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9EC1" w14:textId="7EB6A11E" w:rsidR="00B4399E" w:rsidRPr="00B22D60" w:rsidRDefault="00903467" w:rsidP="00B4399E">
      <w:pPr>
        <w:widowControl/>
        <w:jc w:val="right"/>
        <w:rPr>
          <w:b/>
          <w:bCs/>
        </w:rPr>
      </w:pPr>
      <w:r>
        <w:rPr>
          <w:b/>
          <w:bCs/>
        </w:rPr>
        <w:t xml:space="preserve">DORA </w:t>
      </w:r>
      <w:r w:rsidR="0005561D">
        <w:rPr>
          <w:b/>
          <w:bCs/>
        </w:rPr>
        <w:t>0</w:t>
      </w:r>
      <w:r>
        <w:rPr>
          <w:b/>
          <w:bCs/>
        </w:rPr>
        <w:t>9</w:t>
      </w:r>
      <w:r w:rsidR="00B22D60" w:rsidRPr="00B22D60">
        <w:rPr>
          <w:b/>
          <w:bCs/>
        </w:rPr>
        <w:t>/</w:t>
      </w:r>
      <w:r>
        <w:rPr>
          <w:b/>
          <w:bCs/>
        </w:rPr>
        <w:t>30</w:t>
      </w:r>
      <w:r w:rsidR="00B22D60" w:rsidRPr="00B22D60">
        <w:rPr>
          <w:b/>
          <w:bCs/>
        </w:rPr>
        <w:t>/202</w:t>
      </w:r>
      <w:r w:rsidR="0091646E">
        <w:rPr>
          <w:b/>
          <w:bCs/>
        </w:rPr>
        <w:t>6</w:t>
      </w:r>
    </w:p>
    <w:p w14:paraId="34B0843A" w14:textId="1F61985C" w:rsidR="000F7676" w:rsidRPr="006F7551" w:rsidRDefault="00903467" w:rsidP="00D610B8">
      <w:pPr>
        <w:pStyle w:val="Heading1"/>
      </w:pPr>
      <w:r>
        <w:t xml:space="preserve">FINAL REGULATIONS - </w:t>
      </w:r>
      <w:r w:rsidR="00F160AE" w:rsidRPr="006F7551">
        <w:t>CHAPTER W-0 - GENERAL PROVISIONS</w:t>
      </w:r>
    </w:p>
    <w:p w14:paraId="72CD75EA" w14:textId="77777777" w:rsidR="00F160AE" w:rsidRDefault="00F160AE" w:rsidP="000F7676">
      <w:pPr>
        <w:rPr>
          <w:b/>
          <w:bCs/>
        </w:rPr>
      </w:pPr>
    </w:p>
    <w:p w14:paraId="6277338E" w14:textId="72F17DA3" w:rsidR="00903467" w:rsidRPr="00903467" w:rsidRDefault="00903467" w:rsidP="00D610B8">
      <w:pPr>
        <w:spacing w:after="240"/>
        <w:rPr>
          <w:b/>
        </w:rPr>
      </w:pPr>
      <w:r w:rsidRPr="00D610B8">
        <w:rPr>
          <w:b/>
          <w:bCs/>
        </w:rPr>
        <w:t>Note:</w:t>
      </w:r>
      <w:r w:rsidRPr="00085787">
        <w:t xml:space="preserve"> Amendment</w:t>
      </w:r>
      <w:r>
        <w:t>s</w:t>
      </w:r>
      <w:r w:rsidRPr="00085787">
        <w:t xml:space="preserve"> to the Rules are </w:t>
      </w:r>
      <w:ins w:id="0" w:author="Hernandez, Hilary" w:date="2025-08-06T12:18:00Z">
        <w:r w:rsidRPr="00085787">
          <w:t xml:space="preserve">added in red text </w:t>
        </w:r>
      </w:ins>
      <w:r w:rsidRPr="00085787">
        <w:t xml:space="preserve">and </w:t>
      </w:r>
      <w:ins w:id="1" w:author="Hernandez, Hilary" w:date="2025-08-06T12:18:00Z">
        <w:r w:rsidRPr="00085787">
          <w:t>del</w:t>
        </w:r>
      </w:ins>
      <w:ins w:id="2" w:author="Hernandez, Hilary" w:date="2025-08-06T12:19:00Z">
        <w:r w:rsidRPr="00085787">
          <w:t>etions are in red text with strikethrough.</w:t>
        </w:r>
      </w:ins>
    </w:p>
    <w:p w14:paraId="3BB49416" w14:textId="5A7482C2" w:rsidR="00906E17" w:rsidRDefault="00906E17" w:rsidP="00D610B8">
      <w:pPr>
        <w:pStyle w:val="Heading2"/>
      </w:pPr>
      <w:bookmarkStart w:id="3" w:name="_Toc193879900"/>
      <w:r w:rsidRPr="006F7551">
        <w:t xml:space="preserve">ARTICLE I </w:t>
      </w:r>
      <w:r w:rsidRPr="006F7551">
        <w:noBreakHyphen/>
        <w:t xml:space="preserve"> </w:t>
      </w:r>
      <w:r w:rsidR="00E47ECC" w:rsidRPr="006F7551">
        <w:t>Definitions</w:t>
      </w:r>
      <w:bookmarkEnd w:id="3"/>
    </w:p>
    <w:p w14:paraId="72F0896B" w14:textId="7603997D" w:rsidR="00906E17" w:rsidRDefault="00906E17" w:rsidP="00D610B8">
      <w:pPr>
        <w:pStyle w:val="Heading3"/>
      </w:pPr>
      <w:bookmarkStart w:id="4" w:name="a000"/>
      <w:bookmarkStart w:id="5" w:name="_Toc193879901"/>
      <w:bookmarkEnd w:id="4"/>
      <w:r w:rsidRPr="00406C4D">
        <w:t>#000 –</w:t>
      </w:r>
      <w:r w:rsidR="00B0776A">
        <w:t xml:space="preserve"> </w:t>
      </w:r>
      <w:r w:rsidRPr="00406C4D">
        <w:rPr>
          <w:rStyle w:val="Strong"/>
          <w:rFonts w:cs="Arial"/>
          <w:b/>
          <w:bCs/>
        </w:rPr>
        <w:t>The following definitions supplement the statutory definitions found in the Wildlife Act including, but not limited to, those definitions found in section 33-1-102, C.R.S.</w:t>
      </w:r>
      <w:bookmarkEnd w:id="5"/>
      <w:r w:rsidRPr="00406C4D">
        <w:rPr>
          <w:rStyle w:val="Strong"/>
          <w:rFonts w:cs="Arial"/>
          <w:b/>
          <w:bCs/>
        </w:rPr>
        <w:t> </w:t>
      </w:r>
    </w:p>
    <w:p w14:paraId="3BFCD921" w14:textId="7DEAF429" w:rsidR="00B22D60" w:rsidRPr="00406C4D" w:rsidRDefault="00B22D60" w:rsidP="00D610B8">
      <w:pPr>
        <w:pStyle w:val="Heading4"/>
      </w:pPr>
      <w:r w:rsidRPr="00406C4D">
        <w:t xml:space="preserve">General </w:t>
      </w:r>
      <w:r w:rsidRPr="00D610B8">
        <w:t>Definitions</w:t>
      </w:r>
      <w:r w:rsidRPr="00406C4D">
        <w:t xml:space="preserve"> Including Manner of Take Definitions</w:t>
      </w:r>
    </w:p>
    <w:p w14:paraId="6E229EBA" w14:textId="77777777" w:rsidR="00B22D60" w:rsidRDefault="00B22D60" w:rsidP="00B22D60"/>
    <w:p w14:paraId="41303A4F" w14:textId="77777777" w:rsidR="00B22D60" w:rsidRDefault="00B22D60" w:rsidP="00B22D60">
      <w:pPr>
        <w:pStyle w:val="FirstNumber"/>
        <w:numPr>
          <w:ilvl w:val="0"/>
          <w:numId w:val="5"/>
        </w:numPr>
        <w:ind w:left="1440"/>
      </w:pPr>
      <w:r>
        <w:rPr>
          <w:b/>
          <w:bCs/>
        </w:rPr>
        <w:t xml:space="preserve">"Aggregate" </w:t>
      </w:r>
      <w:r>
        <w:t>when applied to bag and possession limits, means the total number of species which are covered by such bag and possession limits. Any combination of the species may be possessed up to the total number established as the aggregate bag and possession limits.</w:t>
      </w:r>
    </w:p>
    <w:p w14:paraId="7239C289" w14:textId="77777777" w:rsidR="00B22D60" w:rsidRDefault="00B22D60" w:rsidP="00B22D60">
      <w:pPr>
        <w:pStyle w:val="FirstNumber"/>
      </w:pPr>
    </w:p>
    <w:p w14:paraId="2CE8F9CE" w14:textId="77777777" w:rsidR="00B22D60" w:rsidRDefault="00B22D60" w:rsidP="00B22D60">
      <w:pPr>
        <w:pStyle w:val="FirstNumber"/>
        <w:numPr>
          <w:ilvl w:val="0"/>
          <w:numId w:val="5"/>
        </w:numPr>
        <w:tabs>
          <w:tab w:val="left" w:pos="1440"/>
        </w:tabs>
        <w:ind w:left="1440"/>
      </w:pPr>
      <w:r>
        <w:rPr>
          <w:b/>
          <w:bCs/>
        </w:rPr>
        <w:t xml:space="preserve">“Air gun” </w:t>
      </w:r>
      <w:r>
        <w:rPr>
          <w:bCs/>
        </w:rPr>
        <w:t>means any rifle or handgun .177 caliber or larger firing pellets, slugs, or round ball ammunition powered by high pressure air or compressed inert gas. This includes devices referred to as pellet guns or pneumatic weapons.</w:t>
      </w:r>
    </w:p>
    <w:p w14:paraId="00C42D61" w14:textId="77777777" w:rsidR="00B22D60" w:rsidRDefault="00B22D60" w:rsidP="00B22D60">
      <w:pPr>
        <w:pStyle w:val="ListParagraph"/>
        <w:tabs>
          <w:tab w:val="left" w:pos="1440"/>
        </w:tabs>
        <w:ind w:left="1440"/>
        <w:rPr>
          <w:b/>
          <w:bCs/>
        </w:rPr>
      </w:pPr>
    </w:p>
    <w:p w14:paraId="010D980A" w14:textId="77777777" w:rsidR="00B22D60" w:rsidRPr="00F30437" w:rsidRDefault="00B22D60" w:rsidP="00B22D60">
      <w:pPr>
        <w:pStyle w:val="FirstNumber"/>
        <w:numPr>
          <w:ilvl w:val="0"/>
          <w:numId w:val="5"/>
        </w:numPr>
        <w:tabs>
          <w:tab w:val="left" w:pos="1440"/>
        </w:tabs>
        <w:ind w:left="1440"/>
      </w:pPr>
      <w:r>
        <w:rPr>
          <w:b/>
          <w:bCs/>
        </w:rPr>
        <w:t xml:space="preserve">"Archery" </w:t>
      </w:r>
      <w:r>
        <w:t>means the use of a hand</w:t>
      </w:r>
      <w:r>
        <w:noBreakHyphen/>
        <w:t>held bow.</w:t>
      </w:r>
    </w:p>
    <w:p w14:paraId="018E7B26" w14:textId="77777777" w:rsidR="00B22D60" w:rsidRDefault="00B22D60" w:rsidP="00B22D60">
      <w:pPr>
        <w:pStyle w:val="ListParagraph"/>
        <w:rPr>
          <w:b/>
          <w:bCs/>
        </w:rPr>
      </w:pPr>
    </w:p>
    <w:p w14:paraId="521712AB" w14:textId="77777777" w:rsidR="00B22D60" w:rsidRPr="00F30437" w:rsidRDefault="00B22D60" w:rsidP="00B22D60">
      <w:pPr>
        <w:pStyle w:val="FirstNumber"/>
        <w:numPr>
          <w:ilvl w:val="0"/>
          <w:numId w:val="5"/>
        </w:numPr>
        <w:tabs>
          <w:tab w:val="left" w:pos="1440"/>
        </w:tabs>
        <w:ind w:left="1440"/>
      </w:pPr>
      <w:r>
        <w:rPr>
          <w:b/>
          <w:bCs/>
        </w:rPr>
        <w:t xml:space="preserve">"Bag Limit" </w:t>
      </w:r>
      <w:r>
        <w:t>means the maximum number of wildlife which may be taken in a single day during an established open season. This includes any wildlife which are consumed or donated during the same day they were legally taken. The terms "bag limit," "daily bag" and "bag" are considered to have the same meaning.</w:t>
      </w:r>
    </w:p>
    <w:p w14:paraId="5A33FB9D" w14:textId="77777777" w:rsidR="00B22D60" w:rsidRDefault="00B22D60" w:rsidP="00B22D60">
      <w:pPr>
        <w:pStyle w:val="ListParagraph"/>
        <w:rPr>
          <w:b/>
          <w:bCs/>
        </w:rPr>
      </w:pPr>
    </w:p>
    <w:p w14:paraId="174894F9" w14:textId="77777777" w:rsidR="00B22D60" w:rsidRPr="00F30437" w:rsidRDefault="00B22D60" w:rsidP="00B22D60">
      <w:pPr>
        <w:pStyle w:val="FirstNumber"/>
        <w:numPr>
          <w:ilvl w:val="0"/>
          <w:numId w:val="5"/>
        </w:numPr>
        <w:tabs>
          <w:tab w:val="left" w:pos="1440"/>
        </w:tabs>
        <w:ind w:left="1440"/>
      </w:pPr>
      <w:r>
        <w:rPr>
          <w:b/>
          <w:bCs/>
        </w:rPr>
        <w:t xml:space="preserve">"Baiting" </w:t>
      </w:r>
      <w:r>
        <w:t>means the placing, exposing, depositing, distribut</w:t>
      </w:r>
      <w:r>
        <w:softHyphen/>
        <w:t>ing, or scattering of any salt, mineral, grain, or other feed so as to consti</w:t>
      </w:r>
      <w:r>
        <w:softHyphen/>
        <w:t>tute a lure, attraction or enticement for wildlife.</w:t>
      </w:r>
    </w:p>
    <w:p w14:paraId="5687CD40" w14:textId="77777777" w:rsidR="00B22D60" w:rsidRDefault="00B22D60" w:rsidP="00B22D60">
      <w:pPr>
        <w:pStyle w:val="ListParagraph"/>
        <w:rPr>
          <w:b/>
          <w:bCs/>
        </w:rPr>
      </w:pPr>
    </w:p>
    <w:p w14:paraId="32DA0451" w14:textId="77777777" w:rsidR="00B22D60" w:rsidRPr="00767746" w:rsidRDefault="00B22D60" w:rsidP="00B22D60">
      <w:pPr>
        <w:pStyle w:val="FirstNumber"/>
        <w:numPr>
          <w:ilvl w:val="0"/>
          <w:numId w:val="5"/>
        </w:numPr>
        <w:tabs>
          <w:tab w:val="left" w:pos="1440"/>
        </w:tabs>
        <w:ind w:left="1440"/>
      </w:pPr>
      <w:r>
        <w:rPr>
          <w:b/>
          <w:bCs/>
        </w:rPr>
        <w:t>“Bison”</w:t>
      </w:r>
    </w:p>
    <w:p w14:paraId="70E458C3" w14:textId="77777777" w:rsidR="00B22D60" w:rsidRDefault="00B22D60" w:rsidP="00B22D60">
      <w:pPr>
        <w:pStyle w:val="ListParagraph"/>
      </w:pPr>
    </w:p>
    <w:p w14:paraId="032E19AB" w14:textId="77777777" w:rsidR="00B22D60" w:rsidRDefault="00B22D60" w:rsidP="00B22D60">
      <w:pPr>
        <w:pStyle w:val="FirstNumber"/>
        <w:numPr>
          <w:ilvl w:val="1"/>
          <w:numId w:val="5"/>
        </w:numPr>
        <w:tabs>
          <w:tab w:val="left" w:pos="1440"/>
        </w:tabs>
        <w:spacing w:after="240"/>
        <w:ind w:left="1800"/>
      </w:pPr>
      <w:r>
        <w:t>“Domestic bison” means privately owned bison, bison legally reduced to captivity, bison that have escaped lawful captivity, and bison owned by or lawfully reduced to captivity by an Indian tribe. Domestic bison, including hybrids with domestic cattle, are domestic animals pursuant to regulation #1103.</w:t>
      </w:r>
    </w:p>
    <w:p w14:paraId="1A9B6D18" w14:textId="77777777" w:rsidR="00B22D60" w:rsidRPr="00767746" w:rsidRDefault="00B22D60" w:rsidP="00B22D60">
      <w:pPr>
        <w:pStyle w:val="FirstNumber"/>
        <w:numPr>
          <w:ilvl w:val="1"/>
          <w:numId w:val="5"/>
        </w:numPr>
        <w:tabs>
          <w:tab w:val="left" w:pos="1440"/>
        </w:tabs>
        <w:spacing w:after="240"/>
        <w:ind w:left="1800"/>
      </w:pPr>
      <w:r>
        <w:t>“Wild bison” means the big game species bison.</w:t>
      </w:r>
    </w:p>
    <w:p w14:paraId="57B4FF7F" w14:textId="77777777" w:rsidR="00B22D60" w:rsidRPr="00767746" w:rsidRDefault="00B22D60" w:rsidP="00B22D60">
      <w:pPr>
        <w:pStyle w:val="FirstNumber"/>
        <w:numPr>
          <w:ilvl w:val="0"/>
          <w:numId w:val="5"/>
        </w:numPr>
        <w:tabs>
          <w:tab w:val="left" w:pos="1440"/>
        </w:tabs>
        <w:ind w:left="1440"/>
      </w:pPr>
      <w:r>
        <w:rPr>
          <w:b/>
          <w:bCs/>
        </w:rPr>
        <w:t xml:space="preserve">"Crossbow" </w:t>
      </w:r>
      <w:r>
        <w:t>means a bow which is attached at a right angle to a stock with a mechanical mechanism for holding the bow string in a cocked position and fired from the shoulder.</w:t>
      </w:r>
    </w:p>
    <w:p w14:paraId="55BA8A72" w14:textId="77777777" w:rsidR="00B22D60" w:rsidRDefault="00B22D60" w:rsidP="00B22D60">
      <w:pPr>
        <w:pStyle w:val="ListParagraph"/>
        <w:rPr>
          <w:b/>
          <w:bCs/>
        </w:rPr>
      </w:pPr>
    </w:p>
    <w:p w14:paraId="705E130C" w14:textId="77777777" w:rsidR="00B22D60" w:rsidRPr="00F30437" w:rsidRDefault="00B22D60" w:rsidP="00B22D60">
      <w:pPr>
        <w:pStyle w:val="FirstNumber"/>
        <w:numPr>
          <w:ilvl w:val="0"/>
          <w:numId w:val="5"/>
        </w:numPr>
        <w:tabs>
          <w:tab w:val="left" w:pos="1440"/>
        </w:tabs>
        <w:ind w:left="1440"/>
      </w:pPr>
      <w:r>
        <w:rPr>
          <w:b/>
          <w:bCs/>
        </w:rPr>
        <w:t xml:space="preserve">“Feral Hog” </w:t>
      </w:r>
      <w:r w:rsidRPr="00EC0A95">
        <w:t xml:space="preserve">means any </w:t>
      </w:r>
      <w:r>
        <w:t xml:space="preserve">species or hybrid of species from the family </w:t>
      </w:r>
      <w:r w:rsidRPr="00A62009">
        <w:rPr>
          <w:i/>
          <w:iCs/>
          <w:u w:val="single"/>
        </w:rPr>
        <w:t>Suidae</w:t>
      </w:r>
      <w:r>
        <w:t xml:space="preserve"> (European boar, Eurasian boar, Russian boar, feral hog) or the family </w:t>
      </w:r>
      <w:r w:rsidRPr="00A62009">
        <w:rPr>
          <w:i/>
          <w:iCs/>
          <w:u w:val="single"/>
        </w:rPr>
        <w:t>Tayassuidae</w:t>
      </w:r>
      <w:r>
        <w:t xml:space="preserve"> (Javelina and peccary)</w:t>
      </w:r>
      <w:r w:rsidRPr="00EC0A95">
        <w:t xml:space="preserve">, which </w:t>
      </w:r>
      <w:r>
        <w:t>possesses one or more morphological characteristic distinguishing it from domestic swine including, but not limited to, an elongated snout, visible tusks, muscular shoulders with small hams and short loins, coarse hair, or a predominant ridge of hair along its back. For the purposes of these regulations, any swine running at large which possesses one or more of the above characteristics, may be presumed to be a feral hog, unless a person has received actual notice that the swine has escaped containment and its return is actively sought, in which case the person should report its location to the owner, if known, and the Division and the Department of Agriculture.</w:t>
      </w:r>
    </w:p>
    <w:p w14:paraId="640DB92E" w14:textId="77777777" w:rsidR="00B22D60" w:rsidRDefault="00B22D60" w:rsidP="00B22D60">
      <w:pPr>
        <w:pStyle w:val="ListParagraph"/>
        <w:rPr>
          <w:b/>
          <w:bCs/>
        </w:rPr>
      </w:pPr>
    </w:p>
    <w:p w14:paraId="7D86036E" w14:textId="77777777" w:rsidR="00B22D60" w:rsidRPr="00F30437" w:rsidRDefault="00B22D60" w:rsidP="00B22D60">
      <w:pPr>
        <w:pStyle w:val="FirstNumber"/>
        <w:numPr>
          <w:ilvl w:val="0"/>
          <w:numId w:val="5"/>
        </w:numPr>
        <w:tabs>
          <w:tab w:val="left" w:pos="1440"/>
        </w:tabs>
        <w:ind w:left="1440"/>
      </w:pPr>
      <w:r>
        <w:rPr>
          <w:b/>
          <w:bCs/>
        </w:rPr>
        <w:t xml:space="preserve">"Handgun" </w:t>
      </w:r>
      <w:r>
        <w:t>means any pistol or revolver having no shoulder stock or attachment.</w:t>
      </w:r>
    </w:p>
    <w:p w14:paraId="193E9E7B" w14:textId="77777777" w:rsidR="00B22D60" w:rsidRDefault="00B22D60" w:rsidP="00B22D60">
      <w:pPr>
        <w:pStyle w:val="ListParagraph"/>
        <w:rPr>
          <w:b/>
          <w:bCs/>
        </w:rPr>
      </w:pPr>
    </w:p>
    <w:p w14:paraId="1252908E" w14:textId="77777777" w:rsidR="00B22D60" w:rsidRDefault="00B22D60" w:rsidP="00B22D60">
      <w:pPr>
        <w:pStyle w:val="FirstNumber"/>
        <w:numPr>
          <w:ilvl w:val="0"/>
          <w:numId w:val="5"/>
        </w:numPr>
        <w:tabs>
          <w:tab w:val="left" w:pos="1440"/>
        </w:tabs>
        <w:ind w:left="1440"/>
        <w:rPr>
          <w:b/>
          <w:bCs/>
        </w:rPr>
      </w:pPr>
      <w:r>
        <w:rPr>
          <w:b/>
          <w:bCs/>
        </w:rPr>
        <w:t>"Hand</w:t>
      </w:r>
      <w:r>
        <w:rPr>
          <w:b/>
          <w:bCs/>
        </w:rPr>
        <w:noBreakHyphen/>
        <w:t xml:space="preserve">held bow" </w:t>
      </w:r>
      <w:r>
        <w:t>means a long bow, recurved bow, or compound bow on which the string is not drawn mechanically or held mechanically under tension. String releases or mechanical releases which are hand</w:t>
      </w:r>
      <w:r>
        <w:noBreakHyphen/>
        <w:t>drawn and hand</w:t>
      </w:r>
      <w:r>
        <w:noBreakHyphen/>
        <w:t>held with no other attachment or connection to the bow other than to the bowstring are lawful devices.</w:t>
      </w:r>
    </w:p>
    <w:p w14:paraId="04805016" w14:textId="77777777" w:rsidR="00B22D60" w:rsidRDefault="00B22D60" w:rsidP="00B22D60">
      <w:pPr>
        <w:pStyle w:val="ListParagraph"/>
        <w:rPr>
          <w:b/>
          <w:bCs/>
        </w:rPr>
      </w:pPr>
    </w:p>
    <w:p w14:paraId="498D0DD2" w14:textId="77777777" w:rsidR="00B22D60" w:rsidRDefault="00B22D60" w:rsidP="00B22D60">
      <w:pPr>
        <w:pStyle w:val="FirstNumber"/>
        <w:numPr>
          <w:ilvl w:val="0"/>
          <w:numId w:val="5"/>
        </w:numPr>
        <w:tabs>
          <w:tab w:val="clear" w:pos="720"/>
          <w:tab w:val="clear" w:pos="1080"/>
          <w:tab w:val="left" w:pos="1440"/>
        </w:tabs>
        <w:ind w:left="1440"/>
        <w:rPr>
          <w:b/>
          <w:bCs/>
        </w:rPr>
      </w:pPr>
      <w:r>
        <w:rPr>
          <w:b/>
          <w:bCs/>
        </w:rPr>
        <w:t>Licenses</w:t>
      </w:r>
    </w:p>
    <w:p w14:paraId="4358031C" w14:textId="77777777" w:rsidR="00B22D60" w:rsidRPr="006E2F21" w:rsidRDefault="00B22D60" w:rsidP="00B22D60">
      <w:pPr>
        <w:pStyle w:val="par2"/>
        <w:numPr>
          <w:ilvl w:val="0"/>
          <w:numId w:val="13"/>
        </w:numPr>
        <w:tabs>
          <w:tab w:val="clear" w:pos="1440"/>
          <w:tab w:val="left" w:pos="1800"/>
        </w:tabs>
        <w:ind w:left="1800"/>
      </w:pPr>
      <w:r w:rsidRPr="00690516">
        <w:rPr>
          <w:b/>
        </w:rPr>
        <w:t>“Leftover license”</w:t>
      </w:r>
      <w:r w:rsidRPr="006E2F21">
        <w:t xml:space="preserve"> means a limited license</w:t>
      </w:r>
      <w:r>
        <w:t>, including an electronic limited license,</w:t>
      </w:r>
      <w:r w:rsidRPr="006E2F21">
        <w:t xml:space="preserve"> which is leftover after the primary application and drawing process.</w:t>
      </w:r>
      <w:r>
        <w:t xml:space="preserve"> </w:t>
      </w:r>
    </w:p>
    <w:p w14:paraId="227C3080" w14:textId="77777777" w:rsidR="00B22D60" w:rsidRDefault="00B22D60" w:rsidP="00B22D60">
      <w:pPr>
        <w:pStyle w:val="SecondLetter"/>
      </w:pPr>
    </w:p>
    <w:p w14:paraId="115D647C" w14:textId="77777777" w:rsidR="00B22D60" w:rsidRDefault="00B22D60" w:rsidP="00B22D60">
      <w:pPr>
        <w:pStyle w:val="SecondLetter"/>
        <w:numPr>
          <w:ilvl w:val="0"/>
          <w:numId w:val="13"/>
        </w:numPr>
        <w:tabs>
          <w:tab w:val="clear" w:pos="1440"/>
        </w:tabs>
        <w:ind w:left="1800"/>
      </w:pPr>
      <w:r>
        <w:rPr>
          <w:b/>
          <w:bCs/>
        </w:rPr>
        <w:t xml:space="preserve">"Limited license" </w:t>
      </w:r>
      <w:r>
        <w:t>means any license, including an electronic license, which is limited in number by regulation and which is issued through the drawing process.</w:t>
      </w:r>
    </w:p>
    <w:p w14:paraId="46E4B58C" w14:textId="77777777" w:rsidR="00B22D60" w:rsidRPr="006E2F21" w:rsidRDefault="00B22D60" w:rsidP="00B22D60">
      <w:pPr>
        <w:pStyle w:val="par2"/>
        <w:numPr>
          <w:ilvl w:val="0"/>
          <w:numId w:val="13"/>
        </w:numPr>
        <w:tabs>
          <w:tab w:val="clear" w:pos="1440"/>
          <w:tab w:val="left" w:pos="1800"/>
        </w:tabs>
        <w:ind w:left="1800"/>
      </w:pPr>
      <w:r w:rsidRPr="00690516">
        <w:rPr>
          <w:b/>
        </w:rPr>
        <w:t>"Over the counter license</w:t>
      </w:r>
      <w:r>
        <w:rPr>
          <w:b/>
        </w:rPr>
        <w:t>”</w:t>
      </w:r>
      <w:r w:rsidRPr="006E2F21">
        <w:t xml:space="preserve"> means a license</w:t>
      </w:r>
      <w:r>
        <w:t>, including an electronic license,</w:t>
      </w:r>
      <w:r w:rsidRPr="006E2F21">
        <w:t xml:space="preserve"> that may be purchased at a license agent.</w:t>
      </w:r>
      <w:r>
        <w:t xml:space="preserve"> </w:t>
      </w:r>
      <w:r w:rsidRPr="006E2F21">
        <w:t>Most over the counter licenses are unlimited in number, but some may have an established cap.</w:t>
      </w:r>
    </w:p>
    <w:p w14:paraId="4F15A728" w14:textId="77777777" w:rsidR="00B22D60" w:rsidRPr="006E2F21" w:rsidRDefault="00B22D60" w:rsidP="00B22D60">
      <w:pPr>
        <w:pStyle w:val="par2"/>
        <w:numPr>
          <w:ilvl w:val="0"/>
          <w:numId w:val="13"/>
        </w:numPr>
        <w:tabs>
          <w:tab w:val="clear" w:pos="1440"/>
          <w:tab w:val="left" w:pos="1800"/>
        </w:tabs>
        <w:ind w:left="1800"/>
      </w:pPr>
      <w:r w:rsidRPr="008511F5">
        <w:rPr>
          <w:b/>
        </w:rPr>
        <w:t>"Private Land Only license”</w:t>
      </w:r>
      <w:r w:rsidRPr="006E2F21">
        <w:t xml:space="preserve"> means a limited license</w:t>
      </w:r>
      <w:r>
        <w:t>, including an electronic limited license,</w:t>
      </w:r>
      <w:r w:rsidRPr="006E2F21">
        <w:t xml:space="preserve"> valid only for use on private land and State Trust Lands not leased by the </w:t>
      </w:r>
      <w:r>
        <w:t>Division</w:t>
      </w:r>
      <w:r w:rsidRPr="006E2F21">
        <w:t xml:space="preserve">, excluding those limited licenses issued as part of the Ranching for Wildlife program. </w:t>
      </w:r>
      <w:r>
        <w:t xml:space="preserve">Contact the State Land Board for access restrictions. </w:t>
      </w:r>
    </w:p>
    <w:p w14:paraId="0CBA8792" w14:textId="77777777" w:rsidR="00B22D60" w:rsidRDefault="00B22D60" w:rsidP="00B22D60">
      <w:pPr>
        <w:pStyle w:val="SecondLetter"/>
      </w:pPr>
    </w:p>
    <w:p w14:paraId="6AEF9DF0" w14:textId="40AB4D64" w:rsidR="00B22D60" w:rsidRDefault="00B22D60" w:rsidP="00B22D60">
      <w:pPr>
        <w:pStyle w:val="SecondLetter"/>
        <w:numPr>
          <w:ilvl w:val="0"/>
          <w:numId w:val="13"/>
        </w:numPr>
        <w:tabs>
          <w:tab w:val="clear" w:pos="1440"/>
        </w:tabs>
        <w:ind w:left="1800"/>
      </w:pPr>
      <w:r>
        <w:rPr>
          <w:b/>
          <w:bCs/>
        </w:rPr>
        <w:t>"Unlimited license"</w:t>
      </w:r>
      <w:r>
        <w:t xml:space="preserve"> means a hunting license, including an electronic license, and carcass tag</w:t>
      </w:r>
      <w:ins w:id="6" w:author="Hernandez, Hilary" w:date="2026-09-18T11:57:00Z" w16du:dateUtc="2026-09-18T17:57:00Z">
        <w:r w:rsidR="003E5216">
          <w:t xml:space="preserve"> or e-tag</w:t>
        </w:r>
      </w:ins>
      <w:r>
        <w:t xml:space="preserve"> when appropriate which is not restricted in quantity and which is sold by license agents throughout the state and is not valid in any unit where licenses are available only through application and computer or hand drawn selection.</w:t>
      </w:r>
    </w:p>
    <w:p w14:paraId="058AFF58" w14:textId="77777777" w:rsidR="00B22D60" w:rsidRDefault="00B22D60" w:rsidP="00B22D60">
      <w:pPr>
        <w:pStyle w:val="ListParagraph"/>
        <w:rPr>
          <w:b/>
          <w:bCs/>
        </w:rPr>
      </w:pPr>
    </w:p>
    <w:p w14:paraId="40728FE3" w14:textId="7E2BFFC4" w:rsidR="00B22D60" w:rsidRPr="00F30437" w:rsidRDefault="00B22D60" w:rsidP="00B22D60">
      <w:pPr>
        <w:pStyle w:val="FirstNumber"/>
        <w:numPr>
          <w:ilvl w:val="0"/>
          <w:numId w:val="5"/>
        </w:numPr>
        <w:tabs>
          <w:tab w:val="clear" w:pos="720"/>
          <w:tab w:val="clear" w:pos="1080"/>
          <w:tab w:val="left" w:pos="1440"/>
        </w:tabs>
        <w:ind w:left="1440"/>
      </w:pPr>
      <w:r w:rsidRPr="003A3960">
        <w:rPr>
          <w:b/>
          <w:bCs/>
        </w:rPr>
        <w:t xml:space="preserve">“Mentor” </w:t>
      </w:r>
      <w:r w:rsidRPr="003A3960">
        <w:rPr>
          <w:bCs/>
        </w:rPr>
        <w:t>means a person eighteen years of age or older who holds a valid hunter education certificate or who was born before January 1, 1949</w:t>
      </w:r>
      <w:r>
        <w:rPr>
          <w:bCs/>
        </w:rPr>
        <w:t xml:space="preserve">, and accompanies a youth or apprentice while hunting. A person whose hunting and fishing license privileges are suspended </w:t>
      </w:r>
      <w:r w:rsidR="006C7003">
        <w:rPr>
          <w:bCs/>
        </w:rPr>
        <w:t>cannot</w:t>
      </w:r>
      <w:r>
        <w:rPr>
          <w:bCs/>
        </w:rPr>
        <w:t xml:space="preserve"> be a mentor.</w:t>
      </w:r>
    </w:p>
    <w:p w14:paraId="0606C4CB" w14:textId="77777777" w:rsidR="00B22D60" w:rsidRPr="00F30437" w:rsidRDefault="00B22D60" w:rsidP="00B22D60">
      <w:pPr>
        <w:pStyle w:val="FirstNumber"/>
        <w:tabs>
          <w:tab w:val="clear" w:pos="720"/>
          <w:tab w:val="clear" w:pos="1080"/>
          <w:tab w:val="left" w:pos="1440"/>
        </w:tabs>
        <w:ind w:firstLine="0"/>
      </w:pPr>
    </w:p>
    <w:p w14:paraId="4CB8649B" w14:textId="77777777" w:rsidR="00B22D60" w:rsidRDefault="00B22D60" w:rsidP="00B22D60">
      <w:pPr>
        <w:pStyle w:val="FirstNumber"/>
        <w:numPr>
          <w:ilvl w:val="0"/>
          <w:numId w:val="5"/>
        </w:numPr>
        <w:tabs>
          <w:tab w:val="clear" w:pos="720"/>
          <w:tab w:val="clear" w:pos="1080"/>
          <w:tab w:val="left" w:pos="1440"/>
        </w:tabs>
        <w:ind w:left="1440"/>
      </w:pPr>
      <w:r>
        <w:rPr>
          <w:b/>
          <w:bCs/>
        </w:rPr>
        <w:t>"Muzzle</w:t>
      </w:r>
      <w:r>
        <w:rPr>
          <w:b/>
          <w:bCs/>
        </w:rPr>
        <w:noBreakHyphen/>
        <w:t xml:space="preserve">loading rifle or musket" </w:t>
      </w:r>
      <w:r>
        <w:t>means a firearm fired from the shoulder, with a single barrel which fires a single patched round ball or bullet.</w:t>
      </w:r>
    </w:p>
    <w:p w14:paraId="58F86560" w14:textId="77777777" w:rsidR="00B22D60" w:rsidRDefault="00B22D60" w:rsidP="00B22D60">
      <w:pPr>
        <w:pStyle w:val="ListParagraph"/>
        <w:rPr>
          <w:b/>
        </w:rPr>
      </w:pPr>
    </w:p>
    <w:p w14:paraId="4C55F043" w14:textId="77777777" w:rsidR="00B22D60" w:rsidRDefault="00B22D60" w:rsidP="00B22D60">
      <w:pPr>
        <w:pStyle w:val="FirstNumber"/>
        <w:numPr>
          <w:ilvl w:val="0"/>
          <w:numId w:val="5"/>
        </w:numPr>
        <w:tabs>
          <w:tab w:val="clear" w:pos="720"/>
          <w:tab w:val="clear" w:pos="1080"/>
          <w:tab w:val="left" w:pos="1440"/>
        </w:tabs>
        <w:ind w:left="1440"/>
      </w:pPr>
      <w:r>
        <w:rPr>
          <w:b/>
        </w:rPr>
        <w:t>“Pre-charged pneumatic air gun”</w:t>
      </w:r>
      <w:r>
        <w:t xml:space="preserve"> means an air gun that is charged from an external high compression source such as an air compressor, air tank, or external hand pump. </w:t>
      </w:r>
    </w:p>
    <w:p w14:paraId="17EF12C2" w14:textId="77777777" w:rsidR="00B22D60" w:rsidRPr="00F30437" w:rsidRDefault="00B22D60" w:rsidP="00B22D60">
      <w:pPr>
        <w:pStyle w:val="FirstNumber"/>
        <w:tabs>
          <w:tab w:val="clear" w:pos="720"/>
          <w:tab w:val="clear" w:pos="1080"/>
          <w:tab w:val="left" w:pos="1440"/>
        </w:tabs>
        <w:ind w:firstLine="0"/>
      </w:pPr>
    </w:p>
    <w:p w14:paraId="49AF5CD7" w14:textId="77777777" w:rsidR="00B22D60" w:rsidRPr="00F30437" w:rsidRDefault="00B22D60" w:rsidP="00B22D60">
      <w:pPr>
        <w:pStyle w:val="FirstNumber"/>
        <w:numPr>
          <w:ilvl w:val="0"/>
          <w:numId w:val="5"/>
        </w:numPr>
        <w:tabs>
          <w:tab w:val="clear" w:pos="720"/>
          <w:tab w:val="clear" w:pos="1080"/>
          <w:tab w:val="left" w:pos="1440"/>
        </w:tabs>
        <w:ind w:left="1440"/>
      </w:pPr>
      <w:r>
        <w:rPr>
          <w:b/>
          <w:bCs/>
        </w:rPr>
        <w:t xml:space="preserve">"Private use" </w:t>
      </w:r>
      <w:r>
        <w:t>means the possession of wildlife only for private enjoyment and not intended to be sold, traded, bartered, or entered into commerce.</w:t>
      </w:r>
    </w:p>
    <w:p w14:paraId="67897F11" w14:textId="77777777" w:rsidR="00B22D60" w:rsidRDefault="00B22D60" w:rsidP="00B22D60">
      <w:pPr>
        <w:pStyle w:val="ListParagraph"/>
        <w:rPr>
          <w:b/>
          <w:bCs/>
        </w:rPr>
      </w:pPr>
    </w:p>
    <w:p w14:paraId="20DC9CA6" w14:textId="77777777" w:rsidR="00B22D60" w:rsidRPr="00F30437" w:rsidRDefault="00B22D60" w:rsidP="00B22D60">
      <w:pPr>
        <w:pStyle w:val="FirstNumber"/>
        <w:numPr>
          <w:ilvl w:val="0"/>
          <w:numId w:val="5"/>
        </w:numPr>
        <w:tabs>
          <w:tab w:val="clear" w:pos="720"/>
          <w:tab w:val="clear" w:pos="1080"/>
          <w:tab w:val="left" w:pos="1440"/>
        </w:tabs>
        <w:ind w:left="1440"/>
      </w:pPr>
      <w:r w:rsidRPr="00721DD7">
        <w:rPr>
          <w:b/>
          <w:bCs/>
        </w:rPr>
        <w:t>Privately-owned game birds"</w:t>
      </w:r>
      <w:r w:rsidRPr="00A37EFC">
        <w:t xml:space="preserve"> means game birds held in private ownership and otherwise acquired in accordance with Commission regulations.</w:t>
      </w:r>
    </w:p>
    <w:p w14:paraId="4A724E3E" w14:textId="77777777" w:rsidR="00B22D60" w:rsidRDefault="00B22D60" w:rsidP="00B22D60">
      <w:pPr>
        <w:pStyle w:val="ListParagraph"/>
        <w:rPr>
          <w:b/>
          <w:bCs/>
        </w:rPr>
      </w:pPr>
    </w:p>
    <w:p w14:paraId="1E30745F" w14:textId="77777777" w:rsidR="00B22D60" w:rsidRPr="00F30437" w:rsidRDefault="00B22D60" w:rsidP="00B22D60">
      <w:pPr>
        <w:pStyle w:val="FirstNumber"/>
        <w:numPr>
          <w:ilvl w:val="0"/>
          <w:numId w:val="5"/>
        </w:numPr>
        <w:tabs>
          <w:tab w:val="clear" w:pos="720"/>
          <w:tab w:val="clear" w:pos="1080"/>
          <w:tab w:val="left" w:pos="1440"/>
        </w:tabs>
        <w:ind w:left="1440"/>
      </w:pPr>
      <w:r>
        <w:rPr>
          <w:b/>
          <w:bCs/>
        </w:rPr>
        <w:t xml:space="preserve">"Processed meat" </w:t>
      </w:r>
      <w:r>
        <w:t>means those edible parts of wildlife which have been cut into normal portions and wrapped for storage. It does not include game meat that is whole, has been quartered, or has not been packaged into normally accepted butcher’s portions including but not limited to steaks, roasts, loins, chops, and ground meat.</w:t>
      </w:r>
    </w:p>
    <w:p w14:paraId="43ED1DCE" w14:textId="77777777" w:rsidR="00B22D60" w:rsidRDefault="00B22D60" w:rsidP="00B22D60">
      <w:pPr>
        <w:pStyle w:val="ListParagraph"/>
        <w:rPr>
          <w:b/>
          <w:bCs/>
        </w:rPr>
      </w:pPr>
    </w:p>
    <w:p w14:paraId="7A9D31A3" w14:textId="77777777" w:rsidR="00B22D60" w:rsidRPr="00F30437" w:rsidRDefault="00B22D60" w:rsidP="00B22D60">
      <w:pPr>
        <w:pStyle w:val="FirstNumber"/>
        <w:numPr>
          <w:ilvl w:val="0"/>
          <w:numId w:val="5"/>
        </w:numPr>
        <w:tabs>
          <w:tab w:val="clear" w:pos="720"/>
          <w:tab w:val="clear" w:pos="1080"/>
          <w:tab w:val="left" w:pos="1440"/>
        </w:tabs>
        <w:ind w:left="1440"/>
      </w:pPr>
      <w:r>
        <w:rPr>
          <w:b/>
          <w:bCs/>
        </w:rPr>
        <w:t xml:space="preserve">"Rifle" </w:t>
      </w:r>
      <w:r>
        <w:t>means a firearm fired from the shoulder, with a rifled bore, having a barrel length of sixteen (16) inches or more and a minimum overall length of twenty</w:t>
      </w:r>
      <w:r>
        <w:noBreakHyphen/>
        <w:t>six (26) inches.</w:t>
      </w:r>
    </w:p>
    <w:p w14:paraId="7B863731" w14:textId="77777777" w:rsidR="00B22D60" w:rsidRDefault="00B22D60" w:rsidP="00B22D60">
      <w:pPr>
        <w:pStyle w:val="ListParagraph"/>
        <w:rPr>
          <w:b/>
          <w:bCs/>
        </w:rPr>
      </w:pPr>
    </w:p>
    <w:p w14:paraId="6700521A" w14:textId="77777777" w:rsidR="00B22D60" w:rsidRDefault="00B22D60" w:rsidP="00B22D60">
      <w:pPr>
        <w:pStyle w:val="FirstNumber"/>
        <w:numPr>
          <w:ilvl w:val="0"/>
          <w:numId w:val="5"/>
        </w:numPr>
        <w:tabs>
          <w:tab w:val="clear" w:pos="720"/>
          <w:tab w:val="clear" w:pos="1080"/>
          <w:tab w:val="left" w:pos="1440"/>
        </w:tabs>
        <w:ind w:left="1440"/>
      </w:pPr>
      <w:r>
        <w:rPr>
          <w:b/>
          <w:bCs/>
        </w:rPr>
        <w:t xml:space="preserve">"Shotgun" </w:t>
      </w:r>
      <w:r>
        <w:t>means a firearm fired from the shoulder with a smooth bore, having a barrel length of eighteen (18) inches or more and a minimum overall length of twenty</w:t>
      </w:r>
      <w:r>
        <w:noBreakHyphen/>
        <w:t>six (26) inches.</w:t>
      </w:r>
    </w:p>
    <w:p w14:paraId="125AA0AA" w14:textId="77777777" w:rsidR="00B22D60" w:rsidRDefault="00B22D60" w:rsidP="00B22D60">
      <w:pPr>
        <w:pStyle w:val="FirstNumber"/>
        <w:tabs>
          <w:tab w:val="clear" w:pos="720"/>
          <w:tab w:val="clear" w:pos="1080"/>
          <w:tab w:val="left" w:pos="1440"/>
        </w:tabs>
        <w:ind w:firstLine="0"/>
      </w:pPr>
    </w:p>
    <w:p w14:paraId="39D25ED8" w14:textId="77777777" w:rsidR="00B22D60" w:rsidRPr="00F30437" w:rsidRDefault="00B22D60" w:rsidP="00B22D60">
      <w:pPr>
        <w:pStyle w:val="FirstNumber"/>
        <w:numPr>
          <w:ilvl w:val="0"/>
          <w:numId w:val="5"/>
        </w:numPr>
        <w:tabs>
          <w:tab w:val="clear" w:pos="720"/>
          <w:tab w:val="clear" w:pos="1080"/>
          <w:tab w:val="left" w:pos="1440"/>
        </w:tabs>
        <w:ind w:left="1440"/>
      </w:pPr>
      <w:r>
        <w:rPr>
          <w:b/>
        </w:rPr>
        <w:lastRenderedPageBreak/>
        <w:t>“Slingbow”</w:t>
      </w:r>
      <w:r>
        <w:t xml:space="preserve"> means a hand-held device, not drawn or held mechanically, with the arms or attachment points to which an elastic band is attached for propelling an arrow. The term also includes string releases or mechanical releases which are hand-drawn and hand-held with no other attachment or connection to the slingbow other than to the bowstring. Wrist-brace attachments are considered normal components of a slingbow. </w:t>
      </w:r>
    </w:p>
    <w:p w14:paraId="568D4A13" w14:textId="77777777" w:rsidR="00B22D60" w:rsidRDefault="00B22D60" w:rsidP="00B22D60">
      <w:pPr>
        <w:pStyle w:val="ListParagraph"/>
        <w:rPr>
          <w:b/>
          <w:bCs/>
        </w:rPr>
      </w:pPr>
    </w:p>
    <w:p w14:paraId="055FB14B" w14:textId="77777777" w:rsidR="00B22D60" w:rsidRPr="00F30437" w:rsidRDefault="00B22D60" w:rsidP="00B22D60">
      <w:pPr>
        <w:pStyle w:val="FirstNumber"/>
        <w:numPr>
          <w:ilvl w:val="0"/>
          <w:numId w:val="5"/>
        </w:numPr>
        <w:tabs>
          <w:tab w:val="clear" w:pos="720"/>
          <w:tab w:val="clear" w:pos="1080"/>
          <w:tab w:val="left" w:pos="1440"/>
        </w:tabs>
        <w:ind w:left="1440"/>
      </w:pPr>
      <w:r>
        <w:rPr>
          <w:b/>
          <w:bCs/>
        </w:rPr>
        <w:t xml:space="preserve">"Slingshot" </w:t>
      </w:r>
      <w:r>
        <w:t>means a hand</w:t>
      </w:r>
      <w:r>
        <w:noBreakHyphen/>
        <w:t>held device, not drawn or held mechanically, with the arms or attachment points to which an elastic band is attached for propelling small stones or metal projectiles. Wrist</w:t>
      </w:r>
      <w:r>
        <w:noBreakHyphen/>
        <w:t>brace attach</w:t>
      </w:r>
      <w:r>
        <w:softHyphen/>
        <w:t>ments and non</w:t>
      </w:r>
      <w:r>
        <w:noBreakHyphen/>
        <w:t>elastic projec</w:t>
      </w:r>
      <w:r>
        <w:softHyphen/>
        <w:t>tile pouches are considered normal compo</w:t>
      </w:r>
      <w:r>
        <w:softHyphen/>
        <w:t>nents of a slingshot.</w:t>
      </w:r>
    </w:p>
    <w:p w14:paraId="43213D6C" w14:textId="77777777" w:rsidR="00B22D60" w:rsidRDefault="00B22D60" w:rsidP="00B22D60">
      <w:pPr>
        <w:pStyle w:val="ListParagraph"/>
        <w:rPr>
          <w:b/>
          <w:bCs/>
        </w:rPr>
      </w:pPr>
    </w:p>
    <w:p w14:paraId="61903B3D" w14:textId="40477DF5" w:rsidR="00906E17" w:rsidRDefault="00B22D60" w:rsidP="00B22D60">
      <w:pPr>
        <w:pStyle w:val="FirstNumber"/>
        <w:numPr>
          <w:ilvl w:val="0"/>
          <w:numId w:val="5"/>
        </w:numPr>
        <w:tabs>
          <w:tab w:val="clear" w:pos="720"/>
          <w:tab w:val="clear" w:pos="1080"/>
          <w:tab w:val="left" w:pos="1440"/>
        </w:tabs>
        <w:spacing w:after="200"/>
        <w:ind w:left="1440"/>
      </w:pPr>
      <w:r w:rsidRPr="000C0A70">
        <w:rPr>
          <w:b/>
          <w:bCs/>
        </w:rPr>
        <w:t>“State Trust Lands”</w:t>
      </w:r>
      <w:r>
        <w:t xml:space="preserve"> means those lands owned or under the control of the State Board of Land Commissioners.</w:t>
      </w:r>
    </w:p>
    <w:p w14:paraId="753D8E44" w14:textId="3B370666" w:rsidR="00906E17" w:rsidRDefault="00906E17" w:rsidP="00D610B8">
      <w:pPr>
        <w:pStyle w:val="Heading4"/>
      </w:pPr>
      <w:r>
        <w:t>Definitions related to Aquatic Species or Fish Health</w:t>
      </w:r>
    </w:p>
    <w:p w14:paraId="5587B140" w14:textId="77777777" w:rsidR="00906E17" w:rsidRDefault="00906E17" w:rsidP="00906E17">
      <w:pPr>
        <w:pStyle w:val="FirstNumber"/>
      </w:pPr>
    </w:p>
    <w:p w14:paraId="51A7C97A" w14:textId="41064AE0" w:rsidR="00906E17" w:rsidRDefault="00906E17">
      <w:pPr>
        <w:pStyle w:val="FirstNumber"/>
        <w:numPr>
          <w:ilvl w:val="1"/>
          <w:numId w:val="13"/>
        </w:numPr>
        <w:spacing w:after="240"/>
        <w:ind w:left="1440"/>
        <w:rPr>
          <w:ins w:id="7" w:author="Hernandez, Hilary" w:date="2026-09-18T11:51:00Z" w16du:dateUtc="2026-09-18T17:51:00Z"/>
        </w:rPr>
        <w:pPrChange w:id="8" w:author="Hernandez, Hilary" w:date="2026-09-18T11:53:00Z" w16du:dateUtc="2026-09-18T17:53:00Z">
          <w:pPr>
            <w:pStyle w:val="FirstNumber"/>
            <w:numPr>
              <w:ilvl w:val="1"/>
              <w:numId w:val="13"/>
            </w:numPr>
            <w:ind w:left="2160"/>
          </w:pPr>
        </w:pPrChange>
      </w:pPr>
      <w:r>
        <w:t>“</w:t>
      </w:r>
      <w:r w:rsidRPr="006C17BA">
        <w:rPr>
          <w:b/>
          <w:bCs/>
        </w:rPr>
        <w:t>Aquatic Nuisance Species</w:t>
      </w:r>
      <w:r>
        <w:rPr>
          <w:b/>
          <w:bCs/>
        </w:rPr>
        <w:t>”</w:t>
      </w:r>
      <w:r w:rsidRPr="006C17BA">
        <w:rPr>
          <w:b/>
          <w:bCs/>
        </w:rPr>
        <w:t xml:space="preserve"> </w:t>
      </w:r>
      <w:ins w:id="9" w:author="Hernandez, Hilary" w:date="2026-09-18T11:49:00Z" w16du:dateUtc="2026-09-18T17:49:00Z">
        <w:r w:rsidR="00D738C9" w:rsidRPr="00D2113B">
          <w:t>or</w:t>
        </w:r>
        <w:r w:rsidR="00D738C9">
          <w:rPr>
            <w:b/>
            <w:bCs/>
          </w:rPr>
          <w:t xml:space="preserve"> </w:t>
        </w:r>
      </w:ins>
      <w:del w:id="10" w:author="Hernandez, Hilary" w:date="2026-09-18T11:49:00Z" w16du:dateUtc="2026-09-18T17:49:00Z">
        <w:r w:rsidR="00D738C9" w:rsidRPr="00D738C9" w:rsidDel="00D738C9">
          <w:rPr>
            <w:rPrChange w:id="11" w:author="Hernandez, Hilary" w:date="2026-09-18T11:51:00Z" w16du:dateUtc="2026-09-18T17:51:00Z">
              <w:rPr>
                <w:b/>
                <w:bCs/>
              </w:rPr>
            </w:rPrChange>
          </w:rPr>
          <w:delText>(</w:delText>
        </w:r>
      </w:del>
      <w:ins w:id="12" w:author="Hernandez, Hilary" w:date="2026-09-18T11:49:00Z" w16du:dateUtc="2026-09-18T17:49:00Z">
        <w:r w:rsidR="00D738C9" w:rsidRPr="00D738C9">
          <w:rPr>
            <w:rPrChange w:id="13" w:author="Hernandez, Hilary" w:date="2026-09-18T11:51:00Z" w16du:dateUtc="2026-09-18T17:51:00Z">
              <w:rPr>
                <w:b/>
                <w:bCs/>
              </w:rPr>
            </w:rPrChange>
          </w:rPr>
          <w:t>“</w:t>
        </w:r>
      </w:ins>
      <w:r w:rsidR="00D738C9" w:rsidRPr="00D738C9">
        <w:rPr>
          <w:b/>
          <w:bCs/>
        </w:rPr>
        <w:t>ANS</w:t>
      </w:r>
      <w:ins w:id="14" w:author="Hernandez, Hilary" w:date="2026-09-18T11:49:00Z" w16du:dateUtc="2026-09-18T17:49:00Z">
        <w:r w:rsidR="00D738C9" w:rsidRPr="00D738C9">
          <w:t>”</w:t>
        </w:r>
      </w:ins>
      <w:del w:id="15" w:author="Hernandez, Hilary" w:date="2026-09-18T11:49:00Z" w16du:dateUtc="2026-09-18T17:49:00Z">
        <w:r w:rsidR="00D738C9" w:rsidRPr="00D738C9" w:rsidDel="00D738C9">
          <w:delText>)</w:delText>
        </w:r>
      </w:del>
      <w:r w:rsidR="00D738C9" w:rsidRPr="00D738C9">
        <w:t xml:space="preserve"> </w:t>
      </w:r>
      <w:ins w:id="16" w:author="Hernandez, Hilary" w:date="2026-09-18T11:50:00Z" w16du:dateUtc="2026-09-18T17:50:00Z">
        <w:r w:rsidR="00D738C9">
          <w:t>has the same meaning as in Chapter P-8, #800.A.</w:t>
        </w:r>
      </w:ins>
      <w:del w:id="17" w:author="Hernandez, Hilary" w:date="2026-09-18T11:50:00Z" w16du:dateUtc="2026-09-18T17:50:00Z">
        <w:r w:rsidR="00D738C9" w:rsidRPr="00D738C9" w:rsidDel="00D738C9">
          <w:delText>means exotic or nonnative aquatic wildlife or any plant species that have been determined by the Commission to pose a significant threat to the aquatic resources or water infrastructure of the state.</w:delText>
        </w:r>
      </w:del>
    </w:p>
    <w:p w14:paraId="44555746" w14:textId="1C6544EC" w:rsidR="00CC18A6" w:rsidRPr="00D738C9" w:rsidRDefault="00CC18A6" w:rsidP="00080305">
      <w:pPr>
        <w:pStyle w:val="FirstNumber"/>
        <w:numPr>
          <w:ilvl w:val="1"/>
          <w:numId w:val="13"/>
        </w:numPr>
        <w:ind w:left="1440"/>
      </w:pPr>
      <w:ins w:id="18" w:author="Hernandez, Hilary" w:date="2026-09-18T11:51:00Z" w16du:dateUtc="2026-09-18T17:51:00Z">
        <w:r>
          <w:rPr>
            <w:b/>
            <w:bCs/>
          </w:rPr>
          <w:t xml:space="preserve">“Aquatic </w:t>
        </w:r>
      </w:ins>
      <w:ins w:id="19" w:author="Hernandez, Hilary" w:date="2026-09-18T11:55:00Z" w16du:dateUtc="2026-09-18T17:55:00Z">
        <w:r w:rsidR="00F276B5">
          <w:rPr>
            <w:b/>
            <w:bCs/>
          </w:rPr>
          <w:t>w</w:t>
        </w:r>
      </w:ins>
      <w:ins w:id="20" w:author="Hernandez, Hilary" w:date="2026-09-18T11:51:00Z" w16du:dateUtc="2026-09-18T17:51:00Z">
        <w:r>
          <w:rPr>
            <w:b/>
            <w:bCs/>
          </w:rPr>
          <w:t xml:space="preserve">ildlife </w:t>
        </w:r>
      </w:ins>
      <w:ins w:id="21" w:author="Hernandez, Hilary" w:date="2026-09-18T11:55:00Z" w16du:dateUtc="2026-09-18T17:55:00Z">
        <w:r w:rsidR="00F276B5">
          <w:rPr>
            <w:b/>
            <w:bCs/>
          </w:rPr>
          <w:t>p</w:t>
        </w:r>
      </w:ins>
      <w:ins w:id="22" w:author="Hernandez, Hilary" w:date="2026-09-18T11:51:00Z" w16du:dateUtc="2026-09-18T17:51:00Z">
        <w:r>
          <w:rPr>
            <w:b/>
            <w:bCs/>
          </w:rPr>
          <w:t xml:space="preserve">roduction </w:t>
        </w:r>
      </w:ins>
      <w:ins w:id="23" w:author="Hernandez, Hilary" w:date="2026-09-18T11:56:00Z" w16du:dateUtc="2026-09-18T17:56:00Z">
        <w:r w:rsidR="00F276B5">
          <w:rPr>
            <w:b/>
            <w:bCs/>
          </w:rPr>
          <w:t>f</w:t>
        </w:r>
      </w:ins>
      <w:ins w:id="24" w:author="Hernandez, Hilary" w:date="2026-09-18T11:51:00Z" w16du:dateUtc="2026-09-18T17:51:00Z">
        <w:r>
          <w:rPr>
            <w:b/>
            <w:bCs/>
          </w:rPr>
          <w:t xml:space="preserve">acility” </w:t>
        </w:r>
        <w:r>
          <w:t xml:space="preserve">means one </w:t>
        </w:r>
      </w:ins>
      <w:ins w:id="25" w:author="Hernandez, Hilary" w:date="2026-09-18T11:52:00Z" w16du:dateUtc="2026-09-18T17:52:00Z">
        <w:r>
          <w:t>o</w:t>
        </w:r>
      </w:ins>
      <w:ins w:id="26" w:author="Hernandez, Hilary" w:date="2026-09-29T13:52:00Z" w16du:dateUtc="2026-09-29T19:52:00Z">
        <w:r w:rsidR="00D2113B">
          <w:t>r</w:t>
        </w:r>
      </w:ins>
      <w:ins w:id="27" w:author="Hernandez, Hilary" w:date="2026-09-18T11:52:00Z" w16du:dateUtc="2026-09-18T17:52:00Z">
        <w:r>
          <w:t xml:space="preserve"> more lakes, ponds, raceways, tanks, or other containers in a single location and under common ownership or management where fish or crustaceans are reared for live transport to or </w:t>
        </w:r>
      </w:ins>
      <w:ins w:id="28" w:author="Hernandez, Hilary" w:date="2026-09-18T11:53:00Z" w16du:dateUtc="2026-09-18T17:53:00Z">
        <w:r>
          <w:t>within Colorado or for release in Colorado.</w:t>
        </w:r>
      </w:ins>
    </w:p>
    <w:p w14:paraId="2CE9365F" w14:textId="77777777" w:rsidR="00906E17" w:rsidRDefault="00906E17" w:rsidP="00906E17">
      <w:pPr>
        <w:pStyle w:val="FirstNumber"/>
      </w:pPr>
    </w:p>
    <w:p w14:paraId="09D7A751" w14:textId="1F5CED9C" w:rsidR="00906E17" w:rsidRDefault="00906E17" w:rsidP="00080305">
      <w:pPr>
        <w:pStyle w:val="FirstNumber"/>
        <w:numPr>
          <w:ilvl w:val="1"/>
          <w:numId w:val="13"/>
        </w:numPr>
        <w:ind w:left="1440"/>
      </w:pPr>
      <w:r>
        <w:rPr>
          <w:b/>
          <w:bCs/>
        </w:rPr>
        <w:t xml:space="preserve">"Best management practices" </w:t>
      </w:r>
      <w:r>
        <w:t>means the most effective, practicable (including technological, economic, constructible, and institutional considerations) means of preventing or minimizing the presence or spread of ANS, parasites, or diseases in a fish production facility.</w:t>
      </w:r>
    </w:p>
    <w:p w14:paraId="313A88DF" w14:textId="77777777" w:rsidR="00906E17" w:rsidRDefault="00906E17" w:rsidP="00906E17">
      <w:pPr>
        <w:pStyle w:val="FirstNumber"/>
      </w:pPr>
    </w:p>
    <w:p w14:paraId="2DA1A090" w14:textId="77777777" w:rsidR="00906E17" w:rsidRDefault="00906E17" w:rsidP="00080305">
      <w:pPr>
        <w:pStyle w:val="FirstNumber"/>
        <w:numPr>
          <w:ilvl w:val="1"/>
          <w:numId w:val="13"/>
        </w:numPr>
        <w:ind w:left="1440"/>
      </w:pPr>
      <w:r>
        <w:rPr>
          <w:b/>
          <w:bCs/>
        </w:rPr>
        <w:t>“Certification”</w:t>
      </w:r>
      <w:r>
        <w:t xml:space="preserve"> means a document issued by the Division certifying that the facility and the fish located thereon, have been tested for regulated fish pathogens in the numbers and by methods meeting the minimum standards established by these regulations, or any analogous document issued by a qualified fish health official from a recognized state, federal, or foreign fish and wildlife agency.</w:t>
      </w:r>
    </w:p>
    <w:p w14:paraId="2C998E14" w14:textId="77777777" w:rsidR="00906E17" w:rsidRDefault="00906E17" w:rsidP="00906E17">
      <w:pPr>
        <w:pStyle w:val="FirstNumber"/>
      </w:pPr>
    </w:p>
    <w:p w14:paraId="19EC5FF9" w14:textId="77777777" w:rsidR="00906E17" w:rsidRDefault="00906E17" w:rsidP="00080305">
      <w:pPr>
        <w:pStyle w:val="FirstNumber"/>
        <w:numPr>
          <w:ilvl w:val="1"/>
          <w:numId w:val="13"/>
        </w:numPr>
        <w:ind w:left="1440"/>
        <w:rPr>
          <w:b/>
          <w:bCs/>
        </w:rPr>
      </w:pPr>
      <w:r>
        <w:rPr>
          <w:b/>
          <w:bCs/>
        </w:rPr>
        <w:t>"Coldwater stream"-</w:t>
      </w:r>
      <w:r>
        <w:t xml:space="preserve"> means a segment or reach of a creek, stream, or river that has water temperatures that do not exceed 68 degrees F for 24 consecutive hours.</w:t>
      </w:r>
    </w:p>
    <w:p w14:paraId="1C2A8A9B" w14:textId="77777777" w:rsidR="00906E17" w:rsidRDefault="00906E17" w:rsidP="00906E17">
      <w:pPr>
        <w:pStyle w:val="FirstNumber"/>
      </w:pPr>
    </w:p>
    <w:p w14:paraId="27142A29" w14:textId="77777777" w:rsidR="00906E17" w:rsidRDefault="00906E17" w:rsidP="00080305">
      <w:pPr>
        <w:pStyle w:val="FirstNumber"/>
        <w:numPr>
          <w:ilvl w:val="1"/>
          <w:numId w:val="13"/>
        </w:numPr>
        <w:ind w:left="1440"/>
        <w:rPr>
          <w:b/>
          <w:bCs/>
        </w:rPr>
      </w:pPr>
      <w:r>
        <w:rPr>
          <w:b/>
          <w:bCs/>
        </w:rPr>
        <w:t>"Critical Habitat"</w:t>
      </w:r>
      <w:r>
        <w:t>- means the following river reaches and their 100 year floodplains: the Gunnison River downstream of the Uncompahgre River confluence, the Colorado River downstream of the exit 90 north bridge from I-70, the White River downstream of Rio Blanco Dam, the Green River downstream of the Yampa River confluence, and the Yampa River downstream of the Colo 394 bridge.</w:t>
      </w:r>
    </w:p>
    <w:p w14:paraId="4BA2362B" w14:textId="77777777" w:rsidR="00906E17" w:rsidRDefault="00906E17" w:rsidP="00906E17">
      <w:pPr>
        <w:pStyle w:val="FirstNumber"/>
      </w:pPr>
    </w:p>
    <w:p w14:paraId="2904F035" w14:textId="77777777" w:rsidR="00906E17" w:rsidRDefault="00906E17" w:rsidP="00080305">
      <w:pPr>
        <w:pStyle w:val="FirstNumber"/>
        <w:numPr>
          <w:ilvl w:val="1"/>
          <w:numId w:val="13"/>
        </w:numPr>
        <w:ind w:left="1440"/>
        <w:rPr>
          <w:b/>
          <w:bCs/>
        </w:rPr>
      </w:pPr>
      <w:r>
        <w:rPr>
          <w:b/>
          <w:bCs/>
        </w:rPr>
        <w:t xml:space="preserve">“Direct connection” </w:t>
      </w:r>
      <w:r w:rsidRPr="00AD4B9E">
        <w:rPr>
          <w:bCs/>
        </w:rPr>
        <w:t>means</w:t>
      </w:r>
      <w:r>
        <w:rPr>
          <w:bCs/>
        </w:rPr>
        <w:t xml:space="preserve"> waters in the Upper Colorado River Basin that flow directly into critical habitat. This does not include reservoirs, and waters above such reservoirs, where fish escapement has been addressed according to a management plan approved by the Division. </w:t>
      </w:r>
    </w:p>
    <w:p w14:paraId="3D7FD9E6" w14:textId="77777777" w:rsidR="00906E17" w:rsidRDefault="00906E17" w:rsidP="00906E17">
      <w:pPr>
        <w:pStyle w:val="FirstNumber"/>
        <w:rPr>
          <w:b/>
          <w:bCs/>
        </w:rPr>
      </w:pPr>
    </w:p>
    <w:p w14:paraId="6CD732AE" w14:textId="4749EF95" w:rsidR="00906E17" w:rsidRDefault="00906E17" w:rsidP="00080305">
      <w:pPr>
        <w:pStyle w:val="FirstNumber"/>
        <w:numPr>
          <w:ilvl w:val="1"/>
          <w:numId w:val="13"/>
        </w:numPr>
        <w:ind w:left="1440"/>
      </w:pPr>
      <w:r>
        <w:rPr>
          <w:b/>
          <w:bCs/>
        </w:rPr>
        <w:t>"Drainages"</w:t>
      </w:r>
      <w:r>
        <w:t>- means sub-sets of the USGS hydrologic code system as set forth in the Hydrologic Unit Maps (U.S. Geological Survey Water Supply Paper 2294, U.S. Dept. of Interior U.S. Geological Survey, 1974, State of Colorado section reprinted 1992).</w:t>
      </w:r>
      <w:r w:rsidR="00B0776A">
        <w:t xml:space="preserve"> </w:t>
      </w:r>
      <w:r>
        <w:t xml:space="preserve">This document, but not later amendments or editions, have been incorporated by reference </w:t>
      </w:r>
      <w:r>
        <w:lastRenderedPageBreak/>
        <w:t>and can be viewed and copies obtained at the Division as set forth in the “Incorporated References” section of Chapter 0 of these regulations.</w:t>
      </w:r>
    </w:p>
    <w:p w14:paraId="16C02D28" w14:textId="77777777" w:rsidR="00906E17" w:rsidRDefault="00906E17" w:rsidP="00906E17">
      <w:pPr>
        <w:pStyle w:val="FirstNumber"/>
      </w:pPr>
    </w:p>
    <w:p w14:paraId="65911964" w14:textId="77777777" w:rsidR="00906E17" w:rsidRDefault="00906E17" w:rsidP="00080305">
      <w:pPr>
        <w:pStyle w:val="FirstNumber"/>
        <w:numPr>
          <w:ilvl w:val="1"/>
          <w:numId w:val="13"/>
        </w:numPr>
        <w:ind w:left="1440"/>
      </w:pPr>
      <w:r w:rsidRPr="00B52AA1">
        <w:rPr>
          <w:b/>
        </w:rPr>
        <w:t>“Food Production Facility”</w:t>
      </w:r>
      <w:r>
        <w:t xml:space="preserve"> – means any operation which raises or produces fish or crustacean for the purpose of human consumption that the Division, after consultation with the Colorado Fish Health Board, has determined possesses a biosecurity plan and ensures that such fish or crustacean never escapes the facility live. </w:t>
      </w:r>
    </w:p>
    <w:p w14:paraId="0A880492" w14:textId="77777777" w:rsidR="00906E17" w:rsidRDefault="00906E17" w:rsidP="00906E17">
      <w:pPr>
        <w:pStyle w:val="FirstNumber"/>
      </w:pPr>
    </w:p>
    <w:p w14:paraId="1F241674" w14:textId="77777777" w:rsidR="00906E17" w:rsidRDefault="00906E17" w:rsidP="00080305">
      <w:pPr>
        <w:pStyle w:val="FirstNumber"/>
        <w:numPr>
          <w:ilvl w:val="1"/>
          <w:numId w:val="13"/>
        </w:numPr>
        <w:ind w:left="1440"/>
      </w:pPr>
      <w:r>
        <w:rPr>
          <w:b/>
          <w:bCs/>
        </w:rPr>
        <w:t>"Gametes"-</w:t>
      </w:r>
      <w:r>
        <w:t xml:space="preserve"> means eggs or sperm.</w:t>
      </w:r>
    </w:p>
    <w:p w14:paraId="467E2992" w14:textId="77777777" w:rsidR="00906E17" w:rsidRDefault="00906E17" w:rsidP="00906E17">
      <w:pPr>
        <w:pStyle w:val="FirstNumber"/>
      </w:pPr>
    </w:p>
    <w:p w14:paraId="710DA02D" w14:textId="77777777" w:rsidR="00906E17" w:rsidRDefault="00906E17" w:rsidP="00080305">
      <w:pPr>
        <w:pStyle w:val="FirstNumber"/>
        <w:numPr>
          <w:ilvl w:val="1"/>
          <w:numId w:val="13"/>
        </w:numPr>
        <w:ind w:left="1440"/>
      </w:pPr>
      <w:r>
        <w:rPr>
          <w:b/>
          <w:bCs/>
        </w:rPr>
        <w:t>"Inlets" -</w:t>
      </w:r>
      <w:r>
        <w:t xml:space="preserve"> means the bay or recess at the confluence of a stream with the surface of a lake or reservoir.</w:t>
      </w:r>
    </w:p>
    <w:p w14:paraId="32C6CBE5" w14:textId="77777777" w:rsidR="00906E17" w:rsidRDefault="00906E17" w:rsidP="00906E17">
      <w:pPr>
        <w:pStyle w:val="FirstNumber"/>
      </w:pPr>
    </w:p>
    <w:p w14:paraId="0F88D940" w14:textId="77777777" w:rsidR="00906E17" w:rsidRDefault="00906E17" w:rsidP="00080305">
      <w:pPr>
        <w:pStyle w:val="FirstNumber"/>
        <w:numPr>
          <w:ilvl w:val="1"/>
          <w:numId w:val="13"/>
        </w:numPr>
        <w:ind w:left="1440"/>
      </w:pPr>
      <w:r>
        <w:rPr>
          <w:b/>
          <w:bCs/>
        </w:rPr>
        <w:t>"Isolated Water"</w:t>
      </w:r>
      <w:r>
        <w:t>- means ponds, lakes, or reservoirs that have no outlet.</w:t>
      </w:r>
    </w:p>
    <w:p w14:paraId="1003238D" w14:textId="77777777" w:rsidR="00906E17" w:rsidRDefault="00906E17" w:rsidP="00906E17">
      <w:pPr>
        <w:pStyle w:val="FirstNumber"/>
      </w:pPr>
    </w:p>
    <w:p w14:paraId="63778DA5" w14:textId="77777777" w:rsidR="00906E17" w:rsidRDefault="00906E17" w:rsidP="00080305">
      <w:pPr>
        <w:pStyle w:val="FirstNumber"/>
        <w:numPr>
          <w:ilvl w:val="1"/>
          <w:numId w:val="13"/>
        </w:numPr>
        <w:ind w:left="1440"/>
      </w:pPr>
      <w:r>
        <w:rPr>
          <w:b/>
          <w:bCs/>
        </w:rPr>
        <w:t>"</w:t>
      </w:r>
      <w:r w:rsidRPr="005C3C14">
        <w:rPr>
          <w:b/>
          <w:bCs/>
          <w:i/>
        </w:rPr>
        <w:t>Myxobolus cerebralis</w:t>
      </w:r>
      <w:r>
        <w:rPr>
          <w:b/>
          <w:bCs/>
        </w:rPr>
        <w:t xml:space="preserve"> intensity"</w:t>
      </w:r>
      <w:r>
        <w:t xml:space="preserve"> means average spore levels in salmonid fish as determined by standardized testing in accordance with the provisions of #014 Aquatic Wildlife Health Management.</w:t>
      </w:r>
    </w:p>
    <w:p w14:paraId="7C81E055" w14:textId="77777777" w:rsidR="00906E17" w:rsidRDefault="00906E17" w:rsidP="00906E17">
      <w:pPr>
        <w:pStyle w:val="FirstNumber"/>
      </w:pPr>
    </w:p>
    <w:p w14:paraId="1D882494" w14:textId="77777777" w:rsidR="00906E17" w:rsidRDefault="00906E17" w:rsidP="00080305">
      <w:pPr>
        <w:pStyle w:val="FirstNumber"/>
        <w:numPr>
          <w:ilvl w:val="1"/>
          <w:numId w:val="13"/>
        </w:numPr>
        <w:ind w:left="1440"/>
      </w:pPr>
      <w:r>
        <w:rPr>
          <w:b/>
          <w:bCs/>
        </w:rPr>
        <w:t>“</w:t>
      </w:r>
      <w:r w:rsidRPr="005C3C14">
        <w:rPr>
          <w:b/>
          <w:bCs/>
          <w:i/>
        </w:rPr>
        <w:t>Myxobolus cerebralis</w:t>
      </w:r>
      <w:r>
        <w:rPr>
          <w:b/>
          <w:bCs/>
        </w:rPr>
        <w:t xml:space="preserve"> negative salmonid fish production facility”</w:t>
      </w:r>
      <w:r>
        <w:t xml:space="preserve"> means a facility in which </w:t>
      </w:r>
      <w:r w:rsidRPr="005C3C14">
        <w:rPr>
          <w:i/>
        </w:rPr>
        <w:t>Myxobolus cerebralis</w:t>
      </w:r>
      <w:r>
        <w:t xml:space="preserve"> has never been found or in which </w:t>
      </w:r>
      <w:r w:rsidRPr="005C3C14">
        <w:rPr>
          <w:i/>
        </w:rPr>
        <w:t>Myxobolus cerebralis</w:t>
      </w:r>
      <w:r>
        <w:t xml:space="preserve"> has been eliminated in accordance with the provisions of #014 Aquatic Wildlife Health Management. </w:t>
      </w:r>
    </w:p>
    <w:p w14:paraId="0AEFF372" w14:textId="77777777" w:rsidR="00906E17" w:rsidRDefault="00906E17" w:rsidP="00906E17">
      <w:pPr>
        <w:pStyle w:val="FirstNumber"/>
      </w:pPr>
    </w:p>
    <w:p w14:paraId="325B204D" w14:textId="77777777" w:rsidR="00906E17" w:rsidRDefault="00906E17" w:rsidP="00080305">
      <w:pPr>
        <w:pStyle w:val="FirstNumber"/>
        <w:numPr>
          <w:ilvl w:val="1"/>
          <w:numId w:val="13"/>
        </w:numPr>
        <w:ind w:left="1440"/>
      </w:pPr>
      <w:r>
        <w:rPr>
          <w:b/>
          <w:bCs/>
        </w:rPr>
        <w:t>"</w:t>
      </w:r>
      <w:r w:rsidRPr="005C3C14">
        <w:rPr>
          <w:b/>
          <w:bCs/>
          <w:i/>
        </w:rPr>
        <w:t>Myxobolus cerebralis</w:t>
      </w:r>
      <w:r>
        <w:rPr>
          <w:b/>
          <w:bCs/>
        </w:rPr>
        <w:t xml:space="preserve"> negative water”</w:t>
      </w:r>
      <w:r>
        <w:t xml:space="preserve"> means a lake, pond or coldwater stream segment sampled for a statistically valid number of fish that do not test positive for </w:t>
      </w:r>
      <w:r w:rsidRPr="005C3C14">
        <w:rPr>
          <w:i/>
        </w:rPr>
        <w:t>Myxobolus cerebralis</w:t>
      </w:r>
      <w:r>
        <w:t xml:space="preserve">, or a water that has not been tested and has not been stocked with salmonid fish from a </w:t>
      </w:r>
      <w:r w:rsidRPr="005C3C14">
        <w:rPr>
          <w:i/>
        </w:rPr>
        <w:t>Myxobolus cerebralis</w:t>
      </w:r>
      <w:r>
        <w:t xml:space="preserve"> positive facility.</w:t>
      </w:r>
    </w:p>
    <w:p w14:paraId="6CF2F32D" w14:textId="77777777" w:rsidR="00906E17" w:rsidRDefault="00906E17" w:rsidP="00906E17">
      <w:pPr>
        <w:pStyle w:val="FirstNumber"/>
      </w:pPr>
    </w:p>
    <w:p w14:paraId="3F67F0F2" w14:textId="77777777" w:rsidR="00906E17" w:rsidRDefault="00906E17" w:rsidP="00080305">
      <w:pPr>
        <w:pStyle w:val="FirstNumber"/>
        <w:numPr>
          <w:ilvl w:val="1"/>
          <w:numId w:val="13"/>
        </w:numPr>
        <w:ind w:left="1440"/>
      </w:pPr>
      <w:r w:rsidRPr="005C3C14">
        <w:rPr>
          <w:b/>
          <w:bCs/>
          <w:i/>
        </w:rPr>
        <w:t>Myxobolus cerebralis</w:t>
      </w:r>
      <w:r>
        <w:rPr>
          <w:b/>
          <w:bCs/>
        </w:rPr>
        <w:t xml:space="preserve"> positive water”</w:t>
      </w:r>
      <w:r>
        <w:t xml:space="preserve"> means a lake, pond or coldwater stream segment sampled and found to have salmonids that test positive for </w:t>
      </w:r>
      <w:r w:rsidRPr="005C3C14">
        <w:rPr>
          <w:i/>
        </w:rPr>
        <w:t>Myxobolus cerebralis</w:t>
      </w:r>
      <w:r>
        <w:t xml:space="preserve">, or which has been stocked with salmonid fish from a </w:t>
      </w:r>
      <w:r w:rsidRPr="005C3C14">
        <w:rPr>
          <w:i/>
        </w:rPr>
        <w:t>Myxobolus cerebralis</w:t>
      </w:r>
      <w:r>
        <w:t xml:space="preserve"> positive facility.</w:t>
      </w:r>
    </w:p>
    <w:p w14:paraId="11934776" w14:textId="77777777" w:rsidR="00906E17" w:rsidRDefault="00906E17" w:rsidP="00906E17">
      <w:pPr>
        <w:pStyle w:val="FirstNumber"/>
      </w:pPr>
    </w:p>
    <w:p w14:paraId="5A2941A6" w14:textId="77777777" w:rsidR="00906E17" w:rsidRDefault="00906E17" w:rsidP="00080305">
      <w:pPr>
        <w:pStyle w:val="FirstNumber"/>
        <w:numPr>
          <w:ilvl w:val="1"/>
          <w:numId w:val="13"/>
        </w:numPr>
        <w:ind w:left="1440"/>
      </w:pPr>
      <w:r>
        <w:rPr>
          <w:b/>
          <w:bCs/>
        </w:rPr>
        <w:t>"Myxospore (spore)"</w:t>
      </w:r>
      <w:r>
        <w:t xml:space="preserve"> means the stage of </w:t>
      </w:r>
      <w:r w:rsidRPr="005C3C14">
        <w:rPr>
          <w:i/>
        </w:rPr>
        <w:t>Myxobolus cerebralis</w:t>
      </w:r>
      <w:r>
        <w:t xml:space="preserve"> formed in the cartilage of infected fish which re-infects the alternate host, the </w:t>
      </w:r>
      <w:r w:rsidRPr="005C3C14">
        <w:rPr>
          <w:i/>
        </w:rPr>
        <w:t>Tubifex tubifex</w:t>
      </w:r>
      <w:r>
        <w:t xml:space="preserve"> worm.</w:t>
      </w:r>
    </w:p>
    <w:p w14:paraId="7BC85797" w14:textId="77777777" w:rsidR="00906E17" w:rsidRDefault="00906E17" w:rsidP="00906E17">
      <w:pPr>
        <w:pStyle w:val="FirstNumber"/>
      </w:pPr>
    </w:p>
    <w:p w14:paraId="4FD53756" w14:textId="77777777" w:rsidR="00906E17" w:rsidRDefault="00906E17" w:rsidP="00080305">
      <w:pPr>
        <w:pStyle w:val="FirstNumber"/>
        <w:numPr>
          <w:ilvl w:val="1"/>
          <w:numId w:val="13"/>
        </w:numPr>
        <w:ind w:left="1440"/>
      </w:pPr>
      <w:r>
        <w:rPr>
          <w:b/>
          <w:bCs/>
        </w:rPr>
        <w:t xml:space="preserve">"Nonsalmonid fish” </w:t>
      </w:r>
      <w:r>
        <w:t>- means all species of fish and their hybrids that are not in the family Salmonidae.</w:t>
      </w:r>
    </w:p>
    <w:p w14:paraId="41B8C545" w14:textId="77777777" w:rsidR="00906E17" w:rsidRDefault="00906E17" w:rsidP="00906E17">
      <w:pPr>
        <w:pStyle w:val="FirstNumber"/>
      </w:pPr>
    </w:p>
    <w:p w14:paraId="6874B88A" w14:textId="77777777" w:rsidR="00906E17" w:rsidRDefault="00906E17" w:rsidP="00080305">
      <w:pPr>
        <w:pStyle w:val="FirstNumber"/>
        <w:numPr>
          <w:ilvl w:val="1"/>
          <w:numId w:val="13"/>
        </w:numPr>
        <w:ind w:left="1440"/>
      </w:pPr>
      <w:r>
        <w:rPr>
          <w:b/>
          <w:bCs/>
        </w:rPr>
        <w:t xml:space="preserve">"Ordinary high water line"– </w:t>
      </w:r>
      <w:r>
        <w:t>means the point where perennial, hydrophytic plant life converges with bare substrate (rock, gravel, sand, fines) or with substrate interspersed with annual vegetation.</w:t>
      </w:r>
    </w:p>
    <w:p w14:paraId="60D8631E" w14:textId="77777777" w:rsidR="00906E17" w:rsidRDefault="00906E17" w:rsidP="00906E17">
      <w:pPr>
        <w:pStyle w:val="FirstNumber"/>
      </w:pPr>
    </w:p>
    <w:p w14:paraId="685F5FB2" w14:textId="77777777" w:rsidR="00906E17" w:rsidRDefault="00906E17" w:rsidP="00080305">
      <w:pPr>
        <w:pStyle w:val="FirstNumber"/>
        <w:numPr>
          <w:ilvl w:val="1"/>
          <w:numId w:val="13"/>
        </w:numPr>
        <w:ind w:left="1440"/>
        <w:rPr>
          <w:b/>
          <w:bCs/>
        </w:rPr>
      </w:pPr>
      <w:r>
        <w:rPr>
          <w:b/>
          <w:bCs/>
        </w:rPr>
        <w:t>"Prevalence"</w:t>
      </w:r>
      <w:r>
        <w:t xml:space="preserve"> is the percentage of individuals in a population found to be infected with a pathogen as determined by standardized testing in accordance with the provisions of #014 Aquatic Wildlife Health Management.</w:t>
      </w:r>
    </w:p>
    <w:p w14:paraId="2DE71BC9" w14:textId="77777777" w:rsidR="00906E17" w:rsidRDefault="00906E17" w:rsidP="00906E17">
      <w:pPr>
        <w:pStyle w:val="FirstNumber"/>
      </w:pPr>
    </w:p>
    <w:p w14:paraId="1621CBFC" w14:textId="77777777" w:rsidR="00906E17" w:rsidRDefault="00906E17" w:rsidP="00080305">
      <w:pPr>
        <w:pStyle w:val="FirstNumber"/>
        <w:numPr>
          <w:ilvl w:val="1"/>
          <w:numId w:val="13"/>
        </w:numPr>
        <w:ind w:left="1440"/>
        <w:rPr>
          <w:ins w:id="29" w:author="Hernandez, Hilary" w:date="2026-09-18T11:54:00Z" w16du:dateUtc="2026-09-18T17:54:00Z"/>
        </w:rPr>
      </w:pPr>
      <w:r>
        <w:rPr>
          <w:b/>
        </w:rPr>
        <w:t xml:space="preserve">“Qualified fish pathologist” </w:t>
      </w:r>
      <w:r>
        <w:t>means an individual who meets professional standards as set forth by the CPW and who conducts inspections as set forth in #014 Aquatic Wildlife Health Management.</w:t>
      </w:r>
    </w:p>
    <w:p w14:paraId="15051D1E" w14:textId="77777777" w:rsidR="00F276B5" w:rsidRDefault="00F276B5">
      <w:pPr>
        <w:pStyle w:val="ListParagraph"/>
        <w:rPr>
          <w:ins w:id="30" w:author="Hernandez, Hilary" w:date="2026-09-18T11:54:00Z" w16du:dateUtc="2026-09-18T17:54:00Z"/>
        </w:rPr>
        <w:pPrChange w:id="31" w:author="Hernandez, Hilary" w:date="2026-09-18T11:54:00Z" w16du:dateUtc="2026-09-18T17:54:00Z">
          <w:pPr>
            <w:pStyle w:val="FirstNumber"/>
            <w:numPr>
              <w:ilvl w:val="1"/>
              <w:numId w:val="13"/>
            </w:numPr>
            <w:ind w:left="2160"/>
          </w:pPr>
        </w:pPrChange>
      </w:pPr>
    </w:p>
    <w:p w14:paraId="569B0B16" w14:textId="01838D51" w:rsidR="00F276B5" w:rsidRDefault="00F276B5" w:rsidP="00080305">
      <w:pPr>
        <w:pStyle w:val="FirstNumber"/>
        <w:numPr>
          <w:ilvl w:val="1"/>
          <w:numId w:val="13"/>
        </w:numPr>
        <w:ind w:left="1440"/>
      </w:pPr>
      <w:ins w:id="32" w:author="Hernandez, Hilary" w:date="2026-09-18T11:54:00Z" w16du:dateUtc="2026-09-18T17:54:00Z">
        <w:r>
          <w:rPr>
            <w:b/>
            <w:bCs/>
          </w:rPr>
          <w:t>“Qualified aquatic nuisance species (ANS</w:t>
        </w:r>
      </w:ins>
      <w:ins w:id="33" w:author="Hernandez, Hilary" w:date="2026-09-18T11:55:00Z" w16du:dateUtc="2026-09-18T17:55:00Z">
        <w:r>
          <w:rPr>
            <w:b/>
            <w:bCs/>
          </w:rPr>
          <w:t xml:space="preserve">) professional” </w:t>
        </w:r>
        <w:r>
          <w:t>means a person duly qualified to inspect facilities for the presence of ANS.</w:t>
        </w:r>
      </w:ins>
    </w:p>
    <w:p w14:paraId="299B2D7C" w14:textId="77777777" w:rsidR="00906E17" w:rsidRDefault="00906E17" w:rsidP="00906E17">
      <w:pPr>
        <w:pStyle w:val="FirstNumber"/>
        <w:rPr>
          <w:b/>
          <w:bCs/>
        </w:rPr>
      </w:pPr>
    </w:p>
    <w:p w14:paraId="412CA498" w14:textId="77777777" w:rsidR="00906E17" w:rsidRDefault="00906E17" w:rsidP="00080305">
      <w:pPr>
        <w:pStyle w:val="FirstNumber"/>
        <w:numPr>
          <w:ilvl w:val="1"/>
          <w:numId w:val="13"/>
        </w:numPr>
        <w:ind w:left="1440"/>
      </w:pPr>
      <w:r>
        <w:rPr>
          <w:b/>
          <w:bCs/>
        </w:rPr>
        <w:t>“Salmonid fish”</w:t>
      </w:r>
      <w:r>
        <w:t xml:space="preserve"> - means all species of fish and their hybrids in the family Salmonidae, including but not limited to trout, salmon, char, whitefish, and grayling</w:t>
      </w:r>
    </w:p>
    <w:p w14:paraId="68B33E0C" w14:textId="77777777" w:rsidR="00906E17" w:rsidRDefault="00906E17" w:rsidP="00906E17">
      <w:pPr>
        <w:pStyle w:val="FirstNumber"/>
      </w:pPr>
    </w:p>
    <w:p w14:paraId="3F60429A" w14:textId="77777777" w:rsidR="00906E17" w:rsidRDefault="00906E17" w:rsidP="00080305">
      <w:pPr>
        <w:pStyle w:val="FirstNumber"/>
        <w:numPr>
          <w:ilvl w:val="1"/>
          <w:numId w:val="13"/>
        </w:numPr>
        <w:ind w:left="1440"/>
      </w:pPr>
      <w:r>
        <w:rPr>
          <w:b/>
          <w:bCs/>
        </w:rPr>
        <w:t xml:space="preserve">"Salmonid fish production facility" </w:t>
      </w:r>
      <w:r>
        <w:t xml:space="preserve">- means one or more lakes, ponds, raceways, tanks or other containers in a single location and under the same ownership and management in which salmonid fish are reared for eventual live shipment or release. </w:t>
      </w:r>
    </w:p>
    <w:p w14:paraId="6AE7EB87" w14:textId="77777777" w:rsidR="00906E17" w:rsidRDefault="00906E17" w:rsidP="00906E17">
      <w:pPr>
        <w:pStyle w:val="FirstNumber"/>
      </w:pPr>
    </w:p>
    <w:p w14:paraId="5E439539" w14:textId="77777777" w:rsidR="00906E17" w:rsidRDefault="00906E17" w:rsidP="00080305">
      <w:pPr>
        <w:pStyle w:val="FirstNumber"/>
        <w:numPr>
          <w:ilvl w:val="1"/>
          <w:numId w:val="13"/>
        </w:numPr>
        <w:ind w:left="1440"/>
      </w:pPr>
      <w:r>
        <w:rPr>
          <w:b/>
          <w:bCs/>
        </w:rPr>
        <w:t>"Salmonid habitat"</w:t>
      </w:r>
      <w:r>
        <w:t xml:space="preserve"> means any water that supports, is capable of supporting, or is upstream of a water that supports a self-sustaining population of trout, salmon, char, whitefish, or grayling; and includes the drainages listed in Appendix D.</w:t>
      </w:r>
    </w:p>
    <w:p w14:paraId="61C09D39" w14:textId="77777777" w:rsidR="00906E17" w:rsidRDefault="00906E17" w:rsidP="00906E17">
      <w:pPr>
        <w:pStyle w:val="FirstNumber"/>
        <w:rPr>
          <w:b/>
          <w:bCs/>
        </w:rPr>
      </w:pPr>
    </w:p>
    <w:p w14:paraId="355C74AA" w14:textId="77777777" w:rsidR="00906E17" w:rsidRDefault="00906E17" w:rsidP="00080305">
      <w:pPr>
        <w:pStyle w:val="FirstNumber"/>
        <w:numPr>
          <w:ilvl w:val="1"/>
          <w:numId w:val="13"/>
        </w:numPr>
        <w:ind w:left="1440"/>
      </w:pPr>
      <w:r>
        <w:rPr>
          <w:b/>
          <w:bCs/>
        </w:rPr>
        <w:t>“Spore concentration technique (SCT)”</w:t>
      </w:r>
      <w:r>
        <w:t xml:space="preserve"> means tests conducted according to:</w:t>
      </w:r>
    </w:p>
    <w:p w14:paraId="36F4793F" w14:textId="0E3586A2" w:rsidR="00906E17" w:rsidRDefault="00906E17" w:rsidP="00080305">
      <w:pPr>
        <w:pStyle w:val="Secondletter0"/>
        <w:numPr>
          <w:ilvl w:val="1"/>
          <w:numId w:val="5"/>
        </w:numPr>
        <w:tabs>
          <w:tab w:val="clear" w:pos="1800"/>
          <w:tab w:val="left" w:pos="1890"/>
        </w:tabs>
        <w:ind w:left="1800"/>
      </w:pPr>
      <w:r>
        <w:t>“</w:t>
      </w:r>
      <w:r w:rsidRPr="00536972">
        <w:rPr>
          <w:i/>
          <w:iCs/>
        </w:rPr>
        <w:t>Myxosoma cerebralis</w:t>
      </w:r>
      <w:r>
        <w:t>: Isolation and Concentration from Fish Skeletal Element – Sequential Enzymatic Digestion</w:t>
      </w:r>
      <w:r w:rsidR="00B0776A">
        <w:t xml:space="preserve"> </w:t>
      </w:r>
      <w:r>
        <w:t>and Purification by Differential Centrifugation”, Maria E. Markiw and Ken Wolf, Journal Fisheries Research Board of Canada, Volume 31, No. 1, 1974., or</w:t>
      </w:r>
    </w:p>
    <w:p w14:paraId="5BDC3768" w14:textId="77777777" w:rsidR="00906E17" w:rsidRDefault="00906E17" w:rsidP="00080305">
      <w:pPr>
        <w:pStyle w:val="Secondletter0"/>
        <w:numPr>
          <w:ilvl w:val="1"/>
          <w:numId w:val="5"/>
        </w:numPr>
        <w:ind w:left="1800"/>
      </w:pPr>
      <w:r>
        <w:t xml:space="preserve">"Whirling Disease </w:t>
      </w:r>
      <w:r w:rsidRPr="00536972">
        <w:rPr>
          <w:i/>
        </w:rPr>
        <w:t>Myxobolus cerebralis</w:t>
      </w:r>
      <w:r>
        <w:t xml:space="preserve"> Spore Concentration using the Continuous Plankton Centrifuge", Joseph J. O'Grodnick, Journal of Wildlife Diseases Volume 11 pp 54-57, 1975. </w:t>
      </w:r>
    </w:p>
    <w:p w14:paraId="2A468299" w14:textId="77777777" w:rsidR="00906E17" w:rsidRDefault="00906E17" w:rsidP="00906E17">
      <w:pPr>
        <w:pStyle w:val="ThirdLetter"/>
      </w:pPr>
    </w:p>
    <w:p w14:paraId="6E0CFE0C" w14:textId="77777777" w:rsidR="00906E17" w:rsidRDefault="00906E17" w:rsidP="00906E17">
      <w:pPr>
        <w:pStyle w:val="Secondnumber0"/>
        <w:tabs>
          <w:tab w:val="clear" w:pos="2160"/>
          <w:tab w:val="clear" w:pos="2430"/>
          <w:tab w:val="left" w:pos="1800"/>
          <w:tab w:val="left" w:pos="4770"/>
        </w:tabs>
        <w:ind w:left="1800" w:firstLine="0"/>
      </w:pPr>
      <w:r>
        <w:t>These documents, but not later amendments or editions, have been incorporated by reference and can be viewed and copies obtained as set forth in the “Incorporated References” section of Chapter 0 of these regulations.</w:t>
      </w:r>
    </w:p>
    <w:p w14:paraId="037B03BB" w14:textId="77777777" w:rsidR="00906E17" w:rsidRDefault="00906E17" w:rsidP="00906E17">
      <w:pPr>
        <w:pStyle w:val="FirstNumber"/>
      </w:pPr>
    </w:p>
    <w:p w14:paraId="214AC9AB" w14:textId="77777777" w:rsidR="00906E17" w:rsidRDefault="00906E17" w:rsidP="00080305">
      <w:pPr>
        <w:pStyle w:val="FirstNumber"/>
        <w:numPr>
          <w:ilvl w:val="1"/>
          <w:numId w:val="13"/>
        </w:numPr>
        <w:ind w:left="1440"/>
        <w:rPr>
          <w:b/>
          <w:bCs/>
        </w:rPr>
      </w:pPr>
      <w:r>
        <w:rPr>
          <w:b/>
          <w:bCs/>
        </w:rPr>
        <w:t>"Triactinomyxons (TAMS)"</w:t>
      </w:r>
      <w:r>
        <w:t xml:space="preserve"> are a stage of </w:t>
      </w:r>
      <w:r w:rsidRPr="00536972">
        <w:rPr>
          <w:i/>
        </w:rPr>
        <w:t>Myxobolus cerebralis</w:t>
      </w:r>
      <w:r>
        <w:t xml:space="preserve"> formed in the gut lining of the </w:t>
      </w:r>
      <w:r w:rsidRPr="00536972">
        <w:rPr>
          <w:i/>
        </w:rPr>
        <w:t>Tubifex tubifex</w:t>
      </w:r>
      <w:r>
        <w:t xml:space="preserve"> (tubifex) worm, and which are then released into the water column and re-infect fish with </w:t>
      </w:r>
      <w:r w:rsidRPr="00536972">
        <w:rPr>
          <w:i/>
        </w:rPr>
        <w:t>Myxobolus cerebralis</w:t>
      </w:r>
      <w:r>
        <w:t>.</w:t>
      </w:r>
    </w:p>
    <w:p w14:paraId="4D276975" w14:textId="77777777" w:rsidR="00906E17" w:rsidRDefault="00906E17" w:rsidP="00906E17">
      <w:pPr>
        <w:pStyle w:val="FirstNumber"/>
        <w:rPr>
          <w:rFonts w:ascii="WP TypographicSymbols" w:hAnsi="WP TypographicSymbols" w:cs="WP TypographicSymbols"/>
        </w:rPr>
      </w:pPr>
      <w:r>
        <w:tab/>
      </w:r>
      <w:r>
        <w:tab/>
      </w:r>
    </w:p>
    <w:p w14:paraId="7C057A27" w14:textId="1AAF6F28" w:rsidR="00906E17" w:rsidRDefault="00906E17" w:rsidP="00080305">
      <w:pPr>
        <w:pStyle w:val="FirstNumber"/>
        <w:numPr>
          <w:ilvl w:val="1"/>
          <w:numId w:val="13"/>
        </w:numPr>
        <w:ind w:left="1440"/>
      </w:pPr>
      <w:r>
        <w:rPr>
          <w:b/>
          <w:bCs/>
        </w:rPr>
        <w:t>“Upper Colorado River Basin”</w:t>
      </w:r>
      <w:r>
        <w:t xml:space="preserve"> - means that portion of the Colorado River drainage that lies within the boundaries of the State of Colorado.</w:t>
      </w:r>
      <w:r w:rsidR="00B0776A">
        <w:t xml:space="preserve"> </w:t>
      </w:r>
      <w:r>
        <w:t>This includes all waters in the Yampa, White, Gunnison, Dolores, San Juan, and Colorado River basins.</w:t>
      </w:r>
    </w:p>
    <w:p w14:paraId="792C2366" w14:textId="77777777" w:rsidR="00906E17" w:rsidRDefault="00906E17" w:rsidP="00906E17">
      <w:pPr>
        <w:pStyle w:val="FirstNumber"/>
      </w:pPr>
    </w:p>
    <w:p w14:paraId="2D56FC5D" w14:textId="77777777" w:rsidR="00906E17" w:rsidRDefault="00906E17" w:rsidP="00080305">
      <w:pPr>
        <w:pStyle w:val="FirstNumber"/>
        <w:numPr>
          <w:ilvl w:val="1"/>
          <w:numId w:val="13"/>
        </w:numPr>
        <w:ind w:left="1440"/>
        <w:rPr>
          <w:b/>
          <w:bCs/>
        </w:rPr>
      </w:pPr>
      <w:r>
        <w:rPr>
          <w:b/>
          <w:bCs/>
        </w:rPr>
        <w:t>" 100-year floodplain"</w:t>
      </w:r>
      <w:r>
        <w:t>- for the upper Colorado River Basin means river floodplain 5.5 vertical feet above the ordinary high water line (OHWL).</w:t>
      </w:r>
    </w:p>
    <w:p w14:paraId="7D1C3C72" w14:textId="77777777" w:rsidR="00906E17" w:rsidRDefault="00906E17" w:rsidP="00906E17">
      <w:pPr>
        <w:pStyle w:val="FirstLetter"/>
        <w:rPr>
          <w:b/>
          <w:bCs/>
        </w:rPr>
      </w:pPr>
    </w:p>
    <w:p w14:paraId="3F47D840" w14:textId="53B20D30" w:rsidR="00906E17" w:rsidRDefault="00906E17" w:rsidP="00D610B8">
      <w:pPr>
        <w:pStyle w:val="Heading4"/>
      </w:pPr>
      <w:r>
        <w:t>Definitions related to Terrestrial Species or Wildlife Health</w:t>
      </w:r>
    </w:p>
    <w:p w14:paraId="423FEC63" w14:textId="77777777" w:rsidR="00906E17" w:rsidRDefault="00906E17" w:rsidP="00080305">
      <w:pPr>
        <w:pStyle w:val="FirstNumber"/>
        <w:numPr>
          <w:ilvl w:val="0"/>
          <w:numId w:val="14"/>
        </w:numPr>
      </w:pPr>
      <w:r w:rsidRPr="00716EE8">
        <w:rPr>
          <w:b/>
          <w:bCs/>
        </w:rPr>
        <w:t>“Pelt”</w:t>
      </w:r>
      <w:r>
        <w:t xml:space="preserve"> means the skin of a furbearer with pelage intact on the skin.</w:t>
      </w:r>
    </w:p>
    <w:p w14:paraId="295C6357" w14:textId="77777777" w:rsidR="00906E17" w:rsidRDefault="00906E17" w:rsidP="00906E17">
      <w:pPr>
        <w:rPr>
          <w:b/>
          <w:bCs/>
        </w:rPr>
      </w:pPr>
    </w:p>
    <w:p w14:paraId="529989F8" w14:textId="6AD1D946" w:rsidR="00906E17" w:rsidRDefault="00906E17" w:rsidP="00D610B8">
      <w:pPr>
        <w:pStyle w:val="Heading2"/>
      </w:pPr>
      <w:bookmarkStart w:id="34" w:name="_Toc193879902"/>
      <w:r>
        <w:t xml:space="preserve">ARTICLE II </w:t>
      </w:r>
      <w:r>
        <w:noBreakHyphen/>
        <w:t xml:space="preserve"> </w:t>
      </w:r>
      <w:r w:rsidR="00E47ECC">
        <w:t>License Types and Requirements</w:t>
      </w:r>
      <w:bookmarkEnd w:id="34"/>
    </w:p>
    <w:p w14:paraId="7AC693D8" w14:textId="77777777" w:rsidR="0005561D" w:rsidRPr="001D2E84" w:rsidRDefault="0005561D" w:rsidP="00D610B8">
      <w:pPr>
        <w:pStyle w:val="Heading3"/>
      </w:pPr>
      <w:bookmarkStart w:id="35" w:name="a001"/>
      <w:bookmarkStart w:id="36" w:name="a002"/>
      <w:bookmarkStart w:id="37" w:name="_Toc193879904"/>
      <w:bookmarkStart w:id="38" w:name="_Toc193879905"/>
      <w:bookmarkEnd w:id="35"/>
      <w:bookmarkEnd w:id="36"/>
      <w:r w:rsidRPr="001D2E84">
        <w:t xml:space="preserve">#002 </w:t>
      </w:r>
      <w:r w:rsidRPr="001D2E84">
        <w:noBreakHyphen/>
        <w:t xml:space="preserve"> License Requirements</w:t>
      </w:r>
      <w:bookmarkEnd w:id="37"/>
    </w:p>
    <w:p w14:paraId="2F22B21E" w14:textId="77777777"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color w:val="000000"/>
        </w:rPr>
      </w:pPr>
      <w:r w:rsidRPr="001D2E84">
        <w:rPr>
          <w:color w:val="000000"/>
        </w:rPr>
        <w:t>Except as otherwise provided by these regulations any person who takes or possesses any wildlife shall have in possession the appropriate and valid Colorado resident or non</w:t>
      </w:r>
      <w:r w:rsidRPr="001D2E84">
        <w:rPr>
          <w:color w:val="000000"/>
        </w:rPr>
        <w:noBreakHyphen/>
        <w:t>resident license as provided in §33</w:t>
      </w:r>
      <w:r w:rsidRPr="001D2E84">
        <w:rPr>
          <w:color w:val="000000"/>
        </w:rPr>
        <w:noBreakHyphen/>
        <w:t>4</w:t>
      </w:r>
      <w:r w:rsidRPr="001D2E84">
        <w:rPr>
          <w:color w:val="000000"/>
        </w:rPr>
        <w:noBreakHyphen/>
        <w:t>102, C.R.S, or as licensed as provided in Chapter W-7. and shall only take wildlife of the species and type as indicated on the li</w:t>
      </w:r>
      <w:r w:rsidRPr="001D2E84">
        <w:rPr>
          <w:color w:val="000000"/>
        </w:rPr>
        <w:softHyphen/>
        <w:t>cense. In addition to the required license, the taking of some species may also require a permit.</w:t>
      </w:r>
    </w:p>
    <w:p w14:paraId="6117EB0F" w14:textId="77777777"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color w:val="000000"/>
        </w:rPr>
      </w:pPr>
      <w:r w:rsidRPr="001D2E84">
        <w:rPr>
          <w:color w:val="000000"/>
        </w:rPr>
        <w:t xml:space="preserve">Except as otherwise provided, any person who hunts or fishes in Colorado shall have in possession the appropriate and valid Colorado resident or nonresident hunting, fishing or furbearer license including a customer identification number. </w:t>
      </w:r>
    </w:p>
    <w:p w14:paraId="6DA18732" w14:textId="37F75C80" w:rsidR="0005561D" w:rsidRPr="001D2E84" w:rsidDel="003E5216" w:rsidRDefault="0005561D" w:rsidP="0005561D">
      <w:pPr>
        <w:spacing w:after="240"/>
        <w:ind w:left="1080"/>
        <w:rPr>
          <w:del w:id="39" w:author="Hernandez, Hilary" w:date="2026-09-18T11:58:00Z" w16du:dateUtc="2026-09-18T17:58:00Z"/>
        </w:rPr>
      </w:pPr>
      <w:del w:id="40" w:author="Hernandez, Hilary" w:date="2026-09-18T11:58:00Z" w16du:dateUtc="2026-09-18T17:58:00Z">
        <w:r w:rsidRPr="001D2E84" w:rsidDel="003E5216">
          <w:delText>A customer identification number is not required for the following license categories:</w:delText>
        </w:r>
      </w:del>
    </w:p>
    <w:p w14:paraId="68CC86D1" w14:textId="6C159382" w:rsidR="0005561D" w:rsidRPr="001D2E84" w:rsidDel="003E5216" w:rsidRDefault="0005561D" w:rsidP="0005561D">
      <w:pPr>
        <w:numPr>
          <w:ilvl w:val="1"/>
          <w:numId w:val="20"/>
        </w:numPr>
        <w:tabs>
          <w:tab w:val="left" w:pos="720"/>
          <w:tab w:val="left" w:pos="1080"/>
        </w:tabs>
        <w:spacing w:after="240"/>
        <w:ind w:left="1440"/>
        <w:rPr>
          <w:del w:id="41" w:author="Hernandez, Hilary" w:date="2026-09-18T11:58:00Z" w16du:dateUtc="2026-09-18T17:58:00Z"/>
        </w:rPr>
      </w:pPr>
      <w:del w:id="42" w:author="Hernandez, Hilary" w:date="2026-09-18T11:58:00Z" w16du:dateUtc="2026-09-18T17:58:00Z">
        <w:r w:rsidRPr="001D2E84" w:rsidDel="003E5216">
          <w:delText>Senior Lifetime licenses issued prior to 1990.</w:delText>
        </w:r>
      </w:del>
    </w:p>
    <w:p w14:paraId="095CF14C" w14:textId="3B1CFBC0" w:rsidR="0005561D" w:rsidRPr="001D2E84" w:rsidDel="003E5216" w:rsidRDefault="0005561D" w:rsidP="0005561D">
      <w:pPr>
        <w:numPr>
          <w:ilvl w:val="1"/>
          <w:numId w:val="20"/>
        </w:numPr>
        <w:tabs>
          <w:tab w:val="left" w:pos="720"/>
          <w:tab w:val="left" w:pos="1080"/>
        </w:tabs>
        <w:spacing w:after="240"/>
        <w:ind w:left="1440"/>
        <w:rPr>
          <w:del w:id="43" w:author="Hernandez, Hilary" w:date="2026-09-18T11:58:00Z" w16du:dateUtc="2026-09-18T17:58:00Z"/>
        </w:rPr>
      </w:pPr>
      <w:del w:id="44" w:author="Hernandez, Hilary" w:date="2026-09-18T11:58:00Z" w16du:dateUtc="2026-09-18T17:58:00Z">
        <w:r w:rsidRPr="001D2E84" w:rsidDel="003E5216">
          <w:delText>Senior Lifetime Low-Income licenses issued prior to 1994.</w:delText>
        </w:r>
      </w:del>
    </w:p>
    <w:p w14:paraId="4DA19D44" w14:textId="77777777" w:rsidR="0005561D" w:rsidRDefault="0005561D" w:rsidP="0005561D">
      <w:pPr>
        <w:numPr>
          <w:ilvl w:val="0"/>
          <w:numId w:val="20"/>
        </w:numPr>
        <w:tabs>
          <w:tab w:val="left" w:pos="720"/>
          <w:tab w:val="left" w:pos="1080"/>
        </w:tabs>
        <w:spacing w:after="240"/>
        <w:rPr>
          <w:ins w:id="45" w:author="Hernandez, Hilary" w:date="2026-09-18T11:58:00Z" w16du:dateUtc="2026-09-18T17:58:00Z"/>
        </w:rPr>
      </w:pPr>
      <w:r w:rsidRPr="001D2E84">
        <w:lastRenderedPageBreak/>
        <w:t>Except for licenses that require a carcass tag, all telephone and internet license, pass, or permit sales where a physical license, pass or permit is requested to be mailed or picked up at an agent by the customer may be issued a Temporary Authorization Number (TAN). This number allows the license, pass or permit holder to exercise the benefits of that license, pass or permit prior to receiving or picking up the physical license, pass or permit but not to exceed 45 days from the date of purchase. Any person who purchases a 1- or 5-day license by phone or internet will not be issued a physical license unless the valid dates for the license are more than fourteen days out from the date of purchase.</w:t>
      </w:r>
    </w:p>
    <w:p w14:paraId="2C0687DB" w14:textId="33D34A48" w:rsidR="003E5216" w:rsidRPr="001D2E84" w:rsidRDefault="003E5216">
      <w:pPr>
        <w:numPr>
          <w:ilvl w:val="1"/>
          <w:numId w:val="20"/>
        </w:numPr>
        <w:tabs>
          <w:tab w:val="left" w:pos="720"/>
          <w:tab w:val="left" w:pos="1080"/>
        </w:tabs>
        <w:spacing w:after="240"/>
        <w:pPrChange w:id="46" w:author="Hernandez, Hilary" w:date="2026-09-18T11:58:00Z" w16du:dateUtc="2026-09-18T17:58:00Z">
          <w:pPr>
            <w:numPr>
              <w:numId w:val="20"/>
            </w:numPr>
            <w:tabs>
              <w:tab w:val="left" w:pos="720"/>
              <w:tab w:val="left" w:pos="1080"/>
            </w:tabs>
            <w:spacing w:after="240"/>
            <w:ind w:left="1080" w:hanging="360"/>
          </w:pPr>
        </w:pPrChange>
      </w:pPr>
      <w:ins w:id="47" w:author="Hernandez, Hilary" w:date="2026-09-18T11:58:00Z" w16du:dateUtc="2026-09-18T17:58:00Z">
        <w:r>
          <w:t>Beginning June 8, 2027</w:t>
        </w:r>
      </w:ins>
      <w:ins w:id="48" w:author="Hernandez, Hilary" w:date="2026-09-18T11:59:00Z" w16du:dateUtc="2026-09-18T17:59:00Z">
        <w:r>
          <w:t>, with the launching of the Division’s new integrated sales system, physical licenses will not be issued. TANs will only be used for snowmobile and off-highway vehicle permits.</w:t>
        </w:r>
      </w:ins>
    </w:p>
    <w:p w14:paraId="4C1B1D6F" w14:textId="77777777" w:rsidR="0005561D" w:rsidRPr="001D2E84" w:rsidRDefault="0005561D" w:rsidP="0005561D">
      <w:pPr>
        <w:numPr>
          <w:ilvl w:val="0"/>
          <w:numId w:val="20"/>
        </w:numPr>
        <w:tabs>
          <w:tab w:val="left" w:pos="1080"/>
        </w:tabs>
        <w:spacing w:after="240"/>
      </w:pPr>
      <w:r w:rsidRPr="001D2E84">
        <w:t>All annual resident and nonresident licenses authorized in 33-4-102 (1.4), C.R.S., including fishing, small game hunting, furbearer, and combination fishing and small game hunting shall be valid and otherwise in effect from March 1st to March 31st of the following year.</w:t>
      </w:r>
    </w:p>
    <w:p w14:paraId="4744FC19" w14:textId="77777777" w:rsidR="0005561D" w:rsidRPr="001D2E84" w:rsidRDefault="0005561D" w:rsidP="0005561D">
      <w:pPr>
        <w:numPr>
          <w:ilvl w:val="1"/>
          <w:numId w:val="20"/>
        </w:numPr>
        <w:spacing w:after="240"/>
        <w:ind w:left="1440"/>
      </w:pPr>
      <w:r w:rsidRPr="001D2E84">
        <w:t>The Colorado wildlife habitat stamp shall be valid and otherwise in effect for the same license year as the license to which it was originally associated. If purchased independently of a license, the Colorado wildlife habitat stamp shall be valid and otherwise in effect from March 1</w:t>
      </w:r>
      <w:r w:rsidRPr="001D2E84">
        <w:rPr>
          <w:vertAlign w:val="superscript"/>
        </w:rPr>
        <w:t>st</w:t>
      </w:r>
      <w:r w:rsidRPr="001D2E84">
        <w:t xml:space="preserve"> to March 31</w:t>
      </w:r>
      <w:r w:rsidRPr="001D2E84">
        <w:rPr>
          <w:vertAlign w:val="superscript"/>
        </w:rPr>
        <w:t>st</w:t>
      </w:r>
      <w:r w:rsidRPr="001D2E84">
        <w:t xml:space="preserve"> of the following year. </w:t>
      </w:r>
    </w:p>
    <w:p w14:paraId="3C881D94" w14:textId="77777777"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b/>
          <w:bCs/>
          <w:color w:val="000000"/>
        </w:rPr>
      </w:pPr>
      <w:r w:rsidRPr="001D2E84">
        <w:rPr>
          <w:color w:val="000000"/>
        </w:rPr>
        <w:t>Except as otherwise provided in these regulations, any person who hunts or fishes in Colorado shall be physically present in the immediate vicinity of the activity. Internet or other computer-assisted remote hunting or fishing is prohibited.</w:t>
      </w:r>
    </w:p>
    <w:p w14:paraId="4CE39014" w14:textId="77777777"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color w:val="000000"/>
        </w:rPr>
      </w:pPr>
      <w:r w:rsidRPr="001D2E84">
        <w:rPr>
          <w:color w:val="000000"/>
        </w:rPr>
        <w:t>Any person who hunts big game or turkey in a game management unit, or portions thereof, for which the Wildlife Commission has estab</w:t>
      </w:r>
      <w:r w:rsidRPr="001D2E84">
        <w:rPr>
          <w:color w:val="000000"/>
        </w:rPr>
        <w:softHyphen/>
        <w:t>lished limited license quotas must have a limited license valid for that unit. General season, over-the-counter licenses may not be used in a limited license unit unless validated by the Division.</w:t>
      </w:r>
    </w:p>
    <w:p w14:paraId="511B3CE3" w14:textId="77777777"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color w:val="000000"/>
        </w:rPr>
      </w:pPr>
      <w:r w:rsidRPr="001D2E84">
        <w:rPr>
          <w:color w:val="000000"/>
        </w:rPr>
        <w:t>Any person possessing a license or permit restricted to a specific game management unit or portions thereof, may only hunt that unit or area for which his license or permit is issued.</w:t>
      </w:r>
    </w:p>
    <w:p w14:paraId="1CFBA057" w14:textId="3920827C" w:rsidR="0005561D" w:rsidRPr="001D2E84" w:rsidRDefault="004D50A6" w:rsidP="0005561D">
      <w:pPr>
        <w:numPr>
          <w:ilvl w:val="0"/>
          <w:numId w:val="20"/>
        </w:numPr>
        <w:tabs>
          <w:tab w:val="left" w:pos="-1440"/>
          <w:tab w:val="left" w:pos="0"/>
          <w:tab w:val="left" w:pos="360"/>
          <w:tab w:val="left" w:pos="720"/>
          <w:tab w:val="left" w:pos="1080"/>
          <w:tab w:val="left" w:pos="1530"/>
          <w:tab w:val="left" w:pos="2070"/>
          <w:tab w:val="left" w:pos="2160"/>
        </w:tabs>
        <w:spacing w:after="240"/>
        <w:rPr>
          <w:color w:val="000000"/>
        </w:rPr>
      </w:pPr>
      <w:ins w:id="49" w:author="Hernandez, Hilary" w:date="2026-09-18T12:00:00Z" w16du:dateUtc="2026-09-18T18:00:00Z">
        <w:r>
          <w:rPr>
            <w:color w:val="000000"/>
          </w:rPr>
          <w:t xml:space="preserve">Until June 8, 2027, </w:t>
        </w:r>
      </w:ins>
      <w:del w:id="50" w:author="Hernandez, Hilary" w:date="2026-09-18T12:00:00Z" w16du:dateUtc="2026-09-18T18:00:00Z">
        <w:r w:rsidR="0005561D" w:rsidRPr="001D2E84" w:rsidDel="004D50A6">
          <w:rPr>
            <w:color w:val="000000"/>
          </w:rPr>
          <w:delText>D</w:delText>
        </w:r>
      </w:del>
      <w:ins w:id="51" w:author="Hernandez, Hilary" w:date="2026-09-18T12:00:00Z" w16du:dateUtc="2026-09-18T18:00:00Z">
        <w:r>
          <w:rPr>
            <w:color w:val="000000"/>
          </w:rPr>
          <w:t>d</w:t>
        </w:r>
      </w:ins>
      <w:r w:rsidR="0005561D" w:rsidRPr="001D2E84">
        <w:rPr>
          <w:color w:val="000000"/>
        </w:rPr>
        <w:t xml:space="preserve">uplicate small game, fishing, furbearers, senior citizen lifetime licenses and combination small game licenses may be obtained from the Division by submitting an affidavit on forms provided by the Division and payment of a $5.00 fee. All other license duplicates may be obtained from the Division by submitting an affidavit on forms provided by the Division and payment of a fee of fifty percent of the cost of the original license, not to exceed $25.00. </w:t>
      </w:r>
    </w:p>
    <w:p w14:paraId="7C42F534" w14:textId="77777777"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color w:val="000000"/>
        </w:rPr>
      </w:pPr>
      <w:r w:rsidRPr="001D2E84">
        <w:rPr>
          <w:color w:val="000000"/>
        </w:rPr>
        <w:t xml:space="preserve">All license exchanges will be charged a fee of $5.00. </w:t>
      </w:r>
    </w:p>
    <w:p w14:paraId="2FC5D6A9" w14:textId="5C3BD388"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color w:val="000000"/>
        </w:rPr>
      </w:pPr>
      <w:r w:rsidRPr="001D2E84">
        <w:rPr>
          <w:color w:val="000000"/>
        </w:rPr>
        <w:t>Any person who is authorized to hunt, fish, trap, collect, or possess wildlife in Colorado pursuant to a license or permit issued by the Division shall comply with all of the terms and conditions of that license or permit.</w:t>
      </w:r>
    </w:p>
    <w:p w14:paraId="53C8D428" w14:textId="77777777"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color w:val="000000"/>
        </w:rPr>
      </w:pPr>
      <w:r w:rsidRPr="001D2E84">
        <w:rPr>
          <w:color w:val="000000"/>
        </w:rPr>
        <w:t>The Director is hereby authorized to issue the following licenses.</w:t>
      </w:r>
    </w:p>
    <w:p w14:paraId="5A7FD64D" w14:textId="77777777" w:rsidR="0005561D" w:rsidRPr="001D2E84" w:rsidRDefault="0005561D" w:rsidP="0005561D">
      <w:pPr>
        <w:numPr>
          <w:ilvl w:val="1"/>
          <w:numId w:val="20"/>
        </w:numPr>
        <w:tabs>
          <w:tab w:val="left" w:pos="720"/>
          <w:tab w:val="left" w:pos="1080"/>
        </w:tabs>
        <w:spacing w:after="240"/>
        <w:ind w:left="1440"/>
      </w:pPr>
      <w:r w:rsidRPr="001D2E84">
        <w:t>Licenses for law enforcement investigative purposes to District Wildlife Managers, U.S. Fish &amp; Wildlife (USFWS) Service Special Agents, or other persons cooperating with them or otherwise participating in a wildlife-related law enforcement activity authorizing them to hunt or fish as an appropriate element of an investigation of violation of Articles 1 through 6 of Title 33 of the Colorado Revised Statutes, regulations issued pursuant thereto, or federal wildlife laws; provided however, that no wildlife shall be taken with such a license if the taking would jeopardize the maintenance of populations at viable self-sustaining levels.</w:t>
      </w:r>
    </w:p>
    <w:p w14:paraId="754D24A8" w14:textId="77777777" w:rsidR="0005561D" w:rsidRPr="001D2E84" w:rsidRDefault="0005561D" w:rsidP="0005561D">
      <w:pPr>
        <w:spacing w:after="240"/>
        <w:ind w:left="1440"/>
      </w:pPr>
      <w:r w:rsidRPr="001D2E84">
        <w:lastRenderedPageBreak/>
        <w:t>A written report shall be provided by the Director to the Wildlife Commission annually specifying the total number of licenses issued under this authority during the previous calendar year.</w:t>
      </w:r>
    </w:p>
    <w:p w14:paraId="2B843552" w14:textId="77777777"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b/>
          <w:bCs/>
          <w:color w:val="000000"/>
        </w:rPr>
      </w:pPr>
      <w:r w:rsidRPr="001D2E84">
        <w:rPr>
          <w:b/>
          <w:bCs/>
          <w:color w:val="000000"/>
        </w:rPr>
        <w:t xml:space="preserve">Turning In Poachers (TIPS) Reward Program </w:t>
      </w:r>
    </w:p>
    <w:p w14:paraId="09FE6109" w14:textId="77777777" w:rsidR="0005561D" w:rsidRPr="001D2E84" w:rsidRDefault="0005561D" w:rsidP="0005561D">
      <w:pPr>
        <w:numPr>
          <w:ilvl w:val="1"/>
          <w:numId w:val="20"/>
        </w:numPr>
        <w:tabs>
          <w:tab w:val="left" w:pos="720"/>
          <w:tab w:val="left" w:pos="1080"/>
        </w:tabs>
        <w:spacing w:after="240"/>
        <w:ind w:left="1440"/>
      </w:pPr>
      <w:r w:rsidRPr="001D2E84">
        <w:t xml:space="preserve">The Director is authorized to award licenses and preference points in accordance with this regulation to otherwise eligible persons that report the illegal take or possession or willful destruction of big game or turkey in Colorado to the Division. </w:t>
      </w:r>
    </w:p>
    <w:p w14:paraId="7EDD4C5D" w14:textId="77777777" w:rsidR="0005561D" w:rsidRPr="001D2E84" w:rsidRDefault="0005561D" w:rsidP="0005561D">
      <w:pPr>
        <w:numPr>
          <w:ilvl w:val="1"/>
          <w:numId w:val="20"/>
        </w:numPr>
        <w:tabs>
          <w:tab w:val="left" w:pos="720"/>
          <w:tab w:val="left" w:pos="1080"/>
        </w:tabs>
        <w:spacing w:after="240"/>
        <w:ind w:left="1440"/>
      </w:pPr>
      <w:r w:rsidRPr="001D2E84">
        <w:t>Any person who voluntarily provides information that results in a person being charged with the illegal take or possession of big game or turkey may be awarded a preference point for the wildlife species of their choice or an over-the-counter license for the same species reported. As an alternative to the above reward options, and except as provided below, any person who voluntarily provides information that results in a person being charged with willful destruction of big game or turkey or assessment of a § 33-6-109(3.4), C.R.S., penalty may be awarded a limited license for the same species and unit reported.</w:t>
      </w:r>
    </w:p>
    <w:p w14:paraId="0AC79189" w14:textId="77777777" w:rsidR="0005561D" w:rsidRPr="001D2E84" w:rsidRDefault="0005561D" w:rsidP="0005561D">
      <w:pPr>
        <w:numPr>
          <w:ilvl w:val="2"/>
          <w:numId w:val="20"/>
        </w:numPr>
        <w:tabs>
          <w:tab w:val="left" w:pos="1080"/>
          <w:tab w:val="left" w:pos="1440"/>
          <w:tab w:val="left" w:pos="1800"/>
        </w:tabs>
        <w:spacing w:after="240"/>
        <w:ind w:left="1800"/>
      </w:pPr>
      <w:r w:rsidRPr="001D2E84">
        <w:t>In limited license units where less than 10 licenses (total) are allocated annually for all manners of take, only one reward license can be issued in any three year period.</w:t>
      </w:r>
    </w:p>
    <w:p w14:paraId="2526F117" w14:textId="77777777" w:rsidR="0005561D" w:rsidRPr="001D2E84" w:rsidRDefault="0005561D" w:rsidP="0005561D">
      <w:pPr>
        <w:numPr>
          <w:ilvl w:val="2"/>
          <w:numId w:val="20"/>
        </w:numPr>
        <w:tabs>
          <w:tab w:val="left" w:pos="1080"/>
          <w:tab w:val="left" w:pos="1440"/>
          <w:tab w:val="left" w:pos="1800"/>
        </w:tabs>
        <w:spacing w:after="240"/>
        <w:ind w:left="1800"/>
      </w:pPr>
      <w:r w:rsidRPr="001D2E84">
        <w:t>In limited license units where less than 20 licenses (total) are allocated annually for all methods of take, only one reward license may be issued per year.</w:t>
      </w:r>
    </w:p>
    <w:p w14:paraId="61FBBB4C" w14:textId="77777777" w:rsidR="0005561D" w:rsidRPr="001D2E84" w:rsidRDefault="0005561D" w:rsidP="0005561D">
      <w:pPr>
        <w:numPr>
          <w:ilvl w:val="2"/>
          <w:numId w:val="20"/>
        </w:numPr>
        <w:tabs>
          <w:tab w:val="left" w:pos="1080"/>
          <w:tab w:val="left" w:pos="1440"/>
          <w:tab w:val="left" w:pos="1800"/>
        </w:tabs>
        <w:spacing w:after="240"/>
        <w:ind w:left="1800"/>
      </w:pPr>
      <w:r w:rsidRPr="001D2E84">
        <w:t>In limited license units where the reward license has already been issued the person may:</w:t>
      </w:r>
    </w:p>
    <w:p w14:paraId="114D3871" w14:textId="77777777" w:rsidR="0005561D" w:rsidRPr="001D2E84" w:rsidRDefault="0005561D" w:rsidP="0005561D">
      <w:pPr>
        <w:numPr>
          <w:ilvl w:val="0"/>
          <w:numId w:val="21"/>
        </w:numPr>
        <w:tabs>
          <w:tab w:val="left" w:pos="1080"/>
          <w:tab w:val="left" w:pos="1440"/>
          <w:tab w:val="left" w:pos="1800"/>
        </w:tabs>
        <w:spacing w:after="240"/>
      </w:pPr>
      <w:r w:rsidRPr="001D2E84">
        <w:t xml:space="preserve">wait until the next reward license in that unit is available, or    </w:t>
      </w:r>
    </w:p>
    <w:p w14:paraId="5A7AF4C1" w14:textId="77777777" w:rsidR="0005561D" w:rsidRPr="001D2E84" w:rsidRDefault="0005561D" w:rsidP="0005561D">
      <w:pPr>
        <w:numPr>
          <w:ilvl w:val="0"/>
          <w:numId w:val="21"/>
        </w:numPr>
        <w:tabs>
          <w:tab w:val="left" w:pos="1080"/>
          <w:tab w:val="left" w:pos="1440"/>
          <w:tab w:val="left" w:pos="1800"/>
        </w:tabs>
        <w:spacing w:after="240"/>
      </w:pPr>
      <w:r w:rsidRPr="001D2E84">
        <w:t>select another limited license unit for which a reward license is available.</w:t>
      </w:r>
    </w:p>
    <w:p w14:paraId="3A0C88AC" w14:textId="77777777" w:rsidR="0005561D" w:rsidRPr="001D2E84" w:rsidRDefault="0005561D" w:rsidP="0005561D">
      <w:pPr>
        <w:numPr>
          <w:ilvl w:val="2"/>
          <w:numId w:val="20"/>
        </w:numPr>
        <w:tabs>
          <w:tab w:val="left" w:pos="1080"/>
          <w:tab w:val="left" w:pos="1440"/>
          <w:tab w:val="left" w:pos="1800"/>
        </w:tabs>
        <w:spacing w:after="240"/>
        <w:ind w:left="1800"/>
      </w:pPr>
      <w:r w:rsidRPr="001D2E84">
        <w:t>If the violation(s) reported occurred within a game management unit, which is closed to hunting the species reported, the person may select another limited license unit for which a reward license is available.</w:t>
      </w:r>
    </w:p>
    <w:p w14:paraId="0DE4124B" w14:textId="77777777" w:rsidR="0005561D" w:rsidRPr="001D2E84" w:rsidRDefault="0005561D" w:rsidP="0005561D">
      <w:pPr>
        <w:numPr>
          <w:ilvl w:val="1"/>
          <w:numId w:val="20"/>
        </w:numPr>
        <w:tabs>
          <w:tab w:val="left" w:pos="720"/>
          <w:tab w:val="left" w:pos="1080"/>
        </w:tabs>
        <w:spacing w:after="240"/>
        <w:ind w:left="1440"/>
      </w:pPr>
      <w:r w:rsidRPr="001D2E84">
        <w:t>Limited licenses awarded as part of the TIPs Reward Program shall be in addition to the number of licenses generally available through or allocated as part of the Division’s limited license draw.</w:t>
      </w:r>
    </w:p>
    <w:p w14:paraId="019E78A1" w14:textId="77777777" w:rsidR="0005561D" w:rsidRPr="001D2E84" w:rsidRDefault="0005561D" w:rsidP="0005561D">
      <w:pPr>
        <w:numPr>
          <w:ilvl w:val="1"/>
          <w:numId w:val="20"/>
        </w:numPr>
        <w:tabs>
          <w:tab w:val="left" w:pos="720"/>
          <w:tab w:val="left" w:pos="1080"/>
        </w:tabs>
        <w:spacing w:after="240"/>
        <w:ind w:left="1440"/>
      </w:pPr>
      <w:r w:rsidRPr="001D2E84">
        <w:t>Licenses for use on properties participating in the Division’s Ranching for Wildlife program are not available as part of the TIPs Reward Program.</w:t>
      </w:r>
    </w:p>
    <w:p w14:paraId="37866080" w14:textId="77777777" w:rsidR="0005561D" w:rsidRPr="001D2E84" w:rsidRDefault="0005561D" w:rsidP="0005561D">
      <w:pPr>
        <w:numPr>
          <w:ilvl w:val="1"/>
          <w:numId w:val="20"/>
        </w:numPr>
        <w:tabs>
          <w:tab w:val="left" w:pos="720"/>
          <w:tab w:val="left" w:pos="1080"/>
        </w:tabs>
        <w:spacing w:after="240"/>
        <w:ind w:left="1440"/>
      </w:pPr>
      <w:r w:rsidRPr="001D2E84">
        <w:t xml:space="preserve">Licenses awarded as part of the TIPs Reward Program do not confer or otherwise guarantee access to any property for the purpose of exercising the benefits of the license. Securing such access is the responsibility of the license holder.  </w:t>
      </w:r>
    </w:p>
    <w:p w14:paraId="3930E831" w14:textId="77777777" w:rsidR="0005561D" w:rsidRPr="001D2E84" w:rsidRDefault="0005561D" w:rsidP="0005561D">
      <w:pPr>
        <w:numPr>
          <w:ilvl w:val="1"/>
          <w:numId w:val="20"/>
        </w:numPr>
        <w:tabs>
          <w:tab w:val="left" w:pos="720"/>
          <w:tab w:val="left" w:pos="1080"/>
        </w:tabs>
        <w:spacing w:after="240"/>
        <w:ind w:left="1440"/>
      </w:pPr>
      <w:r w:rsidRPr="001D2E84">
        <w:t>Except as provided in 2(c)(1), all licenses awarded as part of the TIPs Reward Program must be for a season occurring within 18 months of the final judicial disposition of the charges.</w:t>
      </w:r>
    </w:p>
    <w:p w14:paraId="24486F01" w14:textId="77777777" w:rsidR="0005561D" w:rsidRPr="001D2E84" w:rsidRDefault="0005561D" w:rsidP="0005561D">
      <w:pPr>
        <w:numPr>
          <w:ilvl w:val="1"/>
          <w:numId w:val="20"/>
        </w:numPr>
        <w:tabs>
          <w:tab w:val="left" w:pos="720"/>
          <w:tab w:val="left" w:pos="1080"/>
        </w:tabs>
        <w:spacing w:after="240"/>
        <w:ind w:left="1440"/>
      </w:pPr>
      <w:r w:rsidRPr="001D2E84">
        <w:t>Licenses and preference points issued as part of the TIPs Reward Program are nontransferable.</w:t>
      </w:r>
    </w:p>
    <w:p w14:paraId="09D72C9E" w14:textId="77777777" w:rsidR="0005561D" w:rsidRPr="001D2E84" w:rsidRDefault="0005561D" w:rsidP="0005561D">
      <w:pPr>
        <w:numPr>
          <w:ilvl w:val="1"/>
          <w:numId w:val="20"/>
        </w:numPr>
        <w:tabs>
          <w:tab w:val="left" w:pos="720"/>
          <w:tab w:val="left" w:pos="1080"/>
        </w:tabs>
        <w:spacing w:after="240"/>
        <w:ind w:left="1440"/>
      </w:pPr>
      <w:r w:rsidRPr="001D2E84">
        <w:t xml:space="preserve">For the purposes of the TIPs Reward Program, “charging” means the issuance of a penalty assessment or summons and complaint and such charging decision is at the sole discretion of the investigating officer or District Attorney. </w:t>
      </w:r>
    </w:p>
    <w:p w14:paraId="1ED7662B" w14:textId="77777777" w:rsidR="0005561D" w:rsidRPr="001D2E84" w:rsidRDefault="0005561D" w:rsidP="0005561D">
      <w:pPr>
        <w:numPr>
          <w:ilvl w:val="1"/>
          <w:numId w:val="20"/>
        </w:numPr>
        <w:tabs>
          <w:tab w:val="left" w:pos="720"/>
          <w:tab w:val="left" w:pos="1080"/>
        </w:tabs>
        <w:spacing w:after="240"/>
        <w:ind w:left="1440"/>
      </w:pPr>
      <w:r w:rsidRPr="001D2E84">
        <w:lastRenderedPageBreak/>
        <w:t>While conviction is not necessary to support the awarding of a preference point or license, no applications for TIPs rewards will be accepted and no such rewards will be issued until final judicial disposition of the charges.</w:t>
      </w:r>
    </w:p>
    <w:p w14:paraId="48773F03" w14:textId="77777777" w:rsidR="0005561D" w:rsidRPr="001D2E84" w:rsidRDefault="0005561D" w:rsidP="0005561D">
      <w:pPr>
        <w:numPr>
          <w:ilvl w:val="1"/>
          <w:numId w:val="20"/>
        </w:numPr>
        <w:tabs>
          <w:tab w:val="left" w:pos="720"/>
          <w:tab w:val="left" w:pos="1080"/>
        </w:tabs>
        <w:spacing w:after="240"/>
        <w:ind w:left="1440"/>
      </w:pPr>
      <w:r w:rsidRPr="001D2E84">
        <w:t>Only one TIPs reward will be issued per poaching incident, no matter how many animals are illegally taken. Further, if more than one person reports the violation(s) and files an application, the TIPS reward will be awarded to the person the Director finds to have provided the most pertinent information regarding the violation.</w:t>
      </w:r>
    </w:p>
    <w:p w14:paraId="21B92331" w14:textId="541F2D4D" w:rsidR="0005561D" w:rsidRPr="001D2E84" w:rsidRDefault="0005561D" w:rsidP="0005561D">
      <w:pPr>
        <w:numPr>
          <w:ilvl w:val="1"/>
          <w:numId w:val="20"/>
        </w:numPr>
        <w:tabs>
          <w:tab w:val="left" w:pos="720"/>
          <w:tab w:val="left" w:pos="1080"/>
        </w:tabs>
        <w:spacing w:after="240"/>
        <w:ind w:left="1440"/>
      </w:pPr>
      <w:r w:rsidRPr="001D2E84">
        <w:t>Applications for TIPs rewards</w:t>
      </w:r>
      <w:del w:id="52" w:author="Hernandez, Hilary" w:date="2026-09-18T12:01:00Z" w16du:dateUtc="2026-09-18T18:01:00Z">
        <w:r w:rsidRPr="001D2E84" w:rsidDel="004D50A6">
          <w:delText xml:space="preserve"> must be made on forms provided by the Division</w:delText>
        </w:r>
      </w:del>
      <w:r w:rsidRPr="001D2E84">
        <w:t>, must be filed within 90 days of the judicial disposition of the charges and all applicants are subject to the following eligibility requirements:</w:t>
      </w:r>
    </w:p>
    <w:p w14:paraId="5687E51E" w14:textId="77777777" w:rsidR="0005561D" w:rsidRPr="001D2E84" w:rsidRDefault="0005561D" w:rsidP="0005561D">
      <w:pPr>
        <w:numPr>
          <w:ilvl w:val="2"/>
          <w:numId w:val="20"/>
        </w:numPr>
        <w:tabs>
          <w:tab w:val="left" w:pos="1080"/>
          <w:tab w:val="left" w:pos="1440"/>
          <w:tab w:val="left" w:pos="1800"/>
        </w:tabs>
        <w:spacing w:after="240"/>
        <w:ind w:left="1800"/>
      </w:pPr>
      <w:r w:rsidRPr="001D2E84">
        <w:t xml:space="preserve">To be eligible for a TIPs reward, a person must voluntarily come forward and report the violation, and must be willing to testify, and testify if requested, in any subsequent criminal prosecution. Information obtained through criminal investigation or court process is not considered “voluntary” for the purposes of the TIPs Reward Program. </w:t>
      </w:r>
    </w:p>
    <w:p w14:paraId="366D9354" w14:textId="77777777" w:rsidR="0005561D" w:rsidRPr="001D2E84" w:rsidRDefault="0005561D" w:rsidP="0005561D">
      <w:pPr>
        <w:numPr>
          <w:ilvl w:val="2"/>
          <w:numId w:val="20"/>
        </w:numPr>
        <w:tabs>
          <w:tab w:val="left" w:pos="1080"/>
          <w:tab w:val="left" w:pos="1440"/>
          <w:tab w:val="left" w:pos="1800"/>
        </w:tabs>
        <w:spacing w:after="240"/>
        <w:ind w:left="1800"/>
      </w:pPr>
      <w:r w:rsidRPr="001D2E84">
        <w:t>A person is eligible for only one TIPs reward per year.</w:t>
      </w:r>
    </w:p>
    <w:p w14:paraId="24B9D8C8" w14:textId="77777777" w:rsidR="0005561D" w:rsidRPr="001D2E84" w:rsidRDefault="0005561D" w:rsidP="0005561D">
      <w:pPr>
        <w:numPr>
          <w:ilvl w:val="2"/>
          <w:numId w:val="20"/>
        </w:numPr>
        <w:tabs>
          <w:tab w:val="left" w:pos="1080"/>
          <w:tab w:val="left" w:pos="1440"/>
          <w:tab w:val="left" w:pos="1800"/>
        </w:tabs>
        <w:spacing w:after="240"/>
        <w:ind w:left="1800"/>
      </w:pPr>
      <w:r w:rsidRPr="001D2E84">
        <w:t xml:space="preserve">A person is ineligible to receive a TIPs reward if they have received any other reward for reporting the violation(s), including but not limited to a monetary payment under the Operation Game Thief program. </w:t>
      </w:r>
    </w:p>
    <w:p w14:paraId="08BE2D47" w14:textId="77777777" w:rsidR="0005561D" w:rsidRPr="001D2E84" w:rsidRDefault="0005561D" w:rsidP="0005561D">
      <w:pPr>
        <w:numPr>
          <w:ilvl w:val="0"/>
          <w:numId w:val="1"/>
        </w:numPr>
        <w:tabs>
          <w:tab w:val="left" w:pos="1080"/>
          <w:tab w:val="left" w:pos="1440"/>
        </w:tabs>
        <w:spacing w:after="240"/>
      </w:pPr>
      <w:r w:rsidRPr="001D2E84">
        <w:t xml:space="preserve">A person must be eligible to apply for, possess or exercise the benefits of any license or preference point conferred through the TIPs Reward Program and must otherwise comply with all other generally applicable hunting requirements and restrictions. </w:t>
      </w:r>
    </w:p>
    <w:p w14:paraId="02DBAE40" w14:textId="77777777" w:rsidR="0005561D" w:rsidRPr="001D2E84" w:rsidRDefault="0005561D" w:rsidP="0005561D">
      <w:pPr>
        <w:numPr>
          <w:ilvl w:val="0"/>
          <w:numId w:val="1"/>
        </w:numPr>
        <w:tabs>
          <w:tab w:val="left" w:pos="1080"/>
          <w:tab w:val="left" w:pos="1440"/>
        </w:tabs>
        <w:spacing w:after="240"/>
      </w:pPr>
      <w:r w:rsidRPr="001D2E84">
        <w:t>All Division employees, and peace officers that report violation(s) to the Division as part of their law enforcement duties, are ineligible for the TIPs Reward Program.</w:t>
      </w:r>
    </w:p>
    <w:p w14:paraId="40B87C3B" w14:textId="77777777" w:rsidR="0005561D" w:rsidRPr="001D2E84" w:rsidRDefault="0005561D" w:rsidP="0005561D">
      <w:pPr>
        <w:numPr>
          <w:ilvl w:val="0"/>
          <w:numId w:val="20"/>
        </w:numPr>
        <w:tabs>
          <w:tab w:val="left" w:pos="-1440"/>
          <w:tab w:val="left" w:pos="0"/>
          <w:tab w:val="left" w:pos="360"/>
          <w:tab w:val="left" w:pos="720"/>
          <w:tab w:val="left" w:pos="1080"/>
          <w:tab w:val="left" w:pos="1530"/>
          <w:tab w:val="left" w:pos="2070"/>
          <w:tab w:val="left" w:pos="2160"/>
        </w:tabs>
        <w:spacing w:after="240"/>
        <w:rPr>
          <w:b/>
          <w:bCs/>
          <w:color w:val="000000"/>
        </w:rPr>
      </w:pPr>
      <w:r w:rsidRPr="001D2E84">
        <w:rPr>
          <w:b/>
          <w:bCs/>
          <w:color w:val="000000"/>
        </w:rPr>
        <w:t xml:space="preserve">Terrestrial Invasive Species </w:t>
      </w:r>
    </w:p>
    <w:p w14:paraId="0082B902" w14:textId="77777777" w:rsidR="0005561D" w:rsidRPr="001D2E84" w:rsidRDefault="0005561D" w:rsidP="0005561D">
      <w:pPr>
        <w:numPr>
          <w:ilvl w:val="1"/>
          <w:numId w:val="20"/>
        </w:numPr>
        <w:tabs>
          <w:tab w:val="left" w:pos="1080"/>
          <w:tab w:val="left" w:pos="1800"/>
        </w:tabs>
        <w:spacing w:after="240"/>
      </w:pPr>
      <w:r w:rsidRPr="001D2E84">
        <w:t>The following terrestrial invasive species are hereby declared to be detrimental to Colorado’s wildlife and habitat. They may be seized, captured or destroyed by the Division or its authorized agents whenever and wherever found.</w:t>
      </w:r>
    </w:p>
    <w:p w14:paraId="3200367A" w14:textId="77777777" w:rsidR="0005561D" w:rsidRPr="001D2E84" w:rsidRDefault="0005561D" w:rsidP="0005561D">
      <w:pPr>
        <w:numPr>
          <w:ilvl w:val="2"/>
          <w:numId w:val="20"/>
        </w:numPr>
        <w:tabs>
          <w:tab w:val="left" w:pos="1080"/>
          <w:tab w:val="left" w:pos="2160"/>
        </w:tabs>
        <w:spacing w:after="240"/>
        <w:ind w:left="2160"/>
      </w:pPr>
      <w:r w:rsidRPr="001D2E84">
        <w:t>Feral hog</w:t>
      </w:r>
    </w:p>
    <w:p w14:paraId="4D36BB5D" w14:textId="77777777" w:rsidR="0005561D" w:rsidRPr="001D2E84" w:rsidRDefault="0005561D" w:rsidP="0005561D">
      <w:pPr>
        <w:numPr>
          <w:ilvl w:val="2"/>
          <w:numId w:val="20"/>
        </w:numPr>
        <w:tabs>
          <w:tab w:val="left" w:pos="1080"/>
          <w:tab w:val="left" w:pos="2160"/>
        </w:tabs>
        <w:spacing w:after="240"/>
        <w:ind w:left="2160"/>
      </w:pPr>
      <w:r w:rsidRPr="001D2E84">
        <w:t>Eurasian collared-dove</w:t>
      </w:r>
    </w:p>
    <w:p w14:paraId="47BECA58" w14:textId="77777777" w:rsidR="0005561D" w:rsidRPr="001D2E84" w:rsidRDefault="0005561D" w:rsidP="0005561D">
      <w:pPr>
        <w:numPr>
          <w:ilvl w:val="2"/>
          <w:numId w:val="20"/>
        </w:numPr>
        <w:tabs>
          <w:tab w:val="left" w:pos="1080"/>
          <w:tab w:val="left" w:pos="2160"/>
        </w:tabs>
        <w:spacing w:after="240"/>
        <w:ind w:left="2160"/>
      </w:pPr>
      <w:r w:rsidRPr="001D2E84">
        <w:t>European starling</w:t>
      </w:r>
    </w:p>
    <w:p w14:paraId="7D65752C" w14:textId="77777777" w:rsidR="0005561D" w:rsidRPr="001D2E84" w:rsidRDefault="0005561D" w:rsidP="0005561D">
      <w:pPr>
        <w:numPr>
          <w:ilvl w:val="2"/>
          <w:numId w:val="20"/>
        </w:numPr>
        <w:tabs>
          <w:tab w:val="left" w:pos="1080"/>
          <w:tab w:val="left" w:pos="2160"/>
        </w:tabs>
        <w:spacing w:after="240"/>
        <w:ind w:left="2160"/>
      </w:pPr>
      <w:r w:rsidRPr="001D2E84">
        <w:t>House (English) sparrow</w:t>
      </w:r>
    </w:p>
    <w:p w14:paraId="384D05B5" w14:textId="77777777" w:rsidR="0005561D" w:rsidRPr="001D2E84" w:rsidRDefault="0005561D" w:rsidP="0005561D">
      <w:pPr>
        <w:numPr>
          <w:ilvl w:val="1"/>
          <w:numId w:val="20"/>
        </w:numPr>
        <w:tabs>
          <w:tab w:val="left" w:pos="1080"/>
          <w:tab w:val="left" w:pos="1800"/>
        </w:tabs>
        <w:spacing w:after="240"/>
      </w:pPr>
      <w:r w:rsidRPr="001D2E84">
        <w:t>No license is required for a person to hunt or take terrestrial invasive species. However, commercial hunting or taking of terrestrial invasive species is prohibited. No person shall receive compensation or attempt to receive compensation from the hunting of terrestrial invasive species in Colorado. Terrestrial invasive species may be taken year-round in any number by any method allowed for the take of big or small game. In addition, terrestrial invasive species may be taken at night with the use of artificial light and night vision equipment.</w:t>
      </w:r>
    </w:p>
    <w:p w14:paraId="7DE0B9CE" w14:textId="77777777" w:rsidR="0005561D" w:rsidRPr="001D2E84" w:rsidRDefault="0005561D" w:rsidP="0005561D">
      <w:pPr>
        <w:numPr>
          <w:ilvl w:val="2"/>
          <w:numId w:val="20"/>
        </w:numPr>
        <w:tabs>
          <w:tab w:val="left" w:pos="1080"/>
          <w:tab w:val="left" w:pos="1800"/>
        </w:tabs>
        <w:spacing w:after="240"/>
        <w:ind w:left="2160"/>
      </w:pPr>
      <w:r w:rsidRPr="001D2E84">
        <w:t>Except when counted as part of the bag and possession limit for doves in #508 of these regulations, while in the field and during transport all Eurasian collared-doves shall be fully feathered.</w:t>
      </w:r>
    </w:p>
    <w:p w14:paraId="314517DC" w14:textId="77777777" w:rsidR="0005561D" w:rsidRPr="001D2E84" w:rsidRDefault="0005561D" w:rsidP="0005561D">
      <w:pPr>
        <w:numPr>
          <w:ilvl w:val="1"/>
          <w:numId w:val="20"/>
        </w:numPr>
        <w:tabs>
          <w:tab w:val="left" w:pos="1080"/>
          <w:tab w:val="left" w:pos="1800"/>
        </w:tabs>
        <w:spacing w:after="240"/>
      </w:pPr>
      <w:r w:rsidRPr="001D2E84">
        <w:lastRenderedPageBreak/>
        <w:t>Except as authorized in writing by the Director when such release is determined to be biologically non-detrimental to Colorado’s wildlife and habitats, no person shall release terrestrial invasive species or hybrids of terrestrial invasive species in Colorado for the purpose of allowing them to run at large or otherwise facilitate the distribution or abundance of these species in Colorado.</w:t>
      </w:r>
    </w:p>
    <w:p w14:paraId="42B12EDC" w14:textId="77777777" w:rsidR="0005561D" w:rsidRPr="001D2E84" w:rsidRDefault="0005561D" w:rsidP="0005561D">
      <w:pPr>
        <w:numPr>
          <w:ilvl w:val="0"/>
          <w:numId w:val="20"/>
        </w:numPr>
        <w:tabs>
          <w:tab w:val="left" w:pos="1080"/>
          <w:tab w:val="left" w:pos="1440"/>
          <w:tab w:val="left" w:pos="1800"/>
        </w:tabs>
        <w:spacing w:after="240"/>
        <w:rPr>
          <w:b/>
          <w:bCs/>
        </w:rPr>
      </w:pPr>
      <w:r w:rsidRPr="001D2E84">
        <w:rPr>
          <w:b/>
          <w:bCs/>
        </w:rPr>
        <w:t>Hunter Education</w:t>
      </w:r>
    </w:p>
    <w:p w14:paraId="225F82E5" w14:textId="77777777" w:rsidR="0005561D" w:rsidRPr="001D2E84" w:rsidRDefault="0005561D" w:rsidP="0005561D">
      <w:pPr>
        <w:numPr>
          <w:ilvl w:val="1"/>
          <w:numId w:val="20"/>
        </w:numPr>
        <w:tabs>
          <w:tab w:val="left" w:pos="1080"/>
          <w:tab w:val="left" w:pos="1440"/>
          <w:tab w:val="left" w:pos="1800"/>
        </w:tabs>
        <w:spacing w:after="240"/>
        <w:rPr>
          <w:bCs/>
        </w:rPr>
      </w:pPr>
      <w:r w:rsidRPr="001D2E84">
        <w:rPr>
          <w:bCs/>
        </w:rPr>
        <w:t>For the purpose of this regulatory provision, the following terms have the following definitions:</w:t>
      </w:r>
    </w:p>
    <w:p w14:paraId="452D3DEB" w14:textId="77777777" w:rsidR="0005561D" w:rsidRPr="001D2E84" w:rsidRDefault="0005561D" w:rsidP="0005561D">
      <w:pPr>
        <w:numPr>
          <w:ilvl w:val="2"/>
          <w:numId w:val="20"/>
        </w:numPr>
        <w:tabs>
          <w:tab w:val="left" w:pos="1080"/>
          <w:tab w:val="left" w:pos="1440"/>
          <w:tab w:val="left" w:pos="1800"/>
        </w:tabs>
        <w:spacing w:after="240"/>
        <w:ind w:left="2160"/>
        <w:rPr>
          <w:bCs/>
        </w:rPr>
      </w:pPr>
      <w:r w:rsidRPr="001D2E84">
        <w:rPr>
          <w:b/>
          <w:bCs/>
        </w:rPr>
        <w:t xml:space="preserve">“Active Duty” </w:t>
      </w:r>
      <w:r w:rsidRPr="001D2E84">
        <w:rPr>
          <w:bCs/>
        </w:rPr>
        <w:t>means a person who is a full time employee of a U.S. military service branch under the Department of Defense and can be deployed at any time.</w:t>
      </w:r>
    </w:p>
    <w:p w14:paraId="73AD3915" w14:textId="77777777" w:rsidR="0005561D" w:rsidRPr="001D2E84" w:rsidRDefault="0005561D" w:rsidP="0005561D">
      <w:pPr>
        <w:numPr>
          <w:ilvl w:val="2"/>
          <w:numId w:val="20"/>
        </w:numPr>
        <w:tabs>
          <w:tab w:val="left" w:pos="1080"/>
          <w:tab w:val="left" w:pos="1440"/>
          <w:tab w:val="left" w:pos="1800"/>
        </w:tabs>
        <w:spacing w:after="240"/>
        <w:ind w:left="2160"/>
        <w:rPr>
          <w:bCs/>
        </w:rPr>
      </w:pPr>
      <w:r w:rsidRPr="001D2E84">
        <w:rPr>
          <w:b/>
          <w:bCs/>
        </w:rPr>
        <w:t xml:space="preserve">“National Guard” </w:t>
      </w:r>
      <w:r w:rsidRPr="001D2E84">
        <w:rPr>
          <w:bCs/>
        </w:rPr>
        <w:t>means the Army National Guard or Air National Guard that is part of an organized militia of any state within the United States of America. National Guard members are not considered active duty military personnel.</w:t>
      </w:r>
    </w:p>
    <w:p w14:paraId="5773DD3A" w14:textId="77777777" w:rsidR="0005561D" w:rsidRPr="001D2E84" w:rsidRDefault="0005561D" w:rsidP="0005561D">
      <w:pPr>
        <w:numPr>
          <w:ilvl w:val="2"/>
          <w:numId w:val="20"/>
        </w:numPr>
        <w:tabs>
          <w:tab w:val="left" w:pos="1080"/>
          <w:tab w:val="left" w:pos="1440"/>
          <w:tab w:val="left" w:pos="1800"/>
        </w:tabs>
        <w:spacing w:after="240"/>
        <w:ind w:left="2160"/>
        <w:rPr>
          <w:bCs/>
        </w:rPr>
      </w:pPr>
      <w:r w:rsidRPr="001D2E84">
        <w:rPr>
          <w:b/>
          <w:bCs/>
        </w:rPr>
        <w:t xml:space="preserve">“Reserve Duty” </w:t>
      </w:r>
      <w:r w:rsidRPr="001D2E84">
        <w:rPr>
          <w:bCs/>
        </w:rPr>
        <w:t>means a person who is trained and qualified by a U.S, military Reserve Component to be available for active duty in the armed forces when needed. Reserve members are not considered active duty military personnel.</w:t>
      </w:r>
    </w:p>
    <w:p w14:paraId="12FAEAFE" w14:textId="77777777" w:rsidR="0005561D" w:rsidRPr="001D2E84" w:rsidRDefault="0005561D" w:rsidP="0005561D">
      <w:pPr>
        <w:numPr>
          <w:ilvl w:val="2"/>
          <w:numId w:val="20"/>
        </w:numPr>
        <w:tabs>
          <w:tab w:val="left" w:pos="1080"/>
          <w:tab w:val="left" w:pos="1440"/>
          <w:tab w:val="left" w:pos="1800"/>
        </w:tabs>
        <w:spacing w:after="240"/>
        <w:ind w:left="2160"/>
        <w:rPr>
          <w:bCs/>
        </w:rPr>
      </w:pPr>
      <w:r w:rsidRPr="001D2E84">
        <w:rPr>
          <w:b/>
          <w:bCs/>
        </w:rPr>
        <w:t>“Veteran”</w:t>
      </w:r>
      <w:r w:rsidRPr="001D2E84">
        <w:rPr>
          <w:bCs/>
        </w:rPr>
        <w:t xml:space="preserve"> means a person who served in the Active Duty or Reserve Duty military or the National Guard and who was discharged or released from such service under conditions other than dishonorable. </w:t>
      </w:r>
    </w:p>
    <w:p w14:paraId="3F15BB7C" w14:textId="77777777" w:rsidR="0005561D" w:rsidRPr="001D2E84" w:rsidRDefault="0005561D" w:rsidP="0005561D">
      <w:pPr>
        <w:numPr>
          <w:ilvl w:val="1"/>
          <w:numId w:val="20"/>
        </w:numPr>
        <w:tabs>
          <w:tab w:val="left" w:pos="1080"/>
          <w:tab w:val="left" w:pos="1440"/>
        </w:tabs>
        <w:spacing w:after="240"/>
        <w:rPr>
          <w:bCs/>
        </w:rPr>
      </w:pPr>
      <w:r w:rsidRPr="001D2E84">
        <w:rPr>
          <w:bCs/>
        </w:rPr>
        <w:t>As authorized and in accordance with §33-6-107(8) and §33-6-107(10) C.R.S, these regulations establish requirements for Colorado’s hunter education certification program. Hunter education classes within this state must include a minimum of 10 hours of instruction, including, but not limited to, the topics of wildlife management, wildlife identification, firearms safety, ethics, and laws and regulations. A portion of the course curriculum must also include hands-on activities where students demonstrate, at a minimum, safe firearms handling and a live fire exercise. Students must also pass a written test to successfully complete the course. Except as provided in regulation #002(N)(3) below, any person born on or after January 1, 1949, must have a valid hunter education certificate prior to hunting, trapping, or purchasing any hunting license in accordance with §33-6-107(8) and §33-6-107(10) C.R.S.</w:t>
      </w:r>
    </w:p>
    <w:p w14:paraId="3FC65A24" w14:textId="77777777" w:rsidR="0005561D" w:rsidRPr="001D2E84" w:rsidRDefault="0005561D" w:rsidP="0005561D">
      <w:pPr>
        <w:numPr>
          <w:ilvl w:val="1"/>
          <w:numId w:val="20"/>
        </w:numPr>
        <w:tabs>
          <w:tab w:val="left" w:pos="1080"/>
          <w:tab w:val="left" w:pos="1440"/>
        </w:tabs>
        <w:spacing w:after="240"/>
        <w:rPr>
          <w:bCs/>
        </w:rPr>
      </w:pPr>
      <w:r w:rsidRPr="001D2E84">
        <w:rPr>
          <w:bCs/>
        </w:rPr>
        <w:t>Allowable hunter education course delivery options and methods are as follows:</w:t>
      </w:r>
    </w:p>
    <w:p w14:paraId="377CE59B" w14:textId="77777777" w:rsidR="0005561D" w:rsidRPr="001D2E84" w:rsidRDefault="0005561D" w:rsidP="0005561D">
      <w:pPr>
        <w:numPr>
          <w:ilvl w:val="2"/>
          <w:numId w:val="20"/>
        </w:numPr>
        <w:tabs>
          <w:tab w:val="left" w:pos="1080"/>
          <w:tab w:val="left" w:pos="1440"/>
          <w:tab w:val="left" w:pos="1800"/>
        </w:tabs>
        <w:spacing w:after="240"/>
        <w:ind w:left="2160"/>
        <w:rPr>
          <w:bCs/>
        </w:rPr>
      </w:pPr>
      <w:r w:rsidRPr="001D2E84">
        <w:rPr>
          <w:bCs/>
        </w:rPr>
        <w:t>Traditional class- 10 hours, minimum, in a standard classroom setting that includes hands-on learning activities. Additional time beyond the 10 hour requirement is also necessary to complete the written test and live fire exercise.</w:t>
      </w:r>
    </w:p>
    <w:p w14:paraId="4D812C92" w14:textId="77777777" w:rsidR="0005561D" w:rsidRPr="001D2E84" w:rsidRDefault="0005561D" w:rsidP="0005561D">
      <w:pPr>
        <w:numPr>
          <w:ilvl w:val="2"/>
          <w:numId w:val="20"/>
        </w:numPr>
        <w:tabs>
          <w:tab w:val="left" w:pos="1080"/>
          <w:tab w:val="left" w:pos="1440"/>
          <w:tab w:val="left" w:pos="1800"/>
        </w:tabs>
        <w:spacing w:after="240"/>
        <w:ind w:left="2160"/>
        <w:rPr>
          <w:bCs/>
        </w:rPr>
      </w:pPr>
      <w:r w:rsidRPr="001D2E84">
        <w:rPr>
          <w:bCs/>
        </w:rPr>
        <w:t>Internet course with conclusion class- The internet portion of the class is credited with 6 hours of study. A 4-6 hour, in-person, conclusion class is required and will cover laws and regulations, wildlife identification, and hands-on firearms activities. Additional time beyond the 4-6 hour requirement is also necessary to complete the written test and live fire exercise.</w:t>
      </w:r>
    </w:p>
    <w:p w14:paraId="6F97BEE5" w14:textId="77777777" w:rsidR="0005561D" w:rsidRPr="001D2E84" w:rsidRDefault="0005561D" w:rsidP="0005561D">
      <w:pPr>
        <w:numPr>
          <w:ilvl w:val="0"/>
          <w:numId w:val="4"/>
        </w:numPr>
        <w:tabs>
          <w:tab w:val="left" w:pos="1080"/>
          <w:tab w:val="left" w:pos="1440"/>
          <w:tab w:val="left" w:pos="1800"/>
        </w:tabs>
        <w:spacing w:after="240"/>
        <w:rPr>
          <w:bCs/>
        </w:rPr>
      </w:pPr>
      <w:r w:rsidRPr="001D2E84">
        <w:rPr>
          <w:bCs/>
        </w:rPr>
        <w:t xml:space="preserve">A person age 50 and older may complete a one-time test-out of the hunter education certification requirements by passing a timed hunter education test online with a score of 90% or above. This online test can only be taken once. </w:t>
      </w:r>
    </w:p>
    <w:p w14:paraId="2B833993" w14:textId="77777777" w:rsidR="0005561D" w:rsidRPr="001D2E84" w:rsidRDefault="0005561D" w:rsidP="0005561D">
      <w:pPr>
        <w:numPr>
          <w:ilvl w:val="0"/>
          <w:numId w:val="4"/>
        </w:numPr>
        <w:tabs>
          <w:tab w:val="left" w:pos="1080"/>
          <w:tab w:val="left" w:pos="1440"/>
          <w:tab w:val="left" w:pos="1800"/>
        </w:tabs>
        <w:spacing w:after="240"/>
        <w:rPr>
          <w:bCs/>
        </w:rPr>
      </w:pPr>
      <w:r w:rsidRPr="001D2E84">
        <w:rPr>
          <w:bCs/>
        </w:rPr>
        <w:t xml:space="preserve">U.S. military veterans, active duty, reserve duty and National Guard members may complete a one-time test-out of the hunter education certification </w:t>
      </w:r>
      <w:r w:rsidRPr="001D2E84">
        <w:rPr>
          <w:bCs/>
        </w:rPr>
        <w:lastRenderedPageBreak/>
        <w:t>requirements by passing a timed hunter education test online with a score of 90% or above. This online test can only be taken once. Military personnel must bring test certificate and military identification to a CPW office to verify military status and obtain a hunter education certificate. To qualify, a veteran must be discharged under conditions other than dishonorable. Acceptable forms of military identification include:</w:t>
      </w:r>
    </w:p>
    <w:p w14:paraId="644482E8" w14:textId="77777777" w:rsidR="0005561D" w:rsidRPr="001D2E84" w:rsidRDefault="0005561D" w:rsidP="0005561D">
      <w:pPr>
        <w:numPr>
          <w:ilvl w:val="1"/>
          <w:numId w:val="4"/>
        </w:numPr>
        <w:tabs>
          <w:tab w:val="left" w:pos="1080"/>
          <w:tab w:val="left" w:pos="1440"/>
          <w:tab w:val="left" w:pos="1800"/>
        </w:tabs>
        <w:spacing w:after="240"/>
        <w:rPr>
          <w:bCs/>
        </w:rPr>
      </w:pPr>
      <w:r w:rsidRPr="001D2E84">
        <w:rPr>
          <w:bCs/>
        </w:rPr>
        <w:t>DD 214;</w:t>
      </w:r>
    </w:p>
    <w:p w14:paraId="335EFB90" w14:textId="77777777" w:rsidR="0005561D" w:rsidRPr="001D2E84" w:rsidRDefault="0005561D" w:rsidP="0005561D">
      <w:pPr>
        <w:numPr>
          <w:ilvl w:val="1"/>
          <w:numId w:val="4"/>
        </w:numPr>
        <w:tabs>
          <w:tab w:val="left" w:pos="1080"/>
          <w:tab w:val="left" w:pos="1440"/>
          <w:tab w:val="left" w:pos="1800"/>
        </w:tabs>
        <w:spacing w:after="240"/>
        <w:rPr>
          <w:bCs/>
        </w:rPr>
      </w:pPr>
      <w:r w:rsidRPr="001D2E84">
        <w:rPr>
          <w:bCs/>
        </w:rPr>
        <w:t>DD Form 2;</w:t>
      </w:r>
    </w:p>
    <w:p w14:paraId="5DE591C3" w14:textId="77777777" w:rsidR="0005561D" w:rsidRPr="001D2E84" w:rsidRDefault="0005561D" w:rsidP="0005561D">
      <w:pPr>
        <w:numPr>
          <w:ilvl w:val="1"/>
          <w:numId w:val="4"/>
        </w:numPr>
        <w:tabs>
          <w:tab w:val="left" w:pos="1080"/>
          <w:tab w:val="left" w:pos="1440"/>
          <w:tab w:val="left" w:pos="1800"/>
        </w:tabs>
        <w:spacing w:after="240"/>
        <w:rPr>
          <w:bCs/>
        </w:rPr>
      </w:pPr>
      <w:r w:rsidRPr="001D2E84">
        <w:rPr>
          <w:bCs/>
        </w:rPr>
        <w:t>DD Form 2765;</w:t>
      </w:r>
    </w:p>
    <w:p w14:paraId="4B15C67F" w14:textId="77777777" w:rsidR="0005561D" w:rsidRPr="001D2E84" w:rsidRDefault="0005561D" w:rsidP="0005561D">
      <w:pPr>
        <w:numPr>
          <w:ilvl w:val="1"/>
          <w:numId w:val="4"/>
        </w:numPr>
        <w:tabs>
          <w:tab w:val="left" w:pos="1080"/>
          <w:tab w:val="left" w:pos="1440"/>
          <w:tab w:val="left" w:pos="1800"/>
        </w:tabs>
        <w:spacing w:after="240"/>
        <w:rPr>
          <w:bCs/>
        </w:rPr>
      </w:pPr>
      <w:r w:rsidRPr="001D2E84">
        <w:rPr>
          <w:bCs/>
        </w:rPr>
        <w:t>Active, retired, veteran military identification card;</w:t>
      </w:r>
    </w:p>
    <w:p w14:paraId="1D6CDC1E" w14:textId="77777777" w:rsidR="0005561D" w:rsidRPr="001D2E84" w:rsidRDefault="0005561D" w:rsidP="0005561D">
      <w:pPr>
        <w:numPr>
          <w:ilvl w:val="1"/>
          <w:numId w:val="4"/>
        </w:numPr>
        <w:tabs>
          <w:tab w:val="left" w:pos="1080"/>
          <w:tab w:val="left" w:pos="1440"/>
          <w:tab w:val="left" w:pos="1800"/>
        </w:tabs>
        <w:spacing w:after="240"/>
        <w:rPr>
          <w:bCs/>
        </w:rPr>
      </w:pPr>
      <w:r w:rsidRPr="001D2E84">
        <w:rPr>
          <w:bCs/>
        </w:rPr>
        <w:t>A current Colorado Drivers License or state issued identification card with the word “veteran” printed on it as specified in 42-2-303(5)(a) C.R.S.;</w:t>
      </w:r>
    </w:p>
    <w:p w14:paraId="7445268A" w14:textId="77777777" w:rsidR="0005561D" w:rsidRPr="001D2E84" w:rsidRDefault="0005561D" w:rsidP="0005561D">
      <w:pPr>
        <w:numPr>
          <w:ilvl w:val="1"/>
          <w:numId w:val="4"/>
        </w:numPr>
        <w:tabs>
          <w:tab w:val="left" w:pos="1080"/>
          <w:tab w:val="left" w:pos="1440"/>
          <w:tab w:val="left" w:pos="1800"/>
        </w:tabs>
        <w:spacing w:after="240"/>
        <w:rPr>
          <w:bCs/>
        </w:rPr>
      </w:pPr>
      <w:r w:rsidRPr="001D2E84">
        <w:rPr>
          <w:bCs/>
        </w:rPr>
        <w:t>VA medical card.</w:t>
      </w:r>
    </w:p>
    <w:p w14:paraId="1BE46C74" w14:textId="77777777" w:rsidR="0005561D" w:rsidRPr="001D2E84" w:rsidRDefault="0005561D" w:rsidP="0005561D">
      <w:pPr>
        <w:numPr>
          <w:ilvl w:val="0"/>
          <w:numId w:val="4"/>
        </w:numPr>
        <w:tabs>
          <w:tab w:val="left" w:pos="1080"/>
          <w:tab w:val="left" w:pos="2160"/>
        </w:tabs>
        <w:spacing w:after="240"/>
        <w:rPr>
          <w:bCs/>
        </w:rPr>
      </w:pPr>
      <w:r w:rsidRPr="001D2E84">
        <w:rPr>
          <w:shd w:val="clear" w:color="auto" w:fill="FFFFFF"/>
        </w:rPr>
        <w:t>The Director is authorized to grant temporary exemptions that allow hunter education to be delivered online when the Director determines such exemptions are reasonably necessary to ensure compliance with applicable public health directives related to extreme unforeseen circumstances or where otherwise necessary for the protection of public health, safety and welfare.</w:t>
      </w:r>
      <w:r w:rsidRPr="001D2E84">
        <w:br/>
      </w:r>
      <w:r w:rsidRPr="001D2E84">
        <w:rPr>
          <w:shd w:val="clear" w:color="auto" w:fill="FFFFFF"/>
        </w:rPr>
        <w:t>Such exemptions shall be dated, contain an expiration date and be posted on the CPW website. Such exemptions shall be effective upon posting to the CPW website.</w:t>
      </w:r>
    </w:p>
    <w:p w14:paraId="25215C68" w14:textId="77777777" w:rsidR="0005561D" w:rsidRPr="001D2E84" w:rsidRDefault="0005561D" w:rsidP="0005561D">
      <w:pPr>
        <w:numPr>
          <w:ilvl w:val="1"/>
          <w:numId w:val="20"/>
        </w:numPr>
        <w:tabs>
          <w:tab w:val="left" w:pos="1080"/>
          <w:tab w:val="left" w:pos="1440"/>
          <w:tab w:val="left" w:pos="1800"/>
        </w:tabs>
        <w:spacing w:after="240"/>
        <w:rPr>
          <w:bCs/>
        </w:rPr>
      </w:pPr>
      <w:r w:rsidRPr="001D2E84">
        <w:rPr>
          <w:bCs/>
        </w:rPr>
        <w:t>Exceptions to the hunter education certification requirements are as follows:</w:t>
      </w:r>
    </w:p>
    <w:p w14:paraId="0BE2D973" w14:textId="77777777" w:rsidR="0005561D" w:rsidRPr="001D2E84" w:rsidRDefault="0005561D" w:rsidP="0005561D">
      <w:pPr>
        <w:numPr>
          <w:ilvl w:val="2"/>
          <w:numId w:val="20"/>
        </w:numPr>
        <w:spacing w:after="240"/>
        <w:ind w:left="2160"/>
        <w:rPr>
          <w:bCs/>
        </w:rPr>
      </w:pPr>
      <w:r w:rsidRPr="001D2E84">
        <w:rPr>
          <w:bCs/>
        </w:rPr>
        <w:t>A person 10 years of age or older who obtains an apprentice certificate. An apprentice certificate can only be obtained twice and is valid for a one year period, identified as April 1-March 31 annually. Apprentice certificate holders must be personally accompanied by, and in voice and visual contact with a mentor while hunting. A mentor may oversee no more than 2 apprentices at a time and must carry proof of hunter education and age while in the field.</w:t>
      </w:r>
    </w:p>
    <w:p w14:paraId="18BCD830" w14:textId="77777777" w:rsidR="0005561D" w:rsidRPr="001D2E84" w:rsidRDefault="0005561D" w:rsidP="0005561D">
      <w:pPr>
        <w:numPr>
          <w:ilvl w:val="0"/>
          <w:numId w:val="20"/>
        </w:numPr>
        <w:tabs>
          <w:tab w:val="left" w:pos="1170"/>
        </w:tabs>
        <w:spacing w:after="240"/>
        <w:ind w:left="1170" w:hanging="450"/>
        <w:rPr>
          <w:b/>
          <w:bCs/>
        </w:rPr>
      </w:pPr>
      <w:r w:rsidRPr="001D2E84">
        <w:rPr>
          <w:b/>
          <w:bCs/>
        </w:rPr>
        <w:t>Antler and Horn Collection</w:t>
      </w:r>
    </w:p>
    <w:p w14:paraId="1FBE60E3" w14:textId="77777777" w:rsidR="0005561D" w:rsidRPr="001D2E84" w:rsidRDefault="0005561D" w:rsidP="0005561D">
      <w:pPr>
        <w:tabs>
          <w:tab w:val="left" w:pos="1170"/>
        </w:tabs>
        <w:spacing w:after="240"/>
        <w:ind w:left="720"/>
        <w:rPr>
          <w:b/>
          <w:bCs/>
        </w:rPr>
      </w:pPr>
      <w:r w:rsidRPr="001D2E84">
        <w:t>These regulations govern the collection of shed antlers, shed horns, or antlers or horns naturally attached to skull plates.</w:t>
      </w:r>
    </w:p>
    <w:p w14:paraId="6597A7D3" w14:textId="77777777" w:rsidR="0005561D" w:rsidRPr="001D2E84" w:rsidRDefault="0005561D" w:rsidP="0005561D">
      <w:pPr>
        <w:numPr>
          <w:ilvl w:val="1"/>
          <w:numId w:val="20"/>
        </w:numPr>
        <w:tabs>
          <w:tab w:val="left" w:pos="720"/>
          <w:tab w:val="left" w:pos="1080"/>
        </w:tabs>
        <w:spacing w:after="240"/>
        <w:ind w:left="1440"/>
      </w:pPr>
      <w:r w:rsidRPr="001D2E84">
        <w:t xml:space="preserve">On any lands east of I-25, any person may, with lawful access, collect shed antlers or horns at any time. On private lands west of I-25, any person may, with lawful access, collect shed antlers or horns at any time. Public lands west of I-25 are closed to collection from January 1 through April 30, annually. On public lands west of I-25, any person may collect shed antlers or horns from May 1 through December 31, annually, except in GMUs 54, 55, 66, 67, and 551 where the collection of shed antlers or horns shall further be prohibited between legal sunset and 10:00 AM from May 1 through May 15 annually. </w:t>
      </w:r>
    </w:p>
    <w:p w14:paraId="060E2ECF" w14:textId="77777777" w:rsidR="0005561D" w:rsidRPr="001D2E84" w:rsidRDefault="0005561D" w:rsidP="0005561D">
      <w:pPr>
        <w:numPr>
          <w:ilvl w:val="1"/>
          <w:numId w:val="20"/>
        </w:numPr>
        <w:tabs>
          <w:tab w:val="left" w:pos="720"/>
          <w:tab w:val="left" w:pos="1080"/>
        </w:tabs>
        <w:spacing w:after="240"/>
        <w:ind w:left="1440"/>
      </w:pPr>
      <w:r w:rsidRPr="001D2E84">
        <w:t xml:space="preserve">Possession of antlers or horns on public lands west of I-25 from January 1 through April 30 is prohibited. Possession of antlers or horns on public lands in GMUs 54, 55, 66, 67, and 551 between legal sunset and 10:00 AM from May 1 through May 15 annually is prohibited. Possession of antlers or horns on private property without lawful access is prohibited. Each antler or horn will be treated singularly for the purpose of this regulation, </w:t>
      </w:r>
      <w:r w:rsidRPr="001D2E84">
        <w:lastRenderedPageBreak/>
        <w:t xml:space="preserve">unless naturally attached together on a skull plate. </w:t>
      </w:r>
    </w:p>
    <w:p w14:paraId="692676EA" w14:textId="77777777" w:rsidR="0005561D" w:rsidRPr="001D2E84" w:rsidRDefault="0005561D" w:rsidP="0005561D">
      <w:pPr>
        <w:numPr>
          <w:ilvl w:val="1"/>
          <w:numId w:val="20"/>
        </w:numPr>
        <w:tabs>
          <w:tab w:val="left" w:pos="720"/>
          <w:tab w:val="left" w:pos="1080"/>
        </w:tabs>
        <w:spacing w:after="240"/>
        <w:ind w:left="1440"/>
      </w:pPr>
      <w:r w:rsidRPr="001D2E84">
        <w:t>For the purpose of this regulatory provision, the following terms have the following definitions:</w:t>
      </w:r>
    </w:p>
    <w:p w14:paraId="03ACE64C" w14:textId="77777777" w:rsidR="0005561D" w:rsidRPr="001D2E84" w:rsidRDefault="0005561D" w:rsidP="0005561D">
      <w:pPr>
        <w:numPr>
          <w:ilvl w:val="2"/>
          <w:numId w:val="20"/>
        </w:numPr>
        <w:tabs>
          <w:tab w:val="left" w:pos="720"/>
          <w:tab w:val="left" w:pos="1080"/>
        </w:tabs>
        <w:spacing w:after="240"/>
        <w:ind w:left="1800"/>
      </w:pPr>
      <w:r w:rsidRPr="001D2E84">
        <w:t>“</w:t>
      </w:r>
      <w:r w:rsidRPr="001D2E84">
        <w:rPr>
          <w:b/>
        </w:rPr>
        <w:t>Antlers”</w:t>
      </w:r>
      <w:r w:rsidRPr="001D2E84">
        <w:t xml:space="preserve"> means the bony, deciduous appendages protruding from the heads of members of the deer family (Cervidae), including deer, elk, and moose.</w:t>
      </w:r>
    </w:p>
    <w:p w14:paraId="1B0BABAE" w14:textId="77777777" w:rsidR="0005561D" w:rsidRPr="001D2E84" w:rsidRDefault="0005561D" w:rsidP="0005561D">
      <w:pPr>
        <w:numPr>
          <w:ilvl w:val="2"/>
          <w:numId w:val="20"/>
        </w:numPr>
        <w:tabs>
          <w:tab w:val="left" w:pos="720"/>
          <w:tab w:val="left" w:pos="1080"/>
        </w:tabs>
        <w:spacing w:after="240"/>
        <w:ind w:left="1800"/>
      </w:pPr>
      <w:r w:rsidRPr="001D2E84">
        <w:rPr>
          <w:b/>
        </w:rPr>
        <w:t xml:space="preserve">“Collect” </w:t>
      </w:r>
      <w:r w:rsidRPr="001D2E84">
        <w:t>means to search for, locate, stockpile, or possess shed antlers, shed horns, or antlers or horns naturally attached to skull plates of big game animals on public land or attempt to search for, locate, stockpile, or possess shed antlers, shed horns, or antlers or horns naturally attached to skull plates of big game animals on public land.</w:t>
      </w:r>
    </w:p>
    <w:p w14:paraId="29C60349" w14:textId="77777777" w:rsidR="0005561D" w:rsidRPr="001D2E84" w:rsidRDefault="0005561D" w:rsidP="0005561D">
      <w:pPr>
        <w:numPr>
          <w:ilvl w:val="2"/>
          <w:numId w:val="20"/>
        </w:numPr>
        <w:tabs>
          <w:tab w:val="left" w:pos="720"/>
          <w:tab w:val="left" w:pos="1080"/>
        </w:tabs>
        <w:spacing w:after="240"/>
        <w:ind w:left="1800"/>
      </w:pPr>
      <w:r w:rsidRPr="001D2E84">
        <w:rPr>
          <w:b/>
        </w:rPr>
        <w:t>“Horns”</w:t>
      </w:r>
      <w:r w:rsidRPr="001D2E84">
        <w:t xml:space="preserve"> means the hard, permanent or deciduous appendages protruding from the heads of bighorn sheep, wild bison, mountain goats, or pronghorn.</w:t>
      </w:r>
    </w:p>
    <w:p w14:paraId="2C78CF87" w14:textId="77777777" w:rsidR="0005561D" w:rsidRPr="001D2E84" w:rsidRDefault="0005561D" w:rsidP="0005561D">
      <w:pPr>
        <w:numPr>
          <w:ilvl w:val="2"/>
          <w:numId w:val="20"/>
        </w:numPr>
        <w:tabs>
          <w:tab w:val="left" w:pos="720"/>
          <w:tab w:val="left" w:pos="1080"/>
        </w:tabs>
        <w:spacing w:after="240"/>
        <w:ind w:left="1800"/>
      </w:pPr>
      <w:r w:rsidRPr="001D2E84">
        <w:rPr>
          <w:b/>
        </w:rPr>
        <w:t xml:space="preserve">“Public land(s)” </w:t>
      </w:r>
      <w:r w:rsidRPr="001D2E84">
        <w:t>means federal lands and lands owned or administered by the Division.</w:t>
      </w:r>
    </w:p>
    <w:p w14:paraId="31BE36E0" w14:textId="77777777" w:rsidR="0005561D" w:rsidRPr="001D2E84" w:rsidRDefault="0005561D" w:rsidP="0005561D">
      <w:pPr>
        <w:numPr>
          <w:ilvl w:val="2"/>
          <w:numId w:val="20"/>
        </w:numPr>
        <w:tabs>
          <w:tab w:val="left" w:pos="720"/>
          <w:tab w:val="left" w:pos="1080"/>
        </w:tabs>
        <w:spacing w:after="240"/>
        <w:ind w:left="1800"/>
      </w:pPr>
      <w:r w:rsidRPr="001D2E84">
        <w:rPr>
          <w:b/>
        </w:rPr>
        <w:t>“Shed antler”</w:t>
      </w:r>
      <w:r w:rsidRPr="001D2E84">
        <w:t xml:space="preserve"> or </w:t>
      </w:r>
      <w:r w:rsidRPr="001D2E84">
        <w:rPr>
          <w:b/>
        </w:rPr>
        <w:t>“shed horn”</w:t>
      </w:r>
      <w:r w:rsidRPr="001D2E84">
        <w:t xml:space="preserve"> means one or more antlers and/or horns having become naturally separated from the skull. </w:t>
      </w:r>
    </w:p>
    <w:p w14:paraId="694BF821" w14:textId="77777777" w:rsidR="0005561D" w:rsidRPr="001D2E84" w:rsidRDefault="0005561D" w:rsidP="0005561D">
      <w:pPr>
        <w:numPr>
          <w:ilvl w:val="0"/>
          <w:numId w:val="20"/>
        </w:numPr>
        <w:spacing w:after="240"/>
        <w:rPr>
          <w:b/>
        </w:rPr>
      </w:pPr>
      <w:r w:rsidRPr="001D2E84">
        <w:rPr>
          <w:b/>
        </w:rPr>
        <w:t>Wildlife License Prices</w:t>
      </w:r>
    </w:p>
    <w:p w14:paraId="227AF224" w14:textId="77777777" w:rsidR="0005561D" w:rsidRPr="001D2E84" w:rsidRDefault="0005561D" w:rsidP="0005561D">
      <w:pPr>
        <w:spacing w:after="240"/>
        <w:ind w:left="720"/>
      </w:pPr>
      <w:r w:rsidRPr="001D2E84">
        <w:t>Upon the effectiveness of SB 18-143, wildlife license prices will remain at the price provided in Appendix F, until further amended by regulation.</w:t>
      </w:r>
    </w:p>
    <w:p w14:paraId="61A814FC" w14:textId="77777777" w:rsidR="0005561D" w:rsidRPr="001D2E84" w:rsidRDefault="0005561D" w:rsidP="0005561D">
      <w:pPr>
        <w:numPr>
          <w:ilvl w:val="0"/>
          <w:numId w:val="20"/>
        </w:numPr>
        <w:tabs>
          <w:tab w:val="left" w:pos="1260"/>
        </w:tabs>
        <w:spacing w:after="240"/>
        <w:rPr>
          <w:b/>
        </w:rPr>
      </w:pPr>
      <w:r w:rsidRPr="001D2E84">
        <w:rPr>
          <w:b/>
        </w:rPr>
        <w:t>Lifetime Resident Licenses</w:t>
      </w:r>
    </w:p>
    <w:p w14:paraId="0839F373" w14:textId="77777777" w:rsidR="0005561D" w:rsidRPr="001D2E84" w:rsidRDefault="0005561D" w:rsidP="0005561D">
      <w:pPr>
        <w:numPr>
          <w:ilvl w:val="1"/>
          <w:numId w:val="20"/>
        </w:numPr>
        <w:tabs>
          <w:tab w:val="left" w:pos="720"/>
          <w:tab w:val="left" w:pos="1080"/>
        </w:tabs>
        <w:spacing w:after="240"/>
        <w:ind w:left="1440"/>
      </w:pPr>
      <w:r w:rsidRPr="001D2E84">
        <w:rPr>
          <w:b/>
        </w:rPr>
        <w:t>Veterans Resident Lifetime License</w:t>
      </w:r>
      <w:r w:rsidRPr="001D2E84">
        <w:t xml:space="preserve"> - Any resident of the state who has received a purple heart for service in the United States armed forces or who is a disabled veteran as defined in state statute 33-4-104 (3) (b) may obtain, free of charge, a veterans resident lifetime combination small game hunting and fishing license, pursuant to 33-4-104 (3), C.R.S. The lifetime license will only remain valid as long as the individual maintains their Colorado residency as defined in 33-1-102 (38) (a), C.R.S.</w:t>
      </w:r>
    </w:p>
    <w:p w14:paraId="323D2578" w14:textId="77777777" w:rsidR="0005561D" w:rsidRPr="001D2E84" w:rsidRDefault="0005561D" w:rsidP="0005561D">
      <w:pPr>
        <w:numPr>
          <w:ilvl w:val="0"/>
          <w:numId w:val="7"/>
        </w:numPr>
        <w:tabs>
          <w:tab w:val="left" w:pos="720"/>
          <w:tab w:val="left" w:pos="1080"/>
        </w:tabs>
        <w:spacing w:after="240"/>
      </w:pPr>
      <w:r w:rsidRPr="001D2E84">
        <w:t>In order to qualify for a veterans resident lifetime combination license, a resident must provide the following written proof to the Division:</w:t>
      </w:r>
    </w:p>
    <w:p w14:paraId="6ED34A40" w14:textId="77777777" w:rsidR="0005561D" w:rsidRPr="001D2E84" w:rsidRDefault="0005561D" w:rsidP="0005561D">
      <w:pPr>
        <w:numPr>
          <w:ilvl w:val="0"/>
          <w:numId w:val="8"/>
        </w:numPr>
        <w:tabs>
          <w:tab w:val="left" w:pos="720"/>
          <w:tab w:val="left" w:pos="1080"/>
        </w:tabs>
        <w:spacing w:after="240"/>
      </w:pPr>
      <w:r w:rsidRPr="001D2E84">
        <w:t>A letter from the Veterans Administration indicating a 50% or greater overall-combined rating for service connected disability; or</w:t>
      </w:r>
    </w:p>
    <w:p w14:paraId="3AD47B67" w14:textId="77777777" w:rsidR="0005561D" w:rsidRPr="001D2E84" w:rsidRDefault="0005561D" w:rsidP="0005561D">
      <w:pPr>
        <w:numPr>
          <w:ilvl w:val="0"/>
          <w:numId w:val="8"/>
        </w:numPr>
        <w:tabs>
          <w:tab w:val="left" w:pos="720"/>
          <w:tab w:val="left" w:pos="1080"/>
        </w:tabs>
        <w:spacing w:after="240"/>
      </w:pPr>
      <w:r w:rsidRPr="001D2E84">
        <w:t>A Purple Heart award certificate; or</w:t>
      </w:r>
    </w:p>
    <w:p w14:paraId="048EE587" w14:textId="77777777" w:rsidR="0005561D" w:rsidRPr="001D2E84" w:rsidRDefault="0005561D" w:rsidP="0005561D">
      <w:pPr>
        <w:numPr>
          <w:ilvl w:val="0"/>
          <w:numId w:val="8"/>
        </w:numPr>
        <w:tabs>
          <w:tab w:val="left" w:pos="720"/>
          <w:tab w:val="left" w:pos="1080"/>
        </w:tabs>
        <w:spacing w:after="240"/>
      </w:pPr>
      <w:r w:rsidRPr="001D2E84">
        <w:t xml:space="preserve">A DD214 Form from the United States Defense Department showing decoration of a Purple Heart. </w:t>
      </w:r>
    </w:p>
    <w:p w14:paraId="79082DFA" w14:textId="77777777" w:rsidR="0005561D" w:rsidRPr="001D2E84" w:rsidRDefault="0005561D" w:rsidP="0005561D">
      <w:pPr>
        <w:numPr>
          <w:ilvl w:val="0"/>
          <w:numId w:val="7"/>
        </w:numPr>
        <w:tabs>
          <w:tab w:val="left" w:pos="720"/>
          <w:tab w:val="left" w:pos="1080"/>
        </w:tabs>
        <w:spacing w:after="240"/>
      </w:pPr>
      <w:r w:rsidRPr="001D2E84">
        <w:t xml:space="preserve">Proof of hunter education certification is also required for the small game hunting component of this license. A veteran’s resident lifetime fishing license alone will be issued in the absence of hunter education certification, until such certification is provided to the Division. </w:t>
      </w:r>
    </w:p>
    <w:p w14:paraId="49D8CA07" w14:textId="77777777" w:rsidR="0005561D" w:rsidRPr="001D2E84" w:rsidRDefault="0005561D" w:rsidP="0005561D">
      <w:pPr>
        <w:numPr>
          <w:ilvl w:val="1"/>
          <w:numId w:val="20"/>
        </w:numPr>
        <w:tabs>
          <w:tab w:val="left" w:pos="720"/>
          <w:tab w:val="left" w:pos="1080"/>
        </w:tabs>
        <w:spacing w:after="240"/>
        <w:ind w:left="1440"/>
      </w:pPr>
      <w:r w:rsidRPr="001D2E84">
        <w:rPr>
          <w:b/>
        </w:rPr>
        <w:t xml:space="preserve">Disabled Resident Lifetime Fishing License – </w:t>
      </w:r>
      <w:r w:rsidRPr="001D2E84">
        <w:t xml:space="preserve">Any resident of the state who is totally and permanently disabled may obtain, free of charge, a disabled resident lifetime fishing license. The lifetime license will only remain valid as long as the individual maintains their </w:t>
      </w:r>
      <w:r w:rsidRPr="001D2E84">
        <w:lastRenderedPageBreak/>
        <w:t>Colorado residency as defined in 33-1-102 (38) (a), C.R.S.</w:t>
      </w:r>
    </w:p>
    <w:p w14:paraId="1CCB5246" w14:textId="77777777" w:rsidR="0005561D" w:rsidRPr="001D2E84" w:rsidRDefault="0005561D" w:rsidP="0005561D">
      <w:pPr>
        <w:numPr>
          <w:ilvl w:val="0"/>
          <w:numId w:val="11"/>
        </w:numPr>
        <w:spacing w:after="240"/>
        <w:jc w:val="both"/>
      </w:pPr>
      <w:r w:rsidRPr="001D2E84">
        <w:t>In order to qualify for a disabled resident lifetime fishing license, a resident must provide the following written proof to the Division:</w:t>
      </w:r>
    </w:p>
    <w:p w14:paraId="3F201834" w14:textId="77777777" w:rsidR="0005561D" w:rsidRPr="001D2E84" w:rsidRDefault="0005561D" w:rsidP="0005561D">
      <w:pPr>
        <w:numPr>
          <w:ilvl w:val="1"/>
          <w:numId w:val="11"/>
        </w:numPr>
        <w:spacing w:after="240"/>
        <w:jc w:val="both"/>
      </w:pPr>
      <w:r w:rsidRPr="001D2E84">
        <w:t>A “Final Admission of Liability” form from the Division of Workers Compensation that indicates a total and permanent disability; or</w:t>
      </w:r>
    </w:p>
    <w:p w14:paraId="4D4D5563" w14:textId="77777777" w:rsidR="0005561D" w:rsidRPr="001D2E84" w:rsidRDefault="0005561D" w:rsidP="0005561D">
      <w:pPr>
        <w:numPr>
          <w:ilvl w:val="1"/>
          <w:numId w:val="11"/>
        </w:numPr>
        <w:spacing w:after="240"/>
        <w:jc w:val="both"/>
      </w:pPr>
      <w:r w:rsidRPr="001D2E84">
        <w:t xml:space="preserve">A fully completed Division “Physician’s Affidavit” signed by a licensed physician attesting that the resident meets the definition of a total and permanent disability. A </w:t>
      </w:r>
      <w:r w:rsidRPr="001D2E84">
        <w:rPr>
          <w:b/>
        </w:rPr>
        <w:t>“total and permanent disability”</w:t>
      </w:r>
      <w:r w:rsidRPr="001D2E84">
        <w:t xml:space="preserve"> shall mean any physical or mental impairment which prevents substantial gainful employment, but only if it is reasonably certain that such a disability will continue throughout the lifetime of the disabled person.</w:t>
      </w:r>
    </w:p>
    <w:p w14:paraId="2AD19048" w14:textId="77777777" w:rsidR="0005561D" w:rsidRPr="001D2E84" w:rsidRDefault="0005561D" w:rsidP="0005561D">
      <w:pPr>
        <w:numPr>
          <w:ilvl w:val="1"/>
          <w:numId w:val="20"/>
        </w:numPr>
        <w:tabs>
          <w:tab w:val="left" w:pos="720"/>
          <w:tab w:val="left" w:pos="1080"/>
        </w:tabs>
        <w:spacing w:after="240"/>
        <w:ind w:left="1440"/>
      </w:pPr>
      <w:r w:rsidRPr="001D2E84">
        <w:rPr>
          <w:b/>
        </w:rPr>
        <w:t>First Responder Resident Lifetime License</w:t>
      </w:r>
      <w:r w:rsidRPr="001D2E84">
        <w:t xml:space="preserve"> - Any resident of the state who is a first responder with a permanent occupational disability as defined in state statute 33-4-104.5 (2) may obtain, free of charge, a lifetime resident combination small game hunting and fishing license. The lifetime license will only remain valid as long as the individual maintains their Colorado residency as defined in 33-1-102 (38) (a), C.R.S.</w:t>
      </w:r>
    </w:p>
    <w:p w14:paraId="4498E16A" w14:textId="77777777" w:rsidR="0005561D" w:rsidRPr="001D2E84" w:rsidRDefault="0005561D" w:rsidP="0005561D">
      <w:pPr>
        <w:numPr>
          <w:ilvl w:val="2"/>
          <w:numId w:val="20"/>
        </w:numPr>
        <w:tabs>
          <w:tab w:val="left" w:pos="720"/>
          <w:tab w:val="left" w:pos="1080"/>
        </w:tabs>
        <w:spacing w:after="240"/>
        <w:ind w:left="1800"/>
      </w:pPr>
      <w:r w:rsidRPr="001D2E84">
        <w:t>In order to qualify for a first responder lifetime combination license, a resident must provide the following written proof to the Division:</w:t>
      </w:r>
    </w:p>
    <w:p w14:paraId="380C6F62" w14:textId="77777777" w:rsidR="0005561D" w:rsidRPr="001D2E84" w:rsidRDefault="0005561D" w:rsidP="0005561D">
      <w:pPr>
        <w:numPr>
          <w:ilvl w:val="0"/>
          <w:numId w:val="9"/>
        </w:numPr>
        <w:tabs>
          <w:tab w:val="left" w:pos="720"/>
          <w:tab w:val="left" w:pos="1080"/>
        </w:tabs>
        <w:spacing w:after="240"/>
      </w:pPr>
      <w:r w:rsidRPr="001D2E84">
        <w:t>The “Initial Disability Administration Decision” form from the Fire and Police Pension Association that specifies a permanent occupational disability; or</w:t>
      </w:r>
    </w:p>
    <w:p w14:paraId="5019CE34" w14:textId="60DB53DB" w:rsidR="0005561D" w:rsidRPr="001D2E84" w:rsidRDefault="0005561D" w:rsidP="0005561D">
      <w:pPr>
        <w:numPr>
          <w:ilvl w:val="0"/>
          <w:numId w:val="9"/>
        </w:numPr>
        <w:tabs>
          <w:tab w:val="left" w:pos="720"/>
          <w:tab w:val="left" w:pos="1080"/>
        </w:tabs>
        <w:spacing w:after="240"/>
      </w:pPr>
      <w:r w:rsidRPr="001D2E84">
        <w:t xml:space="preserve">For residents that are not members of the Fire and Police Pension Association, a fully completed Division “First Responder Affidavit” </w:t>
      </w:r>
      <w:del w:id="53" w:author="Hernandez, Hilary" w:date="2026-09-18T12:01:00Z" w16du:dateUtc="2026-09-18T18:01:00Z">
        <w:r w:rsidRPr="001D2E84" w:rsidDel="004D50A6">
          <w:delText xml:space="preserve">signed by the applicant </w:delText>
        </w:r>
      </w:del>
      <w:r w:rsidRPr="001D2E84">
        <w:t xml:space="preserve">attesting to the fact that their permanent disability or disease was obtained while on active-duty. </w:t>
      </w:r>
    </w:p>
    <w:p w14:paraId="0908854C" w14:textId="77777777" w:rsidR="0005561D" w:rsidRPr="001D2E84" w:rsidRDefault="0005561D" w:rsidP="0005561D">
      <w:pPr>
        <w:numPr>
          <w:ilvl w:val="0"/>
          <w:numId w:val="10"/>
        </w:numPr>
        <w:tabs>
          <w:tab w:val="left" w:pos="720"/>
          <w:tab w:val="left" w:pos="1080"/>
        </w:tabs>
        <w:spacing w:after="240"/>
      </w:pPr>
      <w:r w:rsidRPr="001D2E84">
        <w:t xml:space="preserve">Proof of hunter education certification is also required for the small game hunting component of this license. A first responder resident lifetime fishing license alone will be issued in the absence of hunter education certification, until such certification is provided to the Division. </w:t>
      </w:r>
    </w:p>
    <w:p w14:paraId="26EE775F" w14:textId="77777777" w:rsidR="0005561D" w:rsidRPr="001D2E84" w:rsidRDefault="0005561D" w:rsidP="0005561D">
      <w:pPr>
        <w:numPr>
          <w:ilvl w:val="0"/>
          <w:numId w:val="20"/>
        </w:numPr>
        <w:tabs>
          <w:tab w:val="left" w:pos="1080"/>
        </w:tabs>
        <w:spacing w:after="240"/>
        <w:rPr>
          <w:b/>
        </w:rPr>
      </w:pPr>
      <w:r w:rsidRPr="001D2E84">
        <w:rPr>
          <w:b/>
        </w:rPr>
        <w:t>Mandatory Reporting</w:t>
      </w:r>
    </w:p>
    <w:p w14:paraId="25664B49" w14:textId="77777777" w:rsidR="0005561D" w:rsidRPr="002E5BA5" w:rsidRDefault="0005561D" w:rsidP="0005561D">
      <w:pPr>
        <w:tabs>
          <w:tab w:val="left" w:pos="720"/>
        </w:tabs>
        <w:spacing w:after="240"/>
        <w:ind w:left="720"/>
      </w:pPr>
      <w:r w:rsidRPr="001D2E84">
        <w:t>For all species requiring mandatory reporting, to include questionnaires and mandatory inspections, electronic or paper forms shall be accurately completed by the hunter.</w:t>
      </w:r>
    </w:p>
    <w:p w14:paraId="76E467B8" w14:textId="41F90571" w:rsidR="00906E17" w:rsidRPr="00A004B3" w:rsidRDefault="00906E17" w:rsidP="00D610B8">
      <w:pPr>
        <w:pStyle w:val="Heading2"/>
      </w:pPr>
      <w:bookmarkStart w:id="54" w:name="_Toc193879907"/>
      <w:bookmarkEnd w:id="38"/>
      <w:r w:rsidRPr="00A004B3">
        <w:t xml:space="preserve">ARTICLE IV </w:t>
      </w:r>
      <w:r w:rsidRPr="00A004B3">
        <w:noBreakHyphen/>
        <w:t xml:space="preserve"> </w:t>
      </w:r>
      <w:r w:rsidR="00E47ECC" w:rsidRPr="00A004B3">
        <w:t>Manner of Taking Wildlife</w:t>
      </w:r>
      <w:bookmarkEnd w:id="54"/>
    </w:p>
    <w:p w14:paraId="646E1A43" w14:textId="77777777" w:rsidR="0005561D" w:rsidRPr="001D2E84" w:rsidRDefault="0005561D" w:rsidP="00D610B8">
      <w:pPr>
        <w:pStyle w:val="Heading3"/>
      </w:pPr>
      <w:bookmarkStart w:id="55" w:name="a004"/>
      <w:bookmarkStart w:id="56" w:name="_Toc193879908"/>
      <w:bookmarkStart w:id="57" w:name="_Toc193879909"/>
      <w:bookmarkEnd w:id="55"/>
      <w:r w:rsidRPr="001D2E84">
        <w:t xml:space="preserve">#004 </w:t>
      </w:r>
      <w:r w:rsidRPr="001D2E84">
        <w:noBreakHyphen/>
        <w:t xml:space="preserve"> Aids In </w:t>
      </w:r>
      <w:r w:rsidRPr="00D610B8">
        <w:t>Taking</w:t>
      </w:r>
      <w:r w:rsidRPr="001D2E84">
        <w:t xml:space="preserve"> Wildlife</w:t>
      </w:r>
      <w:bookmarkEnd w:id="56"/>
    </w:p>
    <w:p w14:paraId="6EF26AC8"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bCs/>
          <w:color w:val="000000"/>
        </w:rPr>
        <w:t>A.</w:t>
      </w:r>
      <w:r w:rsidRPr="001D2E84">
        <w:rPr>
          <w:color w:val="000000"/>
        </w:rPr>
        <w:tab/>
        <w:t xml:space="preserve">Aids Used in Taking Big Game, Small Game, Herpetofauna, and Furbearers </w:t>
      </w:r>
      <w:r w:rsidRPr="001D2E84">
        <w:rPr>
          <w:color w:val="000000"/>
        </w:rPr>
        <w:noBreakHyphen/>
        <w:t xml:space="preserve"> Except as expressly authorized by these regulations, the use of baits and other aids in hunting or taking big game, small game, herpetofauna, and furbearers is prohibited.</w:t>
      </w:r>
    </w:p>
    <w:p w14:paraId="64F770D1" w14:textId="77777777" w:rsidR="0005561D" w:rsidRPr="001D2E84" w:rsidRDefault="0005561D" w:rsidP="0005561D">
      <w:pPr>
        <w:tabs>
          <w:tab w:val="left" w:pos="720"/>
          <w:tab w:val="left" w:pos="1080"/>
        </w:tabs>
        <w:spacing w:after="200"/>
        <w:ind w:left="1440" w:hanging="360"/>
      </w:pPr>
      <w:r w:rsidRPr="001D2E84">
        <w:t xml:space="preserve">1. </w:t>
      </w:r>
      <w:r w:rsidRPr="001D2E84">
        <w:tab/>
        <w:t>Baits</w:t>
      </w:r>
    </w:p>
    <w:p w14:paraId="03AFED01" w14:textId="77777777" w:rsidR="0005561D" w:rsidRPr="001D2E84" w:rsidRDefault="0005561D" w:rsidP="0005561D">
      <w:pPr>
        <w:tabs>
          <w:tab w:val="left" w:pos="1080"/>
          <w:tab w:val="left" w:pos="1440"/>
          <w:tab w:val="left" w:pos="1800"/>
        </w:tabs>
        <w:spacing w:after="200"/>
        <w:ind w:left="1800" w:hanging="360"/>
      </w:pPr>
      <w:r w:rsidRPr="001D2E84">
        <w:t>a.</w:t>
      </w:r>
      <w:r w:rsidRPr="001D2E84">
        <w:tab/>
        <w:t xml:space="preserve">Furbearers may be taken with the aid of baiting. Where permitted, baits shall consist solely of material of animal or plant origin and shall not contain any materials of metal, glass, porcelain, plastic, cardboard or paper. Wildlife used as bait shall be the carcass, or parts thereof, of legally taken furbearers, carp, shad, white and longnose suckers, and nonedible portions of legally obtained game mammals, birds and game </w:t>
      </w:r>
      <w:r w:rsidRPr="001D2E84">
        <w:lastRenderedPageBreak/>
        <w:t>fish.</w:t>
      </w:r>
    </w:p>
    <w:p w14:paraId="0F23E222" w14:textId="77777777" w:rsidR="0005561D" w:rsidRPr="001D2E84" w:rsidRDefault="0005561D" w:rsidP="0005561D">
      <w:pPr>
        <w:tabs>
          <w:tab w:val="left" w:pos="720"/>
          <w:tab w:val="left" w:pos="1080"/>
        </w:tabs>
        <w:spacing w:after="200"/>
        <w:ind w:left="1440" w:hanging="360"/>
      </w:pPr>
      <w:r w:rsidRPr="001D2E84">
        <w:t xml:space="preserve">2. </w:t>
      </w:r>
      <w:r w:rsidRPr="001D2E84">
        <w:tab/>
        <w:t>Dogs</w:t>
      </w:r>
    </w:p>
    <w:p w14:paraId="6EA6F09D" w14:textId="77777777" w:rsidR="0005561D" w:rsidRPr="001D2E84" w:rsidRDefault="0005561D" w:rsidP="0005561D">
      <w:pPr>
        <w:tabs>
          <w:tab w:val="left" w:pos="1080"/>
          <w:tab w:val="left" w:pos="1440"/>
          <w:tab w:val="left" w:pos="1800"/>
        </w:tabs>
        <w:spacing w:after="200"/>
        <w:ind w:left="1800" w:hanging="360"/>
      </w:pPr>
      <w:r w:rsidRPr="001D2E84">
        <w:t>a.</w:t>
      </w:r>
      <w:r w:rsidRPr="001D2E84">
        <w:tab/>
        <w:t xml:space="preserve">Use of dogs in the taking of wildlife is prohibited except as authorized in Commission </w:t>
      </w:r>
      <w:smartTag w:uri="urn:schemas-microsoft-com:office:smarttags" w:element="State">
        <w:r w:rsidRPr="001D2E84">
          <w:t>Regulation</w:t>
        </w:r>
      </w:smartTag>
      <w:r w:rsidRPr="001D2E84">
        <w:t>s. (See also: §33-4-101.3, C.R.S.)</w:t>
      </w:r>
    </w:p>
    <w:p w14:paraId="1569B511" w14:textId="77777777" w:rsidR="0005561D" w:rsidRPr="001D2E84" w:rsidRDefault="0005561D" w:rsidP="0005561D">
      <w:pPr>
        <w:tabs>
          <w:tab w:val="left" w:pos="1080"/>
          <w:tab w:val="left" w:pos="1440"/>
          <w:tab w:val="left" w:pos="1800"/>
        </w:tabs>
        <w:spacing w:after="200"/>
        <w:ind w:left="2160" w:hanging="360"/>
      </w:pPr>
      <w:r w:rsidRPr="001D2E84">
        <w:t>1.</w:t>
      </w:r>
      <w:r w:rsidRPr="001D2E84">
        <w:tab/>
        <w:t>Dogs may be used to hunt or take mountain lion, small game, water</w:t>
      </w:r>
      <w:r w:rsidRPr="001D2E84">
        <w:softHyphen/>
        <w:t>fowl, and furbearers, only as an aid to pursue, bring to bay, retrieve, flush or point, but not otherwise. Except as provided in (3) of this subsection, dogs shall not be used to hunt or take cot</w:t>
      </w:r>
      <w:r w:rsidRPr="001D2E84">
        <w:softHyphen/>
        <w:t>ton</w:t>
      </w:r>
      <w:r w:rsidRPr="001D2E84">
        <w:softHyphen/>
        <w:t>tail rab</w:t>
      </w:r>
      <w:r w:rsidRPr="001D2E84">
        <w:softHyphen/>
        <w:t>bits, snow</w:t>
      </w:r>
      <w:r w:rsidRPr="001D2E84">
        <w:softHyphen/>
        <w:t>shoe hares, and tree squir</w:t>
      </w:r>
      <w:r w:rsidRPr="001D2E84">
        <w:softHyphen/>
        <w:t xml:space="preserve">rels where a regular deer, elk, pronghorn or moose season is in progress. </w:t>
      </w:r>
    </w:p>
    <w:p w14:paraId="135414BC" w14:textId="3C468FDC" w:rsidR="0005561D" w:rsidRPr="001D2E84" w:rsidRDefault="0005561D" w:rsidP="0005561D">
      <w:pPr>
        <w:tabs>
          <w:tab w:val="left" w:pos="1080"/>
          <w:tab w:val="left" w:pos="1440"/>
          <w:tab w:val="left" w:pos="1800"/>
        </w:tabs>
        <w:spacing w:after="200"/>
        <w:ind w:left="2160" w:hanging="360"/>
      </w:pPr>
      <w:r w:rsidRPr="001D2E84">
        <w:t>2.</w:t>
      </w:r>
      <w:r w:rsidRPr="001D2E84">
        <w:tab/>
        <w:t xml:space="preserve">A leashed dog may be used as an aid in locating and recovering wounded big game wildlife, except for black bears, with the purchase of an annual tracking permit. Tracking permits can be purchased for $40.00 </w:t>
      </w:r>
      <w:del w:id="58" w:author="Hernandez, Hilary" w:date="2026-09-18T12:02:00Z" w16du:dateUtc="2026-09-18T18:02:00Z">
        <w:r w:rsidRPr="001D2E84" w:rsidDel="00F437C2">
          <w:delText xml:space="preserve">from any Colorado Parks and Wildlife Office </w:delText>
        </w:r>
      </w:del>
      <w:r w:rsidRPr="001D2E84">
        <w:t>by the dog handler. Prior to using the permit, the dog handler must notify a Colorado Parks and Wildlife Office and provide the following information: the dog handler’s name, hunter’s name (if different than the handler), hunter’s CID number, location of use, species to recover, and time of use. Within five business days of using the permit, the handler must also notify the Division regarding whether they recovered the carcass. A dog may only be used to pursue or locate wounded big game during legal big game hunting hours. P</w:t>
      </w:r>
      <w:r w:rsidRPr="001D2E84">
        <w:rPr>
          <w:color w:val="222222"/>
        </w:rPr>
        <w:t>rovided however, that such pursuit may continue after legal big game hunting hours if the handler contacts and obtains the permission of a Wildlife Officer prior to continuing such pursuit. In acting on any such request, the Wildlife Officer shall consider the general public safety and may authorize the dispatch of the wounded animal after legal hunting hours</w:t>
      </w:r>
      <w:r w:rsidRPr="001D2E84">
        <w:t>. The dog must be leashed at all times and can not be used to kill, chase, or harass wildlife. The properly licensed hunter is required to be present while the dog is tracking and the animal must be dispatched by the hunter using a legal method of take based on their license. The dog handler is required to wear daylight fluorescent orange or fluorescent pink while tracking, unless the handler is tracking an animal shot on an archery license.</w:t>
      </w:r>
    </w:p>
    <w:p w14:paraId="1BAC35AF" w14:textId="77777777" w:rsidR="0005561D" w:rsidRPr="001D2E84" w:rsidRDefault="0005561D" w:rsidP="0005561D">
      <w:pPr>
        <w:tabs>
          <w:tab w:val="left" w:pos="1080"/>
          <w:tab w:val="left" w:pos="1440"/>
          <w:tab w:val="left" w:pos="1800"/>
        </w:tabs>
        <w:spacing w:after="200"/>
        <w:ind w:left="2160" w:hanging="360"/>
      </w:pPr>
      <w:r w:rsidRPr="001D2E84">
        <w:t>3.</w:t>
      </w:r>
      <w:r w:rsidRPr="001D2E84">
        <w:tab/>
        <w:t>Organized dog pursuit events involving the hunting of rabbits or hares conducted by state or nationally-recognized sporting associations may be conducted on private lands or public lands not concurrently open to big game hunting during the extended dog pursuit season for such species.</w:t>
      </w:r>
    </w:p>
    <w:p w14:paraId="389435B2" w14:textId="77777777" w:rsidR="0005561D" w:rsidRPr="001D2E84" w:rsidRDefault="0005561D" w:rsidP="0005561D">
      <w:pPr>
        <w:tabs>
          <w:tab w:val="left" w:pos="1080"/>
          <w:tab w:val="left" w:pos="1440"/>
          <w:tab w:val="left" w:pos="1800"/>
        </w:tabs>
        <w:spacing w:after="200"/>
        <w:ind w:left="2160" w:hanging="360"/>
      </w:pPr>
      <w:r w:rsidRPr="001D2E84">
        <w:t>4.</w:t>
      </w:r>
      <w:r w:rsidRPr="001D2E84">
        <w:tab/>
        <w:t>A valid small game license is required for all dog handlers participating in any dog pursuit event involving the hunting of rabbits or hares, in accordance with regulation #004(A)(2)(a)(3).</w:t>
      </w:r>
    </w:p>
    <w:p w14:paraId="28DCAD34" w14:textId="77777777" w:rsidR="0005561D" w:rsidRPr="001D2E84" w:rsidRDefault="0005561D" w:rsidP="0005561D">
      <w:pPr>
        <w:tabs>
          <w:tab w:val="left" w:pos="720"/>
          <w:tab w:val="left" w:pos="1080"/>
        </w:tabs>
        <w:spacing w:after="200"/>
        <w:ind w:left="1440" w:hanging="360"/>
      </w:pPr>
      <w:r w:rsidRPr="001D2E84">
        <w:t xml:space="preserve">3. </w:t>
      </w:r>
      <w:r w:rsidRPr="001D2E84">
        <w:tab/>
        <w:t>Other Aids</w:t>
      </w:r>
    </w:p>
    <w:p w14:paraId="34ED7EEE" w14:textId="77777777" w:rsidR="0005561D" w:rsidRPr="001D2E84" w:rsidRDefault="0005561D" w:rsidP="0005561D">
      <w:pPr>
        <w:tabs>
          <w:tab w:val="left" w:pos="1080"/>
          <w:tab w:val="left" w:pos="1440"/>
          <w:tab w:val="left" w:pos="1800"/>
        </w:tabs>
        <w:spacing w:after="200"/>
        <w:ind w:left="1800" w:hanging="360"/>
      </w:pPr>
      <w:r w:rsidRPr="001D2E84">
        <w:t>a.</w:t>
      </w:r>
      <w:r w:rsidRPr="001D2E84">
        <w:tab/>
        <w:t>Mechanical calls may be used to take all species of wildlife during established seasons.</w:t>
      </w:r>
    </w:p>
    <w:p w14:paraId="162B3E8A" w14:textId="77777777" w:rsidR="0005561D" w:rsidRPr="001D2E84" w:rsidRDefault="0005561D" w:rsidP="0005561D">
      <w:pPr>
        <w:tabs>
          <w:tab w:val="left" w:pos="1080"/>
          <w:tab w:val="left" w:pos="1440"/>
          <w:tab w:val="left" w:pos="1800"/>
        </w:tabs>
        <w:spacing w:after="200"/>
        <w:ind w:left="1800" w:hanging="360"/>
      </w:pPr>
      <w:r w:rsidRPr="001D2E84">
        <w:t>b.</w:t>
      </w:r>
      <w:r w:rsidRPr="001D2E84">
        <w:tab/>
        <w:t xml:space="preserve">Except as otherwise provided in these regulations, electronic calls may only be used as an aid in taking furbearers. </w:t>
      </w:r>
    </w:p>
    <w:p w14:paraId="140AF1F4" w14:textId="77777777" w:rsidR="0005561D" w:rsidRPr="001D2E84" w:rsidRDefault="0005561D" w:rsidP="0005561D">
      <w:pPr>
        <w:tabs>
          <w:tab w:val="left" w:pos="1080"/>
          <w:tab w:val="left" w:pos="1440"/>
          <w:tab w:val="left" w:pos="1800"/>
        </w:tabs>
        <w:spacing w:after="200"/>
        <w:ind w:left="1800" w:hanging="360"/>
      </w:pPr>
      <w:r w:rsidRPr="001D2E84">
        <w:t>c.</w:t>
      </w:r>
      <w:r w:rsidRPr="001D2E84">
        <w:tab/>
        <w:t>Decoys may be used.</w:t>
      </w:r>
    </w:p>
    <w:p w14:paraId="02F0CB80" w14:textId="77777777" w:rsidR="0005561D" w:rsidRPr="001D2E84" w:rsidRDefault="0005561D" w:rsidP="0005561D">
      <w:pPr>
        <w:tabs>
          <w:tab w:val="left" w:pos="1080"/>
          <w:tab w:val="left" w:pos="1440"/>
          <w:tab w:val="left" w:pos="1800"/>
        </w:tabs>
        <w:spacing w:after="200"/>
        <w:ind w:left="1800" w:hanging="360"/>
      </w:pPr>
      <w:r w:rsidRPr="001D2E84">
        <w:t>d.</w:t>
      </w:r>
      <w:r w:rsidRPr="001D2E84">
        <w:tab/>
        <w:t>European ferret may be used as an aid in taking small game only in conjunction with hawking. All ferrets used in this activity must be neutered, permanently tattooed on the left inguinal area and dyed along one</w:t>
      </w:r>
      <w:r w:rsidRPr="001D2E84">
        <w:noBreakHyphen/>
        <w:t>fourth (1/4) of their body length for easy field identifi</w:t>
      </w:r>
      <w:r w:rsidRPr="001D2E84">
        <w:softHyphen/>
        <w:t>cation.</w:t>
      </w:r>
    </w:p>
    <w:p w14:paraId="6ABBA744" w14:textId="77777777" w:rsidR="0005561D" w:rsidRPr="002E5BA5" w:rsidRDefault="0005561D" w:rsidP="0005561D">
      <w:pPr>
        <w:tabs>
          <w:tab w:val="left" w:pos="1080"/>
          <w:tab w:val="left" w:pos="1440"/>
          <w:tab w:val="left" w:pos="1800"/>
        </w:tabs>
        <w:spacing w:after="200"/>
        <w:ind w:left="1800" w:hanging="360"/>
      </w:pPr>
      <w:r w:rsidRPr="001D2E84">
        <w:lastRenderedPageBreak/>
        <w:t>e.</w:t>
      </w:r>
      <w:r w:rsidRPr="001D2E84">
        <w:tab/>
        <w:t>Manner of take accommodations may be issued to persons with disabilities, in accordance with #1680.</w:t>
      </w:r>
    </w:p>
    <w:p w14:paraId="549F58FB" w14:textId="1ADAE158" w:rsidR="0005561D" w:rsidRPr="0005561D"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B.</w:t>
      </w:r>
      <w:r w:rsidRPr="001D2E84">
        <w:rPr>
          <w:color w:val="000000"/>
        </w:rPr>
        <w:tab/>
        <w:t>It shall be unlawful to hunt any game birds, small game mammals or furbearers, with a centerfire rifle larger than .23 caliber during the regular deer and elk seasons west of Interstate 25, unless the hunter holds an unfilled deer or elk license for the season he is hunting.</w:t>
      </w:r>
    </w:p>
    <w:p w14:paraId="002579D1"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C.</w:t>
      </w:r>
      <w:r w:rsidRPr="001D2E84">
        <w:rPr>
          <w:color w:val="000000"/>
        </w:rPr>
        <w:tab/>
        <w:t>It shall be unlawful to use a drone to look for, scout, or detect wildlife as an aid in the hunting or taking of wildlife.</w:t>
      </w:r>
    </w:p>
    <w:p w14:paraId="38BEF83B" w14:textId="77777777" w:rsidR="0005561D" w:rsidRPr="001D2E84" w:rsidRDefault="0005561D" w:rsidP="0005561D">
      <w:pPr>
        <w:tabs>
          <w:tab w:val="left" w:pos="-1440"/>
          <w:tab w:val="left" w:pos="0"/>
          <w:tab w:val="left" w:pos="360"/>
          <w:tab w:val="left" w:pos="720"/>
          <w:tab w:val="left" w:pos="1440"/>
          <w:tab w:val="left" w:pos="1530"/>
          <w:tab w:val="left" w:pos="2070"/>
          <w:tab w:val="left" w:pos="2160"/>
        </w:tabs>
        <w:spacing w:after="200"/>
        <w:ind w:left="1440" w:hanging="360"/>
        <w:rPr>
          <w:color w:val="000000"/>
        </w:rPr>
      </w:pPr>
      <w:r w:rsidRPr="001D2E84">
        <w:rPr>
          <w:color w:val="000000"/>
        </w:rPr>
        <w:t>1.</w:t>
      </w:r>
      <w:r w:rsidRPr="001D2E84">
        <w:rPr>
          <w:color w:val="000000"/>
        </w:rPr>
        <w:tab/>
        <w:t>For the purposes of this regulation, drone shall be defined as including, without limitation, any contrivance invented, used or designed for navigation of, or flight in the air that is unmanned or guided remotely. A drone may also be referred to as “Unmanned Aerial Vehicle” (UAV) or “Unmanned Aerial Vehicle System” (UAVS).</w:t>
      </w:r>
    </w:p>
    <w:p w14:paraId="1145B6D8"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D.</w:t>
      </w:r>
      <w:r w:rsidRPr="001D2E84">
        <w:rPr>
          <w:color w:val="000000"/>
        </w:rPr>
        <w:tab/>
        <w:t>Smart Rifles</w:t>
      </w:r>
    </w:p>
    <w:p w14:paraId="3A84424D"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ab/>
        <w:t>1.</w:t>
      </w:r>
      <w:r w:rsidRPr="001D2E84">
        <w:rPr>
          <w:color w:val="000000"/>
        </w:rPr>
        <w:tab/>
        <w:t xml:space="preserve">All firearms used to take or attempt to take wildlife shall be fired only by humanly </w:t>
      </w:r>
      <w:r w:rsidRPr="001D2E84">
        <w:rPr>
          <w:color w:val="000000"/>
        </w:rPr>
        <w:tab/>
        <w:t xml:space="preserve">controlled, manually-operated mechanical triggers. No person shall use a smart rifle to </w:t>
      </w:r>
      <w:r w:rsidRPr="001D2E84">
        <w:rPr>
          <w:color w:val="000000"/>
        </w:rPr>
        <w:tab/>
        <w:t xml:space="preserve">take or attempt to take wildlife. </w:t>
      </w:r>
    </w:p>
    <w:p w14:paraId="7EF068E6"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ab/>
        <w:t>2.</w:t>
      </w:r>
      <w:r w:rsidRPr="001D2E84">
        <w:rPr>
          <w:color w:val="000000"/>
        </w:rPr>
        <w:tab/>
      </w:r>
      <w:r w:rsidRPr="001D2E84">
        <w:rPr>
          <w:b/>
          <w:color w:val="000000"/>
        </w:rPr>
        <w:t>“Smart Rifle”</w:t>
      </w:r>
      <w:r w:rsidRPr="001D2E84">
        <w:rPr>
          <w:color w:val="000000"/>
        </w:rPr>
        <w:t xml:space="preserve"> means any firearm that is equipped with one or more of the following:</w:t>
      </w:r>
    </w:p>
    <w:p w14:paraId="67F53318"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ab/>
      </w:r>
      <w:r w:rsidRPr="001D2E84">
        <w:rPr>
          <w:color w:val="000000"/>
        </w:rPr>
        <w:tab/>
        <w:t xml:space="preserve">a. </w:t>
      </w:r>
      <w:r w:rsidRPr="001D2E84">
        <w:rPr>
          <w:color w:val="000000"/>
        </w:rPr>
        <w:tab/>
        <w:t>A target tracking system;</w:t>
      </w:r>
    </w:p>
    <w:p w14:paraId="44B5FD28"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ab/>
      </w:r>
      <w:r w:rsidRPr="001D2E84">
        <w:rPr>
          <w:color w:val="000000"/>
        </w:rPr>
        <w:tab/>
        <w:t>b.</w:t>
      </w:r>
      <w:r w:rsidRPr="001D2E84">
        <w:rPr>
          <w:color w:val="000000"/>
        </w:rPr>
        <w:tab/>
        <w:t>An electronically-controlled, electronically-assisted, or computer-linked trigger;</w:t>
      </w:r>
    </w:p>
    <w:p w14:paraId="14BDAE6B" w14:textId="77777777" w:rsidR="0005561D" w:rsidRPr="002E5BA5"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ab/>
      </w:r>
      <w:r w:rsidRPr="001D2E84">
        <w:rPr>
          <w:color w:val="000000"/>
        </w:rPr>
        <w:tab/>
        <w:t>c.</w:t>
      </w:r>
      <w:r w:rsidRPr="001D2E84">
        <w:rPr>
          <w:color w:val="000000"/>
        </w:rPr>
        <w:tab/>
        <w:t xml:space="preserve">A ballistics computer. </w:t>
      </w:r>
    </w:p>
    <w:p w14:paraId="4BD8EBE7"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bCs/>
          <w:color w:val="000000"/>
        </w:rPr>
      </w:pPr>
      <w:r w:rsidRPr="001D2E84">
        <w:rPr>
          <w:bCs/>
          <w:color w:val="000000"/>
        </w:rPr>
        <w:t>E.</w:t>
      </w:r>
      <w:r w:rsidRPr="001D2E84">
        <w:rPr>
          <w:bCs/>
          <w:color w:val="000000"/>
        </w:rPr>
        <w:tab/>
        <w:t>Live-Action Game Cameras</w:t>
      </w:r>
    </w:p>
    <w:p w14:paraId="5BDEDD20" w14:textId="77777777" w:rsidR="0005561D" w:rsidRPr="001D2E84" w:rsidRDefault="0005561D" w:rsidP="0005561D">
      <w:pPr>
        <w:tabs>
          <w:tab w:val="left" w:pos="-1440"/>
          <w:tab w:val="left" w:pos="0"/>
          <w:tab w:val="left" w:pos="360"/>
          <w:tab w:val="left" w:pos="720"/>
          <w:tab w:val="left" w:pos="1440"/>
          <w:tab w:val="left" w:pos="1530"/>
          <w:tab w:val="left" w:pos="2070"/>
          <w:tab w:val="left" w:pos="2160"/>
        </w:tabs>
        <w:spacing w:after="200"/>
        <w:ind w:left="1080" w:hanging="360"/>
        <w:rPr>
          <w:bCs/>
          <w:color w:val="000000"/>
        </w:rPr>
      </w:pPr>
      <w:r w:rsidRPr="001D2E84">
        <w:rPr>
          <w:bCs/>
          <w:color w:val="000000"/>
        </w:rPr>
        <w:tab/>
        <w:t xml:space="preserve">1. </w:t>
      </w:r>
      <w:r w:rsidRPr="001D2E84">
        <w:rPr>
          <w:bCs/>
          <w:color w:val="000000"/>
        </w:rPr>
        <w:tab/>
        <w:t xml:space="preserve">No person shall use a live-action camera to locate, surveil, or aid or assist in any attempt </w:t>
      </w:r>
      <w:r w:rsidRPr="001D2E84">
        <w:rPr>
          <w:bCs/>
          <w:color w:val="000000"/>
        </w:rPr>
        <w:tab/>
        <w:t xml:space="preserve">to locate or surveil any game wildlife for the purpose of taking or attempting to take said </w:t>
      </w:r>
      <w:r w:rsidRPr="001D2E84">
        <w:rPr>
          <w:bCs/>
          <w:color w:val="000000"/>
        </w:rPr>
        <w:tab/>
        <w:t>wildlife during the same day or following day.</w:t>
      </w:r>
    </w:p>
    <w:p w14:paraId="0FD5F729"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bCs/>
          <w:color w:val="000000"/>
        </w:rPr>
      </w:pPr>
      <w:r w:rsidRPr="001D2E84">
        <w:rPr>
          <w:bCs/>
          <w:color w:val="000000"/>
        </w:rPr>
        <w:tab/>
        <w:t>2.</w:t>
      </w:r>
      <w:r w:rsidRPr="001D2E84">
        <w:rPr>
          <w:bCs/>
          <w:color w:val="000000"/>
        </w:rPr>
        <w:tab/>
      </w:r>
      <w:r w:rsidRPr="001D2E84">
        <w:rPr>
          <w:b/>
          <w:bCs/>
          <w:color w:val="000000"/>
        </w:rPr>
        <w:t>“Live-Action Game Camera”</w:t>
      </w:r>
      <w:r w:rsidRPr="001D2E84">
        <w:rPr>
          <w:bCs/>
          <w:color w:val="000000"/>
        </w:rPr>
        <w:t xml:space="preserve"> means any device capable of recording and transmitting </w:t>
      </w:r>
      <w:r w:rsidRPr="001D2E84">
        <w:rPr>
          <w:bCs/>
          <w:color w:val="000000"/>
        </w:rPr>
        <w:tab/>
        <w:t xml:space="preserve">photographic or video data wirelessly to a remote device, such as a computer or smart </w:t>
      </w:r>
      <w:r w:rsidRPr="001D2E84">
        <w:rPr>
          <w:bCs/>
          <w:color w:val="000000"/>
        </w:rPr>
        <w:tab/>
        <w:t xml:space="preserve">phone. “Live-action game camera” does not include game cameras that merely record </w:t>
      </w:r>
      <w:r w:rsidRPr="001D2E84">
        <w:rPr>
          <w:bCs/>
          <w:color w:val="000000"/>
        </w:rPr>
        <w:tab/>
        <w:t xml:space="preserve">photographic or video data and store such data for later use, as long as the device </w:t>
      </w:r>
      <w:r w:rsidRPr="001D2E84">
        <w:rPr>
          <w:bCs/>
          <w:color w:val="000000"/>
        </w:rPr>
        <w:tab/>
        <w:t xml:space="preserve">cannot transmit data wirelessly. </w:t>
      </w:r>
    </w:p>
    <w:p w14:paraId="1E778DE7"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bCs/>
          <w:color w:val="000000"/>
        </w:rPr>
      </w:pPr>
      <w:r w:rsidRPr="001D2E84">
        <w:rPr>
          <w:bCs/>
          <w:color w:val="000000"/>
        </w:rPr>
        <w:t>F.</w:t>
      </w:r>
      <w:r w:rsidRPr="001D2E84">
        <w:rPr>
          <w:bCs/>
          <w:color w:val="000000"/>
        </w:rPr>
        <w:tab/>
      </w:r>
      <w:r w:rsidRPr="001D2E84">
        <w:rPr>
          <w:b/>
          <w:bCs/>
          <w:color w:val="000000"/>
        </w:rPr>
        <w:t>Aircraft,</w:t>
      </w:r>
      <w:r w:rsidRPr="001D2E84">
        <w:rPr>
          <w:bCs/>
          <w:color w:val="000000"/>
        </w:rPr>
        <w:t xml:space="preserve"> by permit only. </w:t>
      </w:r>
    </w:p>
    <w:p w14:paraId="6B8B9E9F" w14:textId="77777777" w:rsidR="0005561D" w:rsidRPr="001D2E84" w:rsidRDefault="0005561D" w:rsidP="0005561D">
      <w:pPr>
        <w:spacing w:after="200"/>
        <w:ind w:left="1440" w:hanging="360"/>
        <w:rPr>
          <w:rFonts w:ascii="Times New Roman" w:hAnsi="Times New Roman" w:cs="Times New Roman"/>
          <w:sz w:val="24"/>
          <w:szCs w:val="24"/>
        </w:rPr>
      </w:pPr>
      <w:r w:rsidRPr="001D2E84">
        <w:rPr>
          <w:bCs/>
        </w:rPr>
        <w:t>1</w:t>
      </w:r>
      <w:r w:rsidRPr="001D2E84">
        <w:rPr>
          <w:bCs/>
          <w:sz w:val="24"/>
          <w:szCs w:val="24"/>
        </w:rPr>
        <w:t>.</w:t>
      </w:r>
      <w:r w:rsidRPr="001D2E84">
        <w:rPr>
          <w:bCs/>
          <w:sz w:val="24"/>
          <w:szCs w:val="24"/>
        </w:rPr>
        <w:tab/>
      </w:r>
      <w:r w:rsidRPr="001D2E84">
        <w:rPr>
          <w:color w:val="000000"/>
        </w:rPr>
        <w:t>The Division may issue permits for the taking wildlife by aircraft when it is determined by the Director that such a permit is necessary for the protection of wildlife populations or for depredation purposes. Applicants shall fill out applications furnished by the Division and shall give such information thereon as may be required by the Division; including, if requested, a map of the area where control of animal damage is needed.</w:t>
      </w:r>
    </w:p>
    <w:p w14:paraId="66513371" w14:textId="77777777" w:rsidR="0005561D" w:rsidRPr="001D2E84" w:rsidRDefault="0005561D" w:rsidP="0005561D">
      <w:pPr>
        <w:spacing w:after="200"/>
        <w:ind w:left="1440" w:hanging="360"/>
        <w:rPr>
          <w:rFonts w:ascii="Times New Roman" w:hAnsi="Times New Roman" w:cs="Times New Roman"/>
          <w:sz w:val="24"/>
          <w:szCs w:val="24"/>
        </w:rPr>
      </w:pPr>
      <w:r w:rsidRPr="001D2E84">
        <w:rPr>
          <w:color w:val="000000"/>
        </w:rPr>
        <w:t>2.</w:t>
      </w:r>
      <w:r w:rsidRPr="001D2E84">
        <w:rPr>
          <w:color w:val="000000"/>
        </w:rPr>
        <w:tab/>
        <w:t>Permits shall not be issued for longer than a thirty (30) day period. A permit may, however, be renewed without submitting a new application unless deemed necessary by the Director. Any such permit may be revoked by the Director at any time.</w:t>
      </w:r>
      <w:r w:rsidRPr="001D2E84">
        <w:rPr>
          <w:rFonts w:ascii="Times New Roman" w:hAnsi="Times New Roman" w:cs="Times New Roman"/>
          <w:sz w:val="24"/>
          <w:szCs w:val="24"/>
        </w:rPr>
        <w:t xml:space="preserve"> </w:t>
      </w:r>
      <w:r w:rsidRPr="001D2E84">
        <w:rPr>
          <w:color w:val="000000"/>
        </w:rPr>
        <w:t>Permittees shall abide by restrictions and conditions set forth on the permit.</w:t>
      </w:r>
    </w:p>
    <w:p w14:paraId="542F75A7" w14:textId="77777777" w:rsidR="0005561D" w:rsidRPr="001D2E84" w:rsidRDefault="0005561D" w:rsidP="0005561D">
      <w:pPr>
        <w:spacing w:after="200"/>
        <w:ind w:left="1440" w:hanging="360"/>
        <w:rPr>
          <w:rFonts w:ascii="Times New Roman" w:hAnsi="Times New Roman" w:cs="Times New Roman"/>
          <w:sz w:val="24"/>
          <w:szCs w:val="24"/>
        </w:rPr>
      </w:pPr>
      <w:r w:rsidRPr="001D2E84">
        <w:rPr>
          <w:color w:val="000000"/>
        </w:rPr>
        <w:t>3.</w:t>
      </w:r>
      <w:r w:rsidRPr="001D2E84">
        <w:rPr>
          <w:color w:val="000000"/>
        </w:rPr>
        <w:tab/>
        <w:t>Permits to use aircraft will be issued only upon authority of the Director.</w:t>
      </w:r>
    </w:p>
    <w:p w14:paraId="3BC16E52" w14:textId="77777777" w:rsidR="0005561D" w:rsidRPr="001D2E84" w:rsidRDefault="0005561D" w:rsidP="0005561D">
      <w:pPr>
        <w:spacing w:after="200"/>
        <w:ind w:left="1440" w:hanging="360"/>
        <w:rPr>
          <w:rFonts w:ascii="Times New Roman" w:hAnsi="Times New Roman" w:cs="Times New Roman"/>
          <w:sz w:val="24"/>
          <w:szCs w:val="24"/>
        </w:rPr>
      </w:pPr>
      <w:r w:rsidRPr="001D2E84">
        <w:rPr>
          <w:color w:val="000000"/>
        </w:rPr>
        <w:t>4.</w:t>
      </w:r>
      <w:r w:rsidRPr="001D2E84">
        <w:rPr>
          <w:color w:val="000000"/>
        </w:rPr>
        <w:tab/>
        <w:t>Reporting.</w:t>
      </w:r>
    </w:p>
    <w:p w14:paraId="06B213CA" w14:textId="77777777" w:rsidR="0005561D" w:rsidRPr="002E5BA5" w:rsidRDefault="0005561D" w:rsidP="0005561D">
      <w:pPr>
        <w:tabs>
          <w:tab w:val="left" w:pos="-1440"/>
          <w:tab w:val="left" w:pos="0"/>
          <w:tab w:val="left" w:pos="360"/>
          <w:tab w:val="left" w:pos="720"/>
          <w:tab w:val="left" w:pos="1080"/>
          <w:tab w:val="left" w:pos="1530"/>
          <w:tab w:val="left" w:pos="1800"/>
          <w:tab w:val="left" w:pos="2070"/>
        </w:tabs>
        <w:spacing w:after="200"/>
        <w:ind w:left="1800" w:hanging="360"/>
      </w:pPr>
      <w:r w:rsidRPr="001D2E84">
        <w:lastRenderedPageBreak/>
        <w:t>i.</w:t>
      </w:r>
      <w:r w:rsidRPr="001D2E84">
        <w:tab/>
        <w:t>Within ten (10) days after expiration of an aircraft permit the permittee shall file a report on forms provided by the Division. The report shall contain all information the Division may request, including but not limited to: a) number of wildlife killed, b) location of each kill, and c) number of hours flown.</w:t>
      </w:r>
    </w:p>
    <w:p w14:paraId="670F0EA7" w14:textId="58788E5C" w:rsidR="001E513C" w:rsidRPr="00D610B8" w:rsidRDefault="001E513C" w:rsidP="00D610B8">
      <w:pPr>
        <w:pStyle w:val="Heading2"/>
      </w:pPr>
      <w:bookmarkStart w:id="59" w:name="a005"/>
      <w:bookmarkStart w:id="60" w:name="_Toc193879911"/>
      <w:bookmarkEnd w:id="57"/>
      <w:bookmarkEnd w:id="59"/>
      <w:r>
        <w:t xml:space="preserve">ARTICLE VI </w:t>
      </w:r>
      <w:r>
        <w:noBreakHyphen/>
        <w:t xml:space="preserve"> </w:t>
      </w:r>
      <w:r w:rsidR="00E47ECC">
        <w:t>Terrestrial Wildlife</w:t>
      </w:r>
      <w:bookmarkEnd w:id="60"/>
    </w:p>
    <w:p w14:paraId="2A101FF3" w14:textId="77777777" w:rsidR="00F437C2" w:rsidRPr="00F437C2" w:rsidRDefault="00F437C2" w:rsidP="00D610B8">
      <w:pPr>
        <w:pStyle w:val="Heading3"/>
      </w:pPr>
      <w:bookmarkStart w:id="61" w:name="a006"/>
      <w:bookmarkStart w:id="62" w:name="a0065"/>
      <w:bookmarkStart w:id="63" w:name="a007"/>
      <w:bookmarkStart w:id="64" w:name="_Toc193879912"/>
      <w:bookmarkStart w:id="65" w:name="_Toc193879913"/>
      <w:bookmarkEnd w:id="61"/>
      <w:bookmarkEnd w:id="62"/>
      <w:bookmarkEnd w:id="63"/>
      <w:r w:rsidRPr="00F437C2">
        <w:t>#006 – Transportation</w:t>
      </w:r>
      <w:bookmarkEnd w:id="64"/>
      <w:r w:rsidRPr="00F437C2">
        <w:t xml:space="preserve"> </w:t>
      </w:r>
    </w:p>
    <w:p w14:paraId="47A671FD" w14:textId="77777777" w:rsidR="00F437C2" w:rsidRPr="00F437C2" w:rsidRDefault="00F437C2" w:rsidP="00F437C2">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F437C2">
        <w:rPr>
          <w:color w:val="000000"/>
        </w:rPr>
        <w:t>A.</w:t>
      </w:r>
      <w:r w:rsidRPr="00F437C2">
        <w:rPr>
          <w:color w:val="000000"/>
        </w:rPr>
        <w:tab/>
        <w:t>Harvested Terrestrial Wildlife</w:t>
      </w:r>
    </w:p>
    <w:p w14:paraId="576FC00A" w14:textId="77777777" w:rsidR="00F437C2" w:rsidRPr="00F437C2" w:rsidRDefault="00F437C2" w:rsidP="00F437C2">
      <w:pPr>
        <w:tabs>
          <w:tab w:val="left" w:pos="720"/>
          <w:tab w:val="left" w:pos="1080"/>
        </w:tabs>
        <w:spacing w:after="200"/>
        <w:ind w:left="1440" w:hanging="360"/>
      </w:pPr>
      <w:r w:rsidRPr="00F437C2">
        <w:t>1.</w:t>
      </w:r>
      <w:r w:rsidRPr="00F437C2">
        <w:tab/>
        <w:t xml:space="preserve">Wildlife for which a carcass tag </w:t>
      </w:r>
      <w:ins w:id="66" w:author="Hernandez, Hilary" w:date="2026-07-28T14:50:00Z" w16du:dateUtc="2026-07-28T20:50:00Z">
        <w:r w:rsidRPr="00F437C2">
          <w:t xml:space="preserve">or e-tag number </w:t>
        </w:r>
      </w:ins>
      <w:r w:rsidRPr="00F437C2">
        <w:t xml:space="preserve">is required by statute or by Commission Regulation must have such tag </w:t>
      </w:r>
      <w:ins w:id="67" w:author="Hernandez, Hilary" w:date="2026-07-28T14:50:00Z" w16du:dateUtc="2026-07-28T20:50:00Z">
        <w:r w:rsidRPr="00F437C2">
          <w:t xml:space="preserve">or e-tag number </w:t>
        </w:r>
      </w:ins>
      <w:r w:rsidRPr="00F437C2">
        <w:t>properly attached to the wildlife unless the wildlife consists of twenty (20) pounds or less of big game meat and is accompanied by a donation certificate.</w:t>
      </w:r>
    </w:p>
    <w:p w14:paraId="75272442" w14:textId="77777777" w:rsidR="00F437C2" w:rsidRPr="00F437C2" w:rsidRDefault="00F437C2" w:rsidP="00F437C2">
      <w:pPr>
        <w:tabs>
          <w:tab w:val="left" w:pos="720"/>
          <w:tab w:val="left" w:pos="1080"/>
        </w:tabs>
        <w:spacing w:after="200"/>
        <w:ind w:left="1440" w:hanging="360"/>
      </w:pPr>
      <w:r w:rsidRPr="00F437C2">
        <w:t>2.</w:t>
      </w:r>
      <w:r w:rsidRPr="00F437C2">
        <w:tab/>
        <w:t>Processed big game meat shall be accompanied by the carcass tag</w:t>
      </w:r>
      <w:ins w:id="68" w:author="Hernandez, Hilary" w:date="2026-07-28T14:51:00Z" w16du:dateUtc="2026-07-28T20:51:00Z">
        <w:r w:rsidRPr="00F437C2">
          <w:t xml:space="preserve"> or e-tag number</w:t>
        </w:r>
      </w:ins>
      <w:r w:rsidRPr="00F437C2">
        <w:t>, or in the case of donated meat a donation certificate.</w:t>
      </w:r>
    </w:p>
    <w:p w14:paraId="79A6F601" w14:textId="77777777" w:rsidR="00F437C2" w:rsidRPr="00F437C2" w:rsidRDefault="00F437C2" w:rsidP="00F437C2">
      <w:pPr>
        <w:tabs>
          <w:tab w:val="left" w:pos="720"/>
          <w:tab w:val="left" w:pos="1080"/>
        </w:tabs>
        <w:spacing w:after="200"/>
        <w:ind w:left="1440" w:hanging="360"/>
      </w:pPr>
      <w:r w:rsidRPr="00F437C2">
        <w:t>3.</w:t>
      </w:r>
      <w:r w:rsidRPr="00F437C2">
        <w:tab/>
        <w:t>Except as provided in subsection four (4) below, wildlife for which no carcass tag</w:t>
      </w:r>
      <w:ins w:id="69" w:author="Hernandez, Hilary" w:date="2026-07-28T14:51:00Z" w16du:dateUtc="2026-07-28T20:51:00Z">
        <w:r w:rsidRPr="00F437C2">
          <w:t xml:space="preserve"> or e-tag number</w:t>
        </w:r>
      </w:ins>
      <w:r w:rsidRPr="00F437C2">
        <w:t xml:space="preserve"> is required must be personally accompanied by the license holder.</w:t>
      </w:r>
    </w:p>
    <w:p w14:paraId="15387249" w14:textId="77777777" w:rsidR="00F437C2" w:rsidRPr="00F437C2" w:rsidRDefault="00F437C2" w:rsidP="00F437C2">
      <w:pPr>
        <w:tabs>
          <w:tab w:val="left" w:pos="720"/>
          <w:tab w:val="left" w:pos="1080"/>
        </w:tabs>
        <w:spacing w:after="200"/>
        <w:ind w:left="1440" w:hanging="360"/>
      </w:pPr>
      <w:r w:rsidRPr="00F437C2">
        <w:t>4.</w:t>
      </w:r>
      <w:r w:rsidRPr="00F437C2">
        <w:tab/>
        <w:t xml:space="preserve">Wildlife shipped by common carrier must be accompanied by either the license, </w:t>
      </w:r>
      <w:del w:id="70" w:author="Hernandez, Hilary" w:date="2026-07-28T14:51:00Z" w16du:dateUtc="2026-07-28T20:51:00Z">
        <w:r w:rsidRPr="00F437C2" w:rsidDel="004F35D3">
          <w:delText xml:space="preserve">a photo copy of the license, </w:delText>
        </w:r>
      </w:del>
      <w:r w:rsidRPr="00F437C2">
        <w:t>or appropri</w:t>
      </w:r>
      <w:r w:rsidRPr="00F437C2">
        <w:softHyphen/>
        <w:t>ate carcass tag</w:t>
      </w:r>
      <w:ins w:id="71" w:author="Hernandez, Hilary" w:date="2026-07-28T14:51:00Z" w16du:dateUtc="2026-07-28T20:51:00Z">
        <w:r w:rsidRPr="00F437C2">
          <w:t xml:space="preserve"> or e-tag number</w:t>
        </w:r>
      </w:ins>
      <w:r w:rsidRPr="00F437C2">
        <w:t>, and if applicable, a donation certificate.</w:t>
      </w:r>
    </w:p>
    <w:p w14:paraId="31851FFB" w14:textId="77777777" w:rsidR="00F437C2" w:rsidRPr="00F437C2" w:rsidRDefault="00F437C2" w:rsidP="00F437C2">
      <w:pPr>
        <w:tabs>
          <w:tab w:val="left" w:pos="720"/>
          <w:tab w:val="left" w:pos="1080"/>
        </w:tabs>
        <w:spacing w:after="200"/>
        <w:ind w:left="1440" w:hanging="360"/>
      </w:pPr>
      <w:r w:rsidRPr="00F437C2">
        <w:t>5.</w:t>
      </w:r>
      <w:r w:rsidRPr="00F437C2">
        <w:tab/>
        <w:t>Evidence of sex regulations as provided in #003 shall apply while transporting any wildlife except for processed big game meat.</w:t>
      </w:r>
    </w:p>
    <w:p w14:paraId="5B28A245" w14:textId="77777777" w:rsidR="00F437C2" w:rsidRPr="00F437C2" w:rsidRDefault="00F437C2" w:rsidP="00F437C2">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F437C2">
        <w:rPr>
          <w:color w:val="000000"/>
        </w:rPr>
        <w:t>B.</w:t>
      </w:r>
      <w:r w:rsidRPr="00F437C2">
        <w:rPr>
          <w:color w:val="000000"/>
        </w:rPr>
        <w:tab/>
        <w:t>Live Terrestrial Wildlife</w:t>
      </w:r>
    </w:p>
    <w:p w14:paraId="40E612D9" w14:textId="77777777" w:rsidR="00F437C2" w:rsidRPr="00F437C2" w:rsidRDefault="00F437C2" w:rsidP="00F437C2">
      <w:pPr>
        <w:tabs>
          <w:tab w:val="left" w:pos="720"/>
          <w:tab w:val="left" w:pos="1080"/>
        </w:tabs>
        <w:spacing w:after="200"/>
        <w:ind w:left="1440" w:hanging="360"/>
      </w:pPr>
      <w:r w:rsidRPr="00F437C2">
        <w:t>1.</w:t>
      </w:r>
      <w:r w:rsidRPr="00F437C2">
        <w:tab/>
        <w:t>Intrastate transportation of those species of live wildlife listed in #008(B) is prohibited.</w:t>
      </w:r>
    </w:p>
    <w:p w14:paraId="556DEA3E" w14:textId="77777777" w:rsidR="00F437C2" w:rsidRPr="00F437C2" w:rsidRDefault="00F437C2" w:rsidP="00F437C2">
      <w:pPr>
        <w:tabs>
          <w:tab w:val="left" w:pos="720"/>
          <w:tab w:val="left" w:pos="1080"/>
        </w:tabs>
        <w:spacing w:after="200"/>
        <w:ind w:left="1440" w:hanging="360"/>
      </w:pPr>
      <w:r w:rsidRPr="00F437C2">
        <w:t>2.</w:t>
      </w:r>
      <w:r w:rsidRPr="00F437C2">
        <w:tab/>
        <w:t>Any exportation of live wildlife held under authority of Chapter W-7 or Colorado Wildlife Parks or Lakes licenses shall be in accor</w:t>
      </w:r>
      <w:r w:rsidRPr="00F437C2">
        <w:softHyphen/>
        <w:t>dance with the rules and regula</w:t>
      </w:r>
      <w:r w:rsidRPr="00F437C2">
        <w:softHyphen/>
        <w:t>tions of the receiving country, state or province.</w:t>
      </w:r>
    </w:p>
    <w:p w14:paraId="74C03D70" w14:textId="24BE8533" w:rsidR="00F437C2" w:rsidRPr="00F437C2" w:rsidRDefault="00F437C2" w:rsidP="00F437C2">
      <w:pPr>
        <w:tabs>
          <w:tab w:val="left" w:pos="720"/>
          <w:tab w:val="left" w:pos="1080"/>
        </w:tabs>
        <w:spacing w:after="200"/>
        <w:ind w:left="1440" w:hanging="360"/>
      </w:pPr>
      <w:r w:rsidRPr="00F437C2">
        <w:t>3.</w:t>
      </w:r>
      <w:r w:rsidRPr="00F437C2">
        <w:tab/>
        <w:t xml:space="preserve">All wild ungulates transported within Colorado must be marked with a U.S. Department of Agriculture (USDA) official identification device pursuant to 9 C.F.R. § 77.33 (effective July 29, 2014) and/or </w:t>
      </w:r>
      <w:r w:rsidR="006C7003" w:rsidRPr="00F437C2">
        <w:t>ear tags</w:t>
      </w:r>
      <w:r w:rsidRPr="00F437C2">
        <w:t xml:space="preserve"> provided or approved by the Division. CPW incorporates 9 C.F.R. § 77.33 (effective July 29, 2014) by reference, but not later amendments or editions. Such document can be viewed, and copies obtained from the Division as set forth in the “Incorporated References” section of Chapter 0 of these regulations or from the USDA at 4700 River Road, Riverdale, MD 20737.</w:t>
      </w:r>
    </w:p>
    <w:p w14:paraId="0E01E7A1" w14:textId="77777777" w:rsidR="00F437C2" w:rsidRPr="00F437C2" w:rsidRDefault="00F437C2" w:rsidP="00F437C2">
      <w:pPr>
        <w:tabs>
          <w:tab w:val="left" w:pos="720"/>
          <w:tab w:val="left" w:pos="1080"/>
        </w:tabs>
        <w:spacing w:after="200"/>
        <w:ind w:left="1440" w:hanging="360"/>
      </w:pPr>
      <w:r w:rsidRPr="00F437C2">
        <w:t>4.</w:t>
      </w:r>
      <w:r w:rsidRPr="00F437C2">
        <w:tab/>
        <w:t xml:space="preserve">CWD Surveillance </w:t>
      </w:r>
    </w:p>
    <w:p w14:paraId="7A1FBB5D" w14:textId="77777777" w:rsidR="00F437C2" w:rsidRPr="00F437C2" w:rsidRDefault="00F437C2" w:rsidP="00F437C2">
      <w:pPr>
        <w:tabs>
          <w:tab w:val="left" w:pos="720"/>
          <w:tab w:val="left" w:pos="1080"/>
        </w:tabs>
        <w:spacing w:after="200"/>
        <w:ind w:left="1440" w:hanging="360"/>
      </w:pPr>
      <w:r w:rsidRPr="00F437C2">
        <w:rPr>
          <w:b/>
          <w:bCs/>
        </w:rPr>
        <w:tab/>
      </w:r>
      <w:r w:rsidRPr="00F437C2">
        <w:t xml:space="preserve">Commercial Wildlife Parks facilities seeking to move live cervids within Colorado must obtain written authorization from the Director and shall request such authorization from the Division at least 30 days prior to the proposed movement date. Cervids from alternative livestock facilities licensed by the Dept. of Agriculture being transferred into Commercial Wildlife Parks are included in this requirement. Provided further that no such captive cervid transportation will be permitted anytime a new CWD diagnosis is made in any such facility, until all tracebacks have been completed and CWD-free facility status has been confirmed. </w:t>
      </w:r>
    </w:p>
    <w:p w14:paraId="2E63E19D" w14:textId="77777777" w:rsidR="00F437C2" w:rsidRPr="00F437C2" w:rsidRDefault="00F437C2" w:rsidP="00F437C2">
      <w:pPr>
        <w:tabs>
          <w:tab w:val="left" w:pos="1080"/>
          <w:tab w:val="left" w:pos="1440"/>
          <w:tab w:val="left" w:pos="1800"/>
        </w:tabs>
        <w:spacing w:after="200"/>
        <w:ind w:left="1800" w:hanging="360"/>
      </w:pPr>
      <w:r w:rsidRPr="00F437C2">
        <w:t>a.</w:t>
      </w:r>
      <w:r w:rsidRPr="00F437C2">
        <w:tab/>
        <w:t xml:space="preserve">Criteria for approval or denial: </w:t>
      </w:r>
    </w:p>
    <w:p w14:paraId="48D2FD35" w14:textId="77777777" w:rsidR="00F437C2" w:rsidRPr="00F437C2" w:rsidRDefault="00F437C2" w:rsidP="00F437C2">
      <w:pPr>
        <w:tabs>
          <w:tab w:val="left" w:pos="1080"/>
          <w:tab w:val="left" w:pos="1440"/>
          <w:tab w:val="left" w:pos="1800"/>
        </w:tabs>
        <w:spacing w:after="200"/>
        <w:ind w:left="2160" w:hanging="360"/>
      </w:pPr>
      <w:r w:rsidRPr="00F437C2">
        <w:t>1.</w:t>
      </w:r>
      <w:r w:rsidRPr="00F437C2">
        <w:tab/>
        <w:t xml:space="preserve">Written authorization will be based on compliance with a sixty (60) month </w:t>
      </w:r>
      <w:r w:rsidRPr="00F437C2">
        <w:lastRenderedPageBreak/>
        <w:t xml:space="preserve">surveillance requirement for CWD including a review of inventory records for all cervids, except fallow deer, on the facility. Such review shall include proof of individual animal identification; all additions, exports and mortalities; and copies of the results of any animal inventory or records of audits and verification records; for at least the previous sixty (60) months, and laboratory reports documenting the absence of CWD lesions, after microscopic evaluation of brain tissues by an accredited veterinary diagnostic laboratory, or a negative result from another CWD diagnostic test conducted by an accredited laboratory, which test has been approved by the Director and State Veterinarian as having equal or greater diagnostic reliability, in all adult (12 months of age or older) cervids, except fallow deer, dying of any cause over the required surveillance period. Determination of when a facility meets the sixty (60) month minimum surveillance period shall be based on the age of the animals on the facility, the source facility of the animals, and the length of the surveillance program of the source facility(ies). Every individual in the source herd must meet the sixty month surveillance requirement, except for fallow deer and young born into a herd during the sixty month surveillance period, provided that all other cervids, except fallow deer, in the facility during that time period and all cervids, except fallow deer, imported into the facility during that time period also meet the sixty (60) month requirement, unless the Division and the Dept. of Agriculture agree that movement does not present a substantial risk of moving CWD based on the location of the source and receiving facilities, length of surveillance at the source facility, fencing at the receiving facility and other relevant factors. </w:t>
      </w:r>
    </w:p>
    <w:p w14:paraId="6148A46E" w14:textId="77777777" w:rsidR="00F437C2" w:rsidRPr="00F437C2" w:rsidRDefault="00F437C2" w:rsidP="00F437C2">
      <w:pPr>
        <w:tabs>
          <w:tab w:val="left" w:pos="1080"/>
          <w:tab w:val="left" w:pos="1440"/>
          <w:tab w:val="left" w:pos="1800"/>
        </w:tabs>
        <w:spacing w:after="200"/>
        <w:ind w:left="2160" w:hanging="360"/>
      </w:pPr>
      <w:r w:rsidRPr="00F437C2">
        <w:t>2.</w:t>
      </w:r>
      <w:r w:rsidRPr="00F437C2">
        <w:tab/>
        <w:t>For the purpose of determining and maintaining 60 months CWD-free status, records must positively account for all animals and cause of death, unless the Division and the Dept. of Agriculture agree otherwise. If any animals remain untested or unaccounted for or cause of death is otherwise unknown or in question, status is adversely impacted and reduced to the date the untested or unaccounted for animal or animal with the unknown or questionable cause of death was introduced into the herd, unless the Division and the Dept. of Agriculture agree that the associate risk is negligible, taking into consideration the possibility of predation, theft, or other relevant factors. Provided, however, that anytime a facility receives animals from another in-state facility with lower CWD status, the receiving facility shall assume the lower CWD status level.  A</w:t>
      </w:r>
      <w:r w:rsidRPr="00F437C2">
        <w:rPr>
          <w:color w:val="000000"/>
        </w:rPr>
        <w:t xml:space="preserve">ny cervids, except fallow deer, transported within Colorado as described in 4 above in violation of this standard, or any pre-existing standard, or for which documentation does not exist which clearly establishes compliance with said standard, must be immediately destroyed and tested for CWD. In addition, the status of the receiving herd may be reduced up to 0 months. Both the source facility and the receiving facility are quarantined upon discovery of the violation, until test results show that CWD was not detected in any of the subject animals. If CWD is detected in any of them, the quarantines remain in effect. </w:t>
      </w:r>
    </w:p>
    <w:p w14:paraId="3AD9096C" w14:textId="77777777" w:rsidR="00F437C2" w:rsidRPr="00F437C2" w:rsidRDefault="00F437C2" w:rsidP="00F437C2">
      <w:pPr>
        <w:tabs>
          <w:tab w:val="left" w:pos="1080"/>
          <w:tab w:val="left" w:pos="1440"/>
          <w:tab w:val="left" w:pos="1800"/>
        </w:tabs>
        <w:spacing w:after="200"/>
        <w:ind w:left="2160" w:hanging="360"/>
      </w:pPr>
      <w:r w:rsidRPr="00F437C2">
        <w:t>3.</w:t>
      </w:r>
      <w:r w:rsidRPr="00F437C2">
        <w:tab/>
        <w:t>Except fallow deer, all cervid mortalities of animals 12 months of age or older shall be submitted for CWD testing. If CWD is detected in any animal, the status of the herd exposed to such animal shall be reduced to 0 months.</w:t>
      </w:r>
    </w:p>
    <w:p w14:paraId="334B3892" w14:textId="77777777" w:rsidR="00F437C2" w:rsidRPr="00F437C2" w:rsidRDefault="00F437C2" w:rsidP="00F437C2">
      <w:pPr>
        <w:tabs>
          <w:tab w:val="left" w:pos="1080"/>
          <w:tab w:val="left" w:pos="1440"/>
          <w:tab w:val="left" w:pos="1800"/>
        </w:tabs>
        <w:spacing w:after="200"/>
        <w:ind w:left="2160" w:hanging="360"/>
      </w:pPr>
      <w:r w:rsidRPr="00F437C2">
        <w:t>4.</w:t>
      </w:r>
      <w:r w:rsidRPr="00F437C2">
        <w:tab/>
        <w:t xml:space="preserve">Upon receipt of any request to move captive wildlife or alternative livestock to a captive wildlife facility within the state, the Division shall forward the request and all necessary documentation, including but not limited to, the status records for the facilities involved, to the Dept. of Agriculture for review and approval. The Dept. of Agriculture and the Division shall have 5 business days to review all necessary surveillance documents. </w:t>
      </w:r>
    </w:p>
    <w:p w14:paraId="67C605B0" w14:textId="77777777" w:rsidR="00F437C2" w:rsidRPr="00F437C2" w:rsidRDefault="00F437C2" w:rsidP="00F437C2">
      <w:pPr>
        <w:tabs>
          <w:tab w:val="left" w:pos="1080"/>
          <w:tab w:val="left" w:pos="1440"/>
          <w:tab w:val="left" w:pos="1800"/>
        </w:tabs>
        <w:spacing w:after="200"/>
        <w:ind w:left="2160" w:hanging="360"/>
      </w:pPr>
      <w:r w:rsidRPr="00F437C2">
        <w:t>5.</w:t>
      </w:r>
      <w:r w:rsidRPr="00F437C2">
        <w:tab/>
        <w:t>No evaluation of determination of CWD risk is required for alternative livestock or captive wildlife shipped directly to slaughter or to a biosecure facility approved by the Division and the Dept. of Agriculture.</w:t>
      </w:r>
    </w:p>
    <w:p w14:paraId="367FEB45" w14:textId="32974226" w:rsidR="00906E17" w:rsidRDefault="00906E17" w:rsidP="00D610B8">
      <w:pPr>
        <w:pStyle w:val="Heading2"/>
      </w:pPr>
      <w:bookmarkStart w:id="72" w:name="a009"/>
      <w:bookmarkStart w:id="73" w:name="_Toc193879916"/>
      <w:bookmarkEnd w:id="65"/>
      <w:bookmarkEnd w:id="72"/>
      <w:r w:rsidRPr="002E007F">
        <w:lastRenderedPageBreak/>
        <w:t xml:space="preserve">ARTICLE VII </w:t>
      </w:r>
      <w:r w:rsidRPr="002E007F">
        <w:noBreakHyphen/>
        <w:t xml:space="preserve"> </w:t>
      </w:r>
      <w:r w:rsidR="00E47ECC" w:rsidRPr="002E007F">
        <w:t>Aquatic Wildlife</w:t>
      </w:r>
      <w:bookmarkEnd w:id="73"/>
    </w:p>
    <w:p w14:paraId="70E768C4" w14:textId="35888CE9" w:rsidR="00497E36" w:rsidRPr="00C344A0" w:rsidRDefault="00497E36" w:rsidP="00D610B8">
      <w:pPr>
        <w:pStyle w:val="Heading3"/>
      </w:pPr>
      <w:bookmarkStart w:id="74" w:name="_Toc193879917"/>
      <w:r w:rsidRPr="00C344A0">
        <w:t xml:space="preserve">#010 – </w:t>
      </w:r>
      <w:r w:rsidR="00E47ECC" w:rsidRPr="00C344A0">
        <w:t>Transportation of Aquatic Wildlife</w:t>
      </w:r>
      <w:bookmarkEnd w:id="74"/>
    </w:p>
    <w:p w14:paraId="78AB10EC" w14:textId="77777777" w:rsidR="00497E36" w:rsidRDefault="00497E36" w:rsidP="00497E36">
      <w:pPr>
        <w:tabs>
          <w:tab w:val="left" w:pos="1080"/>
        </w:tabs>
        <w:ind w:left="1080" w:hanging="360"/>
      </w:pPr>
      <w:r w:rsidRPr="00C344A0">
        <w:t>A.</w:t>
      </w:r>
      <w:r w:rsidRPr="00C344A0">
        <w:tab/>
      </w:r>
      <w:r>
        <w:t xml:space="preserve">Transportation of Approved Aquatic Wildlife: Only the aquatic wildlife approved under #012 of this regulation may be transported within the State of Colorado. It shall be unlawful for any person to transport any live aquatic wildlife not approved under #012 of this regulation. </w:t>
      </w:r>
    </w:p>
    <w:p w14:paraId="55B53953" w14:textId="77777777" w:rsidR="00497E36" w:rsidRDefault="00497E36" w:rsidP="00497E36">
      <w:pPr>
        <w:tabs>
          <w:tab w:val="left" w:pos="1080"/>
        </w:tabs>
        <w:ind w:left="1080" w:hanging="360"/>
      </w:pPr>
    </w:p>
    <w:p w14:paraId="24650E47" w14:textId="77777777" w:rsidR="00497E36" w:rsidRDefault="00497E36" w:rsidP="00497E36">
      <w:pPr>
        <w:tabs>
          <w:tab w:val="left" w:pos="1080"/>
        </w:tabs>
        <w:ind w:left="1080" w:hanging="360"/>
      </w:pPr>
      <w:r>
        <w:t>B.</w:t>
      </w:r>
      <w:r>
        <w:tab/>
        <w:t>Requirements for Transportation:</w:t>
      </w:r>
    </w:p>
    <w:p w14:paraId="53E18D90" w14:textId="77777777" w:rsidR="00497E36" w:rsidRPr="00C344A0" w:rsidRDefault="00497E36" w:rsidP="00497E36">
      <w:pPr>
        <w:tabs>
          <w:tab w:val="left" w:pos="1080"/>
        </w:tabs>
        <w:ind w:left="1440" w:hanging="360"/>
      </w:pPr>
      <w:r>
        <w:t xml:space="preserve">1. </w:t>
      </w:r>
      <w:r>
        <w:tab/>
        <w:t xml:space="preserve">All Aquatic Wildlife: </w:t>
      </w:r>
      <w:r w:rsidRPr="00C344A0">
        <w:t>All aquatic wildlife being transported within Colorado must at all times be accompanied by, and may only be transported within Colorado pursuant to:</w:t>
      </w:r>
    </w:p>
    <w:p w14:paraId="0F00AA01" w14:textId="77777777" w:rsidR="00497E36" w:rsidRPr="00C344A0" w:rsidRDefault="00497E36" w:rsidP="00497E36"/>
    <w:p w14:paraId="27868FED" w14:textId="77777777" w:rsidR="00497E36" w:rsidRDefault="00497E36" w:rsidP="00497E36">
      <w:pPr>
        <w:ind w:left="2160" w:hanging="720"/>
      </w:pPr>
      <w:r>
        <w:t>a</w:t>
      </w:r>
      <w:r w:rsidRPr="00C344A0">
        <w:t>.</w:t>
      </w:r>
      <w:r w:rsidRPr="00C344A0">
        <w:tab/>
        <w:t xml:space="preserve">A personal </w:t>
      </w:r>
      <w:r>
        <w:t>fishing license (including the regulations pertaining to live fish as bait set forth in other provisions of CPW regulations, including #104.H),</w:t>
      </w:r>
    </w:p>
    <w:p w14:paraId="704C4D56" w14:textId="77777777" w:rsidR="00497E36" w:rsidRPr="00C344A0" w:rsidRDefault="00497E36" w:rsidP="00497E36">
      <w:pPr>
        <w:ind w:left="2160" w:hanging="720"/>
      </w:pPr>
      <w:r>
        <w:t>b.</w:t>
      </w:r>
      <w:r>
        <w:tab/>
        <w:t>A</w:t>
      </w:r>
      <w:r w:rsidRPr="00C344A0">
        <w:t xml:space="preserve"> commercial fishing license,</w:t>
      </w:r>
    </w:p>
    <w:p w14:paraId="3A3FDF11" w14:textId="77777777" w:rsidR="00497E36" w:rsidRPr="00C344A0" w:rsidRDefault="00497E36" w:rsidP="00497E36">
      <w:pPr>
        <w:ind w:left="2160" w:hanging="720"/>
      </w:pPr>
      <w:r>
        <w:t>c</w:t>
      </w:r>
      <w:r w:rsidRPr="00C344A0">
        <w:t>.</w:t>
      </w:r>
      <w:r w:rsidRPr="00C344A0">
        <w:tab/>
        <w:t>A donation certificate,</w:t>
      </w:r>
    </w:p>
    <w:p w14:paraId="3F5D6EB6" w14:textId="77777777" w:rsidR="00497E36" w:rsidRPr="00C344A0" w:rsidRDefault="00497E36" w:rsidP="00497E36">
      <w:pPr>
        <w:ind w:left="2160" w:hanging="720"/>
      </w:pPr>
      <w:r>
        <w:t>d</w:t>
      </w:r>
      <w:r w:rsidRPr="00C344A0">
        <w:t>.</w:t>
      </w:r>
      <w:r w:rsidRPr="00C344A0">
        <w:tab/>
        <w:t>A receipt from a commercial or private lake licensee, permitted aquaculture facility or permitted pet animal facility,</w:t>
      </w:r>
    </w:p>
    <w:p w14:paraId="7E6D064B" w14:textId="77777777" w:rsidR="00497E36" w:rsidRPr="00C344A0" w:rsidRDefault="00497E36" w:rsidP="00497E36">
      <w:pPr>
        <w:ind w:left="2160" w:hanging="720"/>
      </w:pPr>
      <w:r>
        <w:t>e</w:t>
      </w:r>
      <w:r w:rsidRPr="00C344A0">
        <w:t>.</w:t>
      </w:r>
      <w:r w:rsidRPr="00C344A0">
        <w:tab/>
        <w:t>An aquaculture facility permit,</w:t>
      </w:r>
    </w:p>
    <w:p w14:paraId="379764B5" w14:textId="77777777" w:rsidR="00497E36" w:rsidRPr="00C344A0" w:rsidRDefault="00497E36" w:rsidP="00497E36">
      <w:pPr>
        <w:ind w:left="2160" w:hanging="720"/>
      </w:pPr>
      <w:r>
        <w:t>f</w:t>
      </w:r>
      <w:r w:rsidRPr="00C344A0">
        <w:t>.</w:t>
      </w:r>
      <w:r w:rsidRPr="00C344A0">
        <w:tab/>
        <w:t>A pet animal facility permit,</w:t>
      </w:r>
    </w:p>
    <w:p w14:paraId="45FF382A" w14:textId="77777777" w:rsidR="00497E36" w:rsidRPr="00C344A0" w:rsidRDefault="00497E36" w:rsidP="00497E36">
      <w:pPr>
        <w:tabs>
          <w:tab w:val="left" w:pos="2160"/>
        </w:tabs>
        <w:ind w:left="2160" w:hanging="720"/>
      </w:pPr>
      <w:r>
        <w:t>g</w:t>
      </w:r>
      <w:r w:rsidRPr="00C344A0">
        <w:t>.</w:t>
      </w:r>
      <w:r w:rsidRPr="00C344A0">
        <w:tab/>
        <w:t xml:space="preserve">An importation </w:t>
      </w:r>
      <w:r>
        <w:t>license</w:t>
      </w:r>
      <w:r w:rsidRPr="00C344A0">
        <w:t xml:space="preserve">, </w:t>
      </w:r>
    </w:p>
    <w:p w14:paraId="6B1A76E0" w14:textId="77777777" w:rsidR="00497E36" w:rsidRDefault="00497E36" w:rsidP="00497E36">
      <w:pPr>
        <w:ind w:left="2160" w:hanging="720"/>
      </w:pPr>
      <w:r>
        <w:t>h</w:t>
      </w:r>
      <w:r w:rsidRPr="00C344A0">
        <w:t>.</w:t>
      </w:r>
      <w:r w:rsidRPr="00C344A0">
        <w:tab/>
      </w:r>
      <w:r>
        <w:t>A scientific collecting license, or</w:t>
      </w:r>
    </w:p>
    <w:p w14:paraId="714F647C" w14:textId="77777777" w:rsidR="00497E36" w:rsidRPr="00C344A0" w:rsidRDefault="00497E36" w:rsidP="00497E36">
      <w:pPr>
        <w:ind w:left="2160" w:hanging="720"/>
      </w:pPr>
      <w:r>
        <w:t>i.</w:t>
      </w:r>
      <w:r>
        <w:tab/>
      </w:r>
      <w:r w:rsidRPr="00C344A0">
        <w:t>A bill of lading or other similar documentation evidencing that the wildlife is being transported through Colorado for delivery in another state and containing the name, address and phone number of both the source and receiving person or facility.</w:t>
      </w:r>
    </w:p>
    <w:p w14:paraId="0DCEE5A8" w14:textId="77777777" w:rsidR="00497E36" w:rsidRPr="00C344A0" w:rsidRDefault="00497E36" w:rsidP="00497E36">
      <w:pPr>
        <w:tabs>
          <w:tab w:val="left" w:pos="1080"/>
        </w:tabs>
        <w:ind w:left="1080" w:hanging="360"/>
      </w:pPr>
    </w:p>
    <w:p w14:paraId="554D1434" w14:textId="001767C8" w:rsidR="00497E36" w:rsidRPr="00C344A0" w:rsidRDefault="00497E36" w:rsidP="00497E36">
      <w:pPr>
        <w:ind w:left="1080"/>
      </w:pPr>
      <w:r w:rsidRPr="00C344A0">
        <w:t>Original documentation is only required when transporting aquatic wildlife pursuant to a personal or commercial fishing license, a donation certificate or any kind of receipt.</w:t>
      </w:r>
      <w:r w:rsidR="00B0776A">
        <w:t xml:space="preserve"> </w:t>
      </w:r>
      <w:r w:rsidRPr="00C344A0">
        <w:t>In all other cases, legible copies of the required documents will suffice.</w:t>
      </w:r>
    </w:p>
    <w:p w14:paraId="090CF53F" w14:textId="77777777" w:rsidR="00497E36" w:rsidRPr="00C344A0" w:rsidRDefault="00497E36" w:rsidP="00497E36">
      <w:pPr>
        <w:tabs>
          <w:tab w:val="left" w:pos="1080"/>
        </w:tabs>
        <w:ind w:left="1080" w:hanging="360"/>
      </w:pPr>
    </w:p>
    <w:p w14:paraId="66266B9C" w14:textId="77777777" w:rsidR="00F437C2" w:rsidRDefault="00497E36" w:rsidP="00E47ECC">
      <w:pPr>
        <w:tabs>
          <w:tab w:val="left" w:pos="1080"/>
        </w:tabs>
        <w:spacing w:after="200"/>
        <w:ind w:left="1440" w:hanging="360"/>
        <w:rPr>
          <w:ins w:id="75" w:author="Hernandez, Hilary" w:date="2026-09-18T12:09:00Z" w16du:dateUtc="2026-09-18T18:09:00Z"/>
        </w:rPr>
      </w:pPr>
      <w:r>
        <w:t>2</w:t>
      </w:r>
      <w:r w:rsidRPr="00C344A0">
        <w:t>.</w:t>
      </w:r>
      <w:r w:rsidRPr="00C344A0">
        <w:tab/>
      </w:r>
      <w:r>
        <w:t>Unless otherwise specified under these regulation</w:t>
      </w:r>
      <w:ins w:id="76" w:author="Hernandez, Hilary" w:date="2026-09-18T12:08:00Z" w16du:dateUtc="2026-09-18T18:08:00Z">
        <w:r w:rsidR="00F437C2">
          <w:t>s</w:t>
        </w:r>
      </w:ins>
      <w:r>
        <w:t xml:space="preserve"> or under Title 33, a</w:t>
      </w:r>
      <w:r w:rsidRPr="00C344A0">
        <w:t xml:space="preserve">ll live </w:t>
      </w:r>
      <w:ins w:id="77" w:author="Hernandez, Hilary" w:date="2026-09-18T12:08:00Z" w16du:dateUtc="2026-09-18T18:08:00Z">
        <w:r w:rsidR="00F437C2">
          <w:t>aquatic wildlife</w:t>
        </w:r>
      </w:ins>
      <w:del w:id="78" w:author="Hernandez, Hilary" w:date="2026-09-18T12:08:00Z" w16du:dateUtc="2026-09-18T18:08:00Z">
        <w:r w:rsidDel="00F437C2">
          <w:delText>fish</w:delText>
        </w:r>
      </w:del>
      <w:r w:rsidRPr="00C344A0">
        <w:t xml:space="preserve"> transported within Colorado must be accompanied by </w:t>
      </w:r>
      <w:del w:id="79" w:author="Hernandez, Hilary" w:date="2026-09-18T12:09:00Z" w16du:dateUtc="2026-09-18T18:09:00Z">
        <w:r w:rsidRPr="00C344A0" w:rsidDel="00F437C2">
          <w:delText>a copy of the fish health certificate for the source facility evidencing its compliance with #014 Aquatic Wildlife Health Management, unless the bill of lading or other similar documentation shows that the shipment is being transported through Colorado for delivery in another state</w:delText>
        </w:r>
      </w:del>
      <w:ins w:id="80" w:author="Hernandez, Hilary" w:date="2026-09-18T12:09:00Z" w16du:dateUtc="2026-09-18T18:09:00Z">
        <w:r w:rsidR="00F437C2">
          <w:t>all of the following required by #014 (Aquatic Wildlife Health Management):</w:t>
        </w:r>
      </w:ins>
    </w:p>
    <w:p w14:paraId="6B4DB705" w14:textId="61253CC0" w:rsidR="00F437C2" w:rsidRDefault="00F437C2" w:rsidP="00F437C2">
      <w:pPr>
        <w:pStyle w:val="ListParagraph"/>
        <w:numPr>
          <w:ilvl w:val="0"/>
          <w:numId w:val="31"/>
        </w:numPr>
        <w:tabs>
          <w:tab w:val="left" w:pos="1080"/>
        </w:tabs>
        <w:spacing w:after="200"/>
        <w:rPr>
          <w:ins w:id="81" w:author="Hernandez, Hilary" w:date="2026-09-18T12:11:00Z" w16du:dateUtc="2026-09-18T18:11:00Z"/>
        </w:rPr>
      </w:pPr>
      <w:ins w:id="82" w:author="Hernandez, Hilary" w:date="2026-09-18T12:11:00Z" w16du:dateUtc="2026-09-18T18:11:00Z">
        <w:r>
          <w:t>a</w:t>
        </w:r>
      </w:ins>
      <w:ins w:id="83" w:author="Hernandez, Hilary" w:date="2026-09-18T12:10:00Z" w16du:dateUtc="2026-09-18T18:10:00Z">
        <w:r>
          <w:t xml:space="preserve"> valid fish health certification for the source facility;</w:t>
        </w:r>
      </w:ins>
    </w:p>
    <w:p w14:paraId="37111137" w14:textId="34627A03" w:rsidR="00F437C2" w:rsidRDefault="00F437C2" w:rsidP="00F437C2">
      <w:pPr>
        <w:pStyle w:val="ListParagraph"/>
        <w:numPr>
          <w:ilvl w:val="0"/>
          <w:numId w:val="31"/>
        </w:numPr>
        <w:tabs>
          <w:tab w:val="left" w:pos="1080"/>
        </w:tabs>
        <w:spacing w:after="200"/>
        <w:rPr>
          <w:ins w:id="84" w:author="Hernandez, Hilary" w:date="2026-09-18T12:11:00Z" w16du:dateUtc="2026-09-18T18:11:00Z"/>
        </w:rPr>
      </w:pPr>
      <w:ins w:id="85" w:author="Hernandez, Hilary" w:date="2026-09-18T12:11:00Z" w16du:dateUtc="2026-09-18T18:11:00Z">
        <w:r>
          <w:t>a valid negative ANS inspection report for the source facility; and/or</w:t>
        </w:r>
      </w:ins>
    </w:p>
    <w:p w14:paraId="4376FFDA" w14:textId="5AD025D2" w:rsidR="00F437C2" w:rsidRDefault="00F437C2">
      <w:pPr>
        <w:pStyle w:val="ListParagraph"/>
        <w:numPr>
          <w:ilvl w:val="0"/>
          <w:numId w:val="31"/>
        </w:numPr>
        <w:tabs>
          <w:tab w:val="left" w:pos="1080"/>
        </w:tabs>
        <w:spacing w:after="200"/>
        <w:rPr>
          <w:ins w:id="86" w:author="Hernandez, Hilary" w:date="2026-09-18T12:10:00Z" w16du:dateUtc="2026-09-18T18:10:00Z"/>
        </w:rPr>
        <w:pPrChange w:id="87" w:author="Hernandez, Hilary" w:date="2026-09-18T12:10:00Z" w16du:dateUtc="2026-09-18T18:10:00Z">
          <w:pPr>
            <w:tabs>
              <w:tab w:val="left" w:pos="1080"/>
            </w:tabs>
            <w:spacing w:after="200"/>
            <w:ind w:left="1440" w:hanging="360"/>
          </w:pPr>
        </w:pPrChange>
      </w:pPr>
      <w:ins w:id="88" w:author="Hernandez, Hilary" w:date="2026-09-18T12:11:00Z" w16du:dateUtc="2026-09-18T18:11:00Z">
        <w:r>
          <w:t xml:space="preserve">a valid exemption from any requirements of #014 for the source </w:t>
        </w:r>
      </w:ins>
      <w:ins w:id="89" w:author="Hernandez, Hilary" w:date="2026-09-18T12:12:00Z" w16du:dateUtc="2026-09-18T18:12:00Z">
        <w:r>
          <w:t>facility.</w:t>
        </w:r>
      </w:ins>
    </w:p>
    <w:p w14:paraId="333D6A71" w14:textId="215BC52F" w:rsidR="00497E36" w:rsidRDefault="00F437C2" w:rsidP="00B8679A">
      <w:pPr>
        <w:tabs>
          <w:tab w:val="left" w:pos="1080"/>
        </w:tabs>
        <w:spacing w:after="200"/>
        <w:ind w:left="1440"/>
      </w:pPr>
      <w:ins w:id="90" w:author="Hernandez, Hilary" w:date="2026-09-18T12:12:00Z" w16du:dateUtc="2026-09-18T18:12:00Z">
        <w:r>
          <w:t>This requirement does not apply if a bill of la</w:t>
        </w:r>
        <w:r w:rsidR="00C11F9F">
          <w:t xml:space="preserve">ding or similar </w:t>
        </w:r>
      </w:ins>
      <w:ins w:id="91" w:author="Hernandez, Hilary" w:date="2026-09-21T11:25:00Z" w16du:dateUtc="2026-09-21T17:25:00Z">
        <w:r w:rsidR="009B3C2E">
          <w:t>documentation</w:t>
        </w:r>
      </w:ins>
      <w:ins w:id="92" w:author="Hernandez, Hilary" w:date="2026-09-18T12:12:00Z" w16du:dateUtc="2026-09-18T18:12:00Z">
        <w:r w:rsidR="00C11F9F">
          <w:t xml:space="preserve"> shows the live aquatic wildlife are being </w:t>
        </w:r>
      </w:ins>
      <w:ins w:id="93" w:author="Hernandez, Hilary" w:date="2026-09-21T11:23:00Z" w16du:dateUtc="2026-09-21T17:23:00Z">
        <w:r w:rsidR="006C7003">
          <w:t>transported</w:t>
        </w:r>
      </w:ins>
      <w:ins w:id="94" w:author="Hernandez, Hilary" w:date="2026-09-18T12:12:00Z" w16du:dateUtc="2026-09-18T18:12:00Z">
        <w:r w:rsidR="00C11F9F">
          <w:t xml:space="preserve"> thr</w:t>
        </w:r>
      </w:ins>
      <w:ins w:id="95" w:author="Hernandez, Hilary" w:date="2026-09-18T12:13:00Z" w16du:dateUtc="2026-09-18T18:13:00Z">
        <w:r w:rsidR="00C11F9F">
          <w:t xml:space="preserve">ough Colorado for delivery in another state. </w:t>
        </w:r>
      </w:ins>
      <w:r w:rsidR="00497E36">
        <w:t>At the Division’s discretion, the Division may waive the requirement that a fish health certificat</w:t>
      </w:r>
      <w:ins w:id="96" w:author="Hernandez, Hilary" w:date="2026-09-18T12:13:00Z" w16du:dateUtc="2026-09-18T18:13:00Z">
        <w:r w:rsidR="00C11F9F">
          <w:t>ion</w:t>
        </w:r>
      </w:ins>
      <w:del w:id="97" w:author="Hernandez, Hilary" w:date="2026-09-18T12:13:00Z" w16du:dateUtc="2026-09-18T18:13:00Z">
        <w:r w:rsidR="00497E36" w:rsidDel="00C11F9F">
          <w:delText>e</w:delText>
        </w:r>
      </w:del>
      <w:r w:rsidR="00497E36">
        <w:t xml:space="preserve"> accompany live fish transported in Colorado when transportation occurs from one Food Production Facility to another Food Production Facility. </w:t>
      </w:r>
    </w:p>
    <w:p w14:paraId="5B5FDFEB" w14:textId="4F52176E" w:rsidR="00F437C2" w:rsidRDefault="00F437C2" w:rsidP="00F437C2">
      <w:pPr>
        <w:tabs>
          <w:tab w:val="left" w:pos="1080"/>
        </w:tabs>
        <w:ind w:left="1080" w:hanging="360"/>
      </w:pPr>
      <w:r>
        <w:t>C.</w:t>
      </w:r>
      <w:r>
        <w:tab/>
      </w:r>
      <w:ins w:id="98" w:author="Hernandez, Hilary" w:date="2026-09-18T12:07:00Z" w16du:dateUtc="2026-09-18T18:07:00Z">
        <w:r>
          <w:t>This rule #010 does not apply to aquatic herpetofauna</w:t>
        </w:r>
      </w:ins>
      <w:ins w:id="99" w:author="Hernandez, Hilary" w:date="2026-09-18T12:08:00Z" w16du:dateUtc="2026-09-18T18:08:00Z">
        <w:r>
          <w:t>, which are governed by Chapter W-7.</w:t>
        </w:r>
      </w:ins>
    </w:p>
    <w:p w14:paraId="42EA90C2" w14:textId="77777777" w:rsidR="00F437C2" w:rsidRDefault="00F437C2" w:rsidP="00E47ECC">
      <w:pPr>
        <w:tabs>
          <w:tab w:val="left" w:pos="1080"/>
        </w:tabs>
        <w:spacing w:after="200"/>
        <w:ind w:left="1440" w:hanging="360"/>
      </w:pPr>
    </w:p>
    <w:p w14:paraId="054E0AFE" w14:textId="049B59A2" w:rsidR="00497E36" w:rsidRDefault="00497E36" w:rsidP="00D610B8">
      <w:pPr>
        <w:pStyle w:val="Heading3"/>
      </w:pPr>
      <w:bookmarkStart w:id="100" w:name="a011"/>
      <w:bookmarkStart w:id="101" w:name="_Toc193879918"/>
      <w:bookmarkEnd w:id="100"/>
      <w:r>
        <w:t xml:space="preserve">#011 – </w:t>
      </w:r>
      <w:r w:rsidR="00E47ECC">
        <w:t>Importation of Aquatic Wildlife</w:t>
      </w:r>
      <w:bookmarkEnd w:id="101"/>
    </w:p>
    <w:p w14:paraId="1E086381" w14:textId="77777777" w:rsidR="00497E36" w:rsidRPr="004D2007" w:rsidRDefault="00497E36" w:rsidP="00497E36">
      <w:pPr>
        <w:tabs>
          <w:tab w:val="left" w:pos="1080"/>
        </w:tabs>
        <w:ind w:left="1080" w:hanging="360"/>
        <w:rPr>
          <w:color w:val="000000"/>
        </w:rPr>
      </w:pPr>
      <w:r>
        <w:rPr>
          <w:color w:val="000000"/>
        </w:rPr>
        <w:t>A.</w:t>
      </w:r>
      <w:r>
        <w:rPr>
          <w:color w:val="000000"/>
        </w:rPr>
        <w:tab/>
      </w:r>
      <w:r w:rsidRPr="004D2007">
        <w:rPr>
          <w:color w:val="000000"/>
        </w:rPr>
        <w:t>Except as provided</w:t>
      </w:r>
      <w:r>
        <w:rPr>
          <w:color w:val="000000"/>
        </w:rPr>
        <w:t xml:space="preserve"> in these regulations or authorized by the Division or under Title 33 or Title 35 C.R.S.,</w:t>
      </w:r>
      <w:r w:rsidRPr="004D2007">
        <w:rPr>
          <w:color w:val="000000"/>
        </w:rPr>
        <w:t xml:space="preserve"> it shall be unlawful for any person to import any live native or nonnative aquatic wildlife into </w:t>
      </w:r>
      <w:smartTag w:uri="urn:schemas-microsoft-com:office:smarttags" w:element="place">
        <w:smartTag w:uri="urn:schemas-microsoft-com:office:smarttags" w:element="State">
          <w:r w:rsidRPr="004D2007">
            <w:rPr>
              <w:color w:val="000000"/>
            </w:rPr>
            <w:t>Colorado</w:t>
          </w:r>
        </w:smartTag>
      </w:smartTag>
      <w:r w:rsidRPr="004D2007">
        <w:rPr>
          <w:color w:val="000000"/>
        </w:rPr>
        <w:t>.</w:t>
      </w:r>
    </w:p>
    <w:p w14:paraId="42DE0C4D" w14:textId="77777777" w:rsidR="00497E36" w:rsidRPr="004D2007" w:rsidRDefault="00497E36" w:rsidP="00497E36">
      <w:pPr>
        <w:tabs>
          <w:tab w:val="left" w:pos="1080"/>
        </w:tabs>
        <w:ind w:left="1080" w:firstLine="360"/>
        <w:rPr>
          <w:color w:val="000000"/>
        </w:rPr>
      </w:pPr>
    </w:p>
    <w:p w14:paraId="5B8AC7E7" w14:textId="000CB5F9" w:rsidR="00497E36" w:rsidRDefault="00497E36" w:rsidP="00497E36">
      <w:pPr>
        <w:tabs>
          <w:tab w:val="left" w:pos="1080"/>
        </w:tabs>
        <w:ind w:left="1080" w:hanging="360"/>
        <w:rPr>
          <w:color w:val="000000"/>
        </w:rPr>
      </w:pPr>
      <w:r w:rsidRPr="004D2007">
        <w:rPr>
          <w:color w:val="000000"/>
        </w:rPr>
        <w:t>B.</w:t>
      </w:r>
      <w:r w:rsidR="00B0776A">
        <w:rPr>
          <w:color w:val="000000"/>
        </w:rPr>
        <w:t xml:space="preserve"> </w:t>
      </w:r>
      <w:r w:rsidRPr="004D2007">
        <w:rPr>
          <w:color w:val="000000"/>
        </w:rPr>
        <w:t xml:space="preserve"> </w:t>
      </w:r>
      <w:r>
        <w:rPr>
          <w:color w:val="000000"/>
        </w:rPr>
        <w:t>Importation of Approved Aquatic Wildlife: Only the aquatic wildlife approved under #012 of this regulation may be imported. It shall be unlawful for any person to import any aquatic wildlife not approved under #012 of this regulation.</w:t>
      </w:r>
    </w:p>
    <w:p w14:paraId="7623D244" w14:textId="77777777" w:rsidR="00497E36" w:rsidRDefault="00497E36" w:rsidP="00497E36">
      <w:pPr>
        <w:tabs>
          <w:tab w:val="left" w:pos="1080"/>
        </w:tabs>
        <w:ind w:left="1080" w:hanging="360"/>
        <w:rPr>
          <w:color w:val="000000"/>
        </w:rPr>
      </w:pPr>
    </w:p>
    <w:p w14:paraId="57466360" w14:textId="77777777" w:rsidR="00497E36" w:rsidRDefault="00497E36" w:rsidP="00497E36">
      <w:pPr>
        <w:tabs>
          <w:tab w:val="left" w:pos="1080"/>
        </w:tabs>
        <w:ind w:left="1080" w:hanging="360"/>
        <w:rPr>
          <w:color w:val="000000"/>
        </w:rPr>
      </w:pPr>
      <w:r>
        <w:rPr>
          <w:color w:val="000000"/>
        </w:rPr>
        <w:t>C.</w:t>
      </w:r>
      <w:r>
        <w:rPr>
          <w:color w:val="000000"/>
        </w:rPr>
        <w:tab/>
        <w:t>Requirements for Importation License:</w:t>
      </w:r>
    </w:p>
    <w:p w14:paraId="425F50A3" w14:textId="77777777" w:rsidR="00497E36" w:rsidRDefault="00497E36" w:rsidP="00497E36">
      <w:pPr>
        <w:tabs>
          <w:tab w:val="left" w:pos="1080"/>
        </w:tabs>
        <w:ind w:left="1440" w:hanging="360"/>
        <w:rPr>
          <w:color w:val="000000"/>
        </w:rPr>
      </w:pPr>
    </w:p>
    <w:p w14:paraId="5DA5533B" w14:textId="77777777" w:rsidR="00497E36" w:rsidRPr="004D2007" w:rsidRDefault="00497E36" w:rsidP="00497E36">
      <w:pPr>
        <w:tabs>
          <w:tab w:val="left" w:pos="1080"/>
        </w:tabs>
        <w:ind w:left="1440" w:hanging="360"/>
        <w:rPr>
          <w:color w:val="000000"/>
        </w:rPr>
      </w:pPr>
      <w:r>
        <w:rPr>
          <w:color w:val="000000"/>
        </w:rPr>
        <w:t>1.</w:t>
      </w:r>
      <w:r>
        <w:rPr>
          <w:color w:val="000000"/>
        </w:rPr>
        <w:tab/>
      </w:r>
      <w:r w:rsidRPr="004D2007">
        <w:rPr>
          <w:color w:val="000000"/>
        </w:rPr>
        <w:t>A person must obtain an Importation License from the Division prior to importing any live aquatic wildlife into Colorado.</w:t>
      </w:r>
    </w:p>
    <w:p w14:paraId="2A76EC5B" w14:textId="77777777" w:rsidR="00497E36" w:rsidRPr="004D2007" w:rsidRDefault="00497E36" w:rsidP="00497E36">
      <w:pPr>
        <w:tabs>
          <w:tab w:val="left" w:pos="1080"/>
        </w:tabs>
        <w:ind w:left="1080" w:firstLine="360"/>
        <w:rPr>
          <w:color w:val="000000"/>
        </w:rPr>
      </w:pPr>
    </w:p>
    <w:p w14:paraId="2F562472" w14:textId="77777777" w:rsidR="00497E36" w:rsidRPr="004D2007" w:rsidRDefault="00497E36" w:rsidP="00497E36">
      <w:pPr>
        <w:tabs>
          <w:tab w:val="left" w:pos="1080"/>
        </w:tabs>
        <w:ind w:left="1440" w:hanging="720"/>
        <w:rPr>
          <w:color w:val="000000"/>
        </w:rPr>
      </w:pPr>
      <w:r>
        <w:rPr>
          <w:color w:val="000000"/>
        </w:rPr>
        <w:tab/>
        <w:t>2.</w:t>
      </w:r>
      <w:r>
        <w:rPr>
          <w:color w:val="000000"/>
        </w:rPr>
        <w:tab/>
      </w:r>
      <w:r w:rsidRPr="004D2007">
        <w:rPr>
          <w:color w:val="000000"/>
        </w:rPr>
        <w:t>Application for an Importation License shall be made on the form provided by the Division.</w:t>
      </w:r>
    </w:p>
    <w:p w14:paraId="16C0E489" w14:textId="77777777" w:rsidR="00497E36" w:rsidRPr="004D2007" w:rsidRDefault="00497E36" w:rsidP="00497E36">
      <w:pPr>
        <w:tabs>
          <w:tab w:val="left" w:pos="1080"/>
        </w:tabs>
        <w:ind w:left="1080" w:firstLine="360"/>
        <w:rPr>
          <w:color w:val="000000"/>
        </w:rPr>
      </w:pPr>
    </w:p>
    <w:p w14:paraId="010C1B50" w14:textId="77777777" w:rsidR="00497E36" w:rsidRPr="004D2007" w:rsidRDefault="00497E36" w:rsidP="00497E36">
      <w:pPr>
        <w:tabs>
          <w:tab w:val="left" w:pos="1080"/>
        </w:tabs>
        <w:ind w:left="1440" w:hanging="720"/>
        <w:rPr>
          <w:color w:val="000000"/>
        </w:rPr>
      </w:pPr>
      <w:r>
        <w:rPr>
          <w:color w:val="000000"/>
        </w:rPr>
        <w:tab/>
        <w:t>3.</w:t>
      </w:r>
      <w:r>
        <w:rPr>
          <w:color w:val="000000"/>
        </w:rPr>
        <w:tab/>
      </w:r>
      <w:r w:rsidRPr="004D2007">
        <w:rPr>
          <w:color w:val="000000"/>
        </w:rPr>
        <w:t>Properly completed forms and the license fee must be submit</w:t>
      </w:r>
      <w:r w:rsidRPr="004D2007">
        <w:rPr>
          <w:color w:val="000000"/>
        </w:rPr>
        <w:softHyphen/>
        <w:t>ted to the Division at least seven (7) working days prior to the proposed importa</w:t>
      </w:r>
      <w:r w:rsidRPr="004D2007">
        <w:rPr>
          <w:color w:val="000000"/>
        </w:rPr>
        <w:softHyphen/>
        <w:t>tion date.</w:t>
      </w:r>
    </w:p>
    <w:p w14:paraId="488080BD" w14:textId="77777777" w:rsidR="00497E36" w:rsidRPr="004D2007" w:rsidRDefault="00497E36" w:rsidP="00497E36">
      <w:pPr>
        <w:tabs>
          <w:tab w:val="left" w:pos="1080"/>
        </w:tabs>
        <w:ind w:left="1080" w:firstLine="360"/>
        <w:rPr>
          <w:color w:val="000000"/>
        </w:rPr>
      </w:pPr>
    </w:p>
    <w:p w14:paraId="04D7A0BE" w14:textId="5C0D5D2A" w:rsidR="00497E36" w:rsidRPr="004D2007" w:rsidRDefault="00497E36" w:rsidP="00497E36">
      <w:pPr>
        <w:tabs>
          <w:tab w:val="left" w:pos="1080"/>
        </w:tabs>
        <w:ind w:left="1440" w:hanging="720"/>
        <w:rPr>
          <w:color w:val="000000"/>
        </w:rPr>
      </w:pPr>
      <w:r>
        <w:rPr>
          <w:color w:val="000000"/>
        </w:rPr>
        <w:tab/>
        <w:t>4.</w:t>
      </w:r>
      <w:r>
        <w:rPr>
          <w:color w:val="000000"/>
        </w:rPr>
        <w:tab/>
      </w:r>
      <w:r w:rsidRPr="004D2007">
        <w:rPr>
          <w:color w:val="000000"/>
        </w:rPr>
        <w:t>Upon receipt of the Importation License, a person may import only those species and only from the facility listed on the license.</w:t>
      </w:r>
      <w:r w:rsidR="00B0776A">
        <w:rPr>
          <w:color w:val="000000"/>
        </w:rPr>
        <w:t xml:space="preserve"> </w:t>
      </w:r>
      <w:r w:rsidRPr="004D2007">
        <w:rPr>
          <w:color w:val="000000"/>
        </w:rPr>
        <w:t>Additional species may be added to the license upon written application to the Division at least seven (7) working days prior to the proposed importation date.</w:t>
      </w:r>
    </w:p>
    <w:p w14:paraId="5F3E3BF0" w14:textId="77777777" w:rsidR="00497E36" w:rsidRPr="004D2007" w:rsidRDefault="00497E36" w:rsidP="00497E36">
      <w:pPr>
        <w:tabs>
          <w:tab w:val="left" w:pos="1080"/>
        </w:tabs>
        <w:ind w:left="1080" w:firstLine="360"/>
        <w:rPr>
          <w:color w:val="000000"/>
        </w:rPr>
      </w:pPr>
    </w:p>
    <w:p w14:paraId="718E58C0" w14:textId="4C5F23B9" w:rsidR="00497E36" w:rsidRPr="004D2007" w:rsidRDefault="00497E36" w:rsidP="00497E36">
      <w:pPr>
        <w:tabs>
          <w:tab w:val="left" w:pos="1080"/>
        </w:tabs>
        <w:ind w:left="1080" w:hanging="360"/>
        <w:rPr>
          <w:color w:val="000000"/>
        </w:rPr>
      </w:pPr>
      <w:r>
        <w:rPr>
          <w:color w:val="000000"/>
        </w:rPr>
        <w:t>D</w:t>
      </w:r>
      <w:r w:rsidRPr="004D2007">
        <w:rPr>
          <w:color w:val="000000"/>
        </w:rPr>
        <w:t>.</w:t>
      </w:r>
      <w:r w:rsidR="00B0776A">
        <w:rPr>
          <w:color w:val="000000"/>
        </w:rPr>
        <w:t xml:space="preserve"> </w:t>
      </w:r>
      <w:r w:rsidRPr="004D2007">
        <w:rPr>
          <w:color w:val="000000"/>
        </w:rPr>
        <w:t xml:space="preserve"> The Division may inspect any shipment of live </w:t>
      </w:r>
      <w:r>
        <w:rPr>
          <w:color w:val="000000"/>
        </w:rPr>
        <w:t xml:space="preserve">crustacean, </w:t>
      </w:r>
      <w:r w:rsidRPr="004D2007">
        <w:rPr>
          <w:color w:val="000000"/>
        </w:rPr>
        <w:t>fish or viable gametes imported into Colorado.</w:t>
      </w:r>
      <w:r w:rsidR="00B0776A">
        <w:rPr>
          <w:color w:val="000000"/>
        </w:rPr>
        <w:t xml:space="preserve"> </w:t>
      </w:r>
    </w:p>
    <w:p w14:paraId="7CEFB389" w14:textId="77777777" w:rsidR="00497E36" w:rsidRPr="004D2007" w:rsidRDefault="00497E36" w:rsidP="00497E36">
      <w:pPr>
        <w:tabs>
          <w:tab w:val="left" w:pos="1080"/>
        </w:tabs>
        <w:ind w:left="1080" w:firstLine="360"/>
        <w:rPr>
          <w:color w:val="000000"/>
        </w:rPr>
      </w:pPr>
    </w:p>
    <w:p w14:paraId="12C77D4B" w14:textId="4E4D09DC" w:rsidR="00497E36" w:rsidRPr="004D2007" w:rsidRDefault="00497E36" w:rsidP="00497E36">
      <w:pPr>
        <w:tabs>
          <w:tab w:val="left" w:pos="1080"/>
        </w:tabs>
        <w:ind w:left="1080" w:hanging="360"/>
        <w:rPr>
          <w:color w:val="000000"/>
        </w:rPr>
      </w:pPr>
      <w:r>
        <w:rPr>
          <w:color w:val="000000"/>
        </w:rPr>
        <w:t>E</w:t>
      </w:r>
      <w:r w:rsidRPr="004D2007">
        <w:rPr>
          <w:color w:val="000000"/>
        </w:rPr>
        <w:t>.</w:t>
      </w:r>
      <w:r w:rsidR="00B0776A">
        <w:rPr>
          <w:color w:val="000000"/>
        </w:rPr>
        <w:t xml:space="preserve"> </w:t>
      </w:r>
      <w:r w:rsidRPr="004D2007">
        <w:rPr>
          <w:color w:val="000000"/>
        </w:rPr>
        <w:t xml:space="preserve"> Receipt of all wildlife imported must be reported to the Division as specified on the Importation License.</w:t>
      </w:r>
    </w:p>
    <w:p w14:paraId="0A1E56BA" w14:textId="77777777" w:rsidR="00497E36" w:rsidRPr="004D2007" w:rsidRDefault="00497E36" w:rsidP="00497E36">
      <w:pPr>
        <w:tabs>
          <w:tab w:val="left" w:pos="1080"/>
        </w:tabs>
        <w:ind w:left="1080" w:firstLine="360"/>
        <w:rPr>
          <w:color w:val="000000"/>
        </w:rPr>
      </w:pPr>
    </w:p>
    <w:p w14:paraId="4FF1A85E" w14:textId="77777777" w:rsidR="000C5D64" w:rsidRDefault="00497E36" w:rsidP="000C5D64">
      <w:pPr>
        <w:tabs>
          <w:tab w:val="left" w:pos="1080"/>
        </w:tabs>
        <w:ind w:left="1080" w:hanging="360"/>
        <w:rPr>
          <w:ins w:id="102" w:author="Hernandez, Hilary" w:date="2026-09-18T12:15:00Z" w16du:dateUtc="2026-09-18T18:15:00Z"/>
          <w:color w:val="000000"/>
        </w:rPr>
      </w:pPr>
      <w:r>
        <w:rPr>
          <w:color w:val="000000"/>
        </w:rPr>
        <w:t>F</w:t>
      </w:r>
      <w:r w:rsidRPr="004D2007">
        <w:rPr>
          <w:color w:val="000000"/>
        </w:rPr>
        <w:t>.</w:t>
      </w:r>
      <w:r w:rsidR="00B0776A">
        <w:rPr>
          <w:color w:val="000000"/>
        </w:rPr>
        <w:t xml:space="preserve"> </w:t>
      </w:r>
      <w:r w:rsidRPr="004D2007">
        <w:rPr>
          <w:color w:val="000000"/>
        </w:rPr>
        <w:t xml:space="preserve"> All importations of </w:t>
      </w:r>
      <w:r>
        <w:rPr>
          <w:color w:val="000000"/>
        </w:rPr>
        <w:t>aquatic wildlife</w:t>
      </w:r>
      <w:r w:rsidRPr="004D2007">
        <w:rPr>
          <w:color w:val="000000"/>
        </w:rPr>
        <w:t xml:space="preserve"> must comply with state fish health management regulations.</w:t>
      </w:r>
      <w:r w:rsidR="00B0776A">
        <w:rPr>
          <w:color w:val="000000"/>
        </w:rPr>
        <w:t xml:space="preserve"> </w:t>
      </w:r>
      <w:ins w:id="103" w:author="Hernandez, Hilary" w:date="2026-09-18T12:14:00Z" w16du:dateUtc="2026-09-18T18:14:00Z">
        <w:r w:rsidR="000C5D64">
          <w:rPr>
            <w:color w:val="000000"/>
          </w:rPr>
          <w:t xml:space="preserve">Each shipment of live aquatic wildlife must be accompanied by all of the following required by #014 </w:t>
        </w:r>
      </w:ins>
      <w:ins w:id="104" w:author="Hernandez, Hilary" w:date="2026-09-18T12:15:00Z" w16du:dateUtc="2026-09-18T18:15:00Z">
        <w:r w:rsidR="000C5D64">
          <w:rPr>
            <w:color w:val="000000"/>
          </w:rPr>
          <w:t>(Aquatic Wildlife Health Management):</w:t>
        </w:r>
      </w:ins>
    </w:p>
    <w:p w14:paraId="61FF2E94" w14:textId="77777777" w:rsidR="000C5D64" w:rsidRDefault="000C5D64" w:rsidP="00D2113B">
      <w:pPr>
        <w:pStyle w:val="ListParagraph"/>
        <w:numPr>
          <w:ilvl w:val="0"/>
          <w:numId w:val="32"/>
        </w:numPr>
        <w:tabs>
          <w:tab w:val="left" w:pos="1080"/>
          <w:tab w:val="left" w:pos="1440"/>
        </w:tabs>
        <w:spacing w:before="240"/>
        <w:ind w:left="1440"/>
        <w:rPr>
          <w:ins w:id="105" w:author="Hernandez, Hilary" w:date="2026-09-18T12:15:00Z" w16du:dateUtc="2026-09-18T18:15:00Z"/>
          <w:color w:val="000000"/>
        </w:rPr>
      </w:pPr>
      <w:ins w:id="106" w:author="Hernandez, Hilary" w:date="2026-09-18T12:15:00Z" w16du:dateUtc="2026-09-18T18:15:00Z">
        <w:r>
          <w:rPr>
            <w:color w:val="000000"/>
          </w:rPr>
          <w:t>a valid fish health certification for the source facility;</w:t>
        </w:r>
      </w:ins>
    </w:p>
    <w:p w14:paraId="0CA0FD04" w14:textId="77777777" w:rsidR="000C5D64" w:rsidRDefault="000C5D64" w:rsidP="00D2113B">
      <w:pPr>
        <w:pStyle w:val="ListParagraph"/>
        <w:numPr>
          <w:ilvl w:val="0"/>
          <w:numId w:val="32"/>
        </w:numPr>
        <w:tabs>
          <w:tab w:val="left" w:pos="1080"/>
          <w:tab w:val="left" w:pos="1440"/>
        </w:tabs>
        <w:spacing w:before="240"/>
        <w:ind w:left="1440"/>
        <w:rPr>
          <w:ins w:id="107" w:author="Hernandez, Hilary" w:date="2026-09-18T12:16:00Z" w16du:dateUtc="2026-09-18T18:16:00Z"/>
          <w:color w:val="000000"/>
        </w:rPr>
      </w:pPr>
      <w:ins w:id="108" w:author="Hernandez, Hilary" w:date="2026-09-18T12:15:00Z" w16du:dateUtc="2026-09-18T18:15:00Z">
        <w:r>
          <w:rPr>
            <w:color w:val="000000"/>
          </w:rPr>
          <w:t xml:space="preserve">a </w:t>
        </w:r>
      </w:ins>
      <w:ins w:id="109" w:author="Hernandez, Hilary" w:date="2026-09-18T12:16:00Z" w16du:dateUtc="2026-09-18T18:16:00Z">
        <w:r>
          <w:rPr>
            <w:color w:val="000000"/>
          </w:rPr>
          <w:t>valid negative ANS inspection report for the source facility; and/or</w:t>
        </w:r>
      </w:ins>
    </w:p>
    <w:p w14:paraId="3E105773" w14:textId="77777777" w:rsidR="000C5D64" w:rsidRDefault="000C5D64" w:rsidP="00D2113B">
      <w:pPr>
        <w:pStyle w:val="ListParagraph"/>
        <w:numPr>
          <w:ilvl w:val="0"/>
          <w:numId w:val="32"/>
        </w:numPr>
        <w:tabs>
          <w:tab w:val="left" w:pos="1080"/>
          <w:tab w:val="left" w:pos="1440"/>
        </w:tabs>
        <w:spacing w:before="240"/>
        <w:ind w:left="1440"/>
        <w:rPr>
          <w:ins w:id="110" w:author="Hernandez, Hilary" w:date="2026-09-18T12:17:00Z" w16du:dateUtc="2026-09-18T18:17:00Z"/>
          <w:color w:val="000000"/>
        </w:rPr>
      </w:pPr>
      <w:ins w:id="111" w:author="Hernandez, Hilary" w:date="2026-09-18T12:16:00Z" w16du:dateUtc="2026-09-18T18:16:00Z">
        <w:r>
          <w:rPr>
            <w:color w:val="000000"/>
          </w:rPr>
          <w:t>a valid exemption from any requirements of #014 for the source facility.</w:t>
        </w:r>
      </w:ins>
      <w:del w:id="112" w:author="Hernandez, Hilary" w:date="2026-09-18T12:16:00Z" w16du:dateUtc="2026-09-18T18:16:00Z">
        <w:r w:rsidR="00497E36" w:rsidRPr="000C5D64" w:rsidDel="000C5D64">
          <w:rPr>
            <w:color w:val="000000"/>
            <w:rPrChange w:id="113" w:author="Hernandez, Hilary" w:date="2026-09-18T12:15:00Z" w16du:dateUtc="2026-09-18T18:15:00Z">
              <w:rPr/>
            </w:rPrChange>
          </w:rPr>
          <w:delText>A copy of a facility’s health certification, if applicable, must accompany each shipment of live a</w:delText>
        </w:r>
      </w:del>
      <w:del w:id="114" w:author="Hernandez, Hilary" w:date="2026-09-18T12:17:00Z" w16du:dateUtc="2026-09-18T18:17:00Z">
        <w:r w:rsidR="00497E36" w:rsidRPr="000C5D64" w:rsidDel="000C5D64">
          <w:rPr>
            <w:color w:val="000000"/>
            <w:rPrChange w:id="115" w:author="Hernandez, Hilary" w:date="2026-09-18T12:15:00Z" w16du:dateUtc="2026-09-18T18:15:00Z">
              <w:rPr/>
            </w:rPrChange>
          </w:rPr>
          <w:delText>quatic wildlife.</w:delText>
        </w:r>
      </w:del>
    </w:p>
    <w:p w14:paraId="48F1E50D" w14:textId="7C981B8A" w:rsidR="00497E36" w:rsidRPr="000C5D64" w:rsidRDefault="000C5D64" w:rsidP="00D2113B">
      <w:pPr>
        <w:pStyle w:val="ListParagraph"/>
        <w:tabs>
          <w:tab w:val="left" w:pos="1080"/>
          <w:tab w:val="left" w:pos="1440"/>
        </w:tabs>
        <w:spacing w:before="240"/>
        <w:ind w:left="1440"/>
        <w:rPr>
          <w:color w:val="000000"/>
        </w:rPr>
      </w:pPr>
      <w:ins w:id="116" w:author="Hernandez, Hilary" w:date="2026-09-18T12:17:00Z" w16du:dateUtc="2026-09-18T18:17:00Z">
        <w:r>
          <w:rPr>
            <w:color w:val="000000"/>
          </w:rPr>
          <w:t xml:space="preserve">This requirement does not apply if a bill of lading or </w:t>
        </w:r>
      </w:ins>
      <w:ins w:id="117" w:author="Hernandez, Hilary" w:date="2026-09-21T11:23:00Z" w16du:dateUtc="2026-09-21T17:23:00Z">
        <w:r w:rsidR="006C7003">
          <w:rPr>
            <w:color w:val="000000"/>
          </w:rPr>
          <w:t>similar</w:t>
        </w:r>
      </w:ins>
      <w:ins w:id="118" w:author="Hernandez, Hilary" w:date="2026-09-18T12:17:00Z" w16du:dateUtc="2026-09-18T18:17:00Z">
        <w:r>
          <w:rPr>
            <w:color w:val="000000"/>
          </w:rPr>
          <w:t xml:space="preserve"> documentation shows the shipment of live aquatic wildlife is being </w:t>
        </w:r>
      </w:ins>
      <w:ins w:id="119" w:author="Hernandez, Hilary" w:date="2026-09-21T11:23:00Z" w16du:dateUtc="2026-09-21T17:23:00Z">
        <w:r w:rsidR="006C7003">
          <w:rPr>
            <w:color w:val="000000"/>
          </w:rPr>
          <w:t>transported</w:t>
        </w:r>
      </w:ins>
      <w:ins w:id="120" w:author="Hernandez, Hilary" w:date="2026-09-18T12:17:00Z" w16du:dateUtc="2026-09-18T18:17:00Z">
        <w:r>
          <w:rPr>
            <w:color w:val="000000"/>
          </w:rPr>
          <w:t xml:space="preserve"> through Colorado for delivery in another state.</w:t>
        </w:r>
      </w:ins>
      <w:r w:rsidR="00497E36" w:rsidRPr="000C5D64">
        <w:rPr>
          <w:color w:val="000000"/>
        </w:rPr>
        <w:t xml:space="preserve"> </w:t>
      </w:r>
    </w:p>
    <w:p w14:paraId="02ED0881" w14:textId="77777777" w:rsidR="00497E36" w:rsidRPr="004D2007" w:rsidRDefault="00497E36" w:rsidP="00497E36">
      <w:pPr>
        <w:tabs>
          <w:tab w:val="left" w:pos="1080"/>
        </w:tabs>
        <w:ind w:left="1080" w:firstLine="360"/>
        <w:rPr>
          <w:color w:val="000000"/>
        </w:rPr>
      </w:pPr>
    </w:p>
    <w:p w14:paraId="7A897F2A" w14:textId="350F4EA9" w:rsidR="00262CC4" w:rsidDel="00262CC4" w:rsidRDefault="00497E36" w:rsidP="00262CC4">
      <w:pPr>
        <w:tabs>
          <w:tab w:val="left" w:pos="1080"/>
        </w:tabs>
        <w:spacing w:after="240"/>
        <w:ind w:left="1080" w:hanging="360"/>
        <w:rPr>
          <w:del w:id="121" w:author="Hernandez, Hilary" w:date="2026-09-18T12:20:00Z" w16du:dateUtc="2026-09-18T18:20:00Z"/>
          <w:color w:val="000000"/>
        </w:rPr>
      </w:pPr>
      <w:r>
        <w:rPr>
          <w:color w:val="000000"/>
        </w:rPr>
        <w:t>G</w:t>
      </w:r>
      <w:r w:rsidRPr="004D2007">
        <w:rPr>
          <w:color w:val="000000"/>
        </w:rPr>
        <w:t>.</w:t>
      </w:r>
      <w:r w:rsidRPr="004D2007">
        <w:rPr>
          <w:color w:val="000000"/>
        </w:rPr>
        <w:tab/>
        <w:t>Release of aquatic wildlife must comply with all applicable regulations including but not limited to the restrictions found in #012, # 013 and 014 of these regulations.</w:t>
      </w:r>
    </w:p>
    <w:p w14:paraId="3727F597" w14:textId="16D56DF5" w:rsidR="00262CC4" w:rsidRPr="00262CC4" w:rsidRDefault="00262CC4" w:rsidP="00262CC4">
      <w:pPr>
        <w:tabs>
          <w:tab w:val="left" w:pos="1080"/>
        </w:tabs>
        <w:ind w:left="1080" w:hanging="360"/>
        <w:rPr>
          <w:ins w:id="122" w:author="Hernandez, Hilary" w:date="2026-09-18T12:20:00Z" w16du:dateUtc="2026-09-18T18:20:00Z"/>
          <w:color w:val="000000"/>
        </w:rPr>
      </w:pPr>
      <w:ins w:id="123" w:author="Hernandez, Hilary" w:date="2026-09-18T12:20:00Z" w16du:dateUtc="2026-09-18T18:20:00Z">
        <w:r>
          <w:rPr>
            <w:color w:val="000000"/>
          </w:rPr>
          <w:t>H.</w:t>
        </w:r>
        <w:r>
          <w:rPr>
            <w:color w:val="000000"/>
          </w:rPr>
          <w:tab/>
          <w:t>This rule #011 does not apply to aquatic herpetofauna, which are governed by Chapter W-7.</w:t>
        </w:r>
      </w:ins>
    </w:p>
    <w:p w14:paraId="7BB356F9" w14:textId="77777777" w:rsidR="00497E36" w:rsidRDefault="00497E36" w:rsidP="00497E36"/>
    <w:p w14:paraId="19BE2C19" w14:textId="77777777" w:rsidR="0005561D" w:rsidRPr="001D2E84" w:rsidRDefault="0005561D" w:rsidP="00D610B8">
      <w:pPr>
        <w:pStyle w:val="Heading3"/>
      </w:pPr>
      <w:bookmarkStart w:id="124" w:name="a012"/>
      <w:bookmarkStart w:id="125" w:name="a013"/>
      <w:bookmarkStart w:id="126" w:name="_Toc193879919"/>
      <w:bookmarkStart w:id="127" w:name="_Toc193879920"/>
      <w:bookmarkEnd w:id="124"/>
      <w:bookmarkEnd w:id="125"/>
      <w:r w:rsidRPr="001D2E84">
        <w:t>#012 – Possession of Aquatic Wildlife</w:t>
      </w:r>
      <w:bookmarkEnd w:id="126"/>
    </w:p>
    <w:p w14:paraId="2FAE7F31" w14:textId="77777777" w:rsidR="0005561D" w:rsidRPr="002E5BA5" w:rsidRDefault="0005561D" w:rsidP="0005561D">
      <w:pPr>
        <w:numPr>
          <w:ilvl w:val="0"/>
          <w:numId w:val="2"/>
        </w:numPr>
        <w:tabs>
          <w:tab w:val="left" w:pos="-1440"/>
          <w:tab w:val="left" w:pos="0"/>
          <w:tab w:val="left" w:pos="360"/>
          <w:tab w:val="left" w:pos="720"/>
          <w:tab w:val="left" w:pos="1530"/>
          <w:tab w:val="left" w:pos="2070"/>
          <w:tab w:val="left" w:pos="2160"/>
        </w:tabs>
        <w:spacing w:after="200"/>
        <w:rPr>
          <w:color w:val="000000"/>
        </w:rPr>
      </w:pPr>
      <w:r w:rsidRPr="001D2E84">
        <w:rPr>
          <w:color w:val="000000"/>
        </w:rPr>
        <w:t>Except as provided in these regulations or authorized by the Division or under Title 33 or Title 35 C.R.S., it shall be unlawful for any person to possess any live native or nonnative aquatic wildlife in Colorado.</w:t>
      </w:r>
    </w:p>
    <w:p w14:paraId="545258E9" w14:textId="77777777" w:rsidR="0005561D" w:rsidRPr="002E5BA5"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B.</w:t>
      </w:r>
      <w:r w:rsidRPr="001D2E84">
        <w:rPr>
          <w:color w:val="000000"/>
        </w:rPr>
        <w:tab/>
        <w:t xml:space="preserve">No person shall, at any time, have in possession or under their control any wildlife caught, taken or killed outside of this state which were caught, taken or killed at a time, in a manner, for a purpose, or in any other respect which is prohibited by the laws of the state, territory or </w:t>
      </w:r>
      <w:r w:rsidRPr="001D2E84">
        <w:rPr>
          <w:color w:val="000000"/>
        </w:rPr>
        <w:lastRenderedPageBreak/>
        <w:t>country in which the same were caught, taken or killed; or which were shipped out of said state, territory or country in violation of the laws thereof.</w:t>
      </w:r>
    </w:p>
    <w:p w14:paraId="7629C1E0" w14:textId="77777777" w:rsidR="0005561D" w:rsidRPr="001D2E84"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 xml:space="preserve">C. </w:t>
      </w:r>
      <w:r w:rsidRPr="001D2E84">
        <w:rPr>
          <w:color w:val="000000"/>
        </w:rPr>
        <w:tab/>
        <w:t>The following aquatic wildlife may be possessed by any person in the State of Colorado:</w:t>
      </w:r>
    </w:p>
    <w:p w14:paraId="3AFFA968" w14:textId="77777777" w:rsidR="0005561D" w:rsidRPr="001D2E84" w:rsidRDefault="0005561D" w:rsidP="0005561D">
      <w:pPr>
        <w:tabs>
          <w:tab w:val="left" w:pos="-1440"/>
          <w:tab w:val="left" w:pos="0"/>
          <w:tab w:val="left" w:pos="360"/>
          <w:tab w:val="left" w:pos="720"/>
          <w:tab w:val="left" w:pos="1440"/>
          <w:tab w:val="left" w:pos="1530"/>
          <w:tab w:val="left" w:pos="2070"/>
          <w:tab w:val="left" w:pos="2160"/>
        </w:tabs>
        <w:spacing w:after="200"/>
        <w:ind w:left="1440" w:hanging="360"/>
        <w:rPr>
          <w:color w:val="000000"/>
        </w:rPr>
      </w:pPr>
      <w:r w:rsidRPr="001D2E84">
        <w:rPr>
          <w:color w:val="000000"/>
        </w:rPr>
        <w:t>1.</w:t>
      </w:r>
      <w:r w:rsidRPr="001D2E84">
        <w:rPr>
          <w:color w:val="000000"/>
        </w:rPr>
        <w:tab/>
        <w:t>Amphibians</w:t>
      </w:r>
    </w:p>
    <w:p w14:paraId="7D12DE82" w14:textId="36775676" w:rsidR="0005561D" w:rsidRPr="001D2E84" w:rsidDel="00FB0120" w:rsidRDefault="0005561D" w:rsidP="00FB0120">
      <w:pPr>
        <w:tabs>
          <w:tab w:val="left" w:pos="-1440"/>
          <w:tab w:val="left" w:pos="0"/>
          <w:tab w:val="left" w:pos="360"/>
          <w:tab w:val="left" w:pos="720"/>
          <w:tab w:val="left" w:pos="1800"/>
          <w:tab w:val="left" w:pos="2070"/>
          <w:tab w:val="left" w:pos="2160"/>
        </w:tabs>
        <w:spacing w:after="200"/>
        <w:ind w:left="1800" w:hanging="360"/>
        <w:rPr>
          <w:del w:id="128" w:author="Hernandez, Hilary" w:date="2026-09-18T12:21:00Z" w16du:dateUtc="2026-09-18T18:21:00Z"/>
          <w:i/>
          <w:color w:val="000000"/>
        </w:rPr>
      </w:pPr>
      <w:r w:rsidRPr="001D2E84">
        <w:rPr>
          <w:color w:val="000000"/>
        </w:rPr>
        <w:t>a.</w:t>
      </w:r>
      <w:r w:rsidRPr="001D2E84">
        <w:rPr>
          <w:color w:val="000000"/>
        </w:rPr>
        <w:tab/>
      </w:r>
      <w:del w:id="129" w:author="Hernandez, Hilary" w:date="2026-09-18T12:21:00Z" w16du:dateUtc="2026-09-18T18:21:00Z">
        <w:r w:rsidRPr="001D2E84" w:rsidDel="00FB0120">
          <w:rPr>
            <w:color w:val="000000"/>
          </w:rPr>
          <w:delText>Bullfrogs. Possession of this species is subject to the restrictions set forth in Chapter W-1, #104.H.4 and #107.A.1.m of these regulations.</w:delText>
        </w:r>
      </w:del>
    </w:p>
    <w:p w14:paraId="57EF185D" w14:textId="6C9087EE" w:rsidR="0005561D" w:rsidRPr="001D2E84" w:rsidDel="00FB0120" w:rsidRDefault="0005561D" w:rsidP="00FB0120">
      <w:pPr>
        <w:tabs>
          <w:tab w:val="left" w:pos="-1440"/>
          <w:tab w:val="left" w:pos="0"/>
          <w:tab w:val="left" w:pos="360"/>
          <w:tab w:val="left" w:pos="720"/>
          <w:tab w:val="left" w:pos="1800"/>
          <w:tab w:val="left" w:pos="2070"/>
          <w:tab w:val="left" w:pos="2160"/>
        </w:tabs>
        <w:spacing w:after="200"/>
        <w:ind w:left="1800" w:hanging="360"/>
        <w:rPr>
          <w:del w:id="130" w:author="Hernandez, Hilary" w:date="2026-09-18T12:22:00Z" w16du:dateUtc="2026-09-18T18:22:00Z"/>
          <w:color w:val="000000"/>
        </w:rPr>
      </w:pPr>
      <w:del w:id="131" w:author="Hernandez, Hilary" w:date="2026-09-18T12:21:00Z" w16du:dateUtc="2026-09-18T18:21:00Z">
        <w:r w:rsidRPr="001D2E84" w:rsidDel="00FB0120">
          <w:rPr>
            <w:color w:val="000000"/>
          </w:rPr>
          <w:delText>b.</w:delText>
        </w:r>
        <w:r w:rsidRPr="001D2E84" w:rsidDel="00FB0120">
          <w:rPr>
            <w:color w:val="000000"/>
          </w:rPr>
          <w:tab/>
          <w:delText>Aquatic gilled forms of tiger salamanders. Possession of this species is subject to the restrictions set forth in Chapter W-1, #104.H.4 and #107.A.1.o of these regulations.</w:delText>
        </w:r>
      </w:del>
    </w:p>
    <w:p w14:paraId="6413B536" w14:textId="1E4098B1" w:rsidR="0005561D" w:rsidRPr="001D2E84" w:rsidRDefault="0005561D" w:rsidP="004F1DF6">
      <w:pPr>
        <w:tabs>
          <w:tab w:val="left" w:pos="-1440"/>
          <w:tab w:val="left" w:pos="0"/>
          <w:tab w:val="left" w:pos="360"/>
          <w:tab w:val="left" w:pos="720"/>
          <w:tab w:val="left" w:pos="1800"/>
          <w:tab w:val="left" w:pos="2070"/>
          <w:tab w:val="left" w:pos="2160"/>
        </w:tabs>
        <w:spacing w:after="200"/>
        <w:ind w:left="1800" w:hanging="360"/>
        <w:rPr>
          <w:color w:val="000000"/>
        </w:rPr>
      </w:pPr>
      <w:del w:id="132" w:author="Hernandez, Hilary" w:date="2026-09-18T12:22:00Z" w16du:dateUtc="2026-09-18T18:22:00Z">
        <w:r w:rsidRPr="001D2E84" w:rsidDel="00FB0120">
          <w:rPr>
            <w:color w:val="000000"/>
          </w:rPr>
          <w:delText>c.</w:delText>
        </w:r>
        <w:r w:rsidRPr="001D2E84" w:rsidDel="00FB0120">
          <w:rPr>
            <w:color w:val="000000"/>
          </w:rPr>
          <w:tab/>
        </w:r>
      </w:del>
      <w:r w:rsidRPr="001D2E84">
        <w:rPr>
          <w:color w:val="000000"/>
        </w:rPr>
        <w:t xml:space="preserve">Any </w:t>
      </w:r>
      <w:ins w:id="133" w:author="Hernandez, Hilary" w:date="2026-09-18T12:21:00Z" w16du:dateUtc="2026-09-18T18:21:00Z">
        <w:r w:rsidR="00FB0120">
          <w:rPr>
            <w:color w:val="000000"/>
          </w:rPr>
          <w:t xml:space="preserve">possession of </w:t>
        </w:r>
      </w:ins>
      <w:r w:rsidRPr="001D2E84">
        <w:rPr>
          <w:color w:val="000000"/>
        </w:rPr>
        <w:t xml:space="preserve">amphibians </w:t>
      </w:r>
      <w:del w:id="134" w:author="Hernandez, Hilary" w:date="2026-09-18T12:21:00Z" w16du:dateUtc="2026-09-18T18:21:00Z">
        <w:r w:rsidRPr="001D2E84" w:rsidDel="00FB0120">
          <w:rPr>
            <w:color w:val="000000"/>
          </w:rPr>
          <w:delText>allowed</w:delText>
        </w:r>
      </w:del>
      <w:ins w:id="135" w:author="Hernandez, Hilary" w:date="2026-09-18T12:22:00Z" w16du:dateUtc="2026-09-18T18:22:00Z">
        <w:r w:rsidR="00FB0120">
          <w:rPr>
            <w:color w:val="000000"/>
          </w:rPr>
          <w:t>authorized</w:t>
        </w:r>
      </w:ins>
      <w:r w:rsidRPr="001D2E84">
        <w:rPr>
          <w:color w:val="000000"/>
        </w:rPr>
        <w:t xml:space="preserve"> </w:t>
      </w:r>
      <w:del w:id="136" w:author="Hernandez, Hilary" w:date="2026-09-18T12:22:00Z" w16du:dateUtc="2026-09-18T18:22:00Z">
        <w:r w:rsidRPr="001D2E84" w:rsidDel="00FB0120">
          <w:rPr>
            <w:color w:val="000000"/>
          </w:rPr>
          <w:delText>under</w:delText>
        </w:r>
      </w:del>
      <w:ins w:id="137" w:author="Hernandez, Hilary" w:date="2026-09-18T12:22:00Z" w16du:dateUtc="2026-09-18T18:22:00Z">
        <w:r w:rsidR="00FB0120">
          <w:rPr>
            <w:color w:val="000000"/>
          </w:rPr>
          <w:t>by</w:t>
        </w:r>
      </w:ins>
      <w:r w:rsidRPr="001D2E84">
        <w:rPr>
          <w:color w:val="000000"/>
        </w:rPr>
        <w:t xml:space="preserve"> Chapter W-7</w:t>
      </w:r>
      <w:r w:rsidR="0015718D">
        <w:rPr>
          <w:color w:val="000000"/>
        </w:rPr>
        <w:t xml:space="preserve"> </w:t>
      </w:r>
      <w:r w:rsidRPr="001D2E84">
        <w:rPr>
          <w:color w:val="000000"/>
        </w:rPr>
        <w:t>of these regulations.</w:t>
      </w:r>
    </w:p>
    <w:p w14:paraId="631BBDFE" w14:textId="77777777" w:rsidR="0005561D" w:rsidRPr="001D2E84" w:rsidRDefault="0005561D" w:rsidP="0005561D">
      <w:pPr>
        <w:tabs>
          <w:tab w:val="left" w:pos="-1440"/>
          <w:tab w:val="left" w:pos="0"/>
          <w:tab w:val="left" w:pos="360"/>
          <w:tab w:val="left" w:pos="720"/>
          <w:tab w:val="left" w:pos="1440"/>
          <w:tab w:val="left" w:pos="1530"/>
          <w:tab w:val="left" w:pos="2070"/>
          <w:tab w:val="left" w:pos="2160"/>
        </w:tabs>
        <w:spacing w:after="200"/>
        <w:ind w:left="1440" w:hanging="360"/>
        <w:rPr>
          <w:color w:val="000000"/>
        </w:rPr>
      </w:pPr>
      <w:r w:rsidRPr="001D2E84">
        <w:rPr>
          <w:color w:val="000000"/>
        </w:rPr>
        <w:t>2.</w:t>
      </w:r>
      <w:r w:rsidRPr="001D2E84">
        <w:rPr>
          <w:color w:val="000000"/>
        </w:rPr>
        <w:tab/>
        <w:t>Crustaceans</w:t>
      </w:r>
    </w:p>
    <w:p w14:paraId="3A54B043"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a.</w:t>
      </w:r>
      <w:r w:rsidRPr="001D2E84">
        <w:rPr>
          <w:color w:val="000000"/>
        </w:rPr>
        <w:tab/>
        <w:t>The following crustaceans may be possessed east of the Continental Divide:</w:t>
      </w:r>
    </w:p>
    <w:p w14:paraId="5DFABEE6"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2160" w:hanging="360"/>
        <w:rPr>
          <w:color w:val="000000"/>
        </w:rPr>
      </w:pPr>
      <w:r w:rsidRPr="001D2E84">
        <w:rPr>
          <w:color w:val="000000"/>
        </w:rPr>
        <w:t>i.</w:t>
      </w:r>
      <w:r w:rsidRPr="001D2E84">
        <w:rPr>
          <w:color w:val="000000"/>
        </w:rPr>
        <w:tab/>
        <w:t>Virile crayfish</w:t>
      </w:r>
    </w:p>
    <w:p w14:paraId="777A5F1C"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2160" w:hanging="360"/>
        <w:rPr>
          <w:color w:val="000000"/>
        </w:rPr>
      </w:pPr>
      <w:r w:rsidRPr="001D2E84">
        <w:rPr>
          <w:color w:val="000000"/>
        </w:rPr>
        <w:t>ii.</w:t>
      </w:r>
      <w:r w:rsidRPr="001D2E84">
        <w:rPr>
          <w:color w:val="000000"/>
        </w:rPr>
        <w:tab/>
        <w:t>Waternymph crayfish</w:t>
      </w:r>
    </w:p>
    <w:p w14:paraId="2C9FA20B"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2160" w:hanging="360"/>
        <w:rPr>
          <w:color w:val="000000"/>
        </w:rPr>
      </w:pPr>
      <w:r w:rsidRPr="001D2E84">
        <w:rPr>
          <w:color w:val="000000"/>
        </w:rPr>
        <w:t>iii.</w:t>
      </w:r>
      <w:r w:rsidRPr="001D2E84">
        <w:rPr>
          <w:color w:val="000000"/>
        </w:rPr>
        <w:tab/>
        <w:t>Calico crayfish</w:t>
      </w:r>
    </w:p>
    <w:p w14:paraId="031856FE"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2160" w:hanging="360"/>
        <w:rPr>
          <w:color w:val="000000"/>
        </w:rPr>
      </w:pPr>
      <w:r w:rsidRPr="001D2E84">
        <w:rPr>
          <w:color w:val="000000"/>
        </w:rPr>
        <w:t xml:space="preserve">iv. </w:t>
      </w:r>
      <w:r w:rsidRPr="001D2E84">
        <w:rPr>
          <w:color w:val="000000"/>
        </w:rPr>
        <w:tab/>
        <w:t>Ringed crayfish</w:t>
      </w:r>
    </w:p>
    <w:p w14:paraId="57CDFD54"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2160" w:hanging="360"/>
        <w:rPr>
          <w:color w:val="000000"/>
        </w:rPr>
      </w:pPr>
      <w:r w:rsidRPr="001D2E84">
        <w:rPr>
          <w:color w:val="000000"/>
        </w:rPr>
        <w:t xml:space="preserve">v. </w:t>
      </w:r>
      <w:r w:rsidRPr="001D2E84">
        <w:rPr>
          <w:color w:val="000000"/>
        </w:rPr>
        <w:tab/>
        <w:t>Southern plains crayfish</w:t>
      </w:r>
    </w:p>
    <w:p w14:paraId="147C5C0F"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 xml:space="preserve">b. </w:t>
      </w:r>
      <w:r w:rsidRPr="001D2E84">
        <w:rPr>
          <w:color w:val="000000"/>
        </w:rPr>
        <w:tab/>
        <w:t xml:space="preserve">The following crustaceans may be possessed on either side of the Continental Divide: </w:t>
      </w:r>
    </w:p>
    <w:p w14:paraId="01E45C15"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ab/>
      </w:r>
      <w:r w:rsidRPr="001D2E84">
        <w:rPr>
          <w:color w:val="000000"/>
        </w:rPr>
        <w:tab/>
        <w:t xml:space="preserve">i. </w:t>
      </w:r>
      <w:r w:rsidRPr="001D2E84">
        <w:rPr>
          <w:color w:val="000000"/>
        </w:rPr>
        <w:tab/>
        <w:t>Freshwater shrimp</w:t>
      </w:r>
    </w:p>
    <w:p w14:paraId="30AD40AF"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ab/>
      </w:r>
      <w:r w:rsidRPr="001D2E84">
        <w:rPr>
          <w:color w:val="000000"/>
        </w:rPr>
        <w:tab/>
        <w:t xml:space="preserve">ii. </w:t>
      </w:r>
      <w:r w:rsidRPr="001D2E84">
        <w:rPr>
          <w:color w:val="000000"/>
        </w:rPr>
        <w:tab/>
        <w:t>Commercially available brine shrimp</w:t>
      </w:r>
    </w:p>
    <w:p w14:paraId="0197561E"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ab/>
      </w:r>
      <w:r w:rsidRPr="001D2E84">
        <w:rPr>
          <w:color w:val="000000"/>
        </w:rPr>
        <w:tab/>
        <w:t>iii.</w:t>
      </w:r>
      <w:r w:rsidRPr="001D2E84">
        <w:rPr>
          <w:color w:val="000000"/>
        </w:rPr>
        <w:tab/>
        <w:t>Commercially available krill</w:t>
      </w:r>
    </w:p>
    <w:p w14:paraId="25CF6D87" w14:textId="77777777" w:rsidR="0005561D" w:rsidRPr="001D2E84" w:rsidRDefault="0005561D" w:rsidP="0005561D">
      <w:pPr>
        <w:spacing w:after="200"/>
        <w:ind w:left="2160" w:hanging="360"/>
        <w:rPr>
          <w:rFonts w:eastAsia="Arial"/>
        </w:rPr>
      </w:pPr>
      <w:r w:rsidRPr="001D2E84">
        <w:rPr>
          <w:rFonts w:eastAsia="Arial"/>
        </w:rPr>
        <w:t>iv. Subject to the requirements of #010 and #011, red swamp crayfish (</w:t>
      </w:r>
      <w:r w:rsidRPr="001D2E84">
        <w:rPr>
          <w:rFonts w:eastAsia="Arial"/>
          <w:i/>
        </w:rPr>
        <w:t>Procambarus clarkii</w:t>
      </w:r>
      <w:r w:rsidRPr="001D2E84">
        <w:rPr>
          <w:rFonts w:eastAsia="Arial"/>
        </w:rPr>
        <w:t>) for purposes of importing, transporting, or possessing the species for human consumption, provided the following criteria are satisfied:</w:t>
      </w:r>
    </w:p>
    <w:p w14:paraId="21A9A977" w14:textId="77777777" w:rsidR="0005561D" w:rsidRPr="001D2E84" w:rsidRDefault="0005561D" w:rsidP="0005561D">
      <w:pPr>
        <w:numPr>
          <w:ilvl w:val="0"/>
          <w:numId w:val="12"/>
        </w:numPr>
        <w:spacing w:after="200"/>
        <w:rPr>
          <w:rFonts w:eastAsia="Arial"/>
        </w:rPr>
      </w:pPr>
      <w:r w:rsidRPr="001D2E84">
        <w:rPr>
          <w:rFonts w:eastAsia="Arial"/>
        </w:rPr>
        <w:t>no person may possess an individual of the species alive for more than 72 hours; and</w:t>
      </w:r>
    </w:p>
    <w:p w14:paraId="04D6FBE9" w14:textId="77777777" w:rsidR="0005561D" w:rsidRPr="001D2E84" w:rsidRDefault="0005561D" w:rsidP="0005561D">
      <w:pPr>
        <w:numPr>
          <w:ilvl w:val="0"/>
          <w:numId w:val="12"/>
        </w:numPr>
        <w:spacing w:after="200"/>
        <w:rPr>
          <w:rFonts w:eastAsia="Arial"/>
        </w:rPr>
      </w:pPr>
      <w:r w:rsidRPr="001D2E84">
        <w:rPr>
          <w:rFonts w:eastAsia="Arial"/>
        </w:rPr>
        <w:t>any person who possesses the species alive must have:</w:t>
      </w:r>
    </w:p>
    <w:p w14:paraId="468AC1EB" w14:textId="77777777" w:rsidR="0005561D" w:rsidRPr="001D2E84" w:rsidRDefault="0005561D" w:rsidP="0005561D">
      <w:pPr>
        <w:numPr>
          <w:ilvl w:val="1"/>
          <w:numId w:val="12"/>
        </w:numPr>
        <w:spacing w:after="200"/>
        <w:rPr>
          <w:rFonts w:eastAsia="Arial"/>
        </w:rPr>
      </w:pPr>
      <w:r w:rsidRPr="001D2E84">
        <w:rPr>
          <w:rFonts w:eastAsia="Arial"/>
        </w:rPr>
        <w:t>a copy of an importation license issued under #011 that authorizes the importation of the crayfish in the person’s possession; and</w:t>
      </w:r>
    </w:p>
    <w:p w14:paraId="543E3344" w14:textId="77777777" w:rsidR="0005561D" w:rsidRPr="002E5BA5" w:rsidRDefault="0005561D" w:rsidP="0005561D">
      <w:pPr>
        <w:numPr>
          <w:ilvl w:val="1"/>
          <w:numId w:val="12"/>
        </w:numPr>
        <w:spacing w:after="200"/>
        <w:rPr>
          <w:rFonts w:eastAsia="Arial"/>
        </w:rPr>
      </w:pPr>
      <w:r w:rsidRPr="001D2E84">
        <w:rPr>
          <w:rFonts w:eastAsia="Arial"/>
        </w:rPr>
        <w:t>a receipt or delivery confirmation reflecting the date the person took possession of the crayfish.</w:t>
      </w:r>
    </w:p>
    <w:p w14:paraId="7141A698" w14:textId="77777777" w:rsidR="0005561D" w:rsidRPr="001D2E84" w:rsidRDefault="0005561D" w:rsidP="0005561D">
      <w:pPr>
        <w:tabs>
          <w:tab w:val="left" w:pos="-1440"/>
          <w:tab w:val="left" w:pos="0"/>
          <w:tab w:val="left" w:pos="360"/>
          <w:tab w:val="left" w:pos="720"/>
          <w:tab w:val="left" w:pos="1440"/>
          <w:tab w:val="left" w:pos="1530"/>
          <w:tab w:val="left" w:pos="2070"/>
          <w:tab w:val="left" w:pos="2160"/>
        </w:tabs>
        <w:spacing w:after="200"/>
        <w:ind w:left="1440" w:hanging="360"/>
        <w:rPr>
          <w:color w:val="000000"/>
        </w:rPr>
      </w:pPr>
      <w:r w:rsidRPr="001D2E84">
        <w:rPr>
          <w:color w:val="000000"/>
        </w:rPr>
        <w:t>3.</w:t>
      </w:r>
      <w:r w:rsidRPr="001D2E84">
        <w:rPr>
          <w:color w:val="000000"/>
        </w:rPr>
        <w:tab/>
        <w:t xml:space="preserve">Fish. Possession of these species is subject to the restrictions set forth in Chapter W-1 of these regulations. </w:t>
      </w:r>
    </w:p>
    <w:p w14:paraId="7EA10ED3"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a.</w:t>
      </w:r>
      <w:r w:rsidRPr="001D2E84">
        <w:rPr>
          <w:color w:val="000000"/>
        </w:rPr>
        <w:tab/>
        <w:t>Brown, brook, cutthroat, golden, lake and rainbow trout, and their hybrids</w:t>
      </w:r>
    </w:p>
    <w:p w14:paraId="03C2AD5E"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lastRenderedPageBreak/>
        <w:t>b.</w:t>
      </w:r>
      <w:r w:rsidRPr="001D2E84">
        <w:rPr>
          <w:color w:val="000000"/>
        </w:rPr>
        <w:tab/>
        <w:t>Arctic char</w:t>
      </w:r>
    </w:p>
    <w:p w14:paraId="5E81943D"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c.</w:t>
      </w:r>
      <w:r w:rsidRPr="001D2E84">
        <w:rPr>
          <w:color w:val="000000"/>
        </w:rPr>
        <w:tab/>
        <w:t>Grayling</w:t>
      </w:r>
    </w:p>
    <w:p w14:paraId="2C20BEA1"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u w:val="single"/>
        </w:rPr>
      </w:pPr>
      <w:r w:rsidRPr="001D2E84">
        <w:rPr>
          <w:color w:val="000000"/>
        </w:rPr>
        <w:t>d.</w:t>
      </w:r>
      <w:r w:rsidRPr="001D2E84">
        <w:rPr>
          <w:color w:val="000000"/>
        </w:rPr>
        <w:tab/>
        <w:t>Kokanee salmon</w:t>
      </w:r>
    </w:p>
    <w:p w14:paraId="7F3DF17D"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e.</w:t>
      </w:r>
      <w:r w:rsidRPr="001D2E84">
        <w:rPr>
          <w:color w:val="000000"/>
        </w:rPr>
        <w:tab/>
        <w:t>Whitefish</w:t>
      </w:r>
    </w:p>
    <w:p w14:paraId="066641CC"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f.</w:t>
      </w:r>
      <w:r w:rsidRPr="001D2E84">
        <w:rPr>
          <w:color w:val="000000"/>
        </w:rPr>
        <w:tab/>
        <w:t>Sculpin</w:t>
      </w:r>
    </w:p>
    <w:p w14:paraId="1BF6EC7A"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g.</w:t>
      </w:r>
      <w:r w:rsidRPr="001D2E84">
        <w:rPr>
          <w:color w:val="000000"/>
        </w:rPr>
        <w:tab/>
        <w:t>Smallmouth, largemouth, spotted, striped, and white bass</w:t>
      </w:r>
    </w:p>
    <w:p w14:paraId="6ADAD517"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h.</w:t>
      </w:r>
      <w:r w:rsidRPr="001D2E84">
        <w:rPr>
          <w:color w:val="000000"/>
        </w:rPr>
        <w:tab/>
        <w:t>Wipers</w:t>
      </w:r>
    </w:p>
    <w:p w14:paraId="682DCC36"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lang w:val="es-MX"/>
        </w:rPr>
      </w:pPr>
      <w:r w:rsidRPr="001D2E84">
        <w:rPr>
          <w:color w:val="000000"/>
          <w:lang w:val="es-MX"/>
        </w:rPr>
        <w:t>i.</w:t>
      </w:r>
      <w:r w:rsidRPr="001D2E84">
        <w:rPr>
          <w:color w:val="000000"/>
          <w:lang w:val="es-MX"/>
        </w:rPr>
        <w:tab/>
        <w:t>Common carp</w:t>
      </w:r>
    </w:p>
    <w:p w14:paraId="4000335F"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lang w:val="es-AR"/>
        </w:rPr>
      </w:pPr>
      <w:r w:rsidRPr="001D2E84">
        <w:rPr>
          <w:color w:val="000000"/>
          <w:lang w:val="es-MX"/>
        </w:rPr>
        <w:t>j.</w:t>
      </w:r>
      <w:r w:rsidRPr="001D2E84">
        <w:rPr>
          <w:color w:val="000000"/>
          <w:lang w:val="es-MX"/>
        </w:rPr>
        <w:tab/>
        <w:t>Triploid grass carp</w:t>
      </w:r>
    </w:p>
    <w:p w14:paraId="62BF91BC"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k.</w:t>
      </w:r>
      <w:r w:rsidRPr="001D2E84">
        <w:rPr>
          <w:color w:val="000000"/>
        </w:rPr>
        <w:tab/>
        <w:t>Bullhead, blue, channel, and flathead catfish</w:t>
      </w:r>
    </w:p>
    <w:p w14:paraId="6A46CB69"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l.</w:t>
      </w:r>
      <w:r w:rsidRPr="001D2E84">
        <w:rPr>
          <w:color w:val="000000"/>
        </w:rPr>
        <w:tab/>
        <w:t>Black and white crappie</w:t>
      </w:r>
    </w:p>
    <w:p w14:paraId="38F66D7C"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m.</w:t>
      </w:r>
      <w:r w:rsidRPr="001D2E84">
        <w:rPr>
          <w:color w:val="000000"/>
        </w:rPr>
        <w:tab/>
        <w:t>Drum</w:t>
      </w:r>
    </w:p>
    <w:p w14:paraId="60D30EED"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n.</w:t>
      </w:r>
      <w:r w:rsidRPr="001D2E84">
        <w:rPr>
          <w:color w:val="000000"/>
        </w:rPr>
        <w:tab/>
        <w:t>Northern pike</w:t>
      </w:r>
    </w:p>
    <w:p w14:paraId="1BF094FC"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o.</w:t>
      </w:r>
      <w:r w:rsidRPr="001D2E84">
        <w:rPr>
          <w:color w:val="000000"/>
        </w:rPr>
        <w:tab/>
        <w:t>Tiger muskie</w:t>
      </w:r>
    </w:p>
    <w:p w14:paraId="779036D3"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p.</w:t>
      </w:r>
      <w:r w:rsidRPr="001D2E84">
        <w:rPr>
          <w:color w:val="000000"/>
        </w:rPr>
        <w:tab/>
        <w:t>Sacramento and yellow perch, and their hybrids</w:t>
      </w:r>
    </w:p>
    <w:p w14:paraId="72942E17"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q.</w:t>
      </w:r>
      <w:r w:rsidRPr="001D2E84">
        <w:rPr>
          <w:color w:val="000000"/>
        </w:rPr>
        <w:tab/>
        <w:t>Sauger and saugeye</w:t>
      </w:r>
    </w:p>
    <w:p w14:paraId="39B928DC"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i/>
          <w:color w:val="000000"/>
        </w:rPr>
      </w:pPr>
      <w:r w:rsidRPr="001D2E84">
        <w:rPr>
          <w:color w:val="000000"/>
        </w:rPr>
        <w:t>r.</w:t>
      </w:r>
      <w:r w:rsidRPr="001D2E84">
        <w:rPr>
          <w:color w:val="000000"/>
        </w:rPr>
        <w:tab/>
        <w:t>Speckled dace</w:t>
      </w:r>
    </w:p>
    <w:p w14:paraId="0F61472F"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s.</w:t>
      </w:r>
      <w:r w:rsidRPr="001D2E84">
        <w:rPr>
          <w:color w:val="000000"/>
        </w:rPr>
        <w:tab/>
        <w:t>Rainbow smelt</w:t>
      </w:r>
      <w:r w:rsidRPr="001D2E84">
        <w:rPr>
          <w:color w:val="000000"/>
        </w:rPr>
        <w:tab/>
      </w:r>
    </w:p>
    <w:p w14:paraId="21F47F96"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t.</w:t>
      </w:r>
      <w:r w:rsidRPr="001D2E84">
        <w:rPr>
          <w:color w:val="000000"/>
        </w:rPr>
        <w:tab/>
        <w:t>Tench</w:t>
      </w:r>
    </w:p>
    <w:p w14:paraId="3BCF6918"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u.</w:t>
      </w:r>
      <w:r w:rsidRPr="001D2E84">
        <w:rPr>
          <w:color w:val="000000"/>
        </w:rPr>
        <w:tab/>
        <w:t>Walleye</w:t>
      </w:r>
    </w:p>
    <w:p w14:paraId="1EFFA220"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i/>
          <w:color w:val="000000"/>
        </w:rPr>
      </w:pPr>
      <w:r w:rsidRPr="001D2E84">
        <w:rPr>
          <w:color w:val="000000"/>
        </w:rPr>
        <w:t>v.</w:t>
      </w:r>
      <w:r w:rsidRPr="001D2E84">
        <w:rPr>
          <w:color w:val="000000"/>
        </w:rPr>
        <w:tab/>
        <w:t>Bluegill and bluegill hybrids</w:t>
      </w:r>
    </w:p>
    <w:p w14:paraId="4FFB6863"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w.</w:t>
      </w:r>
      <w:r w:rsidRPr="001D2E84">
        <w:rPr>
          <w:color w:val="000000"/>
        </w:rPr>
        <w:tab/>
        <w:t>Green, redear and pumpkin-seed sunfish</w:t>
      </w:r>
    </w:p>
    <w:p w14:paraId="7AE071BB"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x.</w:t>
      </w:r>
      <w:r w:rsidRPr="001D2E84">
        <w:rPr>
          <w:color w:val="000000"/>
        </w:rPr>
        <w:tab/>
        <w:t>Gizzard shad</w:t>
      </w:r>
    </w:p>
    <w:p w14:paraId="0F7815FD"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y.</w:t>
      </w:r>
      <w:r w:rsidRPr="001D2E84">
        <w:rPr>
          <w:color w:val="000000"/>
        </w:rPr>
        <w:tab/>
        <w:t>Longnose and white suckers</w:t>
      </w:r>
    </w:p>
    <w:p w14:paraId="0CF0328D"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z.</w:t>
      </w:r>
      <w:r w:rsidRPr="001D2E84">
        <w:rPr>
          <w:color w:val="000000"/>
        </w:rPr>
        <w:tab/>
        <w:t>Fathead minnow</w:t>
      </w:r>
    </w:p>
    <w:p w14:paraId="75D00211"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aa.</w:t>
      </w:r>
      <w:r w:rsidRPr="001D2E84">
        <w:rPr>
          <w:color w:val="000000"/>
        </w:rPr>
        <w:tab/>
        <w:t>Families of fish classified Cyprinidae except for bighead carp, black carp, and silver carp.</w:t>
      </w:r>
    </w:p>
    <w:p w14:paraId="47EC44E1"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bb.</w:t>
      </w:r>
      <w:r w:rsidRPr="001D2E84">
        <w:rPr>
          <w:color w:val="000000"/>
        </w:rPr>
        <w:tab/>
        <w:t xml:space="preserve">Any fish designated as unregulated wildlife under Chapter W-11, #1103.B of these regulations. </w:t>
      </w:r>
    </w:p>
    <w:p w14:paraId="4E1B4B92"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080" w:hanging="360"/>
        <w:rPr>
          <w:color w:val="000000"/>
        </w:rPr>
      </w:pPr>
      <w:r w:rsidRPr="001D2E84">
        <w:rPr>
          <w:color w:val="000000"/>
        </w:rPr>
        <w:t>D.  In addition to those species identified in Chapter W-0, #012.C, any Food Production Facility may possess the following aquatic wildlife in the State of Colorado:</w:t>
      </w:r>
    </w:p>
    <w:p w14:paraId="082F0618"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440" w:hanging="360"/>
        <w:rPr>
          <w:color w:val="000000"/>
        </w:rPr>
      </w:pPr>
      <w:r w:rsidRPr="001D2E84">
        <w:rPr>
          <w:color w:val="000000"/>
        </w:rPr>
        <w:t>1.</w:t>
      </w:r>
      <w:r w:rsidRPr="001D2E84">
        <w:rPr>
          <w:color w:val="000000"/>
        </w:rPr>
        <w:tab/>
        <w:t>Fish</w:t>
      </w:r>
    </w:p>
    <w:p w14:paraId="0F098955"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lastRenderedPageBreak/>
        <w:t>a.</w:t>
      </w:r>
      <w:r w:rsidRPr="001D2E84">
        <w:rPr>
          <w:color w:val="000000"/>
        </w:rPr>
        <w:tab/>
        <w:t>Blue tilapia and their hybrids</w:t>
      </w:r>
    </w:p>
    <w:p w14:paraId="7BE647B5"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b.</w:t>
      </w:r>
      <w:r w:rsidRPr="001D2E84">
        <w:rPr>
          <w:color w:val="000000"/>
        </w:rPr>
        <w:tab/>
        <w:t>Mozambique tilapia and their hybrids</w:t>
      </w:r>
    </w:p>
    <w:p w14:paraId="4C59F60C"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 xml:space="preserve">c. </w:t>
      </w:r>
      <w:r w:rsidRPr="001D2E84">
        <w:rPr>
          <w:color w:val="000000"/>
        </w:rPr>
        <w:tab/>
        <w:t>Nile tilapia and their hybrids</w:t>
      </w:r>
    </w:p>
    <w:p w14:paraId="3240F79D"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 xml:space="preserve">d. </w:t>
      </w:r>
      <w:r w:rsidRPr="001D2E84">
        <w:rPr>
          <w:color w:val="000000"/>
        </w:rPr>
        <w:tab/>
        <w:t>Barramundi</w:t>
      </w:r>
    </w:p>
    <w:p w14:paraId="0167FFEE"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e.</w:t>
      </w:r>
      <w:r w:rsidRPr="001D2E84">
        <w:rPr>
          <w:color w:val="000000"/>
        </w:rPr>
        <w:tab/>
        <w:t xml:space="preserve">Any other fish that the Division, after consultation with the Colorado Fish Health Board determines can securely be kept within a Food Production Facility and which does not present a risk to native species, their habitat, the aquatic environment, or other Food Production Facilities. </w:t>
      </w:r>
    </w:p>
    <w:p w14:paraId="0DD2024A"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440" w:hanging="360"/>
        <w:rPr>
          <w:color w:val="000000"/>
        </w:rPr>
      </w:pPr>
      <w:r w:rsidRPr="001D2E84">
        <w:rPr>
          <w:color w:val="000000"/>
        </w:rPr>
        <w:t>2.</w:t>
      </w:r>
      <w:r w:rsidRPr="001D2E84">
        <w:rPr>
          <w:color w:val="000000"/>
        </w:rPr>
        <w:tab/>
        <w:t>Crustacea</w:t>
      </w:r>
    </w:p>
    <w:p w14:paraId="4CAE8688" w14:textId="77777777" w:rsidR="0005561D" w:rsidRPr="001D2E84" w:rsidRDefault="0005561D" w:rsidP="0005561D">
      <w:pPr>
        <w:tabs>
          <w:tab w:val="left" w:pos="-1440"/>
          <w:tab w:val="left" w:pos="0"/>
          <w:tab w:val="left" w:pos="360"/>
          <w:tab w:val="left" w:pos="720"/>
          <w:tab w:val="left" w:pos="1530"/>
          <w:tab w:val="left" w:pos="1800"/>
          <w:tab w:val="left" w:pos="2070"/>
          <w:tab w:val="left" w:pos="2160"/>
        </w:tabs>
        <w:spacing w:after="200"/>
        <w:ind w:left="1800" w:hanging="360"/>
        <w:rPr>
          <w:color w:val="000000"/>
        </w:rPr>
      </w:pPr>
      <w:r w:rsidRPr="001D2E84">
        <w:rPr>
          <w:color w:val="000000"/>
        </w:rPr>
        <w:t>a.</w:t>
      </w:r>
      <w:r w:rsidRPr="001D2E84">
        <w:rPr>
          <w:color w:val="000000"/>
        </w:rPr>
        <w:tab/>
        <w:t>Redclaw crayfish</w:t>
      </w:r>
    </w:p>
    <w:p w14:paraId="5E6BF6D8" w14:textId="77777777" w:rsidR="0005561D" w:rsidRPr="001D2E84" w:rsidRDefault="0005561D" w:rsidP="0005561D">
      <w:pPr>
        <w:tabs>
          <w:tab w:val="left" w:pos="720"/>
          <w:tab w:val="left" w:pos="1080"/>
        </w:tabs>
        <w:spacing w:after="200"/>
        <w:ind w:left="1080" w:hanging="360"/>
        <w:rPr>
          <w:color w:val="000000"/>
        </w:rPr>
      </w:pPr>
      <w:r w:rsidRPr="001D2E84">
        <w:rPr>
          <w:color w:val="000000"/>
        </w:rPr>
        <w:t>E.</w:t>
      </w:r>
      <w:r w:rsidRPr="001D2E84">
        <w:rPr>
          <w:color w:val="000000"/>
        </w:rPr>
        <w:tab/>
        <w:t>The possession of any aquatic wildlife in the State of Colorado not listed in this section #012 is unlawful unless otherwise authorized by the provisions of Chapter W-11 of these regulations pertaining to unregulated wildlife, or Chapter W-13 of these regulations (“Possession of Wildlife, Scientific Collecting and Special Licenses”). Any person who takes any fish species from the wild in Colorado not listed in this section may take and possess them year round and in any quantity for personal use, provided that the fish are not listed as nongame, threatened, or endangered under Chapter W-10 and provided that the fish are killed prior to transportation from the point of take.</w:t>
      </w:r>
    </w:p>
    <w:p w14:paraId="6EE9A01F" w14:textId="77777777" w:rsidR="0005561D" w:rsidRPr="002E5BA5" w:rsidRDefault="0005561D" w:rsidP="0005561D">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1D2E84">
        <w:rPr>
          <w:color w:val="000000"/>
        </w:rPr>
        <w:t>F.</w:t>
      </w:r>
      <w:r w:rsidRPr="001D2E84">
        <w:rPr>
          <w:color w:val="000000"/>
        </w:rPr>
        <w:tab/>
        <w:t>No person shall import, transport, possess, or release any aquatic nuisance species (ANS) except as authorized by the Division or permit issued under Title 35 C.R.S.</w:t>
      </w:r>
    </w:p>
    <w:p w14:paraId="2CE94F58" w14:textId="2ABE0CC1" w:rsidR="00497E36" w:rsidRDefault="00497E36" w:rsidP="00D610B8">
      <w:pPr>
        <w:pStyle w:val="Heading3"/>
      </w:pPr>
      <w:bookmarkStart w:id="138" w:name="a014"/>
      <w:bookmarkStart w:id="139" w:name="_Toc193879921"/>
      <w:bookmarkEnd w:id="127"/>
      <w:bookmarkEnd w:id="138"/>
      <w:r>
        <w:t xml:space="preserve">#014 – </w:t>
      </w:r>
      <w:r w:rsidR="008F28A4">
        <w:t>Aquatic Wildlife Health Management</w:t>
      </w:r>
      <w:bookmarkEnd w:id="139"/>
    </w:p>
    <w:p w14:paraId="0D95BF95" w14:textId="21ED6BAF" w:rsidR="00497E36" w:rsidRPr="00F506E3" w:rsidRDefault="00497E36" w:rsidP="00497E36">
      <w:pPr>
        <w:tabs>
          <w:tab w:val="left" w:pos="1080"/>
        </w:tabs>
        <w:ind w:left="1080" w:hanging="360"/>
        <w:rPr>
          <w:color w:val="000000"/>
        </w:rPr>
      </w:pPr>
      <w:r w:rsidRPr="00F506E3">
        <w:rPr>
          <w:color w:val="000000"/>
        </w:rPr>
        <w:t>A.</w:t>
      </w:r>
      <w:r w:rsidR="00B0776A">
        <w:rPr>
          <w:color w:val="000000"/>
        </w:rPr>
        <w:t xml:space="preserve"> </w:t>
      </w:r>
      <w:r w:rsidRPr="00F506E3">
        <w:rPr>
          <w:color w:val="000000"/>
        </w:rPr>
        <w:t>Inspection and Certification for Prohibited and Regulated Fish Diseases</w:t>
      </w:r>
      <w:r w:rsidR="00B0776A">
        <w:rPr>
          <w:color w:val="000000"/>
        </w:rPr>
        <w:t xml:space="preserve"> </w:t>
      </w:r>
      <w:r w:rsidRPr="00F506E3">
        <w:rPr>
          <w:color w:val="000000"/>
        </w:rPr>
        <w:t xml:space="preserve"> </w:t>
      </w:r>
    </w:p>
    <w:p w14:paraId="44E37E16" w14:textId="77777777" w:rsidR="00497E36" w:rsidRPr="00F506E3" w:rsidRDefault="00497E36" w:rsidP="00497E36">
      <w:pPr>
        <w:ind w:left="720"/>
        <w:rPr>
          <w:color w:val="000000"/>
        </w:rPr>
      </w:pPr>
    </w:p>
    <w:p w14:paraId="2C7E04C8" w14:textId="77777777" w:rsidR="004862D5" w:rsidRDefault="00497E36" w:rsidP="004862D5">
      <w:pPr>
        <w:pStyle w:val="ListParagraph"/>
        <w:numPr>
          <w:ilvl w:val="2"/>
          <w:numId w:val="12"/>
        </w:numPr>
        <w:tabs>
          <w:tab w:val="left" w:pos="1440"/>
        </w:tabs>
        <w:spacing w:after="240"/>
        <w:ind w:left="1440"/>
        <w:rPr>
          <w:color w:val="000000"/>
        </w:rPr>
      </w:pPr>
      <w:r w:rsidRPr="004862D5">
        <w:rPr>
          <w:color w:val="000000"/>
        </w:rPr>
        <w:t>Annual fish health inspections and certifications are required for all in-state fish production or holding facilities, which sell or stock live fish, and out of state facilities importing live fish into Colorado. A fish health certification will terminate one year from the effective date of certification or upon discovery of a prohibited or regulated disease, whichever occurs first. However, provided the facility requests its annual fish health inspection within 12 months of the effective date of its last certification, its fish health certification shall be valid for fifteen months or whenever its subsequent inspection report is available, whichever occurs first. In the absence of a timely written request for an annual fish health inspection the fish health certification shall terminate 12 months from the effective date of its last certification. A copy of such certification must accompany each fish shipment within or into Colorado.</w:t>
      </w:r>
    </w:p>
    <w:p w14:paraId="5529DD59" w14:textId="634A17C0" w:rsidR="00497E36" w:rsidRPr="004862D5" w:rsidRDefault="00497E36" w:rsidP="004862D5">
      <w:pPr>
        <w:pStyle w:val="ListParagraph"/>
        <w:numPr>
          <w:ilvl w:val="2"/>
          <w:numId w:val="12"/>
        </w:numPr>
        <w:tabs>
          <w:tab w:val="left" w:pos="1440"/>
        </w:tabs>
        <w:ind w:left="1440"/>
        <w:rPr>
          <w:color w:val="000000"/>
        </w:rPr>
      </w:pPr>
      <w:r w:rsidRPr="004862D5">
        <w:rPr>
          <w:color w:val="000000"/>
        </w:rPr>
        <w:t>All such facilities shall be annually inspected by a qualified fish pathologist for both prohibited and regulated diseases as applicable.</w:t>
      </w:r>
    </w:p>
    <w:p w14:paraId="421D702E" w14:textId="77777777" w:rsidR="00497E36" w:rsidRPr="00F506E3" w:rsidRDefault="00497E36" w:rsidP="00497E36">
      <w:pPr>
        <w:rPr>
          <w:color w:val="000000"/>
        </w:rPr>
      </w:pPr>
    </w:p>
    <w:p w14:paraId="7E656E2C" w14:textId="1C93C671" w:rsidR="00497E36" w:rsidRPr="00F506E3" w:rsidRDefault="00497E36" w:rsidP="00497E36">
      <w:pPr>
        <w:ind w:left="1800" w:hanging="360"/>
        <w:rPr>
          <w:color w:val="000000"/>
        </w:rPr>
      </w:pPr>
      <w:r w:rsidRPr="00F506E3">
        <w:rPr>
          <w:color w:val="000000"/>
        </w:rPr>
        <w:t>a.</w:t>
      </w:r>
      <w:r w:rsidR="00B0776A">
        <w:rPr>
          <w:color w:val="000000"/>
        </w:rPr>
        <w:t xml:space="preserve"> </w:t>
      </w:r>
      <w:r w:rsidRPr="00F506E3">
        <w:rPr>
          <w:color w:val="000000"/>
        </w:rPr>
        <w:t xml:space="preserve"> Prohibited diseases </w:t>
      </w:r>
    </w:p>
    <w:p w14:paraId="1440898B" w14:textId="77777777" w:rsidR="00497E36" w:rsidRPr="00F506E3" w:rsidRDefault="00497E36" w:rsidP="00497E36">
      <w:pPr>
        <w:rPr>
          <w:color w:val="000000"/>
        </w:rPr>
      </w:pPr>
    </w:p>
    <w:p w14:paraId="0AE96135" w14:textId="1DC960DB" w:rsidR="00497E36" w:rsidRPr="00F506E3" w:rsidRDefault="00497E36" w:rsidP="00497E36">
      <w:pPr>
        <w:ind w:left="2160" w:hanging="360"/>
        <w:rPr>
          <w:color w:val="000000"/>
        </w:rPr>
      </w:pPr>
      <w:r w:rsidRPr="00F506E3">
        <w:rPr>
          <w:color w:val="000000"/>
        </w:rPr>
        <w:t>1.</w:t>
      </w:r>
      <w:r w:rsidR="00B0776A">
        <w:rPr>
          <w:color w:val="000000"/>
        </w:rPr>
        <w:t xml:space="preserve"> </w:t>
      </w:r>
      <w:r w:rsidRPr="00F506E3">
        <w:rPr>
          <w:color w:val="000000"/>
        </w:rPr>
        <w:t xml:space="preserve"> All </w:t>
      </w:r>
      <w:r>
        <w:rPr>
          <w:color w:val="000000"/>
        </w:rPr>
        <w:t xml:space="preserve">salmonid </w:t>
      </w:r>
      <w:r w:rsidRPr="00F506E3">
        <w:rPr>
          <w:color w:val="000000"/>
        </w:rPr>
        <w:t>facilities must be certified to be free of the following diseases:</w:t>
      </w:r>
    </w:p>
    <w:p w14:paraId="3642DB36" w14:textId="77777777" w:rsidR="00497E36" w:rsidRPr="00F506E3" w:rsidRDefault="00497E36" w:rsidP="00497E36">
      <w:pPr>
        <w:ind w:left="2160" w:hanging="360"/>
        <w:rPr>
          <w:color w:val="000000"/>
        </w:rPr>
      </w:pPr>
    </w:p>
    <w:p w14:paraId="3DE07FDB" w14:textId="77777777" w:rsidR="00497E36" w:rsidRPr="00F506E3" w:rsidRDefault="00497E36" w:rsidP="00497E36">
      <w:pPr>
        <w:ind w:left="2160"/>
        <w:rPr>
          <w:color w:val="000000"/>
        </w:rPr>
      </w:pPr>
      <w:r w:rsidRPr="00F506E3">
        <w:rPr>
          <w:color w:val="000000"/>
        </w:rPr>
        <w:t>Infectious Hematopoietic Necrosis Virus (IHNV)</w:t>
      </w:r>
    </w:p>
    <w:p w14:paraId="6895DB35" w14:textId="77777777" w:rsidR="00497E36" w:rsidRPr="005E38A3" w:rsidRDefault="00497E36" w:rsidP="00497E36">
      <w:pPr>
        <w:ind w:left="2160"/>
        <w:rPr>
          <w:color w:val="000000"/>
          <w:lang w:val="es-AR"/>
        </w:rPr>
      </w:pPr>
      <w:r w:rsidRPr="005E38A3">
        <w:rPr>
          <w:color w:val="000000"/>
          <w:lang w:val="es-AR"/>
        </w:rPr>
        <w:t>Viral Hemorrhagic Septicemia Virus (VHSV)</w:t>
      </w:r>
    </w:p>
    <w:p w14:paraId="58077A9C" w14:textId="77777777" w:rsidR="00497E36" w:rsidRPr="00F506E3" w:rsidRDefault="00497E36" w:rsidP="00497E36">
      <w:pPr>
        <w:ind w:left="2160"/>
        <w:rPr>
          <w:color w:val="000000"/>
        </w:rPr>
      </w:pPr>
      <w:r w:rsidRPr="009677FA">
        <w:rPr>
          <w:i/>
          <w:color w:val="000000"/>
        </w:rPr>
        <w:t>Oncorhynchus masou</w:t>
      </w:r>
      <w:r w:rsidRPr="00F506E3">
        <w:rPr>
          <w:color w:val="000000"/>
        </w:rPr>
        <w:t xml:space="preserve"> Virus (OMV)</w:t>
      </w:r>
    </w:p>
    <w:p w14:paraId="31F7A444" w14:textId="77777777" w:rsidR="00497E36" w:rsidRPr="00F506E3" w:rsidRDefault="00497E36" w:rsidP="00497E36">
      <w:pPr>
        <w:ind w:left="2160" w:hanging="360"/>
        <w:rPr>
          <w:color w:val="000000"/>
        </w:rPr>
      </w:pPr>
    </w:p>
    <w:p w14:paraId="04658645" w14:textId="77777777" w:rsidR="00497E36" w:rsidRDefault="00497E36" w:rsidP="00497E36">
      <w:pPr>
        <w:ind w:left="2160" w:hanging="360"/>
        <w:rPr>
          <w:color w:val="000000"/>
        </w:rPr>
      </w:pPr>
      <w:r>
        <w:rPr>
          <w:color w:val="000000"/>
        </w:rPr>
        <w:t>2.</w:t>
      </w:r>
      <w:r>
        <w:rPr>
          <w:color w:val="000000"/>
        </w:rPr>
        <w:tab/>
        <w:t xml:space="preserve">All non-salmonid fish production or holding facilities, and any non-salmonid fish being exported from or imported to Colorado, must be certified free of Viral </w:t>
      </w:r>
      <w:r>
        <w:rPr>
          <w:color w:val="000000"/>
        </w:rPr>
        <w:lastRenderedPageBreak/>
        <w:t>Hemorrhagic Septicemia Virus (VHSV).</w:t>
      </w:r>
    </w:p>
    <w:p w14:paraId="45DCB612" w14:textId="77777777" w:rsidR="00497E36" w:rsidRDefault="00497E36" w:rsidP="00497E36">
      <w:pPr>
        <w:ind w:left="2160" w:hanging="360"/>
        <w:rPr>
          <w:color w:val="000000"/>
        </w:rPr>
      </w:pPr>
    </w:p>
    <w:p w14:paraId="3F41A270" w14:textId="6DCA3F7D" w:rsidR="00497E36" w:rsidRPr="00F506E3" w:rsidRDefault="00497E36" w:rsidP="00497E36">
      <w:pPr>
        <w:ind w:left="2160" w:hanging="360"/>
        <w:rPr>
          <w:color w:val="000000"/>
        </w:rPr>
      </w:pPr>
      <w:r>
        <w:rPr>
          <w:color w:val="000000"/>
        </w:rPr>
        <w:t>3</w:t>
      </w:r>
      <w:r w:rsidRPr="00F506E3">
        <w:rPr>
          <w:color w:val="000000"/>
        </w:rPr>
        <w:t>.</w:t>
      </w:r>
      <w:r w:rsidR="00B0776A">
        <w:rPr>
          <w:color w:val="000000"/>
        </w:rPr>
        <w:t xml:space="preserve"> </w:t>
      </w:r>
      <w:r w:rsidRPr="00F506E3">
        <w:rPr>
          <w:color w:val="000000"/>
        </w:rPr>
        <w:t xml:space="preserve"> Inspection and Certification for Other Diseases of Concern: </w:t>
      </w:r>
      <w:r>
        <w:rPr>
          <w:color w:val="000000"/>
        </w:rPr>
        <w:t xml:space="preserve">susceptible or potentially susceptible species from </w:t>
      </w:r>
      <w:r w:rsidRPr="00F506E3">
        <w:rPr>
          <w:color w:val="000000"/>
        </w:rPr>
        <w:t>all importing facilities within the applicable endemic disease areas, including both salmonid and nonsalmonid fish production or holding facilities, must also be annually certified by a qualified fish pathologist to be free of the following diseases:</w:t>
      </w:r>
    </w:p>
    <w:p w14:paraId="54016A9E" w14:textId="77777777" w:rsidR="00497E36" w:rsidRPr="00F506E3" w:rsidRDefault="00497E36" w:rsidP="00497E36">
      <w:pPr>
        <w:ind w:left="2160" w:hanging="360"/>
        <w:rPr>
          <w:color w:val="000000"/>
        </w:rPr>
      </w:pPr>
    </w:p>
    <w:p w14:paraId="5564179F" w14:textId="77777777" w:rsidR="00497E36" w:rsidRPr="00F506E3" w:rsidRDefault="00497E36" w:rsidP="00497E36">
      <w:pPr>
        <w:ind w:left="2160"/>
        <w:rPr>
          <w:color w:val="000000"/>
        </w:rPr>
      </w:pPr>
      <w:r w:rsidRPr="009677FA">
        <w:rPr>
          <w:i/>
          <w:color w:val="000000"/>
        </w:rPr>
        <w:t>Ceratomyxa shasta</w:t>
      </w:r>
      <w:r w:rsidRPr="00F506E3">
        <w:rPr>
          <w:color w:val="000000"/>
        </w:rPr>
        <w:t xml:space="preserve"> (Ceratomyxosis)</w:t>
      </w:r>
    </w:p>
    <w:p w14:paraId="7BEB2200" w14:textId="77777777" w:rsidR="00497E36" w:rsidRPr="00F506E3" w:rsidRDefault="00497E36" w:rsidP="00497E36">
      <w:pPr>
        <w:ind w:left="2160"/>
        <w:rPr>
          <w:color w:val="000000"/>
        </w:rPr>
      </w:pPr>
      <w:r w:rsidRPr="00F506E3">
        <w:rPr>
          <w:color w:val="000000"/>
        </w:rPr>
        <w:t>Epizootic Epitheliotropic Disease (EEV)</w:t>
      </w:r>
    </w:p>
    <w:p w14:paraId="068441C8" w14:textId="77777777" w:rsidR="00497E36" w:rsidRDefault="00497E36" w:rsidP="00497E36">
      <w:pPr>
        <w:ind w:left="2160"/>
        <w:rPr>
          <w:color w:val="000000"/>
        </w:rPr>
      </w:pPr>
      <w:r w:rsidRPr="00F506E3">
        <w:rPr>
          <w:color w:val="000000"/>
        </w:rPr>
        <w:t>Infectious Salmon Anemia Virus (ISAV)</w:t>
      </w:r>
    </w:p>
    <w:p w14:paraId="1ADC38CD" w14:textId="77777777" w:rsidR="00497E36" w:rsidRPr="009677FA" w:rsidRDefault="00497E36" w:rsidP="00497E36">
      <w:pPr>
        <w:ind w:left="2160"/>
        <w:rPr>
          <w:i/>
          <w:color w:val="000000"/>
        </w:rPr>
      </w:pPr>
      <w:r w:rsidRPr="009677FA">
        <w:rPr>
          <w:i/>
          <w:color w:val="000000"/>
        </w:rPr>
        <w:t>Piscirickettsia salmonis</w:t>
      </w:r>
    </w:p>
    <w:p w14:paraId="0D7BCB38" w14:textId="77777777" w:rsidR="00497E36" w:rsidRDefault="00497E36" w:rsidP="00497E36">
      <w:pPr>
        <w:ind w:left="2160"/>
        <w:rPr>
          <w:color w:val="000000"/>
        </w:rPr>
      </w:pPr>
      <w:r w:rsidRPr="009677FA">
        <w:rPr>
          <w:i/>
          <w:color w:val="000000"/>
        </w:rPr>
        <w:t>Tetracapsula bryosalmo</w:t>
      </w:r>
      <w:r w:rsidRPr="00F506E3">
        <w:rPr>
          <w:color w:val="000000"/>
        </w:rPr>
        <w:t xml:space="preserve"> (Proliferative Kidney Disease – PKD)</w:t>
      </w:r>
    </w:p>
    <w:p w14:paraId="612FE667" w14:textId="77777777" w:rsidR="00497E36" w:rsidRPr="00F506E3" w:rsidRDefault="00497E36" w:rsidP="00497E36">
      <w:pPr>
        <w:ind w:left="2160"/>
        <w:rPr>
          <w:color w:val="000000"/>
        </w:rPr>
      </w:pPr>
      <w:r w:rsidRPr="00F506E3">
        <w:rPr>
          <w:color w:val="000000"/>
        </w:rPr>
        <w:t>Spring Viremia of Carp Virus (SVCV)</w:t>
      </w:r>
    </w:p>
    <w:p w14:paraId="05A6ED11" w14:textId="77777777" w:rsidR="00497E36" w:rsidRPr="00F506E3" w:rsidRDefault="00497E36" w:rsidP="00497E36">
      <w:pPr>
        <w:ind w:left="720"/>
        <w:rPr>
          <w:color w:val="000000"/>
        </w:rPr>
      </w:pPr>
    </w:p>
    <w:p w14:paraId="6FE14B03" w14:textId="2D072976" w:rsidR="00497E36" w:rsidRPr="00F506E3" w:rsidRDefault="00497E36" w:rsidP="00497E36">
      <w:pPr>
        <w:ind w:left="1800" w:hanging="360"/>
        <w:rPr>
          <w:color w:val="000000"/>
        </w:rPr>
      </w:pPr>
      <w:r w:rsidRPr="00F506E3">
        <w:rPr>
          <w:color w:val="000000"/>
        </w:rPr>
        <w:t>b.</w:t>
      </w:r>
      <w:r w:rsidR="00B0776A">
        <w:rPr>
          <w:color w:val="000000"/>
        </w:rPr>
        <w:t xml:space="preserve"> </w:t>
      </w:r>
      <w:r w:rsidRPr="00F506E3">
        <w:rPr>
          <w:color w:val="000000"/>
        </w:rPr>
        <w:t xml:space="preserve"> Regulated diseases – all </w:t>
      </w:r>
      <w:r>
        <w:rPr>
          <w:color w:val="000000"/>
        </w:rPr>
        <w:t xml:space="preserve">salmonid </w:t>
      </w:r>
      <w:r w:rsidRPr="00F506E3">
        <w:rPr>
          <w:color w:val="000000"/>
        </w:rPr>
        <w:t>facilities must be certified for the p</w:t>
      </w:r>
      <w:r>
        <w:rPr>
          <w:color w:val="000000"/>
        </w:rPr>
        <w:t xml:space="preserve">resence or absence of the </w:t>
      </w:r>
      <w:r w:rsidRPr="00F506E3">
        <w:rPr>
          <w:color w:val="000000"/>
        </w:rPr>
        <w:t>following diseases:</w:t>
      </w:r>
    </w:p>
    <w:p w14:paraId="3107A7E1" w14:textId="77777777" w:rsidR="00497E36" w:rsidRPr="00F506E3" w:rsidRDefault="00497E36" w:rsidP="00497E36">
      <w:pPr>
        <w:ind w:left="1440" w:firstLine="360"/>
        <w:rPr>
          <w:color w:val="000000"/>
        </w:rPr>
      </w:pPr>
    </w:p>
    <w:p w14:paraId="0DC02AE6" w14:textId="77777777" w:rsidR="00497E36" w:rsidRPr="00F506E3" w:rsidRDefault="00497E36" w:rsidP="00497E36">
      <w:pPr>
        <w:ind w:left="1800"/>
        <w:rPr>
          <w:color w:val="000000"/>
        </w:rPr>
      </w:pPr>
      <w:r w:rsidRPr="009677FA">
        <w:rPr>
          <w:i/>
          <w:color w:val="000000"/>
        </w:rPr>
        <w:t>Myxobolus cerebralis</w:t>
      </w:r>
      <w:r w:rsidRPr="00F506E3">
        <w:rPr>
          <w:color w:val="000000"/>
        </w:rPr>
        <w:t xml:space="preserve"> (Whirling Disease – WD)</w:t>
      </w:r>
    </w:p>
    <w:p w14:paraId="203A69F6" w14:textId="160BC11A" w:rsidR="00497E36" w:rsidRPr="00F506E3" w:rsidRDefault="00497E36" w:rsidP="00497E36">
      <w:pPr>
        <w:ind w:left="1800"/>
        <w:rPr>
          <w:color w:val="000000"/>
        </w:rPr>
      </w:pPr>
      <w:r w:rsidRPr="009677FA">
        <w:rPr>
          <w:i/>
          <w:color w:val="000000"/>
        </w:rPr>
        <w:t>Renibacterium salmoninarum</w:t>
      </w:r>
      <w:r w:rsidRPr="00F506E3">
        <w:rPr>
          <w:color w:val="000000"/>
        </w:rPr>
        <w:t xml:space="preserve"> (Bacterial Kidney Disease - BKD)</w:t>
      </w:r>
      <w:r w:rsidR="00B0776A">
        <w:rPr>
          <w:color w:val="000000"/>
        </w:rPr>
        <w:t xml:space="preserve">   </w:t>
      </w:r>
      <w:r w:rsidRPr="00F506E3">
        <w:rPr>
          <w:color w:val="000000"/>
        </w:rPr>
        <w:t xml:space="preserve"> </w:t>
      </w:r>
    </w:p>
    <w:p w14:paraId="7BFFC2E1" w14:textId="77777777" w:rsidR="00497E36" w:rsidRPr="00F506E3" w:rsidRDefault="00497E36" w:rsidP="00497E36">
      <w:pPr>
        <w:ind w:left="1800"/>
        <w:rPr>
          <w:color w:val="000000"/>
        </w:rPr>
      </w:pPr>
      <w:r w:rsidRPr="009677FA">
        <w:rPr>
          <w:i/>
          <w:color w:val="000000"/>
        </w:rPr>
        <w:t>Aeromonas salmonicida</w:t>
      </w:r>
      <w:r w:rsidRPr="00F506E3">
        <w:rPr>
          <w:color w:val="000000"/>
        </w:rPr>
        <w:t xml:space="preserve"> (Furunculosis)</w:t>
      </w:r>
    </w:p>
    <w:p w14:paraId="1DE41AA4" w14:textId="1241D988" w:rsidR="00497E36" w:rsidRPr="00F506E3" w:rsidRDefault="00497E36" w:rsidP="00497E36">
      <w:pPr>
        <w:ind w:left="1800"/>
        <w:rPr>
          <w:color w:val="000000"/>
        </w:rPr>
      </w:pPr>
      <w:r w:rsidRPr="00F506E3">
        <w:rPr>
          <w:color w:val="000000"/>
        </w:rPr>
        <w:t>Infectious Pancreatic Necrosis Virus (IPNV)</w:t>
      </w:r>
      <w:r w:rsidRPr="00F506E3">
        <w:rPr>
          <w:color w:val="000000"/>
        </w:rPr>
        <w:br/>
      </w:r>
      <w:r w:rsidR="00B0776A">
        <w:rPr>
          <w:color w:val="000000"/>
        </w:rPr>
        <w:t xml:space="preserve">   </w:t>
      </w:r>
      <w:r w:rsidRPr="00F506E3">
        <w:rPr>
          <w:color w:val="000000"/>
        </w:rPr>
        <w:t xml:space="preserve"> </w:t>
      </w:r>
    </w:p>
    <w:p w14:paraId="52DEC471" w14:textId="77777777" w:rsidR="00497E36" w:rsidRPr="002D3132" w:rsidRDefault="00497E36" w:rsidP="00497E36">
      <w:pPr>
        <w:pStyle w:val="SecondLetter"/>
        <w:tabs>
          <w:tab w:val="clear" w:pos="1080"/>
          <w:tab w:val="clear" w:pos="1440"/>
          <w:tab w:val="clear" w:pos="1800"/>
        </w:tabs>
        <w:ind w:left="1440" w:hanging="270"/>
      </w:pPr>
      <w:r>
        <w:rPr>
          <w:color w:val="000000"/>
        </w:rPr>
        <w:t>3.</w:t>
      </w:r>
      <w:r w:rsidRPr="002D3132">
        <w:tab/>
        <w:t xml:space="preserve">Testing procedures. </w:t>
      </w:r>
    </w:p>
    <w:p w14:paraId="47230C1A" w14:textId="3B8038D7" w:rsidR="00497E36" w:rsidRPr="002D3132" w:rsidRDefault="00497E36" w:rsidP="00497E36">
      <w:pPr>
        <w:pStyle w:val="SecondLetter"/>
      </w:pPr>
      <w:r w:rsidRPr="002D3132">
        <w:t>a.</w:t>
      </w:r>
      <w:r w:rsidRPr="002D3132">
        <w:tab/>
        <w:t>Except for Viral Hemorrhagic Septicemia Virus (VHSV) and as otherwise provided in these regulations, all inspections and testing procedures must be conducted as set forth in</w:t>
      </w:r>
      <w:r>
        <w:t xml:space="preserve"> AFS-FHS (American Fisheries Society-Fish Health Section). 2014. FHS blue book: suggested procedures for the detection and identification of certain finfish and shellfish pathogens, 2020 edition. Accessible at: </w:t>
      </w:r>
      <w:hyperlink r:id="rId8" w:history="1">
        <w:r w:rsidRPr="0033436F">
          <w:rPr>
            <w:rStyle w:val="Hyperlink"/>
            <w:rFonts w:cs="Arial"/>
          </w:rPr>
          <w:t>https://units.fisheries.org/fhs/fish-health-section-blue-book-2020/</w:t>
        </w:r>
      </w:hyperlink>
      <w:r>
        <w:t>.</w:t>
      </w:r>
      <w:r w:rsidR="00B0776A">
        <w:t xml:space="preserve"> </w:t>
      </w:r>
      <w:r w:rsidRPr="002D3132">
        <w:t xml:space="preserve"> This document can be viewed and copies obtained at the </w:t>
      </w:r>
      <w:r>
        <w:t>Division</w:t>
      </w:r>
      <w:r w:rsidRPr="002D3132">
        <w:t xml:space="preserve"> as set forth in the “Incorporated References” section of Chapter 0 of these regulations.</w:t>
      </w:r>
    </w:p>
    <w:p w14:paraId="26940E40" w14:textId="77777777" w:rsidR="00497E36" w:rsidRDefault="00497E36" w:rsidP="00497E36">
      <w:pPr>
        <w:pStyle w:val="SecondLetter"/>
        <w:tabs>
          <w:tab w:val="clear" w:pos="1080"/>
          <w:tab w:val="clear" w:pos="1440"/>
        </w:tabs>
        <w:ind w:hanging="270"/>
        <w:rPr>
          <w:color w:val="000000"/>
        </w:rPr>
      </w:pPr>
    </w:p>
    <w:p w14:paraId="18F367B2" w14:textId="77777777" w:rsidR="00497E36" w:rsidRDefault="00497E36" w:rsidP="00497E36">
      <w:pPr>
        <w:pStyle w:val="SecondLetter"/>
        <w:tabs>
          <w:tab w:val="clear" w:pos="1080"/>
          <w:tab w:val="clear" w:pos="1440"/>
        </w:tabs>
      </w:pPr>
      <w:r w:rsidRPr="00B9464E">
        <w:t>b.</w:t>
      </w:r>
      <w:r w:rsidRPr="00B9464E">
        <w:tab/>
        <w:t>Testing for Viral Hemorrhagic Septicemia Virus (VHSV) shall be conducted by the protocols and procedures of</w:t>
      </w:r>
      <w:r>
        <w:t>:</w:t>
      </w:r>
    </w:p>
    <w:p w14:paraId="4CDDE537" w14:textId="52DE1FD0" w:rsidR="00497E36" w:rsidRPr="007D47E7" w:rsidRDefault="00497E36" w:rsidP="00497E36">
      <w:pPr>
        <w:pStyle w:val="SecondLetter"/>
        <w:tabs>
          <w:tab w:val="left" w:pos="2160"/>
        </w:tabs>
        <w:ind w:left="2160"/>
      </w:pPr>
      <w:r w:rsidRPr="007D47E7">
        <w:t>1</w:t>
      </w:r>
      <w:r w:rsidRPr="007D47E7">
        <w:tab/>
      </w:r>
      <w:r>
        <w:t xml:space="preserve">AFS-FHS (American Fisheries Society-Fish Health Section). 2014. FHS blue book: suggested procedures for the detection and identification of certain finfish and shellfish pathogens, 2020 edition. Accessible at: </w:t>
      </w:r>
      <w:hyperlink r:id="rId9" w:history="1">
        <w:r w:rsidRPr="0033436F">
          <w:rPr>
            <w:rStyle w:val="Hyperlink"/>
            <w:rFonts w:cs="Arial"/>
          </w:rPr>
          <w:t>https://units.fisheries.org</w:t>
        </w:r>
      </w:hyperlink>
      <w:r>
        <w:t xml:space="preserve"> /fhs/fish-health-section-blue-book-2020/.</w:t>
      </w:r>
      <w:r w:rsidR="00B0776A">
        <w:t xml:space="preserve"> </w:t>
      </w:r>
      <w:r w:rsidRPr="007D47E7">
        <w:t xml:space="preserve">or </w:t>
      </w:r>
    </w:p>
    <w:p w14:paraId="77AF48BE" w14:textId="3823CFB0" w:rsidR="00497E36" w:rsidRDefault="00497E36" w:rsidP="00497E36">
      <w:pPr>
        <w:pStyle w:val="SecondLetter"/>
        <w:tabs>
          <w:tab w:val="clear" w:pos="1080"/>
          <w:tab w:val="clear" w:pos="1440"/>
          <w:tab w:val="clear" w:pos="1800"/>
          <w:tab w:val="left" w:pos="2160"/>
        </w:tabs>
        <w:ind w:left="2160"/>
      </w:pPr>
      <w:r w:rsidRPr="007D47E7">
        <w:t>2.</w:t>
      </w:r>
      <w:r w:rsidRPr="007D47E7">
        <w:tab/>
        <w:t xml:space="preserve">The Manual of diagnostics for aquatic animals </w:t>
      </w:r>
      <w:r w:rsidRPr="003E09C2">
        <w:t>2021 edition</w:t>
      </w:r>
      <w:r w:rsidRPr="007D47E7">
        <w:t xml:space="preserve">. of the </w:t>
      </w:r>
      <w:r w:rsidRPr="007D47E7">
        <w:rPr>
          <w:lang w:val="en"/>
        </w:rPr>
        <w:t xml:space="preserve">OIE - World </w:t>
      </w:r>
      <w:r w:rsidR="009B3C2E" w:rsidRPr="007D47E7">
        <w:rPr>
          <w:lang w:val="en"/>
        </w:rPr>
        <w:t>Organization</w:t>
      </w:r>
      <w:r w:rsidRPr="007D47E7">
        <w:rPr>
          <w:lang w:val="en"/>
        </w:rPr>
        <w:t xml:space="preserve"> for Animal Health, 12 rue de Prony 75017 Paris, </w:t>
      </w:r>
      <w:smartTag w:uri="urn:schemas-microsoft-com:office:smarttags" w:element="place">
        <w:smartTag w:uri="urn:schemas-microsoft-com:office:smarttags" w:element="country-region">
          <w:r w:rsidRPr="007D47E7">
            <w:rPr>
              <w:lang w:val="en"/>
            </w:rPr>
            <w:t>France</w:t>
          </w:r>
        </w:smartTag>
      </w:smartTag>
      <w:r w:rsidRPr="007D47E7">
        <w:rPr>
          <w:lang w:val="en"/>
        </w:rPr>
        <w:t>.</w:t>
      </w:r>
      <w:r w:rsidRPr="00B9464E">
        <w:t xml:space="preserve"> </w:t>
      </w:r>
    </w:p>
    <w:p w14:paraId="1A869218" w14:textId="77777777" w:rsidR="00497E36" w:rsidRDefault="00497E36" w:rsidP="00497E36">
      <w:pPr>
        <w:pStyle w:val="SecondLetter"/>
        <w:tabs>
          <w:tab w:val="clear" w:pos="1080"/>
          <w:tab w:val="clear" w:pos="1440"/>
        </w:tabs>
        <w:ind w:firstLine="0"/>
      </w:pPr>
    </w:p>
    <w:p w14:paraId="379F59F1" w14:textId="77777777" w:rsidR="00497E36" w:rsidRPr="00B9464E" w:rsidRDefault="00497E36" w:rsidP="00497E36">
      <w:pPr>
        <w:pStyle w:val="SecondLetter"/>
        <w:tabs>
          <w:tab w:val="clear" w:pos="1080"/>
          <w:tab w:val="clear" w:pos="1440"/>
        </w:tabs>
        <w:ind w:firstLine="0"/>
      </w:pPr>
      <w:r w:rsidRPr="00B9464E">
        <w:t xml:space="preserve">These documents can be viewed and copies obtained at the </w:t>
      </w:r>
      <w:r>
        <w:t>Division</w:t>
      </w:r>
      <w:r w:rsidRPr="00B9464E">
        <w:t xml:space="preserve"> as set forth in the “Incorporated References” section of Chapter 0 of these regulations.</w:t>
      </w:r>
    </w:p>
    <w:p w14:paraId="774A475E" w14:textId="77777777" w:rsidR="00497E36" w:rsidRPr="00F506E3" w:rsidRDefault="00497E36" w:rsidP="00497E36">
      <w:pPr>
        <w:pStyle w:val="SecondLetter"/>
        <w:ind w:hanging="720"/>
        <w:rPr>
          <w:color w:val="000000"/>
        </w:rPr>
      </w:pPr>
    </w:p>
    <w:p w14:paraId="77A0D2A9" w14:textId="77777777" w:rsidR="00497E36" w:rsidRPr="00F506E3" w:rsidRDefault="00497E36" w:rsidP="00497E36">
      <w:pPr>
        <w:pStyle w:val="SecondLetter"/>
        <w:tabs>
          <w:tab w:val="clear" w:pos="1080"/>
          <w:tab w:val="clear" w:pos="1440"/>
          <w:tab w:val="clear" w:pos="1800"/>
        </w:tabs>
        <w:ind w:left="1440" w:hanging="270"/>
        <w:rPr>
          <w:color w:val="000000"/>
        </w:rPr>
      </w:pPr>
      <w:r>
        <w:rPr>
          <w:color w:val="000000"/>
        </w:rPr>
        <w:t>4.</w:t>
      </w:r>
      <w:r>
        <w:rPr>
          <w:color w:val="000000"/>
        </w:rPr>
        <w:tab/>
      </w:r>
      <w:r w:rsidRPr="00F506E3">
        <w:rPr>
          <w:color w:val="000000"/>
        </w:rPr>
        <w:t xml:space="preserve">Authority to exempt applicants from specific pathogen testing is granted to the Director, upon consultation with, review, and recommendation from the Fish Health Board, when the following criteria are met: </w:t>
      </w:r>
    </w:p>
    <w:p w14:paraId="6FBEA4CA" w14:textId="77777777" w:rsidR="00497E36" w:rsidRPr="00F506E3" w:rsidRDefault="00497E36" w:rsidP="00497E36">
      <w:pPr>
        <w:pStyle w:val="SecondLetter"/>
        <w:tabs>
          <w:tab w:val="clear" w:pos="1800"/>
        </w:tabs>
        <w:ind w:left="1440"/>
        <w:rPr>
          <w:color w:val="000000"/>
        </w:rPr>
      </w:pPr>
    </w:p>
    <w:p w14:paraId="7FC4BBE9" w14:textId="77777777" w:rsidR="00497E36" w:rsidRPr="00F506E3" w:rsidRDefault="00497E36" w:rsidP="00497E36">
      <w:pPr>
        <w:tabs>
          <w:tab w:val="left" w:pos="1800"/>
        </w:tabs>
        <w:ind w:left="1800" w:hanging="360"/>
        <w:rPr>
          <w:color w:val="000000"/>
        </w:rPr>
      </w:pPr>
      <w:r>
        <w:rPr>
          <w:color w:val="000000"/>
        </w:rPr>
        <w:t>a.</w:t>
      </w:r>
      <w:r>
        <w:rPr>
          <w:color w:val="000000"/>
        </w:rPr>
        <w:tab/>
      </w:r>
      <w:r w:rsidRPr="00F506E3">
        <w:rPr>
          <w:color w:val="000000"/>
        </w:rPr>
        <w:t>Compliance with testing requirements would result in an unacceptable impact on the sample population.</w:t>
      </w:r>
    </w:p>
    <w:p w14:paraId="3969D474" w14:textId="77777777" w:rsidR="00497E36" w:rsidRPr="00F506E3" w:rsidRDefault="00497E36" w:rsidP="00497E36">
      <w:pPr>
        <w:ind w:left="1800" w:hanging="360"/>
        <w:rPr>
          <w:color w:val="000000"/>
        </w:rPr>
      </w:pPr>
    </w:p>
    <w:p w14:paraId="2C0834E4" w14:textId="77777777" w:rsidR="00497E36" w:rsidRPr="00F506E3" w:rsidRDefault="00497E36" w:rsidP="00497E36">
      <w:pPr>
        <w:tabs>
          <w:tab w:val="left" w:pos="1800"/>
        </w:tabs>
        <w:ind w:left="1800" w:hanging="360"/>
        <w:rPr>
          <w:color w:val="000000"/>
        </w:rPr>
      </w:pPr>
      <w:r>
        <w:rPr>
          <w:color w:val="000000"/>
        </w:rPr>
        <w:t>b.</w:t>
      </w:r>
      <w:r>
        <w:rPr>
          <w:color w:val="000000"/>
        </w:rPr>
        <w:tab/>
      </w:r>
      <w:r w:rsidRPr="00F506E3">
        <w:rPr>
          <w:color w:val="000000"/>
        </w:rPr>
        <w:t>There is minimal risk of introducing an exotic pathogen into the state.</w:t>
      </w:r>
    </w:p>
    <w:p w14:paraId="51E1E4FF" w14:textId="77777777" w:rsidR="00497E36" w:rsidRPr="00F506E3" w:rsidRDefault="00497E36" w:rsidP="00497E36">
      <w:pPr>
        <w:tabs>
          <w:tab w:val="left" w:pos="1800"/>
        </w:tabs>
        <w:ind w:left="1800" w:hanging="360"/>
        <w:rPr>
          <w:color w:val="000000"/>
        </w:rPr>
      </w:pPr>
    </w:p>
    <w:p w14:paraId="621AE021" w14:textId="77777777" w:rsidR="00497E36" w:rsidRPr="00F506E3" w:rsidRDefault="00497E36" w:rsidP="00497E36">
      <w:pPr>
        <w:tabs>
          <w:tab w:val="left" w:pos="1800"/>
        </w:tabs>
        <w:ind w:left="1800" w:hanging="360"/>
        <w:rPr>
          <w:color w:val="000000"/>
        </w:rPr>
      </w:pPr>
      <w:r w:rsidRPr="00F506E3">
        <w:rPr>
          <w:color w:val="000000"/>
        </w:rPr>
        <w:t xml:space="preserve">c. </w:t>
      </w:r>
      <w:r w:rsidRPr="00F506E3">
        <w:rPr>
          <w:color w:val="000000"/>
        </w:rPr>
        <w:tab/>
        <w:t>There is minimal risk of exposing free-flowing waters to any specific pathogen.</w:t>
      </w:r>
    </w:p>
    <w:p w14:paraId="3C15357E" w14:textId="77777777" w:rsidR="00497E36" w:rsidRPr="00F506E3" w:rsidRDefault="00497E36" w:rsidP="00497E36">
      <w:pPr>
        <w:tabs>
          <w:tab w:val="left" w:pos="1800"/>
        </w:tabs>
        <w:ind w:left="1800" w:hanging="360"/>
        <w:rPr>
          <w:color w:val="000000"/>
        </w:rPr>
      </w:pPr>
    </w:p>
    <w:p w14:paraId="14B20502" w14:textId="77777777" w:rsidR="00497E36" w:rsidRPr="00F506E3" w:rsidRDefault="00497E36" w:rsidP="00497E36">
      <w:pPr>
        <w:tabs>
          <w:tab w:val="left" w:pos="1800"/>
        </w:tabs>
        <w:ind w:left="1800" w:hanging="360"/>
        <w:rPr>
          <w:color w:val="000000"/>
        </w:rPr>
      </w:pPr>
      <w:r w:rsidRPr="00F506E3">
        <w:rPr>
          <w:color w:val="000000"/>
        </w:rPr>
        <w:t xml:space="preserve">d. </w:t>
      </w:r>
      <w:r w:rsidRPr="00F506E3">
        <w:rPr>
          <w:color w:val="000000"/>
        </w:rPr>
        <w:tab/>
        <w:t xml:space="preserve">Adequate provisions for management and disposition of the fish and adequate </w:t>
      </w:r>
      <w:r w:rsidRPr="00F506E3">
        <w:rPr>
          <w:color w:val="000000"/>
        </w:rPr>
        <w:lastRenderedPageBreak/>
        <w:t>disinfection of the water as necessary are made and incorporated as conditions of the importation permit.</w:t>
      </w:r>
    </w:p>
    <w:p w14:paraId="0C76D63A" w14:textId="77777777" w:rsidR="00497E36" w:rsidRPr="00F506E3" w:rsidRDefault="00497E36" w:rsidP="00497E36">
      <w:pPr>
        <w:rPr>
          <w:color w:val="000000"/>
        </w:rPr>
      </w:pPr>
    </w:p>
    <w:p w14:paraId="460520E6" w14:textId="2FB6489E" w:rsidR="00497E36" w:rsidRPr="00F506E3" w:rsidRDefault="00497E36" w:rsidP="00497E36">
      <w:pPr>
        <w:tabs>
          <w:tab w:val="left" w:pos="1440"/>
        </w:tabs>
        <w:ind w:left="1440"/>
        <w:rPr>
          <w:color w:val="000000"/>
        </w:rPr>
      </w:pPr>
      <w:r w:rsidRPr="00F506E3">
        <w:rPr>
          <w:color w:val="000000"/>
        </w:rPr>
        <w:t>Application for such an exemption shall be submitted to the Division at least fourteen (14) working days prior to the proposed importation date.</w:t>
      </w:r>
      <w:r w:rsidR="00B0776A">
        <w:rPr>
          <w:color w:val="000000"/>
        </w:rPr>
        <w:t xml:space="preserve"> </w:t>
      </w:r>
      <w:r w:rsidRPr="00F506E3">
        <w:rPr>
          <w:color w:val="000000"/>
        </w:rPr>
        <w:t>The Director shall have fourteen (14) working days to approve or disapprove the application.</w:t>
      </w:r>
      <w:r w:rsidR="00B0776A">
        <w:rPr>
          <w:color w:val="000000"/>
        </w:rPr>
        <w:t xml:space="preserve"> </w:t>
      </w:r>
      <w:r w:rsidRPr="00F506E3">
        <w:rPr>
          <w:color w:val="000000"/>
        </w:rPr>
        <w:t>The Fish Health Board shall review and submit its recommendation to the Director within seven (7) working days after receipt from the Division.</w:t>
      </w:r>
    </w:p>
    <w:p w14:paraId="4DCBE960" w14:textId="77777777" w:rsidR="00497E36" w:rsidRPr="00F506E3" w:rsidRDefault="00497E36" w:rsidP="00497E36">
      <w:pPr>
        <w:ind w:left="720"/>
        <w:rPr>
          <w:color w:val="000000"/>
        </w:rPr>
      </w:pPr>
    </w:p>
    <w:p w14:paraId="22C4EF34" w14:textId="44B85B5C" w:rsidR="00497E36" w:rsidRPr="00F506E3" w:rsidRDefault="00497E36" w:rsidP="00497E36">
      <w:pPr>
        <w:ind w:left="1080" w:hanging="360"/>
        <w:rPr>
          <w:color w:val="000000"/>
        </w:rPr>
      </w:pPr>
      <w:r w:rsidRPr="00F506E3">
        <w:rPr>
          <w:color w:val="000000"/>
        </w:rPr>
        <w:t>B.</w:t>
      </w:r>
      <w:r w:rsidR="00B0776A">
        <w:rPr>
          <w:color w:val="000000"/>
        </w:rPr>
        <w:t xml:space="preserve"> </w:t>
      </w:r>
      <w:r w:rsidRPr="00F506E3">
        <w:rPr>
          <w:color w:val="000000"/>
        </w:rPr>
        <w:t xml:space="preserve"> Reportable Diseases: the presence of any prohibited or regulated disease at an in</w:t>
      </w:r>
      <w:r>
        <w:rPr>
          <w:color w:val="000000"/>
        </w:rPr>
        <w:t>-</w:t>
      </w:r>
      <w:r w:rsidRPr="00F506E3">
        <w:rPr>
          <w:color w:val="000000"/>
        </w:rPr>
        <w:t>state or importing facility shall be immediately reported to the Division.</w:t>
      </w:r>
      <w:r w:rsidR="00B0776A">
        <w:rPr>
          <w:color w:val="000000"/>
        </w:rPr>
        <w:t xml:space="preserve">   </w:t>
      </w:r>
      <w:r w:rsidRPr="00F506E3">
        <w:rPr>
          <w:color w:val="000000"/>
        </w:rPr>
        <w:t xml:space="preserve"> </w:t>
      </w:r>
    </w:p>
    <w:p w14:paraId="781963DF" w14:textId="77777777" w:rsidR="00497E36" w:rsidRPr="00F506E3" w:rsidRDefault="00497E36" w:rsidP="00497E36">
      <w:pPr>
        <w:ind w:left="360"/>
        <w:rPr>
          <w:color w:val="000000"/>
        </w:rPr>
      </w:pPr>
    </w:p>
    <w:p w14:paraId="011954E2" w14:textId="5D37E243" w:rsidR="00497E36" w:rsidRPr="00F506E3" w:rsidRDefault="00497E36" w:rsidP="00497E36">
      <w:pPr>
        <w:pStyle w:val="FirstLetter"/>
        <w:tabs>
          <w:tab w:val="clear" w:pos="0"/>
          <w:tab w:val="clear" w:pos="360"/>
          <w:tab w:val="clear" w:pos="720"/>
          <w:tab w:val="clear" w:pos="1080"/>
          <w:tab w:val="clear" w:pos="1530"/>
          <w:tab w:val="clear" w:pos="2070"/>
          <w:tab w:val="clear" w:pos="2160"/>
        </w:tabs>
      </w:pPr>
      <w:r w:rsidRPr="00F506E3">
        <w:t>C.</w:t>
      </w:r>
      <w:r w:rsidR="00B0776A">
        <w:t xml:space="preserve"> </w:t>
      </w:r>
      <w:r w:rsidRPr="00F506E3">
        <w:t xml:space="preserve"> Management of Prohibited and Regulated Fish Diseases. </w:t>
      </w:r>
    </w:p>
    <w:p w14:paraId="43DA00BF" w14:textId="77777777" w:rsidR="00497E36" w:rsidRPr="00F506E3" w:rsidRDefault="00497E36" w:rsidP="00497E36">
      <w:pPr>
        <w:pStyle w:val="FirstLetter"/>
      </w:pPr>
    </w:p>
    <w:p w14:paraId="1D5B8465" w14:textId="683F04A8" w:rsidR="00497E36" w:rsidRPr="00F506E3" w:rsidRDefault="00497E36" w:rsidP="00497E36">
      <w:pPr>
        <w:tabs>
          <w:tab w:val="left" w:pos="1170"/>
        </w:tabs>
        <w:ind w:left="1440" w:hanging="360"/>
        <w:rPr>
          <w:color w:val="000000"/>
        </w:rPr>
      </w:pPr>
      <w:r w:rsidRPr="00F506E3">
        <w:rPr>
          <w:color w:val="000000"/>
        </w:rPr>
        <w:t>1.</w:t>
      </w:r>
      <w:r w:rsidR="00B0776A">
        <w:rPr>
          <w:color w:val="000000"/>
        </w:rPr>
        <w:t xml:space="preserve"> </w:t>
      </w:r>
      <w:r w:rsidRPr="00F506E3">
        <w:rPr>
          <w:color w:val="000000"/>
        </w:rPr>
        <w:t xml:space="preserve"> Prohibited</w:t>
      </w:r>
      <w:r>
        <w:rPr>
          <w:color w:val="000000"/>
        </w:rPr>
        <w:t xml:space="preserve"> Disease agents.</w:t>
      </w:r>
    </w:p>
    <w:p w14:paraId="5AF2CFEF" w14:textId="77777777" w:rsidR="00497E36" w:rsidRPr="00F506E3" w:rsidRDefault="00497E36" w:rsidP="00497E36">
      <w:pPr>
        <w:rPr>
          <w:color w:val="000000"/>
        </w:rPr>
      </w:pPr>
    </w:p>
    <w:p w14:paraId="301FFB56" w14:textId="7D471585" w:rsidR="00497E36" w:rsidRPr="00F506E3" w:rsidRDefault="00497E36" w:rsidP="00497E36">
      <w:pPr>
        <w:pStyle w:val="FirstNumber"/>
        <w:tabs>
          <w:tab w:val="left" w:pos="1800"/>
        </w:tabs>
        <w:ind w:left="1800"/>
        <w:rPr>
          <w:color w:val="000000"/>
        </w:rPr>
      </w:pPr>
      <w:r w:rsidRPr="00F506E3">
        <w:rPr>
          <w:color w:val="000000"/>
        </w:rPr>
        <w:t>a.</w:t>
      </w:r>
      <w:r w:rsidR="00B0776A">
        <w:rPr>
          <w:color w:val="000000"/>
        </w:rPr>
        <w:t xml:space="preserve"> </w:t>
      </w:r>
      <w:r w:rsidRPr="00F506E3">
        <w:rPr>
          <w:color w:val="000000"/>
        </w:rPr>
        <w:t xml:space="preserve"> No fish or gametes (eggs and sperm) with, or exhibiting clinical signs of, any Prohibited Disease, or any other infectious agents determined by the Director to pose a significant threat to </w:t>
      </w:r>
      <w:smartTag w:uri="urn:schemas-microsoft-com:office:smarttags" w:element="place">
        <w:smartTag w:uri="urn:schemas-microsoft-com:office:smarttags" w:element="State">
          <w:r w:rsidRPr="00F506E3">
            <w:rPr>
              <w:color w:val="000000"/>
            </w:rPr>
            <w:t>Colorado</w:t>
          </w:r>
        </w:smartTag>
      </w:smartTag>
      <w:r w:rsidRPr="00F506E3">
        <w:rPr>
          <w:color w:val="000000"/>
        </w:rPr>
        <w:t>’s aquatic resources, may be imported or placed in waters of this state without written approval of the Director. Written approval may be granted only after the following conditions have been met:</w:t>
      </w:r>
    </w:p>
    <w:p w14:paraId="55F9E137" w14:textId="77777777" w:rsidR="00497E36" w:rsidRPr="00F506E3" w:rsidRDefault="00497E36" w:rsidP="00497E36">
      <w:pPr>
        <w:pStyle w:val="FirstNumber"/>
        <w:rPr>
          <w:color w:val="000000"/>
        </w:rPr>
      </w:pPr>
    </w:p>
    <w:p w14:paraId="6E41E60D" w14:textId="77777777" w:rsidR="00497E36" w:rsidRPr="00F506E3" w:rsidRDefault="00497E36" w:rsidP="00497E36">
      <w:pPr>
        <w:pStyle w:val="Secondletter0"/>
        <w:tabs>
          <w:tab w:val="clear" w:pos="1800"/>
        </w:tabs>
        <w:ind w:left="2160"/>
        <w:rPr>
          <w:color w:val="000000"/>
        </w:rPr>
      </w:pPr>
      <w:r w:rsidRPr="00F506E3">
        <w:rPr>
          <w:color w:val="000000"/>
        </w:rPr>
        <w:t>1.</w:t>
      </w:r>
      <w:r w:rsidRPr="00F506E3">
        <w:rPr>
          <w:color w:val="000000"/>
        </w:rPr>
        <w:tab/>
        <w:t>The Director has determined that no damage or undesirable effects to existing fish popu</w:t>
      </w:r>
      <w:r w:rsidRPr="00F506E3">
        <w:rPr>
          <w:color w:val="000000"/>
        </w:rPr>
        <w:softHyphen/>
        <w:t>lations and their habitat will occur.</w:t>
      </w:r>
    </w:p>
    <w:p w14:paraId="71237037" w14:textId="77777777" w:rsidR="00497E36" w:rsidRPr="00F506E3" w:rsidRDefault="00497E36" w:rsidP="00497E36">
      <w:pPr>
        <w:pStyle w:val="Secondletter0"/>
        <w:tabs>
          <w:tab w:val="clear" w:pos="1800"/>
        </w:tabs>
        <w:ind w:left="2160"/>
        <w:rPr>
          <w:color w:val="000000"/>
        </w:rPr>
      </w:pPr>
    </w:p>
    <w:p w14:paraId="7794D29B" w14:textId="77777777" w:rsidR="00497E36" w:rsidRPr="00F506E3" w:rsidRDefault="00497E36" w:rsidP="00497E36">
      <w:pPr>
        <w:pStyle w:val="Secondletter0"/>
        <w:tabs>
          <w:tab w:val="clear" w:pos="1800"/>
        </w:tabs>
        <w:ind w:left="2160"/>
        <w:rPr>
          <w:color w:val="000000"/>
        </w:rPr>
      </w:pPr>
      <w:r w:rsidRPr="00F506E3">
        <w:rPr>
          <w:color w:val="000000"/>
        </w:rPr>
        <w:t>2.</w:t>
      </w:r>
      <w:r w:rsidRPr="00F506E3">
        <w:rPr>
          <w:color w:val="000000"/>
        </w:rPr>
        <w:tab/>
        <w:t>The nature of any disease(s) must be positively determined and documented.</w:t>
      </w:r>
    </w:p>
    <w:p w14:paraId="2360826A" w14:textId="77777777" w:rsidR="00497E36" w:rsidRPr="00F506E3" w:rsidRDefault="00497E36" w:rsidP="00497E36">
      <w:pPr>
        <w:rPr>
          <w:color w:val="000000"/>
        </w:rPr>
      </w:pPr>
    </w:p>
    <w:p w14:paraId="4877EAF5" w14:textId="1B6B67FE" w:rsidR="00497E36" w:rsidRPr="00F506E3" w:rsidRDefault="00497E36" w:rsidP="00497E36">
      <w:pPr>
        <w:ind w:left="1800" w:hanging="360"/>
        <w:rPr>
          <w:color w:val="000000"/>
        </w:rPr>
      </w:pPr>
      <w:r w:rsidRPr="00F506E3">
        <w:rPr>
          <w:color w:val="000000"/>
        </w:rPr>
        <w:t>b.</w:t>
      </w:r>
      <w:r w:rsidR="00B0776A">
        <w:rPr>
          <w:color w:val="000000"/>
        </w:rPr>
        <w:t xml:space="preserve"> </w:t>
      </w:r>
      <w:r w:rsidRPr="00F506E3">
        <w:rPr>
          <w:color w:val="000000"/>
        </w:rPr>
        <w:t xml:space="preserve"> If fish are found with Prohibited Diseases or any diseased wildlife, which would have a significant detrimental effect on </w:t>
      </w:r>
      <w:smartTag w:uri="urn:schemas-microsoft-com:office:smarttags" w:element="place">
        <w:smartTag w:uri="urn:schemas-microsoft-com:office:smarttags" w:element="State">
          <w:r w:rsidRPr="00F506E3">
            <w:rPr>
              <w:color w:val="000000"/>
            </w:rPr>
            <w:t>Colorado</w:t>
          </w:r>
        </w:smartTag>
      </w:smartTag>
      <w:r w:rsidRPr="00F506E3">
        <w:rPr>
          <w:color w:val="000000"/>
        </w:rPr>
        <w:t>'s wildlife resource as deter</w:t>
      </w:r>
      <w:r w:rsidRPr="00F506E3">
        <w:rPr>
          <w:color w:val="000000"/>
        </w:rPr>
        <w:softHyphen/>
        <w:t>mined by the Director, are found at any fish production or holding facility they may be destroyed or held in quarantine at the owner’s expense</w:t>
      </w:r>
      <w:r>
        <w:rPr>
          <w:color w:val="000000"/>
        </w:rPr>
        <w:t>, in accordance with 33-5.5-102 C.R.S.</w:t>
      </w:r>
      <w:r w:rsidR="00B0776A">
        <w:rPr>
          <w:color w:val="000000"/>
        </w:rPr>
        <w:t xml:space="preserve"> </w:t>
      </w:r>
      <w:r w:rsidRPr="00F506E3">
        <w:rPr>
          <w:color w:val="000000"/>
        </w:rPr>
        <w:t>Possession, transfer or any other act relative to such wildlife contrary to the Director's determinatio</w:t>
      </w:r>
      <w:r>
        <w:rPr>
          <w:color w:val="000000"/>
        </w:rPr>
        <w:t>n of disposition is prohibited.</w:t>
      </w:r>
    </w:p>
    <w:p w14:paraId="3B7D99A9" w14:textId="77777777" w:rsidR="00497E36" w:rsidRPr="00F506E3" w:rsidRDefault="00497E36" w:rsidP="00497E36">
      <w:pPr>
        <w:pStyle w:val="FirstLetter"/>
        <w:ind w:left="1800" w:firstLine="0"/>
      </w:pPr>
    </w:p>
    <w:p w14:paraId="5C7CCE5F" w14:textId="546E1DCD" w:rsidR="00497E36" w:rsidRPr="00F506E3" w:rsidRDefault="00497E36" w:rsidP="00497E36">
      <w:pPr>
        <w:pStyle w:val="FirstLetter"/>
        <w:tabs>
          <w:tab w:val="clear" w:pos="1080"/>
          <w:tab w:val="left" w:pos="1440"/>
        </w:tabs>
        <w:ind w:left="1800"/>
      </w:pPr>
      <w:r w:rsidRPr="00F506E3">
        <w:t>c.</w:t>
      </w:r>
      <w:r w:rsidR="00B0776A">
        <w:t xml:space="preserve"> </w:t>
      </w:r>
      <w:r w:rsidRPr="00F506E3">
        <w:t xml:space="preserve"> The Director shall determine when destruction of wildlife, a quarantine or disinfection is required at any federal, state, private or commercial fish or wildlife production facility.</w:t>
      </w:r>
      <w:r w:rsidR="00B0776A">
        <w:t xml:space="preserve"> </w:t>
      </w:r>
      <w:r w:rsidRPr="00F506E3">
        <w:t>If the Director determines that either destruction, quarantine or disinfection is required, he shall issue a written order to the owner or operator of the facility setting forth the steps for destruction and/or disinfection.</w:t>
      </w:r>
      <w:r w:rsidR="00B0776A">
        <w:t xml:space="preserve"> </w:t>
      </w:r>
      <w:r w:rsidRPr="00F506E3">
        <w:t>Required disinfec</w:t>
      </w:r>
      <w:r w:rsidRPr="00F506E3">
        <w:softHyphen/>
        <w:t>tion of holding facilities will be completed at the owner's expense.</w:t>
      </w:r>
      <w:r w:rsidR="00B0776A">
        <w:t xml:space="preserve"> </w:t>
      </w:r>
      <w:r w:rsidRPr="00F506E3">
        <w:t xml:space="preserve">If the owner disagrees with the Division's determination he shall have the right to appeal the decision to the Wildlife Commission provided notice of such appeal is given to the Director within </w:t>
      </w:r>
      <w:r>
        <w:t>seventy-two</w:t>
      </w:r>
      <w:r w:rsidRPr="00F506E3">
        <w:t xml:space="preserve"> (</w:t>
      </w:r>
      <w:r>
        <w:t>72</w:t>
      </w:r>
      <w:r w:rsidRPr="00F506E3">
        <w:t>) hours of receipt of the order.</w:t>
      </w:r>
    </w:p>
    <w:p w14:paraId="3B05F485" w14:textId="77777777" w:rsidR="00497E36" w:rsidRPr="00F506E3" w:rsidRDefault="00497E36" w:rsidP="00497E36">
      <w:pPr>
        <w:rPr>
          <w:color w:val="000000"/>
        </w:rPr>
      </w:pPr>
    </w:p>
    <w:p w14:paraId="6E825C45" w14:textId="299667D3" w:rsidR="00497E36" w:rsidRPr="00F506E3" w:rsidRDefault="00497E36" w:rsidP="00497E36">
      <w:pPr>
        <w:tabs>
          <w:tab w:val="left" w:pos="1080"/>
        </w:tabs>
        <w:ind w:left="1440" w:hanging="360"/>
        <w:rPr>
          <w:color w:val="000000"/>
        </w:rPr>
      </w:pPr>
      <w:r w:rsidRPr="00F506E3">
        <w:rPr>
          <w:color w:val="000000"/>
        </w:rPr>
        <w:t>2.</w:t>
      </w:r>
      <w:r w:rsidR="00B0776A">
        <w:rPr>
          <w:color w:val="000000"/>
        </w:rPr>
        <w:t xml:space="preserve"> </w:t>
      </w:r>
      <w:r w:rsidRPr="00F506E3">
        <w:rPr>
          <w:color w:val="000000"/>
        </w:rPr>
        <w:t xml:space="preserve"> Regulated Disease Agents</w:t>
      </w:r>
    </w:p>
    <w:p w14:paraId="1A1AA79F" w14:textId="77777777" w:rsidR="00497E36" w:rsidRPr="00F506E3" w:rsidRDefault="00497E36" w:rsidP="00497E36">
      <w:pPr>
        <w:ind w:left="720"/>
        <w:rPr>
          <w:color w:val="000000"/>
        </w:rPr>
      </w:pPr>
    </w:p>
    <w:p w14:paraId="0B9D4F9D" w14:textId="77777777" w:rsidR="00497E36" w:rsidRPr="00920CD7" w:rsidRDefault="00497E36" w:rsidP="00497E36">
      <w:pPr>
        <w:pStyle w:val="FirstLetter"/>
        <w:tabs>
          <w:tab w:val="clear" w:pos="1080"/>
          <w:tab w:val="clear" w:pos="1530"/>
          <w:tab w:val="clear" w:pos="2070"/>
          <w:tab w:val="left" w:pos="1800"/>
        </w:tabs>
        <w:ind w:left="1800"/>
      </w:pPr>
      <w:r w:rsidRPr="00920CD7">
        <w:t>a.</w:t>
      </w:r>
      <w:r w:rsidRPr="00920CD7">
        <w:tab/>
      </w:r>
      <w:r w:rsidRPr="008559DE">
        <w:rPr>
          <w:i/>
        </w:rPr>
        <w:t>Myxobolus cerebralis</w:t>
      </w:r>
      <w:r w:rsidRPr="00920CD7">
        <w:t xml:space="preserve"> (Whirling Disease – WD) </w:t>
      </w:r>
    </w:p>
    <w:p w14:paraId="2D03ED23" w14:textId="77777777" w:rsidR="00497E36" w:rsidRPr="00920CD7" w:rsidRDefault="00497E36" w:rsidP="00497E36">
      <w:pPr>
        <w:rPr>
          <w:color w:val="000000"/>
        </w:rPr>
      </w:pPr>
      <w:r w:rsidRPr="00920CD7">
        <w:rPr>
          <w:color w:val="000000"/>
        </w:rPr>
        <w:t xml:space="preserve"> </w:t>
      </w:r>
    </w:p>
    <w:p w14:paraId="0AAD2CE9" w14:textId="1A95D459" w:rsidR="00497E36" w:rsidRPr="00920CD7" w:rsidRDefault="00497E36" w:rsidP="00497E36">
      <w:pPr>
        <w:pStyle w:val="FirstLetter"/>
        <w:tabs>
          <w:tab w:val="clear" w:pos="360"/>
          <w:tab w:val="clear" w:pos="720"/>
          <w:tab w:val="clear" w:pos="1080"/>
          <w:tab w:val="clear" w:pos="1530"/>
          <w:tab w:val="clear" w:pos="2070"/>
          <w:tab w:val="clear" w:pos="2160"/>
        </w:tabs>
        <w:ind w:left="2160"/>
      </w:pPr>
      <w:r w:rsidRPr="00920CD7">
        <w:t>1.</w:t>
      </w:r>
      <w:r w:rsidR="00B0776A">
        <w:t xml:space="preserve"> </w:t>
      </w:r>
      <w:r w:rsidRPr="008559DE">
        <w:rPr>
          <w:i/>
        </w:rPr>
        <w:t>Myxobolus cerebralis</w:t>
      </w:r>
      <w:r>
        <w:t xml:space="preserve"> testing</w:t>
      </w:r>
    </w:p>
    <w:p w14:paraId="30A0AE47" w14:textId="77777777" w:rsidR="00497E36" w:rsidRPr="00F506E3" w:rsidRDefault="00497E36" w:rsidP="00497E36">
      <w:pPr>
        <w:pStyle w:val="FirstLetter"/>
        <w:tabs>
          <w:tab w:val="clear" w:pos="1530"/>
          <w:tab w:val="left" w:pos="1440"/>
          <w:tab w:val="left" w:pos="1710"/>
          <w:tab w:val="left" w:pos="1980"/>
        </w:tabs>
        <w:rPr>
          <w:b/>
          <w:bCs/>
        </w:rPr>
      </w:pPr>
    </w:p>
    <w:p w14:paraId="1F4AA626" w14:textId="77777777" w:rsidR="00497E36" w:rsidRPr="00F506E3" w:rsidRDefault="00497E36" w:rsidP="00497E36">
      <w:pPr>
        <w:pStyle w:val="FirstNumber"/>
        <w:tabs>
          <w:tab w:val="left" w:pos="2520"/>
        </w:tabs>
        <w:ind w:left="2520"/>
        <w:rPr>
          <w:color w:val="000000"/>
        </w:rPr>
      </w:pPr>
      <w:r>
        <w:rPr>
          <w:color w:val="000000"/>
        </w:rPr>
        <w:t>a.</w:t>
      </w:r>
      <w:r>
        <w:rPr>
          <w:color w:val="000000"/>
        </w:rPr>
        <w:tab/>
      </w:r>
      <w:r w:rsidRPr="00F506E3">
        <w:rPr>
          <w:color w:val="000000"/>
        </w:rPr>
        <w:t xml:space="preserve">At the time of the annual inspection for whirling disease certification, all facilities in </w:t>
      </w:r>
      <w:smartTag w:uri="urn:schemas-microsoft-com:office:smarttags" w:element="place">
        <w:smartTag w:uri="urn:schemas-microsoft-com:office:smarttags" w:element="State">
          <w:r w:rsidRPr="00F506E3">
            <w:rPr>
              <w:color w:val="000000"/>
            </w:rPr>
            <w:t>Colorado</w:t>
          </w:r>
        </w:smartTag>
      </w:smartTag>
      <w:r w:rsidRPr="00F506E3">
        <w:rPr>
          <w:color w:val="000000"/>
        </w:rPr>
        <w:t xml:space="preserve"> or facilities importing fish into </w:t>
      </w:r>
      <w:smartTag w:uri="urn:schemas-microsoft-com:office:smarttags" w:element="place">
        <w:smartTag w:uri="urn:schemas-microsoft-com:office:smarttags" w:element="State">
          <w:r w:rsidRPr="00F506E3">
            <w:rPr>
              <w:color w:val="000000"/>
            </w:rPr>
            <w:t>Colorado</w:t>
          </w:r>
        </w:smartTag>
      </w:smartTag>
      <w:r w:rsidRPr="00F506E3">
        <w:rPr>
          <w:color w:val="000000"/>
        </w:rPr>
        <w:t xml:space="preserve"> shall be tested using either of the two methodologies listed below. </w:t>
      </w:r>
    </w:p>
    <w:p w14:paraId="0DD4B6CE" w14:textId="77777777" w:rsidR="00497E36" w:rsidRPr="00F506E3" w:rsidRDefault="00497E36" w:rsidP="00497E36">
      <w:pPr>
        <w:pStyle w:val="FirstNumber"/>
        <w:ind w:left="1800" w:firstLine="0"/>
        <w:rPr>
          <w:color w:val="000000"/>
        </w:rPr>
      </w:pPr>
    </w:p>
    <w:p w14:paraId="3475BCC0" w14:textId="7EAD9B5C" w:rsidR="00497E36" w:rsidRPr="00F506E3" w:rsidRDefault="00497E36" w:rsidP="00497E36">
      <w:pPr>
        <w:pStyle w:val="Secondletter0"/>
        <w:tabs>
          <w:tab w:val="left" w:pos="2160"/>
        </w:tabs>
        <w:ind w:left="2880"/>
        <w:rPr>
          <w:color w:val="000000"/>
        </w:rPr>
      </w:pPr>
      <w:r w:rsidRPr="00F506E3">
        <w:rPr>
          <w:color w:val="000000"/>
        </w:rPr>
        <w:t>1.</w:t>
      </w:r>
      <w:r>
        <w:rPr>
          <w:color w:val="000000"/>
        </w:rPr>
        <w:tab/>
      </w:r>
      <w:r w:rsidRPr="00F506E3">
        <w:rPr>
          <w:color w:val="000000"/>
        </w:rPr>
        <w:t>Spore Concentration Technique: The facility shall provide at least one lot of live salmonids (minimum lot size of 260 fish) for whirling disease testing</w:t>
      </w:r>
      <w:r>
        <w:rPr>
          <w:color w:val="000000"/>
        </w:rPr>
        <w:t>.</w:t>
      </w:r>
      <w:r w:rsidRPr="00F506E3">
        <w:rPr>
          <w:color w:val="000000"/>
        </w:rPr>
        <w:t xml:space="preserve"> As a screening procedure, fish shall be tested for the presence of </w:t>
      </w:r>
      <w:r w:rsidRPr="008559DE">
        <w:rPr>
          <w:i/>
          <w:color w:val="000000"/>
        </w:rPr>
        <w:lastRenderedPageBreak/>
        <w:t>Myxobolus cerebralis</w:t>
      </w:r>
      <w:r w:rsidRPr="00F506E3">
        <w:rPr>
          <w:color w:val="000000"/>
        </w:rPr>
        <w:t xml:space="preserve"> using a spore concentration technique (“SCT”).</w:t>
      </w:r>
      <w:r w:rsidR="00B0776A">
        <w:rPr>
          <w:color w:val="000000"/>
        </w:rPr>
        <w:t xml:space="preserve"> </w:t>
      </w:r>
      <w:r w:rsidRPr="00F506E3">
        <w:rPr>
          <w:color w:val="000000"/>
        </w:rPr>
        <w:t>Minimum sample size of lots in aggregate shall be determined at the assumed prevalence level of 5% with 95% confidence.</w:t>
      </w:r>
    </w:p>
    <w:p w14:paraId="23D6E945" w14:textId="77777777" w:rsidR="00497E36" w:rsidRPr="00F506E3" w:rsidRDefault="00497E36" w:rsidP="00497E36">
      <w:pPr>
        <w:pStyle w:val="Secondletter0"/>
        <w:ind w:left="2520" w:hanging="1440"/>
        <w:rPr>
          <w:color w:val="000000"/>
        </w:rPr>
      </w:pPr>
    </w:p>
    <w:p w14:paraId="06BFB58A" w14:textId="77777777" w:rsidR="00497E36" w:rsidRPr="00F506E3" w:rsidRDefault="00497E36" w:rsidP="00497E36">
      <w:pPr>
        <w:pStyle w:val="Secondnumber0"/>
        <w:tabs>
          <w:tab w:val="clear" w:pos="2160"/>
          <w:tab w:val="clear" w:pos="2430"/>
          <w:tab w:val="left" w:pos="3330"/>
        </w:tabs>
        <w:ind w:left="3330" w:hanging="450"/>
        <w:rPr>
          <w:color w:val="000000"/>
          <w:u w:val="single"/>
        </w:rPr>
      </w:pPr>
      <w:r>
        <w:rPr>
          <w:color w:val="000000"/>
        </w:rPr>
        <w:t>a.</w:t>
      </w:r>
      <w:r>
        <w:rPr>
          <w:color w:val="000000"/>
        </w:rPr>
        <w:tab/>
      </w:r>
      <w:r w:rsidRPr="00F506E3">
        <w:rPr>
          <w:color w:val="000000"/>
        </w:rPr>
        <w:t xml:space="preserve">Any negative finding will be conclusive for the absence of </w:t>
      </w:r>
      <w:r w:rsidRPr="008559DE">
        <w:rPr>
          <w:i/>
          <w:color w:val="000000"/>
        </w:rPr>
        <w:t>Myxobolus cerebralis</w:t>
      </w:r>
      <w:r w:rsidRPr="00F506E3">
        <w:rPr>
          <w:color w:val="000000"/>
          <w:u w:val="single"/>
        </w:rPr>
        <w:t>.</w:t>
      </w:r>
    </w:p>
    <w:p w14:paraId="03A42ED3" w14:textId="77777777" w:rsidR="00497E36" w:rsidRPr="00F506E3" w:rsidRDefault="00497E36" w:rsidP="00497E36">
      <w:pPr>
        <w:pStyle w:val="Secondnumber0"/>
        <w:tabs>
          <w:tab w:val="clear" w:pos="2160"/>
          <w:tab w:val="clear" w:pos="2430"/>
        </w:tabs>
        <w:ind w:left="3330" w:hanging="450"/>
        <w:rPr>
          <w:color w:val="000000"/>
        </w:rPr>
      </w:pPr>
    </w:p>
    <w:p w14:paraId="4CA51743" w14:textId="369B7695" w:rsidR="00497E36" w:rsidRPr="00F506E3" w:rsidRDefault="00497E36" w:rsidP="00497E36">
      <w:pPr>
        <w:pStyle w:val="Secondnumber0"/>
        <w:tabs>
          <w:tab w:val="clear" w:pos="2160"/>
          <w:tab w:val="clear" w:pos="2430"/>
          <w:tab w:val="left" w:pos="3330"/>
        </w:tabs>
        <w:ind w:left="3330" w:hanging="450"/>
        <w:rPr>
          <w:color w:val="000000"/>
          <w:u w:val="single"/>
        </w:rPr>
      </w:pPr>
      <w:r>
        <w:rPr>
          <w:color w:val="000000"/>
        </w:rPr>
        <w:t>b.</w:t>
      </w:r>
      <w:r>
        <w:rPr>
          <w:color w:val="000000"/>
        </w:rPr>
        <w:tab/>
      </w:r>
      <w:r w:rsidRPr="00F506E3">
        <w:rPr>
          <w:color w:val="000000"/>
        </w:rPr>
        <w:t xml:space="preserve">Any positive finding will be presumptive for the presence of </w:t>
      </w:r>
      <w:r w:rsidRPr="008559DE">
        <w:rPr>
          <w:i/>
          <w:color w:val="000000"/>
        </w:rPr>
        <w:t>Myxobolus cerebralis</w:t>
      </w:r>
      <w:r w:rsidRPr="00F506E3">
        <w:rPr>
          <w:color w:val="000000"/>
          <w:u w:val="single"/>
        </w:rPr>
        <w:t>.</w:t>
      </w:r>
      <w:r w:rsidRPr="00F506E3">
        <w:rPr>
          <w:color w:val="000000"/>
        </w:rPr>
        <w:t xml:space="preserve"> All presumptive SCT findings shall be confirmed by PCR.</w:t>
      </w:r>
      <w:r w:rsidR="00B0776A">
        <w:rPr>
          <w:color w:val="000000"/>
        </w:rPr>
        <w:t xml:space="preserve"> </w:t>
      </w:r>
      <w:r w:rsidRPr="00F506E3">
        <w:rPr>
          <w:color w:val="000000"/>
        </w:rPr>
        <w:t xml:space="preserve">PCR results shall be conclusive as to the presence or absence of </w:t>
      </w:r>
      <w:r w:rsidRPr="008559DE">
        <w:rPr>
          <w:i/>
          <w:color w:val="000000"/>
        </w:rPr>
        <w:t>Myxobolus cerebralis</w:t>
      </w:r>
      <w:r w:rsidRPr="00F506E3">
        <w:rPr>
          <w:color w:val="000000"/>
          <w:u w:val="single"/>
        </w:rPr>
        <w:t>.</w:t>
      </w:r>
    </w:p>
    <w:p w14:paraId="747A5189" w14:textId="77777777" w:rsidR="00497E36" w:rsidRPr="00F506E3" w:rsidRDefault="00497E36" w:rsidP="00497E36">
      <w:pPr>
        <w:pStyle w:val="Secondnumber0"/>
        <w:ind w:left="2880" w:hanging="1080"/>
        <w:rPr>
          <w:color w:val="000000"/>
          <w:u w:val="single"/>
        </w:rPr>
      </w:pPr>
    </w:p>
    <w:p w14:paraId="1396D9B3" w14:textId="77777777" w:rsidR="00497E36" w:rsidRPr="00F506E3" w:rsidRDefault="00497E36" w:rsidP="00497E36">
      <w:pPr>
        <w:pStyle w:val="Secondletter0"/>
        <w:tabs>
          <w:tab w:val="clear" w:pos="1800"/>
        </w:tabs>
        <w:ind w:left="2880" w:hanging="270"/>
        <w:rPr>
          <w:color w:val="000000"/>
        </w:rPr>
      </w:pPr>
      <w:r w:rsidRPr="00F506E3">
        <w:rPr>
          <w:color w:val="000000"/>
        </w:rPr>
        <w:t xml:space="preserve">2. </w:t>
      </w:r>
      <w:r w:rsidRPr="00F506E3">
        <w:rPr>
          <w:color w:val="000000"/>
        </w:rPr>
        <w:tab/>
        <w:t xml:space="preserve">Polymerase Chain Reaction (PCR) Technique: As an alternative to SCT, susceptible salmonids held at least 4 months in the water supply may be tested by PCR. A positive finding in such instance shall be considered presumptive for the presence of </w:t>
      </w:r>
      <w:r w:rsidRPr="008559DE">
        <w:rPr>
          <w:i/>
          <w:color w:val="000000"/>
        </w:rPr>
        <w:t>Myxobolus cerebralis</w:t>
      </w:r>
      <w:r w:rsidRPr="00F506E3">
        <w:rPr>
          <w:color w:val="000000"/>
        </w:rPr>
        <w:t>. Confirmation shall be determined by a second PCR conducted by a different laboratory.</w:t>
      </w:r>
    </w:p>
    <w:p w14:paraId="1D2A7548" w14:textId="77777777" w:rsidR="00497E36" w:rsidRPr="00F506E3" w:rsidRDefault="00497E36" w:rsidP="00497E36">
      <w:pPr>
        <w:pStyle w:val="Secondletter0"/>
        <w:tabs>
          <w:tab w:val="clear" w:pos="1800"/>
          <w:tab w:val="left" w:pos="2520"/>
        </w:tabs>
        <w:ind w:left="2430" w:hanging="270"/>
        <w:rPr>
          <w:color w:val="000000"/>
        </w:rPr>
      </w:pPr>
    </w:p>
    <w:p w14:paraId="00E2090D" w14:textId="77777777" w:rsidR="00497E36" w:rsidRPr="00F506E3" w:rsidRDefault="00497E36" w:rsidP="00497E36">
      <w:pPr>
        <w:pStyle w:val="Secondnumber0"/>
        <w:tabs>
          <w:tab w:val="clear" w:pos="2160"/>
        </w:tabs>
        <w:ind w:left="2520"/>
        <w:rPr>
          <w:color w:val="000000"/>
        </w:rPr>
      </w:pPr>
      <w:r w:rsidRPr="00F506E3">
        <w:rPr>
          <w:color w:val="000000"/>
        </w:rPr>
        <w:t xml:space="preserve">b. Sample size – for the purpose of annual inspections for </w:t>
      </w:r>
      <w:r>
        <w:rPr>
          <w:i/>
          <w:color w:val="000000"/>
        </w:rPr>
        <w:t>Myxobolus cerebralis</w:t>
      </w:r>
      <w:r w:rsidRPr="00F506E3">
        <w:rPr>
          <w:color w:val="000000"/>
        </w:rPr>
        <w:t>, the minimum sample size for determination of prevalence shall be sixty susceptible fish per water supply in a fish production facility.</w:t>
      </w:r>
    </w:p>
    <w:p w14:paraId="7A81EC8B" w14:textId="77777777" w:rsidR="00497E36" w:rsidRPr="00F506E3" w:rsidRDefault="00497E36" w:rsidP="00497E36">
      <w:pPr>
        <w:pStyle w:val="Secondnumber0"/>
        <w:tabs>
          <w:tab w:val="clear" w:pos="2160"/>
        </w:tabs>
        <w:ind w:left="1890" w:hanging="1800"/>
        <w:rPr>
          <w:color w:val="000000"/>
        </w:rPr>
      </w:pPr>
    </w:p>
    <w:p w14:paraId="655C92DF" w14:textId="55EE08B2" w:rsidR="00497E36" w:rsidRPr="00F506E3" w:rsidRDefault="00497E36" w:rsidP="00497E36">
      <w:pPr>
        <w:pStyle w:val="FirstNumber"/>
        <w:tabs>
          <w:tab w:val="left" w:pos="2520"/>
        </w:tabs>
        <w:ind w:left="2520"/>
        <w:rPr>
          <w:color w:val="000000"/>
        </w:rPr>
      </w:pPr>
      <w:r>
        <w:rPr>
          <w:color w:val="000000"/>
        </w:rPr>
        <w:t>c.</w:t>
      </w:r>
      <w:r>
        <w:rPr>
          <w:color w:val="000000"/>
        </w:rPr>
        <w:tab/>
      </w:r>
      <w:r w:rsidRPr="00F506E3">
        <w:rPr>
          <w:color w:val="000000"/>
        </w:rPr>
        <w:t xml:space="preserve">Stocking from facilities which are presumptive for </w:t>
      </w:r>
      <w:r w:rsidRPr="008559DE">
        <w:rPr>
          <w:i/>
          <w:color w:val="000000"/>
        </w:rPr>
        <w:t xml:space="preserve">Myxobolus </w:t>
      </w:r>
      <w:r w:rsidR="006C7003" w:rsidRPr="008559DE">
        <w:rPr>
          <w:i/>
          <w:color w:val="000000"/>
        </w:rPr>
        <w:t>cerebralis</w:t>
      </w:r>
      <w:r w:rsidR="006C7003" w:rsidRPr="008559DE">
        <w:rPr>
          <w:color w:val="000000"/>
        </w:rPr>
        <w:t>.</w:t>
      </w:r>
      <w:r w:rsidR="006C7003" w:rsidRPr="00F506E3">
        <w:rPr>
          <w:color w:val="000000"/>
        </w:rPr>
        <w:t xml:space="preserve"> Shall</w:t>
      </w:r>
      <w:r w:rsidRPr="00F506E3">
        <w:rPr>
          <w:color w:val="000000"/>
        </w:rPr>
        <w:t xml:space="preserve"> comply</w:t>
      </w:r>
      <w:r>
        <w:rPr>
          <w:color w:val="000000"/>
        </w:rPr>
        <w:t xml:space="preserve"> </w:t>
      </w:r>
      <w:r w:rsidRPr="00F506E3">
        <w:rPr>
          <w:color w:val="000000"/>
        </w:rPr>
        <w:t>with</w:t>
      </w:r>
      <w:r>
        <w:rPr>
          <w:color w:val="000000"/>
        </w:rPr>
        <w:t xml:space="preserve"> </w:t>
      </w:r>
      <w:r w:rsidRPr="00F506E3">
        <w:rPr>
          <w:color w:val="000000"/>
        </w:rPr>
        <w:t xml:space="preserve">the provisions of release of </w:t>
      </w:r>
      <w:r w:rsidRPr="008559DE">
        <w:rPr>
          <w:i/>
          <w:color w:val="000000"/>
        </w:rPr>
        <w:t>Myxobolus cerebralis</w:t>
      </w:r>
      <w:r w:rsidRPr="00F506E3">
        <w:rPr>
          <w:color w:val="000000"/>
        </w:rPr>
        <w:t xml:space="preserve"> positive fis</w:t>
      </w:r>
      <w:r>
        <w:rPr>
          <w:color w:val="000000"/>
        </w:rPr>
        <w:t>h during confirmatory testing.</w:t>
      </w:r>
      <w:r w:rsidR="00B0776A">
        <w:rPr>
          <w:color w:val="000000"/>
        </w:rPr>
        <w:t xml:space="preserve"> </w:t>
      </w:r>
      <w:r w:rsidRPr="00F506E3">
        <w:rPr>
          <w:color w:val="000000"/>
        </w:rPr>
        <w:t>PCR tests for presumptive positives will be the highest priority for testing and every effort will be made to complete the test within 21 days.</w:t>
      </w:r>
    </w:p>
    <w:p w14:paraId="2B7B5C7D" w14:textId="77777777" w:rsidR="00497E36" w:rsidRPr="00F506E3" w:rsidRDefault="00497E36" w:rsidP="00497E36">
      <w:pPr>
        <w:pStyle w:val="FirstNumber"/>
        <w:ind w:left="1890" w:hanging="630"/>
        <w:rPr>
          <w:color w:val="000000"/>
        </w:rPr>
      </w:pPr>
    </w:p>
    <w:p w14:paraId="3697FB55" w14:textId="77777777" w:rsidR="00497E36" w:rsidRPr="00F506E3" w:rsidRDefault="00497E36" w:rsidP="00497E36">
      <w:pPr>
        <w:pStyle w:val="FirstNumber"/>
        <w:tabs>
          <w:tab w:val="left" w:pos="1980"/>
          <w:tab w:val="left" w:pos="2250"/>
          <w:tab w:val="left" w:pos="2430"/>
        </w:tabs>
        <w:ind w:left="2520"/>
        <w:rPr>
          <w:color w:val="000000"/>
        </w:rPr>
      </w:pPr>
      <w:r w:rsidRPr="00F506E3">
        <w:rPr>
          <w:color w:val="000000"/>
        </w:rPr>
        <w:t>d. For the purpose of conducting confirmatory testing, should it become</w:t>
      </w:r>
      <w:r>
        <w:rPr>
          <w:color w:val="000000"/>
        </w:rPr>
        <w:t xml:space="preserve"> </w:t>
      </w:r>
      <w:r w:rsidRPr="00F506E3">
        <w:rPr>
          <w:color w:val="000000"/>
        </w:rPr>
        <w:t>necessary, at least 100 fish from each lot tested, with at least 200 total fish from tested lots, shall be held at the facility for up to 3 weeks after the initial inspection date.</w:t>
      </w:r>
    </w:p>
    <w:p w14:paraId="7F91B023" w14:textId="77777777" w:rsidR="00497E36" w:rsidRPr="00F506E3" w:rsidRDefault="00497E36" w:rsidP="00497E36">
      <w:pPr>
        <w:pStyle w:val="FirstNumber"/>
        <w:ind w:left="2520"/>
        <w:rPr>
          <w:color w:val="000000"/>
        </w:rPr>
      </w:pPr>
    </w:p>
    <w:p w14:paraId="131F1AC4" w14:textId="0FF2D55D" w:rsidR="00497E36" w:rsidRPr="00F506E3" w:rsidRDefault="00497E36" w:rsidP="00497E36">
      <w:pPr>
        <w:pStyle w:val="FirstNumber"/>
        <w:ind w:left="2520"/>
        <w:rPr>
          <w:color w:val="000000"/>
        </w:rPr>
      </w:pPr>
      <w:r w:rsidRPr="00F506E3">
        <w:rPr>
          <w:color w:val="000000"/>
        </w:rPr>
        <w:t>e.</w:t>
      </w:r>
      <w:r w:rsidR="00B0776A">
        <w:rPr>
          <w:color w:val="000000"/>
        </w:rPr>
        <w:t xml:space="preserve"> </w:t>
      </w:r>
      <w:r w:rsidRPr="00F506E3">
        <w:rPr>
          <w:color w:val="000000"/>
        </w:rPr>
        <w:t xml:space="preserve">Diagnostic or incidental observations of </w:t>
      </w:r>
      <w:r w:rsidRPr="008559DE">
        <w:rPr>
          <w:i/>
          <w:color w:val="000000"/>
        </w:rPr>
        <w:t>Myxobolus cerebralis</w:t>
      </w:r>
      <w:r w:rsidRPr="00F506E3" w:rsidDel="008559DE">
        <w:rPr>
          <w:color w:val="000000"/>
          <w:u w:val="single"/>
        </w:rPr>
        <w:t xml:space="preserve"> </w:t>
      </w:r>
      <w:r w:rsidRPr="00F506E3">
        <w:rPr>
          <w:color w:val="000000"/>
        </w:rPr>
        <w:t>by histology (presence of</w:t>
      </w:r>
      <w:r>
        <w:rPr>
          <w:color w:val="000000"/>
        </w:rPr>
        <w:t xml:space="preserve"> </w:t>
      </w:r>
      <w:r w:rsidRPr="00F506E3">
        <w:rPr>
          <w:color w:val="000000"/>
        </w:rPr>
        <w:t>morphologically correct organisms within salmonid skeletal tissues) shall be presumed positive for the organism. Presumptive findings by histology shall be confirmed by PCR.</w:t>
      </w:r>
    </w:p>
    <w:p w14:paraId="2B5281FC" w14:textId="77777777" w:rsidR="00497E36" w:rsidRPr="00F506E3" w:rsidRDefault="00497E36" w:rsidP="00497E36">
      <w:pPr>
        <w:ind w:left="1440"/>
        <w:rPr>
          <w:color w:val="000000"/>
        </w:rPr>
      </w:pPr>
    </w:p>
    <w:p w14:paraId="17515D8B" w14:textId="21A39BB6" w:rsidR="00497E36" w:rsidRPr="00F506E3" w:rsidRDefault="00497E36" w:rsidP="00497E36">
      <w:pPr>
        <w:ind w:left="2160" w:hanging="360"/>
        <w:rPr>
          <w:color w:val="000000"/>
        </w:rPr>
      </w:pPr>
      <w:r>
        <w:rPr>
          <w:color w:val="000000"/>
        </w:rPr>
        <w:t>2.</w:t>
      </w:r>
      <w:r w:rsidR="00B0776A">
        <w:rPr>
          <w:color w:val="000000"/>
        </w:rPr>
        <w:t xml:space="preserve"> </w:t>
      </w:r>
      <w:r>
        <w:rPr>
          <w:color w:val="000000"/>
        </w:rPr>
        <w:t xml:space="preserve"> </w:t>
      </w:r>
      <w:r w:rsidRPr="00D25B6A">
        <w:rPr>
          <w:color w:val="000000"/>
        </w:rPr>
        <w:t>WD Negative Recertification:</w:t>
      </w:r>
      <w:r w:rsidRPr="00F506E3">
        <w:rPr>
          <w:color w:val="000000"/>
        </w:rPr>
        <w:t xml:space="preserve"> In order for the </w:t>
      </w:r>
      <w:r w:rsidRPr="008559DE">
        <w:rPr>
          <w:i/>
          <w:color w:val="000000"/>
        </w:rPr>
        <w:t>Myxobolus cerebralis</w:t>
      </w:r>
      <w:r w:rsidRPr="00F506E3">
        <w:rPr>
          <w:color w:val="000000"/>
        </w:rPr>
        <w:t xml:space="preserve"> status of a salmonid fish production facility to change from positive to negative, the owner and/or operator of the facility must complete all of the requirements of either </w:t>
      </w:r>
      <w:r>
        <w:rPr>
          <w:color w:val="000000"/>
        </w:rPr>
        <w:t>a</w:t>
      </w:r>
      <w:r w:rsidRPr="00F506E3">
        <w:rPr>
          <w:color w:val="000000"/>
        </w:rPr>
        <w:t>a or b</w:t>
      </w:r>
      <w:r>
        <w:rPr>
          <w:color w:val="000000"/>
        </w:rPr>
        <w:t>b</w:t>
      </w:r>
      <w:r w:rsidRPr="00F506E3">
        <w:rPr>
          <w:color w:val="000000"/>
        </w:rPr>
        <w:t xml:space="preserve"> below:</w:t>
      </w:r>
    </w:p>
    <w:p w14:paraId="277E4B6E" w14:textId="77777777" w:rsidR="00497E36" w:rsidRPr="00F506E3" w:rsidRDefault="00497E36" w:rsidP="00497E36">
      <w:pPr>
        <w:ind w:left="1440"/>
        <w:rPr>
          <w:color w:val="000000"/>
        </w:rPr>
      </w:pPr>
    </w:p>
    <w:p w14:paraId="33207BB3" w14:textId="77777777" w:rsidR="00497E36" w:rsidRPr="00F506E3" w:rsidRDefault="00497E36" w:rsidP="00497E36">
      <w:pPr>
        <w:pStyle w:val="Secondletter0"/>
        <w:tabs>
          <w:tab w:val="clear" w:pos="1800"/>
          <w:tab w:val="left" w:pos="1890"/>
          <w:tab w:val="left" w:pos="2520"/>
        </w:tabs>
        <w:ind w:left="2520"/>
        <w:rPr>
          <w:color w:val="000000"/>
        </w:rPr>
      </w:pPr>
      <w:r>
        <w:rPr>
          <w:color w:val="000000"/>
        </w:rPr>
        <w:t>a.</w:t>
      </w:r>
      <w:r>
        <w:rPr>
          <w:color w:val="000000"/>
        </w:rPr>
        <w:tab/>
      </w:r>
      <w:r w:rsidRPr="00F506E3">
        <w:rPr>
          <w:color w:val="000000"/>
        </w:rPr>
        <w:t xml:space="preserve">Method 1 - Facility modifications and testing for </w:t>
      </w:r>
      <w:r w:rsidRPr="008559DE">
        <w:rPr>
          <w:i/>
          <w:color w:val="000000"/>
        </w:rPr>
        <w:t>Myxobolus cerebralis</w:t>
      </w:r>
      <w:r w:rsidRPr="00F506E3">
        <w:rPr>
          <w:color w:val="000000"/>
        </w:rPr>
        <w:t>:</w:t>
      </w:r>
    </w:p>
    <w:p w14:paraId="00365979" w14:textId="77777777" w:rsidR="00497E36" w:rsidRPr="00F506E3" w:rsidRDefault="00497E36" w:rsidP="00497E36">
      <w:pPr>
        <w:pStyle w:val="Secondletter0"/>
        <w:rPr>
          <w:color w:val="000000"/>
        </w:rPr>
      </w:pPr>
    </w:p>
    <w:p w14:paraId="40132976" w14:textId="77777777" w:rsidR="00497E36" w:rsidRPr="00F506E3" w:rsidRDefault="00497E36" w:rsidP="00497E36">
      <w:pPr>
        <w:pStyle w:val="Secondnumber0"/>
        <w:tabs>
          <w:tab w:val="clear" w:pos="2430"/>
        </w:tabs>
        <w:ind w:left="2880"/>
        <w:rPr>
          <w:color w:val="000000"/>
        </w:rPr>
      </w:pPr>
      <w:r w:rsidRPr="00F506E3">
        <w:rPr>
          <w:color w:val="000000"/>
        </w:rPr>
        <w:t>1.</w:t>
      </w:r>
      <w:r w:rsidRPr="00F506E3">
        <w:rPr>
          <w:color w:val="000000"/>
        </w:rPr>
        <w:tab/>
        <w:t xml:space="preserve">Render all originating water sources at the facility free of all fish and enclosed so as to prevent outside contamination by </w:t>
      </w:r>
      <w:r w:rsidRPr="008559DE">
        <w:rPr>
          <w:i/>
          <w:color w:val="000000"/>
        </w:rPr>
        <w:t>Myxobolus cerebralis</w:t>
      </w:r>
      <w:r w:rsidRPr="00F506E3">
        <w:rPr>
          <w:color w:val="000000"/>
        </w:rPr>
        <w:t>.</w:t>
      </w:r>
    </w:p>
    <w:p w14:paraId="3A2A57AE" w14:textId="77777777" w:rsidR="00497E36" w:rsidRPr="00F506E3" w:rsidRDefault="00497E36" w:rsidP="00497E36">
      <w:pPr>
        <w:pStyle w:val="Secondnumber0"/>
        <w:tabs>
          <w:tab w:val="clear" w:pos="2430"/>
        </w:tabs>
        <w:ind w:left="2880"/>
        <w:rPr>
          <w:color w:val="000000"/>
        </w:rPr>
      </w:pPr>
    </w:p>
    <w:p w14:paraId="05727ED6" w14:textId="77777777" w:rsidR="00497E36" w:rsidRPr="00F506E3" w:rsidRDefault="00497E36" w:rsidP="00497E36">
      <w:pPr>
        <w:pStyle w:val="Secondnumber0"/>
        <w:tabs>
          <w:tab w:val="clear" w:pos="2430"/>
        </w:tabs>
        <w:ind w:left="2880"/>
        <w:rPr>
          <w:color w:val="000000"/>
        </w:rPr>
      </w:pPr>
      <w:r w:rsidRPr="00F506E3">
        <w:rPr>
          <w:color w:val="000000"/>
        </w:rPr>
        <w:t>2.</w:t>
      </w:r>
      <w:r w:rsidRPr="00F506E3">
        <w:rPr>
          <w:color w:val="000000"/>
        </w:rPr>
        <w:tab/>
        <w:t xml:space="preserve">Construct all rearing spaces and water conveyances of concrete, fiberglass, steel, or other manufactured impermeable materials that are not conducive to colonization by the alternate oligochaete host(s) of </w:t>
      </w:r>
      <w:r w:rsidRPr="008559DE">
        <w:rPr>
          <w:i/>
          <w:color w:val="000000"/>
        </w:rPr>
        <w:t>Myxobolus cerebralis</w:t>
      </w:r>
      <w:r w:rsidRPr="00F506E3">
        <w:rPr>
          <w:color w:val="000000"/>
        </w:rPr>
        <w:t xml:space="preserve">. </w:t>
      </w:r>
    </w:p>
    <w:p w14:paraId="14789C4E" w14:textId="77777777" w:rsidR="00497E36" w:rsidRPr="00F506E3" w:rsidRDefault="00497E36" w:rsidP="00497E36">
      <w:pPr>
        <w:pStyle w:val="Secondnumber0"/>
        <w:tabs>
          <w:tab w:val="clear" w:pos="2430"/>
        </w:tabs>
        <w:ind w:left="2880"/>
        <w:rPr>
          <w:color w:val="000000"/>
        </w:rPr>
      </w:pPr>
    </w:p>
    <w:p w14:paraId="72111787" w14:textId="77777777" w:rsidR="00497E36" w:rsidRPr="00F506E3" w:rsidRDefault="00497E36" w:rsidP="00497E36">
      <w:pPr>
        <w:pStyle w:val="Secondnumber0"/>
        <w:tabs>
          <w:tab w:val="clear" w:pos="2430"/>
        </w:tabs>
        <w:ind w:left="2880"/>
        <w:rPr>
          <w:color w:val="000000"/>
        </w:rPr>
      </w:pPr>
      <w:r w:rsidRPr="00F506E3">
        <w:rPr>
          <w:color w:val="000000"/>
        </w:rPr>
        <w:t>3.</w:t>
      </w:r>
      <w:r w:rsidRPr="00F506E3">
        <w:rPr>
          <w:color w:val="000000"/>
        </w:rPr>
        <w:tab/>
        <w:t>Completely purge all sediments from rearing spaces and water conveyances at least once every two months.</w:t>
      </w:r>
    </w:p>
    <w:p w14:paraId="14C082EB" w14:textId="77777777" w:rsidR="00497E36" w:rsidRPr="00F506E3" w:rsidRDefault="00497E36" w:rsidP="00497E36">
      <w:pPr>
        <w:pStyle w:val="Secondnumber0"/>
        <w:tabs>
          <w:tab w:val="clear" w:pos="2430"/>
        </w:tabs>
        <w:ind w:left="2880"/>
        <w:rPr>
          <w:color w:val="000000"/>
        </w:rPr>
      </w:pPr>
    </w:p>
    <w:p w14:paraId="386B2200" w14:textId="77777777" w:rsidR="00497E36" w:rsidRPr="00F506E3" w:rsidRDefault="00497E36" w:rsidP="00497E36">
      <w:pPr>
        <w:pStyle w:val="Secondnumber0"/>
        <w:tabs>
          <w:tab w:val="clear" w:pos="2430"/>
        </w:tabs>
        <w:ind w:left="2880"/>
        <w:rPr>
          <w:color w:val="000000"/>
        </w:rPr>
      </w:pPr>
      <w:r w:rsidRPr="00F506E3">
        <w:rPr>
          <w:color w:val="000000"/>
        </w:rPr>
        <w:lastRenderedPageBreak/>
        <w:t>4.</w:t>
      </w:r>
      <w:r w:rsidRPr="00F506E3">
        <w:rPr>
          <w:color w:val="000000"/>
        </w:rPr>
        <w:tab/>
        <w:t xml:space="preserve">After completion of steps 1 through 3, have the facility tested and found negative for </w:t>
      </w:r>
      <w:r w:rsidRPr="008559DE">
        <w:rPr>
          <w:i/>
          <w:color w:val="000000"/>
        </w:rPr>
        <w:t>Myxobolus cerebralis</w:t>
      </w:r>
      <w:r w:rsidRPr="00F506E3" w:rsidDel="008559DE">
        <w:rPr>
          <w:color w:val="000000"/>
          <w:u w:val="single"/>
        </w:rPr>
        <w:t xml:space="preserve"> </w:t>
      </w:r>
      <w:r w:rsidRPr="00F506E3">
        <w:rPr>
          <w:color w:val="000000"/>
        </w:rPr>
        <w:t>according to the following procedures and schedule:</w:t>
      </w:r>
    </w:p>
    <w:p w14:paraId="01042F6C" w14:textId="77777777" w:rsidR="00497E36" w:rsidRPr="00F506E3" w:rsidRDefault="00497E36" w:rsidP="00497E36">
      <w:pPr>
        <w:pStyle w:val="Secondnumber0"/>
        <w:ind w:left="2880" w:hanging="1080"/>
        <w:rPr>
          <w:color w:val="000000"/>
        </w:rPr>
      </w:pPr>
    </w:p>
    <w:p w14:paraId="189BF869" w14:textId="403AB89D" w:rsidR="00497E36" w:rsidRPr="00F506E3" w:rsidRDefault="00497E36" w:rsidP="00497E36">
      <w:pPr>
        <w:pStyle w:val="ThirdLetter"/>
        <w:tabs>
          <w:tab w:val="left" w:pos="3330"/>
        </w:tabs>
        <w:ind w:left="3330" w:hanging="450"/>
        <w:rPr>
          <w:color w:val="000000"/>
        </w:rPr>
      </w:pPr>
      <w:r w:rsidRPr="00F506E3">
        <w:rPr>
          <w:color w:val="000000"/>
        </w:rPr>
        <w:t xml:space="preserve">a. </w:t>
      </w:r>
      <w:r w:rsidRPr="00F506E3">
        <w:rPr>
          <w:color w:val="000000"/>
        </w:rPr>
        <w:tab/>
        <w:t>A minimum of three hundred rainbow trout at least four months of age shall be designated as the sentinel lot and must be individually marked by a state fish pathologist.</w:t>
      </w:r>
      <w:r w:rsidR="00B0776A">
        <w:rPr>
          <w:color w:val="000000"/>
        </w:rPr>
        <w:t xml:space="preserve"> </w:t>
      </w:r>
      <w:r w:rsidRPr="00F506E3">
        <w:rPr>
          <w:color w:val="000000"/>
        </w:rPr>
        <w:t>These fish will then be placed in approved rearing spaces selected for optimal exposure, at which time the exposure period shall begin.</w:t>
      </w:r>
    </w:p>
    <w:p w14:paraId="32959423" w14:textId="77777777" w:rsidR="00497E36" w:rsidRPr="00F506E3" w:rsidRDefault="00497E36" w:rsidP="00497E36">
      <w:pPr>
        <w:pStyle w:val="ThirdLetter"/>
        <w:tabs>
          <w:tab w:val="left" w:pos="3330"/>
        </w:tabs>
        <w:ind w:left="3330" w:hanging="450"/>
        <w:rPr>
          <w:color w:val="000000"/>
        </w:rPr>
      </w:pPr>
    </w:p>
    <w:p w14:paraId="2F60C657" w14:textId="561E8ECA" w:rsidR="00497E36" w:rsidRPr="00F506E3" w:rsidRDefault="00497E36" w:rsidP="00497E36">
      <w:pPr>
        <w:pStyle w:val="ThirdLetter"/>
        <w:tabs>
          <w:tab w:val="left" w:pos="3330"/>
        </w:tabs>
        <w:ind w:left="3330" w:hanging="450"/>
        <w:rPr>
          <w:color w:val="000000"/>
        </w:rPr>
      </w:pPr>
      <w:r w:rsidRPr="00F506E3">
        <w:rPr>
          <w:color w:val="000000"/>
        </w:rPr>
        <w:t xml:space="preserve">b. Fish shall be collected and tested for </w:t>
      </w:r>
      <w:r w:rsidRPr="008559DE">
        <w:rPr>
          <w:i/>
          <w:color w:val="000000"/>
        </w:rPr>
        <w:t>Myxobolus cerebralis</w:t>
      </w:r>
      <w:r w:rsidRPr="000A30D7" w:rsidDel="008559DE">
        <w:rPr>
          <w:color w:val="000000"/>
        </w:rPr>
        <w:t xml:space="preserve"> </w:t>
      </w:r>
      <w:r w:rsidRPr="00F506E3">
        <w:rPr>
          <w:color w:val="000000"/>
        </w:rPr>
        <w:t xml:space="preserve">by a </w:t>
      </w:r>
      <w:r>
        <w:rPr>
          <w:color w:val="000000"/>
        </w:rPr>
        <w:t>qualified</w:t>
      </w:r>
      <w:r w:rsidRPr="00F506E3">
        <w:rPr>
          <w:color w:val="000000"/>
        </w:rPr>
        <w:t xml:space="preserve"> fish pathologist during two inspections.</w:t>
      </w:r>
      <w:r w:rsidR="00B0776A">
        <w:rPr>
          <w:color w:val="000000"/>
        </w:rPr>
        <w:t xml:space="preserve"> </w:t>
      </w:r>
      <w:r w:rsidRPr="00F506E3">
        <w:rPr>
          <w:color w:val="000000"/>
        </w:rPr>
        <w:t>A minimum of sixty fish from the sentinel lot, still bearing the previously placed tags, shall be included in each sample. The inspections shall occur at least ten months and at least fourteen months after the exposure period begins if a Spore Concentration Technique (SCT) is used.</w:t>
      </w:r>
      <w:r w:rsidR="00B0776A">
        <w:rPr>
          <w:color w:val="000000"/>
        </w:rPr>
        <w:t xml:space="preserve"> </w:t>
      </w:r>
      <w:r w:rsidRPr="00F506E3">
        <w:rPr>
          <w:color w:val="000000"/>
        </w:rPr>
        <w:t>The testing shall occur at least 8 months and at least 12 months after the exposure period begins if Polymerase Chain Reaction (PCR) is used as the testing technique.</w:t>
      </w:r>
      <w:r w:rsidR="00B0776A">
        <w:rPr>
          <w:color w:val="000000"/>
        </w:rPr>
        <w:t xml:space="preserve"> </w:t>
      </w:r>
      <w:r w:rsidRPr="00F506E3">
        <w:rPr>
          <w:color w:val="000000"/>
        </w:rPr>
        <w:t>The time frame for such testing by PCR may be shortened further if it is determined by the Director after consultation with the Fish Health Board that an additional reduction of the time frame for testing would present a negligible risk of not detecting the presence</w:t>
      </w:r>
      <w:r>
        <w:rPr>
          <w:color w:val="000000"/>
        </w:rPr>
        <w:t xml:space="preserve"> of</w:t>
      </w:r>
      <w:r w:rsidRPr="00F506E3">
        <w:rPr>
          <w:color w:val="000000"/>
        </w:rPr>
        <w:t xml:space="preserve"> </w:t>
      </w:r>
      <w:r w:rsidRPr="008559DE">
        <w:rPr>
          <w:i/>
          <w:color w:val="000000"/>
        </w:rPr>
        <w:t>Myxobolus cerebralis</w:t>
      </w:r>
      <w:r>
        <w:rPr>
          <w:i/>
          <w:color w:val="000000"/>
        </w:rPr>
        <w:t>,</w:t>
      </w:r>
      <w:r w:rsidRPr="00F506E3" w:rsidDel="008559DE">
        <w:rPr>
          <w:color w:val="000000"/>
        </w:rPr>
        <w:t xml:space="preserve"> </w:t>
      </w:r>
      <w:r w:rsidRPr="00F506E3">
        <w:rPr>
          <w:color w:val="000000"/>
        </w:rPr>
        <w:t>after consideration of the following criteria:</w:t>
      </w:r>
    </w:p>
    <w:p w14:paraId="2EA5BB9B" w14:textId="77777777" w:rsidR="00497E36" w:rsidRPr="00F506E3" w:rsidRDefault="00497E36" w:rsidP="00497E36">
      <w:pPr>
        <w:pStyle w:val="ThirdLetter"/>
        <w:ind w:left="2880" w:hanging="720"/>
        <w:rPr>
          <w:color w:val="000000"/>
        </w:rPr>
      </w:pPr>
    </w:p>
    <w:p w14:paraId="271AE9C9" w14:textId="7FBFB6C8" w:rsidR="00497E36" w:rsidRPr="00F506E3" w:rsidRDefault="00497E36" w:rsidP="00497E36">
      <w:pPr>
        <w:tabs>
          <w:tab w:val="left" w:pos="1800"/>
          <w:tab w:val="left" w:pos="3420"/>
        </w:tabs>
        <w:ind w:left="3690" w:hanging="360"/>
        <w:rPr>
          <w:color w:val="000000"/>
        </w:rPr>
      </w:pPr>
      <w:r w:rsidRPr="00F506E3">
        <w:rPr>
          <w:color w:val="000000"/>
        </w:rPr>
        <w:t>1.</w:t>
      </w:r>
      <w:r w:rsidR="00B0776A">
        <w:rPr>
          <w:color w:val="000000"/>
        </w:rPr>
        <w:t xml:space="preserve"> </w:t>
      </w:r>
      <w:r w:rsidRPr="00F506E3">
        <w:rPr>
          <w:color w:val="000000"/>
        </w:rPr>
        <w:t xml:space="preserve"> Water supply(s).</w:t>
      </w:r>
    </w:p>
    <w:p w14:paraId="4E879641" w14:textId="77777777" w:rsidR="00497E36" w:rsidRPr="00F506E3" w:rsidRDefault="00497E36" w:rsidP="00497E36">
      <w:pPr>
        <w:ind w:left="3690" w:hanging="360"/>
        <w:rPr>
          <w:color w:val="000000"/>
        </w:rPr>
      </w:pPr>
    </w:p>
    <w:p w14:paraId="429C0FB8" w14:textId="78AF27FF" w:rsidR="00497E36" w:rsidRPr="00F506E3" w:rsidRDefault="00497E36" w:rsidP="00497E36">
      <w:pPr>
        <w:ind w:left="3690" w:hanging="360"/>
        <w:rPr>
          <w:color w:val="000000"/>
        </w:rPr>
      </w:pPr>
      <w:r w:rsidRPr="00F506E3">
        <w:rPr>
          <w:color w:val="000000"/>
        </w:rPr>
        <w:t>2.</w:t>
      </w:r>
      <w:r w:rsidR="00B0776A">
        <w:rPr>
          <w:color w:val="000000"/>
        </w:rPr>
        <w:t xml:space="preserve"> </w:t>
      </w:r>
      <w:r w:rsidRPr="00F506E3">
        <w:rPr>
          <w:color w:val="000000"/>
        </w:rPr>
        <w:t xml:space="preserve"> Distance between water supply(s) and rearing spaces.</w:t>
      </w:r>
    </w:p>
    <w:p w14:paraId="7813EEBE" w14:textId="77777777" w:rsidR="00497E36" w:rsidRPr="00F506E3" w:rsidRDefault="00497E36" w:rsidP="00497E36">
      <w:pPr>
        <w:ind w:left="3690" w:hanging="360"/>
        <w:rPr>
          <w:color w:val="000000"/>
        </w:rPr>
      </w:pPr>
    </w:p>
    <w:p w14:paraId="2FBAD441" w14:textId="4144850B" w:rsidR="00497E36" w:rsidRPr="00F506E3" w:rsidRDefault="00497E36" w:rsidP="00497E36">
      <w:pPr>
        <w:ind w:left="3690" w:hanging="360"/>
        <w:rPr>
          <w:color w:val="000000"/>
        </w:rPr>
      </w:pPr>
      <w:r w:rsidRPr="00F506E3">
        <w:rPr>
          <w:color w:val="000000"/>
        </w:rPr>
        <w:t>3.</w:t>
      </w:r>
      <w:r w:rsidR="00B0776A">
        <w:rPr>
          <w:color w:val="000000"/>
        </w:rPr>
        <w:t xml:space="preserve"> </w:t>
      </w:r>
      <w:r w:rsidRPr="00F506E3">
        <w:rPr>
          <w:color w:val="000000"/>
        </w:rPr>
        <w:t xml:space="preserve"> Nature of connecting pipes and conveyances.</w:t>
      </w:r>
    </w:p>
    <w:p w14:paraId="2D6D8460" w14:textId="77777777" w:rsidR="00497E36" w:rsidRPr="00F506E3" w:rsidRDefault="00497E36" w:rsidP="00497E36">
      <w:pPr>
        <w:ind w:left="3690" w:hanging="360"/>
        <w:rPr>
          <w:color w:val="000000"/>
        </w:rPr>
      </w:pPr>
    </w:p>
    <w:p w14:paraId="5D7C2AA5" w14:textId="245FC967" w:rsidR="00497E36" w:rsidRPr="00F506E3" w:rsidRDefault="00497E36" w:rsidP="00497E36">
      <w:pPr>
        <w:ind w:left="3690" w:hanging="360"/>
        <w:rPr>
          <w:color w:val="000000"/>
        </w:rPr>
      </w:pPr>
      <w:r w:rsidRPr="00F506E3">
        <w:rPr>
          <w:color w:val="000000"/>
        </w:rPr>
        <w:t>4.</w:t>
      </w:r>
      <w:r w:rsidR="00B0776A">
        <w:rPr>
          <w:color w:val="000000"/>
        </w:rPr>
        <w:t xml:space="preserve"> </w:t>
      </w:r>
      <w:r w:rsidRPr="00F506E3">
        <w:rPr>
          <w:color w:val="000000"/>
        </w:rPr>
        <w:t xml:space="preserve"> Possibility of fish entering and exiting in water supply lines.</w:t>
      </w:r>
    </w:p>
    <w:p w14:paraId="7F7CD8A0" w14:textId="77777777" w:rsidR="00497E36" w:rsidRPr="00F506E3" w:rsidRDefault="00497E36" w:rsidP="00497E36">
      <w:pPr>
        <w:ind w:left="3690" w:hanging="360"/>
        <w:rPr>
          <w:color w:val="000000"/>
        </w:rPr>
      </w:pPr>
    </w:p>
    <w:p w14:paraId="738F6669" w14:textId="607D3D4F" w:rsidR="00497E36" w:rsidRPr="00F506E3" w:rsidRDefault="00497E36" w:rsidP="00497E36">
      <w:pPr>
        <w:ind w:left="3690" w:hanging="360"/>
        <w:rPr>
          <w:color w:val="000000"/>
        </w:rPr>
      </w:pPr>
      <w:r w:rsidRPr="00F506E3">
        <w:rPr>
          <w:color w:val="000000"/>
        </w:rPr>
        <w:t>5.</w:t>
      </w:r>
      <w:r w:rsidR="00B0776A">
        <w:rPr>
          <w:color w:val="000000"/>
        </w:rPr>
        <w:t xml:space="preserve"> </w:t>
      </w:r>
      <w:r w:rsidRPr="00F506E3">
        <w:rPr>
          <w:color w:val="000000"/>
        </w:rPr>
        <w:t xml:space="preserve"> Nature and construction of rearing spaces.</w:t>
      </w:r>
    </w:p>
    <w:p w14:paraId="5F58C6C0" w14:textId="77777777" w:rsidR="00497E36" w:rsidRPr="00F506E3" w:rsidRDefault="00497E36" w:rsidP="00497E36">
      <w:pPr>
        <w:rPr>
          <w:color w:val="000000"/>
        </w:rPr>
      </w:pPr>
      <w:r w:rsidRPr="00F506E3">
        <w:rPr>
          <w:color w:val="000000"/>
        </w:rPr>
        <w:tab/>
      </w:r>
    </w:p>
    <w:p w14:paraId="6BCD9049" w14:textId="77777777" w:rsidR="00497E36" w:rsidRPr="00F506E3" w:rsidRDefault="00497E36" w:rsidP="00497E36">
      <w:pPr>
        <w:pStyle w:val="Secondletter0"/>
        <w:tabs>
          <w:tab w:val="clear" w:pos="1800"/>
          <w:tab w:val="left" w:pos="2520"/>
        </w:tabs>
        <w:ind w:left="2520"/>
        <w:rPr>
          <w:color w:val="000000"/>
        </w:rPr>
      </w:pPr>
      <w:r w:rsidRPr="00F506E3">
        <w:rPr>
          <w:color w:val="000000"/>
        </w:rPr>
        <w:t xml:space="preserve">b. </w:t>
      </w:r>
      <w:r w:rsidRPr="00F506E3">
        <w:rPr>
          <w:color w:val="000000"/>
        </w:rPr>
        <w:tab/>
        <w:t xml:space="preserve">Method </w:t>
      </w:r>
      <w:r>
        <w:rPr>
          <w:color w:val="000000"/>
        </w:rPr>
        <w:t>2</w:t>
      </w:r>
      <w:r w:rsidRPr="00F506E3">
        <w:rPr>
          <w:color w:val="000000"/>
        </w:rPr>
        <w:t xml:space="preserve"> - Testing for </w:t>
      </w:r>
      <w:r w:rsidRPr="008559DE">
        <w:rPr>
          <w:i/>
          <w:color w:val="000000"/>
        </w:rPr>
        <w:t>Myxobolus cerebralis</w:t>
      </w:r>
      <w:r w:rsidRPr="00F506E3" w:rsidDel="008559DE">
        <w:rPr>
          <w:color w:val="000000"/>
          <w:u w:val="single"/>
        </w:rPr>
        <w:t xml:space="preserve"> </w:t>
      </w:r>
      <w:r w:rsidRPr="00F506E3">
        <w:rPr>
          <w:color w:val="000000"/>
        </w:rPr>
        <w:t>with partial or no facility modification.</w:t>
      </w:r>
      <w:r w:rsidRPr="00F506E3">
        <w:rPr>
          <w:color w:val="000000"/>
        </w:rPr>
        <w:tab/>
      </w:r>
    </w:p>
    <w:p w14:paraId="482526DF" w14:textId="77777777" w:rsidR="00497E36" w:rsidRPr="00F506E3" w:rsidRDefault="00497E36" w:rsidP="00497E36">
      <w:pPr>
        <w:pStyle w:val="Secondletter0"/>
        <w:rPr>
          <w:color w:val="000000"/>
        </w:rPr>
      </w:pPr>
    </w:p>
    <w:p w14:paraId="545117A5" w14:textId="7D7A8408" w:rsidR="00497E36" w:rsidRPr="00F506E3" w:rsidRDefault="00497E36" w:rsidP="00497E36">
      <w:pPr>
        <w:pStyle w:val="Secondnumber0"/>
        <w:tabs>
          <w:tab w:val="clear" w:pos="2430"/>
        </w:tabs>
        <w:ind w:left="2880"/>
        <w:rPr>
          <w:color w:val="000000"/>
        </w:rPr>
      </w:pPr>
      <w:r w:rsidRPr="00F506E3">
        <w:rPr>
          <w:color w:val="000000"/>
        </w:rPr>
        <w:t>1.</w:t>
      </w:r>
      <w:r w:rsidR="00B0776A">
        <w:rPr>
          <w:color w:val="000000"/>
        </w:rPr>
        <w:t xml:space="preserve"> </w:t>
      </w:r>
      <w:r w:rsidRPr="00F506E3">
        <w:rPr>
          <w:color w:val="000000"/>
        </w:rPr>
        <w:t xml:space="preserve"> A minimum of three hundred rainbow trout at least four months of age shall be designated as a sentinel lot, and must be individually marked by a </w:t>
      </w:r>
      <w:r>
        <w:rPr>
          <w:color w:val="000000"/>
        </w:rPr>
        <w:t>qualified</w:t>
      </w:r>
      <w:r w:rsidRPr="00F506E3">
        <w:rPr>
          <w:color w:val="000000"/>
        </w:rPr>
        <w:t xml:space="preserve"> fish pathologist.</w:t>
      </w:r>
      <w:r w:rsidR="00B0776A">
        <w:rPr>
          <w:color w:val="000000"/>
        </w:rPr>
        <w:t xml:space="preserve"> </w:t>
      </w:r>
      <w:r w:rsidRPr="00F506E3">
        <w:rPr>
          <w:color w:val="000000"/>
        </w:rPr>
        <w:t xml:space="preserve">These fish will then be placed in approved rearing spaces selected for optimal exposure to </w:t>
      </w:r>
      <w:r w:rsidRPr="008559DE">
        <w:rPr>
          <w:i/>
          <w:color w:val="000000"/>
        </w:rPr>
        <w:t>Myxobolus cerebralis</w:t>
      </w:r>
      <w:r w:rsidRPr="00F506E3">
        <w:rPr>
          <w:color w:val="000000"/>
        </w:rPr>
        <w:t xml:space="preserve">, at which time the exposure period shall begin. </w:t>
      </w:r>
    </w:p>
    <w:p w14:paraId="4604FE97" w14:textId="77777777" w:rsidR="00497E36" w:rsidRDefault="00497E36" w:rsidP="00497E36">
      <w:pPr>
        <w:pStyle w:val="Secondnumber0"/>
        <w:tabs>
          <w:tab w:val="clear" w:pos="2430"/>
        </w:tabs>
        <w:ind w:left="2880"/>
        <w:rPr>
          <w:color w:val="000000"/>
        </w:rPr>
      </w:pPr>
    </w:p>
    <w:p w14:paraId="48A7C50A" w14:textId="1311C66E" w:rsidR="00497E36" w:rsidRPr="00F506E3" w:rsidRDefault="00497E36" w:rsidP="00497E36">
      <w:pPr>
        <w:pStyle w:val="Secondnumber0"/>
        <w:tabs>
          <w:tab w:val="clear" w:pos="2430"/>
        </w:tabs>
        <w:ind w:left="2880"/>
        <w:rPr>
          <w:color w:val="000000"/>
        </w:rPr>
      </w:pPr>
      <w:r w:rsidRPr="00F506E3">
        <w:rPr>
          <w:color w:val="000000"/>
        </w:rPr>
        <w:t>2.</w:t>
      </w:r>
      <w:r w:rsidR="00B0776A">
        <w:rPr>
          <w:color w:val="000000"/>
        </w:rPr>
        <w:t xml:space="preserve"> </w:t>
      </w:r>
      <w:r w:rsidRPr="00F506E3">
        <w:rPr>
          <w:color w:val="000000"/>
        </w:rPr>
        <w:t xml:space="preserve"> Fish shall be collected and tested for </w:t>
      </w:r>
      <w:r w:rsidRPr="008559DE">
        <w:rPr>
          <w:i/>
          <w:color w:val="000000"/>
        </w:rPr>
        <w:t>Myxobolus cerebralis</w:t>
      </w:r>
      <w:r w:rsidRPr="00285F61" w:rsidDel="008559DE">
        <w:rPr>
          <w:color w:val="000000"/>
        </w:rPr>
        <w:t xml:space="preserve"> </w:t>
      </w:r>
      <w:r w:rsidRPr="00F506E3">
        <w:rPr>
          <w:color w:val="000000"/>
        </w:rPr>
        <w:t xml:space="preserve">by a </w:t>
      </w:r>
      <w:r>
        <w:rPr>
          <w:color w:val="000000"/>
        </w:rPr>
        <w:t>qualified</w:t>
      </w:r>
      <w:r w:rsidR="00B0776A">
        <w:rPr>
          <w:color w:val="000000"/>
        </w:rPr>
        <w:t xml:space="preserve"> </w:t>
      </w:r>
      <w:r w:rsidRPr="00F506E3">
        <w:rPr>
          <w:color w:val="000000"/>
        </w:rPr>
        <w:t>fish pathologist during four inspections.</w:t>
      </w:r>
      <w:r w:rsidR="00B0776A">
        <w:rPr>
          <w:color w:val="000000"/>
        </w:rPr>
        <w:t xml:space="preserve"> </w:t>
      </w:r>
      <w:r w:rsidRPr="00F506E3">
        <w:rPr>
          <w:color w:val="000000"/>
        </w:rPr>
        <w:t xml:space="preserve">A minimum of sixty fish from the sentinel lots, still bearing the previously placed tags, shall be included in each sample. The inspections shall occur at least ten, fourteen, twenty-four, and twenty-eight months if SCT is used, or at least eight, twelve, twenty, and twenty-four months if a PCR is used as the testing technique after the exposure period begins. A second sentinel lot will be placed in the same rearing spaces after collection of the fourteen month sample for SCT or twelve month sample for PCR. The time frame for testing by PCR may be shortened further if it is determined by the Director that an additional reduction of the time frame for testing would present a negligible risk of not detecting the presence of </w:t>
      </w:r>
      <w:r w:rsidRPr="008559DE">
        <w:rPr>
          <w:i/>
          <w:color w:val="000000"/>
        </w:rPr>
        <w:t>Myxobolus cerebralis</w:t>
      </w:r>
      <w:r w:rsidRPr="00285F61" w:rsidDel="008559DE">
        <w:rPr>
          <w:color w:val="000000"/>
        </w:rPr>
        <w:t xml:space="preserve"> </w:t>
      </w:r>
      <w:r w:rsidRPr="00F506E3">
        <w:rPr>
          <w:color w:val="000000"/>
        </w:rPr>
        <w:t>after consideration of the following criteria:</w:t>
      </w:r>
    </w:p>
    <w:p w14:paraId="673EF6D5" w14:textId="77777777" w:rsidR="00497E36" w:rsidRDefault="00497E36" w:rsidP="00497E36">
      <w:pPr>
        <w:pStyle w:val="Thirdnumber"/>
        <w:ind w:left="0" w:firstLine="0"/>
        <w:rPr>
          <w:color w:val="000000"/>
        </w:rPr>
      </w:pPr>
    </w:p>
    <w:p w14:paraId="7590404A" w14:textId="77777777" w:rsidR="00497E36" w:rsidRPr="00F506E3" w:rsidRDefault="00497E36" w:rsidP="00497E36">
      <w:pPr>
        <w:pStyle w:val="Thirdnumber"/>
        <w:ind w:left="3330" w:hanging="450"/>
        <w:rPr>
          <w:color w:val="000000"/>
        </w:rPr>
      </w:pPr>
      <w:r w:rsidRPr="00F506E3">
        <w:rPr>
          <w:color w:val="000000"/>
        </w:rPr>
        <w:t>a. Water supply(s).</w:t>
      </w:r>
    </w:p>
    <w:p w14:paraId="39FF3AD6" w14:textId="77777777" w:rsidR="00497E36" w:rsidRPr="00F506E3" w:rsidRDefault="00497E36" w:rsidP="00497E36">
      <w:pPr>
        <w:pStyle w:val="Thirdnumber"/>
        <w:ind w:left="3330" w:hanging="450"/>
        <w:rPr>
          <w:color w:val="000000"/>
        </w:rPr>
      </w:pPr>
    </w:p>
    <w:p w14:paraId="0F810993" w14:textId="77777777" w:rsidR="00497E36" w:rsidRPr="00F506E3" w:rsidRDefault="00497E36" w:rsidP="00497E36">
      <w:pPr>
        <w:pStyle w:val="Thirdnumber"/>
        <w:ind w:left="3330" w:hanging="450"/>
        <w:rPr>
          <w:color w:val="000000"/>
        </w:rPr>
      </w:pPr>
      <w:r w:rsidRPr="00F506E3">
        <w:rPr>
          <w:color w:val="000000"/>
        </w:rPr>
        <w:t>b. Distance between water supply(s) and rearing spaces.</w:t>
      </w:r>
    </w:p>
    <w:p w14:paraId="6458FA1B" w14:textId="77777777" w:rsidR="00497E36" w:rsidRPr="00F506E3" w:rsidRDefault="00497E36" w:rsidP="00497E36">
      <w:pPr>
        <w:pStyle w:val="Thirdnumber"/>
        <w:ind w:left="3330" w:hanging="450"/>
        <w:rPr>
          <w:color w:val="000000"/>
        </w:rPr>
      </w:pPr>
    </w:p>
    <w:p w14:paraId="447FD65E" w14:textId="77777777" w:rsidR="00497E36" w:rsidRPr="00F506E3" w:rsidRDefault="00497E36" w:rsidP="00497E36">
      <w:pPr>
        <w:pStyle w:val="Thirdnumber"/>
        <w:ind w:left="3330" w:hanging="450"/>
        <w:rPr>
          <w:color w:val="000000"/>
        </w:rPr>
      </w:pPr>
      <w:r w:rsidRPr="00F506E3">
        <w:rPr>
          <w:color w:val="000000"/>
        </w:rPr>
        <w:t>c. Nature of connecting pipes and conveyances.</w:t>
      </w:r>
    </w:p>
    <w:p w14:paraId="774FB7F3" w14:textId="77777777" w:rsidR="00497E36" w:rsidRPr="00F506E3" w:rsidRDefault="00497E36" w:rsidP="00497E36">
      <w:pPr>
        <w:pStyle w:val="Thirdnumber"/>
        <w:ind w:left="3330" w:hanging="450"/>
        <w:rPr>
          <w:color w:val="000000"/>
        </w:rPr>
      </w:pPr>
    </w:p>
    <w:p w14:paraId="4850E362" w14:textId="77777777" w:rsidR="00497E36" w:rsidRPr="00F506E3" w:rsidRDefault="00497E36" w:rsidP="00497E36">
      <w:pPr>
        <w:pStyle w:val="Thirdnumber"/>
        <w:ind w:left="3330" w:hanging="450"/>
        <w:rPr>
          <w:color w:val="000000"/>
        </w:rPr>
      </w:pPr>
      <w:r w:rsidRPr="00F506E3">
        <w:rPr>
          <w:color w:val="000000"/>
        </w:rPr>
        <w:t>d. Possibility of fish entering and exiting in water supply lines.</w:t>
      </w:r>
    </w:p>
    <w:p w14:paraId="622FF50D" w14:textId="77777777" w:rsidR="00497E36" w:rsidRPr="00F506E3" w:rsidRDefault="00497E36" w:rsidP="00497E36">
      <w:pPr>
        <w:pStyle w:val="Thirdnumber"/>
        <w:ind w:left="3330" w:hanging="450"/>
        <w:rPr>
          <w:color w:val="000000"/>
        </w:rPr>
      </w:pPr>
    </w:p>
    <w:p w14:paraId="64D8D461" w14:textId="77777777" w:rsidR="00497E36" w:rsidRPr="00F506E3" w:rsidRDefault="00497E36" w:rsidP="00497E36">
      <w:pPr>
        <w:pStyle w:val="Thirdnumber"/>
        <w:ind w:left="3330" w:hanging="450"/>
        <w:rPr>
          <w:color w:val="000000"/>
        </w:rPr>
      </w:pPr>
      <w:r w:rsidRPr="00F506E3">
        <w:rPr>
          <w:color w:val="000000"/>
        </w:rPr>
        <w:t>e. Nature and construction of rearing spaces.</w:t>
      </w:r>
    </w:p>
    <w:p w14:paraId="6D587337" w14:textId="77777777" w:rsidR="00497E36" w:rsidRPr="00F506E3" w:rsidRDefault="00497E36" w:rsidP="00497E36">
      <w:pPr>
        <w:pStyle w:val="Thirdnumber"/>
        <w:ind w:left="3330" w:hanging="450"/>
        <w:rPr>
          <w:color w:val="000000"/>
        </w:rPr>
      </w:pPr>
    </w:p>
    <w:p w14:paraId="7548E6FC" w14:textId="77777777" w:rsidR="00497E36" w:rsidRPr="00F506E3" w:rsidRDefault="00497E36" w:rsidP="00497E36">
      <w:pPr>
        <w:pStyle w:val="Thirdnumber"/>
        <w:ind w:left="3330" w:hanging="450"/>
        <w:rPr>
          <w:color w:val="000000"/>
        </w:rPr>
      </w:pPr>
      <w:r w:rsidRPr="00F506E3">
        <w:rPr>
          <w:color w:val="000000"/>
        </w:rPr>
        <w:t>f. Nature and reliability of treatment technology.</w:t>
      </w:r>
    </w:p>
    <w:p w14:paraId="08D241DE" w14:textId="77777777" w:rsidR="00497E36" w:rsidRPr="00F506E3" w:rsidRDefault="00497E36" w:rsidP="00497E36">
      <w:pPr>
        <w:pStyle w:val="Thirdnumber"/>
        <w:ind w:left="3330" w:hanging="450"/>
        <w:rPr>
          <w:color w:val="000000"/>
        </w:rPr>
      </w:pPr>
    </w:p>
    <w:p w14:paraId="05359FEB" w14:textId="77777777" w:rsidR="00497E36" w:rsidRPr="00F506E3" w:rsidRDefault="00497E36" w:rsidP="00497E36">
      <w:pPr>
        <w:pStyle w:val="Thirdnumber"/>
        <w:ind w:left="3330" w:hanging="450"/>
        <w:rPr>
          <w:color w:val="000000"/>
        </w:rPr>
      </w:pPr>
      <w:r w:rsidRPr="00F506E3">
        <w:rPr>
          <w:color w:val="000000"/>
        </w:rPr>
        <w:t>g. System redundancy and back-up power supply.</w:t>
      </w:r>
    </w:p>
    <w:p w14:paraId="7544ABAC" w14:textId="77777777" w:rsidR="00497E36" w:rsidRPr="00F506E3" w:rsidRDefault="00497E36" w:rsidP="00497E36">
      <w:pPr>
        <w:pStyle w:val="Thirdnumber"/>
        <w:rPr>
          <w:color w:val="000000"/>
        </w:rPr>
      </w:pPr>
    </w:p>
    <w:p w14:paraId="667AD341" w14:textId="77777777" w:rsidR="00497E36" w:rsidRPr="00F506E3" w:rsidRDefault="00497E36" w:rsidP="00497E36">
      <w:pPr>
        <w:pStyle w:val="Secondnumber0"/>
        <w:tabs>
          <w:tab w:val="clear" w:pos="2430"/>
          <w:tab w:val="clear" w:pos="2880"/>
          <w:tab w:val="left" w:pos="1800"/>
        </w:tabs>
        <w:ind w:left="2880"/>
        <w:rPr>
          <w:color w:val="000000"/>
        </w:rPr>
      </w:pPr>
      <w:r w:rsidRPr="00F506E3">
        <w:rPr>
          <w:color w:val="000000"/>
        </w:rPr>
        <w:t xml:space="preserve">3. </w:t>
      </w:r>
      <w:r w:rsidRPr="00F506E3">
        <w:rPr>
          <w:color w:val="000000"/>
        </w:rPr>
        <w:tab/>
        <w:t xml:space="preserve">Sampling in these inspections will be conducted at a minimum assumed prevalence level of five percent at the ninety-five percent level of confidence per lot at least eight months old; and at a minimum assumed prevalence level of two percent at the ninety five percent level of confidence for the facility as a whole. </w:t>
      </w:r>
    </w:p>
    <w:p w14:paraId="11074280" w14:textId="77777777" w:rsidR="00497E36" w:rsidRPr="00F506E3" w:rsidRDefault="00497E36" w:rsidP="00497E36">
      <w:pPr>
        <w:pStyle w:val="Secondnumber0"/>
        <w:tabs>
          <w:tab w:val="left" w:pos="1800"/>
        </w:tabs>
        <w:ind w:left="2520"/>
        <w:rPr>
          <w:color w:val="000000"/>
        </w:rPr>
      </w:pPr>
    </w:p>
    <w:p w14:paraId="5E8EF2D4" w14:textId="77777777" w:rsidR="00497E36" w:rsidRPr="00F506E3" w:rsidRDefault="00497E36" w:rsidP="00497E36">
      <w:pPr>
        <w:pStyle w:val="FirstNumber"/>
        <w:tabs>
          <w:tab w:val="left" w:pos="2520"/>
        </w:tabs>
        <w:ind w:left="2520"/>
        <w:rPr>
          <w:color w:val="000000"/>
        </w:rPr>
      </w:pPr>
      <w:r>
        <w:rPr>
          <w:color w:val="000000"/>
        </w:rPr>
        <w:t>c.</w:t>
      </w:r>
      <w:r>
        <w:rPr>
          <w:color w:val="000000"/>
        </w:rPr>
        <w:tab/>
      </w:r>
      <w:r w:rsidRPr="00F506E3">
        <w:rPr>
          <w:color w:val="000000"/>
        </w:rPr>
        <w:t xml:space="preserve">Upon satisfactory completion of the requirements under either Method I or Method II, the State Fish Pathologist shall provide certification of negative </w:t>
      </w:r>
      <w:r>
        <w:rPr>
          <w:i/>
          <w:color w:val="000000"/>
        </w:rPr>
        <w:t>Myxobolus cerebralis</w:t>
      </w:r>
      <w:r w:rsidRPr="00F506E3">
        <w:rPr>
          <w:color w:val="000000"/>
        </w:rPr>
        <w:t xml:space="preserve"> status.</w:t>
      </w:r>
    </w:p>
    <w:p w14:paraId="2D06900D" w14:textId="77777777" w:rsidR="00497E36" w:rsidRPr="00F506E3" w:rsidRDefault="00497E36" w:rsidP="00497E36">
      <w:pPr>
        <w:pStyle w:val="FirstNumber"/>
        <w:ind w:left="2160"/>
        <w:rPr>
          <w:color w:val="000000"/>
        </w:rPr>
      </w:pPr>
    </w:p>
    <w:p w14:paraId="6FD0FED0" w14:textId="77777777" w:rsidR="00497E36" w:rsidRPr="00F506E3" w:rsidRDefault="00497E36" w:rsidP="00497E36">
      <w:pPr>
        <w:pStyle w:val="FirstLetter"/>
        <w:tabs>
          <w:tab w:val="clear" w:pos="2070"/>
          <w:tab w:val="clear" w:pos="2160"/>
        </w:tabs>
        <w:ind w:left="2160"/>
      </w:pPr>
      <w:r>
        <w:t>3.</w:t>
      </w:r>
      <w:r>
        <w:tab/>
      </w:r>
      <w:r w:rsidRPr="00F506E3">
        <w:t xml:space="preserve">Operation of </w:t>
      </w:r>
      <w:r w:rsidRPr="008559DE">
        <w:rPr>
          <w:i/>
        </w:rPr>
        <w:t>Myxobolus cerebralis</w:t>
      </w:r>
      <w:r w:rsidRPr="00F506E3">
        <w:t xml:space="preserve"> Positive Fish Production Facility.</w:t>
      </w:r>
    </w:p>
    <w:p w14:paraId="3FCC6554" w14:textId="77777777" w:rsidR="00497E36" w:rsidRPr="00F506E3" w:rsidRDefault="00497E36" w:rsidP="00497E36">
      <w:pPr>
        <w:pStyle w:val="FirstLetter"/>
        <w:ind w:left="2070" w:hanging="630"/>
      </w:pPr>
    </w:p>
    <w:p w14:paraId="1F58136C" w14:textId="1E9FE329" w:rsidR="00497E36" w:rsidRPr="00F506E3" w:rsidRDefault="00497E36" w:rsidP="00497E36">
      <w:pPr>
        <w:pStyle w:val="FirstNumber"/>
        <w:tabs>
          <w:tab w:val="clear" w:pos="1080"/>
          <w:tab w:val="left" w:pos="1800"/>
        </w:tabs>
        <w:ind w:left="2520"/>
        <w:rPr>
          <w:color w:val="000000"/>
        </w:rPr>
      </w:pPr>
      <w:r w:rsidRPr="00F506E3">
        <w:rPr>
          <w:color w:val="000000"/>
        </w:rPr>
        <w:t>a.</w:t>
      </w:r>
      <w:r w:rsidR="00B0776A">
        <w:rPr>
          <w:color w:val="000000"/>
        </w:rPr>
        <w:t xml:space="preserve"> </w:t>
      </w:r>
      <w:r w:rsidRPr="00F506E3">
        <w:rPr>
          <w:color w:val="000000"/>
        </w:rPr>
        <w:t xml:space="preserve">No person shall operate a fish production facility which has been diagnosed positive for </w:t>
      </w:r>
      <w:r w:rsidRPr="008559DE">
        <w:rPr>
          <w:i/>
          <w:color w:val="000000"/>
        </w:rPr>
        <w:t>Myxobolus cerebralis</w:t>
      </w:r>
      <w:r w:rsidRPr="00F506E3">
        <w:rPr>
          <w:color w:val="000000"/>
        </w:rPr>
        <w:t xml:space="preserve"> in salmonid habitat unless an exemption allowing such operation has been granted by the Director after consultation with the Fish Health Board.</w:t>
      </w:r>
    </w:p>
    <w:p w14:paraId="10EDC9CA" w14:textId="77777777" w:rsidR="00497E36" w:rsidRPr="00F506E3" w:rsidRDefault="00497E36" w:rsidP="00497E36">
      <w:pPr>
        <w:pStyle w:val="FirstNumber"/>
        <w:tabs>
          <w:tab w:val="clear" w:pos="1080"/>
          <w:tab w:val="left" w:pos="1800"/>
        </w:tabs>
        <w:ind w:left="2070" w:hanging="270"/>
        <w:rPr>
          <w:color w:val="000000"/>
        </w:rPr>
      </w:pPr>
    </w:p>
    <w:p w14:paraId="0D62FCAA" w14:textId="77777777" w:rsidR="00497E36" w:rsidRPr="00F506E3" w:rsidRDefault="00497E36" w:rsidP="00497E36">
      <w:pPr>
        <w:pStyle w:val="Secondletter0"/>
        <w:ind w:left="2880"/>
        <w:rPr>
          <w:color w:val="000000"/>
        </w:rPr>
      </w:pPr>
      <w:r>
        <w:rPr>
          <w:color w:val="000000"/>
        </w:rPr>
        <w:t>1.</w:t>
      </w:r>
      <w:r>
        <w:rPr>
          <w:color w:val="000000"/>
        </w:rPr>
        <w:tab/>
      </w:r>
      <w:r w:rsidRPr="00F506E3">
        <w:rPr>
          <w:color w:val="000000"/>
        </w:rPr>
        <w:t>Applications for such exemptions shall be e</w:t>
      </w:r>
      <w:r>
        <w:rPr>
          <w:color w:val="000000"/>
        </w:rPr>
        <w:t xml:space="preserve">valuated based on the following </w:t>
      </w:r>
      <w:r w:rsidRPr="00F506E3">
        <w:rPr>
          <w:color w:val="000000"/>
        </w:rPr>
        <w:t>factors:</w:t>
      </w:r>
    </w:p>
    <w:p w14:paraId="2983B4AA" w14:textId="77777777" w:rsidR="00497E36" w:rsidRPr="00F506E3" w:rsidRDefault="00497E36" w:rsidP="00497E36">
      <w:pPr>
        <w:pStyle w:val="Secondletter0"/>
        <w:ind w:left="2880" w:hanging="1080"/>
        <w:rPr>
          <w:color w:val="000000"/>
        </w:rPr>
      </w:pPr>
    </w:p>
    <w:p w14:paraId="3CB6AC5C" w14:textId="77777777" w:rsidR="00497E36" w:rsidRPr="00F506E3" w:rsidRDefault="00497E36" w:rsidP="00497E36">
      <w:pPr>
        <w:pStyle w:val="Secondnumber0"/>
        <w:tabs>
          <w:tab w:val="clear" w:pos="2880"/>
          <w:tab w:val="left" w:pos="3330"/>
        </w:tabs>
        <w:ind w:left="3330" w:hanging="450"/>
        <w:rPr>
          <w:color w:val="000000"/>
        </w:rPr>
      </w:pPr>
      <w:r>
        <w:rPr>
          <w:color w:val="000000"/>
        </w:rPr>
        <w:t>a.</w:t>
      </w:r>
      <w:r>
        <w:rPr>
          <w:color w:val="000000"/>
        </w:rPr>
        <w:tab/>
      </w:r>
      <w:r w:rsidRPr="00F506E3">
        <w:rPr>
          <w:color w:val="000000"/>
        </w:rPr>
        <w:t xml:space="preserve">The ability of the facility to remediate and regain </w:t>
      </w:r>
      <w:r w:rsidRPr="008559DE">
        <w:rPr>
          <w:i/>
          <w:color w:val="000000"/>
        </w:rPr>
        <w:t>Myxobolus cerebralis</w:t>
      </w:r>
      <w:r w:rsidRPr="00F506E3" w:rsidDel="008559DE">
        <w:rPr>
          <w:color w:val="000000"/>
          <w:u w:val="single"/>
        </w:rPr>
        <w:t xml:space="preserve"> </w:t>
      </w:r>
      <w:r w:rsidRPr="00F506E3">
        <w:rPr>
          <w:color w:val="000000"/>
        </w:rPr>
        <w:t>negative status, and any Whirling Disease Clean-up Plan (WDCP) submitted by the applicant;</w:t>
      </w:r>
      <w:r w:rsidRPr="00F506E3">
        <w:rPr>
          <w:color w:val="000000"/>
        </w:rPr>
        <w:tab/>
      </w:r>
    </w:p>
    <w:p w14:paraId="46FF0DA7" w14:textId="77777777" w:rsidR="00497E36" w:rsidRPr="00F506E3" w:rsidRDefault="00497E36" w:rsidP="00497E36">
      <w:pPr>
        <w:pStyle w:val="Secondnumber0"/>
        <w:tabs>
          <w:tab w:val="clear" w:pos="2880"/>
          <w:tab w:val="left" w:pos="3330"/>
        </w:tabs>
        <w:ind w:left="3330" w:hanging="450"/>
        <w:rPr>
          <w:color w:val="000000"/>
        </w:rPr>
      </w:pPr>
    </w:p>
    <w:p w14:paraId="41BB9D67" w14:textId="77777777" w:rsidR="00497E36" w:rsidRPr="00F506E3" w:rsidRDefault="00497E36" w:rsidP="00497E36">
      <w:pPr>
        <w:pStyle w:val="Secondnumber0"/>
        <w:tabs>
          <w:tab w:val="clear" w:pos="2880"/>
          <w:tab w:val="left" w:pos="3330"/>
        </w:tabs>
        <w:ind w:left="3330" w:hanging="450"/>
        <w:rPr>
          <w:color w:val="000000"/>
        </w:rPr>
      </w:pPr>
      <w:r w:rsidRPr="00F506E3">
        <w:rPr>
          <w:color w:val="000000"/>
        </w:rPr>
        <w:t>b.</w:t>
      </w:r>
      <w:r w:rsidRPr="00F506E3">
        <w:rPr>
          <w:color w:val="000000"/>
        </w:rPr>
        <w:tab/>
        <w:t>The risk to native cutthroat trout management habitats;</w:t>
      </w:r>
    </w:p>
    <w:p w14:paraId="55925B2C" w14:textId="77777777" w:rsidR="00497E36" w:rsidRPr="00F506E3" w:rsidRDefault="00497E36" w:rsidP="00497E36">
      <w:pPr>
        <w:pStyle w:val="Secondnumber0"/>
        <w:tabs>
          <w:tab w:val="clear" w:pos="2880"/>
          <w:tab w:val="left" w:pos="3330"/>
        </w:tabs>
        <w:ind w:left="3330" w:hanging="450"/>
        <w:rPr>
          <w:color w:val="000000"/>
        </w:rPr>
      </w:pPr>
    </w:p>
    <w:p w14:paraId="6AC09042" w14:textId="77777777" w:rsidR="00497E36" w:rsidRPr="00F506E3" w:rsidRDefault="00497E36" w:rsidP="00497E36">
      <w:pPr>
        <w:pStyle w:val="Secondnumber0"/>
        <w:tabs>
          <w:tab w:val="clear" w:pos="2880"/>
          <w:tab w:val="left" w:pos="3330"/>
        </w:tabs>
        <w:ind w:left="3330" w:hanging="450"/>
        <w:rPr>
          <w:color w:val="000000"/>
        </w:rPr>
      </w:pPr>
      <w:r w:rsidRPr="00F506E3">
        <w:rPr>
          <w:color w:val="000000"/>
        </w:rPr>
        <w:t>c.</w:t>
      </w:r>
      <w:r w:rsidRPr="00F506E3">
        <w:rPr>
          <w:color w:val="000000"/>
        </w:rPr>
        <w:tab/>
        <w:t>The risk to any other salmonid habitats;</w:t>
      </w:r>
    </w:p>
    <w:p w14:paraId="786B15AE" w14:textId="77777777" w:rsidR="00497E36" w:rsidRPr="00F506E3" w:rsidRDefault="00497E36" w:rsidP="00497E36">
      <w:pPr>
        <w:pStyle w:val="Secondnumber0"/>
        <w:tabs>
          <w:tab w:val="clear" w:pos="2880"/>
          <w:tab w:val="left" w:pos="3330"/>
        </w:tabs>
        <w:ind w:left="3330" w:hanging="450"/>
        <w:rPr>
          <w:color w:val="000000"/>
        </w:rPr>
      </w:pPr>
    </w:p>
    <w:p w14:paraId="3F2BAF05" w14:textId="77777777" w:rsidR="00497E36" w:rsidRPr="00F506E3" w:rsidRDefault="00497E36" w:rsidP="00497E36">
      <w:pPr>
        <w:pStyle w:val="Secondnumber0"/>
        <w:tabs>
          <w:tab w:val="clear" w:pos="2880"/>
          <w:tab w:val="left" w:pos="3330"/>
        </w:tabs>
        <w:ind w:left="3330" w:hanging="450"/>
        <w:rPr>
          <w:color w:val="000000"/>
        </w:rPr>
      </w:pPr>
      <w:r w:rsidRPr="00F506E3">
        <w:rPr>
          <w:color w:val="000000"/>
        </w:rPr>
        <w:t>d.</w:t>
      </w:r>
      <w:r w:rsidRPr="00F506E3">
        <w:rPr>
          <w:color w:val="000000"/>
        </w:rPr>
        <w:tab/>
        <w:t>The risk to any recreationally valuable salmonid fishery;</w:t>
      </w:r>
    </w:p>
    <w:p w14:paraId="09E62192" w14:textId="77777777" w:rsidR="00497E36" w:rsidRPr="00F506E3" w:rsidRDefault="00497E36" w:rsidP="00497E36">
      <w:pPr>
        <w:pStyle w:val="Secondnumber0"/>
        <w:tabs>
          <w:tab w:val="clear" w:pos="2880"/>
          <w:tab w:val="left" w:pos="3330"/>
        </w:tabs>
        <w:ind w:left="3330" w:hanging="450"/>
        <w:rPr>
          <w:color w:val="000000"/>
        </w:rPr>
      </w:pPr>
    </w:p>
    <w:p w14:paraId="5CA28DD8" w14:textId="77777777" w:rsidR="00497E36" w:rsidRPr="00F506E3" w:rsidRDefault="00497E36" w:rsidP="00497E36">
      <w:pPr>
        <w:pStyle w:val="Secondnumber0"/>
        <w:tabs>
          <w:tab w:val="clear" w:pos="2880"/>
          <w:tab w:val="left" w:pos="3330"/>
        </w:tabs>
        <w:ind w:left="3330" w:hanging="450"/>
        <w:rPr>
          <w:color w:val="000000"/>
        </w:rPr>
      </w:pPr>
      <w:r w:rsidRPr="00F506E3">
        <w:rPr>
          <w:color w:val="000000"/>
        </w:rPr>
        <w:t>e.</w:t>
      </w:r>
      <w:r w:rsidRPr="00F506E3">
        <w:rPr>
          <w:color w:val="000000"/>
        </w:rPr>
        <w:tab/>
        <w:t>Social and economic impacts to private and public entities, and</w:t>
      </w:r>
    </w:p>
    <w:p w14:paraId="63286CF6" w14:textId="77777777" w:rsidR="00497E36" w:rsidRPr="00F506E3" w:rsidRDefault="00497E36" w:rsidP="00497E36">
      <w:pPr>
        <w:pStyle w:val="Secondnumber0"/>
        <w:tabs>
          <w:tab w:val="clear" w:pos="2880"/>
          <w:tab w:val="left" w:pos="3330"/>
        </w:tabs>
        <w:ind w:left="3330" w:hanging="450"/>
        <w:rPr>
          <w:color w:val="000000"/>
        </w:rPr>
      </w:pPr>
    </w:p>
    <w:p w14:paraId="20E8FCE0" w14:textId="77777777" w:rsidR="00497E36" w:rsidRPr="00F506E3" w:rsidRDefault="00497E36" w:rsidP="00497E36">
      <w:pPr>
        <w:pStyle w:val="Secondnumber0"/>
        <w:tabs>
          <w:tab w:val="clear" w:pos="2880"/>
          <w:tab w:val="left" w:pos="3330"/>
        </w:tabs>
        <w:ind w:left="3330" w:hanging="450"/>
        <w:rPr>
          <w:color w:val="000000"/>
        </w:rPr>
      </w:pPr>
      <w:r w:rsidRPr="00F506E3">
        <w:rPr>
          <w:color w:val="000000"/>
        </w:rPr>
        <w:t>f.</w:t>
      </w:r>
      <w:r w:rsidRPr="00F506E3">
        <w:rPr>
          <w:color w:val="000000"/>
        </w:rPr>
        <w:tab/>
        <w:t>The Whirling Disease Management Plan (WDMP) submitted by the applicant.</w:t>
      </w:r>
    </w:p>
    <w:p w14:paraId="2539D93F" w14:textId="77777777" w:rsidR="00497E36" w:rsidRPr="00F506E3" w:rsidRDefault="00497E36" w:rsidP="00497E36">
      <w:pPr>
        <w:pStyle w:val="Secondnumber0"/>
        <w:ind w:left="2880" w:hanging="1080"/>
        <w:rPr>
          <w:color w:val="000000"/>
        </w:rPr>
      </w:pPr>
    </w:p>
    <w:p w14:paraId="374FFE62" w14:textId="2B6D6945" w:rsidR="00497E36" w:rsidRPr="00F506E3" w:rsidRDefault="00497E36" w:rsidP="00497E36">
      <w:pPr>
        <w:pStyle w:val="FirstNumber"/>
        <w:tabs>
          <w:tab w:val="left" w:pos="2520"/>
        </w:tabs>
        <w:ind w:left="2520"/>
        <w:rPr>
          <w:color w:val="000000"/>
        </w:rPr>
      </w:pPr>
      <w:r w:rsidRPr="00F506E3">
        <w:rPr>
          <w:color w:val="000000"/>
        </w:rPr>
        <w:t>b.</w:t>
      </w:r>
      <w:r w:rsidRPr="00F506E3">
        <w:rPr>
          <w:color w:val="000000"/>
        </w:rPr>
        <w:tab/>
        <w:t xml:space="preserve">Applications for exemptions to operate a </w:t>
      </w:r>
      <w:r w:rsidRPr="008559DE">
        <w:rPr>
          <w:i/>
          <w:color w:val="000000"/>
        </w:rPr>
        <w:t>Myxobolus cerebralis</w:t>
      </w:r>
      <w:r w:rsidRPr="00F506E3" w:rsidDel="008559DE">
        <w:rPr>
          <w:color w:val="000000"/>
          <w:u w:val="single"/>
        </w:rPr>
        <w:t xml:space="preserve"> </w:t>
      </w:r>
      <w:r w:rsidRPr="00F506E3">
        <w:rPr>
          <w:color w:val="000000"/>
        </w:rPr>
        <w:t xml:space="preserve">positive facility within salmonid habitat shall be submitted to the Director within 60 days of notification that the facility has tested positive for </w:t>
      </w:r>
      <w:r w:rsidRPr="008559DE">
        <w:rPr>
          <w:i/>
          <w:color w:val="000000"/>
        </w:rPr>
        <w:t>Myxobolus cerebralis</w:t>
      </w:r>
      <w:r w:rsidRPr="008559DE">
        <w:rPr>
          <w:color w:val="000000"/>
        </w:rPr>
        <w:t>.</w:t>
      </w:r>
      <w:r w:rsidR="00B0776A">
        <w:rPr>
          <w:color w:val="000000"/>
        </w:rPr>
        <w:t xml:space="preserve"> </w:t>
      </w:r>
      <w:r w:rsidRPr="00F506E3">
        <w:rPr>
          <w:color w:val="000000"/>
        </w:rPr>
        <w:t>Persons that submit timely applications for exemptions shall be allowed to continue operation, subject to all other applicable regulations, pending the Director’s decision.</w:t>
      </w:r>
      <w:r w:rsidR="00B0776A">
        <w:rPr>
          <w:color w:val="000000"/>
        </w:rPr>
        <w:t xml:space="preserve"> </w:t>
      </w:r>
      <w:r w:rsidRPr="00F506E3">
        <w:rPr>
          <w:color w:val="000000"/>
        </w:rPr>
        <w:t xml:space="preserve">Persons that fail to submit a timely application or have their application for exemption denied shall cease all fish </w:t>
      </w:r>
      <w:r w:rsidRPr="00F506E3">
        <w:rPr>
          <w:color w:val="000000"/>
        </w:rPr>
        <w:lastRenderedPageBreak/>
        <w:t>production operations and shall dispose of the fish located on the facility within 180 days or, if the 60 day notice period runs or the application is denied after April 1</w:t>
      </w:r>
      <w:r w:rsidRPr="00F506E3">
        <w:rPr>
          <w:color w:val="000000"/>
          <w:vertAlign w:val="superscript"/>
        </w:rPr>
        <w:t>st</w:t>
      </w:r>
      <w:r w:rsidRPr="00F506E3">
        <w:rPr>
          <w:color w:val="000000"/>
        </w:rPr>
        <w:t>, by October 1</w:t>
      </w:r>
      <w:r w:rsidRPr="00F506E3">
        <w:rPr>
          <w:color w:val="000000"/>
          <w:vertAlign w:val="superscript"/>
        </w:rPr>
        <w:t>st</w:t>
      </w:r>
      <w:r w:rsidRPr="00F506E3">
        <w:rPr>
          <w:color w:val="000000"/>
        </w:rPr>
        <w:t xml:space="preserve"> of the following year. </w:t>
      </w:r>
    </w:p>
    <w:p w14:paraId="12DECDCC" w14:textId="77777777" w:rsidR="00497E36" w:rsidRPr="00F506E3" w:rsidRDefault="00497E36" w:rsidP="00497E36">
      <w:pPr>
        <w:pStyle w:val="FirstNumber"/>
        <w:tabs>
          <w:tab w:val="left" w:pos="2520"/>
        </w:tabs>
        <w:ind w:left="2520" w:hanging="720"/>
        <w:rPr>
          <w:color w:val="000000"/>
        </w:rPr>
      </w:pPr>
    </w:p>
    <w:p w14:paraId="0889B692" w14:textId="77777777" w:rsidR="00497E36" w:rsidRPr="00F506E3" w:rsidRDefault="00497E36" w:rsidP="00497E36">
      <w:pPr>
        <w:pStyle w:val="FirstNumber"/>
        <w:tabs>
          <w:tab w:val="left" w:pos="2520"/>
        </w:tabs>
        <w:ind w:left="2520"/>
        <w:rPr>
          <w:color w:val="000000"/>
        </w:rPr>
      </w:pPr>
      <w:r>
        <w:rPr>
          <w:color w:val="000000"/>
        </w:rPr>
        <w:t>c.</w:t>
      </w:r>
      <w:r>
        <w:rPr>
          <w:color w:val="000000"/>
        </w:rPr>
        <w:tab/>
      </w:r>
      <w:r w:rsidRPr="00F506E3">
        <w:rPr>
          <w:color w:val="000000"/>
        </w:rPr>
        <w:t>All applications shall include a Whirling Disease Management Plan (WDMP) and, if the applicant intends to undertake facility remediation, a Whirling Disease Clean-up Plan.</w:t>
      </w:r>
    </w:p>
    <w:p w14:paraId="262DC001" w14:textId="77777777" w:rsidR="00497E36" w:rsidRPr="00F506E3" w:rsidRDefault="00497E36" w:rsidP="00497E36">
      <w:pPr>
        <w:pStyle w:val="FirstNumber"/>
        <w:tabs>
          <w:tab w:val="left" w:pos="2520"/>
        </w:tabs>
        <w:ind w:left="2520" w:hanging="720"/>
        <w:rPr>
          <w:color w:val="000000"/>
        </w:rPr>
      </w:pPr>
    </w:p>
    <w:p w14:paraId="442BAC59" w14:textId="15C1A9A7" w:rsidR="00497E36" w:rsidRPr="00F506E3" w:rsidRDefault="00497E36" w:rsidP="00497E36">
      <w:pPr>
        <w:pStyle w:val="FirstNumber"/>
        <w:tabs>
          <w:tab w:val="left" w:pos="2520"/>
        </w:tabs>
        <w:ind w:left="2520"/>
        <w:rPr>
          <w:color w:val="000000"/>
        </w:rPr>
      </w:pPr>
      <w:r>
        <w:rPr>
          <w:color w:val="000000"/>
        </w:rPr>
        <w:t>d.</w:t>
      </w:r>
      <w:r>
        <w:rPr>
          <w:color w:val="000000"/>
        </w:rPr>
        <w:tab/>
      </w:r>
      <w:r w:rsidRPr="00F506E3">
        <w:rPr>
          <w:color w:val="000000"/>
        </w:rPr>
        <w:t xml:space="preserve">The WDMP shall include the best management practices (BMP) to be used to minimize the discharge of spores and TAMS into waters of the state should the facility be allowed to continue operation while positive for </w:t>
      </w:r>
      <w:r w:rsidRPr="008559DE">
        <w:rPr>
          <w:i/>
          <w:color w:val="000000"/>
        </w:rPr>
        <w:t>Myxobolus cerebralis</w:t>
      </w:r>
      <w:r w:rsidRPr="00F506E3">
        <w:rPr>
          <w:color w:val="000000"/>
        </w:rPr>
        <w:t>, including any temporary operation while the applicant undertakes clean-up of the facility.</w:t>
      </w:r>
      <w:r w:rsidR="00B0776A">
        <w:rPr>
          <w:color w:val="000000"/>
        </w:rPr>
        <w:t xml:space="preserve"> </w:t>
      </w:r>
    </w:p>
    <w:p w14:paraId="5A7F9ED5" w14:textId="77777777" w:rsidR="00497E36" w:rsidRPr="00F506E3" w:rsidRDefault="00497E36" w:rsidP="00497E36">
      <w:pPr>
        <w:pStyle w:val="FirstNumber"/>
        <w:ind w:left="2880" w:hanging="720"/>
        <w:rPr>
          <w:color w:val="000000"/>
        </w:rPr>
      </w:pPr>
    </w:p>
    <w:p w14:paraId="6CFD3CAC" w14:textId="77777777" w:rsidR="00497E36" w:rsidRPr="00F506E3" w:rsidRDefault="00497E36" w:rsidP="00497E36">
      <w:pPr>
        <w:pStyle w:val="Secondletter0"/>
        <w:ind w:left="2880"/>
        <w:rPr>
          <w:color w:val="000000"/>
        </w:rPr>
      </w:pPr>
      <w:r>
        <w:rPr>
          <w:color w:val="000000"/>
        </w:rPr>
        <w:t>1.</w:t>
      </w:r>
      <w:r>
        <w:rPr>
          <w:color w:val="000000"/>
        </w:rPr>
        <w:tab/>
      </w:r>
      <w:r w:rsidRPr="00F506E3">
        <w:rPr>
          <w:color w:val="000000"/>
        </w:rPr>
        <w:t>BMP's for fish production facilities shall, at a minimum, specifically describe or address the following factors:</w:t>
      </w:r>
    </w:p>
    <w:p w14:paraId="4A0D96E2" w14:textId="77777777" w:rsidR="00497E36" w:rsidRPr="00F506E3" w:rsidRDefault="00497E36" w:rsidP="00497E36">
      <w:pPr>
        <w:pStyle w:val="Secondletter0"/>
        <w:ind w:left="2874" w:hanging="444"/>
        <w:rPr>
          <w:color w:val="000000"/>
        </w:rPr>
      </w:pPr>
    </w:p>
    <w:p w14:paraId="06623472"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a.</w:t>
      </w:r>
      <w:r>
        <w:rPr>
          <w:color w:val="000000"/>
        </w:rPr>
        <w:tab/>
      </w:r>
      <w:r w:rsidRPr="00F506E3">
        <w:rPr>
          <w:color w:val="000000"/>
        </w:rPr>
        <w:t xml:space="preserve">The </w:t>
      </w:r>
      <w:r w:rsidRPr="008559DE">
        <w:rPr>
          <w:i/>
          <w:color w:val="000000"/>
        </w:rPr>
        <w:t>Myxobolus cerebralis</w:t>
      </w:r>
      <w:r w:rsidRPr="00F506E3" w:rsidDel="008559DE">
        <w:rPr>
          <w:color w:val="000000"/>
          <w:u w:val="single"/>
        </w:rPr>
        <w:t xml:space="preserve"> </w:t>
      </w:r>
      <w:r w:rsidRPr="00F506E3">
        <w:rPr>
          <w:color w:val="000000"/>
        </w:rPr>
        <w:t>status of fish brought onto the facility;</w:t>
      </w:r>
    </w:p>
    <w:p w14:paraId="0082B2D0"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31128E49"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b.</w:t>
      </w:r>
      <w:r>
        <w:rPr>
          <w:color w:val="000000"/>
        </w:rPr>
        <w:tab/>
      </w:r>
      <w:r w:rsidRPr="00F506E3">
        <w:rPr>
          <w:color w:val="000000"/>
        </w:rPr>
        <w:t>The size of fish brought onto the facility;</w:t>
      </w:r>
    </w:p>
    <w:p w14:paraId="2FE94D41"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24458793"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c.</w:t>
      </w:r>
      <w:r>
        <w:rPr>
          <w:color w:val="000000"/>
        </w:rPr>
        <w:tab/>
      </w:r>
      <w:r w:rsidRPr="00F506E3">
        <w:rPr>
          <w:color w:val="000000"/>
        </w:rPr>
        <w:t>The size of fish introduced into earthen ponds;</w:t>
      </w:r>
    </w:p>
    <w:p w14:paraId="1A6EE324"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2B0C97E9"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d.</w:t>
      </w:r>
      <w:r>
        <w:rPr>
          <w:color w:val="000000"/>
        </w:rPr>
        <w:tab/>
      </w:r>
      <w:r w:rsidRPr="00F506E3">
        <w:rPr>
          <w:color w:val="000000"/>
        </w:rPr>
        <w:t>Facility construction and operation;</w:t>
      </w:r>
    </w:p>
    <w:p w14:paraId="1D2C8DD7"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514A382D"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e.</w:t>
      </w:r>
      <w:r>
        <w:rPr>
          <w:color w:val="000000"/>
        </w:rPr>
        <w:tab/>
      </w:r>
      <w:r w:rsidRPr="00F506E3">
        <w:rPr>
          <w:color w:val="000000"/>
        </w:rPr>
        <w:t>Disinfection procedures;</w:t>
      </w:r>
    </w:p>
    <w:p w14:paraId="2759E7FC"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3F25713C"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f.</w:t>
      </w:r>
      <w:r>
        <w:rPr>
          <w:color w:val="000000"/>
        </w:rPr>
        <w:tab/>
      </w:r>
      <w:r w:rsidRPr="00F506E3">
        <w:rPr>
          <w:color w:val="000000"/>
        </w:rPr>
        <w:t>Disposition of mortalities;</w:t>
      </w:r>
    </w:p>
    <w:p w14:paraId="1A75D79A"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35DCE964"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g.</w:t>
      </w:r>
      <w:r>
        <w:rPr>
          <w:color w:val="000000"/>
        </w:rPr>
        <w:tab/>
      </w:r>
      <w:r w:rsidRPr="00F506E3">
        <w:rPr>
          <w:color w:val="000000"/>
        </w:rPr>
        <w:t>Species to be reared;</w:t>
      </w:r>
    </w:p>
    <w:p w14:paraId="76F26EE0"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4D948780"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h.</w:t>
      </w:r>
      <w:r>
        <w:rPr>
          <w:color w:val="000000"/>
        </w:rPr>
        <w:tab/>
      </w:r>
      <w:r w:rsidRPr="00F506E3">
        <w:rPr>
          <w:color w:val="000000"/>
        </w:rPr>
        <w:t>Treatment of effluent;</w:t>
      </w:r>
    </w:p>
    <w:p w14:paraId="561F2AB7"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04B699EE"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i.</w:t>
      </w:r>
      <w:r>
        <w:rPr>
          <w:color w:val="000000"/>
        </w:rPr>
        <w:tab/>
      </w:r>
      <w:r w:rsidRPr="00F506E3">
        <w:rPr>
          <w:color w:val="000000"/>
        </w:rPr>
        <w:t>Exposure of vulnerable-sized fish to temperatu</w:t>
      </w:r>
      <w:r>
        <w:rPr>
          <w:color w:val="000000"/>
        </w:rPr>
        <w:t xml:space="preserve">res optimum for TAM </w:t>
      </w:r>
      <w:r w:rsidRPr="00F506E3">
        <w:rPr>
          <w:color w:val="000000"/>
        </w:rPr>
        <w:t>production;</w:t>
      </w:r>
    </w:p>
    <w:p w14:paraId="6C3C0511"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559B5390"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j.</w:t>
      </w:r>
      <w:r>
        <w:rPr>
          <w:color w:val="000000"/>
        </w:rPr>
        <w:tab/>
      </w:r>
      <w:r w:rsidRPr="00F506E3">
        <w:rPr>
          <w:color w:val="000000"/>
        </w:rPr>
        <w:t>Monitoring of effluent for spore/TAM levels, and;</w:t>
      </w:r>
    </w:p>
    <w:p w14:paraId="42E194DA"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p>
    <w:p w14:paraId="63184B5B" w14:textId="77777777" w:rsidR="00497E36" w:rsidRPr="00F506E3" w:rsidRDefault="00497E36" w:rsidP="00497E36">
      <w:pPr>
        <w:pStyle w:val="Secondnumber0"/>
        <w:tabs>
          <w:tab w:val="clear" w:pos="2160"/>
          <w:tab w:val="clear" w:pos="2430"/>
          <w:tab w:val="clear" w:pos="2880"/>
          <w:tab w:val="left" w:pos="3330"/>
        </w:tabs>
        <w:ind w:left="3330" w:hanging="450"/>
        <w:rPr>
          <w:color w:val="000000"/>
        </w:rPr>
      </w:pPr>
      <w:r>
        <w:rPr>
          <w:color w:val="000000"/>
        </w:rPr>
        <w:t>k.</w:t>
      </w:r>
      <w:r>
        <w:rPr>
          <w:color w:val="000000"/>
        </w:rPr>
        <w:tab/>
      </w:r>
      <w:r w:rsidRPr="00F506E3">
        <w:rPr>
          <w:color w:val="000000"/>
        </w:rPr>
        <w:t>Any other site specific or disease considerations.</w:t>
      </w:r>
    </w:p>
    <w:p w14:paraId="360FCBEF" w14:textId="77777777" w:rsidR="00497E36" w:rsidRPr="00F506E3" w:rsidRDefault="00497E36" w:rsidP="00497E36">
      <w:pPr>
        <w:rPr>
          <w:color w:val="000000"/>
        </w:rPr>
      </w:pPr>
    </w:p>
    <w:p w14:paraId="170F5C8E" w14:textId="77777777" w:rsidR="00497E36" w:rsidRPr="00F506E3" w:rsidRDefault="00497E36" w:rsidP="00497E36">
      <w:pPr>
        <w:pStyle w:val="FirstNumber"/>
        <w:tabs>
          <w:tab w:val="left" w:pos="2520"/>
        </w:tabs>
        <w:ind w:left="2520"/>
        <w:rPr>
          <w:color w:val="000000"/>
        </w:rPr>
      </w:pPr>
      <w:r>
        <w:rPr>
          <w:color w:val="000000"/>
        </w:rPr>
        <w:t>e.</w:t>
      </w:r>
      <w:r>
        <w:rPr>
          <w:color w:val="000000"/>
        </w:rPr>
        <w:tab/>
      </w:r>
      <w:r w:rsidRPr="00F506E3">
        <w:rPr>
          <w:color w:val="000000"/>
        </w:rPr>
        <w:t xml:space="preserve">Persons granted an exemption to operate a </w:t>
      </w:r>
      <w:r w:rsidRPr="008559DE">
        <w:rPr>
          <w:i/>
          <w:color w:val="000000"/>
        </w:rPr>
        <w:t>Myxobolus cerebralis</w:t>
      </w:r>
      <w:r w:rsidRPr="00F506E3" w:rsidDel="008559DE">
        <w:rPr>
          <w:color w:val="000000"/>
          <w:u w:val="single"/>
        </w:rPr>
        <w:t xml:space="preserve"> </w:t>
      </w:r>
      <w:r w:rsidRPr="00F506E3">
        <w:rPr>
          <w:color w:val="000000"/>
        </w:rPr>
        <w:t>positive facility within</w:t>
      </w:r>
      <w:r>
        <w:rPr>
          <w:color w:val="000000"/>
        </w:rPr>
        <w:t xml:space="preserve"> </w:t>
      </w:r>
      <w:r w:rsidRPr="00F506E3">
        <w:rPr>
          <w:color w:val="000000"/>
        </w:rPr>
        <w:t>salmonid habitat shall:</w:t>
      </w:r>
    </w:p>
    <w:p w14:paraId="435E6710" w14:textId="77777777" w:rsidR="00497E36" w:rsidRPr="00F506E3" w:rsidRDefault="00497E36" w:rsidP="00497E36">
      <w:pPr>
        <w:pStyle w:val="FirstNumber"/>
        <w:ind w:left="2160"/>
        <w:rPr>
          <w:color w:val="000000"/>
        </w:rPr>
      </w:pPr>
    </w:p>
    <w:p w14:paraId="17A4A27D" w14:textId="37C559A6" w:rsidR="00497E36" w:rsidRPr="00F506E3" w:rsidRDefault="00497E36" w:rsidP="00497E36">
      <w:pPr>
        <w:pStyle w:val="Secondletter0"/>
        <w:ind w:left="2880"/>
        <w:rPr>
          <w:color w:val="000000"/>
        </w:rPr>
      </w:pPr>
      <w:r w:rsidRPr="00F506E3">
        <w:rPr>
          <w:color w:val="000000"/>
        </w:rPr>
        <w:t>1.</w:t>
      </w:r>
      <w:r w:rsidR="00B0776A">
        <w:rPr>
          <w:color w:val="000000"/>
        </w:rPr>
        <w:t xml:space="preserve"> </w:t>
      </w:r>
      <w:r w:rsidRPr="00F506E3">
        <w:rPr>
          <w:color w:val="000000"/>
        </w:rPr>
        <w:t xml:space="preserve"> Comply at all times with the terms and conditions of any exemption granted by the Director, including, but not limited to, compliance with WDMP and the BMPs approved for the facility;</w:t>
      </w:r>
    </w:p>
    <w:p w14:paraId="21FA4870" w14:textId="77777777" w:rsidR="00497E36" w:rsidRPr="00F506E3" w:rsidRDefault="00497E36" w:rsidP="00497E36">
      <w:pPr>
        <w:pStyle w:val="Secondletter0"/>
        <w:ind w:left="2880" w:hanging="720"/>
        <w:rPr>
          <w:color w:val="000000"/>
        </w:rPr>
      </w:pPr>
    </w:p>
    <w:p w14:paraId="19B9BEEA" w14:textId="25B3567D" w:rsidR="00497E36" w:rsidRPr="00F506E3" w:rsidRDefault="00497E36" w:rsidP="00497E36">
      <w:pPr>
        <w:pStyle w:val="Secondletter0"/>
        <w:ind w:left="2880"/>
        <w:rPr>
          <w:color w:val="000000"/>
        </w:rPr>
      </w:pPr>
      <w:r w:rsidRPr="00F506E3">
        <w:rPr>
          <w:color w:val="000000"/>
        </w:rPr>
        <w:t>2.</w:t>
      </w:r>
      <w:r w:rsidR="00B0776A">
        <w:rPr>
          <w:color w:val="000000"/>
        </w:rPr>
        <w:t xml:space="preserve"> </w:t>
      </w:r>
      <w:r w:rsidRPr="00F506E3">
        <w:rPr>
          <w:color w:val="000000"/>
        </w:rPr>
        <w:t xml:space="preserve"> Submit an annual report to the Division by the anniversary date of the exemption.</w:t>
      </w:r>
      <w:r w:rsidR="00B0776A">
        <w:rPr>
          <w:color w:val="000000"/>
        </w:rPr>
        <w:t xml:space="preserve"> </w:t>
      </w:r>
      <w:r w:rsidRPr="00F506E3">
        <w:rPr>
          <w:color w:val="000000"/>
        </w:rPr>
        <w:t>The annual report shall address operation of the facility and compliance with terms and conditions of the exemption.</w:t>
      </w:r>
      <w:r w:rsidR="00B0776A">
        <w:rPr>
          <w:color w:val="000000"/>
        </w:rPr>
        <w:t xml:space="preserve"> </w:t>
      </w:r>
      <w:r w:rsidRPr="00F506E3">
        <w:rPr>
          <w:color w:val="000000"/>
        </w:rPr>
        <w:t xml:space="preserve">An annual site inspection may be conducted to determine compliance with the terms and conditions of the exemption. </w:t>
      </w:r>
    </w:p>
    <w:p w14:paraId="05DDE2C4" w14:textId="77777777" w:rsidR="00497E36" w:rsidRPr="00F506E3" w:rsidRDefault="00497E36" w:rsidP="00497E36">
      <w:pPr>
        <w:pStyle w:val="Secondletter0"/>
        <w:ind w:left="2880" w:hanging="720"/>
        <w:rPr>
          <w:color w:val="000000"/>
        </w:rPr>
      </w:pPr>
    </w:p>
    <w:p w14:paraId="2C511ED2" w14:textId="77777777" w:rsidR="00497E36" w:rsidRPr="00F506E3" w:rsidRDefault="00497E36" w:rsidP="00497E36">
      <w:pPr>
        <w:pStyle w:val="FirstNumber"/>
        <w:tabs>
          <w:tab w:val="left" w:pos="2520"/>
        </w:tabs>
        <w:ind w:left="2520"/>
        <w:rPr>
          <w:color w:val="000000"/>
        </w:rPr>
      </w:pPr>
      <w:r w:rsidRPr="00F506E3">
        <w:rPr>
          <w:color w:val="000000"/>
        </w:rPr>
        <w:t>f.</w:t>
      </w:r>
      <w:r w:rsidRPr="00F506E3">
        <w:rPr>
          <w:color w:val="000000"/>
        </w:rPr>
        <w:tab/>
        <w:t xml:space="preserve">Exemptions granted by the Director shall be valid unless the applicant fails to comply with the terms of the exemption, fails to submit an annual report, or new and significant information regarding the risks associated with continued operation of the </w:t>
      </w:r>
      <w:r w:rsidRPr="008559DE">
        <w:rPr>
          <w:i/>
          <w:color w:val="000000"/>
        </w:rPr>
        <w:t>Myxobolus cerebralis</w:t>
      </w:r>
      <w:r w:rsidRPr="00F506E3" w:rsidDel="008559DE">
        <w:rPr>
          <w:color w:val="000000"/>
          <w:u w:val="single"/>
        </w:rPr>
        <w:t xml:space="preserve"> </w:t>
      </w:r>
      <w:r w:rsidRPr="00F506E3">
        <w:rPr>
          <w:color w:val="000000"/>
        </w:rPr>
        <w:t xml:space="preserve">positive facility, or the availability of </w:t>
      </w:r>
      <w:r w:rsidRPr="00F506E3">
        <w:rPr>
          <w:color w:val="000000"/>
        </w:rPr>
        <w:lastRenderedPageBreak/>
        <w:t>BMPs which would improve management of the infection, supports modification of the WDMP and the exemption or revocation of the exemption.</w:t>
      </w:r>
    </w:p>
    <w:p w14:paraId="3F1818CF" w14:textId="77777777" w:rsidR="00497E36" w:rsidRPr="00F506E3" w:rsidRDefault="00497E36" w:rsidP="00497E36">
      <w:pPr>
        <w:pStyle w:val="FirstNumber"/>
        <w:ind w:left="0" w:firstLine="0"/>
        <w:rPr>
          <w:color w:val="000000"/>
        </w:rPr>
      </w:pPr>
    </w:p>
    <w:p w14:paraId="1A7C91B9" w14:textId="77777777" w:rsidR="00497E36" w:rsidRPr="00F506E3" w:rsidRDefault="00497E36" w:rsidP="00497E36">
      <w:pPr>
        <w:pStyle w:val="FirstLetter"/>
        <w:tabs>
          <w:tab w:val="clear" w:pos="0"/>
          <w:tab w:val="clear" w:pos="1530"/>
          <w:tab w:val="clear" w:pos="2070"/>
        </w:tabs>
        <w:ind w:left="2160"/>
      </w:pPr>
      <w:r w:rsidRPr="00F506E3">
        <w:t>4.</w:t>
      </w:r>
      <w:r>
        <w:tab/>
      </w:r>
      <w:r w:rsidRPr="00F506E3">
        <w:t xml:space="preserve">Release of </w:t>
      </w:r>
      <w:r w:rsidRPr="001D2B9A">
        <w:rPr>
          <w:i/>
        </w:rPr>
        <w:t>Myxobolus cerebralis</w:t>
      </w:r>
      <w:r>
        <w:t xml:space="preserve"> </w:t>
      </w:r>
      <w:r w:rsidRPr="00F506E3">
        <w:t xml:space="preserve">Positive Fish </w:t>
      </w:r>
    </w:p>
    <w:p w14:paraId="37EF157D" w14:textId="77777777" w:rsidR="00497E36" w:rsidRPr="00F506E3" w:rsidRDefault="00497E36" w:rsidP="00497E36">
      <w:pPr>
        <w:pStyle w:val="FirstNumber"/>
        <w:rPr>
          <w:color w:val="000000"/>
        </w:rPr>
      </w:pPr>
    </w:p>
    <w:p w14:paraId="6A18277C" w14:textId="77777777" w:rsidR="00497E36" w:rsidRPr="00F506E3" w:rsidRDefault="00497E36" w:rsidP="00497E36">
      <w:pPr>
        <w:pStyle w:val="FirstNumber"/>
        <w:tabs>
          <w:tab w:val="left" w:pos="2520"/>
        </w:tabs>
        <w:ind w:left="2520"/>
        <w:rPr>
          <w:color w:val="000000"/>
        </w:rPr>
      </w:pPr>
      <w:r w:rsidRPr="00F506E3">
        <w:rPr>
          <w:color w:val="000000"/>
        </w:rPr>
        <w:t xml:space="preserve">a. </w:t>
      </w:r>
      <w:r w:rsidRPr="00F506E3">
        <w:rPr>
          <w:color w:val="000000"/>
        </w:rPr>
        <w:tab/>
        <w:t xml:space="preserve">No live salmonid originating from a facility which has been diagnosed positive or presumptive for </w:t>
      </w:r>
      <w:r w:rsidRPr="001D2B9A">
        <w:rPr>
          <w:i/>
          <w:color w:val="000000"/>
        </w:rPr>
        <w:t>Myxobolus cerebralis</w:t>
      </w:r>
      <w:r w:rsidRPr="00F506E3">
        <w:rPr>
          <w:color w:val="000000"/>
        </w:rPr>
        <w:t xml:space="preserve"> may be released into salmonid habitat unless an exemption allowing such stocking has been granted by the Director after consultation with the Fish Health Board.</w:t>
      </w:r>
    </w:p>
    <w:p w14:paraId="3BAFC066" w14:textId="77777777" w:rsidR="00497E36" w:rsidRPr="00F506E3" w:rsidRDefault="00497E36" w:rsidP="00497E36">
      <w:pPr>
        <w:pStyle w:val="FirstNumber"/>
        <w:tabs>
          <w:tab w:val="left" w:pos="2520"/>
        </w:tabs>
        <w:ind w:left="2520"/>
        <w:rPr>
          <w:color w:val="000000"/>
        </w:rPr>
      </w:pPr>
    </w:p>
    <w:p w14:paraId="6074E8A9" w14:textId="77777777" w:rsidR="00497E36" w:rsidRPr="00F506E3" w:rsidRDefault="00497E36" w:rsidP="00497E36">
      <w:pPr>
        <w:pStyle w:val="FirstNumber"/>
        <w:tabs>
          <w:tab w:val="left" w:pos="2520"/>
        </w:tabs>
        <w:ind w:left="2520"/>
        <w:rPr>
          <w:color w:val="000000"/>
        </w:rPr>
      </w:pPr>
      <w:r w:rsidRPr="00F506E3">
        <w:rPr>
          <w:color w:val="000000"/>
        </w:rPr>
        <w:t xml:space="preserve">b. </w:t>
      </w:r>
      <w:r w:rsidRPr="00F506E3">
        <w:rPr>
          <w:color w:val="000000"/>
        </w:rPr>
        <w:tab/>
        <w:t>Applications for exemptions shall be submitted to the Director at least 60 days prior to any proposed stocking.</w:t>
      </w:r>
    </w:p>
    <w:p w14:paraId="000E92E9" w14:textId="77777777" w:rsidR="00497E36" w:rsidRPr="00F506E3" w:rsidRDefault="00497E36" w:rsidP="00497E36">
      <w:pPr>
        <w:pStyle w:val="FirstNumber"/>
        <w:tabs>
          <w:tab w:val="left" w:pos="2520"/>
        </w:tabs>
        <w:ind w:left="2520"/>
        <w:rPr>
          <w:color w:val="000000"/>
        </w:rPr>
      </w:pPr>
    </w:p>
    <w:p w14:paraId="4A269D41" w14:textId="77777777" w:rsidR="00497E36" w:rsidRPr="00F506E3" w:rsidRDefault="00497E36" w:rsidP="00497E36">
      <w:pPr>
        <w:pStyle w:val="FirstNumber"/>
        <w:tabs>
          <w:tab w:val="clear" w:pos="1080"/>
          <w:tab w:val="left" w:pos="1800"/>
          <w:tab w:val="left" w:pos="2520"/>
        </w:tabs>
        <w:ind w:left="2520"/>
        <w:rPr>
          <w:color w:val="000000"/>
        </w:rPr>
      </w:pPr>
      <w:r w:rsidRPr="00F506E3">
        <w:rPr>
          <w:color w:val="000000"/>
        </w:rPr>
        <w:t xml:space="preserve">c. </w:t>
      </w:r>
      <w:r w:rsidRPr="00F506E3">
        <w:rPr>
          <w:color w:val="000000"/>
        </w:rPr>
        <w:tab/>
        <w:t>Applications for stocking exemptions shall be evaluated based on the following factors:</w:t>
      </w:r>
    </w:p>
    <w:p w14:paraId="466BB1B0" w14:textId="77777777" w:rsidR="00497E36" w:rsidRPr="00F506E3" w:rsidRDefault="00497E36" w:rsidP="00497E36">
      <w:pPr>
        <w:rPr>
          <w:color w:val="000000"/>
        </w:rPr>
      </w:pPr>
    </w:p>
    <w:p w14:paraId="2C8C83B5" w14:textId="4DCF48E2" w:rsidR="00497E36" w:rsidRPr="00F506E3" w:rsidRDefault="00497E36" w:rsidP="00497E36">
      <w:pPr>
        <w:pStyle w:val="Secondletter0"/>
        <w:ind w:left="2880"/>
        <w:rPr>
          <w:color w:val="000000"/>
        </w:rPr>
      </w:pPr>
      <w:r w:rsidRPr="00F506E3">
        <w:rPr>
          <w:color w:val="000000"/>
        </w:rPr>
        <w:t>1.</w:t>
      </w:r>
      <w:r w:rsidR="00B0776A">
        <w:rPr>
          <w:color w:val="000000"/>
        </w:rPr>
        <w:t xml:space="preserve"> </w:t>
      </w:r>
      <w:r w:rsidRPr="00F506E3">
        <w:rPr>
          <w:color w:val="000000"/>
        </w:rPr>
        <w:t xml:space="preserve"> The risk to native cutthroat trout management habitats, any other salmonid habitats or any recreationally valuable salmonid fishery, including consideration of:</w:t>
      </w:r>
    </w:p>
    <w:p w14:paraId="25A57745" w14:textId="77777777" w:rsidR="00497E36" w:rsidRPr="00F506E3" w:rsidRDefault="00497E36" w:rsidP="00497E36">
      <w:pPr>
        <w:pStyle w:val="Secondletter0"/>
        <w:ind w:left="2880" w:hanging="720"/>
        <w:rPr>
          <w:color w:val="000000"/>
        </w:rPr>
      </w:pPr>
    </w:p>
    <w:p w14:paraId="57DD549A" w14:textId="77777777" w:rsidR="00497E36" w:rsidRPr="00F506E3" w:rsidRDefault="00497E36" w:rsidP="00497E36">
      <w:pPr>
        <w:pStyle w:val="Secondnumber0"/>
        <w:tabs>
          <w:tab w:val="clear" w:pos="2160"/>
          <w:tab w:val="left" w:pos="3330"/>
        </w:tabs>
        <w:ind w:left="3330" w:hanging="450"/>
        <w:rPr>
          <w:color w:val="000000"/>
        </w:rPr>
      </w:pPr>
      <w:r w:rsidRPr="00F506E3">
        <w:rPr>
          <w:color w:val="000000"/>
        </w:rPr>
        <w:t>a.</w:t>
      </w:r>
      <w:r>
        <w:rPr>
          <w:color w:val="000000"/>
        </w:rPr>
        <w:tab/>
      </w:r>
      <w:r w:rsidRPr="00F506E3">
        <w:rPr>
          <w:color w:val="000000"/>
          <w:u w:val="single"/>
        </w:rPr>
        <w:t>M.c.</w:t>
      </w:r>
      <w:r w:rsidRPr="00F506E3">
        <w:rPr>
          <w:color w:val="000000"/>
        </w:rPr>
        <w:t xml:space="preserve"> status of free-ranging fish in the water proposed for stocking;</w:t>
      </w:r>
    </w:p>
    <w:p w14:paraId="61037D2C" w14:textId="77777777" w:rsidR="00497E36" w:rsidRPr="00F506E3" w:rsidRDefault="00497E36" w:rsidP="00497E36">
      <w:pPr>
        <w:pStyle w:val="Secondnumber0"/>
        <w:tabs>
          <w:tab w:val="clear" w:pos="2160"/>
          <w:tab w:val="left" w:pos="3330"/>
        </w:tabs>
        <w:ind w:left="3330" w:hanging="450"/>
        <w:rPr>
          <w:color w:val="000000"/>
        </w:rPr>
      </w:pPr>
    </w:p>
    <w:p w14:paraId="5DE5EA08" w14:textId="77777777" w:rsidR="00497E36" w:rsidRPr="00F506E3" w:rsidRDefault="00497E36" w:rsidP="00497E36">
      <w:pPr>
        <w:pStyle w:val="Secondnumber0"/>
        <w:tabs>
          <w:tab w:val="clear" w:pos="2160"/>
          <w:tab w:val="left" w:pos="3060"/>
          <w:tab w:val="left" w:pos="3330"/>
        </w:tabs>
        <w:ind w:left="3330" w:hanging="450"/>
        <w:rPr>
          <w:color w:val="000000"/>
        </w:rPr>
      </w:pPr>
      <w:r>
        <w:rPr>
          <w:color w:val="000000"/>
        </w:rPr>
        <w:t>b.</w:t>
      </w:r>
      <w:r>
        <w:rPr>
          <w:color w:val="000000"/>
        </w:rPr>
        <w:tab/>
      </w:r>
      <w:r>
        <w:rPr>
          <w:color w:val="000000"/>
        </w:rPr>
        <w:tab/>
      </w:r>
      <w:r w:rsidRPr="00F506E3">
        <w:rPr>
          <w:color w:val="000000"/>
        </w:rPr>
        <w:t>Proximity to native cutthroat trout waters or planned cutthroat trout recovery areas;</w:t>
      </w:r>
    </w:p>
    <w:p w14:paraId="58502812" w14:textId="77777777" w:rsidR="00497E36" w:rsidRPr="00F506E3" w:rsidRDefault="00497E36" w:rsidP="00497E36">
      <w:pPr>
        <w:pStyle w:val="Secondnumber0"/>
        <w:tabs>
          <w:tab w:val="clear" w:pos="2160"/>
          <w:tab w:val="left" w:pos="3330"/>
        </w:tabs>
        <w:ind w:left="3330" w:hanging="450"/>
        <w:rPr>
          <w:color w:val="000000"/>
        </w:rPr>
      </w:pPr>
    </w:p>
    <w:p w14:paraId="161E1B59" w14:textId="77777777" w:rsidR="00497E36" w:rsidRPr="00F506E3" w:rsidRDefault="00497E36" w:rsidP="00497E36">
      <w:pPr>
        <w:pStyle w:val="Secondnumber0"/>
        <w:tabs>
          <w:tab w:val="clear" w:pos="2160"/>
          <w:tab w:val="left" w:pos="3060"/>
          <w:tab w:val="left" w:pos="3330"/>
        </w:tabs>
        <w:ind w:left="3330" w:hanging="450"/>
        <w:rPr>
          <w:color w:val="000000"/>
        </w:rPr>
      </w:pPr>
      <w:r>
        <w:rPr>
          <w:color w:val="000000"/>
        </w:rPr>
        <w:t>c.</w:t>
      </w:r>
      <w:r>
        <w:rPr>
          <w:color w:val="000000"/>
        </w:rPr>
        <w:tab/>
      </w:r>
      <w:r>
        <w:rPr>
          <w:color w:val="000000"/>
        </w:rPr>
        <w:tab/>
      </w:r>
      <w:r w:rsidRPr="00F506E3">
        <w:rPr>
          <w:color w:val="000000"/>
        </w:rPr>
        <w:t>Size and species of salmonids to be stocked;</w:t>
      </w:r>
    </w:p>
    <w:p w14:paraId="1C0BF2E3" w14:textId="77777777" w:rsidR="00497E36" w:rsidRPr="00F506E3" w:rsidRDefault="00497E36" w:rsidP="00497E36">
      <w:pPr>
        <w:pStyle w:val="Secondnumber0"/>
        <w:tabs>
          <w:tab w:val="clear" w:pos="2160"/>
          <w:tab w:val="left" w:pos="3330"/>
        </w:tabs>
        <w:ind w:left="3330" w:hanging="450"/>
        <w:rPr>
          <w:color w:val="000000"/>
        </w:rPr>
      </w:pPr>
    </w:p>
    <w:p w14:paraId="1171A1DE" w14:textId="77777777" w:rsidR="00497E36" w:rsidRPr="00F506E3" w:rsidRDefault="00497E36" w:rsidP="00497E36">
      <w:pPr>
        <w:pStyle w:val="Secondnumber0"/>
        <w:tabs>
          <w:tab w:val="clear" w:pos="2160"/>
          <w:tab w:val="left" w:pos="3330"/>
        </w:tabs>
        <w:ind w:left="3330" w:hanging="450"/>
        <w:rPr>
          <w:color w:val="000000"/>
        </w:rPr>
      </w:pPr>
      <w:r>
        <w:rPr>
          <w:color w:val="000000"/>
        </w:rPr>
        <w:t>d.</w:t>
      </w:r>
      <w:r>
        <w:rPr>
          <w:color w:val="000000"/>
        </w:rPr>
        <w:tab/>
      </w:r>
      <w:r w:rsidRPr="00F506E3">
        <w:rPr>
          <w:color w:val="000000"/>
        </w:rPr>
        <w:t xml:space="preserve">The prevalence or intensity of </w:t>
      </w:r>
      <w:r w:rsidRPr="008559DE">
        <w:rPr>
          <w:i/>
          <w:color w:val="000000"/>
        </w:rPr>
        <w:t>Myxobolus cerebralis</w:t>
      </w:r>
      <w:r w:rsidRPr="00F506E3" w:rsidDel="001D2B9A">
        <w:rPr>
          <w:color w:val="000000"/>
          <w:u w:val="single"/>
        </w:rPr>
        <w:t xml:space="preserve"> </w:t>
      </w:r>
      <w:r w:rsidRPr="00F506E3">
        <w:rPr>
          <w:color w:val="000000"/>
        </w:rPr>
        <w:t>infection in and the total number of salmonids to be stocked;</w:t>
      </w:r>
    </w:p>
    <w:p w14:paraId="4F5B8C5A" w14:textId="77777777" w:rsidR="00497E36" w:rsidRPr="00F506E3" w:rsidRDefault="00497E36" w:rsidP="00497E36">
      <w:pPr>
        <w:pStyle w:val="Secondnumber0"/>
        <w:tabs>
          <w:tab w:val="clear" w:pos="2160"/>
          <w:tab w:val="left" w:pos="3330"/>
        </w:tabs>
        <w:ind w:left="3330" w:hanging="450"/>
        <w:rPr>
          <w:color w:val="000000"/>
        </w:rPr>
      </w:pPr>
    </w:p>
    <w:p w14:paraId="06243636" w14:textId="77777777" w:rsidR="00497E36" w:rsidRPr="00F506E3" w:rsidRDefault="00497E36" w:rsidP="00497E36">
      <w:pPr>
        <w:pStyle w:val="Secondnumber0"/>
        <w:tabs>
          <w:tab w:val="clear" w:pos="2160"/>
          <w:tab w:val="left" w:pos="3330"/>
        </w:tabs>
        <w:ind w:left="3330" w:hanging="450"/>
        <w:rPr>
          <w:color w:val="000000"/>
        </w:rPr>
      </w:pPr>
      <w:r>
        <w:rPr>
          <w:color w:val="000000"/>
        </w:rPr>
        <w:t>e.</w:t>
      </w:r>
      <w:r>
        <w:rPr>
          <w:color w:val="000000"/>
        </w:rPr>
        <w:tab/>
      </w:r>
      <w:r w:rsidRPr="00F506E3">
        <w:rPr>
          <w:color w:val="000000"/>
        </w:rPr>
        <w:t>Connection of the water proposed for stocking</w:t>
      </w:r>
      <w:r>
        <w:rPr>
          <w:color w:val="000000"/>
        </w:rPr>
        <w:t xml:space="preserve"> to other public or private </w:t>
      </w:r>
      <w:r w:rsidRPr="00F506E3">
        <w:rPr>
          <w:color w:val="000000"/>
        </w:rPr>
        <w:t>water at any time during the year;</w:t>
      </w:r>
    </w:p>
    <w:p w14:paraId="36405D1B" w14:textId="77777777" w:rsidR="00497E36" w:rsidRPr="00F506E3" w:rsidRDefault="00497E36" w:rsidP="00497E36">
      <w:pPr>
        <w:pStyle w:val="Secondnumber0"/>
        <w:tabs>
          <w:tab w:val="clear" w:pos="2160"/>
          <w:tab w:val="left" w:pos="3330"/>
        </w:tabs>
        <w:ind w:left="3330" w:hanging="450"/>
        <w:rPr>
          <w:color w:val="000000"/>
        </w:rPr>
      </w:pPr>
    </w:p>
    <w:p w14:paraId="5E40A415" w14:textId="77777777" w:rsidR="00497E36" w:rsidRPr="00F506E3" w:rsidRDefault="00497E36" w:rsidP="00497E36">
      <w:pPr>
        <w:pStyle w:val="Secondnumber0"/>
        <w:tabs>
          <w:tab w:val="clear" w:pos="2160"/>
          <w:tab w:val="left" w:pos="3330"/>
        </w:tabs>
        <w:ind w:left="3330" w:hanging="450"/>
        <w:rPr>
          <w:color w:val="000000"/>
        </w:rPr>
      </w:pPr>
      <w:r>
        <w:rPr>
          <w:color w:val="000000"/>
        </w:rPr>
        <w:t>f.</w:t>
      </w:r>
      <w:r>
        <w:rPr>
          <w:color w:val="000000"/>
        </w:rPr>
        <w:tab/>
      </w:r>
      <w:r w:rsidRPr="00F506E3">
        <w:rPr>
          <w:color w:val="000000"/>
        </w:rPr>
        <w:t>The presence of naturally reproducing sal</w:t>
      </w:r>
      <w:r>
        <w:rPr>
          <w:color w:val="000000"/>
        </w:rPr>
        <w:t xml:space="preserve">monid species in connected </w:t>
      </w:r>
      <w:r w:rsidRPr="00F506E3">
        <w:rPr>
          <w:color w:val="000000"/>
        </w:rPr>
        <w:t>waters;</w:t>
      </w:r>
    </w:p>
    <w:p w14:paraId="70E39A35" w14:textId="77777777" w:rsidR="00497E36" w:rsidRPr="00F506E3" w:rsidRDefault="00497E36" w:rsidP="00497E36">
      <w:pPr>
        <w:pStyle w:val="Secondnumber0"/>
        <w:tabs>
          <w:tab w:val="clear" w:pos="2160"/>
          <w:tab w:val="left" w:pos="3330"/>
        </w:tabs>
        <w:ind w:left="3330" w:hanging="450"/>
        <w:rPr>
          <w:color w:val="000000"/>
        </w:rPr>
      </w:pPr>
    </w:p>
    <w:p w14:paraId="669FE8A0" w14:textId="77777777" w:rsidR="00497E36" w:rsidRPr="00F506E3" w:rsidRDefault="00497E36" w:rsidP="00497E36">
      <w:pPr>
        <w:pStyle w:val="Secondnumber0"/>
        <w:tabs>
          <w:tab w:val="clear" w:pos="2160"/>
          <w:tab w:val="left" w:pos="3330"/>
        </w:tabs>
        <w:ind w:left="3330" w:hanging="450"/>
        <w:rPr>
          <w:color w:val="000000"/>
        </w:rPr>
      </w:pPr>
      <w:r>
        <w:rPr>
          <w:color w:val="000000"/>
        </w:rPr>
        <w:t>g.</w:t>
      </w:r>
      <w:r>
        <w:rPr>
          <w:color w:val="000000"/>
        </w:rPr>
        <w:tab/>
      </w:r>
      <w:r w:rsidRPr="00F506E3">
        <w:rPr>
          <w:color w:val="000000"/>
        </w:rPr>
        <w:t xml:space="preserve">The prevalence or intensity of </w:t>
      </w:r>
      <w:r w:rsidRPr="008559DE">
        <w:rPr>
          <w:i/>
          <w:color w:val="000000"/>
        </w:rPr>
        <w:t>Myxobolus cerebralis</w:t>
      </w:r>
      <w:r w:rsidRPr="00F506E3">
        <w:rPr>
          <w:color w:val="000000"/>
        </w:rPr>
        <w:t xml:space="preserve"> infection, if any, in naturally reproducing salmonid populations present in connected waters;</w:t>
      </w:r>
    </w:p>
    <w:p w14:paraId="1FAC2841" w14:textId="77777777" w:rsidR="00497E36" w:rsidRPr="00F506E3" w:rsidRDefault="00497E36" w:rsidP="00497E36">
      <w:pPr>
        <w:pStyle w:val="Secondnumber0"/>
        <w:tabs>
          <w:tab w:val="clear" w:pos="2160"/>
          <w:tab w:val="left" w:pos="3330"/>
        </w:tabs>
        <w:ind w:left="3330" w:hanging="450"/>
        <w:rPr>
          <w:color w:val="000000"/>
        </w:rPr>
      </w:pPr>
    </w:p>
    <w:p w14:paraId="2A910F32" w14:textId="77777777" w:rsidR="00497E36" w:rsidRPr="00F506E3" w:rsidRDefault="00497E36" w:rsidP="00497E36">
      <w:pPr>
        <w:pStyle w:val="Secondnumber0"/>
        <w:tabs>
          <w:tab w:val="clear" w:pos="2160"/>
          <w:tab w:val="left" w:pos="3330"/>
        </w:tabs>
        <w:ind w:left="3330" w:hanging="450"/>
        <w:rPr>
          <w:color w:val="000000"/>
        </w:rPr>
      </w:pPr>
      <w:r>
        <w:rPr>
          <w:color w:val="000000"/>
        </w:rPr>
        <w:t>h.</w:t>
      </w:r>
      <w:r>
        <w:rPr>
          <w:color w:val="000000"/>
        </w:rPr>
        <w:tab/>
      </w:r>
      <w:r w:rsidRPr="00F506E3">
        <w:rPr>
          <w:color w:val="000000"/>
        </w:rPr>
        <w:t xml:space="preserve">The presence and </w:t>
      </w:r>
      <w:r w:rsidRPr="008559DE">
        <w:rPr>
          <w:i/>
          <w:color w:val="000000"/>
        </w:rPr>
        <w:t>Myxobolus cerebralis</w:t>
      </w:r>
      <w:r w:rsidRPr="00F506E3" w:rsidDel="001D2B9A">
        <w:rPr>
          <w:color w:val="000000"/>
          <w:u w:val="single"/>
        </w:rPr>
        <w:t xml:space="preserve"> </w:t>
      </w:r>
      <w:r w:rsidRPr="00F506E3">
        <w:rPr>
          <w:color w:val="000000"/>
        </w:rPr>
        <w:t xml:space="preserve">status of </w:t>
      </w:r>
      <w:r>
        <w:rPr>
          <w:color w:val="000000"/>
        </w:rPr>
        <w:t xml:space="preserve">fish production or distribution </w:t>
      </w:r>
      <w:r w:rsidRPr="00F506E3">
        <w:rPr>
          <w:color w:val="000000"/>
        </w:rPr>
        <w:t>facilities in connected waters;</w:t>
      </w:r>
    </w:p>
    <w:p w14:paraId="1A00B2E1" w14:textId="77777777" w:rsidR="00497E36" w:rsidRPr="00F506E3" w:rsidRDefault="00497E36" w:rsidP="00497E36">
      <w:pPr>
        <w:pStyle w:val="Secondnumber0"/>
        <w:tabs>
          <w:tab w:val="clear" w:pos="2160"/>
          <w:tab w:val="left" w:pos="3330"/>
        </w:tabs>
        <w:ind w:left="3330" w:hanging="450"/>
        <w:rPr>
          <w:color w:val="000000"/>
        </w:rPr>
      </w:pPr>
    </w:p>
    <w:p w14:paraId="27DB20AE" w14:textId="77777777" w:rsidR="00497E36" w:rsidRPr="00F506E3" w:rsidRDefault="00497E36" w:rsidP="00497E36">
      <w:pPr>
        <w:pStyle w:val="Secondnumber0"/>
        <w:tabs>
          <w:tab w:val="clear" w:pos="2160"/>
          <w:tab w:val="left" w:pos="3330"/>
        </w:tabs>
        <w:ind w:left="3330" w:hanging="450"/>
        <w:rPr>
          <w:color w:val="000000"/>
        </w:rPr>
      </w:pPr>
      <w:r>
        <w:rPr>
          <w:color w:val="000000"/>
        </w:rPr>
        <w:t>i.</w:t>
      </w:r>
      <w:r>
        <w:rPr>
          <w:color w:val="000000"/>
        </w:rPr>
        <w:tab/>
      </w:r>
      <w:r w:rsidRPr="00F506E3">
        <w:rPr>
          <w:color w:val="000000"/>
        </w:rPr>
        <w:t>The physical and operational, if an impoundment, characteristics of the water to be stocked;</w:t>
      </w:r>
    </w:p>
    <w:p w14:paraId="1C817CDE" w14:textId="77777777" w:rsidR="00497E36" w:rsidRPr="00F506E3" w:rsidRDefault="00497E36" w:rsidP="00497E36">
      <w:pPr>
        <w:pStyle w:val="Secondnumber0"/>
        <w:tabs>
          <w:tab w:val="clear" w:pos="2160"/>
          <w:tab w:val="left" w:pos="3330"/>
        </w:tabs>
        <w:ind w:left="3330" w:hanging="450"/>
        <w:rPr>
          <w:color w:val="000000"/>
        </w:rPr>
      </w:pPr>
    </w:p>
    <w:p w14:paraId="2EA01955" w14:textId="77777777" w:rsidR="00497E36" w:rsidRPr="00F506E3" w:rsidRDefault="00497E36" w:rsidP="00497E36">
      <w:pPr>
        <w:pStyle w:val="Secondnumber0"/>
        <w:tabs>
          <w:tab w:val="clear" w:pos="2160"/>
          <w:tab w:val="left" w:pos="3330"/>
        </w:tabs>
        <w:ind w:left="3330" w:hanging="450"/>
        <w:rPr>
          <w:color w:val="000000"/>
        </w:rPr>
      </w:pPr>
      <w:r>
        <w:rPr>
          <w:color w:val="000000"/>
        </w:rPr>
        <w:t>j.</w:t>
      </w:r>
      <w:r>
        <w:rPr>
          <w:color w:val="000000"/>
        </w:rPr>
        <w:tab/>
      </w:r>
      <w:r w:rsidRPr="00F506E3">
        <w:rPr>
          <w:color w:val="000000"/>
        </w:rPr>
        <w:t xml:space="preserve">Any other factor which determined by the Director to be important in determining the risk to fish or fish habitat. </w:t>
      </w:r>
    </w:p>
    <w:p w14:paraId="4EF88CB2" w14:textId="77777777" w:rsidR="00497E36" w:rsidRPr="00F506E3" w:rsidRDefault="00497E36" w:rsidP="00497E36">
      <w:pPr>
        <w:pStyle w:val="Secondnumber0"/>
        <w:ind w:left="2880"/>
        <w:rPr>
          <w:color w:val="000000"/>
        </w:rPr>
      </w:pPr>
    </w:p>
    <w:p w14:paraId="303A790F" w14:textId="77777777" w:rsidR="00497E36" w:rsidRPr="00F506E3" w:rsidRDefault="00497E36" w:rsidP="00497E36">
      <w:pPr>
        <w:pStyle w:val="Secondletter0"/>
        <w:tabs>
          <w:tab w:val="clear" w:pos="1800"/>
        </w:tabs>
        <w:ind w:left="2880"/>
        <w:rPr>
          <w:color w:val="000000"/>
        </w:rPr>
      </w:pPr>
      <w:r w:rsidRPr="00F506E3">
        <w:rPr>
          <w:color w:val="000000"/>
        </w:rPr>
        <w:t>2.</w:t>
      </w:r>
      <w:r w:rsidRPr="00F506E3">
        <w:rPr>
          <w:color w:val="000000"/>
        </w:rPr>
        <w:tab/>
        <w:t>Social and economic impacts to private and public entities, and;</w:t>
      </w:r>
    </w:p>
    <w:p w14:paraId="4E42F99C" w14:textId="77777777" w:rsidR="00497E36" w:rsidRPr="00F506E3" w:rsidRDefault="00497E36" w:rsidP="00497E36">
      <w:pPr>
        <w:pStyle w:val="Secondletter0"/>
        <w:tabs>
          <w:tab w:val="clear" w:pos="1800"/>
        </w:tabs>
        <w:ind w:left="2880"/>
        <w:rPr>
          <w:color w:val="000000"/>
        </w:rPr>
      </w:pPr>
    </w:p>
    <w:p w14:paraId="7A6EA23F" w14:textId="77777777" w:rsidR="00497E36" w:rsidRPr="00F506E3" w:rsidRDefault="00497E36" w:rsidP="00497E36">
      <w:pPr>
        <w:pStyle w:val="Secondletter0"/>
        <w:tabs>
          <w:tab w:val="clear" w:pos="1800"/>
        </w:tabs>
        <w:ind w:left="2880"/>
        <w:rPr>
          <w:color w:val="000000"/>
        </w:rPr>
      </w:pPr>
      <w:r w:rsidRPr="00F506E3">
        <w:rPr>
          <w:color w:val="000000"/>
        </w:rPr>
        <w:t>3.</w:t>
      </w:r>
      <w:r w:rsidRPr="00F506E3">
        <w:rPr>
          <w:color w:val="000000"/>
        </w:rPr>
        <w:tab/>
        <w:t>The Whirling Disease Management Plan (WDMP) submitted by the applicant.</w:t>
      </w:r>
    </w:p>
    <w:p w14:paraId="01533D28" w14:textId="77777777" w:rsidR="00497E36" w:rsidRPr="00F506E3" w:rsidRDefault="00497E36" w:rsidP="00497E36">
      <w:pPr>
        <w:pStyle w:val="Secondletter0"/>
        <w:ind w:firstLine="0"/>
        <w:rPr>
          <w:color w:val="000000"/>
        </w:rPr>
      </w:pPr>
    </w:p>
    <w:p w14:paraId="715DDB27" w14:textId="40A2C496" w:rsidR="00497E36" w:rsidRPr="00F506E3" w:rsidRDefault="00497E36" w:rsidP="00497E36">
      <w:pPr>
        <w:pStyle w:val="FirstNumber"/>
        <w:tabs>
          <w:tab w:val="left" w:pos="2520"/>
        </w:tabs>
        <w:ind w:left="2520"/>
        <w:rPr>
          <w:color w:val="000000"/>
        </w:rPr>
      </w:pPr>
      <w:r>
        <w:rPr>
          <w:color w:val="000000"/>
        </w:rPr>
        <w:t xml:space="preserve">d. </w:t>
      </w:r>
      <w:r>
        <w:rPr>
          <w:color w:val="000000"/>
        </w:rPr>
        <w:tab/>
      </w:r>
      <w:r w:rsidRPr="00F506E3">
        <w:rPr>
          <w:color w:val="000000"/>
        </w:rPr>
        <w:t>All applications for stocking exemptions shall include a Whirling Disease Management Plan (WDMP).</w:t>
      </w:r>
      <w:r w:rsidR="00B0776A">
        <w:rPr>
          <w:color w:val="000000"/>
        </w:rPr>
        <w:t xml:space="preserve"> </w:t>
      </w:r>
      <w:r w:rsidRPr="00F506E3">
        <w:rPr>
          <w:color w:val="000000"/>
        </w:rPr>
        <w:t xml:space="preserve">The WDMP shall include the best management practices (BMP's) to be used to minimize the discharge of spores and TAMS </w:t>
      </w:r>
      <w:r w:rsidRPr="00F506E3">
        <w:rPr>
          <w:color w:val="000000"/>
        </w:rPr>
        <w:lastRenderedPageBreak/>
        <w:t>to waters of the state due to the stocking of the fish. BMP's for fish stocking shall, at a minimum, specifically describe or address the following factors:</w:t>
      </w:r>
    </w:p>
    <w:p w14:paraId="38AD6D24" w14:textId="77777777" w:rsidR="00497E36" w:rsidRPr="00F506E3" w:rsidRDefault="00497E36" w:rsidP="00497E36">
      <w:pPr>
        <w:pStyle w:val="FirstNumber"/>
        <w:ind w:left="2160"/>
        <w:rPr>
          <w:color w:val="000000"/>
        </w:rPr>
      </w:pPr>
    </w:p>
    <w:p w14:paraId="7040DAC3" w14:textId="77777777" w:rsidR="00497E36" w:rsidRPr="00F506E3" w:rsidRDefault="00497E36" w:rsidP="00497E36">
      <w:pPr>
        <w:pStyle w:val="Secondnumber0"/>
        <w:tabs>
          <w:tab w:val="clear" w:pos="2160"/>
        </w:tabs>
        <w:ind w:left="2880"/>
        <w:rPr>
          <w:color w:val="000000"/>
        </w:rPr>
      </w:pPr>
      <w:r w:rsidRPr="00F506E3">
        <w:rPr>
          <w:color w:val="000000"/>
        </w:rPr>
        <w:t>1.</w:t>
      </w:r>
      <w:r w:rsidRPr="00F506E3">
        <w:rPr>
          <w:color w:val="000000"/>
        </w:rPr>
        <w:tab/>
        <w:t xml:space="preserve">Size of </w:t>
      </w:r>
      <w:r w:rsidRPr="008559DE">
        <w:rPr>
          <w:i/>
          <w:color w:val="000000"/>
        </w:rPr>
        <w:t>Myxobolus cerebralis</w:t>
      </w:r>
      <w:r w:rsidRPr="00F506E3" w:rsidDel="001D2B9A">
        <w:rPr>
          <w:color w:val="000000"/>
          <w:u w:val="single"/>
        </w:rPr>
        <w:t xml:space="preserve"> </w:t>
      </w:r>
      <w:r w:rsidRPr="00F506E3">
        <w:rPr>
          <w:color w:val="000000"/>
        </w:rPr>
        <w:t>positive fish to be stocked;</w:t>
      </w:r>
      <w:r w:rsidRPr="00F506E3">
        <w:rPr>
          <w:color w:val="000000"/>
        </w:rPr>
        <w:tab/>
      </w:r>
    </w:p>
    <w:p w14:paraId="03155F22" w14:textId="77777777" w:rsidR="00497E36" w:rsidRPr="00F506E3" w:rsidRDefault="00497E36" w:rsidP="00497E36">
      <w:pPr>
        <w:pStyle w:val="Secondnumber0"/>
        <w:tabs>
          <w:tab w:val="clear" w:pos="2160"/>
        </w:tabs>
        <w:ind w:left="2880"/>
        <w:rPr>
          <w:color w:val="000000"/>
        </w:rPr>
      </w:pPr>
    </w:p>
    <w:p w14:paraId="65EF4B3B" w14:textId="77777777" w:rsidR="00497E36" w:rsidRPr="00F506E3" w:rsidRDefault="00497E36" w:rsidP="00497E36">
      <w:pPr>
        <w:pStyle w:val="Secondnumber0"/>
        <w:tabs>
          <w:tab w:val="clear" w:pos="2160"/>
        </w:tabs>
        <w:ind w:left="2880"/>
        <w:rPr>
          <w:color w:val="000000"/>
        </w:rPr>
      </w:pPr>
      <w:r w:rsidRPr="00F506E3">
        <w:rPr>
          <w:color w:val="000000"/>
        </w:rPr>
        <w:t>2.</w:t>
      </w:r>
      <w:r w:rsidRPr="00F506E3">
        <w:rPr>
          <w:color w:val="000000"/>
        </w:rPr>
        <w:tab/>
        <w:t xml:space="preserve">Species of </w:t>
      </w:r>
      <w:r w:rsidRPr="008559DE">
        <w:rPr>
          <w:i/>
          <w:color w:val="000000"/>
        </w:rPr>
        <w:t>Myxobolus cerebralis</w:t>
      </w:r>
      <w:r w:rsidRPr="00F506E3" w:rsidDel="001D2B9A">
        <w:rPr>
          <w:color w:val="000000"/>
          <w:u w:val="single"/>
        </w:rPr>
        <w:t xml:space="preserve"> </w:t>
      </w:r>
      <w:r w:rsidRPr="00F506E3">
        <w:rPr>
          <w:color w:val="000000"/>
        </w:rPr>
        <w:t>positive fish to be stocked;</w:t>
      </w:r>
    </w:p>
    <w:p w14:paraId="2825F2E6" w14:textId="77777777" w:rsidR="00497E36" w:rsidRPr="00F506E3" w:rsidRDefault="00497E36" w:rsidP="00497E36">
      <w:pPr>
        <w:pStyle w:val="Secondnumber0"/>
        <w:tabs>
          <w:tab w:val="clear" w:pos="2160"/>
        </w:tabs>
        <w:ind w:left="2880"/>
        <w:rPr>
          <w:color w:val="000000"/>
        </w:rPr>
      </w:pPr>
    </w:p>
    <w:p w14:paraId="52E43194" w14:textId="77777777" w:rsidR="00497E36" w:rsidRPr="00F506E3" w:rsidRDefault="00497E36" w:rsidP="00497E36">
      <w:pPr>
        <w:pStyle w:val="Secondnumber0"/>
        <w:tabs>
          <w:tab w:val="clear" w:pos="2160"/>
        </w:tabs>
        <w:ind w:left="2880"/>
        <w:rPr>
          <w:color w:val="000000"/>
        </w:rPr>
      </w:pPr>
      <w:r w:rsidRPr="00F506E3">
        <w:rPr>
          <w:color w:val="000000"/>
        </w:rPr>
        <w:t>3.</w:t>
      </w:r>
      <w:r w:rsidRPr="00F506E3">
        <w:rPr>
          <w:color w:val="000000"/>
        </w:rPr>
        <w:tab/>
        <w:t>Facility construction and operation;</w:t>
      </w:r>
    </w:p>
    <w:p w14:paraId="174ED44F" w14:textId="77777777" w:rsidR="00497E36" w:rsidRPr="00F506E3" w:rsidRDefault="00497E36" w:rsidP="00497E36">
      <w:pPr>
        <w:pStyle w:val="Secondnumber0"/>
        <w:tabs>
          <w:tab w:val="clear" w:pos="2160"/>
        </w:tabs>
        <w:ind w:left="2880"/>
        <w:rPr>
          <w:color w:val="000000"/>
        </w:rPr>
      </w:pPr>
    </w:p>
    <w:p w14:paraId="4633907F" w14:textId="77777777" w:rsidR="00497E36" w:rsidRPr="00F506E3" w:rsidRDefault="00497E36" w:rsidP="00497E36">
      <w:pPr>
        <w:pStyle w:val="Secondnumber0"/>
        <w:tabs>
          <w:tab w:val="clear" w:pos="2160"/>
        </w:tabs>
        <w:ind w:left="2880"/>
        <w:rPr>
          <w:color w:val="000000"/>
        </w:rPr>
      </w:pPr>
      <w:r w:rsidRPr="00F506E3">
        <w:rPr>
          <w:color w:val="000000"/>
        </w:rPr>
        <w:t>4.</w:t>
      </w:r>
      <w:r w:rsidRPr="00F506E3">
        <w:rPr>
          <w:color w:val="000000"/>
        </w:rPr>
        <w:tab/>
        <w:t>Disinfection procedures;</w:t>
      </w:r>
    </w:p>
    <w:p w14:paraId="433B4203" w14:textId="77777777" w:rsidR="00497E36" w:rsidRPr="00F506E3" w:rsidRDefault="00497E36" w:rsidP="00497E36">
      <w:pPr>
        <w:pStyle w:val="Secondnumber0"/>
        <w:tabs>
          <w:tab w:val="clear" w:pos="2160"/>
        </w:tabs>
        <w:ind w:left="2880"/>
        <w:rPr>
          <w:color w:val="000000"/>
        </w:rPr>
      </w:pPr>
    </w:p>
    <w:p w14:paraId="536039D1" w14:textId="77777777" w:rsidR="00497E36" w:rsidRPr="00F506E3" w:rsidRDefault="00497E36" w:rsidP="00497E36">
      <w:pPr>
        <w:pStyle w:val="Secondnumber0"/>
        <w:tabs>
          <w:tab w:val="clear" w:pos="2160"/>
        </w:tabs>
        <w:ind w:left="2880"/>
        <w:rPr>
          <w:color w:val="000000"/>
        </w:rPr>
      </w:pPr>
      <w:r w:rsidRPr="00F506E3">
        <w:rPr>
          <w:color w:val="000000"/>
        </w:rPr>
        <w:t>5.</w:t>
      </w:r>
      <w:r w:rsidRPr="00F506E3">
        <w:rPr>
          <w:color w:val="000000"/>
        </w:rPr>
        <w:tab/>
        <w:t>Disposition of mortalities;</w:t>
      </w:r>
    </w:p>
    <w:p w14:paraId="2D96E0C4" w14:textId="77777777" w:rsidR="00497E36" w:rsidRPr="00F506E3" w:rsidRDefault="00497E36" w:rsidP="00497E36">
      <w:pPr>
        <w:pStyle w:val="Secondnumber0"/>
        <w:tabs>
          <w:tab w:val="clear" w:pos="2160"/>
        </w:tabs>
        <w:ind w:left="2880"/>
        <w:rPr>
          <w:color w:val="000000"/>
        </w:rPr>
      </w:pPr>
    </w:p>
    <w:p w14:paraId="103990E1" w14:textId="77777777" w:rsidR="00497E36" w:rsidRPr="00F506E3" w:rsidRDefault="00497E36" w:rsidP="00497E36">
      <w:pPr>
        <w:pStyle w:val="Secondnumber0"/>
        <w:tabs>
          <w:tab w:val="clear" w:pos="2160"/>
        </w:tabs>
        <w:ind w:left="2880"/>
        <w:rPr>
          <w:color w:val="000000"/>
        </w:rPr>
      </w:pPr>
      <w:r w:rsidRPr="00F506E3">
        <w:rPr>
          <w:color w:val="000000"/>
        </w:rPr>
        <w:t>6.</w:t>
      </w:r>
      <w:r w:rsidRPr="00F506E3">
        <w:rPr>
          <w:color w:val="000000"/>
        </w:rPr>
        <w:tab/>
        <w:t>Treatment of effluent;</w:t>
      </w:r>
    </w:p>
    <w:p w14:paraId="0B77BAC5" w14:textId="77777777" w:rsidR="00497E36" w:rsidRPr="00F506E3" w:rsidRDefault="00497E36" w:rsidP="00497E36">
      <w:pPr>
        <w:pStyle w:val="Secondnumber0"/>
        <w:tabs>
          <w:tab w:val="clear" w:pos="2160"/>
        </w:tabs>
        <w:ind w:left="2880"/>
        <w:rPr>
          <w:color w:val="000000"/>
        </w:rPr>
      </w:pPr>
    </w:p>
    <w:p w14:paraId="0B44BF6F" w14:textId="77777777" w:rsidR="00497E36" w:rsidRPr="00F506E3" w:rsidRDefault="00497E36" w:rsidP="00497E36">
      <w:pPr>
        <w:pStyle w:val="Secondnumber0"/>
        <w:tabs>
          <w:tab w:val="clear" w:pos="2160"/>
        </w:tabs>
        <w:ind w:left="2880"/>
        <w:rPr>
          <w:color w:val="000000"/>
        </w:rPr>
      </w:pPr>
      <w:r w:rsidRPr="00F506E3">
        <w:rPr>
          <w:color w:val="000000"/>
        </w:rPr>
        <w:t>7.</w:t>
      </w:r>
      <w:r w:rsidRPr="00F506E3">
        <w:rPr>
          <w:color w:val="000000"/>
        </w:rPr>
        <w:tab/>
        <w:t>Exposure of vulnerable-sized fish to temperatures optimum for TAM production;</w:t>
      </w:r>
    </w:p>
    <w:p w14:paraId="6770AAB6" w14:textId="77777777" w:rsidR="00497E36" w:rsidRPr="00F506E3" w:rsidRDefault="00497E36" w:rsidP="00497E36">
      <w:pPr>
        <w:pStyle w:val="Secondnumber0"/>
        <w:tabs>
          <w:tab w:val="clear" w:pos="2160"/>
        </w:tabs>
        <w:ind w:left="2880"/>
        <w:rPr>
          <w:color w:val="000000"/>
        </w:rPr>
      </w:pPr>
    </w:p>
    <w:p w14:paraId="6851FA75" w14:textId="77777777" w:rsidR="00497E36" w:rsidRPr="00F506E3" w:rsidRDefault="00497E36" w:rsidP="00497E36">
      <w:pPr>
        <w:pStyle w:val="Secondnumber0"/>
        <w:tabs>
          <w:tab w:val="clear" w:pos="2160"/>
        </w:tabs>
        <w:ind w:left="2880"/>
        <w:rPr>
          <w:color w:val="000000"/>
        </w:rPr>
      </w:pPr>
      <w:r w:rsidRPr="00F506E3">
        <w:rPr>
          <w:color w:val="000000"/>
        </w:rPr>
        <w:t>8.</w:t>
      </w:r>
      <w:r w:rsidRPr="00F506E3">
        <w:rPr>
          <w:color w:val="000000"/>
        </w:rPr>
        <w:tab/>
        <w:t>Monitoring effluent for spore/TAM levels, and;</w:t>
      </w:r>
    </w:p>
    <w:p w14:paraId="2C023B63" w14:textId="77777777" w:rsidR="00497E36" w:rsidRPr="00F506E3" w:rsidRDefault="00497E36" w:rsidP="00497E36">
      <w:pPr>
        <w:pStyle w:val="Secondnumber0"/>
        <w:tabs>
          <w:tab w:val="clear" w:pos="2160"/>
        </w:tabs>
        <w:ind w:left="2880"/>
        <w:rPr>
          <w:color w:val="000000"/>
        </w:rPr>
      </w:pPr>
    </w:p>
    <w:p w14:paraId="6CAD197B" w14:textId="77777777" w:rsidR="00497E36" w:rsidRPr="00F506E3" w:rsidRDefault="00497E36" w:rsidP="00497E36">
      <w:pPr>
        <w:pStyle w:val="Secondnumber0"/>
        <w:tabs>
          <w:tab w:val="clear" w:pos="2160"/>
        </w:tabs>
        <w:ind w:left="2880"/>
        <w:rPr>
          <w:color w:val="000000"/>
        </w:rPr>
      </w:pPr>
      <w:r w:rsidRPr="00F506E3">
        <w:rPr>
          <w:color w:val="000000"/>
        </w:rPr>
        <w:t>9.</w:t>
      </w:r>
      <w:r w:rsidRPr="00F506E3">
        <w:rPr>
          <w:color w:val="000000"/>
        </w:rPr>
        <w:tab/>
        <w:t>Any other site specific or disease considerations.</w:t>
      </w:r>
    </w:p>
    <w:p w14:paraId="47B77FB1" w14:textId="77777777" w:rsidR="00497E36" w:rsidRPr="00F506E3" w:rsidRDefault="00497E36" w:rsidP="00497E36">
      <w:pPr>
        <w:tabs>
          <w:tab w:val="left" w:pos="2880"/>
        </w:tabs>
        <w:ind w:left="2880" w:hanging="360"/>
        <w:rPr>
          <w:color w:val="000000"/>
        </w:rPr>
      </w:pPr>
      <w:r w:rsidRPr="00F506E3">
        <w:rPr>
          <w:color w:val="000000"/>
        </w:rPr>
        <w:t xml:space="preserve"> </w:t>
      </w:r>
    </w:p>
    <w:p w14:paraId="65AA7474" w14:textId="77777777" w:rsidR="00497E36" w:rsidRPr="00F506E3" w:rsidRDefault="00497E36" w:rsidP="00497E36">
      <w:pPr>
        <w:pStyle w:val="FirstNumber"/>
        <w:tabs>
          <w:tab w:val="left" w:pos="2520"/>
        </w:tabs>
        <w:ind w:left="2520"/>
        <w:rPr>
          <w:color w:val="000000"/>
        </w:rPr>
      </w:pPr>
      <w:r w:rsidRPr="00F506E3">
        <w:rPr>
          <w:color w:val="000000"/>
        </w:rPr>
        <w:t>e.</w:t>
      </w:r>
      <w:r w:rsidRPr="00F506E3">
        <w:rPr>
          <w:color w:val="000000"/>
        </w:rPr>
        <w:tab/>
        <w:t>Persons granted a stocking exemption shall:</w:t>
      </w:r>
    </w:p>
    <w:p w14:paraId="57426719" w14:textId="77777777" w:rsidR="00497E36" w:rsidRPr="00F506E3" w:rsidRDefault="00497E36" w:rsidP="00497E36">
      <w:pPr>
        <w:rPr>
          <w:color w:val="000000"/>
        </w:rPr>
      </w:pPr>
    </w:p>
    <w:p w14:paraId="297A0592" w14:textId="77777777" w:rsidR="00497E36" w:rsidRPr="00F506E3" w:rsidRDefault="00497E36" w:rsidP="00497E36">
      <w:pPr>
        <w:pStyle w:val="Secondletter0"/>
        <w:ind w:left="2880"/>
        <w:rPr>
          <w:color w:val="000000"/>
        </w:rPr>
      </w:pPr>
      <w:r>
        <w:rPr>
          <w:color w:val="000000"/>
        </w:rPr>
        <w:t>1.</w:t>
      </w:r>
      <w:r>
        <w:rPr>
          <w:color w:val="000000"/>
        </w:rPr>
        <w:tab/>
      </w:r>
      <w:r w:rsidRPr="00F506E3">
        <w:rPr>
          <w:color w:val="000000"/>
        </w:rPr>
        <w:t>Comply at all times with the terms and conditions of any exemption granted by the Director, including, but not limited to, compliance with WDMP and the BMPs approved for the stocking.</w:t>
      </w:r>
    </w:p>
    <w:p w14:paraId="49348390" w14:textId="77777777" w:rsidR="00497E36" w:rsidRPr="00F506E3" w:rsidRDefault="00497E36" w:rsidP="00497E36">
      <w:pPr>
        <w:pStyle w:val="Secondletter0"/>
        <w:ind w:left="2880"/>
        <w:rPr>
          <w:color w:val="000000"/>
        </w:rPr>
      </w:pPr>
    </w:p>
    <w:p w14:paraId="7EA7F6C3" w14:textId="50842667" w:rsidR="00497E36" w:rsidRPr="00F506E3" w:rsidRDefault="00497E36" w:rsidP="00497E36">
      <w:pPr>
        <w:pStyle w:val="Secondletter0"/>
        <w:tabs>
          <w:tab w:val="clear" w:pos="1800"/>
          <w:tab w:val="left" w:pos="2160"/>
        </w:tabs>
        <w:ind w:left="2880"/>
        <w:rPr>
          <w:color w:val="000000"/>
        </w:rPr>
      </w:pPr>
      <w:r>
        <w:rPr>
          <w:color w:val="000000"/>
        </w:rPr>
        <w:t>2.</w:t>
      </w:r>
      <w:r>
        <w:rPr>
          <w:color w:val="000000"/>
        </w:rPr>
        <w:tab/>
      </w:r>
      <w:r w:rsidRPr="00F506E3">
        <w:rPr>
          <w:color w:val="000000"/>
        </w:rPr>
        <w:t>Submit an annual report to the Division on the anniversary date of the exemption.</w:t>
      </w:r>
      <w:r w:rsidR="00B0776A">
        <w:rPr>
          <w:color w:val="000000"/>
        </w:rPr>
        <w:t xml:space="preserve"> </w:t>
      </w:r>
      <w:r w:rsidRPr="00F506E3">
        <w:rPr>
          <w:color w:val="000000"/>
        </w:rPr>
        <w:t>The annual report shall address compliance with terms and conditions of the exemption.</w:t>
      </w:r>
      <w:r w:rsidR="00B0776A">
        <w:rPr>
          <w:color w:val="000000"/>
        </w:rPr>
        <w:t xml:space="preserve"> </w:t>
      </w:r>
      <w:r w:rsidRPr="00F506E3">
        <w:rPr>
          <w:color w:val="000000"/>
        </w:rPr>
        <w:t xml:space="preserve">An annual site inspection may be conducted to determine compliance with the terms and conditions of the exemption. </w:t>
      </w:r>
    </w:p>
    <w:p w14:paraId="0CB293AD" w14:textId="77777777" w:rsidR="00497E36" w:rsidRPr="00F506E3" w:rsidRDefault="00497E36" w:rsidP="00497E36">
      <w:pPr>
        <w:rPr>
          <w:color w:val="000000"/>
        </w:rPr>
      </w:pPr>
    </w:p>
    <w:p w14:paraId="39D7F8A3" w14:textId="3DB71996" w:rsidR="00497E36" w:rsidRPr="00F506E3" w:rsidRDefault="00497E36" w:rsidP="00497E36">
      <w:pPr>
        <w:pStyle w:val="FirstNumber"/>
        <w:tabs>
          <w:tab w:val="left" w:pos="2520"/>
        </w:tabs>
        <w:ind w:left="2520"/>
        <w:rPr>
          <w:color w:val="000000"/>
        </w:rPr>
      </w:pPr>
      <w:r w:rsidRPr="00F506E3">
        <w:rPr>
          <w:color w:val="000000"/>
        </w:rPr>
        <w:t>f.</w:t>
      </w:r>
      <w:r w:rsidRPr="00F506E3">
        <w:rPr>
          <w:color w:val="000000"/>
        </w:rPr>
        <w:tab/>
        <w:t xml:space="preserve">Exemptions granted by the Director shall be valid unless the applicant fails to comply with the terms of the exemption, fails to submit an annual report, or new and significant information regarding the risks associated with the stocking of </w:t>
      </w:r>
      <w:r w:rsidRPr="008559DE">
        <w:rPr>
          <w:i/>
          <w:color w:val="000000"/>
        </w:rPr>
        <w:t>Myxobolus cerebralis</w:t>
      </w:r>
      <w:r w:rsidRPr="00F506E3" w:rsidDel="001D2B9A">
        <w:rPr>
          <w:color w:val="000000"/>
          <w:u w:val="single"/>
        </w:rPr>
        <w:t xml:space="preserve"> </w:t>
      </w:r>
      <w:r w:rsidRPr="00F506E3">
        <w:rPr>
          <w:color w:val="000000"/>
        </w:rPr>
        <w:t>positive fish, or the availability of BMPs which would improve management of the infection, supports modification of the WDMP and the exemption, or revocation of the exemption.</w:t>
      </w:r>
      <w:r w:rsidR="00B0776A">
        <w:rPr>
          <w:color w:val="000000"/>
        </w:rPr>
        <w:t xml:space="preserve">  </w:t>
      </w:r>
    </w:p>
    <w:p w14:paraId="2D6A662C" w14:textId="77777777" w:rsidR="00497E36" w:rsidRPr="00F506E3" w:rsidRDefault="00497E36" w:rsidP="00497E36">
      <w:pPr>
        <w:rPr>
          <w:color w:val="000000"/>
        </w:rPr>
      </w:pPr>
    </w:p>
    <w:p w14:paraId="65DE8178" w14:textId="77777777" w:rsidR="00497E36" w:rsidRPr="00B033D5" w:rsidRDefault="00497E36" w:rsidP="00497E36">
      <w:pPr>
        <w:tabs>
          <w:tab w:val="left" w:pos="1800"/>
        </w:tabs>
        <w:ind w:left="1800" w:hanging="360"/>
        <w:rPr>
          <w:color w:val="000000"/>
        </w:rPr>
      </w:pPr>
      <w:r w:rsidRPr="00B033D5">
        <w:rPr>
          <w:color w:val="000000"/>
        </w:rPr>
        <w:t>b.</w:t>
      </w:r>
      <w:r w:rsidRPr="001D2B9A">
        <w:rPr>
          <w:i/>
          <w:color w:val="000000"/>
        </w:rPr>
        <w:tab/>
        <w:t>Renibacterium salmoninarum</w:t>
      </w:r>
      <w:r w:rsidRPr="00B033D5">
        <w:rPr>
          <w:color w:val="000000"/>
        </w:rPr>
        <w:t xml:space="preserve"> (Bacterial Kidney Disease - BKD)</w:t>
      </w:r>
    </w:p>
    <w:p w14:paraId="2419D07B" w14:textId="77777777" w:rsidR="00497E36" w:rsidRPr="00F506E3" w:rsidRDefault="00497E36" w:rsidP="00497E36">
      <w:pPr>
        <w:rPr>
          <w:color w:val="000000"/>
        </w:rPr>
      </w:pPr>
    </w:p>
    <w:p w14:paraId="0D5FCA24" w14:textId="7857C06F" w:rsidR="00497E36" w:rsidRPr="00F506E3" w:rsidRDefault="00497E36" w:rsidP="00497E36">
      <w:pPr>
        <w:pStyle w:val="FirstLetter"/>
        <w:tabs>
          <w:tab w:val="clear" w:pos="2070"/>
        </w:tabs>
        <w:ind w:left="2160"/>
      </w:pPr>
      <w:r w:rsidRPr="00B033D5">
        <w:t>1.</w:t>
      </w:r>
      <w:r w:rsidRPr="00B033D5">
        <w:tab/>
        <w:t>Bacterial Kidney Disease Management Plans:</w:t>
      </w:r>
      <w:r w:rsidRPr="00F506E3">
        <w:rPr>
          <w:b/>
          <w:bCs/>
        </w:rPr>
        <w:t xml:space="preserve"> </w:t>
      </w:r>
      <w:r>
        <w:t>No later than 60</w:t>
      </w:r>
      <w:r w:rsidRPr="00F506E3">
        <w:t xml:space="preserve"> days of finding and notification that an in-state fish production facility is positive for </w:t>
      </w:r>
      <w:r w:rsidRPr="001D2B9A">
        <w:rPr>
          <w:i/>
        </w:rPr>
        <w:t>Renibacterium salmoninarum</w:t>
      </w:r>
      <w:r w:rsidRPr="00F506E3">
        <w:t>, the owner shall submit a written management plan to the Fish Health Board and to the Director. The plan shall address possible sources of infection, species of fish, types of rearing containers, disinfection, eradication and avoidance of recurrence of the pathogen, and the proposed disposition of positive fish.</w:t>
      </w:r>
      <w:r w:rsidR="00B0776A">
        <w:t xml:space="preserve"> </w:t>
      </w:r>
      <w:r w:rsidRPr="00F506E3">
        <w:t>Within 30 days after submittal, the Fish Health Board shall review the plan and submit it with a recommendation for approval, rejection or modification to the Director.</w:t>
      </w:r>
      <w:r w:rsidR="00B0776A">
        <w:t xml:space="preserve"> </w:t>
      </w:r>
      <w:r w:rsidRPr="00F506E3">
        <w:t>The Director shall then have 15 days to approve, reject, or modify the plan.</w:t>
      </w:r>
      <w:r w:rsidR="00B0776A">
        <w:t xml:space="preserve"> </w:t>
      </w:r>
      <w:r w:rsidRPr="00F506E3">
        <w:t>Before making a final decision, the Director will consider the recommendation of the Fish Health Board and the effectiveness of the plan in controlling and managing the pathogen in the fish production facility.</w:t>
      </w:r>
    </w:p>
    <w:p w14:paraId="2EDA772F" w14:textId="77777777" w:rsidR="00497E36" w:rsidRPr="00F506E3" w:rsidRDefault="00497E36" w:rsidP="00497E36">
      <w:pPr>
        <w:ind w:left="2160"/>
        <w:rPr>
          <w:color w:val="000000"/>
        </w:rPr>
      </w:pPr>
    </w:p>
    <w:p w14:paraId="0E1B1115" w14:textId="6065C910" w:rsidR="00497E36" w:rsidRPr="00F506E3" w:rsidRDefault="00497E36" w:rsidP="00497E36">
      <w:pPr>
        <w:pStyle w:val="FirstLetter"/>
        <w:tabs>
          <w:tab w:val="clear" w:pos="2070"/>
        </w:tabs>
        <w:ind w:left="2160"/>
      </w:pPr>
      <w:r w:rsidRPr="00B033D5">
        <w:t>2.</w:t>
      </w:r>
      <w:r w:rsidR="00B0776A">
        <w:t xml:space="preserve"> </w:t>
      </w:r>
      <w:r w:rsidRPr="00B033D5">
        <w:tab/>
        <w:t>Re-establishment of Negative Status for BKD:</w:t>
      </w:r>
      <w:r w:rsidRPr="00F506E3">
        <w:rPr>
          <w:b/>
          <w:bCs/>
        </w:rPr>
        <w:t xml:space="preserve"> </w:t>
      </w:r>
      <w:r w:rsidRPr="00F506E3">
        <w:t xml:space="preserve">In order for the </w:t>
      </w:r>
      <w:r w:rsidRPr="001D2B9A">
        <w:rPr>
          <w:i/>
        </w:rPr>
        <w:t>Renibacterium salmoninarum</w:t>
      </w:r>
      <w:r w:rsidRPr="00F506E3">
        <w:t xml:space="preserve"> status of a fish production facility or free-ranging fish population to </w:t>
      </w:r>
      <w:r w:rsidRPr="00F506E3">
        <w:lastRenderedPageBreak/>
        <w:t>change from positive to negative, the owner and/or operator of the facility must complete all of the requirements of either a or b below:</w:t>
      </w:r>
    </w:p>
    <w:p w14:paraId="3F6AFF49" w14:textId="77777777" w:rsidR="00497E36" w:rsidRPr="00F506E3" w:rsidRDefault="00497E36" w:rsidP="00497E36">
      <w:pPr>
        <w:pStyle w:val="FirstLetter"/>
        <w:ind w:left="2070" w:hanging="630"/>
        <w:rPr>
          <w:b/>
          <w:bCs/>
        </w:rPr>
      </w:pPr>
    </w:p>
    <w:p w14:paraId="06D07741" w14:textId="77777777" w:rsidR="00497E36" w:rsidRPr="00F506E3" w:rsidRDefault="00497E36" w:rsidP="00497E36">
      <w:pPr>
        <w:pStyle w:val="Secondletter0"/>
        <w:tabs>
          <w:tab w:val="clear" w:pos="1800"/>
          <w:tab w:val="left" w:pos="2520"/>
        </w:tabs>
        <w:ind w:left="2520"/>
        <w:rPr>
          <w:color w:val="000000"/>
        </w:rPr>
      </w:pPr>
      <w:r w:rsidRPr="00F506E3">
        <w:rPr>
          <w:color w:val="000000"/>
        </w:rPr>
        <w:t>a.</w:t>
      </w:r>
      <w:r w:rsidRPr="00F506E3">
        <w:rPr>
          <w:color w:val="000000"/>
        </w:rPr>
        <w:tab/>
        <w:t xml:space="preserve">Method 1 - Testing for </w:t>
      </w:r>
      <w:r w:rsidRPr="001D2B9A">
        <w:rPr>
          <w:i/>
          <w:color w:val="000000"/>
        </w:rPr>
        <w:t>Renibacterium salmoninarum</w:t>
      </w:r>
      <w:r w:rsidRPr="00F506E3">
        <w:rPr>
          <w:color w:val="000000"/>
        </w:rPr>
        <w:t xml:space="preserve"> without depopulation:</w:t>
      </w:r>
    </w:p>
    <w:p w14:paraId="067BA307" w14:textId="77777777" w:rsidR="00497E36" w:rsidRPr="00F506E3" w:rsidRDefault="00497E36" w:rsidP="00497E36">
      <w:pPr>
        <w:pStyle w:val="Secondletter0"/>
        <w:tabs>
          <w:tab w:val="clear" w:pos="1800"/>
          <w:tab w:val="left" w:pos="2520"/>
        </w:tabs>
        <w:ind w:left="2520"/>
        <w:rPr>
          <w:color w:val="000000"/>
        </w:rPr>
      </w:pPr>
    </w:p>
    <w:p w14:paraId="5029EFAD" w14:textId="6559961D" w:rsidR="00497E36" w:rsidRPr="00F506E3" w:rsidRDefault="00497E36" w:rsidP="00497E36">
      <w:pPr>
        <w:pStyle w:val="Secondnumber0"/>
        <w:tabs>
          <w:tab w:val="left" w:pos="2520"/>
        </w:tabs>
        <w:ind w:left="2520" w:firstLine="0"/>
        <w:rPr>
          <w:color w:val="000000"/>
        </w:rPr>
      </w:pPr>
      <w:r w:rsidRPr="00F506E3">
        <w:rPr>
          <w:color w:val="000000"/>
        </w:rPr>
        <w:t xml:space="preserve">After twelve months and the completion of three consecutive negative inspections at least three months apart, </w:t>
      </w:r>
      <w:r w:rsidR="009B3C2E">
        <w:rPr>
          <w:color w:val="000000"/>
        </w:rPr>
        <w:t>a qualified</w:t>
      </w:r>
      <w:r>
        <w:rPr>
          <w:color w:val="000000"/>
        </w:rPr>
        <w:t xml:space="preserve"> f</w:t>
      </w:r>
      <w:r w:rsidRPr="00F506E3">
        <w:rPr>
          <w:color w:val="000000"/>
        </w:rPr>
        <w:t xml:space="preserve">ish </w:t>
      </w:r>
      <w:r>
        <w:rPr>
          <w:color w:val="000000"/>
        </w:rPr>
        <w:t>p</w:t>
      </w:r>
      <w:r w:rsidRPr="00F506E3">
        <w:rPr>
          <w:color w:val="000000"/>
        </w:rPr>
        <w:t xml:space="preserve">athologist shall provide notification that the facility or population is considered negative for </w:t>
      </w:r>
      <w:r w:rsidRPr="001D2B9A">
        <w:rPr>
          <w:i/>
          <w:color w:val="000000"/>
        </w:rPr>
        <w:t>Renibacterium salmoninarum</w:t>
      </w:r>
      <w:r w:rsidRPr="00F506E3">
        <w:rPr>
          <w:color w:val="000000"/>
        </w:rPr>
        <w:t>.</w:t>
      </w:r>
    </w:p>
    <w:p w14:paraId="73DC9929" w14:textId="77777777" w:rsidR="00497E36" w:rsidRPr="00F506E3" w:rsidRDefault="00497E36" w:rsidP="00497E36">
      <w:pPr>
        <w:pStyle w:val="Secondnumber0"/>
        <w:tabs>
          <w:tab w:val="left" w:pos="2520"/>
        </w:tabs>
        <w:ind w:left="2520"/>
        <w:rPr>
          <w:color w:val="000000"/>
        </w:rPr>
      </w:pPr>
    </w:p>
    <w:p w14:paraId="70ECA783" w14:textId="77777777" w:rsidR="00497E36" w:rsidRPr="00F506E3" w:rsidRDefault="00497E36" w:rsidP="00497E36">
      <w:pPr>
        <w:pStyle w:val="Secondletter0"/>
        <w:tabs>
          <w:tab w:val="clear" w:pos="1800"/>
          <w:tab w:val="left" w:pos="2520"/>
        </w:tabs>
        <w:ind w:left="2520"/>
        <w:rPr>
          <w:color w:val="000000"/>
        </w:rPr>
      </w:pPr>
      <w:r w:rsidRPr="00F506E3">
        <w:rPr>
          <w:color w:val="000000"/>
        </w:rPr>
        <w:t>b.</w:t>
      </w:r>
      <w:r w:rsidRPr="00F506E3">
        <w:rPr>
          <w:color w:val="000000"/>
        </w:rPr>
        <w:tab/>
        <w:t xml:space="preserve">Method 2 - De-population of lots testing positive and testing for </w:t>
      </w:r>
      <w:r w:rsidRPr="001D2B9A">
        <w:rPr>
          <w:i/>
          <w:color w:val="000000"/>
        </w:rPr>
        <w:t>Renibacterium salmoninarum</w:t>
      </w:r>
      <w:r w:rsidRPr="00F506E3">
        <w:rPr>
          <w:color w:val="000000"/>
        </w:rPr>
        <w:t>:</w:t>
      </w:r>
    </w:p>
    <w:p w14:paraId="41E342E7" w14:textId="77777777" w:rsidR="00497E36" w:rsidRPr="00F506E3" w:rsidRDefault="00497E36" w:rsidP="00497E36">
      <w:pPr>
        <w:pStyle w:val="Secondletter0"/>
        <w:ind w:left="2160"/>
        <w:rPr>
          <w:color w:val="000000"/>
        </w:rPr>
      </w:pPr>
    </w:p>
    <w:p w14:paraId="468A6A90" w14:textId="005F2093" w:rsidR="00497E36" w:rsidRPr="00F506E3" w:rsidRDefault="00497E36" w:rsidP="00497E36">
      <w:pPr>
        <w:pStyle w:val="Secondnumber0"/>
        <w:tabs>
          <w:tab w:val="clear" w:pos="2160"/>
        </w:tabs>
        <w:ind w:left="2520" w:firstLine="0"/>
        <w:rPr>
          <w:color w:val="000000"/>
        </w:rPr>
      </w:pPr>
      <w:r w:rsidRPr="00F506E3">
        <w:rPr>
          <w:color w:val="000000"/>
        </w:rPr>
        <w:t xml:space="preserve">After de-population of lots testing positive and the completion of two consecutive negative inspections at least three months apart, the </w:t>
      </w:r>
      <w:r>
        <w:rPr>
          <w:color w:val="000000"/>
        </w:rPr>
        <w:t>qualified</w:t>
      </w:r>
      <w:r w:rsidR="00B0776A">
        <w:rPr>
          <w:color w:val="000000"/>
        </w:rPr>
        <w:t xml:space="preserve"> </w:t>
      </w:r>
      <w:r>
        <w:rPr>
          <w:color w:val="000000"/>
        </w:rPr>
        <w:t>f</w:t>
      </w:r>
      <w:r w:rsidRPr="00F506E3">
        <w:rPr>
          <w:color w:val="000000"/>
        </w:rPr>
        <w:t xml:space="preserve">ish </w:t>
      </w:r>
      <w:r>
        <w:rPr>
          <w:color w:val="000000"/>
        </w:rPr>
        <w:t>p</w:t>
      </w:r>
      <w:r w:rsidRPr="00F506E3">
        <w:rPr>
          <w:color w:val="000000"/>
        </w:rPr>
        <w:t xml:space="preserve">athologist shall provide notification that the facility or population is considered negative for </w:t>
      </w:r>
      <w:r w:rsidRPr="001D2B9A">
        <w:rPr>
          <w:i/>
          <w:color w:val="000000"/>
        </w:rPr>
        <w:t>Renibacterium salmoninarum</w:t>
      </w:r>
      <w:r w:rsidRPr="00F506E3">
        <w:rPr>
          <w:color w:val="000000"/>
        </w:rPr>
        <w:t>.</w:t>
      </w:r>
      <w:r w:rsidRPr="00F506E3">
        <w:rPr>
          <w:color w:val="000000"/>
        </w:rPr>
        <w:tab/>
      </w:r>
    </w:p>
    <w:p w14:paraId="4726FD90" w14:textId="77777777" w:rsidR="00497E36" w:rsidRPr="00F506E3" w:rsidRDefault="00497E36" w:rsidP="00497E36">
      <w:pPr>
        <w:pStyle w:val="FirstLetter"/>
      </w:pPr>
      <w:r w:rsidRPr="00F506E3">
        <w:tab/>
      </w:r>
    </w:p>
    <w:p w14:paraId="3DDA62B1" w14:textId="77777777" w:rsidR="00497E36" w:rsidRPr="00F506E3" w:rsidRDefault="00497E36" w:rsidP="00497E36">
      <w:pPr>
        <w:pStyle w:val="FirstLetter"/>
        <w:tabs>
          <w:tab w:val="clear" w:pos="1080"/>
          <w:tab w:val="clear" w:pos="2070"/>
          <w:tab w:val="left" w:pos="1440"/>
        </w:tabs>
        <w:ind w:left="2160"/>
      </w:pPr>
      <w:r>
        <w:t>3.</w:t>
      </w:r>
      <w:r>
        <w:tab/>
      </w:r>
      <w:r w:rsidRPr="00F506E3">
        <w:t xml:space="preserve">No person shall release into any fish production facility or into any waters of this state live salmonid fish or gametes from a free-ranging fish population or fish production facility which is positive for </w:t>
      </w:r>
      <w:r w:rsidRPr="001D2B9A">
        <w:rPr>
          <w:i/>
        </w:rPr>
        <w:t>Renibacterium salmoninarum</w:t>
      </w:r>
      <w:r w:rsidRPr="00F506E3">
        <w:t>, (the causative agent of Bacterial Kidney Disease) except as allowed herein.</w:t>
      </w:r>
    </w:p>
    <w:p w14:paraId="7E08F0EC" w14:textId="77777777" w:rsidR="00497E36" w:rsidRPr="00F506E3" w:rsidRDefault="00497E36" w:rsidP="00497E36">
      <w:pPr>
        <w:pStyle w:val="FirstLetter"/>
        <w:tabs>
          <w:tab w:val="clear" w:pos="1080"/>
          <w:tab w:val="left" w:pos="1440"/>
        </w:tabs>
        <w:ind w:left="2070" w:hanging="990"/>
      </w:pPr>
    </w:p>
    <w:p w14:paraId="380F78A8" w14:textId="04F18D52" w:rsidR="00497E36" w:rsidRPr="00F506E3" w:rsidRDefault="00497E36" w:rsidP="00497E36">
      <w:pPr>
        <w:pStyle w:val="FirstNumber"/>
        <w:tabs>
          <w:tab w:val="left" w:pos="2520"/>
        </w:tabs>
        <w:ind w:left="2520"/>
        <w:rPr>
          <w:color w:val="000000"/>
        </w:rPr>
      </w:pPr>
      <w:r w:rsidRPr="00F506E3">
        <w:rPr>
          <w:color w:val="000000"/>
        </w:rPr>
        <w:t>a.</w:t>
      </w:r>
      <w:r w:rsidRPr="00F506E3">
        <w:rPr>
          <w:color w:val="000000"/>
        </w:rPr>
        <w:tab/>
        <w:t>Release is limited to waters and fish production facilities approved by the Director.</w:t>
      </w:r>
      <w:r w:rsidR="00B0776A">
        <w:rPr>
          <w:color w:val="000000"/>
        </w:rPr>
        <w:t xml:space="preserve"> </w:t>
      </w:r>
      <w:r w:rsidRPr="00F506E3">
        <w:rPr>
          <w:color w:val="000000"/>
        </w:rPr>
        <w:t>Waters will not be approved if such stocking is determined to be a significant threat to:</w:t>
      </w:r>
    </w:p>
    <w:p w14:paraId="4494A6AA" w14:textId="77777777" w:rsidR="00497E36" w:rsidRPr="00F506E3" w:rsidRDefault="00497E36" w:rsidP="00497E36">
      <w:pPr>
        <w:pStyle w:val="FirstNumber"/>
        <w:ind w:left="1800" w:firstLine="0"/>
        <w:rPr>
          <w:color w:val="000000"/>
        </w:rPr>
      </w:pPr>
    </w:p>
    <w:p w14:paraId="15CA953D" w14:textId="77777777" w:rsidR="00497E36" w:rsidRPr="00F506E3" w:rsidRDefault="00497E36" w:rsidP="00497E36">
      <w:pPr>
        <w:pStyle w:val="Secondletter0"/>
        <w:tabs>
          <w:tab w:val="clear" w:pos="1800"/>
          <w:tab w:val="left" w:pos="2520"/>
        </w:tabs>
        <w:ind w:left="2880"/>
        <w:rPr>
          <w:color w:val="000000"/>
        </w:rPr>
      </w:pPr>
      <w:r>
        <w:rPr>
          <w:color w:val="000000"/>
        </w:rPr>
        <w:t>1.</w:t>
      </w:r>
      <w:r>
        <w:rPr>
          <w:color w:val="000000"/>
        </w:rPr>
        <w:tab/>
      </w:r>
      <w:r w:rsidRPr="00F506E3">
        <w:rPr>
          <w:color w:val="000000"/>
        </w:rPr>
        <w:t xml:space="preserve">any other federal, state, or permitted fish production facility; or </w:t>
      </w:r>
    </w:p>
    <w:p w14:paraId="17CBF198" w14:textId="77777777" w:rsidR="00497E36" w:rsidRPr="00F506E3" w:rsidRDefault="00497E36" w:rsidP="00497E36">
      <w:pPr>
        <w:pStyle w:val="Secondletter0"/>
        <w:tabs>
          <w:tab w:val="clear" w:pos="1800"/>
        </w:tabs>
        <w:ind w:left="2880"/>
        <w:rPr>
          <w:color w:val="000000"/>
        </w:rPr>
      </w:pPr>
    </w:p>
    <w:p w14:paraId="0600230C" w14:textId="77777777" w:rsidR="00497E36" w:rsidRPr="00F506E3" w:rsidRDefault="00497E36" w:rsidP="00497E36">
      <w:pPr>
        <w:pStyle w:val="Secondletter0"/>
        <w:tabs>
          <w:tab w:val="clear" w:pos="1800"/>
          <w:tab w:val="left" w:pos="2340"/>
        </w:tabs>
        <w:ind w:left="2880"/>
        <w:rPr>
          <w:color w:val="000000"/>
        </w:rPr>
      </w:pPr>
      <w:r>
        <w:rPr>
          <w:color w:val="000000"/>
        </w:rPr>
        <w:t>2.</w:t>
      </w:r>
      <w:r>
        <w:rPr>
          <w:color w:val="000000"/>
        </w:rPr>
        <w:tab/>
        <w:t>stocking restricted</w:t>
      </w:r>
      <w:r w:rsidRPr="00F506E3">
        <w:rPr>
          <w:color w:val="000000"/>
        </w:rPr>
        <w:t xml:space="preserve"> cutthroat </w:t>
      </w:r>
      <w:r>
        <w:rPr>
          <w:color w:val="000000"/>
        </w:rPr>
        <w:t xml:space="preserve">trout </w:t>
      </w:r>
      <w:r w:rsidRPr="00F506E3">
        <w:rPr>
          <w:color w:val="000000"/>
        </w:rPr>
        <w:t>waters identified in Appendix C; or</w:t>
      </w:r>
    </w:p>
    <w:p w14:paraId="4E4D3A22" w14:textId="77777777" w:rsidR="00497E36" w:rsidRPr="00F506E3" w:rsidRDefault="00497E36" w:rsidP="00497E36">
      <w:pPr>
        <w:pStyle w:val="Secondletter0"/>
        <w:tabs>
          <w:tab w:val="clear" w:pos="1800"/>
        </w:tabs>
        <w:ind w:left="2880"/>
        <w:rPr>
          <w:color w:val="000000"/>
        </w:rPr>
      </w:pPr>
    </w:p>
    <w:p w14:paraId="03BBFBBA" w14:textId="107CD745" w:rsidR="00497E36" w:rsidRPr="00F506E3" w:rsidRDefault="00497E36" w:rsidP="00497E36">
      <w:pPr>
        <w:pStyle w:val="Secondletter0"/>
        <w:tabs>
          <w:tab w:val="clear" w:pos="1800"/>
        </w:tabs>
        <w:ind w:left="2880"/>
        <w:rPr>
          <w:color w:val="000000"/>
        </w:rPr>
      </w:pPr>
      <w:r w:rsidRPr="00F506E3">
        <w:rPr>
          <w:color w:val="000000"/>
        </w:rPr>
        <w:t>3.</w:t>
      </w:r>
      <w:r w:rsidR="00B0776A">
        <w:rPr>
          <w:color w:val="000000"/>
        </w:rPr>
        <w:t xml:space="preserve"> </w:t>
      </w:r>
      <w:r w:rsidRPr="00F506E3">
        <w:rPr>
          <w:color w:val="000000"/>
        </w:rPr>
        <w:t xml:space="preserve"> any other free-ranging salmonid fish populations determined to be of special importance to </w:t>
      </w:r>
      <w:smartTag w:uri="urn:schemas-microsoft-com:office:smarttags" w:element="place">
        <w:smartTag w:uri="urn:schemas-microsoft-com:office:smarttags" w:element="State">
          <w:r w:rsidRPr="00F506E3">
            <w:rPr>
              <w:color w:val="000000"/>
            </w:rPr>
            <w:t>Colorado</w:t>
          </w:r>
        </w:smartTag>
      </w:smartTag>
      <w:r w:rsidRPr="00F506E3">
        <w:rPr>
          <w:color w:val="000000"/>
        </w:rPr>
        <w:t>’s fishery resources, considering the uniqueness of the resource, use and/or potential for use as a source of brood fish or gametes.</w:t>
      </w:r>
    </w:p>
    <w:p w14:paraId="5DB4CC16" w14:textId="77777777" w:rsidR="00497E36" w:rsidRPr="00F506E3" w:rsidRDefault="00497E36" w:rsidP="00497E36">
      <w:pPr>
        <w:rPr>
          <w:color w:val="000000"/>
        </w:rPr>
      </w:pPr>
    </w:p>
    <w:p w14:paraId="7C0646B3" w14:textId="77777777" w:rsidR="00497E36" w:rsidRPr="00F506E3" w:rsidRDefault="00497E36" w:rsidP="00497E36">
      <w:pPr>
        <w:ind w:left="2520"/>
        <w:rPr>
          <w:color w:val="000000"/>
        </w:rPr>
      </w:pPr>
      <w:r w:rsidRPr="00F506E3">
        <w:rPr>
          <w:color w:val="000000"/>
        </w:rPr>
        <w:t xml:space="preserve">A list of approved waters and fish production facilities and the maps indicating the location of </w:t>
      </w:r>
      <w:r>
        <w:rPr>
          <w:color w:val="000000"/>
        </w:rPr>
        <w:t>stocking restricted</w:t>
      </w:r>
      <w:r w:rsidRPr="00F506E3">
        <w:rPr>
          <w:color w:val="000000"/>
        </w:rPr>
        <w:t xml:space="preserve"> cutthroat </w:t>
      </w:r>
      <w:r>
        <w:rPr>
          <w:color w:val="000000"/>
        </w:rPr>
        <w:t xml:space="preserve">trout </w:t>
      </w:r>
      <w:r w:rsidRPr="00F506E3">
        <w:rPr>
          <w:color w:val="000000"/>
        </w:rPr>
        <w:t xml:space="preserve">waters are available from the manager of the Aquatic Resources Section of the </w:t>
      </w:r>
      <w:r>
        <w:rPr>
          <w:color w:val="000000"/>
        </w:rPr>
        <w:t>Division</w:t>
      </w:r>
      <w:r w:rsidRPr="00F506E3">
        <w:rPr>
          <w:color w:val="000000"/>
        </w:rPr>
        <w:t>, 6</w:t>
      </w:r>
      <w:r>
        <w:rPr>
          <w:color w:val="000000"/>
        </w:rPr>
        <w:t>060 Broadway, Denver, CO 80216.</w:t>
      </w:r>
    </w:p>
    <w:p w14:paraId="17D331A6" w14:textId="77777777" w:rsidR="00497E36" w:rsidRPr="00F506E3" w:rsidRDefault="00497E36" w:rsidP="00497E36">
      <w:pPr>
        <w:rPr>
          <w:color w:val="000000"/>
        </w:rPr>
      </w:pPr>
    </w:p>
    <w:p w14:paraId="1C246115" w14:textId="77777777" w:rsidR="00497E36" w:rsidRPr="00F506E3" w:rsidRDefault="00497E36" w:rsidP="00497E36">
      <w:pPr>
        <w:pStyle w:val="FirstNumber"/>
        <w:tabs>
          <w:tab w:val="left" w:pos="2520"/>
        </w:tabs>
        <w:ind w:left="2520"/>
        <w:rPr>
          <w:color w:val="000000"/>
        </w:rPr>
      </w:pPr>
      <w:r w:rsidRPr="00F506E3">
        <w:rPr>
          <w:color w:val="000000"/>
        </w:rPr>
        <w:t>b.</w:t>
      </w:r>
      <w:r w:rsidRPr="00F506E3">
        <w:rPr>
          <w:color w:val="000000"/>
        </w:rPr>
        <w:tab/>
        <w:t xml:space="preserve">The owner and/or operator of a fish production facility receiving gametes from a free-ranging fish population or fish production facility which is positive for </w:t>
      </w:r>
      <w:r w:rsidRPr="001D2B9A">
        <w:rPr>
          <w:i/>
          <w:color w:val="000000"/>
        </w:rPr>
        <w:t>Renibacterium salmoninarum</w:t>
      </w:r>
      <w:r w:rsidRPr="00F506E3">
        <w:rPr>
          <w:color w:val="000000"/>
        </w:rPr>
        <w:t xml:space="preserve"> shall have the progeny tested for </w:t>
      </w:r>
      <w:r w:rsidRPr="001D2B9A">
        <w:rPr>
          <w:i/>
          <w:color w:val="000000"/>
        </w:rPr>
        <w:t>Renibacterium salmoninarum</w:t>
      </w:r>
      <w:r w:rsidRPr="00F506E3">
        <w:rPr>
          <w:color w:val="000000"/>
        </w:rPr>
        <w:t xml:space="preserve"> prior to movement of the progeny from the facility.</w:t>
      </w:r>
    </w:p>
    <w:p w14:paraId="3AAD29D0" w14:textId="77777777" w:rsidR="00497E36" w:rsidRPr="00F506E3" w:rsidRDefault="00497E36" w:rsidP="00497E36">
      <w:pPr>
        <w:pStyle w:val="FirstNumber"/>
        <w:ind w:left="2160"/>
        <w:rPr>
          <w:color w:val="000000"/>
        </w:rPr>
      </w:pPr>
    </w:p>
    <w:p w14:paraId="2029D978" w14:textId="77777777" w:rsidR="00497E36" w:rsidRPr="00F506E3" w:rsidRDefault="00497E36" w:rsidP="00497E36">
      <w:pPr>
        <w:tabs>
          <w:tab w:val="left" w:pos="1800"/>
        </w:tabs>
        <w:ind w:left="1800" w:hanging="360"/>
        <w:rPr>
          <w:color w:val="000000"/>
        </w:rPr>
      </w:pPr>
      <w:r w:rsidRPr="00FF09E7">
        <w:rPr>
          <w:color w:val="000000"/>
        </w:rPr>
        <w:t xml:space="preserve">c. </w:t>
      </w:r>
      <w:r w:rsidRPr="00FF09E7">
        <w:rPr>
          <w:color w:val="000000"/>
        </w:rPr>
        <w:tab/>
      </w:r>
      <w:r w:rsidRPr="001D2B9A">
        <w:rPr>
          <w:i/>
          <w:color w:val="000000"/>
        </w:rPr>
        <w:t>Aeromonas salmonicida</w:t>
      </w:r>
      <w:r w:rsidRPr="00FF09E7">
        <w:rPr>
          <w:color w:val="000000"/>
        </w:rPr>
        <w:t xml:space="preserve"> (Furunculosis):</w:t>
      </w:r>
      <w:r w:rsidRPr="00F506E3">
        <w:rPr>
          <w:b/>
          <w:bCs/>
          <w:color w:val="000000"/>
        </w:rPr>
        <w:t xml:space="preserve"> </w:t>
      </w:r>
      <w:r w:rsidRPr="00F506E3">
        <w:rPr>
          <w:color w:val="000000"/>
        </w:rPr>
        <w:t>No live salmonid fish originating from a facility which has been diag</w:t>
      </w:r>
      <w:r w:rsidRPr="00F506E3">
        <w:rPr>
          <w:color w:val="000000"/>
        </w:rPr>
        <w:softHyphen/>
        <w:t xml:space="preserve">nosed positive for </w:t>
      </w:r>
      <w:r w:rsidRPr="001D2B9A">
        <w:rPr>
          <w:i/>
          <w:color w:val="000000"/>
        </w:rPr>
        <w:t>Aeromonas salmonicida</w:t>
      </w:r>
      <w:r w:rsidRPr="00F506E3">
        <w:rPr>
          <w:color w:val="000000"/>
        </w:rPr>
        <w:t xml:space="preserve"> (Furunculosis) may be stocked within </w:t>
      </w:r>
      <w:r>
        <w:rPr>
          <w:color w:val="000000"/>
        </w:rPr>
        <w:t>stocking restricted</w:t>
      </w:r>
      <w:r w:rsidRPr="00F506E3">
        <w:rPr>
          <w:color w:val="000000"/>
        </w:rPr>
        <w:t xml:space="preserve"> cutthroat </w:t>
      </w:r>
      <w:r>
        <w:rPr>
          <w:color w:val="000000"/>
        </w:rPr>
        <w:t xml:space="preserve">trout </w:t>
      </w:r>
      <w:r w:rsidRPr="00F506E3">
        <w:rPr>
          <w:color w:val="000000"/>
        </w:rPr>
        <w:t xml:space="preserve">waters identified in Appendix C. </w:t>
      </w:r>
    </w:p>
    <w:p w14:paraId="0088A052" w14:textId="77777777" w:rsidR="00497E36" w:rsidRPr="00F506E3" w:rsidRDefault="00497E36" w:rsidP="00497E36">
      <w:pPr>
        <w:rPr>
          <w:color w:val="000000"/>
        </w:rPr>
      </w:pPr>
    </w:p>
    <w:p w14:paraId="147B2775" w14:textId="77777777" w:rsidR="00497E36" w:rsidRPr="00F506E3" w:rsidRDefault="00497E36" w:rsidP="00497E36">
      <w:pPr>
        <w:ind w:left="2160" w:hanging="360"/>
        <w:rPr>
          <w:color w:val="000000"/>
        </w:rPr>
      </w:pPr>
      <w:r>
        <w:rPr>
          <w:color w:val="000000"/>
        </w:rPr>
        <w:t>1.</w:t>
      </w:r>
      <w:r>
        <w:rPr>
          <w:color w:val="000000"/>
        </w:rPr>
        <w:tab/>
      </w:r>
      <w:r w:rsidRPr="00F506E3">
        <w:rPr>
          <w:color w:val="000000"/>
        </w:rPr>
        <w:t>A state, federal or licensed aquaculture facility shall be considered negative upon the completion of a negative inspec</w:t>
      </w:r>
      <w:r w:rsidRPr="00F506E3">
        <w:rPr>
          <w:color w:val="000000"/>
        </w:rPr>
        <w:softHyphen/>
        <w:t xml:space="preserve">tion at least 60 days after a positive diagnosis of </w:t>
      </w:r>
      <w:r w:rsidRPr="001D2B9A">
        <w:rPr>
          <w:i/>
          <w:color w:val="000000"/>
        </w:rPr>
        <w:t>Aeromonas salmonicida</w:t>
      </w:r>
      <w:r w:rsidRPr="00F506E3">
        <w:rPr>
          <w:color w:val="000000"/>
        </w:rPr>
        <w:t xml:space="preserve"> (Furunculo</w:t>
      </w:r>
      <w:r w:rsidRPr="00F506E3">
        <w:rPr>
          <w:color w:val="000000"/>
        </w:rPr>
        <w:softHyphen/>
        <w:t>sis).</w:t>
      </w:r>
    </w:p>
    <w:p w14:paraId="53A579C9" w14:textId="77777777" w:rsidR="00497E36" w:rsidRPr="00F506E3" w:rsidRDefault="00497E36" w:rsidP="00497E36">
      <w:pPr>
        <w:pStyle w:val="FirstNumber"/>
        <w:ind w:left="2160"/>
        <w:rPr>
          <w:color w:val="000000"/>
        </w:rPr>
      </w:pPr>
    </w:p>
    <w:p w14:paraId="0E3E07E6" w14:textId="77777777" w:rsidR="00497E36" w:rsidRPr="00F506E3" w:rsidRDefault="00497E36" w:rsidP="00497E36">
      <w:pPr>
        <w:pStyle w:val="FirstNumber"/>
        <w:ind w:left="2160"/>
        <w:rPr>
          <w:color w:val="000000"/>
        </w:rPr>
      </w:pPr>
      <w:r>
        <w:rPr>
          <w:color w:val="000000"/>
        </w:rPr>
        <w:lastRenderedPageBreak/>
        <w:t>2.</w:t>
      </w:r>
      <w:r>
        <w:rPr>
          <w:color w:val="000000"/>
        </w:rPr>
        <w:tab/>
      </w:r>
      <w:r w:rsidRPr="00F506E3">
        <w:rPr>
          <w:color w:val="000000"/>
        </w:rPr>
        <w:t>Eggs originating from a facility which has been diag</w:t>
      </w:r>
      <w:r w:rsidRPr="00F506E3">
        <w:rPr>
          <w:color w:val="000000"/>
        </w:rPr>
        <w:softHyphen/>
        <w:t xml:space="preserve">nosed positive for </w:t>
      </w:r>
      <w:r w:rsidRPr="001D2B9A">
        <w:rPr>
          <w:i/>
          <w:color w:val="000000"/>
        </w:rPr>
        <w:t>Aeromonas salmonicida</w:t>
      </w:r>
      <w:r w:rsidRPr="00F506E3">
        <w:rPr>
          <w:color w:val="000000"/>
        </w:rPr>
        <w:t xml:space="preserve"> (Furunculosis) shall be disinfected both at the point of origin and at their destina</w:t>
      </w:r>
      <w:r w:rsidRPr="00F506E3">
        <w:rPr>
          <w:color w:val="000000"/>
        </w:rPr>
        <w:softHyphen/>
        <w:t>tion, using the method as set forth in #014 Aquatic Wildlife Health Management of these regulations.</w:t>
      </w:r>
    </w:p>
    <w:p w14:paraId="7CC1C5B0" w14:textId="77777777" w:rsidR="00497E36" w:rsidRPr="00F506E3" w:rsidRDefault="00497E36" w:rsidP="00497E36">
      <w:pPr>
        <w:rPr>
          <w:color w:val="000000"/>
        </w:rPr>
      </w:pPr>
    </w:p>
    <w:p w14:paraId="30C9E78D" w14:textId="77777777" w:rsidR="00497E36" w:rsidRPr="00F506E3" w:rsidRDefault="00497E36" w:rsidP="00497E36">
      <w:pPr>
        <w:tabs>
          <w:tab w:val="left" w:pos="1800"/>
        </w:tabs>
        <w:ind w:left="1800" w:hanging="360"/>
        <w:rPr>
          <w:color w:val="000000"/>
        </w:rPr>
      </w:pPr>
      <w:r>
        <w:rPr>
          <w:color w:val="000000"/>
        </w:rPr>
        <w:t>d.</w:t>
      </w:r>
      <w:r>
        <w:rPr>
          <w:color w:val="000000"/>
        </w:rPr>
        <w:tab/>
      </w:r>
      <w:r w:rsidRPr="00FF09E7">
        <w:rPr>
          <w:color w:val="000000"/>
        </w:rPr>
        <w:t>Infectious Pancreatic Necrosis Virus (IPNV):</w:t>
      </w:r>
      <w:r w:rsidRPr="00F506E3">
        <w:rPr>
          <w:b/>
          <w:bCs/>
          <w:color w:val="000000"/>
        </w:rPr>
        <w:t xml:space="preserve"> </w:t>
      </w:r>
      <w:r w:rsidRPr="00F506E3">
        <w:rPr>
          <w:color w:val="000000"/>
        </w:rPr>
        <w:t>Any aquaculture facility found positive for Infectious Pancreatic Necrosis Virus (IPNV) shall be subject to virus eradication efforts approved by the Director at the owner's expense within one calendar year of the positive finding.</w:t>
      </w:r>
    </w:p>
    <w:p w14:paraId="4CC4D461" w14:textId="77777777" w:rsidR="00497E36" w:rsidRPr="00F506E3" w:rsidRDefault="00497E36" w:rsidP="00497E36">
      <w:pPr>
        <w:rPr>
          <w:color w:val="000000"/>
        </w:rPr>
      </w:pPr>
    </w:p>
    <w:p w14:paraId="36146402" w14:textId="69194723" w:rsidR="00497E36" w:rsidRPr="00F506E3" w:rsidRDefault="00497E36" w:rsidP="00497E36">
      <w:pPr>
        <w:pStyle w:val="FirstNumber"/>
        <w:ind w:left="2160"/>
        <w:rPr>
          <w:color w:val="000000"/>
        </w:rPr>
      </w:pPr>
      <w:r>
        <w:rPr>
          <w:color w:val="000000"/>
        </w:rPr>
        <w:t>1.</w:t>
      </w:r>
      <w:r>
        <w:rPr>
          <w:color w:val="000000"/>
        </w:rPr>
        <w:tab/>
      </w:r>
      <w:r w:rsidRPr="00F506E3">
        <w:rPr>
          <w:color w:val="000000"/>
        </w:rPr>
        <w:t>No person shall import into Colorado or release into any waters of this state live salmonid fish or gametes (eggs or sperm) from a water or facility in which Infectious Pancreatic Necrosis Virus (IPNV) has been identified without a plan for the eradication of the virus and disposition of affected fish approved by the Director.</w:t>
      </w:r>
      <w:r w:rsidR="00B0776A">
        <w:rPr>
          <w:color w:val="000000"/>
        </w:rPr>
        <w:t xml:space="preserve"> </w:t>
      </w:r>
      <w:r w:rsidRPr="00F506E3">
        <w:rPr>
          <w:color w:val="000000"/>
        </w:rPr>
        <w:t>Upon a positive finding of Infectious Pancreatic Necrosis Virus (IPNV) in an aquacul</w:t>
      </w:r>
      <w:r w:rsidRPr="00F506E3">
        <w:rPr>
          <w:color w:val="000000"/>
        </w:rPr>
        <w:softHyphen/>
        <w:t xml:space="preserve">ture facility in </w:t>
      </w:r>
      <w:smartTag w:uri="urn:schemas-microsoft-com:office:smarttags" w:element="place">
        <w:smartTag w:uri="urn:schemas-microsoft-com:office:smarttags" w:element="State">
          <w:r w:rsidRPr="00F506E3">
            <w:rPr>
              <w:color w:val="000000"/>
            </w:rPr>
            <w:t>Colorado</w:t>
          </w:r>
        </w:smartTag>
      </w:smartTag>
      <w:r w:rsidRPr="00F506E3">
        <w:rPr>
          <w:color w:val="000000"/>
        </w:rPr>
        <w:t>, the owner shall have 60 days to submit a written plan to the Fish Health Board for the eradica</w:t>
      </w:r>
      <w:r w:rsidRPr="00F506E3">
        <w:rPr>
          <w:color w:val="000000"/>
        </w:rPr>
        <w:softHyphen/>
        <w:t>tion of the pathogen and disposition of the fish.</w:t>
      </w:r>
      <w:r w:rsidR="00B0776A">
        <w:rPr>
          <w:color w:val="000000"/>
        </w:rPr>
        <w:t xml:space="preserve"> </w:t>
      </w:r>
      <w:r w:rsidRPr="00F506E3">
        <w:rPr>
          <w:color w:val="000000"/>
        </w:rPr>
        <w:t>The Fish Health Board shall have 30 days to review the plan and submit it with a recommen</w:t>
      </w:r>
      <w:r w:rsidRPr="00F506E3">
        <w:rPr>
          <w:color w:val="000000"/>
        </w:rPr>
        <w:softHyphen/>
        <w:t>dation for approval, rejection or modification to the Director.</w:t>
      </w:r>
      <w:r w:rsidR="00B0776A">
        <w:rPr>
          <w:color w:val="000000"/>
        </w:rPr>
        <w:t xml:space="preserve"> </w:t>
      </w:r>
      <w:r w:rsidRPr="00F506E3">
        <w:rPr>
          <w:color w:val="000000"/>
        </w:rPr>
        <w:t>Before making a final decision, the Director will consider the recommendation of the Fish Health Board and the effec</w:t>
      </w:r>
      <w:r w:rsidRPr="00F506E3">
        <w:rPr>
          <w:color w:val="000000"/>
        </w:rPr>
        <w:softHyphen/>
        <w:t>tiveness of the process outlined in the plan to eradi</w:t>
      </w:r>
      <w:r w:rsidRPr="00F506E3">
        <w:rPr>
          <w:color w:val="000000"/>
        </w:rPr>
        <w:softHyphen/>
        <w:t>cate the pathogen from the aquaculture facility.</w:t>
      </w:r>
      <w:r w:rsidR="00B0776A">
        <w:rPr>
          <w:color w:val="000000"/>
        </w:rPr>
        <w:t xml:space="preserve"> </w:t>
      </w:r>
      <w:r w:rsidRPr="00F506E3">
        <w:rPr>
          <w:color w:val="000000"/>
        </w:rPr>
        <w:t>No salmonid fish or gametes (eggs or sperm) from a water or facility in which Infectious Pancre</w:t>
      </w:r>
      <w:r w:rsidRPr="00F506E3">
        <w:rPr>
          <w:color w:val="000000"/>
        </w:rPr>
        <w:softHyphen/>
        <w:t>atic Necrosis Virus (IPNV) has been identified shall be re</w:t>
      </w:r>
      <w:r w:rsidRPr="00F506E3">
        <w:rPr>
          <w:color w:val="000000"/>
        </w:rPr>
        <w:softHyphen/>
        <w:t>leased into any wa</w:t>
      </w:r>
      <w:r w:rsidRPr="00F506E3">
        <w:rPr>
          <w:color w:val="000000"/>
        </w:rPr>
        <w:softHyphen/>
        <w:t>ter of this state without an ap</w:t>
      </w:r>
      <w:r w:rsidRPr="00F506E3">
        <w:rPr>
          <w:color w:val="000000"/>
        </w:rPr>
        <w:softHyphen/>
        <w:t>proved plan.</w:t>
      </w:r>
      <w:r w:rsidR="00B0776A">
        <w:rPr>
          <w:color w:val="000000"/>
        </w:rPr>
        <w:t xml:space="preserve"> </w:t>
      </w:r>
      <w:r w:rsidRPr="00F506E3">
        <w:rPr>
          <w:color w:val="000000"/>
        </w:rPr>
        <w:t>In addi</w:t>
      </w:r>
      <w:r w:rsidRPr="00F506E3">
        <w:rPr>
          <w:color w:val="000000"/>
        </w:rPr>
        <w:softHyphen/>
        <w:t>tion, no live salmonid fish or gametes (eggs or sperm) originat</w:t>
      </w:r>
      <w:r w:rsidRPr="00F506E3">
        <w:rPr>
          <w:color w:val="000000"/>
        </w:rPr>
        <w:softHyphen/>
        <w:t>ing from an aqua</w:t>
      </w:r>
      <w:r w:rsidRPr="00F506E3">
        <w:rPr>
          <w:color w:val="000000"/>
        </w:rPr>
        <w:softHyphen/>
        <w:t>cul</w:t>
      </w:r>
      <w:r w:rsidRPr="00F506E3">
        <w:rPr>
          <w:color w:val="000000"/>
        </w:rPr>
        <w:softHyphen/>
        <w:t>ture facility or free-ranging fish population which has been diagnosed posi</w:t>
      </w:r>
      <w:r w:rsidRPr="00F506E3">
        <w:rPr>
          <w:color w:val="000000"/>
        </w:rPr>
        <w:softHyphen/>
        <w:t>tive for Infectious Pancreatic Necrosis Virus (IPNV) may be stocked if determined by the Director to be a threat to: (A) any other federal, state or permitted aquacul</w:t>
      </w:r>
      <w:r w:rsidRPr="00F506E3">
        <w:rPr>
          <w:color w:val="000000"/>
        </w:rPr>
        <w:softHyphen/>
        <w:t>ture facili</w:t>
      </w:r>
      <w:r w:rsidRPr="00F506E3">
        <w:rPr>
          <w:color w:val="000000"/>
        </w:rPr>
        <w:softHyphen/>
        <w:t xml:space="preserve">ties or (B) </w:t>
      </w:r>
      <w:r>
        <w:rPr>
          <w:color w:val="000000"/>
        </w:rPr>
        <w:t>stocking restricted</w:t>
      </w:r>
      <w:r w:rsidRPr="00F506E3">
        <w:rPr>
          <w:color w:val="000000"/>
        </w:rPr>
        <w:t xml:space="preserve"> cutthroat </w:t>
      </w:r>
      <w:r>
        <w:rPr>
          <w:color w:val="000000"/>
        </w:rPr>
        <w:t xml:space="preserve">trout </w:t>
      </w:r>
      <w:r w:rsidRPr="00F506E3">
        <w:rPr>
          <w:color w:val="000000"/>
        </w:rPr>
        <w:t>waters identified in Appendix C or (C) free-ranging salmonid populations used or intended for use as gamete (eggs or sperm) sources for state, federal or permitted aquaculture facilities or (D) any other free-ranging salmonid fish populations determined by the Director to be of special importance to Colorado's fishery resourc</w:t>
      </w:r>
      <w:r w:rsidRPr="00F506E3">
        <w:rPr>
          <w:color w:val="000000"/>
        </w:rPr>
        <w:softHyphen/>
        <w:t>es.</w:t>
      </w:r>
      <w:r w:rsidR="00B0776A">
        <w:rPr>
          <w:color w:val="000000"/>
        </w:rPr>
        <w:t xml:space="preserve"> </w:t>
      </w:r>
      <w:r w:rsidRPr="00F506E3">
        <w:rPr>
          <w:color w:val="000000"/>
        </w:rPr>
        <w:t>Criteria for D will include unique</w:t>
      </w:r>
      <w:r w:rsidRPr="00F506E3">
        <w:rPr>
          <w:color w:val="000000"/>
        </w:rPr>
        <w:softHyphen/>
        <w:t>ness of the resource and potential for use as a source of brood fish or gametes.</w:t>
      </w:r>
      <w:r w:rsidR="00B0776A">
        <w:rPr>
          <w:color w:val="000000"/>
        </w:rPr>
        <w:t xml:space="preserve"> </w:t>
      </w:r>
    </w:p>
    <w:p w14:paraId="474D613D" w14:textId="77777777" w:rsidR="00497E36" w:rsidRPr="00F506E3" w:rsidRDefault="00497E36" w:rsidP="00497E36">
      <w:pPr>
        <w:ind w:left="2160"/>
        <w:rPr>
          <w:color w:val="000000"/>
        </w:rPr>
      </w:pPr>
    </w:p>
    <w:p w14:paraId="7E984A0E" w14:textId="48D04184" w:rsidR="00497E36" w:rsidRPr="00F506E3" w:rsidRDefault="00497E36" w:rsidP="00497E36">
      <w:pPr>
        <w:pStyle w:val="FirstNumber"/>
        <w:ind w:left="2160"/>
        <w:rPr>
          <w:color w:val="000000"/>
        </w:rPr>
      </w:pPr>
      <w:r>
        <w:rPr>
          <w:color w:val="000000"/>
        </w:rPr>
        <w:t>2.</w:t>
      </w:r>
      <w:r>
        <w:rPr>
          <w:color w:val="000000"/>
        </w:rPr>
        <w:tab/>
      </w:r>
      <w:r w:rsidRPr="00F506E3">
        <w:rPr>
          <w:color w:val="000000"/>
        </w:rPr>
        <w:t>Aquaculture facilities that have undergone adequate efforts to eradicate IPNV may again be considered negative 90 days after the reintroduction of sentinel fish and upon the completion of two negative inspections on all lots present at least eight weeks apart.</w:t>
      </w:r>
      <w:r w:rsidR="00B0776A">
        <w:rPr>
          <w:color w:val="000000"/>
        </w:rPr>
        <w:t xml:space="preserve"> </w:t>
      </w:r>
      <w:r w:rsidRPr="00F506E3">
        <w:rPr>
          <w:color w:val="000000"/>
        </w:rPr>
        <w:t>For these purposes, sentinel fish shall consist of either rainbow trout or brook trout fry between one day and 42 days old.</w:t>
      </w:r>
    </w:p>
    <w:p w14:paraId="335E06AE" w14:textId="77777777" w:rsidR="00497E36" w:rsidRPr="00F506E3" w:rsidRDefault="00497E36" w:rsidP="00497E36">
      <w:pPr>
        <w:ind w:left="2160"/>
        <w:rPr>
          <w:color w:val="000000"/>
        </w:rPr>
      </w:pPr>
    </w:p>
    <w:p w14:paraId="393303F9" w14:textId="77777777" w:rsidR="00497E36" w:rsidRPr="00F506E3" w:rsidRDefault="00497E36" w:rsidP="00497E36">
      <w:pPr>
        <w:pStyle w:val="FirstNumber"/>
        <w:ind w:left="2160"/>
        <w:rPr>
          <w:color w:val="000000"/>
        </w:rPr>
      </w:pPr>
      <w:r>
        <w:rPr>
          <w:color w:val="000000"/>
        </w:rPr>
        <w:t>3.</w:t>
      </w:r>
      <w:r>
        <w:rPr>
          <w:color w:val="000000"/>
        </w:rPr>
        <w:tab/>
      </w:r>
      <w:r w:rsidRPr="00F506E3">
        <w:rPr>
          <w:color w:val="000000"/>
        </w:rPr>
        <w:t>Free-ranging fish populations found positive for IPNV may again be considered negative upon the completion of at least three consecutive negative inspections at least four (4) months apart over a period of at least 24 months.</w:t>
      </w:r>
    </w:p>
    <w:p w14:paraId="752C3B39" w14:textId="77777777" w:rsidR="00497E36" w:rsidRPr="00F506E3" w:rsidRDefault="00497E36" w:rsidP="00497E36">
      <w:pPr>
        <w:ind w:left="720"/>
        <w:rPr>
          <w:color w:val="000000"/>
        </w:rPr>
      </w:pPr>
    </w:p>
    <w:p w14:paraId="3CE8FCC2" w14:textId="36F0547D" w:rsidR="00497E36" w:rsidRPr="00F506E3" w:rsidRDefault="00497E36" w:rsidP="00497E36">
      <w:pPr>
        <w:ind w:left="1080" w:hanging="360"/>
        <w:rPr>
          <w:color w:val="000000"/>
        </w:rPr>
      </w:pPr>
      <w:r w:rsidRPr="00F506E3">
        <w:rPr>
          <w:color w:val="000000"/>
        </w:rPr>
        <w:t>D.</w:t>
      </w:r>
      <w:r w:rsidR="00B0776A">
        <w:rPr>
          <w:color w:val="000000"/>
        </w:rPr>
        <w:t xml:space="preserve"> </w:t>
      </w:r>
      <w:r w:rsidRPr="00F506E3">
        <w:rPr>
          <w:color w:val="000000"/>
        </w:rPr>
        <w:t xml:space="preserve"> Egg Disinfection</w:t>
      </w:r>
    </w:p>
    <w:p w14:paraId="51356C7A" w14:textId="77777777" w:rsidR="00497E36" w:rsidRPr="00F506E3" w:rsidRDefault="00497E36" w:rsidP="00497E36">
      <w:pPr>
        <w:ind w:left="720"/>
        <w:rPr>
          <w:color w:val="000000"/>
        </w:rPr>
      </w:pPr>
    </w:p>
    <w:p w14:paraId="098F6189" w14:textId="77777777" w:rsidR="00497E36" w:rsidRPr="00F506E3" w:rsidRDefault="00497E36" w:rsidP="00497E36">
      <w:pPr>
        <w:pStyle w:val="FirstNumber"/>
        <w:tabs>
          <w:tab w:val="clear" w:pos="1080"/>
        </w:tabs>
        <w:rPr>
          <w:color w:val="000000"/>
        </w:rPr>
      </w:pPr>
      <w:r w:rsidRPr="00F506E3">
        <w:rPr>
          <w:color w:val="000000"/>
        </w:rPr>
        <w:t>1.</w:t>
      </w:r>
      <w:r w:rsidRPr="00F506E3">
        <w:rPr>
          <w:color w:val="000000"/>
        </w:rPr>
        <w:tab/>
        <w:t>The operator and employees of any fish production facility must use the following procedures when disinfecting salmonid eggs received from any source:</w:t>
      </w:r>
    </w:p>
    <w:p w14:paraId="5C9D76BF" w14:textId="77777777" w:rsidR="00497E36" w:rsidRPr="00F506E3" w:rsidRDefault="00497E36" w:rsidP="00497E36">
      <w:pPr>
        <w:pStyle w:val="FirstNumber"/>
        <w:ind w:left="1080"/>
        <w:rPr>
          <w:color w:val="000000"/>
        </w:rPr>
      </w:pPr>
    </w:p>
    <w:p w14:paraId="1FE15D26" w14:textId="6360728A" w:rsidR="00497E36" w:rsidRPr="00F506E3" w:rsidRDefault="00497E36" w:rsidP="00497E36">
      <w:pPr>
        <w:pStyle w:val="Secondletter0"/>
        <w:rPr>
          <w:color w:val="000000"/>
        </w:rPr>
      </w:pPr>
      <w:r w:rsidRPr="00F506E3">
        <w:rPr>
          <w:color w:val="000000"/>
        </w:rPr>
        <w:t>a.</w:t>
      </w:r>
      <w:r w:rsidR="00B0776A">
        <w:rPr>
          <w:color w:val="000000"/>
        </w:rPr>
        <w:t xml:space="preserve"> </w:t>
      </w:r>
      <w:r w:rsidRPr="00F506E3">
        <w:rPr>
          <w:color w:val="000000"/>
        </w:rPr>
        <w:t xml:space="preserve"> Eggs shall be disinfected by soaking them in a solution containing one hundred parts per million iodine, in the form of povidone iodine, for a minimum of ten minutes before such eggs are allowed to come in contact with other eggs, fish, incubators, rearing spaces, or water supplies on a fish culture facility.</w:t>
      </w:r>
    </w:p>
    <w:p w14:paraId="23BF3387" w14:textId="77777777" w:rsidR="00497E36" w:rsidRPr="00F506E3" w:rsidRDefault="00497E36" w:rsidP="00497E36">
      <w:pPr>
        <w:pStyle w:val="Secondletter0"/>
        <w:rPr>
          <w:color w:val="000000"/>
        </w:rPr>
      </w:pPr>
    </w:p>
    <w:p w14:paraId="792888C6" w14:textId="77777777" w:rsidR="00497E36" w:rsidRDefault="00497E36" w:rsidP="00497E36">
      <w:pPr>
        <w:pStyle w:val="Secondletter0"/>
        <w:tabs>
          <w:tab w:val="left" w:pos="1440"/>
        </w:tabs>
        <w:rPr>
          <w:color w:val="000000"/>
        </w:rPr>
      </w:pPr>
      <w:r>
        <w:rPr>
          <w:color w:val="000000"/>
        </w:rPr>
        <w:lastRenderedPageBreak/>
        <w:t>b.</w:t>
      </w:r>
      <w:r>
        <w:rPr>
          <w:color w:val="000000"/>
        </w:rPr>
        <w:tab/>
      </w:r>
      <w:r w:rsidRPr="00F506E3">
        <w:rPr>
          <w:color w:val="000000"/>
        </w:rPr>
        <w:t>Hands, gloves, shipping containers and any implements or objects that contact such eggs before disinfection must not come into contact with other eggs, fish, incubators, rearing spaces, or water supplies on a fish culture facility until they have been disinfected using a commercially available disinfectant as directed on the product label.</w:t>
      </w:r>
    </w:p>
    <w:p w14:paraId="3DAA37AE" w14:textId="77777777" w:rsidR="004862D5" w:rsidRDefault="004862D5" w:rsidP="00675C47">
      <w:pPr>
        <w:pStyle w:val="Secondletter0"/>
        <w:tabs>
          <w:tab w:val="left" w:pos="1440"/>
        </w:tabs>
        <w:spacing w:after="240"/>
        <w:ind w:left="1080"/>
        <w:rPr>
          <w:ins w:id="140" w:author="Hernandez, Hilary" w:date="2026-09-18T12:27:00Z" w16du:dateUtc="2026-09-18T18:27:00Z"/>
          <w:color w:val="000000"/>
        </w:rPr>
      </w:pPr>
      <w:r>
        <w:rPr>
          <w:color w:val="000000"/>
        </w:rPr>
        <w:t>E.</w:t>
      </w:r>
      <w:r>
        <w:rPr>
          <w:color w:val="000000"/>
        </w:rPr>
        <w:tab/>
      </w:r>
      <w:ins w:id="141" w:author="Hernandez, Hilary" w:date="2026-09-18T12:27:00Z" w16du:dateUtc="2026-09-18T18:27:00Z">
        <w:r>
          <w:rPr>
            <w:color w:val="000000"/>
          </w:rPr>
          <w:t>Inspection For and Management of Aquatic Nuisance Species (ANS)</w:t>
        </w:r>
      </w:ins>
    </w:p>
    <w:p w14:paraId="571B1E67" w14:textId="65F66A28" w:rsidR="004862D5" w:rsidRDefault="004862D5" w:rsidP="00675C47">
      <w:pPr>
        <w:pStyle w:val="Secondletter0"/>
        <w:numPr>
          <w:ilvl w:val="0"/>
          <w:numId w:val="34"/>
        </w:numPr>
        <w:tabs>
          <w:tab w:val="left" w:pos="1440"/>
        </w:tabs>
        <w:spacing w:after="240"/>
        <w:rPr>
          <w:ins w:id="142" w:author="Hernandez, Hilary" w:date="2026-09-18T12:28:00Z" w16du:dateUtc="2026-09-18T18:28:00Z"/>
          <w:color w:val="000000"/>
        </w:rPr>
      </w:pPr>
      <w:ins w:id="143" w:author="Hernandez, Hilary" w:date="2026-09-18T12:27:00Z" w16du:dateUtc="2026-09-18T18:27:00Z">
        <w:r>
          <w:rPr>
            <w:color w:val="000000"/>
          </w:rPr>
          <w:t>ANS Ins</w:t>
        </w:r>
      </w:ins>
      <w:ins w:id="144" w:author="Hernandez, Hilary" w:date="2026-09-18T12:28:00Z" w16du:dateUtc="2026-09-18T18:28:00Z">
        <w:r>
          <w:rPr>
            <w:color w:val="000000"/>
          </w:rPr>
          <w:t>pections and Reports</w:t>
        </w:r>
      </w:ins>
    </w:p>
    <w:p w14:paraId="7ACC2476" w14:textId="51CE7C86" w:rsidR="004862D5" w:rsidRDefault="004862D5">
      <w:pPr>
        <w:pStyle w:val="Secondletter0"/>
        <w:numPr>
          <w:ilvl w:val="1"/>
          <w:numId w:val="34"/>
        </w:numPr>
        <w:tabs>
          <w:tab w:val="left" w:pos="1440"/>
        </w:tabs>
        <w:spacing w:after="240"/>
        <w:ind w:left="1800"/>
        <w:rPr>
          <w:ins w:id="145" w:author="Hernandez, Hilary" w:date="2026-09-18T12:31:00Z" w16du:dateUtc="2026-09-18T18:31:00Z"/>
          <w:color w:val="000000"/>
        </w:rPr>
        <w:pPrChange w:id="146" w:author="Hernandez, Hilary" w:date="2026-09-18T12:34:00Z" w16du:dateUtc="2026-09-18T18:34:00Z">
          <w:pPr>
            <w:pStyle w:val="Secondletter0"/>
            <w:numPr>
              <w:ilvl w:val="1"/>
              <w:numId w:val="34"/>
            </w:numPr>
            <w:tabs>
              <w:tab w:val="left" w:pos="1440"/>
            </w:tabs>
            <w:spacing w:after="240"/>
            <w:ind w:left="2160"/>
          </w:pPr>
        </w:pPrChange>
      </w:pPr>
      <w:ins w:id="147" w:author="Hernandez, Hilary" w:date="2026-09-18T12:28:00Z" w16du:dateUtc="2026-09-18T18:28:00Z">
        <w:r>
          <w:rPr>
            <w:color w:val="000000"/>
          </w:rPr>
          <w:t>All aquatic wildlife production facilities must be annually inspected for ANS as provided in this subsection. A copy of a valid negative ANS</w:t>
        </w:r>
      </w:ins>
      <w:ins w:id="148" w:author="Hernandez, Hilary" w:date="2026-09-18T12:29:00Z" w16du:dateUtc="2026-09-18T18:29:00Z">
        <w:r>
          <w:rPr>
            <w:color w:val="000000"/>
          </w:rPr>
          <w:t xml:space="preserve"> inspection report of valid exemption under subsection E.1.e. (exemption fro</w:t>
        </w:r>
      </w:ins>
      <w:ins w:id="149" w:author="Hernandez, Hilary" w:date="2026-09-18T12:30:00Z" w16du:dateUtc="2026-09-18T18:30:00Z">
        <w:r>
          <w:rPr>
            <w:color w:val="000000"/>
          </w:rPr>
          <w:t>m ANS inspection requirements) or E.2.b.3. (exemption from prohibition on importing, exporting, transporting, or releasing fish or crustaceans from an ANS pos</w:t>
        </w:r>
      </w:ins>
      <w:ins w:id="150" w:author="Hernandez, Hilary" w:date="2026-09-18T12:31:00Z" w16du:dateUtc="2026-09-18T18:31:00Z">
        <w:r>
          <w:rPr>
            <w:color w:val="000000"/>
          </w:rPr>
          <w:t>itive facility) must accompany any shipment of live fish or crustaceans into or within Colorado.</w:t>
        </w:r>
      </w:ins>
    </w:p>
    <w:p w14:paraId="7DE5C069" w14:textId="77777777" w:rsidR="004862D5" w:rsidRDefault="004862D5">
      <w:pPr>
        <w:pStyle w:val="Secondletter0"/>
        <w:numPr>
          <w:ilvl w:val="1"/>
          <w:numId w:val="34"/>
        </w:numPr>
        <w:tabs>
          <w:tab w:val="left" w:pos="1440"/>
        </w:tabs>
        <w:spacing w:after="240"/>
        <w:ind w:left="1800"/>
        <w:rPr>
          <w:ins w:id="151" w:author="Hernandez, Hilary" w:date="2026-09-18T12:32:00Z" w16du:dateUtc="2026-09-18T18:32:00Z"/>
          <w:color w:val="000000"/>
        </w:rPr>
        <w:pPrChange w:id="152" w:author="Hernandez, Hilary" w:date="2026-09-18T12:34:00Z" w16du:dateUtc="2026-09-18T18:34:00Z">
          <w:pPr>
            <w:pStyle w:val="Secondletter0"/>
            <w:numPr>
              <w:ilvl w:val="1"/>
              <w:numId w:val="34"/>
            </w:numPr>
            <w:tabs>
              <w:tab w:val="left" w:pos="1440"/>
            </w:tabs>
            <w:spacing w:after="240"/>
            <w:ind w:left="2160"/>
          </w:pPr>
        </w:pPrChange>
      </w:pPr>
      <w:ins w:id="153" w:author="Hernandez, Hilary" w:date="2026-09-18T12:31:00Z" w16du:dateUtc="2026-09-18T18:31:00Z">
        <w:r>
          <w:rPr>
            <w:color w:val="000000"/>
          </w:rPr>
          <w:t>This subsection E. does not apply to aquatic wildlife production f</w:t>
        </w:r>
      </w:ins>
      <w:ins w:id="154" w:author="Hernandez, Hilary" w:date="2026-09-18T12:32:00Z" w16du:dateUtc="2026-09-18T18:32:00Z">
        <w:r>
          <w:rPr>
            <w:color w:val="000000"/>
          </w:rPr>
          <w:t>acilities that import only gametes or red swamp crayfish as provided in W-012C.2.b.iv.</w:t>
        </w:r>
      </w:ins>
    </w:p>
    <w:p w14:paraId="71DAC53B" w14:textId="77777777" w:rsidR="004862D5" w:rsidRDefault="004862D5">
      <w:pPr>
        <w:pStyle w:val="Secondletter0"/>
        <w:numPr>
          <w:ilvl w:val="1"/>
          <w:numId w:val="34"/>
        </w:numPr>
        <w:tabs>
          <w:tab w:val="left" w:pos="1440"/>
        </w:tabs>
        <w:spacing w:after="240"/>
        <w:ind w:left="1800"/>
        <w:rPr>
          <w:ins w:id="155" w:author="Hernandez, Hilary" w:date="2026-09-18T12:33:00Z" w16du:dateUtc="2026-09-18T18:33:00Z"/>
          <w:color w:val="000000"/>
        </w:rPr>
        <w:pPrChange w:id="156" w:author="Hernandez, Hilary" w:date="2026-09-18T12:34:00Z" w16du:dateUtc="2026-09-18T18:34:00Z">
          <w:pPr>
            <w:pStyle w:val="Secondletter0"/>
            <w:numPr>
              <w:ilvl w:val="1"/>
              <w:numId w:val="34"/>
            </w:numPr>
            <w:tabs>
              <w:tab w:val="left" w:pos="1440"/>
            </w:tabs>
            <w:spacing w:after="240"/>
            <w:ind w:left="2160"/>
          </w:pPr>
        </w:pPrChange>
      </w:pPr>
      <w:ins w:id="157" w:author="Hernandez, Hilary" w:date="2026-09-18T12:32:00Z" w16du:dateUtc="2026-09-18T18:32:00Z">
        <w:r>
          <w:rPr>
            <w:color w:val="000000"/>
          </w:rPr>
          <w:t>An annual ANS inspecti</w:t>
        </w:r>
      </w:ins>
      <w:ins w:id="158" w:author="Hernandez, Hilary" w:date="2026-09-18T12:33:00Z" w16du:dateUtc="2026-09-18T18:33:00Z">
        <w:r>
          <w:rPr>
            <w:color w:val="000000"/>
          </w:rPr>
          <w:t>on must satisfy the following requirements;</w:t>
        </w:r>
      </w:ins>
    </w:p>
    <w:p w14:paraId="2A9809BE" w14:textId="71EE41CD" w:rsidR="004862D5" w:rsidRDefault="00675C47">
      <w:pPr>
        <w:pStyle w:val="Secondletter0"/>
        <w:numPr>
          <w:ilvl w:val="2"/>
          <w:numId w:val="34"/>
        </w:numPr>
        <w:tabs>
          <w:tab w:val="left" w:pos="1440"/>
        </w:tabs>
        <w:spacing w:after="240"/>
        <w:ind w:left="2160"/>
        <w:rPr>
          <w:ins w:id="159" w:author="Hernandez, Hilary" w:date="2026-09-18T12:33:00Z" w16du:dateUtc="2026-09-18T18:33:00Z"/>
          <w:color w:val="000000"/>
        </w:rPr>
        <w:pPrChange w:id="160" w:author="Hernandez, Hilary" w:date="2026-09-18T12:34:00Z" w16du:dateUtc="2026-09-18T18:34:00Z">
          <w:pPr>
            <w:pStyle w:val="Secondletter0"/>
            <w:numPr>
              <w:ilvl w:val="2"/>
              <w:numId w:val="34"/>
            </w:numPr>
            <w:tabs>
              <w:tab w:val="left" w:pos="1440"/>
            </w:tabs>
            <w:spacing w:after="240"/>
            <w:ind w:left="3060"/>
          </w:pPr>
        </w:pPrChange>
      </w:pPr>
      <w:ins w:id="161" w:author="Hernandez, Hilary" w:date="2026-09-18T12:34:00Z" w16du:dateUtc="2026-09-18T18:34:00Z">
        <w:r>
          <w:rPr>
            <w:color w:val="000000"/>
          </w:rPr>
          <w:t>t</w:t>
        </w:r>
      </w:ins>
      <w:ins w:id="162" w:author="Hernandez, Hilary" w:date="2026-09-18T12:33:00Z" w16du:dateUtc="2026-09-18T18:33:00Z">
        <w:r w:rsidR="004862D5">
          <w:rPr>
            <w:color w:val="000000"/>
          </w:rPr>
          <w:t xml:space="preserve">he inspection must be conducted by a </w:t>
        </w:r>
      </w:ins>
      <w:ins w:id="163" w:author="Hernandez, Hilary" w:date="2026-09-18T13:11:00Z" w16du:dateUtc="2026-09-18T19:11:00Z">
        <w:r w:rsidR="00026F5F">
          <w:rPr>
            <w:color w:val="000000"/>
          </w:rPr>
          <w:t>qualified</w:t>
        </w:r>
      </w:ins>
      <w:ins w:id="164" w:author="Hernandez, Hilary" w:date="2026-09-18T12:33:00Z" w16du:dateUtc="2026-09-18T18:33:00Z">
        <w:r w:rsidR="004862D5">
          <w:rPr>
            <w:color w:val="000000"/>
          </w:rPr>
          <w:t xml:space="preserve"> ANS professional;</w:t>
        </w:r>
      </w:ins>
    </w:p>
    <w:p w14:paraId="5D514397" w14:textId="720D087E" w:rsidR="004862D5" w:rsidRDefault="00675C47">
      <w:pPr>
        <w:pStyle w:val="Secondletter0"/>
        <w:numPr>
          <w:ilvl w:val="2"/>
          <w:numId w:val="34"/>
        </w:numPr>
        <w:tabs>
          <w:tab w:val="left" w:pos="1440"/>
        </w:tabs>
        <w:spacing w:after="240"/>
        <w:ind w:left="2160"/>
        <w:rPr>
          <w:ins w:id="165" w:author="Hernandez, Hilary" w:date="2026-09-18T12:34:00Z" w16du:dateUtc="2026-09-18T18:34:00Z"/>
          <w:color w:val="000000"/>
        </w:rPr>
        <w:pPrChange w:id="166" w:author="Hernandez, Hilary" w:date="2026-09-18T12:34:00Z" w16du:dateUtc="2026-09-18T18:34:00Z">
          <w:pPr>
            <w:pStyle w:val="Secondletter0"/>
            <w:numPr>
              <w:ilvl w:val="2"/>
              <w:numId w:val="34"/>
            </w:numPr>
            <w:tabs>
              <w:tab w:val="left" w:pos="1440"/>
            </w:tabs>
            <w:spacing w:after="240"/>
            <w:ind w:left="3060"/>
          </w:pPr>
        </w:pPrChange>
      </w:pPr>
      <w:ins w:id="167" w:author="Hernandez, Hilary" w:date="2026-09-18T12:34:00Z" w16du:dateUtc="2026-09-18T18:34:00Z">
        <w:r>
          <w:rPr>
            <w:color w:val="000000"/>
          </w:rPr>
          <w:t>t</w:t>
        </w:r>
      </w:ins>
      <w:ins w:id="168" w:author="Hernandez, Hilary" w:date="2026-09-18T12:33:00Z" w16du:dateUtc="2026-09-18T18:33:00Z">
        <w:r w:rsidR="004862D5">
          <w:rPr>
            <w:color w:val="000000"/>
          </w:rPr>
          <w:t>he inspection must be conducted between June 15 and October</w:t>
        </w:r>
      </w:ins>
      <w:ins w:id="169" w:author="Hernandez, Hilary" w:date="2026-09-18T12:34:00Z" w16du:dateUtc="2026-09-18T18:34:00Z">
        <w:r w:rsidR="004862D5">
          <w:rPr>
            <w:color w:val="000000"/>
          </w:rPr>
          <w:t xml:space="preserve"> 15;</w:t>
        </w:r>
      </w:ins>
    </w:p>
    <w:p w14:paraId="293BD7DF" w14:textId="5C72AF2F" w:rsidR="004862D5" w:rsidRDefault="004862D5" w:rsidP="00675C47">
      <w:pPr>
        <w:pStyle w:val="Secondletter0"/>
        <w:numPr>
          <w:ilvl w:val="2"/>
          <w:numId w:val="34"/>
        </w:numPr>
        <w:tabs>
          <w:tab w:val="left" w:pos="1440"/>
        </w:tabs>
        <w:spacing w:after="240"/>
        <w:ind w:left="2160"/>
        <w:rPr>
          <w:ins w:id="170" w:author="Hernandez, Hilary" w:date="2026-09-18T12:37:00Z" w16du:dateUtc="2026-09-18T18:37:00Z"/>
          <w:color w:val="000000"/>
        </w:rPr>
      </w:pPr>
      <w:ins w:id="171" w:author="Hernandez, Hilary" w:date="2026-09-18T12:32:00Z" w16du:dateUtc="2026-09-18T18:32:00Z">
        <w:r>
          <w:rPr>
            <w:color w:val="000000"/>
          </w:rPr>
          <w:t xml:space="preserve"> </w:t>
        </w:r>
      </w:ins>
      <w:ins w:id="172" w:author="Hernandez, Hilary" w:date="2026-09-18T12:35:00Z" w16du:dateUtc="2026-09-18T18:35:00Z">
        <w:r w:rsidR="00675C47">
          <w:rPr>
            <w:color w:val="000000"/>
          </w:rPr>
          <w:t>the inspection must in</w:t>
        </w:r>
      </w:ins>
      <w:ins w:id="173" w:author="Hernandez, Hilary" w:date="2026-09-18T12:36:00Z" w16du:dateUtc="2026-09-18T18:36:00Z">
        <w:r w:rsidR="00675C47">
          <w:rPr>
            <w:color w:val="000000"/>
          </w:rPr>
          <w:t xml:space="preserve">clude a physical inspection of the facility, the facility’s water sources, the areas of the facility occupied by fish or </w:t>
        </w:r>
      </w:ins>
      <w:ins w:id="174" w:author="Hernandez, Hilary" w:date="2026-09-18T13:12:00Z" w16du:dateUtc="2026-09-18T19:12:00Z">
        <w:r w:rsidR="00026F5F">
          <w:rPr>
            <w:color w:val="000000"/>
          </w:rPr>
          <w:t>c</w:t>
        </w:r>
      </w:ins>
      <w:ins w:id="175" w:author="Hernandez, Hilary" w:date="2026-09-18T12:36:00Z" w16du:dateUtc="2026-09-18T18:36:00Z">
        <w:r w:rsidR="00675C47">
          <w:rPr>
            <w:color w:val="000000"/>
          </w:rPr>
          <w:t>rustaceans and where fish or cru</w:t>
        </w:r>
      </w:ins>
      <w:ins w:id="176" w:author="Hernandez, Hilary" w:date="2026-09-18T12:37:00Z" w16du:dateUtc="2026-09-18T18:37:00Z">
        <w:r w:rsidR="00675C47">
          <w:rPr>
            <w:color w:val="000000"/>
          </w:rPr>
          <w:t xml:space="preserve">staceans are handled, and the equipment the </w:t>
        </w:r>
      </w:ins>
      <w:ins w:id="177" w:author="Hernandez, Hilary" w:date="2026-09-21T11:25:00Z" w16du:dateUtc="2026-09-21T17:25:00Z">
        <w:r w:rsidR="009B3C2E">
          <w:rPr>
            <w:color w:val="000000"/>
          </w:rPr>
          <w:t>facility</w:t>
        </w:r>
      </w:ins>
      <w:ins w:id="178" w:author="Hernandez, Hilary" w:date="2026-09-18T12:37:00Z" w16du:dateUtc="2026-09-18T18:37:00Z">
        <w:r w:rsidR="00675C47">
          <w:rPr>
            <w:color w:val="000000"/>
          </w:rPr>
          <w:t xml:space="preserve"> uses for producing, handling, or transporting fish or crustaceans; and</w:t>
        </w:r>
      </w:ins>
    </w:p>
    <w:p w14:paraId="02F73164" w14:textId="6974B723" w:rsidR="00675C47" w:rsidRDefault="00675C47" w:rsidP="00675C47">
      <w:pPr>
        <w:pStyle w:val="Secondletter0"/>
        <w:numPr>
          <w:ilvl w:val="2"/>
          <w:numId w:val="34"/>
        </w:numPr>
        <w:tabs>
          <w:tab w:val="left" w:pos="1440"/>
        </w:tabs>
        <w:spacing w:after="240"/>
        <w:ind w:left="2160"/>
        <w:rPr>
          <w:ins w:id="179" w:author="Hernandez, Hilary" w:date="2026-09-18T12:38:00Z" w16du:dateUtc="2026-09-18T18:38:00Z"/>
          <w:color w:val="000000"/>
        </w:rPr>
      </w:pPr>
      <w:ins w:id="180" w:author="Hernandez, Hilary" w:date="2026-09-18T12:37:00Z" w16du:dateUtc="2026-09-18T18:37:00Z">
        <w:r>
          <w:rPr>
            <w:color w:val="000000"/>
          </w:rPr>
          <w:t>The inspection must be for the pre</w:t>
        </w:r>
      </w:ins>
      <w:ins w:id="181" w:author="Hernandez, Hilary" w:date="2026-09-18T12:38:00Z" w16du:dateUtc="2026-09-18T18:38:00Z">
        <w:r>
          <w:rPr>
            <w:color w:val="000000"/>
          </w:rPr>
          <w:t>sence of any ANS and, in the case of out-of-state aquatic wildlife production facilities, the presence of any prohibited, invasive, or nuisance species under the laws of that state.</w:t>
        </w:r>
      </w:ins>
    </w:p>
    <w:p w14:paraId="215153D6" w14:textId="76666EFB" w:rsidR="00675C47" w:rsidRDefault="00780F8E">
      <w:pPr>
        <w:pStyle w:val="Secondletter0"/>
        <w:numPr>
          <w:ilvl w:val="1"/>
          <w:numId w:val="34"/>
        </w:numPr>
        <w:tabs>
          <w:tab w:val="left" w:pos="1440"/>
        </w:tabs>
        <w:spacing w:after="240"/>
        <w:ind w:left="1800"/>
        <w:rPr>
          <w:ins w:id="182" w:author="Hernandez, Hilary" w:date="2026-09-18T12:41:00Z" w16du:dateUtc="2026-09-18T18:41:00Z"/>
          <w:color w:val="000000"/>
        </w:rPr>
        <w:pPrChange w:id="183" w:author="Hernandez, Hilary" w:date="2026-09-18T12:50:00Z" w16du:dateUtc="2026-09-18T18:50:00Z">
          <w:pPr>
            <w:pStyle w:val="Secondletter0"/>
            <w:numPr>
              <w:ilvl w:val="2"/>
              <w:numId w:val="34"/>
            </w:numPr>
            <w:tabs>
              <w:tab w:val="left" w:pos="1440"/>
            </w:tabs>
            <w:spacing w:after="240"/>
            <w:ind w:left="2160"/>
          </w:pPr>
        </w:pPrChange>
      </w:pPr>
      <w:ins w:id="184" w:author="Hernandez, Hilary" w:date="2026-09-18T12:39:00Z" w16du:dateUtc="2026-09-18T18:39:00Z">
        <w:r>
          <w:rPr>
            <w:color w:val="000000"/>
          </w:rPr>
          <w:t>The Division will conduct annual ANS inspections (including the collection and analysis of samples) for every in-state aquatic wildlife production facility at the Division’s e</w:t>
        </w:r>
      </w:ins>
      <w:ins w:id="185" w:author="Hernandez, Hilary" w:date="2026-09-18T12:40:00Z" w16du:dateUtc="2026-09-18T18:40:00Z">
        <w:r>
          <w:rPr>
            <w:color w:val="000000"/>
          </w:rPr>
          <w:t xml:space="preserve">xpense. An in-state aquatic wildlife production facility may select a second laboratory to confirm the results of the Division’s analysis at the facility’s own </w:t>
        </w:r>
      </w:ins>
      <w:ins w:id="186" w:author="Hernandez, Hilary" w:date="2026-09-21T11:25:00Z" w16du:dateUtc="2026-09-21T17:25:00Z">
        <w:r w:rsidR="009B3C2E">
          <w:rPr>
            <w:color w:val="000000"/>
          </w:rPr>
          <w:t>expense</w:t>
        </w:r>
      </w:ins>
      <w:ins w:id="187" w:author="Hernandez, Hilary" w:date="2026-09-18T12:40:00Z" w16du:dateUtc="2026-09-18T18:40:00Z">
        <w:r>
          <w:rPr>
            <w:color w:val="000000"/>
          </w:rPr>
          <w:t>. An out-of-state aquati</w:t>
        </w:r>
      </w:ins>
      <w:ins w:id="188" w:author="Hernandez, Hilary" w:date="2026-09-18T12:41:00Z" w16du:dateUtc="2026-09-18T18:41:00Z">
        <w:r>
          <w:rPr>
            <w:color w:val="000000"/>
          </w:rPr>
          <w:t>c wildlife production facility is responsible for the cost of all ANS inspections and confirmatory testing.</w:t>
        </w:r>
      </w:ins>
    </w:p>
    <w:p w14:paraId="5C19CFAF" w14:textId="17EA2009" w:rsidR="00780F8E" w:rsidRDefault="00780F8E" w:rsidP="00780F8E">
      <w:pPr>
        <w:pStyle w:val="Secondletter0"/>
        <w:numPr>
          <w:ilvl w:val="1"/>
          <w:numId w:val="34"/>
        </w:numPr>
        <w:tabs>
          <w:tab w:val="left" w:pos="1440"/>
        </w:tabs>
        <w:spacing w:after="240"/>
        <w:ind w:left="1800"/>
        <w:rPr>
          <w:ins w:id="189" w:author="Hernandez, Hilary" w:date="2026-09-18T12:42:00Z" w16du:dateUtc="2026-09-18T18:42:00Z"/>
          <w:color w:val="000000"/>
        </w:rPr>
      </w:pPr>
      <w:ins w:id="190" w:author="Hernandez, Hilary" w:date="2026-09-18T12:41:00Z" w16du:dateUtc="2026-09-18T18:41:00Z">
        <w:r>
          <w:rPr>
            <w:color w:val="000000"/>
          </w:rPr>
          <w:t xml:space="preserve">Exemptions </w:t>
        </w:r>
      </w:ins>
      <w:ins w:id="191" w:author="Hernandez, Hilary" w:date="2026-09-18T13:14:00Z" w16du:dateUtc="2026-09-18T19:14:00Z">
        <w:r w:rsidR="00026F5F">
          <w:rPr>
            <w:color w:val="000000"/>
          </w:rPr>
          <w:t>F</w:t>
        </w:r>
      </w:ins>
      <w:ins w:id="192" w:author="Hernandez, Hilary" w:date="2026-09-18T12:41:00Z" w16du:dateUtc="2026-09-18T18:41:00Z">
        <w:r>
          <w:rPr>
            <w:color w:val="000000"/>
          </w:rPr>
          <w:t xml:space="preserve">rom ANS </w:t>
        </w:r>
      </w:ins>
      <w:ins w:id="193" w:author="Hernandez, Hilary" w:date="2026-09-18T13:14:00Z" w16du:dateUtc="2026-09-18T19:14:00Z">
        <w:r w:rsidR="00026F5F">
          <w:rPr>
            <w:color w:val="000000"/>
          </w:rPr>
          <w:t>I</w:t>
        </w:r>
      </w:ins>
      <w:ins w:id="194" w:author="Hernandez, Hilary" w:date="2026-09-18T12:41:00Z" w16du:dateUtc="2026-09-18T18:41:00Z">
        <w:r>
          <w:rPr>
            <w:color w:val="000000"/>
          </w:rPr>
          <w:t>n</w:t>
        </w:r>
      </w:ins>
      <w:ins w:id="195" w:author="Hernandez, Hilary" w:date="2026-09-18T12:42:00Z" w16du:dateUtc="2026-09-18T18:42:00Z">
        <w:r>
          <w:rPr>
            <w:color w:val="000000"/>
          </w:rPr>
          <w:t xml:space="preserve">spections </w:t>
        </w:r>
      </w:ins>
      <w:ins w:id="196" w:author="Hernandez, Hilary" w:date="2026-09-18T13:14:00Z" w16du:dateUtc="2026-09-18T19:14:00Z">
        <w:r w:rsidR="00026F5F">
          <w:rPr>
            <w:color w:val="000000"/>
          </w:rPr>
          <w:t>R</w:t>
        </w:r>
      </w:ins>
      <w:ins w:id="197" w:author="Hernandez, Hilary" w:date="2026-09-18T12:42:00Z" w16du:dateUtc="2026-09-18T18:42:00Z">
        <w:r>
          <w:rPr>
            <w:color w:val="000000"/>
          </w:rPr>
          <w:t>equirements</w:t>
        </w:r>
      </w:ins>
    </w:p>
    <w:p w14:paraId="331D9E40" w14:textId="3C196310" w:rsidR="00780F8E" w:rsidRDefault="00780F8E" w:rsidP="00780F8E">
      <w:pPr>
        <w:pStyle w:val="Secondletter0"/>
        <w:numPr>
          <w:ilvl w:val="2"/>
          <w:numId w:val="34"/>
        </w:numPr>
        <w:tabs>
          <w:tab w:val="left" w:pos="1440"/>
        </w:tabs>
        <w:spacing w:after="240"/>
        <w:ind w:left="2160"/>
        <w:rPr>
          <w:ins w:id="198" w:author="Hernandez, Hilary" w:date="2026-09-18T12:43:00Z" w16du:dateUtc="2026-09-18T18:43:00Z"/>
          <w:color w:val="000000"/>
        </w:rPr>
      </w:pPr>
      <w:ins w:id="199" w:author="Hernandez, Hilary" w:date="2026-09-18T12:43:00Z" w16du:dateUtc="2026-09-18T18:43:00Z">
        <w:r w:rsidRPr="00780F8E">
          <w:rPr>
            <w:color w:val="000000"/>
          </w:rPr>
          <w:t>The Director may, in consultation with the Fish Health Board, exempt an aquatic wildlife production facility from ANS inspection requirements when the following criteria are met</w:t>
        </w:r>
        <w:r>
          <w:rPr>
            <w:color w:val="000000"/>
          </w:rPr>
          <w:t>:</w:t>
        </w:r>
      </w:ins>
    </w:p>
    <w:p w14:paraId="38C0FDCD" w14:textId="20A78533" w:rsidR="00780F8E" w:rsidRDefault="00CF03E7" w:rsidP="00CF03E7">
      <w:pPr>
        <w:pStyle w:val="Secondletter0"/>
        <w:numPr>
          <w:ilvl w:val="3"/>
          <w:numId w:val="34"/>
        </w:numPr>
        <w:tabs>
          <w:tab w:val="left" w:pos="1440"/>
        </w:tabs>
        <w:spacing w:after="240"/>
        <w:ind w:left="2520"/>
        <w:rPr>
          <w:ins w:id="200" w:author="Hernandez, Hilary" w:date="2026-09-18T12:45:00Z" w16du:dateUtc="2026-09-18T18:45:00Z"/>
          <w:color w:val="000000"/>
        </w:rPr>
      </w:pPr>
      <w:ins w:id="201" w:author="Hernandez, Hilary" w:date="2026-09-18T12:44:00Z" w16du:dateUtc="2026-09-18T18:44:00Z">
        <w:r w:rsidRPr="00CF03E7">
          <w:rPr>
            <w:color w:val="000000"/>
          </w:rPr>
          <w:t>compliance with the inspection requirements would result in an unacceptable impact on</w:t>
        </w:r>
        <w:r w:rsidRPr="00CF03E7">
          <w:t xml:space="preserve"> </w:t>
        </w:r>
        <w:r w:rsidRPr="00CF03E7">
          <w:rPr>
            <w:color w:val="000000"/>
          </w:rPr>
          <w:t>the sample population;</w:t>
        </w:r>
      </w:ins>
    </w:p>
    <w:p w14:paraId="065B2CD7" w14:textId="42CAE687" w:rsidR="00CF03E7" w:rsidRDefault="00CF03E7" w:rsidP="00CF03E7">
      <w:pPr>
        <w:pStyle w:val="Secondletter0"/>
        <w:numPr>
          <w:ilvl w:val="3"/>
          <w:numId w:val="34"/>
        </w:numPr>
        <w:tabs>
          <w:tab w:val="left" w:pos="1440"/>
        </w:tabs>
        <w:spacing w:after="240"/>
        <w:ind w:left="2520"/>
        <w:rPr>
          <w:ins w:id="202" w:author="Hernandez, Hilary" w:date="2026-09-18T12:45:00Z" w16du:dateUtc="2026-09-18T18:45:00Z"/>
          <w:color w:val="000000"/>
        </w:rPr>
      </w:pPr>
      <w:ins w:id="203" w:author="Hernandez, Hilary" w:date="2026-09-18T12:45:00Z" w16du:dateUtc="2026-09-18T18:45:00Z">
        <w:r w:rsidRPr="00CF03E7">
          <w:rPr>
            <w:color w:val="000000"/>
          </w:rPr>
          <w:t>there is minimal risk of introducing ANS into Colorado; and</w:t>
        </w:r>
      </w:ins>
    </w:p>
    <w:p w14:paraId="360A18FB" w14:textId="60937DD8" w:rsidR="00CF03E7" w:rsidRDefault="00CF03E7" w:rsidP="00CF03E7">
      <w:pPr>
        <w:pStyle w:val="Secondletter0"/>
        <w:numPr>
          <w:ilvl w:val="3"/>
          <w:numId w:val="34"/>
        </w:numPr>
        <w:tabs>
          <w:tab w:val="left" w:pos="1440"/>
        </w:tabs>
        <w:spacing w:after="240"/>
        <w:ind w:left="2520"/>
        <w:rPr>
          <w:ins w:id="204" w:author="Hernandez, Hilary" w:date="2026-09-18T12:46:00Z" w16du:dateUtc="2026-09-18T18:46:00Z"/>
          <w:color w:val="000000"/>
        </w:rPr>
      </w:pPr>
      <w:ins w:id="205" w:author="Hernandez, Hilary" w:date="2026-09-18T12:45:00Z" w16du:dateUtc="2026-09-18T18:45:00Z">
        <w:r w:rsidRPr="00CF03E7">
          <w:rPr>
            <w:color w:val="000000"/>
          </w:rPr>
          <w:t>there is minimal risk of exposing waters within Colorado to ANS.</w:t>
        </w:r>
      </w:ins>
    </w:p>
    <w:p w14:paraId="65F95887" w14:textId="01F7905D" w:rsidR="00CF03E7" w:rsidRDefault="00CF03E7" w:rsidP="00CF03E7">
      <w:pPr>
        <w:pStyle w:val="Secondletter0"/>
        <w:numPr>
          <w:ilvl w:val="2"/>
          <w:numId w:val="34"/>
        </w:numPr>
        <w:tabs>
          <w:tab w:val="left" w:pos="1440"/>
        </w:tabs>
        <w:spacing w:after="240"/>
        <w:ind w:left="2160"/>
        <w:rPr>
          <w:ins w:id="206" w:author="Hernandez, Hilary" w:date="2026-09-18T12:49:00Z" w16du:dateUtc="2026-09-18T18:49:00Z"/>
          <w:color w:val="000000"/>
        </w:rPr>
      </w:pPr>
      <w:ins w:id="207" w:author="Hernandez, Hilary" w:date="2026-09-18T12:46:00Z" w16du:dateUtc="2026-09-18T18:46:00Z">
        <w:r w:rsidRPr="00CF03E7">
          <w:rPr>
            <w:color w:val="000000"/>
          </w:rPr>
          <w:t>An aquatic wildlife production facility must submit an application for exemption from ANS</w:t>
        </w:r>
        <w:r w:rsidRPr="00CF03E7">
          <w:t xml:space="preserve"> </w:t>
        </w:r>
        <w:r w:rsidRPr="00CF03E7">
          <w:rPr>
            <w:color w:val="000000"/>
          </w:rPr>
          <w:t xml:space="preserve">inspection requirements to the Division Aquatic Animal Health </w:t>
        </w:r>
        <w:r w:rsidRPr="00CF03E7">
          <w:rPr>
            <w:color w:val="000000"/>
          </w:rPr>
          <w:lastRenderedPageBreak/>
          <w:t>Program</w:t>
        </w:r>
      </w:ins>
      <w:ins w:id="208" w:author="Hernandez, Hilary" w:date="2026-09-18T12:47:00Z" w16du:dateUtc="2026-09-18T18:47:00Z">
        <w:r w:rsidRPr="00CF03E7">
          <w:t xml:space="preserve"> </w:t>
        </w:r>
        <w:r w:rsidRPr="00CF03E7">
          <w:rPr>
            <w:color w:val="000000"/>
          </w:rPr>
          <w:t>(aquatic.health@state.co.us). After receiving an application for exemption, the Director shall</w:t>
        </w:r>
        <w:r w:rsidRPr="00CF03E7">
          <w:t xml:space="preserve"> </w:t>
        </w:r>
        <w:r w:rsidRPr="00CF03E7">
          <w:rPr>
            <w:color w:val="000000"/>
          </w:rPr>
          <w:t>consult with the Fish Health Board no later than its next regularly scheduled meeting and</w:t>
        </w:r>
        <w:r w:rsidRPr="00CF03E7">
          <w:t xml:space="preserve"> </w:t>
        </w:r>
        <w:r w:rsidRPr="00CF03E7">
          <w:rPr>
            <w:color w:val="000000"/>
          </w:rPr>
          <w:t>issue a written decision granting or denying the application.</w:t>
        </w:r>
      </w:ins>
    </w:p>
    <w:p w14:paraId="25F1171C" w14:textId="720CA7A0" w:rsidR="00CF03E7" w:rsidRDefault="00CF03E7" w:rsidP="00CF03E7">
      <w:pPr>
        <w:pStyle w:val="Secondletter0"/>
        <w:numPr>
          <w:ilvl w:val="1"/>
          <w:numId w:val="34"/>
        </w:numPr>
        <w:tabs>
          <w:tab w:val="left" w:pos="1440"/>
        </w:tabs>
        <w:spacing w:after="240"/>
        <w:ind w:left="1800"/>
        <w:rPr>
          <w:ins w:id="209" w:author="Hernandez, Hilary" w:date="2026-09-18T12:50:00Z" w16du:dateUtc="2026-09-18T18:50:00Z"/>
          <w:color w:val="000000"/>
        </w:rPr>
      </w:pPr>
      <w:ins w:id="210" w:author="Hernandez, Hilary" w:date="2026-09-18T12:49:00Z" w16du:dateUtc="2026-09-18T18:49:00Z">
        <w:r w:rsidRPr="00CF03E7">
          <w:rPr>
            <w:color w:val="000000"/>
          </w:rPr>
          <w:t>After conducting an ANS inspection of an aquatic wildlife production facility, a qualified ANS</w:t>
        </w:r>
        <w:r w:rsidRPr="00CF03E7">
          <w:t xml:space="preserve"> </w:t>
        </w:r>
        <w:r w:rsidRPr="00CF03E7">
          <w:rPr>
            <w:color w:val="000000"/>
          </w:rPr>
          <w:t>professional must prepare an ANS inspection report documenting the absence or presence of</w:t>
        </w:r>
        <w:r w:rsidRPr="00CF03E7">
          <w:t xml:space="preserve"> </w:t>
        </w:r>
        <w:r w:rsidRPr="00CF03E7">
          <w:rPr>
            <w:color w:val="000000"/>
          </w:rPr>
          <w:t>ANS at the facility.  In the case of an out-of-state aquatic wildlife production facility, the report</w:t>
        </w:r>
      </w:ins>
      <w:ins w:id="211" w:author="Hernandez, Hilary" w:date="2026-09-18T12:50:00Z" w16du:dateUtc="2026-09-18T18:50:00Z">
        <w:r w:rsidRPr="00CF03E7">
          <w:t xml:space="preserve"> </w:t>
        </w:r>
        <w:r w:rsidRPr="00CF03E7">
          <w:rPr>
            <w:color w:val="000000"/>
          </w:rPr>
          <w:t>must also include the absence or presence of any prohibited, invasive, or nuisance species</w:t>
        </w:r>
        <w:r w:rsidRPr="00CF03E7">
          <w:t xml:space="preserve"> </w:t>
        </w:r>
        <w:r w:rsidRPr="00CF03E7">
          <w:rPr>
            <w:color w:val="000000"/>
          </w:rPr>
          <w:t>under the laws of that state</w:t>
        </w:r>
        <w:r>
          <w:rPr>
            <w:color w:val="000000"/>
          </w:rPr>
          <w:t>.</w:t>
        </w:r>
      </w:ins>
    </w:p>
    <w:p w14:paraId="1467E8AE" w14:textId="35695EEE" w:rsidR="00CF03E7" w:rsidRDefault="00CF03E7" w:rsidP="00CF03E7">
      <w:pPr>
        <w:pStyle w:val="Secondletter0"/>
        <w:numPr>
          <w:ilvl w:val="1"/>
          <w:numId w:val="34"/>
        </w:numPr>
        <w:tabs>
          <w:tab w:val="left" w:pos="1440"/>
        </w:tabs>
        <w:spacing w:after="240"/>
        <w:ind w:left="1800"/>
        <w:rPr>
          <w:ins w:id="212" w:author="Hernandez, Hilary" w:date="2026-09-18T12:51:00Z" w16du:dateUtc="2026-09-18T18:51:00Z"/>
          <w:color w:val="000000"/>
        </w:rPr>
      </w:pPr>
      <w:ins w:id="213" w:author="Hernandez, Hilary" w:date="2026-09-18T12:51:00Z" w16du:dateUtc="2026-09-18T18:51:00Z">
        <w:r w:rsidRPr="00CF03E7">
          <w:rPr>
            <w:color w:val="000000"/>
          </w:rPr>
          <w:t>A “negative ANS inspection report” documents that the inspection found no ANS at the facility.</w:t>
        </w:r>
        <w:r w:rsidRPr="00CF03E7">
          <w:t xml:space="preserve"> </w:t>
        </w:r>
        <w:r w:rsidRPr="00CF03E7">
          <w:rPr>
            <w:color w:val="000000"/>
          </w:rPr>
          <w:t>A “positive ANS inspection report” documents that one or more ANS were found at the facility.</w:t>
        </w:r>
        <w:r w:rsidRPr="00CF03E7">
          <w:t xml:space="preserve"> </w:t>
        </w:r>
        <w:r w:rsidRPr="00CF03E7">
          <w:rPr>
            <w:color w:val="000000"/>
          </w:rPr>
          <w:t>A negative ANS inspection report prepared or approved by the Division is valid for 13 months</w:t>
        </w:r>
        <w:r w:rsidRPr="00CF03E7">
          <w:t xml:space="preserve"> </w:t>
        </w:r>
        <w:r w:rsidRPr="00CF03E7">
          <w:rPr>
            <w:color w:val="000000"/>
          </w:rPr>
          <w:t>after the inspection date unless a subsequent ANS inspection detects ANS at the aquatic</w:t>
        </w:r>
        <w:r w:rsidRPr="00CF03E7">
          <w:t xml:space="preserve"> </w:t>
        </w:r>
        <w:r w:rsidRPr="00CF03E7">
          <w:rPr>
            <w:color w:val="000000"/>
          </w:rPr>
          <w:t>wildlife production facility.</w:t>
        </w:r>
      </w:ins>
    </w:p>
    <w:p w14:paraId="361DB653" w14:textId="2B0A4F6C" w:rsidR="00CF03E7" w:rsidRDefault="00CF03E7" w:rsidP="00CF03E7">
      <w:pPr>
        <w:pStyle w:val="Secondletter0"/>
        <w:numPr>
          <w:ilvl w:val="0"/>
          <w:numId w:val="34"/>
        </w:numPr>
        <w:tabs>
          <w:tab w:val="left" w:pos="1440"/>
        </w:tabs>
        <w:spacing w:after="240"/>
        <w:rPr>
          <w:ins w:id="214" w:author="Hernandez, Hilary" w:date="2026-09-18T12:52:00Z" w16du:dateUtc="2026-09-18T18:52:00Z"/>
          <w:color w:val="000000"/>
        </w:rPr>
      </w:pPr>
      <w:ins w:id="215" w:author="Hernandez, Hilary" w:date="2026-09-18T12:51:00Z" w16du:dateUtc="2026-09-18T18:51:00Z">
        <w:r>
          <w:rPr>
            <w:color w:val="000000"/>
          </w:rPr>
          <w:t>Manageme</w:t>
        </w:r>
      </w:ins>
      <w:ins w:id="216" w:author="Hernandez, Hilary" w:date="2026-09-18T12:52:00Z" w16du:dateUtc="2026-09-18T18:52:00Z">
        <w:r>
          <w:rPr>
            <w:color w:val="000000"/>
          </w:rPr>
          <w:t>nt of ANS at Aquatic Wildlife Production Facilities</w:t>
        </w:r>
      </w:ins>
    </w:p>
    <w:p w14:paraId="7E0C8DF9" w14:textId="1AD61B82" w:rsidR="00CF03E7" w:rsidRDefault="00CF03E7" w:rsidP="00CF03E7">
      <w:pPr>
        <w:pStyle w:val="Secondletter0"/>
        <w:numPr>
          <w:ilvl w:val="1"/>
          <w:numId w:val="34"/>
        </w:numPr>
        <w:tabs>
          <w:tab w:val="left" w:pos="1440"/>
        </w:tabs>
        <w:spacing w:after="240"/>
        <w:ind w:left="1800"/>
        <w:rPr>
          <w:ins w:id="217" w:author="Hernandez, Hilary" w:date="2026-09-18T12:53:00Z" w16du:dateUtc="2026-09-18T18:53:00Z"/>
          <w:color w:val="000000"/>
        </w:rPr>
      </w:pPr>
      <w:ins w:id="218" w:author="Hernandez, Hilary" w:date="2026-09-18T12:52:00Z" w16du:dateUtc="2026-09-18T18:52:00Z">
        <w:r>
          <w:rPr>
            <w:color w:val="000000"/>
          </w:rPr>
          <w:t>Aquatic Wildlife Production Facilities with a Negative ANS Inspection Report that Subsequently Detect ANS</w:t>
        </w:r>
      </w:ins>
    </w:p>
    <w:p w14:paraId="2B107017" w14:textId="454BC2E0" w:rsidR="00B82976" w:rsidRDefault="00B82976" w:rsidP="00B82976">
      <w:pPr>
        <w:pStyle w:val="Secondletter0"/>
        <w:numPr>
          <w:ilvl w:val="2"/>
          <w:numId w:val="34"/>
        </w:numPr>
        <w:tabs>
          <w:tab w:val="left" w:pos="1440"/>
        </w:tabs>
        <w:spacing w:after="240"/>
        <w:ind w:left="2160"/>
        <w:rPr>
          <w:ins w:id="219" w:author="Hernandez, Hilary" w:date="2026-09-18T12:54:00Z" w16du:dateUtc="2026-09-18T18:54:00Z"/>
          <w:color w:val="000000"/>
        </w:rPr>
      </w:pPr>
      <w:ins w:id="220" w:author="Hernandez, Hilary" w:date="2026-09-18T12:53:00Z" w16du:dateUtc="2026-09-18T18:53:00Z">
        <w:r w:rsidRPr="00B82976">
          <w:rPr>
            <w:color w:val="000000"/>
          </w:rPr>
          <w:t>An owner or manager of an aquatic wildlife production facility with a valid negative ANS</w:t>
        </w:r>
        <w:r w:rsidRPr="00B82976">
          <w:t xml:space="preserve"> </w:t>
        </w:r>
        <w:r w:rsidRPr="00B82976">
          <w:rPr>
            <w:color w:val="000000"/>
          </w:rPr>
          <w:t>inspection report who becomes aware that ANS may be present at the facility must</w:t>
        </w:r>
      </w:ins>
      <w:ins w:id="221" w:author="Hernandez, Hilary" w:date="2026-09-18T12:54:00Z" w16du:dateUtc="2026-09-18T18:54:00Z">
        <w:r w:rsidRPr="00B82976">
          <w:t xml:space="preserve"> </w:t>
        </w:r>
        <w:r w:rsidRPr="00B82976">
          <w:rPr>
            <w:color w:val="000000"/>
          </w:rPr>
          <w:t xml:space="preserve">immediately notify the Division Invasive Species Program at </w:t>
        </w:r>
      </w:ins>
      <w:r w:rsidR="00F22092">
        <w:rPr>
          <w:color w:val="000000"/>
        </w:rPr>
        <w:fldChar w:fldCharType="begin"/>
      </w:r>
      <w:r w:rsidR="00F22092">
        <w:rPr>
          <w:color w:val="000000"/>
        </w:rPr>
        <w:instrText>HYPERLINK "mailto:</w:instrText>
      </w:r>
      <w:r w:rsidR="00F22092" w:rsidRPr="00B82976">
        <w:rPr>
          <w:color w:val="000000"/>
        </w:rPr>
        <w:instrText>invasive.species@state.co.us</w:instrText>
      </w:r>
      <w:r w:rsidR="00F22092">
        <w:rPr>
          <w:color w:val="000000"/>
        </w:rPr>
        <w:instrText>"</w:instrText>
      </w:r>
      <w:r w:rsidR="00F22092">
        <w:rPr>
          <w:color w:val="000000"/>
        </w:rPr>
      </w:r>
      <w:r w:rsidR="00F22092">
        <w:rPr>
          <w:color w:val="000000"/>
        </w:rPr>
        <w:fldChar w:fldCharType="separate"/>
      </w:r>
      <w:ins w:id="222" w:author="Hernandez, Hilary" w:date="2026-09-18T12:54:00Z" w16du:dateUtc="2026-09-18T18:54:00Z">
        <w:r w:rsidR="00F22092" w:rsidRPr="00B26DBE">
          <w:rPr>
            <w:rStyle w:val="Hyperlink"/>
            <w:rFonts w:cs="Arial"/>
          </w:rPr>
          <w:t>invasive.species@state.co.us</w:t>
        </w:r>
      </w:ins>
      <w:r w:rsidR="00F22092">
        <w:rPr>
          <w:color w:val="000000"/>
        </w:rPr>
        <w:fldChar w:fldCharType="end"/>
      </w:r>
      <w:ins w:id="223" w:author="Hernandez, Hilary" w:date="2026-09-18T12:54:00Z" w16du:dateUtc="2026-09-18T18:54:00Z">
        <w:r w:rsidRPr="00B82976">
          <w:rPr>
            <w:color w:val="000000"/>
          </w:rPr>
          <w:t>.</w:t>
        </w:r>
        <w:r w:rsidR="009E4172" w:rsidRPr="009E4172">
          <w:t xml:space="preserve"> </w:t>
        </w:r>
        <w:r w:rsidR="009E4172" w:rsidRPr="009E4172">
          <w:rPr>
            <w:color w:val="000000"/>
          </w:rPr>
          <w:t>The notification should include the date and time the ANS was detected, the exact location of</w:t>
        </w:r>
        <w:r w:rsidR="009E4172" w:rsidRPr="009E4172">
          <w:t xml:space="preserve"> </w:t>
        </w:r>
        <w:r w:rsidR="009E4172" w:rsidRPr="009E4172">
          <w:rPr>
            <w:color w:val="000000"/>
          </w:rPr>
          <w:t>sighting at the facility, the suspected species, and the name and contact information of the</w:t>
        </w:r>
        <w:r w:rsidR="009E4172" w:rsidRPr="009E4172">
          <w:t xml:space="preserve"> </w:t>
        </w:r>
        <w:r w:rsidR="009E4172" w:rsidRPr="009E4172">
          <w:rPr>
            <w:color w:val="000000"/>
          </w:rPr>
          <w:t>reporter.</w:t>
        </w:r>
      </w:ins>
    </w:p>
    <w:p w14:paraId="24926D84" w14:textId="40A24655" w:rsidR="009E4172" w:rsidRDefault="009E4172" w:rsidP="00B82976">
      <w:pPr>
        <w:pStyle w:val="Secondletter0"/>
        <w:numPr>
          <w:ilvl w:val="2"/>
          <w:numId w:val="34"/>
        </w:numPr>
        <w:tabs>
          <w:tab w:val="left" w:pos="1440"/>
        </w:tabs>
        <w:spacing w:after="240"/>
        <w:ind w:left="2160"/>
        <w:rPr>
          <w:ins w:id="224" w:author="Hernandez, Hilary" w:date="2026-09-18T12:55:00Z" w16du:dateUtc="2026-09-18T18:55:00Z"/>
          <w:color w:val="000000"/>
        </w:rPr>
      </w:pPr>
      <w:ins w:id="225" w:author="Hernandez, Hilary" w:date="2026-09-18T12:54:00Z" w16du:dateUtc="2026-09-18T18:54:00Z">
        <w:r w:rsidRPr="009E4172">
          <w:rPr>
            <w:color w:val="000000"/>
          </w:rPr>
          <w:t>Upon receiving a notification described in subsection E.2.a.1. or upon reasonable belief that</w:t>
        </w:r>
      </w:ins>
      <w:ins w:id="226" w:author="Hernandez, Hilary" w:date="2026-09-18T12:55:00Z" w16du:dateUtc="2026-09-18T18:55:00Z">
        <w:r w:rsidRPr="009E4172">
          <w:t xml:space="preserve"> </w:t>
        </w:r>
        <w:r w:rsidRPr="009E4172">
          <w:rPr>
            <w:color w:val="000000"/>
          </w:rPr>
          <w:t>ANS may be present at an aquatic wildlife production facility with a valid negative ANS</w:t>
        </w:r>
        <w:r w:rsidRPr="009E4172">
          <w:t xml:space="preserve"> </w:t>
        </w:r>
        <w:r w:rsidRPr="009E4172">
          <w:rPr>
            <w:color w:val="000000"/>
          </w:rPr>
          <w:t>inspection report, the Division may confirm whether ANS are present at the facility by (1)</w:t>
        </w:r>
        <w:r w:rsidRPr="009E4172">
          <w:t xml:space="preserve"> </w:t>
        </w:r>
        <w:r w:rsidRPr="009E4172">
          <w:rPr>
            <w:color w:val="000000"/>
          </w:rPr>
          <w:t>requiring the facility to complete a new ANS inspection and to submit a new ANS inspection</w:t>
        </w:r>
        <w:r w:rsidRPr="009E4172">
          <w:t xml:space="preserve"> </w:t>
        </w:r>
        <w:r w:rsidRPr="009E4172">
          <w:rPr>
            <w:color w:val="000000"/>
          </w:rPr>
          <w:t>report or (2) making alternate arrangements with the facility to confirm whether ANS are</w:t>
        </w:r>
        <w:r w:rsidRPr="009E4172">
          <w:t xml:space="preserve"> </w:t>
        </w:r>
        <w:r w:rsidRPr="009E4172">
          <w:rPr>
            <w:color w:val="000000"/>
          </w:rPr>
          <w:t>present at the facility.  The Division shall notify the facility that its negative ANS inspection</w:t>
        </w:r>
        <w:r w:rsidRPr="009E4172">
          <w:t xml:space="preserve"> </w:t>
        </w:r>
        <w:r w:rsidRPr="009E4172">
          <w:rPr>
            <w:color w:val="000000"/>
          </w:rPr>
          <w:t>report is temporarily invalid pending the result of any confirmatory testing.</w:t>
        </w:r>
      </w:ins>
    </w:p>
    <w:p w14:paraId="36DD83DB" w14:textId="60B1650D" w:rsidR="009E4172" w:rsidRDefault="009E4172" w:rsidP="00B82976">
      <w:pPr>
        <w:pStyle w:val="Secondletter0"/>
        <w:numPr>
          <w:ilvl w:val="2"/>
          <w:numId w:val="34"/>
        </w:numPr>
        <w:tabs>
          <w:tab w:val="left" w:pos="1440"/>
        </w:tabs>
        <w:spacing w:after="240"/>
        <w:ind w:left="2160"/>
        <w:rPr>
          <w:ins w:id="227" w:author="Hernandez, Hilary" w:date="2026-09-18T12:56:00Z" w16du:dateUtc="2026-09-18T18:56:00Z"/>
          <w:color w:val="000000"/>
        </w:rPr>
      </w:pPr>
      <w:ins w:id="228" w:author="Hernandez, Hilary" w:date="2026-09-18T12:56:00Z" w16du:dateUtc="2026-09-18T18:56:00Z">
        <w:r w:rsidRPr="009E4172">
          <w:rPr>
            <w:color w:val="000000"/>
          </w:rPr>
          <w:t>If the confirmatory testing described in subsection E.2.a.2. detects the presence of ANS, the Division shall invalidate the facility’s negative ANS inspection report.  If the confirmatory testing described in subsection E.2.a.2. does not detect the presence of ANS, the Division shall reinstate the aquatic wildlife production facility’s negative ANS inspection report or prepare or approve a new negative ANS inspection report.</w:t>
        </w:r>
      </w:ins>
    </w:p>
    <w:p w14:paraId="20C9C84F" w14:textId="5A0D5EF2" w:rsidR="009E4172" w:rsidRDefault="009E4172" w:rsidP="009E4172">
      <w:pPr>
        <w:pStyle w:val="Secondletter0"/>
        <w:numPr>
          <w:ilvl w:val="1"/>
          <w:numId w:val="34"/>
        </w:numPr>
        <w:tabs>
          <w:tab w:val="left" w:pos="1440"/>
        </w:tabs>
        <w:spacing w:after="240"/>
        <w:ind w:left="1800"/>
        <w:rPr>
          <w:ins w:id="229" w:author="Hernandez, Hilary" w:date="2026-09-18T12:56:00Z" w16du:dateUtc="2026-09-18T18:56:00Z"/>
          <w:color w:val="000000"/>
        </w:rPr>
      </w:pPr>
      <w:ins w:id="230" w:author="Hernandez, Hilary" w:date="2026-09-18T12:56:00Z" w16du:dateUtc="2026-09-18T18:56:00Z">
        <w:r>
          <w:rPr>
            <w:color w:val="000000"/>
          </w:rPr>
          <w:t xml:space="preserve">ANS Positive Aquatic </w:t>
        </w:r>
      </w:ins>
      <w:ins w:id="231" w:author="Hernandez, Hilary" w:date="2026-09-21T11:25:00Z" w16du:dateUtc="2026-09-21T17:25:00Z">
        <w:r w:rsidR="009B3C2E">
          <w:rPr>
            <w:color w:val="000000"/>
          </w:rPr>
          <w:t>Wildlife</w:t>
        </w:r>
      </w:ins>
      <w:ins w:id="232" w:author="Hernandez, Hilary" w:date="2026-09-18T12:56:00Z" w16du:dateUtc="2026-09-18T18:56:00Z">
        <w:r>
          <w:rPr>
            <w:color w:val="000000"/>
          </w:rPr>
          <w:t xml:space="preserve"> Production Facilities</w:t>
        </w:r>
      </w:ins>
    </w:p>
    <w:p w14:paraId="4D6B9EFC" w14:textId="3ADE6BE6" w:rsidR="009E4172" w:rsidRDefault="00A7107F" w:rsidP="009E4172">
      <w:pPr>
        <w:pStyle w:val="Secondletter0"/>
        <w:numPr>
          <w:ilvl w:val="2"/>
          <w:numId w:val="34"/>
        </w:numPr>
        <w:tabs>
          <w:tab w:val="left" w:pos="1440"/>
        </w:tabs>
        <w:spacing w:after="240"/>
        <w:ind w:left="2160"/>
        <w:rPr>
          <w:ins w:id="233" w:author="Hernandez, Hilary" w:date="2026-09-18T12:58:00Z" w16du:dateUtc="2026-09-18T18:58:00Z"/>
          <w:color w:val="000000"/>
        </w:rPr>
      </w:pPr>
      <w:ins w:id="234" w:author="Hernandez, Hilary" w:date="2026-09-18T12:57:00Z" w16du:dateUtc="2026-09-18T18:57:00Z">
        <w:r w:rsidRPr="00A7107F">
          <w:rPr>
            <w:color w:val="000000"/>
          </w:rPr>
          <w:t>If an annual ANS inspection or confirmatory testing described above detect ANS at an</w:t>
        </w:r>
      </w:ins>
      <w:ins w:id="235" w:author="Hernandez, Hilary" w:date="2026-09-18T12:58:00Z" w16du:dateUtc="2026-09-18T18:58:00Z">
        <w:r w:rsidRPr="00A7107F">
          <w:t xml:space="preserve"> </w:t>
        </w:r>
        <w:r w:rsidRPr="00A7107F">
          <w:rPr>
            <w:color w:val="000000"/>
          </w:rPr>
          <w:t>aquatic wildlife production facility, the Division shall promptly designate the facility “ANS</w:t>
        </w:r>
        <w:r w:rsidRPr="00A7107F">
          <w:t xml:space="preserve"> </w:t>
        </w:r>
        <w:r w:rsidRPr="00A7107F">
          <w:rPr>
            <w:color w:val="000000"/>
          </w:rPr>
          <w:t>positive” and notify the facility of the designation.</w:t>
        </w:r>
      </w:ins>
    </w:p>
    <w:p w14:paraId="12DDE559" w14:textId="2540B0FE" w:rsidR="00A7107F" w:rsidRDefault="00A7107F" w:rsidP="009E4172">
      <w:pPr>
        <w:pStyle w:val="Secondletter0"/>
        <w:numPr>
          <w:ilvl w:val="2"/>
          <w:numId w:val="34"/>
        </w:numPr>
        <w:tabs>
          <w:tab w:val="left" w:pos="1440"/>
        </w:tabs>
        <w:spacing w:after="240"/>
        <w:ind w:left="2160"/>
        <w:rPr>
          <w:ins w:id="236" w:author="Hernandez, Hilary" w:date="2026-09-18T12:58:00Z" w16du:dateUtc="2026-09-18T18:58:00Z"/>
          <w:color w:val="000000"/>
        </w:rPr>
      </w:pPr>
      <w:ins w:id="237" w:author="Hernandez, Hilary" w:date="2026-09-18T12:58:00Z" w16du:dateUtc="2026-09-18T18:58:00Z">
        <w:r w:rsidRPr="00A7107F">
          <w:rPr>
            <w:color w:val="000000"/>
          </w:rPr>
          <w:t>Except as provided in this subsection E.2.b., no person may import, export, transport, or release fish or crustaceans from an ANS positive aquatic wildlife production facility.</w:t>
        </w:r>
      </w:ins>
    </w:p>
    <w:p w14:paraId="3ACC867E" w14:textId="2B4EE61E" w:rsidR="00A7107F" w:rsidRDefault="00A7107F" w:rsidP="009E4172">
      <w:pPr>
        <w:pStyle w:val="Secondletter0"/>
        <w:numPr>
          <w:ilvl w:val="2"/>
          <w:numId w:val="34"/>
        </w:numPr>
        <w:tabs>
          <w:tab w:val="left" w:pos="1440"/>
        </w:tabs>
        <w:spacing w:after="240"/>
        <w:ind w:left="2160"/>
        <w:rPr>
          <w:ins w:id="238" w:author="Hernandez, Hilary" w:date="2026-09-18T12:58:00Z" w16du:dateUtc="2026-09-18T18:58:00Z"/>
          <w:color w:val="000000"/>
        </w:rPr>
      </w:pPr>
      <w:ins w:id="239" w:author="Hernandez, Hilary" w:date="2026-09-18T12:58:00Z" w16du:dateUtc="2026-09-18T18:58:00Z">
        <w:r w:rsidRPr="00A7107F">
          <w:rPr>
            <w:color w:val="000000"/>
          </w:rPr>
          <w:t>Exemption From Prohibitions for an ANS Positive Aquatic Wildlife Production Facility</w:t>
        </w:r>
      </w:ins>
    </w:p>
    <w:p w14:paraId="41B75DCB" w14:textId="2C1568B6" w:rsidR="00A7107F" w:rsidRDefault="00A7107F" w:rsidP="00A7107F">
      <w:pPr>
        <w:pStyle w:val="Secondletter0"/>
        <w:numPr>
          <w:ilvl w:val="3"/>
          <w:numId w:val="34"/>
        </w:numPr>
        <w:tabs>
          <w:tab w:val="left" w:pos="1440"/>
        </w:tabs>
        <w:spacing w:after="240"/>
        <w:ind w:left="2520"/>
        <w:rPr>
          <w:ins w:id="240" w:author="Hernandez, Hilary" w:date="2026-09-18T13:00:00Z" w16du:dateUtc="2026-09-18T19:00:00Z"/>
          <w:color w:val="000000"/>
        </w:rPr>
      </w:pPr>
      <w:ins w:id="241" w:author="Hernandez, Hilary" w:date="2026-09-18T12:59:00Z" w16du:dateUtc="2026-09-18T18:59:00Z">
        <w:r w:rsidRPr="00A7107F">
          <w:rPr>
            <w:color w:val="000000"/>
          </w:rPr>
          <w:lastRenderedPageBreak/>
          <w:t xml:space="preserve">Within 60 days after the Division notifies an aquatic wildlife production facility it has been designated “ANS positive,” the facility may apply for an </w:t>
        </w:r>
        <w:r>
          <w:rPr>
            <w:color w:val="000000"/>
          </w:rPr>
          <w:t>e</w:t>
        </w:r>
        <w:r w:rsidRPr="00A7107F">
          <w:rPr>
            <w:color w:val="000000"/>
          </w:rPr>
          <w:t>xemption from the prohibition on importing, exporting, transporting, or releasing fish or crustaceans from an ANS positive facility. The application must include an ANS management plan (ANSMP) and any best management practices (BMPs). The facility must consult with the Division in the</w:t>
        </w:r>
      </w:ins>
      <w:ins w:id="242" w:author="Hernandez, Hilary" w:date="2026-09-18T13:00:00Z" w16du:dateUtc="2026-09-18T19:00:00Z">
        <w:r>
          <w:rPr>
            <w:color w:val="000000"/>
          </w:rPr>
          <w:t xml:space="preserve"> d</w:t>
        </w:r>
      </w:ins>
      <w:ins w:id="243" w:author="Hernandez, Hilary" w:date="2026-09-18T12:59:00Z" w16du:dateUtc="2026-09-18T18:59:00Z">
        <w:r w:rsidRPr="00A7107F">
          <w:rPr>
            <w:color w:val="000000"/>
          </w:rPr>
          <w:t>evelopment of the ANSMP and any BMPs.</w:t>
        </w:r>
      </w:ins>
    </w:p>
    <w:p w14:paraId="4F7E91D8" w14:textId="5555C4B4" w:rsidR="000400BD" w:rsidRDefault="000400BD" w:rsidP="00A7107F">
      <w:pPr>
        <w:pStyle w:val="Secondletter0"/>
        <w:numPr>
          <w:ilvl w:val="3"/>
          <w:numId w:val="34"/>
        </w:numPr>
        <w:tabs>
          <w:tab w:val="left" w:pos="1440"/>
        </w:tabs>
        <w:spacing w:after="240"/>
        <w:ind w:left="2520"/>
        <w:rPr>
          <w:ins w:id="244" w:author="Hernandez, Hilary" w:date="2026-09-18T13:01:00Z" w16du:dateUtc="2026-09-18T19:01:00Z"/>
          <w:color w:val="000000"/>
        </w:rPr>
      </w:pPr>
      <w:ins w:id="245" w:author="Hernandez, Hilary" w:date="2026-09-18T13:00:00Z" w16du:dateUtc="2026-09-18T19:00:00Z">
        <w:r w:rsidRPr="000400BD">
          <w:rPr>
            <w:color w:val="000000"/>
          </w:rPr>
          <w:t>The Director may, in consultation with the Fish Health Board, exempt an ANS positive facility under this subsection E.2.b.3. if the facility submits a timely and complete application and the Director finds granting the exemption adequately protects the aquatic resources of Colorado.  In making this decision, the Director must consider the following factors:</w:t>
        </w:r>
      </w:ins>
    </w:p>
    <w:p w14:paraId="4505EDB0" w14:textId="49C968EE" w:rsidR="000400BD" w:rsidRDefault="000400BD" w:rsidP="000400BD">
      <w:pPr>
        <w:pStyle w:val="Secondletter0"/>
        <w:numPr>
          <w:ilvl w:val="4"/>
          <w:numId w:val="34"/>
        </w:numPr>
        <w:tabs>
          <w:tab w:val="left" w:pos="1440"/>
        </w:tabs>
        <w:spacing w:after="240"/>
        <w:ind w:left="2880"/>
        <w:rPr>
          <w:ins w:id="246" w:author="Hernandez, Hilary" w:date="2026-09-18T13:01:00Z" w16du:dateUtc="2026-09-18T19:01:00Z"/>
          <w:color w:val="000000"/>
        </w:rPr>
      </w:pPr>
      <w:ins w:id="247" w:author="Hernandez, Hilary" w:date="2026-09-18T13:01:00Z" w16du:dateUtc="2026-09-18T19:01:00Z">
        <w:r w:rsidRPr="000400BD">
          <w:rPr>
            <w:color w:val="000000"/>
          </w:rPr>
          <w:t>the ability of the facility to become ANS negative;</w:t>
        </w:r>
      </w:ins>
    </w:p>
    <w:p w14:paraId="40FDE7E9" w14:textId="2011D613" w:rsidR="000400BD" w:rsidRDefault="000400BD" w:rsidP="000400BD">
      <w:pPr>
        <w:pStyle w:val="Secondletter0"/>
        <w:numPr>
          <w:ilvl w:val="4"/>
          <w:numId w:val="34"/>
        </w:numPr>
        <w:tabs>
          <w:tab w:val="left" w:pos="1440"/>
        </w:tabs>
        <w:spacing w:after="240"/>
        <w:ind w:left="2880"/>
        <w:rPr>
          <w:ins w:id="248" w:author="Hernandez, Hilary" w:date="2026-09-18T13:01:00Z" w16du:dateUtc="2026-09-18T19:01:00Z"/>
          <w:color w:val="000000"/>
        </w:rPr>
      </w:pPr>
      <w:ins w:id="249" w:author="Hernandez, Hilary" w:date="2026-09-18T13:01:00Z" w16du:dateUtc="2026-09-18T19:01:00Z">
        <w:r w:rsidRPr="000400BD">
          <w:rPr>
            <w:color w:val="000000"/>
          </w:rPr>
          <w:t>whether the facility’s ANSMP and any BMPs are sufficient to prevent the spread of ANS;</w:t>
        </w:r>
      </w:ins>
    </w:p>
    <w:p w14:paraId="3E3B2B3C" w14:textId="6B69E999" w:rsidR="000400BD" w:rsidRDefault="000400BD" w:rsidP="000400BD">
      <w:pPr>
        <w:pStyle w:val="Secondletter0"/>
        <w:numPr>
          <w:ilvl w:val="4"/>
          <w:numId w:val="34"/>
        </w:numPr>
        <w:tabs>
          <w:tab w:val="left" w:pos="1440"/>
        </w:tabs>
        <w:spacing w:after="240"/>
        <w:ind w:left="2880"/>
        <w:rPr>
          <w:ins w:id="250" w:author="Hernandez, Hilary" w:date="2026-09-18T13:02:00Z" w16du:dateUtc="2026-09-18T19:02:00Z"/>
          <w:color w:val="000000"/>
        </w:rPr>
      </w:pPr>
      <w:ins w:id="251" w:author="Hernandez, Hilary" w:date="2026-09-18T13:02:00Z" w16du:dateUtc="2026-09-18T19:02:00Z">
        <w:r w:rsidRPr="000400BD">
          <w:rPr>
            <w:color w:val="000000"/>
          </w:rPr>
          <w:t>the risk to Colorado wildlife or habitat or the Division’s management of wildlife resources in Colorado; and</w:t>
        </w:r>
      </w:ins>
    </w:p>
    <w:p w14:paraId="071C1C00" w14:textId="57A3CE18" w:rsidR="000400BD" w:rsidRDefault="000400BD" w:rsidP="000400BD">
      <w:pPr>
        <w:pStyle w:val="Secondletter0"/>
        <w:numPr>
          <w:ilvl w:val="4"/>
          <w:numId w:val="34"/>
        </w:numPr>
        <w:tabs>
          <w:tab w:val="left" w:pos="1440"/>
        </w:tabs>
        <w:spacing w:after="240"/>
        <w:ind w:left="2880"/>
        <w:rPr>
          <w:ins w:id="252" w:author="Hernandez, Hilary" w:date="2026-09-18T13:02:00Z" w16du:dateUtc="2026-09-18T19:02:00Z"/>
          <w:color w:val="000000"/>
        </w:rPr>
      </w:pPr>
      <w:ins w:id="253" w:author="Hernandez, Hilary" w:date="2026-09-18T13:02:00Z" w16du:dateUtc="2026-09-18T19:02:00Z">
        <w:r w:rsidRPr="000400BD">
          <w:rPr>
            <w:color w:val="000000"/>
          </w:rPr>
          <w:t>any known social or economic impacts of granting or denying the exemption.</w:t>
        </w:r>
      </w:ins>
    </w:p>
    <w:p w14:paraId="595266CD" w14:textId="65BD7283" w:rsidR="000400BD" w:rsidRDefault="000400BD" w:rsidP="000400BD">
      <w:pPr>
        <w:pStyle w:val="Secondletter0"/>
        <w:numPr>
          <w:ilvl w:val="3"/>
          <w:numId w:val="34"/>
        </w:numPr>
        <w:tabs>
          <w:tab w:val="left" w:pos="1440"/>
        </w:tabs>
        <w:spacing w:after="240"/>
        <w:ind w:left="2520"/>
        <w:rPr>
          <w:ins w:id="254" w:author="Hernandez, Hilary" w:date="2026-09-18T13:03:00Z" w16du:dateUtc="2026-09-18T19:03:00Z"/>
          <w:color w:val="000000"/>
        </w:rPr>
      </w:pPr>
      <w:ins w:id="255" w:author="Hernandez, Hilary" w:date="2026-09-18T13:03:00Z" w16du:dateUtc="2026-09-18T19:03:00Z">
        <w:r w:rsidRPr="000400BD">
          <w:rPr>
            <w:color w:val="000000"/>
          </w:rPr>
          <w:t xml:space="preserve">An exemption from the prohibition on importing, exporting, transporting, or releasing fish or crustaceans from an ANS positive facility must include the following terms and </w:t>
        </w:r>
        <w:r w:rsidRPr="000400BD">
          <w:rPr>
            <w:color w:val="000000"/>
          </w:rPr>
          <w:tab/>
          <w:t>conditions:</w:t>
        </w:r>
      </w:ins>
    </w:p>
    <w:p w14:paraId="786FB0B5" w14:textId="14F821C7" w:rsidR="00EB6B60" w:rsidRDefault="00EB6B60" w:rsidP="00EB6B60">
      <w:pPr>
        <w:pStyle w:val="Secondletter0"/>
        <w:numPr>
          <w:ilvl w:val="4"/>
          <w:numId w:val="34"/>
        </w:numPr>
        <w:tabs>
          <w:tab w:val="left" w:pos="1440"/>
        </w:tabs>
        <w:spacing w:after="240"/>
        <w:ind w:left="2880"/>
        <w:rPr>
          <w:ins w:id="256" w:author="Hernandez, Hilary" w:date="2026-09-18T13:03:00Z" w16du:dateUtc="2026-09-18T19:03:00Z"/>
          <w:color w:val="000000"/>
        </w:rPr>
      </w:pPr>
      <w:ins w:id="257" w:author="Hernandez, Hilary" w:date="2026-09-18T13:03:00Z" w16du:dateUtc="2026-09-18T19:03:00Z">
        <w:r w:rsidRPr="00EB6B60">
          <w:rPr>
            <w:color w:val="000000"/>
          </w:rPr>
          <w:t>the aquatic wildlife production facility must comply with the ANSMP and any BMPs;</w:t>
        </w:r>
      </w:ins>
    </w:p>
    <w:p w14:paraId="19B74200" w14:textId="6B9B11CB" w:rsidR="00EB6B60" w:rsidRDefault="00EB6B60" w:rsidP="00EB6B60">
      <w:pPr>
        <w:pStyle w:val="Secondletter0"/>
        <w:numPr>
          <w:ilvl w:val="4"/>
          <w:numId w:val="34"/>
        </w:numPr>
        <w:tabs>
          <w:tab w:val="left" w:pos="1440"/>
        </w:tabs>
        <w:spacing w:after="240"/>
        <w:ind w:left="2880"/>
        <w:rPr>
          <w:ins w:id="258" w:author="Hernandez, Hilary" w:date="2026-09-18T13:04:00Z" w16du:dateUtc="2026-09-18T19:04:00Z"/>
          <w:color w:val="000000"/>
        </w:rPr>
      </w:pPr>
      <w:ins w:id="259" w:author="Hernandez, Hilary" w:date="2026-09-18T13:04:00Z" w16du:dateUtc="2026-09-18T19:04:00Z">
        <w:r w:rsidRPr="00EB6B60">
          <w:rPr>
            <w:color w:val="000000"/>
          </w:rPr>
          <w:t>the aquatic wildlife production facility must submit a report at least every 12 months from the exemption date that describes the facility’s compliance with the ANSMP, any BMPs, and any other conditions of the exemption;</w:t>
        </w:r>
      </w:ins>
    </w:p>
    <w:p w14:paraId="0BCE06C0" w14:textId="03BEB553" w:rsidR="007D6C5A" w:rsidRDefault="007D6C5A" w:rsidP="00EB6B60">
      <w:pPr>
        <w:pStyle w:val="Secondletter0"/>
        <w:numPr>
          <w:ilvl w:val="4"/>
          <w:numId w:val="34"/>
        </w:numPr>
        <w:tabs>
          <w:tab w:val="left" w:pos="1440"/>
        </w:tabs>
        <w:spacing w:after="240"/>
        <w:ind w:left="2880"/>
        <w:rPr>
          <w:ins w:id="260" w:author="Hernandez, Hilary" w:date="2026-09-18T13:04:00Z" w16du:dateUtc="2026-09-18T19:04:00Z"/>
          <w:color w:val="000000"/>
        </w:rPr>
      </w:pPr>
      <w:ins w:id="261" w:author="Hernandez, Hilary" w:date="2026-09-18T13:04:00Z" w16du:dateUtc="2026-09-18T19:04:00Z">
        <w:r w:rsidRPr="007D6C5A">
          <w:rPr>
            <w:color w:val="000000"/>
          </w:rPr>
          <w:t>the aquatic wildlife production facility must allow the Division or an agent of the Division to inspect the facility at least once per year; and</w:t>
        </w:r>
      </w:ins>
    </w:p>
    <w:p w14:paraId="0ADEB698" w14:textId="0443C23F" w:rsidR="007D6C5A" w:rsidRDefault="007D6C5A" w:rsidP="00EB6B60">
      <w:pPr>
        <w:pStyle w:val="Secondletter0"/>
        <w:numPr>
          <w:ilvl w:val="4"/>
          <w:numId w:val="34"/>
        </w:numPr>
        <w:tabs>
          <w:tab w:val="left" w:pos="1440"/>
        </w:tabs>
        <w:spacing w:after="240"/>
        <w:ind w:left="2880"/>
        <w:rPr>
          <w:ins w:id="262" w:author="Hernandez, Hilary" w:date="2026-09-18T13:05:00Z" w16du:dateUtc="2026-09-18T19:05:00Z"/>
          <w:color w:val="000000"/>
        </w:rPr>
      </w:pPr>
      <w:ins w:id="263" w:author="Hernandez, Hilary" w:date="2026-09-18T13:04:00Z" w16du:dateUtc="2026-09-18T19:04:00Z">
        <w:r w:rsidRPr="007D6C5A">
          <w:rPr>
            <w:color w:val="000000"/>
          </w:rPr>
          <w:t>any other conditions the Director finds reasonably necessary to protect the aquatic resources of Colorado.</w:t>
        </w:r>
      </w:ins>
    </w:p>
    <w:p w14:paraId="10ACFE02" w14:textId="23D720F3" w:rsidR="007D6C5A" w:rsidRDefault="007D6C5A" w:rsidP="007D6C5A">
      <w:pPr>
        <w:pStyle w:val="Secondletter0"/>
        <w:numPr>
          <w:ilvl w:val="3"/>
          <w:numId w:val="34"/>
        </w:numPr>
        <w:tabs>
          <w:tab w:val="left" w:pos="1440"/>
        </w:tabs>
        <w:spacing w:after="240"/>
        <w:ind w:left="2520"/>
        <w:rPr>
          <w:ins w:id="264" w:author="Hernandez, Hilary" w:date="2026-09-18T13:05:00Z" w16du:dateUtc="2026-09-18T19:05:00Z"/>
          <w:color w:val="000000"/>
        </w:rPr>
      </w:pPr>
      <w:ins w:id="265" w:author="Hernandez, Hilary" w:date="2026-09-18T13:05:00Z" w16du:dateUtc="2026-09-18T19:05:00Z">
        <w:r w:rsidRPr="007D6C5A">
          <w:rPr>
            <w:color w:val="000000"/>
          </w:rPr>
          <w:t>The Director may revoke, suspend, or modify an exemption from the prohibition on importing, exporting, transporting, or releasing fish or crustaceans from an ANS positive facility if:</w:t>
        </w:r>
      </w:ins>
    </w:p>
    <w:p w14:paraId="635D806A" w14:textId="3D6173CF" w:rsidR="007D6C5A" w:rsidRDefault="007D6C5A" w:rsidP="007D6C5A">
      <w:pPr>
        <w:pStyle w:val="Secondletter0"/>
        <w:numPr>
          <w:ilvl w:val="4"/>
          <w:numId w:val="34"/>
        </w:numPr>
        <w:tabs>
          <w:tab w:val="left" w:pos="1440"/>
        </w:tabs>
        <w:spacing w:after="240"/>
        <w:ind w:left="2880"/>
        <w:rPr>
          <w:ins w:id="266" w:author="Hernandez, Hilary" w:date="2026-09-18T13:06:00Z" w16du:dateUtc="2026-09-18T19:06:00Z"/>
          <w:color w:val="000000"/>
        </w:rPr>
      </w:pPr>
      <w:ins w:id="267" w:author="Hernandez, Hilary" w:date="2026-09-18T13:06:00Z" w16du:dateUtc="2026-09-18T19:06:00Z">
        <w:r w:rsidRPr="007D6C5A">
          <w:rPr>
            <w:color w:val="000000"/>
          </w:rPr>
          <w:t>the aquatic wildlife production facility fails to comply with any term or condition of the exemption;</w:t>
        </w:r>
      </w:ins>
    </w:p>
    <w:p w14:paraId="69822C42" w14:textId="38B6BF1E" w:rsidR="007D6C5A" w:rsidRDefault="007D6C5A" w:rsidP="007D6C5A">
      <w:pPr>
        <w:pStyle w:val="Secondletter0"/>
        <w:numPr>
          <w:ilvl w:val="4"/>
          <w:numId w:val="34"/>
        </w:numPr>
        <w:tabs>
          <w:tab w:val="left" w:pos="1440"/>
        </w:tabs>
        <w:spacing w:after="240"/>
        <w:ind w:left="2880"/>
        <w:rPr>
          <w:ins w:id="268" w:author="Hernandez, Hilary" w:date="2026-09-18T13:06:00Z" w16du:dateUtc="2026-09-18T19:06:00Z"/>
          <w:color w:val="000000"/>
        </w:rPr>
      </w:pPr>
      <w:ins w:id="269" w:author="Hernandez, Hilary" w:date="2026-09-18T13:06:00Z" w16du:dateUtc="2026-09-18T19:06:00Z">
        <w:r w:rsidRPr="007D6C5A">
          <w:rPr>
            <w:color w:val="000000"/>
          </w:rPr>
          <w:t>the Director finds revocation, suspension, or modification necessary to protect the aquatic resources of Colorado; or</w:t>
        </w:r>
      </w:ins>
    </w:p>
    <w:p w14:paraId="0C9737DC" w14:textId="71EC41E7" w:rsidR="007D6C5A" w:rsidRDefault="007D6C5A" w:rsidP="007D6C5A">
      <w:pPr>
        <w:pStyle w:val="Secondletter0"/>
        <w:numPr>
          <w:ilvl w:val="4"/>
          <w:numId w:val="34"/>
        </w:numPr>
        <w:tabs>
          <w:tab w:val="left" w:pos="1440"/>
        </w:tabs>
        <w:spacing w:after="240"/>
        <w:ind w:left="2880"/>
        <w:rPr>
          <w:ins w:id="270" w:author="Hernandez, Hilary" w:date="2026-09-18T13:06:00Z" w16du:dateUtc="2026-09-18T19:06:00Z"/>
          <w:color w:val="000000"/>
        </w:rPr>
      </w:pPr>
      <w:ins w:id="271" w:author="Hernandez, Hilary" w:date="2026-09-18T13:06:00Z" w16du:dateUtc="2026-09-18T19:06:00Z">
        <w:r w:rsidRPr="007D6C5A">
          <w:rPr>
            <w:color w:val="000000"/>
          </w:rPr>
          <w:t xml:space="preserve">the Director finds revocation, suspension, or modification necessary to avoid substantial </w:t>
        </w:r>
        <w:r>
          <w:rPr>
            <w:color w:val="000000"/>
          </w:rPr>
          <w:t>d</w:t>
        </w:r>
        <w:r w:rsidRPr="007D6C5A">
          <w:rPr>
            <w:color w:val="000000"/>
          </w:rPr>
          <w:t>anger to public health and safety.</w:t>
        </w:r>
      </w:ins>
    </w:p>
    <w:p w14:paraId="44A93D3B" w14:textId="53516D5B" w:rsidR="007D6C5A" w:rsidRDefault="007D6C5A" w:rsidP="007D6C5A">
      <w:pPr>
        <w:pStyle w:val="Secondletter0"/>
        <w:numPr>
          <w:ilvl w:val="3"/>
          <w:numId w:val="34"/>
        </w:numPr>
        <w:tabs>
          <w:tab w:val="left" w:pos="1440"/>
        </w:tabs>
        <w:spacing w:after="240"/>
        <w:ind w:left="2520"/>
        <w:rPr>
          <w:ins w:id="272" w:author="Hernandez, Hilary" w:date="2026-09-18T13:08:00Z" w16du:dateUtc="2026-09-18T19:08:00Z"/>
          <w:color w:val="000000"/>
        </w:rPr>
      </w:pPr>
      <w:ins w:id="273" w:author="Hernandez, Hilary" w:date="2026-09-18T13:07:00Z" w16du:dateUtc="2026-09-18T19:07:00Z">
        <w:r w:rsidRPr="007D6C5A">
          <w:rPr>
            <w:color w:val="000000"/>
          </w:rPr>
          <w:lastRenderedPageBreak/>
          <w:t xml:space="preserve">The Director may order that any aquatic organisms at an ANS positive in-state aquatic wildlife production facility be destroyed or held in quarantine or that the facility be disinfected. The order must be in writing and include (1) an explanation of why the destruction, quarantine, or disinfection is reasonably necessary to protect the aquatic resources of Colorado and (2) instructions for any required destruction or disinfection. The order is subject to review by the Fish Health Board as provided in section 33-5.5-102(6), C.R.S.  A facility must comply with a destruction, quarantine, or disinfection order issued </w:t>
        </w:r>
        <w:r>
          <w:rPr>
            <w:color w:val="000000"/>
          </w:rPr>
          <w:t>u</w:t>
        </w:r>
        <w:r w:rsidRPr="007D6C5A">
          <w:rPr>
            <w:color w:val="000000"/>
          </w:rPr>
          <w:t>nder this subsection at its own expense. Any violation of a destruction, quarantine, or disinfection order issued under this subsection is a violation of a rule of the Commission under section 33-6-104(1)(b), C.R.S.</w:t>
        </w:r>
      </w:ins>
    </w:p>
    <w:p w14:paraId="4F8DF3F9" w14:textId="31AEBF98" w:rsidR="007D6C5A" w:rsidRDefault="007D6C5A" w:rsidP="007D6C5A">
      <w:pPr>
        <w:pStyle w:val="Secondletter0"/>
        <w:numPr>
          <w:ilvl w:val="3"/>
          <w:numId w:val="34"/>
        </w:numPr>
        <w:tabs>
          <w:tab w:val="left" w:pos="1440"/>
        </w:tabs>
        <w:spacing w:after="240"/>
        <w:ind w:left="2520"/>
        <w:rPr>
          <w:ins w:id="274" w:author="Hernandez, Hilary" w:date="2026-09-18T13:08:00Z" w16du:dateUtc="2026-09-18T19:08:00Z"/>
          <w:color w:val="000000"/>
        </w:rPr>
      </w:pPr>
      <w:ins w:id="275" w:author="Hernandez, Hilary" w:date="2026-09-18T13:08:00Z" w16du:dateUtc="2026-09-18T19:08:00Z">
        <w:r w:rsidRPr="007D6C5A">
          <w:rPr>
            <w:color w:val="000000"/>
          </w:rPr>
          <w:t>The Division shall remove an aquatic wildlife production facility’s “ANS positive” designation when the facility shows the following criteria are satisfied:</w:t>
        </w:r>
      </w:ins>
    </w:p>
    <w:p w14:paraId="3B8BABA3" w14:textId="47007BB7" w:rsidR="007D6C5A" w:rsidRDefault="007D6C5A" w:rsidP="007D6C5A">
      <w:pPr>
        <w:pStyle w:val="Secondletter0"/>
        <w:numPr>
          <w:ilvl w:val="4"/>
          <w:numId w:val="34"/>
        </w:numPr>
        <w:tabs>
          <w:tab w:val="left" w:pos="1440"/>
        </w:tabs>
        <w:spacing w:after="240"/>
        <w:ind w:left="2880"/>
        <w:rPr>
          <w:ins w:id="276" w:author="Hernandez, Hilary" w:date="2026-09-18T13:09:00Z" w16du:dateUtc="2026-09-18T19:09:00Z"/>
          <w:color w:val="000000"/>
        </w:rPr>
      </w:pPr>
      <w:ins w:id="277" w:author="Hernandez, Hilary" w:date="2026-09-18T13:09:00Z" w16du:dateUtc="2026-09-18T19:09:00Z">
        <w:r w:rsidRPr="007D6C5A">
          <w:rPr>
            <w:color w:val="000000"/>
          </w:rPr>
          <w:t>the facility has complied with any ANSMP and BMPs;</w:t>
        </w:r>
      </w:ins>
    </w:p>
    <w:p w14:paraId="3D93C9C8" w14:textId="564A609D" w:rsidR="007D6C5A" w:rsidRDefault="007D6C5A" w:rsidP="007D6C5A">
      <w:pPr>
        <w:pStyle w:val="Secondletter0"/>
        <w:numPr>
          <w:ilvl w:val="4"/>
          <w:numId w:val="34"/>
        </w:numPr>
        <w:tabs>
          <w:tab w:val="left" w:pos="1440"/>
        </w:tabs>
        <w:spacing w:after="240"/>
        <w:ind w:left="2880"/>
        <w:rPr>
          <w:ins w:id="278" w:author="Hernandez, Hilary" w:date="2026-09-18T13:09:00Z" w16du:dateUtc="2026-09-18T19:09:00Z"/>
          <w:color w:val="000000"/>
        </w:rPr>
      </w:pPr>
      <w:ins w:id="279" w:author="Hernandez, Hilary" w:date="2026-09-18T13:09:00Z" w16du:dateUtc="2026-09-18T19:09:00Z">
        <w:r w:rsidRPr="007D6C5A">
          <w:rPr>
            <w:color w:val="000000"/>
          </w:rPr>
          <w:t xml:space="preserve">the facility has completed 2 consecutive negative ANS inspections each year, where the </w:t>
        </w:r>
        <w:r w:rsidRPr="007D6C5A">
          <w:rPr>
            <w:color w:val="000000"/>
          </w:rPr>
          <w:tab/>
          <w:t>inspections were at least 3 months apart and one of the inspections was completed between June 15 and October 15, for 5 years; and</w:t>
        </w:r>
      </w:ins>
    </w:p>
    <w:p w14:paraId="60E4F359" w14:textId="4CF87C85" w:rsidR="007D6C5A" w:rsidRDefault="007D6C5A">
      <w:pPr>
        <w:pStyle w:val="Secondletter0"/>
        <w:numPr>
          <w:ilvl w:val="4"/>
          <w:numId w:val="34"/>
        </w:numPr>
        <w:tabs>
          <w:tab w:val="left" w:pos="1440"/>
        </w:tabs>
        <w:spacing w:after="240"/>
        <w:ind w:left="2880"/>
        <w:rPr>
          <w:color w:val="000000"/>
        </w:rPr>
        <w:pPrChange w:id="280" w:author="Hernandez, Hilary" w:date="2026-09-18T13:09:00Z" w16du:dateUtc="2026-09-18T19:09:00Z">
          <w:pPr>
            <w:pStyle w:val="Secondletter0"/>
            <w:tabs>
              <w:tab w:val="left" w:pos="1440"/>
            </w:tabs>
            <w:ind w:left="1080"/>
          </w:pPr>
        </w:pPrChange>
      </w:pPr>
      <w:ins w:id="281" w:author="Hernandez, Hilary" w:date="2026-09-18T13:09:00Z" w16du:dateUtc="2026-09-18T19:09:00Z">
        <w:r w:rsidRPr="007D6C5A">
          <w:rPr>
            <w:color w:val="000000"/>
          </w:rPr>
          <w:t>for an out-of-state facility, the state where the facility is located has authorized the facility to resume normal operations as an ANS negative facility.</w:t>
        </w:r>
      </w:ins>
    </w:p>
    <w:p w14:paraId="3805D32E" w14:textId="68A1E411" w:rsidR="00906E17" w:rsidRPr="00D610B8" w:rsidRDefault="00906E17" w:rsidP="00D610B8">
      <w:pPr>
        <w:pStyle w:val="Heading2"/>
      </w:pPr>
      <w:bookmarkStart w:id="282" w:name="_Toc193879922"/>
      <w:r>
        <w:t xml:space="preserve">ARTICLE X </w:t>
      </w:r>
      <w:r>
        <w:noBreakHyphen/>
        <w:t xml:space="preserve"> </w:t>
      </w:r>
      <w:r w:rsidR="008F28A4">
        <w:t>Donation, Disposition and Sale of Wildlife</w:t>
      </w:r>
      <w:bookmarkEnd w:id="282"/>
    </w:p>
    <w:p w14:paraId="1579E84B" w14:textId="014C924E" w:rsidR="00906E17" w:rsidRDefault="008F28A4" w:rsidP="00D610B8">
      <w:pPr>
        <w:pStyle w:val="Heading3"/>
      </w:pPr>
      <w:bookmarkStart w:id="283" w:name="a015"/>
      <w:bookmarkStart w:id="284" w:name="_Toc193879923"/>
      <w:bookmarkEnd w:id="283"/>
      <w:r>
        <w:t xml:space="preserve">#015 </w:t>
      </w:r>
      <w:r>
        <w:noBreakHyphen/>
        <w:t xml:space="preserve"> Procedures for Donation of Edible Portions of Wildlife and Fish by Licensees</w:t>
      </w:r>
      <w:bookmarkEnd w:id="284"/>
    </w:p>
    <w:p w14:paraId="00D1514D" w14:textId="77777777" w:rsidR="00906E17" w:rsidRDefault="00906E17" w:rsidP="00906E17">
      <w:pPr>
        <w:pStyle w:val="FirstLetter"/>
      </w:pPr>
      <w:r>
        <w:t>A.</w:t>
      </w:r>
      <w:r>
        <w:tab/>
        <w:t>General Provisions</w:t>
      </w:r>
    </w:p>
    <w:p w14:paraId="7928B875" w14:textId="77777777" w:rsidR="00906E17" w:rsidRDefault="00906E17" w:rsidP="00906E17"/>
    <w:p w14:paraId="2A395745" w14:textId="77777777" w:rsidR="00906E17" w:rsidRDefault="00906E17" w:rsidP="00906E17">
      <w:pPr>
        <w:pStyle w:val="FirstNumber"/>
      </w:pPr>
      <w:r>
        <w:t>1.</w:t>
      </w:r>
      <w:r>
        <w:tab/>
        <w:t>Edible portions of wildlife may be donated only as expressly permitted under this chapter.</w:t>
      </w:r>
    </w:p>
    <w:p w14:paraId="74D5AD55" w14:textId="77777777" w:rsidR="00906E17" w:rsidRDefault="00906E17" w:rsidP="00906E17">
      <w:pPr>
        <w:pStyle w:val="FirstNumber"/>
      </w:pPr>
    </w:p>
    <w:p w14:paraId="446789B8" w14:textId="77777777" w:rsidR="00906E17" w:rsidRDefault="00906E17" w:rsidP="00906E17">
      <w:pPr>
        <w:pStyle w:val="FirstNumber"/>
      </w:pPr>
      <w:r>
        <w:t>2.</w:t>
      </w:r>
      <w:r>
        <w:tab/>
        <w:t>Both donor and recipient are subject to all bag and posses</w:t>
      </w:r>
      <w:r>
        <w:softHyphen/>
        <w:t>sion limits.</w:t>
      </w:r>
    </w:p>
    <w:p w14:paraId="531B2ACA" w14:textId="77777777" w:rsidR="00906E17" w:rsidRDefault="00906E17" w:rsidP="00906E17">
      <w:pPr>
        <w:pStyle w:val="FirstNumber"/>
      </w:pPr>
    </w:p>
    <w:p w14:paraId="54456425" w14:textId="157C9580" w:rsidR="00906E17" w:rsidRDefault="00906E17" w:rsidP="00906E17">
      <w:pPr>
        <w:pStyle w:val="FirstNumber"/>
      </w:pPr>
      <w:r>
        <w:t>3.</w:t>
      </w:r>
      <w:r>
        <w:tab/>
        <w:t xml:space="preserve">The recipient of donated wildlife shall be deemed to have a "like license" if </w:t>
      </w:r>
      <w:ins w:id="285" w:author="Hernandez, Hilary" w:date="2026-09-18T13:23:00Z" w16du:dateUtc="2026-09-18T19:23:00Z">
        <w:r w:rsidR="00BA7583">
          <w:t>the in</w:t>
        </w:r>
      </w:ins>
      <w:ins w:id="286" w:author="Hernandez, Hilary" w:date="2026-09-18T13:24:00Z" w16du:dateUtc="2026-09-18T19:24:00Z">
        <w:r w:rsidR="00BA7583">
          <w:t>dividual</w:t>
        </w:r>
      </w:ins>
      <w:del w:id="287" w:author="Hernandez, Hilary" w:date="2026-09-18T13:24:00Z" w16du:dateUtc="2026-09-18T19:24:00Z">
        <w:r w:rsidDel="00BA7583">
          <w:delText>he</w:delText>
        </w:r>
      </w:del>
      <w:r>
        <w:t xml:space="preserve"> has a license that would have permitted </w:t>
      </w:r>
      <w:ins w:id="288" w:author="Hernandez, Hilary" w:date="2026-09-18T13:24:00Z" w16du:dateUtc="2026-09-18T19:24:00Z">
        <w:r w:rsidR="00BA7583">
          <w:t>them</w:t>
        </w:r>
      </w:ins>
      <w:del w:id="289" w:author="Hernandez, Hilary" w:date="2026-09-18T13:24:00Z" w16du:dateUtc="2026-09-18T19:24:00Z">
        <w:r w:rsidDel="00BA7583">
          <w:delText>him</w:delText>
        </w:r>
      </w:del>
      <w:r>
        <w:t xml:space="preserve"> to take wildlife of the same species and sex at the same time and in the same manner that the donated wildlife was taken.</w:t>
      </w:r>
    </w:p>
    <w:p w14:paraId="051FB457" w14:textId="77777777" w:rsidR="00906E17" w:rsidRDefault="00906E17" w:rsidP="00906E17"/>
    <w:p w14:paraId="2C56195D" w14:textId="77777777" w:rsidR="00906E17" w:rsidRDefault="00906E17" w:rsidP="00906E17">
      <w:pPr>
        <w:pStyle w:val="FirstLetter"/>
      </w:pPr>
      <w:r>
        <w:t>B.</w:t>
      </w:r>
      <w:r>
        <w:tab/>
        <w:t>Donation of big game</w:t>
      </w:r>
    </w:p>
    <w:p w14:paraId="7E17E19E" w14:textId="77777777" w:rsidR="00906E17" w:rsidRDefault="00906E17" w:rsidP="00906E17"/>
    <w:p w14:paraId="75376C9F" w14:textId="3C614BB2" w:rsidR="00906E17" w:rsidRDefault="00906E17" w:rsidP="00906E17">
      <w:pPr>
        <w:pStyle w:val="FirstNumber"/>
      </w:pPr>
      <w:r>
        <w:t>1.</w:t>
      </w:r>
      <w:r>
        <w:tab/>
        <w:t>A donation certificate shall be required for donation of any edible portion of big game.</w:t>
      </w:r>
      <w:r w:rsidR="00B0776A">
        <w:t xml:space="preserve"> </w:t>
      </w:r>
      <w:r>
        <w:t>The donation certifi</w:t>
      </w:r>
      <w:r>
        <w:softHyphen/>
        <w:t>cate need not be on any prescribed form, but must contain the following information:</w:t>
      </w:r>
    </w:p>
    <w:p w14:paraId="6A4F0446" w14:textId="77777777" w:rsidR="00906E17" w:rsidRDefault="00906E17" w:rsidP="00906E17">
      <w:pPr>
        <w:pStyle w:val="Secondletter0"/>
      </w:pPr>
      <w:r>
        <w:t>a.</w:t>
      </w:r>
      <w:r>
        <w:tab/>
        <w:t>Names, addresses and telephone numbers of the donor and recipient.</w:t>
      </w:r>
    </w:p>
    <w:p w14:paraId="7463DCA6" w14:textId="11DD8085" w:rsidR="00906E17" w:rsidRDefault="00906E17" w:rsidP="00906E17">
      <w:pPr>
        <w:pStyle w:val="Secondletter0"/>
      </w:pPr>
      <w:r>
        <w:t>b.</w:t>
      </w:r>
      <w:r>
        <w:tab/>
        <w:t>The hunting license</w:t>
      </w:r>
      <w:ins w:id="290" w:author="Hernandez, Hilary" w:date="2026-09-18T13:24:00Z" w16du:dateUtc="2026-09-18T19:24:00Z">
        <w:r w:rsidR="00BA7583">
          <w:t xml:space="preserve"> or e-tag</w:t>
        </w:r>
      </w:ins>
      <w:r>
        <w:t xml:space="preserve"> number of the donor.</w:t>
      </w:r>
    </w:p>
    <w:p w14:paraId="3614C9BC" w14:textId="77777777" w:rsidR="00906E17" w:rsidRDefault="00906E17" w:rsidP="00906E17">
      <w:pPr>
        <w:pStyle w:val="Secondletter0"/>
      </w:pPr>
      <w:r>
        <w:t>c.</w:t>
      </w:r>
      <w:r>
        <w:tab/>
        <w:t>The species and number or portion donated.</w:t>
      </w:r>
    </w:p>
    <w:p w14:paraId="568C0DD5" w14:textId="77777777" w:rsidR="00906E17" w:rsidRDefault="00906E17" w:rsidP="00906E17">
      <w:pPr>
        <w:pStyle w:val="Secondletter0"/>
      </w:pPr>
      <w:r>
        <w:t>d.</w:t>
      </w:r>
      <w:r>
        <w:tab/>
        <w:t>The date the wildlife was taken.</w:t>
      </w:r>
    </w:p>
    <w:p w14:paraId="55FB8ABB" w14:textId="77777777" w:rsidR="00906E17" w:rsidRDefault="00906E17" w:rsidP="00906E17">
      <w:pPr>
        <w:pStyle w:val="Secondletter0"/>
      </w:pPr>
      <w:r>
        <w:t>e.</w:t>
      </w:r>
      <w:r>
        <w:tab/>
        <w:t>The signature of the donor.</w:t>
      </w:r>
    </w:p>
    <w:p w14:paraId="2E06066B" w14:textId="77777777" w:rsidR="00906E17" w:rsidRDefault="00906E17" w:rsidP="00906E17"/>
    <w:p w14:paraId="38311296" w14:textId="77777777" w:rsidR="00906E17" w:rsidRDefault="00906E17" w:rsidP="00906E17">
      <w:pPr>
        <w:ind w:left="1440"/>
      </w:pPr>
      <w:r>
        <w:t>The donation certificate must remain with donated meat until it is consumed.</w:t>
      </w:r>
    </w:p>
    <w:p w14:paraId="4DA2C48E" w14:textId="77777777" w:rsidR="00906E17" w:rsidRDefault="00906E17" w:rsidP="00906E17"/>
    <w:p w14:paraId="785B6109" w14:textId="5E1A73BE" w:rsidR="00906E17" w:rsidRDefault="00906E17" w:rsidP="00906E17">
      <w:pPr>
        <w:pStyle w:val="FirstNumber"/>
      </w:pPr>
      <w:r>
        <w:t>2.</w:t>
      </w:r>
      <w:r>
        <w:tab/>
        <w:t>Big game meat may be donated to the holder of an unfilled like license at any location.</w:t>
      </w:r>
      <w:r w:rsidR="00B0776A">
        <w:t xml:space="preserve"> </w:t>
      </w:r>
      <w:r>
        <w:t xml:space="preserve">Any such donated big game meat must be properly tagged </w:t>
      </w:r>
      <w:ins w:id="291" w:author="Hernandez, Hilary" w:date="2026-09-18T13:24:00Z" w16du:dateUtc="2026-09-18T19:24:00Z">
        <w:r w:rsidR="0041384D">
          <w:t xml:space="preserve">or e-tagged </w:t>
        </w:r>
      </w:ins>
      <w:r>
        <w:t>by the recipient.</w:t>
      </w:r>
      <w:r w:rsidR="00B0776A">
        <w:t xml:space="preserve"> </w:t>
      </w:r>
      <w:r>
        <w:t xml:space="preserve">If </w:t>
      </w:r>
      <w:r>
        <w:lastRenderedPageBreak/>
        <w:t xml:space="preserve">an entire carcass is donated, the donor's tag </w:t>
      </w:r>
      <w:ins w:id="292" w:author="Hernandez, Hilary" w:date="2026-09-18T13:24:00Z" w16du:dateUtc="2026-09-18T19:24:00Z">
        <w:r w:rsidR="0041384D">
          <w:t>or e-tag</w:t>
        </w:r>
      </w:ins>
      <w:ins w:id="293" w:author="Hernandez, Hilary" w:date="2026-09-18T13:25:00Z" w16du:dateUtc="2026-09-18T19:25:00Z">
        <w:r w:rsidR="0041384D">
          <w:t xml:space="preserve"> number </w:t>
        </w:r>
      </w:ins>
      <w:r>
        <w:t xml:space="preserve">must also remain on the carcass; if any portion is retained by the donor, </w:t>
      </w:r>
      <w:del w:id="294" w:author="Hernandez, Hilary" w:date="2026-09-18T13:25:00Z" w16du:dateUtc="2026-09-18T19:25:00Z">
        <w:r w:rsidDel="0041384D">
          <w:delText xml:space="preserve">his </w:delText>
        </w:r>
      </w:del>
      <w:ins w:id="295" w:author="Hernandez, Hilary" w:date="2026-09-18T13:25:00Z" w16du:dateUtc="2026-09-18T19:25:00Z">
        <w:r w:rsidR="0041384D">
          <w:t xml:space="preserve">their carcass </w:t>
        </w:r>
      </w:ins>
      <w:r>
        <w:t>tag</w:t>
      </w:r>
      <w:ins w:id="296" w:author="Hernandez, Hilary" w:date="2026-09-18T13:25:00Z" w16du:dateUtc="2026-09-18T19:25:00Z">
        <w:r w:rsidR="0041384D">
          <w:t xml:space="preserve"> or e-tag number</w:t>
        </w:r>
      </w:ins>
      <w:r>
        <w:t xml:space="preserve"> must remain with that portion.</w:t>
      </w:r>
    </w:p>
    <w:p w14:paraId="64A69439" w14:textId="77777777" w:rsidR="00906E17" w:rsidRDefault="00906E17" w:rsidP="00906E17">
      <w:pPr>
        <w:pStyle w:val="FirstNumber"/>
      </w:pPr>
    </w:p>
    <w:p w14:paraId="65913595" w14:textId="77777777" w:rsidR="00906E17" w:rsidRDefault="00906E17" w:rsidP="00906E17">
      <w:pPr>
        <w:pStyle w:val="FirstNumber"/>
      </w:pPr>
      <w:r>
        <w:t>3.</w:t>
      </w:r>
      <w:r>
        <w:tab/>
        <w:t>Unprocessed big game meat may be donated to a person without a like license only at the home of the recipient or as provided in these regulations.</w:t>
      </w:r>
    </w:p>
    <w:p w14:paraId="0EC17E08" w14:textId="77777777" w:rsidR="00906E17" w:rsidRDefault="00906E17" w:rsidP="00906E17">
      <w:pPr>
        <w:pStyle w:val="FirstNumber"/>
      </w:pPr>
    </w:p>
    <w:p w14:paraId="300CB7C6" w14:textId="77777777" w:rsidR="00906E17" w:rsidRDefault="00906E17" w:rsidP="00906E17">
      <w:pPr>
        <w:pStyle w:val="FirstNumber"/>
      </w:pPr>
      <w:r>
        <w:t>4.</w:t>
      </w:r>
      <w:r>
        <w:tab/>
        <w:t>Up to 20 pounds of unprocessed big game meat may be donated to any person at any location.</w:t>
      </w:r>
    </w:p>
    <w:p w14:paraId="72F2E99D" w14:textId="77777777" w:rsidR="00906E17" w:rsidRDefault="00906E17" w:rsidP="00906E17">
      <w:pPr>
        <w:pStyle w:val="FirstNumber"/>
      </w:pPr>
    </w:p>
    <w:p w14:paraId="6BF91F33" w14:textId="77777777" w:rsidR="00906E17" w:rsidRDefault="00906E17" w:rsidP="00906E17">
      <w:pPr>
        <w:pStyle w:val="FirstNumber"/>
      </w:pPr>
      <w:r>
        <w:t>5.</w:t>
      </w:r>
      <w:r>
        <w:tab/>
        <w:t>Processed and packaged big game meat may be donated to any person at any location.</w:t>
      </w:r>
    </w:p>
    <w:p w14:paraId="4F2EC869" w14:textId="77777777" w:rsidR="00906E17" w:rsidRDefault="00906E17" w:rsidP="00906E17">
      <w:pPr>
        <w:pStyle w:val="FirstNumber"/>
      </w:pPr>
    </w:p>
    <w:p w14:paraId="50CB38BD" w14:textId="77777777" w:rsidR="00906E17" w:rsidRDefault="00906E17" w:rsidP="00906E17">
      <w:pPr>
        <w:pStyle w:val="FirstLetter"/>
      </w:pPr>
      <w:r>
        <w:t>C.</w:t>
      </w:r>
      <w:r>
        <w:tab/>
        <w:t>Donation of edible portions of wildlife other than big game.</w:t>
      </w:r>
    </w:p>
    <w:p w14:paraId="1F4C8746" w14:textId="77777777" w:rsidR="00906E17" w:rsidRDefault="00906E17" w:rsidP="00906E17"/>
    <w:p w14:paraId="55EE4F63" w14:textId="77777777" w:rsidR="00906E17" w:rsidRDefault="00906E17" w:rsidP="00906E17">
      <w:pPr>
        <w:pStyle w:val="FirstNumber"/>
      </w:pPr>
      <w:r>
        <w:t>1.</w:t>
      </w:r>
      <w:r>
        <w:tab/>
        <w:t>Edible portions of wildlife other than big game may be donated to a like license holder at any location or to any other person at the home of the recipient.</w:t>
      </w:r>
    </w:p>
    <w:p w14:paraId="32686354" w14:textId="77777777" w:rsidR="00906E17" w:rsidRDefault="00906E17" w:rsidP="00906E17"/>
    <w:p w14:paraId="4ADF71A6" w14:textId="77777777" w:rsidR="009D49EA" w:rsidRPr="009D49EA" w:rsidRDefault="009D49EA" w:rsidP="00D610B8">
      <w:pPr>
        <w:pStyle w:val="Heading3"/>
      </w:pPr>
      <w:bookmarkStart w:id="297" w:name="a016"/>
      <w:bookmarkStart w:id="298" w:name="_Toc193879924"/>
      <w:bookmarkEnd w:id="297"/>
      <w:r w:rsidRPr="009D49EA">
        <w:t xml:space="preserve">#016 </w:t>
      </w:r>
      <w:r w:rsidRPr="009D49EA">
        <w:noBreakHyphen/>
        <w:t xml:space="preserve"> Procedures for Donation of Edible Portions of Wildlife by the Division</w:t>
      </w:r>
      <w:bookmarkEnd w:id="298"/>
    </w:p>
    <w:p w14:paraId="7917DB12"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A.</w:t>
      </w:r>
      <w:r w:rsidRPr="009D49EA">
        <w:rPr>
          <w:color w:val="000000"/>
        </w:rPr>
        <w:tab/>
        <w:t>Except as otherwise provided, each Regional Manager shall be responsi</w:t>
      </w:r>
      <w:r w:rsidRPr="009D49EA">
        <w:rPr>
          <w:color w:val="000000"/>
        </w:rPr>
        <w:softHyphen/>
        <w:t xml:space="preserve">ble for the disposition of all wildlife confiscated or otherwise obtained by Division personnel within </w:t>
      </w:r>
      <w:del w:id="299" w:author="Hernandez, Hilary" w:date="2026-07-28T14:58:00Z" w16du:dateUtc="2026-07-28T20:58:00Z">
        <w:r w:rsidRPr="009D49EA" w:rsidDel="000738D0">
          <w:rPr>
            <w:color w:val="000000"/>
          </w:rPr>
          <w:delText xml:space="preserve">his </w:delText>
        </w:r>
      </w:del>
      <w:ins w:id="300" w:author="Hernandez, Hilary" w:date="2026-07-28T14:58:00Z" w16du:dateUtc="2026-07-28T20:58:00Z">
        <w:r w:rsidRPr="009D49EA">
          <w:rPr>
            <w:color w:val="000000"/>
          </w:rPr>
          <w:t xml:space="preserve">their </w:t>
        </w:r>
      </w:ins>
      <w:r w:rsidRPr="009D49EA">
        <w:rPr>
          <w:color w:val="000000"/>
        </w:rPr>
        <w:t>region and shall keep storage reports, correspon</w:t>
      </w:r>
      <w:r w:rsidRPr="009D49EA">
        <w:rPr>
          <w:color w:val="000000"/>
        </w:rPr>
        <w:softHyphen/>
        <w:t>dence, and other records necessary to document compliance with the provisions of this Chapter.</w:t>
      </w:r>
    </w:p>
    <w:p w14:paraId="233C45B7" w14:textId="77777777" w:rsidR="009D49EA" w:rsidRPr="009D49EA" w:rsidRDefault="009D49EA" w:rsidP="009D49EA">
      <w:pPr>
        <w:rPr>
          <w:b/>
          <w:bCs/>
        </w:rPr>
      </w:pPr>
    </w:p>
    <w:p w14:paraId="5A4B40D7"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B.</w:t>
      </w:r>
      <w:r w:rsidRPr="009D49EA">
        <w:rPr>
          <w:color w:val="000000"/>
        </w:rPr>
        <w:tab/>
        <w:t>Each person who receives wildlife under provisions of this Chapter shall receive a receipt or a donation certificate evidencing its lawful possession and designating the conditions under which the wildlife may be used, and if necessary, establishing a limit for such use.</w:t>
      </w:r>
    </w:p>
    <w:p w14:paraId="14035D43"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p>
    <w:p w14:paraId="601D8F0E"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C.</w:t>
      </w:r>
      <w:r w:rsidRPr="009D49EA">
        <w:rPr>
          <w:color w:val="000000"/>
        </w:rPr>
        <w:tab/>
        <w:t>Any person desiring to possess edible portions of road</w:t>
      </w:r>
      <w:r w:rsidRPr="009D49EA">
        <w:rPr>
          <w:color w:val="000000"/>
        </w:rPr>
        <w:noBreakHyphen/>
        <w:t xml:space="preserve">killed wildlife from any road in the state of </w:t>
      </w:r>
      <w:smartTag w:uri="urn:schemas-microsoft-com:office:smarttags" w:element="place">
        <w:smartTag w:uri="urn:schemas-microsoft-com:office:smarttags" w:element="State">
          <w:r w:rsidRPr="009D49EA">
            <w:rPr>
              <w:color w:val="000000"/>
            </w:rPr>
            <w:t>Colorado</w:t>
          </w:r>
        </w:smartTag>
      </w:smartTag>
      <w:r w:rsidRPr="009D49EA">
        <w:rPr>
          <w:color w:val="000000"/>
        </w:rPr>
        <w:t xml:space="preserve"> is permitted to do so, provided that he/she possesses one of the following:</w:t>
      </w:r>
    </w:p>
    <w:p w14:paraId="6906035F" w14:textId="77777777" w:rsidR="009D49EA" w:rsidRPr="009D49EA" w:rsidRDefault="009D49EA" w:rsidP="009D49EA"/>
    <w:p w14:paraId="26BC33F2" w14:textId="77777777" w:rsidR="009D49EA" w:rsidRPr="009D49EA" w:rsidRDefault="009D49EA" w:rsidP="009D49EA">
      <w:pPr>
        <w:widowControl/>
        <w:tabs>
          <w:tab w:val="left" w:pos="720"/>
          <w:tab w:val="left" w:pos="1080"/>
        </w:tabs>
        <w:ind w:left="1440" w:hanging="360"/>
      </w:pPr>
      <w:r w:rsidRPr="009D49EA">
        <w:t>1.</w:t>
      </w:r>
      <w:r w:rsidRPr="009D49EA">
        <w:tab/>
        <w:t>A</w:t>
      </w:r>
      <w:ins w:id="301" w:author="Hernandez, Hilary" w:date="2026-07-28T14:59:00Z" w16du:dateUtc="2026-07-28T20:59:00Z">
        <w:r w:rsidRPr="009D49EA">
          <w:t>n</w:t>
        </w:r>
      </w:ins>
      <w:r w:rsidRPr="009D49EA">
        <w:t xml:space="preserve"> </w:t>
      </w:r>
      <w:del w:id="302" w:author="Hernandez, Hilary" w:date="2026-07-28T14:59:00Z" w16du:dateUtc="2026-07-28T20:59:00Z">
        <w:r w:rsidRPr="009D49EA" w:rsidDel="000738D0">
          <w:delText xml:space="preserve">prior letter of </w:delText>
        </w:r>
      </w:del>
      <w:r w:rsidRPr="009D49EA">
        <w:t>authorization from the Division.</w:t>
      </w:r>
    </w:p>
    <w:p w14:paraId="1D219BFD" w14:textId="77777777" w:rsidR="009D49EA" w:rsidRPr="009D49EA" w:rsidRDefault="009D49EA" w:rsidP="009D49EA">
      <w:pPr>
        <w:tabs>
          <w:tab w:val="left" w:pos="1800"/>
        </w:tabs>
        <w:ind w:left="1800" w:hanging="360"/>
      </w:pPr>
      <w:r w:rsidRPr="009D49EA">
        <w:t>a.</w:t>
      </w:r>
      <w:r w:rsidRPr="009D49EA">
        <w:tab/>
      </w:r>
      <w:del w:id="303" w:author="Hernandez, Hilary" w:date="2026-07-28T14:59:00Z" w16du:dateUtc="2026-07-28T20:59:00Z">
        <w:r w:rsidRPr="009D49EA" w:rsidDel="000738D0">
          <w:delText>Letters of a</w:delText>
        </w:r>
      </w:del>
      <w:ins w:id="304" w:author="Hernandez, Hilary" w:date="2026-07-28T14:59:00Z" w16du:dateUtc="2026-07-28T20:59:00Z">
        <w:r w:rsidRPr="009D49EA">
          <w:t>A</w:t>
        </w:r>
      </w:ins>
      <w:r w:rsidRPr="009D49EA">
        <w:t>uthorization shall be available by the Director to any person or entity which commits to putting such wildlife to a benefi</w:t>
      </w:r>
      <w:r w:rsidRPr="009D49EA">
        <w:softHyphen/>
        <w:t>cial use (e.g., providing for its con</w:t>
      </w:r>
      <w:r w:rsidRPr="009D49EA">
        <w:softHyphen/>
        <w:t>sumption by humans or captive animals), or</w:t>
      </w:r>
    </w:p>
    <w:p w14:paraId="2D6A00EB" w14:textId="77777777" w:rsidR="009D49EA" w:rsidRPr="009D49EA" w:rsidRDefault="009D49EA" w:rsidP="009D49EA"/>
    <w:p w14:paraId="56B20033" w14:textId="77777777" w:rsidR="009D49EA" w:rsidRPr="009D49EA" w:rsidRDefault="009D49EA" w:rsidP="009D49EA">
      <w:pPr>
        <w:widowControl/>
        <w:tabs>
          <w:tab w:val="left" w:pos="720"/>
          <w:tab w:val="left" w:pos="1080"/>
        </w:tabs>
        <w:ind w:left="1440" w:hanging="360"/>
      </w:pPr>
      <w:r w:rsidRPr="009D49EA">
        <w:t>2.</w:t>
      </w:r>
      <w:r w:rsidRPr="009D49EA">
        <w:tab/>
        <w:t>A valid scientific collecting permit for the specific species, or</w:t>
      </w:r>
    </w:p>
    <w:p w14:paraId="05BE93A6" w14:textId="77777777" w:rsidR="009D49EA" w:rsidRPr="009D49EA" w:rsidRDefault="009D49EA" w:rsidP="009D49EA">
      <w:pPr>
        <w:widowControl/>
        <w:tabs>
          <w:tab w:val="left" w:pos="720"/>
          <w:tab w:val="left" w:pos="1080"/>
        </w:tabs>
        <w:ind w:left="1440" w:hanging="360"/>
      </w:pPr>
    </w:p>
    <w:p w14:paraId="7B330917" w14:textId="77777777" w:rsidR="009D49EA" w:rsidRPr="009D49EA" w:rsidRDefault="009D49EA" w:rsidP="009D49EA">
      <w:pPr>
        <w:widowControl/>
        <w:tabs>
          <w:tab w:val="left" w:pos="720"/>
          <w:tab w:val="left" w:pos="1080"/>
        </w:tabs>
        <w:ind w:left="1440" w:hanging="360"/>
      </w:pPr>
      <w:r w:rsidRPr="009D49EA">
        <w:t>3.</w:t>
      </w:r>
      <w:r w:rsidRPr="009D49EA">
        <w:tab/>
        <w:t xml:space="preserve">A donation certificate </w:t>
      </w:r>
      <w:del w:id="305" w:author="Hernandez, Hilary" w:date="2026-07-28T15:00:00Z" w16du:dateUtc="2026-07-28T21:00:00Z">
        <w:r w:rsidRPr="009D49EA" w:rsidDel="000738D0">
          <w:delText xml:space="preserve">or tag </w:delText>
        </w:r>
      </w:del>
      <w:r w:rsidRPr="009D49EA">
        <w:t>issued by the Division or any entity authorized by the Division. A person must notify the Division or other authorized agency within 48 hours of taking possession of the animal to obtain a donation certifi</w:t>
      </w:r>
      <w:r w:rsidRPr="009D49EA">
        <w:softHyphen/>
        <w:t>cate. The person requesting the certificate may have to present the animal for inspection, to verify its posses</w:t>
      </w:r>
      <w:r w:rsidRPr="009D49EA">
        <w:softHyphen/>
        <w:t>sion meets the criteria of this regulation.</w:t>
      </w:r>
    </w:p>
    <w:p w14:paraId="6FF0A3A0" w14:textId="77777777" w:rsidR="009D49EA" w:rsidRPr="009D49EA" w:rsidRDefault="009D49EA" w:rsidP="009D49EA"/>
    <w:p w14:paraId="7DC21D18"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D.</w:t>
      </w:r>
      <w:r w:rsidRPr="009D49EA">
        <w:rPr>
          <w:color w:val="000000"/>
        </w:rPr>
        <w:tab/>
        <w:t>None of the provisions of this section shall apply to wildlife species covered under the Federal Migratory Bird Treaty Act; federal or state threatened or endangered species; or those species whose possession is prohibited by federal or state statute or regulation.</w:t>
      </w:r>
    </w:p>
    <w:p w14:paraId="1AE3182F"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p>
    <w:p w14:paraId="15237D4C"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E.</w:t>
      </w:r>
      <w:r w:rsidRPr="009D49EA">
        <w:rPr>
          <w:color w:val="000000"/>
        </w:rPr>
        <w:tab/>
        <w:t>With respect to processed meat, the Divi</w:t>
      </w:r>
      <w:r w:rsidRPr="009D49EA">
        <w:rPr>
          <w:color w:val="000000"/>
        </w:rPr>
        <w:softHyphen/>
        <w:t>sion may require payment by the donee of actual processing costs.</w:t>
      </w:r>
    </w:p>
    <w:p w14:paraId="0D8A8542" w14:textId="77777777" w:rsidR="009D49EA" w:rsidRPr="009D49EA" w:rsidRDefault="009D49EA" w:rsidP="009D49EA"/>
    <w:p w14:paraId="1626F4BE" w14:textId="77777777" w:rsidR="009D49EA" w:rsidRPr="009D49EA" w:rsidRDefault="009D49EA" w:rsidP="00D610B8">
      <w:pPr>
        <w:pStyle w:val="Heading3"/>
      </w:pPr>
      <w:bookmarkStart w:id="306" w:name="a017"/>
      <w:bookmarkStart w:id="307" w:name="_Toc193879925"/>
      <w:bookmarkEnd w:id="306"/>
      <w:r w:rsidRPr="009D49EA">
        <w:t xml:space="preserve">#017 </w:t>
      </w:r>
      <w:r w:rsidRPr="009D49EA">
        <w:noBreakHyphen/>
        <w:t xml:space="preserve"> Procedures for Disposition of Nonedible Portions of Wildlife</w:t>
      </w:r>
      <w:bookmarkEnd w:id="307"/>
    </w:p>
    <w:p w14:paraId="6F87E69A"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A.</w:t>
      </w:r>
      <w:r w:rsidRPr="009D49EA">
        <w:rPr>
          <w:color w:val="000000"/>
        </w:rPr>
        <w:tab/>
        <w:t>Wildlife unfit for human consumption which has no marketable value may be possessed by a rendering company or any other person, or may be destroyed or otherwise disposed of provided that any disposition shall be in accordance with state and local health standards and pollution laws.</w:t>
      </w:r>
    </w:p>
    <w:p w14:paraId="4BA68A05"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p>
    <w:p w14:paraId="4F09C732"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B.</w:t>
      </w:r>
      <w:r w:rsidRPr="009D49EA">
        <w:rPr>
          <w:color w:val="000000"/>
        </w:rPr>
        <w:tab/>
        <w:t>Nonedible dead wildlife or portions thereof which in the opinion of the Regional Manager have a marketable value because of potential commercial, trophy, or other use (e.g., bighorn sheep head suitable for mounting, bear hides or claws, bobcat or lion hide) shall be disposed of under the direction of the Regional Manager.</w:t>
      </w:r>
    </w:p>
    <w:p w14:paraId="452B99C9"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p>
    <w:p w14:paraId="34B79EF1" w14:textId="77777777" w:rsidR="009D49EA" w:rsidRPr="009D49EA" w:rsidRDefault="009D49EA" w:rsidP="009D49EA">
      <w:pPr>
        <w:widowControl/>
        <w:tabs>
          <w:tab w:val="left" w:pos="720"/>
          <w:tab w:val="left" w:pos="1080"/>
        </w:tabs>
        <w:ind w:left="1440" w:hanging="360"/>
      </w:pPr>
      <w:r w:rsidRPr="009D49EA">
        <w:t>1.</w:t>
      </w:r>
      <w:r w:rsidRPr="009D49EA">
        <w:tab/>
        <w:t>In determining whether wild</w:t>
      </w:r>
      <w:r w:rsidRPr="009D49EA">
        <w:softHyphen/>
        <w:t>life, or por</w:t>
      </w:r>
      <w:r w:rsidRPr="009D49EA">
        <w:softHyphen/>
        <w:t>tions thereof, have a market</w:t>
      </w:r>
      <w:r w:rsidRPr="009D49EA">
        <w:softHyphen/>
        <w:t xml:space="preserve">able value, the </w:t>
      </w:r>
      <w:del w:id="308" w:author="Hernandez, Hilary" w:date="2026-07-28T15:00:00Z" w16du:dateUtc="2026-07-28T21:00:00Z">
        <w:r w:rsidRPr="009D49EA" w:rsidDel="00A43636">
          <w:delText>r</w:delText>
        </w:r>
      </w:del>
      <w:ins w:id="309" w:author="Hernandez, Hilary" w:date="2026-07-28T15:00:00Z" w16du:dateUtc="2026-07-28T21:00:00Z">
        <w:r w:rsidRPr="009D49EA">
          <w:t>R</w:t>
        </w:r>
      </w:ins>
      <w:r w:rsidRPr="009D49EA">
        <w:t>egion</w:t>
      </w:r>
      <w:r w:rsidRPr="009D49EA">
        <w:softHyphen/>
        <w:t xml:space="preserve">al </w:t>
      </w:r>
      <w:del w:id="310" w:author="Hernandez, Hilary" w:date="2026-07-28T15:00:00Z" w16du:dateUtc="2026-07-28T21:00:00Z">
        <w:r w:rsidRPr="009D49EA" w:rsidDel="00A43636">
          <w:delText>m</w:delText>
        </w:r>
      </w:del>
      <w:ins w:id="311" w:author="Hernandez, Hilary" w:date="2026-07-28T15:00:00Z" w16du:dateUtc="2026-07-28T21:00:00Z">
        <w:r w:rsidRPr="009D49EA">
          <w:t>M</w:t>
        </w:r>
      </w:ins>
      <w:r w:rsidRPr="009D49EA">
        <w:t>anager shall consider the costs asso</w:t>
      </w:r>
      <w:r w:rsidRPr="009D49EA">
        <w:softHyphen/>
        <w:t>ciated with disposition by donation or sale, storage costs, quantity of wildlife or portions thereof, available for disposi</w:t>
      </w:r>
      <w:r w:rsidRPr="009D49EA">
        <w:softHyphen/>
        <w:t>tion, market demand for same, and other relevant fac</w:t>
      </w:r>
      <w:r w:rsidRPr="009D49EA">
        <w:softHyphen/>
        <w:t>tors.</w:t>
      </w:r>
    </w:p>
    <w:p w14:paraId="0359651D" w14:textId="77777777" w:rsidR="009D49EA" w:rsidRPr="009D49EA" w:rsidRDefault="009D49EA" w:rsidP="009D49EA"/>
    <w:p w14:paraId="1788A9AF"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C.</w:t>
      </w:r>
      <w:r w:rsidRPr="009D49EA">
        <w:rPr>
          <w:color w:val="000000"/>
        </w:rPr>
        <w:tab/>
        <w:t>None of the provisions of this regulation shall apply to wildlife species covered under the Federal Migratory Bird Treaty Act; federal or state threatened or endangered species lists; or those species the possession of which is expressly prohib</w:t>
      </w:r>
      <w:r w:rsidRPr="009D49EA">
        <w:rPr>
          <w:color w:val="000000"/>
        </w:rPr>
        <w:softHyphen/>
        <w:t>ited by federal or state statute, rule, or regulation.</w:t>
      </w:r>
    </w:p>
    <w:p w14:paraId="70E24F20" w14:textId="77777777" w:rsidR="009D49EA" w:rsidRPr="009D49EA" w:rsidRDefault="009D49EA" w:rsidP="009D49EA"/>
    <w:p w14:paraId="35027370" w14:textId="77777777" w:rsidR="009D49EA" w:rsidRPr="009D49EA" w:rsidRDefault="009D49EA" w:rsidP="00D610B8">
      <w:pPr>
        <w:pStyle w:val="Heading3"/>
      </w:pPr>
      <w:bookmarkStart w:id="312" w:name="a018"/>
      <w:bookmarkStart w:id="313" w:name="_Toc193879926"/>
      <w:bookmarkEnd w:id="312"/>
      <w:r w:rsidRPr="009D49EA">
        <w:t xml:space="preserve">#018 </w:t>
      </w:r>
      <w:r w:rsidRPr="009D49EA">
        <w:noBreakHyphen/>
        <w:t xml:space="preserve"> Sale of Wildlife</w:t>
      </w:r>
      <w:bookmarkEnd w:id="313"/>
    </w:p>
    <w:p w14:paraId="3A13706C"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A.</w:t>
      </w:r>
      <w:r w:rsidRPr="009D49EA">
        <w:rPr>
          <w:color w:val="000000"/>
        </w:rPr>
        <w:tab/>
        <w:t xml:space="preserve">Except as prohibited by Federal law or regulations of the </w:t>
      </w:r>
      <w:ins w:id="314" w:author="Hernandez, Hilary" w:date="2026-07-28T15:01:00Z" w16du:dateUtc="2026-07-28T21:01:00Z">
        <w:r w:rsidRPr="009D49EA">
          <w:rPr>
            <w:color w:val="000000"/>
          </w:rPr>
          <w:t xml:space="preserve">Parks and </w:t>
        </w:r>
      </w:ins>
      <w:r w:rsidRPr="009D49EA">
        <w:rPr>
          <w:color w:val="000000"/>
        </w:rPr>
        <w:t>Wildlife Commission, any person may sell, barter or trade nonedible portions of wildlife (fur, feathers, hides, hair, teeth, claws, hooves, horns, antlers, skulls and bones) which were legally taken or acquired.</w:t>
      </w:r>
    </w:p>
    <w:p w14:paraId="16CCA5D2" w14:textId="77777777" w:rsidR="009D49EA" w:rsidRPr="009D49EA" w:rsidRDefault="009D49EA" w:rsidP="009D49EA"/>
    <w:p w14:paraId="440220D0" w14:textId="77777777" w:rsidR="009D49EA" w:rsidRPr="009D49EA" w:rsidRDefault="009D49EA" w:rsidP="009D49EA">
      <w:pPr>
        <w:widowControl/>
        <w:tabs>
          <w:tab w:val="left" w:pos="720"/>
          <w:tab w:val="left" w:pos="1080"/>
        </w:tabs>
        <w:ind w:left="1440" w:hanging="360"/>
      </w:pPr>
      <w:r w:rsidRPr="009D49EA">
        <w:t>1.</w:t>
      </w:r>
      <w:r w:rsidRPr="009D49EA">
        <w:tab/>
        <w:t xml:space="preserve">It shall be illegal to sell, trade, barter or offer to sell, trade or barter bear gall bladders, bighorn sheep ram skulls or horns, bighorn sheep capes and velvet antlers. Velvet antlers attached to mounted deer, elk or moose heads and bighorn sheep skulls and horns marked in accordance with Commission </w:t>
      </w:r>
      <w:smartTag w:uri="urn:schemas-microsoft-com:office:smarttags" w:element="State">
        <w:r w:rsidRPr="009D49EA">
          <w:t>Regulation</w:t>
        </w:r>
      </w:smartTag>
      <w:r w:rsidRPr="009D49EA">
        <w:t xml:space="preserve"> #220(C), may be sold, bartered or traded.</w:t>
      </w:r>
    </w:p>
    <w:p w14:paraId="20B195E5" w14:textId="77777777" w:rsidR="009D49EA" w:rsidRPr="009D49EA" w:rsidRDefault="009D49EA" w:rsidP="009D49EA">
      <w:pPr>
        <w:widowControl/>
        <w:tabs>
          <w:tab w:val="left" w:pos="1080"/>
          <w:tab w:val="left" w:pos="1440"/>
          <w:tab w:val="left" w:pos="1800"/>
        </w:tabs>
        <w:ind w:left="1800" w:hanging="360"/>
      </w:pPr>
      <w:r w:rsidRPr="009D49EA">
        <w:t>a.</w:t>
      </w:r>
      <w:r w:rsidRPr="009D49EA">
        <w:tab/>
        <w:t>Wildlife and wildlife parts legally possessed under a valid commercial parks license may be sold, bartered or traded in accordance with Chapter 11 of Commission Regulations.</w:t>
      </w:r>
    </w:p>
    <w:p w14:paraId="57D02CDC" w14:textId="77777777" w:rsidR="009D49EA" w:rsidRPr="009D49EA" w:rsidRDefault="009D49EA" w:rsidP="009D49EA">
      <w:pPr>
        <w:widowControl/>
        <w:tabs>
          <w:tab w:val="left" w:pos="1080"/>
          <w:tab w:val="left" w:pos="1440"/>
          <w:tab w:val="left" w:pos="1800"/>
        </w:tabs>
        <w:ind w:left="1800" w:hanging="360"/>
      </w:pPr>
      <w:r w:rsidRPr="009D49EA">
        <w:t>b.</w:t>
      </w:r>
      <w:r w:rsidRPr="009D49EA">
        <w:tab/>
        <w:t>For the purpose of these regulations velvet antlers are those deer, elk and moose antlers completely enveloped by soft vascular skin.</w:t>
      </w:r>
    </w:p>
    <w:p w14:paraId="6855D660" w14:textId="77777777" w:rsidR="009D49EA" w:rsidRPr="009D49EA" w:rsidRDefault="009D49EA" w:rsidP="009D49EA"/>
    <w:p w14:paraId="400E14A4"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B.</w:t>
      </w:r>
      <w:r w:rsidRPr="009D49EA">
        <w:rPr>
          <w:color w:val="000000"/>
        </w:rPr>
        <w:tab/>
        <w:t>State employees may receive wildlife, or portions thereof, which have been deemed scrap provided:</w:t>
      </w:r>
    </w:p>
    <w:p w14:paraId="773AA367" w14:textId="77777777" w:rsidR="009D49EA" w:rsidRPr="009D49EA" w:rsidRDefault="009D49EA" w:rsidP="009D49EA"/>
    <w:p w14:paraId="1F9B9FBB" w14:textId="77777777" w:rsidR="009D49EA" w:rsidRPr="009D49EA" w:rsidRDefault="009D49EA" w:rsidP="009D49EA">
      <w:pPr>
        <w:widowControl/>
        <w:tabs>
          <w:tab w:val="left" w:pos="720"/>
          <w:tab w:val="left" w:pos="1080"/>
        </w:tabs>
        <w:ind w:left="1440" w:hanging="360"/>
      </w:pPr>
      <w:r w:rsidRPr="009D49EA">
        <w:t>1.</w:t>
      </w:r>
      <w:r w:rsidRPr="009D49EA">
        <w:tab/>
        <w:t>State employees who are responsible for making determinations that wildlife, or portions thereof, are scrap are not eligible to receive same; and</w:t>
      </w:r>
    </w:p>
    <w:p w14:paraId="304B7F68" w14:textId="77777777" w:rsidR="009D49EA" w:rsidRPr="009D49EA" w:rsidRDefault="009D49EA" w:rsidP="009D49EA">
      <w:pPr>
        <w:widowControl/>
        <w:tabs>
          <w:tab w:val="left" w:pos="720"/>
          <w:tab w:val="left" w:pos="1080"/>
        </w:tabs>
        <w:ind w:left="1440" w:hanging="360"/>
      </w:pPr>
    </w:p>
    <w:p w14:paraId="5B6394A4" w14:textId="77777777" w:rsidR="009D49EA" w:rsidRPr="009D49EA" w:rsidRDefault="009D49EA" w:rsidP="009D49EA">
      <w:pPr>
        <w:widowControl/>
        <w:tabs>
          <w:tab w:val="left" w:pos="720"/>
          <w:tab w:val="left" w:pos="1080"/>
        </w:tabs>
        <w:ind w:left="1440" w:hanging="360"/>
      </w:pPr>
      <w:r w:rsidRPr="009D49EA">
        <w:t>2.</w:t>
      </w:r>
      <w:r w:rsidRPr="009D49EA">
        <w:tab/>
        <w:t>State employees receiving scrapped wildlife, or portions thereof, may not sell, barter or trade same or otherwise receive anything of value in exchange therefore.</w:t>
      </w:r>
    </w:p>
    <w:p w14:paraId="164A4BF2" w14:textId="77777777" w:rsidR="009D49EA" w:rsidRPr="009D49EA" w:rsidRDefault="009D49EA" w:rsidP="009D49EA"/>
    <w:p w14:paraId="3B5039C3" w14:textId="77777777" w:rsidR="009D49EA" w:rsidRPr="009D49EA" w:rsidRDefault="009D49EA" w:rsidP="009D49EA">
      <w:pPr>
        <w:widowControl/>
        <w:tabs>
          <w:tab w:val="left" w:pos="-1440"/>
          <w:tab w:val="left" w:pos="0"/>
          <w:tab w:val="left" w:pos="360"/>
          <w:tab w:val="left" w:pos="720"/>
          <w:tab w:val="left" w:pos="1080"/>
          <w:tab w:val="left" w:pos="1530"/>
          <w:tab w:val="left" w:pos="2070"/>
          <w:tab w:val="left" w:pos="2160"/>
        </w:tabs>
        <w:ind w:left="1080" w:hanging="360"/>
        <w:rPr>
          <w:color w:val="000000"/>
        </w:rPr>
      </w:pPr>
      <w:r w:rsidRPr="009D49EA">
        <w:rPr>
          <w:color w:val="000000"/>
        </w:rPr>
        <w:t>C.</w:t>
      </w:r>
      <w:r w:rsidRPr="009D49EA">
        <w:rPr>
          <w:color w:val="000000"/>
        </w:rPr>
        <w:tab/>
        <w:t>The possession of wild game meat received by a commercial meat process</w:t>
      </w:r>
      <w:r w:rsidRPr="009D49EA">
        <w:rPr>
          <w:color w:val="000000"/>
        </w:rPr>
        <w:softHyphen/>
        <w:t>ing facility shall be documented. The possession of undocumented wild game is prohibited. Records shall be retained by the meat processing facility for a period of one year following date of release or disposal of the meat. As used herein "Documented" means that the wild game meat shall be accompanied by the carcass tag</w:t>
      </w:r>
      <w:ins w:id="315" w:author="Hernandez, Hilary" w:date="2026-07-28T15:01:00Z" w16du:dateUtc="2026-07-28T21:01:00Z">
        <w:r w:rsidRPr="009D49EA">
          <w:rPr>
            <w:color w:val="000000"/>
          </w:rPr>
          <w:t xml:space="preserve"> or e-tag number</w:t>
        </w:r>
      </w:ins>
      <w:r w:rsidRPr="009D49EA">
        <w:rPr>
          <w:color w:val="000000"/>
        </w:rPr>
        <w:t>, donation certificate, or other document as required by these regulations.</w:t>
      </w:r>
    </w:p>
    <w:p w14:paraId="0FC4C62F" w14:textId="77777777" w:rsidR="009D49EA" w:rsidRPr="009D49EA" w:rsidRDefault="009D49EA" w:rsidP="009D49EA"/>
    <w:p w14:paraId="0AF3B279" w14:textId="77777777" w:rsidR="009D49EA" w:rsidRPr="009D49EA" w:rsidRDefault="009D49EA" w:rsidP="009D49EA">
      <w:pPr>
        <w:widowControl/>
        <w:tabs>
          <w:tab w:val="left" w:pos="720"/>
          <w:tab w:val="left" w:pos="1080"/>
        </w:tabs>
        <w:ind w:left="1440" w:hanging="360"/>
      </w:pPr>
      <w:r w:rsidRPr="009D49EA">
        <w:t>1.</w:t>
      </w:r>
      <w:r w:rsidRPr="009D49EA">
        <w:tab/>
        <w:t>For the purposes of this regulation, the disposal of game meat by commercial meat processing facilities shall be permitted as follows:</w:t>
      </w:r>
    </w:p>
    <w:p w14:paraId="421284AE" w14:textId="77777777" w:rsidR="009D49EA" w:rsidRPr="009D49EA" w:rsidRDefault="009D49EA" w:rsidP="009D49EA">
      <w:pPr>
        <w:widowControl/>
        <w:tabs>
          <w:tab w:val="left" w:pos="1080"/>
          <w:tab w:val="left" w:pos="1440"/>
          <w:tab w:val="left" w:pos="1800"/>
        </w:tabs>
        <w:ind w:left="1800" w:hanging="360"/>
      </w:pPr>
      <w:r w:rsidRPr="009D49EA">
        <w:t>a.</w:t>
      </w:r>
      <w:r w:rsidRPr="009D49EA">
        <w:tab/>
        <w:t>Legally taken wild game meat (other than migratory birds) not claimed or for which fees are unpaid within 60 days of comple</w:t>
      </w:r>
      <w:r w:rsidRPr="009D49EA">
        <w:softHyphen/>
        <w:t>tion of processing may be disposed of, af</w:t>
      </w:r>
      <w:r w:rsidRPr="009D49EA">
        <w:softHyphen/>
        <w:t>ter notifi</w:t>
      </w:r>
      <w:r w:rsidRPr="009D49EA">
        <w:softHyphen/>
        <w:t>ca</w:t>
      </w:r>
      <w:r w:rsidRPr="009D49EA">
        <w:softHyphen/>
        <w:t>tion of the own</w:t>
      </w:r>
      <w:r w:rsidRPr="009D49EA">
        <w:softHyphen/>
        <w:t>er, by the meat pro</w:t>
      </w:r>
      <w:r w:rsidRPr="009D49EA">
        <w:softHyphen/>
        <w:t>cessing facility for the bal</w:t>
      </w:r>
      <w:r w:rsidRPr="009D49EA">
        <w:softHyphen/>
        <w:t>ance of the process</w:t>
      </w:r>
      <w:r w:rsidRPr="009D49EA">
        <w:softHyphen/>
        <w:t>ing fee charged.</w:t>
      </w:r>
    </w:p>
    <w:p w14:paraId="5B78CDF1" w14:textId="77777777" w:rsidR="009D49EA" w:rsidRPr="009D49EA" w:rsidRDefault="009D49EA" w:rsidP="009D49EA">
      <w:pPr>
        <w:widowControl/>
        <w:tabs>
          <w:tab w:val="left" w:pos="1080"/>
          <w:tab w:val="left" w:pos="1440"/>
          <w:tab w:val="left" w:pos="1800"/>
        </w:tabs>
        <w:ind w:left="1800" w:hanging="360"/>
      </w:pPr>
      <w:r w:rsidRPr="009D49EA">
        <w:t>b.</w:t>
      </w:r>
      <w:r w:rsidRPr="009D49EA">
        <w:tab/>
        <w:t xml:space="preserve">No later than June 30 of each year, all unclaimed migratory birds and any remaining wild game meat from the preceding year must be legally donated or released to the </w:t>
      </w:r>
      <w:r w:rsidRPr="009D49EA">
        <w:lastRenderedPageBreak/>
        <w:t>Division. Possession of such meat after June 30 is prohibited. This regula</w:t>
      </w:r>
      <w:r w:rsidRPr="009D49EA">
        <w:softHyphen/>
        <w:t>tion shall not be construed as requiring such disposition by meat storage facilities by June 30.</w:t>
      </w:r>
    </w:p>
    <w:p w14:paraId="4481825F" w14:textId="77777777" w:rsidR="009D49EA" w:rsidRPr="009D49EA" w:rsidRDefault="009D49EA" w:rsidP="009D49EA"/>
    <w:p w14:paraId="37735EF6" w14:textId="77777777" w:rsidR="009D49EA" w:rsidRPr="009D49EA" w:rsidRDefault="009D49EA" w:rsidP="009D49EA">
      <w:pPr>
        <w:widowControl/>
        <w:tabs>
          <w:tab w:val="left" w:pos="720"/>
          <w:tab w:val="left" w:pos="1080"/>
        </w:tabs>
        <w:ind w:left="1440" w:hanging="360"/>
      </w:pPr>
      <w:r w:rsidRPr="009D49EA">
        <w:t>2.</w:t>
      </w:r>
      <w:r w:rsidRPr="009D49EA">
        <w:tab/>
        <w:t>Meat processing facility records shall contain the following informa</w:t>
      </w:r>
      <w:r w:rsidRPr="009D49EA">
        <w:softHyphen/>
        <w:t>tion:</w:t>
      </w:r>
    </w:p>
    <w:p w14:paraId="600EE526" w14:textId="77777777" w:rsidR="009D49EA" w:rsidRPr="009D49EA" w:rsidRDefault="009D49EA" w:rsidP="009D49EA">
      <w:pPr>
        <w:widowControl/>
        <w:tabs>
          <w:tab w:val="left" w:pos="1080"/>
          <w:tab w:val="left" w:pos="1440"/>
          <w:tab w:val="left" w:pos="1800"/>
        </w:tabs>
        <w:ind w:left="1800" w:hanging="360"/>
      </w:pPr>
      <w:r w:rsidRPr="009D49EA">
        <w:t>a.</w:t>
      </w:r>
      <w:r w:rsidRPr="009D49EA">
        <w:tab/>
        <w:t>Name, Address and Telephone Number of Licensee</w:t>
      </w:r>
    </w:p>
    <w:p w14:paraId="3679BE38" w14:textId="77777777" w:rsidR="009D49EA" w:rsidRPr="009D49EA" w:rsidRDefault="009D49EA" w:rsidP="009D49EA">
      <w:pPr>
        <w:widowControl/>
        <w:tabs>
          <w:tab w:val="left" w:pos="1080"/>
          <w:tab w:val="left" w:pos="1440"/>
          <w:tab w:val="left" w:pos="1800"/>
        </w:tabs>
        <w:ind w:left="1800" w:hanging="360"/>
      </w:pPr>
      <w:r w:rsidRPr="009D49EA">
        <w:t>b.</w:t>
      </w:r>
      <w:r w:rsidRPr="009D49EA">
        <w:tab/>
        <w:t xml:space="preserve">Carcass Tag </w:t>
      </w:r>
      <w:ins w:id="316" w:author="Hernandez, Hilary" w:date="2026-07-28T15:02:00Z" w16du:dateUtc="2026-07-28T21:02:00Z">
        <w:r w:rsidRPr="009D49EA">
          <w:t xml:space="preserve">or E-tag </w:t>
        </w:r>
      </w:ins>
      <w:r w:rsidRPr="009D49EA">
        <w:t>Number and Species</w:t>
      </w:r>
    </w:p>
    <w:p w14:paraId="778334E5" w14:textId="77777777" w:rsidR="009D49EA" w:rsidRPr="009D49EA" w:rsidRDefault="009D49EA" w:rsidP="009D49EA">
      <w:pPr>
        <w:widowControl/>
        <w:tabs>
          <w:tab w:val="left" w:pos="1080"/>
          <w:tab w:val="left" w:pos="1440"/>
          <w:tab w:val="left" w:pos="1800"/>
        </w:tabs>
        <w:ind w:left="1800" w:hanging="360"/>
      </w:pPr>
      <w:r w:rsidRPr="009D49EA">
        <w:t>c.</w:t>
      </w:r>
      <w:r w:rsidRPr="009D49EA">
        <w:tab/>
        <w:t>Date of Receipt and Disposition</w:t>
      </w:r>
    </w:p>
    <w:p w14:paraId="7F912B20" w14:textId="77777777" w:rsidR="009D49EA" w:rsidRPr="009D49EA" w:rsidRDefault="009D49EA" w:rsidP="009D49EA">
      <w:pPr>
        <w:widowControl/>
        <w:tabs>
          <w:tab w:val="left" w:pos="1080"/>
          <w:tab w:val="left" w:pos="1440"/>
          <w:tab w:val="left" w:pos="1800"/>
        </w:tabs>
        <w:ind w:left="1800" w:hanging="360"/>
      </w:pPr>
      <w:r w:rsidRPr="009D49EA">
        <w:t>d.</w:t>
      </w:r>
      <w:r w:rsidRPr="009D49EA">
        <w:tab/>
        <w:t>All meat processing facilities which pro</w:t>
      </w:r>
      <w:r w:rsidRPr="009D49EA">
        <w:softHyphen/>
        <w:t>cess wild game meat shall allow any peace officer autho</w:t>
      </w:r>
      <w:r w:rsidRPr="009D49EA">
        <w:softHyphen/>
        <w:t>rized to en</w:t>
      </w:r>
      <w:r w:rsidRPr="009D49EA">
        <w:softHyphen/>
        <w:t>force these regula</w:t>
      </w:r>
      <w:r w:rsidRPr="009D49EA">
        <w:softHyphen/>
        <w:t>tions to inspect records during normal business hours.</w:t>
      </w:r>
    </w:p>
    <w:p w14:paraId="7F30673A" w14:textId="77777777" w:rsidR="009D49EA" w:rsidRPr="009D49EA" w:rsidRDefault="009D49EA" w:rsidP="009D49EA"/>
    <w:p w14:paraId="021E088D" w14:textId="32DAF27E" w:rsidR="00906E17" w:rsidRPr="00D610B8" w:rsidRDefault="00906E17" w:rsidP="00D610B8">
      <w:pPr>
        <w:pStyle w:val="Heading2"/>
      </w:pPr>
      <w:bookmarkStart w:id="317" w:name="_Toc193879928"/>
      <w:r>
        <w:t xml:space="preserve">ARTICLE XI </w:t>
      </w:r>
      <w:r>
        <w:noBreakHyphen/>
        <w:t xml:space="preserve"> </w:t>
      </w:r>
      <w:r w:rsidR="008F28A4">
        <w:t>Special Restrictions</w:t>
      </w:r>
      <w:bookmarkEnd w:id="317"/>
    </w:p>
    <w:p w14:paraId="6152F92A" w14:textId="77777777" w:rsidR="009D49EA" w:rsidRPr="009D49EA" w:rsidRDefault="009D49EA" w:rsidP="00D610B8">
      <w:pPr>
        <w:pStyle w:val="Heading3"/>
      </w:pPr>
      <w:bookmarkStart w:id="318" w:name="a020"/>
      <w:bookmarkStart w:id="319" w:name="_Toc193879929"/>
      <w:bookmarkEnd w:id="318"/>
      <w:r w:rsidRPr="009D49EA">
        <w:t xml:space="preserve">#020 </w:t>
      </w:r>
      <w:r w:rsidRPr="009D49EA">
        <w:noBreakHyphen/>
      </w:r>
      <w:bookmarkEnd w:id="319"/>
    </w:p>
    <w:p w14:paraId="472D9FB8" w14:textId="77777777" w:rsidR="009D49EA" w:rsidRPr="009D49EA" w:rsidRDefault="009D49EA" w:rsidP="009D49EA">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9D49EA">
        <w:rPr>
          <w:color w:val="000000"/>
        </w:rPr>
        <w:t>A.</w:t>
      </w:r>
      <w:r w:rsidRPr="009D49EA">
        <w:rPr>
          <w:color w:val="000000"/>
        </w:rPr>
        <w:tab/>
        <w:t xml:space="preserve">Most restrictive Federal or State law </w:t>
      </w:r>
      <w:r w:rsidRPr="009D49EA">
        <w:rPr>
          <w:color w:val="000000"/>
        </w:rPr>
        <w:noBreakHyphen/>
        <w:t xml:space="preserve"> In all cases of licensing, taking, possession, importation, exportation, release, marking and sale of any wildlife, irrespective of current status (threatened, endangered, game or nongame), the most restrictive state or federal regulation shall apply by species.</w:t>
      </w:r>
    </w:p>
    <w:p w14:paraId="3C552485" w14:textId="77777777" w:rsidR="009D49EA" w:rsidRPr="009D49EA" w:rsidRDefault="009D49EA" w:rsidP="009D49EA">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9D49EA">
        <w:rPr>
          <w:color w:val="000000"/>
        </w:rPr>
        <w:t>B.</w:t>
      </w:r>
      <w:r w:rsidRPr="009D49EA">
        <w:rPr>
          <w:color w:val="000000"/>
        </w:rPr>
        <w:tab/>
        <w:t>Tagging</w:t>
      </w:r>
      <w:ins w:id="320" w:author="Hernandez, Hilary" w:date="2026-07-28T15:03:00Z" w16du:dateUtc="2026-07-28T21:03:00Z">
        <w:r w:rsidRPr="009D49EA">
          <w:rPr>
            <w:color w:val="000000"/>
          </w:rPr>
          <w:t>,</w:t>
        </w:r>
      </w:ins>
      <w:r w:rsidRPr="009D49EA">
        <w:rPr>
          <w:color w:val="000000"/>
        </w:rPr>
        <w:t xml:space="preserve"> </w:t>
      </w:r>
      <w:del w:id="321" w:author="Hernandez, Hilary" w:date="2026-07-28T15:03:00Z" w16du:dateUtc="2026-07-28T21:03:00Z">
        <w:r w:rsidRPr="009D49EA" w:rsidDel="008A1EC2">
          <w:rPr>
            <w:color w:val="000000"/>
          </w:rPr>
          <w:delText xml:space="preserve">and </w:delText>
        </w:r>
      </w:del>
      <w:r w:rsidRPr="009D49EA">
        <w:rPr>
          <w:color w:val="000000"/>
        </w:rPr>
        <w:t xml:space="preserve">carcass tag </w:t>
      </w:r>
      <w:ins w:id="322" w:author="Hernandez, Hilary" w:date="2026-07-28T15:03:00Z" w16du:dateUtc="2026-07-28T21:03:00Z">
        <w:r w:rsidRPr="009D49EA">
          <w:rPr>
            <w:color w:val="000000"/>
          </w:rPr>
          <w:t xml:space="preserve">and e-tagging </w:t>
        </w:r>
      </w:ins>
      <w:r w:rsidRPr="009D49EA">
        <w:rPr>
          <w:color w:val="000000"/>
        </w:rPr>
        <w:t>requirements.</w:t>
      </w:r>
    </w:p>
    <w:p w14:paraId="2966D184" w14:textId="77777777" w:rsidR="009D49EA" w:rsidRPr="009D49EA" w:rsidRDefault="009D49EA" w:rsidP="009D49EA">
      <w:pPr>
        <w:tabs>
          <w:tab w:val="left" w:pos="720"/>
          <w:tab w:val="left" w:pos="1080"/>
        </w:tabs>
        <w:spacing w:after="200"/>
        <w:ind w:left="1440" w:hanging="360"/>
      </w:pPr>
      <w:r w:rsidRPr="009D49EA">
        <w:t>1.</w:t>
      </w:r>
      <w:r w:rsidRPr="009D49EA">
        <w:tab/>
      </w:r>
      <w:del w:id="323" w:author="Hernandez, Hilary" w:date="2026-07-28T15:03:00Z" w16du:dateUtc="2026-07-28T21:03:00Z">
        <w:r w:rsidRPr="009D49EA" w:rsidDel="008A1EC2">
          <w:delText>A carcass tag</w:delText>
        </w:r>
      </w:del>
      <w:ins w:id="324" w:author="Hernandez, Hilary" w:date="2026-07-28T15:03:00Z" w16du:dateUtc="2026-07-28T21:03:00Z">
        <w:r w:rsidRPr="009D49EA">
          <w:t>Tagging</w:t>
        </w:r>
      </w:ins>
      <w:r w:rsidRPr="009D49EA">
        <w:t xml:space="preserve"> is required for all big game and for turkey.</w:t>
      </w:r>
    </w:p>
    <w:p w14:paraId="68808E91" w14:textId="77777777" w:rsidR="009D49EA" w:rsidRPr="009D49EA" w:rsidRDefault="009D49EA" w:rsidP="009D49EA">
      <w:pPr>
        <w:tabs>
          <w:tab w:val="left" w:pos="720"/>
          <w:tab w:val="left" w:pos="1080"/>
        </w:tabs>
        <w:spacing w:after="200"/>
        <w:ind w:left="1440" w:hanging="360"/>
        <w:rPr>
          <w:ins w:id="325" w:author="Hernandez, Hilary" w:date="2026-07-28T15:03:00Z" w16du:dateUtc="2026-07-28T21:03:00Z"/>
        </w:rPr>
      </w:pPr>
      <w:r w:rsidRPr="009D49EA">
        <w:t>2.</w:t>
      </w:r>
      <w:r w:rsidRPr="009D49EA">
        <w:tab/>
        <w:t>When any person kills a wildlife species for which a carcass tag is required such person must immediately void the carcass tag by signing, dating and detaching it. Such tag must be attached to the carcass immediately prior to and during transpor</w:t>
      </w:r>
      <w:r w:rsidRPr="009D49EA">
        <w:softHyphen/>
        <w:t>ta</w:t>
      </w:r>
      <w:r w:rsidRPr="009D49EA">
        <w:softHyphen/>
        <w:t>tion in any vehicle or while in camp or at a residence or other place of storage. Such tag, when so dated, signed and attached to the species lawfully taken or killed and lawfully in possession, autho</w:t>
      </w:r>
      <w:r w:rsidRPr="009D49EA">
        <w:softHyphen/>
        <w:t>rizes the possession, use, storage, and transportation of the carcass, or any part thereof.</w:t>
      </w:r>
    </w:p>
    <w:p w14:paraId="26EA33CF" w14:textId="53E612A2" w:rsidR="009D49EA" w:rsidRPr="009D49EA" w:rsidRDefault="009D49EA" w:rsidP="009D49EA">
      <w:pPr>
        <w:numPr>
          <w:ilvl w:val="0"/>
          <w:numId w:val="35"/>
        </w:numPr>
        <w:tabs>
          <w:tab w:val="left" w:pos="720"/>
          <w:tab w:val="left" w:pos="1080"/>
        </w:tabs>
        <w:spacing w:after="200"/>
        <w:ind w:left="1800"/>
        <w:rPr>
          <w:ins w:id="326" w:author="Hernandez, Hilary" w:date="2026-07-28T15:04:00Z" w16du:dateUtc="2026-07-28T21:04:00Z"/>
        </w:rPr>
      </w:pPr>
      <w:ins w:id="327" w:author="Hernandez, Hilary" w:date="2026-07-28T15:04:00Z" w16du:dateUtc="2026-07-28T21:04:00Z">
        <w:r w:rsidRPr="009D49EA">
          <w:t xml:space="preserve">Beginning June </w:t>
        </w:r>
      </w:ins>
      <w:ins w:id="328" w:author="Hernandez, Hilary" w:date="2026-08-18T09:32:00Z" w16du:dateUtc="2026-08-18T15:32:00Z">
        <w:r w:rsidRPr="009D49EA">
          <w:t>8,</w:t>
        </w:r>
      </w:ins>
      <w:ins w:id="329" w:author="Hernandez, Hilary" w:date="2026-07-28T15:04:00Z" w16du:dateUtc="2026-07-28T21:04:00Z">
        <w:r w:rsidRPr="009D49EA">
          <w:t xml:space="preserve"> 2027</w:t>
        </w:r>
      </w:ins>
      <w:ins w:id="330" w:author="Hernandez, Hilary" w:date="2026-09-18T13:27:00Z" w16du:dateUtc="2026-09-18T19:27:00Z">
        <w:r>
          <w:t>,</w:t>
        </w:r>
      </w:ins>
      <w:ins w:id="331" w:author="Hernandez, Hilary" w:date="2026-07-28T15:04:00Z" w16du:dateUtc="2026-07-28T21:04:00Z">
        <w:r w:rsidRPr="009D49EA">
          <w:t xml:space="preserve"> with the launching of the Division’s new integrated sales and electronic tagging system, when any person kills a wildlife species for which an e-tag is required (in replacement of a carcass tag), such person must immediately report their harvest by e-tagging either through the Division’s </w:t>
        </w:r>
      </w:ins>
      <w:ins w:id="332" w:author="Hernandez, Hilary" w:date="2026-08-18T09:33:00Z" w16du:dateUtc="2026-08-18T15:33:00Z">
        <w:r w:rsidRPr="009D49EA">
          <w:t>mobile</w:t>
        </w:r>
      </w:ins>
      <w:ins w:id="333" w:author="Hernandez, Hilary" w:date="2026-07-28T15:04:00Z" w16du:dateUtc="2026-07-28T21:04:00Z">
        <w:r w:rsidRPr="009D49EA">
          <w:t xml:space="preserve"> phone application, online through the CPWShop website, by calling 866-776-3121 or by some other method provided by the Division. If a person does not have access to report their harvest via these methods, they must immediately sign and date a </w:t>
        </w:r>
      </w:ins>
      <w:ins w:id="334" w:author="Hernandez, Hilary" w:date="2026-08-18T09:34:00Z" w16du:dateUtc="2026-08-18T15:34:00Z">
        <w:r w:rsidRPr="009D49EA">
          <w:t>paper</w:t>
        </w:r>
      </w:ins>
      <w:ins w:id="335" w:author="Hernandez, Hilary" w:date="2026-07-28T15:04:00Z" w16du:dateUtc="2026-07-28T21:04:00Z">
        <w:r w:rsidRPr="009D49EA">
          <w:t xml:space="preserve"> copy of their license as a temporary measure, until e-tagging is possible. E-tagging must be completed within 48 hours in circumstances when a </w:t>
        </w:r>
      </w:ins>
      <w:ins w:id="336" w:author="Hernandez, Hilary" w:date="2026-08-18T09:34:00Z" w16du:dateUtc="2026-08-18T15:34:00Z">
        <w:r w:rsidRPr="009D49EA">
          <w:t xml:space="preserve">paper </w:t>
        </w:r>
      </w:ins>
      <w:ins w:id="337" w:author="Hernandez, Hilary" w:date="2026-07-28T15:04:00Z" w16du:dateUtc="2026-07-28T21:04:00Z">
        <w:r w:rsidRPr="009D49EA">
          <w:t xml:space="preserve">license is being used to temporarily tag. </w:t>
        </w:r>
      </w:ins>
    </w:p>
    <w:p w14:paraId="01D24B98" w14:textId="77777777" w:rsidR="009D49EA" w:rsidRPr="009D49EA" w:rsidRDefault="009D49EA" w:rsidP="009D49EA">
      <w:pPr>
        <w:tabs>
          <w:tab w:val="left" w:pos="720"/>
          <w:tab w:val="left" w:pos="1080"/>
        </w:tabs>
        <w:spacing w:after="200"/>
        <w:ind w:left="1800"/>
      </w:pPr>
      <w:ins w:id="338" w:author="Hernandez, Hilary" w:date="2026-07-28T15:04:00Z" w16du:dateUtc="2026-07-28T21:04:00Z">
        <w:r w:rsidRPr="009D49EA">
          <w:t xml:space="preserve">A harvested animal may be transported without physical documentation on the animal so long as the hunter is present. If the hunter is not present, the harvested animal should be marked with the hunter’s name and e-tagging number or the signed and dated </w:t>
        </w:r>
      </w:ins>
      <w:ins w:id="339" w:author="Hernandez, Hilary" w:date="2026-08-18T09:35:00Z" w16du:dateUtc="2026-08-18T15:35:00Z">
        <w:r w:rsidRPr="009D49EA">
          <w:t>paper</w:t>
        </w:r>
      </w:ins>
      <w:ins w:id="340" w:author="Hernandez, Hilary" w:date="2026-07-28T15:04:00Z" w16du:dateUtc="2026-07-28T21:04:00Z">
        <w:r w:rsidRPr="009D49EA">
          <w:t xml:space="preserve"> copy of the license.</w:t>
        </w:r>
      </w:ins>
    </w:p>
    <w:p w14:paraId="7BAAACF4" w14:textId="77777777" w:rsidR="009D49EA" w:rsidRPr="009D49EA" w:rsidRDefault="009D49EA" w:rsidP="009D49EA">
      <w:pPr>
        <w:tabs>
          <w:tab w:val="left" w:pos="720"/>
          <w:tab w:val="left" w:pos="1080"/>
        </w:tabs>
        <w:spacing w:after="200"/>
        <w:ind w:left="1440" w:hanging="360"/>
        <w:rPr>
          <w:ins w:id="341" w:author="Hernandez, Hilary" w:date="2026-07-28T15:05:00Z" w16du:dateUtc="2026-07-28T21:05:00Z"/>
        </w:rPr>
      </w:pPr>
      <w:r w:rsidRPr="009D49EA">
        <w:t>3.</w:t>
      </w:r>
      <w:r w:rsidRPr="009D49EA">
        <w:tab/>
        <w:t xml:space="preserve">If the carcass tag and/or license are inadvertently or accidentally detached, lost or destroyed, the licensee must obtain a duplicate carcass tag and/or license before </w:t>
      </w:r>
      <w:del w:id="342" w:author="Hernandez, Hilary" w:date="2026-08-18T09:35:00Z" w16du:dateUtc="2026-08-18T15:35:00Z">
        <w:r w:rsidRPr="009D49EA" w:rsidDel="003A49A8">
          <w:delText xml:space="preserve">he </w:delText>
        </w:r>
      </w:del>
      <w:ins w:id="343" w:author="Hernandez, Hilary" w:date="2026-08-18T09:35:00Z" w16du:dateUtc="2026-08-18T15:35:00Z">
        <w:r w:rsidRPr="009D49EA">
          <w:t xml:space="preserve">they </w:t>
        </w:r>
      </w:ins>
      <w:r w:rsidRPr="009D49EA">
        <w:t>can lawfully hunt with such license. The duplicate carcass tag may be obtained upon furnishing satisfactory proof as to the inadvertent or accidental nature of detachment, loss, or destruc</w:t>
      </w:r>
      <w:r w:rsidRPr="009D49EA">
        <w:softHyphen/>
        <w:t>tion to the Division.</w:t>
      </w:r>
    </w:p>
    <w:p w14:paraId="5DBA0952" w14:textId="2ADDC0A9" w:rsidR="009D49EA" w:rsidRPr="009D49EA" w:rsidRDefault="009D49EA" w:rsidP="009D49EA">
      <w:pPr>
        <w:numPr>
          <w:ilvl w:val="0"/>
          <w:numId w:val="36"/>
        </w:numPr>
        <w:tabs>
          <w:tab w:val="left" w:pos="720"/>
          <w:tab w:val="left" w:pos="1080"/>
        </w:tabs>
        <w:spacing w:after="200"/>
      </w:pPr>
      <w:ins w:id="344" w:author="Hernandez, Hilary" w:date="2026-07-28T15:06:00Z" w16du:dateUtc="2026-07-28T21:06:00Z">
        <w:r w:rsidRPr="009D49EA">
          <w:t xml:space="preserve">Beginning June </w:t>
        </w:r>
      </w:ins>
      <w:ins w:id="345" w:author="Hernandez, Hilary" w:date="2026-08-18T09:35:00Z" w16du:dateUtc="2026-08-18T15:35:00Z">
        <w:r w:rsidRPr="009D49EA">
          <w:t>8,</w:t>
        </w:r>
      </w:ins>
      <w:ins w:id="346" w:author="Hernandez, Hilary" w:date="2026-07-28T15:06:00Z" w16du:dateUtc="2026-07-28T21:06:00Z">
        <w:r w:rsidRPr="009D49EA">
          <w:t xml:space="preserve"> 2027</w:t>
        </w:r>
      </w:ins>
      <w:ins w:id="347" w:author="Hernandez, Hilary" w:date="2026-09-18T13:28:00Z" w16du:dateUtc="2026-09-18T19:28:00Z">
        <w:r>
          <w:t>,</w:t>
        </w:r>
      </w:ins>
      <w:ins w:id="348" w:author="Hernandez, Hilary" w:date="2026-07-28T15:06:00Z" w16du:dateUtc="2026-07-28T21:06:00Z">
        <w:r w:rsidRPr="009D49EA">
          <w:t xml:space="preserve"> with the launching of the Division’s new integrated sales and electronic tagging system, if a license is inadvertently or accidentally e</w:t>
        </w:r>
      </w:ins>
      <w:ins w:id="349" w:author="Hernandez, Hilary" w:date="2026-08-18T09:37:00Z" w16du:dateUtc="2026-08-18T15:37:00Z">
        <w:r w:rsidRPr="009D49EA">
          <w:t>lectronically voided</w:t>
        </w:r>
      </w:ins>
      <w:ins w:id="350" w:author="Hernandez, Hilary" w:date="2026-07-28T15:06:00Z" w16du:dateUtc="2026-07-28T21:06:00Z">
        <w:r w:rsidRPr="009D49EA">
          <w:t>, the tag can be reactivated by contacting the Division for assistance.</w:t>
        </w:r>
      </w:ins>
    </w:p>
    <w:p w14:paraId="4504894C" w14:textId="77777777" w:rsidR="009D49EA" w:rsidRPr="009D49EA" w:rsidRDefault="009D49EA" w:rsidP="009D49EA">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9D49EA">
        <w:rPr>
          <w:color w:val="000000"/>
        </w:rPr>
        <w:lastRenderedPageBreak/>
        <w:t>C.</w:t>
      </w:r>
      <w:r w:rsidRPr="009D49EA">
        <w:rPr>
          <w:color w:val="000000"/>
        </w:rPr>
        <w:tab/>
        <w:t>Waste of Wildlife</w:t>
      </w:r>
    </w:p>
    <w:p w14:paraId="5A1401C6" w14:textId="77777777" w:rsidR="009D49EA" w:rsidRPr="009D49EA" w:rsidRDefault="009D49EA" w:rsidP="009D49EA">
      <w:pPr>
        <w:tabs>
          <w:tab w:val="left" w:pos="720"/>
          <w:tab w:val="left" w:pos="1080"/>
        </w:tabs>
        <w:spacing w:after="200"/>
        <w:ind w:left="1440" w:hanging="360"/>
      </w:pPr>
      <w:r w:rsidRPr="009D49EA">
        <w:t>1.</w:t>
      </w:r>
      <w:r w:rsidRPr="009D49EA">
        <w:tab/>
        <w:t>Except for furbearers, Terrestrial Invasive Species listed in Commission Regulation #002(M)(1), wildlife listed in Commission Regulation #300(D)(3), or any wildlife taken under the authority of §33-6-107(9), C.R.S., all edible portions of game wildlife taken under the authority of a license shall be properly prepared to provide for human consumption. For the purpose of this restriction edible portions shall not include internal organs.</w:t>
      </w:r>
    </w:p>
    <w:p w14:paraId="4C94E89D" w14:textId="77777777" w:rsidR="009D49EA" w:rsidRPr="009D49EA" w:rsidRDefault="009D49EA" w:rsidP="009D49EA">
      <w:pPr>
        <w:tabs>
          <w:tab w:val="left" w:pos="720"/>
          <w:tab w:val="left" w:pos="1080"/>
        </w:tabs>
        <w:spacing w:after="200"/>
        <w:ind w:left="1440" w:hanging="360"/>
      </w:pPr>
      <w:r w:rsidRPr="009D49EA">
        <w:t>2.</w:t>
      </w:r>
      <w:r w:rsidRPr="009D49EA">
        <w:tab/>
        <w:t>Any consumption or spoilage of game wildlife by a falconry raptor upon the raptor’s capture of the game wildlife shall not be considered waste of wildlife, provided the falconer makes a reasonable and timely attempt to retrieve the game wildlife and prepare some remaining edible portion for human consumption.</w:t>
      </w:r>
    </w:p>
    <w:p w14:paraId="07ACA728" w14:textId="77777777" w:rsidR="009D49EA" w:rsidRPr="009D49EA" w:rsidRDefault="009D49EA" w:rsidP="009D49EA">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9D49EA">
        <w:rPr>
          <w:color w:val="000000"/>
        </w:rPr>
        <w:t>D.</w:t>
      </w:r>
      <w:r w:rsidRPr="009D49EA">
        <w:rPr>
          <w:color w:val="000000"/>
        </w:rPr>
        <w:tab/>
        <w:t>Closures</w:t>
      </w:r>
    </w:p>
    <w:p w14:paraId="05954E06" w14:textId="77777777" w:rsidR="009D49EA" w:rsidRPr="009D49EA" w:rsidRDefault="009D49EA" w:rsidP="009D49EA">
      <w:pPr>
        <w:tabs>
          <w:tab w:val="left" w:pos="720"/>
          <w:tab w:val="left" w:pos="1080"/>
        </w:tabs>
        <w:spacing w:after="200"/>
        <w:ind w:left="1440" w:hanging="360"/>
      </w:pPr>
      <w:r w:rsidRPr="009D49EA">
        <w:t>1.</w:t>
      </w:r>
      <w:r w:rsidRPr="009D49EA">
        <w:tab/>
        <w:t>Federal fish hatcheries and rearing units except that persons designated by the United States Fish and Wildlife Service may take fish or amphibians within the boundaries of said hatcheries or rearing units.</w:t>
      </w:r>
    </w:p>
    <w:p w14:paraId="4BDF0143" w14:textId="77777777" w:rsidR="009D49EA" w:rsidRPr="009D49EA" w:rsidRDefault="009D49EA" w:rsidP="009D49EA">
      <w:pPr>
        <w:tabs>
          <w:tab w:val="left" w:pos="720"/>
          <w:tab w:val="left" w:pos="1080"/>
        </w:tabs>
        <w:spacing w:after="200"/>
        <w:ind w:left="1440" w:hanging="360"/>
      </w:pPr>
      <w:r w:rsidRPr="009D49EA">
        <w:t>2.</w:t>
      </w:r>
      <w:r w:rsidRPr="009D49EA">
        <w:tab/>
        <w:t>Except as otherwise provided in these regulations all Division hatcheries, rearing units and holding basins shall be closed to the taking of fish and amphibians.</w:t>
      </w:r>
    </w:p>
    <w:p w14:paraId="45405350" w14:textId="77777777" w:rsidR="009D49EA" w:rsidRPr="009D49EA" w:rsidRDefault="009D49EA" w:rsidP="009D49EA">
      <w:pPr>
        <w:tabs>
          <w:tab w:val="left" w:pos="720"/>
          <w:tab w:val="left" w:pos="1080"/>
        </w:tabs>
        <w:spacing w:after="200"/>
        <w:ind w:left="1440" w:hanging="360"/>
      </w:pPr>
      <w:r w:rsidRPr="009D49EA">
        <w:t>3.</w:t>
      </w:r>
      <w:r w:rsidRPr="009D49EA">
        <w:tab/>
        <w:t>State Refuges, Parks and Monu</w:t>
      </w:r>
      <w:r w:rsidRPr="009D49EA">
        <w:softHyphen/>
        <w:t xml:space="preserve">ments </w:t>
      </w:r>
      <w:r w:rsidRPr="009D49EA">
        <w:noBreakHyphen/>
        <w:t xml:space="preserve"> Public access to any refuge, park or monument, the jurisdiction over which is by law given to any federal or state agency or municipal</w:t>
      </w:r>
      <w:r w:rsidRPr="009D49EA">
        <w:softHyphen/>
        <w:t>ity, may be limited by order of said agency or municipal</w:t>
      </w:r>
      <w:r w:rsidRPr="009D49EA">
        <w:softHyphen/>
        <w:t>ity to the same extent as if said agency or munici</w:t>
      </w:r>
      <w:r w:rsidRPr="009D49EA">
        <w:softHyphen/>
        <w:t>pality were a private person.</w:t>
      </w:r>
    </w:p>
    <w:p w14:paraId="4FC8F416" w14:textId="77777777" w:rsidR="009D49EA" w:rsidRPr="009D49EA" w:rsidRDefault="009D49EA" w:rsidP="009D49EA">
      <w:pPr>
        <w:tabs>
          <w:tab w:val="left" w:pos="720"/>
          <w:tab w:val="left" w:pos="1080"/>
        </w:tabs>
        <w:spacing w:after="200"/>
        <w:ind w:left="1440" w:hanging="360"/>
      </w:pPr>
      <w:r w:rsidRPr="009D49EA">
        <w:t>4.</w:t>
      </w:r>
      <w:r w:rsidRPr="009D49EA">
        <w:tab/>
        <w:t>Hunting with rifles, handguns or shotguns firing a single slug, or archery equipment is prohibited within an area fifty (50) feet on each side of the center line of any state highway or municipal or county road as designated by the county. In the case of a divided road or highway this shall include the entire median area and the fifty (50) feet shall be measured from the center line of both roads.</w:t>
      </w:r>
    </w:p>
    <w:p w14:paraId="6B48C987" w14:textId="77777777" w:rsidR="009D49EA" w:rsidRPr="009D49EA" w:rsidRDefault="009D49EA" w:rsidP="009D49EA">
      <w:pPr>
        <w:tabs>
          <w:tab w:val="left" w:pos="720"/>
          <w:tab w:val="left" w:pos="1080"/>
        </w:tabs>
        <w:spacing w:after="200"/>
        <w:ind w:left="1440" w:hanging="360"/>
      </w:pPr>
      <w:r w:rsidRPr="009D49EA">
        <w:t>5.</w:t>
      </w:r>
      <w:r w:rsidRPr="009D49EA">
        <w:tab/>
        <w:t xml:space="preserve">Hunting is prohibited on Mt. Blue Sky Summit Lake cirque, and within 1/4 (one-quarter) mile of either side of the centerline of Mt. Blue Sky Highway (Colo 5) while the road is open to motor vehicle traffic, from its intersection with Colo 103 to the summit of Mt. Blue Sky. When Colo 5 is closed to motor vehicle traffic at the entrance gates at the intersection of Colo 5 and Colo 103, this hunting closure is lifted. Hunting is prohibited within 1/2 (one-half) mile of Colo 5 at all times for ptarmigan. (Information note: maps are available from the Division, </w:t>
      </w:r>
      <w:smartTag w:uri="urn:schemas-microsoft-com:office:smarttags" w:element="PlaceName">
        <w:r w:rsidRPr="009D49EA">
          <w:t>Northeast</w:t>
        </w:r>
      </w:smartTag>
      <w:r w:rsidRPr="009D49EA">
        <w:t xml:space="preserve"> </w:t>
      </w:r>
      <w:smartTag w:uri="urn:schemas-microsoft-com:office:smarttags" w:element="PlaceName">
        <w:r w:rsidRPr="009D49EA">
          <w:t>Region</w:t>
        </w:r>
      </w:smartTag>
      <w:r w:rsidRPr="009D49EA">
        <w:t xml:space="preserve"> Office, 6060 Broadway, Denver, Colorado 80216.)</w:t>
      </w:r>
    </w:p>
    <w:p w14:paraId="62684291" w14:textId="77777777" w:rsidR="009D49EA" w:rsidRPr="009D49EA" w:rsidRDefault="009D49EA" w:rsidP="009D49EA">
      <w:pPr>
        <w:tabs>
          <w:tab w:val="left" w:pos="720"/>
          <w:tab w:val="left" w:pos="1080"/>
        </w:tabs>
        <w:spacing w:after="200"/>
        <w:ind w:left="1440" w:hanging="360"/>
      </w:pPr>
      <w:r w:rsidRPr="009D49EA">
        <w:t>6.</w:t>
      </w:r>
      <w:r w:rsidRPr="009D49EA">
        <w:tab/>
        <w:t>All lands in the Gore Creek Drainage south of I-70 from Lions Head Ski Lift at Vail to the intersection of I-70 and US 24, and all lands on the north side and within one-half (1/2) mile of I-70 from the main Vail exit (exit 176) west to the intersection of I-70 and US 24 shall be closed to all hunting during the regular rifle deer and elk seasons each year.</w:t>
      </w:r>
    </w:p>
    <w:p w14:paraId="54CE9EB3" w14:textId="77777777" w:rsidR="009D49EA" w:rsidRPr="009D49EA" w:rsidRDefault="009D49EA" w:rsidP="009D49EA">
      <w:pPr>
        <w:tabs>
          <w:tab w:val="left" w:pos="720"/>
          <w:tab w:val="left" w:pos="1080"/>
        </w:tabs>
        <w:spacing w:after="200"/>
        <w:ind w:left="1440" w:hanging="360"/>
      </w:pPr>
      <w:r w:rsidRPr="009D49EA">
        <w:t xml:space="preserve">7. </w:t>
      </w:r>
      <w:r w:rsidRPr="009D49EA">
        <w:tab/>
        <w:t>Hunting is prohibited, year-round, along Kenosha Pass within ¼ (one-quarter) mile of either side of the centerline of U.S. Highway 285 between mile marker 203 and mile marker 206 located within Park County, excluding private lands.</w:t>
      </w:r>
    </w:p>
    <w:p w14:paraId="15AB13B2" w14:textId="77777777" w:rsidR="009D49EA" w:rsidRPr="009D49EA" w:rsidRDefault="009D49EA" w:rsidP="009D49EA">
      <w:pPr>
        <w:tabs>
          <w:tab w:val="left" w:pos="720"/>
          <w:tab w:val="left" w:pos="1080"/>
        </w:tabs>
        <w:spacing w:after="200"/>
        <w:ind w:left="1440" w:hanging="360"/>
      </w:pPr>
      <w:r w:rsidRPr="009D49EA">
        <w:t xml:space="preserve">8. </w:t>
      </w:r>
      <w:r w:rsidRPr="009D49EA">
        <w:tab/>
        <w:t xml:space="preserve">Hunting is prohibited within ¼ (one-quarter) mile of either side of the centerline of Guanella Pass Road (Clear Creek County Road 381 and Park County Road 62) while the road is open to motor-vehicle traffic, from mile marker 12.5 to mile marker 19 (which is located at the intersection of Guanella Pass Road and Clear Lake picnic area), also to include a ¼ (one-quarter) mile closure around and including Deadman’s Lake located to the east of Guanella Pass Road and to the North of Mt. Bierstadt Trail (USFS trail #711), excluding private lands. When Guanella Pass Road is closed to motor-vehicle traffic, this </w:t>
      </w:r>
      <w:r w:rsidRPr="009D49EA">
        <w:lastRenderedPageBreak/>
        <w:t>hunting closure is lifted.</w:t>
      </w:r>
    </w:p>
    <w:p w14:paraId="5F1F3EE5" w14:textId="77777777" w:rsidR="009D49EA" w:rsidRPr="009D49EA" w:rsidRDefault="009D49EA" w:rsidP="009D49EA">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9D49EA">
        <w:rPr>
          <w:color w:val="000000"/>
        </w:rPr>
        <w:t>E.</w:t>
      </w:r>
      <w:r w:rsidRPr="009D49EA">
        <w:rPr>
          <w:color w:val="000000"/>
        </w:rPr>
        <w:tab/>
        <w:t>Director’s Authority</w:t>
      </w:r>
    </w:p>
    <w:p w14:paraId="4CBCCFFA" w14:textId="77777777" w:rsidR="009D49EA" w:rsidRPr="009D49EA" w:rsidRDefault="009D49EA" w:rsidP="009D49EA">
      <w:pPr>
        <w:tabs>
          <w:tab w:val="left" w:pos="720"/>
          <w:tab w:val="left" w:pos="1080"/>
        </w:tabs>
        <w:spacing w:after="200"/>
        <w:ind w:left="1440" w:hanging="360"/>
      </w:pPr>
      <w:r w:rsidRPr="009D49EA">
        <w:t>1.</w:t>
      </w:r>
      <w:r w:rsidRPr="009D49EA">
        <w:tab/>
        <w:t>The Director of the Division may establish and enforce temporary closures of, or restrictions on, lands and waters of the state to hunting, fishing or other wildlife-related recreation, including but not limited to the collection of shed antlers, for a period not to exceed 9 months. Such temporary closures may be established and enforced only where necessary to protect public safety, protect threatened or endangered wildlife species, protect wildlife resources from significant natural or manmade threats, such as the introduction or spread of disease or nuisance species, changing environmental conditions or other similar threats, protect time-sensitive wildlife use of lands or waters, protect against additional and significant environmental damage after an area has sustained a natural or manmade disaster, or to facilitate Division-sponsored wildlife research projects or management activities. Whenever such closure is established, public notice of the closure shall be given, including the posting of the lands and waters affected, indicating the nature and purpose of the closure. Upon posting, it shall be unlawful to hunt, fish or engage in any other designated wildlife-related recreation on such lands or waters or enter the lands or waters for the purpose of hunting, fishing or any other designated wildlife-related recreation.</w:t>
      </w:r>
    </w:p>
    <w:p w14:paraId="02837C2C" w14:textId="77777777" w:rsidR="009D49EA" w:rsidRPr="009D49EA" w:rsidRDefault="009D49EA" w:rsidP="009D49EA">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9D49EA">
        <w:rPr>
          <w:bCs/>
          <w:color w:val="000000"/>
        </w:rPr>
        <w:t>F.</w:t>
      </w:r>
      <w:r w:rsidRPr="009D49EA">
        <w:rPr>
          <w:color w:val="000000"/>
        </w:rPr>
        <w:tab/>
        <w:t>Incorporated References</w:t>
      </w:r>
    </w:p>
    <w:p w14:paraId="093F4901" w14:textId="77777777" w:rsidR="009D49EA" w:rsidRPr="009D49EA" w:rsidRDefault="009D49EA" w:rsidP="009D49EA">
      <w:pPr>
        <w:tabs>
          <w:tab w:val="left" w:pos="720"/>
          <w:tab w:val="left" w:pos="1080"/>
        </w:tabs>
        <w:spacing w:after="200"/>
        <w:ind w:left="1440" w:hanging="360"/>
      </w:pPr>
      <w:r w:rsidRPr="009D49EA">
        <w:rPr>
          <w:bCs/>
        </w:rPr>
        <w:t>1.</w:t>
      </w:r>
      <w:r w:rsidRPr="009D49EA">
        <w:tab/>
        <w:t>Materials incorporated by reference in these regulations only include the edition of the material specifically identified by date in the incorporation by reference. The incorporation by reference does not include later amendments to, or editions of, the incorporated materials. Information regarding how and where the incorporated materials may be examined, or copies obtained, is available from:</w:t>
      </w:r>
    </w:p>
    <w:p w14:paraId="5BE05480" w14:textId="77777777" w:rsidR="009D49EA" w:rsidRPr="009D49EA" w:rsidRDefault="009D49EA" w:rsidP="009D49EA">
      <w:pPr>
        <w:tabs>
          <w:tab w:val="left" w:pos="1800"/>
        </w:tabs>
        <w:spacing w:after="200"/>
        <w:ind w:left="1800" w:hanging="360"/>
      </w:pPr>
      <w:r w:rsidRPr="009D49EA">
        <w:t>Regulations Manager</w:t>
      </w:r>
    </w:p>
    <w:p w14:paraId="4816989E" w14:textId="77777777" w:rsidR="009D49EA" w:rsidRPr="009D49EA" w:rsidRDefault="009D49EA" w:rsidP="009D49EA">
      <w:pPr>
        <w:tabs>
          <w:tab w:val="left" w:pos="1800"/>
        </w:tabs>
        <w:spacing w:after="200"/>
        <w:ind w:left="1800" w:hanging="360"/>
      </w:pPr>
      <w:r w:rsidRPr="009D49EA">
        <w:t>Policy and Planning Unit</w:t>
      </w:r>
    </w:p>
    <w:p w14:paraId="25E9C60F" w14:textId="77777777" w:rsidR="009D49EA" w:rsidRPr="009D49EA" w:rsidRDefault="009D49EA" w:rsidP="009D49EA">
      <w:pPr>
        <w:tabs>
          <w:tab w:val="left" w:pos="1800"/>
        </w:tabs>
        <w:spacing w:after="200"/>
        <w:ind w:left="1800" w:hanging="360"/>
      </w:pPr>
      <w:r w:rsidRPr="009D49EA">
        <w:t>Colorado Division of Parks and Wildlife</w:t>
      </w:r>
    </w:p>
    <w:p w14:paraId="145FED11" w14:textId="77777777" w:rsidR="009D49EA" w:rsidRPr="009D49EA" w:rsidRDefault="009D49EA" w:rsidP="009D49EA">
      <w:pPr>
        <w:tabs>
          <w:tab w:val="left" w:pos="1800"/>
        </w:tabs>
        <w:spacing w:after="200"/>
        <w:ind w:left="1800" w:hanging="360"/>
      </w:pPr>
      <w:r w:rsidRPr="009D49EA">
        <w:t>6060 Broadway</w:t>
      </w:r>
    </w:p>
    <w:p w14:paraId="3F1660D2" w14:textId="77777777" w:rsidR="009D49EA" w:rsidRPr="009D49EA" w:rsidRDefault="009D49EA" w:rsidP="009D49EA">
      <w:pPr>
        <w:tabs>
          <w:tab w:val="left" w:pos="1800"/>
        </w:tabs>
        <w:spacing w:after="200"/>
        <w:ind w:left="1800" w:hanging="360"/>
      </w:pPr>
      <w:r w:rsidRPr="009D49EA">
        <w:t>Denver, Colorado 80216</w:t>
      </w:r>
    </w:p>
    <w:p w14:paraId="588D223E" w14:textId="77777777" w:rsidR="009D49EA" w:rsidRPr="009D49EA" w:rsidRDefault="009D49EA" w:rsidP="009D49EA">
      <w:pPr>
        <w:tabs>
          <w:tab w:val="left" w:pos="720"/>
          <w:tab w:val="left" w:pos="1080"/>
        </w:tabs>
        <w:spacing w:after="200"/>
        <w:ind w:left="1440" w:hanging="360"/>
      </w:pPr>
      <w:r w:rsidRPr="009D49EA">
        <w:rPr>
          <w:bCs/>
        </w:rPr>
        <w:t>2.</w:t>
      </w:r>
      <w:r w:rsidRPr="009D49EA">
        <w:tab/>
        <w:t>In addition, materials incorporated by reference in these regulations are maintained by, and available for examination at, any state publications depository library.</w:t>
      </w:r>
    </w:p>
    <w:p w14:paraId="39678914" w14:textId="77777777" w:rsidR="009D49EA" w:rsidRPr="009D49EA" w:rsidRDefault="009D49EA" w:rsidP="009D49EA">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9D49EA">
        <w:rPr>
          <w:bCs/>
          <w:color w:val="000000"/>
        </w:rPr>
        <w:t>G.</w:t>
      </w:r>
      <w:r w:rsidRPr="009D49EA">
        <w:rPr>
          <w:color w:val="000000"/>
        </w:rPr>
        <w:tab/>
        <w:t>Possession of Edible and Non-edible Portions of Mountain Lions and Bears</w:t>
      </w:r>
    </w:p>
    <w:p w14:paraId="540294F6" w14:textId="77777777" w:rsidR="009D49EA" w:rsidRPr="009D49EA" w:rsidRDefault="009D49EA" w:rsidP="009D49EA">
      <w:pPr>
        <w:tabs>
          <w:tab w:val="left" w:pos="720"/>
          <w:tab w:val="left" w:pos="1080"/>
        </w:tabs>
        <w:spacing w:after="200"/>
        <w:ind w:left="1080"/>
      </w:pPr>
      <w:r w:rsidRPr="009D49EA">
        <w:t>The possession of the carcass, hide, skull, claws, or any part of any bear or lion is prohibited unless the animal was taken by a licensed hunter during an established hunting season or unless specifically authorized by the Division.</w:t>
      </w:r>
    </w:p>
    <w:p w14:paraId="02199343" w14:textId="77777777" w:rsidR="009D49EA" w:rsidRPr="009D49EA" w:rsidRDefault="009D49EA" w:rsidP="009D49EA">
      <w:pPr>
        <w:tabs>
          <w:tab w:val="left" w:pos="-1440"/>
          <w:tab w:val="left" w:pos="0"/>
          <w:tab w:val="left" w:pos="360"/>
          <w:tab w:val="left" w:pos="720"/>
          <w:tab w:val="left" w:pos="1080"/>
          <w:tab w:val="left" w:pos="1530"/>
          <w:tab w:val="left" w:pos="2070"/>
          <w:tab w:val="left" w:pos="2160"/>
        </w:tabs>
        <w:spacing w:after="200"/>
        <w:ind w:left="1080" w:hanging="360"/>
        <w:rPr>
          <w:color w:val="000000"/>
        </w:rPr>
      </w:pPr>
      <w:r w:rsidRPr="009D49EA">
        <w:rPr>
          <w:bCs/>
          <w:color w:val="000000"/>
        </w:rPr>
        <w:t>H.</w:t>
      </w:r>
      <w:r w:rsidRPr="009D49EA">
        <w:rPr>
          <w:color w:val="000000"/>
        </w:rPr>
        <w:tab/>
        <w:t>Chronic Wasting Disease Reporting</w:t>
      </w:r>
    </w:p>
    <w:p w14:paraId="2A33286A" w14:textId="77777777" w:rsidR="009D49EA" w:rsidRPr="009D49EA" w:rsidRDefault="009D49EA" w:rsidP="009D49EA">
      <w:pPr>
        <w:spacing w:after="200"/>
        <w:ind w:left="1080"/>
      </w:pPr>
      <w:r w:rsidRPr="009D49EA">
        <w:t xml:space="preserve">Chronic Wasting Disease (CWD) is classified as a disease which, whenever detected in the wild or in a commercial park, must be reported to the Colorado Division of Parks and Wildlife Veterinarian, 317 W. Prospect, Ft. Collins 80526, within 24 hours of the receipt of any CWD positive test result. As a condition of issuance of a license or permit, any hunter, commercial park licensee, other license holder or permittee of the Division, or any member of the public who submits a deer or elk head for CWD testing grants consent for the lab to report the test results to the Division. A written copy of the test report shall be provided to the Division at the above address within 10 days of test completion, either by the lab or by the person who submits the sample. </w:t>
      </w:r>
    </w:p>
    <w:p w14:paraId="07A23165" w14:textId="77777777" w:rsidR="009D49EA" w:rsidRPr="009D49EA" w:rsidRDefault="009D49EA" w:rsidP="009D49EA">
      <w:pPr>
        <w:tabs>
          <w:tab w:val="left" w:pos="1080"/>
        </w:tabs>
        <w:spacing w:after="200"/>
        <w:ind w:left="1080" w:hanging="360"/>
      </w:pPr>
      <w:r w:rsidRPr="009D49EA">
        <w:rPr>
          <w:bCs/>
        </w:rPr>
        <w:lastRenderedPageBreak/>
        <w:t>I.</w:t>
      </w:r>
      <w:r w:rsidRPr="009D49EA">
        <w:tab/>
        <w:t>Electronic Ignition Muzzle Loaders</w:t>
      </w:r>
    </w:p>
    <w:p w14:paraId="744DB3B9" w14:textId="77777777" w:rsidR="009D49EA" w:rsidRPr="009D49EA" w:rsidRDefault="009D49EA" w:rsidP="009D49EA">
      <w:pPr>
        <w:tabs>
          <w:tab w:val="left" w:pos="1080"/>
        </w:tabs>
        <w:spacing w:after="200"/>
        <w:ind w:left="1080"/>
      </w:pPr>
      <w:r w:rsidRPr="009D49EA">
        <w:t>It is unlawful for any person, except a person authorized by law or by the division, to possess or have under his control a loaded electronic-ignition muzzle loader in or on any motor vehicle unless the chamber of such firearm is unloaded or unless the battery is disconnected and removed from its compartment.</w:t>
      </w:r>
    </w:p>
    <w:p w14:paraId="1489F013" w14:textId="77777777" w:rsidR="00906E17" w:rsidRDefault="00906E17" w:rsidP="00906E17">
      <w:pPr>
        <w:pStyle w:val="Unitdescription"/>
        <w:ind w:left="720" w:firstLine="0"/>
      </w:pPr>
    </w:p>
    <w:p w14:paraId="0ACBCBF7" w14:textId="77777777" w:rsidR="00906E17" w:rsidRDefault="00906E17" w:rsidP="00906E17">
      <w:pPr>
        <w:pStyle w:val="Unitdescription"/>
      </w:pPr>
    </w:p>
    <w:p w14:paraId="475C8C03" w14:textId="77777777" w:rsidR="00906E17" w:rsidRDefault="00906E17" w:rsidP="00906E17">
      <w:pPr>
        <w:pStyle w:val="Unitdescription"/>
      </w:pPr>
    </w:p>
    <w:p w14:paraId="44741B4B" w14:textId="77777777" w:rsidR="00906E17" w:rsidRDefault="00906E17" w:rsidP="00906E17">
      <w:pPr>
        <w:pStyle w:val="Unitdescription"/>
      </w:pPr>
    </w:p>
    <w:p w14:paraId="3FAD821E" w14:textId="43D45954" w:rsidR="00150405" w:rsidRDefault="00906E17" w:rsidP="009D49EA">
      <w:pPr>
        <w:pStyle w:val="Unitdescription"/>
        <w:rPr>
          <w:b/>
          <w:bCs/>
        </w:rPr>
      </w:pPr>
      <w:r>
        <w:br/>
      </w:r>
    </w:p>
    <w:p w14:paraId="10A34418" w14:textId="77777777" w:rsidR="009D49EA" w:rsidRDefault="009D49EA">
      <w:pPr>
        <w:widowControl/>
        <w:rPr>
          <w:b/>
          <w:bCs/>
        </w:rPr>
      </w:pPr>
      <w:bookmarkStart w:id="351" w:name="_Toc193879942"/>
      <w:r>
        <w:br w:type="page"/>
      </w:r>
    </w:p>
    <w:bookmarkEnd w:id="351"/>
    <w:p w14:paraId="117C5221" w14:textId="77777777" w:rsidR="00074B6C" w:rsidRPr="00074B6C" w:rsidRDefault="00074B6C" w:rsidP="00D610B8">
      <w:pPr>
        <w:pStyle w:val="Heading2"/>
      </w:pPr>
      <w:r w:rsidRPr="00074B6C">
        <w:lastRenderedPageBreak/>
        <w:t>APPENDIX F - Wildlife License and Pass Prices</w:t>
      </w:r>
    </w:p>
    <w:p w14:paraId="69677754" w14:textId="77777777" w:rsidR="00074B6C" w:rsidRPr="00074B6C" w:rsidRDefault="00074B6C" w:rsidP="00074B6C">
      <w:pPr>
        <w:numPr>
          <w:ilvl w:val="0"/>
          <w:numId w:val="27"/>
        </w:numPr>
        <w:rPr>
          <w:b/>
        </w:rPr>
      </w:pPr>
      <w:r w:rsidRPr="00074B6C">
        <w:rPr>
          <w:b/>
        </w:rPr>
        <w:t>Resident and nonresident licenses</w:t>
      </w:r>
    </w:p>
    <w:tbl>
      <w:tblPr>
        <w:tblpPr w:leftFromText="180" w:rightFromText="180" w:vertAnchor="text" w:tblpX="522"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sident and nonresident licenses"/>
        <w:tblDescription w:val="Wildlife license and pass prices for resident and nonresident licenses"/>
      </w:tblPr>
      <w:tblGrid>
        <w:gridCol w:w="4338"/>
        <w:gridCol w:w="2070"/>
        <w:gridCol w:w="2880"/>
      </w:tblGrid>
      <w:tr w:rsidR="00074B6C" w:rsidRPr="00074B6C" w14:paraId="55F78598" w14:textId="77777777" w:rsidTr="00B54E71">
        <w:trPr>
          <w:tblHeader/>
        </w:trPr>
        <w:tc>
          <w:tcPr>
            <w:tcW w:w="4338" w:type="dxa"/>
          </w:tcPr>
          <w:p w14:paraId="4159CC53" w14:textId="77777777" w:rsidR="00074B6C" w:rsidRPr="00074B6C" w:rsidRDefault="00074B6C" w:rsidP="00074B6C">
            <w:pPr>
              <w:rPr>
                <w:rFonts w:eastAsia="Calibri"/>
                <w:b/>
              </w:rPr>
            </w:pPr>
            <w:r w:rsidRPr="00074B6C">
              <w:rPr>
                <w:rFonts w:eastAsia="Calibri"/>
                <w:b/>
              </w:rPr>
              <w:t>License</w:t>
            </w:r>
          </w:p>
        </w:tc>
        <w:tc>
          <w:tcPr>
            <w:tcW w:w="2070" w:type="dxa"/>
          </w:tcPr>
          <w:p w14:paraId="2D005AD4" w14:textId="77777777" w:rsidR="00074B6C" w:rsidRPr="00074B6C" w:rsidRDefault="00074B6C" w:rsidP="00074B6C">
            <w:pPr>
              <w:rPr>
                <w:rFonts w:eastAsia="Calibri"/>
                <w:b/>
              </w:rPr>
            </w:pPr>
            <w:r w:rsidRPr="00074B6C">
              <w:rPr>
                <w:rFonts w:eastAsia="Calibri"/>
                <w:b/>
              </w:rPr>
              <w:t>Residency</w:t>
            </w:r>
          </w:p>
        </w:tc>
        <w:tc>
          <w:tcPr>
            <w:tcW w:w="2880" w:type="dxa"/>
          </w:tcPr>
          <w:p w14:paraId="01A94638" w14:textId="77777777" w:rsidR="00074B6C" w:rsidRPr="00074B6C" w:rsidRDefault="00074B6C" w:rsidP="00074B6C">
            <w:pPr>
              <w:rPr>
                <w:rFonts w:eastAsia="Calibri"/>
                <w:b/>
              </w:rPr>
            </w:pPr>
            <w:r w:rsidRPr="00074B6C">
              <w:rPr>
                <w:rFonts w:eastAsia="Calibri"/>
                <w:b/>
              </w:rPr>
              <w:t>Fees</w:t>
            </w:r>
          </w:p>
        </w:tc>
      </w:tr>
      <w:tr w:rsidR="00074B6C" w:rsidRPr="00074B6C" w14:paraId="0DB2D050" w14:textId="77777777" w:rsidTr="00B54E71">
        <w:tc>
          <w:tcPr>
            <w:tcW w:w="4338" w:type="dxa"/>
          </w:tcPr>
          <w:p w14:paraId="13CCFB5A" w14:textId="77777777" w:rsidR="00074B6C" w:rsidRPr="00074B6C" w:rsidRDefault="00074B6C" w:rsidP="00074B6C">
            <w:pPr>
              <w:rPr>
                <w:rFonts w:eastAsia="Calibri"/>
              </w:rPr>
            </w:pPr>
            <w:r w:rsidRPr="00074B6C">
              <w:rPr>
                <w:rFonts w:eastAsia="Calibri"/>
              </w:rPr>
              <w:t>3-year possession/hunting raptor license</w:t>
            </w:r>
          </w:p>
        </w:tc>
        <w:tc>
          <w:tcPr>
            <w:tcW w:w="2070" w:type="dxa"/>
          </w:tcPr>
          <w:p w14:paraId="39D3768D" w14:textId="77777777" w:rsidR="00074B6C" w:rsidRPr="00074B6C" w:rsidRDefault="00074B6C" w:rsidP="00074B6C">
            <w:pPr>
              <w:rPr>
                <w:rFonts w:eastAsia="Calibri"/>
              </w:rPr>
            </w:pPr>
            <w:r w:rsidRPr="00074B6C">
              <w:rPr>
                <w:rFonts w:eastAsia="Calibri"/>
              </w:rPr>
              <w:t>Resident</w:t>
            </w:r>
          </w:p>
        </w:tc>
        <w:tc>
          <w:tcPr>
            <w:tcW w:w="2880" w:type="dxa"/>
          </w:tcPr>
          <w:p w14:paraId="0077C450" w14:textId="77777777" w:rsidR="00074B6C" w:rsidRPr="00074B6C" w:rsidRDefault="00074B6C" w:rsidP="00074B6C">
            <w:pPr>
              <w:rPr>
                <w:rFonts w:eastAsia="Calibri"/>
              </w:rPr>
            </w:pPr>
            <w:r w:rsidRPr="00074B6C">
              <w:t xml:space="preserve"> $</w:t>
            </w:r>
            <w:ins w:id="352" w:author="Hernandez, Hilary" w:date="2026-07-27T13:37:00Z" w16du:dateUtc="2026-07-27T19:37:00Z">
              <w:r w:rsidRPr="00074B6C">
                <w:t>198.40</w:t>
              </w:r>
            </w:ins>
            <w:del w:id="353" w:author="Hernandez, Hilary" w:date="2026-07-27T13:37:00Z" w16du:dateUtc="2026-07-27T19:37:00Z">
              <w:r w:rsidRPr="00074B6C" w:rsidDel="00065D95">
                <w:delText>191.46</w:delText>
              </w:r>
            </w:del>
            <w:r w:rsidRPr="00074B6C">
              <w:t xml:space="preserve">*** </w:t>
            </w:r>
          </w:p>
        </w:tc>
      </w:tr>
      <w:tr w:rsidR="00074B6C" w:rsidRPr="00074B6C" w14:paraId="3129C1F3" w14:textId="77777777" w:rsidTr="00B54E71">
        <w:tc>
          <w:tcPr>
            <w:tcW w:w="4338" w:type="dxa"/>
          </w:tcPr>
          <w:p w14:paraId="1FEE36BA" w14:textId="77777777" w:rsidR="00074B6C" w:rsidRPr="00074B6C" w:rsidRDefault="00074B6C" w:rsidP="00074B6C">
            <w:pPr>
              <w:rPr>
                <w:rFonts w:eastAsia="Calibri"/>
              </w:rPr>
            </w:pPr>
            <w:r w:rsidRPr="00074B6C">
              <w:rPr>
                <w:rFonts w:eastAsia="Calibri"/>
              </w:rPr>
              <w:t>Annual possession/hunting raptor license</w:t>
            </w:r>
          </w:p>
        </w:tc>
        <w:tc>
          <w:tcPr>
            <w:tcW w:w="2070" w:type="dxa"/>
          </w:tcPr>
          <w:p w14:paraId="10B63C40" w14:textId="77777777" w:rsidR="00074B6C" w:rsidRPr="00074B6C" w:rsidRDefault="00074B6C" w:rsidP="00074B6C">
            <w:pPr>
              <w:rPr>
                <w:rFonts w:eastAsia="Calibri"/>
              </w:rPr>
            </w:pPr>
            <w:r w:rsidRPr="00074B6C">
              <w:rPr>
                <w:rFonts w:eastAsia="Calibri"/>
              </w:rPr>
              <w:t>Nonresident</w:t>
            </w:r>
          </w:p>
        </w:tc>
        <w:tc>
          <w:tcPr>
            <w:tcW w:w="2880" w:type="dxa"/>
          </w:tcPr>
          <w:p w14:paraId="3A3227B3" w14:textId="77777777" w:rsidR="00074B6C" w:rsidRPr="00074B6C" w:rsidRDefault="00074B6C" w:rsidP="00074B6C">
            <w:pPr>
              <w:rPr>
                <w:rFonts w:eastAsia="Calibri"/>
              </w:rPr>
            </w:pPr>
            <w:r w:rsidRPr="00074B6C">
              <w:t xml:space="preserve"> $</w:t>
            </w:r>
            <w:ins w:id="354" w:author="Hernandez, Hilary" w:date="2026-07-27T13:37:00Z" w16du:dateUtc="2026-07-27T19:37:00Z">
              <w:r w:rsidRPr="00074B6C">
                <w:t>105</w:t>
              </w:r>
            </w:ins>
            <w:ins w:id="355" w:author="Hernandez, Hilary" w:date="2026-07-27T13:38:00Z" w16du:dateUtc="2026-07-27T19:38:00Z">
              <w:r w:rsidRPr="00074B6C">
                <w:t>.8</w:t>
              </w:r>
            </w:ins>
            <w:ins w:id="356" w:author="Hernandez, Hilary" w:date="2026-08-18T08:18:00Z" w16du:dateUtc="2026-08-18T14:18:00Z">
              <w:r w:rsidRPr="00074B6C">
                <w:t>0</w:t>
              </w:r>
            </w:ins>
            <w:del w:id="357" w:author="Hernandez, Hilary" w:date="2026-07-27T13:38:00Z" w16du:dateUtc="2026-07-27T19:38:00Z">
              <w:r w:rsidRPr="00074B6C" w:rsidDel="00065D95">
                <w:delText>102.11</w:delText>
              </w:r>
            </w:del>
            <w:r w:rsidRPr="00074B6C">
              <w:t xml:space="preserve">*** </w:t>
            </w:r>
          </w:p>
        </w:tc>
      </w:tr>
      <w:tr w:rsidR="00074B6C" w:rsidRPr="00074B6C" w14:paraId="02F7F19D" w14:textId="77777777" w:rsidTr="00B54E71">
        <w:tc>
          <w:tcPr>
            <w:tcW w:w="4338" w:type="dxa"/>
          </w:tcPr>
          <w:p w14:paraId="2A026730" w14:textId="77777777" w:rsidR="00074B6C" w:rsidRPr="00074B6C" w:rsidRDefault="00074B6C" w:rsidP="00074B6C">
            <w:pPr>
              <w:rPr>
                <w:rFonts w:eastAsia="Calibri"/>
              </w:rPr>
            </w:pPr>
            <w:r w:rsidRPr="00074B6C">
              <w:rPr>
                <w:rFonts w:eastAsia="Calibri"/>
              </w:rPr>
              <w:t>Peregrine falcon capture license</w:t>
            </w:r>
          </w:p>
        </w:tc>
        <w:tc>
          <w:tcPr>
            <w:tcW w:w="2070" w:type="dxa"/>
          </w:tcPr>
          <w:p w14:paraId="393D6318" w14:textId="77777777" w:rsidR="00074B6C" w:rsidRPr="00074B6C" w:rsidRDefault="00074B6C" w:rsidP="00074B6C">
            <w:pPr>
              <w:rPr>
                <w:rFonts w:eastAsia="Calibri"/>
              </w:rPr>
            </w:pPr>
            <w:r w:rsidRPr="00074B6C">
              <w:rPr>
                <w:rFonts w:eastAsia="Calibri"/>
              </w:rPr>
              <w:t>Resident</w:t>
            </w:r>
          </w:p>
        </w:tc>
        <w:tc>
          <w:tcPr>
            <w:tcW w:w="2880" w:type="dxa"/>
          </w:tcPr>
          <w:p w14:paraId="030F7494" w14:textId="77777777" w:rsidR="00074B6C" w:rsidRPr="00074B6C" w:rsidRDefault="00074B6C" w:rsidP="00074B6C">
            <w:pPr>
              <w:rPr>
                <w:rFonts w:eastAsia="Calibri"/>
              </w:rPr>
            </w:pPr>
            <w:r w:rsidRPr="00074B6C">
              <w:t xml:space="preserve"> $</w:t>
            </w:r>
            <w:ins w:id="358" w:author="Hernandez, Hilary" w:date="2026-07-27T13:38:00Z" w16du:dateUtc="2026-07-27T19:38:00Z">
              <w:r w:rsidRPr="00074B6C">
                <w:t>396.7</w:t>
              </w:r>
            </w:ins>
            <w:ins w:id="359" w:author="Hernandez, Hilary" w:date="2026-08-18T08:18:00Z" w16du:dateUtc="2026-08-18T14:18:00Z">
              <w:r w:rsidRPr="00074B6C">
                <w:t>5</w:t>
              </w:r>
            </w:ins>
            <w:del w:id="360" w:author="Hernandez, Hilary" w:date="2026-07-27T13:38:00Z" w16du:dateUtc="2026-07-27T19:38:00Z">
              <w:r w:rsidRPr="00074B6C" w:rsidDel="00065D95">
                <w:delText>382.91</w:delText>
              </w:r>
            </w:del>
            <w:r w:rsidRPr="00074B6C">
              <w:t xml:space="preserve">*** </w:t>
            </w:r>
          </w:p>
        </w:tc>
      </w:tr>
      <w:tr w:rsidR="00074B6C" w:rsidRPr="00074B6C" w14:paraId="5CA1E938" w14:textId="77777777" w:rsidTr="00B54E71">
        <w:tc>
          <w:tcPr>
            <w:tcW w:w="4338" w:type="dxa"/>
          </w:tcPr>
          <w:p w14:paraId="7CFCCF14" w14:textId="77777777" w:rsidR="00074B6C" w:rsidRPr="00074B6C" w:rsidRDefault="00074B6C" w:rsidP="00074B6C">
            <w:pPr>
              <w:rPr>
                <w:rFonts w:eastAsia="Calibri"/>
              </w:rPr>
            </w:pPr>
            <w:r w:rsidRPr="00074B6C">
              <w:rPr>
                <w:rFonts w:eastAsia="Calibri"/>
              </w:rPr>
              <w:t>Extra rod stamp</w:t>
            </w:r>
          </w:p>
        </w:tc>
        <w:tc>
          <w:tcPr>
            <w:tcW w:w="2070" w:type="dxa"/>
            <w:vAlign w:val="bottom"/>
          </w:tcPr>
          <w:p w14:paraId="09A12834" w14:textId="77777777" w:rsidR="00074B6C" w:rsidRPr="00074B6C" w:rsidRDefault="00074B6C" w:rsidP="00074B6C">
            <w:pPr>
              <w:rPr>
                <w:rFonts w:eastAsia="Calibri"/>
              </w:rPr>
            </w:pPr>
            <w:r w:rsidRPr="00074B6C">
              <w:rPr>
                <w:rFonts w:eastAsia="Calibri"/>
              </w:rPr>
              <w:t>Resident</w:t>
            </w:r>
          </w:p>
        </w:tc>
        <w:tc>
          <w:tcPr>
            <w:tcW w:w="2880" w:type="dxa"/>
          </w:tcPr>
          <w:p w14:paraId="068FFB22" w14:textId="77777777" w:rsidR="00074B6C" w:rsidRPr="00074B6C" w:rsidRDefault="00074B6C" w:rsidP="00074B6C">
            <w:pPr>
              <w:rPr>
                <w:rFonts w:eastAsia="Calibri"/>
              </w:rPr>
            </w:pPr>
            <w:r w:rsidRPr="00074B6C">
              <w:t xml:space="preserve"> $</w:t>
            </w:r>
            <w:ins w:id="361" w:author="Hernandez, Hilary" w:date="2026-07-27T13:39:00Z" w16du:dateUtc="2026-07-27T19:39:00Z">
              <w:r w:rsidRPr="00074B6C">
                <w:t>11.90</w:t>
              </w:r>
            </w:ins>
            <w:del w:id="362" w:author="Hernandez, Hilary" w:date="2026-07-27T13:39:00Z" w16du:dateUtc="2026-07-27T19:39:00Z">
              <w:r w:rsidRPr="00074B6C" w:rsidDel="00065D95">
                <w:delText>11.49</w:delText>
              </w:r>
            </w:del>
            <w:r w:rsidRPr="00074B6C">
              <w:t xml:space="preserve">** </w:t>
            </w:r>
          </w:p>
        </w:tc>
      </w:tr>
      <w:tr w:rsidR="00074B6C" w:rsidRPr="00074B6C" w14:paraId="7B57AE0F" w14:textId="77777777" w:rsidTr="00B54E71">
        <w:tc>
          <w:tcPr>
            <w:tcW w:w="4338" w:type="dxa"/>
          </w:tcPr>
          <w:p w14:paraId="4A7CE714" w14:textId="77777777" w:rsidR="00074B6C" w:rsidRPr="00074B6C" w:rsidRDefault="00074B6C" w:rsidP="00074B6C">
            <w:pPr>
              <w:rPr>
                <w:rFonts w:eastAsia="Calibri"/>
              </w:rPr>
            </w:pPr>
            <w:r w:rsidRPr="00074B6C">
              <w:rPr>
                <w:rFonts w:eastAsia="Calibri"/>
              </w:rPr>
              <w:t>Extra rod stamp</w:t>
            </w:r>
          </w:p>
        </w:tc>
        <w:tc>
          <w:tcPr>
            <w:tcW w:w="2070" w:type="dxa"/>
            <w:vAlign w:val="bottom"/>
          </w:tcPr>
          <w:p w14:paraId="34B9CD06" w14:textId="77777777" w:rsidR="00074B6C" w:rsidRPr="00074B6C" w:rsidRDefault="00074B6C" w:rsidP="00074B6C">
            <w:pPr>
              <w:rPr>
                <w:rFonts w:eastAsia="Calibri"/>
              </w:rPr>
            </w:pPr>
            <w:r w:rsidRPr="00074B6C">
              <w:rPr>
                <w:rFonts w:eastAsia="Calibri"/>
              </w:rPr>
              <w:t>Nonresident</w:t>
            </w:r>
          </w:p>
        </w:tc>
        <w:tc>
          <w:tcPr>
            <w:tcW w:w="2880" w:type="dxa"/>
          </w:tcPr>
          <w:p w14:paraId="56FB2217" w14:textId="77777777" w:rsidR="00074B6C" w:rsidRPr="00074B6C" w:rsidRDefault="00074B6C" w:rsidP="00074B6C">
            <w:pPr>
              <w:rPr>
                <w:rFonts w:eastAsia="Calibri"/>
              </w:rPr>
            </w:pPr>
            <w:r w:rsidRPr="00074B6C">
              <w:t xml:space="preserve"> $</w:t>
            </w:r>
            <w:ins w:id="363" w:author="Hernandez, Hilary" w:date="2026-07-27T13:39:00Z" w16du:dateUtc="2026-07-27T19:39:00Z">
              <w:r w:rsidRPr="00074B6C">
                <w:t>11.90</w:t>
              </w:r>
            </w:ins>
            <w:del w:id="364" w:author="Hernandez, Hilary" w:date="2026-07-27T13:39:00Z" w16du:dateUtc="2026-07-27T19:39:00Z">
              <w:r w:rsidRPr="00074B6C" w:rsidDel="00065D95">
                <w:delText>11.49</w:delText>
              </w:r>
            </w:del>
            <w:r w:rsidRPr="00074B6C">
              <w:t xml:space="preserve">** </w:t>
            </w:r>
          </w:p>
        </w:tc>
      </w:tr>
      <w:tr w:rsidR="00074B6C" w:rsidRPr="00074B6C" w14:paraId="4C42BB06" w14:textId="77777777" w:rsidTr="00B54E71">
        <w:tc>
          <w:tcPr>
            <w:tcW w:w="4338" w:type="dxa"/>
          </w:tcPr>
          <w:p w14:paraId="6DBD7041" w14:textId="77777777" w:rsidR="00074B6C" w:rsidRPr="00074B6C" w:rsidRDefault="00074B6C" w:rsidP="00074B6C">
            <w:pPr>
              <w:rPr>
                <w:rFonts w:eastAsia="Calibri"/>
              </w:rPr>
            </w:pPr>
            <w:r w:rsidRPr="00074B6C">
              <w:rPr>
                <w:rFonts w:eastAsia="Calibri"/>
              </w:rPr>
              <w:t xml:space="preserve">Fishing - 1 day </w:t>
            </w:r>
          </w:p>
        </w:tc>
        <w:tc>
          <w:tcPr>
            <w:tcW w:w="2070" w:type="dxa"/>
            <w:vAlign w:val="bottom"/>
          </w:tcPr>
          <w:p w14:paraId="178862BB" w14:textId="77777777" w:rsidR="00074B6C" w:rsidRPr="00074B6C" w:rsidRDefault="00074B6C" w:rsidP="00074B6C">
            <w:pPr>
              <w:rPr>
                <w:rFonts w:eastAsia="Calibri"/>
              </w:rPr>
            </w:pPr>
            <w:r w:rsidRPr="00074B6C">
              <w:rPr>
                <w:rFonts w:eastAsia="Calibri"/>
              </w:rPr>
              <w:t>Resident</w:t>
            </w:r>
          </w:p>
        </w:tc>
        <w:tc>
          <w:tcPr>
            <w:tcW w:w="2880" w:type="dxa"/>
          </w:tcPr>
          <w:p w14:paraId="66404FD0" w14:textId="77777777" w:rsidR="00074B6C" w:rsidRPr="00074B6C" w:rsidRDefault="00074B6C" w:rsidP="00074B6C">
            <w:pPr>
              <w:rPr>
                <w:rFonts w:eastAsia="Calibri"/>
              </w:rPr>
            </w:pPr>
            <w:r w:rsidRPr="00074B6C">
              <w:t xml:space="preserve"> $</w:t>
            </w:r>
            <w:ins w:id="365" w:author="Hernandez, Hilary" w:date="2026-07-27T13:39:00Z" w16du:dateUtc="2026-07-27T19:39:00Z">
              <w:r w:rsidRPr="00074B6C">
                <w:t>15.8</w:t>
              </w:r>
            </w:ins>
            <w:ins w:id="366" w:author="Hernandez, Hilary" w:date="2026-08-18T08:18:00Z" w16du:dateUtc="2026-08-18T14:18:00Z">
              <w:r w:rsidRPr="00074B6C">
                <w:t>5</w:t>
              </w:r>
            </w:ins>
            <w:del w:id="367" w:author="Hernandez, Hilary" w:date="2026-07-27T13:39:00Z" w16du:dateUtc="2026-07-27T19:39:00Z">
              <w:r w:rsidRPr="00074B6C" w:rsidDel="00065D95">
                <w:delText>15.32</w:delText>
              </w:r>
            </w:del>
            <w:r w:rsidRPr="00074B6C">
              <w:t xml:space="preserve">** </w:t>
            </w:r>
          </w:p>
        </w:tc>
      </w:tr>
      <w:tr w:rsidR="00074B6C" w:rsidRPr="00074B6C" w14:paraId="0B5BBDB5" w14:textId="77777777" w:rsidTr="00B54E71">
        <w:tc>
          <w:tcPr>
            <w:tcW w:w="4338" w:type="dxa"/>
          </w:tcPr>
          <w:p w14:paraId="370DB490" w14:textId="77777777" w:rsidR="00074B6C" w:rsidRPr="00074B6C" w:rsidRDefault="00074B6C" w:rsidP="00074B6C">
            <w:pPr>
              <w:rPr>
                <w:rFonts w:eastAsia="Calibri"/>
              </w:rPr>
            </w:pPr>
            <w:r w:rsidRPr="00074B6C">
              <w:rPr>
                <w:rFonts w:eastAsia="Calibri"/>
              </w:rPr>
              <w:t>Fishing - 1 day</w:t>
            </w:r>
          </w:p>
        </w:tc>
        <w:tc>
          <w:tcPr>
            <w:tcW w:w="2070" w:type="dxa"/>
            <w:vAlign w:val="bottom"/>
          </w:tcPr>
          <w:p w14:paraId="23D4DAEC" w14:textId="77777777" w:rsidR="00074B6C" w:rsidRPr="00074B6C" w:rsidRDefault="00074B6C" w:rsidP="00074B6C">
            <w:pPr>
              <w:rPr>
                <w:rFonts w:eastAsia="Calibri"/>
              </w:rPr>
            </w:pPr>
            <w:r w:rsidRPr="00074B6C">
              <w:rPr>
                <w:rFonts w:eastAsia="Calibri"/>
              </w:rPr>
              <w:t>Nonresident</w:t>
            </w:r>
          </w:p>
        </w:tc>
        <w:tc>
          <w:tcPr>
            <w:tcW w:w="2880" w:type="dxa"/>
          </w:tcPr>
          <w:p w14:paraId="37DF44B6" w14:textId="77777777" w:rsidR="00074B6C" w:rsidRPr="00074B6C" w:rsidRDefault="00074B6C" w:rsidP="00074B6C">
            <w:pPr>
              <w:rPr>
                <w:rFonts w:eastAsia="Calibri"/>
              </w:rPr>
            </w:pPr>
            <w:r w:rsidRPr="00074B6C">
              <w:t xml:space="preserve"> $</w:t>
            </w:r>
            <w:ins w:id="368" w:author="Hernandez, Hilary" w:date="2026-07-27T13:40:00Z" w16du:dateUtc="2026-07-27T19:40:00Z">
              <w:r w:rsidRPr="00074B6C">
                <w:t>19.8</w:t>
              </w:r>
            </w:ins>
            <w:ins w:id="369" w:author="Hernandez, Hilary" w:date="2026-08-18T08:18:00Z" w16du:dateUtc="2026-08-18T14:18:00Z">
              <w:r w:rsidRPr="00074B6C">
                <w:t>0</w:t>
              </w:r>
            </w:ins>
            <w:del w:id="370" w:author="Hernandez, Hilary" w:date="2026-07-27T13:40:00Z" w16du:dateUtc="2026-07-27T19:40:00Z">
              <w:r w:rsidRPr="00074B6C" w:rsidDel="00065D95">
                <w:delText>19.15</w:delText>
              </w:r>
            </w:del>
            <w:r w:rsidRPr="00074B6C">
              <w:t xml:space="preserve">** </w:t>
            </w:r>
          </w:p>
        </w:tc>
      </w:tr>
      <w:tr w:rsidR="00074B6C" w:rsidRPr="00074B6C" w14:paraId="191A1021" w14:textId="77777777" w:rsidTr="00B54E71">
        <w:tc>
          <w:tcPr>
            <w:tcW w:w="4338" w:type="dxa"/>
          </w:tcPr>
          <w:p w14:paraId="59897616" w14:textId="77777777" w:rsidR="00074B6C" w:rsidRPr="00074B6C" w:rsidRDefault="00074B6C" w:rsidP="00074B6C">
            <w:pPr>
              <w:rPr>
                <w:rFonts w:eastAsia="Calibri"/>
              </w:rPr>
            </w:pPr>
            <w:r w:rsidRPr="00074B6C">
              <w:rPr>
                <w:rFonts w:eastAsia="Calibri"/>
              </w:rPr>
              <w:t xml:space="preserve">Fishing - additional day </w:t>
            </w:r>
          </w:p>
        </w:tc>
        <w:tc>
          <w:tcPr>
            <w:tcW w:w="2070" w:type="dxa"/>
            <w:vAlign w:val="bottom"/>
          </w:tcPr>
          <w:p w14:paraId="0983FFB7" w14:textId="77777777" w:rsidR="00074B6C" w:rsidRPr="00074B6C" w:rsidRDefault="00074B6C" w:rsidP="00074B6C">
            <w:pPr>
              <w:rPr>
                <w:rFonts w:eastAsia="Calibri"/>
              </w:rPr>
            </w:pPr>
            <w:r w:rsidRPr="00074B6C">
              <w:rPr>
                <w:rFonts w:eastAsia="Calibri"/>
              </w:rPr>
              <w:t>Resident</w:t>
            </w:r>
          </w:p>
        </w:tc>
        <w:tc>
          <w:tcPr>
            <w:tcW w:w="2880" w:type="dxa"/>
          </w:tcPr>
          <w:p w14:paraId="27F5BB2A" w14:textId="77777777" w:rsidR="00074B6C" w:rsidRPr="00074B6C" w:rsidRDefault="00074B6C" w:rsidP="00074B6C">
            <w:pPr>
              <w:rPr>
                <w:rFonts w:eastAsia="Calibri"/>
              </w:rPr>
            </w:pPr>
            <w:r w:rsidRPr="00074B6C">
              <w:t xml:space="preserve"> $</w:t>
            </w:r>
            <w:ins w:id="371" w:author="Hernandez, Hilary" w:date="2026-07-27T13:40:00Z" w16du:dateUtc="2026-07-27T19:40:00Z">
              <w:r w:rsidRPr="00074B6C">
                <w:t>6.6</w:t>
              </w:r>
            </w:ins>
            <w:ins w:id="372" w:author="Hernandez, Hilary" w:date="2026-08-18T08:18:00Z" w16du:dateUtc="2026-08-18T14:18:00Z">
              <w:r w:rsidRPr="00074B6C">
                <w:t>0</w:t>
              </w:r>
            </w:ins>
            <w:del w:id="373" w:author="Hernandez, Hilary" w:date="2026-07-27T13:40:00Z" w16du:dateUtc="2026-07-27T19:40:00Z">
              <w:r w:rsidRPr="00074B6C" w:rsidDel="00065D95">
                <w:delText>6.38</w:delText>
              </w:r>
            </w:del>
            <w:r w:rsidRPr="00074B6C">
              <w:t xml:space="preserve">** </w:t>
            </w:r>
          </w:p>
        </w:tc>
      </w:tr>
      <w:tr w:rsidR="00074B6C" w:rsidRPr="00074B6C" w14:paraId="25082FA1" w14:textId="77777777" w:rsidTr="00B54E71">
        <w:tc>
          <w:tcPr>
            <w:tcW w:w="4338" w:type="dxa"/>
          </w:tcPr>
          <w:p w14:paraId="17E97B9C" w14:textId="77777777" w:rsidR="00074B6C" w:rsidRPr="00074B6C" w:rsidRDefault="00074B6C" w:rsidP="00074B6C">
            <w:pPr>
              <w:rPr>
                <w:rFonts w:eastAsia="Calibri"/>
              </w:rPr>
            </w:pPr>
            <w:r w:rsidRPr="00074B6C">
              <w:rPr>
                <w:rFonts w:eastAsia="Calibri"/>
              </w:rPr>
              <w:t>Fishing - additional day</w:t>
            </w:r>
          </w:p>
        </w:tc>
        <w:tc>
          <w:tcPr>
            <w:tcW w:w="2070" w:type="dxa"/>
            <w:vAlign w:val="bottom"/>
          </w:tcPr>
          <w:p w14:paraId="7337DD4B" w14:textId="77777777" w:rsidR="00074B6C" w:rsidRPr="00074B6C" w:rsidRDefault="00074B6C" w:rsidP="00074B6C">
            <w:pPr>
              <w:rPr>
                <w:rFonts w:eastAsia="Calibri"/>
              </w:rPr>
            </w:pPr>
            <w:r w:rsidRPr="00074B6C">
              <w:rPr>
                <w:rFonts w:eastAsia="Calibri"/>
              </w:rPr>
              <w:t>Nonresident</w:t>
            </w:r>
          </w:p>
        </w:tc>
        <w:tc>
          <w:tcPr>
            <w:tcW w:w="2880" w:type="dxa"/>
          </w:tcPr>
          <w:p w14:paraId="41318D58" w14:textId="77777777" w:rsidR="00074B6C" w:rsidRPr="00074B6C" w:rsidRDefault="00074B6C" w:rsidP="00074B6C">
            <w:pPr>
              <w:rPr>
                <w:rFonts w:eastAsia="Calibri"/>
              </w:rPr>
            </w:pPr>
            <w:r w:rsidRPr="00074B6C">
              <w:t xml:space="preserve"> $</w:t>
            </w:r>
            <w:ins w:id="374" w:author="Hernandez, Hilary" w:date="2026-07-27T13:40:00Z" w16du:dateUtc="2026-07-27T19:40:00Z">
              <w:r w:rsidRPr="00074B6C">
                <w:t>6.6</w:t>
              </w:r>
            </w:ins>
            <w:ins w:id="375" w:author="Hernandez, Hilary" w:date="2026-08-18T08:18:00Z" w16du:dateUtc="2026-08-18T14:18:00Z">
              <w:r w:rsidRPr="00074B6C">
                <w:t>0</w:t>
              </w:r>
            </w:ins>
            <w:del w:id="376" w:author="Hernandez, Hilary" w:date="2026-07-27T13:40:00Z" w16du:dateUtc="2026-07-27T19:40:00Z">
              <w:r w:rsidRPr="00074B6C" w:rsidDel="00065D95">
                <w:delText>6.38</w:delText>
              </w:r>
            </w:del>
            <w:r w:rsidRPr="00074B6C">
              <w:t xml:space="preserve">** </w:t>
            </w:r>
          </w:p>
        </w:tc>
      </w:tr>
      <w:tr w:rsidR="00074B6C" w:rsidRPr="00074B6C" w14:paraId="377CC43B" w14:textId="77777777" w:rsidTr="00B54E71">
        <w:tc>
          <w:tcPr>
            <w:tcW w:w="4338" w:type="dxa"/>
          </w:tcPr>
          <w:p w14:paraId="4617F1FA" w14:textId="77777777" w:rsidR="00074B6C" w:rsidRPr="00074B6C" w:rsidRDefault="00074B6C" w:rsidP="00074B6C">
            <w:pPr>
              <w:rPr>
                <w:rFonts w:eastAsia="Calibri"/>
              </w:rPr>
            </w:pPr>
            <w:r w:rsidRPr="00074B6C">
              <w:rPr>
                <w:rFonts w:eastAsia="Calibri"/>
              </w:rPr>
              <w:t xml:space="preserve">Fishing - 5 day </w:t>
            </w:r>
          </w:p>
        </w:tc>
        <w:tc>
          <w:tcPr>
            <w:tcW w:w="2070" w:type="dxa"/>
            <w:vAlign w:val="bottom"/>
          </w:tcPr>
          <w:p w14:paraId="1FAAF065" w14:textId="77777777" w:rsidR="00074B6C" w:rsidRPr="00074B6C" w:rsidRDefault="00074B6C" w:rsidP="00074B6C">
            <w:pPr>
              <w:rPr>
                <w:rFonts w:eastAsia="Calibri"/>
              </w:rPr>
            </w:pPr>
            <w:r w:rsidRPr="00074B6C">
              <w:rPr>
                <w:rFonts w:eastAsia="Calibri"/>
              </w:rPr>
              <w:t>Nonresident</w:t>
            </w:r>
          </w:p>
        </w:tc>
        <w:tc>
          <w:tcPr>
            <w:tcW w:w="2880" w:type="dxa"/>
          </w:tcPr>
          <w:p w14:paraId="7BD50DBB" w14:textId="77777777" w:rsidR="00074B6C" w:rsidRPr="00074B6C" w:rsidRDefault="00074B6C" w:rsidP="00074B6C">
            <w:pPr>
              <w:rPr>
                <w:rFonts w:eastAsia="Calibri"/>
              </w:rPr>
            </w:pPr>
            <w:r w:rsidRPr="00074B6C">
              <w:t xml:space="preserve"> $</w:t>
            </w:r>
            <w:ins w:id="377" w:author="Hernandez, Hilary" w:date="2026-07-27T13:40:00Z" w16du:dateUtc="2026-07-27T19:40:00Z">
              <w:r w:rsidRPr="00074B6C">
                <w:t>39.6</w:t>
              </w:r>
            </w:ins>
            <w:ins w:id="378" w:author="Hernandez, Hilary" w:date="2026-08-18T08:18:00Z" w16du:dateUtc="2026-08-18T14:18:00Z">
              <w:r w:rsidRPr="00074B6C">
                <w:t>5</w:t>
              </w:r>
            </w:ins>
            <w:del w:id="379" w:author="Hernandez, Hilary" w:date="2026-07-27T13:40:00Z" w16du:dateUtc="2026-07-27T19:40:00Z">
              <w:r w:rsidRPr="00074B6C" w:rsidDel="00065D95">
                <w:delText>38.29</w:delText>
              </w:r>
            </w:del>
            <w:r w:rsidRPr="00074B6C">
              <w:t xml:space="preserve">** </w:t>
            </w:r>
          </w:p>
        </w:tc>
      </w:tr>
      <w:tr w:rsidR="00074B6C" w:rsidRPr="00074B6C" w14:paraId="21F8F492" w14:textId="77777777" w:rsidTr="00B54E71">
        <w:tc>
          <w:tcPr>
            <w:tcW w:w="4338" w:type="dxa"/>
          </w:tcPr>
          <w:p w14:paraId="4880EAAB" w14:textId="77777777" w:rsidR="00074B6C" w:rsidRPr="00074B6C" w:rsidRDefault="00074B6C" w:rsidP="00074B6C">
            <w:pPr>
              <w:rPr>
                <w:rFonts w:eastAsia="Calibri"/>
              </w:rPr>
            </w:pPr>
            <w:r w:rsidRPr="00074B6C">
              <w:rPr>
                <w:rFonts w:eastAsia="Calibri"/>
              </w:rPr>
              <w:t>Fishing - annual</w:t>
            </w:r>
          </w:p>
        </w:tc>
        <w:tc>
          <w:tcPr>
            <w:tcW w:w="2070" w:type="dxa"/>
            <w:vAlign w:val="bottom"/>
          </w:tcPr>
          <w:p w14:paraId="14B776CB" w14:textId="77777777" w:rsidR="00074B6C" w:rsidRPr="00074B6C" w:rsidRDefault="00074B6C" w:rsidP="00074B6C">
            <w:pPr>
              <w:rPr>
                <w:rFonts w:eastAsia="Calibri"/>
              </w:rPr>
            </w:pPr>
            <w:r w:rsidRPr="00074B6C">
              <w:rPr>
                <w:rFonts w:eastAsia="Calibri"/>
              </w:rPr>
              <w:t>Resident</w:t>
            </w:r>
          </w:p>
        </w:tc>
        <w:tc>
          <w:tcPr>
            <w:tcW w:w="2880" w:type="dxa"/>
          </w:tcPr>
          <w:p w14:paraId="5D5506F6" w14:textId="77777777" w:rsidR="00074B6C" w:rsidRPr="00074B6C" w:rsidRDefault="00074B6C" w:rsidP="00074B6C">
            <w:pPr>
              <w:rPr>
                <w:rFonts w:eastAsia="Calibri"/>
              </w:rPr>
            </w:pPr>
            <w:r w:rsidRPr="00074B6C">
              <w:t xml:space="preserve"> $</w:t>
            </w:r>
            <w:ins w:id="380" w:author="Hernandez, Hilary" w:date="2026-07-27T13:41:00Z" w16du:dateUtc="2026-07-27T19:41:00Z">
              <w:r w:rsidRPr="00074B6C">
                <w:t>43.65</w:t>
              </w:r>
            </w:ins>
            <w:del w:id="381" w:author="Hernandez, Hilary" w:date="2026-07-27T13:41:00Z" w16du:dateUtc="2026-07-27T19:41:00Z">
              <w:r w:rsidRPr="00074B6C" w:rsidDel="00065D95">
                <w:delText>42.12</w:delText>
              </w:r>
            </w:del>
            <w:r w:rsidRPr="00074B6C">
              <w:t xml:space="preserve">** </w:t>
            </w:r>
          </w:p>
        </w:tc>
      </w:tr>
      <w:tr w:rsidR="00074B6C" w:rsidRPr="00074B6C" w14:paraId="08AC389D" w14:textId="77777777" w:rsidTr="00B54E71">
        <w:tc>
          <w:tcPr>
            <w:tcW w:w="4338" w:type="dxa"/>
          </w:tcPr>
          <w:p w14:paraId="66CB3969" w14:textId="77777777" w:rsidR="00074B6C" w:rsidRPr="00074B6C" w:rsidRDefault="00074B6C" w:rsidP="00074B6C">
            <w:pPr>
              <w:rPr>
                <w:rFonts w:eastAsia="Calibri"/>
              </w:rPr>
            </w:pPr>
            <w:r w:rsidRPr="00074B6C">
              <w:rPr>
                <w:rFonts w:eastAsia="Calibri"/>
              </w:rPr>
              <w:t>Fishing - annual</w:t>
            </w:r>
          </w:p>
        </w:tc>
        <w:tc>
          <w:tcPr>
            <w:tcW w:w="2070" w:type="dxa"/>
            <w:vAlign w:val="bottom"/>
          </w:tcPr>
          <w:p w14:paraId="1D667013" w14:textId="77777777" w:rsidR="00074B6C" w:rsidRPr="00074B6C" w:rsidRDefault="00074B6C" w:rsidP="00074B6C">
            <w:pPr>
              <w:rPr>
                <w:rFonts w:eastAsia="Calibri"/>
              </w:rPr>
            </w:pPr>
            <w:r w:rsidRPr="00074B6C">
              <w:rPr>
                <w:rFonts w:eastAsia="Calibri"/>
              </w:rPr>
              <w:t>Nonresident</w:t>
            </w:r>
          </w:p>
        </w:tc>
        <w:tc>
          <w:tcPr>
            <w:tcW w:w="2880" w:type="dxa"/>
          </w:tcPr>
          <w:p w14:paraId="7DE65733" w14:textId="77777777" w:rsidR="00074B6C" w:rsidRPr="00074B6C" w:rsidRDefault="00074B6C" w:rsidP="00074B6C">
            <w:pPr>
              <w:rPr>
                <w:rFonts w:eastAsia="Calibri"/>
              </w:rPr>
            </w:pPr>
            <w:r w:rsidRPr="00074B6C">
              <w:t xml:space="preserve"> $</w:t>
            </w:r>
            <w:ins w:id="382" w:author="Hernandez, Hilary" w:date="2026-07-27T13:41:00Z" w16du:dateUtc="2026-07-27T19:41:00Z">
              <w:r w:rsidRPr="00074B6C">
                <w:t>125.65</w:t>
              </w:r>
            </w:ins>
            <w:del w:id="383" w:author="Hernandez, Hilary" w:date="2026-07-27T13:41:00Z" w16du:dateUtc="2026-07-27T19:41:00Z">
              <w:r w:rsidRPr="00074B6C" w:rsidDel="003C6F3B">
                <w:delText>121.26</w:delText>
              </w:r>
            </w:del>
            <w:r w:rsidRPr="00074B6C">
              <w:t xml:space="preserve">** </w:t>
            </w:r>
          </w:p>
        </w:tc>
      </w:tr>
      <w:tr w:rsidR="00074B6C" w:rsidRPr="00074B6C" w14:paraId="69C8A74F" w14:textId="77777777" w:rsidTr="00B54E71">
        <w:tc>
          <w:tcPr>
            <w:tcW w:w="4338" w:type="dxa"/>
          </w:tcPr>
          <w:p w14:paraId="5204A6E4" w14:textId="77777777" w:rsidR="00074B6C" w:rsidRPr="00074B6C" w:rsidRDefault="00074B6C" w:rsidP="00074B6C">
            <w:pPr>
              <w:rPr>
                <w:rFonts w:eastAsia="Calibri"/>
              </w:rPr>
            </w:pPr>
            <w:r w:rsidRPr="00074B6C">
              <w:rPr>
                <w:rFonts w:eastAsia="Calibri"/>
              </w:rPr>
              <w:t>Youth (ages 16-17) annual fishing</w:t>
            </w:r>
          </w:p>
        </w:tc>
        <w:tc>
          <w:tcPr>
            <w:tcW w:w="2070" w:type="dxa"/>
            <w:vAlign w:val="bottom"/>
          </w:tcPr>
          <w:p w14:paraId="17835A16" w14:textId="77777777" w:rsidR="00074B6C" w:rsidRPr="00074B6C" w:rsidRDefault="00074B6C" w:rsidP="00074B6C">
            <w:pPr>
              <w:rPr>
                <w:rFonts w:eastAsia="Calibri"/>
              </w:rPr>
            </w:pPr>
            <w:r w:rsidRPr="00074B6C">
              <w:rPr>
                <w:rFonts w:eastAsia="Calibri"/>
              </w:rPr>
              <w:t>Resident</w:t>
            </w:r>
          </w:p>
        </w:tc>
        <w:tc>
          <w:tcPr>
            <w:tcW w:w="2880" w:type="dxa"/>
          </w:tcPr>
          <w:p w14:paraId="2523CEFE" w14:textId="77777777" w:rsidR="00074B6C" w:rsidRPr="00074B6C" w:rsidDel="007A2F7E" w:rsidRDefault="00074B6C" w:rsidP="00074B6C">
            <w:pPr>
              <w:rPr>
                <w:rFonts w:eastAsia="Calibri"/>
              </w:rPr>
            </w:pPr>
            <w:r w:rsidRPr="00074B6C">
              <w:t xml:space="preserve"> $</w:t>
            </w:r>
            <w:ins w:id="384" w:author="Hernandez, Hilary" w:date="2026-07-27T13:42:00Z" w16du:dateUtc="2026-07-27T19:42:00Z">
              <w:r w:rsidRPr="00074B6C">
                <w:t>10.5</w:t>
              </w:r>
            </w:ins>
            <w:ins w:id="385" w:author="Hernandez, Hilary" w:date="2026-08-18T08:19:00Z" w16du:dateUtc="2026-08-18T14:19:00Z">
              <w:r w:rsidRPr="00074B6C">
                <w:t>5</w:t>
              </w:r>
            </w:ins>
            <w:del w:id="386" w:author="Hernandez, Hilary" w:date="2026-07-27T13:42:00Z" w16du:dateUtc="2026-07-27T19:42:00Z">
              <w:r w:rsidRPr="00074B6C" w:rsidDel="003C6F3B">
                <w:delText>10.21</w:delText>
              </w:r>
            </w:del>
            <w:r w:rsidRPr="00074B6C">
              <w:t xml:space="preserve">** </w:t>
            </w:r>
          </w:p>
        </w:tc>
      </w:tr>
      <w:tr w:rsidR="00074B6C" w:rsidRPr="00074B6C" w14:paraId="7AAE5A4F" w14:textId="77777777" w:rsidTr="00B54E71">
        <w:tc>
          <w:tcPr>
            <w:tcW w:w="4338" w:type="dxa"/>
          </w:tcPr>
          <w:p w14:paraId="51C77503" w14:textId="77777777" w:rsidR="00074B6C" w:rsidRPr="00074B6C" w:rsidRDefault="00074B6C" w:rsidP="00074B6C">
            <w:pPr>
              <w:rPr>
                <w:rFonts w:eastAsia="Calibri"/>
              </w:rPr>
            </w:pPr>
            <w:r w:rsidRPr="00074B6C">
              <w:rPr>
                <w:rFonts w:eastAsia="Calibri"/>
              </w:rPr>
              <w:t>Senior annual fishing</w:t>
            </w:r>
          </w:p>
        </w:tc>
        <w:tc>
          <w:tcPr>
            <w:tcW w:w="2070" w:type="dxa"/>
            <w:vAlign w:val="bottom"/>
          </w:tcPr>
          <w:p w14:paraId="6BE0E2D5" w14:textId="77777777" w:rsidR="00074B6C" w:rsidRPr="00074B6C" w:rsidRDefault="00074B6C" w:rsidP="00074B6C">
            <w:pPr>
              <w:rPr>
                <w:rFonts w:eastAsia="Calibri"/>
              </w:rPr>
            </w:pPr>
            <w:r w:rsidRPr="00074B6C">
              <w:rPr>
                <w:rFonts w:eastAsia="Calibri"/>
              </w:rPr>
              <w:t>Resident</w:t>
            </w:r>
          </w:p>
        </w:tc>
        <w:tc>
          <w:tcPr>
            <w:tcW w:w="2880" w:type="dxa"/>
          </w:tcPr>
          <w:p w14:paraId="2D6AF10D" w14:textId="77777777" w:rsidR="00074B6C" w:rsidRPr="00074B6C" w:rsidRDefault="00074B6C" w:rsidP="00074B6C">
            <w:pPr>
              <w:rPr>
                <w:rFonts w:eastAsia="Calibri"/>
              </w:rPr>
            </w:pPr>
            <w:r w:rsidRPr="00074B6C">
              <w:t xml:space="preserve"> $</w:t>
            </w:r>
            <w:ins w:id="387" w:author="Hernandez, Hilary" w:date="2026-07-27T13:42:00Z" w16du:dateUtc="2026-07-27T19:42:00Z">
              <w:r w:rsidRPr="00074B6C">
                <w:t>10.5</w:t>
              </w:r>
            </w:ins>
            <w:ins w:id="388" w:author="Hernandez, Hilary" w:date="2026-08-18T08:19:00Z" w16du:dateUtc="2026-08-18T14:19:00Z">
              <w:r w:rsidRPr="00074B6C">
                <w:t>5</w:t>
              </w:r>
            </w:ins>
            <w:del w:id="389" w:author="Hernandez, Hilary" w:date="2026-07-27T13:42:00Z" w16du:dateUtc="2026-07-27T19:42:00Z">
              <w:r w:rsidRPr="00074B6C" w:rsidDel="003C6F3B">
                <w:delText>10.21</w:delText>
              </w:r>
            </w:del>
            <w:r w:rsidRPr="00074B6C">
              <w:t xml:space="preserve">** </w:t>
            </w:r>
          </w:p>
        </w:tc>
      </w:tr>
      <w:tr w:rsidR="00074B6C" w:rsidRPr="00074B6C" w14:paraId="2AFCC6F4" w14:textId="77777777" w:rsidTr="00B54E71">
        <w:tc>
          <w:tcPr>
            <w:tcW w:w="4338" w:type="dxa"/>
          </w:tcPr>
          <w:p w14:paraId="0DCB79B2" w14:textId="77777777" w:rsidR="00074B6C" w:rsidRPr="00074B6C" w:rsidRDefault="00074B6C" w:rsidP="00074B6C">
            <w:pPr>
              <w:rPr>
                <w:rFonts w:eastAsia="Calibri"/>
              </w:rPr>
            </w:pPr>
            <w:r w:rsidRPr="00074B6C">
              <w:rPr>
                <w:rFonts w:eastAsia="Calibri"/>
              </w:rPr>
              <w:t>Small game hunting</w:t>
            </w:r>
          </w:p>
        </w:tc>
        <w:tc>
          <w:tcPr>
            <w:tcW w:w="2070" w:type="dxa"/>
            <w:vAlign w:val="bottom"/>
          </w:tcPr>
          <w:p w14:paraId="520851D8" w14:textId="77777777" w:rsidR="00074B6C" w:rsidRPr="00074B6C" w:rsidRDefault="00074B6C" w:rsidP="00074B6C">
            <w:pPr>
              <w:rPr>
                <w:rFonts w:eastAsia="Calibri"/>
              </w:rPr>
            </w:pPr>
            <w:r w:rsidRPr="00074B6C">
              <w:rPr>
                <w:rFonts w:eastAsia="Calibri"/>
              </w:rPr>
              <w:t>Resident</w:t>
            </w:r>
          </w:p>
        </w:tc>
        <w:tc>
          <w:tcPr>
            <w:tcW w:w="2880" w:type="dxa"/>
          </w:tcPr>
          <w:p w14:paraId="24389D71" w14:textId="77777777" w:rsidR="00074B6C" w:rsidRPr="00074B6C" w:rsidRDefault="00074B6C" w:rsidP="00074B6C">
            <w:pPr>
              <w:rPr>
                <w:rFonts w:eastAsia="Calibri"/>
              </w:rPr>
            </w:pPr>
            <w:r w:rsidRPr="00074B6C">
              <w:t xml:space="preserve"> $</w:t>
            </w:r>
            <w:ins w:id="390" w:author="Hernandez, Hilary" w:date="2026-07-27T13:42:00Z" w16du:dateUtc="2026-07-27T19:42:00Z">
              <w:r w:rsidRPr="00074B6C">
                <w:t>37.0</w:t>
              </w:r>
            </w:ins>
            <w:ins w:id="391" w:author="Hernandez, Hilary" w:date="2026-08-18T08:19:00Z" w16du:dateUtc="2026-08-18T14:19:00Z">
              <w:r w:rsidRPr="00074B6C">
                <w:t>0</w:t>
              </w:r>
            </w:ins>
            <w:del w:id="392" w:author="Hernandez, Hilary" w:date="2026-07-27T13:42:00Z" w16du:dateUtc="2026-07-27T19:42:00Z">
              <w:r w:rsidRPr="00074B6C" w:rsidDel="003C6F3B">
                <w:delText>35.74</w:delText>
              </w:r>
            </w:del>
            <w:r w:rsidRPr="00074B6C">
              <w:t xml:space="preserve">** </w:t>
            </w:r>
          </w:p>
        </w:tc>
      </w:tr>
      <w:tr w:rsidR="00074B6C" w:rsidRPr="00074B6C" w14:paraId="37F391F7" w14:textId="77777777" w:rsidTr="00B54E71">
        <w:tc>
          <w:tcPr>
            <w:tcW w:w="4338" w:type="dxa"/>
          </w:tcPr>
          <w:p w14:paraId="3E693C62" w14:textId="77777777" w:rsidR="00074B6C" w:rsidRPr="00074B6C" w:rsidRDefault="00074B6C" w:rsidP="00074B6C">
            <w:pPr>
              <w:rPr>
                <w:rFonts w:eastAsia="Calibri"/>
              </w:rPr>
            </w:pPr>
            <w:r w:rsidRPr="00074B6C">
              <w:rPr>
                <w:rFonts w:eastAsia="Calibri"/>
              </w:rPr>
              <w:t>Senior lifetime fishing, and resident low-income senior fishing annual upgrade to annual combination fishing and small game hunting^</w:t>
            </w:r>
          </w:p>
        </w:tc>
        <w:tc>
          <w:tcPr>
            <w:tcW w:w="2070" w:type="dxa"/>
            <w:vAlign w:val="bottom"/>
          </w:tcPr>
          <w:p w14:paraId="663E48DA" w14:textId="77777777" w:rsidR="00074B6C" w:rsidRPr="00074B6C" w:rsidRDefault="00074B6C" w:rsidP="00074B6C">
            <w:pPr>
              <w:rPr>
                <w:rFonts w:eastAsia="Calibri"/>
              </w:rPr>
            </w:pPr>
            <w:r w:rsidRPr="00074B6C">
              <w:rPr>
                <w:rFonts w:eastAsia="Calibri"/>
              </w:rPr>
              <w:t>Resident</w:t>
            </w:r>
          </w:p>
        </w:tc>
        <w:tc>
          <w:tcPr>
            <w:tcW w:w="2880" w:type="dxa"/>
          </w:tcPr>
          <w:p w14:paraId="7E7DB772" w14:textId="77777777" w:rsidR="00074B6C" w:rsidRPr="00074B6C" w:rsidRDefault="00074B6C" w:rsidP="00074B6C">
            <w:pPr>
              <w:rPr>
                <w:rFonts w:eastAsia="Calibri"/>
              </w:rPr>
            </w:pPr>
            <w:r w:rsidRPr="00074B6C">
              <w:t xml:space="preserve"> $</w:t>
            </w:r>
            <w:ins w:id="393" w:author="Hernandez, Hilary" w:date="2026-07-27T13:43:00Z" w16du:dateUtc="2026-07-27T19:43:00Z">
              <w:r w:rsidRPr="00074B6C">
                <w:t>25.9</w:t>
              </w:r>
            </w:ins>
            <w:ins w:id="394" w:author="Hernandez, Hilary" w:date="2026-08-18T08:19:00Z" w16du:dateUtc="2026-08-18T14:19:00Z">
              <w:r w:rsidRPr="00074B6C">
                <w:t>5</w:t>
              </w:r>
            </w:ins>
            <w:del w:id="395" w:author="Hernandez, Hilary" w:date="2026-07-27T13:43:00Z" w16du:dateUtc="2026-07-27T19:43:00Z">
              <w:r w:rsidRPr="00074B6C" w:rsidDel="003C6F3B">
                <w:delText>25.07</w:delText>
              </w:r>
            </w:del>
            <w:r w:rsidRPr="00074B6C">
              <w:t xml:space="preserve">** </w:t>
            </w:r>
          </w:p>
        </w:tc>
      </w:tr>
      <w:tr w:rsidR="00074B6C" w:rsidRPr="00074B6C" w14:paraId="7AB86688" w14:textId="77777777" w:rsidTr="00B54E71">
        <w:tc>
          <w:tcPr>
            <w:tcW w:w="4338" w:type="dxa"/>
          </w:tcPr>
          <w:p w14:paraId="16338CD2" w14:textId="77777777" w:rsidR="00074B6C" w:rsidRPr="00074B6C" w:rsidRDefault="00074B6C" w:rsidP="00074B6C">
            <w:pPr>
              <w:rPr>
                <w:rFonts w:eastAsia="Calibri"/>
              </w:rPr>
            </w:pPr>
            <w:r w:rsidRPr="00074B6C">
              <w:rPr>
                <w:rFonts w:eastAsia="Calibri"/>
              </w:rPr>
              <w:t>Small game hunting</w:t>
            </w:r>
          </w:p>
        </w:tc>
        <w:tc>
          <w:tcPr>
            <w:tcW w:w="2070" w:type="dxa"/>
            <w:vAlign w:val="bottom"/>
          </w:tcPr>
          <w:p w14:paraId="52AE10D5" w14:textId="77777777" w:rsidR="00074B6C" w:rsidRPr="00074B6C" w:rsidRDefault="00074B6C" w:rsidP="00074B6C">
            <w:pPr>
              <w:rPr>
                <w:rFonts w:eastAsia="Calibri"/>
              </w:rPr>
            </w:pPr>
            <w:r w:rsidRPr="00074B6C">
              <w:rPr>
                <w:rFonts w:eastAsia="Calibri"/>
              </w:rPr>
              <w:t>Nonresident</w:t>
            </w:r>
          </w:p>
        </w:tc>
        <w:tc>
          <w:tcPr>
            <w:tcW w:w="2880" w:type="dxa"/>
          </w:tcPr>
          <w:p w14:paraId="7AC88C39" w14:textId="77777777" w:rsidR="00074B6C" w:rsidRPr="00074B6C" w:rsidRDefault="00074B6C" w:rsidP="00074B6C">
            <w:pPr>
              <w:rPr>
                <w:rFonts w:eastAsia="Calibri"/>
              </w:rPr>
            </w:pPr>
            <w:r w:rsidRPr="00074B6C">
              <w:t xml:space="preserve"> $</w:t>
            </w:r>
            <w:ins w:id="396" w:author="Hernandez, Hilary" w:date="2026-07-27T13:43:00Z" w16du:dateUtc="2026-07-27T19:43:00Z">
              <w:r w:rsidRPr="00074B6C">
                <w:t>105.8</w:t>
              </w:r>
            </w:ins>
            <w:ins w:id="397" w:author="Hernandez, Hilary" w:date="2026-08-18T08:19:00Z" w16du:dateUtc="2026-08-18T14:19:00Z">
              <w:r w:rsidRPr="00074B6C">
                <w:t>0</w:t>
              </w:r>
            </w:ins>
            <w:del w:id="398" w:author="Hernandez, Hilary" w:date="2026-07-27T13:43:00Z" w16du:dateUtc="2026-07-27T19:43:00Z">
              <w:r w:rsidRPr="00074B6C" w:rsidDel="008367DE">
                <w:delText>102.11</w:delText>
              </w:r>
            </w:del>
            <w:r w:rsidRPr="00074B6C">
              <w:t xml:space="preserve">** </w:t>
            </w:r>
          </w:p>
        </w:tc>
      </w:tr>
      <w:tr w:rsidR="00074B6C" w:rsidRPr="00074B6C" w14:paraId="7FA2E75F" w14:textId="77777777" w:rsidTr="00B54E71">
        <w:tc>
          <w:tcPr>
            <w:tcW w:w="4338" w:type="dxa"/>
          </w:tcPr>
          <w:p w14:paraId="0F426B1E" w14:textId="77777777" w:rsidR="00074B6C" w:rsidRPr="00074B6C" w:rsidRDefault="00074B6C" w:rsidP="00074B6C">
            <w:pPr>
              <w:rPr>
                <w:rFonts w:eastAsia="Calibri"/>
              </w:rPr>
            </w:pPr>
            <w:r w:rsidRPr="00074B6C">
              <w:rPr>
                <w:rFonts w:eastAsia="Calibri"/>
              </w:rPr>
              <w:t>Small game - 1 day</w:t>
            </w:r>
          </w:p>
        </w:tc>
        <w:tc>
          <w:tcPr>
            <w:tcW w:w="2070" w:type="dxa"/>
            <w:vAlign w:val="bottom"/>
          </w:tcPr>
          <w:p w14:paraId="02140D2F" w14:textId="77777777" w:rsidR="00074B6C" w:rsidRPr="00074B6C" w:rsidRDefault="00074B6C" w:rsidP="00074B6C">
            <w:pPr>
              <w:rPr>
                <w:rFonts w:eastAsia="Calibri"/>
              </w:rPr>
            </w:pPr>
            <w:r w:rsidRPr="00074B6C">
              <w:rPr>
                <w:rFonts w:eastAsia="Calibri"/>
              </w:rPr>
              <w:t>Resident</w:t>
            </w:r>
          </w:p>
        </w:tc>
        <w:tc>
          <w:tcPr>
            <w:tcW w:w="2880" w:type="dxa"/>
          </w:tcPr>
          <w:p w14:paraId="564A68CA" w14:textId="77777777" w:rsidR="00074B6C" w:rsidRPr="00074B6C" w:rsidRDefault="00074B6C" w:rsidP="00074B6C">
            <w:pPr>
              <w:rPr>
                <w:rFonts w:eastAsia="Calibri"/>
              </w:rPr>
            </w:pPr>
            <w:r w:rsidRPr="00074B6C">
              <w:t xml:space="preserve"> $</w:t>
            </w:r>
            <w:ins w:id="399" w:author="Hernandez, Hilary" w:date="2026-07-27T13:44:00Z" w16du:dateUtc="2026-07-27T19:44:00Z">
              <w:r w:rsidRPr="00074B6C">
                <w:t>15.8</w:t>
              </w:r>
            </w:ins>
            <w:ins w:id="400" w:author="Hernandez, Hilary" w:date="2026-08-18T08:19:00Z" w16du:dateUtc="2026-08-18T14:19:00Z">
              <w:r w:rsidRPr="00074B6C">
                <w:t>5</w:t>
              </w:r>
            </w:ins>
            <w:del w:id="401" w:author="Hernandez, Hilary" w:date="2026-07-27T13:44:00Z" w16du:dateUtc="2026-07-27T19:44:00Z">
              <w:r w:rsidRPr="00074B6C" w:rsidDel="006D5EFF">
                <w:delText>15.32</w:delText>
              </w:r>
            </w:del>
            <w:r w:rsidRPr="00074B6C">
              <w:t xml:space="preserve">** </w:t>
            </w:r>
          </w:p>
        </w:tc>
      </w:tr>
      <w:tr w:rsidR="00074B6C" w:rsidRPr="00074B6C" w14:paraId="2B074A1D" w14:textId="77777777" w:rsidTr="00B54E71">
        <w:tc>
          <w:tcPr>
            <w:tcW w:w="4338" w:type="dxa"/>
          </w:tcPr>
          <w:p w14:paraId="27931E20" w14:textId="77777777" w:rsidR="00074B6C" w:rsidRPr="00074B6C" w:rsidRDefault="00074B6C" w:rsidP="00074B6C">
            <w:pPr>
              <w:rPr>
                <w:rFonts w:eastAsia="Calibri"/>
              </w:rPr>
            </w:pPr>
            <w:r w:rsidRPr="00074B6C">
              <w:rPr>
                <w:rFonts w:eastAsia="Calibri"/>
              </w:rPr>
              <w:t>Small game - 1 day</w:t>
            </w:r>
          </w:p>
        </w:tc>
        <w:tc>
          <w:tcPr>
            <w:tcW w:w="2070" w:type="dxa"/>
            <w:vAlign w:val="bottom"/>
          </w:tcPr>
          <w:p w14:paraId="51F779C8" w14:textId="77777777" w:rsidR="00074B6C" w:rsidRPr="00074B6C" w:rsidRDefault="00074B6C" w:rsidP="00074B6C">
            <w:pPr>
              <w:rPr>
                <w:rFonts w:eastAsia="Calibri"/>
              </w:rPr>
            </w:pPr>
            <w:r w:rsidRPr="00074B6C">
              <w:rPr>
                <w:rFonts w:eastAsia="Calibri"/>
              </w:rPr>
              <w:t>Nonresident</w:t>
            </w:r>
          </w:p>
        </w:tc>
        <w:tc>
          <w:tcPr>
            <w:tcW w:w="2880" w:type="dxa"/>
          </w:tcPr>
          <w:p w14:paraId="1E07C46D" w14:textId="77777777" w:rsidR="00074B6C" w:rsidRPr="00074B6C" w:rsidRDefault="00074B6C" w:rsidP="00074B6C">
            <w:pPr>
              <w:rPr>
                <w:rFonts w:eastAsia="Calibri"/>
              </w:rPr>
            </w:pPr>
            <w:r w:rsidRPr="00074B6C">
              <w:t xml:space="preserve"> $</w:t>
            </w:r>
            <w:ins w:id="402" w:author="Hernandez, Hilary" w:date="2026-07-27T13:44:00Z" w16du:dateUtc="2026-07-27T19:44:00Z">
              <w:r w:rsidRPr="00074B6C">
                <w:t>19.8</w:t>
              </w:r>
            </w:ins>
            <w:ins w:id="403" w:author="Hernandez, Hilary" w:date="2026-08-18T08:19:00Z" w16du:dateUtc="2026-08-18T14:19:00Z">
              <w:r w:rsidRPr="00074B6C">
                <w:t>0</w:t>
              </w:r>
            </w:ins>
            <w:del w:id="404" w:author="Hernandez, Hilary" w:date="2026-07-27T13:44:00Z" w16du:dateUtc="2026-07-27T19:44:00Z">
              <w:r w:rsidRPr="00074B6C" w:rsidDel="006D5EFF">
                <w:delText>19.15</w:delText>
              </w:r>
            </w:del>
            <w:r w:rsidRPr="00074B6C">
              <w:t xml:space="preserve">** </w:t>
            </w:r>
          </w:p>
        </w:tc>
      </w:tr>
      <w:tr w:rsidR="00074B6C" w:rsidRPr="00074B6C" w14:paraId="2002326B" w14:textId="77777777" w:rsidTr="00B54E71">
        <w:tc>
          <w:tcPr>
            <w:tcW w:w="4338" w:type="dxa"/>
          </w:tcPr>
          <w:p w14:paraId="51B2FD12" w14:textId="77777777" w:rsidR="00074B6C" w:rsidRPr="00074B6C" w:rsidRDefault="00074B6C" w:rsidP="00074B6C">
            <w:pPr>
              <w:rPr>
                <w:rFonts w:eastAsia="Calibri"/>
              </w:rPr>
            </w:pPr>
            <w:r w:rsidRPr="00074B6C">
              <w:rPr>
                <w:rFonts w:eastAsia="Calibri"/>
              </w:rPr>
              <w:t xml:space="preserve">Small game - additional day </w:t>
            </w:r>
          </w:p>
        </w:tc>
        <w:tc>
          <w:tcPr>
            <w:tcW w:w="2070" w:type="dxa"/>
            <w:vAlign w:val="bottom"/>
          </w:tcPr>
          <w:p w14:paraId="5AA380C4" w14:textId="77777777" w:rsidR="00074B6C" w:rsidRPr="00074B6C" w:rsidRDefault="00074B6C" w:rsidP="00074B6C">
            <w:pPr>
              <w:rPr>
                <w:rFonts w:eastAsia="Calibri"/>
              </w:rPr>
            </w:pPr>
            <w:r w:rsidRPr="00074B6C">
              <w:rPr>
                <w:rFonts w:eastAsia="Calibri"/>
              </w:rPr>
              <w:t>Resident</w:t>
            </w:r>
          </w:p>
        </w:tc>
        <w:tc>
          <w:tcPr>
            <w:tcW w:w="2880" w:type="dxa"/>
          </w:tcPr>
          <w:p w14:paraId="4D8FC841" w14:textId="77777777" w:rsidR="00074B6C" w:rsidRPr="00074B6C" w:rsidRDefault="00074B6C" w:rsidP="00074B6C">
            <w:pPr>
              <w:rPr>
                <w:rFonts w:eastAsia="Calibri"/>
              </w:rPr>
            </w:pPr>
            <w:r w:rsidRPr="00074B6C">
              <w:t xml:space="preserve"> $</w:t>
            </w:r>
            <w:ins w:id="405" w:author="Hernandez, Hilary" w:date="2026-07-27T13:45:00Z" w16du:dateUtc="2026-07-27T19:45:00Z">
              <w:r w:rsidRPr="00074B6C">
                <w:t>6.6</w:t>
              </w:r>
            </w:ins>
            <w:ins w:id="406" w:author="Hernandez, Hilary" w:date="2026-08-18T08:19:00Z" w16du:dateUtc="2026-08-18T14:19:00Z">
              <w:r w:rsidRPr="00074B6C">
                <w:t>0</w:t>
              </w:r>
            </w:ins>
            <w:del w:id="407" w:author="Hernandez, Hilary" w:date="2026-07-27T13:45:00Z" w16du:dateUtc="2026-07-27T19:45:00Z">
              <w:r w:rsidRPr="00074B6C" w:rsidDel="006D5EFF">
                <w:delText>6.38</w:delText>
              </w:r>
            </w:del>
            <w:r w:rsidRPr="00074B6C">
              <w:t xml:space="preserve">** </w:t>
            </w:r>
          </w:p>
        </w:tc>
      </w:tr>
      <w:tr w:rsidR="00074B6C" w:rsidRPr="00074B6C" w14:paraId="30DF6632" w14:textId="77777777" w:rsidTr="00B54E71">
        <w:tc>
          <w:tcPr>
            <w:tcW w:w="4338" w:type="dxa"/>
          </w:tcPr>
          <w:p w14:paraId="0F54ED52" w14:textId="77777777" w:rsidR="00074B6C" w:rsidRPr="00074B6C" w:rsidRDefault="00074B6C" w:rsidP="00074B6C">
            <w:pPr>
              <w:rPr>
                <w:rFonts w:eastAsia="Calibri"/>
              </w:rPr>
            </w:pPr>
            <w:r w:rsidRPr="00074B6C">
              <w:rPr>
                <w:rFonts w:eastAsia="Calibri"/>
              </w:rPr>
              <w:t>Small game - additional day</w:t>
            </w:r>
          </w:p>
        </w:tc>
        <w:tc>
          <w:tcPr>
            <w:tcW w:w="2070" w:type="dxa"/>
            <w:vAlign w:val="bottom"/>
          </w:tcPr>
          <w:p w14:paraId="482109FA" w14:textId="77777777" w:rsidR="00074B6C" w:rsidRPr="00074B6C" w:rsidRDefault="00074B6C" w:rsidP="00074B6C">
            <w:pPr>
              <w:rPr>
                <w:rFonts w:eastAsia="Calibri"/>
              </w:rPr>
            </w:pPr>
            <w:r w:rsidRPr="00074B6C">
              <w:rPr>
                <w:rFonts w:eastAsia="Calibri"/>
              </w:rPr>
              <w:t>Nonresident</w:t>
            </w:r>
          </w:p>
        </w:tc>
        <w:tc>
          <w:tcPr>
            <w:tcW w:w="2880" w:type="dxa"/>
          </w:tcPr>
          <w:p w14:paraId="36889596" w14:textId="77777777" w:rsidR="00074B6C" w:rsidRPr="00074B6C" w:rsidRDefault="00074B6C" w:rsidP="00074B6C">
            <w:pPr>
              <w:rPr>
                <w:rFonts w:eastAsia="Calibri"/>
              </w:rPr>
            </w:pPr>
            <w:r w:rsidRPr="00074B6C">
              <w:t xml:space="preserve"> $</w:t>
            </w:r>
            <w:ins w:id="408" w:author="Hernandez, Hilary" w:date="2026-07-27T13:45:00Z" w16du:dateUtc="2026-07-27T19:45:00Z">
              <w:r w:rsidRPr="00074B6C">
                <w:t>6.6</w:t>
              </w:r>
            </w:ins>
            <w:ins w:id="409" w:author="Hernandez, Hilary" w:date="2026-08-18T08:19:00Z" w16du:dateUtc="2026-08-18T14:19:00Z">
              <w:r w:rsidRPr="00074B6C">
                <w:t>0</w:t>
              </w:r>
            </w:ins>
            <w:del w:id="410" w:author="Hernandez, Hilary" w:date="2026-07-27T13:45:00Z" w16du:dateUtc="2026-07-27T19:45:00Z">
              <w:r w:rsidRPr="00074B6C" w:rsidDel="006D5EFF">
                <w:delText>6.38</w:delText>
              </w:r>
            </w:del>
            <w:r w:rsidRPr="00074B6C">
              <w:t xml:space="preserve">** </w:t>
            </w:r>
          </w:p>
        </w:tc>
      </w:tr>
      <w:tr w:rsidR="00074B6C" w:rsidRPr="00074B6C" w14:paraId="012E5B8F" w14:textId="77777777" w:rsidTr="00B54E71">
        <w:tc>
          <w:tcPr>
            <w:tcW w:w="4338" w:type="dxa"/>
          </w:tcPr>
          <w:p w14:paraId="056069AE" w14:textId="77777777" w:rsidR="00074B6C" w:rsidRPr="00074B6C" w:rsidRDefault="00074B6C" w:rsidP="00074B6C">
            <w:pPr>
              <w:rPr>
                <w:rFonts w:eastAsia="Calibri"/>
              </w:rPr>
            </w:pPr>
            <w:r w:rsidRPr="00074B6C">
              <w:rPr>
                <w:rFonts w:eastAsia="Calibri"/>
              </w:rPr>
              <w:t>Furbearer license</w:t>
            </w:r>
          </w:p>
        </w:tc>
        <w:tc>
          <w:tcPr>
            <w:tcW w:w="2070" w:type="dxa"/>
            <w:vAlign w:val="bottom"/>
          </w:tcPr>
          <w:p w14:paraId="5EC2DFB2" w14:textId="77777777" w:rsidR="00074B6C" w:rsidRPr="00074B6C" w:rsidRDefault="00074B6C" w:rsidP="00074B6C">
            <w:pPr>
              <w:rPr>
                <w:rFonts w:eastAsia="Calibri"/>
              </w:rPr>
            </w:pPr>
            <w:r w:rsidRPr="00074B6C">
              <w:rPr>
                <w:rFonts w:eastAsia="Calibri"/>
              </w:rPr>
              <w:t>Resident</w:t>
            </w:r>
          </w:p>
        </w:tc>
        <w:tc>
          <w:tcPr>
            <w:tcW w:w="2880" w:type="dxa"/>
          </w:tcPr>
          <w:p w14:paraId="750CA54C" w14:textId="77777777" w:rsidR="00074B6C" w:rsidRPr="00074B6C" w:rsidRDefault="00074B6C" w:rsidP="00074B6C">
            <w:pPr>
              <w:rPr>
                <w:rFonts w:eastAsia="Calibri"/>
              </w:rPr>
            </w:pPr>
            <w:r w:rsidRPr="00074B6C">
              <w:t xml:space="preserve"> $</w:t>
            </w:r>
            <w:ins w:id="411" w:author="Hernandez, Hilary" w:date="2026-07-27T13:46:00Z" w16du:dateUtc="2026-07-27T19:46:00Z">
              <w:r w:rsidRPr="00074B6C">
                <w:t>37.0</w:t>
              </w:r>
            </w:ins>
            <w:ins w:id="412" w:author="Hernandez, Hilary" w:date="2026-08-18T08:19:00Z" w16du:dateUtc="2026-08-18T14:19:00Z">
              <w:r w:rsidRPr="00074B6C">
                <w:t>0</w:t>
              </w:r>
            </w:ins>
            <w:del w:id="413" w:author="Hernandez, Hilary" w:date="2026-07-27T13:46:00Z" w16du:dateUtc="2026-07-27T19:46:00Z">
              <w:r w:rsidRPr="00074B6C" w:rsidDel="007B30EC">
                <w:delText>35.74</w:delText>
              </w:r>
            </w:del>
            <w:r w:rsidRPr="00074B6C">
              <w:t xml:space="preserve">** </w:t>
            </w:r>
          </w:p>
        </w:tc>
      </w:tr>
      <w:tr w:rsidR="00074B6C" w:rsidRPr="00074B6C" w14:paraId="16D71024" w14:textId="77777777" w:rsidTr="00B54E71">
        <w:tc>
          <w:tcPr>
            <w:tcW w:w="4338" w:type="dxa"/>
          </w:tcPr>
          <w:p w14:paraId="6A7B35AB" w14:textId="77777777" w:rsidR="00074B6C" w:rsidRPr="00074B6C" w:rsidRDefault="00074B6C" w:rsidP="00074B6C">
            <w:pPr>
              <w:rPr>
                <w:rFonts w:eastAsia="Calibri"/>
              </w:rPr>
            </w:pPr>
            <w:r w:rsidRPr="00074B6C">
              <w:rPr>
                <w:rFonts w:eastAsia="Calibri"/>
              </w:rPr>
              <w:t>Furbearer license</w:t>
            </w:r>
          </w:p>
        </w:tc>
        <w:tc>
          <w:tcPr>
            <w:tcW w:w="2070" w:type="dxa"/>
            <w:vAlign w:val="bottom"/>
          </w:tcPr>
          <w:p w14:paraId="13C6CE39" w14:textId="77777777" w:rsidR="00074B6C" w:rsidRPr="00074B6C" w:rsidRDefault="00074B6C" w:rsidP="00074B6C">
            <w:pPr>
              <w:rPr>
                <w:rFonts w:eastAsia="Calibri"/>
              </w:rPr>
            </w:pPr>
            <w:r w:rsidRPr="00074B6C">
              <w:rPr>
                <w:rFonts w:eastAsia="Calibri"/>
              </w:rPr>
              <w:t>Nonresident</w:t>
            </w:r>
          </w:p>
        </w:tc>
        <w:tc>
          <w:tcPr>
            <w:tcW w:w="2880" w:type="dxa"/>
          </w:tcPr>
          <w:p w14:paraId="4CE20B44" w14:textId="77777777" w:rsidR="00074B6C" w:rsidRPr="00074B6C" w:rsidRDefault="00074B6C" w:rsidP="00074B6C">
            <w:pPr>
              <w:rPr>
                <w:rFonts w:eastAsia="Calibri"/>
              </w:rPr>
            </w:pPr>
            <w:r w:rsidRPr="00074B6C">
              <w:t xml:space="preserve"> $</w:t>
            </w:r>
            <w:ins w:id="414" w:author="Hernandez, Hilary" w:date="2026-07-27T13:46:00Z" w16du:dateUtc="2026-07-27T19:46:00Z">
              <w:r w:rsidRPr="00074B6C">
                <w:t>105.8</w:t>
              </w:r>
            </w:ins>
            <w:ins w:id="415" w:author="Hernandez, Hilary" w:date="2026-08-18T08:19:00Z" w16du:dateUtc="2026-08-18T14:19:00Z">
              <w:r w:rsidRPr="00074B6C">
                <w:t>0</w:t>
              </w:r>
            </w:ins>
            <w:del w:id="416" w:author="Hernandez, Hilary" w:date="2026-07-27T13:46:00Z" w16du:dateUtc="2026-07-27T19:46:00Z">
              <w:r w:rsidRPr="00074B6C" w:rsidDel="007B30EC">
                <w:delText>102.11</w:delText>
              </w:r>
            </w:del>
            <w:r w:rsidRPr="00074B6C">
              <w:t xml:space="preserve">** </w:t>
            </w:r>
          </w:p>
        </w:tc>
      </w:tr>
      <w:tr w:rsidR="00074B6C" w:rsidRPr="00074B6C" w14:paraId="10E40EA7" w14:textId="77777777" w:rsidTr="00B54E71">
        <w:tc>
          <w:tcPr>
            <w:tcW w:w="4338" w:type="dxa"/>
          </w:tcPr>
          <w:p w14:paraId="5392DFC9" w14:textId="77777777" w:rsidR="00074B6C" w:rsidRPr="00074B6C" w:rsidRDefault="00074B6C" w:rsidP="00074B6C">
            <w:pPr>
              <w:rPr>
                <w:rFonts w:eastAsia="Calibri"/>
              </w:rPr>
            </w:pPr>
            <w:r w:rsidRPr="00074B6C">
              <w:rPr>
                <w:rFonts w:eastAsia="Calibri"/>
              </w:rPr>
              <w:t>Turkey, fall</w:t>
            </w:r>
          </w:p>
        </w:tc>
        <w:tc>
          <w:tcPr>
            <w:tcW w:w="2070" w:type="dxa"/>
            <w:vAlign w:val="bottom"/>
          </w:tcPr>
          <w:p w14:paraId="44A01064" w14:textId="77777777" w:rsidR="00074B6C" w:rsidRPr="00074B6C" w:rsidRDefault="00074B6C" w:rsidP="00074B6C">
            <w:pPr>
              <w:rPr>
                <w:rFonts w:eastAsia="Calibri"/>
              </w:rPr>
            </w:pPr>
            <w:r w:rsidRPr="00074B6C">
              <w:rPr>
                <w:rFonts w:eastAsia="Calibri"/>
              </w:rPr>
              <w:t>Resident</w:t>
            </w:r>
          </w:p>
        </w:tc>
        <w:tc>
          <w:tcPr>
            <w:tcW w:w="2880" w:type="dxa"/>
          </w:tcPr>
          <w:p w14:paraId="4BA19528" w14:textId="77777777" w:rsidR="00074B6C" w:rsidRPr="00074B6C" w:rsidRDefault="00074B6C" w:rsidP="00074B6C">
            <w:pPr>
              <w:rPr>
                <w:rFonts w:eastAsia="Calibri"/>
              </w:rPr>
            </w:pPr>
            <w:r w:rsidRPr="00074B6C">
              <w:t xml:space="preserve"> $</w:t>
            </w:r>
            <w:ins w:id="417" w:author="Hernandez, Hilary" w:date="2026-07-27T13:46:00Z" w16du:dateUtc="2026-07-27T19:46:00Z">
              <w:r w:rsidRPr="00074B6C">
                <w:t>30.4</w:t>
              </w:r>
            </w:ins>
            <w:ins w:id="418" w:author="Hernandez, Hilary" w:date="2026-08-18T08:19:00Z" w16du:dateUtc="2026-08-18T14:19:00Z">
              <w:r w:rsidRPr="00074B6C">
                <w:t>0</w:t>
              </w:r>
            </w:ins>
            <w:del w:id="419" w:author="Hernandez, Hilary" w:date="2026-07-27T13:46:00Z" w16du:dateUtc="2026-07-27T19:46:00Z">
              <w:r w:rsidRPr="00074B6C" w:rsidDel="007B30EC">
                <w:delText>29.36</w:delText>
              </w:r>
            </w:del>
            <w:r w:rsidRPr="00074B6C">
              <w:t xml:space="preserve">** </w:t>
            </w:r>
          </w:p>
        </w:tc>
      </w:tr>
      <w:tr w:rsidR="00074B6C" w:rsidRPr="00074B6C" w14:paraId="41970B0D" w14:textId="77777777" w:rsidTr="00B54E71">
        <w:tc>
          <w:tcPr>
            <w:tcW w:w="4338" w:type="dxa"/>
          </w:tcPr>
          <w:p w14:paraId="1812DE75" w14:textId="77777777" w:rsidR="00074B6C" w:rsidRPr="00074B6C" w:rsidRDefault="00074B6C" w:rsidP="00074B6C">
            <w:pPr>
              <w:rPr>
                <w:rFonts w:eastAsia="Calibri"/>
              </w:rPr>
            </w:pPr>
            <w:r w:rsidRPr="00074B6C">
              <w:rPr>
                <w:rFonts w:eastAsia="Calibri"/>
              </w:rPr>
              <w:t>Turkey, fall</w:t>
            </w:r>
          </w:p>
        </w:tc>
        <w:tc>
          <w:tcPr>
            <w:tcW w:w="2070" w:type="dxa"/>
            <w:vAlign w:val="bottom"/>
          </w:tcPr>
          <w:p w14:paraId="26ECF46A" w14:textId="77777777" w:rsidR="00074B6C" w:rsidRPr="00074B6C" w:rsidRDefault="00074B6C" w:rsidP="00074B6C">
            <w:pPr>
              <w:rPr>
                <w:rFonts w:eastAsia="Calibri"/>
              </w:rPr>
            </w:pPr>
            <w:r w:rsidRPr="00074B6C">
              <w:rPr>
                <w:rFonts w:eastAsia="Calibri"/>
              </w:rPr>
              <w:t>Nonresident</w:t>
            </w:r>
          </w:p>
        </w:tc>
        <w:tc>
          <w:tcPr>
            <w:tcW w:w="2880" w:type="dxa"/>
          </w:tcPr>
          <w:p w14:paraId="6B694C0A" w14:textId="77777777" w:rsidR="00074B6C" w:rsidRPr="00074B6C" w:rsidRDefault="00074B6C" w:rsidP="00074B6C">
            <w:pPr>
              <w:rPr>
                <w:rFonts w:eastAsia="Calibri"/>
              </w:rPr>
            </w:pPr>
            <w:r w:rsidRPr="00074B6C">
              <w:t xml:space="preserve"> $</w:t>
            </w:r>
            <w:ins w:id="420" w:author="Hernandez, Hilary" w:date="2026-07-27T13:46:00Z" w16du:dateUtc="2026-07-27T19:46:00Z">
              <w:r w:rsidRPr="00074B6C">
                <w:t>198.40</w:t>
              </w:r>
            </w:ins>
            <w:del w:id="421" w:author="Hernandez, Hilary" w:date="2026-07-27T13:46:00Z" w16du:dateUtc="2026-07-27T19:46:00Z">
              <w:r w:rsidRPr="00074B6C" w:rsidDel="007B30EC">
                <w:delText>191.46</w:delText>
              </w:r>
            </w:del>
            <w:r w:rsidRPr="00074B6C">
              <w:t xml:space="preserve">** </w:t>
            </w:r>
          </w:p>
        </w:tc>
      </w:tr>
      <w:tr w:rsidR="00074B6C" w:rsidRPr="00074B6C" w14:paraId="2534FFF5" w14:textId="77777777" w:rsidTr="00B54E71">
        <w:tc>
          <w:tcPr>
            <w:tcW w:w="4338" w:type="dxa"/>
          </w:tcPr>
          <w:p w14:paraId="5A8FCF75" w14:textId="77777777" w:rsidR="00074B6C" w:rsidRPr="00074B6C" w:rsidRDefault="00074B6C" w:rsidP="00074B6C">
            <w:pPr>
              <w:rPr>
                <w:rFonts w:eastAsia="Calibri"/>
              </w:rPr>
            </w:pPr>
            <w:r w:rsidRPr="00074B6C">
              <w:rPr>
                <w:rFonts w:eastAsia="Calibri"/>
              </w:rPr>
              <w:t>Turkey, spring</w:t>
            </w:r>
          </w:p>
        </w:tc>
        <w:tc>
          <w:tcPr>
            <w:tcW w:w="2070" w:type="dxa"/>
            <w:vAlign w:val="bottom"/>
          </w:tcPr>
          <w:p w14:paraId="5A169E42" w14:textId="77777777" w:rsidR="00074B6C" w:rsidRPr="00074B6C" w:rsidRDefault="00074B6C" w:rsidP="00074B6C">
            <w:pPr>
              <w:rPr>
                <w:rFonts w:eastAsia="Calibri"/>
              </w:rPr>
            </w:pPr>
            <w:r w:rsidRPr="00074B6C">
              <w:rPr>
                <w:rFonts w:eastAsia="Calibri"/>
              </w:rPr>
              <w:t>Resident</w:t>
            </w:r>
          </w:p>
        </w:tc>
        <w:tc>
          <w:tcPr>
            <w:tcW w:w="2880" w:type="dxa"/>
          </w:tcPr>
          <w:p w14:paraId="30C23341" w14:textId="77777777" w:rsidR="00074B6C" w:rsidRPr="00074B6C" w:rsidRDefault="00074B6C" w:rsidP="00074B6C">
            <w:pPr>
              <w:rPr>
                <w:rFonts w:eastAsia="Calibri"/>
              </w:rPr>
            </w:pPr>
            <w:r w:rsidRPr="00074B6C">
              <w:t xml:space="preserve"> $</w:t>
            </w:r>
            <w:ins w:id="422" w:author="Hernandez, Hilary" w:date="2026-07-27T13:46:00Z" w16du:dateUtc="2026-07-27T19:46:00Z">
              <w:r w:rsidRPr="00074B6C">
                <w:t>37.0</w:t>
              </w:r>
            </w:ins>
            <w:ins w:id="423" w:author="Hernandez, Hilary" w:date="2026-08-18T08:19:00Z" w16du:dateUtc="2026-08-18T14:19:00Z">
              <w:r w:rsidRPr="00074B6C">
                <w:t>0</w:t>
              </w:r>
            </w:ins>
            <w:del w:id="424" w:author="Hernandez, Hilary" w:date="2026-07-27T13:46:00Z" w16du:dateUtc="2026-07-27T19:46:00Z">
              <w:r w:rsidRPr="00074B6C" w:rsidDel="007B30EC">
                <w:delText>35.</w:delText>
              </w:r>
            </w:del>
            <w:del w:id="425" w:author="Hernandez, Hilary" w:date="2026-07-27T13:47:00Z" w16du:dateUtc="2026-07-27T19:47:00Z">
              <w:r w:rsidRPr="00074B6C" w:rsidDel="007B30EC">
                <w:delText>74</w:delText>
              </w:r>
            </w:del>
            <w:r w:rsidRPr="00074B6C">
              <w:t xml:space="preserve">** </w:t>
            </w:r>
          </w:p>
        </w:tc>
      </w:tr>
      <w:tr w:rsidR="00074B6C" w:rsidRPr="00074B6C" w14:paraId="3EC23009" w14:textId="77777777" w:rsidTr="00B54E71">
        <w:tc>
          <w:tcPr>
            <w:tcW w:w="4338" w:type="dxa"/>
          </w:tcPr>
          <w:p w14:paraId="7D4C2E72" w14:textId="77777777" w:rsidR="00074B6C" w:rsidRPr="00074B6C" w:rsidRDefault="00074B6C" w:rsidP="00074B6C">
            <w:pPr>
              <w:rPr>
                <w:rFonts w:eastAsia="Calibri"/>
              </w:rPr>
            </w:pPr>
            <w:r w:rsidRPr="00074B6C">
              <w:rPr>
                <w:rFonts w:eastAsia="Calibri"/>
              </w:rPr>
              <w:t>Turkey, spring</w:t>
            </w:r>
          </w:p>
        </w:tc>
        <w:tc>
          <w:tcPr>
            <w:tcW w:w="2070" w:type="dxa"/>
            <w:vAlign w:val="bottom"/>
          </w:tcPr>
          <w:p w14:paraId="6E9EC073" w14:textId="77777777" w:rsidR="00074B6C" w:rsidRPr="00074B6C" w:rsidRDefault="00074B6C" w:rsidP="00074B6C">
            <w:pPr>
              <w:rPr>
                <w:rFonts w:eastAsia="Calibri"/>
              </w:rPr>
            </w:pPr>
            <w:r w:rsidRPr="00074B6C">
              <w:rPr>
                <w:rFonts w:eastAsia="Calibri"/>
              </w:rPr>
              <w:t>Nonresident</w:t>
            </w:r>
          </w:p>
        </w:tc>
        <w:tc>
          <w:tcPr>
            <w:tcW w:w="2880" w:type="dxa"/>
          </w:tcPr>
          <w:p w14:paraId="5B49F17D" w14:textId="77777777" w:rsidR="00074B6C" w:rsidRPr="00074B6C" w:rsidRDefault="00074B6C" w:rsidP="00074B6C">
            <w:pPr>
              <w:rPr>
                <w:rFonts w:eastAsia="Calibri"/>
              </w:rPr>
            </w:pPr>
            <w:r w:rsidRPr="00074B6C">
              <w:t xml:space="preserve"> $</w:t>
            </w:r>
            <w:ins w:id="426" w:author="Hernandez, Hilary" w:date="2026-07-27T13:47:00Z" w16du:dateUtc="2026-07-27T19:47:00Z">
              <w:r w:rsidRPr="00074B6C">
                <w:t>198.40</w:t>
              </w:r>
            </w:ins>
            <w:del w:id="427" w:author="Hernandez, Hilary" w:date="2026-07-27T13:47:00Z" w16du:dateUtc="2026-07-27T19:47:00Z">
              <w:r w:rsidRPr="00074B6C" w:rsidDel="007B30EC">
                <w:delText>191.46</w:delText>
              </w:r>
            </w:del>
            <w:r w:rsidRPr="00074B6C">
              <w:t xml:space="preserve">** </w:t>
            </w:r>
          </w:p>
        </w:tc>
      </w:tr>
      <w:tr w:rsidR="00074B6C" w:rsidRPr="00074B6C" w14:paraId="2434D0D8" w14:textId="77777777" w:rsidTr="00B54E71">
        <w:tc>
          <w:tcPr>
            <w:tcW w:w="4338" w:type="dxa"/>
          </w:tcPr>
          <w:p w14:paraId="3AB9AB20" w14:textId="77777777" w:rsidR="00074B6C" w:rsidRPr="00074B6C" w:rsidRDefault="00074B6C" w:rsidP="00074B6C">
            <w:pPr>
              <w:rPr>
                <w:rFonts w:eastAsia="Calibri"/>
              </w:rPr>
            </w:pPr>
            <w:r w:rsidRPr="00074B6C">
              <w:rPr>
                <w:rFonts w:eastAsia="Calibri"/>
              </w:rPr>
              <w:t>Turkey (youth)</w:t>
            </w:r>
          </w:p>
        </w:tc>
        <w:tc>
          <w:tcPr>
            <w:tcW w:w="2070" w:type="dxa"/>
            <w:vAlign w:val="bottom"/>
          </w:tcPr>
          <w:p w14:paraId="7FE6CD01" w14:textId="77777777" w:rsidR="00074B6C" w:rsidRPr="00074B6C" w:rsidRDefault="00074B6C" w:rsidP="00074B6C">
            <w:pPr>
              <w:rPr>
                <w:rFonts w:eastAsia="Calibri"/>
              </w:rPr>
            </w:pPr>
            <w:r w:rsidRPr="00074B6C">
              <w:rPr>
                <w:rFonts w:eastAsia="Calibri"/>
              </w:rPr>
              <w:t>Resident</w:t>
            </w:r>
          </w:p>
        </w:tc>
        <w:tc>
          <w:tcPr>
            <w:tcW w:w="2880" w:type="dxa"/>
          </w:tcPr>
          <w:p w14:paraId="54538C29" w14:textId="77777777" w:rsidR="00074B6C" w:rsidRPr="00074B6C" w:rsidRDefault="00074B6C" w:rsidP="00074B6C">
            <w:pPr>
              <w:rPr>
                <w:rFonts w:eastAsia="Calibri"/>
              </w:rPr>
            </w:pPr>
            <w:r w:rsidRPr="00074B6C">
              <w:t xml:space="preserve"> $</w:t>
            </w:r>
            <w:ins w:id="428" w:author="Hernandez, Hilary" w:date="2026-07-27T13:47:00Z" w16du:dateUtc="2026-07-27T19:47:00Z">
              <w:r w:rsidRPr="00074B6C">
                <w:t>18.5</w:t>
              </w:r>
            </w:ins>
            <w:ins w:id="429" w:author="Hernandez, Hilary" w:date="2026-08-18T08:19:00Z" w16du:dateUtc="2026-08-18T14:19:00Z">
              <w:r w:rsidRPr="00074B6C">
                <w:t>0</w:t>
              </w:r>
            </w:ins>
            <w:del w:id="430" w:author="Hernandez, Hilary" w:date="2026-07-27T13:47:00Z" w16du:dateUtc="2026-07-27T19:47:00Z">
              <w:r w:rsidRPr="00074B6C" w:rsidDel="007B30EC">
                <w:delText>17.87</w:delText>
              </w:r>
            </w:del>
            <w:r w:rsidRPr="00074B6C">
              <w:t xml:space="preserve">** </w:t>
            </w:r>
          </w:p>
        </w:tc>
      </w:tr>
      <w:tr w:rsidR="00074B6C" w:rsidRPr="00074B6C" w14:paraId="5E0D7979" w14:textId="77777777" w:rsidTr="00B54E71">
        <w:tc>
          <w:tcPr>
            <w:tcW w:w="4338" w:type="dxa"/>
          </w:tcPr>
          <w:p w14:paraId="193CC10B" w14:textId="77777777" w:rsidR="00074B6C" w:rsidRPr="00074B6C" w:rsidRDefault="00074B6C" w:rsidP="00074B6C">
            <w:pPr>
              <w:rPr>
                <w:rFonts w:eastAsia="Calibri"/>
              </w:rPr>
            </w:pPr>
            <w:r w:rsidRPr="00074B6C">
              <w:rPr>
                <w:rFonts w:eastAsia="Calibri"/>
              </w:rPr>
              <w:t>Turkey (youth)</w:t>
            </w:r>
          </w:p>
        </w:tc>
        <w:tc>
          <w:tcPr>
            <w:tcW w:w="2070" w:type="dxa"/>
            <w:vAlign w:val="bottom"/>
          </w:tcPr>
          <w:p w14:paraId="4AC67CEA" w14:textId="77777777" w:rsidR="00074B6C" w:rsidRPr="00074B6C" w:rsidRDefault="00074B6C" w:rsidP="00074B6C">
            <w:pPr>
              <w:rPr>
                <w:rFonts w:eastAsia="Calibri"/>
              </w:rPr>
            </w:pPr>
            <w:r w:rsidRPr="00074B6C">
              <w:rPr>
                <w:rFonts w:eastAsia="Calibri"/>
              </w:rPr>
              <w:t>Nonresident</w:t>
            </w:r>
          </w:p>
        </w:tc>
        <w:tc>
          <w:tcPr>
            <w:tcW w:w="2880" w:type="dxa"/>
          </w:tcPr>
          <w:p w14:paraId="3BB30682" w14:textId="77777777" w:rsidR="00074B6C" w:rsidRPr="00074B6C" w:rsidRDefault="00074B6C" w:rsidP="00074B6C">
            <w:pPr>
              <w:rPr>
                <w:rFonts w:eastAsia="Calibri"/>
              </w:rPr>
            </w:pPr>
            <w:r w:rsidRPr="00074B6C">
              <w:t xml:space="preserve"> $</w:t>
            </w:r>
            <w:ins w:id="431" w:author="Hernandez, Hilary" w:date="2026-07-27T13:47:00Z" w16du:dateUtc="2026-07-27T19:47:00Z">
              <w:r w:rsidRPr="00074B6C">
                <w:t>132.2</w:t>
              </w:r>
            </w:ins>
            <w:ins w:id="432" w:author="Hernandez, Hilary" w:date="2026-08-18T08:19:00Z" w16du:dateUtc="2026-08-18T14:19:00Z">
              <w:r w:rsidRPr="00074B6C">
                <w:t>5</w:t>
              </w:r>
            </w:ins>
            <w:del w:id="433" w:author="Hernandez, Hilary" w:date="2026-07-27T13:47:00Z" w16du:dateUtc="2026-07-27T19:47:00Z">
              <w:r w:rsidRPr="00074B6C" w:rsidDel="007B30EC">
                <w:delText>127.64</w:delText>
              </w:r>
            </w:del>
            <w:r w:rsidRPr="00074B6C">
              <w:t xml:space="preserve">** </w:t>
            </w:r>
          </w:p>
        </w:tc>
      </w:tr>
      <w:tr w:rsidR="00074B6C" w:rsidRPr="00074B6C" w14:paraId="0B4C7759" w14:textId="77777777" w:rsidTr="00B54E71">
        <w:tc>
          <w:tcPr>
            <w:tcW w:w="4338" w:type="dxa"/>
          </w:tcPr>
          <w:p w14:paraId="45FA0567" w14:textId="77777777" w:rsidR="00074B6C" w:rsidRPr="00074B6C" w:rsidRDefault="00074B6C" w:rsidP="00074B6C">
            <w:pPr>
              <w:rPr>
                <w:rFonts w:eastAsia="Calibri"/>
              </w:rPr>
            </w:pPr>
            <w:r w:rsidRPr="00074B6C">
              <w:rPr>
                <w:rFonts w:eastAsia="Calibri"/>
              </w:rPr>
              <w:t>Combination fishing and small game hunting</w:t>
            </w:r>
          </w:p>
        </w:tc>
        <w:tc>
          <w:tcPr>
            <w:tcW w:w="2070" w:type="dxa"/>
            <w:vAlign w:val="bottom"/>
          </w:tcPr>
          <w:p w14:paraId="23AE1038" w14:textId="77777777" w:rsidR="00074B6C" w:rsidRPr="00074B6C" w:rsidRDefault="00074B6C" w:rsidP="00074B6C">
            <w:pPr>
              <w:rPr>
                <w:rFonts w:eastAsia="Calibri"/>
              </w:rPr>
            </w:pPr>
            <w:r w:rsidRPr="00074B6C">
              <w:rPr>
                <w:rFonts w:eastAsia="Calibri"/>
              </w:rPr>
              <w:t>Resident</w:t>
            </w:r>
          </w:p>
        </w:tc>
        <w:tc>
          <w:tcPr>
            <w:tcW w:w="2880" w:type="dxa"/>
          </w:tcPr>
          <w:p w14:paraId="67B0F8FA" w14:textId="77777777" w:rsidR="00074B6C" w:rsidRPr="00074B6C" w:rsidRDefault="00074B6C" w:rsidP="00074B6C">
            <w:pPr>
              <w:rPr>
                <w:rFonts w:eastAsia="Calibri"/>
              </w:rPr>
            </w:pPr>
            <w:r w:rsidRPr="00074B6C">
              <w:t xml:space="preserve"> $</w:t>
            </w:r>
            <w:ins w:id="434" w:author="Hernandez, Hilary" w:date="2026-07-27T13:47:00Z" w16du:dateUtc="2026-07-27T19:47:00Z">
              <w:r w:rsidRPr="00074B6C">
                <w:t>63.4</w:t>
              </w:r>
            </w:ins>
            <w:ins w:id="435" w:author="Hernandez, Hilary" w:date="2026-08-18T08:19:00Z" w16du:dateUtc="2026-08-18T14:19:00Z">
              <w:r w:rsidRPr="00074B6C">
                <w:t>5</w:t>
              </w:r>
            </w:ins>
            <w:del w:id="436" w:author="Hernandez, Hilary" w:date="2026-07-27T13:47:00Z" w16du:dateUtc="2026-07-27T19:47:00Z">
              <w:r w:rsidRPr="00074B6C" w:rsidDel="007B30EC">
                <w:delText>61.27</w:delText>
              </w:r>
            </w:del>
            <w:r w:rsidRPr="00074B6C">
              <w:t xml:space="preserve">** </w:t>
            </w:r>
          </w:p>
        </w:tc>
      </w:tr>
      <w:tr w:rsidR="00074B6C" w:rsidRPr="00074B6C" w14:paraId="6C96A3FE" w14:textId="77777777" w:rsidTr="00B54E71">
        <w:tc>
          <w:tcPr>
            <w:tcW w:w="4338" w:type="dxa"/>
          </w:tcPr>
          <w:p w14:paraId="0F8B53B9" w14:textId="77777777" w:rsidR="00074B6C" w:rsidRPr="00074B6C" w:rsidRDefault="00074B6C" w:rsidP="00074B6C">
            <w:pPr>
              <w:rPr>
                <w:rFonts w:eastAsia="Calibri"/>
              </w:rPr>
            </w:pPr>
            <w:r w:rsidRPr="00074B6C">
              <w:rPr>
                <w:rFonts w:eastAsia="Calibri"/>
              </w:rPr>
              <w:t>Senior (ages 64 and older) combination fishing and small game hunting</w:t>
            </w:r>
          </w:p>
        </w:tc>
        <w:tc>
          <w:tcPr>
            <w:tcW w:w="2070" w:type="dxa"/>
            <w:vAlign w:val="bottom"/>
          </w:tcPr>
          <w:p w14:paraId="6F179122" w14:textId="77777777" w:rsidR="00074B6C" w:rsidRPr="00074B6C" w:rsidRDefault="00074B6C" w:rsidP="00074B6C">
            <w:pPr>
              <w:rPr>
                <w:rFonts w:eastAsia="Calibri"/>
              </w:rPr>
            </w:pPr>
            <w:r w:rsidRPr="00074B6C">
              <w:rPr>
                <w:rFonts w:eastAsia="Calibri"/>
              </w:rPr>
              <w:t>Resident</w:t>
            </w:r>
          </w:p>
        </w:tc>
        <w:tc>
          <w:tcPr>
            <w:tcW w:w="2880" w:type="dxa"/>
          </w:tcPr>
          <w:p w14:paraId="7627B6A4" w14:textId="77777777" w:rsidR="00074B6C" w:rsidRPr="00074B6C" w:rsidRDefault="00074B6C" w:rsidP="00074B6C">
            <w:pPr>
              <w:rPr>
                <w:rFonts w:eastAsia="Calibri"/>
              </w:rPr>
            </w:pPr>
            <w:r w:rsidRPr="00074B6C">
              <w:t xml:space="preserve"> $</w:t>
            </w:r>
            <w:ins w:id="437" w:author="Hernandez, Hilary" w:date="2026-07-27T13:47:00Z" w16du:dateUtc="2026-07-27T19:47:00Z">
              <w:r w:rsidRPr="00074B6C">
                <w:t>36.</w:t>
              </w:r>
            </w:ins>
            <w:ins w:id="438" w:author="Hernandez, Hilary" w:date="2026-07-27T13:48:00Z" w16du:dateUtc="2026-07-27T19:48:00Z">
              <w:r w:rsidRPr="00074B6C">
                <w:t>55</w:t>
              </w:r>
            </w:ins>
            <w:del w:id="439" w:author="Hernandez, Hilary" w:date="2026-07-27T13:48:00Z" w16du:dateUtc="2026-07-27T19:48:00Z">
              <w:r w:rsidRPr="00074B6C" w:rsidDel="007B30EC">
                <w:delText>35.28</w:delText>
              </w:r>
            </w:del>
            <w:r w:rsidRPr="00074B6C">
              <w:t xml:space="preserve">** </w:t>
            </w:r>
          </w:p>
        </w:tc>
      </w:tr>
      <w:tr w:rsidR="00074B6C" w:rsidRPr="00074B6C" w14:paraId="73DAD92D" w14:textId="77777777" w:rsidTr="00B54E71">
        <w:tc>
          <w:tcPr>
            <w:tcW w:w="4338" w:type="dxa"/>
          </w:tcPr>
          <w:p w14:paraId="6A1E2F32" w14:textId="77777777" w:rsidR="00074B6C" w:rsidRPr="00074B6C" w:rsidRDefault="00074B6C" w:rsidP="00074B6C">
            <w:pPr>
              <w:rPr>
                <w:rFonts w:eastAsia="Calibri"/>
              </w:rPr>
            </w:pPr>
            <w:r w:rsidRPr="00074B6C">
              <w:rPr>
                <w:rFonts w:eastAsia="Calibri"/>
              </w:rPr>
              <w:t>Pronghorn</w:t>
            </w:r>
          </w:p>
        </w:tc>
        <w:tc>
          <w:tcPr>
            <w:tcW w:w="2070" w:type="dxa"/>
            <w:vAlign w:val="bottom"/>
          </w:tcPr>
          <w:p w14:paraId="23058EF9" w14:textId="77777777" w:rsidR="00074B6C" w:rsidRPr="00074B6C" w:rsidRDefault="00074B6C" w:rsidP="00074B6C">
            <w:pPr>
              <w:rPr>
                <w:rFonts w:eastAsia="Calibri"/>
              </w:rPr>
            </w:pPr>
            <w:r w:rsidRPr="00074B6C">
              <w:rPr>
                <w:rFonts w:eastAsia="Calibri"/>
              </w:rPr>
              <w:t>Resident</w:t>
            </w:r>
          </w:p>
        </w:tc>
        <w:tc>
          <w:tcPr>
            <w:tcW w:w="2880" w:type="dxa"/>
          </w:tcPr>
          <w:p w14:paraId="274A98F6" w14:textId="77777777" w:rsidR="00074B6C" w:rsidRPr="00074B6C" w:rsidRDefault="00074B6C" w:rsidP="00074B6C">
            <w:pPr>
              <w:rPr>
                <w:rFonts w:eastAsia="Calibri"/>
              </w:rPr>
            </w:pPr>
            <w:r w:rsidRPr="00074B6C">
              <w:t xml:space="preserve"> $</w:t>
            </w:r>
            <w:ins w:id="440" w:author="Hernandez, Hilary" w:date="2026-07-27T13:48:00Z" w16du:dateUtc="2026-07-27T19:48:00Z">
              <w:r w:rsidRPr="00074B6C">
                <w:t>50.2</w:t>
              </w:r>
            </w:ins>
            <w:ins w:id="441" w:author="Hernandez, Hilary" w:date="2026-08-18T08:20:00Z" w16du:dateUtc="2026-08-18T14:20:00Z">
              <w:r w:rsidRPr="00074B6C">
                <w:t>5</w:t>
              </w:r>
            </w:ins>
            <w:del w:id="442" w:author="Hernandez, Hilary" w:date="2026-07-27T13:48:00Z" w16du:dateUtc="2026-07-27T19:48:00Z">
              <w:r w:rsidRPr="00074B6C" w:rsidDel="00021247">
                <w:delText>48.50</w:delText>
              </w:r>
            </w:del>
            <w:r w:rsidRPr="00074B6C">
              <w:t xml:space="preserve">** </w:t>
            </w:r>
          </w:p>
        </w:tc>
      </w:tr>
      <w:tr w:rsidR="00074B6C" w:rsidRPr="00074B6C" w14:paraId="28B8957C" w14:textId="77777777" w:rsidTr="00B54E71">
        <w:tc>
          <w:tcPr>
            <w:tcW w:w="4338" w:type="dxa"/>
          </w:tcPr>
          <w:p w14:paraId="2DCA7BF3" w14:textId="77777777" w:rsidR="00074B6C" w:rsidRPr="00074B6C" w:rsidRDefault="00074B6C" w:rsidP="00074B6C">
            <w:pPr>
              <w:rPr>
                <w:rFonts w:eastAsia="Calibri"/>
              </w:rPr>
            </w:pPr>
            <w:r w:rsidRPr="00074B6C">
              <w:rPr>
                <w:rFonts w:eastAsia="Calibri"/>
              </w:rPr>
              <w:t>Pronghorn </w:t>
            </w:r>
          </w:p>
        </w:tc>
        <w:tc>
          <w:tcPr>
            <w:tcW w:w="2070" w:type="dxa"/>
            <w:vAlign w:val="bottom"/>
          </w:tcPr>
          <w:p w14:paraId="4C01E2A2" w14:textId="77777777" w:rsidR="00074B6C" w:rsidRPr="00074B6C" w:rsidRDefault="00074B6C" w:rsidP="00074B6C">
            <w:pPr>
              <w:rPr>
                <w:rFonts w:eastAsia="Calibri"/>
              </w:rPr>
            </w:pPr>
            <w:r w:rsidRPr="00074B6C">
              <w:rPr>
                <w:rFonts w:eastAsia="Calibri"/>
              </w:rPr>
              <w:t>Nonresident</w:t>
            </w:r>
          </w:p>
        </w:tc>
        <w:tc>
          <w:tcPr>
            <w:tcW w:w="2880" w:type="dxa"/>
          </w:tcPr>
          <w:p w14:paraId="7F603405" w14:textId="77777777" w:rsidR="00074B6C" w:rsidRPr="00074B6C" w:rsidRDefault="00074B6C" w:rsidP="00074B6C">
            <w:pPr>
              <w:rPr>
                <w:rFonts w:eastAsia="Calibri"/>
              </w:rPr>
            </w:pPr>
            <w:r w:rsidRPr="00074B6C">
              <w:t xml:space="preserve"> $</w:t>
            </w:r>
            <w:ins w:id="443" w:author="Hernandez, Hilary" w:date="2026-07-27T13:48:00Z" w16du:dateUtc="2026-07-27T19:48:00Z">
              <w:r w:rsidRPr="00074B6C">
                <w:t>522.</w:t>
              </w:r>
            </w:ins>
            <w:ins w:id="444" w:author="Hernandez, Hilary" w:date="2026-07-27T13:49:00Z" w16du:dateUtc="2026-07-27T19:49:00Z">
              <w:r w:rsidRPr="00074B6C">
                <w:t>45</w:t>
              </w:r>
            </w:ins>
            <w:del w:id="445" w:author="Hernandez, Hilary" w:date="2026-07-27T13:49:00Z" w16du:dateUtc="2026-07-27T19:49:00Z">
              <w:r w:rsidRPr="00074B6C" w:rsidDel="00021247">
                <w:delText>504.17</w:delText>
              </w:r>
            </w:del>
            <w:r w:rsidRPr="00074B6C">
              <w:t xml:space="preserve">** </w:t>
            </w:r>
          </w:p>
        </w:tc>
      </w:tr>
      <w:tr w:rsidR="00074B6C" w:rsidRPr="00074B6C" w14:paraId="21995466" w14:textId="77777777" w:rsidTr="00B54E71">
        <w:tc>
          <w:tcPr>
            <w:tcW w:w="4338" w:type="dxa"/>
          </w:tcPr>
          <w:p w14:paraId="4C4B7EA7" w14:textId="77777777" w:rsidR="00074B6C" w:rsidRPr="00074B6C" w:rsidRDefault="00074B6C" w:rsidP="00074B6C">
            <w:pPr>
              <w:rPr>
                <w:rFonts w:eastAsia="Calibri"/>
              </w:rPr>
            </w:pPr>
            <w:r w:rsidRPr="00074B6C">
              <w:rPr>
                <w:rFonts w:eastAsia="Calibri"/>
              </w:rPr>
              <w:t>Pronghorn</w:t>
            </w:r>
          </w:p>
        </w:tc>
        <w:tc>
          <w:tcPr>
            <w:tcW w:w="2070" w:type="dxa"/>
            <w:vAlign w:val="bottom"/>
          </w:tcPr>
          <w:p w14:paraId="0746A6E3" w14:textId="77777777" w:rsidR="00074B6C" w:rsidRPr="00074B6C" w:rsidRDefault="00074B6C" w:rsidP="00074B6C">
            <w:pPr>
              <w:rPr>
                <w:rFonts w:eastAsia="Calibri"/>
              </w:rPr>
            </w:pPr>
            <w:r w:rsidRPr="00074B6C">
              <w:rPr>
                <w:rFonts w:eastAsia="Calibri"/>
              </w:rPr>
              <w:t>UMU Tribe Enrolled Member; LPP; Pinecrest Ranch Only</w:t>
            </w:r>
          </w:p>
        </w:tc>
        <w:tc>
          <w:tcPr>
            <w:tcW w:w="2880" w:type="dxa"/>
          </w:tcPr>
          <w:p w14:paraId="3C7CFA41" w14:textId="77777777" w:rsidR="00074B6C" w:rsidRPr="00074B6C" w:rsidRDefault="00074B6C" w:rsidP="00074B6C">
            <w:r w:rsidRPr="00074B6C">
              <w:t>$</w:t>
            </w:r>
            <w:ins w:id="446" w:author="Hernandez, Hilary" w:date="2026-07-27T13:49:00Z" w16du:dateUtc="2026-07-27T19:49:00Z">
              <w:r w:rsidRPr="00074B6C">
                <w:t>50.2</w:t>
              </w:r>
            </w:ins>
            <w:ins w:id="447" w:author="Hernandez, Hilary" w:date="2026-08-18T08:20:00Z" w16du:dateUtc="2026-08-18T14:20:00Z">
              <w:r w:rsidRPr="00074B6C">
                <w:t>5</w:t>
              </w:r>
            </w:ins>
            <w:del w:id="448" w:author="Hernandez, Hilary" w:date="2026-07-27T13:49:00Z" w16du:dateUtc="2026-07-27T19:49:00Z">
              <w:r w:rsidRPr="00074B6C" w:rsidDel="00021247">
                <w:delText>48.50</w:delText>
              </w:r>
            </w:del>
            <w:r w:rsidRPr="00074B6C">
              <w:t>**</w:t>
            </w:r>
          </w:p>
        </w:tc>
      </w:tr>
      <w:tr w:rsidR="00074B6C" w:rsidRPr="00074B6C" w14:paraId="49F4ABB6" w14:textId="77777777" w:rsidTr="00B54E71">
        <w:tc>
          <w:tcPr>
            <w:tcW w:w="4338" w:type="dxa"/>
          </w:tcPr>
          <w:p w14:paraId="12479D28" w14:textId="77777777" w:rsidR="00074B6C" w:rsidRPr="00074B6C" w:rsidRDefault="00074B6C" w:rsidP="00074B6C">
            <w:pPr>
              <w:rPr>
                <w:rFonts w:eastAsia="Calibri"/>
              </w:rPr>
            </w:pPr>
            <w:r w:rsidRPr="00074B6C">
              <w:rPr>
                <w:rFonts w:eastAsia="Calibri"/>
              </w:rPr>
              <w:t>Bear, fall</w:t>
            </w:r>
          </w:p>
        </w:tc>
        <w:tc>
          <w:tcPr>
            <w:tcW w:w="2070" w:type="dxa"/>
            <w:vAlign w:val="bottom"/>
          </w:tcPr>
          <w:p w14:paraId="6064C1AD" w14:textId="77777777" w:rsidR="00074B6C" w:rsidRPr="00074B6C" w:rsidRDefault="00074B6C" w:rsidP="00074B6C">
            <w:pPr>
              <w:rPr>
                <w:rFonts w:eastAsia="Calibri"/>
              </w:rPr>
            </w:pPr>
            <w:r w:rsidRPr="00074B6C">
              <w:rPr>
                <w:rFonts w:eastAsia="Calibri"/>
              </w:rPr>
              <w:t>Resident</w:t>
            </w:r>
          </w:p>
        </w:tc>
        <w:tc>
          <w:tcPr>
            <w:tcW w:w="2880" w:type="dxa"/>
          </w:tcPr>
          <w:p w14:paraId="1466E1E4" w14:textId="77777777" w:rsidR="00074B6C" w:rsidRPr="00074B6C" w:rsidRDefault="00074B6C" w:rsidP="00074B6C">
            <w:pPr>
              <w:rPr>
                <w:rFonts w:eastAsia="Calibri"/>
              </w:rPr>
            </w:pPr>
            <w:r w:rsidRPr="00074B6C">
              <w:t xml:space="preserve"> $</w:t>
            </w:r>
            <w:ins w:id="449" w:author="Hernandez, Hilary" w:date="2026-07-27T13:50:00Z" w16du:dateUtc="2026-07-27T19:50:00Z">
              <w:r w:rsidRPr="00074B6C">
                <w:t>63.4</w:t>
              </w:r>
            </w:ins>
            <w:ins w:id="450" w:author="Hernandez, Hilary" w:date="2026-08-18T08:20:00Z" w16du:dateUtc="2026-08-18T14:20:00Z">
              <w:r w:rsidRPr="00074B6C">
                <w:t>5</w:t>
              </w:r>
            </w:ins>
            <w:del w:id="451" w:author="Hernandez, Hilary" w:date="2026-07-27T13:50:00Z" w16du:dateUtc="2026-07-27T19:50:00Z">
              <w:r w:rsidRPr="00074B6C" w:rsidDel="006143FD">
                <w:delText>61.26</w:delText>
              </w:r>
            </w:del>
            <w:r w:rsidRPr="00074B6C">
              <w:t xml:space="preserve">** </w:t>
            </w:r>
          </w:p>
        </w:tc>
      </w:tr>
      <w:tr w:rsidR="00074B6C" w:rsidRPr="00074B6C" w14:paraId="77DBB92F" w14:textId="77777777" w:rsidTr="00B54E71">
        <w:tc>
          <w:tcPr>
            <w:tcW w:w="4338" w:type="dxa"/>
          </w:tcPr>
          <w:p w14:paraId="4A6C54AF" w14:textId="77777777" w:rsidR="00074B6C" w:rsidRPr="00074B6C" w:rsidRDefault="00074B6C" w:rsidP="00074B6C">
            <w:pPr>
              <w:rPr>
                <w:rFonts w:eastAsia="Calibri"/>
              </w:rPr>
            </w:pPr>
            <w:r w:rsidRPr="00074B6C">
              <w:rPr>
                <w:rFonts w:eastAsia="Calibri"/>
              </w:rPr>
              <w:t>Bear, fall</w:t>
            </w:r>
          </w:p>
        </w:tc>
        <w:tc>
          <w:tcPr>
            <w:tcW w:w="2070" w:type="dxa"/>
            <w:vAlign w:val="bottom"/>
          </w:tcPr>
          <w:p w14:paraId="38F9A92C" w14:textId="77777777" w:rsidR="00074B6C" w:rsidRPr="00074B6C" w:rsidRDefault="00074B6C" w:rsidP="00074B6C">
            <w:pPr>
              <w:rPr>
                <w:rFonts w:eastAsia="Calibri"/>
              </w:rPr>
            </w:pPr>
            <w:r w:rsidRPr="00074B6C">
              <w:rPr>
                <w:rFonts w:eastAsia="Calibri"/>
              </w:rPr>
              <w:t>Nonresident</w:t>
            </w:r>
          </w:p>
        </w:tc>
        <w:tc>
          <w:tcPr>
            <w:tcW w:w="2880" w:type="dxa"/>
          </w:tcPr>
          <w:p w14:paraId="5CDBD087" w14:textId="77777777" w:rsidR="00074B6C" w:rsidRPr="00074B6C" w:rsidRDefault="00074B6C" w:rsidP="00074B6C">
            <w:pPr>
              <w:rPr>
                <w:rFonts w:eastAsia="Calibri"/>
              </w:rPr>
            </w:pPr>
            <w:r w:rsidRPr="00074B6C">
              <w:t xml:space="preserve"> $</w:t>
            </w:r>
            <w:ins w:id="452" w:author="Hernandez, Hilary" w:date="2026-07-27T13:50:00Z" w16du:dateUtc="2026-07-27T19:50:00Z">
              <w:r w:rsidRPr="00074B6C">
                <w:t>310.6</w:t>
              </w:r>
            </w:ins>
            <w:ins w:id="453" w:author="Hernandez, Hilary" w:date="2026-08-18T08:20:00Z" w16du:dateUtc="2026-08-18T14:20:00Z">
              <w:r w:rsidRPr="00074B6C">
                <w:t>5</w:t>
              </w:r>
            </w:ins>
            <w:del w:id="454" w:author="Hernandez, Hilary" w:date="2026-07-27T13:50:00Z" w16du:dateUtc="2026-07-27T19:50:00Z">
              <w:r w:rsidRPr="00074B6C" w:rsidDel="006143FD">
                <w:delText>299.81</w:delText>
              </w:r>
            </w:del>
            <w:r w:rsidRPr="00074B6C">
              <w:t xml:space="preserve">** </w:t>
            </w:r>
          </w:p>
        </w:tc>
      </w:tr>
      <w:tr w:rsidR="00074B6C" w:rsidRPr="00074B6C" w14:paraId="09C74019" w14:textId="77777777" w:rsidTr="00B54E71">
        <w:tc>
          <w:tcPr>
            <w:tcW w:w="4338" w:type="dxa"/>
          </w:tcPr>
          <w:p w14:paraId="435C40BA" w14:textId="77777777" w:rsidR="00074B6C" w:rsidRPr="00074B6C" w:rsidRDefault="00074B6C" w:rsidP="00074B6C">
            <w:pPr>
              <w:rPr>
                <w:rFonts w:eastAsia="Calibri"/>
              </w:rPr>
            </w:pPr>
            <w:r w:rsidRPr="00074B6C">
              <w:rPr>
                <w:rFonts w:eastAsia="Calibri"/>
              </w:rPr>
              <w:t>Bear, fall (youth)</w:t>
            </w:r>
          </w:p>
        </w:tc>
        <w:tc>
          <w:tcPr>
            <w:tcW w:w="2070" w:type="dxa"/>
            <w:vAlign w:val="bottom"/>
          </w:tcPr>
          <w:p w14:paraId="452BF4C4" w14:textId="77777777" w:rsidR="00074B6C" w:rsidRPr="00074B6C" w:rsidRDefault="00074B6C" w:rsidP="00074B6C">
            <w:pPr>
              <w:rPr>
                <w:rFonts w:eastAsia="Calibri"/>
              </w:rPr>
            </w:pPr>
            <w:r w:rsidRPr="00074B6C">
              <w:rPr>
                <w:rFonts w:eastAsia="Calibri"/>
              </w:rPr>
              <w:t>Resident</w:t>
            </w:r>
          </w:p>
        </w:tc>
        <w:tc>
          <w:tcPr>
            <w:tcW w:w="2880" w:type="dxa"/>
          </w:tcPr>
          <w:p w14:paraId="4259CAD6" w14:textId="77777777" w:rsidR="00074B6C" w:rsidRPr="00074B6C" w:rsidRDefault="00074B6C" w:rsidP="00074B6C">
            <w:pPr>
              <w:rPr>
                <w:rFonts w:eastAsia="Calibri"/>
              </w:rPr>
            </w:pPr>
            <w:r w:rsidRPr="00074B6C">
              <w:t xml:space="preserve"> $</w:t>
            </w:r>
            <w:ins w:id="455" w:author="Hernandez, Hilary" w:date="2026-07-27T13:51:00Z" w16du:dateUtc="2026-07-27T19:51:00Z">
              <w:r w:rsidRPr="00074B6C">
                <w:t>17.80</w:t>
              </w:r>
            </w:ins>
            <w:del w:id="456" w:author="Hernandez, Hilary" w:date="2026-07-27T13:51:00Z" w16du:dateUtc="2026-07-27T19:51:00Z">
              <w:r w:rsidRPr="00074B6C" w:rsidDel="006143FD">
                <w:delText>17.18</w:delText>
              </w:r>
            </w:del>
            <w:r w:rsidRPr="00074B6C">
              <w:t xml:space="preserve">** </w:t>
            </w:r>
          </w:p>
        </w:tc>
      </w:tr>
      <w:tr w:rsidR="00074B6C" w:rsidRPr="00074B6C" w14:paraId="184A29ED" w14:textId="77777777" w:rsidTr="00B54E71">
        <w:tc>
          <w:tcPr>
            <w:tcW w:w="4338" w:type="dxa"/>
          </w:tcPr>
          <w:p w14:paraId="3BF2B614" w14:textId="77777777" w:rsidR="00074B6C" w:rsidRPr="00074B6C" w:rsidRDefault="00074B6C" w:rsidP="00074B6C">
            <w:pPr>
              <w:rPr>
                <w:rFonts w:eastAsia="Calibri"/>
              </w:rPr>
            </w:pPr>
            <w:r w:rsidRPr="00074B6C">
              <w:rPr>
                <w:rFonts w:eastAsia="Calibri"/>
              </w:rPr>
              <w:t>Bear, fall (youth)</w:t>
            </w:r>
          </w:p>
        </w:tc>
        <w:tc>
          <w:tcPr>
            <w:tcW w:w="2070" w:type="dxa"/>
            <w:vAlign w:val="bottom"/>
          </w:tcPr>
          <w:p w14:paraId="6940038A" w14:textId="77777777" w:rsidR="00074B6C" w:rsidRPr="00074B6C" w:rsidRDefault="00074B6C" w:rsidP="00074B6C">
            <w:pPr>
              <w:rPr>
                <w:rFonts w:eastAsia="Calibri"/>
              </w:rPr>
            </w:pPr>
            <w:r w:rsidRPr="00074B6C">
              <w:rPr>
                <w:rFonts w:eastAsia="Calibri"/>
              </w:rPr>
              <w:t>Nonresident</w:t>
            </w:r>
          </w:p>
        </w:tc>
        <w:tc>
          <w:tcPr>
            <w:tcW w:w="2880" w:type="dxa"/>
          </w:tcPr>
          <w:p w14:paraId="57D4C303" w14:textId="77777777" w:rsidR="00074B6C" w:rsidRPr="00074B6C" w:rsidRDefault="00074B6C" w:rsidP="00074B6C">
            <w:pPr>
              <w:rPr>
                <w:rFonts w:eastAsia="Calibri"/>
              </w:rPr>
            </w:pPr>
            <w:r w:rsidRPr="00074B6C">
              <w:t xml:space="preserve"> $</w:t>
            </w:r>
            <w:ins w:id="457" w:author="Hernandez, Hilary" w:date="2026-07-27T13:51:00Z" w16du:dateUtc="2026-07-27T19:51:00Z">
              <w:r w:rsidRPr="00074B6C">
                <w:t>63.5</w:t>
              </w:r>
            </w:ins>
            <w:ins w:id="458" w:author="Hernandez, Hilary" w:date="2026-08-18T08:20:00Z" w16du:dateUtc="2026-08-18T14:20:00Z">
              <w:r w:rsidRPr="00074B6C">
                <w:t>5</w:t>
              </w:r>
            </w:ins>
            <w:del w:id="459" w:author="Hernandez, Hilary" w:date="2026-07-27T13:51:00Z" w16du:dateUtc="2026-07-27T19:51:00Z">
              <w:r w:rsidRPr="00074B6C" w:rsidDel="006143FD">
                <w:delText>61.35</w:delText>
              </w:r>
            </w:del>
            <w:r w:rsidRPr="00074B6C">
              <w:t xml:space="preserve">** </w:t>
            </w:r>
          </w:p>
        </w:tc>
      </w:tr>
      <w:tr w:rsidR="00074B6C" w:rsidRPr="00074B6C" w14:paraId="20569365" w14:textId="77777777" w:rsidTr="00B54E71">
        <w:tc>
          <w:tcPr>
            <w:tcW w:w="4338" w:type="dxa"/>
          </w:tcPr>
          <w:p w14:paraId="703728C9" w14:textId="77777777" w:rsidR="00074B6C" w:rsidRPr="00074B6C" w:rsidRDefault="00074B6C" w:rsidP="00074B6C">
            <w:pPr>
              <w:rPr>
                <w:rFonts w:eastAsia="Calibri"/>
              </w:rPr>
            </w:pPr>
            <w:r w:rsidRPr="00074B6C">
              <w:rPr>
                <w:rFonts w:eastAsia="Calibri"/>
              </w:rPr>
              <w:t xml:space="preserve">Deer </w:t>
            </w:r>
          </w:p>
        </w:tc>
        <w:tc>
          <w:tcPr>
            <w:tcW w:w="2070" w:type="dxa"/>
            <w:vAlign w:val="bottom"/>
          </w:tcPr>
          <w:p w14:paraId="0F248FFF" w14:textId="77777777" w:rsidR="00074B6C" w:rsidRPr="00074B6C" w:rsidRDefault="00074B6C" w:rsidP="00074B6C">
            <w:pPr>
              <w:rPr>
                <w:rFonts w:eastAsia="Calibri"/>
              </w:rPr>
            </w:pPr>
            <w:r w:rsidRPr="00074B6C">
              <w:rPr>
                <w:rFonts w:eastAsia="Calibri"/>
              </w:rPr>
              <w:t>Resident</w:t>
            </w:r>
          </w:p>
        </w:tc>
        <w:tc>
          <w:tcPr>
            <w:tcW w:w="2880" w:type="dxa"/>
          </w:tcPr>
          <w:p w14:paraId="08B4EF8C" w14:textId="77777777" w:rsidR="00074B6C" w:rsidRPr="00074B6C" w:rsidRDefault="00074B6C" w:rsidP="00074B6C">
            <w:pPr>
              <w:rPr>
                <w:rFonts w:eastAsia="Calibri"/>
              </w:rPr>
            </w:pPr>
            <w:r w:rsidRPr="00074B6C">
              <w:t xml:space="preserve"> $</w:t>
            </w:r>
            <w:ins w:id="460" w:author="Hernandez, Hilary" w:date="2026-07-27T13:51:00Z" w16du:dateUtc="2026-07-27T19:51:00Z">
              <w:r w:rsidRPr="00074B6C">
                <w:t>50.2</w:t>
              </w:r>
            </w:ins>
            <w:ins w:id="461" w:author="Hernandez, Hilary" w:date="2026-08-18T08:20:00Z" w16du:dateUtc="2026-08-18T14:20:00Z">
              <w:r w:rsidRPr="00074B6C">
                <w:t>5</w:t>
              </w:r>
            </w:ins>
            <w:del w:id="462" w:author="Hernandez, Hilary" w:date="2026-07-27T13:51:00Z" w16du:dateUtc="2026-07-27T19:51:00Z">
              <w:r w:rsidRPr="00074B6C" w:rsidDel="0049322F">
                <w:delText>48.50</w:delText>
              </w:r>
            </w:del>
            <w:r w:rsidRPr="00074B6C">
              <w:t xml:space="preserve">** </w:t>
            </w:r>
          </w:p>
        </w:tc>
      </w:tr>
      <w:tr w:rsidR="00074B6C" w:rsidRPr="00074B6C" w14:paraId="78283FD5" w14:textId="77777777" w:rsidTr="00B54E71">
        <w:tc>
          <w:tcPr>
            <w:tcW w:w="4338" w:type="dxa"/>
          </w:tcPr>
          <w:p w14:paraId="346152BF" w14:textId="77777777" w:rsidR="00074B6C" w:rsidRPr="00074B6C" w:rsidRDefault="00074B6C" w:rsidP="00074B6C">
            <w:pPr>
              <w:rPr>
                <w:rFonts w:eastAsia="Calibri"/>
              </w:rPr>
            </w:pPr>
            <w:r w:rsidRPr="00074B6C">
              <w:rPr>
                <w:rFonts w:eastAsia="Calibri"/>
              </w:rPr>
              <w:t>Deer</w:t>
            </w:r>
          </w:p>
        </w:tc>
        <w:tc>
          <w:tcPr>
            <w:tcW w:w="2070" w:type="dxa"/>
            <w:vAlign w:val="bottom"/>
          </w:tcPr>
          <w:p w14:paraId="14B0470D" w14:textId="77777777" w:rsidR="00074B6C" w:rsidRPr="00074B6C" w:rsidRDefault="00074B6C" w:rsidP="00074B6C">
            <w:pPr>
              <w:rPr>
                <w:rFonts w:eastAsia="Calibri"/>
              </w:rPr>
            </w:pPr>
            <w:r w:rsidRPr="00074B6C">
              <w:rPr>
                <w:rFonts w:eastAsia="Calibri"/>
              </w:rPr>
              <w:t>Nonresident</w:t>
            </w:r>
          </w:p>
        </w:tc>
        <w:tc>
          <w:tcPr>
            <w:tcW w:w="2880" w:type="dxa"/>
          </w:tcPr>
          <w:p w14:paraId="49A27325" w14:textId="77777777" w:rsidR="00074B6C" w:rsidRPr="00074B6C" w:rsidRDefault="00074B6C" w:rsidP="00074B6C">
            <w:pPr>
              <w:rPr>
                <w:rFonts w:eastAsia="Calibri"/>
              </w:rPr>
            </w:pPr>
            <w:r w:rsidRPr="00074B6C">
              <w:t xml:space="preserve"> $</w:t>
            </w:r>
            <w:ins w:id="463" w:author="Hernandez, Hilary" w:date="2026-07-27T13:51:00Z" w16du:dateUtc="2026-07-27T19:51:00Z">
              <w:r w:rsidRPr="00074B6C">
                <w:t>522.45</w:t>
              </w:r>
            </w:ins>
            <w:del w:id="464" w:author="Hernandez, Hilary" w:date="2026-07-27T13:51:00Z" w16du:dateUtc="2026-07-27T19:51:00Z">
              <w:r w:rsidRPr="00074B6C" w:rsidDel="0049322F">
                <w:delText>504.1</w:delText>
              </w:r>
            </w:del>
            <w:del w:id="465" w:author="Hernandez, Hilary" w:date="2026-07-27T13:52:00Z" w16du:dateUtc="2026-07-27T19:52:00Z">
              <w:r w:rsidRPr="00074B6C" w:rsidDel="0049322F">
                <w:delText>7</w:delText>
              </w:r>
            </w:del>
            <w:r w:rsidRPr="00074B6C">
              <w:t xml:space="preserve">** </w:t>
            </w:r>
          </w:p>
        </w:tc>
      </w:tr>
      <w:tr w:rsidR="00074B6C" w:rsidRPr="00074B6C" w14:paraId="00336AAF" w14:textId="77777777" w:rsidTr="00B54E71">
        <w:tc>
          <w:tcPr>
            <w:tcW w:w="4338" w:type="dxa"/>
          </w:tcPr>
          <w:p w14:paraId="3B25D613" w14:textId="77777777" w:rsidR="00074B6C" w:rsidRPr="00074B6C" w:rsidRDefault="00074B6C" w:rsidP="00074B6C">
            <w:pPr>
              <w:rPr>
                <w:rFonts w:eastAsia="Calibri"/>
              </w:rPr>
            </w:pPr>
            <w:r w:rsidRPr="00074B6C">
              <w:rPr>
                <w:rFonts w:eastAsia="Calibri"/>
              </w:rPr>
              <w:t>Deer</w:t>
            </w:r>
          </w:p>
        </w:tc>
        <w:tc>
          <w:tcPr>
            <w:tcW w:w="2070" w:type="dxa"/>
            <w:vAlign w:val="bottom"/>
          </w:tcPr>
          <w:p w14:paraId="35926EF2" w14:textId="77777777" w:rsidR="00074B6C" w:rsidRPr="00074B6C" w:rsidRDefault="00074B6C" w:rsidP="00074B6C">
            <w:pPr>
              <w:rPr>
                <w:rFonts w:eastAsia="Calibri"/>
              </w:rPr>
            </w:pPr>
            <w:r w:rsidRPr="00074B6C">
              <w:rPr>
                <w:rFonts w:eastAsia="Calibri"/>
              </w:rPr>
              <w:t>UMU Tribe Enrolled Member; LPP; Pinecrest Ranch Only</w:t>
            </w:r>
          </w:p>
        </w:tc>
        <w:tc>
          <w:tcPr>
            <w:tcW w:w="2880" w:type="dxa"/>
          </w:tcPr>
          <w:p w14:paraId="4DB6FDCC" w14:textId="77777777" w:rsidR="00074B6C" w:rsidRPr="00074B6C" w:rsidRDefault="00074B6C" w:rsidP="00074B6C">
            <w:r w:rsidRPr="00074B6C">
              <w:t>$</w:t>
            </w:r>
            <w:ins w:id="466" w:author="Hernandez, Hilary" w:date="2026-07-27T13:52:00Z" w16du:dateUtc="2026-07-27T19:52:00Z">
              <w:r w:rsidRPr="00074B6C">
                <w:t>50.2</w:t>
              </w:r>
            </w:ins>
            <w:ins w:id="467" w:author="Hernandez, Hilary" w:date="2026-08-18T08:20:00Z" w16du:dateUtc="2026-08-18T14:20:00Z">
              <w:r w:rsidRPr="00074B6C">
                <w:t>5</w:t>
              </w:r>
            </w:ins>
            <w:del w:id="468" w:author="Hernandez, Hilary" w:date="2026-07-27T13:52:00Z" w16du:dateUtc="2026-07-27T19:52:00Z">
              <w:r w:rsidRPr="00074B6C" w:rsidDel="0049322F">
                <w:delText>48.50</w:delText>
              </w:r>
            </w:del>
            <w:r w:rsidRPr="00074B6C">
              <w:t>**</w:t>
            </w:r>
          </w:p>
        </w:tc>
      </w:tr>
      <w:tr w:rsidR="00074B6C" w:rsidRPr="00074B6C" w14:paraId="55A64E69" w14:textId="77777777" w:rsidTr="00B54E71">
        <w:tc>
          <w:tcPr>
            <w:tcW w:w="4338" w:type="dxa"/>
          </w:tcPr>
          <w:p w14:paraId="4F905A72" w14:textId="77777777" w:rsidR="00074B6C" w:rsidRPr="00074B6C" w:rsidRDefault="00074B6C" w:rsidP="00074B6C">
            <w:pPr>
              <w:rPr>
                <w:rFonts w:eastAsia="Calibri"/>
              </w:rPr>
            </w:pPr>
            <w:r w:rsidRPr="00074B6C">
              <w:rPr>
                <w:rFonts w:eastAsia="Calibri"/>
              </w:rPr>
              <w:lastRenderedPageBreak/>
              <w:t xml:space="preserve">Elk </w:t>
            </w:r>
          </w:p>
        </w:tc>
        <w:tc>
          <w:tcPr>
            <w:tcW w:w="2070" w:type="dxa"/>
            <w:vAlign w:val="bottom"/>
          </w:tcPr>
          <w:p w14:paraId="6FEA9AF5" w14:textId="77777777" w:rsidR="00074B6C" w:rsidRPr="00074B6C" w:rsidRDefault="00074B6C" w:rsidP="00074B6C">
            <w:pPr>
              <w:rPr>
                <w:rFonts w:eastAsia="Calibri"/>
              </w:rPr>
            </w:pPr>
            <w:r w:rsidRPr="00074B6C">
              <w:rPr>
                <w:rFonts w:eastAsia="Calibri"/>
              </w:rPr>
              <w:t>Resident</w:t>
            </w:r>
          </w:p>
        </w:tc>
        <w:tc>
          <w:tcPr>
            <w:tcW w:w="2880" w:type="dxa"/>
          </w:tcPr>
          <w:p w14:paraId="1647A58A" w14:textId="77777777" w:rsidR="00074B6C" w:rsidRPr="00074B6C" w:rsidRDefault="00074B6C" w:rsidP="00074B6C">
            <w:pPr>
              <w:rPr>
                <w:rFonts w:eastAsia="Calibri"/>
              </w:rPr>
            </w:pPr>
            <w:r w:rsidRPr="00074B6C">
              <w:t xml:space="preserve"> $</w:t>
            </w:r>
            <w:ins w:id="469" w:author="Hernandez, Hilary" w:date="2026-07-27T13:53:00Z" w16du:dateUtc="2026-07-27T19:53:00Z">
              <w:r w:rsidRPr="00074B6C">
                <w:t>70.10</w:t>
              </w:r>
            </w:ins>
            <w:del w:id="470" w:author="Hernandez, Hilary" w:date="2026-07-27T13:53:00Z" w16du:dateUtc="2026-07-27T19:53:00Z">
              <w:r w:rsidRPr="00074B6C" w:rsidDel="0049322F">
                <w:delText>67.65</w:delText>
              </w:r>
            </w:del>
            <w:r w:rsidRPr="00074B6C">
              <w:t xml:space="preserve">** </w:t>
            </w:r>
          </w:p>
        </w:tc>
      </w:tr>
      <w:tr w:rsidR="00074B6C" w:rsidRPr="00074B6C" w14:paraId="46AB6765" w14:textId="77777777" w:rsidTr="00B54E71">
        <w:tc>
          <w:tcPr>
            <w:tcW w:w="4338" w:type="dxa"/>
          </w:tcPr>
          <w:p w14:paraId="681B0395" w14:textId="77777777" w:rsidR="00074B6C" w:rsidRPr="00074B6C" w:rsidRDefault="00074B6C" w:rsidP="00074B6C">
            <w:pPr>
              <w:rPr>
                <w:rFonts w:eastAsia="Calibri"/>
              </w:rPr>
            </w:pPr>
            <w:r w:rsidRPr="00074B6C">
              <w:rPr>
                <w:rFonts w:eastAsia="Calibri"/>
              </w:rPr>
              <w:t xml:space="preserve">Elk </w:t>
            </w:r>
          </w:p>
        </w:tc>
        <w:tc>
          <w:tcPr>
            <w:tcW w:w="2070" w:type="dxa"/>
            <w:vAlign w:val="bottom"/>
          </w:tcPr>
          <w:p w14:paraId="6F656B7A" w14:textId="77777777" w:rsidR="00074B6C" w:rsidRPr="00074B6C" w:rsidRDefault="00074B6C" w:rsidP="00074B6C">
            <w:pPr>
              <w:rPr>
                <w:rFonts w:eastAsia="Calibri"/>
              </w:rPr>
            </w:pPr>
            <w:r w:rsidRPr="00074B6C">
              <w:rPr>
                <w:rFonts w:eastAsia="Calibri"/>
              </w:rPr>
              <w:t>Nonresident</w:t>
            </w:r>
          </w:p>
        </w:tc>
        <w:tc>
          <w:tcPr>
            <w:tcW w:w="2880" w:type="dxa"/>
          </w:tcPr>
          <w:p w14:paraId="20D92D4B" w14:textId="77777777" w:rsidR="00074B6C" w:rsidRPr="00074B6C" w:rsidRDefault="00074B6C" w:rsidP="00074B6C">
            <w:pPr>
              <w:rPr>
                <w:rFonts w:eastAsia="Calibri"/>
              </w:rPr>
            </w:pPr>
            <w:r w:rsidRPr="00074B6C">
              <w:t xml:space="preserve"> $</w:t>
            </w:r>
            <w:ins w:id="471" w:author="Hernandez, Hilary" w:date="2026-07-27T13:53:00Z" w16du:dateUtc="2026-07-27T19:53:00Z">
              <w:r w:rsidRPr="00074B6C">
                <w:t>872.95</w:t>
              </w:r>
            </w:ins>
            <w:del w:id="472" w:author="Hernandez, Hilary" w:date="2026-07-27T13:53:00Z" w16du:dateUtc="2026-07-27T19:53:00Z">
              <w:r w:rsidRPr="00074B6C" w:rsidDel="0049322F">
                <w:delText>842.41</w:delText>
              </w:r>
            </w:del>
            <w:r w:rsidRPr="00074B6C">
              <w:t xml:space="preserve">** </w:t>
            </w:r>
          </w:p>
        </w:tc>
      </w:tr>
      <w:tr w:rsidR="00074B6C" w:rsidRPr="00074B6C" w14:paraId="694213DA" w14:textId="77777777" w:rsidTr="00B54E71">
        <w:tc>
          <w:tcPr>
            <w:tcW w:w="4338" w:type="dxa"/>
          </w:tcPr>
          <w:p w14:paraId="38AA5CAB" w14:textId="77777777" w:rsidR="00074B6C" w:rsidRPr="00074B6C" w:rsidRDefault="00074B6C" w:rsidP="00074B6C">
            <w:pPr>
              <w:rPr>
                <w:rFonts w:eastAsia="Calibri"/>
              </w:rPr>
            </w:pPr>
            <w:r w:rsidRPr="00074B6C">
              <w:rPr>
                <w:rFonts w:eastAsia="Calibri"/>
              </w:rPr>
              <w:t>Elk</w:t>
            </w:r>
          </w:p>
        </w:tc>
        <w:tc>
          <w:tcPr>
            <w:tcW w:w="2070" w:type="dxa"/>
            <w:vAlign w:val="bottom"/>
          </w:tcPr>
          <w:p w14:paraId="7AB1D0D4" w14:textId="77777777" w:rsidR="00074B6C" w:rsidRPr="00074B6C" w:rsidRDefault="00074B6C" w:rsidP="00074B6C">
            <w:pPr>
              <w:rPr>
                <w:rFonts w:eastAsia="Calibri"/>
              </w:rPr>
            </w:pPr>
            <w:r w:rsidRPr="00074B6C">
              <w:rPr>
                <w:rFonts w:eastAsia="Calibri"/>
              </w:rPr>
              <w:t>UMU Tribe Enrolled Member; LPP; Pinecrest Ranch Only</w:t>
            </w:r>
          </w:p>
        </w:tc>
        <w:tc>
          <w:tcPr>
            <w:tcW w:w="2880" w:type="dxa"/>
          </w:tcPr>
          <w:p w14:paraId="12A54483" w14:textId="77777777" w:rsidR="00074B6C" w:rsidRPr="00074B6C" w:rsidRDefault="00074B6C" w:rsidP="00074B6C">
            <w:r w:rsidRPr="00074B6C">
              <w:t>$</w:t>
            </w:r>
            <w:ins w:id="473" w:author="Hernandez, Hilary" w:date="2026-07-27T13:53:00Z" w16du:dateUtc="2026-07-27T19:53:00Z">
              <w:r w:rsidRPr="00074B6C">
                <w:t>70.10</w:t>
              </w:r>
            </w:ins>
            <w:del w:id="474" w:author="Hernandez, Hilary" w:date="2026-07-27T13:53:00Z" w16du:dateUtc="2026-07-27T19:53:00Z">
              <w:r w:rsidRPr="00074B6C" w:rsidDel="0049322F">
                <w:delText>67.65</w:delText>
              </w:r>
            </w:del>
            <w:r w:rsidRPr="00074B6C">
              <w:t>**</w:t>
            </w:r>
          </w:p>
        </w:tc>
      </w:tr>
      <w:tr w:rsidR="00074B6C" w:rsidRPr="00074B6C" w14:paraId="1DFCB1B7" w14:textId="77777777" w:rsidTr="00B54E71">
        <w:tc>
          <w:tcPr>
            <w:tcW w:w="4338" w:type="dxa"/>
          </w:tcPr>
          <w:p w14:paraId="2700903A" w14:textId="77777777" w:rsidR="00074B6C" w:rsidRPr="00074B6C" w:rsidRDefault="00074B6C" w:rsidP="00074B6C">
            <w:pPr>
              <w:rPr>
                <w:rFonts w:eastAsia="Calibri"/>
              </w:rPr>
            </w:pPr>
            <w:r w:rsidRPr="00074B6C">
              <w:rPr>
                <w:rFonts w:eastAsia="Calibri"/>
              </w:rPr>
              <w:t>Mountain goat</w:t>
            </w:r>
          </w:p>
        </w:tc>
        <w:tc>
          <w:tcPr>
            <w:tcW w:w="2070" w:type="dxa"/>
            <w:vAlign w:val="bottom"/>
          </w:tcPr>
          <w:p w14:paraId="5BA9C87A" w14:textId="77777777" w:rsidR="00074B6C" w:rsidRPr="00074B6C" w:rsidRDefault="00074B6C" w:rsidP="00074B6C">
            <w:pPr>
              <w:rPr>
                <w:rFonts w:eastAsia="Calibri"/>
              </w:rPr>
            </w:pPr>
            <w:r w:rsidRPr="00074B6C">
              <w:rPr>
                <w:rFonts w:eastAsia="Calibri"/>
              </w:rPr>
              <w:t>Resident</w:t>
            </w:r>
          </w:p>
        </w:tc>
        <w:tc>
          <w:tcPr>
            <w:tcW w:w="2880" w:type="dxa"/>
          </w:tcPr>
          <w:p w14:paraId="1B7CCE22" w14:textId="77777777" w:rsidR="00074B6C" w:rsidRPr="00074B6C" w:rsidRDefault="00074B6C" w:rsidP="00074B6C">
            <w:pPr>
              <w:rPr>
                <w:rFonts w:eastAsia="Calibri"/>
              </w:rPr>
            </w:pPr>
            <w:r w:rsidRPr="00074B6C">
              <w:t xml:space="preserve"> $</w:t>
            </w:r>
            <w:ins w:id="475" w:author="Hernandez, Hilary" w:date="2026-07-27T13:54:00Z" w16du:dateUtc="2026-07-27T19:54:00Z">
              <w:r w:rsidRPr="00074B6C">
                <w:t>396.7</w:t>
              </w:r>
            </w:ins>
            <w:ins w:id="476" w:author="Hernandez, Hilary" w:date="2026-08-18T08:20:00Z" w16du:dateUtc="2026-08-18T14:20:00Z">
              <w:r w:rsidRPr="00074B6C">
                <w:t>5</w:t>
              </w:r>
            </w:ins>
            <w:del w:id="477" w:author="Hernandez, Hilary" w:date="2026-07-27T13:54:00Z" w16du:dateUtc="2026-07-27T19:54:00Z">
              <w:r w:rsidRPr="00074B6C" w:rsidDel="00873BB6">
                <w:delText>382.91</w:delText>
              </w:r>
            </w:del>
            <w:r w:rsidRPr="00074B6C">
              <w:t xml:space="preserve">** </w:t>
            </w:r>
          </w:p>
        </w:tc>
      </w:tr>
      <w:tr w:rsidR="00074B6C" w:rsidRPr="00074B6C" w14:paraId="42632A02" w14:textId="77777777" w:rsidTr="00B54E71">
        <w:tc>
          <w:tcPr>
            <w:tcW w:w="4338" w:type="dxa"/>
          </w:tcPr>
          <w:p w14:paraId="023A7846" w14:textId="77777777" w:rsidR="00074B6C" w:rsidRPr="00074B6C" w:rsidRDefault="00074B6C" w:rsidP="00074B6C">
            <w:pPr>
              <w:rPr>
                <w:rFonts w:eastAsia="Calibri"/>
              </w:rPr>
            </w:pPr>
            <w:r w:rsidRPr="00074B6C">
              <w:rPr>
                <w:rFonts w:eastAsia="Calibri"/>
              </w:rPr>
              <w:t>Mountain goat</w:t>
            </w:r>
          </w:p>
        </w:tc>
        <w:tc>
          <w:tcPr>
            <w:tcW w:w="2070" w:type="dxa"/>
            <w:vAlign w:val="bottom"/>
          </w:tcPr>
          <w:p w14:paraId="1824D126" w14:textId="77777777" w:rsidR="00074B6C" w:rsidRPr="00074B6C" w:rsidRDefault="00074B6C" w:rsidP="00074B6C">
            <w:pPr>
              <w:rPr>
                <w:rFonts w:eastAsia="Calibri"/>
              </w:rPr>
            </w:pPr>
            <w:r w:rsidRPr="00074B6C">
              <w:rPr>
                <w:rFonts w:eastAsia="Calibri"/>
              </w:rPr>
              <w:t>Nonresident</w:t>
            </w:r>
          </w:p>
        </w:tc>
        <w:tc>
          <w:tcPr>
            <w:tcW w:w="2880" w:type="dxa"/>
          </w:tcPr>
          <w:p w14:paraId="57786FBA" w14:textId="77777777" w:rsidR="00074B6C" w:rsidRPr="00074B6C" w:rsidRDefault="00074B6C" w:rsidP="00074B6C">
            <w:pPr>
              <w:rPr>
                <w:rFonts w:eastAsia="Calibri"/>
              </w:rPr>
            </w:pPr>
            <w:r w:rsidRPr="00074B6C">
              <w:t xml:space="preserve"> $</w:t>
            </w:r>
            <w:ins w:id="478" w:author="Hernandez, Hilary" w:date="2026-07-27T13:54:00Z" w16du:dateUtc="2026-07-27T19:54:00Z">
              <w:r w:rsidRPr="00074B6C">
                <w:t>2923.05</w:t>
              </w:r>
            </w:ins>
            <w:del w:id="479" w:author="Hernandez, Hilary" w:date="2026-07-27T13:54:00Z" w16du:dateUtc="2026-07-27T19:54:00Z">
              <w:r w:rsidRPr="00074B6C" w:rsidDel="00873BB6">
                <w:delText>2</w:delText>
              </w:r>
            </w:del>
            <w:del w:id="480" w:author="Hernandez, Hilary" w:date="2026-07-27T13:55:00Z" w16du:dateUtc="2026-07-27T19:55:00Z">
              <w:r w:rsidRPr="00074B6C" w:rsidDel="00873BB6">
                <w:delText>820.78</w:delText>
              </w:r>
            </w:del>
            <w:r w:rsidRPr="00074B6C">
              <w:t xml:space="preserve">** </w:t>
            </w:r>
          </w:p>
        </w:tc>
      </w:tr>
      <w:tr w:rsidR="00074B6C" w:rsidRPr="00074B6C" w14:paraId="00FBFE2E" w14:textId="77777777" w:rsidTr="00B54E71">
        <w:tc>
          <w:tcPr>
            <w:tcW w:w="4338" w:type="dxa"/>
          </w:tcPr>
          <w:p w14:paraId="714F56BB" w14:textId="77777777" w:rsidR="00074B6C" w:rsidRPr="00074B6C" w:rsidRDefault="00074B6C" w:rsidP="00074B6C">
            <w:pPr>
              <w:rPr>
                <w:rFonts w:eastAsia="Calibri"/>
              </w:rPr>
            </w:pPr>
            <w:r w:rsidRPr="00074B6C">
              <w:rPr>
                <w:rFonts w:eastAsia="Calibri"/>
              </w:rPr>
              <w:t>Moose</w:t>
            </w:r>
          </w:p>
        </w:tc>
        <w:tc>
          <w:tcPr>
            <w:tcW w:w="2070" w:type="dxa"/>
            <w:vAlign w:val="bottom"/>
          </w:tcPr>
          <w:p w14:paraId="0BBF3321" w14:textId="77777777" w:rsidR="00074B6C" w:rsidRPr="00074B6C" w:rsidRDefault="00074B6C" w:rsidP="00074B6C">
            <w:pPr>
              <w:rPr>
                <w:rFonts w:eastAsia="Calibri"/>
              </w:rPr>
            </w:pPr>
            <w:r w:rsidRPr="00074B6C">
              <w:rPr>
                <w:rFonts w:eastAsia="Calibri"/>
              </w:rPr>
              <w:t>Resident</w:t>
            </w:r>
          </w:p>
        </w:tc>
        <w:tc>
          <w:tcPr>
            <w:tcW w:w="2880" w:type="dxa"/>
          </w:tcPr>
          <w:p w14:paraId="411941BE" w14:textId="77777777" w:rsidR="00074B6C" w:rsidRPr="00074B6C" w:rsidRDefault="00074B6C" w:rsidP="00074B6C">
            <w:pPr>
              <w:rPr>
                <w:rFonts w:eastAsia="Calibri"/>
              </w:rPr>
            </w:pPr>
            <w:r w:rsidRPr="00074B6C">
              <w:t xml:space="preserve"> $</w:t>
            </w:r>
            <w:ins w:id="481" w:author="Hernandez, Hilary" w:date="2026-07-27T13:55:00Z" w16du:dateUtc="2026-07-27T19:55:00Z">
              <w:r w:rsidRPr="00074B6C">
                <w:t>396.7</w:t>
              </w:r>
            </w:ins>
            <w:ins w:id="482" w:author="Hernandez, Hilary" w:date="2026-08-18T08:20:00Z" w16du:dateUtc="2026-08-18T14:20:00Z">
              <w:r w:rsidRPr="00074B6C">
                <w:t>5</w:t>
              </w:r>
            </w:ins>
            <w:del w:id="483" w:author="Hernandez, Hilary" w:date="2026-07-27T13:55:00Z" w16du:dateUtc="2026-07-27T19:55:00Z">
              <w:r w:rsidRPr="00074B6C" w:rsidDel="00873BB6">
                <w:delText>382.91</w:delText>
              </w:r>
            </w:del>
            <w:r w:rsidRPr="00074B6C">
              <w:t xml:space="preserve">** </w:t>
            </w:r>
          </w:p>
        </w:tc>
      </w:tr>
      <w:tr w:rsidR="00074B6C" w:rsidRPr="00074B6C" w14:paraId="615D88D0" w14:textId="77777777" w:rsidTr="00B54E71">
        <w:tc>
          <w:tcPr>
            <w:tcW w:w="4338" w:type="dxa"/>
          </w:tcPr>
          <w:p w14:paraId="5E52CA41" w14:textId="77777777" w:rsidR="00074B6C" w:rsidRPr="00074B6C" w:rsidRDefault="00074B6C" w:rsidP="00074B6C">
            <w:pPr>
              <w:rPr>
                <w:rFonts w:eastAsia="Calibri"/>
              </w:rPr>
            </w:pPr>
            <w:r w:rsidRPr="00074B6C">
              <w:rPr>
                <w:rFonts w:eastAsia="Calibri"/>
              </w:rPr>
              <w:t>Moose</w:t>
            </w:r>
          </w:p>
        </w:tc>
        <w:tc>
          <w:tcPr>
            <w:tcW w:w="2070" w:type="dxa"/>
            <w:vAlign w:val="bottom"/>
          </w:tcPr>
          <w:p w14:paraId="29260B83" w14:textId="77777777" w:rsidR="00074B6C" w:rsidRPr="00074B6C" w:rsidRDefault="00074B6C" w:rsidP="00074B6C">
            <w:pPr>
              <w:rPr>
                <w:rFonts w:eastAsia="Calibri"/>
              </w:rPr>
            </w:pPr>
            <w:r w:rsidRPr="00074B6C">
              <w:rPr>
                <w:rFonts w:eastAsia="Calibri"/>
              </w:rPr>
              <w:t>Nonresident</w:t>
            </w:r>
          </w:p>
        </w:tc>
        <w:tc>
          <w:tcPr>
            <w:tcW w:w="2880" w:type="dxa"/>
          </w:tcPr>
          <w:p w14:paraId="3394751C" w14:textId="77777777" w:rsidR="00074B6C" w:rsidRPr="00074B6C" w:rsidRDefault="00074B6C" w:rsidP="00074B6C">
            <w:pPr>
              <w:rPr>
                <w:rFonts w:eastAsia="Calibri"/>
              </w:rPr>
            </w:pPr>
            <w:r w:rsidRPr="00074B6C">
              <w:t xml:space="preserve"> $</w:t>
            </w:r>
            <w:ins w:id="484" w:author="Hernandez, Hilary" w:date="2026-07-27T13:55:00Z" w16du:dateUtc="2026-07-27T19:55:00Z">
              <w:r w:rsidRPr="00074B6C">
                <w:t>2923.05</w:t>
              </w:r>
            </w:ins>
            <w:del w:id="485" w:author="Hernandez, Hilary" w:date="2026-07-27T13:55:00Z" w16du:dateUtc="2026-07-27T19:55:00Z">
              <w:r w:rsidRPr="00074B6C" w:rsidDel="00873BB6">
                <w:delText>2820.78</w:delText>
              </w:r>
            </w:del>
            <w:r w:rsidRPr="00074B6C">
              <w:t xml:space="preserve">** </w:t>
            </w:r>
          </w:p>
        </w:tc>
      </w:tr>
      <w:tr w:rsidR="00074B6C" w:rsidRPr="00074B6C" w14:paraId="3821867C" w14:textId="77777777" w:rsidTr="00B54E71">
        <w:tc>
          <w:tcPr>
            <w:tcW w:w="4338" w:type="dxa"/>
          </w:tcPr>
          <w:p w14:paraId="5C568501" w14:textId="77777777" w:rsidR="00074B6C" w:rsidRPr="00074B6C" w:rsidRDefault="00074B6C" w:rsidP="00074B6C">
            <w:pPr>
              <w:rPr>
                <w:rFonts w:eastAsia="Calibri"/>
              </w:rPr>
            </w:pPr>
            <w:r w:rsidRPr="00074B6C">
              <w:rPr>
                <w:rFonts w:eastAsia="Calibri"/>
              </w:rPr>
              <w:t>Mountain lion</w:t>
            </w:r>
          </w:p>
        </w:tc>
        <w:tc>
          <w:tcPr>
            <w:tcW w:w="2070" w:type="dxa"/>
            <w:vAlign w:val="bottom"/>
          </w:tcPr>
          <w:p w14:paraId="7E395159" w14:textId="77777777" w:rsidR="00074B6C" w:rsidRPr="00074B6C" w:rsidRDefault="00074B6C" w:rsidP="00074B6C">
            <w:pPr>
              <w:rPr>
                <w:rFonts w:eastAsia="Calibri"/>
              </w:rPr>
            </w:pPr>
            <w:r w:rsidRPr="00074B6C">
              <w:rPr>
                <w:rFonts w:eastAsia="Calibri"/>
              </w:rPr>
              <w:t>Resident</w:t>
            </w:r>
          </w:p>
        </w:tc>
        <w:tc>
          <w:tcPr>
            <w:tcW w:w="2880" w:type="dxa"/>
          </w:tcPr>
          <w:p w14:paraId="77F2C94D" w14:textId="77777777" w:rsidR="00074B6C" w:rsidRPr="00074B6C" w:rsidRDefault="00074B6C" w:rsidP="00074B6C">
            <w:pPr>
              <w:rPr>
                <w:rFonts w:eastAsia="Calibri"/>
              </w:rPr>
            </w:pPr>
            <w:r w:rsidRPr="00074B6C">
              <w:t xml:space="preserve"> $</w:t>
            </w:r>
            <w:ins w:id="486" w:author="Hernandez, Hilary" w:date="2026-07-27T13:56:00Z" w16du:dateUtc="2026-07-27T19:56:00Z">
              <w:r w:rsidRPr="00074B6C">
                <w:t>63.4</w:t>
              </w:r>
            </w:ins>
            <w:ins w:id="487" w:author="Hernandez, Hilary" w:date="2026-08-18T08:20:00Z" w16du:dateUtc="2026-08-18T14:20:00Z">
              <w:r w:rsidRPr="00074B6C">
                <w:t>5</w:t>
              </w:r>
            </w:ins>
            <w:del w:id="488" w:author="Hernandez, Hilary" w:date="2026-07-27T13:56:00Z" w16du:dateUtc="2026-07-27T19:56:00Z">
              <w:r w:rsidRPr="00074B6C" w:rsidDel="00873BB6">
                <w:delText>61.27</w:delText>
              </w:r>
            </w:del>
            <w:r w:rsidRPr="00074B6C">
              <w:t xml:space="preserve">** </w:t>
            </w:r>
          </w:p>
        </w:tc>
      </w:tr>
      <w:tr w:rsidR="00074B6C" w:rsidRPr="00074B6C" w14:paraId="2AE5C694" w14:textId="77777777" w:rsidTr="00B54E71">
        <w:tc>
          <w:tcPr>
            <w:tcW w:w="4338" w:type="dxa"/>
          </w:tcPr>
          <w:p w14:paraId="79311218" w14:textId="77777777" w:rsidR="00074B6C" w:rsidRPr="00074B6C" w:rsidRDefault="00074B6C" w:rsidP="00074B6C">
            <w:pPr>
              <w:rPr>
                <w:rFonts w:eastAsia="Calibri"/>
              </w:rPr>
            </w:pPr>
            <w:r w:rsidRPr="00074B6C">
              <w:rPr>
                <w:rFonts w:eastAsia="Calibri"/>
              </w:rPr>
              <w:t>Mountain lion</w:t>
            </w:r>
          </w:p>
        </w:tc>
        <w:tc>
          <w:tcPr>
            <w:tcW w:w="2070" w:type="dxa"/>
            <w:vAlign w:val="bottom"/>
          </w:tcPr>
          <w:p w14:paraId="6A9014C2" w14:textId="77777777" w:rsidR="00074B6C" w:rsidRPr="00074B6C" w:rsidRDefault="00074B6C" w:rsidP="00074B6C">
            <w:pPr>
              <w:rPr>
                <w:rFonts w:eastAsia="Calibri"/>
              </w:rPr>
            </w:pPr>
            <w:r w:rsidRPr="00074B6C">
              <w:rPr>
                <w:rFonts w:eastAsia="Calibri"/>
              </w:rPr>
              <w:t>Nonresident</w:t>
            </w:r>
          </w:p>
        </w:tc>
        <w:tc>
          <w:tcPr>
            <w:tcW w:w="2880" w:type="dxa"/>
          </w:tcPr>
          <w:p w14:paraId="34794200" w14:textId="77777777" w:rsidR="00074B6C" w:rsidRPr="00074B6C" w:rsidRDefault="00074B6C" w:rsidP="00074B6C">
            <w:pPr>
              <w:rPr>
                <w:rFonts w:eastAsia="Calibri"/>
              </w:rPr>
            </w:pPr>
            <w:r w:rsidRPr="00074B6C">
              <w:t xml:space="preserve"> $</w:t>
            </w:r>
            <w:ins w:id="489" w:author="Hernandez, Hilary" w:date="2026-07-27T13:56:00Z" w16du:dateUtc="2026-07-27T19:56:00Z">
              <w:r w:rsidRPr="00074B6C">
                <w:t>872.95</w:t>
              </w:r>
            </w:ins>
            <w:del w:id="490" w:author="Hernandez, Hilary" w:date="2026-07-27T13:56:00Z" w16du:dateUtc="2026-07-27T19:56:00Z">
              <w:r w:rsidRPr="00074B6C" w:rsidDel="00873BB6">
                <w:delText>842.41</w:delText>
              </w:r>
            </w:del>
            <w:r w:rsidRPr="00074B6C">
              <w:t xml:space="preserve">** </w:t>
            </w:r>
          </w:p>
        </w:tc>
      </w:tr>
      <w:tr w:rsidR="00074B6C" w:rsidRPr="00074B6C" w14:paraId="175CD9EA" w14:textId="77777777" w:rsidTr="00B54E71">
        <w:tc>
          <w:tcPr>
            <w:tcW w:w="4338" w:type="dxa"/>
          </w:tcPr>
          <w:p w14:paraId="4BFFE7AB" w14:textId="77777777" w:rsidR="00074B6C" w:rsidRPr="00074B6C" w:rsidRDefault="00074B6C" w:rsidP="00074B6C">
            <w:pPr>
              <w:rPr>
                <w:rFonts w:eastAsia="Calibri"/>
              </w:rPr>
            </w:pPr>
            <w:r w:rsidRPr="00074B6C">
              <w:rPr>
                <w:rFonts w:eastAsia="Calibri"/>
              </w:rPr>
              <w:t>Rocky mountain bighorn sheep</w:t>
            </w:r>
          </w:p>
        </w:tc>
        <w:tc>
          <w:tcPr>
            <w:tcW w:w="2070" w:type="dxa"/>
            <w:vAlign w:val="bottom"/>
          </w:tcPr>
          <w:p w14:paraId="33676509" w14:textId="77777777" w:rsidR="00074B6C" w:rsidRPr="00074B6C" w:rsidRDefault="00074B6C" w:rsidP="00074B6C">
            <w:pPr>
              <w:rPr>
                <w:rFonts w:eastAsia="Calibri"/>
              </w:rPr>
            </w:pPr>
            <w:r w:rsidRPr="00074B6C">
              <w:rPr>
                <w:rFonts w:eastAsia="Calibri"/>
              </w:rPr>
              <w:t>Resident</w:t>
            </w:r>
          </w:p>
        </w:tc>
        <w:tc>
          <w:tcPr>
            <w:tcW w:w="2880" w:type="dxa"/>
          </w:tcPr>
          <w:p w14:paraId="209BE2E9" w14:textId="77777777" w:rsidR="00074B6C" w:rsidRPr="00074B6C" w:rsidRDefault="00074B6C" w:rsidP="00074B6C">
            <w:pPr>
              <w:rPr>
                <w:rFonts w:eastAsia="Calibri"/>
              </w:rPr>
            </w:pPr>
            <w:r w:rsidRPr="00074B6C">
              <w:t xml:space="preserve"> $</w:t>
            </w:r>
            <w:ins w:id="491" w:author="Hernandez, Hilary" w:date="2026-07-27T13:56:00Z" w16du:dateUtc="2026-07-27T19:56:00Z">
              <w:r w:rsidRPr="00074B6C">
                <w:t>396.7</w:t>
              </w:r>
            </w:ins>
            <w:ins w:id="492" w:author="Hernandez, Hilary" w:date="2026-08-18T08:20:00Z" w16du:dateUtc="2026-08-18T14:20:00Z">
              <w:r w:rsidRPr="00074B6C">
                <w:t>5</w:t>
              </w:r>
            </w:ins>
            <w:del w:id="493" w:author="Hernandez, Hilary" w:date="2026-07-27T13:56:00Z" w16du:dateUtc="2026-07-27T19:56:00Z">
              <w:r w:rsidRPr="00074B6C" w:rsidDel="00873BB6">
                <w:delText>382.91</w:delText>
              </w:r>
            </w:del>
            <w:r w:rsidRPr="00074B6C">
              <w:t xml:space="preserve">** </w:t>
            </w:r>
          </w:p>
        </w:tc>
      </w:tr>
      <w:tr w:rsidR="00074B6C" w:rsidRPr="00074B6C" w14:paraId="29D6846D" w14:textId="77777777" w:rsidTr="00B54E71">
        <w:tc>
          <w:tcPr>
            <w:tcW w:w="4338" w:type="dxa"/>
          </w:tcPr>
          <w:p w14:paraId="6020B49B" w14:textId="77777777" w:rsidR="00074B6C" w:rsidRPr="00074B6C" w:rsidRDefault="00074B6C" w:rsidP="00074B6C">
            <w:pPr>
              <w:rPr>
                <w:rFonts w:eastAsia="Calibri"/>
              </w:rPr>
            </w:pPr>
            <w:r w:rsidRPr="00074B6C">
              <w:rPr>
                <w:rFonts w:eastAsia="Calibri"/>
              </w:rPr>
              <w:t>Rocky mountain bighorn sheep</w:t>
            </w:r>
          </w:p>
        </w:tc>
        <w:tc>
          <w:tcPr>
            <w:tcW w:w="2070" w:type="dxa"/>
            <w:vAlign w:val="bottom"/>
          </w:tcPr>
          <w:p w14:paraId="61BD8CE7" w14:textId="77777777" w:rsidR="00074B6C" w:rsidRPr="00074B6C" w:rsidRDefault="00074B6C" w:rsidP="00074B6C">
            <w:pPr>
              <w:rPr>
                <w:rFonts w:eastAsia="Calibri"/>
              </w:rPr>
            </w:pPr>
            <w:r w:rsidRPr="00074B6C">
              <w:rPr>
                <w:rFonts w:eastAsia="Calibri"/>
              </w:rPr>
              <w:t>Nonresident</w:t>
            </w:r>
          </w:p>
        </w:tc>
        <w:tc>
          <w:tcPr>
            <w:tcW w:w="2880" w:type="dxa"/>
          </w:tcPr>
          <w:p w14:paraId="3FD357A7" w14:textId="77777777" w:rsidR="00074B6C" w:rsidRPr="00074B6C" w:rsidRDefault="00074B6C" w:rsidP="00074B6C">
            <w:pPr>
              <w:rPr>
                <w:rFonts w:eastAsia="Calibri"/>
              </w:rPr>
            </w:pPr>
            <w:r w:rsidRPr="00074B6C">
              <w:t xml:space="preserve"> $</w:t>
            </w:r>
            <w:ins w:id="494" w:author="Hernandez, Hilary" w:date="2026-07-27T13:57:00Z" w16du:dateUtc="2026-07-27T19:57:00Z">
              <w:r w:rsidRPr="00074B6C">
                <w:t>2923.05</w:t>
              </w:r>
            </w:ins>
            <w:del w:id="495" w:author="Hernandez, Hilary" w:date="2026-07-27T13:57:00Z" w16du:dateUtc="2026-07-27T19:57:00Z">
              <w:r w:rsidRPr="00074B6C" w:rsidDel="00873BB6">
                <w:delText>2,820.78</w:delText>
              </w:r>
            </w:del>
            <w:r w:rsidRPr="00074B6C">
              <w:t xml:space="preserve">** </w:t>
            </w:r>
          </w:p>
        </w:tc>
      </w:tr>
      <w:tr w:rsidR="00074B6C" w:rsidRPr="00074B6C" w14:paraId="0A248ED2" w14:textId="77777777" w:rsidTr="00B54E71">
        <w:tc>
          <w:tcPr>
            <w:tcW w:w="4338" w:type="dxa"/>
          </w:tcPr>
          <w:p w14:paraId="25A30C83" w14:textId="77777777" w:rsidR="00074B6C" w:rsidRPr="00074B6C" w:rsidRDefault="00074B6C" w:rsidP="00074B6C">
            <w:pPr>
              <w:rPr>
                <w:rFonts w:eastAsia="Calibri"/>
              </w:rPr>
            </w:pPr>
            <w:r w:rsidRPr="00074B6C">
              <w:rPr>
                <w:rFonts w:eastAsia="Calibri"/>
              </w:rPr>
              <w:t>Desert bighorn sheep</w:t>
            </w:r>
          </w:p>
        </w:tc>
        <w:tc>
          <w:tcPr>
            <w:tcW w:w="2070" w:type="dxa"/>
            <w:vAlign w:val="bottom"/>
          </w:tcPr>
          <w:p w14:paraId="7B23B8EE" w14:textId="77777777" w:rsidR="00074B6C" w:rsidRPr="00074B6C" w:rsidRDefault="00074B6C" w:rsidP="00074B6C">
            <w:pPr>
              <w:rPr>
                <w:rFonts w:eastAsia="Calibri"/>
              </w:rPr>
            </w:pPr>
            <w:r w:rsidRPr="00074B6C">
              <w:rPr>
                <w:rFonts w:eastAsia="Calibri"/>
              </w:rPr>
              <w:t>Resident</w:t>
            </w:r>
          </w:p>
        </w:tc>
        <w:tc>
          <w:tcPr>
            <w:tcW w:w="2880" w:type="dxa"/>
          </w:tcPr>
          <w:p w14:paraId="247A7D45" w14:textId="77777777" w:rsidR="00074B6C" w:rsidRPr="00074B6C" w:rsidRDefault="00074B6C" w:rsidP="00074B6C">
            <w:pPr>
              <w:rPr>
                <w:rFonts w:eastAsia="Calibri"/>
              </w:rPr>
            </w:pPr>
            <w:r w:rsidRPr="00074B6C">
              <w:t xml:space="preserve"> $</w:t>
            </w:r>
            <w:ins w:id="496" w:author="Hernandez, Hilary" w:date="2026-07-27T13:57:00Z" w16du:dateUtc="2026-07-27T19:57:00Z">
              <w:r w:rsidRPr="00074B6C">
                <w:t>396.7</w:t>
              </w:r>
            </w:ins>
            <w:ins w:id="497" w:author="Hernandez, Hilary" w:date="2026-08-18T08:20:00Z" w16du:dateUtc="2026-08-18T14:20:00Z">
              <w:r w:rsidRPr="00074B6C">
                <w:t>5</w:t>
              </w:r>
            </w:ins>
            <w:del w:id="498" w:author="Hernandez, Hilary" w:date="2026-07-27T13:57:00Z" w16du:dateUtc="2026-07-27T19:57:00Z">
              <w:r w:rsidRPr="00074B6C" w:rsidDel="00873BB6">
                <w:delText>382.91</w:delText>
              </w:r>
            </w:del>
            <w:r w:rsidRPr="00074B6C">
              <w:t xml:space="preserve">** </w:t>
            </w:r>
          </w:p>
        </w:tc>
      </w:tr>
      <w:tr w:rsidR="00074B6C" w:rsidRPr="00074B6C" w14:paraId="3E25CA7E" w14:textId="77777777" w:rsidTr="00B54E71">
        <w:tc>
          <w:tcPr>
            <w:tcW w:w="4338" w:type="dxa"/>
          </w:tcPr>
          <w:p w14:paraId="3787BE18" w14:textId="77777777" w:rsidR="00074B6C" w:rsidRPr="00074B6C" w:rsidRDefault="00074B6C" w:rsidP="00074B6C">
            <w:pPr>
              <w:rPr>
                <w:rFonts w:eastAsia="Calibri"/>
              </w:rPr>
            </w:pPr>
            <w:r w:rsidRPr="00074B6C">
              <w:rPr>
                <w:rFonts w:eastAsia="Calibri"/>
              </w:rPr>
              <w:t>Desert bighorn sheep</w:t>
            </w:r>
          </w:p>
        </w:tc>
        <w:tc>
          <w:tcPr>
            <w:tcW w:w="2070" w:type="dxa"/>
            <w:vAlign w:val="bottom"/>
          </w:tcPr>
          <w:p w14:paraId="6D947436" w14:textId="77777777" w:rsidR="00074B6C" w:rsidRPr="00074B6C" w:rsidRDefault="00074B6C" w:rsidP="00074B6C">
            <w:pPr>
              <w:rPr>
                <w:rFonts w:eastAsia="Calibri"/>
              </w:rPr>
            </w:pPr>
            <w:r w:rsidRPr="00074B6C">
              <w:rPr>
                <w:rFonts w:eastAsia="Calibri"/>
              </w:rPr>
              <w:t>Nonresident</w:t>
            </w:r>
          </w:p>
        </w:tc>
        <w:tc>
          <w:tcPr>
            <w:tcW w:w="2880" w:type="dxa"/>
          </w:tcPr>
          <w:p w14:paraId="733B1F1F" w14:textId="77777777" w:rsidR="00074B6C" w:rsidRPr="00074B6C" w:rsidRDefault="00074B6C" w:rsidP="00074B6C">
            <w:pPr>
              <w:rPr>
                <w:rFonts w:eastAsia="Calibri"/>
              </w:rPr>
            </w:pPr>
            <w:r w:rsidRPr="00074B6C">
              <w:t xml:space="preserve"> $</w:t>
            </w:r>
            <w:ins w:id="499" w:author="Hernandez, Hilary" w:date="2026-07-27T13:57:00Z" w16du:dateUtc="2026-07-27T19:57:00Z">
              <w:r w:rsidRPr="00074B6C">
                <w:t>2923.05</w:t>
              </w:r>
            </w:ins>
            <w:del w:id="500" w:author="Hernandez, Hilary" w:date="2026-07-27T13:57:00Z" w16du:dateUtc="2026-07-27T19:57:00Z">
              <w:r w:rsidRPr="00074B6C" w:rsidDel="00873BB6">
                <w:delText>2,820.7</w:delText>
              </w:r>
            </w:del>
            <w:del w:id="501" w:author="Hernandez, Hilary" w:date="2026-07-27T13:58:00Z" w16du:dateUtc="2026-07-27T19:58:00Z">
              <w:r w:rsidRPr="00074B6C" w:rsidDel="00873BB6">
                <w:delText>8</w:delText>
              </w:r>
            </w:del>
            <w:r w:rsidRPr="00074B6C">
              <w:t xml:space="preserve">** </w:t>
            </w:r>
          </w:p>
        </w:tc>
      </w:tr>
      <w:tr w:rsidR="00074B6C" w:rsidRPr="00074B6C" w14:paraId="382AC575" w14:textId="77777777" w:rsidTr="00B54E71">
        <w:tc>
          <w:tcPr>
            <w:tcW w:w="4338" w:type="dxa"/>
          </w:tcPr>
          <w:p w14:paraId="4AD622B5" w14:textId="77777777" w:rsidR="00074B6C" w:rsidRPr="00074B6C" w:rsidRDefault="00074B6C" w:rsidP="00074B6C">
            <w:pPr>
              <w:rPr>
                <w:rFonts w:eastAsia="Calibri"/>
              </w:rPr>
            </w:pPr>
            <w:r w:rsidRPr="00074B6C">
              <w:rPr>
                <w:rFonts w:eastAsia="Calibri"/>
              </w:rPr>
              <w:t>Resident low-income senior fishing</w:t>
            </w:r>
          </w:p>
        </w:tc>
        <w:tc>
          <w:tcPr>
            <w:tcW w:w="2070" w:type="dxa"/>
            <w:vAlign w:val="bottom"/>
          </w:tcPr>
          <w:p w14:paraId="13FE58EA" w14:textId="77777777" w:rsidR="00074B6C" w:rsidRPr="00074B6C" w:rsidRDefault="00074B6C" w:rsidP="00074B6C">
            <w:pPr>
              <w:rPr>
                <w:rFonts w:eastAsia="Calibri"/>
              </w:rPr>
            </w:pPr>
            <w:r w:rsidRPr="00074B6C">
              <w:rPr>
                <w:rFonts w:eastAsia="Calibri"/>
              </w:rPr>
              <w:t>Resident</w:t>
            </w:r>
          </w:p>
        </w:tc>
        <w:tc>
          <w:tcPr>
            <w:tcW w:w="2880" w:type="dxa"/>
          </w:tcPr>
          <w:p w14:paraId="1FA5D6B6" w14:textId="77777777" w:rsidR="00074B6C" w:rsidRPr="00074B6C" w:rsidRDefault="00074B6C" w:rsidP="00074B6C">
            <w:pPr>
              <w:rPr>
                <w:rFonts w:eastAsia="Calibri"/>
              </w:rPr>
            </w:pPr>
            <w:r w:rsidRPr="00074B6C">
              <w:t xml:space="preserve"> $</w:t>
            </w:r>
            <w:ins w:id="502" w:author="Hernandez, Hilary" w:date="2026-07-27T13:58:00Z" w16du:dateUtc="2026-07-27T19:58:00Z">
              <w:r w:rsidRPr="00074B6C">
                <w:t>8.4</w:t>
              </w:r>
            </w:ins>
            <w:ins w:id="503" w:author="Hernandez, Hilary" w:date="2026-08-18T08:21:00Z" w16du:dateUtc="2026-08-18T14:21:00Z">
              <w:r w:rsidRPr="00074B6C">
                <w:t>5</w:t>
              </w:r>
            </w:ins>
            <w:del w:id="504" w:author="Hernandez, Hilary" w:date="2026-07-27T13:58:00Z" w16du:dateUtc="2026-07-27T19:58:00Z">
              <w:r w:rsidRPr="00074B6C" w:rsidDel="00873BB6">
                <w:delText>8.19</w:delText>
              </w:r>
            </w:del>
            <w:r w:rsidRPr="00074B6C">
              <w:t xml:space="preserve">** </w:t>
            </w:r>
          </w:p>
        </w:tc>
      </w:tr>
      <w:tr w:rsidR="00074B6C" w:rsidRPr="00074B6C" w14:paraId="744DFD0E" w14:textId="77777777" w:rsidTr="00B54E71">
        <w:tc>
          <w:tcPr>
            <w:tcW w:w="4338" w:type="dxa"/>
          </w:tcPr>
          <w:p w14:paraId="5BE5DBF7" w14:textId="77777777" w:rsidR="00074B6C" w:rsidRPr="00074B6C" w:rsidRDefault="00074B6C" w:rsidP="00074B6C">
            <w:pPr>
              <w:rPr>
                <w:rFonts w:eastAsia="Calibri"/>
              </w:rPr>
            </w:pPr>
            <w:r w:rsidRPr="00074B6C">
              <w:rPr>
                <w:rFonts w:eastAsia="Calibri"/>
              </w:rPr>
              <w:t>Youth big game (deer, elk, pronghorn)</w:t>
            </w:r>
          </w:p>
        </w:tc>
        <w:tc>
          <w:tcPr>
            <w:tcW w:w="2070" w:type="dxa"/>
            <w:vAlign w:val="bottom"/>
          </w:tcPr>
          <w:p w14:paraId="1C3470FE" w14:textId="77777777" w:rsidR="00074B6C" w:rsidRPr="00074B6C" w:rsidRDefault="00074B6C" w:rsidP="00074B6C">
            <w:pPr>
              <w:rPr>
                <w:rFonts w:eastAsia="Calibri"/>
              </w:rPr>
            </w:pPr>
            <w:r w:rsidRPr="00074B6C">
              <w:rPr>
                <w:rFonts w:eastAsia="Calibri"/>
              </w:rPr>
              <w:t>Resident</w:t>
            </w:r>
          </w:p>
        </w:tc>
        <w:tc>
          <w:tcPr>
            <w:tcW w:w="2880" w:type="dxa"/>
          </w:tcPr>
          <w:p w14:paraId="22DF8715" w14:textId="77777777" w:rsidR="00074B6C" w:rsidRPr="00074B6C" w:rsidRDefault="00074B6C" w:rsidP="00074B6C">
            <w:pPr>
              <w:rPr>
                <w:rFonts w:eastAsia="Calibri"/>
              </w:rPr>
            </w:pPr>
            <w:r w:rsidRPr="00074B6C">
              <w:t xml:space="preserve"> $</w:t>
            </w:r>
            <w:ins w:id="505" w:author="Hernandez, Hilary" w:date="2026-07-27T13:58:00Z" w16du:dateUtc="2026-07-27T19:58:00Z">
              <w:r w:rsidRPr="00074B6C">
                <w:t>18.1</w:t>
              </w:r>
            </w:ins>
            <w:ins w:id="506" w:author="Hernandez, Hilary" w:date="2026-08-18T08:21:00Z" w16du:dateUtc="2026-08-18T14:21:00Z">
              <w:r w:rsidRPr="00074B6C">
                <w:t>5</w:t>
              </w:r>
            </w:ins>
            <w:del w:id="507" w:author="Hernandez, Hilary" w:date="2026-07-27T13:58:00Z" w16du:dateUtc="2026-07-27T19:58:00Z">
              <w:r w:rsidRPr="00074B6C" w:rsidDel="00873BB6">
                <w:delText>17.55</w:delText>
              </w:r>
            </w:del>
            <w:r w:rsidRPr="00074B6C">
              <w:t xml:space="preserve"> each **</w:t>
            </w:r>
          </w:p>
        </w:tc>
      </w:tr>
      <w:tr w:rsidR="00074B6C" w:rsidRPr="00074B6C" w14:paraId="1113D562" w14:textId="77777777" w:rsidTr="00B54E71">
        <w:tc>
          <w:tcPr>
            <w:tcW w:w="4338" w:type="dxa"/>
          </w:tcPr>
          <w:p w14:paraId="6EF1E66A" w14:textId="77777777" w:rsidR="00074B6C" w:rsidRPr="00074B6C" w:rsidRDefault="00074B6C" w:rsidP="00074B6C">
            <w:pPr>
              <w:rPr>
                <w:rFonts w:eastAsia="Calibri"/>
              </w:rPr>
            </w:pPr>
            <w:r w:rsidRPr="00074B6C">
              <w:rPr>
                <w:rFonts w:eastAsia="Calibri"/>
              </w:rPr>
              <w:t>Youth big game (deer, elk, pronghorn)</w:t>
            </w:r>
          </w:p>
        </w:tc>
        <w:tc>
          <w:tcPr>
            <w:tcW w:w="2070" w:type="dxa"/>
            <w:vAlign w:val="bottom"/>
          </w:tcPr>
          <w:p w14:paraId="512152BD" w14:textId="77777777" w:rsidR="00074B6C" w:rsidRPr="00074B6C" w:rsidRDefault="00074B6C" w:rsidP="00074B6C">
            <w:pPr>
              <w:rPr>
                <w:rFonts w:eastAsia="Calibri"/>
              </w:rPr>
            </w:pPr>
            <w:r w:rsidRPr="00074B6C">
              <w:rPr>
                <w:rFonts w:eastAsia="Calibri"/>
              </w:rPr>
              <w:t>Nonresident</w:t>
            </w:r>
          </w:p>
        </w:tc>
        <w:tc>
          <w:tcPr>
            <w:tcW w:w="2880" w:type="dxa"/>
          </w:tcPr>
          <w:p w14:paraId="066FFB99" w14:textId="77777777" w:rsidR="00074B6C" w:rsidRPr="00074B6C" w:rsidRDefault="00074B6C" w:rsidP="00074B6C">
            <w:pPr>
              <w:rPr>
                <w:rFonts w:eastAsia="Calibri"/>
              </w:rPr>
            </w:pPr>
            <w:r w:rsidRPr="00074B6C">
              <w:t xml:space="preserve"> $</w:t>
            </w:r>
            <w:ins w:id="508" w:author="Hernandez, Hilary" w:date="2026-07-27T13:58:00Z" w16du:dateUtc="2026-07-27T19:58:00Z">
              <w:r w:rsidRPr="00074B6C">
                <w:t>131.9</w:t>
              </w:r>
            </w:ins>
            <w:ins w:id="509" w:author="Hernandez, Hilary" w:date="2026-08-18T08:21:00Z" w16du:dateUtc="2026-08-18T14:21:00Z">
              <w:r w:rsidRPr="00074B6C">
                <w:t>0</w:t>
              </w:r>
            </w:ins>
            <w:del w:id="510" w:author="Hernandez, Hilary" w:date="2026-07-27T13:59:00Z" w16du:dateUtc="2026-07-27T19:59:00Z">
              <w:r w:rsidRPr="00074B6C" w:rsidDel="00873BB6">
                <w:delText>127.32</w:delText>
              </w:r>
            </w:del>
            <w:r w:rsidRPr="00074B6C">
              <w:t xml:space="preserve"> each** </w:t>
            </w:r>
          </w:p>
        </w:tc>
      </w:tr>
      <w:tr w:rsidR="00074B6C" w:rsidRPr="00074B6C" w14:paraId="5232EF37" w14:textId="77777777" w:rsidTr="00B54E71">
        <w:tc>
          <w:tcPr>
            <w:tcW w:w="4338" w:type="dxa"/>
          </w:tcPr>
          <w:p w14:paraId="40EDB7F0" w14:textId="77777777" w:rsidR="00074B6C" w:rsidRPr="00074B6C" w:rsidRDefault="00074B6C" w:rsidP="00074B6C">
            <w:pPr>
              <w:rPr>
                <w:rFonts w:eastAsia="Calibri"/>
              </w:rPr>
            </w:pPr>
            <w:r w:rsidRPr="00074B6C">
              <w:rPr>
                <w:rFonts w:eastAsia="Calibri"/>
              </w:rPr>
              <w:t>Youth small game hunting</w:t>
            </w:r>
          </w:p>
        </w:tc>
        <w:tc>
          <w:tcPr>
            <w:tcW w:w="2070" w:type="dxa"/>
            <w:vAlign w:val="bottom"/>
          </w:tcPr>
          <w:p w14:paraId="7AB659E3" w14:textId="77777777" w:rsidR="00074B6C" w:rsidRPr="00074B6C" w:rsidRDefault="00074B6C" w:rsidP="00074B6C">
            <w:pPr>
              <w:rPr>
                <w:rFonts w:eastAsia="Calibri"/>
              </w:rPr>
            </w:pPr>
            <w:r w:rsidRPr="00074B6C">
              <w:rPr>
                <w:rFonts w:eastAsia="Calibri"/>
              </w:rPr>
              <w:t>Resident</w:t>
            </w:r>
          </w:p>
        </w:tc>
        <w:tc>
          <w:tcPr>
            <w:tcW w:w="2880" w:type="dxa"/>
          </w:tcPr>
          <w:p w14:paraId="40A3424A" w14:textId="77777777" w:rsidR="00074B6C" w:rsidRPr="00074B6C" w:rsidRDefault="00074B6C" w:rsidP="00074B6C">
            <w:pPr>
              <w:rPr>
                <w:rFonts w:eastAsia="Calibri"/>
              </w:rPr>
            </w:pPr>
            <w:r w:rsidRPr="00074B6C">
              <w:t xml:space="preserve"> $</w:t>
            </w:r>
            <w:ins w:id="511" w:author="Hernandez, Hilary" w:date="2026-07-27T13:59:00Z" w16du:dateUtc="2026-07-27T19:59:00Z">
              <w:r w:rsidRPr="00074B6C">
                <w:t>1.3</w:t>
              </w:r>
            </w:ins>
            <w:ins w:id="512" w:author="Hernandez, Hilary" w:date="2026-08-18T08:21:00Z" w16du:dateUtc="2026-08-18T14:21:00Z">
              <w:r w:rsidRPr="00074B6C">
                <w:t>0</w:t>
              </w:r>
            </w:ins>
            <w:del w:id="513" w:author="Hernandez, Hilary" w:date="2026-07-27T13:59:00Z" w16du:dateUtc="2026-07-27T19:59:00Z">
              <w:r w:rsidRPr="00074B6C" w:rsidDel="00873BB6">
                <w:delText>1.28</w:delText>
              </w:r>
            </w:del>
            <w:r w:rsidRPr="00074B6C">
              <w:t xml:space="preserve">*** </w:t>
            </w:r>
          </w:p>
        </w:tc>
      </w:tr>
      <w:tr w:rsidR="00074B6C" w:rsidRPr="00074B6C" w14:paraId="51A8D8DF" w14:textId="77777777" w:rsidTr="00B54E71">
        <w:tc>
          <w:tcPr>
            <w:tcW w:w="4338" w:type="dxa"/>
          </w:tcPr>
          <w:p w14:paraId="07100520" w14:textId="77777777" w:rsidR="00074B6C" w:rsidRPr="00074B6C" w:rsidRDefault="00074B6C" w:rsidP="00074B6C">
            <w:pPr>
              <w:rPr>
                <w:rFonts w:eastAsia="Calibri"/>
              </w:rPr>
            </w:pPr>
            <w:r w:rsidRPr="00074B6C">
              <w:rPr>
                <w:rFonts w:eastAsia="Calibri"/>
              </w:rPr>
              <w:t>Youth small game hunting</w:t>
            </w:r>
          </w:p>
        </w:tc>
        <w:tc>
          <w:tcPr>
            <w:tcW w:w="2070" w:type="dxa"/>
            <w:vAlign w:val="bottom"/>
          </w:tcPr>
          <w:p w14:paraId="0CA13E92" w14:textId="77777777" w:rsidR="00074B6C" w:rsidRPr="00074B6C" w:rsidRDefault="00074B6C" w:rsidP="00074B6C">
            <w:pPr>
              <w:rPr>
                <w:rFonts w:eastAsia="Calibri"/>
              </w:rPr>
            </w:pPr>
            <w:r w:rsidRPr="00074B6C">
              <w:rPr>
                <w:rFonts w:eastAsia="Calibri"/>
              </w:rPr>
              <w:t>Nonresident</w:t>
            </w:r>
          </w:p>
        </w:tc>
        <w:tc>
          <w:tcPr>
            <w:tcW w:w="2880" w:type="dxa"/>
          </w:tcPr>
          <w:p w14:paraId="20EA2562" w14:textId="77777777" w:rsidR="00074B6C" w:rsidRPr="00074B6C" w:rsidRDefault="00074B6C" w:rsidP="00074B6C">
            <w:pPr>
              <w:rPr>
                <w:rFonts w:eastAsia="Calibri"/>
              </w:rPr>
            </w:pPr>
            <w:r w:rsidRPr="00074B6C">
              <w:t xml:space="preserve"> $</w:t>
            </w:r>
            <w:ins w:id="514" w:author="Hernandez, Hilary" w:date="2026-07-27T13:59:00Z" w16du:dateUtc="2026-07-27T19:59:00Z">
              <w:r w:rsidRPr="00074B6C">
                <w:t>1.3</w:t>
              </w:r>
            </w:ins>
            <w:ins w:id="515" w:author="Hernandez, Hilary" w:date="2026-08-18T08:21:00Z" w16du:dateUtc="2026-08-18T14:21:00Z">
              <w:r w:rsidRPr="00074B6C">
                <w:t>0</w:t>
              </w:r>
            </w:ins>
            <w:del w:id="516" w:author="Hernandez, Hilary" w:date="2026-07-27T13:59:00Z" w16du:dateUtc="2026-07-27T19:59:00Z">
              <w:r w:rsidRPr="00074B6C" w:rsidDel="00873BB6">
                <w:delText>1.28</w:delText>
              </w:r>
            </w:del>
            <w:r w:rsidRPr="00074B6C">
              <w:t xml:space="preserve">*** </w:t>
            </w:r>
          </w:p>
        </w:tc>
      </w:tr>
      <w:tr w:rsidR="00074B6C" w:rsidRPr="00074B6C" w14:paraId="4D3356A4" w14:textId="77777777" w:rsidTr="00B54E71">
        <w:tc>
          <w:tcPr>
            <w:tcW w:w="4338" w:type="dxa"/>
          </w:tcPr>
          <w:p w14:paraId="5594CCA9" w14:textId="77777777" w:rsidR="00074B6C" w:rsidRPr="00074B6C" w:rsidRDefault="00074B6C" w:rsidP="00074B6C">
            <w:pPr>
              <w:rPr>
                <w:rFonts w:eastAsia="Calibri"/>
              </w:rPr>
            </w:pPr>
            <w:r w:rsidRPr="00074B6C">
              <w:rPr>
                <w:rFonts w:eastAsia="Calibri"/>
              </w:rPr>
              <w:t>Colorado wildlife habitat stamp, purchased in conjunction with the purchase of a hunting or fishing license</w:t>
            </w:r>
          </w:p>
        </w:tc>
        <w:tc>
          <w:tcPr>
            <w:tcW w:w="2070" w:type="dxa"/>
            <w:vAlign w:val="bottom"/>
          </w:tcPr>
          <w:p w14:paraId="487C4D94" w14:textId="77777777" w:rsidR="00074B6C" w:rsidRPr="00074B6C" w:rsidRDefault="00074B6C" w:rsidP="00074B6C">
            <w:pPr>
              <w:rPr>
                <w:rFonts w:eastAsia="Calibri"/>
              </w:rPr>
            </w:pPr>
            <w:r w:rsidRPr="00074B6C">
              <w:rPr>
                <w:rFonts w:eastAsia="Calibri"/>
              </w:rPr>
              <w:t>Resident</w:t>
            </w:r>
          </w:p>
        </w:tc>
        <w:tc>
          <w:tcPr>
            <w:tcW w:w="2880" w:type="dxa"/>
          </w:tcPr>
          <w:p w14:paraId="63B90CF7" w14:textId="77777777" w:rsidR="00074B6C" w:rsidRPr="00074B6C" w:rsidRDefault="00074B6C" w:rsidP="00074B6C">
            <w:pPr>
              <w:rPr>
                <w:rFonts w:eastAsia="Calibri"/>
              </w:rPr>
            </w:pPr>
            <w:r w:rsidRPr="00074B6C">
              <w:t xml:space="preserve"> $</w:t>
            </w:r>
            <w:ins w:id="517" w:author="Hernandez, Hilary" w:date="2026-07-27T13:59:00Z" w16du:dateUtc="2026-07-27T19:59:00Z">
              <w:r w:rsidRPr="00074B6C">
                <w:t>13.2</w:t>
              </w:r>
            </w:ins>
            <w:ins w:id="518" w:author="Hernandez, Hilary" w:date="2026-08-18T08:21:00Z" w16du:dateUtc="2026-08-18T14:21:00Z">
              <w:r w:rsidRPr="00074B6C">
                <w:t>0</w:t>
              </w:r>
            </w:ins>
            <w:del w:id="519" w:author="Hernandez, Hilary" w:date="2026-07-27T13:59:00Z" w16du:dateUtc="2026-07-27T19:59:00Z">
              <w:r w:rsidRPr="00074B6C" w:rsidDel="00873BB6">
                <w:delText>12.76</w:delText>
              </w:r>
            </w:del>
            <w:r w:rsidRPr="00074B6C">
              <w:t xml:space="preserve"> </w:t>
            </w:r>
          </w:p>
        </w:tc>
      </w:tr>
      <w:tr w:rsidR="00074B6C" w:rsidRPr="00074B6C" w14:paraId="7A56780F" w14:textId="77777777" w:rsidTr="00B54E71">
        <w:tc>
          <w:tcPr>
            <w:tcW w:w="4338" w:type="dxa"/>
          </w:tcPr>
          <w:p w14:paraId="458FB588" w14:textId="77777777" w:rsidR="00074B6C" w:rsidRPr="00074B6C" w:rsidRDefault="00074B6C" w:rsidP="00074B6C">
            <w:pPr>
              <w:rPr>
                <w:rFonts w:eastAsia="Calibri"/>
              </w:rPr>
            </w:pPr>
            <w:r w:rsidRPr="00074B6C">
              <w:rPr>
                <w:rFonts w:eastAsia="Calibri"/>
              </w:rPr>
              <w:t>Colorado wildlife habitat stamp, purchased in conjunction with the purchase of a hunting or fishing license</w:t>
            </w:r>
          </w:p>
        </w:tc>
        <w:tc>
          <w:tcPr>
            <w:tcW w:w="2070" w:type="dxa"/>
            <w:vAlign w:val="bottom"/>
          </w:tcPr>
          <w:p w14:paraId="35340816" w14:textId="77777777" w:rsidR="00074B6C" w:rsidRPr="00074B6C" w:rsidRDefault="00074B6C" w:rsidP="00074B6C">
            <w:pPr>
              <w:rPr>
                <w:rFonts w:eastAsia="Calibri"/>
              </w:rPr>
            </w:pPr>
            <w:r w:rsidRPr="00074B6C">
              <w:rPr>
                <w:rFonts w:eastAsia="Calibri"/>
              </w:rPr>
              <w:t>Nonresident</w:t>
            </w:r>
          </w:p>
        </w:tc>
        <w:tc>
          <w:tcPr>
            <w:tcW w:w="2880" w:type="dxa"/>
          </w:tcPr>
          <w:p w14:paraId="2826FA20" w14:textId="77777777" w:rsidR="00074B6C" w:rsidRPr="00074B6C" w:rsidRDefault="00074B6C" w:rsidP="00074B6C">
            <w:pPr>
              <w:rPr>
                <w:rFonts w:eastAsia="Calibri"/>
              </w:rPr>
            </w:pPr>
            <w:r w:rsidRPr="00074B6C">
              <w:t xml:space="preserve"> $</w:t>
            </w:r>
            <w:ins w:id="520" w:author="Hernandez, Hilary" w:date="2026-07-27T14:00:00Z" w16du:dateUtc="2026-07-27T20:00:00Z">
              <w:r w:rsidRPr="00074B6C">
                <w:t>13.2</w:t>
              </w:r>
            </w:ins>
            <w:ins w:id="521" w:author="Hernandez, Hilary" w:date="2026-08-18T08:21:00Z" w16du:dateUtc="2026-08-18T14:21:00Z">
              <w:r w:rsidRPr="00074B6C">
                <w:t>0</w:t>
              </w:r>
            </w:ins>
            <w:del w:id="522" w:author="Hernandez, Hilary" w:date="2026-07-27T14:00:00Z" w16du:dateUtc="2026-07-27T20:00:00Z">
              <w:r w:rsidRPr="00074B6C" w:rsidDel="00873BB6">
                <w:delText>12.76</w:delText>
              </w:r>
            </w:del>
            <w:r w:rsidRPr="00074B6C">
              <w:t xml:space="preserve"> </w:t>
            </w:r>
          </w:p>
        </w:tc>
      </w:tr>
      <w:tr w:rsidR="00074B6C" w:rsidRPr="00074B6C" w14:paraId="2EF04696" w14:textId="77777777" w:rsidTr="00B54E71">
        <w:tc>
          <w:tcPr>
            <w:tcW w:w="4338" w:type="dxa"/>
          </w:tcPr>
          <w:p w14:paraId="6248E0DE" w14:textId="77777777" w:rsidR="00074B6C" w:rsidRPr="00074B6C" w:rsidRDefault="00074B6C" w:rsidP="00074B6C">
            <w:pPr>
              <w:rPr>
                <w:rFonts w:eastAsia="Calibri"/>
              </w:rPr>
            </w:pPr>
            <w:r w:rsidRPr="00074B6C">
              <w:rPr>
                <w:rFonts w:eastAsia="Calibri"/>
              </w:rPr>
              <w:t>“Lifetime” Colorado wildlife habitat stamp</w:t>
            </w:r>
          </w:p>
        </w:tc>
        <w:tc>
          <w:tcPr>
            <w:tcW w:w="2070" w:type="dxa"/>
          </w:tcPr>
          <w:p w14:paraId="20E78396" w14:textId="77777777" w:rsidR="00074B6C" w:rsidRPr="00074B6C" w:rsidRDefault="00074B6C" w:rsidP="00074B6C">
            <w:pPr>
              <w:rPr>
                <w:rFonts w:eastAsia="Calibri"/>
              </w:rPr>
            </w:pPr>
            <w:r w:rsidRPr="00074B6C">
              <w:rPr>
                <w:rFonts w:eastAsia="Calibri"/>
              </w:rPr>
              <w:t>Resident</w:t>
            </w:r>
          </w:p>
        </w:tc>
        <w:tc>
          <w:tcPr>
            <w:tcW w:w="2880" w:type="dxa"/>
          </w:tcPr>
          <w:p w14:paraId="6CAFCA49" w14:textId="77777777" w:rsidR="00074B6C" w:rsidRPr="00074B6C" w:rsidRDefault="00074B6C" w:rsidP="00074B6C">
            <w:pPr>
              <w:rPr>
                <w:rFonts w:eastAsia="Calibri"/>
              </w:rPr>
            </w:pPr>
            <w:r w:rsidRPr="00074B6C">
              <w:t xml:space="preserve"> $</w:t>
            </w:r>
            <w:ins w:id="523" w:author="Hernandez, Hilary" w:date="2026-07-27T14:00:00Z" w16du:dateUtc="2026-07-27T20:00:00Z">
              <w:r w:rsidRPr="00074B6C">
                <w:t>396.7</w:t>
              </w:r>
            </w:ins>
            <w:ins w:id="524" w:author="Hernandez, Hilary" w:date="2026-08-18T08:21:00Z" w16du:dateUtc="2026-08-18T14:21:00Z">
              <w:r w:rsidRPr="00074B6C">
                <w:t>5</w:t>
              </w:r>
            </w:ins>
            <w:del w:id="525" w:author="Hernandez, Hilary" w:date="2026-07-27T14:00:00Z" w16du:dateUtc="2026-07-27T20:00:00Z">
              <w:r w:rsidRPr="00074B6C" w:rsidDel="00873BB6">
                <w:delText>382.91</w:delText>
              </w:r>
            </w:del>
            <w:r w:rsidRPr="00074B6C">
              <w:t xml:space="preserve">*** </w:t>
            </w:r>
          </w:p>
        </w:tc>
      </w:tr>
      <w:tr w:rsidR="00074B6C" w:rsidRPr="00074B6C" w14:paraId="00F44D2A" w14:textId="77777777" w:rsidTr="00B54E71">
        <w:tc>
          <w:tcPr>
            <w:tcW w:w="4338" w:type="dxa"/>
          </w:tcPr>
          <w:p w14:paraId="52D0A9E7" w14:textId="77777777" w:rsidR="00074B6C" w:rsidRPr="00074B6C" w:rsidRDefault="00074B6C" w:rsidP="00074B6C">
            <w:pPr>
              <w:rPr>
                <w:rFonts w:eastAsia="Calibri"/>
              </w:rPr>
            </w:pPr>
            <w:r w:rsidRPr="00074B6C">
              <w:rPr>
                <w:rFonts w:eastAsia="Calibri"/>
              </w:rPr>
              <w:t>“Lifetime” Colorado wildlife habitat stamp</w:t>
            </w:r>
          </w:p>
        </w:tc>
        <w:tc>
          <w:tcPr>
            <w:tcW w:w="2070" w:type="dxa"/>
          </w:tcPr>
          <w:p w14:paraId="2A12F2B6" w14:textId="77777777" w:rsidR="00074B6C" w:rsidRPr="00074B6C" w:rsidRDefault="00074B6C" w:rsidP="00074B6C">
            <w:pPr>
              <w:rPr>
                <w:rFonts w:eastAsia="Calibri"/>
              </w:rPr>
            </w:pPr>
            <w:r w:rsidRPr="00074B6C">
              <w:rPr>
                <w:rFonts w:eastAsia="Calibri"/>
              </w:rPr>
              <w:t>Nonresident</w:t>
            </w:r>
          </w:p>
        </w:tc>
        <w:tc>
          <w:tcPr>
            <w:tcW w:w="2880" w:type="dxa"/>
          </w:tcPr>
          <w:p w14:paraId="33F60A42" w14:textId="77777777" w:rsidR="00074B6C" w:rsidRPr="00074B6C" w:rsidRDefault="00074B6C" w:rsidP="00074B6C">
            <w:pPr>
              <w:rPr>
                <w:rFonts w:eastAsia="Calibri"/>
              </w:rPr>
            </w:pPr>
            <w:r w:rsidRPr="00074B6C">
              <w:t xml:space="preserve"> $</w:t>
            </w:r>
            <w:ins w:id="526" w:author="Hernandez, Hilary" w:date="2026-07-27T14:01:00Z" w16du:dateUtc="2026-07-27T20:01:00Z">
              <w:r w:rsidRPr="00074B6C">
                <w:t>396.7</w:t>
              </w:r>
            </w:ins>
            <w:ins w:id="527" w:author="Hernandez, Hilary" w:date="2026-08-18T08:21:00Z" w16du:dateUtc="2026-08-18T14:21:00Z">
              <w:r w:rsidRPr="00074B6C">
                <w:t>5</w:t>
              </w:r>
            </w:ins>
            <w:del w:id="528" w:author="Hernandez, Hilary" w:date="2026-07-27T14:01:00Z" w16du:dateUtc="2026-07-27T20:01:00Z">
              <w:r w:rsidRPr="00074B6C" w:rsidDel="00873BB6">
                <w:delText>382.91</w:delText>
              </w:r>
            </w:del>
            <w:r w:rsidRPr="00074B6C">
              <w:t xml:space="preserve">*** </w:t>
            </w:r>
          </w:p>
        </w:tc>
      </w:tr>
      <w:tr w:rsidR="00074B6C" w:rsidRPr="00074B6C" w14:paraId="4449F0A9" w14:textId="77777777" w:rsidTr="00B54E71">
        <w:tc>
          <w:tcPr>
            <w:tcW w:w="4338" w:type="dxa"/>
          </w:tcPr>
          <w:p w14:paraId="3740E6CD" w14:textId="77777777" w:rsidR="00074B6C" w:rsidRPr="00074B6C" w:rsidRDefault="00074B6C" w:rsidP="00074B6C">
            <w:pPr>
              <w:rPr>
                <w:rFonts w:eastAsia="Calibri"/>
              </w:rPr>
            </w:pPr>
            <w:r w:rsidRPr="00074B6C">
              <w:rPr>
                <w:rFonts w:eastAsia="Calibri"/>
              </w:rPr>
              <w:t>Wild Bison</w:t>
            </w:r>
          </w:p>
        </w:tc>
        <w:tc>
          <w:tcPr>
            <w:tcW w:w="2070" w:type="dxa"/>
          </w:tcPr>
          <w:p w14:paraId="4FE31632" w14:textId="77777777" w:rsidR="00074B6C" w:rsidRPr="00074B6C" w:rsidRDefault="00074B6C" w:rsidP="00074B6C">
            <w:pPr>
              <w:rPr>
                <w:rFonts w:eastAsia="Calibri"/>
              </w:rPr>
            </w:pPr>
            <w:r w:rsidRPr="00074B6C">
              <w:rPr>
                <w:rFonts w:eastAsia="Calibri"/>
              </w:rPr>
              <w:t>Resident</w:t>
            </w:r>
          </w:p>
        </w:tc>
        <w:tc>
          <w:tcPr>
            <w:tcW w:w="2880" w:type="dxa"/>
          </w:tcPr>
          <w:p w14:paraId="55D76BA8" w14:textId="77777777" w:rsidR="00074B6C" w:rsidRPr="00074B6C" w:rsidRDefault="00074B6C" w:rsidP="00074B6C">
            <w:r w:rsidRPr="00074B6C">
              <w:t>$</w:t>
            </w:r>
            <w:ins w:id="529" w:author="Hernandez, Hilary" w:date="2026-07-27T14:01:00Z" w16du:dateUtc="2026-07-27T20:01:00Z">
              <w:r w:rsidRPr="00074B6C">
                <w:t>396.7</w:t>
              </w:r>
            </w:ins>
            <w:ins w:id="530" w:author="Hernandez, Hilary" w:date="2026-08-18T08:21:00Z" w16du:dateUtc="2026-08-18T14:21:00Z">
              <w:r w:rsidRPr="00074B6C">
                <w:t>5</w:t>
              </w:r>
            </w:ins>
            <w:del w:id="531" w:author="Hernandez, Hilary" w:date="2026-07-27T14:01:00Z" w16du:dateUtc="2026-07-27T20:01:00Z">
              <w:r w:rsidRPr="00074B6C" w:rsidDel="00891631">
                <w:delText>382.91</w:delText>
              </w:r>
            </w:del>
            <w:r w:rsidRPr="00074B6C">
              <w:t>**</w:t>
            </w:r>
          </w:p>
        </w:tc>
      </w:tr>
      <w:tr w:rsidR="00074B6C" w:rsidRPr="00074B6C" w14:paraId="69FED7E4" w14:textId="77777777" w:rsidTr="00B54E71">
        <w:tc>
          <w:tcPr>
            <w:tcW w:w="4338" w:type="dxa"/>
          </w:tcPr>
          <w:p w14:paraId="63A25B0F" w14:textId="77777777" w:rsidR="00074B6C" w:rsidRPr="00074B6C" w:rsidRDefault="00074B6C" w:rsidP="00074B6C">
            <w:pPr>
              <w:rPr>
                <w:rFonts w:eastAsia="Calibri"/>
              </w:rPr>
            </w:pPr>
            <w:r w:rsidRPr="00074B6C">
              <w:rPr>
                <w:rFonts w:eastAsia="Calibri"/>
              </w:rPr>
              <w:t>Wild Bison</w:t>
            </w:r>
          </w:p>
        </w:tc>
        <w:tc>
          <w:tcPr>
            <w:tcW w:w="2070" w:type="dxa"/>
          </w:tcPr>
          <w:p w14:paraId="668C3C38" w14:textId="77777777" w:rsidR="00074B6C" w:rsidRPr="00074B6C" w:rsidRDefault="00074B6C" w:rsidP="00074B6C">
            <w:pPr>
              <w:rPr>
                <w:rFonts w:eastAsia="Calibri"/>
              </w:rPr>
            </w:pPr>
            <w:r w:rsidRPr="00074B6C">
              <w:rPr>
                <w:rFonts w:eastAsia="Calibri"/>
              </w:rPr>
              <w:t>Nonresident</w:t>
            </w:r>
          </w:p>
        </w:tc>
        <w:tc>
          <w:tcPr>
            <w:tcW w:w="2880" w:type="dxa"/>
          </w:tcPr>
          <w:p w14:paraId="2CEF0E28" w14:textId="77777777" w:rsidR="00074B6C" w:rsidRPr="00074B6C" w:rsidRDefault="00074B6C" w:rsidP="00074B6C">
            <w:r w:rsidRPr="00074B6C">
              <w:t>$</w:t>
            </w:r>
            <w:ins w:id="532" w:author="Hernandez, Hilary" w:date="2026-07-27T14:01:00Z" w16du:dateUtc="2026-07-27T20:01:00Z">
              <w:r w:rsidRPr="00074B6C">
                <w:t>2923.05</w:t>
              </w:r>
            </w:ins>
            <w:del w:id="533" w:author="Hernandez, Hilary" w:date="2026-07-27T14:02:00Z" w16du:dateUtc="2026-07-27T20:02:00Z">
              <w:r w:rsidRPr="00074B6C" w:rsidDel="00891631">
                <w:delText>2,820.78</w:delText>
              </w:r>
            </w:del>
            <w:r w:rsidRPr="00074B6C">
              <w:t>**</w:t>
            </w:r>
          </w:p>
        </w:tc>
      </w:tr>
      <w:tr w:rsidR="00074B6C" w:rsidRPr="00074B6C" w14:paraId="5A43A06D" w14:textId="77777777" w:rsidTr="00B54E71">
        <w:tc>
          <w:tcPr>
            <w:tcW w:w="4338" w:type="dxa"/>
          </w:tcPr>
          <w:p w14:paraId="70AD2AFB" w14:textId="77777777" w:rsidR="00074B6C" w:rsidRPr="00074B6C" w:rsidRDefault="00074B6C" w:rsidP="00074B6C">
            <w:pPr>
              <w:rPr>
                <w:rFonts w:eastAsia="Calibri"/>
              </w:rPr>
            </w:pPr>
            <w:r w:rsidRPr="00074B6C">
              <w:t xml:space="preserve">3-year Resident Herpetofauna Collection and Possession license </w:t>
            </w:r>
          </w:p>
        </w:tc>
        <w:tc>
          <w:tcPr>
            <w:tcW w:w="2070" w:type="dxa"/>
          </w:tcPr>
          <w:p w14:paraId="3E56C144" w14:textId="77777777" w:rsidR="00074B6C" w:rsidRPr="00074B6C" w:rsidRDefault="00074B6C" w:rsidP="00074B6C">
            <w:pPr>
              <w:rPr>
                <w:rFonts w:eastAsia="Calibri"/>
              </w:rPr>
            </w:pPr>
            <w:r w:rsidRPr="00074B6C">
              <w:t>Resident</w:t>
            </w:r>
          </w:p>
        </w:tc>
        <w:tc>
          <w:tcPr>
            <w:tcW w:w="2880" w:type="dxa"/>
          </w:tcPr>
          <w:p w14:paraId="21411EB4" w14:textId="77777777" w:rsidR="00074B6C" w:rsidRPr="00074B6C" w:rsidRDefault="00074B6C" w:rsidP="00074B6C">
            <w:r w:rsidRPr="00074B6C">
              <w:t>$40.00**</w:t>
            </w:r>
          </w:p>
        </w:tc>
      </w:tr>
    </w:tbl>
    <w:p w14:paraId="6F6E68E9" w14:textId="77777777" w:rsidR="00074B6C" w:rsidRPr="00074B6C" w:rsidRDefault="00074B6C" w:rsidP="00074B6C">
      <w:pPr>
        <w:tabs>
          <w:tab w:val="left" w:pos="720"/>
          <w:tab w:val="left" w:pos="1440"/>
        </w:tabs>
        <w:spacing w:before="200" w:after="200"/>
        <w:ind w:left="720"/>
      </w:pPr>
      <w:r w:rsidRPr="00074B6C">
        <w:t>*Plus additional surcharge of $1.50 for the Wildlife Management Public Education Fund.</w:t>
      </w:r>
      <w:r w:rsidRPr="00074B6C">
        <w:br/>
        <w:t>**Plus additional surcharge of $1.50 for the Wildlife Management Public Education Fund and $1.25 for the Backcountry Search and Rescue Fund.</w:t>
      </w:r>
      <w:r w:rsidRPr="00074B6C">
        <w:br/>
        <w:t>***Plus additional surcharge of $1.25 for the Backcountry Search and Rescue Fund.</w:t>
      </w:r>
      <w:r w:rsidRPr="00074B6C">
        <w:br/>
        <w:t>^Valid only for resident senior Lifetime Disability and Low Income Fishing license holders.</w:t>
      </w:r>
    </w:p>
    <w:p w14:paraId="79BBA163" w14:textId="77777777" w:rsidR="00074B6C" w:rsidRPr="00074B6C" w:rsidRDefault="00074B6C" w:rsidP="00074B6C">
      <w:pPr>
        <w:tabs>
          <w:tab w:val="left" w:pos="720"/>
          <w:tab w:val="left" w:pos="1350"/>
        </w:tabs>
        <w:spacing w:after="200" w:line="276" w:lineRule="auto"/>
        <w:ind w:left="720"/>
        <w:rPr>
          <w:rFonts w:eastAsiaTheme="minorHAnsi"/>
        </w:rPr>
      </w:pPr>
      <w:r w:rsidRPr="00074B6C">
        <w:rPr>
          <w:rFonts w:eastAsiaTheme="minorHAnsi"/>
        </w:rPr>
        <w:t xml:space="preserve">All </w:t>
      </w:r>
      <w:del w:id="534" w:author="Hernandez, Hilary" w:date="2026-08-18T08:22:00Z" w16du:dateUtc="2026-08-18T14:22:00Z">
        <w:r w:rsidRPr="00074B6C" w:rsidDel="00654DEE">
          <w:rPr>
            <w:rFonts w:eastAsiaTheme="minorHAnsi"/>
          </w:rPr>
          <w:delText xml:space="preserve">2025 </w:delText>
        </w:r>
      </w:del>
      <w:ins w:id="535" w:author="Hernandez, Hilary" w:date="2026-08-18T08:22:00Z" w16du:dateUtc="2026-08-18T14:22:00Z">
        <w:r w:rsidRPr="00074B6C">
          <w:rPr>
            <w:rFonts w:eastAsiaTheme="minorHAnsi"/>
          </w:rPr>
          <w:t xml:space="preserve">2026 </w:t>
        </w:r>
      </w:ins>
      <w:r w:rsidRPr="00074B6C">
        <w:rPr>
          <w:rFonts w:eastAsiaTheme="minorHAnsi"/>
        </w:rPr>
        <w:t xml:space="preserve">licenses sold through March </w:t>
      </w:r>
      <w:del w:id="536" w:author="Hernandez, Hilary" w:date="2026-08-18T08:22:00Z" w16du:dateUtc="2026-08-18T14:22:00Z">
        <w:r w:rsidRPr="00074B6C" w:rsidDel="00654DEE">
          <w:rPr>
            <w:rFonts w:eastAsiaTheme="minorHAnsi"/>
          </w:rPr>
          <w:delText xml:space="preserve">2026 </w:delText>
        </w:r>
      </w:del>
      <w:ins w:id="537" w:author="Hernandez, Hilary" w:date="2026-08-18T08:22:00Z" w16du:dateUtc="2026-08-18T14:22:00Z">
        <w:r w:rsidRPr="00074B6C">
          <w:rPr>
            <w:rFonts w:eastAsiaTheme="minorHAnsi"/>
          </w:rPr>
          <w:t xml:space="preserve">2027 </w:t>
        </w:r>
      </w:ins>
      <w:r w:rsidRPr="00074B6C">
        <w:rPr>
          <w:rFonts w:eastAsiaTheme="minorHAnsi"/>
        </w:rPr>
        <w:t xml:space="preserve">shall be sold at the </w:t>
      </w:r>
      <w:del w:id="538" w:author="Hernandez, Hilary" w:date="2026-08-18T08:23:00Z" w16du:dateUtc="2026-08-18T14:23:00Z">
        <w:r w:rsidRPr="00074B6C" w:rsidDel="00654DEE">
          <w:rPr>
            <w:rFonts w:eastAsiaTheme="minorHAnsi"/>
          </w:rPr>
          <w:delText xml:space="preserve">2025 </w:delText>
        </w:r>
      </w:del>
      <w:ins w:id="539" w:author="Hernandez, Hilary" w:date="2026-08-18T08:23:00Z" w16du:dateUtc="2026-08-18T14:23:00Z">
        <w:r w:rsidRPr="00074B6C">
          <w:rPr>
            <w:rFonts w:eastAsiaTheme="minorHAnsi"/>
          </w:rPr>
          <w:t xml:space="preserve">2026 </w:t>
        </w:r>
      </w:ins>
      <w:r w:rsidRPr="00074B6C">
        <w:rPr>
          <w:rFonts w:eastAsiaTheme="minorHAnsi"/>
        </w:rPr>
        <w:t>license fee and commission rates.</w:t>
      </w:r>
    </w:p>
    <w:p w14:paraId="2E2B3ECA" w14:textId="77777777" w:rsidR="00074B6C" w:rsidRPr="00074B6C" w:rsidRDefault="00074B6C" w:rsidP="00074B6C">
      <w:pPr>
        <w:tabs>
          <w:tab w:val="left" w:pos="720"/>
          <w:tab w:val="left" w:pos="1440"/>
        </w:tabs>
        <w:spacing w:after="200"/>
        <w:ind w:left="720"/>
      </w:pPr>
      <w:r w:rsidRPr="00074B6C">
        <w:t>License prices established in this table are the actual license price. Some license prices have discounts applied from the statutory maximum price as provided for in Chapters W-2 and W-3.</w:t>
      </w:r>
    </w:p>
    <w:p w14:paraId="4C148D8B" w14:textId="77777777" w:rsidR="00074B6C" w:rsidRPr="00074B6C" w:rsidRDefault="00074B6C" w:rsidP="00074B6C">
      <w:pPr>
        <w:numPr>
          <w:ilvl w:val="0"/>
          <w:numId w:val="27"/>
        </w:numPr>
        <w:spacing w:after="200"/>
        <w:rPr>
          <w:bCs/>
        </w:rPr>
      </w:pPr>
      <w:r w:rsidRPr="00074B6C">
        <w:rPr>
          <w:bCs/>
        </w:rPr>
        <w:t>Special licenses</w:t>
      </w:r>
    </w:p>
    <w:tbl>
      <w:tblPr>
        <w:tblW w:w="92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Special licenses"/>
        <w:tblDescription w:val="Fees for special licenses"/>
      </w:tblPr>
      <w:tblGrid>
        <w:gridCol w:w="6390"/>
        <w:gridCol w:w="2880"/>
      </w:tblGrid>
      <w:tr w:rsidR="00074B6C" w:rsidRPr="00074B6C" w14:paraId="3B70FDA4" w14:textId="77777777" w:rsidTr="00B54E71">
        <w:tc>
          <w:tcPr>
            <w:tcW w:w="6390" w:type="dxa"/>
          </w:tcPr>
          <w:p w14:paraId="4B86F63F" w14:textId="77777777" w:rsidR="00074B6C" w:rsidRPr="00074B6C" w:rsidRDefault="00074B6C" w:rsidP="00074B6C">
            <w:pPr>
              <w:rPr>
                <w:rFonts w:eastAsia="Calibri"/>
                <w:b/>
              </w:rPr>
            </w:pPr>
            <w:r w:rsidRPr="00074B6C">
              <w:rPr>
                <w:rFonts w:eastAsia="Calibri"/>
                <w:b/>
              </w:rPr>
              <w:t xml:space="preserve">License </w:t>
            </w:r>
          </w:p>
        </w:tc>
        <w:tc>
          <w:tcPr>
            <w:tcW w:w="2880" w:type="dxa"/>
          </w:tcPr>
          <w:p w14:paraId="13A1A62E" w14:textId="77777777" w:rsidR="00074B6C" w:rsidRPr="00074B6C" w:rsidRDefault="00074B6C" w:rsidP="00074B6C">
            <w:pPr>
              <w:rPr>
                <w:rFonts w:eastAsia="Calibri"/>
                <w:b/>
              </w:rPr>
            </w:pPr>
            <w:r w:rsidRPr="00074B6C">
              <w:rPr>
                <w:rFonts w:eastAsia="Calibri"/>
                <w:b/>
              </w:rPr>
              <w:t>Fees</w:t>
            </w:r>
          </w:p>
        </w:tc>
      </w:tr>
      <w:tr w:rsidR="00074B6C" w:rsidRPr="00074B6C" w14:paraId="35154A28" w14:textId="77777777" w:rsidTr="00B54E71">
        <w:tc>
          <w:tcPr>
            <w:tcW w:w="6390" w:type="dxa"/>
          </w:tcPr>
          <w:p w14:paraId="78BF48A1" w14:textId="77777777" w:rsidR="00074B6C" w:rsidRPr="00074B6C" w:rsidRDefault="00074B6C" w:rsidP="00074B6C">
            <w:pPr>
              <w:rPr>
                <w:rFonts w:eastAsia="Calibri"/>
              </w:rPr>
            </w:pPr>
            <w:r w:rsidRPr="00074B6C">
              <w:rPr>
                <w:rFonts w:eastAsia="Calibri"/>
              </w:rPr>
              <w:t xml:space="preserve">Scientific collecting license </w:t>
            </w:r>
          </w:p>
        </w:tc>
        <w:tc>
          <w:tcPr>
            <w:tcW w:w="2880" w:type="dxa"/>
          </w:tcPr>
          <w:p w14:paraId="5D523056" w14:textId="77777777" w:rsidR="00074B6C" w:rsidRPr="00074B6C" w:rsidRDefault="00074B6C" w:rsidP="00074B6C">
            <w:pPr>
              <w:rPr>
                <w:rFonts w:eastAsia="Calibri"/>
              </w:rPr>
            </w:pPr>
            <w:r w:rsidRPr="00074B6C">
              <w:t xml:space="preserve"> $</w:t>
            </w:r>
            <w:ins w:id="540" w:author="Hernandez, Hilary" w:date="2026-07-27T14:08:00Z" w16du:dateUtc="2026-07-27T20:08:00Z">
              <w:r w:rsidRPr="00074B6C">
                <w:t>37.0</w:t>
              </w:r>
            </w:ins>
            <w:ins w:id="541" w:author="Hernandez, Hilary" w:date="2026-08-18T08:23:00Z" w16du:dateUtc="2026-08-18T14:23:00Z">
              <w:r w:rsidRPr="00074B6C">
                <w:t>0</w:t>
              </w:r>
            </w:ins>
            <w:del w:id="542" w:author="Hernandez, Hilary" w:date="2026-07-27T14:08:00Z" w16du:dateUtc="2026-07-27T20:08:00Z">
              <w:r w:rsidRPr="00074B6C" w:rsidDel="007F3136">
                <w:delText>35.74</w:delText>
              </w:r>
            </w:del>
            <w:r w:rsidRPr="00074B6C">
              <w:t xml:space="preserve"> </w:t>
            </w:r>
          </w:p>
        </w:tc>
      </w:tr>
      <w:tr w:rsidR="00074B6C" w:rsidRPr="00074B6C" w14:paraId="0EC813B0" w14:textId="77777777" w:rsidTr="00B54E71">
        <w:tc>
          <w:tcPr>
            <w:tcW w:w="6390" w:type="dxa"/>
          </w:tcPr>
          <w:p w14:paraId="0CCA9E20" w14:textId="77777777" w:rsidR="00074B6C" w:rsidRPr="00074B6C" w:rsidRDefault="00074B6C" w:rsidP="00074B6C">
            <w:pPr>
              <w:rPr>
                <w:rFonts w:eastAsia="Calibri"/>
              </w:rPr>
            </w:pPr>
            <w:r w:rsidRPr="00074B6C">
              <w:rPr>
                <w:rFonts w:eastAsia="Calibri"/>
              </w:rPr>
              <w:t>Importation license</w:t>
            </w:r>
          </w:p>
        </w:tc>
        <w:tc>
          <w:tcPr>
            <w:tcW w:w="2880" w:type="dxa"/>
          </w:tcPr>
          <w:p w14:paraId="5420F0F0" w14:textId="77777777" w:rsidR="00074B6C" w:rsidRPr="00074B6C" w:rsidRDefault="00074B6C" w:rsidP="00074B6C">
            <w:pPr>
              <w:rPr>
                <w:rFonts w:eastAsia="Calibri"/>
              </w:rPr>
            </w:pPr>
            <w:r w:rsidRPr="00074B6C">
              <w:t xml:space="preserve"> $</w:t>
            </w:r>
            <w:ins w:id="543" w:author="Hernandez, Hilary" w:date="2026-07-27T14:08:00Z" w16du:dateUtc="2026-07-27T20:08:00Z">
              <w:r w:rsidRPr="00074B6C">
                <w:t>99.20</w:t>
              </w:r>
            </w:ins>
            <w:del w:id="544" w:author="Hernandez, Hilary" w:date="2026-07-27T14:08:00Z" w16du:dateUtc="2026-07-27T20:08:00Z">
              <w:r w:rsidRPr="00074B6C" w:rsidDel="007F3136">
                <w:delText>95.73</w:delText>
              </w:r>
            </w:del>
            <w:r w:rsidRPr="00074B6C">
              <w:t xml:space="preserve"> </w:t>
            </w:r>
          </w:p>
        </w:tc>
      </w:tr>
      <w:tr w:rsidR="00074B6C" w:rsidRPr="00074B6C" w14:paraId="42E1BB3A" w14:textId="77777777" w:rsidTr="00B54E71">
        <w:tc>
          <w:tcPr>
            <w:tcW w:w="6390" w:type="dxa"/>
          </w:tcPr>
          <w:p w14:paraId="2CA7FB04" w14:textId="77777777" w:rsidR="00074B6C" w:rsidRPr="00074B6C" w:rsidRDefault="00074B6C" w:rsidP="00074B6C">
            <w:pPr>
              <w:rPr>
                <w:rFonts w:eastAsia="Calibri"/>
              </w:rPr>
            </w:pPr>
            <w:r w:rsidRPr="00074B6C">
              <w:rPr>
                <w:rFonts w:eastAsia="Calibri"/>
              </w:rPr>
              <w:t>Field trial license</w:t>
            </w:r>
          </w:p>
        </w:tc>
        <w:tc>
          <w:tcPr>
            <w:tcW w:w="2880" w:type="dxa"/>
          </w:tcPr>
          <w:p w14:paraId="43558525" w14:textId="77777777" w:rsidR="00074B6C" w:rsidRPr="00074B6C" w:rsidRDefault="00074B6C" w:rsidP="00074B6C">
            <w:pPr>
              <w:rPr>
                <w:rFonts w:eastAsia="Calibri"/>
              </w:rPr>
            </w:pPr>
            <w:r w:rsidRPr="00074B6C">
              <w:t xml:space="preserve"> $</w:t>
            </w:r>
            <w:ins w:id="545" w:author="Hernandez, Hilary" w:date="2026-07-27T14:09:00Z" w16du:dateUtc="2026-07-27T20:09:00Z">
              <w:r w:rsidRPr="00074B6C">
                <w:t>30.</w:t>
              </w:r>
            </w:ins>
            <w:ins w:id="546" w:author="Hernandez, Hilary" w:date="2026-07-27T14:10:00Z" w16du:dateUtc="2026-07-27T20:10:00Z">
              <w:r w:rsidRPr="00074B6C">
                <w:t>4</w:t>
              </w:r>
            </w:ins>
            <w:ins w:id="547" w:author="Hernandez, Hilary" w:date="2026-08-18T08:23:00Z" w16du:dateUtc="2026-08-18T14:23:00Z">
              <w:r w:rsidRPr="00074B6C">
                <w:t>0</w:t>
              </w:r>
            </w:ins>
            <w:del w:id="548" w:author="Hernandez, Hilary" w:date="2026-07-27T14:10:00Z" w16du:dateUtc="2026-07-27T20:10:00Z">
              <w:r w:rsidRPr="00074B6C" w:rsidDel="007F3136">
                <w:delText>29.36</w:delText>
              </w:r>
            </w:del>
            <w:r w:rsidRPr="00074B6C">
              <w:t xml:space="preserve"> </w:t>
            </w:r>
          </w:p>
        </w:tc>
      </w:tr>
      <w:tr w:rsidR="00074B6C" w:rsidRPr="00074B6C" w14:paraId="7202B863" w14:textId="77777777" w:rsidTr="00B54E71">
        <w:tc>
          <w:tcPr>
            <w:tcW w:w="6390" w:type="dxa"/>
          </w:tcPr>
          <w:p w14:paraId="68D8714A" w14:textId="77777777" w:rsidR="00074B6C" w:rsidRPr="00074B6C" w:rsidRDefault="00074B6C" w:rsidP="00074B6C">
            <w:pPr>
              <w:rPr>
                <w:rFonts w:eastAsia="Calibri"/>
              </w:rPr>
            </w:pPr>
            <w:r w:rsidRPr="00074B6C">
              <w:rPr>
                <w:rFonts w:eastAsia="Calibri"/>
              </w:rPr>
              <w:t>Commercial lake license</w:t>
            </w:r>
          </w:p>
        </w:tc>
        <w:tc>
          <w:tcPr>
            <w:tcW w:w="2880" w:type="dxa"/>
          </w:tcPr>
          <w:p w14:paraId="527F2030" w14:textId="77777777" w:rsidR="00074B6C" w:rsidRPr="00074B6C" w:rsidRDefault="00074B6C" w:rsidP="00074B6C">
            <w:pPr>
              <w:rPr>
                <w:rFonts w:eastAsia="Calibri"/>
              </w:rPr>
            </w:pPr>
            <w:r w:rsidRPr="00074B6C">
              <w:t xml:space="preserve"> $</w:t>
            </w:r>
            <w:ins w:id="549" w:author="Hernandez, Hilary" w:date="2026-07-27T14:10:00Z" w16du:dateUtc="2026-07-27T20:10:00Z">
              <w:r w:rsidRPr="00074B6C">
                <w:t>264.5</w:t>
              </w:r>
            </w:ins>
            <w:ins w:id="550" w:author="Hernandez, Hilary" w:date="2026-08-18T08:23:00Z" w16du:dateUtc="2026-08-18T14:23:00Z">
              <w:r w:rsidRPr="00074B6C">
                <w:t>0</w:t>
              </w:r>
            </w:ins>
            <w:del w:id="551" w:author="Hernandez, Hilary" w:date="2026-07-27T14:10:00Z" w16du:dateUtc="2026-07-27T20:10:00Z">
              <w:r w:rsidRPr="00074B6C" w:rsidDel="007F3136">
                <w:delText>255.27</w:delText>
              </w:r>
            </w:del>
            <w:r w:rsidRPr="00074B6C">
              <w:t xml:space="preserve"> </w:t>
            </w:r>
          </w:p>
        </w:tc>
      </w:tr>
      <w:tr w:rsidR="00074B6C" w:rsidRPr="00074B6C" w14:paraId="66BCBF6A" w14:textId="77777777" w:rsidTr="00B54E71">
        <w:tc>
          <w:tcPr>
            <w:tcW w:w="6390" w:type="dxa"/>
          </w:tcPr>
          <w:p w14:paraId="6D689DD5" w14:textId="77777777" w:rsidR="00074B6C" w:rsidRPr="00074B6C" w:rsidRDefault="00074B6C" w:rsidP="00074B6C">
            <w:pPr>
              <w:rPr>
                <w:rFonts w:eastAsia="Calibri"/>
              </w:rPr>
            </w:pPr>
            <w:r w:rsidRPr="00074B6C">
              <w:rPr>
                <w:rFonts w:eastAsia="Calibri"/>
              </w:rPr>
              <w:t>Private lake license</w:t>
            </w:r>
          </w:p>
        </w:tc>
        <w:tc>
          <w:tcPr>
            <w:tcW w:w="2880" w:type="dxa"/>
          </w:tcPr>
          <w:p w14:paraId="617BD58F" w14:textId="77777777" w:rsidR="00074B6C" w:rsidRPr="00074B6C" w:rsidRDefault="00074B6C" w:rsidP="00074B6C">
            <w:pPr>
              <w:rPr>
                <w:rFonts w:eastAsia="Calibri"/>
              </w:rPr>
            </w:pPr>
            <w:r w:rsidRPr="00074B6C">
              <w:t xml:space="preserve"> $</w:t>
            </w:r>
            <w:ins w:id="552" w:author="Hernandez, Hilary" w:date="2026-07-27T14:10:00Z" w16du:dateUtc="2026-07-27T20:10:00Z">
              <w:r w:rsidRPr="00074B6C">
                <w:t>18.5</w:t>
              </w:r>
            </w:ins>
            <w:ins w:id="553" w:author="Hernandez, Hilary" w:date="2026-08-18T08:23:00Z" w16du:dateUtc="2026-08-18T14:23:00Z">
              <w:r w:rsidRPr="00074B6C">
                <w:t>0</w:t>
              </w:r>
            </w:ins>
            <w:del w:id="554" w:author="Hernandez, Hilary" w:date="2026-07-27T14:10:00Z" w16du:dateUtc="2026-07-27T20:10:00Z">
              <w:r w:rsidRPr="00074B6C" w:rsidDel="007F3136">
                <w:delText>17.87</w:delText>
              </w:r>
            </w:del>
            <w:r w:rsidRPr="00074B6C">
              <w:t xml:space="preserve"> </w:t>
            </w:r>
          </w:p>
        </w:tc>
      </w:tr>
      <w:tr w:rsidR="00074B6C" w:rsidRPr="00074B6C" w14:paraId="363EF4DB" w14:textId="77777777" w:rsidTr="00B54E71">
        <w:tc>
          <w:tcPr>
            <w:tcW w:w="6390" w:type="dxa"/>
          </w:tcPr>
          <w:p w14:paraId="720837FF" w14:textId="77777777" w:rsidR="00074B6C" w:rsidRPr="00074B6C" w:rsidRDefault="00074B6C" w:rsidP="00074B6C">
            <w:pPr>
              <w:rPr>
                <w:rFonts w:eastAsia="Calibri"/>
              </w:rPr>
            </w:pPr>
            <w:r w:rsidRPr="00074B6C">
              <w:rPr>
                <w:rFonts w:eastAsia="Calibri"/>
              </w:rPr>
              <w:t xml:space="preserve">Commercial wildlife park license </w:t>
            </w:r>
          </w:p>
        </w:tc>
        <w:tc>
          <w:tcPr>
            <w:tcW w:w="2880" w:type="dxa"/>
          </w:tcPr>
          <w:p w14:paraId="40592075" w14:textId="77777777" w:rsidR="00074B6C" w:rsidRPr="00074B6C" w:rsidRDefault="00074B6C" w:rsidP="00074B6C">
            <w:pPr>
              <w:rPr>
                <w:rFonts w:eastAsia="Calibri"/>
              </w:rPr>
            </w:pPr>
            <w:r w:rsidRPr="00074B6C">
              <w:t xml:space="preserve"> $</w:t>
            </w:r>
            <w:ins w:id="555" w:author="Hernandez, Hilary" w:date="2026-07-27T14:10:00Z" w16du:dateUtc="2026-07-27T20:10:00Z">
              <w:r w:rsidRPr="00074B6C">
                <w:t>198.40</w:t>
              </w:r>
            </w:ins>
            <w:del w:id="556" w:author="Hernandez, Hilary" w:date="2026-07-27T14:10:00Z" w16du:dateUtc="2026-07-27T20:10:00Z">
              <w:r w:rsidRPr="00074B6C" w:rsidDel="007F3136">
                <w:delText>191.46</w:delText>
              </w:r>
            </w:del>
            <w:r w:rsidRPr="00074B6C">
              <w:t xml:space="preserve"> </w:t>
            </w:r>
          </w:p>
        </w:tc>
      </w:tr>
      <w:tr w:rsidR="00074B6C" w:rsidRPr="00074B6C" w14:paraId="5C1CA2D2" w14:textId="77777777" w:rsidTr="00B54E71">
        <w:tc>
          <w:tcPr>
            <w:tcW w:w="6390" w:type="dxa"/>
          </w:tcPr>
          <w:p w14:paraId="284452EC" w14:textId="77777777" w:rsidR="00074B6C" w:rsidRPr="00074B6C" w:rsidRDefault="00074B6C" w:rsidP="00074B6C">
            <w:pPr>
              <w:rPr>
                <w:rFonts w:eastAsia="Calibri"/>
              </w:rPr>
            </w:pPr>
            <w:r w:rsidRPr="00074B6C">
              <w:rPr>
                <w:rFonts w:eastAsia="Calibri"/>
              </w:rPr>
              <w:lastRenderedPageBreak/>
              <w:t>Noncommercial park license</w:t>
            </w:r>
          </w:p>
        </w:tc>
        <w:tc>
          <w:tcPr>
            <w:tcW w:w="2880" w:type="dxa"/>
          </w:tcPr>
          <w:p w14:paraId="602DE7A6" w14:textId="77777777" w:rsidR="00074B6C" w:rsidRPr="00074B6C" w:rsidRDefault="00074B6C" w:rsidP="00074B6C">
            <w:pPr>
              <w:rPr>
                <w:rFonts w:eastAsia="Calibri"/>
              </w:rPr>
            </w:pPr>
            <w:r w:rsidRPr="00074B6C">
              <w:t xml:space="preserve"> $</w:t>
            </w:r>
            <w:ins w:id="557" w:author="Hernandez, Hilary" w:date="2026-07-27T14:11:00Z" w16du:dateUtc="2026-07-27T20:11:00Z">
              <w:r w:rsidRPr="00074B6C">
                <w:t>37.0</w:t>
              </w:r>
            </w:ins>
            <w:ins w:id="558" w:author="Hernandez, Hilary" w:date="2026-08-18T08:23:00Z" w16du:dateUtc="2026-08-18T14:23:00Z">
              <w:r w:rsidRPr="00074B6C">
                <w:t>0</w:t>
              </w:r>
            </w:ins>
            <w:del w:id="559" w:author="Hernandez, Hilary" w:date="2026-07-27T14:11:00Z" w16du:dateUtc="2026-07-27T20:11:00Z">
              <w:r w:rsidRPr="00074B6C" w:rsidDel="007F3136">
                <w:delText>35.74</w:delText>
              </w:r>
            </w:del>
            <w:r w:rsidRPr="00074B6C">
              <w:t xml:space="preserve"> </w:t>
            </w:r>
          </w:p>
        </w:tc>
      </w:tr>
      <w:tr w:rsidR="00074B6C" w:rsidRPr="00074B6C" w14:paraId="7702A709" w14:textId="77777777" w:rsidTr="00B54E71">
        <w:tc>
          <w:tcPr>
            <w:tcW w:w="6390" w:type="dxa"/>
          </w:tcPr>
          <w:p w14:paraId="519F321F" w14:textId="77777777" w:rsidR="00074B6C" w:rsidRPr="00074B6C" w:rsidRDefault="00074B6C" w:rsidP="00074B6C">
            <w:pPr>
              <w:rPr>
                <w:rFonts w:eastAsia="Calibri"/>
              </w:rPr>
            </w:pPr>
            <w:r w:rsidRPr="00074B6C">
              <w:rPr>
                <w:rFonts w:eastAsia="Calibri"/>
              </w:rPr>
              <w:t xml:space="preserve">Wildlife sanctuary license </w:t>
            </w:r>
          </w:p>
        </w:tc>
        <w:tc>
          <w:tcPr>
            <w:tcW w:w="2880" w:type="dxa"/>
          </w:tcPr>
          <w:p w14:paraId="6352B550" w14:textId="77777777" w:rsidR="00074B6C" w:rsidRPr="00074B6C" w:rsidRDefault="00074B6C" w:rsidP="00074B6C">
            <w:pPr>
              <w:rPr>
                <w:rFonts w:eastAsia="Calibri"/>
              </w:rPr>
            </w:pPr>
            <w:r w:rsidRPr="00074B6C">
              <w:t xml:space="preserve"> $</w:t>
            </w:r>
            <w:ins w:id="560" w:author="Hernandez, Hilary" w:date="2026-07-27T14:11:00Z" w16du:dateUtc="2026-07-27T20:11:00Z">
              <w:r w:rsidRPr="00074B6C">
                <w:t>198.40</w:t>
              </w:r>
            </w:ins>
            <w:del w:id="561" w:author="Hernandez, Hilary" w:date="2026-07-27T14:11:00Z" w16du:dateUtc="2026-07-27T20:11:00Z">
              <w:r w:rsidRPr="00074B6C" w:rsidDel="00783B2F">
                <w:delText>191.46</w:delText>
              </w:r>
            </w:del>
            <w:r w:rsidRPr="00074B6C">
              <w:t xml:space="preserve"> </w:t>
            </w:r>
          </w:p>
        </w:tc>
      </w:tr>
      <w:tr w:rsidR="00074B6C" w:rsidRPr="00074B6C" w14:paraId="5182F412" w14:textId="77777777" w:rsidTr="00B54E71">
        <w:tc>
          <w:tcPr>
            <w:tcW w:w="6390" w:type="dxa"/>
          </w:tcPr>
          <w:p w14:paraId="3BCEF077" w14:textId="77777777" w:rsidR="00074B6C" w:rsidRPr="00074B6C" w:rsidRDefault="00074B6C" w:rsidP="00074B6C">
            <w:pPr>
              <w:rPr>
                <w:rFonts w:eastAsia="Calibri"/>
              </w:rPr>
            </w:pPr>
            <w:r w:rsidRPr="00074B6C">
              <w:rPr>
                <w:rFonts w:eastAsia="Calibri"/>
              </w:rPr>
              <w:t>Zoological park license</w:t>
            </w:r>
          </w:p>
        </w:tc>
        <w:tc>
          <w:tcPr>
            <w:tcW w:w="2880" w:type="dxa"/>
          </w:tcPr>
          <w:p w14:paraId="0CEBEA2A" w14:textId="77777777" w:rsidR="00074B6C" w:rsidRPr="00074B6C" w:rsidRDefault="00074B6C" w:rsidP="00074B6C">
            <w:pPr>
              <w:rPr>
                <w:rFonts w:eastAsia="Calibri"/>
              </w:rPr>
            </w:pPr>
            <w:r w:rsidRPr="00074B6C">
              <w:t xml:space="preserve"> $</w:t>
            </w:r>
            <w:ins w:id="562" w:author="Hernandez, Hilary" w:date="2026-07-27T14:11:00Z" w16du:dateUtc="2026-07-27T20:11:00Z">
              <w:r w:rsidRPr="00074B6C">
                <w:t>198.40</w:t>
              </w:r>
            </w:ins>
            <w:del w:id="563" w:author="Hernandez, Hilary" w:date="2026-07-27T14:11:00Z" w16du:dateUtc="2026-07-27T20:11:00Z">
              <w:r w:rsidRPr="00074B6C" w:rsidDel="00783B2F">
                <w:delText>191.46</w:delText>
              </w:r>
            </w:del>
            <w:r w:rsidRPr="00074B6C">
              <w:t xml:space="preserve"> </w:t>
            </w:r>
          </w:p>
        </w:tc>
      </w:tr>
    </w:tbl>
    <w:p w14:paraId="27DA33D4" w14:textId="77777777" w:rsidR="00074B6C" w:rsidRPr="00074B6C" w:rsidRDefault="00074B6C" w:rsidP="00074B6C">
      <w:pPr>
        <w:widowControl/>
        <w:tabs>
          <w:tab w:val="left" w:pos="720"/>
          <w:tab w:val="left" w:pos="1440"/>
          <w:tab w:val="left" w:pos="2160"/>
        </w:tabs>
      </w:pPr>
    </w:p>
    <w:p w14:paraId="790304F5" w14:textId="77777777" w:rsidR="00074B6C" w:rsidRPr="00074B6C" w:rsidRDefault="00074B6C" w:rsidP="00074B6C">
      <w:pPr>
        <w:numPr>
          <w:ilvl w:val="0"/>
          <w:numId w:val="27"/>
        </w:numPr>
        <w:spacing w:after="200"/>
      </w:pPr>
      <w:r w:rsidRPr="00074B6C">
        <w:t xml:space="preserve">The fee for each migratory waterfowl stamp is </w:t>
      </w:r>
      <w:r w:rsidRPr="00074B6C">
        <w:rPr>
          <w:rFonts w:eastAsia="Calibri"/>
        </w:rPr>
        <w:t>$</w:t>
      </w:r>
      <w:ins w:id="564" w:author="Hernandez, Hilary" w:date="2026-07-27T14:12:00Z" w16du:dateUtc="2026-07-27T20:12:00Z">
        <w:r w:rsidRPr="00074B6C">
          <w:rPr>
            <w:rFonts w:eastAsia="Calibri"/>
          </w:rPr>
          <w:t>13.2</w:t>
        </w:r>
      </w:ins>
      <w:ins w:id="565" w:author="Hernandez, Hilary" w:date="2026-08-18T08:23:00Z" w16du:dateUtc="2026-08-18T14:23:00Z">
        <w:r w:rsidRPr="00074B6C">
          <w:rPr>
            <w:rFonts w:eastAsia="Calibri"/>
          </w:rPr>
          <w:t>0</w:t>
        </w:r>
      </w:ins>
      <w:del w:id="566" w:author="Hernandez, Hilary" w:date="2026-07-27T14:12:00Z" w16du:dateUtc="2026-07-27T20:12:00Z">
        <w:r w:rsidRPr="00074B6C" w:rsidDel="00783B2F">
          <w:rPr>
            <w:rFonts w:eastAsia="Calibri"/>
          </w:rPr>
          <w:delText>12.76</w:delText>
        </w:r>
      </w:del>
      <w:r w:rsidRPr="00074B6C">
        <w:rPr>
          <w:rFonts w:eastAsia="Calibri"/>
        </w:rPr>
        <w:t>.</w:t>
      </w:r>
    </w:p>
    <w:p w14:paraId="03E22D02" w14:textId="77777777" w:rsidR="00074B6C" w:rsidRPr="00074B6C" w:rsidRDefault="00074B6C" w:rsidP="00074B6C">
      <w:pPr>
        <w:numPr>
          <w:ilvl w:val="0"/>
          <w:numId w:val="27"/>
        </w:numPr>
        <w:spacing w:after="200"/>
      </w:pPr>
      <w:r w:rsidRPr="00074B6C">
        <w:t>The fee for each Federal Waterfowl Stamp is $33.00.</w:t>
      </w:r>
    </w:p>
    <w:p w14:paraId="16E55EE6" w14:textId="77777777" w:rsidR="00074B6C" w:rsidRPr="00074B6C" w:rsidRDefault="00074B6C" w:rsidP="00074B6C">
      <w:pPr>
        <w:numPr>
          <w:ilvl w:val="0"/>
          <w:numId w:val="27"/>
        </w:numPr>
        <w:spacing w:after="200"/>
        <w:rPr>
          <w:rFonts w:eastAsia="Calibri"/>
        </w:rPr>
      </w:pPr>
      <w:r w:rsidRPr="00074B6C">
        <w:t xml:space="preserve">The nonrefundable application-processing fee for each limited license </w:t>
      </w:r>
      <w:r w:rsidRPr="00074B6C">
        <w:rPr>
          <w:rFonts w:eastAsia="Calibri"/>
        </w:rPr>
        <w:t>is $</w:t>
      </w:r>
      <w:ins w:id="567" w:author="Hernandez, Hilary" w:date="2026-07-27T14:12:00Z" w16du:dateUtc="2026-07-27T20:12:00Z">
        <w:r w:rsidRPr="00074B6C">
          <w:rPr>
            <w:rFonts w:eastAsia="Calibri"/>
          </w:rPr>
          <w:t>9.2</w:t>
        </w:r>
      </w:ins>
      <w:ins w:id="568" w:author="Hernandez, Hilary" w:date="2026-08-18T08:23:00Z" w16du:dateUtc="2026-08-18T14:23:00Z">
        <w:r w:rsidRPr="00074B6C">
          <w:rPr>
            <w:rFonts w:eastAsia="Calibri"/>
          </w:rPr>
          <w:t>5</w:t>
        </w:r>
      </w:ins>
      <w:del w:id="569" w:author="Hernandez, Hilary" w:date="2026-07-27T14:12:00Z" w16du:dateUtc="2026-07-27T20:12:00Z">
        <w:r w:rsidRPr="00074B6C" w:rsidDel="00783B2F">
          <w:rPr>
            <w:rFonts w:eastAsia="Calibri"/>
          </w:rPr>
          <w:delText>8.93</w:delText>
        </w:r>
      </w:del>
      <w:r w:rsidRPr="00074B6C">
        <w:rPr>
          <w:rFonts w:eastAsia="Calibri"/>
        </w:rPr>
        <w:t xml:space="preserve"> for resident applications and $</w:t>
      </w:r>
      <w:ins w:id="570" w:author="Hernandez, Hilary" w:date="2026-07-27T14:12:00Z" w16du:dateUtc="2026-07-27T20:12:00Z">
        <w:r w:rsidRPr="00074B6C">
          <w:rPr>
            <w:rFonts w:eastAsia="Calibri"/>
          </w:rPr>
          <w:t>11.90</w:t>
        </w:r>
      </w:ins>
      <w:del w:id="571" w:author="Hernandez, Hilary" w:date="2026-07-27T14:12:00Z" w16du:dateUtc="2026-07-27T20:12:00Z">
        <w:r w:rsidRPr="00074B6C" w:rsidDel="00783B2F">
          <w:rPr>
            <w:rFonts w:eastAsia="Calibri"/>
          </w:rPr>
          <w:delText>11.49</w:delText>
        </w:r>
      </w:del>
      <w:r w:rsidRPr="00074B6C">
        <w:rPr>
          <w:rFonts w:eastAsia="Calibri"/>
        </w:rPr>
        <w:t xml:space="preserve"> for nonresident applications.</w:t>
      </w:r>
    </w:p>
    <w:p w14:paraId="787667BB" w14:textId="77777777" w:rsidR="00074B6C" w:rsidRPr="00074B6C" w:rsidRDefault="00074B6C" w:rsidP="00074B6C">
      <w:pPr>
        <w:numPr>
          <w:ilvl w:val="0"/>
          <w:numId w:val="27"/>
        </w:numPr>
        <w:spacing w:after="200"/>
        <w:rPr>
          <w:bCs/>
        </w:rPr>
      </w:pPr>
      <w:r w:rsidRPr="00074B6C">
        <w:rPr>
          <w:bCs/>
        </w:rPr>
        <w:t>Colorado State Wildlife Area passes</w:t>
      </w:r>
    </w:p>
    <w:tbl>
      <w:tblPr>
        <w:tblW w:w="92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lorado State Wildlife Area passes"/>
        <w:tblDescription w:val="Fees for Colorado State Wildlife Area passes"/>
      </w:tblPr>
      <w:tblGrid>
        <w:gridCol w:w="6390"/>
        <w:gridCol w:w="2880"/>
      </w:tblGrid>
      <w:tr w:rsidR="00074B6C" w:rsidRPr="00074B6C" w14:paraId="30B8DE24" w14:textId="77777777" w:rsidTr="00B54E71">
        <w:tc>
          <w:tcPr>
            <w:tcW w:w="6390" w:type="dxa"/>
          </w:tcPr>
          <w:p w14:paraId="71766A64" w14:textId="77777777" w:rsidR="00074B6C" w:rsidRPr="00074B6C" w:rsidRDefault="00074B6C" w:rsidP="00074B6C">
            <w:pPr>
              <w:rPr>
                <w:b/>
              </w:rPr>
            </w:pPr>
            <w:r w:rsidRPr="00074B6C">
              <w:rPr>
                <w:b/>
              </w:rPr>
              <w:t>Pass</w:t>
            </w:r>
          </w:p>
        </w:tc>
        <w:tc>
          <w:tcPr>
            <w:tcW w:w="2880" w:type="dxa"/>
          </w:tcPr>
          <w:p w14:paraId="66DC6919" w14:textId="77777777" w:rsidR="00074B6C" w:rsidRPr="00074B6C" w:rsidRDefault="00074B6C" w:rsidP="00074B6C">
            <w:pPr>
              <w:rPr>
                <w:b/>
              </w:rPr>
            </w:pPr>
            <w:r w:rsidRPr="00074B6C">
              <w:rPr>
                <w:b/>
              </w:rPr>
              <w:t>Fees</w:t>
            </w:r>
          </w:p>
        </w:tc>
      </w:tr>
      <w:tr w:rsidR="00074B6C" w:rsidRPr="00074B6C" w14:paraId="41DC0866" w14:textId="77777777" w:rsidTr="00B54E71">
        <w:tc>
          <w:tcPr>
            <w:tcW w:w="6390" w:type="dxa"/>
          </w:tcPr>
          <w:p w14:paraId="3F2EE0CC" w14:textId="77777777" w:rsidR="00074B6C" w:rsidRPr="00074B6C" w:rsidRDefault="00074B6C" w:rsidP="00074B6C">
            <w:r w:rsidRPr="00074B6C">
              <w:t>Colorado State Wildlife Area Pass - annual</w:t>
            </w:r>
          </w:p>
        </w:tc>
        <w:tc>
          <w:tcPr>
            <w:tcW w:w="2880" w:type="dxa"/>
          </w:tcPr>
          <w:p w14:paraId="0472C429" w14:textId="77777777" w:rsidR="00074B6C" w:rsidRPr="00074B6C" w:rsidRDefault="00074B6C" w:rsidP="00074B6C">
            <w:pPr>
              <w:rPr>
                <w:rFonts w:eastAsia="Calibri"/>
                <w:b/>
              </w:rPr>
            </w:pPr>
            <w:r w:rsidRPr="00074B6C">
              <w:t xml:space="preserve"> $</w:t>
            </w:r>
            <w:ins w:id="572" w:author="Hernandez, Hilary" w:date="2026-07-27T14:12:00Z" w16du:dateUtc="2026-07-27T20:12:00Z">
              <w:r w:rsidRPr="00074B6C">
                <w:t>44.90</w:t>
              </w:r>
            </w:ins>
            <w:del w:id="573" w:author="Hernandez, Hilary" w:date="2026-07-27T14:12:00Z" w16du:dateUtc="2026-07-27T20:12:00Z">
              <w:r w:rsidRPr="00074B6C" w:rsidDel="00A17D33">
                <w:delText>42.37</w:delText>
              </w:r>
            </w:del>
            <w:r w:rsidRPr="00074B6C">
              <w:t xml:space="preserve">** </w:t>
            </w:r>
          </w:p>
        </w:tc>
      </w:tr>
      <w:tr w:rsidR="00074B6C" w:rsidRPr="00074B6C" w14:paraId="00A416B7" w14:textId="77777777" w:rsidTr="00B54E71">
        <w:tc>
          <w:tcPr>
            <w:tcW w:w="6390" w:type="dxa"/>
          </w:tcPr>
          <w:p w14:paraId="313B110A" w14:textId="77777777" w:rsidR="00074B6C" w:rsidRPr="00074B6C" w:rsidRDefault="00074B6C" w:rsidP="00074B6C">
            <w:r w:rsidRPr="00074B6C">
              <w:t>Colorado State Wildlife Area Pass - 1 day</w:t>
            </w:r>
          </w:p>
        </w:tc>
        <w:tc>
          <w:tcPr>
            <w:tcW w:w="2880" w:type="dxa"/>
          </w:tcPr>
          <w:p w14:paraId="42097A42" w14:textId="77777777" w:rsidR="00074B6C" w:rsidRPr="00074B6C" w:rsidRDefault="00074B6C" w:rsidP="00074B6C">
            <w:pPr>
              <w:rPr>
                <w:rFonts w:eastAsia="Calibri"/>
              </w:rPr>
            </w:pPr>
            <w:r w:rsidRPr="00074B6C">
              <w:t xml:space="preserve"> $</w:t>
            </w:r>
            <w:del w:id="574" w:author="Hernandez, Hilary" w:date="2026-08-18T08:24:00Z" w16du:dateUtc="2026-08-18T14:24:00Z">
              <w:r w:rsidRPr="00074B6C" w:rsidDel="00654DEE">
                <w:delText>8.50</w:delText>
              </w:r>
            </w:del>
            <w:ins w:id="575" w:author="Hernandez, Hilary" w:date="2026-08-18T08:24:00Z" w16du:dateUtc="2026-08-18T14:24:00Z">
              <w:r w:rsidRPr="00074B6C">
                <w:t>8.80</w:t>
              </w:r>
            </w:ins>
            <w:r w:rsidRPr="00074B6C">
              <w:t xml:space="preserve">* </w:t>
            </w:r>
          </w:p>
        </w:tc>
      </w:tr>
      <w:tr w:rsidR="00074B6C" w:rsidRPr="00074B6C" w14:paraId="0A6CB0D7" w14:textId="77777777" w:rsidTr="00B54E71">
        <w:tc>
          <w:tcPr>
            <w:tcW w:w="6390" w:type="dxa"/>
          </w:tcPr>
          <w:p w14:paraId="32080AB3" w14:textId="77777777" w:rsidR="00074B6C" w:rsidRPr="00074B6C" w:rsidRDefault="00074B6C" w:rsidP="00074B6C">
            <w:r w:rsidRPr="00074B6C">
              <w:t>Youth (ages 16-17) annual Colorado State Wildlife Area Pass</w:t>
            </w:r>
          </w:p>
        </w:tc>
        <w:tc>
          <w:tcPr>
            <w:tcW w:w="2880" w:type="dxa"/>
          </w:tcPr>
          <w:p w14:paraId="798F52E9" w14:textId="77777777" w:rsidR="00074B6C" w:rsidRPr="00074B6C" w:rsidRDefault="00074B6C" w:rsidP="00074B6C">
            <w:pPr>
              <w:rPr>
                <w:rFonts w:eastAsia="Calibri"/>
                <w:b/>
              </w:rPr>
            </w:pPr>
            <w:r w:rsidRPr="00074B6C">
              <w:t xml:space="preserve"> $</w:t>
            </w:r>
            <w:ins w:id="576" w:author="Hernandez, Hilary" w:date="2026-07-27T14:13:00Z" w16du:dateUtc="2026-07-27T20:13:00Z">
              <w:r w:rsidRPr="00074B6C">
                <w:t>11.8</w:t>
              </w:r>
            </w:ins>
            <w:ins w:id="577" w:author="Hernandez, Hilary" w:date="2026-08-18T08:24:00Z" w16du:dateUtc="2026-08-18T14:24:00Z">
              <w:r w:rsidRPr="00074B6C">
                <w:t>0</w:t>
              </w:r>
            </w:ins>
            <w:del w:id="578" w:author="Hernandez, Hilary" w:date="2026-07-27T14:13:00Z" w16du:dateUtc="2026-07-27T20:13:00Z">
              <w:r w:rsidRPr="00074B6C" w:rsidDel="00A17D33">
                <w:delText>10.46</w:delText>
              </w:r>
            </w:del>
            <w:r w:rsidRPr="00074B6C">
              <w:t xml:space="preserve">* </w:t>
            </w:r>
          </w:p>
        </w:tc>
      </w:tr>
      <w:tr w:rsidR="00074B6C" w:rsidRPr="00074B6C" w14:paraId="7921BDEF" w14:textId="77777777" w:rsidTr="00B54E71">
        <w:tc>
          <w:tcPr>
            <w:tcW w:w="6390" w:type="dxa"/>
          </w:tcPr>
          <w:p w14:paraId="06C8F177" w14:textId="77777777" w:rsidR="00074B6C" w:rsidRPr="00074B6C" w:rsidRDefault="00074B6C" w:rsidP="00074B6C">
            <w:r w:rsidRPr="00074B6C">
              <w:t>Senior (ages 64 and older) annual Colorado State Wildlife Area Pass</w:t>
            </w:r>
          </w:p>
        </w:tc>
        <w:tc>
          <w:tcPr>
            <w:tcW w:w="2880" w:type="dxa"/>
          </w:tcPr>
          <w:p w14:paraId="65E40F09" w14:textId="77777777" w:rsidR="00074B6C" w:rsidRPr="00074B6C" w:rsidRDefault="00074B6C" w:rsidP="00074B6C">
            <w:pPr>
              <w:rPr>
                <w:rFonts w:eastAsia="Calibri"/>
                <w:b/>
              </w:rPr>
            </w:pPr>
            <w:r w:rsidRPr="00074B6C">
              <w:t xml:space="preserve"> $</w:t>
            </w:r>
            <w:ins w:id="579" w:author="Hernandez, Hilary" w:date="2026-07-27T14:13:00Z" w16du:dateUtc="2026-07-27T20:13:00Z">
              <w:r w:rsidRPr="00074B6C">
                <w:t>11.8</w:t>
              </w:r>
            </w:ins>
            <w:ins w:id="580" w:author="Hernandez, Hilary" w:date="2026-08-18T08:24:00Z" w16du:dateUtc="2026-08-18T14:24:00Z">
              <w:r w:rsidRPr="00074B6C">
                <w:t>0</w:t>
              </w:r>
            </w:ins>
            <w:del w:id="581" w:author="Hernandez, Hilary" w:date="2026-07-27T14:13:00Z" w16du:dateUtc="2026-07-27T20:13:00Z">
              <w:r w:rsidRPr="00074B6C" w:rsidDel="00A17D33">
                <w:delText>10.46</w:delText>
              </w:r>
            </w:del>
            <w:r w:rsidRPr="00074B6C">
              <w:t xml:space="preserve">* </w:t>
            </w:r>
          </w:p>
        </w:tc>
      </w:tr>
      <w:tr w:rsidR="00074B6C" w:rsidRPr="00074B6C" w14:paraId="4F7AFAA0" w14:textId="77777777" w:rsidTr="00B54E71">
        <w:tc>
          <w:tcPr>
            <w:tcW w:w="6390" w:type="dxa"/>
          </w:tcPr>
          <w:p w14:paraId="1E8068B8" w14:textId="77777777" w:rsidR="00074B6C" w:rsidRPr="00074B6C" w:rsidRDefault="00074B6C" w:rsidP="00074B6C">
            <w:r w:rsidRPr="00074B6C">
              <w:t xml:space="preserve">Low-income annual Colorado State Wildlife Area Pass </w:t>
            </w:r>
          </w:p>
        </w:tc>
        <w:tc>
          <w:tcPr>
            <w:tcW w:w="2880" w:type="dxa"/>
          </w:tcPr>
          <w:p w14:paraId="3F3E2E17" w14:textId="77777777" w:rsidR="00074B6C" w:rsidRPr="00074B6C" w:rsidRDefault="00074B6C" w:rsidP="00074B6C">
            <w:pPr>
              <w:rPr>
                <w:rFonts w:eastAsia="Calibri"/>
                <w:b/>
              </w:rPr>
            </w:pPr>
            <w:r w:rsidRPr="00074B6C">
              <w:t xml:space="preserve"> $</w:t>
            </w:r>
            <w:ins w:id="582" w:author="Hernandez, Hilary" w:date="2026-07-27T14:13:00Z" w16du:dateUtc="2026-07-27T20:13:00Z">
              <w:r w:rsidRPr="00074B6C">
                <w:t>11.8</w:t>
              </w:r>
            </w:ins>
            <w:ins w:id="583" w:author="Hernandez, Hilary" w:date="2026-08-18T08:24:00Z" w16du:dateUtc="2026-08-18T14:24:00Z">
              <w:r w:rsidRPr="00074B6C">
                <w:t>0</w:t>
              </w:r>
            </w:ins>
            <w:del w:id="584" w:author="Hernandez, Hilary" w:date="2026-07-27T14:13:00Z" w16du:dateUtc="2026-07-27T20:13:00Z">
              <w:r w:rsidRPr="00074B6C" w:rsidDel="00A17D33">
                <w:delText>10.46</w:delText>
              </w:r>
            </w:del>
            <w:r w:rsidRPr="00074B6C">
              <w:t xml:space="preserve">* </w:t>
            </w:r>
          </w:p>
        </w:tc>
      </w:tr>
    </w:tbl>
    <w:p w14:paraId="3BEDB6E6" w14:textId="77777777" w:rsidR="00074B6C" w:rsidRPr="00074B6C" w:rsidRDefault="00074B6C" w:rsidP="00074B6C">
      <w:pPr>
        <w:widowControl/>
        <w:tabs>
          <w:tab w:val="left" w:pos="720"/>
          <w:tab w:val="left" w:pos="1440"/>
        </w:tabs>
        <w:spacing w:before="240"/>
        <w:ind w:left="720"/>
      </w:pPr>
      <w:r w:rsidRPr="00074B6C">
        <w:t xml:space="preserve">*Plus a surcharge of $1.50 for the wildlife management public education fund. </w:t>
      </w:r>
      <w:r w:rsidRPr="00074B6C">
        <w:br/>
        <w:t>**Plus a surcharge of $1.50 for the wildlife management public education fund and a fee of $</w:t>
      </w:r>
      <w:del w:id="585" w:author="Hernandez, Hilary" w:date="2026-08-18T08:24:00Z" w16du:dateUtc="2026-08-18T14:24:00Z">
        <w:r w:rsidRPr="00074B6C" w:rsidDel="00654DEE">
          <w:delText>12.76</w:delText>
        </w:r>
      </w:del>
      <w:ins w:id="586" w:author="Hernandez, Hilary" w:date="2026-08-18T08:24:00Z" w16du:dateUtc="2026-08-18T14:24:00Z">
        <w:r w:rsidRPr="00074B6C">
          <w:t>13.20</w:t>
        </w:r>
      </w:ins>
      <w:r w:rsidRPr="00074B6C">
        <w:t xml:space="preserve"> for a Colorado wildlife habitat stamp.</w:t>
      </w:r>
    </w:p>
    <w:p w14:paraId="298E692D" w14:textId="77777777" w:rsidR="00074B6C" w:rsidRPr="00074B6C" w:rsidRDefault="00074B6C" w:rsidP="00074B6C">
      <w:pPr>
        <w:tabs>
          <w:tab w:val="left" w:pos="720"/>
          <w:tab w:val="left" w:pos="1440"/>
        </w:tabs>
        <w:spacing w:before="240" w:after="240"/>
        <w:ind w:left="720"/>
      </w:pPr>
      <w:r w:rsidRPr="00074B6C">
        <w:t>In order to qualify for an annual low-income Colorado State Wildlife Area Pass and the resident low-income senior fishing license an individual must show a photo identification card and:</w:t>
      </w:r>
    </w:p>
    <w:p w14:paraId="5765B219" w14:textId="77777777" w:rsidR="00074B6C" w:rsidRPr="00074B6C" w:rsidRDefault="00074B6C" w:rsidP="00074B6C">
      <w:pPr>
        <w:tabs>
          <w:tab w:val="left" w:pos="1440"/>
        </w:tabs>
        <w:spacing w:after="240"/>
        <w:ind w:left="1440"/>
      </w:pPr>
      <w:r w:rsidRPr="00074B6C">
        <w:t>Provide written proof, in the form of a federal or state income tax return from the immediately preceding calendar year, that the federal taxable income of such individual is at or below one hundred percent of the official poverty line for an individual or a family, as appropriate to the applicant. If said tax return is not available, a return for the year immediately preceding such year shall suffice. Or,</w:t>
      </w:r>
    </w:p>
    <w:p w14:paraId="736E3F3F" w14:textId="77777777" w:rsidR="00074B6C" w:rsidRPr="00074B6C" w:rsidRDefault="00074B6C" w:rsidP="00074B6C">
      <w:pPr>
        <w:tabs>
          <w:tab w:val="left" w:pos="1440"/>
        </w:tabs>
        <w:spacing w:after="240"/>
        <w:ind w:left="1440"/>
      </w:pPr>
      <w:r w:rsidRPr="00074B6C">
        <w:t>If an individual’s income is at a level where such individual is not required to file an income tax return, such individual shall sign a statement under penalty of perjury in the second degree to such effect. No such affidavit shall be required to be notarized. Or,</w:t>
      </w:r>
    </w:p>
    <w:p w14:paraId="677D4FBE" w14:textId="77777777" w:rsidR="00074B6C" w:rsidRPr="00074B6C" w:rsidRDefault="00074B6C" w:rsidP="00074B6C">
      <w:pPr>
        <w:tabs>
          <w:tab w:val="left" w:pos="1440"/>
        </w:tabs>
        <w:spacing w:after="240"/>
        <w:ind w:left="1440"/>
      </w:pPr>
      <w:r w:rsidRPr="00074B6C">
        <w:t xml:space="preserve">A Colorado resident may provide </w:t>
      </w:r>
      <w:r w:rsidRPr="00074B6C">
        <w:rPr>
          <w:szCs w:val="24"/>
        </w:rPr>
        <w:t>documentation in the form of a card or other verifiable written materials that the resident is currently enrolled in any one of the following programs: TANF (Temporary Assistance to Needy Families), WIC (Special Supplemental Nutrition Program for Women, Infants and Children), Health First Colorado (Colorado’s Medicaid program), SNAP (Supplemental Nutrition Assistance Program), FDPIR (Food Distribution Program on Indian Reservations), or LEAP (Low-income Energy Assistance Program).</w:t>
      </w:r>
    </w:p>
    <w:p w14:paraId="4D690F9A" w14:textId="77777777" w:rsidR="00074B6C" w:rsidRPr="00074B6C" w:rsidRDefault="00074B6C" w:rsidP="00074B6C">
      <w:pPr>
        <w:tabs>
          <w:tab w:val="left" w:pos="720"/>
          <w:tab w:val="left" w:pos="1440"/>
        </w:tabs>
        <w:spacing w:after="200"/>
        <w:ind w:left="720"/>
      </w:pPr>
      <w:r w:rsidRPr="00074B6C">
        <w:t>The federal taxable income amounts, based on the number of people in the family/household, cannot be greater than the applicable guideline set forth in the Annual Update of the HHS Poverty Guidelines, 91 Fed. Reg. 1797 (January 15, 2026) issued by the U.S. Department of Health and Human Services, Office of the Assistant Secretary for Planning and Evaluation, Room 404E, Humphrey Building, Department of Health and Human Services, Washington, DC 20201. This federal guideline, but not later amendments to or editions thereof, has been incorporated by reference. Information regarding how and where the incorporated materials may be examined, or copies obtained, is available from:</w:t>
      </w:r>
    </w:p>
    <w:p w14:paraId="52887025" w14:textId="77777777" w:rsidR="00074B6C" w:rsidRPr="00074B6C" w:rsidRDefault="00074B6C" w:rsidP="00074B6C">
      <w:pPr>
        <w:widowControl/>
        <w:ind w:left="1440"/>
      </w:pPr>
      <w:r w:rsidRPr="00074B6C">
        <w:t>Regulations Manager</w:t>
      </w:r>
      <w:r w:rsidRPr="00074B6C">
        <w:br/>
        <w:t>Policy and Planning Unit</w:t>
      </w:r>
      <w:r w:rsidRPr="00074B6C">
        <w:br/>
        <w:t>Colorado Division of Parks and Wildlife</w:t>
      </w:r>
      <w:r w:rsidRPr="00074B6C">
        <w:br/>
      </w:r>
      <w:r w:rsidRPr="00074B6C">
        <w:lastRenderedPageBreak/>
        <w:t>6060 Broadway</w:t>
      </w:r>
      <w:r w:rsidRPr="00074B6C">
        <w:br/>
        <w:t>Denver, Colorado 80216</w:t>
      </w:r>
    </w:p>
    <w:p w14:paraId="02BB68F9" w14:textId="77777777" w:rsidR="0048075B" w:rsidRDefault="0048075B" w:rsidP="0048075B">
      <w:pPr>
        <w:widowControl/>
      </w:pPr>
    </w:p>
    <w:p w14:paraId="6AB6D572" w14:textId="2D933222" w:rsidR="0048075B" w:rsidRPr="00074B6C" w:rsidRDefault="0048075B" w:rsidP="00074B6C">
      <w:pPr>
        <w:pStyle w:val="ListParagraph"/>
        <w:numPr>
          <w:ilvl w:val="0"/>
          <w:numId w:val="27"/>
        </w:numPr>
        <w:spacing w:after="200"/>
        <w:rPr>
          <w:bCs/>
        </w:rPr>
      </w:pPr>
      <w:r w:rsidRPr="00074B6C">
        <w:rPr>
          <w:bCs/>
        </w:rPr>
        <w:t>The Firearms Training and Safety Course Record Fee is $52.00 pursuant to §33-9-115(5)(a).</w:t>
      </w:r>
    </w:p>
    <w:p w14:paraId="1258CE2A" w14:textId="7F54E1A7" w:rsidR="0044640F" w:rsidRDefault="00543829" w:rsidP="00903467">
      <w:pPr>
        <w:widowControl/>
      </w:pPr>
      <w:r>
        <w:rPr>
          <w:b/>
        </w:rPr>
        <w:br w:type="page"/>
      </w:r>
    </w:p>
    <w:p w14:paraId="7908B3CF" w14:textId="4578E43C" w:rsidR="0048075B" w:rsidRDefault="00903467" w:rsidP="0048075B">
      <w:pPr>
        <w:widowControl/>
        <w:tabs>
          <w:tab w:val="left" w:pos="720"/>
          <w:tab w:val="left" w:pos="1440"/>
          <w:tab w:val="left" w:pos="2160"/>
        </w:tabs>
        <w:ind w:left="720" w:hanging="720"/>
        <w:jc w:val="right"/>
        <w:rPr>
          <w:b/>
          <w:bCs/>
        </w:rPr>
      </w:pPr>
      <w:r>
        <w:rPr>
          <w:b/>
          <w:bCs/>
        </w:rPr>
        <w:lastRenderedPageBreak/>
        <w:t>DORA 09</w:t>
      </w:r>
      <w:r w:rsidRPr="00B22D60">
        <w:rPr>
          <w:b/>
          <w:bCs/>
        </w:rPr>
        <w:t>/</w:t>
      </w:r>
      <w:r>
        <w:rPr>
          <w:b/>
          <w:bCs/>
        </w:rPr>
        <w:t>30</w:t>
      </w:r>
      <w:r w:rsidRPr="00B22D60">
        <w:rPr>
          <w:b/>
          <w:bCs/>
        </w:rPr>
        <w:t>/202</w:t>
      </w:r>
      <w:r>
        <w:rPr>
          <w:b/>
          <w:bCs/>
        </w:rPr>
        <w:t>6</w:t>
      </w:r>
    </w:p>
    <w:p w14:paraId="5DE70F66" w14:textId="77777777" w:rsidR="0048075B" w:rsidRPr="00293477" w:rsidRDefault="0048075B" w:rsidP="0048075B">
      <w:pPr>
        <w:widowControl/>
        <w:tabs>
          <w:tab w:val="left" w:pos="720"/>
          <w:tab w:val="left" w:pos="1440"/>
          <w:tab w:val="left" w:pos="2160"/>
        </w:tabs>
        <w:ind w:left="720" w:hanging="720"/>
        <w:jc w:val="right"/>
        <w:rPr>
          <w:b/>
          <w:bCs/>
        </w:rPr>
      </w:pPr>
      <w:r w:rsidRPr="00293477">
        <w:rPr>
          <w:b/>
          <w:bCs/>
        </w:rPr>
        <w:t>Basis and Purpose</w:t>
      </w:r>
    </w:p>
    <w:p w14:paraId="044697FF" w14:textId="77777777" w:rsidR="0048075B" w:rsidRPr="006923BE" w:rsidRDefault="0048075B" w:rsidP="0048075B">
      <w:pPr>
        <w:pStyle w:val="upar1"/>
        <w:jc w:val="right"/>
        <w:rPr>
          <w:b/>
          <w:bCs/>
          <w:sz w:val="20"/>
          <w:szCs w:val="20"/>
        </w:rPr>
      </w:pPr>
      <w:r w:rsidRPr="00293477">
        <w:rPr>
          <w:b/>
          <w:bCs/>
          <w:sz w:val="20"/>
          <w:szCs w:val="20"/>
        </w:rPr>
        <w:t>Chapter W-0 - General Provisions</w:t>
      </w:r>
    </w:p>
    <w:p w14:paraId="2341C03F" w14:textId="77777777" w:rsidR="0048075B" w:rsidRPr="00293477" w:rsidRDefault="0048075B" w:rsidP="0048075B">
      <w:pPr>
        <w:pStyle w:val="upar1"/>
        <w:rPr>
          <w:sz w:val="20"/>
          <w:szCs w:val="20"/>
        </w:rPr>
      </w:pPr>
    </w:p>
    <w:p w14:paraId="34C0D6C0" w14:textId="4DEFAC49" w:rsidR="0048075B" w:rsidRPr="00533387" w:rsidRDefault="0048075B" w:rsidP="00D610B8">
      <w:pPr>
        <w:pStyle w:val="Heading2"/>
        <w:ind w:left="0"/>
      </w:pPr>
      <w:r w:rsidRPr="00533387">
        <w:t>Basis and Purpose:</w:t>
      </w:r>
    </w:p>
    <w:p w14:paraId="3651757A" w14:textId="77777777" w:rsidR="00184E71" w:rsidRPr="00184E71" w:rsidRDefault="00184E71" w:rsidP="00184E71">
      <w:pPr>
        <w:tabs>
          <w:tab w:val="left" w:pos="720"/>
          <w:tab w:val="left" w:pos="1440"/>
        </w:tabs>
        <w:rPr>
          <w:bCs/>
          <w:color w:val="0D0D0D" w:themeColor="text1" w:themeTint="F2"/>
          <w:lang w:eastAsia="x-none"/>
        </w:rPr>
      </w:pPr>
      <w:r w:rsidRPr="00184E71">
        <w:rPr>
          <w:bCs/>
          <w:color w:val="0D0D0D" w:themeColor="text1" w:themeTint="F2"/>
          <w:lang w:eastAsia="x-none"/>
        </w:rPr>
        <w:t>Following the passage of the Hunting, Fishing, and Parks for Future Generations Act (SB 18-143), the Colorado Parks and Wildlife Commission has the authority to adjust most wildlife licenses annually with the Consumer Price Index (CPI).</w:t>
      </w:r>
    </w:p>
    <w:p w14:paraId="6E148EED" w14:textId="77777777" w:rsidR="00184E71" w:rsidRPr="00184E71" w:rsidRDefault="00184E71" w:rsidP="00184E71">
      <w:pPr>
        <w:tabs>
          <w:tab w:val="left" w:pos="720"/>
          <w:tab w:val="left" w:pos="1440"/>
        </w:tabs>
        <w:rPr>
          <w:bCs/>
          <w:color w:val="0D0D0D" w:themeColor="text1" w:themeTint="F2"/>
          <w:lang w:eastAsia="x-none"/>
        </w:rPr>
      </w:pPr>
      <w:r w:rsidRPr="00184E71">
        <w:rPr>
          <w:bCs/>
          <w:color w:val="0D0D0D" w:themeColor="text1" w:themeTint="F2"/>
          <w:lang w:eastAsia="x-none"/>
        </w:rPr>
        <w:t xml:space="preserve"> </w:t>
      </w:r>
    </w:p>
    <w:p w14:paraId="25BC107C" w14:textId="77777777" w:rsidR="00184E71" w:rsidRPr="00184E71" w:rsidRDefault="00184E71" w:rsidP="00184E71">
      <w:pPr>
        <w:tabs>
          <w:tab w:val="left" w:pos="720"/>
          <w:tab w:val="left" w:pos="1440"/>
        </w:tabs>
        <w:rPr>
          <w:bCs/>
          <w:color w:val="0D0D0D" w:themeColor="text1" w:themeTint="F2"/>
          <w:lang w:val="x-none" w:eastAsia="x-none"/>
        </w:rPr>
      </w:pPr>
      <w:r w:rsidRPr="00184E71">
        <w:rPr>
          <w:bCs/>
          <w:color w:val="0D0D0D" w:themeColor="text1" w:themeTint="F2"/>
          <w:lang w:val="x-none" w:eastAsia="x-none"/>
        </w:rPr>
        <w:t>Consumer Price Indices for the Denver-Aurora-Lakewood metropolitan statistical area (successor to the Denver-Boulder-Greeley statistical area) are compiled by the United States Bureau of Labor Statistics.  CPI figures are reported bimonthly, in addition to the average CPI for the first half of the calendar year, the average CPI for the second half of the calendar year, and the average CPI for the entire calendar year. The chart below shows the average CPI for the first half of each year.</w:t>
      </w:r>
    </w:p>
    <w:p w14:paraId="3AD13E96" w14:textId="77777777" w:rsidR="00184E71" w:rsidRPr="00184E71" w:rsidRDefault="00184E71" w:rsidP="00184E71">
      <w:pPr>
        <w:tabs>
          <w:tab w:val="left" w:pos="720"/>
          <w:tab w:val="left" w:pos="1440"/>
        </w:tabs>
        <w:rPr>
          <w:b/>
          <w:bCs/>
          <w:color w:val="0D0D0D" w:themeColor="text1" w:themeTint="F2"/>
          <w:highlight w:val="yellow"/>
          <w:lang w:val="x-none" w:eastAsia="x-none"/>
        </w:rPr>
      </w:pPr>
    </w:p>
    <w:tbl>
      <w:tblPr>
        <w:tblW w:w="9345" w:type="dxa"/>
        <w:tblCellMar>
          <w:left w:w="0" w:type="dxa"/>
          <w:right w:w="0" w:type="dxa"/>
        </w:tblCellMar>
        <w:tblLook w:val="04A0" w:firstRow="1" w:lastRow="0" w:firstColumn="1" w:lastColumn="0" w:noHBand="0" w:noVBand="1"/>
      </w:tblPr>
      <w:tblGrid>
        <w:gridCol w:w="5449"/>
        <w:gridCol w:w="146"/>
        <w:gridCol w:w="146"/>
        <w:gridCol w:w="3604"/>
      </w:tblGrid>
      <w:tr w:rsidR="00184E71" w:rsidRPr="00184E71" w14:paraId="20CFDC8B" w14:textId="77777777" w:rsidTr="00F70934">
        <w:trPr>
          <w:trHeight w:val="255"/>
        </w:trPr>
        <w:tc>
          <w:tcPr>
            <w:tcW w:w="9345" w:type="dxa"/>
            <w:gridSpan w:val="4"/>
            <w:tcBorders>
              <w:top w:val="single" w:sz="12" w:space="0" w:color="000000"/>
              <w:left w:val="single" w:sz="12" w:space="0" w:color="000000"/>
              <w:bottom w:val="single" w:sz="6" w:space="0" w:color="CCCCCC"/>
              <w:right w:val="single" w:sz="12" w:space="0" w:color="000000"/>
            </w:tcBorders>
            <w:tcMar>
              <w:top w:w="0" w:type="dxa"/>
              <w:left w:w="45" w:type="dxa"/>
              <w:bottom w:w="0" w:type="dxa"/>
              <w:right w:w="45" w:type="dxa"/>
            </w:tcMar>
            <w:vAlign w:val="bottom"/>
            <w:hideMark/>
          </w:tcPr>
          <w:p w14:paraId="085ADCA8" w14:textId="77777777" w:rsidR="00184E71" w:rsidRPr="00184E71" w:rsidRDefault="00184E71" w:rsidP="00184E71">
            <w:pPr>
              <w:widowControl/>
              <w:jc w:val="center"/>
              <w:rPr>
                <w:b/>
                <w:bCs/>
              </w:rPr>
            </w:pPr>
            <w:r w:rsidRPr="00184E71">
              <w:rPr>
                <w:b/>
                <w:bCs/>
              </w:rPr>
              <w:t>Consumer Price Index - All Urban Consumers</w:t>
            </w:r>
          </w:p>
        </w:tc>
      </w:tr>
      <w:tr w:rsidR="00184E71" w:rsidRPr="00184E71" w14:paraId="50D29D8C" w14:textId="77777777" w:rsidTr="00F70934">
        <w:trPr>
          <w:trHeight w:val="255"/>
        </w:trPr>
        <w:tc>
          <w:tcPr>
            <w:tcW w:w="9345" w:type="dxa"/>
            <w:gridSpan w:val="4"/>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bottom"/>
            <w:hideMark/>
          </w:tcPr>
          <w:p w14:paraId="614C8D39" w14:textId="77777777" w:rsidR="00184E71" w:rsidRPr="00184E71" w:rsidRDefault="00184E71" w:rsidP="00184E71">
            <w:pPr>
              <w:widowControl/>
              <w:jc w:val="center"/>
            </w:pPr>
            <w:r w:rsidRPr="00184E71">
              <w:t>Denver-Aurora-Lakewood Metropolitan Area</w:t>
            </w:r>
          </w:p>
        </w:tc>
      </w:tr>
      <w:tr w:rsidR="00184E71" w:rsidRPr="00184E71" w14:paraId="7D329F9C" w14:textId="77777777" w:rsidTr="00F70934">
        <w:trPr>
          <w:trHeight w:val="255"/>
        </w:trPr>
        <w:tc>
          <w:tcPr>
            <w:tcW w:w="0" w:type="auto"/>
            <w:tcBorders>
              <w:top w:val="single" w:sz="6" w:space="0" w:color="CCCCCC"/>
              <w:left w:val="single" w:sz="12" w:space="0" w:color="000000"/>
              <w:bottom w:val="single" w:sz="6" w:space="0" w:color="000000"/>
              <w:right w:val="single" w:sz="6" w:space="0" w:color="000000"/>
            </w:tcBorders>
            <w:tcMar>
              <w:top w:w="0" w:type="dxa"/>
              <w:left w:w="45" w:type="dxa"/>
              <w:bottom w:w="0" w:type="dxa"/>
              <w:right w:w="45" w:type="dxa"/>
            </w:tcMar>
            <w:vAlign w:val="bottom"/>
            <w:hideMark/>
          </w:tcPr>
          <w:p w14:paraId="3AF2D588" w14:textId="77777777" w:rsidR="00184E71" w:rsidRPr="00184E71" w:rsidRDefault="00184E71" w:rsidP="00184E71">
            <w:pPr>
              <w:widowControl/>
            </w:pPr>
            <w:r w:rsidRPr="00184E71">
              <w:t>First Half 2018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0F69BCD" w14:textId="77777777" w:rsidR="00184E71" w:rsidRPr="00184E71" w:rsidRDefault="00184E71" w:rsidP="00184E71">
            <w:pPr>
              <w:widowControl/>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C3AF55" w14:textId="77777777" w:rsidR="00184E71" w:rsidRPr="00184E71" w:rsidRDefault="00184E71" w:rsidP="00184E71">
            <w:pPr>
              <w:widowControl/>
              <w:rPr>
                <w:rFonts w:ascii="Times New Roman" w:hAnsi="Times New Roman" w:cs="Times New Roman"/>
              </w:rPr>
            </w:pPr>
          </w:p>
        </w:tc>
        <w:tc>
          <w:tcPr>
            <w:tcW w:w="3604"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712A41FE" w14:textId="77777777" w:rsidR="00184E71" w:rsidRPr="00184E71" w:rsidRDefault="00184E71" w:rsidP="00184E71">
            <w:pPr>
              <w:widowControl/>
              <w:jc w:val="right"/>
            </w:pPr>
            <w:r w:rsidRPr="00184E71">
              <w:t>260.790</w:t>
            </w:r>
          </w:p>
        </w:tc>
      </w:tr>
      <w:tr w:rsidR="00184E71" w:rsidRPr="00184E71" w14:paraId="1E3FCC34" w14:textId="77777777" w:rsidTr="00F70934">
        <w:trPr>
          <w:trHeight w:val="255"/>
        </w:trPr>
        <w:tc>
          <w:tcPr>
            <w:tcW w:w="0" w:type="auto"/>
            <w:tcBorders>
              <w:top w:val="single" w:sz="6" w:space="0" w:color="CCCCCC"/>
              <w:left w:val="single" w:sz="12" w:space="0" w:color="000000"/>
              <w:bottom w:val="single" w:sz="6" w:space="0" w:color="000000"/>
              <w:right w:val="single" w:sz="6" w:space="0" w:color="000000"/>
            </w:tcBorders>
            <w:tcMar>
              <w:top w:w="0" w:type="dxa"/>
              <w:left w:w="45" w:type="dxa"/>
              <w:bottom w:w="0" w:type="dxa"/>
              <w:right w:w="45" w:type="dxa"/>
            </w:tcMar>
            <w:vAlign w:val="bottom"/>
            <w:hideMark/>
          </w:tcPr>
          <w:p w14:paraId="1A222B12" w14:textId="77777777" w:rsidR="00184E71" w:rsidRPr="00184E71" w:rsidRDefault="00184E71" w:rsidP="00184E71">
            <w:pPr>
              <w:widowControl/>
            </w:pPr>
            <w:r w:rsidRPr="00184E71">
              <w:t>First Half 2019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DB0DB5" w14:textId="77777777" w:rsidR="00184E71" w:rsidRPr="00184E71" w:rsidRDefault="00184E71" w:rsidP="00184E71">
            <w:pPr>
              <w:widowControl/>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A9AD20" w14:textId="77777777" w:rsidR="00184E71" w:rsidRPr="00184E71" w:rsidRDefault="00184E71" w:rsidP="00184E71">
            <w:pPr>
              <w:widowControl/>
              <w:rPr>
                <w:rFonts w:ascii="Times New Roman" w:hAnsi="Times New Roman" w:cs="Times New Roman"/>
              </w:rPr>
            </w:pPr>
          </w:p>
        </w:tc>
        <w:tc>
          <w:tcPr>
            <w:tcW w:w="3604"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41636C55" w14:textId="77777777" w:rsidR="00184E71" w:rsidRPr="00184E71" w:rsidRDefault="00184E71" w:rsidP="00184E71">
            <w:pPr>
              <w:widowControl/>
              <w:jc w:val="right"/>
            </w:pPr>
            <w:r w:rsidRPr="00184E71">
              <w:t>264.147</w:t>
            </w:r>
          </w:p>
        </w:tc>
      </w:tr>
      <w:tr w:rsidR="00184E71" w:rsidRPr="00184E71" w14:paraId="13806C7E" w14:textId="77777777" w:rsidTr="00F70934">
        <w:trPr>
          <w:trHeight w:val="255"/>
        </w:trPr>
        <w:tc>
          <w:tcPr>
            <w:tcW w:w="0" w:type="auto"/>
            <w:tcBorders>
              <w:top w:val="single" w:sz="6" w:space="0" w:color="CCCCCC"/>
              <w:left w:val="single" w:sz="12" w:space="0" w:color="000000"/>
              <w:bottom w:val="single" w:sz="6" w:space="0" w:color="000000"/>
              <w:right w:val="single" w:sz="6" w:space="0" w:color="000000"/>
            </w:tcBorders>
            <w:tcMar>
              <w:top w:w="0" w:type="dxa"/>
              <w:left w:w="45" w:type="dxa"/>
              <w:bottom w:w="0" w:type="dxa"/>
              <w:right w:w="45" w:type="dxa"/>
            </w:tcMar>
            <w:vAlign w:val="bottom"/>
            <w:hideMark/>
          </w:tcPr>
          <w:p w14:paraId="108999C5" w14:textId="77777777" w:rsidR="00184E71" w:rsidRPr="00184E71" w:rsidRDefault="00184E71" w:rsidP="00184E71">
            <w:pPr>
              <w:widowControl/>
            </w:pPr>
            <w:r w:rsidRPr="00184E71">
              <w:t>First Half 2020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DCDADC" w14:textId="77777777" w:rsidR="00184E71" w:rsidRPr="00184E71" w:rsidRDefault="00184E71" w:rsidP="00184E71">
            <w:pPr>
              <w:widowControl/>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C4D78D" w14:textId="77777777" w:rsidR="00184E71" w:rsidRPr="00184E71" w:rsidRDefault="00184E71" w:rsidP="00184E71">
            <w:pPr>
              <w:widowControl/>
              <w:rPr>
                <w:rFonts w:ascii="Times New Roman" w:hAnsi="Times New Roman" w:cs="Times New Roman"/>
              </w:rPr>
            </w:pPr>
          </w:p>
        </w:tc>
        <w:tc>
          <w:tcPr>
            <w:tcW w:w="3604"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28E2DD1" w14:textId="77777777" w:rsidR="00184E71" w:rsidRPr="00184E71" w:rsidRDefault="00184E71" w:rsidP="00184E71">
            <w:pPr>
              <w:widowControl/>
              <w:jc w:val="right"/>
            </w:pPr>
            <w:r w:rsidRPr="00184E71">
              <w:t>271.264</w:t>
            </w:r>
          </w:p>
        </w:tc>
      </w:tr>
      <w:tr w:rsidR="00184E71" w:rsidRPr="00184E71" w14:paraId="2CA220C6" w14:textId="77777777" w:rsidTr="00F70934">
        <w:trPr>
          <w:trHeight w:val="255"/>
        </w:trPr>
        <w:tc>
          <w:tcPr>
            <w:tcW w:w="0" w:type="auto"/>
            <w:tcBorders>
              <w:top w:val="single" w:sz="6" w:space="0" w:color="CCCCCC"/>
              <w:left w:val="single" w:sz="12" w:space="0" w:color="000000"/>
              <w:bottom w:val="single" w:sz="6" w:space="0" w:color="000000"/>
              <w:right w:val="single" w:sz="6" w:space="0" w:color="000000"/>
            </w:tcBorders>
            <w:tcMar>
              <w:top w:w="0" w:type="dxa"/>
              <w:left w:w="45" w:type="dxa"/>
              <w:bottom w:w="0" w:type="dxa"/>
              <w:right w:w="45" w:type="dxa"/>
            </w:tcMar>
            <w:vAlign w:val="bottom"/>
            <w:hideMark/>
          </w:tcPr>
          <w:p w14:paraId="40CECEC7" w14:textId="77777777" w:rsidR="00184E71" w:rsidRPr="00184E71" w:rsidRDefault="00184E71" w:rsidP="00184E71">
            <w:pPr>
              <w:widowControl/>
            </w:pPr>
            <w:r w:rsidRPr="00184E71">
              <w:t>First Half 2021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DF7A30" w14:textId="77777777" w:rsidR="00184E71" w:rsidRPr="00184E71" w:rsidRDefault="00184E71" w:rsidP="00184E71">
            <w:pPr>
              <w:widowControl/>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5F71BC" w14:textId="77777777" w:rsidR="00184E71" w:rsidRPr="00184E71" w:rsidRDefault="00184E71" w:rsidP="00184E71">
            <w:pPr>
              <w:widowControl/>
              <w:rPr>
                <w:rFonts w:ascii="Times New Roman" w:hAnsi="Times New Roman" w:cs="Times New Roman"/>
              </w:rPr>
            </w:pPr>
          </w:p>
        </w:tc>
        <w:tc>
          <w:tcPr>
            <w:tcW w:w="3604"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389AFB29" w14:textId="77777777" w:rsidR="00184E71" w:rsidRPr="00184E71" w:rsidRDefault="00184E71" w:rsidP="00184E71">
            <w:pPr>
              <w:widowControl/>
              <w:jc w:val="right"/>
            </w:pPr>
            <w:r w:rsidRPr="00184E71">
              <w:t>276.290</w:t>
            </w:r>
          </w:p>
        </w:tc>
      </w:tr>
      <w:tr w:rsidR="00184E71" w:rsidRPr="00184E71" w14:paraId="2DC3253D" w14:textId="77777777" w:rsidTr="00F70934">
        <w:trPr>
          <w:trHeight w:val="255"/>
        </w:trPr>
        <w:tc>
          <w:tcPr>
            <w:tcW w:w="0" w:type="auto"/>
            <w:tcBorders>
              <w:top w:val="single" w:sz="6" w:space="0" w:color="CCCCCC"/>
              <w:left w:val="single" w:sz="12" w:space="0" w:color="000000"/>
              <w:bottom w:val="single" w:sz="6" w:space="0" w:color="000000"/>
              <w:right w:val="single" w:sz="6" w:space="0" w:color="000000"/>
            </w:tcBorders>
            <w:tcMar>
              <w:top w:w="0" w:type="dxa"/>
              <w:left w:w="45" w:type="dxa"/>
              <w:bottom w:w="0" w:type="dxa"/>
              <w:right w:w="45" w:type="dxa"/>
            </w:tcMar>
            <w:vAlign w:val="bottom"/>
            <w:hideMark/>
          </w:tcPr>
          <w:p w14:paraId="62D00D57" w14:textId="77777777" w:rsidR="00184E71" w:rsidRPr="00184E71" w:rsidRDefault="00184E71" w:rsidP="00184E71">
            <w:pPr>
              <w:widowControl/>
            </w:pPr>
            <w:r w:rsidRPr="00184E71">
              <w:t>First Half 2022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9CB266" w14:textId="77777777" w:rsidR="00184E71" w:rsidRPr="00184E71" w:rsidRDefault="00184E71" w:rsidP="00184E71">
            <w:pPr>
              <w:widowControl/>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74CD32" w14:textId="77777777" w:rsidR="00184E71" w:rsidRPr="00184E71" w:rsidRDefault="00184E71" w:rsidP="00184E71">
            <w:pPr>
              <w:widowControl/>
              <w:rPr>
                <w:rFonts w:ascii="Times New Roman" w:hAnsi="Times New Roman" w:cs="Times New Roman"/>
              </w:rPr>
            </w:pPr>
          </w:p>
        </w:tc>
        <w:tc>
          <w:tcPr>
            <w:tcW w:w="3604"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0BF0BE59" w14:textId="77777777" w:rsidR="00184E71" w:rsidRPr="00184E71" w:rsidRDefault="00184E71" w:rsidP="00184E71">
            <w:pPr>
              <w:widowControl/>
              <w:jc w:val="right"/>
            </w:pPr>
            <w:r w:rsidRPr="00184E71">
              <w:t>300.002</w:t>
            </w:r>
          </w:p>
        </w:tc>
      </w:tr>
      <w:tr w:rsidR="00184E71" w:rsidRPr="00184E71" w14:paraId="2A7E5AE3" w14:textId="77777777" w:rsidTr="00F70934">
        <w:trPr>
          <w:trHeight w:val="255"/>
        </w:trPr>
        <w:tc>
          <w:tcPr>
            <w:tcW w:w="0" w:type="auto"/>
            <w:tcBorders>
              <w:top w:val="single" w:sz="6" w:space="0" w:color="CCCCCC"/>
              <w:left w:val="single" w:sz="12" w:space="0" w:color="000000"/>
              <w:bottom w:val="single" w:sz="6" w:space="0" w:color="000000"/>
              <w:right w:val="single" w:sz="6" w:space="0" w:color="000000"/>
            </w:tcBorders>
            <w:tcMar>
              <w:top w:w="0" w:type="dxa"/>
              <w:left w:w="45" w:type="dxa"/>
              <w:bottom w:w="0" w:type="dxa"/>
              <w:right w:w="45" w:type="dxa"/>
            </w:tcMar>
            <w:vAlign w:val="bottom"/>
            <w:hideMark/>
          </w:tcPr>
          <w:p w14:paraId="327864E3" w14:textId="77777777" w:rsidR="00184E71" w:rsidRPr="00184E71" w:rsidRDefault="00184E71" w:rsidP="00184E71">
            <w:pPr>
              <w:widowControl/>
            </w:pPr>
            <w:r w:rsidRPr="00184E71">
              <w:t>First Half 2023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C31621" w14:textId="77777777" w:rsidR="00184E71" w:rsidRPr="00184E71" w:rsidRDefault="00184E71" w:rsidP="00184E71">
            <w:pPr>
              <w:widowControl/>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34DCA3" w14:textId="77777777" w:rsidR="00184E71" w:rsidRPr="00184E71" w:rsidRDefault="00184E71" w:rsidP="00184E71">
            <w:pPr>
              <w:widowControl/>
              <w:rPr>
                <w:rFonts w:ascii="Times New Roman" w:hAnsi="Times New Roman" w:cs="Times New Roman"/>
              </w:rPr>
            </w:pPr>
          </w:p>
        </w:tc>
        <w:tc>
          <w:tcPr>
            <w:tcW w:w="3604"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29011B3A" w14:textId="77777777" w:rsidR="00184E71" w:rsidRPr="00184E71" w:rsidRDefault="00184E71" w:rsidP="00184E71">
            <w:pPr>
              <w:widowControl/>
              <w:jc w:val="right"/>
            </w:pPr>
            <w:r w:rsidRPr="00184E71">
              <w:t>316.758</w:t>
            </w:r>
          </w:p>
        </w:tc>
      </w:tr>
      <w:tr w:rsidR="00184E71" w:rsidRPr="00184E71" w14:paraId="70EBB37E" w14:textId="77777777" w:rsidTr="00F70934">
        <w:trPr>
          <w:trHeight w:val="255"/>
        </w:trPr>
        <w:tc>
          <w:tcPr>
            <w:tcW w:w="0" w:type="auto"/>
            <w:tcBorders>
              <w:top w:val="single" w:sz="6" w:space="0" w:color="CCCCCC"/>
              <w:left w:val="single" w:sz="12" w:space="0" w:color="000000"/>
              <w:bottom w:val="single" w:sz="6" w:space="0" w:color="000000"/>
              <w:right w:val="single" w:sz="6" w:space="0" w:color="000000"/>
            </w:tcBorders>
            <w:tcMar>
              <w:top w:w="0" w:type="dxa"/>
              <w:left w:w="45" w:type="dxa"/>
              <w:bottom w:w="0" w:type="dxa"/>
              <w:right w:w="45" w:type="dxa"/>
            </w:tcMar>
            <w:vAlign w:val="bottom"/>
            <w:hideMark/>
          </w:tcPr>
          <w:p w14:paraId="4C716FA2" w14:textId="77777777" w:rsidR="00184E71" w:rsidRPr="00184E71" w:rsidRDefault="00184E71" w:rsidP="00184E71">
            <w:pPr>
              <w:widowControl/>
            </w:pPr>
            <w:r w:rsidRPr="00184E71">
              <w:t>First Half 2024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D48A65" w14:textId="77777777" w:rsidR="00184E71" w:rsidRPr="00184E71" w:rsidRDefault="00184E71" w:rsidP="00184E71">
            <w:pPr>
              <w:widowControl/>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CE17CA" w14:textId="77777777" w:rsidR="00184E71" w:rsidRPr="00184E71" w:rsidRDefault="00184E71" w:rsidP="00184E71">
            <w:pPr>
              <w:widowControl/>
              <w:rPr>
                <w:rFonts w:ascii="Times New Roman" w:hAnsi="Times New Roman" w:cs="Times New Roman"/>
              </w:rPr>
            </w:pPr>
          </w:p>
        </w:tc>
        <w:tc>
          <w:tcPr>
            <w:tcW w:w="3604"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077364B9" w14:textId="77777777" w:rsidR="00184E71" w:rsidRPr="00184E71" w:rsidRDefault="00184E71" w:rsidP="00184E71">
            <w:pPr>
              <w:widowControl/>
              <w:jc w:val="right"/>
            </w:pPr>
            <w:r w:rsidRPr="00184E71">
              <w:t>325.308</w:t>
            </w:r>
          </w:p>
        </w:tc>
      </w:tr>
      <w:tr w:rsidR="00184E71" w:rsidRPr="00184E71" w14:paraId="2F5A7BF7" w14:textId="77777777" w:rsidTr="00F70934">
        <w:trPr>
          <w:trHeight w:val="255"/>
        </w:trPr>
        <w:tc>
          <w:tcPr>
            <w:tcW w:w="0" w:type="auto"/>
            <w:tcBorders>
              <w:top w:val="single" w:sz="6" w:space="0" w:color="CCCCCC"/>
              <w:left w:val="single" w:sz="12" w:space="0" w:color="000000"/>
              <w:bottom w:val="single" w:sz="6" w:space="0" w:color="000000"/>
              <w:right w:val="single" w:sz="6" w:space="0" w:color="000000"/>
            </w:tcBorders>
            <w:tcMar>
              <w:top w:w="0" w:type="dxa"/>
              <w:left w:w="45" w:type="dxa"/>
              <w:bottom w:w="0" w:type="dxa"/>
              <w:right w:w="45" w:type="dxa"/>
            </w:tcMar>
            <w:vAlign w:val="bottom"/>
            <w:hideMark/>
          </w:tcPr>
          <w:p w14:paraId="1D51E203" w14:textId="77777777" w:rsidR="00184E71" w:rsidRPr="00184E71" w:rsidRDefault="00184E71" w:rsidP="00184E71">
            <w:pPr>
              <w:widowControl/>
            </w:pPr>
            <w:r w:rsidRPr="00184E71">
              <w:t>First Half 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583CAB" w14:textId="77777777" w:rsidR="00184E71" w:rsidRPr="00184E71" w:rsidRDefault="00184E71" w:rsidP="00184E71">
            <w:pPr>
              <w:widowControl/>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1C5312" w14:textId="77777777" w:rsidR="00184E71" w:rsidRPr="00184E71" w:rsidRDefault="00184E71" w:rsidP="00184E71">
            <w:pPr>
              <w:widowControl/>
              <w:rPr>
                <w:rFonts w:ascii="Times New Roman" w:hAnsi="Times New Roman" w:cs="Times New Roman"/>
              </w:rPr>
            </w:pPr>
          </w:p>
        </w:tc>
        <w:tc>
          <w:tcPr>
            <w:tcW w:w="3604" w:type="dxa"/>
            <w:tcBorders>
              <w:top w:val="single" w:sz="6" w:space="0" w:color="CCCCCC"/>
              <w:left w:val="single" w:sz="6" w:space="0" w:color="CCCCCC"/>
              <w:bottom w:val="single" w:sz="6" w:space="0" w:color="000000"/>
              <w:right w:val="single" w:sz="12" w:space="0" w:color="000000"/>
            </w:tcBorders>
            <w:tcMar>
              <w:top w:w="0" w:type="dxa"/>
              <w:left w:w="45" w:type="dxa"/>
              <w:bottom w:w="0" w:type="dxa"/>
              <w:right w:w="45" w:type="dxa"/>
            </w:tcMar>
            <w:vAlign w:val="bottom"/>
            <w:hideMark/>
          </w:tcPr>
          <w:p w14:paraId="4EABC968" w14:textId="77777777" w:rsidR="00184E71" w:rsidRPr="00184E71" w:rsidRDefault="00184E71" w:rsidP="00184E71">
            <w:pPr>
              <w:widowControl/>
              <w:jc w:val="right"/>
            </w:pPr>
            <w:r w:rsidRPr="00184E71">
              <w:t>332.865</w:t>
            </w:r>
          </w:p>
        </w:tc>
      </w:tr>
      <w:tr w:rsidR="00184E71" w:rsidRPr="00184E71" w14:paraId="7BF64D08" w14:textId="77777777" w:rsidTr="00F70934">
        <w:trPr>
          <w:trHeight w:val="255"/>
        </w:trPr>
        <w:tc>
          <w:tcPr>
            <w:tcW w:w="0" w:type="auto"/>
            <w:tcBorders>
              <w:top w:val="single" w:sz="4" w:space="0" w:color="000000"/>
              <w:left w:val="single" w:sz="8" w:space="0" w:color="000000"/>
              <w:bottom w:val="single" w:sz="4" w:space="0" w:color="000000"/>
              <w:right w:val="single" w:sz="4" w:space="0" w:color="000000"/>
            </w:tcBorders>
            <w:tcMar>
              <w:top w:w="0" w:type="dxa"/>
              <w:left w:w="45" w:type="dxa"/>
              <w:bottom w:w="0" w:type="dxa"/>
              <w:right w:w="45" w:type="dxa"/>
            </w:tcMar>
            <w:vAlign w:val="bottom"/>
          </w:tcPr>
          <w:p w14:paraId="3D527CC3" w14:textId="77777777" w:rsidR="00184E71" w:rsidRPr="00184E71" w:rsidRDefault="00184E71" w:rsidP="00184E71">
            <w:pPr>
              <w:widowControl/>
            </w:pPr>
            <w:r w:rsidRPr="00184E71">
              <w:rPr>
                <w:color w:val="000000"/>
              </w:rPr>
              <w:t>First Half 2026</w:t>
            </w:r>
          </w:p>
        </w:tc>
        <w:tc>
          <w:tcPr>
            <w:tcW w:w="0" w:type="auto"/>
            <w:tcBorders>
              <w:top w:val="single" w:sz="4" w:space="0" w:color="000000"/>
              <w:left w:val="nil"/>
              <w:bottom w:val="single" w:sz="4" w:space="0" w:color="000000"/>
              <w:right w:val="single" w:sz="4" w:space="0" w:color="000000"/>
            </w:tcBorders>
            <w:tcMar>
              <w:top w:w="0" w:type="dxa"/>
              <w:left w:w="45" w:type="dxa"/>
              <w:bottom w:w="0" w:type="dxa"/>
              <w:right w:w="45" w:type="dxa"/>
            </w:tcMar>
            <w:vAlign w:val="bottom"/>
          </w:tcPr>
          <w:p w14:paraId="20890A00" w14:textId="77777777" w:rsidR="00184E71" w:rsidRPr="00184E71" w:rsidRDefault="00184E71" w:rsidP="00184E71">
            <w:pPr>
              <w:widowControl/>
            </w:pPr>
            <w:r w:rsidRPr="00184E71">
              <w:rPr>
                <w:color w:val="000000"/>
              </w:rPr>
              <w:t> </w:t>
            </w:r>
          </w:p>
        </w:tc>
        <w:tc>
          <w:tcPr>
            <w:tcW w:w="0" w:type="auto"/>
            <w:tcBorders>
              <w:top w:val="single" w:sz="4" w:space="0" w:color="000000"/>
              <w:left w:val="nil"/>
              <w:bottom w:val="single" w:sz="4" w:space="0" w:color="000000"/>
              <w:right w:val="single" w:sz="4" w:space="0" w:color="000000"/>
            </w:tcBorders>
            <w:tcMar>
              <w:top w:w="0" w:type="dxa"/>
              <w:left w:w="45" w:type="dxa"/>
              <w:bottom w:w="0" w:type="dxa"/>
              <w:right w:w="45" w:type="dxa"/>
            </w:tcMar>
            <w:vAlign w:val="bottom"/>
          </w:tcPr>
          <w:p w14:paraId="44516E94" w14:textId="77777777" w:rsidR="00184E71" w:rsidRPr="00184E71" w:rsidRDefault="00184E71" w:rsidP="00184E71">
            <w:pPr>
              <w:widowControl/>
              <w:rPr>
                <w:rFonts w:ascii="Times New Roman" w:hAnsi="Times New Roman" w:cs="Times New Roman"/>
              </w:rPr>
            </w:pPr>
            <w:r w:rsidRPr="00184E71">
              <w:rPr>
                <w:color w:val="000000"/>
              </w:rPr>
              <w:t> </w:t>
            </w:r>
          </w:p>
        </w:tc>
        <w:tc>
          <w:tcPr>
            <w:tcW w:w="3604" w:type="dxa"/>
            <w:tcBorders>
              <w:top w:val="single" w:sz="4" w:space="0" w:color="000000"/>
              <w:left w:val="nil"/>
              <w:bottom w:val="single" w:sz="4" w:space="0" w:color="000000"/>
              <w:right w:val="single" w:sz="8" w:space="0" w:color="000000"/>
            </w:tcBorders>
            <w:tcMar>
              <w:top w:w="0" w:type="dxa"/>
              <w:left w:w="45" w:type="dxa"/>
              <w:bottom w:w="0" w:type="dxa"/>
              <w:right w:w="45" w:type="dxa"/>
            </w:tcMar>
            <w:vAlign w:val="bottom"/>
          </w:tcPr>
          <w:p w14:paraId="030BEFAC" w14:textId="77777777" w:rsidR="00184E71" w:rsidRPr="00184E71" w:rsidRDefault="00184E71" w:rsidP="00184E71">
            <w:pPr>
              <w:widowControl/>
              <w:jc w:val="right"/>
            </w:pPr>
            <w:r w:rsidRPr="00184E71">
              <w:rPr>
                <w:color w:val="000000"/>
              </w:rPr>
              <w:t>344.933</w:t>
            </w:r>
          </w:p>
        </w:tc>
      </w:tr>
      <w:tr w:rsidR="00184E71" w:rsidRPr="00184E71" w14:paraId="03044DE8" w14:textId="77777777" w:rsidTr="00F70934">
        <w:trPr>
          <w:trHeight w:val="255"/>
        </w:trPr>
        <w:tc>
          <w:tcPr>
            <w:tcW w:w="0" w:type="auto"/>
            <w:tcBorders>
              <w:top w:val="nil"/>
              <w:left w:val="single" w:sz="8" w:space="0" w:color="000000"/>
              <w:bottom w:val="single" w:sz="4" w:space="0" w:color="000000"/>
              <w:right w:val="single" w:sz="4" w:space="0" w:color="000000"/>
            </w:tcBorders>
            <w:shd w:val="clear" w:color="D9E2F3" w:fill="D9E2F3"/>
            <w:tcMar>
              <w:top w:w="0" w:type="dxa"/>
              <w:left w:w="45" w:type="dxa"/>
              <w:bottom w:w="0" w:type="dxa"/>
              <w:right w:w="45" w:type="dxa"/>
            </w:tcMar>
            <w:vAlign w:val="bottom"/>
            <w:hideMark/>
          </w:tcPr>
          <w:p w14:paraId="32F62AEA" w14:textId="77777777" w:rsidR="00184E71" w:rsidRPr="00184E71" w:rsidRDefault="00184E71" w:rsidP="00184E71">
            <w:pPr>
              <w:widowControl/>
            </w:pPr>
            <w:r w:rsidRPr="00184E71">
              <w:rPr>
                <w:color w:val="000000"/>
              </w:rPr>
              <w:t>Annual Percentage Change (2025 Base Year)</w:t>
            </w:r>
          </w:p>
        </w:tc>
        <w:tc>
          <w:tcPr>
            <w:tcW w:w="0" w:type="auto"/>
            <w:tcBorders>
              <w:top w:val="nil"/>
              <w:left w:val="nil"/>
              <w:bottom w:val="single" w:sz="4" w:space="0" w:color="000000"/>
              <w:right w:val="single" w:sz="4" w:space="0" w:color="000000"/>
            </w:tcBorders>
            <w:shd w:val="clear" w:color="D9E2F3" w:fill="D9E2F3"/>
            <w:tcMar>
              <w:top w:w="0" w:type="dxa"/>
              <w:left w:w="45" w:type="dxa"/>
              <w:bottom w:w="0" w:type="dxa"/>
              <w:right w:w="45" w:type="dxa"/>
            </w:tcMar>
            <w:vAlign w:val="bottom"/>
            <w:hideMark/>
          </w:tcPr>
          <w:p w14:paraId="28D918EB" w14:textId="77777777" w:rsidR="00184E71" w:rsidRPr="00184E71" w:rsidRDefault="00184E71" w:rsidP="00184E71">
            <w:pPr>
              <w:widowControl/>
            </w:pPr>
            <w:r w:rsidRPr="00184E71">
              <w:rPr>
                <w:color w:val="000000"/>
              </w:rPr>
              <w:t> </w:t>
            </w:r>
          </w:p>
        </w:tc>
        <w:tc>
          <w:tcPr>
            <w:tcW w:w="0" w:type="auto"/>
            <w:tcBorders>
              <w:top w:val="nil"/>
              <w:left w:val="nil"/>
              <w:bottom w:val="single" w:sz="4" w:space="0" w:color="000000"/>
              <w:right w:val="single" w:sz="4" w:space="0" w:color="000000"/>
            </w:tcBorders>
            <w:shd w:val="clear" w:color="D9E2F3" w:fill="D9E2F3"/>
            <w:tcMar>
              <w:top w:w="0" w:type="dxa"/>
              <w:left w:w="45" w:type="dxa"/>
              <w:bottom w:w="0" w:type="dxa"/>
              <w:right w:w="45" w:type="dxa"/>
            </w:tcMar>
            <w:vAlign w:val="bottom"/>
            <w:hideMark/>
          </w:tcPr>
          <w:p w14:paraId="2B9DB4E8" w14:textId="77777777" w:rsidR="00184E71" w:rsidRPr="00184E71" w:rsidRDefault="00184E71" w:rsidP="00184E71">
            <w:pPr>
              <w:widowControl/>
              <w:rPr>
                <w:rFonts w:ascii="Times New Roman" w:hAnsi="Times New Roman" w:cs="Times New Roman"/>
              </w:rPr>
            </w:pPr>
            <w:r w:rsidRPr="00184E71">
              <w:rPr>
                <w:color w:val="000000"/>
              </w:rPr>
              <w:t> </w:t>
            </w:r>
          </w:p>
        </w:tc>
        <w:tc>
          <w:tcPr>
            <w:tcW w:w="3604" w:type="dxa"/>
            <w:tcBorders>
              <w:top w:val="nil"/>
              <w:left w:val="nil"/>
              <w:bottom w:val="single" w:sz="4" w:space="0" w:color="000000"/>
              <w:right w:val="single" w:sz="8" w:space="0" w:color="000000"/>
            </w:tcBorders>
            <w:shd w:val="clear" w:color="D9E2F3" w:fill="D9E2F3"/>
            <w:tcMar>
              <w:top w:w="0" w:type="dxa"/>
              <w:left w:w="45" w:type="dxa"/>
              <w:bottom w:w="0" w:type="dxa"/>
              <w:right w:w="45" w:type="dxa"/>
            </w:tcMar>
            <w:vAlign w:val="bottom"/>
            <w:hideMark/>
          </w:tcPr>
          <w:p w14:paraId="5C31F156" w14:textId="77777777" w:rsidR="00184E71" w:rsidRPr="00184E71" w:rsidRDefault="00184E71" w:rsidP="00184E71">
            <w:pPr>
              <w:widowControl/>
              <w:jc w:val="right"/>
            </w:pPr>
            <w:r w:rsidRPr="00184E71">
              <w:rPr>
                <w:color w:val="000000"/>
              </w:rPr>
              <w:t>3.6%</w:t>
            </w:r>
          </w:p>
        </w:tc>
      </w:tr>
      <w:tr w:rsidR="00184E71" w:rsidRPr="00184E71" w14:paraId="28D2472F" w14:textId="77777777" w:rsidTr="00F70934">
        <w:trPr>
          <w:trHeight w:val="765"/>
        </w:trPr>
        <w:tc>
          <w:tcPr>
            <w:tcW w:w="0" w:type="auto"/>
            <w:tcBorders>
              <w:top w:val="nil"/>
              <w:left w:val="single" w:sz="8" w:space="0" w:color="000000"/>
              <w:bottom w:val="single" w:sz="8" w:space="0" w:color="000000"/>
              <w:right w:val="nil"/>
            </w:tcBorders>
            <w:shd w:val="clear" w:color="D9E2F3" w:fill="D9E2F3"/>
            <w:tcMar>
              <w:top w:w="0" w:type="dxa"/>
              <w:left w:w="45" w:type="dxa"/>
              <w:bottom w:w="0" w:type="dxa"/>
              <w:right w:w="45" w:type="dxa"/>
            </w:tcMar>
            <w:vAlign w:val="bottom"/>
            <w:hideMark/>
          </w:tcPr>
          <w:p w14:paraId="572D72B4" w14:textId="77777777" w:rsidR="00184E71" w:rsidRPr="00184E71" w:rsidRDefault="00184E71" w:rsidP="00184E71">
            <w:pPr>
              <w:widowControl/>
            </w:pPr>
            <w:r w:rsidRPr="00184E71">
              <w:rPr>
                <w:color w:val="000000"/>
              </w:rPr>
              <w:t xml:space="preserve">Cumulative Percentage Change (Rounded) (2018 Base Year) </w:t>
            </w:r>
          </w:p>
        </w:tc>
        <w:tc>
          <w:tcPr>
            <w:tcW w:w="0" w:type="auto"/>
            <w:tcBorders>
              <w:top w:val="nil"/>
              <w:left w:val="nil"/>
              <w:bottom w:val="single" w:sz="8" w:space="0" w:color="000000"/>
              <w:right w:val="nil"/>
            </w:tcBorders>
            <w:shd w:val="clear" w:color="D9E2F3" w:fill="D9E2F3"/>
            <w:tcMar>
              <w:top w:w="0" w:type="dxa"/>
              <w:left w:w="45" w:type="dxa"/>
              <w:bottom w:w="0" w:type="dxa"/>
              <w:right w:w="45" w:type="dxa"/>
            </w:tcMar>
            <w:vAlign w:val="bottom"/>
            <w:hideMark/>
          </w:tcPr>
          <w:p w14:paraId="059650CB" w14:textId="77777777" w:rsidR="00184E71" w:rsidRPr="00184E71" w:rsidRDefault="00184E71" w:rsidP="00184E71">
            <w:pPr>
              <w:widowControl/>
            </w:pPr>
            <w:r w:rsidRPr="00184E71">
              <w:rPr>
                <w:color w:val="000000"/>
              </w:rPr>
              <w:t> </w:t>
            </w:r>
          </w:p>
        </w:tc>
        <w:tc>
          <w:tcPr>
            <w:tcW w:w="0" w:type="auto"/>
            <w:tcBorders>
              <w:top w:val="nil"/>
              <w:left w:val="nil"/>
              <w:bottom w:val="single" w:sz="8" w:space="0" w:color="000000"/>
              <w:right w:val="nil"/>
            </w:tcBorders>
            <w:shd w:val="clear" w:color="D9E2F3" w:fill="D9E2F3"/>
            <w:tcMar>
              <w:top w:w="0" w:type="dxa"/>
              <w:left w:w="45" w:type="dxa"/>
              <w:bottom w:w="0" w:type="dxa"/>
              <w:right w:w="45" w:type="dxa"/>
            </w:tcMar>
            <w:vAlign w:val="bottom"/>
            <w:hideMark/>
          </w:tcPr>
          <w:p w14:paraId="72A6275A" w14:textId="77777777" w:rsidR="00184E71" w:rsidRPr="00184E71" w:rsidRDefault="00184E71" w:rsidP="00184E71">
            <w:pPr>
              <w:widowControl/>
              <w:rPr>
                <w:rFonts w:ascii="Times New Roman" w:hAnsi="Times New Roman" w:cs="Times New Roman"/>
              </w:rPr>
            </w:pPr>
            <w:r w:rsidRPr="00184E71">
              <w:rPr>
                <w:color w:val="000000"/>
              </w:rPr>
              <w:t> </w:t>
            </w:r>
          </w:p>
        </w:tc>
        <w:tc>
          <w:tcPr>
            <w:tcW w:w="3604" w:type="dxa"/>
            <w:tcBorders>
              <w:top w:val="nil"/>
              <w:left w:val="nil"/>
              <w:bottom w:val="single" w:sz="8" w:space="0" w:color="000000"/>
              <w:right w:val="single" w:sz="8" w:space="0" w:color="000000"/>
            </w:tcBorders>
            <w:shd w:val="clear" w:color="D9E2F3" w:fill="D9E2F3"/>
            <w:tcMar>
              <w:top w:w="0" w:type="dxa"/>
              <w:left w:w="45" w:type="dxa"/>
              <w:bottom w:w="0" w:type="dxa"/>
              <w:right w:w="45" w:type="dxa"/>
            </w:tcMar>
            <w:vAlign w:val="bottom"/>
            <w:hideMark/>
          </w:tcPr>
          <w:p w14:paraId="6B409CF5" w14:textId="77777777" w:rsidR="00184E71" w:rsidRPr="00184E71" w:rsidRDefault="00184E71" w:rsidP="00184E71">
            <w:pPr>
              <w:widowControl/>
              <w:jc w:val="right"/>
            </w:pPr>
            <w:r w:rsidRPr="00184E71">
              <w:rPr>
                <w:color w:val="000000"/>
              </w:rPr>
              <w:t>32.3%</w:t>
            </w:r>
          </w:p>
        </w:tc>
      </w:tr>
    </w:tbl>
    <w:p w14:paraId="2601AA5F" w14:textId="77777777" w:rsidR="00184E71" w:rsidRPr="00184E71" w:rsidRDefault="00184E71" w:rsidP="00184E71">
      <w:pPr>
        <w:tabs>
          <w:tab w:val="left" w:pos="720"/>
          <w:tab w:val="left" w:pos="1440"/>
        </w:tabs>
        <w:rPr>
          <w:b/>
          <w:bCs/>
          <w:color w:val="0D0D0D" w:themeColor="text1" w:themeTint="F2"/>
          <w:highlight w:val="yellow"/>
          <w:lang w:val="x-none" w:eastAsia="x-none"/>
        </w:rPr>
      </w:pPr>
    </w:p>
    <w:p w14:paraId="28F1BF40" w14:textId="3A62165D" w:rsidR="00184E71" w:rsidRPr="00184E71" w:rsidRDefault="00184E71" w:rsidP="00184E71">
      <w:pPr>
        <w:tabs>
          <w:tab w:val="left" w:pos="720"/>
          <w:tab w:val="left" w:pos="1440"/>
        </w:tabs>
        <w:rPr>
          <w:bCs/>
          <w:color w:val="0D0D0D" w:themeColor="text1" w:themeTint="F2"/>
          <w:lang w:eastAsia="x-none"/>
        </w:rPr>
      </w:pPr>
      <w:r w:rsidRPr="00184E71">
        <w:rPr>
          <w:bCs/>
          <w:color w:val="0D0D0D" w:themeColor="text1" w:themeTint="F2"/>
          <w:lang w:val="x-none" w:eastAsia="x-none"/>
        </w:rPr>
        <w:t>The CPI calculation above yields the following fees</w:t>
      </w:r>
      <w:r w:rsidRPr="00184E71">
        <w:rPr>
          <w:bCs/>
          <w:color w:val="0D0D0D" w:themeColor="text1" w:themeTint="F2"/>
          <w:lang w:eastAsia="x-none"/>
        </w:rPr>
        <w:t xml:space="preserve"> as adjusted in regulation</w:t>
      </w:r>
      <w:r w:rsidRPr="00184E71">
        <w:rPr>
          <w:bCs/>
          <w:color w:val="0D0D0D" w:themeColor="text1" w:themeTint="F2"/>
          <w:lang w:val="x-none" w:eastAsia="x-none"/>
        </w:rPr>
        <w:t xml:space="preserve">. The fees shown in the </w:t>
      </w:r>
      <w:r w:rsidRPr="00184E71">
        <w:rPr>
          <w:bCs/>
          <w:color w:val="0D0D0D" w:themeColor="text1" w:themeTint="F2"/>
          <w:lang w:eastAsia="x-none"/>
        </w:rPr>
        <w:t xml:space="preserve">blue </w:t>
      </w:r>
      <w:r w:rsidRPr="00184E71">
        <w:rPr>
          <w:bCs/>
          <w:color w:val="0D0D0D" w:themeColor="text1" w:themeTint="F2"/>
          <w:lang w:val="x-none" w:eastAsia="x-none"/>
        </w:rPr>
        <w:t xml:space="preserve">highlighted column are the statutory caps for each license fee. The Parks and Wildlife Commission may reduce these as appropriate through </w:t>
      </w:r>
      <w:r w:rsidRPr="00184E71">
        <w:rPr>
          <w:bCs/>
          <w:color w:val="0D0D0D" w:themeColor="text1" w:themeTint="F2"/>
          <w:lang w:eastAsia="x-none"/>
        </w:rPr>
        <w:t>the rule-making process.</w:t>
      </w:r>
      <w:r w:rsidRPr="00184E71">
        <w:rPr>
          <w:bCs/>
          <w:color w:val="0D0D0D" w:themeColor="text1" w:themeTint="F2"/>
          <w:lang w:val="x-none" w:eastAsia="x-none"/>
        </w:rPr>
        <w:t xml:space="preserve"> The fees shown in the </w:t>
      </w:r>
      <w:r w:rsidRPr="00184E71">
        <w:rPr>
          <w:bCs/>
          <w:color w:val="0D0D0D" w:themeColor="text1" w:themeTint="F2"/>
          <w:lang w:eastAsia="x-none"/>
        </w:rPr>
        <w:t xml:space="preserve">green </w:t>
      </w:r>
      <w:r w:rsidRPr="00184E71">
        <w:rPr>
          <w:bCs/>
          <w:color w:val="0D0D0D" w:themeColor="text1" w:themeTint="F2"/>
          <w:lang w:val="x-none" w:eastAsia="x-none"/>
        </w:rPr>
        <w:t xml:space="preserve">highlighted </w:t>
      </w:r>
      <w:r w:rsidRPr="00184E71">
        <w:rPr>
          <w:bCs/>
          <w:color w:val="0D0D0D" w:themeColor="text1" w:themeTint="F2"/>
          <w:lang w:eastAsia="x-none"/>
        </w:rPr>
        <w:t>rows</w:t>
      </w:r>
      <w:r w:rsidRPr="00184E71">
        <w:rPr>
          <w:bCs/>
          <w:color w:val="0D0D0D" w:themeColor="text1" w:themeTint="F2"/>
          <w:lang w:val="x-none" w:eastAsia="x-none"/>
        </w:rPr>
        <w:t xml:space="preserve"> are the </w:t>
      </w:r>
      <w:r w:rsidRPr="00184E71">
        <w:rPr>
          <w:bCs/>
          <w:color w:val="0D0D0D" w:themeColor="text1" w:themeTint="F2"/>
          <w:lang w:eastAsia="x-none"/>
        </w:rPr>
        <w:t>products that the commission created so they do not have a statutory cap</w:t>
      </w:r>
      <w:r w:rsidRPr="00184E71">
        <w:rPr>
          <w:bCs/>
          <w:color w:val="0D0D0D" w:themeColor="text1" w:themeTint="F2"/>
          <w:lang w:val="x-none" w:eastAsia="x-none"/>
        </w:rPr>
        <w:t>.</w:t>
      </w:r>
      <w:r w:rsidRPr="00184E71">
        <w:rPr>
          <w:bCs/>
          <w:color w:val="0D0D0D" w:themeColor="text1" w:themeTint="F2"/>
          <w:lang w:eastAsia="x-none"/>
        </w:rPr>
        <w:t xml:space="preserve"> </w:t>
      </w:r>
      <w:r w:rsidRPr="00184E71">
        <w:rPr>
          <w:bCs/>
          <w:color w:val="0D0D0D" w:themeColor="text1" w:themeTint="F2"/>
          <w:lang w:val="x-none" w:eastAsia="x-none"/>
        </w:rPr>
        <w:t xml:space="preserve">The fees shown in the </w:t>
      </w:r>
      <w:r w:rsidRPr="00184E71">
        <w:rPr>
          <w:bCs/>
          <w:color w:val="0D0D0D" w:themeColor="text1" w:themeTint="F2"/>
          <w:lang w:eastAsia="x-none"/>
        </w:rPr>
        <w:t xml:space="preserve">yellow </w:t>
      </w:r>
      <w:r w:rsidRPr="00184E71">
        <w:rPr>
          <w:bCs/>
          <w:color w:val="0D0D0D" w:themeColor="text1" w:themeTint="F2"/>
          <w:lang w:val="x-none" w:eastAsia="x-none"/>
        </w:rPr>
        <w:t xml:space="preserve">highlighted </w:t>
      </w:r>
      <w:r w:rsidRPr="00184E71">
        <w:rPr>
          <w:bCs/>
          <w:color w:val="0D0D0D" w:themeColor="text1" w:themeTint="F2"/>
          <w:lang w:eastAsia="x-none"/>
        </w:rPr>
        <w:t>rows</w:t>
      </w:r>
      <w:r w:rsidRPr="00184E71">
        <w:rPr>
          <w:bCs/>
          <w:color w:val="0D0D0D" w:themeColor="text1" w:themeTint="F2"/>
          <w:lang w:val="x-none" w:eastAsia="x-none"/>
        </w:rPr>
        <w:t xml:space="preserve"> are the </w:t>
      </w:r>
      <w:r w:rsidRPr="00184E71">
        <w:rPr>
          <w:bCs/>
          <w:color w:val="0D0D0D" w:themeColor="text1" w:themeTint="F2"/>
          <w:lang w:eastAsia="x-none"/>
        </w:rPr>
        <w:t>products that have differential pricing that is less than the statutory cap</w:t>
      </w:r>
      <w:r w:rsidRPr="00184E71">
        <w:rPr>
          <w:bCs/>
          <w:color w:val="0D0D0D" w:themeColor="text1" w:themeTint="F2"/>
          <w:lang w:val="x-none" w:eastAsia="x-none"/>
        </w:rPr>
        <w:t>.</w:t>
      </w:r>
      <w:r w:rsidR="00880408">
        <w:rPr>
          <w:bCs/>
          <w:color w:val="0D0D0D" w:themeColor="text1" w:themeTint="F2"/>
          <w:lang w:val="x-none" w:eastAsia="x-none"/>
        </w:rPr>
        <w:t xml:space="preserve"> Proposed prices have been rounded to the nearest five cents due to the shortage of pennies.</w:t>
      </w:r>
    </w:p>
    <w:p w14:paraId="5D42D1B1" w14:textId="77777777" w:rsidR="00184E71" w:rsidRPr="00184E71" w:rsidRDefault="00184E71" w:rsidP="00184E71">
      <w:pPr>
        <w:tabs>
          <w:tab w:val="left" w:pos="720"/>
          <w:tab w:val="left" w:pos="1440"/>
        </w:tabs>
        <w:rPr>
          <w:bCs/>
          <w:highlight w:val="yellow"/>
          <w:lang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1269"/>
        <w:gridCol w:w="982"/>
        <w:gridCol w:w="1021"/>
        <w:gridCol w:w="1021"/>
        <w:gridCol w:w="1021"/>
        <w:gridCol w:w="1021"/>
        <w:gridCol w:w="1021"/>
      </w:tblGrid>
      <w:tr w:rsidR="00184E71" w:rsidRPr="00184E71" w14:paraId="3770FCC5" w14:textId="77777777" w:rsidTr="00F70934">
        <w:trPr>
          <w:trHeight w:val="260"/>
        </w:trPr>
        <w:tc>
          <w:tcPr>
            <w:tcW w:w="1994" w:type="dxa"/>
            <w:hideMark/>
          </w:tcPr>
          <w:p w14:paraId="67734C2A" w14:textId="77777777" w:rsidR="00184E71" w:rsidRPr="00184E71" w:rsidRDefault="00184E71" w:rsidP="00184E71">
            <w:pPr>
              <w:rPr>
                <w:b/>
                <w:sz w:val="16"/>
                <w:szCs w:val="16"/>
              </w:rPr>
            </w:pPr>
            <w:r w:rsidRPr="00184E71">
              <w:rPr>
                <w:b/>
                <w:sz w:val="16"/>
                <w:szCs w:val="16"/>
              </w:rPr>
              <w:t xml:space="preserve">License Type </w:t>
            </w:r>
          </w:p>
        </w:tc>
        <w:tc>
          <w:tcPr>
            <w:tcW w:w="1269" w:type="dxa"/>
            <w:hideMark/>
          </w:tcPr>
          <w:p w14:paraId="4D3DD16E" w14:textId="77777777" w:rsidR="00184E71" w:rsidRPr="00184E71" w:rsidRDefault="00184E71" w:rsidP="00184E71">
            <w:pPr>
              <w:rPr>
                <w:b/>
                <w:sz w:val="16"/>
                <w:szCs w:val="16"/>
              </w:rPr>
            </w:pPr>
            <w:r w:rsidRPr="00184E71">
              <w:rPr>
                <w:b/>
                <w:sz w:val="16"/>
                <w:szCs w:val="16"/>
              </w:rPr>
              <w:t>Residency</w:t>
            </w:r>
          </w:p>
        </w:tc>
        <w:tc>
          <w:tcPr>
            <w:tcW w:w="982" w:type="dxa"/>
            <w:shd w:val="clear" w:color="auto" w:fill="DEEAF6"/>
            <w:noWrap/>
            <w:hideMark/>
          </w:tcPr>
          <w:p w14:paraId="5798518F" w14:textId="77777777" w:rsidR="00184E71" w:rsidRPr="00184E71" w:rsidRDefault="00184E71" w:rsidP="00184E71">
            <w:pPr>
              <w:rPr>
                <w:b/>
                <w:sz w:val="16"/>
                <w:szCs w:val="16"/>
              </w:rPr>
            </w:pPr>
            <w:r w:rsidRPr="00184E71">
              <w:rPr>
                <w:b/>
                <w:sz w:val="16"/>
                <w:szCs w:val="16"/>
              </w:rPr>
              <w:t>2026</w:t>
            </w:r>
          </w:p>
        </w:tc>
        <w:tc>
          <w:tcPr>
            <w:tcW w:w="1021" w:type="dxa"/>
            <w:noWrap/>
            <w:hideMark/>
          </w:tcPr>
          <w:p w14:paraId="097DCAAC" w14:textId="77777777" w:rsidR="00184E71" w:rsidRPr="00184E71" w:rsidRDefault="00184E71" w:rsidP="00184E71">
            <w:pPr>
              <w:rPr>
                <w:b/>
                <w:sz w:val="16"/>
                <w:szCs w:val="16"/>
              </w:rPr>
            </w:pPr>
            <w:r w:rsidRPr="00184E71">
              <w:rPr>
                <w:b/>
                <w:sz w:val="16"/>
                <w:szCs w:val="16"/>
              </w:rPr>
              <w:t>2026</w:t>
            </w:r>
          </w:p>
        </w:tc>
        <w:tc>
          <w:tcPr>
            <w:tcW w:w="1021" w:type="dxa"/>
            <w:noWrap/>
            <w:hideMark/>
          </w:tcPr>
          <w:p w14:paraId="39D4D54B" w14:textId="77777777" w:rsidR="00184E71" w:rsidRPr="00184E71" w:rsidRDefault="00184E71" w:rsidP="00184E71">
            <w:pPr>
              <w:rPr>
                <w:b/>
                <w:sz w:val="16"/>
                <w:szCs w:val="16"/>
              </w:rPr>
            </w:pPr>
            <w:r w:rsidRPr="00184E71">
              <w:rPr>
                <w:b/>
                <w:sz w:val="16"/>
                <w:szCs w:val="16"/>
              </w:rPr>
              <w:t>2026</w:t>
            </w:r>
          </w:p>
        </w:tc>
        <w:tc>
          <w:tcPr>
            <w:tcW w:w="1021" w:type="dxa"/>
            <w:shd w:val="clear" w:color="auto" w:fill="DEEAF6"/>
            <w:noWrap/>
          </w:tcPr>
          <w:p w14:paraId="3507698D" w14:textId="77777777" w:rsidR="00184E71" w:rsidRPr="00184E71" w:rsidRDefault="00184E71" w:rsidP="00184E71">
            <w:pPr>
              <w:rPr>
                <w:b/>
                <w:sz w:val="16"/>
                <w:szCs w:val="16"/>
              </w:rPr>
            </w:pPr>
            <w:r w:rsidRPr="00184E71">
              <w:rPr>
                <w:b/>
                <w:sz w:val="16"/>
                <w:szCs w:val="16"/>
              </w:rPr>
              <w:t>2027</w:t>
            </w:r>
          </w:p>
        </w:tc>
        <w:tc>
          <w:tcPr>
            <w:tcW w:w="1021" w:type="dxa"/>
            <w:noWrap/>
          </w:tcPr>
          <w:p w14:paraId="78690EC0" w14:textId="77777777" w:rsidR="00184E71" w:rsidRPr="00184E71" w:rsidRDefault="00184E71" w:rsidP="00184E71">
            <w:pPr>
              <w:rPr>
                <w:b/>
                <w:sz w:val="16"/>
                <w:szCs w:val="16"/>
              </w:rPr>
            </w:pPr>
            <w:r w:rsidRPr="00184E71">
              <w:rPr>
                <w:b/>
                <w:sz w:val="16"/>
                <w:szCs w:val="16"/>
              </w:rPr>
              <w:t>2027</w:t>
            </w:r>
          </w:p>
        </w:tc>
        <w:tc>
          <w:tcPr>
            <w:tcW w:w="1021" w:type="dxa"/>
            <w:noWrap/>
          </w:tcPr>
          <w:p w14:paraId="7167D55B" w14:textId="77777777" w:rsidR="00184E71" w:rsidRPr="00184E71" w:rsidRDefault="00184E71" w:rsidP="00184E71">
            <w:pPr>
              <w:rPr>
                <w:b/>
                <w:sz w:val="16"/>
                <w:szCs w:val="16"/>
              </w:rPr>
            </w:pPr>
            <w:r w:rsidRPr="00184E71">
              <w:rPr>
                <w:b/>
                <w:sz w:val="16"/>
                <w:szCs w:val="16"/>
              </w:rPr>
              <w:t>2027</w:t>
            </w:r>
          </w:p>
        </w:tc>
      </w:tr>
      <w:tr w:rsidR="00184E71" w:rsidRPr="00184E71" w14:paraId="31FB65E6" w14:textId="77777777" w:rsidTr="00F70934">
        <w:trPr>
          <w:trHeight w:val="600"/>
        </w:trPr>
        <w:tc>
          <w:tcPr>
            <w:tcW w:w="1994" w:type="dxa"/>
            <w:noWrap/>
            <w:hideMark/>
          </w:tcPr>
          <w:p w14:paraId="049DDD06" w14:textId="77777777" w:rsidR="00184E71" w:rsidRPr="00184E71" w:rsidRDefault="00184E71" w:rsidP="00184E71">
            <w:pPr>
              <w:rPr>
                <w:sz w:val="16"/>
                <w:szCs w:val="16"/>
              </w:rPr>
            </w:pPr>
            <w:r w:rsidRPr="00184E71">
              <w:rPr>
                <w:sz w:val="16"/>
                <w:szCs w:val="16"/>
              </w:rPr>
              <w:t> </w:t>
            </w:r>
          </w:p>
        </w:tc>
        <w:tc>
          <w:tcPr>
            <w:tcW w:w="1269" w:type="dxa"/>
            <w:noWrap/>
            <w:hideMark/>
          </w:tcPr>
          <w:p w14:paraId="3734DF49" w14:textId="77777777" w:rsidR="00184E71" w:rsidRPr="00184E71" w:rsidRDefault="00184E71" w:rsidP="00184E71">
            <w:pPr>
              <w:rPr>
                <w:sz w:val="16"/>
                <w:szCs w:val="16"/>
              </w:rPr>
            </w:pPr>
            <w:r w:rsidRPr="00184E71">
              <w:rPr>
                <w:sz w:val="16"/>
                <w:szCs w:val="16"/>
              </w:rPr>
              <w:t> </w:t>
            </w:r>
          </w:p>
        </w:tc>
        <w:tc>
          <w:tcPr>
            <w:tcW w:w="982" w:type="dxa"/>
            <w:shd w:val="clear" w:color="auto" w:fill="DEEAF6"/>
            <w:hideMark/>
          </w:tcPr>
          <w:p w14:paraId="0266BE87" w14:textId="77777777" w:rsidR="00184E71" w:rsidRPr="00184E71" w:rsidRDefault="00184E71" w:rsidP="00184E71">
            <w:pPr>
              <w:rPr>
                <w:sz w:val="16"/>
                <w:szCs w:val="16"/>
              </w:rPr>
            </w:pPr>
            <w:r w:rsidRPr="00184E71">
              <w:rPr>
                <w:sz w:val="16"/>
                <w:szCs w:val="16"/>
              </w:rPr>
              <w:t>CPI Adjusted Statutory Lid**</w:t>
            </w:r>
          </w:p>
        </w:tc>
        <w:tc>
          <w:tcPr>
            <w:tcW w:w="1021" w:type="dxa"/>
            <w:hideMark/>
          </w:tcPr>
          <w:p w14:paraId="3AA7EDB3" w14:textId="77777777" w:rsidR="00184E71" w:rsidRPr="00184E71" w:rsidRDefault="00184E71" w:rsidP="00184E71">
            <w:pPr>
              <w:rPr>
                <w:sz w:val="16"/>
                <w:szCs w:val="16"/>
              </w:rPr>
            </w:pPr>
            <w:r w:rsidRPr="00184E71">
              <w:rPr>
                <w:sz w:val="16"/>
                <w:szCs w:val="16"/>
              </w:rPr>
              <w:t>With annual increase in CPI only</w:t>
            </w:r>
          </w:p>
        </w:tc>
        <w:tc>
          <w:tcPr>
            <w:tcW w:w="1021" w:type="dxa"/>
            <w:hideMark/>
          </w:tcPr>
          <w:p w14:paraId="5756CFC2" w14:textId="77777777" w:rsidR="00184E71" w:rsidRPr="00184E71" w:rsidRDefault="00184E71" w:rsidP="00184E71">
            <w:pPr>
              <w:rPr>
                <w:sz w:val="16"/>
                <w:szCs w:val="16"/>
              </w:rPr>
            </w:pPr>
            <w:r w:rsidRPr="00184E71">
              <w:rPr>
                <w:b/>
                <w:bCs/>
                <w:sz w:val="16"/>
                <w:szCs w:val="16"/>
              </w:rPr>
              <w:t>Proposed Price*</w:t>
            </w:r>
          </w:p>
        </w:tc>
        <w:tc>
          <w:tcPr>
            <w:tcW w:w="1021" w:type="dxa"/>
            <w:shd w:val="clear" w:color="auto" w:fill="DEEAF6"/>
          </w:tcPr>
          <w:p w14:paraId="386D2D41" w14:textId="77777777" w:rsidR="00184E71" w:rsidRPr="00184E71" w:rsidRDefault="00184E71" w:rsidP="00184E71">
            <w:pPr>
              <w:rPr>
                <w:sz w:val="16"/>
                <w:szCs w:val="16"/>
              </w:rPr>
            </w:pPr>
            <w:r w:rsidRPr="00184E71">
              <w:rPr>
                <w:sz w:val="16"/>
                <w:szCs w:val="16"/>
              </w:rPr>
              <w:t>CPI Adjusted Statutory Lid**</w:t>
            </w:r>
          </w:p>
        </w:tc>
        <w:tc>
          <w:tcPr>
            <w:tcW w:w="1021" w:type="dxa"/>
          </w:tcPr>
          <w:p w14:paraId="4F6DE00B" w14:textId="77777777" w:rsidR="00184E71" w:rsidRPr="00184E71" w:rsidRDefault="00184E71" w:rsidP="00184E71">
            <w:pPr>
              <w:rPr>
                <w:sz w:val="16"/>
                <w:szCs w:val="16"/>
              </w:rPr>
            </w:pPr>
            <w:r w:rsidRPr="00184E71">
              <w:rPr>
                <w:sz w:val="16"/>
                <w:szCs w:val="16"/>
              </w:rPr>
              <w:t>With annual increase in CPI only</w:t>
            </w:r>
          </w:p>
        </w:tc>
        <w:tc>
          <w:tcPr>
            <w:tcW w:w="1021" w:type="dxa"/>
          </w:tcPr>
          <w:p w14:paraId="4538E023" w14:textId="77777777" w:rsidR="00184E71" w:rsidRPr="00184E71" w:rsidRDefault="00184E71" w:rsidP="00184E71">
            <w:pPr>
              <w:rPr>
                <w:sz w:val="16"/>
                <w:szCs w:val="16"/>
              </w:rPr>
            </w:pPr>
            <w:r w:rsidRPr="00184E71">
              <w:rPr>
                <w:sz w:val="16"/>
                <w:szCs w:val="16"/>
              </w:rPr>
              <w:t>Proposed Price*</w:t>
            </w:r>
          </w:p>
        </w:tc>
      </w:tr>
      <w:tr w:rsidR="00184E71" w:rsidRPr="00184E71" w14:paraId="3B4F7F81" w14:textId="77777777" w:rsidTr="00F70934">
        <w:trPr>
          <w:trHeight w:val="400"/>
        </w:trPr>
        <w:tc>
          <w:tcPr>
            <w:tcW w:w="1994" w:type="dxa"/>
            <w:hideMark/>
          </w:tcPr>
          <w:p w14:paraId="1480F177" w14:textId="77777777" w:rsidR="00184E71" w:rsidRPr="00184E71" w:rsidRDefault="00184E71" w:rsidP="00184E71">
            <w:pPr>
              <w:rPr>
                <w:sz w:val="16"/>
                <w:szCs w:val="16"/>
              </w:rPr>
            </w:pPr>
            <w:r w:rsidRPr="00184E71">
              <w:rPr>
                <w:sz w:val="16"/>
                <w:szCs w:val="16"/>
              </w:rPr>
              <w:t>3-year possession/hunting raptor license</w:t>
            </w:r>
          </w:p>
        </w:tc>
        <w:tc>
          <w:tcPr>
            <w:tcW w:w="1269" w:type="dxa"/>
            <w:hideMark/>
          </w:tcPr>
          <w:p w14:paraId="31BC0B98"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161583E3" w14:textId="77777777" w:rsidR="00184E71" w:rsidRPr="00184E71" w:rsidRDefault="00184E71" w:rsidP="00184E71">
            <w:pPr>
              <w:rPr>
                <w:sz w:val="16"/>
                <w:szCs w:val="16"/>
              </w:rPr>
            </w:pPr>
            <w:r w:rsidRPr="00184E71">
              <w:rPr>
                <w:sz w:val="16"/>
                <w:szCs w:val="16"/>
              </w:rPr>
              <w:t xml:space="preserve">$ 191.46 </w:t>
            </w:r>
          </w:p>
        </w:tc>
        <w:tc>
          <w:tcPr>
            <w:tcW w:w="1021" w:type="dxa"/>
            <w:noWrap/>
            <w:hideMark/>
          </w:tcPr>
          <w:p w14:paraId="527161BF" w14:textId="77777777" w:rsidR="00184E71" w:rsidRPr="00184E71" w:rsidRDefault="00184E71" w:rsidP="00184E71">
            <w:pPr>
              <w:rPr>
                <w:sz w:val="16"/>
                <w:szCs w:val="16"/>
              </w:rPr>
            </w:pPr>
            <w:r w:rsidRPr="00184E71">
              <w:rPr>
                <w:sz w:val="16"/>
                <w:szCs w:val="16"/>
              </w:rPr>
              <w:t xml:space="preserve">$ 191.46 </w:t>
            </w:r>
          </w:p>
        </w:tc>
        <w:tc>
          <w:tcPr>
            <w:tcW w:w="1021" w:type="dxa"/>
            <w:noWrap/>
            <w:hideMark/>
          </w:tcPr>
          <w:p w14:paraId="62BFC4C3" w14:textId="77777777" w:rsidR="00184E71" w:rsidRPr="00184E71" w:rsidRDefault="00184E71" w:rsidP="00184E71">
            <w:pPr>
              <w:rPr>
                <w:sz w:val="16"/>
                <w:szCs w:val="16"/>
              </w:rPr>
            </w:pPr>
            <w:r w:rsidRPr="00184E71">
              <w:rPr>
                <w:sz w:val="16"/>
                <w:szCs w:val="16"/>
              </w:rPr>
              <w:t xml:space="preserve">$ 191.46 </w:t>
            </w:r>
          </w:p>
        </w:tc>
        <w:tc>
          <w:tcPr>
            <w:tcW w:w="1021" w:type="dxa"/>
            <w:tcBorders>
              <w:top w:val="single" w:sz="4" w:space="0" w:color="000000"/>
              <w:left w:val="nil"/>
              <w:bottom w:val="single" w:sz="4" w:space="0" w:color="000000"/>
              <w:right w:val="single" w:sz="4" w:space="0" w:color="000000"/>
            </w:tcBorders>
            <w:shd w:val="clear" w:color="DEEAF6" w:fill="DEEAF6"/>
            <w:noWrap/>
          </w:tcPr>
          <w:p w14:paraId="71EC47A6" w14:textId="77777777" w:rsidR="00184E71" w:rsidRPr="00184E71" w:rsidRDefault="00184E71" w:rsidP="00184E71">
            <w:pPr>
              <w:rPr>
                <w:sz w:val="16"/>
                <w:szCs w:val="16"/>
              </w:rPr>
            </w:pPr>
            <w:r w:rsidRPr="00184E71">
              <w:rPr>
                <w:color w:val="000000"/>
                <w:sz w:val="16"/>
                <w:szCs w:val="16"/>
              </w:rPr>
              <w:t xml:space="preserve"> $198.40 </w:t>
            </w:r>
          </w:p>
        </w:tc>
        <w:tc>
          <w:tcPr>
            <w:tcW w:w="1021" w:type="dxa"/>
            <w:tcBorders>
              <w:top w:val="single" w:sz="4" w:space="0" w:color="000000"/>
              <w:left w:val="nil"/>
              <w:bottom w:val="single" w:sz="4" w:space="0" w:color="000000"/>
              <w:right w:val="single" w:sz="4" w:space="0" w:color="000000"/>
            </w:tcBorders>
            <w:noWrap/>
          </w:tcPr>
          <w:p w14:paraId="1085B134" w14:textId="77777777" w:rsidR="00184E71" w:rsidRPr="00184E71" w:rsidRDefault="00184E71" w:rsidP="00184E71">
            <w:pPr>
              <w:rPr>
                <w:sz w:val="16"/>
                <w:szCs w:val="16"/>
              </w:rPr>
            </w:pPr>
            <w:r w:rsidRPr="00184E71">
              <w:rPr>
                <w:color w:val="000000"/>
                <w:sz w:val="16"/>
                <w:szCs w:val="16"/>
              </w:rPr>
              <w:t xml:space="preserve"> $198.40 </w:t>
            </w:r>
          </w:p>
        </w:tc>
        <w:tc>
          <w:tcPr>
            <w:tcW w:w="1021" w:type="dxa"/>
            <w:tcBorders>
              <w:top w:val="single" w:sz="4" w:space="0" w:color="000000"/>
              <w:left w:val="nil"/>
              <w:bottom w:val="single" w:sz="4" w:space="0" w:color="000000"/>
              <w:right w:val="single" w:sz="4" w:space="0" w:color="000000"/>
            </w:tcBorders>
            <w:noWrap/>
          </w:tcPr>
          <w:p w14:paraId="73EBE224" w14:textId="77777777" w:rsidR="00184E71" w:rsidRPr="00184E71" w:rsidRDefault="00184E71" w:rsidP="00184E71">
            <w:pPr>
              <w:rPr>
                <w:sz w:val="16"/>
                <w:szCs w:val="16"/>
              </w:rPr>
            </w:pPr>
            <w:r w:rsidRPr="00184E71">
              <w:rPr>
                <w:color w:val="000000"/>
                <w:sz w:val="16"/>
                <w:szCs w:val="16"/>
              </w:rPr>
              <w:t xml:space="preserve"> $198.40 </w:t>
            </w:r>
          </w:p>
        </w:tc>
      </w:tr>
      <w:tr w:rsidR="00184E71" w:rsidRPr="00184E71" w14:paraId="635D3C5D" w14:textId="77777777" w:rsidTr="00F70934">
        <w:trPr>
          <w:trHeight w:val="400"/>
        </w:trPr>
        <w:tc>
          <w:tcPr>
            <w:tcW w:w="1994" w:type="dxa"/>
            <w:hideMark/>
          </w:tcPr>
          <w:p w14:paraId="73DB5E96" w14:textId="77777777" w:rsidR="00184E71" w:rsidRPr="00184E71" w:rsidRDefault="00184E71" w:rsidP="00184E71">
            <w:pPr>
              <w:rPr>
                <w:sz w:val="16"/>
                <w:szCs w:val="16"/>
              </w:rPr>
            </w:pPr>
            <w:r w:rsidRPr="00184E71">
              <w:rPr>
                <w:sz w:val="16"/>
                <w:szCs w:val="16"/>
              </w:rPr>
              <w:t>Annual possession/hunting raptor license</w:t>
            </w:r>
          </w:p>
        </w:tc>
        <w:tc>
          <w:tcPr>
            <w:tcW w:w="1269" w:type="dxa"/>
            <w:hideMark/>
          </w:tcPr>
          <w:p w14:paraId="41C8A1D2"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48F4BC8C" w14:textId="77777777" w:rsidR="00184E71" w:rsidRPr="00184E71" w:rsidRDefault="00184E71" w:rsidP="00184E71">
            <w:pPr>
              <w:rPr>
                <w:sz w:val="16"/>
                <w:szCs w:val="16"/>
              </w:rPr>
            </w:pPr>
            <w:r w:rsidRPr="00184E71">
              <w:rPr>
                <w:sz w:val="16"/>
                <w:szCs w:val="16"/>
              </w:rPr>
              <w:t xml:space="preserve">$ 102.11 </w:t>
            </w:r>
          </w:p>
        </w:tc>
        <w:tc>
          <w:tcPr>
            <w:tcW w:w="1021" w:type="dxa"/>
            <w:noWrap/>
            <w:hideMark/>
          </w:tcPr>
          <w:p w14:paraId="6FF216BB" w14:textId="77777777" w:rsidR="00184E71" w:rsidRPr="00184E71" w:rsidRDefault="00184E71" w:rsidP="00184E71">
            <w:pPr>
              <w:rPr>
                <w:sz w:val="16"/>
                <w:szCs w:val="16"/>
              </w:rPr>
            </w:pPr>
            <w:r w:rsidRPr="00184E71">
              <w:rPr>
                <w:sz w:val="16"/>
                <w:szCs w:val="16"/>
              </w:rPr>
              <w:t xml:space="preserve">$ 102.11 </w:t>
            </w:r>
          </w:p>
        </w:tc>
        <w:tc>
          <w:tcPr>
            <w:tcW w:w="1021" w:type="dxa"/>
            <w:noWrap/>
            <w:hideMark/>
          </w:tcPr>
          <w:p w14:paraId="355EF5E7" w14:textId="77777777" w:rsidR="00184E71" w:rsidRPr="00184E71" w:rsidRDefault="00184E71" w:rsidP="00184E71">
            <w:pPr>
              <w:rPr>
                <w:sz w:val="16"/>
                <w:szCs w:val="16"/>
              </w:rPr>
            </w:pPr>
            <w:r w:rsidRPr="00184E71">
              <w:rPr>
                <w:sz w:val="16"/>
                <w:szCs w:val="16"/>
              </w:rPr>
              <w:t xml:space="preserve">$ 102.11 </w:t>
            </w:r>
          </w:p>
        </w:tc>
        <w:tc>
          <w:tcPr>
            <w:tcW w:w="1021" w:type="dxa"/>
            <w:tcBorders>
              <w:top w:val="nil"/>
              <w:left w:val="nil"/>
              <w:bottom w:val="single" w:sz="4" w:space="0" w:color="000000"/>
              <w:right w:val="single" w:sz="4" w:space="0" w:color="000000"/>
            </w:tcBorders>
            <w:shd w:val="clear" w:color="DEEAF6" w:fill="DEEAF6"/>
            <w:noWrap/>
          </w:tcPr>
          <w:p w14:paraId="170C5D09" w14:textId="77777777" w:rsidR="00184E71" w:rsidRPr="00184E71" w:rsidRDefault="00184E71" w:rsidP="00184E71">
            <w:pPr>
              <w:rPr>
                <w:sz w:val="16"/>
                <w:szCs w:val="16"/>
              </w:rPr>
            </w:pPr>
            <w:r w:rsidRPr="00184E71">
              <w:rPr>
                <w:color w:val="000000"/>
                <w:sz w:val="16"/>
                <w:szCs w:val="16"/>
              </w:rPr>
              <w:t xml:space="preserve"> $105.81 </w:t>
            </w:r>
          </w:p>
        </w:tc>
        <w:tc>
          <w:tcPr>
            <w:tcW w:w="1021" w:type="dxa"/>
            <w:tcBorders>
              <w:top w:val="nil"/>
              <w:left w:val="nil"/>
              <w:bottom w:val="single" w:sz="4" w:space="0" w:color="000000"/>
              <w:right w:val="single" w:sz="4" w:space="0" w:color="000000"/>
            </w:tcBorders>
            <w:noWrap/>
          </w:tcPr>
          <w:p w14:paraId="5059EC00" w14:textId="77777777" w:rsidR="00184E71" w:rsidRPr="00184E71" w:rsidRDefault="00184E71" w:rsidP="00184E71">
            <w:pPr>
              <w:rPr>
                <w:sz w:val="16"/>
                <w:szCs w:val="16"/>
              </w:rPr>
            </w:pPr>
            <w:r w:rsidRPr="00184E71">
              <w:rPr>
                <w:color w:val="000000"/>
                <w:sz w:val="16"/>
                <w:szCs w:val="16"/>
              </w:rPr>
              <w:t xml:space="preserve"> $105.81 </w:t>
            </w:r>
          </w:p>
        </w:tc>
        <w:tc>
          <w:tcPr>
            <w:tcW w:w="1021" w:type="dxa"/>
            <w:tcBorders>
              <w:top w:val="nil"/>
              <w:left w:val="nil"/>
              <w:bottom w:val="single" w:sz="4" w:space="0" w:color="000000"/>
              <w:right w:val="single" w:sz="4" w:space="0" w:color="000000"/>
            </w:tcBorders>
            <w:noWrap/>
          </w:tcPr>
          <w:p w14:paraId="24BF8BA7" w14:textId="77777777" w:rsidR="00184E71" w:rsidRPr="00184E71" w:rsidRDefault="00184E71" w:rsidP="00184E71">
            <w:pPr>
              <w:rPr>
                <w:sz w:val="16"/>
                <w:szCs w:val="16"/>
              </w:rPr>
            </w:pPr>
            <w:r w:rsidRPr="00184E71">
              <w:rPr>
                <w:color w:val="000000"/>
                <w:sz w:val="16"/>
                <w:szCs w:val="16"/>
              </w:rPr>
              <w:t xml:space="preserve"> $105.80 </w:t>
            </w:r>
          </w:p>
        </w:tc>
      </w:tr>
      <w:tr w:rsidR="00184E71" w:rsidRPr="00184E71" w14:paraId="2D181ACC" w14:textId="77777777" w:rsidTr="00F70934">
        <w:trPr>
          <w:trHeight w:val="400"/>
        </w:trPr>
        <w:tc>
          <w:tcPr>
            <w:tcW w:w="1994" w:type="dxa"/>
            <w:hideMark/>
          </w:tcPr>
          <w:p w14:paraId="0AE1AC8E" w14:textId="77777777" w:rsidR="00184E71" w:rsidRPr="00184E71" w:rsidRDefault="00184E71" w:rsidP="00184E71">
            <w:pPr>
              <w:rPr>
                <w:sz w:val="16"/>
                <w:szCs w:val="16"/>
              </w:rPr>
            </w:pPr>
            <w:r w:rsidRPr="00184E71">
              <w:rPr>
                <w:sz w:val="16"/>
                <w:szCs w:val="16"/>
              </w:rPr>
              <w:t>Peregrine falcon capture license</w:t>
            </w:r>
          </w:p>
        </w:tc>
        <w:tc>
          <w:tcPr>
            <w:tcW w:w="1269" w:type="dxa"/>
            <w:hideMark/>
          </w:tcPr>
          <w:p w14:paraId="0EA5853A"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7EF4BA0A"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0D9205C6"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35F44563" w14:textId="77777777" w:rsidR="00184E71" w:rsidRPr="00184E71" w:rsidRDefault="00184E71" w:rsidP="00184E71">
            <w:pPr>
              <w:rPr>
                <w:sz w:val="16"/>
                <w:szCs w:val="16"/>
              </w:rPr>
            </w:pPr>
            <w:r w:rsidRPr="00184E71">
              <w:rPr>
                <w:sz w:val="16"/>
                <w:szCs w:val="16"/>
              </w:rPr>
              <w:t xml:space="preserve">$ 382.91 </w:t>
            </w:r>
          </w:p>
        </w:tc>
        <w:tc>
          <w:tcPr>
            <w:tcW w:w="1021" w:type="dxa"/>
            <w:tcBorders>
              <w:top w:val="nil"/>
              <w:left w:val="nil"/>
              <w:bottom w:val="single" w:sz="4" w:space="0" w:color="000000"/>
              <w:right w:val="single" w:sz="4" w:space="0" w:color="000000"/>
            </w:tcBorders>
            <w:shd w:val="clear" w:color="DEEAF6" w:fill="DEEAF6"/>
            <w:noWrap/>
          </w:tcPr>
          <w:p w14:paraId="7716B33D" w14:textId="77777777" w:rsidR="00184E71" w:rsidRPr="00184E71" w:rsidRDefault="00184E71" w:rsidP="00184E71">
            <w:pPr>
              <w:rPr>
                <w:sz w:val="16"/>
                <w:szCs w:val="16"/>
              </w:rPr>
            </w:pPr>
            <w:r w:rsidRPr="00184E71">
              <w:rPr>
                <w:color w:val="000000"/>
                <w:sz w:val="16"/>
                <w:szCs w:val="16"/>
              </w:rPr>
              <w:t xml:space="preserve"> $396.79 </w:t>
            </w:r>
          </w:p>
        </w:tc>
        <w:tc>
          <w:tcPr>
            <w:tcW w:w="1021" w:type="dxa"/>
            <w:tcBorders>
              <w:top w:val="nil"/>
              <w:left w:val="nil"/>
              <w:bottom w:val="single" w:sz="4" w:space="0" w:color="000000"/>
              <w:right w:val="single" w:sz="4" w:space="0" w:color="000000"/>
            </w:tcBorders>
            <w:noWrap/>
          </w:tcPr>
          <w:p w14:paraId="3CE727EB" w14:textId="77777777" w:rsidR="00184E71" w:rsidRPr="00184E71" w:rsidRDefault="00184E71" w:rsidP="00184E71">
            <w:pPr>
              <w:rPr>
                <w:sz w:val="16"/>
                <w:szCs w:val="16"/>
              </w:rPr>
            </w:pPr>
            <w:r w:rsidRPr="00184E71">
              <w:rPr>
                <w:color w:val="000000"/>
                <w:sz w:val="16"/>
                <w:szCs w:val="16"/>
              </w:rPr>
              <w:t xml:space="preserve"> $396.79 </w:t>
            </w:r>
          </w:p>
        </w:tc>
        <w:tc>
          <w:tcPr>
            <w:tcW w:w="1021" w:type="dxa"/>
            <w:tcBorders>
              <w:top w:val="nil"/>
              <w:left w:val="nil"/>
              <w:bottom w:val="single" w:sz="4" w:space="0" w:color="000000"/>
              <w:right w:val="single" w:sz="4" w:space="0" w:color="000000"/>
            </w:tcBorders>
            <w:noWrap/>
          </w:tcPr>
          <w:p w14:paraId="0AF3267C" w14:textId="77777777" w:rsidR="00184E71" w:rsidRPr="00184E71" w:rsidRDefault="00184E71" w:rsidP="00184E71">
            <w:pPr>
              <w:rPr>
                <w:sz w:val="16"/>
                <w:szCs w:val="16"/>
              </w:rPr>
            </w:pPr>
            <w:r w:rsidRPr="00184E71">
              <w:rPr>
                <w:color w:val="000000"/>
                <w:sz w:val="16"/>
                <w:szCs w:val="16"/>
              </w:rPr>
              <w:t xml:space="preserve"> $396.75 </w:t>
            </w:r>
          </w:p>
        </w:tc>
      </w:tr>
      <w:tr w:rsidR="00184E71" w:rsidRPr="00184E71" w14:paraId="64CC885C" w14:textId="77777777" w:rsidTr="00F70934">
        <w:trPr>
          <w:trHeight w:val="188"/>
        </w:trPr>
        <w:tc>
          <w:tcPr>
            <w:tcW w:w="1994" w:type="dxa"/>
            <w:hideMark/>
          </w:tcPr>
          <w:p w14:paraId="10C8BCFC" w14:textId="77777777" w:rsidR="00184E71" w:rsidRPr="00184E71" w:rsidRDefault="00184E71" w:rsidP="00184E71">
            <w:pPr>
              <w:rPr>
                <w:sz w:val="16"/>
                <w:szCs w:val="16"/>
              </w:rPr>
            </w:pPr>
            <w:r w:rsidRPr="00184E71">
              <w:rPr>
                <w:sz w:val="16"/>
                <w:szCs w:val="16"/>
              </w:rPr>
              <w:t>Extra rod stamp</w:t>
            </w:r>
          </w:p>
        </w:tc>
        <w:tc>
          <w:tcPr>
            <w:tcW w:w="1269" w:type="dxa"/>
            <w:hideMark/>
          </w:tcPr>
          <w:p w14:paraId="0006BDDB"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1DAE37C7" w14:textId="77777777" w:rsidR="00184E71" w:rsidRPr="00184E71" w:rsidRDefault="00184E71" w:rsidP="00184E71">
            <w:pPr>
              <w:rPr>
                <w:sz w:val="16"/>
                <w:szCs w:val="16"/>
              </w:rPr>
            </w:pPr>
            <w:r w:rsidRPr="00184E71">
              <w:rPr>
                <w:sz w:val="16"/>
                <w:szCs w:val="16"/>
              </w:rPr>
              <w:t xml:space="preserve">$ 11.49 </w:t>
            </w:r>
          </w:p>
        </w:tc>
        <w:tc>
          <w:tcPr>
            <w:tcW w:w="1021" w:type="dxa"/>
            <w:noWrap/>
            <w:hideMark/>
          </w:tcPr>
          <w:p w14:paraId="3F9E9021" w14:textId="77777777" w:rsidR="00184E71" w:rsidRPr="00184E71" w:rsidRDefault="00184E71" w:rsidP="00184E71">
            <w:pPr>
              <w:rPr>
                <w:sz w:val="16"/>
                <w:szCs w:val="16"/>
              </w:rPr>
            </w:pPr>
            <w:r w:rsidRPr="00184E71">
              <w:rPr>
                <w:sz w:val="16"/>
                <w:szCs w:val="16"/>
              </w:rPr>
              <w:t xml:space="preserve">$ 11.49 </w:t>
            </w:r>
          </w:p>
        </w:tc>
        <w:tc>
          <w:tcPr>
            <w:tcW w:w="1021" w:type="dxa"/>
            <w:noWrap/>
            <w:hideMark/>
          </w:tcPr>
          <w:p w14:paraId="410C2A5D" w14:textId="77777777" w:rsidR="00184E71" w:rsidRPr="00184E71" w:rsidRDefault="00184E71" w:rsidP="00184E71">
            <w:pPr>
              <w:rPr>
                <w:sz w:val="16"/>
                <w:szCs w:val="16"/>
              </w:rPr>
            </w:pPr>
            <w:r w:rsidRPr="00184E71">
              <w:rPr>
                <w:sz w:val="16"/>
                <w:szCs w:val="16"/>
              </w:rPr>
              <w:t xml:space="preserve">$ 11.49 </w:t>
            </w:r>
          </w:p>
        </w:tc>
        <w:tc>
          <w:tcPr>
            <w:tcW w:w="1021" w:type="dxa"/>
            <w:tcBorders>
              <w:top w:val="nil"/>
              <w:left w:val="nil"/>
              <w:bottom w:val="single" w:sz="4" w:space="0" w:color="000000"/>
              <w:right w:val="single" w:sz="4" w:space="0" w:color="000000"/>
            </w:tcBorders>
            <w:shd w:val="clear" w:color="DEEAF6" w:fill="DEEAF6"/>
            <w:noWrap/>
          </w:tcPr>
          <w:p w14:paraId="0AC20C9A" w14:textId="77777777" w:rsidR="00184E71" w:rsidRPr="00184E71" w:rsidRDefault="00184E71" w:rsidP="00184E71">
            <w:pPr>
              <w:rPr>
                <w:sz w:val="16"/>
                <w:szCs w:val="16"/>
              </w:rPr>
            </w:pPr>
            <w:r w:rsidRPr="00184E71">
              <w:rPr>
                <w:color w:val="000000"/>
                <w:sz w:val="16"/>
                <w:szCs w:val="16"/>
              </w:rPr>
              <w:t xml:space="preserve"> $  11.90 </w:t>
            </w:r>
          </w:p>
        </w:tc>
        <w:tc>
          <w:tcPr>
            <w:tcW w:w="1021" w:type="dxa"/>
            <w:tcBorders>
              <w:top w:val="nil"/>
              <w:left w:val="nil"/>
              <w:bottom w:val="single" w:sz="4" w:space="0" w:color="000000"/>
              <w:right w:val="single" w:sz="4" w:space="0" w:color="000000"/>
            </w:tcBorders>
            <w:noWrap/>
          </w:tcPr>
          <w:p w14:paraId="516A291D" w14:textId="77777777" w:rsidR="00184E71" w:rsidRPr="00184E71" w:rsidRDefault="00184E71" w:rsidP="00184E71">
            <w:pPr>
              <w:rPr>
                <w:sz w:val="16"/>
                <w:szCs w:val="16"/>
              </w:rPr>
            </w:pPr>
            <w:r w:rsidRPr="00184E71">
              <w:rPr>
                <w:color w:val="000000"/>
                <w:sz w:val="16"/>
                <w:szCs w:val="16"/>
              </w:rPr>
              <w:t xml:space="preserve"> $  11.90 </w:t>
            </w:r>
          </w:p>
        </w:tc>
        <w:tc>
          <w:tcPr>
            <w:tcW w:w="1021" w:type="dxa"/>
            <w:tcBorders>
              <w:top w:val="nil"/>
              <w:left w:val="nil"/>
              <w:bottom w:val="single" w:sz="4" w:space="0" w:color="000000"/>
              <w:right w:val="single" w:sz="4" w:space="0" w:color="000000"/>
            </w:tcBorders>
            <w:noWrap/>
          </w:tcPr>
          <w:p w14:paraId="70B82E13" w14:textId="77777777" w:rsidR="00184E71" w:rsidRPr="00184E71" w:rsidRDefault="00184E71" w:rsidP="00184E71">
            <w:pPr>
              <w:rPr>
                <w:sz w:val="16"/>
                <w:szCs w:val="16"/>
              </w:rPr>
            </w:pPr>
            <w:r w:rsidRPr="00184E71">
              <w:rPr>
                <w:color w:val="000000"/>
                <w:sz w:val="16"/>
                <w:szCs w:val="16"/>
              </w:rPr>
              <w:t xml:space="preserve"> $  11.90 </w:t>
            </w:r>
          </w:p>
        </w:tc>
      </w:tr>
      <w:tr w:rsidR="00184E71" w:rsidRPr="00184E71" w14:paraId="55783FDF" w14:textId="77777777" w:rsidTr="00F70934">
        <w:trPr>
          <w:trHeight w:val="179"/>
        </w:trPr>
        <w:tc>
          <w:tcPr>
            <w:tcW w:w="1994" w:type="dxa"/>
            <w:hideMark/>
          </w:tcPr>
          <w:p w14:paraId="15981C33" w14:textId="77777777" w:rsidR="00184E71" w:rsidRPr="00184E71" w:rsidRDefault="00184E71" w:rsidP="00184E71">
            <w:pPr>
              <w:rPr>
                <w:sz w:val="16"/>
                <w:szCs w:val="16"/>
              </w:rPr>
            </w:pPr>
            <w:r w:rsidRPr="00184E71">
              <w:rPr>
                <w:sz w:val="16"/>
                <w:szCs w:val="16"/>
              </w:rPr>
              <w:t>Extra rod stamp</w:t>
            </w:r>
          </w:p>
        </w:tc>
        <w:tc>
          <w:tcPr>
            <w:tcW w:w="1269" w:type="dxa"/>
            <w:hideMark/>
          </w:tcPr>
          <w:p w14:paraId="077E7DCA"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1AAC56C6" w14:textId="77777777" w:rsidR="00184E71" w:rsidRPr="00184E71" w:rsidRDefault="00184E71" w:rsidP="00184E71">
            <w:pPr>
              <w:rPr>
                <w:sz w:val="16"/>
                <w:szCs w:val="16"/>
              </w:rPr>
            </w:pPr>
            <w:r w:rsidRPr="00184E71">
              <w:rPr>
                <w:sz w:val="16"/>
                <w:szCs w:val="16"/>
              </w:rPr>
              <w:t xml:space="preserve">$ 11.49 </w:t>
            </w:r>
          </w:p>
        </w:tc>
        <w:tc>
          <w:tcPr>
            <w:tcW w:w="1021" w:type="dxa"/>
            <w:noWrap/>
            <w:hideMark/>
          </w:tcPr>
          <w:p w14:paraId="608999BB" w14:textId="77777777" w:rsidR="00184E71" w:rsidRPr="00184E71" w:rsidRDefault="00184E71" w:rsidP="00184E71">
            <w:pPr>
              <w:rPr>
                <w:sz w:val="16"/>
                <w:szCs w:val="16"/>
              </w:rPr>
            </w:pPr>
            <w:r w:rsidRPr="00184E71">
              <w:rPr>
                <w:sz w:val="16"/>
                <w:szCs w:val="16"/>
              </w:rPr>
              <w:t xml:space="preserve">$ 11.49 </w:t>
            </w:r>
          </w:p>
        </w:tc>
        <w:tc>
          <w:tcPr>
            <w:tcW w:w="1021" w:type="dxa"/>
            <w:noWrap/>
            <w:hideMark/>
          </w:tcPr>
          <w:p w14:paraId="19DB96CB" w14:textId="77777777" w:rsidR="00184E71" w:rsidRPr="00184E71" w:rsidRDefault="00184E71" w:rsidP="00184E71">
            <w:pPr>
              <w:rPr>
                <w:sz w:val="16"/>
                <w:szCs w:val="16"/>
              </w:rPr>
            </w:pPr>
            <w:r w:rsidRPr="00184E71">
              <w:rPr>
                <w:sz w:val="16"/>
                <w:szCs w:val="16"/>
              </w:rPr>
              <w:t xml:space="preserve">$ 11.49 </w:t>
            </w:r>
          </w:p>
        </w:tc>
        <w:tc>
          <w:tcPr>
            <w:tcW w:w="1021" w:type="dxa"/>
            <w:tcBorders>
              <w:top w:val="nil"/>
              <w:left w:val="nil"/>
              <w:bottom w:val="single" w:sz="4" w:space="0" w:color="000000"/>
              <w:right w:val="single" w:sz="4" w:space="0" w:color="000000"/>
            </w:tcBorders>
            <w:shd w:val="clear" w:color="DEEAF6" w:fill="DEEAF6"/>
            <w:noWrap/>
          </w:tcPr>
          <w:p w14:paraId="1834A6E4" w14:textId="77777777" w:rsidR="00184E71" w:rsidRPr="00184E71" w:rsidRDefault="00184E71" w:rsidP="00184E71">
            <w:pPr>
              <w:rPr>
                <w:sz w:val="16"/>
                <w:szCs w:val="16"/>
              </w:rPr>
            </w:pPr>
            <w:r w:rsidRPr="00184E71">
              <w:rPr>
                <w:color w:val="000000"/>
                <w:sz w:val="16"/>
                <w:szCs w:val="16"/>
              </w:rPr>
              <w:t xml:space="preserve"> $  11.90 </w:t>
            </w:r>
          </w:p>
        </w:tc>
        <w:tc>
          <w:tcPr>
            <w:tcW w:w="1021" w:type="dxa"/>
            <w:tcBorders>
              <w:top w:val="nil"/>
              <w:left w:val="nil"/>
              <w:bottom w:val="single" w:sz="4" w:space="0" w:color="000000"/>
              <w:right w:val="single" w:sz="4" w:space="0" w:color="000000"/>
            </w:tcBorders>
            <w:noWrap/>
          </w:tcPr>
          <w:p w14:paraId="36F334B2" w14:textId="77777777" w:rsidR="00184E71" w:rsidRPr="00184E71" w:rsidRDefault="00184E71" w:rsidP="00184E71">
            <w:pPr>
              <w:rPr>
                <w:sz w:val="16"/>
                <w:szCs w:val="16"/>
              </w:rPr>
            </w:pPr>
            <w:r w:rsidRPr="00184E71">
              <w:rPr>
                <w:color w:val="000000"/>
                <w:sz w:val="16"/>
                <w:szCs w:val="16"/>
              </w:rPr>
              <w:t xml:space="preserve"> $  11.90 </w:t>
            </w:r>
          </w:p>
        </w:tc>
        <w:tc>
          <w:tcPr>
            <w:tcW w:w="1021" w:type="dxa"/>
            <w:tcBorders>
              <w:top w:val="nil"/>
              <w:left w:val="nil"/>
              <w:bottom w:val="single" w:sz="4" w:space="0" w:color="000000"/>
              <w:right w:val="single" w:sz="4" w:space="0" w:color="000000"/>
            </w:tcBorders>
            <w:noWrap/>
          </w:tcPr>
          <w:p w14:paraId="2B396F86" w14:textId="77777777" w:rsidR="00184E71" w:rsidRPr="00184E71" w:rsidRDefault="00184E71" w:rsidP="00184E71">
            <w:pPr>
              <w:rPr>
                <w:sz w:val="16"/>
                <w:szCs w:val="16"/>
              </w:rPr>
            </w:pPr>
            <w:r w:rsidRPr="00184E71">
              <w:rPr>
                <w:color w:val="000000"/>
                <w:sz w:val="16"/>
                <w:szCs w:val="16"/>
              </w:rPr>
              <w:t xml:space="preserve"> $  11.90 </w:t>
            </w:r>
          </w:p>
        </w:tc>
      </w:tr>
      <w:tr w:rsidR="00184E71" w:rsidRPr="00184E71" w14:paraId="126EB4D9" w14:textId="77777777" w:rsidTr="00F70934">
        <w:trPr>
          <w:trHeight w:val="161"/>
        </w:trPr>
        <w:tc>
          <w:tcPr>
            <w:tcW w:w="1994" w:type="dxa"/>
            <w:hideMark/>
          </w:tcPr>
          <w:p w14:paraId="01371FD6" w14:textId="77777777" w:rsidR="00184E71" w:rsidRPr="00184E71" w:rsidRDefault="00184E71" w:rsidP="00184E71">
            <w:pPr>
              <w:rPr>
                <w:sz w:val="16"/>
                <w:szCs w:val="16"/>
              </w:rPr>
            </w:pPr>
            <w:r w:rsidRPr="00184E71">
              <w:rPr>
                <w:sz w:val="16"/>
                <w:szCs w:val="16"/>
              </w:rPr>
              <w:t xml:space="preserve">Fishing - 1 day </w:t>
            </w:r>
          </w:p>
        </w:tc>
        <w:tc>
          <w:tcPr>
            <w:tcW w:w="1269" w:type="dxa"/>
            <w:hideMark/>
          </w:tcPr>
          <w:p w14:paraId="3ACD15B5"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68C686BC" w14:textId="77777777" w:rsidR="00184E71" w:rsidRPr="00184E71" w:rsidRDefault="00184E71" w:rsidP="00184E71">
            <w:pPr>
              <w:rPr>
                <w:sz w:val="16"/>
                <w:szCs w:val="16"/>
              </w:rPr>
            </w:pPr>
            <w:r w:rsidRPr="00184E71">
              <w:rPr>
                <w:sz w:val="16"/>
                <w:szCs w:val="16"/>
              </w:rPr>
              <w:t xml:space="preserve">$ 15.32 </w:t>
            </w:r>
          </w:p>
        </w:tc>
        <w:tc>
          <w:tcPr>
            <w:tcW w:w="1021" w:type="dxa"/>
            <w:noWrap/>
            <w:hideMark/>
          </w:tcPr>
          <w:p w14:paraId="232BD8A1" w14:textId="77777777" w:rsidR="00184E71" w:rsidRPr="00184E71" w:rsidRDefault="00184E71" w:rsidP="00184E71">
            <w:pPr>
              <w:rPr>
                <w:sz w:val="16"/>
                <w:szCs w:val="16"/>
              </w:rPr>
            </w:pPr>
            <w:r w:rsidRPr="00184E71">
              <w:rPr>
                <w:sz w:val="16"/>
                <w:szCs w:val="16"/>
              </w:rPr>
              <w:t xml:space="preserve">$ 15.32 </w:t>
            </w:r>
          </w:p>
        </w:tc>
        <w:tc>
          <w:tcPr>
            <w:tcW w:w="1021" w:type="dxa"/>
            <w:noWrap/>
            <w:hideMark/>
          </w:tcPr>
          <w:p w14:paraId="64225567" w14:textId="77777777" w:rsidR="00184E71" w:rsidRPr="00184E71" w:rsidRDefault="00184E71" w:rsidP="00184E71">
            <w:pPr>
              <w:rPr>
                <w:sz w:val="16"/>
                <w:szCs w:val="16"/>
              </w:rPr>
            </w:pPr>
            <w:r w:rsidRPr="00184E71">
              <w:rPr>
                <w:sz w:val="16"/>
                <w:szCs w:val="16"/>
              </w:rPr>
              <w:t xml:space="preserve">$ 15.32 </w:t>
            </w:r>
          </w:p>
        </w:tc>
        <w:tc>
          <w:tcPr>
            <w:tcW w:w="1021" w:type="dxa"/>
            <w:tcBorders>
              <w:top w:val="nil"/>
              <w:left w:val="nil"/>
              <w:bottom w:val="single" w:sz="4" w:space="0" w:color="000000"/>
              <w:right w:val="single" w:sz="4" w:space="0" w:color="000000"/>
            </w:tcBorders>
            <w:shd w:val="clear" w:color="DEEAF6" w:fill="DEEAF6"/>
            <w:noWrap/>
          </w:tcPr>
          <w:p w14:paraId="1433441C" w14:textId="77777777" w:rsidR="00184E71" w:rsidRPr="00184E71" w:rsidRDefault="00184E71" w:rsidP="00184E71">
            <w:pPr>
              <w:rPr>
                <w:sz w:val="16"/>
                <w:szCs w:val="16"/>
              </w:rPr>
            </w:pPr>
            <w:r w:rsidRPr="00184E71">
              <w:rPr>
                <w:color w:val="000000"/>
                <w:sz w:val="16"/>
                <w:szCs w:val="16"/>
              </w:rPr>
              <w:t xml:space="preserve"> $  15.87 </w:t>
            </w:r>
          </w:p>
        </w:tc>
        <w:tc>
          <w:tcPr>
            <w:tcW w:w="1021" w:type="dxa"/>
            <w:tcBorders>
              <w:top w:val="nil"/>
              <w:left w:val="nil"/>
              <w:bottom w:val="single" w:sz="4" w:space="0" w:color="000000"/>
              <w:right w:val="single" w:sz="4" w:space="0" w:color="000000"/>
            </w:tcBorders>
            <w:noWrap/>
          </w:tcPr>
          <w:p w14:paraId="0DC8AB09" w14:textId="77777777" w:rsidR="00184E71" w:rsidRPr="00184E71" w:rsidRDefault="00184E71" w:rsidP="00184E71">
            <w:pPr>
              <w:rPr>
                <w:sz w:val="16"/>
                <w:szCs w:val="16"/>
              </w:rPr>
            </w:pPr>
            <w:r w:rsidRPr="00184E71">
              <w:rPr>
                <w:color w:val="000000"/>
                <w:sz w:val="16"/>
                <w:szCs w:val="16"/>
              </w:rPr>
              <w:t xml:space="preserve"> $  15.87 </w:t>
            </w:r>
          </w:p>
        </w:tc>
        <w:tc>
          <w:tcPr>
            <w:tcW w:w="1021" w:type="dxa"/>
            <w:tcBorders>
              <w:top w:val="nil"/>
              <w:left w:val="nil"/>
              <w:bottom w:val="single" w:sz="4" w:space="0" w:color="000000"/>
              <w:right w:val="single" w:sz="4" w:space="0" w:color="000000"/>
            </w:tcBorders>
            <w:noWrap/>
          </w:tcPr>
          <w:p w14:paraId="665628F9" w14:textId="77777777" w:rsidR="00184E71" w:rsidRPr="00184E71" w:rsidRDefault="00184E71" w:rsidP="00184E71">
            <w:pPr>
              <w:rPr>
                <w:sz w:val="16"/>
                <w:szCs w:val="16"/>
              </w:rPr>
            </w:pPr>
            <w:r w:rsidRPr="00184E71">
              <w:rPr>
                <w:color w:val="000000"/>
                <w:sz w:val="16"/>
                <w:szCs w:val="16"/>
              </w:rPr>
              <w:t xml:space="preserve"> $  15.85 </w:t>
            </w:r>
          </w:p>
        </w:tc>
      </w:tr>
      <w:tr w:rsidR="00184E71" w:rsidRPr="00184E71" w14:paraId="79836BB0" w14:textId="77777777" w:rsidTr="00F70934">
        <w:trPr>
          <w:trHeight w:val="143"/>
        </w:trPr>
        <w:tc>
          <w:tcPr>
            <w:tcW w:w="1994" w:type="dxa"/>
            <w:hideMark/>
          </w:tcPr>
          <w:p w14:paraId="3C1C9AE2" w14:textId="77777777" w:rsidR="00184E71" w:rsidRPr="00184E71" w:rsidRDefault="00184E71" w:rsidP="00184E71">
            <w:pPr>
              <w:rPr>
                <w:sz w:val="16"/>
                <w:szCs w:val="16"/>
              </w:rPr>
            </w:pPr>
            <w:r w:rsidRPr="00184E71">
              <w:rPr>
                <w:sz w:val="16"/>
                <w:szCs w:val="16"/>
              </w:rPr>
              <w:t>Fishing - 1 day</w:t>
            </w:r>
          </w:p>
        </w:tc>
        <w:tc>
          <w:tcPr>
            <w:tcW w:w="1269" w:type="dxa"/>
            <w:hideMark/>
          </w:tcPr>
          <w:p w14:paraId="306EB6D4"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2268BDFB" w14:textId="77777777" w:rsidR="00184E71" w:rsidRPr="00184E71" w:rsidRDefault="00184E71" w:rsidP="00184E71">
            <w:pPr>
              <w:rPr>
                <w:sz w:val="16"/>
                <w:szCs w:val="16"/>
              </w:rPr>
            </w:pPr>
            <w:r w:rsidRPr="00184E71">
              <w:rPr>
                <w:sz w:val="16"/>
                <w:szCs w:val="16"/>
              </w:rPr>
              <w:t xml:space="preserve">$ 19.15 </w:t>
            </w:r>
          </w:p>
        </w:tc>
        <w:tc>
          <w:tcPr>
            <w:tcW w:w="1021" w:type="dxa"/>
            <w:noWrap/>
            <w:hideMark/>
          </w:tcPr>
          <w:p w14:paraId="274D0D4B" w14:textId="77777777" w:rsidR="00184E71" w:rsidRPr="00184E71" w:rsidRDefault="00184E71" w:rsidP="00184E71">
            <w:pPr>
              <w:rPr>
                <w:sz w:val="16"/>
                <w:szCs w:val="16"/>
              </w:rPr>
            </w:pPr>
            <w:r w:rsidRPr="00184E71">
              <w:rPr>
                <w:sz w:val="16"/>
                <w:szCs w:val="16"/>
              </w:rPr>
              <w:t xml:space="preserve">$ 19.15 </w:t>
            </w:r>
          </w:p>
        </w:tc>
        <w:tc>
          <w:tcPr>
            <w:tcW w:w="1021" w:type="dxa"/>
            <w:noWrap/>
            <w:hideMark/>
          </w:tcPr>
          <w:p w14:paraId="5203B82F" w14:textId="77777777" w:rsidR="00184E71" w:rsidRPr="00184E71" w:rsidRDefault="00184E71" w:rsidP="00184E71">
            <w:pPr>
              <w:rPr>
                <w:sz w:val="16"/>
                <w:szCs w:val="16"/>
              </w:rPr>
            </w:pPr>
            <w:r w:rsidRPr="00184E71">
              <w:rPr>
                <w:sz w:val="16"/>
                <w:szCs w:val="16"/>
              </w:rPr>
              <w:t xml:space="preserve">$ 19.15 </w:t>
            </w:r>
          </w:p>
        </w:tc>
        <w:tc>
          <w:tcPr>
            <w:tcW w:w="1021" w:type="dxa"/>
            <w:tcBorders>
              <w:top w:val="nil"/>
              <w:left w:val="nil"/>
              <w:bottom w:val="single" w:sz="4" w:space="0" w:color="000000"/>
              <w:right w:val="single" w:sz="4" w:space="0" w:color="000000"/>
            </w:tcBorders>
            <w:shd w:val="clear" w:color="DEEAF6" w:fill="DEEAF6"/>
            <w:noWrap/>
          </w:tcPr>
          <w:p w14:paraId="73BDB6EB" w14:textId="77777777" w:rsidR="00184E71" w:rsidRPr="00184E71" w:rsidRDefault="00184E71" w:rsidP="00184E71">
            <w:pPr>
              <w:rPr>
                <w:sz w:val="16"/>
                <w:szCs w:val="16"/>
              </w:rPr>
            </w:pPr>
            <w:r w:rsidRPr="00184E71">
              <w:rPr>
                <w:color w:val="000000"/>
                <w:sz w:val="16"/>
                <w:szCs w:val="16"/>
              </w:rPr>
              <w:t xml:space="preserve"> $  19.84 </w:t>
            </w:r>
          </w:p>
        </w:tc>
        <w:tc>
          <w:tcPr>
            <w:tcW w:w="1021" w:type="dxa"/>
            <w:tcBorders>
              <w:top w:val="nil"/>
              <w:left w:val="nil"/>
              <w:bottom w:val="single" w:sz="4" w:space="0" w:color="000000"/>
              <w:right w:val="single" w:sz="4" w:space="0" w:color="000000"/>
            </w:tcBorders>
            <w:noWrap/>
          </w:tcPr>
          <w:p w14:paraId="501F3906" w14:textId="77777777" w:rsidR="00184E71" w:rsidRPr="00184E71" w:rsidRDefault="00184E71" w:rsidP="00184E71">
            <w:pPr>
              <w:rPr>
                <w:sz w:val="16"/>
                <w:szCs w:val="16"/>
              </w:rPr>
            </w:pPr>
            <w:r w:rsidRPr="00184E71">
              <w:rPr>
                <w:color w:val="000000"/>
                <w:sz w:val="16"/>
                <w:szCs w:val="16"/>
              </w:rPr>
              <w:t xml:space="preserve"> $  19.84 </w:t>
            </w:r>
          </w:p>
        </w:tc>
        <w:tc>
          <w:tcPr>
            <w:tcW w:w="1021" w:type="dxa"/>
            <w:tcBorders>
              <w:top w:val="nil"/>
              <w:left w:val="nil"/>
              <w:bottom w:val="single" w:sz="4" w:space="0" w:color="000000"/>
              <w:right w:val="single" w:sz="4" w:space="0" w:color="000000"/>
            </w:tcBorders>
            <w:noWrap/>
          </w:tcPr>
          <w:p w14:paraId="58DB8B7F" w14:textId="77777777" w:rsidR="00184E71" w:rsidRPr="00184E71" w:rsidRDefault="00184E71" w:rsidP="00184E71">
            <w:pPr>
              <w:rPr>
                <w:sz w:val="16"/>
                <w:szCs w:val="16"/>
              </w:rPr>
            </w:pPr>
            <w:r w:rsidRPr="00184E71">
              <w:rPr>
                <w:color w:val="000000"/>
                <w:sz w:val="16"/>
                <w:szCs w:val="16"/>
              </w:rPr>
              <w:t xml:space="preserve"> $  19.80 </w:t>
            </w:r>
          </w:p>
        </w:tc>
      </w:tr>
      <w:tr w:rsidR="00184E71" w:rsidRPr="00184E71" w14:paraId="67EE03A7" w14:textId="77777777" w:rsidTr="00F70934">
        <w:trPr>
          <w:trHeight w:val="134"/>
        </w:trPr>
        <w:tc>
          <w:tcPr>
            <w:tcW w:w="1994" w:type="dxa"/>
            <w:hideMark/>
          </w:tcPr>
          <w:p w14:paraId="41C73600" w14:textId="77777777" w:rsidR="00184E71" w:rsidRPr="00184E71" w:rsidRDefault="00184E71" w:rsidP="00184E71">
            <w:pPr>
              <w:rPr>
                <w:sz w:val="16"/>
                <w:szCs w:val="16"/>
              </w:rPr>
            </w:pPr>
            <w:r w:rsidRPr="00184E71">
              <w:rPr>
                <w:sz w:val="16"/>
                <w:szCs w:val="16"/>
              </w:rPr>
              <w:t xml:space="preserve">Fishing - additional day </w:t>
            </w:r>
          </w:p>
        </w:tc>
        <w:tc>
          <w:tcPr>
            <w:tcW w:w="1269" w:type="dxa"/>
            <w:hideMark/>
          </w:tcPr>
          <w:p w14:paraId="126F699B"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57331D59" w14:textId="77777777" w:rsidR="00184E71" w:rsidRPr="00184E71" w:rsidRDefault="00184E71" w:rsidP="00184E71">
            <w:pPr>
              <w:rPr>
                <w:sz w:val="16"/>
                <w:szCs w:val="16"/>
              </w:rPr>
            </w:pPr>
            <w:r w:rsidRPr="00184E71">
              <w:rPr>
                <w:sz w:val="16"/>
                <w:szCs w:val="16"/>
              </w:rPr>
              <w:t xml:space="preserve">$ 6.38 </w:t>
            </w:r>
          </w:p>
        </w:tc>
        <w:tc>
          <w:tcPr>
            <w:tcW w:w="1021" w:type="dxa"/>
            <w:noWrap/>
            <w:hideMark/>
          </w:tcPr>
          <w:p w14:paraId="5EF9C874" w14:textId="77777777" w:rsidR="00184E71" w:rsidRPr="00184E71" w:rsidRDefault="00184E71" w:rsidP="00184E71">
            <w:pPr>
              <w:rPr>
                <w:sz w:val="16"/>
                <w:szCs w:val="16"/>
              </w:rPr>
            </w:pPr>
            <w:r w:rsidRPr="00184E71">
              <w:rPr>
                <w:sz w:val="16"/>
                <w:szCs w:val="16"/>
              </w:rPr>
              <w:t xml:space="preserve">$ 6.38 </w:t>
            </w:r>
          </w:p>
        </w:tc>
        <w:tc>
          <w:tcPr>
            <w:tcW w:w="1021" w:type="dxa"/>
            <w:noWrap/>
            <w:hideMark/>
          </w:tcPr>
          <w:p w14:paraId="2F8C0446" w14:textId="77777777" w:rsidR="00184E71" w:rsidRPr="00184E71" w:rsidRDefault="00184E71" w:rsidP="00184E71">
            <w:pPr>
              <w:rPr>
                <w:sz w:val="16"/>
                <w:szCs w:val="16"/>
              </w:rPr>
            </w:pPr>
            <w:r w:rsidRPr="00184E71">
              <w:rPr>
                <w:sz w:val="16"/>
                <w:szCs w:val="16"/>
              </w:rPr>
              <w:t xml:space="preserve">$ 6.38 </w:t>
            </w:r>
          </w:p>
        </w:tc>
        <w:tc>
          <w:tcPr>
            <w:tcW w:w="1021" w:type="dxa"/>
            <w:tcBorders>
              <w:top w:val="single" w:sz="4" w:space="0" w:color="000000"/>
              <w:left w:val="nil"/>
              <w:bottom w:val="single" w:sz="4" w:space="0" w:color="000000"/>
              <w:right w:val="single" w:sz="4" w:space="0" w:color="000000"/>
            </w:tcBorders>
            <w:shd w:val="clear" w:color="DEEAF6" w:fill="DEEAF6"/>
            <w:noWrap/>
          </w:tcPr>
          <w:p w14:paraId="298CCE1E" w14:textId="77777777" w:rsidR="00184E71" w:rsidRPr="00184E71" w:rsidRDefault="00184E71" w:rsidP="00184E71">
            <w:pPr>
              <w:rPr>
                <w:sz w:val="16"/>
                <w:szCs w:val="16"/>
              </w:rPr>
            </w:pPr>
            <w:r w:rsidRPr="00184E71">
              <w:rPr>
                <w:color w:val="000000"/>
                <w:sz w:val="16"/>
                <w:szCs w:val="16"/>
              </w:rPr>
              <w:t xml:space="preserve"> $    6.61 </w:t>
            </w:r>
          </w:p>
        </w:tc>
        <w:tc>
          <w:tcPr>
            <w:tcW w:w="1021" w:type="dxa"/>
            <w:tcBorders>
              <w:top w:val="single" w:sz="4" w:space="0" w:color="000000"/>
              <w:left w:val="nil"/>
              <w:bottom w:val="single" w:sz="4" w:space="0" w:color="000000"/>
              <w:right w:val="single" w:sz="4" w:space="0" w:color="000000"/>
            </w:tcBorders>
            <w:noWrap/>
          </w:tcPr>
          <w:p w14:paraId="19CC22D4" w14:textId="77777777" w:rsidR="00184E71" w:rsidRPr="00184E71" w:rsidRDefault="00184E71" w:rsidP="00184E71">
            <w:pPr>
              <w:rPr>
                <w:sz w:val="16"/>
                <w:szCs w:val="16"/>
              </w:rPr>
            </w:pPr>
            <w:r w:rsidRPr="00184E71">
              <w:rPr>
                <w:color w:val="000000"/>
                <w:sz w:val="16"/>
                <w:szCs w:val="16"/>
              </w:rPr>
              <w:t xml:space="preserve"> $    6.61 </w:t>
            </w:r>
          </w:p>
        </w:tc>
        <w:tc>
          <w:tcPr>
            <w:tcW w:w="1021" w:type="dxa"/>
            <w:tcBorders>
              <w:top w:val="single" w:sz="4" w:space="0" w:color="000000"/>
              <w:left w:val="nil"/>
              <w:bottom w:val="single" w:sz="4" w:space="0" w:color="000000"/>
              <w:right w:val="single" w:sz="4" w:space="0" w:color="000000"/>
            </w:tcBorders>
            <w:noWrap/>
          </w:tcPr>
          <w:p w14:paraId="4760CEE5" w14:textId="77777777" w:rsidR="00184E71" w:rsidRPr="00184E71" w:rsidRDefault="00184E71" w:rsidP="00184E71">
            <w:pPr>
              <w:rPr>
                <w:sz w:val="16"/>
                <w:szCs w:val="16"/>
              </w:rPr>
            </w:pPr>
            <w:r w:rsidRPr="00184E71">
              <w:rPr>
                <w:color w:val="000000"/>
                <w:sz w:val="16"/>
                <w:szCs w:val="16"/>
              </w:rPr>
              <w:t xml:space="preserve"> $    6.60 </w:t>
            </w:r>
          </w:p>
        </w:tc>
      </w:tr>
      <w:tr w:rsidR="00184E71" w:rsidRPr="00184E71" w14:paraId="2827EC9D" w14:textId="77777777" w:rsidTr="00F70934">
        <w:trPr>
          <w:trHeight w:val="170"/>
        </w:trPr>
        <w:tc>
          <w:tcPr>
            <w:tcW w:w="1994" w:type="dxa"/>
            <w:hideMark/>
          </w:tcPr>
          <w:p w14:paraId="310EFD0E" w14:textId="77777777" w:rsidR="00184E71" w:rsidRPr="00184E71" w:rsidRDefault="00184E71" w:rsidP="00184E71">
            <w:pPr>
              <w:rPr>
                <w:sz w:val="16"/>
                <w:szCs w:val="16"/>
              </w:rPr>
            </w:pPr>
            <w:r w:rsidRPr="00184E71">
              <w:rPr>
                <w:sz w:val="16"/>
                <w:szCs w:val="16"/>
              </w:rPr>
              <w:lastRenderedPageBreak/>
              <w:t>Fishing - additional day</w:t>
            </w:r>
          </w:p>
        </w:tc>
        <w:tc>
          <w:tcPr>
            <w:tcW w:w="1269" w:type="dxa"/>
            <w:hideMark/>
          </w:tcPr>
          <w:p w14:paraId="270EBE55"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7BA877DA" w14:textId="77777777" w:rsidR="00184E71" w:rsidRPr="00184E71" w:rsidRDefault="00184E71" w:rsidP="00184E71">
            <w:pPr>
              <w:rPr>
                <w:sz w:val="16"/>
                <w:szCs w:val="16"/>
              </w:rPr>
            </w:pPr>
            <w:r w:rsidRPr="00184E71">
              <w:rPr>
                <w:sz w:val="16"/>
                <w:szCs w:val="16"/>
              </w:rPr>
              <w:t xml:space="preserve">$ 6.38 </w:t>
            </w:r>
          </w:p>
        </w:tc>
        <w:tc>
          <w:tcPr>
            <w:tcW w:w="1021" w:type="dxa"/>
            <w:noWrap/>
            <w:hideMark/>
          </w:tcPr>
          <w:p w14:paraId="090AD026" w14:textId="77777777" w:rsidR="00184E71" w:rsidRPr="00184E71" w:rsidRDefault="00184E71" w:rsidP="00184E71">
            <w:pPr>
              <w:rPr>
                <w:sz w:val="16"/>
                <w:szCs w:val="16"/>
              </w:rPr>
            </w:pPr>
            <w:r w:rsidRPr="00184E71">
              <w:rPr>
                <w:sz w:val="16"/>
                <w:szCs w:val="16"/>
              </w:rPr>
              <w:t xml:space="preserve">$ 6.38 </w:t>
            </w:r>
          </w:p>
        </w:tc>
        <w:tc>
          <w:tcPr>
            <w:tcW w:w="1021" w:type="dxa"/>
            <w:noWrap/>
            <w:hideMark/>
          </w:tcPr>
          <w:p w14:paraId="7EDFEF48" w14:textId="77777777" w:rsidR="00184E71" w:rsidRPr="00184E71" w:rsidRDefault="00184E71" w:rsidP="00184E71">
            <w:pPr>
              <w:rPr>
                <w:sz w:val="16"/>
                <w:szCs w:val="16"/>
              </w:rPr>
            </w:pPr>
            <w:r w:rsidRPr="00184E71">
              <w:rPr>
                <w:sz w:val="16"/>
                <w:szCs w:val="16"/>
              </w:rPr>
              <w:t xml:space="preserve">$ 6.38 </w:t>
            </w:r>
          </w:p>
        </w:tc>
        <w:tc>
          <w:tcPr>
            <w:tcW w:w="1021" w:type="dxa"/>
            <w:tcBorders>
              <w:top w:val="single" w:sz="4" w:space="0" w:color="000000"/>
              <w:left w:val="nil"/>
              <w:bottom w:val="single" w:sz="4" w:space="0" w:color="000000"/>
              <w:right w:val="single" w:sz="4" w:space="0" w:color="000000"/>
            </w:tcBorders>
            <w:shd w:val="clear" w:color="DEEAF6" w:fill="DEEAF6"/>
            <w:noWrap/>
          </w:tcPr>
          <w:p w14:paraId="6FEBA72C" w14:textId="77777777" w:rsidR="00184E71" w:rsidRPr="00184E71" w:rsidRDefault="00184E71" w:rsidP="00184E71">
            <w:pPr>
              <w:rPr>
                <w:sz w:val="16"/>
                <w:szCs w:val="16"/>
              </w:rPr>
            </w:pPr>
            <w:r w:rsidRPr="00184E71">
              <w:rPr>
                <w:color w:val="000000"/>
                <w:sz w:val="16"/>
                <w:szCs w:val="16"/>
              </w:rPr>
              <w:t xml:space="preserve"> $       6.61 </w:t>
            </w:r>
          </w:p>
        </w:tc>
        <w:tc>
          <w:tcPr>
            <w:tcW w:w="1021" w:type="dxa"/>
            <w:tcBorders>
              <w:top w:val="single" w:sz="4" w:space="0" w:color="000000"/>
              <w:left w:val="nil"/>
              <w:bottom w:val="single" w:sz="4" w:space="0" w:color="000000"/>
              <w:right w:val="single" w:sz="4" w:space="0" w:color="000000"/>
            </w:tcBorders>
            <w:noWrap/>
          </w:tcPr>
          <w:p w14:paraId="3E79334D" w14:textId="77777777" w:rsidR="00184E71" w:rsidRPr="00184E71" w:rsidRDefault="00184E71" w:rsidP="00184E71">
            <w:pPr>
              <w:rPr>
                <w:sz w:val="16"/>
                <w:szCs w:val="16"/>
              </w:rPr>
            </w:pPr>
            <w:r w:rsidRPr="00184E71">
              <w:rPr>
                <w:sz w:val="16"/>
                <w:szCs w:val="16"/>
              </w:rPr>
              <w:t xml:space="preserve"> $6.61 </w:t>
            </w:r>
          </w:p>
        </w:tc>
        <w:tc>
          <w:tcPr>
            <w:tcW w:w="1021" w:type="dxa"/>
            <w:tcBorders>
              <w:top w:val="single" w:sz="4" w:space="0" w:color="000000"/>
              <w:left w:val="nil"/>
              <w:bottom w:val="single" w:sz="4" w:space="0" w:color="000000"/>
              <w:right w:val="single" w:sz="4" w:space="0" w:color="000000"/>
            </w:tcBorders>
            <w:noWrap/>
          </w:tcPr>
          <w:p w14:paraId="4AB1F59A" w14:textId="77777777" w:rsidR="00184E71" w:rsidRPr="00184E71" w:rsidRDefault="00184E71" w:rsidP="00184E71">
            <w:pPr>
              <w:rPr>
                <w:sz w:val="16"/>
                <w:szCs w:val="16"/>
              </w:rPr>
            </w:pPr>
            <w:r w:rsidRPr="00184E71">
              <w:rPr>
                <w:sz w:val="16"/>
                <w:szCs w:val="16"/>
              </w:rPr>
              <w:t xml:space="preserve"> $6.60 </w:t>
            </w:r>
          </w:p>
        </w:tc>
      </w:tr>
      <w:tr w:rsidR="00184E71" w:rsidRPr="00184E71" w14:paraId="408EC7D5" w14:textId="77777777" w:rsidTr="00F70934">
        <w:trPr>
          <w:trHeight w:val="188"/>
        </w:trPr>
        <w:tc>
          <w:tcPr>
            <w:tcW w:w="1994" w:type="dxa"/>
            <w:hideMark/>
          </w:tcPr>
          <w:p w14:paraId="1EAD0A72" w14:textId="77777777" w:rsidR="00184E71" w:rsidRPr="00184E71" w:rsidRDefault="00184E71" w:rsidP="00184E71">
            <w:pPr>
              <w:rPr>
                <w:sz w:val="16"/>
                <w:szCs w:val="16"/>
              </w:rPr>
            </w:pPr>
            <w:r w:rsidRPr="00184E71">
              <w:rPr>
                <w:sz w:val="16"/>
                <w:szCs w:val="16"/>
              </w:rPr>
              <w:t xml:space="preserve">Fishing - 5 day </w:t>
            </w:r>
          </w:p>
        </w:tc>
        <w:tc>
          <w:tcPr>
            <w:tcW w:w="1269" w:type="dxa"/>
            <w:hideMark/>
          </w:tcPr>
          <w:p w14:paraId="6F766EDC"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2D87D7A6" w14:textId="77777777" w:rsidR="00184E71" w:rsidRPr="00184E71" w:rsidRDefault="00184E71" w:rsidP="00184E71">
            <w:pPr>
              <w:rPr>
                <w:sz w:val="16"/>
                <w:szCs w:val="16"/>
              </w:rPr>
            </w:pPr>
            <w:r w:rsidRPr="00184E71">
              <w:rPr>
                <w:sz w:val="16"/>
                <w:szCs w:val="16"/>
              </w:rPr>
              <w:t xml:space="preserve">$ 38.29 </w:t>
            </w:r>
          </w:p>
        </w:tc>
        <w:tc>
          <w:tcPr>
            <w:tcW w:w="1021" w:type="dxa"/>
            <w:noWrap/>
            <w:hideMark/>
          </w:tcPr>
          <w:p w14:paraId="4F68BA2B" w14:textId="77777777" w:rsidR="00184E71" w:rsidRPr="00184E71" w:rsidRDefault="00184E71" w:rsidP="00184E71">
            <w:pPr>
              <w:rPr>
                <w:sz w:val="16"/>
                <w:szCs w:val="16"/>
              </w:rPr>
            </w:pPr>
            <w:r w:rsidRPr="00184E71">
              <w:rPr>
                <w:sz w:val="16"/>
                <w:szCs w:val="16"/>
              </w:rPr>
              <w:t xml:space="preserve">$ 38.29 </w:t>
            </w:r>
          </w:p>
        </w:tc>
        <w:tc>
          <w:tcPr>
            <w:tcW w:w="1021" w:type="dxa"/>
            <w:noWrap/>
            <w:hideMark/>
          </w:tcPr>
          <w:p w14:paraId="7FBAECAB" w14:textId="77777777" w:rsidR="00184E71" w:rsidRPr="00184E71" w:rsidRDefault="00184E71" w:rsidP="00184E71">
            <w:pPr>
              <w:rPr>
                <w:sz w:val="16"/>
                <w:szCs w:val="16"/>
              </w:rPr>
            </w:pPr>
            <w:r w:rsidRPr="00184E71">
              <w:rPr>
                <w:sz w:val="16"/>
                <w:szCs w:val="16"/>
              </w:rPr>
              <w:t xml:space="preserve">$ 38.29 </w:t>
            </w:r>
          </w:p>
        </w:tc>
        <w:tc>
          <w:tcPr>
            <w:tcW w:w="1021" w:type="dxa"/>
            <w:tcBorders>
              <w:top w:val="nil"/>
              <w:left w:val="nil"/>
              <w:bottom w:val="single" w:sz="4" w:space="0" w:color="000000"/>
              <w:right w:val="single" w:sz="4" w:space="0" w:color="000000"/>
            </w:tcBorders>
            <w:shd w:val="clear" w:color="DEEAF6" w:fill="DEEAF6"/>
            <w:noWrap/>
          </w:tcPr>
          <w:p w14:paraId="41164F49" w14:textId="77777777" w:rsidR="00184E71" w:rsidRPr="00184E71" w:rsidRDefault="00184E71" w:rsidP="00184E71">
            <w:pPr>
              <w:rPr>
                <w:sz w:val="16"/>
                <w:szCs w:val="16"/>
              </w:rPr>
            </w:pPr>
            <w:r w:rsidRPr="00184E71">
              <w:rPr>
                <w:color w:val="000000"/>
                <w:sz w:val="16"/>
                <w:szCs w:val="16"/>
              </w:rPr>
              <w:t xml:space="preserve"> $     39.68 </w:t>
            </w:r>
          </w:p>
        </w:tc>
        <w:tc>
          <w:tcPr>
            <w:tcW w:w="1021" w:type="dxa"/>
            <w:tcBorders>
              <w:top w:val="nil"/>
              <w:left w:val="nil"/>
              <w:bottom w:val="single" w:sz="4" w:space="0" w:color="000000"/>
              <w:right w:val="single" w:sz="4" w:space="0" w:color="000000"/>
            </w:tcBorders>
            <w:noWrap/>
          </w:tcPr>
          <w:p w14:paraId="0FEC8468" w14:textId="77777777" w:rsidR="00184E71" w:rsidRPr="00184E71" w:rsidRDefault="00184E71" w:rsidP="00184E71">
            <w:pPr>
              <w:rPr>
                <w:sz w:val="16"/>
                <w:szCs w:val="16"/>
              </w:rPr>
            </w:pPr>
            <w:r w:rsidRPr="00184E71">
              <w:rPr>
                <w:sz w:val="16"/>
                <w:szCs w:val="16"/>
              </w:rPr>
              <w:t xml:space="preserve"> $39.68 </w:t>
            </w:r>
          </w:p>
        </w:tc>
        <w:tc>
          <w:tcPr>
            <w:tcW w:w="1021" w:type="dxa"/>
            <w:tcBorders>
              <w:top w:val="nil"/>
              <w:left w:val="nil"/>
              <w:bottom w:val="single" w:sz="4" w:space="0" w:color="000000"/>
              <w:right w:val="single" w:sz="4" w:space="0" w:color="000000"/>
            </w:tcBorders>
            <w:noWrap/>
          </w:tcPr>
          <w:p w14:paraId="7FA037EF" w14:textId="77777777" w:rsidR="00184E71" w:rsidRPr="00184E71" w:rsidRDefault="00184E71" w:rsidP="00184E71">
            <w:pPr>
              <w:rPr>
                <w:sz w:val="16"/>
                <w:szCs w:val="16"/>
              </w:rPr>
            </w:pPr>
            <w:r w:rsidRPr="00184E71">
              <w:rPr>
                <w:sz w:val="16"/>
                <w:szCs w:val="16"/>
              </w:rPr>
              <w:t xml:space="preserve"> $39.65 </w:t>
            </w:r>
          </w:p>
        </w:tc>
      </w:tr>
      <w:tr w:rsidR="00184E71" w:rsidRPr="00184E71" w14:paraId="15D42724" w14:textId="77777777" w:rsidTr="00F70934">
        <w:trPr>
          <w:trHeight w:val="170"/>
        </w:trPr>
        <w:tc>
          <w:tcPr>
            <w:tcW w:w="1994" w:type="dxa"/>
            <w:hideMark/>
          </w:tcPr>
          <w:p w14:paraId="40950188" w14:textId="77777777" w:rsidR="00184E71" w:rsidRPr="00184E71" w:rsidRDefault="00184E71" w:rsidP="00184E71">
            <w:pPr>
              <w:rPr>
                <w:sz w:val="16"/>
                <w:szCs w:val="16"/>
              </w:rPr>
            </w:pPr>
            <w:r w:rsidRPr="00184E71">
              <w:rPr>
                <w:sz w:val="16"/>
                <w:szCs w:val="16"/>
              </w:rPr>
              <w:t>Fishing- annual</w:t>
            </w:r>
          </w:p>
        </w:tc>
        <w:tc>
          <w:tcPr>
            <w:tcW w:w="1269" w:type="dxa"/>
            <w:hideMark/>
          </w:tcPr>
          <w:p w14:paraId="2F689F5D"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5BB68E45" w14:textId="77777777" w:rsidR="00184E71" w:rsidRPr="00184E71" w:rsidRDefault="00184E71" w:rsidP="00184E71">
            <w:pPr>
              <w:rPr>
                <w:sz w:val="16"/>
                <w:szCs w:val="16"/>
              </w:rPr>
            </w:pPr>
            <w:r w:rsidRPr="00184E71">
              <w:rPr>
                <w:sz w:val="16"/>
                <w:szCs w:val="16"/>
              </w:rPr>
              <w:t xml:space="preserve">$ 42.12 </w:t>
            </w:r>
          </w:p>
        </w:tc>
        <w:tc>
          <w:tcPr>
            <w:tcW w:w="1021" w:type="dxa"/>
            <w:noWrap/>
            <w:hideMark/>
          </w:tcPr>
          <w:p w14:paraId="057CE4F5" w14:textId="77777777" w:rsidR="00184E71" w:rsidRPr="00184E71" w:rsidRDefault="00184E71" w:rsidP="00184E71">
            <w:pPr>
              <w:rPr>
                <w:sz w:val="16"/>
                <w:szCs w:val="16"/>
              </w:rPr>
            </w:pPr>
            <w:r w:rsidRPr="00184E71">
              <w:rPr>
                <w:sz w:val="16"/>
                <w:szCs w:val="16"/>
              </w:rPr>
              <w:t xml:space="preserve">$ 42.12 </w:t>
            </w:r>
          </w:p>
        </w:tc>
        <w:tc>
          <w:tcPr>
            <w:tcW w:w="1021" w:type="dxa"/>
            <w:noWrap/>
            <w:hideMark/>
          </w:tcPr>
          <w:p w14:paraId="23683018" w14:textId="77777777" w:rsidR="00184E71" w:rsidRPr="00184E71" w:rsidRDefault="00184E71" w:rsidP="00184E71">
            <w:pPr>
              <w:rPr>
                <w:sz w:val="16"/>
                <w:szCs w:val="16"/>
              </w:rPr>
            </w:pPr>
            <w:r w:rsidRPr="00184E71">
              <w:rPr>
                <w:sz w:val="16"/>
                <w:szCs w:val="16"/>
              </w:rPr>
              <w:t xml:space="preserve">$ 42.12 </w:t>
            </w:r>
          </w:p>
        </w:tc>
        <w:tc>
          <w:tcPr>
            <w:tcW w:w="1021" w:type="dxa"/>
            <w:tcBorders>
              <w:top w:val="nil"/>
              <w:left w:val="nil"/>
              <w:bottom w:val="single" w:sz="4" w:space="0" w:color="000000"/>
              <w:right w:val="single" w:sz="4" w:space="0" w:color="000000"/>
            </w:tcBorders>
            <w:shd w:val="clear" w:color="DEEAF6" w:fill="DEEAF6"/>
            <w:noWrap/>
          </w:tcPr>
          <w:p w14:paraId="6F09DF2F" w14:textId="77777777" w:rsidR="00184E71" w:rsidRPr="00184E71" w:rsidRDefault="00184E71" w:rsidP="00184E71">
            <w:pPr>
              <w:rPr>
                <w:sz w:val="16"/>
                <w:szCs w:val="16"/>
              </w:rPr>
            </w:pPr>
            <w:r w:rsidRPr="00184E71">
              <w:rPr>
                <w:color w:val="000000"/>
                <w:sz w:val="16"/>
                <w:szCs w:val="16"/>
              </w:rPr>
              <w:t xml:space="preserve"> $     43.65 </w:t>
            </w:r>
          </w:p>
        </w:tc>
        <w:tc>
          <w:tcPr>
            <w:tcW w:w="1021" w:type="dxa"/>
            <w:tcBorders>
              <w:top w:val="nil"/>
              <w:left w:val="nil"/>
              <w:bottom w:val="single" w:sz="4" w:space="0" w:color="000000"/>
              <w:right w:val="single" w:sz="4" w:space="0" w:color="000000"/>
            </w:tcBorders>
            <w:noWrap/>
          </w:tcPr>
          <w:p w14:paraId="68C3FF70" w14:textId="77777777" w:rsidR="00184E71" w:rsidRPr="00184E71" w:rsidRDefault="00184E71" w:rsidP="00184E71">
            <w:pPr>
              <w:rPr>
                <w:sz w:val="16"/>
                <w:szCs w:val="16"/>
              </w:rPr>
            </w:pPr>
            <w:r w:rsidRPr="00184E71">
              <w:rPr>
                <w:sz w:val="16"/>
                <w:szCs w:val="16"/>
              </w:rPr>
              <w:t xml:space="preserve"> $43.65 </w:t>
            </w:r>
          </w:p>
        </w:tc>
        <w:tc>
          <w:tcPr>
            <w:tcW w:w="1021" w:type="dxa"/>
            <w:tcBorders>
              <w:top w:val="nil"/>
              <w:left w:val="nil"/>
              <w:bottom w:val="single" w:sz="4" w:space="0" w:color="000000"/>
              <w:right w:val="single" w:sz="4" w:space="0" w:color="000000"/>
            </w:tcBorders>
            <w:noWrap/>
          </w:tcPr>
          <w:p w14:paraId="422B6525" w14:textId="77777777" w:rsidR="00184E71" w:rsidRPr="00184E71" w:rsidRDefault="00184E71" w:rsidP="00184E71">
            <w:pPr>
              <w:rPr>
                <w:sz w:val="16"/>
                <w:szCs w:val="16"/>
              </w:rPr>
            </w:pPr>
            <w:r w:rsidRPr="00184E71">
              <w:rPr>
                <w:sz w:val="16"/>
                <w:szCs w:val="16"/>
              </w:rPr>
              <w:t xml:space="preserve"> $43.65 </w:t>
            </w:r>
          </w:p>
        </w:tc>
      </w:tr>
      <w:tr w:rsidR="00184E71" w:rsidRPr="00184E71" w14:paraId="3645F80B" w14:textId="77777777" w:rsidTr="00F70934">
        <w:trPr>
          <w:trHeight w:val="161"/>
        </w:trPr>
        <w:tc>
          <w:tcPr>
            <w:tcW w:w="1994" w:type="dxa"/>
            <w:hideMark/>
          </w:tcPr>
          <w:p w14:paraId="06EE5CBC" w14:textId="77777777" w:rsidR="00184E71" w:rsidRPr="00184E71" w:rsidRDefault="00184E71" w:rsidP="00184E71">
            <w:pPr>
              <w:rPr>
                <w:sz w:val="16"/>
                <w:szCs w:val="16"/>
              </w:rPr>
            </w:pPr>
            <w:r w:rsidRPr="00184E71">
              <w:rPr>
                <w:sz w:val="16"/>
                <w:szCs w:val="16"/>
              </w:rPr>
              <w:t>Fishing - annual</w:t>
            </w:r>
          </w:p>
        </w:tc>
        <w:tc>
          <w:tcPr>
            <w:tcW w:w="1269" w:type="dxa"/>
            <w:hideMark/>
          </w:tcPr>
          <w:p w14:paraId="016844CF"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182468A2" w14:textId="77777777" w:rsidR="00184E71" w:rsidRPr="00184E71" w:rsidRDefault="00184E71" w:rsidP="00184E71">
            <w:pPr>
              <w:rPr>
                <w:sz w:val="16"/>
                <w:szCs w:val="16"/>
              </w:rPr>
            </w:pPr>
            <w:r w:rsidRPr="00184E71">
              <w:rPr>
                <w:sz w:val="16"/>
                <w:szCs w:val="16"/>
              </w:rPr>
              <w:t xml:space="preserve">$ 121.26 </w:t>
            </w:r>
          </w:p>
        </w:tc>
        <w:tc>
          <w:tcPr>
            <w:tcW w:w="1021" w:type="dxa"/>
            <w:noWrap/>
            <w:hideMark/>
          </w:tcPr>
          <w:p w14:paraId="47CEC181" w14:textId="77777777" w:rsidR="00184E71" w:rsidRPr="00184E71" w:rsidRDefault="00184E71" w:rsidP="00184E71">
            <w:pPr>
              <w:rPr>
                <w:sz w:val="16"/>
                <w:szCs w:val="16"/>
              </w:rPr>
            </w:pPr>
            <w:r w:rsidRPr="00184E71">
              <w:rPr>
                <w:sz w:val="16"/>
                <w:szCs w:val="16"/>
              </w:rPr>
              <w:t xml:space="preserve">$ 121.26 </w:t>
            </w:r>
          </w:p>
        </w:tc>
        <w:tc>
          <w:tcPr>
            <w:tcW w:w="1021" w:type="dxa"/>
            <w:noWrap/>
            <w:hideMark/>
          </w:tcPr>
          <w:p w14:paraId="61E24F1C" w14:textId="77777777" w:rsidR="00184E71" w:rsidRPr="00184E71" w:rsidRDefault="00184E71" w:rsidP="00184E71">
            <w:pPr>
              <w:rPr>
                <w:sz w:val="16"/>
                <w:szCs w:val="16"/>
              </w:rPr>
            </w:pPr>
            <w:r w:rsidRPr="00184E71">
              <w:rPr>
                <w:sz w:val="16"/>
                <w:szCs w:val="16"/>
              </w:rPr>
              <w:t xml:space="preserve">$ 121.26 </w:t>
            </w:r>
          </w:p>
        </w:tc>
        <w:tc>
          <w:tcPr>
            <w:tcW w:w="1021" w:type="dxa"/>
            <w:tcBorders>
              <w:top w:val="nil"/>
              <w:left w:val="nil"/>
              <w:bottom w:val="single" w:sz="4" w:space="0" w:color="000000"/>
              <w:right w:val="single" w:sz="4" w:space="0" w:color="000000"/>
            </w:tcBorders>
            <w:shd w:val="clear" w:color="DEEAF6" w:fill="DEEAF6"/>
            <w:noWrap/>
          </w:tcPr>
          <w:p w14:paraId="4201D437" w14:textId="77777777" w:rsidR="00184E71" w:rsidRPr="00184E71" w:rsidRDefault="00184E71" w:rsidP="00184E71">
            <w:pPr>
              <w:rPr>
                <w:sz w:val="16"/>
                <w:szCs w:val="16"/>
              </w:rPr>
            </w:pPr>
            <w:r w:rsidRPr="00184E71">
              <w:rPr>
                <w:color w:val="000000"/>
                <w:sz w:val="16"/>
                <w:szCs w:val="16"/>
              </w:rPr>
              <w:t xml:space="preserve"> $   125.65 </w:t>
            </w:r>
          </w:p>
        </w:tc>
        <w:tc>
          <w:tcPr>
            <w:tcW w:w="1021" w:type="dxa"/>
            <w:tcBorders>
              <w:top w:val="nil"/>
              <w:left w:val="nil"/>
              <w:bottom w:val="single" w:sz="4" w:space="0" w:color="000000"/>
              <w:right w:val="single" w:sz="4" w:space="0" w:color="000000"/>
            </w:tcBorders>
            <w:noWrap/>
          </w:tcPr>
          <w:p w14:paraId="5B372329" w14:textId="77777777" w:rsidR="00184E71" w:rsidRPr="00184E71" w:rsidRDefault="00184E71" w:rsidP="00184E71">
            <w:pPr>
              <w:rPr>
                <w:sz w:val="16"/>
                <w:szCs w:val="16"/>
              </w:rPr>
            </w:pPr>
            <w:r w:rsidRPr="00184E71">
              <w:rPr>
                <w:sz w:val="16"/>
                <w:szCs w:val="16"/>
              </w:rPr>
              <w:t xml:space="preserve"> $125.65 </w:t>
            </w:r>
          </w:p>
        </w:tc>
        <w:tc>
          <w:tcPr>
            <w:tcW w:w="1021" w:type="dxa"/>
            <w:tcBorders>
              <w:top w:val="nil"/>
              <w:left w:val="nil"/>
              <w:bottom w:val="single" w:sz="4" w:space="0" w:color="000000"/>
              <w:right w:val="single" w:sz="4" w:space="0" w:color="000000"/>
            </w:tcBorders>
            <w:noWrap/>
          </w:tcPr>
          <w:p w14:paraId="6D4CCC49" w14:textId="77777777" w:rsidR="00184E71" w:rsidRPr="00184E71" w:rsidRDefault="00184E71" w:rsidP="00184E71">
            <w:pPr>
              <w:rPr>
                <w:sz w:val="16"/>
                <w:szCs w:val="16"/>
              </w:rPr>
            </w:pPr>
            <w:r w:rsidRPr="00184E71">
              <w:rPr>
                <w:sz w:val="16"/>
                <w:szCs w:val="16"/>
              </w:rPr>
              <w:t xml:space="preserve"> $125.65 </w:t>
            </w:r>
          </w:p>
        </w:tc>
      </w:tr>
      <w:tr w:rsidR="00184E71" w:rsidRPr="00184E71" w14:paraId="7CF7E121" w14:textId="77777777" w:rsidTr="00F70934">
        <w:trPr>
          <w:trHeight w:val="350"/>
        </w:trPr>
        <w:tc>
          <w:tcPr>
            <w:tcW w:w="1994" w:type="dxa"/>
            <w:hideMark/>
          </w:tcPr>
          <w:p w14:paraId="35498AA6" w14:textId="77777777" w:rsidR="00184E71" w:rsidRPr="00184E71" w:rsidRDefault="00184E71" w:rsidP="00184E71">
            <w:pPr>
              <w:rPr>
                <w:sz w:val="16"/>
                <w:szCs w:val="16"/>
              </w:rPr>
            </w:pPr>
            <w:r w:rsidRPr="00184E71">
              <w:rPr>
                <w:sz w:val="16"/>
                <w:szCs w:val="16"/>
              </w:rPr>
              <w:t>Youth (ages 16-17) annual fishing</w:t>
            </w:r>
          </w:p>
        </w:tc>
        <w:tc>
          <w:tcPr>
            <w:tcW w:w="1269" w:type="dxa"/>
            <w:hideMark/>
          </w:tcPr>
          <w:p w14:paraId="6158D52C"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27F6F524" w14:textId="77777777" w:rsidR="00184E71" w:rsidRPr="00184E71" w:rsidRDefault="00184E71" w:rsidP="00184E71">
            <w:pPr>
              <w:rPr>
                <w:sz w:val="16"/>
                <w:szCs w:val="16"/>
              </w:rPr>
            </w:pPr>
            <w:r w:rsidRPr="00184E71">
              <w:rPr>
                <w:sz w:val="16"/>
                <w:szCs w:val="16"/>
              </w:rPr>
              <w:t xml:space="preserve">$ 10.21 </w:t>
            </w:r>
          </w:p>
        </w:tc>
        <w:tc>
          <w:tcPr>
            <w:tcW w:w="1021" w:type="dxa"/>
            <w:noWrap/>
            <w:hideMark/>
          </w:tcPr>
          <w:p w14:paraId="48273F18" w14:textId="77777777" w:rsidR="00184E71" w:rsidRPr="00184E71" w:rsidRDefault="00184E71" w:rsidP="00184E71">
            <w:pPr>
              <w:rPr>
                <w:sz w:val="16"/>
                <w:szCs w:val="16"/>
              </w:rPr>
            </w:pPr>
            <w:r w:rsidRPr="00184E71">
              <w:rPr>
                <w:sz w:val="16"/>
                <w:szCs w:val="16"/>
              </w:rPr>
              <w:t xml:space="preserve">$ 10.21 </w:t>
            </w:r>
          </w:p>
        </w:tc>
        <w:tc>
          <w:tcPr>
            <w:tcW w:w="1021" w:type="dxa"/>
            <w:noWrap/>
            <w:hideMark/>
          </w:tcPr>
          <w:p w14:paraId="24AC4D78" w14:textId="77777777" w:rsidR="00184E71" w:rsidRPr="00184E71" w:rsidRDefault="00184E71" w:rsidP="00184E71">
            <w:pPr>
              <w:rPr>
                <w:sz w:val="16"/>
                <w:szCs w:val="16"/>
              </w:rPr>
            </w:pPr>
            <w:r w:rsidRPr="00184E71">
              <w:rPr>
                <w:sz w:val="16"/>
                <w:szCs w:val="16"/>
              </w:rPr>
              <w:t xml:space="preserve">$ 10.21 </w:t>
            </w:r>
          </w:p>
        </w:tc>
        <w:tc>
          <w:tcPr>
            <w:tcW w:w="1021" w:type="dxa"/>
            <w:tcBorders>
              <w:top w:val="nil"/>
              <w:left w:val="nil"/>
              <w:bottom w:val="single" w:sz="4" w:space="0" w:color="000000"/>
              <w:right w:val="single" w:sz="4" w:space="0" w:color="000000"/>
            </w:tcBorders>
            <w:shd w:val="clear" w:color="DEEAF6" w:fill="DEEAF6"/>
            <w:noWrap/>
          </w:tcPr>
          <w:p w14:paraId="0124AE98" w14:textId="77777777" w:rsidR="00184E71" w:rsidRPr="00184E71" w:rsidRDefault="00184E71" w:rsidP="00184E71">
            <w:pPr>
              <w:rPr>
                <w:sz w:val="16"/>
                <w:szCs w:val="16"/>
              </w:rPr>
            </w:pPr>
            <w:r w:rsidRPr="00184E71">
              <w:rPr>
                <w:color w:val="000000"/>
                <w:sz w:val="16"/>
                <w:szCs w:val="16"/>
              </w:rPr>
              <w:t xml:space="preserve"> $     10.58 </w:t>
            </w:r>
          </w:p>
        </w:tc>
        <w:tc>
          <w:tcPr>
            <w:tcW w:w="1021" w:type="dxa"/>
            <w:tcBorders>
              <w:top w:val="nil"/>
              <w:left w:val="nil"/>
              <w:bottom w:val="single" w:sz="4" w:space="0" w:color="000000"/>
              <w:right w:val="single" w:sz="4" w:space="0" w:color="000000"/>
            </w:tcBorders>
            <w:noWrap/>
          </w:tcPr>
          <w:p w14:paraId="774AA0F5" w14:textId="77777777" w:rsidR="00184E71" w:rsidRPr="00184E71" w:rsidRDefault="00184E71" w:rsidP="00184E71">
            <w:pPr>
              <w:rPr>
                <w:sz w:val="16"/>
                <w:szCs w:val="16"/>
              </w:rPr>
            </w:pPr>
            <w:r w:rsidRPr="00184E71">
              <w:rPr>
                <w:sz w:val="16"/>
                <w:szCs w:val="16"/>
              </w:rPr>
              <w:t xml:space="preserve"> $10.58 </w:t>
            </w:r>
          </w:p>
        </w:tc>
        <w:tc>
          <w:tcPr>
            <w:tcW w:w="1021" w:type="dxa"/>
            <w:tcBorders>
              <w:top w:val="nil"/>
              <w:left w:val="nil"/>
              <w:bottom w:val="single" w:sz="4" w:space="0" w:color="000000"/>
              <w:right w:val="single" w:sz="4" w:space="0" w:color="000000"/>
            </w:tcBorders>
            <w:noWrap/>
          </w:tcPr>
          <w:p w14:paraId="050DC980" w14:textId="77777777" w:rsidR="00184E71" w:rsidRPr="00184E71" w:rsidRDefault="00184E71" w:rsidP="00184E71">
            <w:pPr>
              <w:rPr>
                <w:sz w:val="16"/>
                <w:szCs w:val="16"/>
              </w:rPr>
            </w:pPr>
            <w:r w:rsidRPr="00184E71">
              <w:rPr>
                <w:sz w:val="16"/>
                <w:szCs w:val="16"/>
              </w:rPr>
              <w:t xml:space="preserve"> $10.55 </w:t>
            </w:r>
          </w:p>
        </w:tc>
      </w:tr>
      <w:tr w:rsidR="00184E71" w:rsidRPr="00184E71" w14:paraId="499456AB" w14:textId="77777777" w:rsidTr="00F70934">
        <w:trPr>
          <w:trHeight w:val="170"/>
        </w:trPr>
        <w:tc>
          <w:tcPr>
            <w:tcW w:w="1994" w:type="dxa"/>
            <w:hideMark/>
          </w:tcPr>
          <w:p w14:paraId="4C84A094" w14:textId="77777777" w:rsidR="00184E71" w:rsidRPr="00184E71" w:rsidRDefault="00184E71" w:rsidP="00184E71">
            <w:pPr>
              <w:rPr>
                <w:sz w:val="16"/>
                <w:szCs w:val="16"/>
              </w:rPr>
            </w:pPr>
            <w:r w:rsidRPr="00184E71">
              <w:rPr>
                <w:sz w:val="16"/>
                <w:szCs w:val="16"/>
              </w:rPr>
              <w:t>Senior annual fishing</w:t>
            </w:r>
          </w:p>
        </w:tc>
        <w:tc>
          <w:tcPr>
            <w:tcW w:w="1269" w:type="dxa"/>
            <w:hideMark/>
          </w:tcPr>
          <w:p w14:paraId="171135B2"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0A459EAC" w14:textId="77777777" w:rsidR="00184E71" w:rsidRPr="00184E71" w:rsidRDefault="00184E71" w:rsidP="00184E71">
            <w:pPr>
              <w:rPr>
                <w:sz w:val="16"/>
                <w:szCs w:val="16"/>
              </w:rPr>
            </w:pPr>
            <w:r w:rsidRPr="00184E71">
              <w:rPr>
                <w:sz w:val="16"/>
                <w:szCs w:val="16"/>
              </w:rPr>
              <w:t xml:space="preserve">$ 10.21 </w:t>
            </w:r>
          </w:p>
        </w:tc>
        <w:tc>
          <w:tcPr>
            <w:tcW w:w="1021" w:type="dxa"/>
            <w:noWrap/>
            <w:hideMark/>
          </w:tcPr>
          <w:p w14:paraId="2BE4D805" w14:textId="77777777" w:rsidR="00184E71" w:rsidRPr="00184E71" w:rsidRDefault="00184E71" w:rsidP="00184E71">
            <w:pPr>
              <w:rPr>
                <w:sz w:val="16"/>
                <w:szCs w:val="16"/>
              </w:rPr>
            </w:pPr>
            <w:r w:rsidRPr="00184E71">
              <w:rPr>
                <w:sz w:val="16"/>
                <w:szCs w:val="16"/>
              </w:rPr>
              <w:t xml:space="preserve">$ 10.21 </w:t>
            </w:r>
          </w:p>
        </w:tc>
        <w:tc>
          <w:tcPr>
            <w:tcW w:w="1021" w:type="dxa"/>
            <w:noWrap/>
            <w:hideMark/>
          </w:tcPr>
          <w:p w14:paraId="053FFFC0" w14:textId="77777777" w:rsidR="00184E71" w:rsidRPr="00184E71" w:rsidRDefault="00184E71" w:rsidP="00184E71">
            <w:pPr>
              <w:rPr>
                <w:sz w:val="16"/>
                <w:szCs w:val="16"/>
              </w:rPr>
            </w:pPr>
            <w:r w:rsidRPr="00184E71">
              <w:rPr>
                <w:sz w:val="16"/>
                <w:szCs w:val="16"/>
              </w:rPr>
              <w:t xml:space="preserve">$ 10.21 </w:t>
            </w:r>
          </w:p>
        </w:tc>
        <w:tc>
          <w:tcPr>
            <w:tcW w:w="1021" w:type="dxa"/>
            <w:tcBorders>
              <w:top w:val="nil"/>
              <w:left w:val="nil"/>
              <w:bottom w:val="single" w:sz="4" w:space="0" w:color="000000"/>
              <w:right w:val="single" w:sz="4" w:space="0" w:color="000000"/>
            </w:tcBorders>
            <w:shd w:val="clear" w:color="DEEAF6" w:fill="DEEAF6"/>
            <w:noWrap/>
          </w:tcPr>
          <w:p w14:paraId="03432A9E" w14:textId="77777777" w:rsidR="00184E71" w:rsidRPr="00184E71" w:rsidRDefault="00184E71" w:rsidP="00184E71">
            <w:pPr>
              <w:rPr>
                <w:sz w:val="16"/>
                <w:szCs w:val="16"/>
              </w:rPr>
            </w:pPr>
            <w:r w:rsidRPr="00184E71">
              <w:rPr>
                <w:color w:val="000000"/>
                <w:sz w:val="16"/>
                <w:szCs w:val="16"/>
              </w:rPr>
              <w:t xml:space="preserve"> $     10.58 </w:t>
            </w:r>
          </w:p>
        </w:tc>
        <w:tc>
          <w:tcPr>
            <w:tcW w:w="1021" w:type="dxa"/>
            <w:tcBorders>
              <w:top w:val="nil"/>
              <w:left w:val="nil"/>
              <w:bottom w:val="single" w:sz="4" w:space="0" w:color="000000"/>
              <w:right w:val="single" w:sz="4" w:space="0" w:color="000000"/>
            </w:tcBorders>
            <w:noWrap/>
          </w:tcPr>
          <w:p w14:paraId="42C695E9" w14:textId="77777777" w:rsidR="00184E71" w:rsidRPr="00184E71" w:rsidRDefault="00184E71" w:rsidP="00184E71">
            <w:pPr>
              <w:rPr>
                <w:sz w:val="16"/>
                <w:szCs w:val="16"/>
              </w:rPr>
            </w:pPr>
            <w:r w:rsidRPr="00184E71">
              <w:rPr>
                <w:sz w:val="16"/>
                <w:szCs w:val="16"/>
              </w:rPr>
              <w:t xml:space="preserve"> $10.58 </w:t>
            </w:r>
          </w:p>
        </w:tc>
        <w:tc>
          <w:tcPr>
            <w:tcW w:w="1021" w:type="dxa"/>
            <w:tcBorders>
              <w:top w:val="nil"/>
              <w:left w:val="nil"/>
              <w:bottom w:val="single" w:sz="4" w:space="0" w:color="000000"/>
              <w:right w:val="single" w:sz="4" w:space="0" w:color="000000"/>
            </w:tcBorders>
            <w:noWrap/>
          </w:tcPr>
          <w:p w14:paraId="5771F36C" w14:textId="77777777" w:rsidR="00184E71" w:rsidRPr="00184E71" w:rsidRDefault="00184E71" w:rsidP="00184E71">
            <w:pPr>
              <w:rPr>
                <w:sz w:val="16"/>
                <w:szCs w:val="16"/>
              </w:rPr>
            </w:pPr>
            <w:r w:rsidRPr="00184E71">
              <w:rPr>
                <w:sz w:val="16"/>
                <w:szCs w:val="16"/>
              </w:rPr>
              <w:t xml:space="preserve"> $10.55 </w:t>
            </w:r>
          </w:p>
        </w:tc>
      </w:tr>
      <w:tr w:rsidR="00184E71" w:rsidRPr="00184E71" w14:paraId="3F4CA032" w14:textId="77777777" w:rsidTr="00F70934">
        <w:trPr>
          <w:trHeight w:val="170"/>
        </w:trPr>
        <w:tc>
          <w:tcPr>
            <w:tcW w:w="1994" w:type="dxa"/>
            <w:hideMark/>
          </w:tcPr>
          <w:p w14:paraId="5ACDAF31" w14:textId="77777777" w:rsidR="00184E71" w:rsidRPr="00184E71" w:rsidRDefault="00184E71" w:rsidP="00184E71">
            <w:pPr>
              <w:rPr>
                <w:sz w:val="16"/>
                <w:szCs w:val="16"/>
              </w:rPr>
            </w:pPr>
            <w:r w:rsidRPr="00184E71">
              <w:rPr>
                <w:sz w:val="16"/>
                <w:szCs w:val="16"/>
              </w:rPr>
              <w:t>Small game hunting</w:t>
            </w:r>
          </w:p>
        </w:tc>
        <w:tc>
          <w:tcPr>
            <w:tcW w:w="1269" w:type="dxa"/>
            <w:hideMark/>
          </w:tcPr>
          <w:p w14:paraId="1FC6D92C"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2A8635D1" w14:textId="77777777" w:rsidR="00184E71" w:rsidRPr="00184E71" w:rsidRDefault="00184E71" w:rsidP="00184E71">
            <w:pPr>
              <w:rPr>
                <w:sz w:val="16"/>
                <w:szCs w:val="16"/>
              </w:rPr>
            </w:pPr>
            <w:r w:rsidRPr="00184E71">
              <w:rPr>
                <w:sz w:val="16"/>
                <w:szCs w:val="16"/>
              </w:rPr>
              <w:t xml:space="preserve">$ 35.74 </w:t>
            </w:r>
          </w:p>
        </w:tc>
        <w:tc>
          <w:tcPr>
            <w:tcW w:w="1021" w:type="dxa"/>
            <w:noWrap/>
            <w:hideMark/>
          </w:tcPr>
          <w:p w14:paraId="79CB5BAE" w14:textId="77777777" w:rsidR="00184E71" w:rsidRPr="00184E71" w:rsidRDefault="00184E71" w:rsidP="00184E71">
            <w:pPr>
              <w:rPr>
                <w:sz w:val="16"/>
                <w:szCs w:val="16"/>
              </w:rPr>
            </w:pPr>
            <w:r w:rsidRPr="00184E71">
              <w:rPr>
                <w:sz w:val="16"/>
                <w:szCs w:val="16"/>
              </w:rPr>
              <w:t xml:space="preserve">$ 35.74 </w:t>
            </w:r>
          </w:p>
        </w:tc>
        <w:tc>
          <w:tcPr>
            <w:tcW w:w="1021" w:type="dxa"/>
            <w:noWrap/>
            <w:hideMark/>
          </w:tcPr>
          <w:p w14:paraId="09890A5D" w14:textId="77777777" w:rsidR="00184E71" w:rsidRPr="00184E71" w:rsidRDefault="00184E71" w:rsidP="00184E71">
            <w:pPr>
              <w:rPr>
                <w:sz w:val="16"/>
                <w:szCs w:val="16"/>
              </w:rPr>
            </w:pPr>
            <w:r w:rsidRPr="00184E71">
              <w:rPr>
                <w:sz w:val="16"/>
                <w:szCs w:val="16"/>
              </w:rPr>
              <w:t xml:space="preserve">$ 35.74 </w:t>
            </w:r>
          </w:p>
        </w:tc>
        <w:tc>
          <w:tcPr>
            <w:tcW w:w="1021" w:type="dxa"/>
            <w:tcBorders>
              <w:top w:val="nil"/>
              <w:left w:val="nil"/>
              <w:bottom w:val="single" w:sz="4" w:space="0" w:color="000000"/>
              <w:right w:val="single" w:sz="4" w:space="0" w:color="000000"/>
            </w:tcBorders>
            <w:shd w:val="clear" w:color="DEEAF6" w:fill="DEEAF6"/>
            <w:noWrap/>
          </w:tcPr>
          <w:p w14:paraId="695F57D7" w14:textId="77777777" w:rsidR="00184E71" w:rsidRPr="00184E71" w:rsidRDefault="00184E71" w:rsidP="00184E71">
            <w:pPr>
              <w:rPr>
                <w:sz w:val="16"/>
                <w:szCs w:val="16"/>
              </w:rPr>
            </w:pPr>
            <w:r w:rsidRPr="00184E71">
              <w:rPr>
                <w:color w:val="000000"/>
                <w:sz w:val="16"/>
                <w:szCs w:val="16"/>
              </w:rPr>
              <w:t xml:space="preserve"> $     37.03 </w:t>
            </w:r>
          </w:p>
        </w:tc>
        <w:tc>
          <w:tcPr>
            <w:tcW w:w="1021" w:type="dxa"/>
            <w:tcBorders>
              <w:top w:val="single" w:sz="4" w:space="0" w:color="000000"/>
              <w:left w:val="nil"/>
              <w:bottom w:val="single" w:sz="4" w:space="0" w:color="000000"/>
              <w:right w:val="single" w:sz="4" w:space="0" w:color="000000"/>
            </w:tcBorders>
            <w:noWrap/>
          </w:tcPr>
          <w:p w14:paraId="09B9CCF1" w14:textId="77777777" w:rsidR="00184E71" w:rsidRPr="00184E71" w:rsidRDefault="00184E71" w:rsidP="00184E71">
            <w:pPr>
              <w:rPr>
                <w:sz w:val="16"/>
                <w:szCs w:val="16"/>
              </w:rPr>
            </w:pPr>
            <w:r w:rsidRPr="00184E71">
              <w:rPr>
                <w:sz w:val="16"/>
                <w:szCs w:val="16"/>
              </w:rPr>
              <w:t xml:space="preserve"> $37.03 </w:t>
            </w:r>
          </w:p>
        </w:tc>
        <w:tc>
          <w:tcPr>
            <w:tcW w:w="1021" w:type="dxa"/>
            <w:tcBorders>
              <w:top w:val="single" w:sz="4" w:space="0" w:color="000000"/>
              <w:left w:val="nil"/>
              <w:bottom w:val="single" w:sz="4" w:space="0" w:color="000000"/>
              <w:right w:val="single" w:sz="4" w:space="0" w:color="000000"/>
            </w:tcBorders>
            <w:noWrap/>
          </w:tcPr>
          <w:p w14:paraId="37F7FA5D" w14:textId="77777777" w:rsidR="00184E71" w:rsidRPr="00184E71" w:rsidRDefault="00184E71" w:rsidP="00184E71">
            <w:pPr>
              <w:rPr>
                <w:sz w:val="16"/>
                <w:szCs w:val="16"/>
              </w:rPr>
            </w:pPr>
            <w:r w:rsidRPr="00184E71">
              <w:rPr>
                <w:sz w:val="16"/>
                <w:szCs w:val="16"/>
              </w:rPr>
              <w:t xml:space="preserve"> $37.00 </w:t>
            </w:r>
          </w:p>
        </w:tc>
      </w:tr>
      <w:tr w:rsidR="00184E71" w:rsidRPr="00184E71" w14:paraId="2CE48A20" w14:textId="77777777" w:rsidTr="00F70934">
        <w:trPr>
          <w:trHeight w:val="701"/>
        </w:trPr>
        <w:tc>
          <w:tcPr>
            <w:tcW w:w="1994" w:type="dxa"/>
            <w:shd w:val="clear" w:color="auto" w:fill="C5E0B3" w:themeFill="accent6" w:themeFillTint="66"/>
            <w:hideMark/>
          </w:tcPr>
          <w:p w14:paraId="79AA72E8" w14:textId="77777777" w:rsidR="00184E71" w:rsidRPr="00184E71" w:rsidRDefault="00184E71" w:rsidP="00184E71">
            <w:pPr>
              <w:rPr>
                <w:sz w:val="16"/>
                <w:szCs w:val="16"/>
              </w:rPr>
            </w:pPr>
            <w:r w:rsidRPr="00184E71">
              <w:rPr>
                <w:sz w:val="16"/>
                <w:szCs w:val="16"/>
              </w:rPr>
              <w:t>Senior lifetime fishing, and resident low-income senior fishing annual upgrade to annual combination fishing and small game hunting^</w:t>
            </w:r>
          </w:p>
        </w:tc>
        <w:tc>
          <w:tcPr>
            <w:tcW w:w="1269" w:type="dxa"/>
            <w:shd w:val="clear" w:color="auto" w:fill="C5E0B3" w:themeFill="accent6" w:themeFillTint="66"/>
            <w:hideMark/>
          </w:tcPr>
          <w:p w14:paraId="1B0718D5" w14:textId="77777777" w:rsidR="00184E71" w:rsidRPr="00184E71" w:rsidRDefault="00184E71" w:rsidP="00184E71">
            <w:pPr>
              <w:rPr>
                <w:sz w:val="16"/>
                <w:szCs w:val="16"/>
              </w:rPr>
            </w:pPr>
            <w:r w:rsidRPr="00184E71">
              <w:rPr>
                <w:sz w:val="16"/>
                <w:szCs w:val="16"/>
              </w:rPr>
              <w:t>Resident</w:t>
            </w:r>
          </w:p>
        </w:tc>
        <w:tc>
          <w:tcPr>
            <w:tcW w:w="982" w:type="dxa"/>
            <w:shd w:val="clear" w:color="auto" w:fill="C5E0B3" w:themeFill="accent6" w:themeFillTint="66"/>
            <w:noWrap/>
            <w:hideMark/>
          </w:tcPr>
          <w:p w14:paraId="7A50623E" w14:textId="77777777" w:rsidR="00184E71" w:rsidRPr="00184E71" w:rsidRDefault="00184E71" w:rsidP="00184E71">
            <w:pPr>
              <w:rPr>
                <w:sz w:val="16"/>
                <w:szCs w:val="16"/>
              </w:rPr>
            </w:pPr>
            <w:r w:rsidRPr="00184E71">
              <w:rPr>
                <w:sz w:val="16"/>
                <w:szCs w:val="16"/>
              </w:rPr>
              <w:t xml:space="preserve">$ - </w:t>
            </w:r>
          </w:p>
        </w:tc>
        <w:tc>
          <w:tcPr>
            <w:tcW w:w="1021" w:type="dxa"/>
            <w:shd w:val="clear" w:color="auto" w:fill="C5E0B3" w:themeFill="accent6" w:themeFillTint="66"/>
            <w:noWrap/>
            <w:hideMark/>
          </w:tcPr>
          <w:p w14:paraId="78D5CD92" w14:textId="77777777" w:rsidR="00184E71" w:rsidRPr="00184E71" w:rsidRDefault="00184E71" w:rsidP="00184E71">
            <w:pPr>
              <w:rPr>
                <w:sz w:val="16"/>
                <w:szCs w:val="16"/>
              </w:rPr>
            </w:pPr>
            <w:r w:rsidRPr="00184E71">
              <w:rPr>
                <w:sz w:val="16"/>
                <w:szCs w:val="16"/>
              </w:rPr>
              <w:t xml:space="preserve">$ 25.06 </w:t>
            </w:r>
          </w:p>
        </w:tc>
        <w:tc>
          <w:tcPr>
            <w:tcW w:w="1021" w:type="dxa"/>
            <w:shd w:val="clear" w:color="auto" w:fill="C5E0B3" w:themeFill="accent6" w:themeFillTint="66"/>
            <w:noWrap/>
            <w:hideMark/>
          </w:tcPr>
          <w:p w14:paraId="3D3C4D5B" w14:textId="77777777" w:rsidR="00184E71" w:rsidRPr="00184E71" w:rsidRDefault="00184E71" w:rsidP="00184E71">
            <w:pPr>
              <w:rPr>
                <w:sz w:val="16"/>
                <w:szCs w:val="16"/>
              </w:rPr>
            </w:pPr>
            <w:r w:rsidRPr="00184E71">
              <w:rPr>
                <w:sz w:val="16"/>
                <w:szCs w:val="16"/>
              </w:rPr>
              <w:t xml:space="preserve">$ 25.07 </w:t>
            </w:r>
          </w:p>
        </w:tc>
        <w:tc>
          <w:tcPr>
            <w:tcW w:w="1021" w:type="dxa"/>
            <w:shd w:val="clear" w:color="auto" w:fill="C5E0B3" w:themeFill="accent6" w:themeFillTint="66"/>
            <w:noWrap/>
          </w:tcPr>
          <w:p w14:paraId="4D706484" w14:textId="77777777" w:rsidR="00184E71" w:rsidRPr="00184E71" w:rsidRDefault="00184E71" w:rsidP="00184E71">
            <w:pPr>
              <w:rPr>
                <w:sz w:val="16"/>
                <w:szCs w:val="16"/>
              </w:rPr>
            </w:pPr>
            <w:r w:rsidRPr="00184E71">
              <w:rPr>
                <w:sz w:val="16"/>
                <w:szCs w:val="16"/>
              </w:rPr>
              <w:t xml:space="preserve"> $-   </w:t>
            </w:r>
          </w:p>
        </w:tc>
        <w:tc>
          <w:tcPr>
            <w:tcW w:w="1021" w:type="dxa"/>
            <w:shd w:val="clear" w:color="auto" w:fill="C5E0B3" w:themeFill="accent6" w:themeFillTint="66"/>
            <w:noWrap/>
          </w:tcPr>
          <w:p w14:paraId="6BCCE83A" w14:textId="77777777" w:rsidR="00184E71" w:rsidRPr="00184E71" w:rsidRDefault="00184E71" w:rsidP="00184E71">
            <w:pPr>
              <w:rPr>
                <w:sz w:val="16"/>
                <w:szCs w:val="16"/>
              </w:rPr>
            </w:pPr>
            <w:r w:rsidRPr="00184E71">
              <w:rPr>
                <w:sz w:val="16"/>
                <w:szCs w:val="16"/>
              </w:rPr>
              <w:t xml:space="preserve"> $25.98 </w:t>
            </w:r>
          </w:p>
        </w:tc>
        <w:tc>
          <w:tcPr>
            <w:tcW w:w="1021" w:type="dxa"/>
            <w:shd w:val="clear" w:color="auto" w:fill="C5E0B3" w:themeFill="accent6" w:themeFillTint="66"/>
            <w:noWrap/>
          </w:tcPr>
          <w:p w14:paraId="2EF5F5D4" w14:textId="77777777" w:rsidR="00184E71" w:rsidRPr="00184E71" w:rsidRDefault="00184E71" w:rsidP="00184E71">
            <w:pPr>
              <w:rPr>
                <w:sz w:val="16"/>
                <w:szCs w:val="16"/>
              </w:rPr>
            </w:pPr>
            <w:r w:rsidRPr="00184E71">
              <w:rPr>
                <w:sz w:val="16"/>
                <w:szCs w:val="16"/>
              </w:rPr>
              <w:t xml:space="preserve"> $25.95 </w:t>
            </w:r>
          </w:p>
        </w:tc>
      </w:tr>
      <w:tr w:rsidR="00184E71" w:rsidRPr="00184E71" w14:paraId="50224E8D" w14:textId="77777777" w:rsidTr="00F70934">
        <w:trPr>
          <w:trHeight w:val="134"/>
        </w:trPr>
        <w:tc>
          <w:tcPr>
            <w:tcW w:w="1994" w:type="dxa"/>
            <w:hideMark/>
          </w:tcPr>
          <w:p w14:paraId="5693CBBC" w14:textId="77777777" w:rsidR="00184E71" w:rsidRPr="00184E71" w:rsidRDefault="00184E71" w:rsidP="00184E71">
            <w:pPr>
              <w:rPr>
                <w:sz w:val="16"/>
                <w:szCs w:val="16"/>
              </w:rPr>
            </w:pPr>
            <w:r w:rsidRPr="00184E71">
              <w:rPr>
                <w:sz w:val="16"/>
                <w:szCs w:val="16"/>
              </w:rPr>
              <w:t>Small game</w:t>
            </w:r>
          </w:p>
        </w:tc>
        <w:tc>
          <w:tcPr>
            <w:tcW w:w="1269" w:type="dxa"/>
            <w:hideMark/>
          </w:tcPr>
          <w:p w14:paraId="7EFBCA87"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1C959814" w14:textId="77777777" w:rsidR="00184E71" w:rsidRPr="00184E71" w:rsidRDefault="00184E71" w:rsidP="00184E71">
            <w:pPr>
              <w:rPr>
                <w:sz w:val="16"/>
                <w:szCs w:val="16"/>
              </w:rPr>
            </w:pPr>
            <w:r w:rsidRPr="00184E71">
              <w:rPr>
                <w:sz w:val="16"/>
                <w:szCs w:val="16"/>
              </w:rPr>
              <w:t xml:space="preserve">$ 102.11 </w:t>
            </w:r>
          </w:p>
        </w:tc>
        <w:tc>
          <w:tcPr>
            <w:tcW w:w="1021" w:type="dxa"/>
            <w:noWrap/>
            <w:hideMark/>
          </w:tcPr>
          <w:p w14:paraId="31F7F4A2" w14:textId="77777777" w:rsidR="00184E71" w:rsidRPr="00184E71" w:rsidRDefault="00184E71" w:rsidP="00184E71">
            <w:pPr>
              <w:rPr>
                <w:sz w:val="16"/>
                <w:szCs w:val="16"/>
              </w:rPr>
            </w:pPr>
            <w:r w:rsidRPr="00184E71">
              <w:rPr>
                <w:sz w:val="16"/>
                <w:szCs w:val="16"/>
              </w:rPr>
              <w:t xml:space="preserve">$ 102.11 </w:t>
            </w:r>
          </w:p>
        </w:tc>
        <w:tc>
          <w:tcPr>
            <w:tcW w:w="1021" w:type="dxa"/>
            <w:noWrap/>
            <w:hideMark/>
          </w:tcPr>
          <w:p w14:paraId="1070BBA1" w14:textId="77777777" w:rsidR="00184E71" w:rsidRPr="00184E71" w:rsidRDefault="00184E71" w:rsidP="00184E71">
            <w:pPr>
              <w:rPr>
                <w:sz w:val="16"/>
                <w:szCs w:val="16"/>
              </w:rPr>
            </w:pPr>
            <w:r w:rsidRPr="00184E71">
              <w:rPr>
                <w:sz w:val="16"/>
                <w:szCs w:val="16"/>
              </w:rPr>
              <w:t xml:space="preserve">$ 102.11 </w:t>
            </w:r>
          </w:p>
        </w:tc>
        <w:tc>
          <w:tcPr>
            <w:tcW w:w="1021" w:type="dxa"/>
            <w:tcBorders>
              <w:top w:val="single" w:sz="4" w:space="0" w:color="000000"/>
              <w:left w:val="nil"/>
              <w:bottom w:val="single" w:sz="4" w:space="0" w:color="000000"/>
              <w:right w:val="single" w:sz="4" w:space="0" w:color="000000"/>
            </w:tcBorders>
            <w:shd w:val="clear" w:color="DEEAF6" w:fill="DEEAF6"/>
            <w:noWrap/>
          </w:tcPr>
          <w:p w14:paraId="4FDABB9F" w14:textId="77777777" w:rsidR="00184E71" w:rsidRPr="00184E71" w:rsidRDefault="00184E71" w:rsidP="00184E71">
            <w:pPr>
              <w:rPr>
                <w:sz w:val="16"/>
                <w:szCs w:val="16"/>
              </w:rPr>
            </w:pPr>
            <w:r w:rsidRPr="00184E71">
              <w:rPr>
                <w:color w:val="000000"/>
                <w:sz w:val="16"/>
                <w:szCs w:val="16"/>
              </w:rPr>
              <w:t xml:space="preserve"> $105.81 </w:t>
            </w:r>
          </w:p>
        </w:tc>
        <w:tc>
          <w:tcPr>
            <w:tcW w:w="1021" w:type="dxa"/>
            <w:tcBorders>
              <w:top w:val="single" w:sz="4" w:space="0" w:color="000000"/>
              <w:left w:val="nil"/>
              <w:bottom w:val="single" w:sz="4" w:space="0" w:color="000000"/>
              <w:right w:val="single" w:sz="4" w:space="0" w:color="000000"/>
            </w:tcBorders>
            <w:noWrap/>
          </w:tcPr>
          <w:p w14:paraId="155C9C14" w14:textId="77777777" w:rsidR="00184E71" w:rsidRPr="00184E71" w:rsidRDefault="00184E71" w:rsidP="00184E71">
            <w:pPr>
              <w:rPr>
                <w:sz w:val="16"/>
                <w:szCs w:val="16"/>
              </w:rPr>
            </w:pPr>
            <w:r w:rsidRPr="00184E71">
              <w:rPr>
                <w:color w:val="000000"/>
                <w:sz w:val="16"/>
                <w:szCs w:val="16"/>
              </w:rPr>
              <w:t xml:space="preserve"> $105.81 </w:t>
            </w:r>
          </w:p>
        </w:tc>
        <w:tc>
          <w:tcPr>
            <w:tcW w:w="1021" w:type="dxa"/>
            <w:tcBorders>
              <w:top w:val="single" w:sz="4" w:space="0" w:color="000000"/>
              <w:left w:val="nil"/>
              <w:bottom w:val="single" w:sz="4" w:space="0" w:color="000000"/>
              <w:right w:val="single" w:sz="4" w:space="0" w:color="000000"/>
            </w:tcBorders>
            <w:noWrap/>
          </w:tcPr>
          <w:p w14:paraId="1CDC7286" w14:textId="77777777" w:rsidR="00184E71" w:rsidRPr="00184E71" w:rsidRDefault="00184E71" w:rsidP="00184E71">
            <w:pPr>
              <w:rPr>
                <w:sz w:val="16"/>
                <w:szCs w:val="16"/>
              </w:rPr>
            </w:pPr>
            <w:r w:rsidRPr="00184E71">
              <w:rPr>
                <w:color w:val="000000"/>
                <w:sz w:val="16"/>
                <w:szCs w:val="16"/>
              </w:rPr>
              <w:t xml:space="preserve"> $105.80 </w:t>
            </w:r>
          </w:p>
        </w:tc>
      </w:tr>
      <w:tr w:rsidR="00184E71" w:rsidRPr="00184E71" w14:paraId="291E8D4C" w14:textId="77777777" w:rsidTr="00F70934">
        <w:trPr>
          <w:trHeight w:val="206"/>
        </w:trPr>
        <w:tc>
          <w:tcPr>
            <w:tcW w:w="1994" w:type="dxa"/>
            <w:hideMark/>
          </w:tcPr>
          <w:p w14:paraId="4F2C6930" w14:textId="77777777" w:rsidR="00184E71" w:rsidRPr="00184E71" w:rsidRDefault="00184E71" w:rsidP="00184E71">
            <w:pPr>
              <w:rPr>
                <w:sz w:val="16"/>
                <w:szCs w:val="16"/>
              </w:rPr>
            </w:pPr>
            <w:r w:rsidRPr="00184E71">
              <w:rPr>
                <w:sz w:val="16"/>
                <w:szCs w:val="16"/>
              </w:rPr>
              <w:t>Small game - 1 day</w:t>
            </w:r>
          </w:p>
        </w:tc>
        <w:tc>
          <w:tcPr>
            <w:tcW w:w="1269" w:type="dxa"/>
            <w:hideMark/>
          </w:tcPr>
          <w:p w14:paraId="75CC3AD7"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36FA333B" w14:textId="77777777" w:rsidR="00184E71" w:rsidRPr="00184E71" w:rsidRDefault="00184E71" w:rsidP="00184E71">
            <w:pPr>
              <w:rPr>
                <w:sz w:val="16"/>
                <w:szCs w:val="16"/>
              </w:rPr>
            </w:pPr>
            <w:r w:rsidRPr="00184E71">
              <w:rPr>
                <w:sz w:val="16"/>
                <w:szCs w:val="16"/>
              </w:rPr>
              <w:t xml:space="preserve">$ 15.32 </w:t>
            </w:r>
          </w:p>
        </w:tc>
        <w:tc>
          <w:tcPr>
            <w:tcW w:w="1021" w:type="dxa"/>
            <w:noWrap/>
            <w:hideMark/>
          </w:tcPr>
          <w:p w14:paraId="378C3247" w14:textId="77777777" w:rsidR="00184E71" w:rsidRPr="00184E71" w:rsidRDefault="00184E71" w:rsidP="00184E71">
            <w:pPr>
              <w:rPr>
                <w:sz w:val="16"/>
                <w:szCs w:val="16"/>
              </w:rPr>
            </w:pPr>
            <w:r w:rsidRPr="00184E71">
              <w:rPr>
                <w:sz w:val="16"/>
                <w:szCs w:val="16"/>
              </w:rPr>
              <w:t xml:space="preserve">$ 15.32 </w:t>
            </w:r>
          </w:p>
        </w:tc>
        <w:tc>
          <w:tcPr>
            <w:tcW w:w="1021" w:type="dxa"/>
            <w:noWrap/>
            <w:hideMark/>
          </w:tcPr>
          <w:p w14:paraId="1871B173" w14:textId="77777777" w:rsidR="00184E71" w:rsidRPr="00184E71" w:rsidRDefault="00184E71" w:rsidP="00184E71">
            <w:pPr>
              <w:rPr>
                <w:sz w:val="16"/>
                <w:szCs w:val="16"/>
              </w:rPr>
            </w:pPr>
            <w:r w:rsidRPr="00184E71">
              <w:rPr>
                <w:sz w:val="16"/>
                <w:szCs w:val="16"/>
              </w:rPr>
              <w:t xml:space="preserve">$ 15.32 </w:t>
            </w:r>
          </w:p>
        </w:tc>
        <w:tc>
          <w:tcPr>
            <w:tcW w:w="1021" w:type="dxa"/>
            <w:tcBorders>
              <w:top w:val="nil"/>
              <w:left w:val="nil"/>
              <w:bottom w:val="single" w:sz="4" w:space="0" w:color="000000"/>
              <w:right w:val="single" w:sz="4" w:space="0" w:color="000000"/>
            </w:tcBorders>
            <w:shd w:val="clear" w:color="DEEAF6" w:fill="DEEAF6"/>
            <w:noWrap/>
          </w:tcPr>
          <w:p w14:paraId="5CB15295" w14:textId="77777777" w:rsidR="00184E71" w:rsidRPr="00184E71" w:rsidRDefault="00184E71" w:rsidP="00184E71">
            <w:pPr>
              <w:rPr>
                <w:sz w:val="16"/>
                <w:szCs w:val="16"/>
              </w:rPr>
            </w:pPr>
            <w:r w:rsidRPr="00184E71">
              <w:rPr>
                <w:color w:val="000000"/>
                <w:sz w:val="16"/>
                <w:szCs w:val="16"/>
              </w:rPr>
              <w:t xml:space="preserve"> $  15.87 </w:t>
            </w:r>
          </w:p>
        </w:tc>
        <w:tc>
          <w:tcPr>
            <w:tcW w:w="1021" w:type="dxa"/>
            <w:tcBorders>
              <w:top w:val="nil"/>
              <w:left w:val="nil"/>
              <w:bottom w:val="single" w:sz="4" w:space="0" w:color="000000"/>
              <w:right w:val="single" w:sz="4" w:space="0" w:color="000000"/>
            </w:tcBorders>
            <w:noWrap/>
          </w:tcPr>
          <w:p w14:paraId="19B9F4C0" w14:textId="77777777" w:rsidR="00184E71" w:rsidRPr="00184E71" w:rsidRDefault="00184E71" w:rsidP="00184E71">
            <w:pPr>
              <w:rPr>
                <w:sz w:val="16"/>
                <w:szCs w:val="16"/>
              </w:rPr>
            </w:pPr>
            <w:r w:rsidRPr="00184E71">
              <w:rPr>
                <w:color w:val="000000"/>
                <w:sz w:val="16"/>
                <w:szCs w:val="16"/>
              </w:rPr>
              <w:t xml:space="preserve"> $  15.87 </w:t>
            </w:r>
          </w:p>
        </w:tc>
        <w:tc>
          <w:tcPr>
            <w:tcW w:w="1021" w:type="dxa"/>
            <w:tcBorders>
              <w:top w:val="nil"/>
              <w:left w:val="nil"/>
              <w:bottom w:val="single" w:sz="4" w:space="0" w:color="000000"/>
              <w:right w:val="single" w:sz="4" w:space="0" w:color="000000"/>
            </w:tcBorders>
            <w:noWrap/>
          </w:tcPr>
          <w:p w14:paraId="0DEF1C54" w14:textId="77777777" w:rsidR="00184E71" w:rsidRPr="00184E71" w:rsidRDefault="00184E71" w:rsidP="00184E71">
            <w:pPr>
              <w:rPr>
                <w:sz w:val="16"/>
                <w:szCs w:val="16"/>
              </w:rPr>
            </w:pPr>
            <w:r w:rsidRPr="00184E71">
              <w:rPr>
                <w:color w:val="000000"/>
                <w:sz w:val="16"/>
                <w:szCs w:val="16"/>
              </w:rPr>
              <w:t xml:space="preserve"> $  15.85 </w:t>
            </w:r>
          </w:p>
        </w:tc>
      </w:tr>
      <w:tr w:rsidR="00184E71" w:rsidRPr="00184E71" w14:paraId="067C29B5" w14:textId="77777777" w:rsidTr="00F70934">
        <w:trPr>
          <w:trHeight w:val="170"/>
        </w:trPr>
        <w:tc>
          <w:tcPr>
            <w:tcW w:w="1994" w:type="dxa"/>
            <w:hideMark/>
          </w:tcPr>
          <w:p w14:paraId="141F5ABA" w14:textId="77777777" w:rsidR="00184E71" w:rsidRPr="00184E71" w:rsidRDefault="00184E71" w:rsidP="00184E71">
            <w:pPr>
              <w:rPr>
                <w:sz w:val="16"/>
                <w:szCs w:val="16"/>
              </w:rPr>
            </w:pPr>
            <w:r w:rsidRPr="00184E71">
              <w:rPr>
                <w:sz w:val="16"/>
                <w:szCs w:val="16"/>
              </w:rPr>
              <w:t>Small game - 1 day</w:t>
            </w:r>
          </w:p>
        </w:tc>
        <w:tc>
          <w:tcPr>
            <w:tcW w:w="1269" w:type="dxa"/>
            <w:hideMark/>
          </w:tcPr>
          <w:p w14:paraId="11E85B4E"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1A0368A0" w14:textId="77777777" w:rsidR="00184E71" w:rsidRPr="00184E71" w:rsidRDefault="00184E71" w:rsidP="00184E71">
            <w:pPr>
              <w:rPr>
                <w:sz w:val="16"/>
                <w:szCs w:val="16"/>
              </w:rPr>
            </w:pPr>
            <w:r w:rsidRPr="00184E71">
              <w:rPr>
                <w:sz w:val="16"/>
                <w:szCs w:val="16"/>
              </w:rPr>
              <w:t xml:space="preserve">$ 19.15 </w:t>
            </w:r>
          </w:p>
        </w:tc>
        <w:tc>
          <w:tcPr>
            <w:tcW w:w="1021" w:type="dxa"/>
            <w:noWrap/>
            <w:hideMark/>
          </w:tcPr>
          <w:p w14:paraId="0FD178D3" w14:textId="77777777" w:rsidR="00184E71" w:rsidRPr="00184E71" w:rsidRDefault="00184E71" w:rsidP="00184E71">
            <w:pPr>
              <w:rPr>
                <w:sz w:val="16"/>
                <w:szCs w:val="16"/>
              </w:rPr>
            </w:pPr>
            <w:r w:rsidRPr="00184E71">
              <w:rPr>
                <w:sz w:val="16"/>
                <w:szCs w:val="16"/>
              </w:rPr>
              <w:t xml:space="preserve">$ 19.15 </w:t>
            </w:r>
          </w:p>
        </w:tc>
        <w:tc>
          <w:tcPr>
            <w:tcW w:w="1021" w:type="dxa"/>
            <w:noWrap/>
            <w:hideMark/>
          </w:tcPr>
          <w:p w14:paraId="7215010E" w14:textId="77777777" w:rsidR="00184E71" w:rsidRPr="00184E71" w:rsidRDefault="00184E71" w:rsidP="00184E71">
            <w:pPr>
              <w:rPr>
                <w:sz w:val="16"/>
                <w:szCs w:val="16"/>
              </w:rPr>
            </w:pPr>
            <w:r w:rsidRPr="00184E71">
              <w:rPr>
                <w:sz w:val="16"/>
                <w:szCs w:val="16"/>
              </w:rPr>
              <w:t xml:space="preserve">$ 19.15 </w:t>
            </w:r>
          </w:p>
        </w:tc>
        <w:tc>
          <w:tcPr>
            <w:tcW w:w="1021" w:type="dxa"/>
            <w:tcBorders>
              <w:top w:val="nil"/>
              <w:left w:val="nil"/>
              <w:bottom w:val="single" w:sz="4" w:space="0" w:color="000000"/>
              <w:right w:val="single" w:sz="4" w:space="0" w:color="000000"/>
            </w:tcBorders>
            <w:shd w:val="clear" w:color="DEEAF6" w:fill="DEEAF6"/>
            <w:noWrap/>
          </w:tcPr>
          <w:p w14:paraId="2AD65E17" w14:textId="77777777" w:rsidR="00184E71" w:rsidRPr="00184E71" w:rsidRDefault="00184E71" w:rsidP="00184E71">
            <w:pPr>
              <w:rPr>
                <w:sz w:val="16"/>
                <w:szCs w:val="16"/>
              </w:rPr>
            </w:pPr>
            <w:r w:rsidRPr="00184E71">
              <w:rPr>
                <w:color w:val="000000"/>
                <w:sz w:val="16"/>
                <w:szCs w:val="16"/>
              </w:rPr>
              <w:t xml:space="preserve"> $  19.84 </w:t>
            </w:r>
          </w:p>
        </w:tc>
        <w:tc>
          <w:tcPr>
            <w:tcW w:w="1021" w:type="dxa"/>
            <w:tcBorders>
              <w:top w:val="nil"/>
              <w:left w:val="nil"/>
              <w:bottom w:val="single" w:sz="4" w:space="0" w:color="000000"/>
              <w:right w:val="single" w:sz="4" w:space="0" w:color="000000"/>
            </w:tcBorders>
            <w:noWrap/>
          </w:tcPr>
          <w:p w14:paraId="7CE45053" w14:textId="77777777" w:rsidR="00184E71" w:rsidRPr="00184E71" w:rsidRDefault="00184E71" w:rsidP="00184E71">
            <w:pPr>
              <w:rPr>
                <w:sz w:val="16"/>
                <w:szCs w:val="16"/>
              </w:rPr>
            </w:pPr>
            <w:r w:rsidRPr="00184E71">
              <w:rPr>
                <w:color w:val="000000"/>
                <w:sz w:val="16"/>
                <w:szCs w:val="16"/>
              </w:rPr>
              <w:t xml:space="preserve"> $  19.84 </w:t>
            </w:r>
          </w:p>
        </w:tc>
        <w:tc>
          <w:tcPr>
            <w:tcW w:w="1021" w:type="dxa"/>
            <w:tcBorders>
              <w:top w:val="nil"/>
              <w:left w:val="nil"/>
              <w:bottom w:val="single" w:sz="4" w:space="0" w:color="000000"/>
              <w:right w:val="single" w:sz="4" w:space="0" w:color="000000"/>
            </w:tcBorders>
            <w:noWrap/>
          </w:tcPr>
          <w:p w14:paraId="5DEA744A" w14:textId="77777777" w:rsidR="00184E71" w:rsidRPr="00184E71" w:rsidRDefault="00184E71" w:rsidP="00184E71">
            <w:pPr>
              <w:rPr>
                <w:sz w:val="16"/>
                <w:szCs w:val="16"/>
              </w:rPr>
            </w:pPr>
            <w:r w:rsidRPr="00184E71">
              <w:rPr>
                <w:color w:val="000000"/>
                <w:sz w:val="16"/>
                <w:szCs w:val="16"/>
              </w:rPr>
              <w:t xml:space="preserve"> $  19.80 </w:t>
            </w:r>
          </w:p>
        </w:tc>
      </w:tr>
      <w:tr w:rsidR="00184E71" w:rsidRPr="00184E71" w14:paraId="5D1CF01F" w14:textId="77777777" w:rsidTr="00F70934">
        <w:trPr>
          <w:trHeight w:val="400"/>
        </w:trPr>
        <w:tc>
          <w:tcPr>
            <w:tcW w:w="1994" w:type="dxa"/>
            <w:hideMark/>
          </w:tcPr>
          <w:p w14:paraId="6458AAAA" w14:textId="77777777" w:rsidR="00184E71" w:rsidRPr="00184E71" w:rsidRDefault="00184E71" w:rsidP="00184E71">
            <w:pPr>
              <w:rPr>
                <w:sz w:val="16"/>
                <w:szCs w:val="16"/>
              </w:rPr>
            </w:pPr>
            <w:r w:rsidRPr="00184E71">
              <w:rPr>
                <w:sz w:val="16"/>
                <w:szCs w:val="16"/>
              </w:rPr>
              <w:t xml:space="preserve">Small game - additional day </w:t>
            </w:r>
          </w:p>
        </w:tc>
        <w:tc>
          <w:tcPr>
            <w:tcW w:w="1269" w:type="dxa"/>
            <w:hideMark/>
          </w:tcPr>
          <w:p w14:paraId="38983884"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42BCE3FD" w14:textId="77777777" w:rsidR="00184E71" w:rsidRPr="00184E71" w:rsidRDefault="00184E71" w:rsidP="00184E71">
            <w:pPr>
              <w:rPr>
                <w:sz w:val="16"/>
                <w:szCs w:val="16"/>
              </w:rPr>
            </w:pPr>
            <w:r w:rsidRPr="00184E71">
              <w:rPr>
                <w:sz w:val="16"/>
                <w:szCs w:val="16"/>
              </w:rPr>
              <w:t xml:space="preserve">$ 6.38 </w:t>
            </w:r>
          </w:p>
        </w:tc>
        <w:tc>
          <w:tcPr>
            <w:tcW w:w="1021" w:type="dxa"/>
            <w:noWrap/>
            <w:hideMark/>
          </w:tcPr>
          <w:p w14:paraId="6383380D" w14:textId="77777777" w:rsidR="00184E71" w:rsidRPr="00184E71" w:rsidRDefault="00184E71" w:rsidP="00184E71">
            <w:pPr>
              <w:rPr>
                <w:sz w:val="16"/>
                <w:szCs w:val="16"/>
              </w:rPr>
            </w:pPr>
            <w:r w:rsidRPr="00184E71">
              <w:rPr>
                <w:sz w:val="16"/>
                <w:szCs w:val="16"/>
              </w:rPr>
              <w:t xml:space="preserve">$ 6.38 </w:t>
            </w:r>
          </w:p>
        </w:tc>
        <w:tc>
          <w:tcPr>
            <w:tcW w:w="1021" w:type="dxa"/>
            <w:noWrap/>
            <w:hideMark/>
          </w:tcPr>
          <w:p w14:paraId="3C0A2E14" w14:textId="77777777" w:rsidR="00184E71" w:rsidRPr="00184E71" w:rsidRDefault="00184E71" w:rsidP="00184E71">
            <w:pPr>
              <w:rPr>
                <w:sz w:val="16"/>
                <w:szCs w:val="16"/>
              </w:rPr>
            </w:pPr>
            <w:r w:rsidRPr="00184E71">
              <w:rPr>
                <w:sz w:val="16"/>
                <w:szCs w:val="16"/>
              </w:rPr>
              <w:t xml:space="preserve">$ 6.38 </w:t>
            </w:r>
          </w:p>
        </w:tc>
        <w:tc>
          <w:tcPr>
            <w:tcW w:w="1021" w:type="dxa"/>
            <w:tcBorders>
              <w:top w:val="nil"/>
              <w:left w:val="nil"/>
              <w:bottom w:val="single" w:sz="4" w:space="0" w:color="000000"/>
              <w:right w:val="single" w:sz="4" w:space="0" w:color="000000"/>
            </w:tcBorders>
            <w:shd w:val="clear" w:color="DEEAF6" w:fill="DEEAF6"/>
            <w:noWrap/>
          </w:tcPr>
          <w:p w14:paraId="6D96898F" w14:textId="77777777" w:rsidR="00184E71" w:rsidRPr="00184E71" w:rsidRDefault="00184E71" w:rsidP="00184E71">
            <w:pPr>
              <w:rPr>
                <w:sz w:val="16"/>
                <w:szCs w:val="16"/>
              </w:rPr>
            </w:pPr>
            <w:r w:rsidRPr="00184E71">
              <w:rPr>
                <w:color w:val="000000"/>
                <w:sz w:val="16"/>
                <w:szCs w:val="16"/>
              </w:rPr>
              <w:t xml:space="preserve"> $    6.61 </w:t>
            </w:r>
          </w:p>
        </w:tc>
        <w:tc>
          <w:tcPr>
            <w:tcW w:w="1021" w:type="dxa"/>
            <w:tcBorders>
              <w:top w:val="nil"/>
              <w:left w:val="nil"/>
              <w:bottom w:val="single" w:sz="4" w:space="0" w:color="000000"/>
              <w:right w:val="single" w:sz="4" w:space="0" w:color="000000"/>
            </w:tcBorders>
            <w:noWrap/>
          </w:tcPr>
          <w:p w14:paraId="43281A0D" w14:textId="77777777" w:rsidR="00184E71" w:rsidRPr="00184E71" w:rsidRDefault="00184E71" w:rsidP="00184E71">
            <w:pPr>
              <w:rPr>
                <w:sz w:val="16"/>
                <w:szCs w:val="16"/>
              </w:rPr>
            </w:pPr>
            <w:r w:rsidRPr="00184E71">
              <w:rPr>
                <w:color w:val="000000"/>
                <w:sz w:val="16"/>
                <w:szCs w:val="16"/>
              </w:rPr>
              <w:t xml:space="preserve"> $    6.61 </w:t>
            </w:r>
          </w:p>
        </w:tc>
        <w:tc>
          <w:tcPr>
            <w:tcW w:w="1021" w:type="dxa"/>
            <w:tcBorders>
              <w:top w:val="nil"/>
              <w:left w:val="nil"/>
              <w:bottom w:val="single" w:sz="4" w:space="0" w:color="000000"/>
              <w:right w:val="single" w:sz="4" w:space="0" w:color="000000"/>
            </w:tcBorders>
            <w:noWrap/>
          </w:tcPr>
          <w:p w14:paraId="747C3C29" w14:textId="77777777" w:rsidR="00184E71" w:rsidRPr="00184E71" w:rsidRDefault="00184E71" w:rsidP="00184E71">
            <w:pPr>
              <w:rPr>
                <w:sz w:val="16"/>
                <w:szCs w:val="16"/>
              </w:rPr>
            </w:pPr>
            <w:r w:rsidRPr="00184E71">
              <w:rPr>
                <w:color w:val="000000"/>
                <w:sz w:val="16"/>
                <w:szCs w:val="16"/>
              </w:rPr>
              <w:t xml:space="preserve"> $    6.60 </w:t>
            </w:r>
          </w:p>
        </w:tc>
      </w:tr>
      <w:tr w:rsidR="00184E71" w:rsidRPr="00184E71" w14:paraId="313B4BBC" w14:textId="77777777" w:rsidTr="00F70934">
        <w:trPr>
          <w:trHeight w:val="400"/>
        </w:trPr>
        <w:tc>
          <w:tcPr>
            <w:tcW w:w="1994" w:type="dxa"/>
            <w:hideMark/>
          </w:tcPr>
          <w:p w14:paraId="3A34BF96" w14:textId="77777777" w:rsidR="00184E71" w:rsidRPr="00184E71" w:rsidRDefault="00184E71" w:rsidP="00184E71">
            <w:pPr>
              <w:rPr>
                <w:sz w:val="16"/>
                <w:szCs w:val="16"/>
              </w:rPr>
            </w:pPr>
            <w:r w:rsidRPr="00184E71">
              <w:rPr>
                <w:sz w:val="16"/>
                <w:szCs w:val="16"/>
              </w:rPr>
              <w:t>Small game - additional day</w:t>
            </w:r>
          </w:p>
        </w:tc>
        <w:tc>
          <w:tcPr>
            <w:tcW w:w="1269" w:type="dxa"/>
            <w:hideMark/>
          </w:tcPr>
          <w:p w14:paraId="14A6ADAB"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59613A3C" w14:textId="77777777" w:rsidR="00184E71" w:rsidRPr="00184E71" w:rsidRDefault="00184E71" w:rsidP="00184E71">
            <w:pPr>
              <w:rPr>
                <w:sz w:val="16"/>
                <w:szCs w:val="16"/>
              </w:rPr>
            </w:pPr>
            <w:r w:rsidRPr="00184E71">
              <w:rPr>
                <w:sz w:val="16"/>
                <w:szCs w:val="16"/>
              </w:rPr>
              <w:t xml:space="preserve">$ 6.38 </w:t>
            </w:r>
          </w:p>
        </w:tc>
        <w:tc>
          <w:tcPr>
            <w:tcW w:w="1021" w:type="dxa"/>
            <w:noWrap/>
            <w:hideMark/>
          </w:tcPr>
          <w:p w14:paraId="0203E3B8" w14:textId="77777777" w:rsidR="00184E71" w:rsidRPr="00184E71" w:rsidRDefault="00184E71" w:rsidP="00184E71">
            <w:pPr>
              <w:rPr>
                <w:sz w:val="16"/>
                <w:szCs w:val="16"/>
              </w:rPr>
            </w:pPr>
            <w:r w:rsidRPr="00184E71">
              <w:rPr>
                <w:sz w:val="16"/>
                <w:szCs w:val="16"/>
              </w:rPr>
              <w:t xml:space="preserve">$ 6.38 </w:t>
            </w:r>
          </w:p>
        </w:tc>
        <w:tc>
          <w:tcPr>
            <w:tcW w:w="1021" w:type="dxa"/>
            <w:noWrap/>
            <w:hideMark/>
          </w:tcPr>
          <w:p w14:paraId="6A43CE1A" w14:textId="77777777" w:rsidR="00184E71" w:rsidRPr="00184E71" w:rsidRDefault="00184E71" w:rsidP="00184E71">
            <w:pPr>
              <w:rPr>
                <w:sz w:val="16"/>
                <w:szCs w:val="16"/>
              </w:rPr>
            </w:pPr>
            <w:r w:rsidRPr="00184E71">
              <w:rPr>
                <w:sz w:val="16"/>
                <w:szCs w:val="16"/>
              </w:rPr>
              <w:t xml:space="preserve">$ 6.38 </w:t>
            </w:r>
          </w:p>
        </w:tc>
        <w:tc>
          <w:tcPr>
            <w:tcW w:w="1021" w:type="dxa"/>
            <w:tcBorders>
              <w:top w:val="nil"/>
              <w:left w:val="nil"/>
              <w:bottom w:val="single" w:sz="4" w:space="0" w:color="000000"/>
              <w:right w:val="single" w:sz="4" w:space="0" w:color="000000"/>
            </w:tcBorders>
            <w:shd w:val="clear" w:color="DEEAF6" w:fill="DEEAF6"/>
            <w:noWrap/>
          </w:tcPr>
          <w:p w14:paraId="4646A77F" w14:textId="77777777" w:rsidR="00184E71" w:rsidRPr="00184E71" w:rsidRDefault="00184E71" w:rsidP="00184E71">
            <w:pPr>
              <w:rPr>
                <w:sz w:val="16"/>
                <w:szCs w:val="16"/>
              </w:rPr>
            </w:pPr>
            <w:r w:rsidRPr="00184E71">
              <w:rPr>
                <w:color w:val="000000"/>
                <w:sz w:val="16"/>
                <w:szCs w:val="16"/>
              </w:rPr>
              <w:t xml:space="preserve"> $    6.61 </w:t>
            </w:r>
          </w:p>
        </w:tc>
        <w:tc>
          <w:tcPr>
            <w:tcW w:w="1021" w:type="dxa"/>
            <w:tcBorders>
              <w:top w:val="nil"/>
              <w:left w:val="nil"/>
              <w:bottom w:val="single" w:sz="4" w:space="0" w:color="000000"/>
              <w:right w:val="single" w:sz="4" w:space="0" w:color="000000"/>
            </w:tcBorders>
            <w:noWrap/>
          </w:tcPr>
          <w:p w14:paraId="1F947AC5" w14:textId="77777777" w:rsidR="00184E71" w:rsidRPr="00184E71" w:rsidRDefault="00184E71" w:rsidP="00184E71">
            <w:pPr>
              <w:rPr>
                <w:sz w:val="16"/>
                <w:szCs w:val="16"/>
              </w:rPr>
            </w:pPr>
            <w:r w:rsidRPr="00184E71">
              <w:rPr>
                <w:color w:val="000000"/>
                <w:sz w:val="16"/>
                <w:szCs w:val="16"/>
              </w:rPr>
              <w:t xml:space="preserve"> $    6.61 </w:t>
            </w:r>
          </w:p>
        </w:tc>
        <w:tc>
          <w:tcPr>
            <w:tcW w:w="1021" w:type="dxa"/>
            <w:tcBorders>
              <w:top w:val="nil"/>
              <w:left w:val="nil"/>
              <w:bottom w:val="single" w:sz="4" w:space="0" w:color="000000"/>
              <w:right w:val="single" w:sz="4" w:space="0" w:color="000000"/>
            </w:tcBorders>
            <w:noWrap/>
          </w:tcPr>
          <w:p w14:paraId="1E36A3EC" w14:textId="77777777" w:rsidR="00184E71" w:rsidRPr="00184E71" w:rsidRDefault="00184E71" w:rsidP="00184E71">
            <w:pPr>
              <w:rPr>
                <w:sz w:val="16"/>
                <w:szCs w:val="16"/>
              </w:rPr>
            </w:pPr>
            <w:r w:rsidRPr="00184E71">
              <w:rPr>
                <w:color w:val="000000"/>
                <w:sz w:val="16"/>
                <w:szCs w:val="16"/>
              </w:rPr>
              <w:t xml:space="preserve"> $    6.60 </w:t>
            </w:r>
          </w:p>
        </w:tc>
      </w:tr>
      <w:tr w:rsidR="00184E71" w:rsidRPr="00184E71" w14:paraId="1183744C" w14:textId="77777777" w:rsidTr="00F70934">
        <w:trPr>
          <w:trHeight w:val="152"/>
        </w:trPr>
        <w:tc>
          <w:tcPr>
            <w:tcW w:w="1994" w:type="dxa"/>
            <w:hideMark/>
          </w:tcPr>
          <w:p w14:paraId="4AD52B36" w14:textId="77777777" w:rsidR="00184E71" w:rsidRPr="00184E71" w:rsidRDefault="00184E71" w:rsidP="00184E71">
            <w:pPr>
              <w:rPr>
                <w:sz w:val="16"/>
                <w:szCs w:val="16"/>
              </w:rPr>
            </w:pPr>
            <w:r w:rsidRPr="00184E71">
              <w:rPr>
                <w:sz w:val="16"/>
                <w:szCs w:val="16"/>
              </w:rPr>
              <w:t>Furbearer license</w:t>
            </w:r>
          </w:p>
        </w:tc>
        <w:tc>
          <w:tcPr>
            <w:tcW w:w="1269" w:type="dxa"/>
            <w:hideMark/>
          </w:tcPr>
          <w:p w14:paraId="6EE78E22"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44448E2F" w14:textId="77777777" w:rsidR="00184E71" w:rsidRPr="00184E71" w:rsidRDefault="00184E71" w:rsidP="00184E71">
            <w:pPr>
              <w:rPr>
                <w:sz w:val="16"/>
                <w:szCs w:val="16"/>
              </w:rPr>
            </w:pPr>
            <w:r w:rsidRPr="00184E71">
              <w:rPr>
                <w:sz w:val="16"/>
                <w:szCs w:val="16"/>
              </w:rPr>
              <w:t xml:space="preserve">$ 35.74 </w:t>
            </w:r>
          </w:p>
        </w:tc>
        <w:tc>
          <w:tcPr>
            <w:tcW w:w="1021" w:type="dxa"/>
            <w:noWrap/>
            <w:hideMark/>
          </w:tcPr>
          <w:p w14:paraId="150F8734" w14:textId="77777777" w:rsidR="00184E71" w:rsidRPr="00184E71" w:rsidRDefault="00184E71" w:rsidP="00184E71">
            <w:pPr>
              <w:rPr>
                <w:sz w:val="16"/>
                <w:szCs w:val="16"/>
              </w:rPr>
            </w:pPr>
            <w:r w:rsidRPr="00184E71">
              <w:rPr>
                <w:sz w:val="16"/>
                <w:szCs w:val="16"/>
              </w:rPr>
              <w:t xml:space="preserve">$ 35.74 </w:t>
            </w:r>
          </w:p>
        </w:tc>
        <w:tc>
          <w:tcPr>
            <w:tcW w:w="1021" w:type="dxa"/>
            <w:noWrap/>
            <w:hideMark/>
          </w:tcPr>
          <w:p w14:paraId="0FC29F79" w14:textId="77777777" w:rsidR="00184E71" w:rsidRPr="00184E71" w:rsidRDefault="00184E71" w:rsidP="00184E71">
            <w:pPr>
              <w:rPr>
                <w:sz w:val="16"/>
                <w:szCs w:val="16"/>
              </w:rPr>
            </w:pPr>
            <w:r w:rsidRPr="00184E71">
              <w:rPr>
                <w:sz w:val="16"/>
                <w:szCs w:val="16"/>
              </w:rPr>
              <w:t xml:space="preserve">$ 35.74 </w:t>
            </w:r>
          </w:p>
        </w:tc>
        <w:tc>
          <w:tcPr>
            <w:tcW w:w="1021" w:type="dxa"/>
            <w:tcBorders>
              <w:top w:val="nil"/>
              <w:left w:val="nil"/>
              <w:bottom w:val="single" w:sz="4" w:space="0" w:color="000000"/>
              <w:right w:val="single" w:sz="4" w:space="0" w:color="000000"/>
            </w:tcBorders>
            <w:shd w:val="clear" w:color="DEEAF6" w:fill="DEEAF6"/>
            <w:noWrap/>
          </w:tcPr>
          <w:p w14:paraId="386CA6AC" w14:textId="77777777" w:rsidR="00184E71" w:rsidRPr="00184E71" w:rsidRDefault="00184E71" w:rsidP="00184E71">
            <w:pPr>
              <w:rPr>
                <w:sz w:val="16"/>
                <w:szCs w:val="16"/>
              </w:rPr>
            </w:pPr>
            <w:r w:rsidRPr="00184E71">
              <w:rPr>
                <w:color w:val="000000"/>
                <w:sz w:val="16"/>
                <w:szCs w:val="16"/>
              </w:rPr>
              <w:t xml:space="preserve"> $  37.03 </w:t>
            </w:r>
          </w:p>
        </w:tc>
        <w:tc>
          <w:tcPr>
            <w:tcW w:w="1021" w:type="dxa"/>
            <w:tcBorders>
              <w:top w:val="nil"/>
              <w:left w:val="nil"/>
              <w:bottom w:val="single" w:sz="4" w:space="0" w:color="000000"/>
              <w:right w:val="single" w:sz="4" w:space="0" w:color="000000"/>
            </w:tcBorders>
            <w:noWrap/>
          </w:tcPr>
          <w:p w14:paraId="3B42D36D" w14:textId="77777777" w:rsidR="00184E71" w:rsidRPr="00184E71" w:rsidRDefault="00184E71" w:rsidP="00184E71">
            <w:pPr>
              <w:rPr>
                <w:sz w:val="16"/>
                <w:szCs w:val="16"/>
              </w:rPr>
            </w:pPr>
            <w:r w:rsidRPr="00184E71">
              <w:rPr>
                <w:color w:val="000000"/>
                <w:sz w:val="16"/>
                <w:szCs w:val="16"/>
              </w:rPr>
              <w:t xml:space="preserve"> $  37.03 </w:t>
            </w:r>
          </w:p>
        </w:tc>
        <w:tc>
          <w:tcPr>
            <w:tcW w:w="1021" w:type="dxa"/>
            <w:tcBorders>
              <w:top w:val="nil"/>
              <w:left w:val="nil"/>
              <w:bottom w:val="single" w:sz="4" w:space="0" w:color="000000"/>
              <w:right w:val="single" w:sz="4" w:space="0" w:color="000000"/>
            </w:tcBorders>
            <w:noWrap/>
          </w:tcPr>
          <w:p w14:paraId="0DB5C641" w14:textId="77777777" w:rsidR="00184E71" w:rsidRPr="00184E71" w:rsidRDefault="00184E71" w:rsidP="00184E71">
            <w:pPr>
              <w:rPr>
                <w:sz w:val="16"/>
                <w:szCs w:val="16"/>
              </w:rPr>
            </w:pPr>
            <w:r w:rsidRPr="00184E71">
              <w:rPr>
                <w:color w:val="000000"/>
                <w:sz w:val="16"/>
                <w:szCs w:val="16"/>
              </w:rPr>
              <w:t xml:space="preserve"> $  37.00 </w:t>
            </w:r>
          </w:p>
        </w:tc>
      </w:tr>
      <w:tr w:rsidR="00184E71" w:rsidRPr="00184E71" w14:paraId="65F17572" w14:textId="77777777" w:rsidTr="00F70934">
        <w:trPr>
          <w:trHeight w:val="134"/>
        </w:trPr>
        <w:tc>
          <w:tcPr>
            <w:tcW w:w="1994" w:type="dxa"/>
            <w:shd w:val="clear" w:color="auto" w:fill="FFF2CC"/>
            <w:hideMark/>
          </w:tcPr>
          <w:p w14:paraId="7B11426D" w14:textId="77777777" w:rsidR="00184E71" w:rsidRPr="00184E71" w:rsidRDefault="00184E71" w:rsidP="00184E71">
            <w:pPr>
              <w:rPr>
                <w:sz w:val="16"/>
                <w:szCs w:val="16"/>
              </w:rPr>
            </w:pPr>
            <w:r w:rsidRPr="00184E71">
              <w:rPr>
                <w:sz w:val="16"/>
                <w:szCs w:val="16"/>
              </w:rPr>
              <w:t>Furbearer license</w:t>
            </w:r>
          </w:p>
        </w:tc>
        <w:tc>
          <w:tcPr>
            <w:tcW w:w="1269" w:type="dxa"/>
            <w:shd w:val="clear" w:color="auto" w:fill="FFF2CC"/>
            <w:hideMark/>
          </w:tcPr>
          <w:p w14:paraId="602E3FFD" w14:textId="77777777" w:rsidR="00184E71" w:rsidRPr="00184E71" w:rsidRDefault="00184E71" w:rsidP="00184E71">
            <w:pPr>
              <w:rPr>
                <w:sz w:val="16"/>
                <w:szCs w:val="16"/>
              </w:rPr>
            </w:pPr>
            <w:r w:rsidRPr="00184E71">
              <w:rPr>
                <w:sz w:val="16"/>
                <w:szCs w:val="16"/>
              </w:rPr>
              <w:t>Nonresident</w:t>
            </w:r>
          </w:p>
        </w:tc>
        <w:tc>
          <w:tcPr>
            <w:tcW w:w="982" w:type="dxa"/>
            <w:shd w:val="clear" w:color="auto" w:fill="FFF2CC"/>
            <w:noWrap/>
            <w:hideMark/>
          </w:tcPr>
          <w:p w14:paraId="6959B86E" w14:textId="77777777" w:rsidR="00184E71" w:rsidRPr="00184E71" w:rsidRDefault="00184E71" w:rsidP="00184E71">
            <w:pPr>
              <w:rPr>
                <w:sz w:val="16"/>
                <w:szCs w:val="16"/>
              </w:rPr>
            </w:pPr>
            <w:r w:rsidRPr="00184E71">
              <w:rPr>
                <w:sz w:val="16"/>
                <w:szCs w:val="16"/>
              </w:rPr>
              <w:t xml:space="preserve">$ 319.09 </w:t>
            </w:r>
          </w:p>
        </w:tc>
        <w:tc>
          <w:tcPr>
            <w:tcW w:w="1021" w:type="dxa"/>
            <w:shd w:val="clear" w:color="auto" w:fill="FFF2CC"/>
            <w:noWrap/>
            <w:hideMark/>
          </w:tcPr>
          <w:p w14:paraId="320546E7" w14:textId="77777777" w:rsidR="00184E71" w:rsidRPr="00184E71" w:rsidRDefault="00184E71" w:rsidP="00184E71">
            <w:pPr>
              <w:rPr>
                <w:sz w:val="16"/>
                <w:szCs w:val="16"/>
              </w:rPr>
            </w:pPr>
            <w:r w:rsidRPr="00184E71">
              <w:rPr>
                <w:sz w:val="16"/>
                <w:szCs w:val="16"/>
              </w:rPr>
              <w:t xml:space="preserve">$ 102.11 </w:t>
            </w:r>
          </w:p>
        </w:tc>
        <w:tc>
          <w:tcPr>
            <w:tcW w:w="1021" w:type="dxa"/>
            <w:shd w:val="clear" w:color="auto" w:fill="FEF2CB"/>
            <w:noWrap/>
            <w:hideMark/>
          </w:tcPr>
          <w:p w14:paraId="0F7DD7D3" w14:textId="77777777" w:rsidR="00184E71" w:rsidRPr="00184E71" w:rsidRDefault="00184E71" w:rsidP="00184E71">
            <w:pPr>
              <w:rPr>
                <w:sz w:val="16"/>
                <w:szCs w:val="16"/>
              </w:rPr>
            </w:pPr>
            <w:r w:rsidRPr="00184E71">
              <w:rPr>
                <w:sz w:val="16"/>
                <w:szCs w:val="16"/>
              </w:rPr>
              <w:t xml:space="preserve">$ 102.11 </w:t>
            </w:r>
          </w:p>
        </w:tc>
        <w:tc>
          <w:tcPr>
            <w:tcW w:w="1021" w:type="dxa"/>
            <w:tcBorders>
              <w:top w:val="nil"/>
              <w:left w:val="nil"/>
              <w:bottom w:val="single" w:sz="4" w:space="0" w:color="000000"/>
              <w:right w:val="single" w:sz="4" w:space="0" w:color="000000"/>
            </w:tcBorders>
            <w:shd w:val="clear" w:color="FFF2CC" w:fill="FFF2CC"/>
            <w:noWrap/>
          </w:tcPr>
          <w:p w14:paraId="69CD6D33" w14:textId="77777777" w:rsidR="00184E71" w:rsidRPr="00184E71" w:rsidRDefault="00184E71" w:rsidP="00184E71">
            <w:pPr>
              <w:rPr>
                <w:sz w:val="16"/>
                <w:szCs w:val="16"/>
              </w:rPr>
            </w:pPr>
            <w:r w:rsidRPr="00184E71">
              <w:rPr>
                <w:color w:val="000000"/>
                <w:sz w:val="16"/>
                <w:szCs w:val="16"/>
              </w:rPr>
              <w:t xml:space="preserve"> $330.66 </w:t>
            </w:r>
          </w:p>
        </w:tc>
        <w:tc>
          <w:tcPr>
            <w:tcW w:w="1021" w:type="dxa"/>
            <w:tcBorders>
              <w:top w:val="nil"/>
              <w:left w:val="nil"/>
              <w:bottom w:val="single" w:sz="4" w:space="0" w:color="000000"/>
              <w:right w:val="single" w:sz="4" w:space="0" w:color="000000"/>
            </w:tcBorders>
            <w:shd w:val="clear" w:color="FFF2CC" w:fill="FFF2CC"/>
            <w:noWrap/>
          </w:tcPr>
          <w:p w14:paraId="08E33C89" w14:textId="77777777" w:rsidR="00184E71" w:rsidRPr="00184E71" w:rsidRDefault="00184E71" w:rsidP="00184E71">
            <w:pPr>
              <w:rPr>
                <w:sz w:val="16"/>
                <w:szCs w:val="16"/>
              </w:rPr>
            </w:pPr>
            <w:r w:rsidRPr="00184E71">
              <w:rPr>
                <w:color w:val="000000"/>
                <w:sz w:val="16"/>
                <w:szCs w:val="16"/>
              </w:rPr>
              <w:t xml:space="preserve"> $105.81 </w:t>
            </w:r>
          </w:p>
        </w:tc>
        <w:tc>
          <w:tcPr>
            <w:tcW w:w="1021" w:type="dxa"/>
            <w:tcBorders>
              <w:top w:val="nil"/>
              <w:left w:val="nil"/>
              <w:bottom w:val="single" w:sz="4" w:space="0" w:color="000000"/>
              <w:right w:val="single" w:sz="4" w:space="0" w:color="000000"/>
            </w:tcBorders>
            <w:shd w:val="clear" w:color="FFF2CC" w:fill="FFF2CC"/>
            <w:noWrap/>
          </w:tcPr>
          <w:p w14:paraId="109602AE" w14:textId="77777777" w:rsidR="00184E71" w:rsidRPr="00184E71" w:rsidRDefault="00184E71" w:rsidP="00184E71">
            <w:pPr>
              <w:rPr>
                <w:sz w:val="16"/>
                <w:szCs w:val="16"/>
              </w:rPr>
            </w:pPr>
            <w:r w:rsidRPr="00184E71">
              <w:rPr>
                <w:color w:val="000000"/>
                <w:sz w:val="16"/>
                <w:szCs w:val="16"/>
              </w:rPr>
              <w:t xml:space="preserve"> $105.80 </w:t>
            </w:r>
          </w:p>
        </w:tc>
      </w:tr>
      <w:tr w:rsidR="00184E71" w:rsidRPr="00184E71" w14:paraId="002FE1BE" w14:textId="77777777" w:rsidTr="00F70934">
        <w:trPr>
          <w:trHeight w:val="170"/>
        </w:trPr>
        <w:tc>
          <w:tcPr>
            <w:tcW w:w="1994" w:type="dxa"/>
            <w:hideMark/>
          </w:tcPr>
          <w:p w14:paraId="7B338501" w14:textId="77777777" w:rsidR="00184E71" w:rsidRPr="00184E71" w:rsidRDefault="00184E71" w:rsidP="00184E71">
            <w:pPr>
              <w:rPr>
                <w:sz w:val="16"/>
                <w:szCs w:val="16"/>
              </w:rPr>
            </w:pPr>
            <w:r w:rsidRPr="00184E71">
              <w:rPr>
                <w:sz w:val="16"/>
                <w:szCs w:val="16"/>
              </w:rPr>
              <w:t>Turkey, fall</w:t>
            </w:r>
          </w:p>
        </w:tc>
        <w:tc>
          <w:tcPr>
            <w:tcW w:w="1269" w:type="dxa"/>
            <w:hideMark/>
          </w:tcPr>
          <w:p w14:paraId="02827B77"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62C740B2" w14:textId="77777777" w:rsidR="00184E71" w:rsidRPr="00184E71" w:rsidRDefault="00184E71" w:rsidP="00184E71">
            <w:pPr>
              <w:rPr>
                <w:sz w:val="16"/>
                <w:szCs w:val="16"/>
              </w:rPr>
            </w:pPr>
            <w:r w:rsidRPr="00184E71">
              <w:rPr>
                <w:sz w:val="16"/>
                <w:szCs w:val="16"/>
              </w:rPr>
              <w:t xml:space="preserve">$ 29.36 </w:t>
            </w:r>
          </w:p>
        </w:tc>
        <w:tc>
          <w:tcPr>
            <w:tcW w:w="1021" w:type="dxa"/>
            <w:noWrap/>
            <w:hideMark/>
          </w:tcPr>
          <w:p w14:paraId="1109DCEA" w14:textId="77777777" w:rsidR="00184E71" w:rsidRPr="00184E71" w:rsidRDefault="00184E71" w:rsidP="00184E71">
            <w:pPr>
              <w:rPr>
                <w:sz w:val="16"/>
                <w:szCs w:val="16"/>
              </w:rPr>
            </w:pPr>
            <w:r w:rsidRPr="00184E71">
              <w:rPr>
                <w:sz w:val="16"/>
                <w:szCs w:val="16"/>
              </w:rPr>
              <w:t xml:space="preserve">$ 29.36 </w:t>
            </w:r>
          </w:p>
        </w:tc>
        <w:tc>
          <w:tcPr>
            <w:tcW w:w="1021" w:type="dxa"/>
            <w:noWrap/>
            <w:hideMark/>
          </w:tcPr>
          <w:p w14:paraId="426CA4DF" w14:textId="77777777" w:rsidR="00184E71" w:rsidRPr="00184E71" w:rsidRDefault="00184E71" w:rsidP="00184E71">
            <w:pPr>
              <w:rPr>
                <w:sz w:val="16"/>
                <w:szCs w:val="16"/>
              </w:rPr>
            </w:pPr>
            <w:r w:rsidRPr="00184E71">
              <w:rPr>
                <w:sz w:val="16"/>
                <w:szCs w:val="16"/>
              </w:rPr>
              <w:t xml:space="preserve">$ 29.36 </w:t>
            </w:r>
          </w:p>
        </w:tc>
        <w:tc>
          <w:tcPr>
            <w:tcW w:w="1021" w:type="dxa"/>
            <w:tcBorders>
              <w:top w:val="nil"/>
              <w:left w:val="nil"/>
              <w:bottom w:val="single" w:sz="4" w:space="0" w:color="000000"/>
              <w:right w:val="single" w:sz="4" w:space="0" w:color="000000"/>
            </w:tcBorders>
            <w:shd w:val="clear" w:color="DEEAF6" w:fill="DEEAF6"/>
            <w:noWrap/>
          </w:tcPr>
          <w:p w14:paraId="5CFDCAC3" w14:textId="77777777" w:rsidR="00184E71" w:rsidRPr="00184E71" w:rsidRDefault="00184E71" w:rsidP="00184E71">
            <w:pPr>
              <w:rPr>
                <w:sz w:val="16"/>
                <w:szCs w:val="16"/>
              </w:rPr>
            </w:pPr>
            <w:r w:rsidRPr="00184E71">
              <w:rPr>
                <w:color w:val="000000"/>
                <w:sz w:val="16"/>
                <w:szCs w:val="16"/>
              </w:rPr>
              <w:t xml:space="preserve"> $  30.42 </w:t>
            </w:r>
          </w:p>
        </w:tc>
        <w:tc>
          <w:tcPr>
            <w:tcW w:w="1021" w:type="dxa"/>
            <w:tcBorders>
              <w:top w:val="nil"/>
              <w:left w:val="nil"/>
              <w:bottom w:val="single" w:sz="4" w:space="0" w:color="000000"/>
              <w:right w:val="single" w:sz="4" w:space="0" w:color="000000"/>
            </w:tcBorders>
            <w:noWrap/>
          </w:tcPr>
          <w:p w14:paraId="0F588D2F" w14:textId="77777777" w:rsidR="00184E71" w:rsidRPr="00184E71" w:rsidRDefault="00184E71" w:rsidP="00184E71">
            <w:pPr>
              <w:rPr>
                <w:sz w:val="16"/>
                <w:szCs w:val="16"/>
              </w:rPr>
            </w:pPr>
            <w:r w:rsidRPr="00184E71">
              <w:rPr>
                <w:color w:val="000000"/>
                <w:sz w:val="16"/>
                <w:szCs w:val="16"/>
              </w:rPr>
              <w:t xml:space="preserve"> $  30.42 </w:t>
            </w:r>
          </w:p>
        </w:tc>
        <w:tc>
          <w:tcPr>
            <w:tcW w:w="1021" w:type="dxa"/>
            <w:tcBorders>
              <w:top w:val="nil"/>
              <w:left w:val="nil"/>
              <w:bottom w:val="single" w:sz="4" w:space="0" w:color="000000"/>
              <w:right w:val="single" w:sz="4" w:space="0" w:color="000000"/>
            </w:tcBorders>
            <w:noWrap/>
          </w:tcPr>
          <w:p w14:paraId="532CFE98" w14:textId="77777777" w:rsidR="00184E71" w:rsidRPr="00184E71" w:rsidRDefault="00184E71" w:rsidP="00184E71">
            <w:pPr>
              <w:rPr>
                <w:sz w:val="16"/>
                <w:szCs w:val="16"/>
              </w:rPr>
            </w:pPr>
            <w:r w:rsidRPr="00184E71">
              <w:rPr>
                <w:color w:val="000000"/>
                <w:sz w:val="16"/>
                <w:szCs w:val="16"/>
              </w:rPr>
              <w:t xml:space="preserve"> $  30.40 </w:t>
            </w:r>
          </w:p>
        </w:tc>
      </w:tr>
      <w:tr w:rsidR="00184E71" w:rsidRPr="00184E71" w14:paraId="7339912D" w14:textId="77777777" w:rsidTr="00F70934">
        <w:trPr>
          <w:trHeight w:val="170"/>
        </w:trPr>
        <w:tc>
          <w:tcPr>
            <w:tcW w:w="1994" w:type="dxa"/>
            <w:hideMark/>
          </w:tcPr>
          <w:p w14:paraId="47F3E54E" w14:textId="77777777" w:rsidR="00184E71" w:rsidRPr="00184E71" w:rsidRDefault="00184E71" w:rsidP="00184E71">
            <w:pPr>
              <w:rPr>
                <w:sz w:val="16"/>
                <w:szCs w:val="16"/>
              </w:rPr>
            </w:pPr>
            <w:r w:rsidRPr="00184E71">
              <w:rPr>
                <w:sz w:val="16"/>
                <w:szCs w:val="16"/>
              </w:rPr>
              <w:t>Turkey, fall</w:t>
            </w:r>
          </w:p>
        </w:tc>
        <w:tc>
          <w:tcPr>
            <w:tcW w:w="1269" w:type="dxa"/>
            <w:hideMark/>
          </w:tcPr>
          <w:p w14:paraId="72B0AC6A"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7ED346E1" w14:textId="77777777" w:rsidR="00184E71" w:rsidRPr="00184E71" w:rsidRDefault="00184E71" w:rsidP="00184E71">
            <w:pPr>
              <w:rPr>
                <w:sz w:val="16"/>
                <w:szCs w:val="16"/>
              </w:rPr>
            </w:pPr>
            <w:r w:rsidRPr="00184E71">
              <w:rPr>
                <w:sz w:val="16"/>
                <w:szCs w:val="16"/>
              </w:rPr>
              <w:t xml:space="preserve">$ 191.46 </w:t>
            </w:r>
          </w:p>
        </w:tc>
        <w:tc>
          <w:tcPr>
            <w:tcW w:w="1021" w:type="dxa"/>
            <w:noWrap/>
            <w:hideMark/>
          </w:tcPr>
          <w:p w14:paraId="0A5326FE" w14:textId="77777777" w:rsidR="00184E71" w:rsidRPr="00184E71" w:rsidRDefault="00184E71" w:rsidP="00184E71">
            <w:pPr>
              <w:rPr>
                <w:sz w:val="16"/>
                <w:szCs w:val="16"/>
              </w:rPr>
            </w:pPr>
            <w:r w:rsidRPr="00184E71">
              <w:rPr>
                <w:sz w:val="16"/>
                <w:szCs w:val="16"/>
              </w:rPr>
              <w:t xml:space="preserve">$ 191.46 </w:t>
            </w:r>
          </w:p>
        </w:tc>
        <w:tc>
          <w:tcPr>
            <w:tcW w:w="1021" w:type="dxa"/>
            <w:noWrap/>
            <w:hideMark/>
          </w:tcPr>
          <w:p w14:paraId="330B9E7D" w14:textId="77777777" w:rsidR="00184E71" w:rsidRPr="00184E71" w:rsidRDefault="00184E71" w:rsidP="00184E71">
            <w:pPr>
              <w:rPr>
                <w:sz w:val="16"/>
                <w:szCs w:val="16"/>
              </w:rPr>
            </w:pPr>
            <w:r w:rsidRPr="00184E71">
              <w:rPr>
                <w:sz w:val="16"/>
                <w:szCs w:val="16"/>
              </w:rPr>
              <w:t xml:space="preserve">$ 191.46 </w:t>
            </w:r>
          </w:p>
        </w:tc>
        <w:tc>
          <w:tcPr>
            <w:tcW w:w="1021" w:type="dxa"/>
            <w:tcBorders>
              <w:top w:val="nil"/>
              <w:left w:val="nil"/>
              <w:bottom w:val="single" w:sz="4" w:space="0" w:color="000000"/>
              <w:right w:val="single" w:sz="4" w:space="0" w:color="000000"/>
            </w:tcBorders>
            <w:shd w:val="clear" w:color="DEEAF6" w:fill="DEEAF6"/>
            <w:noWrap/>
          </w:tcPr>
          <w:p w14:paraId="5FCBEE6F" w14:textId="77777777" w:rsidR="00184E71" w:rsidRPr="00184E71" w:rsidRDefault="00184E71" w:rsidP="00184E71">
            <w:pPr>
              <w:rPr>
                <w:sz w:val="16"/>
                <w:szCs w:val="16"/>
              </w:rPr>
            </w:pPr>
            <w:r w:rsidRPr="00184E71">
              <w:rPr>
                <w:color w:val="000000"/>
                <w:sz w:val="16"/>
                <w:szCs w:val="16"/>
              </w:rPr>
              <w:t xml:space="preserve"> $198.40 </w:t>
            </w:r>
          </w:p>
        </w:tc>
        <w:tc>
          <w:tcPr>
            <w:tcW w:w="1021" w:type="dxa"/>
            <w:tcBorders>
              <w:top w:val="nil"/>
              <w:left w:val="nil"/>
              <w:bottom w:val="single" w:sz="4" w:space="0" w:color="000000"/>
              <w:right w:val="single" w:sz="4" w:space="0" w:color="000000"/>
            </w:tcBorders>
            <w:noWrap/>
          </w:tcPr>
          <w:p w14:paraId="2D870E0A" w14:textId="77777777" w:rsidR="00184E71" w:rsidRPr="00184E71" w:rsidRDefault="00184E71" w:rsidP="00184E71">
            <w:pPr>
              <w:rPr>
                <w:sz w:val="16"/>
                <w:szCs w:val="16"/>
              </w:rPr>
            </w:pPr>
            <w:r w:rsidRPr="00184E71">
              <w:rPr>
                <w:color w:val="000000"/>
                <w:sz w:val="16"/>
                <w:szCs w:val="16"/>
              </w:rPr>
              <w:t xml:space="preserve"> $198.40 </w:t>
            </w:r>
          </w:p>
        </w:tc>
        <w:tc>
          <w:tcPr>
            <w:tcW w:w="1021" w:type="dxa"/>
            <w:tcBorders>
              <w:top w:val="nil"/>
              <w:left w:val="nil"/>
              <w:bottom w:val="single" w:sz="4" w:space="0" w:color="000000"/>
              <w:right w:val="single" w:sz="4" w:space="0" w:color="000000"/>
            </w:tcBorders>
            <w:noWrap/>
          </w:tcPr>
          <w:p w14:paraId="313256D2" w14:textId="77777777" w:rsidR="00184E71" w:rsidRPr="00184E71" w:rsidRDefault="00184E71" w:rsidP="00184E71">
            <w:pPr>
              <w:rPr>
                <w:sz w:val="16"/>
                <w:szCs w:val="16"/>
              </w:rPr>
            </w:pPr>
            <w:r w:rsidRPr="00184E71">
              <w:rPr>
                <w:color w:val="000000"/>
                <w:sz w:val="16"/>
                <w:szCs w:val="16"/>
              </w:rPr>
              <w:t xml:space="preserve"> $198.40 </w:t>
            </w:r>
          </w:p>
        </w:tc>
      </w:tr>
      <w:tr w:rsidR="00184E71" w:rsidRPr="00184E71" w14:paraId="45B04CF3" w14:textId="77777777" w:rsidTr="00F70934">
        <w:trPr>
          <w:trHeight w:val="188"/>
        </w:trPr>
        <w:tc>
          <w:tcPr>
            <w:tcW w:w="1994" w:type="dxa"/>
            <w:hideMark/>
          </w:tcPr>
          <w:p w14:paraId="028351DB" w14:textId="77777777" w:rsidR="00184E71" w:rsidRPr="00184E71" w:rsidRDefault="00184E71" w:rsidP="00184E71">
            <w:pPr>
              <w:rPr>
                <w:sz w:val="16"/>
                <w:szCs w:val="16"/>
              </w:rPr>
            </w:pPr>
            <w:r w:rsidRPr="00184E71">
              <w:rPr>
                <w:sz w:val="16"/>
                <w:szCs w:val="16"/>
              </w:rPr>
              <w:t>Turkey, spring</w:t>
            </w:r>
          </w:p>
        </w:tc>
        <w:tc>
          <w:tcPr>
            <w:tcW w:w="1269" w:type="dxa"/>
            <w:hideMark/>
          </w:tcPr>
          <w:p w14:paraId="02E7DE42"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14463717" w14:textId="77777777" w:rsidR="00184E71" w:rsidRPr="00184E71" w:rsidRDefault="00184E71" w:rsidP="00184E71">
            <w:pPr>
              <w:rPr>
                <w:sz w:val="16"/>
                <w:szCs w:val="16"/>
              </w:rPr>
            </w:pPr>
            <w:r w:rsidRPr="00184E71">
              <w:rPr>
                <w:sz w:val="16"/>
                <w:szCs w:val="16"/>
              </w:rPr>
              <w:t xml:space="preserve">$ 35.74 </w:t>
            </w:r>
          </w:p>
        </w:tc>
        <w:tc>
          <w:tcPr>
            <w:tcW w:w="1021" w:type="dxa"/>
            <w:noWrap/>
            <w:hideMark/>
          </w:tcPr>
          <w:p w14:paraId="64BC1ECD" w14:textId="77777777" w:rsidR="00184E71" w:rsidRPr="00184E71" w:rsidRDefault="00184E71" w:rsidP="00184E71">
            <w:pPr>
              <w:rPr>
                <w:sz w:val="16"/>
                <w:szCs w:val="16"/>
              </w:rPr>
            </w:pPr>
            <w:r w:rsidRPr="00184E71">
              <w:rPr>
                <w:sz w:val="16"/>
                <w:szCs w:val="16"/>
              </w:rPr>
              <w:t xml:space="preserve">$ 35.74 </w:t>
            </w:r>
          </w:p>
        </w:tc>
        <w:tc>
          <w:tcPr>
            <w:tcW w:w="1021" w:type="dxa"/>
            <w:noWrap/>
            <w:hideMark/>
          </w:tcPr>
          <w:p w14:paraId="1FF6928F" w14:textId="77777777" w:rsidR="00184E71" w:rsidRPr="00184E71" w:rsidRDefault="00184E71" w:rsidP="00184E71">
            <w:pPr>
              <w:rPr>
                <w:sz w:val="16"/>
                <w:szCs w:val="16"/>
              </w:rPr>
            </w:pPr>
            <w:r w:rsidRPr="00184E71">
              <w:rPr>
                <w:sz w:val="16"/>
                <w:szCs w:val="16"/>
              </w:rPr>
              <w:t xml:space="preserve">$ 35.74 </w:t>
            </w:r>
          </w:p>
        </w:tc>
        <w:tc>
          <w:tcPr>
            <w:tcW w:w="1021" w:type="dxa"/>
            <w:tcBorders>
              <w:top w:val="nil"/>
              <w:left w:val="nil"/>
              <w:bottom w:val="single" w:sz="4" w:space="0" w:color="000000"/>
              <w:right w:val="single" w:sz="4" w:space="0" w:color="000000"/>
            </w:tcBorders>
            <w:shd w:val="clear" w:color="DEEAF6" w:fill="DEEAF6"/>
            <w:noWrap/>
          </w:tcPr>
          <w:p w14:paraId="5161316B" w14:textId="77777777" w:rsidR="00184E71" w:rsidRPr="00184E71" w:rsidRDefault="00184E71" w:rsidP="00184E71">
            <w:pPr>
              <w:rPr>
                <w:sz w:val="16"/>
                <w:szCs w:val="16"/>
              </w:rPr>
            </w:pPr>
            <w:r w:rsidRPr="00184E71">
              <w:rPr>
                <w:color w:val="000000"/>
                <w:sz w:val="16"/>
                <w:szCs w:val="16"/>
              </w:rPr>
              <w:t xml:space="preserve"> $  37.03 </w:t>
            </w:r>
          </w:p>
        </w:tc>
        <w:tc>
          <w:tcPr>
            <w:tcW w:w="1021" w:type="dxa"/>
            <w:tcBorders>
              <w:top w:val="nil"/>
              <w:left w:val="nil"/>
              <w:bottom w:val="single" w:sz="4" w:space="0" w:color="000000"/>
              <w:right w:val="single" w:sz="4" w:space="0" w:color="000000"/>
            </w:tcBorders>
            <w:noWrap/>
          </w:tcPr>
          <w:p w14:paraId="18B1BBED" w14:textId="77777777" w:rsidR="00184E71" w:rsidRPr="00184E71" w:rsidRDefault="00184E71" w:rsidP="00184E71">
            <w:pPr>
              <w:rPr>
                <w:sz w:val="16"/>
                <w:szCs w:val="16"/>
              </w:rPr>
            </w:pPr>
            <w:r w:rsidRPr="00184E71">
              <w:rPr>
                <w:color w:val="000000"/>
                <w:sz w:val="16"/>
                <w:szCs w:val="16"/>
              </w:rPr>
              <w:t xml:space="preserve"> $  37.03 </w:t>
            </w:r>
          </w:p>
        </w:tc>
        <w:tc>
          <w:tcPr>
            <w:tcW w:w="1021" w:type="dxa"/>
            <w:tcBorders>
              <w:top w:val="nil"/>
              <w:left w:val="nil"/>
              <w:bottom w:val="single" w:sz="4" w:space="0" w:color="000000"/>
              <w:right w:val="single" w:sz="4" w:space="0" w:color="000000"/>
            </w:tcBorders>
            <w:noWrap/>
          </w:tcPr>
          <w:p w14:paraId="758335B5" w14:textId="77777777" w:rsidR="00184E71" w:rsidRPr="00184E71" w:rsidRDefault="00184E71" w:rsidP="00184E71">
            <w:pPr>
              <w:rPr>
                <w:sz w:val="16"/>
                <w:szCs w:val="16"/>
              </w:rPr>
            </w:pPr>
            <w:r w:rsidRPr="00184E71">
              <w:rPr>
                <w:color w:val="000000"/>
                <w:sz w:val="16"/>
                <w:szCs w:val="16"/>
              </w:rPr>
              <w:t xml:space="preserve"> $  37.00 </w:t>
            </w:r>
          </w:p>
        </w:tc>
      </w:tr>
      <w:tr w:rsidR="00184E71" w:rsidRPr="00184E71" w14:paraId="7B49FDBA" w14:textId="77777777" w:rsidTr="00F70934">
        <w:trPr>
          <w:trHeight w:val="161"/>
        </w:trPr>
        <w:tc>
          <w:tcPr>
            <w:tcW w:w="1994" w:type="dxa"/>
            <w:hideMark/>
          </w:tcPr>
          <w:p w14:paraId="1784EB35" w14:textId="77777777" w:rsidR="00184E71" w:rsidRPr="00184E71" w:rsidRDefault="00184E71" w:rsidP="00184E71">
            <w:pPr>
              <w:rPr>
                <w:sz w:val="16"/>
                <w:szCs w:val="16"/>
              </w:rPr>
            </w:pPr>
            <w:r w:rsidRPr="00184E71">
              <w:rPr>
                <w:sz w:val="16"/>
                <w:szCs w:val="16"/>
              </w:rPr>
              <w:t>Turkey, spring</w:t>
            </w:r>
          </w:p>
        </w:tc>
        <w:tc>
          <w:tcPr>
            <w:tcW w:w="1269" w:type="dxa"/>
            <w:hideMark/>
          </w:tcPr>
          <w:p w14:paraId="61401D6E"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73B5E23E" w14:textId="77777777" w:rsidR="00184E71" w:rsidRPr="00184E71" w:rsidRDefault="00184E71" w:rsidP="00184E71">
            <w:pPr>
              <w:rPr>
                <w:sz w:val="16"/>
                <w:szCs w:val="16"/>
              </w:rPr>
            </w:pPr>
            <w:r w:rsidRPr="00184E71">
              <w:rPr>
                <w:sz w:val="16"/>
                <w:szCs w:val="16"/>
              </w:rPr>
              <w:t xml:space="preserve">$ 191.46 </w:t>
            </w:r>
          </w:p>
        </w:tc>
        <w:tc>
          <w:tcPr>
            <w:tcW w:w="1021" w:type="dxa"/>
            <w:noWrap/>
            <w:hideMark/>
          </w:tcPr>
          <w:p w14:paraId="23B56A33" w14:textId="77777777" w:rsidR="00184E71" w:rsidRPr="00184E71" w:rsidRDefault="00184E71" w:rsidP="00184E71">
            <w:pPr>
              <w:rPr>
                <w:sz w:val="16"/>
                <w:szCs w:val="16"/>
              </w:rPr>
            </w:pPr>
            <w:r w:rsidRPr="00184E71">
              <w:rPr>
                <w:sz w:val="16"/>
                <w:szCs w:val="16"/>
              </w:rPr>
              <w:t xml:space="preserve">$ 191.46 </w:t>
            </w:r>
          </w:p>
        </w:tc>
        <w:tc>
          <w:tcPr>
            <w:tcW w:w="1021" w:type="dxa"/>
            <w:noWrap/>
            <w:hideMark/>
          </w:tcPr>
          <w:p w14:paraId="01B7DBCE" w14:textId="77777777" w:rsidR="00184E71" w:rsidRPr="00184E71" w:rsidRDefault="00184E71" w:rsidP="00184E71">
            <w:pPr>
              <w:rPr>
                <w:sz w:val="16"/>
                <w:szCs w:val="16"/>
              </w:rPr>
            </w:pPr>
            <w:r w:rsidRPr="00184E71">
              <w:rPr>
                <w:sz w:val="16"/>
                <w:szCs w:val="16"/>
              </w:rPr>
              <w:t xml:space="preserve">$ 191.46 </w:t>
            </w:r>
          </w:p>
        </w:tc>
        <w:tc>
          <w:tcPr>
            <w:tcW w:w="1021" w:type="dxa"/>
            <w:tcBorders>
              <w:top w:val="nil"/>
              <w:left w:val="nil"/>
              <w:bottom w:val="single" w:sz="4" w:space="0" w:color="000000"/>
              <w:right w:val="single" w:sz="4" w:space="0" w:color="000000"/>
            </w:tcBorders>
            <w:shd w:val="clear" w:color="DEEAF6" w:fill="DEEAF6"/>
            <w:noWrap/>
          </w:tcPr>
          <w:p w14:paraId="057826EF" w14:textId="77777777" w:rsidR="00184E71" w:rsidRPr="00184E71" w:rsidRDefault="00184E71" w:rsidP="00184E71">
            <w:pPr>
              <w:rPr>
                <w:sz w:val="16"/>
                <w:szCs w:val="16"/>
              </w:rPr>
            </w:pPr>
            <w:r w:rsidRPr="00184E71">
              <w:rPr>
                <w:color w:val="000000"/>
                <w:sz w:val="16"/>
                <w:szCs w:val="16"/>
              </w:rPr>
              <w:t xml:space="preserve"> $198.40 </w:t>
            </w:r>
          </w:p>
        </w:tc>
        <w:tc>
          <w:tcPr>
            <w:tcW w:w="1021" w:type="dxa"/>
            <w:tcBorders>
              <w:top w:val="nil"/>
              <w:left w:val="nil"/>
              <w:bottom w:val="single" w:sz="4" w:space="0" w:color="000000"/>
              <w:right w:val="single" w:sz="4" w:space="0" w:color="000000"/>
            </w:tcBorders>
            <w:noWrap/>
          </w:tcPr>
          <w:p w14:paraId="6D7A6209" w14:textId="77777777" w:rsidR="00184E71" w:rsidRPr="00184E71" w:rsidRDefault="00184E71" w:rsidP="00184E71">
            <w:pPr>
              <w:rPr>
                <w:sz w:val="16"/>
                <w:szCs w:val="16"/>
              </w:rPr>
            </w:pPr>
            <w:r w:rsidRPr="00184E71">
              <w:rPr>
                <w:color w:val="000000"/>
                <w:sz w:val="16"/>
                <w:szCs w:val="16"/>
              </w:rPr>
              <w:t xml:space="preserve"> $198.40 </w:t>
            </w:r>
          </w:p>
        </w:tc>
        <w:tc>
          <w:tcPr>
            <w:tcW w:w="1021" w:type="dxa"/>
            <w:tcBorders>
              <w:top w:val="nil"/>
              <w:left w:val="nil"/>
              <w:bottom w:val="single" w:sz="4" w:space="0" w:color="000000"/>
              <w:right w:val="single" w:sz="4" w:space="0" w:color="000000"/>
            </w:tcBorders>
            <w:noWrap/>
          </w:tcPr>
          <w:p w14:paraId="0B0FE17C" w14:textId="77777777" w:rsidR="00184E71" w:rsidRPr="00184E71" w:rsidRDefault="00184E71" w:rsidP="00184E71">
            <w:pPr>
              <w:rPr>
                <w:sz w:val="16"/>
                <w:szCs w:val="16"/>
              </w:rPr>
            </w:pPr>
            <w:r w:rsidRPr="00184E71">
              <w:rPr>
                <w:color w:val="000000"/>
                <w:sz w:val="16"/>
                <w:szCs w:val="16"/>
              </w:rPr>
              <w:t xml:space="preserve"> $198.40 </w:t>
            </w:r>
          </w:p>
        </w:tc>
      </w:tr>
      <w:tr w:rsidR="00184E71" w:rsidRPr="00184E71" w14:paraId="10A0DF83" w14:textId="77777777" w:rsidTr="00F70934">
        <w:trPr>
          <w:trHeight w:val="152"/>
        </w:trPr>
        <w:tc>
          <w:tcPr>
            <w:tcW w:w="1994" w:type="dxa"/>
            <w:hideMark/>
          </w:tcPr>
          <w:p w14:paraId="6097C4CD" w14:textId="77777777" w:rsidR="00184E71" w:rsidRPr="00184E71" w:rsidRDefault="00184E71" w:rsidP="00184E71">
            <w:pPr>
              <w:rPr>
                <w:sz w:val="16"/>
                <w:szCs w:val="16"/>
              </w:rPr>
            </w:pPr>
            <w:r w:rsidRPr="00184E71">
              <w:rPr>
                <w:sz w:val="16"/>
                <w:szCs w:val="16"/>
              </w:rPr>
              <w:t>Turkey (youth)</w:t>
            </w:r>
          </w:p>
        </w:tc>
        <w:tc>
          <w:tcPr>
            <w:tcW w:w="1269" w:type="dxa"/>
            <w:hideMark/>
          </w:tcPr>
          <w:p w14:paraId="3965CC9B"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116731E0" w14:textId="77777777" w:rsidR="00184E71" w:rsidRPr="00184E71" w:rsidRDefault="00184E71" w:rsidP="00184E71">
            <w:pPr>
              <w:rPr>
                <w:sz w:val="16"/>
                <w:szCs w:val="16"/>
              </w:rPr>
            </w:pPr>
            <w:r w:rsidRPr="00184E71">
              <w:rPr>
                <w:sz w:val="16"/>
                <w:szCs w:val="16"/>
              </w:rPr>
              <w:t xml:space="preserve">$ 17.87 </w:t>
            </w:r>
          </w:p>
        </w:tc>
        <w:tc>
          <w:tcPr>
            <w:tcW w:w="1021" w:type="dxa"/>
            <w:noWrap/>
            <w:hideMark/>
          </w:tcPr>
          <w:p w14:paraId="3EF11081" w14:textId="77777777" w:rsidR="00184E71" w:rsidRPr="00184E71" w:rsidRDefault="00184E71" w:rsidP="00184E71">
            <w:pPr>
              <w:rPr>
                <w:sz w:val="16"/>
                <w:szCs w:val="16"/>
              </w:rPr>
            </w:pPr>
            <w:r w:rsidRPr="00184E71">
              <w:rPr>
                <w:sz w:val="16"/>
                <w:szCs w:val="16"/>
              </w:rPr>
              <w:t xml:space="preserve">$ 17.87 </w:t>
            </w:r>
          </w:p>
        </w:tc>
        <w:tc>
          <w:tcPr>
            <w:tcW w:w="1021" w:type="dxa"/>
            <w:noWrap/>
            <w:hideMark/>
          </w:tcPr>
          <w:p w14:paraId="4112EC32" w14:textId="77777777" w:rsidR="00184E71" w:rsidRPr="00184E71" w:rsidRDefault="00184E71" w:rsidP="00184E71">
            <w:pPr>
              <w:rPr>
                <w:sz w:val="16"/>
                <w:szCs w:val="16"/>
              </w:rPr>
            </w:pPr>
            <w:r w:rsidRPr="00184E71">
              <w:rPr>
                <w:sz w:val="16"/>
                <w:szCs w:val="16"/>
              </w:rPr>
              <w:t xml:space="preserve">$ 17.87 </w:t>
            </w:r>
          </w:p>
        </w:tc>
        <w:tc>
          <w:tcPr>
            <w:tcW w:w="1021" w:type="dxa"/>
            <w:tcBorders>
              <w:top w:val="nil"/>
              <w:left w:val="nil"/>
              <w:bottom w:val="single" w:sz="4" w:space="0" w:color="000000"/>
              <w:right w:val="single" w:sz="4" w:space="0" w:color="000000"/>
            </w:tcBorders>
            <w:shd w:val="clear" w:color="DEEAF6" w:fill="DEEAF6"/>
            <w:noWrap/>
          </w:tcPr>
          <w:p w14:paraId="0DFC1102" w14:textId="77777777" w:rsidR="00184E71" w:rsidRPr="00184E71" w:rsidRDefault="00184E71" w:rsidP="00184E71">
            <w:pPr>
              <w:rPr>
                <w:sz w:val="16"/>
                <w:szCs w:val="16"/>
              </w:rPr>
            </w:pPr>
            <w:r w:rsidRPr="00184E71">
              <w:rPr>
                <w:color w:val="000000"/>
                <w:sz w:val="16"/>
                <w:szCs w:val="16"/>
              </w:rPr>
              <w:t xml:space="preserve"> $  18.52 </w:t>
            </w:r>
          </w:p>
        </w:tc>
        <w:tc>
          <w:tcPr>
            <w:tcW w:w="1021" w:type="dxa"/>
            <w:tcBorders>
              <w:top w:val="nil"/>
              <w:left w:val="nil"/>
              <w:bottom w:val="single" w:sz="4" w:space="0" w:color="000000"/>
              <w:right w:val="single" w:sz="4" w:space="0" w:color="000000"/>
            </w:tcBorders>
            <w:noWrap/>
          </w:tcPr>
          <w:p w14:paraId="1A254136" w14:textId="77777777" w:rsidR="00184E71" w:rsidRPr="00184E71" w:rsidRDefault="00184E71" w:rsidP="00184E71">
            <w:pPr>
              <w:rPr>
                <w:sz w:val="16"/>
                <w:szCs w:val="16"/>
              </w:rPr>
            </w:pPr>
            <w:r w:rsidRPr="00184E71">
              <w:rPr>
                <w:color w:val="000000"/>
                <w:sz w:val="16"/>
                <w:szCs w:val="16"/>
              </w:rPr>
              <w:t xml:space="preserve"> $  18.52 </w:t>
            </w:r>
          </w:p>
        </w:tc>
        <w:tc>
          <w:tcPr>
            <w:tcW w:w="1021" w:type="dxa"/>
            <w:tcBorders>
              <w:top w:val="nil"/>
              <w:left w:val="nil"/>
              <w:bottom w:val="single" w:sz="4" w:space="0" w:color="000000"/>
              <w:right w:val="single" w:sz="4" w:space="0" w:color="000000"/>
            </w:tcBorders>
            <w:noWrap/>
          </w:tcPr>
          <w:p w14:paraId="22437309" w14:textId="77777777" w:rsidR="00184E71" w:rsidRPr="00184E71" w:rsidRDefault="00184E71" w:rsidP="00184E71">
            <w:pPr>
              <w:rPr>
                <w:sz w:val="16"/>
                <w:szCs w:val="16"/>
              </w:rPr>
            </w:pPr>
            <w:r w:rsidRPr="00184E71">
              <w:rPr>
                <w:color w:val="000000"/>
                <w:sz w:val="16"/>
                <w:szCs w:val="16"/>
              </w:rPr>
              <w:t xml:space="preserve"> $  18.50 </w:t>
            </w:r>
          </w:p>
        </w:tc>
      </w:tr>
      <w:tr w:rsidR="00184E71" w:rsidRPr="00184E71" w14:paraId="0006CA7D" w14:textId="77777777" w:rsidTr="00F70934">
        <w:trPr>
          <w:trHeight w:val="134"/>
        </w:trPr>
        <w:tc>
          <w:tcPr>
            <w:tcW w:w="1994" w:type="dxa"/>
            <w:hideMark/>
          </w:tcPr>
          <w:p w14:paraId="06AB63C2" w14:textId="77777777" w:rsidR="00184E71" w:rsidRPr="00184E71" w:rsidRDefault="00184E71" w:rsidP="00184E71">
            <w:pPr>
              <w:rPr>
                <w:sz w:val="16"/>
                <w:szCs w:val="16"/>
              </w:rPr>
            </w:pPr>
            <w:r w:rsidRPr="00184E71">
              <w:rPr>
                <w:sz w:val="16"/>
                <w:szCs w:val="16"/>
              </w:rPr>
              <w:t>Turkey (youth)</w:t>
            </w:r>
          </w:p>
        </w:tc>
        <w:tc>
          <w:tcPr>
            <w:tcW w:w="1269" w:type="dxa"/>
            <w:hideMark/>
          </w:tcPr>
          <w:p w14:paraId="781EC1AB"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4EF8C62A" w14:textId="77777777" w:rsidR="00184E71" w:rsidRPr="00184E71" w:rsidRDefault="00184E71" w:rsidP="00184E71">
            <w:pPr>
              <w:rPr>
                <w:sz w:val="16"/>
                <w:szCs w:val="16"/>
              </w:rPr>
            </w:pPr>
            <w:r w:rsidRPr="00184E71">
              <w:rPr>
                <w:sz w:val="16"/>
                <w:szCs w:val="16"/>
              </w:rPr>
              <w:t xml:space="preserve">$ 127.64 </w:t>
            </w:r>
          </w:p>
        </w:tc>
        <w:tc>
          <w:tcPr>
            <w:tcW w:w="1021" w:type="dxa"/>
            <w:noWrap/>
            <w:hideMark/>
          </w:tcPr>
          <w:p w14:paraId="38D71BA4" w14:textId="77777777" w:rsidR="00184E71" w:rsidRPr="00184E71" w:rsidRDefault="00184E71" w:rsidP="00184E71">
            <w:pPr>
              <w:rPr>
                <w:sz w:val="16"/>
                <w:szCs w:val="16"/>
              </w:rPr>
            </w:pPr>
            <w:r w:rsidRPr="00184E71">
              <w:rPr>
                <w:sz w:val="16"/>
                <w:szCs w:val="16"/>
              </w:rPr>
              <w:t xml:space="preserve">$ 127.64 </w:t>
            </w:r>
          </w:p>
        </w:tc>
        <w:tc>
          <w:tcPr>
            <w:tcW w:w="1021" w:type="dxa"/>
            <w:noWrap/>
            <w:hideMark/>
          </w:tcPr>
          <w:p w14:paraId="2F4C2903" w14:textId="77777777" w:rsidR="00184E71" w:rsidRPr="00184E71" w:rsidRDefault="00184E71" w:rsidP="00184E71">
            <w:pPr>
              <w:rPr>
                <w:sz w:val="16"/>
                <w:szCs w:val="16"/>
              </w:rPr>
            </w:pPr>
            <w:r w:rsidRPr="00184E71">
              <w:rPr>
                <w:sz w:val="16"/>
                <w:szCs w:val="16"/>
              </w:rPr>
              <w:t xml:space="preserve">$ 127.64 </w:t>
            </w:r>
          </w:p>
        </w:tc>
        <w:tc>
          <w:tcPr>
            <w:tcW w:w="1021" w:type="dxa"/>
            <w:tcBorders>
              <w:top w:val="nil"/>
              <w:left w:val="nil"/>
              <w:bottom w:val="single" w:sz="4" w:space="0" w:color="000000"/>
              <w:right w:val="single" w:sz="4" w:space="0" w:color="000000"/>
            </w:tcBorders>
            <w:shd w:val="clear" w:color="DEEAF6" w:fill="DEEAF6"/>
            <w:noWrap/>
          </w:tcPr>
          <w:p w14:paraId="17CE280B" w14:textId="77777777" w:rsidR="00184E71" w:rsidRPr="00184E71" w:rsidRDefault="00184E71" w:rsidP="00184E71">
            <w:pPr>
              <w:rPr>
                <w:sz w:val="16"/>
                <w:szCs w:val="16"/>
              </w:rPr>
            </w:pPr>
            <w:r w:rsidRPr="00184E71">
              <w:rPr>
                <w:color w:val="000000"/>
                <w:sz w:val="16"/>
                <w:szCs w:val="16"/>
              </w:rPr>
              <w:t xml:space="preserve"> $132.26 </w:t>
            </w:r>
          </w:p>
        </w:tc>
        <w:tc>
          <w:tcPr>
            <w:tcW w:w="1021" w:type="dxa"/>
            <w:tcBorders>
              <w:top w:val="nil"/>
              <w:left w:val="nil"/>
              <w:bottom w:val="single" w:sz="4" w:space="0" w:color="000000"/>
              <w:right w:val="single" w:sz="4" w:space="0" w:color="000000"/>
            </w:tcBorders>
            <w:noWrap/>
          </w:tcPr>
          <w:p w14:paraId="5AE2DA34" w14:textId="77777777" w:rsidR="00184E71" w:rsidRPr="00184E71" w:rsidRDefault="00184E71" w:rsidP="00184E71">
            <w:pPr>
              <w:rPr>
                <w:sz w:val="16"/>
                <w:szCs w:val="16"/>
              </w:rPr>
            </w:pPr>
            <w:r w:rsidRPr="00184E71">
              <w:rPr>
                <w:color w:val="000000"/>
                <w:sz w:val="16"/>
                <w:szCs w:val="16"/>
              </w:rPr>
              <w:t xml:space="preserve"> $132.26 </w:t>
            </w:r>
          </w:p>
        </w:tc>
        <w:tc>
          <w:tcPr>
            <w:tcW w:w="1021" w:type="dxa"/>
            <w:tcBorders>
              <w:top w:val="nil"/>
              <w:left w:val="nil"/>
              <w:bottom w:val="single" w:sz="4" w:space="0" w:color="000000"/>
              <w:right w:val="single" w:sz="4" w:space="0" w:color="000000"/>
            </w:tcBorders>
            <w:noWrap/>
          </w:tcPr>
          <w:p w14:paraId="4BD9DD2C" w14:textId="77777777" w:rsidR="00184E71" w:rsidRPr="00184E71" w:rsidRDefault="00184E71" w:rsidP="00184E71">
            <w:pPr>
              <w:rPr>
                <w:sz w:val="16"/>
                <w:szCs w:val="16"/>
              </w:rPr>
            </w:pPr>
            <w:r w:rsidRPr="00184E71">
              <w:rPr>
                <w:color w:val="000000"/>
                <w:sz w:val="16"/>
                <w:szCs w:val="16"/>
              </w:rPr>
              <w:t xml:space="preserve"> $132.25 </w:t>
            </w:r>
          </w:p>
        </w:tc>
      </w:tr>
      <w:tr w:rsidR="00184E71" w:rsidRPr="00184E71" w14:paraId="17D8612E" w14:textId="77777777" w:rsidTr="00F70934">
        <w:trPr>
          <w:trHeight w:val="386"/>
        </w:trPr>
        <w:tc>
          <w:tcPr>
            <w:tcW w:w="1994" w:type="dxa"/>
            <w:hideMark/>
          </w:tcPr>
          <w:p w14:paraId="1F92C74C" w14:textId="77777777" w:rsidR="00184E71" w:rsidRPr="00184E71" w:rsidRDefault="00184E71" w:rsidP="00184E71">
            <w:pPr>
              <w:rPr>
                <w:sz w:val="16"/>
                <w:szCs w:val="16"/>
              </w:rPr>
            </w:pPr>
            <w:r w:rsidRPr="00184E71">
              <w:rPr>
                <w:sz w:val="16"/>
                <w:szCs w:val="16"/>
              </w:rPr>
              <w:t>Combination fishing and small game hunting</w:t>
            </w:r>
          </w:p>
        </w:tc>
        <w:tc>
          <w:tcPr>
            <w:tcW w:w="1269" w:type="dxa"/>
            <w:hideMark/>
          </w:tcPr>
          <w:p w14:paraId="5CF476B1"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297A41BD" w14:textId="77777777" w:rsidR="00184E71" w:rsidRPr="00184E71" w:rsidRDefault="00184E71" w:rsidP="00184E71">
            <w:pPr>
              <w:rPr>
                <w:sz w:val="16"/>
                <w:szCs w:val="16"/>
              </w:rPr>
            </w:pPr>
            <w:r w:rsidRPr="00184E71">
              <w:rPr>
                <w:sz w:val="16"/>
                <w:szCs w:val="16"/>
              </w:rPr>
              <w:t xml:space="preserve">$ 61.27 </w:t>
            </w:r>
          </w:p>
        </w:tc>
        <w:tc>
          <w:tcPr>
            <w:tcW w:w="1021" w:type="dxa"/>
            <w:noWrap/>
            <w:hideMark/>
          </w:tcPr>
          <w:p w14:paraId="5238B68B" w14:textId="77777777" w:rsidR="00184E71" w:rsidRPr="00184E71" w:rsidRDefault="00184E71" w:rsidP="00184E71">
            <w:pPr>
              <w:rPr>
                <w:sz w:val="16"/>
                <w:szCs w:val="16"/>
              </w:rPr>
            </w:pPr>
            <w:r w:rsidRPr="00184E71">
              <w:rPr>
                <w:sz w:val="16"/>
                <w:szCs w:val="16"/>
              </w:rPr>
              <w:t xml:space="preserve">$ 61.27 </w:t>
            </w:r>
          </w:p>
        </w:tc>
        <w:tc>
          <w:tcPr>
            <w:tcW w:w="1021" w:type="dxa"/>
            <w:noWrap/>
            <w:hideMark/>
          </w:tcPr>
          <w:p w14:paraId="64BFC5E4" w14:textId="77777777" w:rsidR="00184E71" w:rsidRPr="00184E71" w:rsidRDefault="00184E71" w:rsidP="00184E71">
            <w:pPr>
              <w:rPr>
                <w:sz w:val="16"/>
                <w:szCs w:val="16"/>
              </w:rPr>
            </w:pPr>
            <w:r w:rsidRPr="00184E71">
              <w:rPr>
                <w:sz w:val="16"/>
                <w:szCs w:val="16"/>
              </w:rPr>
              <w:t xml:space="preserve">$ 61.27 </w:t>
            </w:r>
          </w:p>
        </w:tc>
        <w:tc>
          <w:tcPr>
            <w:tcW w:w="1021" w:type="dxa"/>
            <w:tcBorders>
              <w:top w:val="nil"/>
              <w:left w:val="nil"/>
              <w:bottom w:val="single" w:sz="4" w:space="0" w:color="000000"/>
              <w:right w:val="single" w:sz="4" w:space="0" w:color="000000"/>
            </w:tcBorders>
            <w:shd w:val="clear" w:color="DEEAF6" w:fill="DEEAF6"/>
            <w:noWrap/>
          </w:tcPr>
          <w:p w14:paraId="2C179C0A" w14:textId="77777777" w:rsidR="00184E71" w:rsidRPr="00184E71" w:rsidRDefault="00184E71" w:rsidP="00184E71">
            <w:pPr>
              <w:rPr>
                <w:sz w:val="16"/>
                <w:szCs w:val="16"/>
              </w:rPr>
            </w:pPr>
            <w:r w:rsidRPr="00184E71">
              <w:rPr>
                <w:color w:val="000000"/>
                <w:sz w:val="16"/>
                <w:szCs w:val="16"/>
              </w:rPr>
              <w:t xml:space="preserve"> $  63.49 </w:t>
            </w:r>
          </w:p>
        </w:tc>
        <w:tc>
          <w:tcPr>
            <w:tcW w:w="1021" w:type="dxa"/>
            <w:tcBorders>
              <w:top w:val="nil"/>
              <w:left w:val="nil"/>
              <w:bottom w:val="single" w:sz="4" w:space="0" w:color="000000"/>
              <w:right w:val="single" w:sz="4" w:space="0" w:color="000000"/>
            </w:tcBorders>
            <w:noWrap/>
          </w:tcPr>
          <w:p w14:paraId="20C9E7CD" w14:textId="77777777" w:rsidR="00184E71" w:rsidRPr="00184E71" w:rsidRDefault="00184E71" w:rsidP="00184E71">
            <w:pPr>
              <w:rPr>
                <w:sz w:val="16"/>
                <w:szCs w:val="16"/>
              </w:rPr>
            </w:pPr>
            <w:r w:rsidRPr="00184E71">
              <w:rPr>
                <w:color w:val="000000"/>
                <w:sz w:val="16"/>
                <w:szCs w:val="16"/>
              </w:rPr>
              <w:t xml:space="preserve"> $  63.49 </w:t>
            </w:r>
          </w:p>
        </w:tc>
        <w:tc>
          <w:tcPr>
            <w:tcW w:w="1021" w:type="dxa"/>
            <w:tcBorders>
              <w:top w:val="nil"/>
              <w:left w:val="nil"/>
              <w:bottom w:val="single" w:sz="4" w:space="0" w:color="000000"/>
              <w:right w:val="single" w:sz="4" w:space="0" w:color="000000"/>
            </w:tcBorders>
            <w:noWrap/>
          </w:tcPr>
          <w:p w14:paraId="7CCE77D7" w14:textId="77777777" w:rsidR="00184E71" w:rsidRPr="00184E71" w:rsidRDefault="00184E71" w:rsidP="00184E71">
            <w:pPr>
              <w:rPr>
                <w:sz w:val="16"/>
                <w:szCs w:val="16"/>
              </w:rPr>
            </w:pPr>
            <w:r w:rsidRPr="00184E71">
              <w:rPr>
                <w:color w:val="000000"/>
                <w:sz w:val="16"/>
                <w:szCs w:val="16"/>
              </w:rPr>
              <w:t xml:space="preserve"> $  63.45 </w:t>
            </w:r>
          </w:p>
        </w:tc>
      </w:tr>
      <w:tr w:rsidR="00184E71" w:rsidRPr="00184E71" w14:paraId="1DC1D3BD" w14:textId="77777777" w:rsidTr="00F70934">
        <w:trPr>
          <w:trHeight w:val="613"/>
        </w:trPr>
        <w:tc>
          <w:tcPr>
            <w:tcW w:w="1994" w:type="dxa"/>
            <w:shd w:val="clear" w:color="auto" w:fill="C5E0B3" w:themeFill="accent6" w:themeFillTint="66"/>
            <w:hideMark/>
          </w:tcPr>
          <w:p w14:paraId="6314CEBE" w14:textId="77777777" w:rsidR="00184E71" w:rsidRPr="00184E71" w:rsidRDefault="00184E71" w:rsidP="00184E71">
            <w:pPr>
              <w:rPr>
                <w:sz w:val="16"/>
                <w:szCs w:val="16"/>
              </w:rPr>
            </w:pPr>
            <w:r w:rsidRPr="00184E71">
              <w:rPr>
                <w:sz w:val="16"/>
                <w:szCs w:val="16"/>
              </w:rPr>
              <w:t>Senior (ages 64 and older) combination fishing and small game hunting</w:t>
            </w:r>
          </w:p>
        </w:tc>
        <w:tc>
          <w:tcPr>
            <w:tcW w:w="1269" w:type="dxa"/>
            <w:shd w:val="clear" w:color="auto" w:fill="C5E0B3" w:themeFill="accent6" w:themeFillTint="66"/>
            <w:hideMark/>
          </w:tcPr>
          <w:p w14:paraId="304C2F3C" w14:textId="77777777" w:rsidR="00184E71" w:rsidRPr="00184E71" w:rsidRDefault="00184E71" w:rsidP="00184E71">
            <w:pPr>
              <w:rPr>
                <w:sz w:val="16"/>
                <w:szCs w:val="16"/>
              </w:rPr>
            </w:pPr>
            <w:r w:rsidRPr="00184E71">
              <w:rPr>
                <w:sz w:val="16"/>
                <w:szCs w:val="16"/>
              </w:rPr>
              <w:t>Resident</w:t>
            </w:r>
          </w:p>
        </w:tc>
        <w:tc>
          <w:tcPr>
            <w:tcW w:w="982" w:type="dxa"/>
            <w:shd w:val="clear" w:color="auto" w:fill="C5E0B3" w:themeFill="accent6" w:themeFillTint="66"/>
            <w:noWrap/>
            <w:hideMark/>
          </w:tcPr>
          <w:p w14:paraId="75BCCCF6" w14:textId="77777777" w:rsidR="00184E71" w:rsidRPr="00184E71" w:rsidRDefault="00184E71" w:rsidP="00184E71">
            <w:pPr>
              <w:rPr>
                <w:sz w:val="16"/>
                <w:szCs w:val="16"/>
              </w:rPr>
            </w:pPr>
            <w:r w:rsidRPr="00184E71">
              <w:rPr>
                <w:sz w:val="16"/>
                <w:szCs w:val="16"/>
              </w:rPr>
              <w:t xml:space="preserve">$ - </w:t>
            </w:r>
          </w:p>
        </w:tc>
        <w:tc>
          <w:tcPr>
            <w:tcW w:w="1021" w:type="dxa"/>
            <w:shd w:val="clear" w:color="auto" w:fill="C5E0B3" w:themeFill="accent6" w:themeFillTint="66"/>
            <w:noWrap/>
            <w:hideMark/>
          </w:tcPr>
          <w:p w14:paraId="670FF419" w14:textId="77777777" w:rsidR="00184E71" w:rsidRPr="00184E71" w:rsidRDefault="00184E71" w:rsidP="00184E71">
            <w:pPr>
              <w:rPr>
                <w:sz w:val="16"/>
                <w:szCs w:val="16"/>
              </w:rPr>
            </w:pPr>
            <w:r w:rsidRPr="00184E71">
              <w:rPr>
                <w:sz w:val="16"/>
                <w:szCs w:val="16"/>
              </w:rPr>
              <w:t xml:space="preserve">$ 35.28 </w:t>
            </w:r>
          </w:p>
        </w:tc>
        <w:tc>
          <w:tcPr>
            <w:tcW w:w="1021" w:type="dxa"/>
            <w:shd w:val="clear" w:color="auto" w:fill="C5E0B3" w:themeFill="accent6" w:themeFillTint="66"/>
            <w:noWrap/>
            <w:hideMark/>
          </w:tcPr>
          <w:p w14:paraId="6A14514D" w14:textId="77777777" w:rsidR="00184E71" w:rsidRPr="00184E71" w:rsidRDefault="00184E71" w:rsidP="00184E71">
            <w:pPr>
              <w:rPr>
                <w:sz w:val="16"/>
                <w:szCs w:val="16"/>
              </w:rPr>
            </w:pPr>
            <w:r w:rsidRPr="00184E71">
              <w:rPr>
                <w:sz w:val="16"/>
                <w:szCs w:val="16"/>
              </w:rPr>
              <w:t xml:space="preserve">$ 35.28 </w:t>
            </w:r>
          </w:p>
        </w:tc>
        <w:tc>
          <w:tcPr>
            <w:tcW w:w="1021" w:type="dxa"/>
            <w:shd w:val="clear" w:color="auto" w:fill="C5E0B3" w:themeFill="accent6" w:themeFillTint="66"/>
            <w:noWrap/>
          </w:tcPr>
          <w:p w14:paraId="287FD83B" w14:textId="77777777" w:rsidR="00184E71" w:rsidRPr="00184E71" w:rsidRDefault="00184E71" w:rsidP="00184E71">
            <w:pPr>
              <w:rPr>
                <w:sz w:val="16"/>
                <w:szCs w:val="16"/>
              </w:rPr>
            </w:pPr>
            <w:r w:rsidRPr="00184E71">
              <w:rPr>
                <w:sz w:val="16"/>
                <w:szCs w:val="16"/>
              </w:rPr>
              <w:t xml:space="preserve"> $-   </w:t>
            </w:r>
          </w:p>
        </w:tc>
        <w:tc>
          <w:tcPr>
            <w:tcW w:w="1021" w:type="dxa"/>
            <w:shd w:val="clear" w:color="auto" w:fill="C5E0B3" w:themeFill="accent6" w:themeFillTint="66"/>
            <w:noWrap/>
          </w:tcPr>
          <w:p w14:paraId="4B97206E" w14:textId="77777777" w:rsidR="00184E71" w:rsidRPr="00184E71" w:rsidRDefault="00184E71" w:rsidP="00184E71">
            <w:pPr>
              <w:rPr>
                <w:sz w:val="16"/>
                <w:szCs w:val="16"/>
              </w:rPr>
            </w:pPr>
            <w:r w:rsidRPr="00184E71">
              <w:rPr>
                <w:sz w:val="16"/>
                <w:szCs w:val="16"/>
              </w:rPr>
              <w:t xml:space="preserve"> $36.55 </w:t>
            </w:r>
          </w:p>
        </w:tc>
        <w:tc>
          <w:tcPr>
            <w:tcW w:w="1021" w:type="dxa"/>
            <w:shd w:val="clear" w:color="auto" w:fill="C5E0B3" w:themeFill="accent6" w:themeFillTint="66"/>
            <w:noWrap/>
          </w:tcPr>
          <w:p w14:paraId="7FC4035C" w14:textId="77777777" w:rsidR="00184E71" w:rsidRPr="00184E71" w:rsidRDefault="00184E71" w:rsidP="00184E71">
            <w:pPr>
              <w:rPr>
                <w:sz w:val="16"/>
                <w:szCs w:val="16"/>
              </w:rPr>
            </w:pPr>
            <w:r w:rsidRPr="00184E71">
              <w:rPr>
                <w:sz w:val="16"/>
                <w:szCs w:val="16"/>
              </w:rPr>
              <w:t xml:space="preserve"> $36.55 </w:t>
            </w:r>
          </w:p>
        </w:tc>
      </w:tr>
      <w:tr w:rsidR="00184E71" w:rsidRPr="00184E71" w14:paraId="496433A0" w14:textId="77777777" w:rsidTr="00F70934">
        <w:trPr>
          <w:trHeight w:val="188"/>
        </w:trPr>
        <w:tc>
          <w:tcPr>
            <w:tcW w:w="1994" w:type="dxa"/>
            <w:hideMark/>
          </w:tcPr>
          <w:p w14:paraId="2FE4C21E" w14:textId="77777777" w:rsidR="00184E71" w:rsidRPr="00184E71" w:rsidRDefault="00184E71" w:rsidP="00184E71">
            <w:pPr>
              <w:rPr>
                <w:sz w:val="16"/>
                <w:szCs w:val="16"/>
              </w:rPr>
            </w:pPr>
            <w:r w:rsidRPr="00184E71">
              <w:rPr>
                <w:sz w:val="16"/>
                <w:szCs w:val="16"/>
              </w:rPr>
              <w:t>Pronghorn</w:t>
            </w:r>
          </w:p>
        </w:tc>
        <w:tc>
          <w:tcPr>
            <w:tcW w:w="1269" w:type="dxa"/>
            <w:hideMark/>
          </w:tcPr>
          <w:p w14:paraId="75F7C52C"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3D5425BE" w14:textId="77777777" w:rsidR="00184E71" w:rsidRPr="00184E71" w:rsidRDefault="00184E71" w:rsidP="00184E71">
            <w:pPr>
              <w:rPr>
                <w:sz w:val="16"/>
                <w:szCs w:val="16"/>
              </w:rPr>
            </w:pPr>
            <w:r w:rsidRPr="00184E71">
              <w:rPr>
                <w:sz w:val="16"/>
                <w:szCs w:val="16"/>
              </w:rPr>
              <w:t xml:space="preserve">$ 48.50 </w:t>
            </w:r>
          </w:p>
        </w:tc>
        <w:tc>
          <w:tcPr>
            <w:tcW w:w="1021" w:type="dxa"/>
            <w:noWrap/>
            <w:hideMark/>
          </w:tcPr>
          <w:p w14:paraId="6038AE22" w14:textId="77777777" w:rsidR="00184E71" w:rsidRPr="00184E71" w:rsidRDefault="00184E71" w:rsidP="00184E71">
            <w:pPr>
              <w:rPr>
                <w:sz w:val="16"/>
                <w:szCs w:val="16"/>
              </w:rPr>
            </w:pPr>
            <w:r w:rsidRPr="00184E71">
              <w:rPr>
                <w:sz w:val="16"/>
                <w:szCs w:val="16"/>
              </w:rPr>
              <w:t xml:space="preserve">$ 48.50 </w:t>
            </w:r>
          </w:p>
        </w:tc>
        <w:tc>
          <w:tcPr>
            <w:tcW w:w="1021" w:type="dxa"/>
            <w:noWrap/>
            <w:hideMark/>
          </w:tcPr>
          <w:p w14:paraId="797D2C75" w14:textId="77777777" w:rsidR="00184E71" w:rsidRPr="00184E71" w:rsidRDefault="00184E71" w:rsidP="00184E71">
            <w:pPr>
              <w:rPr>
                <w:sz w:val="16"/>
                <w:szCs w:val="16"/>
              </w:rPr>
            </w:pPr>
            <w:r w:rsidRPr="00184E71">
              <w:rPr>
                <w:sz w:val="16"/>
                <w:szCs w:val="16"/>
              </w:rPr>
              <w:t xml:space="preserve">$ 48.50 </w:t>
            </w:r>
          </w:p>
        </w:tc>
        <w:tc>
          <w:tcPr>
            <w:tcW w:w="1021" w:type="dxa"/>
            <w:tcBorders>
              <w:top w:val="single" w:sz="4" w:space="0" w:color="000000"/>
              <w:left w:val="nil"/>
              <w:bottom w:val="single" w:sz="4" w:space="0" w:color="000000"/>
              <w:right w:val="single" w:sz="4" w:space="0" w:color="000000"/>
            </w:tcBorders>
            <w:shd w:val="clear" w:color="DEEAF6" w:fill="DEEAF6"/>
            <w:noWrap/>
          </w:tcPr>
          <w:p w14:paraId="521F8A1A" w14:textId="77777777" w:rsidR="00184E71" w:rsidRPr="00184E71" w:rsidRDefault="00184E71" w:rsidP="00184E71">
            <w:pPr>
              <w:rPr>
                <w:sz w:val="16"/>
                <w:szCs w:val="16"/>
              </w:rPr>
            </w:pPr>
            <w:r w:rsidRPr="00184E71">
              <w:rPr>
                <w:color w:val="000000"/>
                <w:sz w:val="16"/>
                <w:szCs w:val="16"/>
              </w:rPr>
              <w:t xml:space="preserve"> $  50.26 </w:t>
            </w:r>
          </w:p>
        </w:tc>
        <w:tc>
          <w:tcPr>
            <w:tcW w:w="1021" w:type="dxa"/>
            <w:tcBorders>
              <w:top w:val="single" w:sz="4" w:space="0" w:color="000000"/>
              <w:left w:val="nil"/>
              <w:bottom w:val="single" w:sz="4" w:space="0" w:color="000000"/>
              <w:right w:val="single" w:sz="4" w:space="0" w:color="000000"/>
            </w:tcBorders>
            <w:noWrap/>
          </w:tcPr>
          <w:p w14:paraId="1F01DC31" w14:textId="77777777" w:rsidR="00184E71" w:rsidRPr="00184E71" w:rsidRDefault="00184E71" w:rsidP="00184E71">
            <w:pPr>
              <w:rPr>
                <w:sz w:val="16"/>
                <w:szCs w:val="16"/>
              </w:rPr>
            </w:pPr>
            <w:r w:rsidRPr="00184E71">
              <w:rPr>
                <w:color w:val="000000"/>
                <w:sz w:val="16"/>
                <w:szCs w:val="16"/>
              </w:rPr>
              <w:t xml:space="preserve"> $  50.26 </w:t>
            </w:r>
          </w:p>
        </w:tc>
        <w:tc>
          <w:tcPr>
            <w:tcW w:w="1021" w:type="dxa"/>
            <w:tcBorders>
              <w:top w:val="single" w:sz="4" w:space="0" w:color="000000"/>
              <w:left w:val="nil"/>
              <w:bottom w:val="single" w:sz="4" w:space="0" w:color="000000"/>
              <w:right w:val="single" w:sz="4" w:space="0" w:color="000000"/>
            </w:tcBorders>
            <w:noWrap/>
          </w:tcPr>
          <w:p w14:paraId="256907FD" w14:textId="77777777" w:rsidR="00184E71" w:rsidRPr="00184E71" w:rsidRDefault="00184E71" w:rsidP="00184E71">
            <w:pPr>
              <w:rPr>
                <w:sz w:val="16"/>
                <w:szCs w:val="16"/>
              </w:rPr>
            </w:pPr>
            <w:r w:rsidRPr="00184E71">
              <w:rPr>
                <w:color w:val="000000"/>
                <w:sz w:val="16"/>
                <w:szCs w:val="16"/>
              </w:rPr>
              <w:t xml:space="preserve"> $  50.25 </w:t>
            </w:r>
          </w:p>
        </w:tc>
      </w:tr>
      <w:tr w:rsidR="00184E71" w:rsidRPr="00184E71" w14:paraId="104BA455" w14:textId="77777777" w:rsidTr="00F70934">
        <w:trPr>
          <w:trHeight w:val="161"/>
        </w:trPr>
        <w:tc>
          <w:tcPr>
            <w:tcW w:w="1994" w:type="dxa"/>
            <w:hideMark/>
          </w:tcPr>
          <w:p w14:paraId="241D5C3D" w14:textId="77777777" w:rsidR="00184E71" w:rsidRPr="00184E71" w:rsidRDefault="00184E71" w:rsidP="00184E71">
            <w:pPr>
              <w:rPr>
                <w:sz w:val="16"/>
                <w:szCs w:val="16"/>
              </w:rPr>
            </w:pPr>
            <w:r w:rsidRPr="00184E71">
              <w:rPr>
                <w:sz w:val="16"/>
                <w:szCs w:val="16"/>
              </w:rPr>
              <w:t>Pronghorn</w:t>
            </w:r>
          </w:p>
        </w:tc>
        <w:tc>
          <w:tcPr>
            <w:tcW w:w="1269" w:type="dxa"/>
            <w:hideMark/>
          </w:tcPr>
          <w:p w14:paraId="15686535"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60FF5BF2" w14:textId="77777777" w:rsidR="00184E71" w:rsidRPr="00184E71" w:rsidRDefault="00184E71" w:rsidP="00184E71">
            <w:pPr>
              <w:rPr>
                <w:sz w:val="16"/>
                <w:szCs w:val="16"/>
              </w:rPr>
            </w:pPr>
            <w:r w:rsidRPr="00184E71">
              <w:rPr>
                <w:sz w:val="16"/>
                <w:szCs w:val="16"/>
              </w:rPr>
              <w:t xml:space="preserve">$ 504.17 </w:t>
            </w:r>
          </w:p>
        </w:tc>
        <w:tc>
          <w:tcPr>
            <w:tcW w:w="1021" w:type="dxa"/>
            <w:noWrap/>
            <w:hideMark/>
          </w:tcPr>
          <w:p w14:paraId="3F774DDF" w14:textId="77777777" w:rsidR="00184E71" w:rsidRPr="00184E71" w:rsidRDefault="00184E71" w:rsidP="00184E71">
            <w:pPr>
              <w:rPr>
                <w:sz w:val="16"/>
                <w:szCs w:val="16"/>
              </w:rPr>
            </w:pPr>
            <w:r w:rsidRPr="00184E71">
              <w:rPr>
                <w:sz w:val="16"/>
                <w:szCs w:val="16"/>
              </w:rPr>
              <w:t xml:space="preserve">$ 504.17 </w:t>
            </w:r>
          </w:p>
        </w:tc>
        <w:tc>
          <w:tcPr>
            <w:tcW w:w="1021" w:type="dxa"/>
            <w:noWrap/>
            <w:hideMark/>
          </w:tcPr>
          <w:p w14:paraId="5EF3409F" w14:textId="77777777" w:rsidR="00184E71" w:rsidRPr="00184E71" w:rsidRDefault="00184E71" w:rsidP="00184E71">
            <w:pPr>
              <w:rPr>
                <w:sz w:val="16"/>
                <w:szCs w:val="16"/>
              </w:rPr>
            </w:pPr>
            <w:r w:rsidRPr="00184E71">
              <w:rPr>
                <w:sz w:val="16"/>
                <w:szCs w:val="16"/>
              </w:rPr>
              <w:t xml:space="preserve">$ 504.17 </w:t>
            </w:r>
          </w:p>
        </w:tc>
        <w:tc>
          <w:tcPr>
            <w:tcW w:w="1021" w:type="dxa"/>
            <w:tcBorders>
              <w:top w:val="nil"/>
              <w:left w:val="nil"/>
              <w:bottom w:val="single" w:sz="4" w:space="0" w:color="000000"/>
              <w:right w:val="single" w:sz="4" w:space="0" w:color="000000"/>
            </w:tcBorders>
            <w:shd w:val="clear" w:color="DEEAF6" w:fill="DEEAF6"/>
            <w:noWrap/>
          </w:tcPr>
          <w:p w14:paraId="35030115" w14:textId="77777777" w:rsidR="00184E71" w:rsidRPr="00184E71" w:rsidRDefault="00184E71" w:rsidP="00184E71">
            <w:pPr>
              <w:rPr>
                <w:sz w:val="16"/>
                <w:szCs w:val="16"/>
              </w:rPr>
            </w:pPr>
            <w:r w:rsidRPr="00184E71">
              <w:rPr>
                <w:color w:val="000000"/>
                <w:sz w:val="16"/>
                <w:szCs w:val="16"/>
              </w:rPr>
              <w:t xml:space="preserve"> $522.45 </w:t>
            </w:r>
          </w:p>
        </w:tc>
        <w:tc>
          <w:tcPr>
            <w:tcW w:w="1021" w:type="dxa"/>
            <w:tcBorders>
              <w:top w:val="nil"/>
              <w:left w:val="nil"/>
              <w:bottom w:val="single" w:sz="4" w:space="0" w:color="000000"/>
              <w:right w:val="single" w:sz="4" w:space="0" w:color="000000"/>
            </w:tcBorders>
            <w:noWrap/>
          </w:tcPr>
          <w:p w14:paraId="4F4D5CFE" w14:textId="77777777" w:rsidR="00184E71" w:rsidRPr="00184E71" w:rsidRDefault="00184E71" w:rsidP="00184E71">
            <w:pPr>
              <w:rPr>
                <w:sz w:val="16"/>
                <w:szCs w:val="16"/>
              </w:rPr>
            </w:pPr>
            <w:r w:rsidRPr="00184E71">
              <w:rPr>
                <w:color w:val="000000"/>
                <w:sz w:val="16"/>
                <w:szCs w:val="16"/>
              </w:rPr>
              <w:t xml:space="preserve"> $522.45 </w:t>
            </w:r>
          </w:p>
        </w:tc>
        <w:tc>
          <w:tcPr>
            <w:tcW w:w="1021" w:type="dxa"/>
            <w:tcBorders>
              <w:top w:val="nil"/>
              <w:left w:val="nil"/>
              <w:bottom w:val="single" w:sz="4" w:space="0" w:color="000000"/>
              <w:right w:val="single" w:sz="4" w:space="0" w:color="000000"/>
            </w:tcBorders>
            <w:noWrap/>
          </w:tcPr>
          <w:p w14:paraId="65F5585C" w14:textId="77777777" w:rsidR="00184E71" w:rsidRPr="00184E71" w:rsidRDefault="00184E71" w:rsidP="00184E71">
            <w:pPr>
              <w:rPr>
                <w:sz w:val="16"/>
                <w:szCs w:val="16"/>
              </w:rPr>
            </w:pPr>
            <w:r w:rsidRPr="00184E71">
              <w:rPr>
                <w:color w:val="000000"/>
                <w:sz w:val="16"/>
                <w:szCs w:val="16"/>
              </w:rPr>
              <w:t xml:space="preserve"> $522.45 </w:t>
            </w:r>
          </w:p>
        </w:tc>
      </w:tr>
      <w:tr w:rsidR="00184E71" w:rsidRPr="00184E71" w14:paraId="034071CA" w14:textId="77777777" w:rsidTr="00F70934">
        <w:trPr>
          <w:trHeight w:val="152"/>
        </w:trPr>
        <w:tc>
          <w:tcPr>
            <w:tcW w:w="1994" w:type="dxa"/>
            <w:hideMark/>
          </w:tcPr>
          <w:p w14:paraId="40EBFB5D" w14:textId="77777777" w:rsidR="00184E71" w:rsidRPr="00184E71" w:rsidRDefault="00184E71" w:rsidP="00184E71">
            <w:pPr>
              <w:rPr>
                <w:sz w:val="16"/>
                <w:szCs w:val="16"/>
              </w:rPr>
            </w:pPr>
            <w:r w:rsidRPr="00184E71">
              <w:rPr>
                <w:sz w:val="16"/>
                <w:szCs w:val="16"/>
              </w:rPr>
              <w:t>Bear, fall</w:t>
            </w:r>
          </w:p>
        </w:tc>
        <w:tc>
          <w:tcPr>
            <w:tcW w:w="1269" w:type="dxa"/>
            <w:hideMark/>
          </w:tcPr>
          <w:p w14:paraId="3816F840"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643E8471" w14:textId="77777777" w:rsidR="00184E71" w:rsidRPr="00184E71" w:rsidRDefault="00184E71" w:rsidP="00184E71">
            <w:pPr>
              <w:rPr>
                <w:sz w:val="16"/>
                <w:szCs w:val="16"/>
              </w:rPr>
            </w:pPr>
            <w:r w:rsidRPr="00184E71">
              <w:rPr>
                <w:sz w:val="16"/>
                <w:szCs w:val="16"/>
              </w:rPr>
              <w:t xml:space="preserve">$ 61.27 </w:t>
            </w:r>
          </w:p>
        </w:tc>
        <w:tc>
          <w:tcPr>
            <w:tcW w:w="1021" w:type="dxa"/>
            <w:noWrap/>
            <w:hideMark/>
          </w:tcPr>
          <w:p w14:paraId="4D6BD10C" w14:textId="77777777" w:rsidR="00184E71" w:rsidRPr="00184E71" w:rsidRDefault="00184E71" w:rsidP="00184E71">
            <w:pPr>
              <w:rPr>
                <w:sz w:val="16"/>
                <w:szCs w:val="16"/>
              </w:rPr>
            </w:pPr>
            <w:r w:rsidRPr="00184E71">
              <w:rPr>
                <w:sz w:val="16"/>
                <w:szCs w:val="16"/>
              </w:rPr>
              <w:t xml:space="preserve">$ 61.26 </w:t>
            </w:r>
          </w:p>
        </w:tc>
        <w:tc>
          <w:tcPr>
            <w:tcW w:w="1021" w:type="dxa"/>
            <w:noWrap/>
            <w:hideMark/>
          </w:tcPr>
          <w:p w14:paraId="3C3F85B6" w14:textId="77777777" w:rsidR="00184E71" w:rsidRPr="00184E71" w:rsidRDefault="00184E71" w:rsidP="00184E71">
            <w:pPr>
              <w:rPr>
                <w:sz w:val="16"/>
                <w:szCs w:val="16"/>
              </w:rPr>
            </w:pPr>
            <w:r w:rsidRPr="00184E71">
              <w:rPr>
                <w:sz w:val="16"/>
                <w:szCs w:val="16"/>
              </w:rPr>
              <w:t xml:space="preserve">$ 61.26 </w:t>
            </w:r>
          </w:p>
        </w:tc>
        <w:tc>
          <w:tcPr>
            <w:tcW w:w="1021" w:type="dxa"/>
            <w:tcBorders>
              <w:top w:val="single" w:sz="4" w:space="0" w:color="000000"/>
              <w:left w:val="nil"/>
              <w:bottom w:val="single" w:sz="4" w:space="0" w:color="000000"/>
              <w:right w:val="single" w:sz="4" w:space="0" w:color="000000"/>
            </w:tcBorders>
            <w:shd w:val="clear" w:color="DEEAF6" w:fill="DEEAF6"/>
            <w:noWrap/>
          </w:tcPr>
          <w:p w14:paraId="6BF9747A" w14:textId="77777777" w:rsidR="00184E71" w:rsidRPr="00184E71" w:rsidRDefault="00184E71" w:rsidP="00184E71">
            <w:pPr>
              <w:rPr>
                <w:sz w:val="16"/>
                <w:szCs w:val="16"/>
              </w:rPr>
            </w:pPr>
            <w:r w:rsidRPr="00184E71">
              <w:rPr>
                <w:color w:val="000000"/>
                <w:sz w:val="16"/>
                <w:szCs w:val="16"/>
              </w:rPr>
              <w:t xml:space="preserve"> $  63.49 </w:t>
            </w:r>
          </w:p>
        </w:tc>
        <w:tc>
          <w:tcPr>
            <w:tcW w:w="1021" w:type="dxa"/>
            <w:tcBorders>
              <w:top w:val="single" w:sz="4" w:space="0" w:color="000000"/>
              <w:left w:val="nil"/>
              <w:bottom w:val="single" w:sz="4" w:space="0" w:color="000000"/>
              <w:right w:val="single" w:sz="4" w:space="0" w:color="000000"/>
            </w:tcBorders>
            <w:noWrap/>
          </w:tcPr>
          <w:p w14:paraId="5BF65299" w14:textId="77777777" w:rsidR="00184E71" w:rsidRPr="00184E71" w:rsidRDefault="00184E71" w:rsidP="00184E71">
            <w:pPr>
              <w:rPr>
                <w:sz w:val="16"/>
                <w:szCs w:val="16"/>
              </w:rPr>
            </w:pPr>
            <w:r w:rsidRPr="00184E71">
              <w:rPr>
                <w:color w:val="000000"/>
                <w:sz w:val="16"/>
                <w:szCs w:val="16"/>
              </w:rPr>
              <w:t xml:space="preserve"> $  63.49 </w:t>
            </w:r>
          </w:p>
        </w:tc>
        <w:tc>
          <w:tcPr>
            <w:tcW w:w="1021" w:type="dxa"/>
            <w:tcBorders>
              <w:top w:val="single" w:sz="4" w:space="0" w:color="000000"/>
              <w:left w:val="nil"/>
              <w:bottom w:val="single" w:sz="4" w:space="0" w:color="000000"/>
              <w:right w:val="single" w:sz="4" w:space="0" w:color="000000"/>
            </w:tcBorders>
            <w:noWrap/>
          </w:tcPr>
          <w:p w14:paraId="13CB8F2D" w14:textId="77777777" w:rsidR="00184E71" w:rsidRPr="00184E71" w:rsidRDefault="00184E71" w:rsidP="00184E71">
            <w:pPr>
              <w:rPr>
                <w:sz w:val="16"/>
                <w:szCs w:val="16"/>
              </w:rPr>
            </w:pPr>
            <w:r w:rsidRPr="00184E71">
              <w:rPr>
                <w:color w:val="000000"/>
                <w:sz w:val="16"/>
                <w:szCs w:val="16"/>
              </w:rPr>
              <w:t xml:space="preserve"> $  63.45 </w:t>
            </w:r>
          </w:p>
        </w:tc>
      </w:tr>
      <w:tr w:rsidR="00184E71" w:rsidRPr="00184E71" w14:paraId="3C5FE6B3" w14:textId="77777777" w:rsidTr="00F70934">
        <w:trPr>
          <w:trHeight w:val="134"/>
        </w:trPr>
        <w:tc>
          <w:tcPr>
            <w:tcW w:w="1994" w:type="dxa"/>
            <w:shd w:val="clear" w:color="auto" w:fill="FFF2CC"/>
            <w:hideMark/>
          </w:tcPr>
          <w:p w14:paraId="5A5A0DF3" w14:textId="77777777" w:rsidR="00184E71" w:rsidRPr="00184E71" w:rsidRDefault="00184E71" w:rsidP="00184E71">
            <w:pPr>
              <w:rPr>
                <w:sz w:val="16"/>
                <w:szCs w:val="16"/>
              </w:rPr>
            </w:pPr>
            <w:r w:rsidRPr="00184E71">
              <w:rPr>
                <w:sz w:val="16"/>
                <w:szCs w:val="16"/>
              </w:rPr>
              <w:t>Bear, fall</w:t>
            </w:r>
          </w:p>
        </w:tc>
        <w:tc>
          <w:tcPr>
            <w:tcW w:w="1269" w:type="dxa"/>
            <w:shd w:val="clear" w:color="auto" w:fill="FFF2CC"/>
            <w:hideMark/>
          </w:tcPr>
          <w:p w14:paraId="4BD60CA1" w14:textId="77777777" w:rsidR="00184E71" w:rsidRPr="00184E71" w:rsidRDefault="00184E71" w:rsidP="00184E71">
            <w:pPr>
              <w:rPr>
                <w:sz w:val="16"/>
                <w:szCs w:val="16"/>
              </w:rPr>
            </w:pPr>
            <w:r w:rsidRPr="00184E71">
              <w:rPr>
                <w:sz w:val="16"/>
                <w:szCs w:val="16"/>
              </w:rPr>
              <w:t>Nonresident</w:t>
            </w:r>
          </w:p>
        </w:tc>
        <w:tc>
          <w:tcPr>
            <w:tcW w:w="982" w:type="dxa"/>
            <w:shd w:val="clear" w:color="auto" w:fill="FFF2CC"/>
            <w:noWrap/>
            <w:hideMark/>
          </w:tcPr>
          <w:p w14:paraId="6DAF55CD" w14:textId="77777777" w:rsidR="00184E71" w:rsidRPr="00184E71" w:rsidRDefault="00184E71" w:rsidP="00184E71">
            <w:pPr>
              <w:rPr>
                <w:sz w:val="16"/>
                <w:szCs w:val="16"/>
              </w:rPr>
            </w:pPr>
            <w:r w:rsidRPr="00184E71">
              <w:rPr>
                <w:sz w:val="16"/>
                <w:szCs w:val="16"/>
              </w:rPr>
              <w:t xml:space="preserve">$ 842.41 </w:t>
            </w:r>
          </w:p>
        </w:tc>
        <w:tc>
          <w:tcPr>
            <w:tcW w:w="1021" w:type="dxa"/>
            <w:shd w:val="clear" w:color="auto" w:fill="FFF2CC"/>
            <w:noWrap/>
            <w:hideMark/>
          </w:tcPr>
          <w:p w14:paraId="7A7B8717" w14:textId="77777777" w:rsidR="00184E71" w:rsidRPr="00184E71" w:rsidRDefault="00184E71" w:rsidP="00184E71">
            <w:pPr>
              <w:rPr>
                <w:sz w:val="16"/>
                <w:szCs w:val="16"/>
              </w:rPr>
            </w:pPr>
            <w:r w:rsidRPr="00184E71">
              <w:rPr>
                <w:sz w:val="16"/>
                <w:szCs w:val="16"/>
              </w:rPr>
              <w:t xml:space="preserve">$ 299.81 </w:t>
            </w:r>
          </w:p>
        </w:tc>
        <w:tc>
          <w:tcPr>
            <w:tcW w:w="1021" w:type="dxa"/>
            <w:shd w:val="clear" w:color="auto" w:fill="FFF2CC"/>
            <w:noWrap/>
            <w:hideMark/>
          </w:tcPr>
          <w:p w14:paraId="6FFA73AA" w14:textId="77777777" w:rsidR="00184E71" w:rsidRPr="00184E71" w:rsidRDefault="00184E71" w:rsidP="00184E71">
            <w:pPr>
              <w:rPr>
                <w:sz w:val="16"/>
                <w:szCs w:val="16"/>
              </w:rPr>
            </w:pPr>
            <w:r w:rsidRPr="00184E71">
              <w:rPr>
                <w:sz w:val="16"/>
                <w:szCs w:val="16"/>
              </w:rPr>
              <w:t xml:space="preserve">$ 299.81 </w:t>
            </w:r>
          </w:p>
        </w:tc>
        <w:tc>
          <w:tcPr>
            <w:tcW w:w="1021" w:type="dxa"/>
            <w:tcBorders>
              <w:top w:val="nil"/>
              <w:left w:val="nil"/>
              <w:bottom w:val="single" w:sz="4" w:space="0" w:color="000000"/>
              <w:right w:val="single" w:sz="4" w:space="0" w:color="000000"/>
            </w:tcBorders>
            <w:shd w:val="clear" w:color="FFF2CC" w:fill="FFF2CC"/>
            <w:noWrap/>
          </w:tcPr>
          <w:p w14:paraId="763439C4" w14:textId="77777777" w:rsidR="00184E71" w:rsidRPr="00184E71" w:rsidRDefault="00184E71" w:rsidP="00184E71">
            <w:pPr>
              <w:rPr>
                <w:sz w:val="16"/>
                <w:szCs w:val="16"/>
              </w:rPr>
            </w:pPr>
            <w:r w:rsidRPr="00184E71">
              <w:rPr>
                <w:color w:val="000000"/>
                <w:sz w:val="16"/>
                <w:szCs w:val="16"/>
              </w:rPr>
              <w:t xml:space="preserve"> $872.95 </w:t>
            </w:r>
          </w:p>
        </w:tc>
        <w:tc>
          <w:tcPr>
            <w:tcW w:w="1021" w:type="dxa"/>
            <w:tcBorders>
              <w:top w:val="nil"/>
              <w:left w:val="nil"/>
              <w:bottom w:val="single" w:sz="4" w:space="0" w:color="000000"/>
              <w:right w:val="single" w:sz="4" w:space="0" w:color="000000"/>
            </w:tcBorders>
            <w:shd w:val="clear" w:color="FFF2CC" w:fill="FFF2CC"/>
            <w:noWrap/>
          </w:tcPr>
          <w:p w14:paraId="4C98FB87" w14:textId="77777777" w:rsidR="00184E71" w:rsidRPr="00184E71" w:rsidRDefault="00184E71" w:rsidP="00184E71">
            <w:pPr>
              <w:rPr>
                <w:sz w:val="16"/>
                <w:szCs w:val="16"/>
              </w:rPr>
            </w:pPr>
            <w:r w:rsidRPr="00184E71">
              <w:rPr>
                <w:color w:val="000000"/>
                <w:sz w:val="16"/>
                <w:szCs w:val="16"/>
              </w:rPr>
              <w:t xml:space="preserve"> $310.68 </w:t>
            </w:r>
          </w:p>
        </w:tc>
        <w:tc>
          <w:tcPr>
            <w:tcW w:w="1021" w:type="dxa"/>
            <w:tcBorders>
              <w:top w:val="nil"/>
              <w:left w:val="nil"/>
              <w:bottom w:val="single" w:sz="4" w:space="0" w:color="000000"/>
              <w:right w:val="single" w:sz="4" w:space="0" w:color="000000"/>
            </w:tcBorders>
            <w:shd w:val="clear" w:color="FFF2CC" w:fill="FFF2CC"/>
            <w:noWrap/>
          </w:tcPr>
          <w:p w14:paraId="23F65677" w14:textId="77777777" w:rsidR="00184E71" w:rsidRPr="00184E71" w:rsidRDefault="00184E71" w:rsidP="00184E71">
            <w:pPr>
              <w:rPr>
                <w:sz w:val="16"/>
                <w:szCs w:val="16"/>
              </w:rPr>
            </w:pPr>
            <w:r w:rsidRPr="00184E71">
              <w:rPr>
                <w:color w:val="000000"/>
                <w:sz w:val="16"/>
                <w:szCs w:val="16"/>
              </w:rPr>
              <w:t xml:space="preserve"> $310.65 </w:t>
            </w:r>
          </w:p>
        </w:tc>
      </w:tr>
      <w:tr w:rsidR="00184E71" w:rsidRPr="00184E71" w14:paraId="3502E20E" w14:textId="77777777" w:rsidTr="00F70934">
        <w:trPr>
          <w:trHeight w:val="116"/>
        </w:trPr>
        <w:tc>
          <w:tcPr>
            <w:tcW w:w="1994" w:type="dxa"/>
            <w:shd w:val="clear" w:color="auto" w:fill="C5E0B3" w:themeFill="accent6" w:themeFillTint="66"/>
            <w:hideMark/>
          </w:tcPr>
          <w:p w14:paraId="46224834" w14:textId="77777777" w:rsidR="00184E71" w:rsidRPr="00184E71" w:rsidRDefault="00184E71" w:rsidP="00184E71">
            <w:pPr>
              <w:rPr>
                <w:sz w:val="16"/>
                <w:szCs w:val="16"/>
              </w:rPr>
            </w:pPr>
            <w:r w:rsidRPr="00184E71">
              <w:rPr>
                <w:sz w:val="16"/>
                <w:szCs w:val="16"/>
              </w:rPr>
              <w:t>Bear (youth)</w:t>
            </w:r>
          </w:p>
        </w:tc>
        <w:tc>
          <w:tcPr>
            <w:tcW w:w="1269" w:type="dxa"/>
            <w:shd w:val="clear" w:color="auto" w:fill="C5E0B3" w:themeFill="accent6" w:themeFillTint="66"/>
            <w:hideMark/>
          </w:tcPr>
          <w:p w14:paraId="2C38D14D" w14:textId="77777777" w:rsidR="00184E71" w:rsidRPr="00184E71" w:rsidRDefault="00184E71" w:rsidP="00184E71">
            <w:pPr>
              <w:rPr>
                <w:sz w:val="16"/>
                <w:szCs w:val="16"/>
              </w:rPr>
            </w:pPr>
            <w:r w:rsidRPr="00184E71">
              <w:rPr>
                <w:sz w:val="16"/>
                <w:szCs w:val="16"/>
              </w:rPr>
              <w:t>Resident</w:t>
            </w:r>
          </w:p>
        </w:tc>
        <w:tc>
          <w:tcPr>
            <w:tcW w:w="982" w:type="dxa"/>
            <w:shd w:val="clear" w:color="auto" w:fill="C5E0B3" w:themeFill="accent6" w:themeFillTint="66"/>
            <w:noWrap/>
            <w:hideMark/>
          </w:tcPr>
          <w:p w14:paraId="1AC24BB8" w14:textId="77777777" w:rsidR="00184E71" w:rsidRPr="00184E71" w:rsidRDefault="00184E71" w:rsidP="00184E71">
            <w:pPr>
              <w:rPr>
                <w:sz w:val="16"/>
                <w:szCs w:val="16"/>
              </w:rPr>
            </w:pPr>
            <w:r w:rsidRPr="00184E71">
              <w:rPr>
                <w:sz w:val="16"/>
                <w:szCs w:val="16"/>
              </w:rPr>
              <w:t xml:space="preserve">$ - </w:t>
            </w:r>
          </w:p>
        </w:tc>
        <w:tc>
          <w:tcPr>
            <w:tcW w:w="1021" w:type="dxa"/>
            <w:shd w:val="clear" w:color="auto" w:fill="C5E0B3" w:themeFill="accent6" w:themeFillTint="66"/>
            <w:noWrap/>
            <w:hideMark/>
          </w:tcPr>
          <w:p w14:paraId="2ADF9608" w14:textId="77777777" w:rsidR="00184E71" w:rsidRPr="00184E71" w:rsidRDefault="00184E71" w:rsidP="00184E71">
            <w:pPr>
              <w:rPr>
                <w:sz w:val="16"/>
                <w:szCs w:val="16"/>
              </w:rPr>
            </w:pPr>
            <w:r w:rsidRPr="00184E71">
              <w:rPr>
                <w:sz w:val="16"/>
                <w:szCs w:val="16"/>
              </w:rPr>
              <w:t xml:space="preserve">$ 17.18 </w:t>
            </w:r>
          </w:p>
        </w:tc>
        <w:tc>
          <w:tcPr>
            <w:tcW w:w="1021" w:type="dxa"/>
            <w:shd w:val="clear" w:color="auto" w:fill="C5E0B3" w:themeFill="accent6" w:themeFillTint="66"/>
            <w:noWrap/>
            <w:hideMark/>
          </w:tcPr>
          <w:p w14:paraId="5E8B6F9F" w14:textId="77777777" w:rsidR="00184E71" w:rsidRPr="00184E71" w:rsidRDefault="00184E71" w:rsidP="00184E71">
            <w:pPr>
              <w:rPr>
                <w:sz w:val="16"/>
                <w:szCs w:val="16"/>
              </w:rPr>
            </w:pPr>
            <w:r w:rsidRPr="00184E71">
              <w:rPr>
                <w:sz w:val="16"/>
                <w:szCs w:val="16"/>
              </w:rPr>
              <w:t xml:space="preserve">$ 17.18 </w:t>
            </w:r>
          </w:p>
        </w:tc>
        <w:tc>
          <w:tcPr>
            <w:tcW w:w="1021" w:type="dxa"/>
            <w:tcBorders>
              <w:top w:val="single" w:sz="4" w:space="0" w:color="000000"/>
              <w:left w:val="nil"/>
              <w:bottom w:val="single" w:sz="4" w:space="0" w:color="000000"/>
              <w:right w:val="single" w:sz="4" w:space="0" w:color="000000"/>
            </w:tcBorders>
            <w:shd w:val="clear" w:color="auto" w:fill="C5E0B3" w:themeFill="accent6" w:themeFillTint="66"/>
            <w:noWrap/>
          </w:tcPr>
          <w:p w14:paraId="264601E0" w14:textId="77777777" w:rsidR="00184E71" w:rsidRPr="00184E71" w:rsidRDefault="00184E71" w:rsidP="00184E71">
            <w:pPr>
              <w:rPr>
                <w:sz w:val="16"/>
                <w:szCs w:val="16"/>
              </w:rPr>
            </w:pPr>
            <w:r w:rsidRPr="00184E71">
              <w:rPr>
                <w:color w:val="000000"/>
                <w:sz w:val="16"/>
                <w:szCs w:val="16"/>
              </w:rPr>
              <w:t xml:space="preserve"> $       -   </w:t>
            </w:r>
          </w:p>
        </w:tc>
        <w:tc>
          <w:tcPr>
            <w:tcW w:w="1021" w:type="dxa"/>
            <w:tcBorders>
              <w:top w:val="single" w:sz="4" w:space="0" w:color="000000"/>
              <w:left w:val="nil"/>
              <w:bottom w:val="single" w:sz="4" w:space="0" w:color="000000"/>
              <w:right w:val="single" w:sz="4" w:space="0" w:color="000000"/>
            </w:tcBorders>
            <w:shd w:val="clear" w:color="auto" w:fill="C5E0B3" w:themeFill="accent6" w:themeFillTint="66"/>
            <w:noWrap/>
          </w:tcPr>
          <w:p w14:paraId="66C2C36B" w14:textId="77777777" w:rsidR="00184E71" w:rsidRPr="00184E71" w:rsidRDefault="00184E71" w:rsidP="00184E71">
            <w:pPr>
              <w:rPr>
                <w:sz w:val="16"/>
                <w:szCs w:val="16"/>
              </w:rPr>
            </w:pPr>
            <w:r w:rsidRPr="00184E71">
              <w:rPr>
                <w:color w:val="000000"/>
                <w:sz w:val="16"/>
                <w:szCs w:val="16"/>
              </w:rPr>
              <w:t xml:space="preserve"> $  17.80 </w:t>
            </w:r>
          </w:p>
        </w:tc>
        <w:tc>
          <w:tcPr>
            <w:tcW w:w="1021" w:type="dxa"/>
            <w:tcBorders>
              <w:top w:val="single" w:sz="4" w:space="0" w:color="000000"/>
              <w:left w:val="nil"/>
              <w:bottom w:val="single" w:sz="4" w:space="0" w:color="000000"/>
              <w:right w:val="single" w:sz="4" w:space="0" w:color="000000"/>
            </w:tcBorders>
            <w:shd w:val="clear" w:color="auto" w:fill="C5E0B3" w:themeFill="accent6" w:themeFillTint="66"/>
            <w:noWrap/>
          </w:tcPr>
          <w:p w14:paraId="58CFBFEE" w14:textId="77777777" w:rsidR="00184E71" w:rsidRPr="00184E71" w:rsidRDefault="00184E71" w:rsidP="00184E71">
            <w:pPr>
              <w:rPr>
                <w:sz w:val="16"/>
                <w:szCs w:val="16"/>
              </w:rPr>
            </w:pPr>
            <w:r w:rsidRPr="00184E71">
              <w:rPr>
                <w:color w:val="000000"/>
                <w:sz w:val="16"/>
                <w:szCs w:val="16"/>
              </w:rPr>
              <w:t xml:space="preserve"> $  17.80 </w:t>
            </w:r>
          </w:p>
        </w:tc>
      </w:tr>
      <w:tr w:rsidR="00184E71" w:rsidRPr="00184E71" w14:paraId="1174EB84" w14:textId="77777777" w:rsidTr="00F70934">
        <w:trPr>
          <w:trHeight w:val="170"/>
        </w:trPr>
        <w:tc>
          <w:tcPr>
            <w:tcW w:w="1994" w:type="dxa"/>
            <w:shd w:val="clear" w:color="auto" w:fill="C5E0B3" w:themeFill="accent6" w:themeFillTint="66"/>
            <w:hideMark/>
          </w:tcPr>
          <w:p w14:paraId="4AA70FB2" w14:textId="77777777" w:rsidR="00184E71" w:rsidRPr="00184E71" w:rsidRDefault="00184E71" w:rsidP="00184E71">
            <w:pPr>
              <w:rPr>
                <w:sz w:val="16"/>
                <w:szCs w:val="16"/>
              </w:rPr>
            </w:pPr>
            <w:r w:rsidRPr="00184E71">
              <w:rPr>
                <w:sz w:val="16"/>
                <w:szCs w:val="16"/>
              </w:rPr>
              <w:t>Bear (youth)</w:t>
            </w:r>
          </w:p>
        </w:tc>
        <w:tc>
          <w:tcPr>
            <w:tcW w:w="1269" w:type="dxa"/>
            <w:shd w:val="clear" w:color="auto" w:fill="C5E0B3" w:themeFill="accent6" w:themeFillTint="66"/>
            <w:hideMark/>
          </w:tcPr>
          <w:p w14:paraId="06120CFD" w14:textId="77777777" w:rsidR="00184E71" w:rsidRPr="00184E71" w:rsidRDefault="00184E71" w:rsidP="00184E71">
            <w:pPr>
              <w:rPr>
                <w:sz w:val="16"/>
                <w:szCs w:val="16"/>
              </w:rPr>
            </w:pPr>
            <w:r w:rsidRPr="00184E71">
              <w:rPr>
                <w:sz w:val="16"/>
                <w:szCs w:val="16"/>
              </w:rPr>
              <w:t>Nonresident</w:t>
            </w:r>
          </w:p>
        </w:tc>
        <w:tc>
          <w:tcPr>
            <w:tcW w:w="982" w:type="dxa"/>
            <w:shd w:val="clear" w:color="auto" w:fill="C5E0B3" w:themeFill="accent6" w:themeFillTint="66"/>
            <w:noWrap/>
            <w:hideMark/>
          </w:tcPr>
          <w:p w14:paraId="7D88F9E8" w14:textId="77777777" w:rsidR="00184E71" w:rsidRPr="00184E71" w:rsidRDefault="00184E71" w:rsidP="00184E71">
            <w:pPr>
              <w:rPr>
                <w:sz w:val="16"/>
                <w:szCs w:val="16"/>
              </w:rPr>
            </w:pPr>
            <w:r w:rsidRPr="00184E71">
              <w:rPr>
                <w:sz w:val="16"/>
                <w:szCs w:val="16"/>
              </w:rPr>
              <w:t xml:space="preserve">$ - </w:t>
            </w:r>
          </w:p>
        </w:tc>
        <w:tc>
          <w:tcPr>
            <w:tcW w:w="1021" w:type="dxa"/>
            <w:shd w:val="clear" w:color="auto" w:fill="C5E0B3" w:themeFill="accent6" w:themeFillTint="66"/>
            <w:noWrap/>
            <w:hideMark/>
          </w:tcPr>
          <w:p w14:paraId="0AE83BBC" w14:textId="77777777" w:rsidR="00184E71" w:rsidRPr="00184E71" w:rsidRDefault="00184E71" w:rsidP="00184E71">
            <w:pPr>
              <w:rPr>
                <w:sz w:val="16"/>
                <w:szCs w:val="16"/>
              </w:rPr>
            </w:pPr>
            <w:r w:rsidRPr="00184E71">
              <w:rPr>
                <w:sz w:val="16"/>
                <w:szCs w:val="16"/>
              </w:rPr>
              <w:t xml:space="preserve">$ 61.35 </w:t>
            </w:r>
          </w:p>
        </w:tc>
        <w:tc>
          <w:tcPr>
            <w:tcW w:w="1021" w:type="dxa"/>
            <w:shd w:val="clear" w:color="auto" w:fill="C5E0B3" w:themeFill="accent6" w:themeFillTint="66"/>
            <w:noWrap/>
            <w:hideMark/>
          </w:tcPr>
          <w:p w14:paraId="0A4857EB" w14:textId="77777777" w:rsidR="00184E71" w:rsidRPr="00184E71" w:rsidRDefault="00184E71" w:rsidP="00184E71">
            <w:pPr>
              <w:rPr>
                <w:sz w:val="16"/>
                <w:szCs w:val="16"/>
              </w:rPr>
            </w:pPr>
            <w:r w:rsidRPr="00184E71">
              <w:rPr>
                <w:sz w:val="16"/>
                <w:szCs w:val="16"/>
              </w:rPr>
              <w:t xml:space="preserve">$ 61.35 </w:t>
            </w:r>
          </w:p>
        </w:tc>
        <w:tc>
          <w:tcPr>
            <w:tcW w:w="1021" w:type="dxa"/>
            <w:tcBorders>
              <w:top w:val="nil"/>
              <w:left w:val="nil"/>
              <w:bottom w:val="single" w:sz="4" w:space="0" w:color="000000"/>
              <w:right w:val="single" w:sz="4" w:space="0" w:color="000000"/>
            </w:tcBorders>
            <w:shd w:val="clear" w:color="auto" w:fill="C5E0B3" w:themeFill="accent6" w:themeFillTint="66"/>
            <w:noWrap/>
          </w:tcPr>
          <w:p w14:paraId="146183D4" w14:textId="77777777" w:rsidR="00184E71" w:rsidRPr="00184E71" w:rsidRDefault="00184E71" w:rsidP="00184E71">
            <w:pPr>
              <w:rPr>
                <w:sz w:val="16"/>
                <w:szCs w:val="16"/>
              </w:rPr>
            </w:pPr>
            <w:r w:rsidRPr="00184E71">
              <w:rPr>
                <w:color w:val="000000"/>
                <w:sz w:val="16"/>
                <w:szCs w:val="16"/>
              </w:rPr>
              <w:t xml:space="preserve"> $       -   </w:t>
            </w:r>
          </w:p>
        </w:tc>
        <w:tc>
          <w:tcPr>
            <w:tcW w:w="1021" w:type="dxa"/>
            <w:tcBorders>
              <w:top w:val="nil"/>
              <w:left w:val="nil"/>
              <w:bottom w:val="single" w:sz="4" w:space="0" w:color="000000"/>
              <w:right w:val="single" w:sz="4" w:space="0" w:color="000000"/>
            </w:tcBorders>
            <w:shd w:val="clear" w:color="auto" w:fill="C5E0B3" w:themeFill="accent6" w:themeFillTint="66"/>
            <w:noWrap/>
          </w:tcPr>
          <w:p w14:paraId="7C0B0AFE" w14:textId="77777777" w:rsidR="00184E71" w:rsidRPr="00184E71" w:rsidRDefault="00184E71" w:rsidP="00184E71">
            <w:pPr>
              <w:rPr>
                <w:sz w:val="16"/>
                <w:szCs w:val="16"/>
              </w:rPr>
            </w:pPr>
            <w:r w:rsidRPr="00184E71">
              <w:rPr>
                <w:color w:val="000000"/>
                <w:sz w:val="16"/>
                <w:szCs w:val="16"/>
              </w:rPr>
              <w:t xml:space="preserve"> $  63.58 </w:t>
            </w:r>
          </w:p>
        </w:tc>
        <w:tc>
          <w:tcPr>
            <w:tcW w:w="1021" w:type="dxa"/>
            <w:tcBorders>
              <w:top w:val="nil"/>
              <w:left w:val="nil"/>
              <w:bottom w:val="single" w:sz="4" w:space="0" w:color="000000"/>
              <w:right w:val="single" w:sz="4" w:space="0" w:color="000000"/>
            </w:tcBorders>
            <w:shd w:val="clear" w:color="auto" w:fill="C5E0B3" w:themeFill="accent6" w:themeFillTint="66"/>
            <w:noWrap/>
          </w:tcPr>
          <w:p w14:paraId="4EB1AE34" w14:textId="77777777" w:rsidR="00184E71" w:rsidRPr="00184E71" w:rsidRDefault="00184E71" w:rsidP="00184E71">
            <w:pPr>
              <w:rPr>
                <w:sz w:val="16"/>
                <w:szCs w:val="16"/>
              </w:rPr>
            </w:pPr>
            <w:r w:rsidRPr="00184E71">
              <w:rPr>
                <w:color w:val="000000"/>
                <w:sz w:val="16"/>
                <w:szCs w:val="16"/>
              </w:rPr>
              <w:t xml:space="preserve"> $  63.55 </w:t>
            </w:r>
          </w:p>
        </w:tc>
      </w:tr>
      <w:tr w:rsidR="00184E71" w:rsidRPr="00184E71" w14:paraId="1240B4E3" w14:textId="77777777" w:rsidTr="00F70934">
        <w:trPr>
          <w:trHeight w:val="188"/>
        </w:trPr>
        <w:tc>
          <w:tcPr>
            <w:tcW w:w="1994" w:type="dxa"/>
            <w:hideMark/>
          </w:tcPr>
          <w:p w14:paraId="4D7BECA3" w14:textId="77777777" w:rsidR="00184E71" w:rsidRPr="00184E71" w:rsidRDefault="00184E71" w:rsidP="00184E71">
            <w:pPr>
              <w:rPr>
                <w:sz w:val="16"/>
                <w:szCs w:val="16"/>
              </w:rPr>
            </w:pPr>
            <w:r w:rsidRPr="00184E71">
              <w:rPr>
                <w:sz w:val="16"/>
                <w:szCs w:val="16"/>
              </w:rPr>
              <w:t xml:space="preserve">Deer </w:t>
            </w:r>
          </w:p>
        </w:tc>
        <w:tc>
          <w:tcPr>
            <w:tcW w:w="1269" w:type="dxa"/>
            <w:hideMark/>
          </w:tcPr>
          <w:p w14:paraId="26320035"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673EC6AC" w14:textId="77777777" w:rsidR="00184E71" w:rsidRPr="00184E71" w:rsidRDefault="00184E71" w:rsidP="00184E71">
            <w:pPr>
              <w:rPr>
                <w:sz w:val="16"/>
                <w:szCs w:val="16"/>
              </w:rPr>
            </w:pPr>
            <w:r w:rsidRPr="00184E71">
              <w:rPr>
                <w:sz w:val="16"/>
                <w:szCs w:val="16"/>
              </w:rPr>
              <w:t xml:space="preserve">$ 48.50 </w:t>
            </w:r>
          </w:p>
        </w:tc>
        <w:tc>
          <w:tcPr>
            <w:tcW w:w="1021" w:type="dxa"/>
            <w:noWrap/>
            <w:hideMark/>
          </w:tcPr>
          <w:p w14:paraId="6E589105" w14:textId="77777777" w:rsidR="00184E71" w:rsidRPr="00184E71" w:rsidRDefault="00184E71" w:rsidP="00184E71">
            <w:pPr>
              <w:rPr>
                <w:sz w:val="16"/>
                <w:szCs w:val="16"/>
              </w:rPr>
            </w:pPr>
            <w:r w:rsidRPr="00184E71">
              <w:rPr>
                <w:sz w:val="16"/>
                <w:szCs w:val="16"/>
              </w:rPr>
              <w:t xml:space="preserve">$ 48.50 </w:t>
            </w:r>
          </w:p>
        </w:tc>
        <w:tc>
          <w:tcPr>
            <w:tcW w:w="1021" w:type="dxa"/>
            <w:noWrap/>
            <w:hideMark/>
          </w:tcPr>
          <w:p w14:paraId="56C0532B" w14:textId="77777777" w:rsidR="00184E71" w:rsidRPr="00184E71" w:rsidRDefault="00184E71" w:rsidP="00184E71">
            <w:pPr>
              <w:rPr>
                <w:sz w:val="16"/>
                <w:szCs w:val="16"/>
              </w:rPr>
            </w:pPr>
            <w:r w:rsidRPr="00184E71">
              <w:rPr>
                <w:sz w:val="16"/>
                <w:szCs w:val="16"/>
              </w:rPr>
              <w:t xml:space="preserve">$ 48.50 </w:t>
            </w:r>
          </w:p>
        </w:tc>
        <w:tc>
          <w:tcPr>
            <w:tcW w:w="1021" w:type="dxa"/>
            <w:tcBorders>
              <w:top w:val="nil"/>
              <w:left w:val="nil"/>
              <w:bottom w:val="single" w:sz="4" w:space="0" w:color="000000"/>
              <w:right w:val="single" w:sz="4" w:space="0" w:color="000000"/>
            </w:tcBorders>
            <w:shd w:val="clear" w:color="DEEAF6" w:fill="DEEAF6"/>
            <w:noWrap/>
          </w:tcPr>
          <w:p w14:paraId="2B437742" w14:textId="77777777" w:rsidR="00184E71" w:rsidRPr="00184E71" w:rsidRDefault="00184E71" w:rsidP="00184E71">
            <w:pPr>
              <w:rPr>
                <w:sz w:val="16"/>
                <w:szCs w:val="16"/>
              </w:rPr>
            </w:pPr>
            <w:r w:rsidRPr="00184E71">
              <w:rPr>
                <w:color w:val="000000"/>
                <w:sz w:val="16"/>
                <w:szCs w:val="16"/>
              </w:rPr>
              <w:t xml:space="preserve"> $  50.26 </w:t>
            </w:r>
          </w:p>
        </w:tc>
        <w:tc>
          <w:tcPr>
            <w:tcW w:w="1021" w:type="dxa"/>
            <w:tcBorders>
              <w:top w:val="nil"/>
              <w:left w:val="nil"/>
              <w:bottom w:val="single" w:sz="4" w:space="0" w:color="000000"/>
              <w:right w:val="single" w:sz="4" w:space="0" w:color="000000"/>
            </w:tcBorders>
            <w:noWrap/>
          </w:tcPr>
          <w:p w14:paraId="5642E243" w14:textId="77777777" w:rsidR="00184E71" w:rsidRPr="00184E71" w:rsidRDefault="00184E71" w:rsidP="00184E71">
            <w:pPr>
              <w:rPr>
                <w:sz w:val="16"/>
                <w:szCs w:val="16"/>
              </w:rPr>
            </w:pPr>
            <w:r w:rsidRPr="00184E71">
              <w:rPr>
                <w:color w:val="000000"/>
                <w:sz w:val="16"/>
                <w:szCs w:val="16"/>
              </w:rPr>
              <w:t xml:space="preserve"> $  50.26 </w:t>
            </w:r>
          </w:p>
        </w:tc>
        <w:tc>
          <w:tcPr>
            <w:tcW w:w="1021" w:type="dxa"/>
            <w:tcBorders>
              <w:top w:val="nil"/>
              <w:left w:val="nil"/>
              <w:bottom w:val="single" w:sz="4" w:space="0" w:color="000000"/>
              <w:right w:val="single" w:sz="4" w:space="0" w:color="000000"/>
            </w:tcBorders>
            <w:noWrap/>
          </w:tcPr>
          <w:p w14:paraId="5EEF0286" w14:textId="77777777" w:rsidR="00184E71" w:rsidRPr="00184E71" w:rsidRDefault="00184E71" w:rsidP="00184E71">
            <w:pPr>
              <w:rPr>
                <w:sz w:val="16"/>
                <w:szCs w:val="16"/>
              </w:rPr>
            </w:pPr>
            <w:r w:rsidRPr="00184E71">
              <w:rPr>
                <w:color w:val="000000"/>
                <w:sz w:val="16"/>
                <w:szCs w:val="16"/>
              </w:rPr>
              <w:t xml:space="preserve"> $  50.25 </w:t>
            </w:r>
          </w:p>
        </w:tc>
      </w:tr>
      <w:tr w:rsidR="00184E71" w:rsidRPr="00184E71" w14:paraId="56E1600F" w14:textId="77777777" w:rsidTr="00F70934">
        <w:trPr>
          <w:trHeight w:val="170"/>
        </w:trPr>
        <w:tc>
          <w:tcPr>
            <w:tcW w:w="1994" w:type="dxa"/>
            <w:hideMark/>
          </w:tcPr>
          <w:p w14:paraId="576812A6" w14:textId="77777777" w:rsidR="00184E71" w:rsidRPr="00184E71" w:rsidRDefault="00184E71" w:rsidP="00184E71">
            <w:pPr>
              <w:rPr>
                <w:sz w:val="16"/>
                <w:szCs w:val="16"/>
              </w:rPr>
            </w:pPr>
            <w:r w:rsidRPr="00184E71">
              <w:rPr>
                <w:sz w:val="16"/>
                <w:szCs w:val="16"/>
              </w:rPr>
              <w:t>Deer</w:t>
            </w:r>
          </w:p>
        </w:tc>
        <w:tc>
          <w:tcPr>
            <w:tcW w:w="1269" w:type="dxa"/>
            <w:hideMark/>
          </w:tcPr>
          <w:p w14:paraId="4EA04E42"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76E71FA7" w14:textId="77777777" w:rsidR="00184E71" w:rsidRPr="00184E71" w:rsidRDefault="00184E71" w:rsidP="00184E71">
            <w:pPr>
              <w:rPr>
                <w:sz w:val="16"/>
                <w:szCs w:val="16"/>
              </w:rPr>
            </w:pPr>
            <w:r w:rsidRPr="00184E71">
              <w:rPr>
                <w:sz w:val="16"/>
                <w:szCs w:val="16"/>
              </w:rPr>
              <w:t xml:space="preserve">$ 504.17 </w:t>
            </w:r>
          </w:p>
        </w:tc>
        <w:tc>
          <w:tcPr>
            <w:tcW w:w="1021" w:type="dxa"/>
            <w:noWrap/>
            <w:hideMark/>
          </w:tcPr>
          <w:p w14:paraId="1BB6362B" w14:textId="77777777" w:rsidR="00184E71" w:rsidRPr="00184E71" w:rsidRDefault="00184E71" w:rsidP="00184E71">
            <w:pPr>
              <w:rPr>
                <w:sz w:val="16"/>
                <w:szCs w:val="16"/>
              </w:rPr>
            </w:pPr>
            <w:r w:rsidRPr="00184E71">
              <w:rPr>
                <w:sz w:val="16"/>
                <w:szCs w:val="16"/>
              </w:rPr>
              <w:t xml:space="preserve">$ 504.17 </w:t>
            </w:r>
          </w:p>
        </w:tc>
        <w:tc>
          <w:tcPr>
            <w:tcW w:w="1021" w:type="dxa"/>
            <w:noWrap/>
            <w:hideMark/>
          </w:tcPr>
          <w:p w14:paraId="3848C3B2" w14:textId="77777777" w:rsidR="00184E71" w:rsidRPr="00184E71" w:rsidRDefault="00184E71" w:rsidP="00184E71">
            <w:pPr>
              <w:rPr>
                <w:sz w:val="16"/>
                <w:szCs w:val="16"/>
              </w:rPr>
            </w:pPr>
            <w:r w:rsidRPr="00184E71">
              <w:rPr>
                <w:sz w:val="16"/>
                <w:szCs w:val="16"/>
              </w:rPr>
              <w:t xml:space="preserve">$ 504.17 </w:t>
            </w:r>
          </w:p>
        </w:tc>
        <w:tc>
          <w:tcPr>
            <w:tcW w:w="1021" w:type="dxa"/>
            <w:tcBorders>
              <w:top w:val="nil"/>
              <w:left w:val="nil"/>
              <w:bottom w:val="single" w:sz="4" w:space="0" w:color="000000"/>
              <w:right w:val="single" w:sz="4" w:space="0" w:color="000000"/>
            </w:tcBorders>
            <w:shd w:val="clear" w:color="DEEAF6" w:fill="DEEAF6"/>
            <w:noWrap/>
          </w:tcPr>
          <w:p w14:paraId="5A8866B8" w14:textId="77777777" w:rsidR="00184E71" w:rsidRPr="00184E71" w:rsidRDefault="00184E71" w:rsidP="00184E71">
            <w:pPr>
              <w:rPr>
                <w:sz w:val="16"/>
                <w:szCs w:val="16"/>
              </w:rPr>
            </w:pPr>
            <w:r w:rsidRPr="00184E71">
              <w:rPr>
                <w:color w:val="000000"/>
                <w:sz w:val="16"/>
                <w:szCs w:val="16"/>
              </w:rPr>
              <w:t xml:space="preserve"> $522.45 </w:t>
            </w:r>
          </w:p>
        </w:tc>
        <w:tc>
          <w:tcPr>
            <w:tcW w:w="1021" w:type="dxa"/>
            <w:tcBorders>
              <w:top w:val="nil"/>
              <w:left w:val="nil"/>
              <w:bottom w:val="single" w:sz="4" w:space="0" w:color="000000"/>
              <w:right w:val="single" w:sz="4" w:space="0" w:color="000000"/>
            </w:tcBorders>
            <w:noWrap/>
          </w:tcPr>
          <w:p w14:paraId="3DD97FA1" w14:textId="77777777" w:rsidR="00184E71" w:rsidRPr="00184E71" w:rsidRDefault="00184E71" w:rsidP="00184E71">
            <w:pPr>
              <w:rPr>
                <w:sz w:val="16"/>
                <w:szCs w:val="16"/>
              </w:rPr>
            </w:pPr>
            <w:r w:rsidRPr="00184E71">
              <w:rPr>
                <w:color w:val="000000"/>
                <w:sz w:val="16"/>
                <w:szCs w:val="16"/>
              </w:rPr>
              <w:t xml:space="preserve"> $522.45 </w:t>
            </w:r>
          </w:p>
        </w:tc>
        <w:tc>
          <w:tcPr>
            <w:tcW w:w="1021" w:type="dxa"/>
            <w:tcBorders>
              <w:top w:val="nil"/>
              <w:left w:val="nil"/>
              <w:bottom w:val="single" w:sz="4" w:space="0" w:color="000000"/>
              <w:right w:val="single" w:sz="4" w:space="0" w:color="000000"/>
            </w:tcBorders>
            <w:noWrap/>
          </w:tcPr>
          <w:p w14:paraId="5C0214B6" w14:textId="77777777" w:rsidR="00184E71" w:rsidRPr="00184E71" w:rsidRDefault="00184E71" w:rsidP="00184E71">
            <w:pPr>
              <w:rPr>
                <w:sz w:val="16"/>
                <w:szCs w:val="16"/>
              </w:rPr>
            </w:pPr>
            <w:r w:rsidRPr="00184E71">
              <w:rPr>
                <w:color w:val="000000"/>
                <w:sz w:val="16"/>
                <w:szCs w:val="16"/>
              </w:rPr>
              <w:t xml:space="preserve"> $522.45 </w:t>
            </w:r>
          </w:p>
        </w:tc>
      </w:tr>
      <w:tr w:rsidR="00184E71" w:rsidRPr="00184E71" w14:paraId="75271295" w14:textId="77777777" w:rsidTr="00F70934">
        <w:trPr>
          <w:trHeight w:val="152"/>
        </w:trPr>
        <w:tc>
          <w:tcPr>
            <w:tcW w:w="1994" w:type="dxa"/>
            <w:hideMark/>
          </w:tcPr>
          <w:p w14:paraId="1F2F0667" w14:textId="77777777" w:rsidR="00184E71" w:rsidRPr="00184E71" w:rsidRDefault="00184E71" w:rsidP="00184E71">
            <w:pPr>
              <w:rPr>
                <w:sz w:val="16"/>
                <w:szCs w:val="16"/>
              </w:rPr>
            </w:pPr>
            <w:r w:rsidRPr="00184E71">
              <w:rPr>
                <w:sz w:val="16"/>
                <w:szCs w:val="16"/>
              </w:rPr>
              <w:t xml:space="preserve">Elk </w:t>
            </w:r>
          </w:p>
        </w:tc>
        <w:tc>
          <w:tcPr>
            <w:tcW w:w="1269" w:type="dxa"/>
            <w:hideMark/>
          </w:tcPr>
          <w:p w14:paraId="6A1566EC"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521A4CD7" w14:textId="77777777" w:rsidR="00184E71" w:rsidRPr="00184E71" w:rsidRDefault="00184E71" w:rsidP="00184E71">
            <w:pPr>
              <w:rPr>
                <w:sz w:val="16"/>
                <w:szCs w:val="16"/>
              </w:rPr>
            </w:pPr>
            <w:r w:rsidRPr="00184E71">
              <w:rPr>
                <w:sz w:val="16"/>
                <w:szCs w:val="16"/>
              </w:rPr>
              <w:t xml:space="preserve">$ 67.65 </w:t>
            </w:r>
          </w:p>
        </w:tc>
        <w:tc>
          <w:tcPr>
            <w:tcW w:w="1021" w:type="dxa"/>
            <w:noWrap/>
            <w:hideMark/>
          </w:tcPr>
          <w:p w14:paraId="5602BD87" w14:textId="77777777" w:rsidR="00184E71" w:rsidRPr="00184E71" w:rsidRDefault="00184E71" w:rsidP="00184E71">
            <w:pPr>
              <w:rPr>
                <w:sz w:val="16"/>
                <w:szCs w:val="16"/>
              </w:rPr>
            </w:pPr>
            <w:r w:rsidRPr="00184E71">
              <w:rPr>
                <w:sz w:val="16"/>
                <w:szCs w:val="16"/>
              </w:rPr>
              <w:t xml:space="preserve">$ 67.65 </w:t>
            </w:r>
          </w:p>
        </w:tc>
        <w:tc>
          <w:tcPr>
            <w:tcW w:w="1021" w:type="dxa"/>
            <w:noWrap/>
            <w:hideMark/>
          </w:tcPr>
          <w:p w14:paraId="422DD3B0" w14:textId="77777777" w:rsidR="00184E71" w:rsidRPr="00184E71" w:rsidRDefault="00184E71" w:rsidP="00184E71">
            <w:pPr>
              <w:rPr>
                <w:sz w:val="16"/>
                <w:szCs w:val="16"/>
              </w:rPr>
            </w:pPr>
            <w:r w:rsidRPr="00184E71">
              <w:rPr>
                <w:sz w:val="16"/>
                <w:szCs w:val="16"/>
              </w:rPr>
              <w:t xml:space="preserve">$ 67.65 </w:t>
            </w:r>
          </w:p>
        </w:tc>
        <w:tc>
          <w:tcPr>
            <w:tcW w:w="1021" w:type="dxa"/>
            <w:tcBorders>
              <w:top w:val="nil"/>
              <w:left w:val="nil"/>
              <w:bottom w:val="single" w:sz="4" w:space="0" w:color="000000"/>
              <w:right w:val="single" w:sz="4" w:space="0" w:color="000000"/>
            </w:tcBorders>
            <w:shd w:val="clear" w:color="DEEAF6" w:fill="DEEAF6"/>
            <w:noWrap/>
          </w:tcPr>
          <w:p w14:paraId="731ED323" w14:textId="77777777" w:rsidR="00184E71" w:rsidRPr="00184E71" w:rsidRDefault="00184E71" w:rsidP="00184E71">
            <w:pPr>
              <w:rPr>
                <w:sz w:val="16"/>
                <w:szCs w:val="16"/>
              </w:rPr>
            </w:pPr>
            <w:r w:rsidRPr="00184E71">
              <w:rPr>
                <w:color w:val="000000"/>
                <w:sz w:val="16"/>
                <w:szCs w:val="16"/>
              </w:rPr>
              <w:t xml:space="preserve"> $  70.10 </w:t>
            </w:r>
          </w:p>
        </w:tc>
        <w:tc>
          <w:tcPr>
            <w:tcW w:w="1021" w:type="dxa"/>
            <w:tcBorders>
              <w:top w:val="nil"/>
              <w:left w:val="nil"/>
              <w:bottom w:val="single" w:sz="4" w:space="0" w:color="000000"/>
              <w:right w:val="single" w:sz="4" w:space="0" w:color="000000"/>
            </w:tcBorders>
            <w:noWrap/>
          </w:tcPr>
          <w:p w14:paraId="0096DB82" w14:textId="77777777" w:rsidR="00184E71" w:rsidRPr="00184E71" w:rsidRDefault="00184E71" w:rsidP="00184E71">
            <w:pPr>
              <w:rPr>
                <w:sz w:val="16"/>
                <w:szCs w:val="16"/>
              </w:rPr>
            </w:pPr>
            <w:r w:rsidRPr="00184E71">
              <w:rPr>
                <w:color w:val="000000"/>
                <w:sz w:val="16"/>
                <w:szCs w:val="16"/>
              </w:rPr>
              <w:t xml:space="preserve"> $  70.10 </w:t>
            </w:r>
          </w:p>
        </w:tc>
        <w:tc>
          <w:tcPr>
            <w:tcW w:w="1021" w:type="dxa"/>
            <w:tcBorders>
              <w:top w:val="nil"/>
              <w:left w:val="nil"/>
              <w:bottom w:val="single" w:sz="4" w:space="0" w:color="000000"/>
              <w:right w:val="single" w:sz="4" w:space="0" w:color="000000"/>
            </w:tcBorders>
            <w:noWrap/>
          </w:tcPr>
          <w:p w14:paraId="366FAC05" w14:textId="77777777" w:rsidR="00184E71" w:rsidRPr="00184E71" w:rsidRDefault="00184E71" w:rsidP="00184E71">
            <w:pPr>
              <w:rPr>
                <w:sz w:val="16"/>
                <w:szCs w:val="16"/>
              </w:rPr>
            </w:pPr>
            <w:r w:rsidRPr="00184E71">
              <w:rPr>
                <w:color w:val="000000"/>
                <w:sz w:val="16"/>
                <w:szCs w:val="16"/>
              </w:rPr>
              <w:t xml:space="preserve"> $  70.10 </w:t>
            </w:r>
          </w:p>
        </w:tc>
      </w:tr>
      <w:tr w:rsidR="00184E71" w:rsidRPr="00184E71" w14:paraId="56339C30" w14:textId="77777777" w:rsidTr="00F70934">
        <w:trPr>
          <w:trHeight w:val="224"/>
        </w:trPr>
        <w:tc>
          <w:tcPr>
            <w:tcW w:w="1994" w:type="dxa"/>
            <w:hideMark/>
          </w:tcPr>
          <w:p w14:paraId="7700D077" w14:textId="77777777" w:rsidR="00184E71" w:rsidRPr="00184E71" w:rsidRDefault="00184E71" w:rsidP="00184E71">
            <w:pPr>
              <w:rPr>
                <w:sz w:val="16"/>
                <w:szCs w:val="16"/>
              </w:rPr>
            </w:pPr>
            <w:r w:rsidRPr="00184E71">
              <w:rPr>
                <w:sz w:val="16"/>
                <w:szCs w:val="16"/>
              </w:rPr>
              <w:t>Elk (either sex)</w:t>
            </w:r>
          </w:p>
        </w:tc>
        <w:tc>
          <w:tcPr>
            <w:tcW w:w="1269" w:type="dxa"/>
            <w:hideMark/>
          </w:tcPr>
          <w:p w14:paraId="754A6C9F"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433618A8" w14:textId="77777777" w:rsidR="00184E71" w:rsidRPr="00184E71" w:rsidRDefault="00184E71" w:rsidP="00184E71">
            <w:pPr>
              <w:rPr>
                <w:sz w:val="16"/>
                <w:szCs w:val="16"/>
              </w:rPr>
            </w:pPr>
            <w:r w:rsidRPr="00184E71">
              <w:rPr>
                <w:sz w:val="16"/>
                <w:szCs w:val="16"/>
              </w:rPr>
              <w:t xml:space="preserve">$ 842.41 </w:t>
            </w:r>
          </w:p>
        </w:tc>
        <w:tc>
          <w:tcPr>
            <w:tcW w:w="1021" w:type="dxa"/>
            <w:noWrap/>
            <w:hideMark/>
          </w:tcPr>
          <w:p w14:paraId="0D5CB97B" w14:textId="77777777" w:rsidR="00184E71" w:rsidRPr="00184E71" w:rsidRDefault="00184E71" w:rsidP="00184E71">
            <w:pPr>
              <w:rPr>
                <w:sz w:val="16"/>
                <w:szCs w:val="16"/>
              </w:rPr>
            </w:pPr>
            <w:r w:rsidRPr="00184E71">
              <w:rPr>
                <w:sz w:val="16"/>
                <w:szCs w:val="16"/>
              </w:rPr>
              <w:t xml:space="preserve">$ 842.41 </w:t>
            </w:r>
          </w:p>
        </w:tc>
        <w:tc>
          <w:tcPr>
            <w:tcW w:w="1021" w:type="dxa"/>
            <w:noWrap/>
            <w:hideMark/>
          </w:tcPr>
          <w:p w14:paraId="39444BFF" w14:textId="77777777" w:rsidR="00184E71" w:rsidRPr="00184E71" w:rsidRDefault="00184E71" w:rsidP="00184E71">
            <w:pPr>
              <w:rPr>
                <w:sz w:val="16"/>
                <w:szCs w:val="16"/>
              </w:rPr>
            </w:pPr>
            <w:r w:rsidRPr="00184E71">
              <w:rPr>
                <w:sz w:val="16"/>
                <w:szCs w:val="16"/>
              </w:rPr>
              <w:t xml:space="preserve">$ 842.41 </w:t>
            </w:r>
          </w:p>
        </w:tc>
        <w:tc>
          <w:tcPr>
            <w:tcW w:w="1021" w:type="dxa"/>
            <w:tcBorders>
              <w:top w:val="single" w:sz="4" w:space="0" w:color="000000"/>
              <w:left w:val="nil"/>
              <w:bottom w:val="single" w:sz="4" w:space="0" w:color="000000"/>
              <w:right w:val="single" w:sz="4" w:space="0" w:color="000000"/>
            </w:tcBorders>
            <w:shd w:val="clear" w:color="DEEAF6" w:fill="DEEAF6"/>
            <w:noWrap/>
          </w:tcPr>
          <w:p w14:paraId="0C2444D7" w14:textId="77777777" w:rsidR="00184E71" w:rsidRPr="00184E71" w:rsidRDefault="00184E71" w:rsidP="00184E71">
            <w:pPr>
              <w:rPr>
                <w:sz w:val="16"/>
                <w:szCs w:val="16"/>
              </w:rPr>
            </w:pPr>
            <w:r w:rsidRPr="00184E71">
              <w:rPr>
                <w:color w:val="000000"/>
                <w:sz w:val="16"/>
                <w:szCs w:val="16"/>
              </w:rPr>
              <w:t xml:space="preserve"> $872.95 </w:t>
            </w:r>
          </w:p>
        </w:tc>
        <w:tc>
          <w:tcPr>
            <w:tcW w:w="1021" w:type="dxa"/>
            <w:tcBorders>
              <w:top w:val="single" w:sz="4" w:space="0" w:color="000000"/>
              <w:left w:val="nil"/>
              <w:bottom w:val="single" w:sz="4" w:space="0" w:color="000000"/>
              <w:right w:val="single" w:sz="4" w:space="0" w:color="000000"/>
            </w:tcBorders>
            <w:noWrap/>
          </w:tcPr>
          <w:p w14:paraId="66719F5B" w14:textId="77777777" w:rsidR="00184E71" w:rsidRPr="00184E71" w:rsidRDefault="00184E71" w:rsidP="00184E71">
            <w:pPr>
              <w:rPr>
                <w:sz w:val="16"/>
                <w:szCs w:val="16"/>
              </w:rPr>
            </w:pPr>
            <w:r w:rsidRPr="00184E71">
              <w:rPr>
                <w:color w:val="000000"/>
                <w:sz w:val="16"/>
                <w:szCs w:val="16"/>
              </w:rPr>
              <w:t xml:space="preserve"> $872.95 </w:t>
            </w:r>
          </w:p>
        </w:tc>
        <w:tc>
          <w:tcPr>
            <w:tcW w:w="1021" w:type="dxa"/>
            <w:tcBorders>
              <w:top w:val="single" w:sz="4" w:space="0" w:color="000000"/>
              <w:left w:val="nil"/>
              <w:bottom w:val="single" w:sz="4" w:space="0" w:color="000000"/>
              <w:right w:val="single" w:sz="4" w:space="0" w:color="000000"/>
            </w:tcBorders>
            <w:noWrap/>
          </w:tcPr>
          <w:p w14:paraId="2FFB4931" w14:textId="77777777" w:rsidR="00184E71" w:rsidRPr="00184E71" w:rsidRDefault="00184E71" w:rsidP="00184E71">
            <w:pPr>
              <w:rPr>
                <w:sz w:val="16"/>
                <w:szCs w:val="16"/>
              </w:rPr>
            </w:pPr>
            <w:r w:rsidRPr="00184E71">
              <w:rPr>
                <w:color w:val="000000"/>
                <w:sz w:val="16"/>
                <w:szCs w:val="16"/>
              </w:rPr>
              <w:t xml:space="preserve"> $872.95 </w:t>
            </w:r>
          </w:p>
        </w:tc>
      </w:tr>
      <w:tr w:rsidR="00184E71" w:rsidRPr="00184E71" w14:paraId="5FC9CEE1" w14:textId="77777777" w:rsidTr="00F70934">
        <w:trPr>
          <w:trHeight w:val="170"/>
        </w:trPr>
        <w:tc>
          <w:tcPr>
            <w:tcW w:w="1994" w:type="dxa"/>
            <w:hideMark/>
          </w:tcPr>
          <w:p w14:paraId="14FBD0E8" w14:textId="77777777" w:rsidR="00184E71" w:rsidRPr="00184E71" w:rsidRDefault="00184E71" w:rsidP="00184E71">
            <w:pPr>
              <w:rPr>
                <w:sz w:val="16"/>
                <w:szCs w:val="16"/>
              </w:rPr>
            </w:pPr>
            <w:r w:rsidRPr="00184E71">
              <w:rPr>
                <w:sz w:val="16"/>
                <w:szCs w:val="16"/>
              </w:rPr>
              <w:t>Elk (antlerless)</w:t>
            </w:r>
          </w:p>
        </w:tc>
        <w:tc>
          <w:tcPr>
            <w:tcW w:w="1269" w:type="dxa"/>
            <w:hideMark/>
          </w:tcPr>
          <w:p w14:paraId="1B8A043D"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18D1553B" w14:textId="77777777" w:rsidR="00184E71" w:rsidRPr="00184E71" w:rsidRDefault="00184E71" w:rsidP="00184E71">
            <w:pPr>
              <w:rPr>
                <w:sz w:val="16"/>
                <w:szCs w:val="16"/>
              </w:rPr>
            </w:pPr>
            <w:r w:rsidRPr="00184E71">
              <w:rPr>
                <w:sz w:val="16"/>
                <w:szCs w:val="16"/>
              </w:rPr>
              <w:t xml:space="preserve">$ 842.41 </w:t>
            </w:r>
          </w:p>
        </w:tc>
        <w:tc>
          <w:tcPr>
            <w:tcW w:w="1021" w:type="dxa"/>
            <w:noWrap/>
            <w:hideMark/>
          </w:tcPr>
          <w:p w14:paraId="31BF6D56" w14:textId="77777777" w:rsidR="00184E71" w:rsidRPr="00184E71" w:rsidRDefault="00184E71" w:rsidP="00184E71">
            <w:pPr>
              <w:rPr>
                <w:sz w:val="16"/>
                <w:szCs w:val="16"/>
              </w:rPr>
            </w:pPr>
            <w:r w:rsidRPr="00184E71">
              <w:rPr>
                <w:sz w:val="16"/>
                <w:szCs w:val="16"/>
              </w:rPr>
              <w:t xml:space="preserve">$ 842.41 </w:t>
            </w:r>
          </w:p>
        </w:tc>
        <w:tc>
          <w:tcPr>
            <w:tcW w:w="1021" w:type="dxa"/>
            <w:noWrap/>
            <w:hideMark/>
          </w:tcPr>
          <w:p w14:paraId="17D238DD" w14:textId="77777777" w:rsidR="00184E71" w:rsidRPr="00184E71" w:rsidRDefault="00184E71" w:rsidP="00184E71">
            <w:pPr>
              <w:rPr>
                <w:sz w:val="16"/>
                <w:szCs w:val="16"/>
              </w:rPr>
            </w:pPr>
            <w:r w:rsidRPr="00184E71">
              <w:rPr>
                <w:sz w:val="16"/>
                <w:szCs w:val="16"/>
              </w:rPr>
              <w:t xml:space="preserve">$ 842.41 </w:t>
            </w:r>
          </w:p>
        </w:tc>
        <w:tc>
          <w:tcPr>
            <w:tcW w:w="1021" w:type="dxa"/>
            <w:tcBorders>
              <w:top w:val="single" w:sz="4" w:space="0" w:color="000000"/>
              <w:left w:val="nil"/>
              <w:bottom w:val="single" w:sz="4" w:space="0" w:color="000000"/>
              <w:right w:val="single" w:sz="4" w:space="0" w:color="000000"/>
            </w:tcBorders>
            <w:shd w:val="clear" w:color="DEEAF6" w:fill="DEEAF6"/>
            <w:noWrap/>
          </w:tcPr>
          <w:p w14:paraId="76DC27BC" w14:textId="77777777" w:rsidR="00184E71" w:rsidRPr="00184E71" w:rsidRDefault="00184E71" w:rsidP="00184E71">
            <w:pPr>
              <w:rPr>
                <w:sz w:val="16"/>
                <w:szCs w:val="16"/>
              </w:rPr>
            </w:pPr>
            <w:r w:rsidRPr="00184E71">
              <w:rPr>
                <w:color w:val="000000"/>
                <w:sz w:val="16"/>
                <w:szCs w:val="16"/>
              </w:rPr>
              <w:t xml:space="preserve"> $872.95 </w:t>
            </w:r>
          </w:p>
        </w:tc>
        <w:tc>
          <w:tcPr>
            <w:tcW w:w="1021" w:type="dxa"/>
            <w:tcBorders>
              <w:top w:val="single" w:sz="4" w:space="0" w:color="000000"/>
              <w:left w:val="nil"/>
              <w:bottom w:val="single" w:sz="4" w:space="0" w:color="000000"/>
              <w:right w:val="single" w:sz="4" w:space="0" w:color="000000"/>
            </w:tcBorders>
            <w:noWrap/>
          </w:tcPr>
          <w:p w14:paraId="76ED5300" w14:textId="77777777" w:rsidR="00184E71" w:rsidRPr="00184E71" w:rsidRDefault="00184E71" w:rsidP="00184E71">
            <w:pPr>
              <w:rPr>
                <w:sz w:val="16"/>
                <w:szCs w:val="16"/>
              </w:rPr>
            </w:pPr>
            <w:r w:rsidRPr="00184E71">
              <w:rPr>
                <w:color w:val="000000"/>
                <w:sz w:val="16"/>
                <w:szCs w:val="16"/>
              </w:rPr>
              <w:t xml:space="preserve"> $872.95 </w:t>
            </w:r>
          </w:p>
        </w:tc>
        <w:tc>
          <w:tcPr>
            <w:tcW w:w="1021" w:type="dxa"/>
            <w:tcBorders>
              <w:top w:val="single" w:sz="4" w:space="0" w:color="000000"/>
              <w:left w:val="nil"/>
              <w:bottom w:val="single" w:sz="4" w:space="0" w:color="000000"/>
              <w:right w:val="single" w:sz="4" w:space="0" w:color="000000"/>
            </w:tcBorders>
            <w:noWrap/>
          </w:tcPr>
          <w:p w14:paraId="09962303" w14:textId="77777777" w:rsidR="00184E71" w:rsidRPr="00184E71" w:rsidRDefault="00184E71" w:rsidP="00184E71">
            <w:pPr>
              <w:rPr>
                <w:sz w:val="16"/>
                <w:szCs w:val="16"/>
              </w:rPr>
            </w:pPr>
            <w:r w:rsidRPr="00184E71">
              <w:rPr>
                <w:color w:val="000000"/>
                <w:sz w:val="16"/>
                <w:szCs w:val="16"/>
              </w:rPr>
              <w:t xml:space="preserve"> $872.95 </w:t>
            </w:r>
          </w:p>
        </w:tc>
      </w:tr>
      <w:tr w:rsidR="00184E71" w:rsidRPr="00184E71" w14:paraId="55F00F4C" w14:textId="77777777" w:rsidTr="00F70934">
        <w:trPr>
          <w:trHeight w:val="161"/>
        </w:trPr>
        <w:tc>
          <w:tcPr>
            <w:tcW w:w="1994" w:type="dxa"/>
            <w:hideMark/>
          </w:tcPr>
          <w:p w14:paraId="5C126EB2" w14:textId="77777777" w:rsidR="00184E71" w:rsidRPr="00184E71" w:rsidRDefault="00184E71" w:rsidP="00184E71">
            <w:pPr>
              <w:rPr>
                <w:sz w:val="16"/>
                <w:szCs w:val="16"/>
              </w:rPr>
            </w:pPr>
            <w:r w:rsidRPr="00184E71">
              <w:rPr>
                <w:sz w:val="16"/>
                <w:szCs w:val="16"/>
              </w:rPr>
              <w:t>Mountain goat</w:t>
            </w:r>
          </w:p>
        </w:tc>
        <w:tc>
          <w:tcPr>
            <w:tcW w:w="1269" w:type="dxa"/>
            <w:hideMark/>
          </w:tcPr>
          <w:p w14:paraId="4A2D7E27"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4E4D6FB0"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0BC2A4C2"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45375695" w14:textId="77777777" w:rsidR="00184E71" w:rsidRPr="00184E71" w:rsidRDefault="00184E71" w:rsidP="00184E71">
            <w:pPr>
              <w:rPr>
                <w:sz w:val="16"/>
                <w:szCs w:val="16"/>
              </w:rPr>
            </w:pPr>
            <w:r w:rsidRPr="00184E71">
              <w:rPr>
                <w:sz w:val="16"/>
                <w:szCs w:val="16"/>
              </w:rPr>
              <w:t xml:space="preserve">$ 382.91 </w:t>
            </w:r>
          </w:p>
        </w:tc>
        <w:tc>
          <w:tcPr>
            <w:tcW w:w="1021" w:type="dxa"/>
            <w:tcBorders>
              <w:top w:val="single" w:sz="4" w:space="0" w:color="000000"/>
              <w:left w:val="nil"/>
              <w:bottom w:val="single" w:sz="4" w:space="0" w:color="000000"/>
              <w:right w:val="single" w:sz="4" w:space="0" w:color="000000"/>
            </w:tcBorders>
            <w:shd w:val="clear" w:color="DEEAF6" w:fill="DEEAF6"/>
            <w:noWrap/>
          </w:tcPr>
          <w:p w14:paraId="77015D21"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single" w:sz="4" w:space="0" w:color="000000"/>
              <w:left w:val="nil"/>
              <w:bottom w:val="single" w:sz="4" w:space="0" w:color="000000"/>
              <w:right w:val="single" w:sz="4" w:space="0" w:color="000000"/>
            </w:tcBorders>
            <w:noWrap/>
          </w:tcPr>
          <w:p w14:paraId="0A5EB460" w14:textId="77777777" w:rsidR="00184E71" w:rsidRPr="00184E71" w:rsidRDefault="00184E71" w:rsidP="00184E71">
            <w:pPr>
              <w:rPr>
                <w:sz w:val="16"/>
                <w:szCs w:val="16"/>
              </w:rPr>
            </w:pPr>
            <w:r w:rsidRPr="00184E71">
              <w:rPr>
                <w:color w:val="000000"/>
                <w:sz w:val="16"/>
                <w:szCs w:val="16"/>
              </w:rPr>
              <w:t xml:space="preserve"> $396.79 </w:t>
            </w:r>
          </w:p>
        </w:tc>
        <w:tc>
          <w:tcPr>
            <w:tcW w:w="1021" w:type="dxa"/>
            <w:tcBorders>
              <w:top w:val="single" w:sz="4" w:space="0" w:color="000000"/>
              <w:left w:val="nil"/>
              <w:bottom w:val="single" w:sz="4" w:space="0" w:color="000000"/>
              <w:right w:val="single" w:sz="4" w:space="0" w:color="000000"/>
            </w:tcBorders>
            <w:noWrap/>
          </w:tcPr>
          <w:p w14:paraId="6E3A843D" w14:textId="77777777" w:rsidR="00184E71" w:rsidRPr="00184E71" w:rsidRDefault="00184E71" w:rsidP="00184E71">
            <w:pPr>
              <w:rPr>
                <w:sz w:val="16"/>
                <w:szCs w:val="16"/>
              </w:rPr>
            </w:pPr>
            <w:r w:rsidRPr="00184E71">
              <w:rPr>
                <w:color w:val="000000"/>
                <w:sz w:val="16"/>
                <w:szCs w:val="16"/>
              </w:rPr>
              <w:t xml:space="preserve"> $   396.75 </w:t>
            </w:r>
          </w:p>
        </w:tc>
      </w:tr>
      <w:tr w:rsidR="00184E71" w:rsidRPr="00184E71" w14:paraId="35F65B60" w14:textId="77777777" w:rsidTr="00F70934">
        <w:trPr>
          <w:trHeight w:val="242"/>
        </w:trPr>
        <w:tc>
          <w:tcPr>
            <w:tcW w:w="1994" w:type="dxa"/>
            <w:hideMark/>
          </w:tcPr>
          <w:p w14:paraId="7587A941" w14:textId="77777777" w:rsidR="00184E71" w:rsidRPr="00184E71" w:rsidRDefault="00184E71" w:rsidP="00184E71">
            <w:pPr>
              <w:rPr>
                <w:sz w:val="16"/>
                <w:szCs w:val="16"/>
              </w:rPr>
            </w:pPr>
            <w:r w:rsidRPr="00184E71">
              <w:rPr>
                <w:sz w:val="16"/>
                <w:szCs w:val="16"/>
              </w:rPr>
              <w:t>Mountain goat</w:t>
            </w:r>
          </w:p>
        </w:tc>
        <w:tc>
          <w:tcPr>
            <w:tcW w:w="1269" w:type="dxa"/>
            <w:hideMark/>
          </w:tcPr>
          <w:p w14:paraId="707509DD"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550848D0" w14:textId="77777777" w:rsidR="00184E71" w:rsidRPr="00184E71" w:rsidRDefault="00184E71" w:rsidP="00184E71">
            <w:pPr>
              <w:rPr>
                <w:sz w:val="16"/>
                <w:szCs w:val="16"/>
              </w:rPr>
            </w:pPr>
            <w:r w:rsidRPr="00184E71">
              <w:rPr>
                <w:sz w:val="16"/>
                <w:szCs w:val="16"/>
              </w:rPr>
              <w:t xml:space="preserve">$ 2,820.78 </w:t>
            </w:r>
          </w:p>
        </w:tc>
        <w:tc>
          <w:tcPr>
            <w:tcW w:w="1021" w:type="dxa"/>
            <w:noWrap/>
            <w:hideMark/>
          </w:tcPr>
          <w:p w14:paraId="39DE3233" w14:textId="77777777" w:rsidR="00184E71" w:rsidRPr="00184E71" w:rsidRDefault="00184E71" w:rsidP="00184E71">
            <w:pPr>
              <w:rPr>
                <w:sz w:val="16"/>
                <w:szCs w:val="16"/>
              </w:rPr>
            </w:pPr>
            <w:r w:rsidRPr="00184E71">
              <w:rPr>
                <w:sz w:val="16"/>
                <w:szCs w:val="16"/>
              </w:rPr>
              <w:t xml:space="preserve">$ 2,820.78 </w:t>
            </w:r>
          </w:p>
        </w:tc>
        <w:tc>
          <w:tcPr>
            <w:tcW w:w="1021" w:type="dxa"/>
            <w:noWrap/>
            <w:hideMark/>
          </w:tcPr>
          <w:p w14:paraId="1C3891D1" w14:textId="77777777" w:rsidR="00184E71" w:rsidRPr="00184E71" w:rsidRDefault="00184E71" w:rsidP="00184E71">
            <w:pPr>
              <w:rPr>
                <w:sz w:val="16"/>
                <w:szCs w:val="16"/>
              </w:rPr>
            </w:pPr>
            <w:r w:rsidRPr="00184E71">
              <w:rPr>
                <w:sz w:val="16"/>
                <w:szCs w:val="16"/>
              </w:rPr>
              <w:t xml:space="preserve">$ 2,820.78 </w:t>
            </w:r>
          </w:p>
        </w:tc>
        <w:tc>
          <w:tcPr>
            <w:tcW w:w="1021" w:type="dxa"/>
            <w:tcBorders>
              <w:top w:val="nil"/>
              <w:left w:val="nil"/>
              <w:bottom w:val="single" w:sz="4" w:space="0" w:color="000000"/>
              <w:right w:val="single" w:sz="4" w:space="0" w:color="000000"/>
            </w:tcBorders>
            <w:shd w:val="clear" w:color="DEEAF6" w:fill="DEEAF6"/>
            <w:noWrap/>
          </w:tcPr>
          <w:p w14:paraId="413EB6BF" w14:textId="77777777" w:rsidR="00184E71" w:rsidRPr="00184E71" w:rsidRDefault="00184E71" w:rsidP="00184E71">
            <w:pPr>
              <w:rPr>
                <w:sz w:val="16"/>
                <w:szCs w:val="16"/>
              </w:rPr>
            </w:pPr>
            <w:r w:rsidRPr="00184E71">
              <w:rPr>
                <w:color w:val="000000"/>
                <w:sz w:val="16"/>
                <w:szCs w:val="16"/>
              </w:rPr>
              <w:t xml:space="preserve"> $2,923.05 </w:t>
            </w:r>
          </w:p>
        </w:tc>
        <w:tc>
          <w:tcPr>
            <w:tcW w:w="1021" w:type="dxa"/>
            <w:tcBorders>
              <w:top w:val="nil"/>
              <w:left w:val="nil"/>
              <w:bottom w:val="single" w:sz="4" w:space="0" w:color="000000"/>
              <w:right w:val="single" w:sz="4" w:space="0" w:color="000000"/>
            </w:tcBorders>
            <w:noWrap/>
          </w:tcPr>
          <w:p w14:paraId="1DF5A397" w14:textId="77777777" w:rsidR="00184E71" w:rsidRPr="00184E71" w:rsidRDefault="00184E71" w:rsidP="00184E71">
            <w:pPr>
              <w:rPr>
                <w:sz w:val="16"/>
                <w:szCs w:val="16"/>
              </w:rPr>
            </w:pPr>
            <w:r w:rsidRPr="00184E71">
              <w:rPr>
                <w:color w:val="000000"/>
                <w:sz w:val="16"/>
                <w:szCs w:val="16"/>
              </w:rPr>
              <w:t xml:space="preserve"> $2,923.05 </w:t>
            </w:r>
          </w:p>
        </w:tc>
        <w:tc>
          <w:tcPr>
            <w:tcW w:w="1021" w:type="dxa"/>
            <w:tcBorders>
              <w:top w:val="nil"/>
              <w:left w:val="nil"/>
              <w:bottom w:val="single" w:sz="4" w:space="0" w:color="000000"/>
              <w:right w:val="single" w:sz="4" w:space="0" w:color="000000"/>
            </w:tcBorders>
            <w:noWrap/>
          </w:tcPr>
          <w:p w14:paraId="7391A867" w14:textId="77777777" w:rsidR="00184E71" w:rsidRPr="00184E71" w:rsidRDefault="00184E71" w:rsidP="00184E71">
            <w:pPr>
              <w:rPr>
                <w:sz w:val="16"/>
                <w:szCs w:val="16"/>
              </w:rPr>
            </w:pPr>
            <w:r w:rsidRPr="00184E71">
              <w:rPr>
                <w:color w:val="000000"/>
                <w:sz w:val="16"/>
                <w:szCs w:val="16"/>
              </w:rPr>
              <w:t xml:space="preserve"> $2,923.05 </w:t>
            </w:r>
          </w:p>
        </w:tc>
      </w:tr>
      <w:tr w:rsidR="00184E71" w:rsidRPr="00184E71" w14:paraId="5F28A575" w14:textId="77777777" w:rsidTr="00F70934">
        <w:trPr>
          <w:trHeight w:val="215"/>
        </w:trPr>
        <w:tc>
          <w:tcPr>
            <w:tcW w:w="1994" w:type="dxa"/>
            <w:hideMark/>
          </w:tcPr>
          <w:p w14:paraId="471C3157" w14:textId="77777777" w:rsidR="00184E71" w:rsidRPr="00184E71" w:rsidRDefault="00184E71" w:rsidP="00184E71">
            <w:pPr>
              <w:rPr>
                <w:sz w:val="16"/>
                <w:szCs w:val="16"/>
              </w:rPr>
            </w:pPr>
            <w:r w:rsidRPr="00184E71">
              <w:rPr>
                <w:sz w:val="16"/>
                <w:szCs w:val="16"/>
              </w:rPr>
              <w:t>Moose</w:t>
            </w:r>
          </w:p>
        </w:tc>
        <w:tc>
          <w:tcPr>
            <w:tcW w:w="1269" w:type="dxa"/>
            <w:hideMark/>
          </w:tcPr>
          <w:p w14:paraId="1F9DAAAD"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7EA9810A"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47C866CD"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6E1C9E36" w14:textId="77777777" w:rsidR="00184E71" w:rsidRPr="00184E71" w:rsidRDefault="00184E71" w:rsidP="00184E71">
            <w:pPr>
              <w:rPr>
                <w:sz w:val="16"/>
                <w:szCs w:val="16"/>
              </w:rPr>
            </w:pPr>
            <w:r w:rsidRPr="00184E71">
              <w:rPr>
                <w:sz w:val="16"/>
                <w:szCs w:val="16"/>
              </w:rPr>
              <w:t xml:space="preserve">$ 382.91 </w:t>
            </w:r>
          </w:p>
        </w:tc>
        <w:tc>
          <w:tcPr>
            <w:tcW w:w="1021" w:type="dxa"/>
            <w:tcBorders>
              <w:top w:val="nil"/>
              <w:left w:val="nil"/>
              <w:bottom w:val="single" w:sz="4" w:space="0" w:color="000000"/>
              <w:right w:val="single" w:sz="4" w:space="0" w:color="000000"/>
            </w:tcBorders>
            <w:shd w:val="clear" w:color="DEEAF6" w:fill="DEEAF6"/>
            <w:noWrap/>
          </w:tcPr>
          <w:p w14:paraId="5AEE725B"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000000"/>
              <w:right w:val="single" w:sz="4" w:space="0" w:color="000000"/>
            </w:tcBorders>
            <w:noWrap/>
          </w:tcPr>
          <w:p w14:paraId="08A5E6E7"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000000"/>
              <w:right w:val="single" w:sz="4" w:space="0" w:color="000000"/>
            </w:tcBorders>
            <w:noWrap/>
          </w:tcPr>
          <w:p w14:paraId="5F97D73A" w14:textId="77777777" w:rsidR="00184E71" w:rsidRPr="00184E71" w:rsidRDefault="00184E71" w:rsidP="00184E71">
            <w:pPr>
              <w:rPr>
                <w:sz w:val="16"/>
                <w:szCs w:val="16"/>
              </w:rPr>
            </w:pPr>
            <w:r w:rsidRPr="00184E71">
              <w:rPr>
                <w:color w:val="000000"/>
                <w:sz w:val="16"/>
                <w:szCs w:val="16"/>
              </w:rPr>
              <w:t xml:space="preserve"> $   396.75 </w:t>
            </w:r>
          </w:p>
        </w:tc>
      </w:tr>
      <w:tr w:rsidR="00184E71" w:rsidRPr="00184E71" w14:paraId="611BA455" w14:textId="77777777" w:rsidTr="00F70934">
        <w:trPr>
          <w:trHeight w:val="170"/>
        </w:trPr>
        <w:tc>
          <w:tcPr>
            <w:tcW w:w="1994" w:type="dxa"/>
            <w:hideMark/>
          </w:tcPr>
          <w:p w14:paraId="35606E18" w14:textId="77777777" w:rsidR="00184E71" w:rsidRPr="00184E71" w:rsidRDefault="00184E71" w:rsidP="00184E71">
            <w:pPr>
              <w:rPr>
                <w:sz w:val="16"/>
                <w:szCs w:val="16"/>
              </w:rPr>
            </w:pPr>
            <w:r w:rsidRPr="00184E71">
              <w:rPr>
                <w:sz w:val="16"/>
                <w:szCs w:val="16"/>
              </w:rPr>
              <w:t>Moose</w:t>
            </w:r>
          </w:p>
        </w:tc>
        <w:tc>
          <w:tcPr>
            <w:tcW w:w="1269" w:type="dxa"/>
            <w:hideMark/>
          </w:tcPr>
          <w:p w14:paraId="4F6C5A78"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0AD79FF0" w14:textId="77777777" w:rsidR="00184E71" w:rsidRPr="00184E71" w:rsidRDefault="00184E71" w:rsidP="00184E71">
            <w:pPr>
              <w:rPr>
                <w:sz w:val="16"/>
                <w:szCs w:val="16"/>
              </w:rPr>
            </w:pPr>
            <w:r w:rsidRPr="00184E71">
              <w:rPr>
                <w:sz w:val="16"/>
                <w:szCs w:val="16"/>
              </w:rPr>
              <w:t xml:space="preserve">$ 2,820.78 </w:t>
            </w:r>
          </w:p>
        </w:tc>
        <w:tc>
          <w:tcPr>
            <w:tcW w:w="1021" w:type="dxa"/>
            <w:noWrap/>
            <w:hideMark/>
          </w:tcPr>
          <w:p w14:paraId="0D1F74B6" w14:textId="77777777" w:rsidR="00184E71" w:rsidRPr="00184E71" w:rsidRDefault="00184E71" w:rsidP="00184E71">
            <w:pPr>
              <w:rPr>
                <w:sz w:val="16"/>
                <w:szCs w:val="16"/>
              </w:rPr>
            </w:pPr>
            <w:r w:rsidRPr="00184E71">
              <w:rPr>
                <w:sz w:val="16"/>
                <w:szCs w:val="16"/>
              </w:rPr>
              <w:t xml:space="preserve">$ 2,820.78 </w:t>
            </w:r>
          </w:p>
        </w:tc>
        <w:tc>
          <w:tcPr>
            <w:tcW w:w="1021" w:type="dxa"/>
            <w:noWrap/>
            <w:hideMark/>
          </w:tcPr>
          <w:p w14:paraId="0ACD1847" w14:textId="77777777" w:rsidR="00184E71" w:rsidRPr="00184E71" w:rsidRDefault="00184E71" w:rsidP="00184E71">
            <w:pPr>
              <w:rPr>
                <w:sz w:val="16"/>
                <w:szCs w:val="16"/>
              </w:rPr>
            </w:pPr>
            <w:r w:rsidRPr="00184E71">
              <w:rPr>
                <w:sz w:val="16"/>
                <w:szCs w:val="16"/>
              </w:rPr>
              <w:t xml:space="preserve">$ 2,820.78 </w:t>
            </w:r>
          </w:p>
        </w:tc>
        <w:tc>
          <w:tcPr>
            <w:tcW w:w="1021" w:type="dxa"/>
            <w:tcBorders>
              <w:top w:val="nil"/>
              <w:left w:val="nil"/>
              <w:bottom w:val="single" w:sz="4" w:space="0" w:color="000000"/>
              <w:right w:val="single" w:sz="4" w:space="0" w:color="000000"/>
            </w:tcBorders>
            <w:shd w:val="clear" w:color="DEEAF6" w:fill="DEEAF6"/>
            <w:noWrap/>
          </w:tcPr>
          <w:p w14:paraId="79290B12" w14:textId="77777777" w:rsidR="00184E71" w:rsidRPr="00184E71" w:rsidRDefault="00184E71" w:rsidP="00184E71">
            <w:pPr>
              <w:rPr>
                <w:sz w:val="16"/>
                <w:szCs w:val="16"/>
              </w:rPr>
            </w:pPr>
            <w:r w:rsidRPr="00184E71">
              <w:rPr>
                <w:color w:val="000000"/>
                <w:sz w:val="16"/>
                <w:szCs w:val="16"/>
              </w:rPr>
              <w:t xml:space="preserve"> $2,923.05 </w:t>
            </w:r>
          </w:p>
        </w:tc>
        <w:tc>
          <w:tcPr>
            <w:tcW w:w="1021" w:type="dxa"/>
            <w:tcBorders>
              <w:top w:val="nil"/>
              <w:left w:val="nil"/>
              <w:bottom w:val="single" w:sz="4" w:space="0" w:color="000000"/>
              <w:right w:val="single" w:sz="4" w:space="0" w:color="000000"/>
            </w:tcBorders>
            <w:noWrap/>
          </w:tcPr>
          <w:p w14:paraId="369AA2FB" w14:textId="77777777" w:rsidR="00184E71" w:rsidRPr="00184E71" w:rsidRDefault="00184E71" w:rsidP="00184E71">
            <w:pPr>
              <w:rPr>
                <w:sz w:val="16"/>
                <w:szCs w:val="16"/>
              </w:rPr>
            </w:pPr>
            <w:r w:rsidRPr="00184E71">
              <w:rPr>
                <w:color w:val="000000"/>
                <w:sz w:val="16"/>
                <w:szCs w:val="16"/>
              </w:rPr>
              <w:t xml:space="preserve"> $ 2,923.05 </w:t>
            </w:r>
          </w:p>
        </w:tc>
        <w:tc>
          <w:tcPr>
            <w:tcW w:w="1021" w:type="dxa"/>
            <w:tcBorders>
              <w:top w:val="nil"/>
              <w:left w:val="nil"/>
              <w:bottom w:val="single" w:sz="4" w:space="0" w:color="000000"/>
              <w:right w:val="single" w:sz="4" w:space="0" w:color="000000"/>
            </w:tcBorders>
            <w:noWrap/>
          </w:tcPr>
          <w:p w14:paraId="656B5152" w14:textId="77777777" w:rsidR="00184E71" w:rsidRPr="00184E71" w:rsidRDefault="00184E71" w:rsidP="00184E71">
            <w:pPr>
              <w:rPr>
                <w:sz w:val="16"/>
                <w:szCs w:val="16"/>
              </w:rPr>
            </w:pPr>
            <w:r w:rsidRPr="00184E71">
              <w:rPr>
                <w:color w:val="000000"/>
                <w:sz w:val="16"/>
                <w:szCs w:val="16"/>
              </w:rPr>
              <w:t xml:space="preserve"> $2,923.05 </w:t>
            </w:r>
          </w:p>
        </w:tc>
      </w:tr>
      <w:tr w:rsidR="00184E71" w:rsidRPr="00184E71" w14:paraId="55F07C31" w14:textId="77777777" w:rsidTr="00F70934">
        <w:trPr>
          <w:trHeight w:val="152"/>
        </w:trPr>
        <w:tc>
          <w:tcPr>
            <w:tcW w:w="1994" w:type="dxa"/>
            <w:hideMark/>
          </w:tcPr>
          <w:p w14:paraId="7C7C4025" w14:textId="77777777" w:rsidR="00184E71" w:rsidRPr="00184E71" w:rsidRDefault="00184E71" w:rsidP="00184E71">
            <w:pPr>
              <w:rPr>
                <w:sz w:val="16"/>
                <w:szCs w:val="16"/>
              </w:rPr>
            </w:pPr>
            <w:r w:rsidRPr="00184E71">
              <w:rPr>
                <w:sz w:val="16"/>
                <w:szCs w:val="16"/>
              </w:rPr>
              <w:t>Mountain lion</w:t>
            </w:r>
          </w:p>
        </w:tc>
        <w:tc>
          <w:tcPr>
            <w:tcW w:w="1269" w:type="dxa"/>
            <w:hideMark/>
          </w:tcPr>
          <w:p w14:paraId="45B5C187"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68CE3C12" w14:textId="77777777" w:rsidR="00184E71" w:rsidRPr="00184E71" w:rsidRDefault="00184E71" w:rsidP="00184E71">
            <w:pPr>
              <w:rPr>
                <w:sz w:val="16"/>
                <w:szCs w:val="16"/>
              </w:rPr>
            </w:pPr>
            <w:r w:rsidRPr="00184E71">
              <w:rPr>
                <w:sz w:val="16"/>
                <w:szCs w:val="16"/>
              </w:rPr>
              <w:t xml:space="preserve">$ 61.27 </w:t>
            </w:r>
          </w:p>
        </w:tc>
        <w:tc>
          <w:tcPr>
            <w:tcW w:w="1021" w:type="dxa"/>
            <w:noWrap/>
            <w:hideMark/>
          </w:tcPr>
          <w:p w14:paraId="4AE36B2F" w14:textId="77777777" w:rsidR="00184E71" w:rsidRPr="00184E71" w:rsidRDefault="00184E71" w:rsidP="00184E71">
            <w:pPr>
              <w:rPr>
                <w:sz w:val="16"/>
                <w:szCs w:val="16"/>
              </w:rPr>
            </w:pPr>
            <w:r w:rsidRPr="00184E71">
              <w:rPr>
                <w:sz w:val="16"/>
                <w:szCs w:val="16"/>
              </w:rPr>
              <w:t xml:space="preserve">$ 61.27 </w:t>
            </w:r>
          </w:p>
        </w:tc>
        <w:tc>
          <w:tcPr>
            <w:tcW w:w="1021" w:type="dxa"/>
            <w:noWrap/>
            <w:hideMark/>
          </w:tcPr>
          <w:p w14:paraId="1193D274" w14:textId="77777777" w:rsidR="00184E71" w:rsidRPr="00184E71" w:rsidRDefault="00184E71" w:rsidP="00184E71">
            <w:pPr>
              <w:rPr>
                <w:sz w:val="16"/>
                <w:szCs w:val="16"/>
              </w:rPr>
            </w:pPr>
            <w:r w:rsidRPr="00184E71">
              <w:rPr>
                <w:sz w:val="16"/>
                <w:szCs w:val="16"/>
              </w:rPr>
              <w:t xml:space="preserve">$ 61.27 </w:t>
            </w:r>
          </w:p>
        </w:tc>
        <w:tc>
          <w:tcPr>
            <w:tcW w:w="1021" w:type="dxa"/>
            <w:tcBorders>
              <w:top w:val="nil"/>
              <w:left w:val="nil"/>
              <w:bottom w:val="single" w:sz="4" w:space="0" w:color="000000"/>
              <w:right w:val="single" w:sz="4" w:space="0" w:color="000000"/>
            </w:tcBorders>
            <w:shd w:val="clear" w:color="DEEAF6" w:fill="DEEAF6"/>
            <w:noWrap/>
          </w:tcPr>
          <w:p w14:paraId="6EFD6097" w14:textId="77777777" w:rsidR="00184E71" w:rsidRPr="00184E71" w:rsidRDefault="00184E71" w:rsidP="00184E71">
            <w:pPr>
              <w:rPr>
                <w:sz w:val="16"/>
                <w:szCs w:val="16"/>
              </w:rPr>
            </w:pPr>
            <w:r w:rsidRPr="00184E71">
              <w:rPr>
                <w:color w:val="000000"/>
                <w:sz w:val="16"/>
                <w:szCs w:val="16"/>
              </w:rPr>
              <w:t xml:space="preserve"> $     63.49 </w:t>
            </w:r>
          </w:p>
        </w:tc>
        <w:tc>
          <w:tcPr>
            <w:tcW w:w="1021" w:type="dxa"/>
            <w:tcBorders>
              <w:top w:val="nil"/>
              <w:left w:val="nil"/>
              <w:bottom w:val="single" w:sz="4" w:space="0" w:color="000000"/>
              <w:right w:val="single" w:sz="4" w:space="0" w:color="000000"/>
            </w:tcBorders>
            <w:noWrap/>
          </w:tcPr>
          <w:p w14:paraId="096F6065" w14:textId="77777777" w:rsidR="00184E71" w:rsidRPr="00184E71" w:rsidRDefault="00184E71" w:rsidP="00184E71">
            <w:pPr>
              <w:rPr>
                <w:sz w:val="16"/>
                <w:szCs w:val="16"/>
              </w:rPr>
            </w:pPr>
            <w:r w:rsidRPr="00184E71">
              <w:rPr>
                <w:color w:val="000000"/>
                <w:sz w:val="16"/>
                <w:szCs w:val="16"/>
              </w:rPr>
              <w:t xml:space="preserve"> $63.49 </w:t>
            </w:r>
          </w:p>
        </w:tc>
        <w:tc>
          <w:tcPr>
            <w:tcW w:w="1021" w:type="dxa"/>
            <w:tcBorders>
              <w:top w:val="nil"/>
              <w:left w:val="nil"/>
              <w:bottom w:val="single" w:sz="4" w:space="0" w:color="000000"/>
              <w:right w:val="single" w:sz="4" w:space="0" w:color="000000"/>
            </w:tcBorders>
            <w:noWrap/>
          </w:tcPr>
          <w:p w14:paraId="10D1A696" w14:textId="77777777" w:rsidR="00184E71" w:rsidRPr="00184E71" w:rsidRDefault="00184E71" w:rsidP="00184E71">
            <w:pPr>
              <w:rPr>
                <w:sz w:val="16"/>
                <w:szCs w:val="16"/>
              </w:rPr>
            </w:pPr>
            <w:r w:rsidRPr="00184E71">
              <w:rPr>
                <w:color w:val="000000"/>
                <w:sz w:val="16"/>
                <w:szCs w:val="16"/>
              </w:rPr>
              <w:t xml:space="preserve"> $     63.45 </w:t>
            </w:r>
          </w:p>
        </w:tc>
      </w:tr>
      <w:tr w:rsidR="00184E71" w:rsidRPr="00184E71" w14:paraId="27C7C51B" w14:textId="77777777" w:rsidTr="00F70934">
        <w:trPr>
          <w:trHeight w:val="143"/>
        </w:trPr>
        <w:tc>
          <w:tcPr>
            <w:tcW w:w="1994" w:type="dxa"/>
            <w:hideMark/>
          </w:tcPr>
          <w:p w14:paraId="05D94A62" w14:textId="77777777" w:rsidR="00184E71" w:rsidRPr="00184E71" w:rsidRDefault="00184E71" w:rsidP="00184E71">
            <w:pPr>
              <w:rPr>
                <w:sz w:val="16"/>
                <w:szCs w:val="16"/>
              </w:rPr>
            </w:pPr>
            <w:r w:rsidRPr="00184E71">
              <w:rPr>
                <w:sz w:val="16"/>
                <w:szCs w:val="16"/>
              </w:rPr>
              <w:t>Mountain lion</w:t>
            </w:r>
          </w:p>
        </w:tc>
        <w:tc>
          <w:tcPr>
            <w:tcW w:w="1269" w:type="dxa"/>
            <w:hideMark/>
          </w:tcPr>
          <w:p w14:paraId="7C073843"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3C06580E" w14:textId="77777777" w:rsidR="00184E71" w:rsidRPr="00184E71" w:rsidRDefault="00184E71" w:rsidP="00184E71">
            <w:pPr>
              <w:rPr>
                <w:sz w:val="16"/>
                <w:szCs w:val="16"/>
              </w:rPr>
            </w:pPr>
            <w:r w:rsidRPr="00184E71">
              <w:rPr>
                <w:sz w:val="16"/>
                <w:szCs w:val="16"/>
              </w:rPr>
              <w:t xml:space="preserve">$ 842.41 </w:t>
            </w:r>
          </w:p>
        </w:tc>
        <w:tc>
          <w:tcPr>
            <w:tcW w:w="1021" w:type="dxa"/>
            <w:noWrap/>
            <w:hideMark/>
          </w:tcPr>
          <w:p w14:paraId="5A6CD259" w14:textId="77777777" w:rsidR="00184E71" w:rsidRPr="00184E71" w:rsidRDefault="00184E71" w:rsidP="00184E71">
            <w:pPr>
              <w:rPr>
                <w:sz w:val="16"/>
                <w:szCs w:val="16"/>
              </w:rPr>
            </w:pPr>
            <w:r w:rsidRPr="00184E71">
              <w:rPr>
                <w:sz w:val="16"/>
                <w:szCs w:val="16"/>
              </w:rPr>
              <w:t xml:space="preserve">$ 842.41 </w:t>
            </w:r>
          </w:p>
        </w:tc>
        <w:tc>
          <w:tcPr>
            <w:tcW w:w="1021" w:type="dxa"/>
            <w:noWrap/>
            <w:hideMark/>
          </w:tcPr>
          <w:p w14:paraId="1BCE8231" w14:textId="77777777" w:rsidR="00184E71" w:rsidRPr="00184E71" w:rsidRDefault="00184E71" w:rsidP="00184E71">
            <w:pPr>
              <w:rPr>
                <w:sz w:val="16"/>
                <w:szCs w:val="16"/>
              </w:rPr>
            </w:pPr>
            <w:r w:rsidRPr="00184E71">
              <w:rPr>
                <w:sz w:val="16"/>
                <w:szCs w:val="16"/>
              </w:rPr>
              <w:t xml:space="preserve">$ 842.41 </w:t>
            </w:r>
          </w:p>
        </w:tc>
        <w:tc>
          <w:tcPr>
            <w:tcW w:w="1021" w:type="dxa"/>
            <w:tcBorders>
              <w:top w:val="nil"/>
              <w:left w:val="nil"/>
              <w:bottom w:val="single" w:sz="4" w:space="0" w:color="000000"/>
              <w:right w:val="single" w:sz="4" w:space="0" w:color="000000"/>
            </w:tcBorders>
            <w:shd w:val="clear" w:color="DEEAF6" w:fill="DEEAF6"/>
            <w:noWrap/>
          </w:tcPr>
          <w:p w14:paraId="5C654DD1" w14:textId="77777777" w:rsidR="00184E71" w:rsidRPr="00184E71" w:rsidRDefault="00184E71" w:rsidP="00184E71">
            <w:pPr>
              <w:rPr>
                <w:sz w:val="16"/>
                <w:szCs w:val="16"/>
              </w:rPr>
            </w:pPr>
            <w:r w:rsidRPr="00184E71">
              <w:rPr>
                <w:color w:val="000000"/>
                <w:sz w:val="16"/>
                <w:szCs w:val="16"/>
              </w:rPr>
              <w:t xml:space="preserve"> $   872.95 </w:t>
            </w:r>
          </w:p>
        </w:tc>
        <w:tc>
          <w:tcPr>
            <w:tcW w:w="1021" w:type="dxa"/>
            <w:tcBorders>
              <w:top w:val="nil"/>
              <w:left w:val="nil"/>
              <w:bottom w:val="single" w:sz="4" w:space="0" w:color="000000"/>
              <w:right w:val="single" w:sz="4" w:space="0" w:color="000000"/>
            </w:tcBorders>
            <w:noWrap/>
          </w:tcPr>
          <w:p w14:paraId="356737B9" w14:textId="77777777" w:rsidR="00184E71" w:rsidRPr="00184E71" w:rsidRDefault="00184E71" w:rsidP="00184E71">
            <w:pPr>
              <w:rPr>
                <w:sz w:val="16"/>
                <w:szCs w:val="16"/>
              </w:rPr>
            </w:pPr>
            <w:r w:rsidRPr="00184E71">
              <w:rPr>
                <w:color w:val="000000"/>
                <w:sz w:val="16"/>
                <w:szCs w:val="16"/>
              </w:rPr>
              <w:t xml:space="preserve"> $  872.95 </w:t>
            </w:r>
          </w:p>
        </w:tc>
        <w:tc>
          <w:tcPr>
            <w:tcW w:w="1021" w:type="dxa"/>
            <w:tcBorders>
              <w:top w:val="nil"/>
              <w:left w:val="nil"/>
              <w:bottom w:val="single" w:sz="4" w:space="0" w:color="000000"/>
              <w:right w:val="single" w:sz="4" w:space="0" w:color="000000"/>
            </w:tcBorders>
            <w:noWrap/>
          </w:tcPr>
          <w:p w14:paraId="53D18428" w14:textId="77777777" w:rsidR="00184E71" w:rsidRPr="00184E71" w:rsidRDefault="00184E71" w:rsidP="00184E71">
            <w:pPr>
              <w:rPr>
                <w:sz w:val="16"/>
                <w:szCs w:val="16"/>
              </w:rPr>
            </w:pPr>
            <w:r w:rsidRPr="00184E71">
              <w:rPr>
                <w:color w:val="000000"/>
                <w:sz w:val="16"/>
                <w:szCs w:val="16"/>
              </w:rPr>
              <w:t xml:space="preserve"> $   872.95 </w:t>
            </w:r>
          </w:p>
        </w:tc>
      </w:tr>
      <w:tr w:rsidR="00184E71" w:rsidRPr="00184E71" w14:paraId="5C120CF2" w14:textId="77777777" w:rsidTr="00F70934">
        <w:trPr>
          <w:trHeight w:val="400"/>
        </w:trPr>
        <w:tc>
          <w:tcPr>
            <w:tcW w:w="1994" w:type="dxa"/>
            <w:hideMark/>
          </w:tcPr>
          <w:p w14:paraId="35E156BB" w14:textId="77777777" w:rsidR="00184E71" w:rsidRPr="00184E71" w:rsidRDefault="00184E71" w:rsidP="00184E71">
            <w:pPr>
              <w:rPr>
                <w:sz w:val="16"/>
                <w:szCs w:val="16"/>
              </w:rPr>
            </w:pPr>
            <w:r w:rsidRPr="00184E71">
              <w:rPr>
                <w:sz w:val="16"/>
                <w:szCs w:val="16"/>
              </w:rPr>
              <w:t>Rocky mountain bighorn sheep</w:t>
            </w:r>
          </w:p>
        </w:tc>
        <w:tc>
          <w:tcPr>
            <w:tcW w:w="1269" w:type="dxa"/>
            <w:hideMark/>
          </w:tcPr>
          <w:p w14:paraId="20C90712"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5B210DC9"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1E1AC677"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043C9308" w14:textId="77777777" w:rsidR="00184E71" w:rsidRPr="00184E71" w:rsidRDefault="00184E71" w:rsidP="00184E71">
            <w:pPr>
              <w:rPr>
                <w:sz w:val="16"/>
                <w:szCs w:val="16"/>
              </w:rPr>
            </w:pPr>
            <w:r w:rsidRPr="00184E71">
              <w:rPr>
                <w:sz w:val="16"/>
                <w:szCs w:val="16"/>
              </w:rPr>
              <w:t xml:space="preserve">$ 382.91 </w:t>
            </w:r>
          </w:p>
        </w:tc>
        <w:tc>
          <w:tcPr>
            <w:tcW w:w="1021" w:type="dxa"/>
            <w:tcBorders>
              <w:top w:val="nil"/>
              <w:left w:val="nil"/>
              <w:bottom w:val="single" w:sz="4" w:space="0" w:color="000000"/>
              <w:right w:val="single" w:sz="4" w:space="0" w:color="000000"/>
            </w:tcBorders>
            <w:shd w:val="clear" w:color="DEEAF6" w:fill="DEEAF6"/>
            <w:noWrap/>
          </w:tcPr>
          <w:p w14:paraId="22E15E8B"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000000"/>
              <w:right w:val="single" w:sz="4" w:space="0" w:color="000000"/>
            </w:tcBorders>
            <w:noWrap/>
          </w:tcPr>
          <w:p w14:paraId="3AF4BCA9"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000000"/>
              <w:right w:val="single" w:sz="4" w:space="0" w:color="000000"/>
            </w:tcBorders>
            <w:noWrap/>
          </w:tcPr>
          <w:p w14:paraId="59F661C8" w14:textId="77777777" w:rsidR="00184E71" w:rsidRPr="00184E71" w:rsidRDefault="00184E71" w:rsidP="00184E71">
            <w:pPr>
              <w:rPr>
                <w:sz w:val="16"/>
                <w:szCs w:val="16"/>
              </w:rPr>
            </w:pPr>
            <w:r w:rsidRPr="00184E71">
              <w:rPr>
                <w:color w:val="000000"/>
                <w:sz w:val="16"/>
                <w:szCs w:val="16"/>
              </w:rPr>
              <w:t xml:space="preserve"> $   396.75</w:t>
            </w:r>
          </w:p>
        </w:tc>
      </w:tr>
      <w:tr w:rsidR="00184E71" w:rsidRPr="00184E71" w14:paraId="29A72586" w14:textId="77777777" w:rsidTr="00F70934">
        <w:trPr>
          <w:trHeight w:val="400"/>
        </w:trPr>
        <w:tc>
          <w:tcPr>
            <w:tcW w:w="1994" w:type="dxa"/>
            <w:hideMark/>
          </w:tcPr>
          <w:p w14:paraId="3B879135" w14:textId="77777777" w:rsidR="00184E71" w:rsidRPr="00184E71" w:rsidRDefault="00184E71" w:rsidP="00184E71">
            <w:pPr>
              <w:rPr>
                <w:sz w:val="16"/>
                <w:szCs w:val="16"/>
              </w:rPr>
            </w:pPr>
            <w:r w:rsidRPr="00184E71">
              <w:rPr>
                <w:sz w:val="16"/>
                <w:szCs w:val="16"/>
              </w:rPr>
              <w:t>Rocky mountain bighorn sheep</w:t>
            </w:r>
          </w:p>
        </w:tc>
        <w:tc>
          <w:tcPr>
            <w:tcW w:w="1269" w:type="dxa"/>
            <w:hideMark/>
          </w:tcPr>
          <w:p w14:paraId="5ADA6A4E"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082D1A31" w14:textId="77777777" w:rsidR="00184E71" w:rsidRPr="00184E71" w:rsidRDefault="00184E71" w:rsidP="00184E71">
            <w:pPr>
              <w:rPr>
                <w:sz w:val="16"/>
                <w:szCs w:val="16"/>
              </w:rPr>
            </w:pPr>
            <w:r w:rsidRPr="00184E71">
              <w:rPr>
                <w:sz w:val="16"/>
                <w:szCs w:val="16"/>
              </w:rPr>
              <w:t xml:space="preserve">$ 2,820.78 </w:t>
            </w:r>
          </w:p>
        </w:tc>
        <w:tc>
          <w:tcPr>
            <w:tcW w:w="1021" w:type="dxa"/>
            <w:noWrap/>
            <w:hideMark/>
          </w:tcPr>
          <w:p w14:paraId="455273D6" w14:textId="77777777" w:rsidR="00184E71" w:rsidRPr="00184E71" w:rsidRDefault="00184E71" w:rsidP="00184E71">
            <w:pPr>
              <w:rPr>
                <w:sz w:val="16"/>
                <w:szCs w:val="16"/>
              </w:rPr>
            </w:pPr>
            <w:r w:rsidRPr="00184E71">
              <w:rPr>
                <w:sz w:val="16"/>
                <w:szCs w:val="16"/>
              </w:rPr>
              <w:t xml:space="preserve">$ 2,820.78 </w:t>
            </w:r>
          </w:p>
        </w:tc>
        <w:tc>
          <w:tcPr>
            <w:tcW w:w="1021" w:type="dxa"/>
            <w:noWrap/>
            <w:hideMark/>
          </w:tcPr>
          <w:p w14:paraId="0732AEC3" w14:textId="77777777" w:rsidR="00184E71" w:rsidRPr="00184E71" w:rsidRDefault="00184E71" w:rsidP="00184E71">
            <w:pPr>
              <w:rPr>
                <w:sz w:val="16"/>
                <w:szCs w:val="16"/>
              </w:rPr>
            </w:pPr>
            <w:r w:rsidRPr="00184E71">
              <w:rPr>
                <w:sz w:val="16"/>
                <w:szCs w:val="16"/>
              </w:rPr>
              <w:t xml:space="preserve">$ 2,820.78 </w:t>
            </w:r>
          </w:p>
        </w:tc>
        <w:tc>
          <w:tcPr>
            <w:tcW w:w="1021" w:type="dxa"/>
            <w:tcBorders>
              <w:top w:val="nil"/>
              <w:left w:val="nil"/>
              <w:bottom w:val="single" w:sz="4" w:space="0" w:color="000000"/>
              <w:right w:val="single" w:sz="4" w:space="0" w:color="000000"/>
            </w:tcBorders>
            <w:shd w:val="clear" w:color="DEEAF6" w:fill="DEEAF6"/>
            <w:noWrap/>
          </w:tcPr>
          <w:p w14:paraId="3E673666" w14:textId="77777777" w:rsidR="00184E71" w:rsidRPr="00184E71" w:rsidRDefault="00184E71" w:rsidP="00184E71">
            <w:pPr>
              <w:rPr>
                <w:sz w:val="16"/>
                <w:szCs w:val="16"/>
              </w:rPr>
            </w:pPr>
            <w:r w:rsidRPr="00184E71">
              <w:rPr>
                <w:color w:val="000000"/>
                <w:sz w:val="16"/>
                <w:szCs w:val="16"/>
              </w:rPr>
              <w:t xml:space="preserve"> $2,923.05 </w:t>
            </w:r>
          </w:p>
        </w:tc>
        <w:tc>
          <w:tcPr>
            <w:tcW w:w="1021" w:type="dxa"/>
            <w:tcBorders>
              <w:top w:val="nil"/>
              <w:left w:val="nil"/>
              <w:bottom w:val="single" w:sz="4" w:space="0" w:color="000000"/>
              <w:right w:val="single" w:sz="4" w:space="0" w:color="000000"/>
            </w:tcBorders>
            <w:noWrap/>
          </w:tcPr>
          <w:p w14:paraId="189EAC71" w14:textId="77777777" w:rsidR="00184E71" w:rsidRPr="00184E71" w:rsidRDefault="00184E71" w:rsidP="00184E71">
            <w:pPr>
              <w:rPr>
                <w:sz w:val="16"/>
                <w:szCs w:val="16"/>
              </w:rPr>
            </w:pPr>
            <w:r w:rsidRPr="00184E71">
              <w:rPr>
                <w:color w:val="000000"/>
                <w:sz w:val="16"/>
                <w:szCs w:val="16"/>
              </w:rPr>
              <w:t xml:space="preserve"> $2,923.05 </w:t>
            </w:r>
          </w:p>
        </w:tc>
        <w:tc>
          <w:tcPr>
            <w:tcW w:w="1021" w:type="dxa"/>
            <w:tcBorders>
              <w:top w:val="nil"/>
              <w:left w:val="nil"/>
              <w:bottom w:val="single" w:sz="4" w:space="0" w:color="000000"/>
              <w:right w:val="single" w:sz="4" w:space="0" w:color="000000"/>
            </w:tcBorders>
            <w:noWrap/>
          </w:tcPr>
          <w:p w14:paraId="1A4A262C" w14:textId="77777777" w:rsidR="00184E71" w:rsidRPr="00184E71" w:rsidRDefault="00184E71" w:rsidP="00184E71">
            <w:pPr>
              <w:rPr>
                <w:sz w:val="16"/>
                <w:szCs w:val="16"/>
              </w:rPr>
            </w:pPr>
            <w:r w:rsidRPr="00184E71">
              <w:rPr>
                <w:color w:val="000000"/>
                <w:sz w:val="16"/>
                <w:szCs w:val="16"/>
              </w:rPr>
              <w:t xml:space="preserve"> $2,923.05 </w:t>
            </w:r>
          </w:p>
        </w:tc>
      </w:tr>
      <w:tr w:rsidR="00184E71" w:rsidRPr="00184E71" w14:paraId="6C58D228" w14:textId="77777777" w:rsidTr="00F70934">
        <w:trPr>
          <w:trHeight w:val="206"/>
        </w:trPr>
        <w:tc>
          <w:tcPr>
            <w:tcW w:w="1994" w:type="dxa"/>
            <w:hideMark/>
          </w:tcPr>
          <w:p w14:paraId="0C5760B9" w14:textId="77777777" w:rsidR="00184E71" w:rsidRPr="00184E71" w:rsidRDefault="00184E71" w:rsidP="00184E71">
            <w:pPr>
              <w:rPr>
                <w:sz w:val="16"/>
                <w:szCs w:val="16"/>
              </w:rPr>
            </w:pPr>
            <w:r w:rsidRPr="00184E71">
              <w:rPr>
                <w:sz w:val="16"/>
                <w:szCs w:val="16"/>
              </w:rPr>
              <w:t>Desert bighorn sheep</w:t>
            </w:r>
          </w:p>
        </w:tc>
        <w:tc>
          <w:tcPr>
            <w:tcW w:w="1269" w:type="dxa"/>
            <w:hideMark/>
          </w:tcPr>
          <w:p w14:paraId="0F2640EC"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49955B8D"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01E60472"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7045432E" w14:textId="77777777" w:rsidR="00184E71" w:rsidRPr="00184E71" w:rsidRDefault="00184E71" w:rsidP="00184E71">
            <w:pPr>
              <w:rPr>
                <w:sz w:val="16"/>
                <w:szCs w:val="16"/>
              </w:rPr>
            </w:pPr>
            <w:r w:rsidRPr="00184E71">
              <w:rPr>
                <w:sz w:val="16"/>
                <w:szCs w:val="16"/>
              </w:rPr>
              <w:t xml:space="preserve">$ 382.91 </w:t>
            </w:r>
          </w:p>
        </w:tc>
        <w:tc>
          <w:tcPr>
            <w:tcW w:w="1021" w:type="dxa"/>
            <w:tcBorders>
              <w:top w:val="nil"/>
              <w:left w:val="nil"/>
              <w:bottom w:val="single" w:sz="4" w:space="0" w:color="000000"/>
              <w:right w:val="single" w:sz="4" w:space="0" w:color="000000"/>
            </w:tcBorders>
            <w:shd w:val="clear" w:color="DEEAF6" w:fill="DEEAF6"/>
            <w:noWrap/>
          </w:tcPr>
          <w:p w14:paraId="2C2F3DA4"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000000"/>
              <w:right w:val="single" w:sz="4" w:space="0" w:color="000000"/>
            </w:tcBorders>
            <w:noWrap/>
          </w:tcPr>
          <w:p w14:paraId="2B5C85C9"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000000"/>
              <w:right w:val="single" w:sz="4" w:space="0" w:color="000000"/>
            </w:tcBorders>
            <w:noWrap/>
          </w:tcPr>
          <w:p w14:paraId="17853542" w14:textId="77777777" w:rsidR="00184E71" w:rsidRPr="00184E71" w:rsidRDefault="00184E71" w:rsidP="00184E71">
            <w:pPr>
              <w:rPr>
                <w:sz w:val="16"/>
                <w:szCs w:val="16"/>
              </w:rPr>
            </w:pPr>
            <w:r w:rsidRPr="00184E71">
              <w:rPr>
                <w:color w:val="000000"/>
                <w:sz w:val="16"/>
                <w:szCs w:val="16"/>
              </w:rPr>
              <w:t xml:space="preserve"> $   396.75 </w:t>
            </w:r>
          </w:p>
        </w:tc>
      </w:tr>
      <w:tr w:rsidR="00184E71" w:rsidRPr="00184E71" w14:paraId="2006E6F9" w14:textId="77777777" w:rsidTr="00F70934">
        <w:trPr>
          <w:trHeight w:val="170"/>
        </w:trPr>
        <w:tc>
          <w:tcPr>
            <w:tcW w:w="1994" w:type="dxa"/>
            <w:hideMark/>
          </w:tcPr>
          <w:p w14:paraId="268336AD" w14:textId="77777777" w:rsidR="00184E71" w:rsidRPr="00184E71" w:rsidRDefault="00184E71" w:rsidP="00184E71">
            <w:pPr>
              <w:rPr>
                <w:sz w:val="16"/>
                <w:szCs w:val="16"/>
              </w:rPr>
            </w:pPr>
            <w:r w:rsidRPr="00184E71">
              <w:rPr>
                <w:sz w:val="16"/>
                <w:szCs w:val="16"/>
              </w:rPr>
              <w:t>Desert bighorn sheep</w:t>
            </w:r>
          </w:p>
        </w:tc>
        <w:tc>
          <w:tcPr>
            <w:tcW w:w="1269" w:type="dxa"/>
            <w:hideMark/>
          </w:tcPr>
          <w:p w14:paraId="12D5654A"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1F9B8494" w14:textId="77777777" w:rsidR="00184E71" w:rsidRPr="00184E71" w:rsidRDefault="00184E71" w:rsidP="00184E71">
            <w:pPr>
              <w:rPr>
                <w:sz w:val="16"/>
                <w:szCs w:val="16"/>
              </w:rPr>
            </w:pPr>
            <w:r w:rsidRPr="00184E71">
              <w:rPr>
                <w:sz w:val="16"/>
                <w:szCs w:val="16"/>
              </w:rPr>
              <w:t xml:space="preserve">$ 2,820.78 </w:t>
            </w:r>
          </w:p>
        </w:tc>
        <w:tc>
          <w:tcPr>
            <w:tcW w:w="1021" w:type="dxa"/>
            <w:noWrap/>
            <w:hideMark/>
          </w:tcPr>
          <w:p w14:paraId="2C39DA30" w14:textId="77777777" w:rsidR="00184E71" w:rsidRPr="00184E71" w:rsidRDefault="00184E71" w:rsidP="00184E71">
            <w:pPr>
              <w:rPr>
                <w:sz w:val="16"/>
                <w:szCs w:val="16"/>
              </w:rPr>
            </w:pPr>
            <w:r w:rsidRPr="00184E71">
              <w:rPr>
                <w:sz w:val="16"/>
                <w:szCs w:val="16"/>
              </w:rPr>
              <w:t xml:space="preserve">$ 2,820.78 </w:t>
            </w:r>
          </w:p>
        </w:tc>
        <w:tc>
          <w:tcPr>
            <w:tcW w:w="1021" w:type="dxa"/>
            <w:noWrap/>
            <w:hideMark/>
          </w:tcPr>
          <w:p w14:paraId="427434A9" w14:textId="77777777" w:rsidR="00184E71" w:rsidRPr="00184E71" w:rsidRDefault="00184E71" w:rsidP="00184E71">
            <w:pPr>
              <w:rPr>
                <w:sz w:val="16"/>
                <w:szCs w:val="16"/>
              </w:rPr>
            </w:pPr>
            <w:r w:rsidRPr="00184E71">
              <w:rPr>
                <w:sz w:val="16"/>
                <w:szCs w:val="16"/>
              </w:rPr>
              <w:t xml:space="preserve">$ 2,820.78 </w:t>
            </w:r>
          </w:p>
        </w:tc>
        <w:tc>
          <w:tcPr>
            <w:tcW w:w="1021" w:type="dxa"/>
            <w:tcBorders>
              <w:top w:val="nil"/>
              <w:left w:val="nil"/>
              <w:bottom w:val="single" w:sz="4" w:space="0" w:color="000000"/>
              <w:right w:val="single" w:sz="4" w:space="0" w:color="000000"/>
            </w:tcBorders>
            <w:shd w:val="clear" w:color="DEEAF6" w:fill="DEEAF6"/>
            <w:noWrap/>
          </w:tcPr>
          <w:p w14:paraId="7F150D55" w14:textId="77777777" w:rsidR="00184E71" w:rsidRPr="00184E71" w:rsidRDefault="00184E71" w:rsidP="00184E71">
            <w:pPr>
              <w:rPr>
                <w:sz w:val="16"/>
                <w:szCs w:val="16"/>
              </w:rPr>
            </w:pPr>
            <w:r w:rsidRPr="00184E71">
              <w:rPr>
                <w:color w:val="000000"/>
                <w:sz w:val="16"/>
                <w:szCs w:val="16"/>
              </w:rPr>
              <w:t xml:space="preserve"> $2,923.05 </w:t>
            </w:r>
          </w:p>
        </w:tc>
        <w:tc>
          <w:tcPr>
            <w:tcW w:w="1021" w:type="dxa"/>
            <w:tcBorders>
              <w:top w:val="nil"/>
              <w:left w:val="nil"/>
              <w:bottom w:val="single" w:sz="4" w:space="0" w:color="000000"/>
              <w:right w:val="single" w:sz="4" w:space="0" w:color="000000"/>
            </w:tcBorders>
            <w:noWrap/>
          </w:tcPr>
          <w:p w14:paraId="65AD8331" w14:textId="77777777" w:rsidR="00184E71" w:rsidRPr="00184E71" w:rsidRDefault="00184E71" w:rsidP="00184E71">
            <w:pPr>
              <w:rPr>
                <w:sz w:val="16"/>
                <w:szCs w:val="16"/>
              </w:rPr>
            </w:pPr>
            <w:r w:rsidRPr="00184E71">
              <w:rPr>
                <w:color w:val="000000"/>
                <w:sz w:val="16"/>
                <w:szCs w:val="16"/>
              </w:rPr>
              <w:t xml:space="preserve"> $ 2,923.05 </w:t>
            </w:r>
          </w:p>
        </w:tc>
        <w:tc>
          <w:tcPr>
            <w:tcW w:w="1021" w:type="dxa"/>
            <w:tcBorders>
              <w:top w:val="nil"/>
              <w:left w:val="nil"/>
              <w:bottom w:val="single" w:sz="4" w:space="0" w:color="000000"/>
              <w:right w:val="single" w:sz="4" w:space="0" w:color="000000"/>
            </w:tcBorders>
            <w:noWrap/>
          </w:tcPr>
          <w:p w14:paraId="4C8EDED1" w14:textId="77777777" w:rsidR="00184E71" w:rsidRPr="00184E71" w:rsidRDefault="00184E71" w:rsidP="00184E71">
            <w:pPr>
              <w:rPr>
                <w:sz w:val="16"/>
                <w:szCs w:val="16"/>
              </w:rPr>
            </w:pPr>
            <w:r w:rsidRPr="00184E71">
              <w:rPr>
                <w:color w:val="000000"/>
                <w:sz w:val="16"/>
                <w:szCs w:val="16"/>
              </w:rPr>
              <w:t xml:space="preserve"> $2,923.05 </w:t>
            </w:r>
          </w:p>
        </w:tc>
      </w:tr>
      <w:tr w:rsidR="00184E71" w:rsidRPr="00184E71" w14:paraId="7C662BEB" w14:textId="77777777" w:rsidTr="00F70934">
        <w:trPr>
          <w:trHeight w:val="400"/>
        </w:trPr>
        <w:tc>
          <w:tcPr>
            <w:tcW w:w="1994" w:type="dxa"/>
            <w:shd w:val="clear" w:color="auto" w:fill="FFF2CC"/>
            <w:hideMark/>
          </w:tcPr>
          <w:p w14:paraId="43D79947" w14:textId="77777777" w:rsidR="00184E71" w:rsidRPr="00184E71" w:rsidRDefault="00184E71" w:rsidP="00184E71">
            <w:pPr>
              <w:rPr>
                <w:sz w:val="16"/>
                <w:szCs w:val="16"/>
              </w:rPr>
            </w:pPr>
            <w:r w:rsidRPr="00184E71">
              <w:rPr>
                <w:sz w:val="16"/>
                <w:szCs w:val="16"/>
              </w:rPr>
              <w:t>Resident low-income senior fishing</w:t>
            </w:r>
          </w:p>
        </w:tc>
        <w:tc>
          <w:tcPr>
            <w:tcW w:w="1269" w:type="dxa"/>
            <w:shd w:val="clear" w:color="auto" w:fill="FFF2CC"/>
            <w:hideMark/>
          </w:tcPr>
          <w:p w14:paraId="412002D3" w14:textId="77777777" w:rsidR="00184E71" w:rsidRPr="00184E71" w:rsidRDefault="00184E71" w:rsidP="00184E71">
            <w:pPr>
              <w:rPr>
                <w:sz w:val="16"/>
                <w:szCs w:val="16"/>
              </w:rPr>
            </w:pPr>
            <w:r w:rsidRPr="00184E71">
              <w:rPr>
                <w:sz w:val="16"/>
                <w:szCs w:val="16"/>
              </w:rPr>
              <w:t>Resident</w:t>
            </w:r>
          </w:p>
        </w:tc>
        <w:tc>
          <w:tcPr>
            <w:tcW w:w="982" w:type="dxa"/>
            <w:shd w:val="clear" w:color="auto" w:fill="FFF2CC"/>
            <w:noWrap/>
            <w:hideMark/>
          </w:tcPr>
          <w:p w14:paraId="04191DD1" w14:textId="77777777" w:rsidR="00184E71" w:rsidRPr="00184E71" w:rsidRDefault="00184E71" w:rsidP="00184E71">
            <w:pPr>
              <w:rPr>
                <w:sz w:val="16"/>
                <w:szCs w:val="16"/>
              </w:rPr>
            </w:pPr>
            <w:r w:rsidRPr="00184E71">
              <w:rPr>
                <w:sz w:val="16"/>
                <w:szCs w:val="16"/>
              </w:rPr>
              <w:t xml:space="preserve">$ 10.21 </w:t>
            </w:r>
          </w:p>
        </w:tc>
        <w:tc>
          <w:tcPr>
            <w:tcW w:w="1021" w:type="dxa"/>
            <w:shd w:val="clear" w:color="auto" w:fill="FFF2CC"/>
            <w:noWrap/>
            <w:hideMark/>
          </w:tcPr>
          <w:p w14:paraId="52998123" w14:textId="77777777" w:rsidR="00184E71" w:rsidRPr="00184E71" w:rsidRDefault="00184E71" w:rsidP="00184E71">
            <w:pPr>
              <w:rPr>
                <w:sz w:val="16"/>
                <w:szCs w:val="16"/>
              </w:rPr>
            </w:pPr>
            <w:r w:rsidRPr="00184E71">
              <w:rPr>
                <w:sz w:val="16"/>
                <w:szCs w:val="16"/>
              </w:rPr>
              <w:t xml:space="preserve">$ 8.19 </w:t>
            </w:r>
          </w:p>
        </w:tc>
        <w:tc>
          <w:tcPr>
            <w:tcW w:w="1021" w:type="dxa"/>
            <w:shd w:val="clear" w:color="auto" w:fill="FFF2CC"/>
            <w:noWrap/>
            <w:hideMark/>
          </w:tcPr>
          <w:p w14:paraId="65FC0DFA" w14:textId="77777777" w:rsidR="00184E71" w:rsidRPr="00184E71" w:rsidRDefault="00184E71" w:rsidP="00184E71">
            <w:pPr>
              <w:rPr>
                <w:sz w:val="16"/>
                <w:szCs w:val="16"/>
              </w:rPr>
            </w:pPr>
            <w:r w:rsidRPr="00184E71">
              <w:rPr>
                <w:sz w:val="16"/>
                <w:szCs w:val="16"/>
              </w:rPr>
              <w:t xml:space="preserve">$ 8.19 </w:t>
            </w:r>
          </w:p>
        </w:tc>
        <w:tc>
          <w:tcPr>
            <w:tcW w:w="1021" w:type="dxa"/>
            <w:tcBorders>
              <w:top w:val="single" w:sz="4" w:space="0" w:color="000000"/>
              <w:left w:val="nil"/>
              <w:bottom w:val="single" w:sz="4" w:space="0" w:color="000000"/>
              <w:right w:val="single" w:sz="4" w:space="0" w:color="000000"/>
            </w:tcBorders>
            <w:shd w:val="clear" w:color="FFF2CC" w:fill="FFF2CC"/>
            <w:noWrap/>
          </w:tcPr>
          <w:p w14:paraId="11B1301A" w14:textId="77777777" w:rsidR="00184E71" w:rsidRPr="00184E71" w:rsidRDefault="00184E71" w:rsidP="00184E71">
            <w:pPr>
              <w:rPr>
                <w:sz w:val="16"/>
                <w:szCs w:val="16"/>
              </w:rPr>
            </w:pPr>
            <w:r w:rsidRPr="00184E71">
              <w:rPr>
                <w:color w:val="000000"/>
                <w:sz w:val="16"/>
                <w:szCs w:val="16"/>
              </w:rPr>
              <w:t xml:space="preserve"> $     10.58 </w:t>
            </w:r>
          </w:p>
        </w:tc>
        <w:tc>
          <w:tcPr>
            <w:tcW w:w="1021" w:type="dxa"/>
            <w:tcBorders>
              <w:top w:val="single" w:sz="4" w:space="0" w:color="000000"/>
              <w:left w:val="nil"/>
              <w:bottom w:val="single" w:sz="4" w:space="0" w:color="000000"/>
              <w:right w:val="single" w:sz="4" w:space="0" w:color="000000"/>
            </w:tcBorders>
            <w:shd w:val="clear" w:color="auto" w:fill="FFF2CC" w:themeFill="accent4" w:themeFillTint="33"/>
            <w:noWrap/>
          </w:tcPr>
          <w:p w14:paraId="558F07B9" w14:textId="77777777" w:rsidR="00184E71" w:rsidRPr="00184E71" w:rsidRDefault="00184E71" w:rsidP="00184E71">
            <w:pPr>
              <w:rPr>
                <w:sz w:val="16"/>
                <w:szCs w:val="16"/>
              </w:rPr>
            </w:pPr>
            <w:r w:rsidRPr="00184E71">
              <w:rPr>
                <w:color w:val="000000"/>
                <w:sz w:val="16"/>
                <w:szCs w:val="16"/>
              </w:rPr>
              <w:t xml:space="preserve"> </w:t>
            </w:r>
            <w:r w:rsidRPr="00184E71">
              <w:rPr>
                <w:color w:val="000000"/>
                <w:sz w:val="16"/>
                <w:szCs w:val="16"/>
                <w:shd w:val="clear" w:color="auto" w:fill="FFF2CC" w:themeFill="accent4" w:themeFillTint="33"/>
              </w:rPr>
              <w:t>$  8.48</w:t>
            </w:r>
            <w:r w:rsidRPr="00184E71">
              <w:rPr>
                <w:color w:val="000000"/>
                <w:sz w:val="16"/>
                <w:szCs w:val="16"/>
              </w:rPr>
              <w:t xml:space="preserve"> </w:t>
            </w:r>
          </w:p>
        </w:tc>
        <w:tc>
          <w:tcPr>
            <w:tcW w:w="1021" w:type="dxa"/>
            <w:tcBorders>
              <w:top w:val="single" w:sz="4" w:space="0" w:color="000000"/>
              <w:left w:val="nil"/>
              <w:bottom w:val="single" w:sz="4" w:space="0" w:color="000000"/>
              <w:right w:val="single" w:sz="4" w:space="0" w:color="000000"/>
            </w:tcBorders>
            <w:shd w:val="clear" w:color="FFF2CC" w:fill="FFF2CC"/>
            <w:noWrap/>
          </w:tcPr>
          <w:p w14:paraId="6B281979" w14:textId="77777777" w:rsidR="00184E71" w:rsidRPr="00184E71" w:rsidRDefault="00184E71" w:rsidP="00184E71">
            <w:pPr>
              <w:rPr>
                <w:sz w:val="16"/>
                <w:szCs w:val="16"/>
              </w:rPr>
            </w:pPr>
            <w:r w:rsidRPr="00184E71">
              <w:rPr>
                <w:color w:val="000000"/>
                <w:sz w:val="16"/>
                <w:szCs w:val="16"/>
              </w:rPr>
              <w:t xml:space="preserve"> $       8.45 </w:t>
            </w:r>
          </w:p>
        </w:tc>
      </w:tr>
      <w:tr w:rsidR="00184E71" w:rsidRPr="00184E71" w14:paraId="1145A653" w14:textId="77777777" w:rsidTr="00F70934">
        <w:trPr>
          <w:trHeight w:val="400"/>
        </w:trPr>
        <w:tc>
          <w:tcPr>
            <w:tcW w:w="1994" w:type="dxa"/>
            <w:hideMark/>
          </w:tcPr>
          <w:p w14:paraId="76AFC50A" w14:textId="77777777" w:rsidR="00184E71" w:rsidRPr="00184E71" w:rsidRDefault="00184E71" w:rsidP="00184E71">
            <w:pPr>
              <w:rPr>
                <w:sz w:val="16"/>
                <w:szCs w:val="16"/>
              </w:rPr>
            </w:pPr>
            <w:r w:rsidRPr="00184E71">
              <w:rPr>
                <w:sz w:val="16"/>
                <w:szCs w:val="16"/>
              </w:rPr>
              <w:t>Youth big game (deer, elk, pronghorn)</w:t>
            </w:r>
          </w:p>
        </w:tc>
        <w:tc>
          <w:tcPr>
            <w:tcW w:w="1269" w:type="dxa"/>
            <w:hideMark/>
          </w:tcPr>
          <w:p w14:paraId="5026F569"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01A1A2D4" w14:textId="77777777" w:rsidR="00184E71" w:rsidRPr="00184E71" w:rsidRDefault="00184E71" w:rsidP="00184E71">
            <w:pPr>
              <w:rPr>
                <w:sz w:val="16"/>
                <w:szCs w:val="16"/>
              </w:rPr>
            </w:pPr>
            <w:r w:rsidRPr="00184E71">
              <w:rPr>
                <w:sz w:val="16"/>
                <w:szCs w:val="16"/>
              </w:rPr>
              <w:t xml:space="preserve">$ 17.55 </w:t>
            </w:r>
          </w:p>
        </w:tc>
        <w:tc>
          <w:tcPr>
            <w:tcW w:w="1021" w:type="dxa"/>
            <w:noWrap/>
            <w:hideMark/>
          </w:tcPr>
          <w:p w14:paraId="30F03EC9" w14:textId="77777777" w:rsidR="00184E71" w:rsidRPr="00184E71" w:rsidRDefault="00184E71" w:rsidP="00184E71">
            <w:pPr>
              <w:rPr>
                <w:sz w:val="16"/>
                <w:szCs w:val="16"/>
              </w:rPr>
            </w:pPr>
            <w:r w:rsidRPr="00184E71">
              <w:rPr>
                <w:sz w:val="16"/>
                <w:szCs w:val="16"/>
              </w:rPr>
              <w:t xml:space="preserve">$ 17.55 </w:t>
            </w:r>
          </w:p>
        </w:tc>
        <w:tc>
          <w:tcPr>
            <w:tcW w:w="1021" w:type="dxa"/>
            <w:noWrap/>
            <w:hideMark/>
          </w:tcPr>
          <w:p w14:paraId="0BA57F76" w14:textId="77777777" w:rsidR="00184E71" w:rsidRPr="00184E71" w:rsidRDefault="00184E71" w:rsidP="00184E71">
            <w:pPr>
              <w:rPr>
                <w:sz w:val="16"/>
                <w:szCs w:val="16"/>
              </w:rPr>
            </w:pPr>
            <w:r w:rsidRPr="00184E71">
              <w:rPr>
                <w:sz w:val="16"/>
                <w:szCs w:val="16"/>
              </w:rPr>
              <w:t xml:space="preserve">$ 17.55 </w:t>
            </w:r>
          </w:p>
        </w:tc>
        <w:tc>
          <w:tcPr>
            <w:tcW w:w="1021" w:type="dxa"/>
            <w:tcBorders>
              <w:top w:val="single" w:sz="4" w:space="0" w:color="000000"/>
              <w:left w:val="nil"/>
              <w:bottom w:val="single" w:sz="4" w:space="0" w:color="000000"/>
              <w:right w:val="single" w:sz="4" w:space="0" w:color="000000"/>
            </w:tcBorders>
            <w:shd w:val="clear" w:color="DEEAF6" w:fill="DEEAF6"/>
            <w:noWrap/>
          </w:tcPr>
          <w:p w14:paraId="67179A0F" w14:textId="77777777" w:rsidR="00184E71" w:rsidRPr="00184E71" w:rsidRDefault="00184E71" w:rsidP="00184E71">
            <w:pPr>
              <w:rPr>
                <w:sz w:val="16"/>
                <w:szCs w:val="16"/>
              </w:rPr>
            </w:pPr>
            <w:r w:rsidRPr="00184E71">
              <w:rPr>
                <w:color w:val="000000"/>
                <w:sz w:val="16"/>
                <w:szCs w:val="16"/>
              </w:rPr>
              <w:t xml:space="preserve"> $     18.19 </w:t>
            </w:r>
          </w:p>
        </w:tc>
        <w:tc>
          <w:tcPr>
            <w:tcW w:w="1021" w:type="dxa"/>
            <w:tcBorders>
              <w:top w:val="single" w:sz="4" w:space="0" w:color="000000"/>
              <w:left w:val="nil"/>
              <w:bottom w:val="single" w:sz="4" w:space="0" w:color="000000"/>
              <w:right w:val="single" w:sz="4" w:space="0" w:color="000000"/>
            </w:tcBorders>
            <w:noWrap/>
          </w:tcPr>
          <w:p w14:paraId="0F7E1EE3" w14:textId="77777777" w:rsidR="00184E71" w:rsidRPr="00184E71" w:rsidRDefault="00184E71" w:rsidP="00184E71">
            <w:pPr>
              <w:rPr>
                <w:sz w:val="16"/>
                <w:szCs w:val="16"/>
              </w:rPr>
            </w:pPr>
            <w:r w:rsidRPr="00184E71">
              <w:rPr>
                <w:color w:val="000000"/>
                <w:sz w:val="16"/>
                <w:szCs w:val="16"/>
              </w:rPr>
              <w:t xml:space="preserve"> $ 18.19 </w:t>
            </w:r>
          </w:p>
        </w:tc>
        <w:tc>
          <w:tcPr>
            <w:tcW w:w="1021" w:type="dxa"/>
            <w:tcBorders>
              <w:top w:val="single" w:sz="4" w:space="0" w:color="000000"/>
              <w:left w:val="nil"/>
              <w:bottom w:val="single" w:sz="4" w:space="0" w:color="000000"/>
              <w:right w:val="single" w:sz="4" w:space="0" w:color="000000"/>
            </w:tcBorders>
            <w:noWrap/>
          </w:tcPr>
          <w:p w14:paraId="747395C5" w14:textId="77777777" w:rsidR="00184E71" w:rsidRPr="00184E71" w:rsidRDefault="00184E71" w:rsidP="00184E71">
            <w:pPr>
              <w:rPr>
                <w:sz w:val="16"/>
                <w:szCs w:val="16"/>
              </w:rPr>
            </w:pPr>
            <w:r w:rsidRPr="00184E71">
              <w:rPr>
                <w:color w:val="000000"/>
                <w:sz w:val="16"/>
                <w:szCs w:val="16"/>
              </w:rPr>
              <w:t xml:space="preserve"> $     18.15 </w:t>
            </w:r>
          </w:p>
        </w:tc>
      </w:tr>
      <w:tr w:rsidR="00184E71" w:rsidRPr="00184E71" w14:paraId="477ADBD6" w14:textId="77777777" w:rsidTr="00F70934">
        <w:trPr>
          <w:trHeight w:val="400"/>
        </w:trPr>
        <w:tc>
          <w:tcPr>
            <w:tcW w:w="1994" w:type="dxa"/>
            <w:hideMark/>
          </w:tcPr>
          <w:p w14:paraId="380A6617" w14:textId="77777777" w:rsidR="00184E71" w:rsidRPr="00184E71" w:rsidRDefault="00184E71" w:rsidP="00184E71">
            <w:pPr>
              <w:rPr>
                <w:sz w:val="16"/>
                <w:szCs w:val="16"/>
              </w:rPr>
            </w:pPr>
            <w:r w:rsidRPr="00184E71">
              <w:rPr>
                <w:sz w:val="16"/>
                <w:szCs w:val="16"/>
              </w:rPr>
              <w:t>Youth big game (deer, elk, pronghorn)</w:t>
            </w:r>
          </w:p>
        </w:tc>
        <w:tc>
          <w:tcPr>
            <w:tcW w:w="1269" w:type="dxa"/>
            <w:hideMark/>
          </w:tcPr>
          <w:p w14:paraId="01FB5315"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21AEEE20" w14:textId="77777777" w:rsidR="00184E71" w:rsidRPr="00184E71" w:rsidRDefault="00184E71" w:rsidP="00184E71">
            <w:pPr>
              <w:rPr>
                <w:sz w:val="16"/>
                <w:szCs w:val="16"/>
              </w:rPr>
            </w:pPr>
            <w:r w:rsidRPr="00184E71">
              <w:rPr>
                <w:sz w:val="16"/>
                <w:szCs w:val="16"/>
              </w:rPr>
              <w:t xml:space="preserve">$ 127.32 </w:t>
            </w:r>
          </w:p>
        </w:tc>
        <w:tc>
          <w:tcPr>
            <w:tcW w:w="1021" w:type="dxa"/>
            <w:noWrap/>
            <w:hideMark/>
          </w:tcPr>
          <w:p w14:paraId="4EF1FC85" w14:textId="77777777" w:rsidR="00184E71" w:rsidRPr="00184E71" w:rsidRDefault="00184E71" w:rsidP="00184E71">
            <w:pPr>
              <w:rPr>
                <w:sz w:val="16"/>
                <w:szCs w:val="16"/>
              </w:rPr>
            </w:pPr>
            <w:r w:rsidRPr="00184E71">
              <w:rPr>
                <w:sz w:val="16"/>
                <w:szCs w:val="16"/>
              </w:rPr>
              <w:t xml:space="preserve">$ 127.32 </w:t>
            </w:r>
          </w:p>
        </w:tc>
        <w:tc>
          <w:tcPr>
            <w:tcW w:w="1021" w:type="dxa"/>
            <w:noWrap/>
            <w:hideMark/>
          </w:tcPr>
          <w:p w14:paraId="34716251" w14:textId="77777777" w:rsidR="00184E71" w:rsidRPr="00184E71" w:rsidRDefault="00184E71" w:rsidP="00184E71">
            <w:pPr>
              <w:rPr>
                <w:sz w:val="16"/>
                <w:szCs w:val="16"/>
              </w:rPr>
            </w:pPr>
            <w:r w:rsidRPr="00184E71">
              <w:rPr>
                <w:sz w:val="16"/>
                <w:szCs w:val="16"/>
              </w:rPr>
              <w:t xml:space="preserve">$ 127.32 </w:t>
            </w:r>
          </w:p>
        </w:tc>
        <w:tc>
          <w:tcPr>
            <w:tcW w:w="1021" w:type="dxa"/>
            <w:tcBorders>
              <w:top w:val="nil"/>
              <w:left w:val="nil"/>
              <w:bottom w:val="single" w:sz="4" w:space="0" w:color="000000"/>
              <w:right w:val="single" w:sz="4" w:space="0" w:color="000000"/>
            </w:tcBorders>
            <w:shd w:val="clear" w:color="DEEAF6" w:fill="DEEAF6"/>
            <w:noWrap/>
          </w:tcPr>
          <w:p w14:paraId="7CD59BC2" w14:textId="77777777" w:rsidR="00184E71" w:rsidRPr="00184E71" w:rsidRDefault="00184E71" w:rsidP="00184E71">
            <w:pPr>
              <w:rPr>
                <w:sz w:val="16"/>
                <w:szCs w:val="16"/>
              </w:rPr>
            </w:pPr>
            <w:r w:rsidRPr="00184E71">
              <w:rPr>
                <w:color w:val="000000"/>
                <w:sz w:val="16"/>
                <w:szCs w:val="16"/>
              </w:rPr>
              <w:t xml:space="preserve"> $   131.93 </w:t>
            </w:r>
          </w:p>
        </w:tc>
        <w:tc>
          <w:tcPr>
            <w:tcW w:w="1021" w:type="dxa"/>
            <w:tcBorders>
              <w:top w:val="nil"/>
              <w:left w:val="nil"/>
              <w:bottom w:val="single" w:sz="4" w:space="0" w:color="000000"/>
              <w:right w:val="single" w:sz="4" w:space="0" w:color="000000"/>
            </w:tcBorders>
            <w:noWrap/>
          </w:tcPr>
          <w:p w14:paraId="29C5559E" w14:textId="77777777" w:rsidR="00184E71" w:rsidRPr="00184E71" w:rsidRDefault="00184E71" w:rsidP="00184E71">
            <w:pPr>
              <w:rPr>
                <w:sz w:val="16"/>
                <w:szCs w:val="16"/>
              </w:rPr>
            </w:pPr>
            <w:r w:rsidRPr="00184E71">
              <w:rPr>
                <w:color w:val="000000"/>
                <w:sz w:val="16"/>
                <w:szCs w:val="16"/>
              </w:rPr>
              <w:t xml:space="preserve"> $131.93 </w:t>
            </w:r>
          </w:p>
        </w:tc>
        <w:tc>
          <w:tcPr>
            <w:tcW w:w="1021" w:type="dxa"/>
            <w:tcBorders>
              <w:top w:val="nil"/>
              <w:left w:val="nil"/>
              <w:bottom w:val="single" w:sz="4" w:space="0" w:color="000000"/>
              <w:right w:val="single" w:sz="4" w:space="0" w:color="000000"/>
            </w:tcBorders>
            <w:noWrap/>
          </w:tcPr>
          <w:p w14:paraId="127256DB" w14:textId="77777777" w:rsidR="00184E71" w:rsidRPr="00184E71" w:rsidRDefault="00184E71" w:rsidP="00184E71">
            <w:pPr>
              <w:rPr>
                <w:sz w:val="16"/>
                <w:szCs w:val="16"/>
              </w:rPr>
            </w:pPr>
            <w:r w:rsidRPr="00184E71">
              <w:rPr>
                <w:color w:val="000000"/>
                <w:sz w:val="16"/>
                <w:szCs w:val="16"/>
              </w:rPr>
              <w:t xml:space="preserve"> $   131.90 </w:t>
            </w:r>
          </w:p>
        </w:tc>
      </w:tr>
      <w:tr w:rsidR="00184E71" w:rsidRPr="00184E71" w14:paraId="7F31496D" w14:textId="77777777" w:rsidTr="00F70934">
        <w:trPr>
          <w:trHeight w:val="400"/>
        </w:trPr>
        <w:tc>
          <w:tcPr>
            <w:tcW w:w="1994" w:type="dxa"/>
            <w:hideMark/>
          </w:tcPr>
          <w:p w14:paraId="4F507722" w14:textId="77777777" w:rsidR="00184E71" w:rsidRPr="00184E71" w:rsidRDefault="00184E71" w:rsidP="00184E71">
            <w:pPr>
              <w:rPr>
                <w:sz w:val="16"/>
                <w:szCs w:val="16"/>
              </w:rPr>
            </w:pPr>
            <w:r w:rsidRPr="00184E71">
              <w:rPr>
                <w:sz w:val="16"/>
                <w:szCs w:val="16"/>
              </w:rPr>
              <w:t>Youth small game hunting</w:t>
            </w:r>
          </w:p>
        </w:tc>
        <w:tc>
          <w:tcPr>
            <w:tcW w:w="1269" w:type="dxa"/>
            <w:hideMark/>
          </w:tcPr>
          <w:p w14:paraId="5CF73DC0"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1408C5E5" w14:textId="77777777" w:rsidR="00184E71" w:rsidRPr="00184E71" w:rsidRDefault="00184E71" w:rsidP="00184E71">
            <w:pPr>
              <w:rPr>
                <w:sz w:val="16"/>
                <w:szCs w:val="16"/>
              </w:rPr>
            </w:pPr>
            <w:r w:rsidRPr="00184E71">
              <w:rPr>
                <w:sz w:val="16"/>
                <w:szCs w:val="16"/>
              </w:rPr>
              <w:t xml:space="preserve">$ 1.28 </w:t>
            </w:r>
          </w:p>
        </w:tc>
        <w:tc>
          <w:tcPr>
            <w:tcW w:w="1021" w:type="dxa"/>
            <w:noWrap/>
            <w:hideMark/>
          </w:tcPr>
          <w:p w14:paraId="2F9C9F2F" w14:textId="77777777" w:rsidR="00184E71" w:rsidRPr="00184E71" w:rsidRDefault="00184E71" w:rsidP="00184E71">
            <w:pPr>
              <w:rPr>
                <w:sz w:val="16"/>
                <w:szCs w:val="16"/>
              </w:rPr>
            </w:pPr>
            <w:r w:rsidRPr="00184E71">
              <w:rPr>
                <w:sz w:val="16"/>
                <w:szCs w:val="16"/>
              </w:rPr>
              <w:t xml:space="preserve">$ 1.28 </w:t>
            </w:r>
          </w:p>
        </w:tc>
        <w:tc>
          <w:tcPr>
            <w:tcW w:w="1021" w:type="dxa"/>
            <w:noWrap/>
            <w:hideMark/>
          </w:tcPr>
          <w:p w14:paraId="2693A25F" w14:textId="77777777" w:rsidR="00184E71" w:rsidRPr="00184E71" w:rsidRDefault="00184E71" w:rsidP="00184E71">
            <w:pPr>
              <w:rPr>
                <w:sz w:val="16"/>
                <w:szCs w:val="16"/>
              </w:rPr>
            </w:pPr>
            <w:r w:rsidRPr="00184E71">
              <w:rPr>
                <w:sz w:val="16"/>
                <w:szCs w:val="16"/>
              </w:rPr>
              <w:t xml:space="preserve">$ 1.28 </w:t>
            </w:r>
          </w:p>
        </w:tc>
        <w:tc>
          <w:tcPr>
            <w:tcW w:w="1021" w:type="dxa"/>
            <w:tcBorders>
              <w:top w:val="nil"/>
              <w:left w:val="nil"/>
              <w:bottom w:val="single" w:sz="4" w:space="0" w:color="000000"/>
              <w:right w:val="single" w:sz="4" w:space="0" w:color="000000"/>
            </w:tcBorders>
            <w:shd w:val="clear" w:color="DEEAF6" w:fill="DEEAF6"/>
            <w:noWrap/>
          </w:tcPr>
          <w:p w14:paraId="08C8D741" w14:textId="77777777" w:rsidR="00184E71" w:rsidRPr="00184E71" w:rsidRDefault="00184E71" w:rsidP="00184E71">
            <w:pPr>
              <w:rPr>
                <w:sz w:val="16"/>
                <w:szCs w:val="16"/>
              </w:rPr>
            </w:pPr>
            <w:r w:rsidRPr="00184E71">
              <w:rPr>
                <w:color w:val="000000"/>
                <w:sz w:val="16"/>
                <w:szCs w:val="16"/>
              </w:rPr>
              <w:t xml:space="preserve"> $       1.32 </w:t>
            </w:r>
          </w:p>
        </w:tc>
        <w:tc>
          <w:tcPr>
            <w:tcW w:w="1021" w:type="dxa"/>
            <w:tcBorders>
              <w:top w:val="nil"/>
              <w:left w:val="nil"/>
              <w:bottom w:val="single" w:sz="4" w:space="0" w:color="000000"/>
              <w:right w:val="single" w:sz="4" w:space="0" w:color="000000"/>
            </w:tcBorders>
            <w:noWrap/>
          </w:tcPr>
          <w:p w14:paraId="1BF689B2" w14:textId="77777777" w:rsidR="00184E71" w:rsidRPr="00184E71" w:rsidRDefault="00184E71" w:rsidP="00184E71">
            <w:pPr>
              <w:rPr>
                <w:sz w:val="16"/>
                <w:szCs w:val="16"/>
              </w:rPr>
            </w:pPr>
            <w:r w:rsidRPr="00184E71">
              <w:rPr>
                <w:color w:val="000000"/>
                <w:sz w:val="16"/>
                <w:szCs w:val="16"/>
              </w:rPr>
              <w:t xml:space="preserve"> $  1.32 </w:t>
            </w:r>
          </w:p>
        </w:tc>
        <w:tc>
          <w:tcPr>
            <w:tcW w:w="1021" w:type="dxa"/>
            <w:tcBorders>
              <w:top w:val="nil"/>
              <w:left w:val="nil"/>
              <w:bottom w:val="single" w:sz="4" w:space="0" w:color="000000"/>
              <w:right w:val="single" w:sz="4" w:space="0" w:color="000000"/>
            </w:tcBorders>
            <w:noWrap/>
          </w:tcPr>
          <w:p w14:paraId="5C0D242A" w14:textId="77777777" w:rsidR="00184E71" w:rsidRPr="00184E71" w:rsidRDefault="00184E71" w:rsidP="00184E71">
            <w:pPr>
              <w:rPr>
                <w:sz w:val="16"/>
                <w:szCs w:val="16"/>
              </w:rPr>
            </w:pPr>
            <w:r w:rsidRPr="00184E71">
              <w:rPr>
                <w:color w:val="000000"/>
                <w:sz w:val="16"/>
                <w:szCs w:val="16"/>
              </w:rPr>
              <w:t xml:space="preserve"> $       1.30 </w:t>
            </w:r>
          </w:p>
        </w:tc>
      </w:tr>
      <w:tr w:rsidR="00184E71" w:rsidRPr="00184E71" w14:paraId="6412ED56" w14:textId="77777777" w:rsidTr="00F70934">
        <w:trPr>
          <w:trHeight w:val="400"/>
        </w:trPr>
        <w:tc>
          <w:tcPr>
            <w:tcW w:w="1994" w:type="dxa"/>
            <w:hideMark/>
          </w:tcPr>
          <w:p w14:paraId="20DAE990" w14:textId="77777777" w:rsidR="00184E71" w:rsidRPr="00184E71" w:rsidRDefault="00184E71" w:rsidP="00184E71">
            <w:pPr>
              <w:rPr>
                <w:sz w:val="16"/>
                <w:szCs w:val="16"/>
              </w:rPr>
            </w:pPr>
            <w:r w:rsidRPr="00184E71">
              <w:rPr>
                <w:sz w:val="16"/>
                <w:szCs w:val="16"/>
              </w:rPr>
              <w:lastRenderedPageBreak/>
              <w:t>Youth small game hunting</w:t>
            </w:r>
          </w:p>
        </w:tc>
        <w:tc>
          <w:tcPr>
            <w:tcW w:w="1269" w:type="dxa"/>
            <w:hideMark/>
          </w:tcPr>
          <w:p w14:paraId="093F02AC"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51562D4A" w14:textId="77777777" w:rsidR="00184E71" w:rsidRPr="00184E71" w:rsidRDefault="00184E71" w:rsidP="00184E71">
            <w:pPr>
              <w:rPr>
                <w:sz w:val="16"/>
                <w:szCs w:val="16"/>
              </w:rPr>
            </w:pPr>
            <w:r w:rsidRPr="00184E71">
              <w:rPr>
                <w:sz w:val="16"/>
                <w:szCs w:val="16"/>
              </w:rPr>
              <w:t xml:space="preserve">$ 1.28 </w:t>
            </w:r>
          </w:p>
        </w:tc>
        <w:tc>
          <w:tcPr>
            <w:tcW w:w="1021" w:type="dxa"/>
            <w:noWrap/>
            <w:hideMark/>
          </w:tcPr>
          <w:p w14:paraId="7214618C" w14:textId="77777777" w:rsidR="00184E71" w:rsidRPr="00184E71" w:rsidRDefault="00184E71" w:rsidP="00184E71">
            <w:pPr>
              <w:rPr>
                <w:sz w:val="16"/>
                <w:szCs w:val="16"/>
              </w:rPr>
            </w:pPr>
            <w:r w:rsidRPr="00184E71">
              <w:rPr>
                <w:sz w:val="16"/>
                <w:szCs w:val="16"/>
              </w:rPr>
              <w:t xml:space="preserve">$ 1.28 </w:t>
            </w:r>
          </w:p>
        </w:tc>
        <w:tc>
          <w:tcPr>
            <w:tcW w:w="1021" w:type="dxa"/>
            <w:noWrap/>
            <w:hideMark/>
          </w:tcPr>
          <w:p w14:paraId="12EF26C2" w14:textId="77777777" w:rsidR="00184E71" w:rsidRPr="00184E71" w:rsidRDefault="00184E71" w:rsidP="00184E71">
            <w:pPr>
              <w:rPr>
                <w:sz w:val="16"/>
                <w:szCs w:val="16"/>
              </w:rPr>
            </w:pPr>
            <w:r w:rsidRPr="00184E71">
              <w:rPr>
                <w:sz w:val="16"/>
                <w:szCs w:val="16"/>
              </w:rPr>
              <w:t xml:space="preserve">$ 1.28 </w:t>
            </w:r>
          </w:p>
        </w:tc>
        <w:tc>
          <w:tcPr>
            <w:tcW w:w="1021" w:type="dxa"/>
            <w:tcBorders>
              <w:top w:val="nil"/>
              <w:left w:val="nil"/>
              <w:bottom w:val="single" w:sz="4" w:space="0" w:color="000000"/>
              <w:right w:val="single" w:sz="4" w:space="0" w:color="000000"/>
            </w:tcBorders>
            <w:shd w:val="clear" w:color="DEEAF6" w:fill="DEEAF6"/>
            <w:noWrap/>
          </w:tcPr>
          <w:p w14:paraId="7BAE8D5B" w14:textId="77777777" w:rsidR="00184E71" w:rsidRPr="00184E71" w:rsidRDefault="00184E71" w:rsidP="00184E71">
            <w:pPr>
              <w:rPr>
                <w:sz w:val="16"/>
                <w:szCs w:val="16"/>
              </w:rPr>
            </w:pPr>
            <w:r w:rsidRPr="00184E71">
              <w:rPr>
                <w:color w:val="000000"/>
                <w:sz w:val="16"/>
                <w:szCs w:val="16"/>
              </w:rPr>
              <w:t xml:space="preserve"> $       1.32 </w:t>
            </w:r>
          </w:p>
        </w:tc>
        <w:tc>
          <w:tcPr>
            <w:tcW w:w="1021" w:type="dxa"/>
            <w:tcBorders>
              <w:top w:val="nil"/>
              <w:left w:val="nil"/>
              <w:bottom w:val="single" w:sz="4" w:space="0" w:color="000000"/>
              <w:right w:val="single" w:sz="4" w:space="0" w:color="000000"/>
            </w:tcBorders>
            <w:noWrap/>
          </w:tcPr>
          <w:p w14:paraId="7271D4B1" w14:textId="77777777" w:rsidR="00184E71" w:rsidRPr="00184E71" w:rsidRDefault="00184E71" w:rsidP="00184E71">
            <w:pPr>
              <w:rPr>
                <w:sz w:val="16"/>
                <w:szCs w:val="16"/>
              </w:rPr>
            </w:pPr>
            <w:r w:rsidRPr="00184E71">
              <w:rPr>
                <w:color w:val="000000"/>
                <w:sz w:val="16"/>
                <w:szCs w:val="16"/>
              </w:rPr>
              <w:t xml:space="preserve"> $    1.32 </w:t>
            </w:r>
          </w:p>
        </w:tc>
        <w:tc>
          <w:tcPr>
            <w:tcW w:w="1021" w:type="dxa"/>
            <w:tcBorders>
              <w:top w:val="nil"/>
              <w:left w:val="nil"/>
              <w:bottom w:val="single" w:sz="4" w:space="0" w:color="000000"/>
              <w:right w:val="single" w:sz="4" w:space="0" w:color="000000"/>
            </w:tcBorders>
            <w:noWrap/>
          </w:tcPr>
          <w:p w14:paraId="13F9753A" w14:textId="77777777" w:rsidR="00184E71" w:rsidRPr="00184E71" w:rsidRDefault="00184E71" w:rsidP="00184E71">
            <w:pPr>
              <w:rPr>
                <w:sz w:val="16"/>
                <w:szCs w:val="16"/>
              </w:rPr>
            </w:pPr>
            <w:r w:rsidRPr="00184E71">
              <w:rPr>
                <w:color w:val="000000"/>
                <w:sz w:val="16"/>
                <w:szCs w:val="16"/>
              </w:rPr>
              <w:t xml:space="preserve"> $       1.30 </w:t>
            </w:r>
          </w:p>
        </w:tc>
      </w:tr>
      <w:tr w:rsidR="00184E71" w:rsidRPr="00184E71" w14:paraId="06F29B7B" w14:textId="77777777" w:rsidTr="00F70934">
        <w:trPr>
          <w:trHeight w:val="888"/>
        </w:trPr>
        <w:tc>
          <w:tcPr>
            <w:tcW w:w="1994" w:type="dxa"/>
            <w:hideMark/>
          </w:tcPr>
          <w:p w14:paraId="4527F015" w14:textId="77777777" w:rsidR="00184E71" w:rsidRPr="00184E71" w:rsidRDefault="00184E71" w:rsidP="00184E71">
            <w:pPr>
              <w:rPr>
                <w:sz w:val="16"/>
                <w:szCs w:val="16"/>
              </w:rPr>
            </w:pPr>
            <w:r w:rsidRPr="00184E71">
              <w:rPr>
                <w:sz w:val="16"/>
                <w:szCs w:val="16"/>
              </w:rPr>
              <w:t>Colorado wildlife habitat stamp, purchased in conjunction with the purchase of a hunting or fishing license</w:t>
            </w:r>
          </w:p>
        </w:tc>
        <w:tc>
          <w:tcPr>
            <w:tcW w:w="1269" w:type="dxa"/>
            <w:hideMark/>
          </w:tcPr>
          <w:p w14:paraId="2832286D"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2745AC6D" w14:textId="77777777" w:rsidR="00184E71" w:rsidRPr="00184E71" w:rsidRDefault="00184E71" w:rsidP="00184E71">
            <w:pPr>
              <w:rPr>
                <w:sz w:val="16"/>
                <w:szCs w:val="16"/>
              </w:rPr>
            </w:pPr>
            <w:r w:rsidRPr="00184E71">
              <w:rPr>
                <w:sz w:val="16"/>
                <w:szCs w:val="16"/>
              </w:rPr>
              <w:t xml:space="preserve">$ 12.76 </w:t>
            </w:r>
          </w:p>
        </w:tc>
        <w:tc>
          <w:tcPr>
            <w:tcW w:w="1021" w:type="dxa"/>
            <w:noWrap/>
            <w:hideMark/>
          </w:tcPr>
          <w:p w14:paraId="36F4885F" w14:textId="77777777" w:rsidR="00184E71" w:rsidRPr="00184E71" w:rsidRDefault="00184E71" w:rsidP="00184E71">
            <w:pPr>
              <w:rPr>
                <w:sz w:val="16"/>
                <w:szCs w:val="16"/>
              </w:rPr>
            </w:pPr>
            <w:r w:rsidRPr="00184E71">
              <w:rPr>
                <w:sz w:val="16"/>
                <w:szCs w:val="16"/>
              </w:rPr>
              <w:t xml:space="preserve">$ 12.76 </w:t>
            </w:r>
          </w:p>
        </w:tc>
        <w:tc>
          <w:tcPr>
            <w:tcW w:w="1021" w:type="dxa"/>
            <w:noWrap/>
            <w:hideMark/>
          </w:tcPr>
          <w:p w14:paraId="5E2075E2" w14:textId="77777777" w:rsidR="00184E71" w:rsidRPr="00184E71" w:rsidRDefault="00184E71" w:rsidP="00184E71">
            <w:pPr>
              <w:rPr>
                <w:sz w:val="16"/>
                <w:szCs w:val="16"/>
              </w:rPr>
            </w:pPr>
            <w:r w:rsidRPr="00184E71">
              <w:rPr>
                <w:sz w:val="16"/>
                <w:szCs w:val="16"/>
              </w:rPr>
              <w:t xml:space="preserve">$ 12.76 </w:t>
            </w:r>
          </w:p>
        </w:tc>
        <w:tc>
          <w:tcPr>
            <w:tcW w:w="1021" w:type="dxa"/>
            <w:tcBorders>
              <w:top w:val="nil"/>
              <w:left w:val="nil"/>
              <w:bottom w:val="single" w:sz="4" w:space="0" w:color="000000"/>
              <w:right w:val="single" w:sz="4" w:space="0" w:color="000000"/>
            </w:tcBorders>
            <w:shd w:val="clear" w:color="DEEAF6" w:fill="DEEAF6"/>
            <w:noWrap/>
          </w:tcPr>
          <w:p w14:paraId="1E5742FC" w14:textId="77777777" w:rsidR="00184E71" w:rsidRPr="00184E71" w:rsidRDefault="00184E71" w:rsidP="00184E71">
            <w:pPr>
              <w:rPr>
                <w:sz w:val="16"/>
                <w:szCs w:val="16"/>
              </w:rPr>
            </w:pPr>
            <w:r w:rsidRPr="00184E71">
              <w:rPr>
                <w:color w:val="000000"/>
                <w:sz w:val="16"/>
                <w:szCs w:val="16"/>
              </w:rPr>
              <w:t xml:space="preserve"> $     13.23 </w:t>
            </w:r>
          </w:p>
        </w:tc>
        <w:tc>
          <w:tcPr>
            <w:tcW w:w="1021" w:type="dxa"/>
            <w:tcBorders>
              <w:top w:val="nil"/>
              <w:left w:val="nil"/>
              <w:bottom w:val="single" w:sz="4" w:space="0" w:color="000000"/>
              <w:right w:val="single" w:sz="4" w:space="0" w:color="000000"/>
            </w:tcBorders>
            <w:noWrap/>
          </w:tcPr>
          <w:p w14:paraId="14B175E5" w14:textId="77777777" w:rsidR="00184E71" w:rsidRPr="00184E71" w:rsidRDefault="00184E71" w:rsidP="00184E71">
            <w:pPr>
              <w:rPr>
                <w:sz w:val="16"/>
                <w:szCs w:val="16"/>
              </w:rPr>
            </w:pPr>
            <w:r w:rsidRPr="00184E71">
              <w:rPr>
                <w:color w:val="000000"/>
                <w:sz w:val="16"/>
                <w:szCs w:val="16"/>
              </w:rPr>
              <w:t xml:space="preserve"> $ 13.23 </w:t>
            </w:r>
          </w:p>
        </w:tc>
        <w:tc>
          <w:tcPr>
            <w:tcW w:w="1021" w:type="dxa"/>
            <w:tcBorders>
              <w:top w:val="nil"/>
              <w:left w:val="nil"/>
              <w:bottom w:val="single" w:sz="4" w:space="0" w:color="000000"/>
              <w:right w:val="single" w:sz="4" w:space="0" w:color="000000"/>
            </w:tcBorders>
            <w:noWrap/>
          </w:tcPr>
          <w:p w14:paraId="77049C71" w14:textId="77777777" w:rsidR="00184E71" w:rsidRPr="00184E71" w:rsidRDefault="00184E71" w:rsidP="00184E71">
            <w:pPr>
              <w:rPr>
                <w:sz w:val="16"/>
                <w:szCs w:val="16"/>
              </w:rPr>
            </w:pPr>
            <w:r w:rsidRPr="00184E71">
              <w:rPr>
                <w:color w:val="000000"/>
                <w:sz w:val="16"/>
                <w:szCs w:val="16"/>
              </w:rPr>
              <w:t xml:space="preserve"> $     13.20 </w:t>
            </w:r>
          </w:p>
        </w:tc>
      </w:tr>
      <w:tr w:rsidR="00184E71" w:rsidRPr="00184E71" w14:paraId="509DCC4E" w14:textId="77777777" w:rsidTr="00F70934">
        <w:trPr>
          <w:trHeight w:val="793"/>
        </w:trPr>
        <w:tc>
          <w:tcPr>
            <w:tcW w:w="1994" w:type="dxa"/>
            <w:hideMark/>
          </w:tcPr>
          <w:p w14:paraId="24437E0D" w14:textId="77777777" w:rsidR="00184E71" w:rsidRPr="00184E71" w:rsidRDefault="00184E71" w:rsidP="00184E71">
            <w:pPr>
              <w:rPr>
                <w:sz w:val="16"/>
                <w:szCs w:val="16"/>
              </w:rPr>
            </w:pPr>
            <w:r w:rsidRPr="00184E71">
              <w:rPr>
                <w:sz w:val="16"/>
                <w:szCs w:val="16"/>
              </w:rPr>
              <w:t>Colorado wildlife habitat stamp, purchased in conjunction with the purchase of a hunting or fishing license</w:t>
            </w:r>
          </w:p>
        </w:tc>
        <w:tc>
          <w:tcPr>
            <w:tcW w:w="1269" w:type="dxa"/>
            <w:hideMark/>
          </w:tcPr>
          <w:p w14:paraId="4C476D52"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6B39D042" w14:textId="77777777" w:rsidR="00184E71" w:rsidRPr="00184E71" w:rsidRDefault="00184E71" w:rsidP="00184E71">
            <w:pPr>
              <w:rPr>
                <w:sz w:val="16"/>
                <w:szCs w:val="16"/>
              </w:rPr>
            </w:pPr>
            <w:r w:rsidRPr="00184E71">
              <w:rPr>
                <w:sz w:val="16"/>
                <w:szCs w:val="16"/>
              </w:rPr>
              <w:t xml:space="preserve">$ 12.76 </w:t>
            </w:r>
          </w:p>
        </w:tc>
        <w:tc>
          <w:tcPr>
            <w:tcW w:w="1021" w:type="dxa"/>
            <w:noWrap/>
            <w:hideMark/>
          </w:tcPr>
          <w:p w14:paraId="23F75C47" w14:textId="77777777" w:rsidR="00184E71" w:rsidRPr="00184E71" w:rsidRDefault="00184E71" w:rsidP="00184E71">
            <w:pPr>
              <w:rPr>
                <w:sz w:val="16"/>
                <w:szCs w:val="16"/>
              </w:rPr>
            </w:pPr>
            <w:r w:rsidRPr="00184E71">
              <w:rPr>
                <w:sz w:val="16"/>
                <w:szCs w:val="16"/>
              </w:rPr>
              <w:t xml:space="preserve">$ 12.76 </w:t>
            </w:r>
          </w:p>
        </w:tc>
        <w:tc>
          <w:tcPr>
            <w:tcW w:w="1021" w:type="dxa"/>
            <w:noWrap/>
            <w:hideMark/>
          </w:tcPr>
          <w:p w14:paraId="639BE3A3" w14:textId="77777777" w:rsidR="00184E71" w:rsidRPr="00184E71" w:rsidRDefault="00184E71" w:rsidP="00184E71">
            <w:pPr>
              <w:rPr>
                <w:sz w:val="16"/>
                <w:szCs w:val="16"/>
              </w:rPr>
            </w:pPr>
            <w:r w:rsidRPr="00184E71">
              <w:rPr>
                <w:sz w:val="16"/>
                <w:szCs w:val="16"/>
              </w:rPr>
              <w:t xml:space="preserve">$ 12.76 </w:t>
            </w:r>
          </w:p>
        </w:tc>
        <w:tc>
          <w:tcPr>
            <w:tcW w:w="1021" w:type="dxa"/>
            <w:tcBorders>
              <w:top w:val="nil"/>
              <w:left w:val="nil"/>
              <w:bottom w:val="single" w:sz="4" w:space="0" w:color="000000"/>
              <w:right w:val="single" w:sz="4" w:space="0" w:color="000000"/>
            </w:tcBorders>
            <w:shd w:val="clear" w:color="DEEAF6" w:fill="DEEAF6"/>
            <w:noWrap/>
          </w:tcPr>
          <w:p w14:paraId="6E78C7DE" w14:textId="77777777" w:rsidR="00184E71" w:rsidRPr="00184E71" w:rsidRDefault="00184E71" w:rsidP="00184E71">
            <w:pPr>
              <w:rPr>
                <w:sz w:val="16"/>
                <w:szCs w:val="16"/>
              </w:rPr>
            </w:pPr>
            <w:r w:rsidRPr="00184E71">
              <w:rPr>
                <w:color w:val="000000"/>
                <w:sz w:val="16"/>
                <w:szCs w:val="16"/>
              </w:rPr>
              <w:t xml:space="preserve"> $     13.23 </w:t>
            </w:r>
          </w:p>
        </w:tc>
        <w:tc>
          <w:tcPr>
            <w:tcW w:w="1021" w:type="dxa"/>
            <w:tcBorders>
              <w:top w:val="nil"/>
              <w:left w:val="nil"/>
              <w:bottom w:val="single" w:sz="4" w:space="0" w:color="000000"/>
              <w:right w:val="single" w:sz="4" w:space="0" w:color="000000"/>
            </w:tcBorders>
            <w:noWrap/>
          </w:tcPr>
          <w:p w14:paraId="2A987FD1" w14:textId="77777777" w:rsidR="00184E71" w:rsidRPr="00184E71" w:rsidRDefault="00184E71" w:rsidP="00184E71">
            <w:pPr>
              <w:rPr>
                <w:sz w:val="16"/>
                <w:szCs w:val="16"/>
              </w:rPr>
            </w:pPr>
            <w:r w:rsidRPr="00184E71">
              <w:rPr>
                <w:color w:val="000000"/>
                <w:sz w:val="16"/>
                <w:szCs w:val="16"/>
              </w:rPr>
              <w:t xml:space="preserve"> $ 13.23 </w:t>
            </w:r>
          </w:p>
        </w:tc>
        <w:tc>
          <w:tcPr>
            <w:tcW w:w="1021" w:type="dxa"/>
            <w:tcBorders>
              <w:top w:val="nil"/>
              <w:left w:val="nil"/>
              <w:bottom w:val="single" w:sz="4" w:space="0" w:color="000000"/>
              <w:right w:val="single" w:sz="4" w:space="0" w:color="000000"/>
            </w:tcBorders>
            <w:noWrap/>
          </w:tcPr>
          <w:p w14:paraId="376C4B9E" w14:textId="77777777" w:rsidR="00184E71" w:rsidRPr="00184E71" w:rsidRDefault="00184E71" w:rsidP="00184E71">
            <w:pPr>
              <w:rPr>
                <w:sz w:val="16"/>
                <w:szCs w:val="16"/>
              </w:rPr>
            </w:pPr>
            <w:r w:rsidRPr="00184E71">
              <w:rPr>
                <w:color w:val="000000"/>
                <w:sz w:val="16"/>
                <w:szCs w:val="16"/>
              </w:rPr>
              <w:t xml:space="preserve"> $     13.20 </w:t>
            </w:r>
          </w:p>
        </w:tc>
      </w:tr>
      <w:tr w:rsidR="00184E71" w:rsidRPr="00184E71" w14:paraId="3553DEC0" w14:textId="77777777" w:rsidTr="00F70934">
        <w:trPr>
          <w:trHeight w:val="260"/>
        </w:trPr>
        <w:tc>
          <w:tcPr>
            <w:tcW w:w="1994" w:type="dxa"/>
            <w:hideMark/>
          </w:tcPr>
          <w:p w14:paraId="50B3B95B" w14:textId="77777777" w:rsidR="00184E71" w:rsidRPr="00184E71" w:rsidRDefault="00184E71" w:rsidP="00184E71">
            <w:pPr>
              <w:rPr>
                <w:sz w:val="16"/>
                <w:szCs w:val="16"/>
              </w:rPr>
            </w:pPr>
            <w:r w:rsidRPr="00184E71">
              <w:rPr>
                <w:sz w:val="16"/>
                <w:szCs w:val="16"/>
              </w:rPr>
              <w:t>“Lifetime” Colorado wildlife habitat stamp</w:t>
            </w:r>
          </w:p>
        </w:tc>
        <w:tc>
          <w:tcPr>
            <w:tcW w:w="1269" w:type="dxa"/>
            <w:hideMark/>
          </w:tcPr>
          <w:p w14:paraId="19DABCEA"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hideMark/>
          </w:tcPr>
          <w:p w14:paraId="778E2336"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22E9D664"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7FD272E5" w14:textId="77777777" w:rsidR="00184E71" w:rsidRPr="00184E71" w:rsidRDefault="00184E71" w:rsidP="00184E71">
            <w:pPr>
              <w:rPr>
                <w:sz w:val="16"/>
                <w:szCs w:val="16"/>
              </w:rPr>
            </w:pPr>
            <w:r w:rsidRPr="00184E71">
              <w:rPr>
                <w:sz w:val="16"/>
                <w:szCs w:val="16"/>
              </w:rPr>
              <w:t xml:space="preserve">$ 382.91 </w:t>
            </w:r>
          </w:p>
        </w:tc>
        <w:tc>
          <w:tcPr>
            <w:tcW w:w="1021" w:type="dxa"/>
            <w:tcBorders>
              <w:top w:val="nil"/>
              <w:left w:val="nil"/>
              <w:bottom w:val="single" w:sz="4" w:space="0" w:color="000000"/>
              <w:right w:val="single" w:sz="4" w:space="0" w:color="000000"/>
            </w:tcBorders>
            <w:shd w:val="clear" w:color="DEEAF6" w:fill="DEEAF6"/>
            <w:noWrap/>
          </w:tcPr>
          <w:p w14:paraId="478EC0B7"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000000"/>
              <w:right w:val="single" w:sz="4" w:space="0" w:color="000000"/>
            </w:tcBorders>
            <w:noWrap/>
          </w:tcPr>
          <w:p w14:paraId="4A83FA55"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000000"/>
              <w:right w:val="single" w:sz="4" w:space="0" w:color="000000"/>
            </w:tcBorders>
            <w:noWrap/>
          </w:tcPr>
          <w:p w14:paraId="44275E27" w14:textId="77777777" w:rsidR="00184E71" w:rsidRPr="00184E71" w:rsidRDefault="00184E71" w:rsidP="00184E71">
            <w:pPr>
              <w:rPr>
                <w:sz w:val="16"/>
                <w:szCs w:val="16"/>
              </w:rPr>
            </w:pPr>
            <w:r w:rsidRPr="00184E71">
              <w:rPr>
                <w:color w:val="000000"/>
                <w:sz w:val="16"/>
                <w:szCs w:val="16"/>
              </w:rPr>
              <w:t xml:space="preserve"> $   396.75 </w:t>
            </w:r>
          </w:p>
        </w:tc>
      </w:tr>
      <w:tr w:rsidR="00184E71" w:rsidRPr="00184E71" w14:paraId="558CF0CC" w14:textId="77777777" w:rsidTr="00F70934">
        <w:trPr>
          <w:trHeight w:val="270"/>
        </w:trPr>
        <w:tc>
          <w:tcPr>
            <w:tcW w:w="1994" w:type="dxa"/>
            <w:hideMark/>
          </w:tcPr>
          <w:p w14:paraId="6D954AC2" w14:textId="77777777" w:rsidR="00184E71" w:rsidRPr="00184E71" w:rsidRDefault="00184E71" w:rsidP="00184E71">
            <w:pPr>
              <w:rPr>
                <w:sz w:val="16"/>
                <w:szCs w:val="16"/>
              </w:rPr>
            </w:pPr>
            <w:r w:rsidRPr="00184E71">
              <w:rPr>
                <w:sz w:val="16"/>
                <w:szCs w:val="16"/>
              </w:rPr>
              <w:t>“Lifetime” Colorado wildlife habitat stamp</w:t>
            </w:r>
          </w:p>
        </w:tc>
        <w:tc>
          <w:tcPr>
            <w:tcW w:w="1269" w:type="dxa"/>
            <w:hideMark/>
          </w:tcPr>
          <w:p w14:paraId="1361DA9B"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hideMark/>
          </w:tcPr>
          <w:p w14:paraId="2C0C35F7"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6B7F0D69" w14:textId="77777777" w:rsidR="00184E71" w:rsidRPr="00184E71" w:rsidRDefault="00184E71" w:rsidP="00184E71">
            <w:pPr>
              <w:rPr>
                <w:sz w:val="16"/>
                <w:szCs w:val="16"/>
              </w:rPr>
            </w:pPr>
            <w:r w:rsidRPr="00184E71">
              <w:rPr>
                <w:sz w:val="16"/>
                <w:szCs w:val="16"/>
              </w:rPr>
              <w:t xml:space="preserve">$ 382.91 </w:t>
            </w:r>
          </w:p>
        </w:tc>
        <w:tc>
          <w:tcPr>
            <w:tcW w:w="1021" w:type="dxa"/>
            <w:noWrap/>
            <w:hideMark/>
          </w:tcPr>
          <w:p w14:paraId="04325655" w14:textId="77777777" w:rsidR="00184E71" w:rsidRPr="00184E71" w:rsidRDefault="00184E71" w:rsidP="00184E71">
            <w:pPr>
              <w:rPr>
                <w:sz w:val="16"/>
                <w:szCs w:val="16"/>
              </w:rPr>
            </w:pPr>
            <w:r w:rsidRPr="00184E71">
              <w:rPr>
                <w:sz w:val="16"/>
                <w:szCs w:val="16"/>
              </w:rPr>
              <w:t xml:space="preserve">$ 382.91 </w:t>
            </w:r>
          </w:p>
        </w:tc>
        <w:tc>
          <w:tcPr>
            <w:tcW w:w="1021" w:type="dxa"/>
            <w:tcBorders>
              <w:top w:val="nil"/>
              <w:left w:val="nil"/>
              <w:bottom w:val="single" w:sz="4" w:space="0" w:color="auto"/>
              <w:right w:val="single" w:sz="4" w:space="0" w:color="000000"/>
            </w:tcBorders>
            <w:shd w:val="clear" w:color="DEEAF6" w:fill="DEEAF6"/>
            <w:noWrap/>
          </w:tcPr>
          <w:p w14:paraId="1A269E9F"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auto"/>
              <w:right w:val="single" w:sz="4" w:space="0" w:color="000000"/>
            </w:tcBorders>
            <w:noWrap/>
          </w:tcPr>
          <w:p w14:paraId="56A005E3" w14:textId="77777777" w:rsidR="00184E71" w:rsidRPr="00184E71" w:rsidRDefault="00184E71" w:rsidP="00184E71">
            <w:pPr>
              <w:rPr>
                <w:sz w:val="16"/>
                <w:szCs w:val="16"/>
              </w:rPr>
            </w:pPr>
            <w:r w:rsidRPr="00184E71">
              <w:rPr>
                <w:color w:val="000000"/>
                <w:sz w:val="16"/>
                <w:szCs w:val="16"/>
              </w:rPr>
              <w:t xml:space="preserve"> $ 396.79 </w:t>
            </w:r>
          </w:p>
        </w:tc>
        <w:tc>
          <w:tcPr>
            <w:tcW w:w="1021" w:type="dxa"/>
            <w:tcBorders>
              <w:top w:val="nil"/>
              <w:left w:val="nil"/>
              <w:bottom w:val="single" w:sz="4" w:space="0" w:color="auto"/>
              <w:right w:val="single" w:sz="4" w:space="0" w:color="000000"/>
            </w:tcBorders>
            <w:noWrap/>
          </w:tcPr>
          <w:p w14:paraId="540EC448" w14:textId="77777777" w:rsidR="00184E71" w:rsidRPr="00184E71" w:rsidRDefault="00184E71" w:rsidP="00184E71">
            <w:pPr>
              <w:rPr>
                <w:sz w:val="16"/>
                <w:szCs w:val="16"/>
              </w:rPr>
            </w:pPr>
            <w:r w:rsidRPr="00184E71">
              <w:rPr>
                <w:color w:val="000000"/>
                <w:sz w:val="16"/>
                <w:szCs w:val="16"/>
              </w:rPr>
              <w:t xml:space="preserve"> $   396.75 </w:t>
            </w:r>
          </w:p>
        </w:tc>
      </w:tr>
      <w:tr w:rsidR="00184E71" w:rsidRPr="00184E71" w14:paraId="7F89958B" w14:textId="77777777" w:rsidTr="00F70934">
        <w:trPr>
          <w:trHeight w:val="270"/>
        </w:trPr>
        <w:tc>
          <w:tcPr>
            <w:tcW w:w="1994" w:type="dxa"/>
          </w:tcPr>
          <w:p w14:paraId="1AFE9881" w14:textId="77777777" w:rsidR="00184E71" w:rsidRPr="00184E71" w:rsidRDefault="00184E71" w:rsidP="00184E71">
            <w:pPr>
              <w:rPr>
                <w:sz w:val="16"/>
                <w:szCs w:val="16"/>
              </w:rPr>
            </w:pPr>
            <w:r w:rsidRPr="00184E71">
              <w:rPr>
                <w:sz w:val="16"/>
                <w:szCs w:val="16"/>
              </w:rPr>
              <w:t>Wild Bison</w:t>
            </w:r>
          </w:p>
        </w:tc>
        <w:tc>
          <w:tcPr>
            <w:tcW w:w="1269" w:type="dxa"/>
          </w:tcPr>
          <w:p w14:paraId="342D50E6" w14:textId="77777777" w:rsidR="00184E71" w:rsidRPr="00184E71" w:rsidRDefault="00184E71" w:rsidP="00184E71">
            <w:pPr>
              <w:rPr>
                <w:sz w:val="16"/>
                <w:szCs w:val="16"/>
              </w:rPr>
            </w:pPr>
            <w:r w:rsidRPr="00184E71">
              <w:rPr>
                <w:sz w:val="16"/>
                <w:szCs w:val="16"/>
              </w:rPr>
              <w:t>Resident</w:t>
            </w:r>
          </w:p>
        </w:tc>
        <w:tc>
          <w:tcPr>
            <w:tcW w:w="982" w:type="dxa"/>
            <w:shd w:val="clear" w:color="auto" w:fill="DEEAF6"/>
            <w:noWrap/>
          </w:tcPr>
          <w:p w14:paraId="49855EB2" w14:textId="77777777" w:rsidR="00184E71" w:rsidRPr="00184E71" w:rsidRDefault="00184E71" w:rsidP="00184E71">
            <w:pPr>
              <w:rPr>
                <w:sz w:val="16"/>
                <w:szCs w:val="16"/>
              </w:rPr>
            </w:pPr>
            <w:r w:rsidRPr="00184E71">
              <w:rPr>
                <w:sz w:val="16"/>
                <w:szCs w:val="16"/>
              </w:rPr>
              <w:t xml:space="preserve">$ 374.22 </w:t>
            </w:r>
          </w:p>
        </w:tc>
        <w:tc>
          <w:tcPr>
            <w:tcW w:w="1021" w:type="dxa"/>
            <w:tcBorders>
              <w:top w:val="single" w:sz="4" w:space="0" w:color="000000"/>
              <w:left w:val="single" w:sz="4" w:space="0" w:color="000000"/>
              <w:bottom w:val="nil"/>
              <w:right w:val="single" w:sz="4" w:space="0" w:color="000000"/>
            </w:tcBorders>
            <w:noWrap/>
          </w:tcPr>
          <w:p w14:paraId="1C8EB605" w14:textId="77777777" w:rsidR="00184E71" w:rsidRPr="00184E71" w:rsidRDefault="00184E71" w:rsidP="00184E71">
            <w:pPr>
              <w:rPr>
                <w:sz w:val="16"/>
                <w:szCs w:val="16"/>
              </w:rPr>
            </w:pPr>
            <w:r w:rsidRPr="00184E71">
              <w:rPr>
                <w:color w:val="000000"/>
                <w:sz w:val="16"/>
                <w:szCs w:val="16"/>
              </w:rPr>
              <w:t xml:space="preserve"> $   382.91 </w:t>
            </w:r>
          </w:p>
        </w:tc>
        <w:tc>
          <w:tcPr>
            <w:tcW w:w="1021" w:type="dxa"/>
            <w:tcBorders>
              <w:top w:val="single" w:sz="4" w:space="0" w:color="000000"/>
              <w:left w:val="single" w:sz="4" w:space="0" w:color="000000"/>
              <w:bottom w:val="nil"/>
              <w:right w:val="single" w:sz="4" w:space="0" w:color="000000"/>
            </w:tcBorders>
            <w:noWrap/>
          </w:tcPr>
          <w:p w14:paraId="29E9B21D" w14:textId="77777777" w:rsidR="00184E71" w:rsidRPr="00184E71" w:rsidRDefault="00184E71" w:rsidP="00184E71">
            <w:pPr>
              <w:rPr>
                <w:sz w:val="16"/>
                <w:szCs w:val="16"/>
              </w:rPr>
            </w:pPr>
            <w:r w:rsidRPr="00184E71">
              <w:rPr>
                <w:color w:val="000000"/>
                <w:sz w:val="16"/>
                <w:szCs w:val="16"/>
              </w:rPr>
              <w:t xml:space="preserve"> $   382.91 </w:t>
            </w:r>
          </w:p>
        </w:tc>
        <w:tc>
          <w:tcPr>
            <w:tcW w:w="1021" w:type="dxa"/>
            <w:tcBorders>
              <w:top w:val="single" w:sz="4" w:space="0" w:color="000000"/>
              <w:left w:val="nil"/>
              <w:bottom w:val="single" w:sz="4" w:space="0" w:color="000000"/>
              <w:right w:val="single" w:sz="4" w:space="0" w:color="000000"/>
            </w:tcBorders>
            <w:shd w:val="clear" w:color="DEEAF6" w:fill="DEEAF6"/>
            <w:noWrap/>
          </w:tcPr>
          <w:p w14:paraId="0562C347" w14:textId="77777777" w:rsidR="00184E71" w:rsidRPr="00184E71" w:rsidRDefault="00184E71" w:rsidP="00184E71">
            <w:pPr>
              <w:rPr>
                <w:color w:val="000000"/>
                <w:sz w:val="16"/>
                <w:szCs w:val="16"/>
              </w:rPr>
            </w:pPr>
            <w:r w:rsidRPr="00184E71">
              <w:rPr>
                <w:color w:val="000000"/>
                <w:sz w:val="16"/>
                <w:szCs w:val="16"/>
              </w:rPr>
              <w:t xml:space="preserve"> $   396.79 </w:t>
            </w:r>
          </w:p>
        </w:tc>
        <w:tc>
          <w:tcPr>
            <w:tcW w:w="1021" w:type="dxa"/>
            <w:tcBorders>
              <w:top w:val="single" w:sz="4" w:space="0" w:color="000000"/>
              <w:left w:val="nil"/>
              <w:bottom w:val="single" w:sz="4" w:space="0" w:color="000000"/>
              <w:right w:val="single" w:sz="4" w:space="0" w:color="000000"/>
            </w:tcBorders>
            <w:noWrap/>
          </w:tcPr>
          <w:p w14:paraId="38EA2BDF" w14:textId="77777777" w:rsidR="00184E71" w:rsidRPr="00184E71" w:rsidRDefault="00184E71" w:rsidP="00184E71">
            <w:pPr>
              <w:rPr>
                <w:color w:val="000000"/>
                <w:sz w:val="16"/>
                <w:szCs w:val="16"/>
              </w:rPr>
            </w:pPr>
            <w:r w:rsidRPr="00184E71">
              <w:rPr>
                <w:color w:val="000000"/>
                <w:sz w:val="16"/>
                <w:szCs w:val="16"/>
              </w:rPr>
              <w:t xml:space="preserve"> $ 396.79 </w:t>
            </w:r>
          </w:p>
        </w:tc>
        <w:tc>
          <w:tcPr>
            <w:tcW w:w="1021" w:type="dxa"/>
            <w:tcBorders>
              <w:top w:val="single" w:sz="4" w:space="0" w:color="000000"/>
              <w:left w:val="nil"/>
              <w:bottom w:val="single" w:sz="4" w:space="0" w:color="000000"/>
              <w:right w:val="single" w:sz="4" w:space="0" w:color="000000"/>
            </w:tcBorders>
            <w:noWrap/>
          </w:tcPr>
          <w:p w14:paraId="0AA1E2E1" w14:textId="77777777" w:rsidR="00184E71" w:rsidRPr="00184E71" w:rsidRDefault="00184E71" w:rsidP="00184E71">
            <w:pPr>
              <w:rPr>
                <w:color w:val="000000"/>
                <w:sz w:val="16"/>
                <w:szCs w:val="16"/>
              </w:rPr>
            </w:pPr>
            <w:r w:rsidRPr="00184E71">
              <w:rPr>
                <w:color w:val="000000"/>
                <w:sz w:val="16"/>
                <w:szCs w:val="16"/>
              </w:rPr>
              <w:t xml:space="preserve"> $   396.75 </w:t>
            </w:r>
          </w:p>
        </w:tc>
      </w:tr>
      <w:tr w:rsidR="00184E71" w:rsidRPr="00184E71" w14:paraId="494631A4" w14:textId="77777777" w:rsidTr="00F70934">
        <w:trPr>
          <w:trHeight w:val="270"/>
        </w:trPr>
        <w:tc>
          <w:tcPr>
            <w:tcW w:w="1994" w:type="dxa"/>
          </w:tcPr>
          <w:p w14:paraId="5C3B0475" w14:textId="77777777" w:rsidR="00184E71" w:rsidRPr="00184E71" w:rsidRDefault="00184E71" w:rsidP="00184E71">
            <w:pPr>
              <w:rPr>
                <w:sz w:val="16"/>
                <w:szCs w:val="16"/>
              </w:rPr>
            </w:pPr>
            <w:r w:rsidRPr="00184E71">
              <w:rPr>
                <w:sz w:val="16"/>
                <w:szCs w:val="16"/>
              </w:rPr>
              <w:t>Wild Bison</w:t>
            </w:r>
          </w:p>
        </w:tc>
        <w:tc>
          <w:tcPr>
            <w:tcW w:w="1269" w:type="dxa"/>
          </w:tcPr>
          <w:p w14:paraId="5F26EC38" w14:textId="77777777" w:rsidR="00184E71" w:rsidRPr="00184E71" w:rsidRDefault="00184E71" w:rsidP="00184E71">
            <w:pPr>
              <w:rPr>
                <w:sz w:val="16"/>
                <w:szCs w:val="16"/>
              </w:rPr>
            </w:pPr>
            <w:r w:rsidRPr="00184E71">
              <w:rPr>
                <w:sz w:val="16"/>
                <w:szCs w:val="16"/>
              </w:rPr>
              <w:t>Nonresident</w:t>
            </w:r>
          </w:p>
        </w:tc>
        <w:tc>
          <w:tcPr>
            <w:tcW w:w="982" w:type="dxa"/>
            <w:shd w:val="clear" w:color="auto" w:fill="DEEAF6"/>
            <w:noWrap/>
          </w:tcPr>
          <w:p w14:paraId="734119E0" w14:textId="77777777" w:rsidR="00184E71" w:rsidRPr="00184E71" w:rsidRDefault="00184E71" w:rsidP="00184E71">
            <w:pPr>
              <w:rPr>
                <w:sz w:val="16"/>
                <w:szCs w:val="16"/>
              </w:rPr>
            </w:pPr>
            <w:r w:rsidRPr="00184E71">
              <w:rPr>
                <w:sz w:val="16"/>
                <w:szCs w:val="16"/>
              </w:rPr>
              <w:t>$ 2,756.74</w:t>
            </w:r>
          </w:p>
          <w:p w14:paraId="238A980B" w14:textId="77777777" w:rsidR="00184E71" w:rsidRPr="00184E71" w:rsidRDefault="00184E71" w:rsidP="00184E71">
            <w:pPr>
              <w:rPr>
                <w:sz w:val="16"/>
                <w:szCs w:val="16"/>
              </w:rPr>
            </w:pPr>
            <w:r w:rsidRPr="00184E71">
              <w:rPr>
                <w:sz w:val="16"/>
                <w:szCs w:val="16"/>
              </w:rPr>
              <w:t xml:space="preserve"> </w:t>
            </w:r>
          </w:p>
        </w:tc>
        <w:tc>
          <w:tcPr>
            <w:tcW w:w="1021" w:type="dxa"/>
            <w:tcBorders>
              <w:top w:val="single" w:sz="4" w:space="0" w:color="000000"/>
              <w:left w:val="single" w:sz="4" w:space="0" w:color="000000"/>
              <w:bottom w:val="single" w:sz="4" w:space="0" w:color="000000"/>
              <w:right w:val="single" w:sz="4" w:space="0" w:color="000000"/>
            </w:tcBorders>
            <w:noWrap/>
          </w:tcPr>
          <w:p w14:paraId="16F7A69B" w14:textId="77777777" w:rsidR="00184E71" w:rsidRPr="00184E71" w:rsidRDefault="00184E71" w:rsidP="00184E71">
            <w:pPr>
              <w:rPr>
                <w:sz w:val="16"/>
                <w:szCs w:val="16"/>
              </w:rPr>
            </w:pPr>
            <w:r w:rsidRPr="00184E71">
              <w:rPr>
                <w:color w:val="000000"/>
                <w:sz w:val="16"/>
                <w:szCs w:val="16"/>
              </w:rPr>
              <w:t xml:space="preserve"> $2,820.78 </w:t>
            </w:r>
          </w:p>
        </w:tc>
        <w:tc>
          <w:tcPr>
            <w:tcW w:w="1021" w:type="dxa"/>
            <w:tcBorders>
              <w:top w:val="single" w:sz="4" w:space="0" w:color="000000"/>
              <w:left w:val="single" w:sz="4" w:space="0" w:color="000000"/>
              <w:bottom w:val="single" w:sz="4" w:space="0" w:color="000000"/>
              <w:right w:val="single" w:sz="4" w:space="0" w:color="000000"/>
            </w:tcBorders>
            <w:noWrap/>
          </w:tcPr>
          <w:p w14:paraId="35BF3C29" w14:textId="77777777" w:rsidR="00184E71" w:rsidRPr="00184E71" w:rsidRDefault="00184E71" w:rsidP="00184E71">
            <w:pPr>
              <w:rPr>
                <w:sz w:val="16"/>
                <w:szCs w:val="16"/>
              </w:rPr>
            </w:pPr>
            <w:r w:rsidRPr="00184E71">
              <w:rPr>
                <w:color w:val="000000"/>
                <w:sz w:val="16"/>
                <w:szCs w:val="16"/>
              </w:rPr>
              <w:t xml:space="preserve"> $2,820.78 </w:t>
            </w:r>
          </w:p>
        </w:tc>
        <w:tc>
          <w:tcPr>
            <w:tcW w:w="1021" w:type="dxa"/>
            <w:tcBorders>
              <w:top w:val="nil"/>
              <w:left w:val="nil"/>
              <w:bottom w:val="single" w:sz="4" w:space="0" w:color="auto"/>
              <w:right w:val="single" w:sz="4" w:space="0" w:color="000000"/>
            </w:tcBorders>
            <w:shd w:val="clear" w:color="DEEAF6" w:fill="DEEAF6"/>
            <w:noWrap/>
          </w:tcPr>
          <w:p w14:paraId="0473BF0C" w14:textId="77777777" w:rsidR="00184E71" w:rsidRPr="00184E71" w:rsidRDefault="00184E71" w:rsidP="00184E71">
            <w:pPr>
              <w:rPr>
                <w:color w:val="000000"/>
                <w:sz w:val="16"/>
                <w:szCs w:val="16"/>
              </w:rPr>
            </w:pPr>
            <w:r w:rsidRPr="00184E71">
              <w:rPr>
                <w:color w:val="000000"/>
                <w:sz w:val="16"/>
                <w:szCs w:val="16"/>
              </w:rPr>
              <w:t xml:space="preserve"> $2,923.05 </w:t>
            </w:r>
          </w:p>
        </w:tc>
        <w:tc>
          <w:tcPr>
            <w:tcW w:w="1021" w:type="dxa"/>
            <w:tcBorders>
              <w:top w:val="nil"/>
              <w:left w:val="nil"/>
              <w:bottom w:val="single" w:sz="4" w:space="0" w:color="auto"/>
              <w:right w:val="single" w:sz="4" w:space="0" w:color="000000"/>
            </w:tcBorders>
            <w:noWrap/>
          </w:tcPr>
          <w:p w14:paraId="6774F424" w14:textId="77777777" w:rsidR="00184E71" w:rsidRPr="00184E71" w:rsidRDefault="00184E71" w:rsidP="00184E71">
            <w:pPr>
              <w:rPr>
                <w:color w:val="000000"/>
                <w:sz w:val="16"/>
                <w:szCs w:val="16"/>
              </w:rPr>
            </w:pPr>
            <w:r w:rsidRPr="00184E71">
              <w:rPr>
                <w:color w:val="000000"/>
                <w:sz w:val="16"/>
                <w:szCs w:val="16"/>
              </w:rPr>
              <w:t xml:space="preserve"> $ 2,923.05 </w:t>
            </w:r>
          </w:p>
        </w:tc>
        <w:tc>
          <w:tcPr>
            <w:tcW w:w="1021" w:type="dxa"/>
            <w:tcBorders>
              <w:top w:val="nil"/>
              <w:left w:val="nil"/>
              <w:bottom w:val="single" w:sz="4" w:space="0" w:color="auto"/>
              <w:right w:val="single" w:sz="4" w:space="0" w:color="000000"/>
            </w:tcBorders>
            <w:noWrap/>
          </w:tcPr>
          <w:p w14:paraId="0CC6FF8B" w14:textId="77777777" w:rsidR="00184E71" w:rsidRPr="00184E71" w:rsidRDefault="00184E71" w:rsidP="00184E71">
            <w:pPr>
              <w:rPr>
                <w:color w:val="000000"/>
                <w:sz w:val="16"/>
                <w:szCs w:val="16"/>
              </w:rPr>
            </w:pPr>
            <w:r w:rsidRPr="00184E71">
              <w:rPr>
                <w:color w:val="000000"/>
                <w:sz w:val="16"/>
                <w:szCs w:val="16"/>
              </w:rPr>
              <w:t xml:space="preserve"> $2,923.05 </w:t>
            </w:r>
          </w:p>
        </w:tc>
      </w:tr>
      <w:tr w:rsidR="00184E71" w:rsidRPr="00184E71" w14:paraId="6328818D" w14:textId="77777777" w:rsidTr="00F70934">
        <w:trPr>
          <w:trHeight w:val="270"/>
        </w:trPr>
        <w:tc>
          <w:tcPr>
            <w:tcW w:w="1994" w:type="dxa"/>
            <w:shd w:val="clear" w:color="auto" w:fill="E2EFD9" w:themeFill="accent6" w:themeFillTint="33"/>
          </w:tcPr>
          <w:p w14:paraId="24EB389F" w14:textId="77777777" w:rsidR="00184E71" w:rsidRPr="00184E71" w:rsidRDefault="00184E71" w:rsidP="00184E71">
            <w:pPr>
              <w:rPr>
                <w:sz w:val="16"/>
                <w:szCs w:val="16"/>
              </w:rPr>
            </w:pPr>
            <w:r w:rsidRPr="00184E71">
              <w:rPr>
                <w:sz w:val="16"/>
                <w:szCs w:val="16"/>
              </w:rPr>
              <w:t>3-year Resident Herpetofauna Collection and Possession</w:t>
            </w:r>
          </w:p>
        </w:tc>
        <w:tc>
          <w:tcPr>
            <w:tcW w:w="1269" w:type="dxa"/>
            <w:shd w:val="clear" w:color="auto" w:fill="E2EFD9" w:themeFill="accent6" w:themeFillTint="33"/>
          </w:tcPr>
          <w:p w14:paraId="6EE7EFA5" w14:textId="77777777" w:rsidR="00184E71" w:rsidRPr="00184E71" w:rsidRDefault="00184E71" w:rsidP="00184E71">
            <w:pPr>
              <w:rPr>
                <w:sz w:val="16"/>
                <w:szCs w:val="16"/>
              </w:rPr>
            </w:pPr>
            <w:r w:rsidRPr="00184E71">
              <w:rPr>
                <w:sz w:val="16"/>
                <w:szCs w:val="16"/>
              </w:rPr>
              <w:t>Resident</w:t>
            </w:r>
          </w:p>
        </w:tc>
        <w:tc>
          <w:tcPr>
            <w:tcW w:w="982" w:type="dxa"/>
            <w:shd w:val="clear" w:color="auto" w:fill="E2EFD9" w:themeFill="accent6" w:themeFillTint="33"/>
            <w:noWrap/>
          </w:tcPr>
          <w:p w14:paraId="52E17C82" w14:textId="77777777" w:rsidR="00184E71" w:rsidRPr="00184E71" w:rsidRDefault="00184E71" w:rsidP="00184E71">
            <w:pPr>
              <w:rPr>
                <w:sz w:val="16"/>
                <w:szCs w:val="16"/>
              </w:rPr>
            </w:pPr>
            <w:r w:rsidRPr="00184E71">
              <w:rPr>
                <w:sz w:val="16"/>
                <w:szCs w:val="16"/>
              </w:rPr>
              <w:t>-</w:t>
            </w:r>
          </w:p>
        </w:tc>
        <w:tc>
          <w:tcPr>
            <w:tcW w:w="1021" w:type="dxa"/>
            <w:tcBorders>
              <w:top w:val="single" w:sz="4" w:space="0" w:color="000000"/>
              <w:left w:val="single" w:sz="4" w:space="0" w:color="000000"/>
              <w:bottom w:val="single" w:sz="8" w:space="0" w:color="000000"/>
              <w:right w:val="single" w:sz="4" w:space="0" w:color="000000"/>
            </w:tcBorders>
            <w:shd w:val="clear" w:color="auto" w:fill="E2EFD9" w:themeFill="accent6" w:themeFillTint="33"/>
            <w:noWrap/>
          </w:tcPr>
          <w:p w14:paraId="2F7272E6" w14:textId="77777777" w:rsidR="00184E71" w:rsidRPr="00184E71" w:rsidRDefault="00184E71" w:rsidP="00184E71">
            <w:pPr>
              <w:rPr>
                <w:color w:val="000000"/>
                <w:sz w:val="16"/>
                <w:szCs w:val="16"/>
              </w:rPr>
            </w:pPr>
            <w:r w:rsidRPr="00184E71">
              <w:rPr>
                <w:color w:val="000000"/>
                <w:sz w:val="16"/>
                <w:szCs w:val="16"/>
              </w:rPr>
              <w:t>-</w:t>
            </w:r>
          </w:p>
        </w:tc>
        <w:tc>
          <w:tcPr>
            <w:tcW w:w="1021" w:type="dxa"/>
            <w:tcBorders>
              <w:top w:val="single" w:sz="4" w:space="0" w:color="000000"/>
              <w:left w:val="single" w:sz="4" w:space="0" w:color="000000"/>
              <w:bottom w:val="single" w:sz="8" w:space="0" w:color="000000"/>
              <w:right w:val="single" w:sz="4" w:space="0" w:color="auto"/>
            </w:tcBorders>
            <w:shd w:val="clear" w:color="auto" w:fill="E2EFD9" w:themeFill="accent6" w:themeFillTint="33"/>
            <w:noWrap/>
          </w:tcPr>
          <w:p w14:paraId="54AEBC11" w14:textId="77777777" w:rsidR="00184E71" w:rsidRPr="00184E71" w:rsidRDefault="00184E71" w:rsidP="00184E71">
            <w:pPr>
              <w:rPr>
                <w:color w:val="000000"/>
                <w:sz w:val="16"/>
                <w:szCs w:val="16"/>
              </w:rPr>
            </w:pPr>
            <w:r w:rsidRPr="00184E71">
              <w:rPr>
                <w:color w:val="000000"/>
                <w:sz w:val="16"/>
                <w:szCs w:val="16"/>
              </w:rPr>
              <w:t>-</w:t>
            </w:r>
          </w:p>
        </w:tc>
        <w:tc>
          <w:tcPr>
            <w:tcW w:w="1021"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Pr>
          <w:p w14:paraId="4E71C233" w14:textId="77777777" w:rsidR="00184E71" w:rsidRPr="00184E71" w:rsidRDefault="00184E71" w:rsidP="00184E71">
            <w:pPr>
              <w:rPr>
                <w:color w:val="000000"/>
                <w:sz w:val="16"/>
                <w:szCs w:val="16"/>
              </w:rPr>
            </w:pPr>
            <w:r w:rsidRPr="00184E71">
              <w:rPr>
                <w:color w:val="000000"/>
                <w:sz w:val="16"/>
                <w:szCs w:val="16"/>
              </w:rPr>
              <w:t>-</w:t>
            </w:r>
          </w:p>
        </w:tc>
        <w:tc>
          <w:tcPr>
            <w:tcW w:w="1021"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Pr>
          <w:p w14:paraId="7D33F930" w14:textId="77777777" w:rsidR="00184E71" w:rsidRPr="00184E71" w:rsidRDefault="00184E71" w:rsidP="00184E71">
            <w:pPr>
              <w:rPr>
                <w:color w:val="000000"/>
                <w:sz w:val="16"/>
                <w:szCs w:val="16"/>
              </w:rPr>
            </w:pPr>
            <w:r w:rsidRPr="00184E71">
              <w:rPr>
                <w:color w:val="000000"/>
                <w:sz w:val="16"/>
                <w:szCs w:val="16"/>
              </w:rPr>
              <w:t>-</w:t>
            </w:r>
          </w:p>
        </w:tc>
        <w:tc>
          <w:tcPr>
            <w:tcW w:w="1021"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Pr>
          <w:p w14:paraId="4DEB9E66" w14:textId="77777777" w:rsidR="00184E71" w:rsidRPr="00184E71" w:rsidRDefault="00184E71" w:rsidP="00184E71">
            <w:pPr>
              <w:rPr>
                <w:color w:val="000000"/>
                <w:sz w:val="16"/>
                <w:szCs w:val="16"/>
              </w:rPr>
            </w:pPr>
            <w:r w:rsidRPr="00184E71">
              <w:rPr>
                <w:color w:val="000000"/>
                <w:sz w:val="16"/>
                <w:szCs w:val="16"/>
              </w:rPr>
              <w:t>$40.00</w:t>
            </w:r>
          </w:p>
        </w:tc>
      </w:tr>
    </w:tbl>
    <w:p w14:paraId="23FED78A" w14:textId="77777777" w:rsidR="00184E71" w:rsidRPr="00184E71" w:rsidRDefault="00184E71" w:rsidP="00184E71">
      <w:pPr>
        <w:tabs>
          <w:tab w:val="left" w:pos="720"/>
          <w:tab w:val="left" w:pos="1440"/>
        </w:tabs>
        <w:rPr>
          <w:bCs/>
          <w:sz w:val="19"/>
          <w:szCs w:val="19"/>
          <w:highlight w:val="yellow"/>
          <w:lang w:eastAsia="x-none"/>
        </w:rPr>
      </w:pPr>
    </w:p>
    <w:p w14:paraId="029F9065" w14:textId="77777777" w:rsidR="00184E71" w:rsidRPr="00184E71" w:rsidRDefault="00184E71" w:rsidP="00184E71">
      <w:pPr>
        <w:tabs>
          <w:tab w:val="left" w:pos="720"/>
          <w:tab w:val="left" w:pos="1440"/>
        </w:tabs>
        <w:rPr>
          <w:sz w:val="16"/>
          <w:szCs w:val="19"/>
          <w:lang w:val="x-none" w:eastAsia="x-none"/>
        </w:rPr>
      </w:pPr>
      <w:r w:rsidRPr="00184E71">
        <w:rPr>
          <w:sz w:val="16"/>
          <w:szCs w:val="19"/>
          <w:lang w:val="x-none" w:eastAsia="x-none"/>
        </w:rPr>
        <w:t>*excludes additional surcharges and fees</w:t>
      </w:r>
    </w:p>
    <w:p w14:paraId="3E731C34" w14:textId="77777777" w:rsidR="00184E71" w:rsidRPr="00184E71" w:rsidRDefault="00184E71" w:rsidP="00184E71">
      <w:pPr>
        <w:tabs>
          <w:tab w:val="left" w:pos="720"/>
          <w:tab w:val="left" w:pos="1440"/>
        </w:tabs>
        <w:rPr>
          <w:sz w:val="16"/>
          <w:szCs w:val="19"/>
          <w:lang w:val="x-none" w:eastAsia="x-none"/>
        </w:rPr>
      </w:pPr>
      <w:r w:rsidRPr="00184E71">
        <w:rPr>
          <w:sz w:val="16"/>
          <w:szCs w:val="19"/>
          <w:lang w:val="x-none" w:eastAsia="x-none"/>
        </w:rPr>
        <w:t xml:space="preserve">**2018 base year </w:t>
      </w:r>
    </w:p>
    <w:p w14:paraId="610DC27E" w14:textId="77777777" w:rsidR="00184E71" w:rsidRPr="00184E71" w:rsidRDefault="00184E71" w:rsidP="00184E71">
      <w:pPr>
        <w:tabs>
          <w:tab w:val="left" w:pos="720"/>
          <w:tab w:val="left" w:pos="1440"/>
        </w:tabs>
        <w:rPr>
          <w:sz w:val="16"/>
          <w:szCs w:val="19"/>
          <w:highlight w:val="yellow"/>
          <w:lang w:val="x-none" w:eastAsia="x-none"/>
        </w:rPr>
      </w:pPr>
    </w:p>
    <w:tbl>
      <w:tblPr>
        <w:tblW w:w="7852"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990"/>
        <w:gridCol w:w="1132"/>
        <w:gridCol w:w="990"/>
        <w:gridCol w:w="1132"/>
        <w:gridCol w:w="1098"/>
      </w:tblGrid>
      <w:tr w:rsidR="00184E71" w:rsidRPr="00184E71" w14:paraId="483EF9B8" w14:textId="77777777" w:rsidTr="00F70934">
        <w:trPr>
          <w:trHeight w:val="214"/>
        </w:trPr>
        <w:tc>
          <w:tcPr>
            <w:tcW w:w="2510" w:type="dxa"/>
            <w:hideMark/>
          </w:tcPr>
          <w:p w14:paraId="67EB572E" w14:textId="77777777" w:rsidR="00184E71" w:rsidRPr="00184E71" w:rsidRDefault="00184E71" w:rsidP="00184E71">
            <w:pPr>
              <w:rPr>
                <w:sz w:val="16"/>
                <w:szCs w:val="16"/>
              </w:rPr>
            </w:pPr>
            <w:r w:rsidRPr="00184E71">
              <w:rPr>
                <w:sz w:val="16"/>
                <w:szCs w:val="16"/>
              </w:rPr>
              <w:t xml:space="preserve">License Type </w:t>
            </w:r>
          </w:p>
        </w:tc>
        <w:tc>
          <w:tcPr>
            <w:tcW w:w="990" w:type="dxa"/>
            <w:hideMark/>
          </w:tcPr>
          <w:p w14:paraId="4A7C5FC5" w14:textId="77777777" w:rsidR="00184E71" w:rsidRPr="00184E71" w:rsidRDefault="00184E71" w:rsidP="00184E71">
            <w:pPr>
              <w:rPr>
                <w:sz w:val="16"/>
                <w:szCs w:val="16"/>
              </w:rPr>
            </w:pPr>
            <w:r w:rsidRPr="00184E71">
              <w:rPr>
                <w:sz w:val="16"/>
                <w:szCs w:val="16"/>
              </w:rPr>
              <w:t>Residency</w:t>
            </w:r>
          </w:p>
        </w:tc>
        <w:tc>
          <w:tcPr>
            <w:tcW w:w="1132" w:type="dxa"/>
            <w:shd w:val="clear" w:color="auto" w:fill="DEEAF6"/>
            <w:noWrap/>
          </w:tcPr>
          <w:p w14:paraId="2072DD2A" w14:textId="77777777" w:rsidR="00184E71" w:rsidRPr="00184E71" w:rsidRDefault="00184E71" w:rsidP="00184E71">
            <w:pPr>
              <w:rPr>
                <w:sz w:val="16"/>
                <w:szCs w:val="16"/>
              </w:rPr>
            </w:pPr>
            <w:r w:rsidRPr="00184E71">
              <w:rPr>
                <w:sz w:val="16"/>
                <w:szCs w:val="16"/>
              </w:rPr>
              <w:t>2026</w:t>
            </w:r>
          </w:p>
        </w:tc>
        <w:tc>
          <w:tcPr>
            <w:tcW w:w="990" w:type="dxa"/>
            <w:noWrap/>
          </w:tcPr>
          <w:p w14:paraId="719B4A81" w14:textId="77777777" w:rsidR="00184E71" w:rsidRPr="00184E71" w:rsidRDefault="00184E71" w:rsidP="00184E71">
            <w:pPr>
              <w:rPr>
                <w:sz w:val="16"/>
                <w:szCs w:val="16"/>
              </w:rPr>
            </w:pPr>
            <w:r w:rsidRPr="00184E71">
              <w:rPr>
                <w:sz w:val="16"/>
                <w:szCs w:val="16"/>
              </w:rPr>
              <w:t>2026</w:t>
            </w:r>
          </w:p>
        </w:tc>
        <w:tc>
          <w:tcPr>
            <w:tcW w:w="1132" w:type="dxa"/>
            <w:shd w:val="clear" w:color="000000" w:fill="DDEBF7"/>
            <w:noWrap/>
          </w:tcPr>
          <w:p w14:paraId="6D86242E" w14:textId="77777777" w:rsidR="00184E71" w:rsidRPr="00184E71" w:rsidRDefault="00184E71" w:rsidP="00184E71">
            <w:pPr>
              <w:rPr>
                <w:sz w:val="16"/>
                <w:szCs w:val="16"/>
              </w:rPr>
            </w:pPr>
            <w:r w:rsidRPr="00184E71">
              <w:rPr>
                <w:sz w:val="16"/>
                <w:szCs w:val="16"/>
              </w:rPr>
              <w:t>2027</w:t>
            </w:r>
          </w:p>
        </w:tc>
        <w:tc>
          <w:tcPr>
            <w:tcW w:w="1098" w:type="dxa"/>
            <w:noWrap/>
          </w:tcPr>
          <w:p w14:paraId="4E26F983" w14:textId="77777777" w:rsidR="00184E71" w:rsidRPr="00184E71" w:rsidRDefault="00184E71" w:rsidP="00184E71">
            <w:pPr>
              <w:rPr>
                <w:sz w:val="16"/>
                <w:szCs w:val="16"/>
              </w:rPr>
            </w:pPr>
            <w:r w:rsidRPr="00184E71">
              <w:rPr>
                <w:sz w:val="16"/>
                <w:szCs w:val="16"/>
              </w:rPr>
              <w:t>2027</w:t>
            </w:r>
          </w:p>
        </w:tc>
      </w:tr>
      <w:tr w:rsidR="00184E71" w:rsidRPr="00184E71" w14:paraId="63E39AE4" w14:textId="77777777" w:rsidTr="00F70934">
        <w:trPr>
          <w:trHeight w:val="396"/>
        </w:trPr>
        <w:tc>
          <w:tcPr>
            <w:tcW w:w="2510" w:type="dxa"/>
            <w:noWrap/>
            <w:hideMark/>
          </w:tcPr>
          <w:p w14:paraId="32FEED99" w14:textId="77777777" w:rsidR="00184E71" w:rsidRPr="00184E71" w:rsidRDefault="00184E71" w:rsidP="00184E71">
            <w:pPr>
              <w:rPr>
                <w:sz w:val="16"/>
                <w:szCs w:val="16"/>
              </w:rPr>
            </w:pPr>
            <w:r w:rsidRPr="00184E71">
              <w:rPr>
                <w:sz w:val="16"/>
                <w:szCs w:val="16"/>
              </w:rPr>
              <w:t> </w:t>
            </w:r>
          </w:p>
        </w:tc>
        <w:tc>
          <w:tcPr>
            <w:tcW w:w="990" w:type="dxa"/>
            <w:noWrap/>
            <w:hideMark/>
          </w:tcPr>
          <w:p w14:paraId="78EDD3AE" w14:textId="77777777" w:rsidR="00184E71" w:rsidRPr="00184E71" w:rsidRDefault="00184E71" w:rsidP="00184E71">
            <w:pPr>
              <w:rPr>
                <w:sz w:val="16"/>
                <w:szCs w:val="16"/>
              </w:rPr>
            </w:pPr>
            <w:r w:rsidRPr="00184E71">
              <w:rPr>
                <w:sz w:val="16"/>
                <w:szCs w:val="16"/>
              </w:rPr>
              <w:t> </w:t>
            </w:r>
          </w:p>
        </w:tc>
        <w:tc>
          <w:tcPr>
            <w:tcW w:w="1132" w:type="dxa"/>
            <w:shd w:val="clear" w:color="auto" w:fill="DEEAF6"/>
            <w:hideMark/>
          </w:tcPr>
          <w:p w14:paraId="56DEB6E4" w14:textId="77777777" w:rsidR="00184E71" w:rsidRPr="00184E71" w:rsidRDefault="00184E71" w:rsidP="00184E71">
            <w:pPr>
              <w:rPr>
                <w:sz w:val="16"/>
                <w:szCs w:val="16"/>
              </w:rPr>
            </w:pPr>
            <w:r w:rsidRPr="00184E71">
              <w:rPr>
                <w:sz w:val="16"/>
                <w:szCs w:val="16"/>
              </w:rPr>
              <w:t>CPI Adjusted Statutory Lid**</w:t>
            </w:r>
          </w:p>
        </w:tc>
        <w:tc>
          <w:tcPr>
            <w:tcW w:w="990" w:type="dxa"/>
            <w:hideMark/>
          </w:tcPr>
          <w:p w14:paraId="391B2C42" w14:textId="77777777" w:rsidR="00184E71" w:rsidRPr="00184E71" w:rsidRDefault="00184E71" w:rsidP="00184E71">
            <w:pPr>
              <w:rPr>
                <w:sz w:val="16"/>
                <w:szCs w:val="16"/>
              </w:rPr>
            </w:pPr>
            <w:r w:rsidRPr="00184E71">
              <w:rPr>
                <w:b/>
                <w:bCs/>
                <w:sz w:val="16"/>
                <w:szCs w:val="16"/>
              </w:rPr>
              <w:t>Proposed Price*</w:t>
            </w:r>
          </w:p>
        </w:tc>
        <w:tc>
          <w:tcPr>
            <w:tcW w:w="1132" w:type="dxa"/>
            <w:shd w:val="clear" w:color="000000" w:fill="DDEBF7"/>
          </w:tcPr>
          <w:p w14:paraId="627DBB3D" w14:textId="77777777" w:rsidR="00184E71" w:rsidRPr="00184E71" w:rsidRDefault="00184E71" w:rsidP="00184E71">
            <w:pPr>
              <w:rPr>
                <w:sz w:val="16"/>
                <w:szCs w:val="16"/>
              </w:rPr>
            </w:pPr>
            <w:r w:rsidRPr="00184E71">
              <w:rPr>
                <w:sz w:val="16"/>
                <w:szCs w:val="16"/>
              </w:rPr>
              <w:t>CPI Adjusted Statutory Lid**</w:t>
            </w:r>
          </w:p>
        </w:tc>
        <w:tc>
          <w:tcPr>
            <w:tcW w:w="1098" w:type="dxa"/>
          </w:tcPr>
          <w:p w14:paraId="0C84F625" w14:textId="77777777" w:rsidR="00184E71" w:rsidRPr="00184E71" w:rsidRDefault="00184E71" w:rsidP="00184E71">
            <w:pPr>
              <w:rPr>
                <w:sz w:val="16"/>
                <w:szCs w:val="16"/>
              </w:rPr>
            </w:pPr>
            <w:r w:rsidRPr="00184E71">
              <w:rPr>
                <w:sz w:val="16"/>
                <w:szCs w:val="16"/>
              </w:rPr>
              <w:t>Proposed Price*</w:t>
            </w:r>
          </w:p>
        </w:tc>
      </w:tr>
      <w:tr w:rsidR="00184E71" w:rsidRPr="00184E71" w14:paraId="76E154C2" w14:textId="77777777" w:rsidTr="00F70934">
        <w:trPr>
          <w:trHeight w:val="245"/>
        </w:trPr>
        <w:tc>
          <w:tcPr>
            <w:tcW w:w="2510" w:type="dxa"/>
            <w:hideMark/>
          </w:tcPr>
          <w:p w14:paraId="2DBA1889" w14:textId="77777777" w:rsidR="00184E71" w:rsidRPr="00184E71" w:rsidRDefault="00184E71" w:rsidP="00184E71">
            <w:pPr>
              <w:rPr>
                <w:sz w:val="16"/>
                <w:szCs w:val="16"/>
              </w:rPr>
            </w:pPr>
            <w:r w:rsidRPr="00184E71">
              <w:rPr>
                <w:sz w:val="16"/>
                <w:szCs w:val="16"/>
              </w:rPr>
              <w:t>Scientific collecting license</w:t>
            </w:r>
          </w:p>
        </w:tc>
        <w:tc>
          <w:tcPr>
            <w:tcW w:w="990" w:type="dxa"/>
            <w:noWrap/>
            <w:hideMark/>
          </w:tcPr>
          <w:p w14:paraId="574C1556" w14:textId="77777777" w:rsidR="00184E71" w:rsidRPr="00184E71" w:rsidRDefault="00184E71" w:rsidP="00184E71">
            <w:pPr>
              <w:rPr>
                <w:sz w:val="16"/>
                <w:szCs w:val="16"/>
              </w:rPr>
            </w:pPr>
            <w:r w:rsidRPr="00184E71">
              <w:rPr>
                <w:sz w:val="16"/>
                <w:szCs w:val="16"/>
              </w:rPr>
              <w:t>N/A</w:t>
            </w:r>
          </w:p>
        </w:tc>
        <w:tc>
          <w:tcPr>
            <w:tcW w:w="1132" w:type="dxa"/>
            <w:shd w:val="clear" w:color="auto" w:fill="DEEAF6"/>
            <w:noWrap/>
            <w:vAlign w:val="bottom"/>
            <w:hideMark/>
          </w:tcPr>
          <w:p w14:paraId="1CDB6EB8" w14:textId="77777777" w:rsidR="00184E71" w:rsidRPr="00184E71" w:rsidRDefault="00184E71" w:rsidP="00184E71">
            <w:pPr>
              <w:rPr>
                <w:sz w:val="16"/>
                <w:szCs w:val="16"/>
              </w:rPr>
            </w:pPr>
            <w:r w:rsidRPr="00184E71">
              <w:rPr>
                <w:sz w:val="16"/>
                <w:szCs w:val="16"/>
              </w:rPr>
              <w:t xml:space="preserve">$ 35.74 </w:t>
            </w:r>
          </w:p>
        </w:tc>
        <w:tc>
          <w:tcPr>
            <w:tcW w:w="990" w:type="dxa"/>
            <w:vAlign w:val="bottom"/>
            <w:hideMark/>
          </w:tcPr>
          <w:p w14:paraId="29334098" w14:textId="77777777" w:rsidR="00184E71" w:rsidRPr="00184E71" w:rsidRDefault="00184E71" w:rsidP="00184E71">
            <w:pPr>
              <w:rPr>
                <w:sz w:val="16"/>
                <w:szCs w:val="16"/>
              </w:rPr>
            </w:pPr>
            <w:r w:rsidRPr="00184E71">
              <w:rPr>
                <w:sz w:val="16"/>
                <w:szCs w:val="16"/>
              </w:rPr>
              <w:t xml:space="preserve">$ 35.74 </w:t>
            </w:r>
          </w:p>
        </w:tc>
        <w:tc>
          <w:tcPr>
            <w:tcW w:w="1132" w:type="dxa"/>
            <w:tcBorders>
              <w:top w:val="single" w:sz="4" w:space="0" w:color="000000"/>
              <w:left w:val="single" w:sz="4" w:space="0" w:color="000000"/>
              <w:bottom w:val="single" w:sz="4" w:space="0" w:color="000000"/>
              <w:right w:val="single" w:sz="4" w:space="0" w:color="000000"/>
            </w:tcBorders>
            <w:shd w:val="clear" w:color="DEEAF6" w:fill="DEEAF6"/>
            <w:noWrap/>
            <w:vAlign w:val="bottom"/>
          </w:tcPr>
          <w:p w14:paraId="2E41C017" w14:textId="77777777" w:rsidR="00184E71" w:rsidRPr="00184E71" w:rsidRDefault="00184E71" w:rsidP="00184E71">
            <w:pPr>
              <w:rPr>
                <w:sz w:val="16"/>
                <w:szCs w:val="16"/>
              </w:rPr>
            </w:pPr>
            <w:r w:rsidRPr="00184E71">
              <w:rPr>
                <w:color w:val="000000"/>
                <w:sz w:val="16"/>
                <w:szCs w:val="16"/>
              </w:rPr>
              <w:t xml:space="preserve"> $     37.03 </w:t>
            </w:r>
          </w:p>
        </w:tc>
        <w:tc>
          <w:tcPr>
            <w:tcW w:w="1098" w:type="dxa"/>
            <w:tcBorders>
              <w:top w:val="single" w:sz="4" w:space="0" w:color="000000"/>
              <w:left w:val="nil"/>
              <w:bottom w:val="single" w:sz="4" w:space="0" w:color="000000"/>
              <w:right w:val="single" w:sz="4" w:space="0" w:color="000000"/>
            </w:tcBorders>
            <w:vAlign w:val="bottom"/>
          </w:tcPr>
          <w:p w14:paraId="2B730707" w14:textId="77777777" w:rsidR="00184E71" w:rsidRPr="00184E71" w:rsidRDefault="00184E71" w:rsidP="00184E71">
            <w:pPr>
              <w:rPr>
                <w:sz w:val="16"/>
                <w:szCs w:val="16"/>
              </w:rPr>
            </w:pPr>
            <w:r w:rsidRPr="00184E71">
              <w:rPr>
                <w:color w:val="000000"/>
                <w:sz w:val="16"/>
                <w:szCs w:val="16"/>
              </w:rPr>
              <w:t xml:space="preserve"> $  37.00 </w:t>
            </w:r>
          </w:p>
        </w:tc>
      </w:tr>
      <w:tr w:rsidR="00184E71" w:rsidRPr="00184E71" w14:paraId="0E07AFD3" w14:textId="77777777" w:rsidTr="00F70934">
        <w:trPr>
          <w:trHeight w:val="245"/>
        </w:trPr>
        <w:tc>
          <w:tcPr>
            <w:tcW w:w="2510" w:type="dxa"/>
            <w:hideMark/>
          </w:tcPr>
          <w:p w14:paraId="3D7D7FAD" w14:textId="77777777" w:rsidR="00184E71" w:rsidRPr="00184E71" w:rsidRDefault="00184E71" w:rsidP="00184E71">
            <w:pPr>
              <w:rPr>
                <w:sz w:val="16"/>
                <w:szCs w:val="16"/>
              </w:rPr>
            </w:pPr>
            <w:r w:rsidRPr="00184E71">
              <w:rPr>
                <w:sz w:val="16"/>
                <w:szCs w:val="16"/>
              </w:rPr>
              <w:t>Importation license</w:t>
            </w:r>
          </w:p>
        </w:tc>
        <w:tc>
          <w:tcPr>
            <w:tcW w:w="990" w:type="dxa"/>
            <w:noWrap/>
            <w:hideMark/>
          </w:tcPr>
          <w:p w14:paraId="1297EA97" w14:textId="77777777" w:rsidR="00184E71" w:rsidRPr="00184E71" w:rsidRDefault="00184E71" w:rsidP="00184E71">
            <w:pPr>
              <w:rPr>
                <w:sz w:val="16"/>
                <w:szCs w:val="16"/>
              </w:rPr>
            </w:pPr>
            <w:r w:rsidRPr="00184E71">
              <w:rPr>
                <w:sz w:val="16"/>
                <w:szCs w:val="16"/>
              </w:rPr>
              <w:t>N/A</w:t>
            </w:r>
          </w:p>
        </w:tc>
        <w:tc>
          <w:tcPr>
            <w:tcW w:w="1132" w:type="dxa"/>
            <w:shd w:val="clear" w:color="auto" w:fill="DEEAF6"/>
            <w:noWrap/>
            <w:vAlign w:val="bottom"/>
            <w:hideMark/>
          </w:tcPr>
          <w:p w14:paraId="690F550E" w14:textId="77777777" w:rsidR="00184E71" w:rsidRPr="00184E71" w:rsidRDefault="00184E71" w:rsidP="00184E71">
            <w:pPr>
              <w:rPr>
                <w:sz w:val="16"/>
                <w:szCs w:val="16"/>
              </w:rPr>
            </w:pPr>
            <w:r w:rsidRPr="00184E71">
              <w:rPr>
                <w:sz w:val="16"/>
                <w:szCs w:val="16"/>
              </w:rPr>
              <w:t xml:space="preserve">$ 95.73 </w:t>
            </w:r>
          </w:p>
        </w:tc>
        <w:tc>
          <w:tcPr>
            <w:tcW w:w="990" w:type="dxa"/>
            <w:vAlign w:val="bottom"/>
            <w:hideMark/>
          </w:tcPr>
          <w:p w14:paraId="0C3EEEC1" w14:textId="77777777" w:rsidR="00184E71" w:rsidRPr="00184E71" w:rsidRDefault="00184E71" w:rsidP="00184E71">
            <w:pPr>
              <w:rPr>
                <w:sz w:val="16"/>
                <w:szCs w:val="16"/>
              </w:rPr>
            </w:pPr>
            <w:r w:rsidRPr="00184E71">
              <w:rPr>
                <w:sz w:val="16"/>
                <w:szCs w:val="16"/>
              </w:rPr>
              <w:t xml:space="preserve">$ 95.73 </w:t>
            </w:r>
          </w:p>
        </w:tc>
        <w:tc>
          <w:tcPr>
            <w:tcW w:w="1132" w:type="dxa"/>
            <w:tcBorders>
              <w:top w:val="nil"/>
              <w:left w:val="single" w:sz="4" w:space="0" w:color="000000"/>
              <w:bottom w:val="single" w:sz="4" w:space="0" w:color="000000"/>
              <w:right w:val="single" w:sz="4" w:space="0" w:color="000000"/>
            </w:tcBorders>
            <w:shd w:val="clear" w:color="DEEAF6" w:fill="DEEAF6"/>
            <w:noWrap/>
            <w:vAlign w:val="bottom"/>
          </w:tcPr>
          <w:p w14:paraId="655A0E78" w14:textId="77777777" w:rsidR="00184E71" w:rsidRPr="00184E71" w:rsidRDefault="00184E71" w:rsidP="00184E71">
            <w:pPr>
              <w:rPr>
                <w:sz w:val="16"/>
                <w:szCs w:val="16"/>
              </w:rPr>
            </w:pPr>
            <w:r w:rsidRPr="00184E71">
              <w:rPr>
                <w:color w:val="000000"/>
                <w:sz w:val="16"/>
                <w:szCs w:val="16"/>
              </w:rPr>
              <w:t xml:space="preserve"> $     99.20 </w:t>
            </w:r>
          </w:p>
        </w:tc>
        <w:tc>
          <w:tcPr>
            <w:tcW w:w="1098" w:type="dxa"/>
            <w:tcBorders>
              <w:top w:val="nil"/>
              <w:left w:val="nil"/>
              <w:bottom w:val="single" w:sz="4" w:space="0" w:color="000000"/>
              <w:right w:val="single" w:sz="4" w:space="0" w:color="000000"/>
            </w:tcBorders>
            <w:vAlign w:val="bottom"/>
          </w:tcPr>
          <w:p w14:paraId="4AE9FFD0" w14:textId="77777777" w:rsidR="00184E71" w:rsidRPr="00184E71" w:rsidRDefault="00184E71" w:rsidP="00184E71">
            <w:pPr>
              <w:rPr>
                <w:sz w:val="16"/>
                <w:szCs w:val="16"/>
              </w:rPr>
            </w:pPr>
            <w:r w:rsidRPr="00184E71">
              <w:rPr>
                <w:color w:val="000000"/>
                <w:sz w:val="16"/>
                <w:szCs w:val="16"/>
              </w:rPr>
              <w:t xml:space="preserve"> $  99.20 </w:t>
            </w:r>
          </w:p>
        </w:tc>
      </w:tr>
      <w:tr w:rsidR="00184E71" w:rsidRPr="00184E71" w14:paraId="73A57A05" w14:textId="77777777" w:rsidTr="00F70934">
        <w:trPr>
          <w:trHeight w:val="245"/>
        </w:trPr>
        <w:tc>
          <w:tcPr>
            <w:tcW w:w="2510" w:type="dxa"/>
            <w:hideMark/>
          </w:tcPr>
          <w:p w14:paraId="57F0DC49" w14:textId="77777777" w:rsidR="00184E71" w:rsidRPr="00184E71" w:rsidRDefault="00184E71" w:rsidP="00184E71">
            <w:pPr>
              <w:rPr>
                <w:sz w:val="16"/>
                <w:szCs w:val="16"/>
              </w:rPr>
            </w:pPr>
            <w:r w:rsidRPr="00184E71">
              <w:rPr>
                <w:sz w:val="16"/>
                <w:szCs w:val="16"/>
              </w:rPr>
              <w:t>Field trial license</w:t>
            </w:r>
          </w:p>
        </w:tc>
        <w:tc>
          <w:tcPr>
            <w:tcW w:w="990" w:type="dxa"/>
            <w:noWrap/>
            <w:hideMark/>
          </w:tcPr>
          <w:p w14:paraId="4E3FC3EC" w14:textId="77777777" w:rsidR="00184E71" w:rsidRPr="00184E71" w:rsidRDefault="00184E71" w:rsidP="00184E71">
            <w:pPr>
              <w:rPr>
                <w:sz w:val="16"/>
                <w:szCs w:val="16"/>
              </w:rPr>
            </w:pPr>
            <w:r w:rsidRPr="00184E71">
              <w:rPr>
                <w:sz w:val="16"/>
                <w:szCs w:val="16"/>
              </w:rPr>
              <w:t>N/A</w:t>
            </w:r>
          </w:p>
        </w:tc>
        <w:tc>
          <w:tcPr>
            <w:tcW w:w="1132" w:type="dxa"/>
            <w:shd w:val="clear" w:color="auto" w:fill="DEEAF6"/>
            <w:noWrap/>
            <w:vAlign w:val="bottom"/>
            <w:hideMark/>
          </w:tcPr>
          <w:p w14:paraId="7F4C01AF" w14:textId="77777777" w:rsidR="00184E71" w:rsidRPr="00184E71" w:rsidRDefault="00184E71" w:rsidP="00184E71">
            <w:pPr>
              <w:rPr>
                <w:sz w:val="16"/>
                <w:szCs w:val="16"/>
              </w:rPr>
            </w:pPr>
            <w:r w:rsidRPr="00184E71">
              <w:rPr>
                <w:sz w:val="16"/>
                <w:szCs w:val="16"/>
              </w:rPr>
              <w:t xml:space="preserve">$ 29.36 </w:t>
            </w:r>
          </w:p>
        </w:tc>
        <w:tc>
          <w:tcPr>
            <w:tcW w:w="990" w:type="dxa"/>
            <w:vAlign w:val="bottom"/>
            <w:hideMark/>
          </w:tcPr>
          <w:p w14:paraId="21E98552" w14:textId="77777777" w:rsidR="00184E71" w:rsidRPr="00184E71" w:rsidRDefault="00184E71" w:rsidP="00184E71">
            <w:pPr>
              <w:rPr>
                <w:sz w:val="16"/>
                <w:szCs w:val="16"/>
              </w:rPr>
            </w:pPr>
            <w:r w:rsidRPr="00184E71">
              <w:rPr>
                <w:sz w:val="16"/>
                <w:szCs w:val="16"/>
              </w:rPr>
              <w:t xml:space="preserve">$ 29.36 </w:t>
            </w:r>
          </w:p>
        </w:tc>
        <w:tc>
          <w:tcPr>
            <w:tcW w:w="1132" w:type="dxa"/>
            <w:tcBorders>
              <w:top w:val="nil"/>
              <w:left w:val="single" w:sz="4" w:space="0" w:color="000000"/>
              <w:bottom w:val="single" w:sz="4" w:space="0" w:color="000000"/>
              <w:right w:val="single" w:sz="4" w:space="0" w:color="000000"/>
            </w:tcBorders>
            <w:shd w:val="clear" w:color="DEEAF6" w:fill="DEEAF6"/>
            <w:noWrap/>
            <w:vAlign w:val="bottom"/>
          </w:tcPr>
          <w:p w14:paraId="16AC6040" w14:textId="77777777" w:rsidR="00184E71" w:rsidRPr="00184E71" w:rsidRDefault="00184E71" w:rsidP="00184E71">
            <w:pPr>
              <w:rPr>
                <w:sz w:val="16"/>
                <w:szCs w:val="16"/>
              </w:rPr>
            </w:pPr>
            <w:r w:rsidRPr="00184E71">
              <w:rPr>
                <w:color w:val="000000"/>
                <w:sz w:val="16"/>
                <w:szCs w:val="16"/>
              </w:rPr>
              <w:t xml:space="preserve"> $     30.42 </w:t>
            </w:r>
          </w:p>
        </w:tc>
        <w:tc>
          <w:tcPr>
            <w:tcW w:w="1098" w:type="dxa"/>
            <w:tcBorders>
              <w:top w:val="nil"/>
              <w:left w:val="nil"/>
              <w:bottom w:val="single" w:sz="4" w:space="0" w:color="000000"/>
              <w:right w:val="single" w:sz="4" w:space="0" w:color="000000"/>
            </w:tcBorders>
            <w:vAlign w:val="bottom"/>
          </w:tcPr>
          <w:p w14:paraId="6DF53956" w14:textId="77777777" w:rsidR="00184E71" w:rsidRPr="00184E71" w:rsidRDefault="00184E71" w:rsidP="00184E71">
            <w:pPr>
              <w:rPr>
                <w:sz w:val="16"/>
                <w:szCs w:val="16"/>
              </w:rPr>
            </w:pPr>
            <w:r w:rsidRPr="00184E71">
              <w:rPr>
                <w:color w:val="000000"/>
                <w:sz w:val="16"/>
                <w:szCs w:val="16"/>
              </w:rPr>
              <w:t xml:space="preserve"> $  30.40 </w:t>
            </w:r>
          </w:p>
        </w:tc>
      </w:tr>
      <w:tr w:rsidR="00184E71" w:rsidRPr="00184E71" w14:paraId="242FA10A" w14:textId="77777777" w:rsidTr="00F70934">
        <w:trPr>
          <w:trHeight w:val="245"/>
        </w:trPr>
        <w:tc>
          <w:tcPr>
            <w:tcW w:w="2510" w:type="dxa"/>
            <w:hideMark/>
          </w:tcPr>
          <w:p w14:paraId="2E4713AB" w14:textId="77777777" w:rsidR="00184E71" w:rsidRPr="00184E71" w:rsidRDefault="00184E71" w:rsidP="00184E71">
            <w:pPr>
              <w:rPr>
                <w:sz w:val="16"/>
                <w:szCs w:val="16"/>
              </w:rPr>
            </w:pPr>
            <w:r w:rsidRPr="00184E71">
              <w:rPr>
                <w:sz w:val="16"/>
                <w:szCs w:val="16"/>
              </w:rPr>
              <w:t>Commercial lake license</w:t>
            </w:r>
          </w:p>
        </w:tc>
        <w:tc>
          <w:tcPr>
            <w:tcW w:w="990" w:type="dxa"/>
            <w:noWrap/>
            <w:hideMark/>
          </w:tcPr>
          <w:p w14:paraId="77CA58B7" w14:textId="77777777" w:rsidR="00184E71" w:rsidRPr="00184E71" w:rsidRDefault="00184E71" w:rsidP="00184E71">
            <w:pPr>
              <w:rPr>
                <w:sz w:val="16"/>
                <w:szCs w:val="16"/>
              </w:rPr>
            </w:pPr>
            <w:r w:rsidRPr="00184E71">
              <w:rPr>
                <w:sz w:val="16"/>
                <w:szCs w:val="16"/>
              </w:rPr>
              <w:t>N/A</w:t>
            </w:r>
          </w:p>
        </w:tc>
        <w:tc>
          <w:tcPr>
            <w:tcW w:w="1132" w:type="dxa"/>
            <w:shd w:val="clear" w:color="auto" w:fill="DEEAF6"/>
            <w:noWrap/>
            <w:vAlign w:val="bottom"/>
            <w:hideMark/>
          </w:tcPr>
          <w:p w14:paraId="28BA5D44" w14:textId="77777777" w:rsidR="00184E71" w:rsidRPr="00184E71" w:rsidRDefault="00184E71" w:rsidP="00184E71">
            <w:pPr>
              <w:rPr>
                <w:sz w:val="16"/>
                <w:szCs w:val="16"/>
              </w:rPr>
            </w:pPr>
            <w:r w:rsidRPr="00184E71">
              <w:rPr>
                <w:sz w:val="16"/>
                <w:szCs w:val="16"/>
              </w:rPr>
              <w:t xml:space="preserve">$ 255.27 </w:t>
            </w:r>
          </w:p>
        </w:tc>
        <w:tc>
          <w:tcPr>
            <w:tcW w:w="990" w:type="dxa"/>
            <w:vAlign w:val="bottom"/>
            <w:hideMark/>
          </w:tcPr>
          <w:p w14:paraId="1098CC0D" w14:textId="77777777" w:rsidR="00184E71" w:rsidRPr="00184E71" w:rsidRDefault="00184E71" w:rsidP="00184E71">
            <w:pPr>
              <w:rPr>
                <w:sz w:val="16"/>
                <w:szCs w:val="16"/>
              </w:rPr>
            </w:pPr>
            <w:r w:rsidRPr="00184E71">
              <w:rPr>
                <w:sz w:val="16"/>
                <w:szCs w:val="16"/>
              </w:rPr>
              <w:t xml:space="preserve">$ 255.27 </w:t>
            </w:r>
          </w:p>
        </w:tc>
        <w:tc>
          <w:tcPr>
            <w:tcW w:w="1132" w:type="dxa"/>
            <w:tcBorders>
              <w:top w:val="nil"/>
              <w:left w:val="single" w:sz="4" w:space="0" w:color="000000"/>
              <w:bottom w:val="single" w:sz="4" w:space="0" w:color="000000"/>
              <w:right w:val="single" w:sz="4" w:space="0" w:color="000000"/>
            </w:tcBorders>
            <w:shd w:val="clear" w:color="DEEAF6" w:fill="DEEAF6"/>
            <w:noWrap/>
            <w:vAlign w:val="bottom"/>
          </w:tcPr>
          <w:p w14:paraId="50D8DA1A" w14:textId="77777777" w:rsidR="00184E71" w:rsidRPr="00184E71" w:rsidRDefault="00184E71" w:rsidP="00184E71">
            <w:pPr>
              <w:rPr>
                <w:sz w:val="16"/>
                <w:szCs w:val="16"/>
              </w:rPr>
            </w:pPr>
            <w:r w:rsidRPr="00184E71">
              <w:rPr>
                <w:color w:val="000000"/>
                <w:sz w:val="16"/>
                <w:szCs w:val="16"/>
              </w:rPr>
              <w:t xml:space="preserve"> $   264.53 </w:t>
            </w:r>
          </w:p>
        </w:tc>
        <w:tc>
          <w:tcPr>
            <w:tcW w:w="1098" w:type="dxa"/>
            <w:tcBorders>
              <w:top w:val="nil"/>
              <w:left w:val="nil"/>
              <w:bottom w:val="single" w:sz="4" w:space="0" w:color="000000"/>
              <w:right w:val="single" w:sz="4" w:space="0" w:color="000000"/>
            </w:tcBorders>
            <w:vAlign w:val="bottom"/>
          </w:tcPr>
          <w:p w14:paraId="2A33E6F2" w14:textId="77777777" w:rsidR="00184E71" w:rsidRPr="00184E71" w:rsidRDefault="00184E71" w:rsidP="00184E71">
            <w:pPr>
              <w:rPr>
                <w:sz w:val="16"/>
                <w:szCs w:val="16"/>
              </w:rPr>
            </w:pPr>
            <w:r w:rsidRPr="00184E71">
              <w:rPr>
                <w:color w:val="000000"/>
                <w:sz w:val="16"/>
                <w:szCs w:val="16"/>
              </w:rPr>
              <w:t xml:space="preserve"> $  264.50 </w:t>
            </w:r>
          </w:p>
        </w:tc>
      </w:tr>
      <w:tr w:rsidR="00184E71" w:rsidRPr="00184E71" w14:paraId="63983B3B" w14:textId="77777777" w:rsidTr="00F70934">
        <w:trPr>
          <w:trHeight w:val="245"/>
        </w:trPr>
        <w:tc>
          <w:tcPr>
            <w:tcW w:w="2510" w:type="dxa"/>
            <w:hideMark/>
          </w:tcPr>
          <w:p w14:paraId="5241CF47" w14:textId="77777777" w:rsidR="00184E71" w:rsidRPr="00184E71" w:rsidRDefault="00184E71" w:rsidP="00184E71">
            <w:pPr>
              <w:rPr>
                <w:sz w:val="16"/>
                <w:szCs w:val="16"/>
              </w:rPr>
            </w:pPr>
            <w:r w:rsidRPr="00184E71">
              <w:rPr>
                <w:sz w:val="16"/>
                <w:szCs w:val="16"/>
              </w:rPr>
              <w:t>Private lake license</w:t>
            </w:r>
          </w:p>
        </w:tc>
        <w:tc>
          <w:tcPr>
            <w:tcW w:w="990" w:type="dxa"/>
            <w:noWrap/>
            <w:hideMark/>
          </w:tcPr>
          <w:p w14:paraId="41B9BE0B" w14:textId="77777777" w:rsidR="00184E71" w:rsidRPr="00184E71" w:rsidRDefault="00184E71" w:rsidP="00184E71">
            <w:pPr>
              <w:rPr>
                <w:sz w:val="16"/>
                <w:szCs w:val="16"/>
              </w:rPr>
            </w:pPr>
            <w:r w:rsidRPr="00184E71">
              <w:rPr>
                <w:sz w:val="16"/>
                <w:szCs w:val="16"/>
              </w:rPr>
              <w:t>N/A</w:t>
            </w:r>
          </w:p>
        </w:tc>
        <w:tc>
          <w:tcPr>
            <w:tcW w:w="1132" w:type="dxa"/>
            <w:shd w:val="clear" w:color="auto" w:fill="DEEAF6"/>
            <w:noWrap/>
            <w:vAlign w:val="bottom"/>
            <w:hideMark/>
          </w:tcPr>
          <w:p w14:paraId="0DBC9161" w14:textId="77777777" w:rsidR="00184E71" w:rsidRPr="00184E71" w:rsidRDefault="00184E71" w:rsidP="00184E71">
            <w:pPr>
              <w:rPr>
                <w:sz w:val="16"/>
                <w:szCs w:val="16"/>
              </w:rPr>
            </w:pPr>
            <w:r w:rsidRPr="00184E71">
              <w:rPr>
                <w:sz w:val="16"/>
                <w:szCs w:val="16"/>
              </w:rPr>
              <w:t xml:space="preserve">$ 17.87 </w:t>
            </w:r>
          </w:p>
        </w:tc>
        <w:tc>
          <w:tcPr>
            <w:tcW w:w="990" w:type="dxa"/>
            <w:vAlign w:val="bottom"/>
            <w:hideMark/>
          </w:tcPr>
          <w:p w14:paraId="1621E080" w14:textId="77777777" w:rsidR="00184E71" w:rsidRPr="00184E71" w:rsidRDefault="00184E71" w:rsidP="00184E71">
            <w:pPr>
              <w:rPr>
                <w:sz w:val="16"/>
                <w:szCs w:val="16"/>
              </w:rPr>
            </w:pPr>
            <w:r w:rsidRPr="00184E71">
              <w:rPr>
                <w:sz w:val="16"/>
                <w:szCs w:val="16"/>
              </w:rPr>
              <w:t xml:space="preserve">$ 17.87 </w:t>
            </w:r>
          </w:p>
        </w:tc>
        <w:tc>
          <w:tcPr>
            <w:tcW w:w="1132" w:type="dxa"/>
            <w:tcBorders>
              <w:top w:val="nil"/>
              <w:left w:val="single" w:sz="4" w:space="0" w:color="000000"/>
              <w:bottom w:val="single" w:sz="4" w:space="0" w:color="000000"/>
              <w:right w:val="single" w:sz="4" w:space="0" w:color="000000"/>
            </w:tcBorders>
            <w:shd w:val="clear" w:color="DEEAF6" w:fill="DEEAF6"/>
            <w:noWrap/>
            <w:vAlign w:val="bottom"/>
          </w:tcPr>
          <w:p w14:paraId="2CAE5310" w14:textId="77777777" w:rsidR="00184E71" w:rsidRPr="00184E71" w:rsidRDefault="00184E71" w:rsidP="00184E71">
            <w:pPr>
              <w:rPr>
                <w:sz w:val="16"/>
                <w:szCs w:val="16"/>
              </w:rPr>
            </w:pPr>
            <w:r w:rsidRPr="00184E71">
              <w:rPr>
                <w:color w:val="000000"/>
                <w:sz w:val="16"/>
                <w:szCs w:val="16"/>
              </w:rPr>
              <w:t xml:space="preserve"> $     18.52 </w:t>
            </w:r>
          </w:p>
        </w:tc>
        <w:tc>
          <w:tcPr>
            <w:tcW w:w="1098" w:type="dxa"/>
            <w:tcBorders>
              <w:top w:val="nil"/>
              <w:left w:val="nil"/>
              <w:bottom w:val="single" w:sz="4" w:space="0" w:color="000000"/>
              <w:right w:val="single" w:sz="4" w:space="0" w:color="000000"/>
            </w:tcBorders>
            <w:vAlign w:val="bottom"/>
          </w:tcPr>
          <w:p w14:paraId="36B54802" w14:textId="77777777" w:rsidR="00184E71" w:rsidRPr="00184E71" w:rsidRDefault="00184E71" w:rsidP="00184E71">
            <w:pPr>
              <w:rPr>
                <w:sz w:val="16"/>
                <w:szCs w:val="16"/>
              </w:rPr>
            </w:pPr>
            <w:r w:rsidRPr="00184E71">
              <w:rPr>
                <w:color w:val="000000"/>
                <w:sz w:val="16"/>
                <w:szCs w:val="16"/>
              </w:rPr>
              <w:t xml:space="preserve"> $  18.50 </w:t>
            </w:r>
          </w:p>
        </w:tc>
      </w:tr>
      <w:tr w:rsidR="00184E71" w:rsidRPr="00184E71" w14:paraId="6388FF4F" w14:textId="77777777" w:rsidTr="00F70934">
        <w:trPr>
          <w:trHeight w:val="245"/>
        </w:trPr>
        <w:tc>
          <w:tcPr>
            <w:tcW w:w="2510" w:type="dxa"/>
            <w:hideMark/>
          </w:tcPr>
          <w:p w14:paraId="622543B6" w14:textId="77777777" w:rsidR="00184E71" w:rsidRPr="00184E71" w:rsidRDefault="00184E71" w:rsidP="00184E71">
            <w:pPr>
              <w:rPr>
                <w:sz w:val="16"/>
                <w:szCs w:val="16"/>
              </w:rPr>
            </w:pPr>
            <w:r w:rsidRPr="00184E71">
              <w:rPr>
                <w:sz w:val="16"/>
                <w:szCs w:val="16"/>
              </w:rPr>
              <w:t>Commercial wildlife park license</w:t>
            </w:r>
          </w:p>
        </w:tc>
        <w:tc>
          <w:tcPr>
            <w:tcW w:w="990" w:type="dxa"/>
            <w:noWrap/>
            <w:hideMark/>
          </w:tcPr>
          <w:p w14:paraId="4AA391EE" w14:textId="77777777" w:rsidR="00184E71" w:rsidRPr="00184E71" w:rsidRDefault="00184E71" w:rsidP="00184E71">
            <w:pPr>
              <w:rPr>
                <w:sz w:val="16"/>
                <w:szCs w:val="16"/>
              </w:rPr>
            </w:pPr>
            <w:r w:rsidRPr="00184E71">
              <w:rPr>
                <w:sz w:val="16"/>
                <w:szCs w:val="16"/>
              </w:rPr>
              <w:t>N/A</w:t>
            </w:r>
          </w:p>
        </w:tc>
        <w:tc>
          <w:tcPr>
            <w:tcW w:w="1132" w:type="dxa"/>
            <w:shd w:val="clear" w:color="auto" w:fill="DEEAF6"/>
            <w:noWrap/>
            <w:vAlign w:val="bottom"/>
            <w:hideMark/>
          </w:tcPr>
          <w:p w14:paraId="0022381F" w14:textId="77777777" w:rsidR="00184E71" w:rsidRPr="00184E71" w:rsidRDefault="00184E71" w:rsidP="00184E71">
            <w:pPr>
              <w:rPr>
                <w:sz w:val="16"/>
                <w:szCs w:val="16"/>
              </w:rPr>
            </w:pPr>
            <w:r w:rsidRPr="00184E71">
              <w:rPr>
                <w:sz w:val="16"/>
                <w:szCs w:val="16"/>
              </w:rPr>
              <w:t xml:space="preserve">$ 191.46 </w:t>
            </w:r>
          </w:p>
        </w:tc>
        <w:tc>
          <w:tcPr>
            <w:tcW w:w="990" w:type="dxa"/>
            <w:vAlign w:val="bottom"/>
            <w:hideMark/>
          </w:tcPr>
          <w:p w14:paraId="3BCFBCE0" w14:textId="77777777" w:rsidR="00184E71" w:rsidRPr="00184E71" w:rsidRDefault="00184E71" w:rsidP="00184E71">
            <w:pPr>
              <w:rPr>
                <w:sz w:val="16"/>
                <w:szCs w:val="16"/>
              </w:rPr>
            </w:pPr>
            <w:r w:rsidRPr="00184E71">
              <w:rPr>
                <w:sz w:val="16"/>
                <w:szCs w:val="16"/>
              </w:rPr>
              <w:t xml:space="preserve">$ 191.46 </w:t>
            </w:r>
          </w:p>
        </w:tc>
        <w:tc>
          <w:tcPr>
            <w:tcW w:w="1132" w:type="dxa"/>
            <w:tcBorders>
              <w:top w:val="nil"/>
              <w:left w:val="single" w:sz="4" w:space="0" w:color="000000"/>
              <w:bottom w:val="single" w:sz="4" w:space="0" w:color="000000"/>
              <w:right w:val="single" w:sz="4" w:space="0" w:color="000000"/>
            </w:tcBorders>
            <w:shd w:val="clear" w:color="DEEAF6" w:fill="DEEAF6"/>
            <w:noWrap/>
            <w:vAlign w:val="bottom"/>
          </w:tcPr>
          <w:p w14:paraId="2B8DBF62" w14:textId="77777777" w:rsidR="00184E71" w:rsidRPr="00184E71" w:rsidRDefault="00184E71" w:rsidP="00184E71">
            <w:pPr>
              <w:rPr>
                <w:sz w:val="16"/>
                <w:szCs w:val="16"/>
              </w:rPr>
            </w:pPr>
            <w:r w:rsidRPr="00184E71">
              <w:rPr>
                <w:color w:val="000000"/>
                <w:sz w:val="16"/>
                <w:szCs w:val="16"/>
              </w:rPr>
              <w:t xml:space="preserve"> $   198.40 </w:t>
            </w:r>
          </w:p>
        </w:tc>
        <w:tc>
          <w:tcPr>
            <w:tcW w:w="1098" w:type="dxa"/>
            <w:tcBorders>
              <w:top w:val="nil"/>
              <w:left w:val="nil"/>
              <w:bottom w:val="single" w:sz="4" w:space="0" w:color="000000"/>
              <w:right w:val="single" w:sz="4" w:space="0" w:color="000000"/>
            </w:tcBorders>
            <w:vAlign w:val="bottom"/>
          </w:tcPr>
          <w:p w14:paraId="77F3EAF0" w14:textId="77777777" w:rsidR="00184E71" w:rsidRPr="00184E71" w:rsidRDefault="00184E71" w:rsidP="00184E71">
            <w:pPr>
              <w:rPr>
                <w:sz w:val="16"/>
                <w:szCs w:val="16"/>
              </w:rPr>
            </w:pPr>
            <w:r w:rsidRPr="00184E71">
              <w:rPr>
                <w:color w:val="000000"/>
                <w:sz w:val="16"/>
                <w:szCs w:val="16"/>
              </w:rPr>
              <w:t xml:space="preserve"> $  198.40 </w:t>
            </w:r>
          </w:p>
        </w:tc>
      </w:tr>
      <w:tr w:rsidR="00184E71" w:rsidRPr="00184E71" w14:paraId="1F225BD8" w14:textId="77777777" w:rsidTr="00F70934">
        <w:trPr>
          <w:trHeight w:val="245"/>
        </w:trPr>
        <w:tc>
          <w:tcPr>
            <w:tcW w:w="2510" w:type="dxa"/>
            <w:hideMark/>
          </w:tcPr>
          <w:p w14:paraId="19B758F0" w14:textId="77777777" w:rsidR="00184E71" w:rsidRPr="00184E71" w:rsidRDefault="00184E71" w:rsidP="00184E71">
            <w:pPr>
              <w:rPr>
                <w:sz w:val="16"/>
                <w:szCs w:val="16"/>
              </w:rPr>
            </w:pPr>
            <w:r w:rsidRPr="00184E71">
              <w:rPr>
                <w:sz w:val="16"/>
                <w:szCs w:val="16"/>
              </w:rPr>
              <w:t>Noncommercial park license</w:t>
            </w:r>
          </w:p>
        </w:tc>
        <w:tc>
          <w:tcPr>
            <w:tcW w:w="990" w:type="dxa"/>
            <w:noWrap/>
            <w:hideMark/>
          </w:tcPr>
          <w:p w14:paraId="29DB9D7F" w14:textId="77777777" w:rsidR="00184E71" w:rsidRPr="00184E71" w:rsidRDefault="00184E71" w:rsidP="00184E71">
            <w:pPr>
              <w:rPr>
                <w:sz w:val="16"/>
                <w:szCs w:val="16"/>
              </w:rPr>
            </w:pPr>
            <w:r w:rsidRPr="00184E71">
              <w:rPr>
                <w:sz w:val="16"/>
                <w:szCs w:val="16"/>
              </w:rPr>
              <w:t>N/A</w:t>
            </w:r>
          </w:p>
        </w:tc>
        <w:tc>
          <w:tcPr>
            <w:tcW w:w="1132" w:type="dxa"/>
            <w:shd w:val="clear" w:color="auto" w:fill="DEEAF6"/>
            <w:noWrap/>
            <w:vAlign w:val="bottom"/>
            <w:hideMark/>
          </w:tcPr>
          <w:p w14:paraId="6935CE5A" w14:textId="77777777" w:rsidR="00184E71" w:rsidRPr="00184E71" w:rsidRDefault="00184E71" w:rsidP="00184E71">
            <w:pPr>
              <w:rPr>
                <w:sz w:val="16"/>
                <w:szCs w:val="16"/>
              </w:rPr>
            </w:pPr>
            <w:r w:rsidRPr="00184E71">
              <w:rPr>
                <w:sz w:val="16"/>
                <w:szCs w:val="16"/>
              </w:rPr>
              <w:t xml:space="preserve">$ 35.74 </w:t>
            </w:r>
          </w:p>
        </w:tc>
        <w:tc>
          <w:tcPr>
            <w:tcW w:w="990" w:type="dxa"/>
            <w:vAlign w:val="bottom"/>
            <w:hideMark/>
          </w:tcPr>
          <w:p w14:paraId="503A3BE5" w14:textId="77777777" w:rsidR="00184E71" w:rsidRPr="00184E71" w:rsidRDefault="00184E71" w:rsidP="00184E71">
            <w:pPr>
              <w:rPr>
                <w:sz w:val="16"/>
                <w:szCs w:val="16"/>
              </w:rPr>
            </w:pPr>
            <w:r w:rsidRPr="00184E71">
              <w:rPr>
                <w:sz w:val="16"/>
                <w:szCs w:val="16"/>
              </w:rPr>
              <w:t xml:space="preserve">$ 35.74 </w:t>
            </w:r>
          </w:p>
        </w:tc>
        <w:tc>
          <w:tcPr>
            <w:tcW w:w="1132" w:type="dxa"/>
            <w:tcBorders>
              <w:top w:val="nil"/>
              <w:left w:val="single" w:sz="4" w:space="0" w:color="000000"/>
              <w:bottom w:val="single" w:sz="4" w:space="0" w:color="000000"/>
              <w:right w:val="single" w:sz="4" w:space="0" w:color="000000"/>
            </w:tcBorders>
            <w:shd w:val="clear" w:color="DEEAF6" w:fill="DEEAF6"/>
            <w:noWrap/>
            <w:vAlign w:val="bottom"/>
          </w:tcPr>
          <w:p w14:paraId="65189AED" w14:textId="77777777" w:rsidR="00184E71" w:rsidRPr="00184E71" w:rsidRDefault="00184E71" w:rsidP="00184E71">
            <w:pPr>
              <w:rPr>
                <w:sz w:val="16"/>
                <w:szCs w:val="16"/>
              </w:rPr>
            </w:pPr>
            <w:r w:rsidRPr="00184E71">
              <w:rPr>
                <w:color w:val="000000"/>
                <w:sz w:val="16"/>
                <w:szCs w:val="16"/>
              </w:rPr>
              <w:t xml:space="preserve"> $     37.03 </w:t>
            </w:r>
          </w:p>
        </w:tc>
        <w:tc>
          <w:tcPr>
            <w:tcW w:w="1098" w:type="dxa"/>
            <w:tcBorders>
              <w:top w:val="nil"/>
              <w:left w:val="nil"/>
              <w:bottom w:val="single" w:sz="4" w:space="0" w:color="000000"/>
              <w:right w:val="single" w:sz="4" w:space="0" w:color="000000"/>
            </w:tcBorders>
            <w:vAlign w:val="bottom"/>
          </w:tcPr>
          <w:p w14:paraId="7BFC7506" w14:textId="77777777" w:rsidR="00184E71" w:rsidRPr="00184E71" w:rsidRDefault="00184E71" w:rsidP="00184E71">
            <w:pPr>
              <w:rPr>
                <w:sz w:val="16"/>
                <w:szCs w:val="16"/>
              </w:rPr>
            </w:pPr>
            <w:r w:rsidRPr="00184E71">
              <w:rPr>
                <w:color w:val="000000"/>
                <w:sz w:val="16"/>
                <w:szCs w:val="16"/>
              </w:rPr>
              <w:t xml:space="preserve"> $   37.00 </w:t>
            </w:r>
          </w:p>
        </w:tc>
      </w:tr>
      <w:tr w:rsidR="00184E71" w:rsidRPr="00184E71" w14:paraId="3C50A071" w14:textId="77777777" w:rsidTr="00F70934">
        <w:trPr>
          <w:trHeight w:val="245"/>
        </w:trPr>
        <w:tc>
          <w:tcPr>
            <w:tcW w:w="2510" w:type="dxa"/>
            <w:hideMark/>
          </w:tcPr>
          <w:p w14:paraId="042A4045" w14:textId="77777777" w:rsidR="00184E71" w:rsidRPr="00184E71" w:rsidRDefault="00184E71" w:rsidP="00184E71">
            <w:pPr>
              <w:rPr>
                <w:sz w:val="16"/>
                <w:szCs w:val="16"/>
              </w:rPr>
            </w:pPr>
            <w:r w:rsidRPr="00184E71">
              <w:rPr>
                <w:sz w:val="16"/>
                <w:szCs w:val="16"/>
              </w:rPr>
              <w:t>Wildlife sanctuary license</w:t>
            </w:r>
          </w:p>
        </w:tc>
        <w:tc>
          <w:tcPr>
            <w:tcW w:w="990" w:type="dxa"/>
            <w:noWrap/>
            <w:hideMark/>
          </w:tcPr>
          <w:p w14:paraId="63F03F87" w14:textId="77777777" w:rsidR="00184E71" w:rsidRPr="00184E71" w:rsidRDefault="00184E71" w:rsidP="00184E71">
            <w:pPr>
              <w:rPr>
                <w:sz w:val="16"/>
                <w:szCs w:val="16"/>
              </w:rPr>
            </w:pPr>
            <w:r w:rsidRPr="00184E71">
              <w:rPr>
                <w:sz w:val="16"/>
                <w:szCs w:val="16"/>
              </w:rPr>
              <w:t>N/A</w:t>
            </w:r>
          </w:p>
        </w:tc>
        <w:tc>
          <w:tcPr>
            <w:tcW w:w="1132" w:type="dxa"/>
            <w:shd w:val="clear" w:color="auto" w:fill="DEEAF6"/>
            <w:noWrap/>
            <w:vAlign w:val="bottom"/>
            <w:hideMark/>
          </w:tcPr>
          <w:p w14:paraId="12C1FB2F" w14:textId="77777777" w:rsidR="00184E71" w:rsidRPr="00184E71" w:rsidRDefault="00184E71" w:rsidP="00184E71">
            <w:pPr>
              <w:rPr>
                <w:sz w:val="16"/>
                <w:szCs w:val="16"/>
              </w:rPr>
            </w:pPr>
            <w:r w:rsidRPr="00184E71">
              <w:rPr>
                <w:sz w:val="16"/>
                <w:szCs w:val="16"/>
              </w:rPr>
              <w:t xml:space="preserve">$ 191.46 </w:t>
            </w:r>
          </w:p>
        </w:tc>
        <w:tc>
          <w:tcPr>
            <w:tcW w:w="990" w:type="dxa"/>
            <w:vAlign w:val="bottom"/>
            <w:hideMark/>
          </w:tcPr>
          <w:p w14:paraId="36CDE515" w14:textId="77777777" w:rsidR="00184E71" w:rsidRPr="00184E71" w:rsidRDefault="00184E71" w:rsidP="00184E71">
            <w:pPr>
              <w:rPr>
                <w:sz w:val="16"/>
                <w:szCs w:val="16"/>
              </w:rPr>
            </w:pPr>
            <w:r w:rsidRPr="00184E71">
              <w:rPr>
                <w:sz w:val="16"/>
                <w:szCs w:val="16"/>
              </w:rPr>
              <w:t xml:space="preserve">$ 191.46 </w:t>
            </w:r>
          </w:p>
        </w:tc>
        <w:tc>
          <w:tcPr>
            <w:tcW w:w="1132" w:type="dxa"/>
            <w:tcBorders>
              <w:top w:val="nil"/>
              <w:left w:val="single" w:sz="4" w:space="0" w:color="000000"/>
              <w:bottom w:val="single" w:sz="4" w:space="0" w:color="000000"/>
              <w:right w:val="single" w:sz="4" w:space="0" w:color="000000"/>
            </w:tcBorders>
            <w:shd w:val="clear" w:color="DEEAF6" w:fill="DEEAF6"/>
            <w:noWrap/>
            <w:vAlign w:val="bottom"/>
          </w:tcPr>
          <w:p w14:paraId="13DA3A83" w14:textId="77777777" w:rsidR="00184E71" w:rsidRPr="00184E71" w:rsidRDefault="00184E71" w:rsidP="00184E71">
            <w:pPr>
              <w:rPr>
                <w:sz w:val="16"/>
                <w:szCs w:val="16"/>
              </w:rPr>
            </w:pPr>
            <w:r w:rsidRPr="00184E71">
              <w:rPr>
                <w:color w:val="000000"/>
                <w:sz w:val="16"/>
                <w:szCs w:val="16"/>
              </w:rPr>
              <w:t xml:space="preserve"> $   198.40 </w:t>
            </w:r>
          </w:p>
        </w:tc>
        <w:tc>
          <w:tcPr>
            <w:tcW w:w="1098" w:type="dxa"/>
            <w:tcBorders>
              <w:top w:val="nil"/>
              <w:left w:val="nil"/>
              <w:bottom w:val="single" w:sz="4" w:space="0" w:color="000000"/>
              <w:right w:val="single" w:sz="4" w:space="0" w:color="000000"/>
            </w:tcBorders>
            <w:vAlign w:val="bottom"/>
          </w:tcPr>
          <w:p w14:paraId="36036BF0" w14:textId="77777777" w:rsidR="00184E71" w:rsidRPr="00184E71" w:rsidRDefault="00184E71" w:rsidP="00184E71">
            <w:pPr>
              <w:rPr>
                <w:sz w:val="16"/>
                <w:szCs w:val="16"/>
              </w:rPr>
            </w:pPr>
            <w:r w:rsidRPr="00184E71">
              <w:rPr>
                <w:color w:val="000000"/>
                <w:sz w:val="16"/>
                <w:szCs w:val="16"/>
              </w:rPr>
              <w:t xml:space="preserve"> $  198.40 </w:t>
            </w:r>
          </w:p>
        </w:tc>
      </w:tr>
      <w:tr w:rsidR="00184E71" w:rsidRPr="00184E71" w14:paraId="5F451E7E" w14:textId="77777777" w:rsidTr="00F70934">
        <w:trPr>
          <w:trHeight w:val="255"/>
        </w:trPr>
        <w:tc>
          <w:tcPr>
            <w:tcW w:w="2510" w:type="dxa"/>
            <w:hideMark/>
          </w:tcPr>
          <w:p w14:paraId="7C27E91C" w14:textId="77777777" w:rsidR="00184E71" w:rsidRPr="00184E71" w:rsidRDefault="00184E71" w:rsidP="00184E71">
            <w:pPr>
              <w:rPr>
                <w:sz w:val="16"/>
                <w:szCs w:val="16"/>
              </w:rPr>
            </w:pPr>
            <w:r w:rsidRPr="00184E71">
              <w:rPr>
                <w:sz w:val="16"/>
                <w:szCs w:val="16"/>
              </w:rPr>
              <w:t>Zoological park license</w:t>
            </w:r>
          </w:p>
        </w:tc>
        <w:tc>
          <w:tcPr>
            <w:tcW w:w="990" w:type="dxa"/>
            <w:noWrap/>
            <w:hideMark/>
          </w:tcPr>
          <w:p w14:paraId="2226E41D" w14:textId="77777777" w:rsidR="00184E71" w:rsidRPr="00184E71" w:rsidRDefault="00184E71" w:rsidP="00184E71">
            <w:pPr>
              <w:rPr>
                <w:sz w:val="16"/>
                <w:szCs w:val="16"/>
              </w:rPr>
            </w:pPr>
            <w:r w:rsidRPr="00184E71">
              <w:rPr>
                <w:sz w:val="16"/>
                <w:szCs w:val="16"/>
              </w:rPr>
              <w:t>N/A</w:t>
            </w:r>
          </w:p>
        </w:tc>
        <w:tc>
          <w:tcPr>
            <w:tcW w:w="1132" w:type="dxa"/>
            <w:shd w:val="clear" w:color="auto" w:fill="DEEAF6"/>
            <w:noWrap/>
            <w:vAlign w:val="bottom"/>
            <w:hideMark/>
          </w:tcPr>
          <w:p w14:paraId="4909F9A3" w14:textId="77777777" w:rsidR="00184E71" w:rsidRPr="00184E71" w:rsidRDefault="00184E71" w:rsidP="00184E71">
            <w:pPr>
              <w:rPr>
                <w:sz w:val="16"/>
                <w:szCs w:val="16"/>
              </w:rPr>
            </w:pPr>
            <w:r w:rsidRPr="00184E71">
              <w:rPr>
                <w:sz w:val="16"/>
                <w:szCs w:val="16"/>
              </w:rPr>
              <w:t xml:space="preserve">$ 191.46 </w:t>
            </w:r>
          </w:p>
        </w:tc>
        <w:tc>
          <w:tcPr>
            <w:tcW w:w="990" w:type="dxa"/>
            <w:vAlign w:val="bottom"/>
            <w:hideMark/>
          </w:tcPr>
          <w:p w14:paraId="1EBAB889" w14:textId="77777777" w:rsidR="00184E71" w:rsidRPr="00184E71" w:rsidRDefault="00184E71" w:rsidP="00184E71">
            <w:pPr>
              <w:rPr>
                <w:sz w:val="16"/>
                <w:szCs w:val="16"/>
              </w:rPr>
            </w:pPr>
            <w:r w:rsidRPr="00184E71">
              <w:rPr>
                <w:sz w:val="16"/>
                <w:szCs w:val="16"/>
              </w:rPr>
              <w:t xml:space="preserve">$ 191.46 </w:t>
            </w:r>
          </w:p>
        </w:tc>
        <w:tc>
          <w:tcPr>
            <w:tcW w:w="1132" w:type="dxa"/>
            <w:tcBorders>
              <w:top w:val="nil"/>
              <w:left w:val="single" w:sz="4" w:space="0" w:color="000000"/>
              <w:bottom w:val="single" w:sz="4" w:space="0" w:color="000000"/>
              <w:right w:val="single" w:sz="4" w:space="0" w:color="000000"/>
            </w:tcBorders>
            <w:shd w:val="clear" w:color="DEEAF6" w:fill="DEEAF6"/>
            <w:noWrap/>
            <w:vAlign w:val="bottom"/>
          </w:tcPr>
          <w:p w14:paraId="7C461CD5" w14:textId="77777777" w:rsidR="00184E71" w:rsidRPr="00184E71" w:rsidRDefault="00184E71" w:rsidP="00184E71">
            <w:pPr>
              <w:rPr>
                <w:sz w:val="16"/>
                <w:szCs w:val="16"/>
              </w:rPr>
            </w:pPr>
            <w:r w:rsidRPr="00184E71">
              <w:rPr>
                <w:color w:val="000000"/>
                <w:sz w:val="16"/>
                <w:szCs w:val="16"/>
              </w:rPr>
              <w:t xml:space="preserve"> $   198.40 </w:t>
            </w:r>
          </w:p>
        </w:tc>
        <w:tc>
          <w:tcPr>
            <w:tcW w:w="1098" w:type="dxa"/>
            <w:tcBorders>
              <w:top w:val="nil"/>
              <w:left w:val="nil"/>
              <w:bottom w:val="single" w:sz="4" w:space="0" w:color="000000"/>
              <w:right w:val="single" w:sz="4" w:space="0" w:color="000000"/>
            </w:tcBorders>
            <w:vAlign w:val="bottom"/>
          </w:tcPr>
          <w:p w14:paraId="28CD1902" w14:textId="77777777" w:rsidR="00184E71" w:rsidRPr="00184E71" w:rsidRDefault="00184E71" w:rsidP="00184E71">
            <w:pPr>
              <w:rPr>
                <w:sz w:val="16"/>
                <w:szCs w:val="16"/>
              </w:rPr>
            </w:pPr>
            <w:r w:rsidRPr="00184E71">
              <w:rPr>
                <w:color w:val="000000"/>
                <w:sz w:val="16"/>
                <w:szCs w:val="16"/>
              </w:rPr>
              <w:t xml:space="preserve"> $   198.40 </w:t>
            </w:r>
          </w:p>
        </w:tc>
      </w:tr>
    </w:tbl>
    <w:p w14:paraId="79AFAD86" w14:textId="77777777" w:rsidR="00184E71" w:rsidRPr="00184E71" w:rsidRDefault="00184E71" w:rsidP="00184E71">
      <w:pPr>
        <w:tabs>
          <w:tab w:val="left" w:pos="720"/>
          <w:tab w:val="left" w:pos="1440"/>
        </w:tabs>
        <w:rPr>
          <w:sz w:val="16"/>
          <w:szCs w:val="19"/>
          <w:lang w:val="x-none" w:eastAsia="x-none"/>
        </w:rPr>
      </w:pPr>
    </w:p>
    <w:p w14:paraId="63A0E124" w14:textId="77777777" w:rsidR="00184E71" w:rsidRPr="00184E71" w:rsidRDefault="00184E71" w:rsidP="00184E71">
      <w:pPr>
        <w:tabs>
          <w:tab w:val="left" w:pos="720"/>
          <w:tab w:val="left" w:pos="1440"/>
        </w:tabs>
        <w:rPr>
          <w:sz w:val="16"/>
          <w:szCs w:val="19"/>
          <w:lang w:val="x-none" w:eastAsia="x-none"/>
        </w:rPr>
      </w:pPr>
      <w:r w:rsidRPr="00184E71">
        <w:rPr>
          <w:sz w:val="16"/>
          <w:szCs w:val="19"/>
          <w:lang w:val="x-none" w:eastAsia="x-none"/>
        </w:rPr>
        <w:t>*excludes additional surcharges and fees</w:t>
      </w:r>
    </w:p>
    <w:p w14:paraId="2DEA1ED6" w14:textId="77777777" w:rsidR="00184E71" w:rsidRPr="00184E71" w:rsidRDefault="00184E71" w:rsidP="00184E71">
      <w:pPr>
        <w:tabs>
          <w:tab w:val="left" w:pos="720"/>
          <w:tab w:val="left" w:pos="1440"/>
        </w:tabs>
        <w:rPr>
          <w:sz w:val="16"/>
          <w:szCs w:val="19"/>
          <w:lang w:val="x-none" w:eastAsia="x-none"/>
        </w:rPr>
      </w:pPr>
      <w:r w:rsidRPr="00184E71">
        <w:rPr>
          <w:sz w:val="16"/>
          <w:szCs w:val="19"/>
          <w:lang w:val="x-none" w:eastAsia="x-none"/>
        </w:rPr>
        <w:t xml:space="preserve">**2018 base year </w:t>
      </w:r>
    </w:p>
    <w:p w14:paraId="09ADBBC8" w14:textId="77777777" w:rsidR="00184E71" w:rsidRPr="00184E71" w:rsidRDefault="00184E71" w:rsidP="00184E71">
      <w:pPr>
        <w:tabs>
          <w:tab w:val="left" w:pos="720"/>
          <w:tab w:val="left" w:pos="1440"/>
        </w:tabs>
        <w:rPr>
          <w:szCs w:val="19"/>
          <w:lang w:val="x-none" w:eastAsia="x-none"/>
        </w:rPr>
      </w:pPr>
    </w:p>
    <w:tbl>
      <w:tblPr>
        <w:tblW w:w="7609" w:type="dxa"/>
        <w:tblInd w:w="118" w:type="dxa"/>
        <w:tblLook w:val="04A0" w:firstRow="1" w:lastRow="0" w:firstColumn="1" w:lastColumn="0" w:noHBand="0" w:noVBand="1"/>
      </w:tblPr>
      <w:tblGrid>
        <w:gridCol w:w="2116"/>
        <w:gridCol w:w="974"/>
        <w:gridCol w:w="1240"/>
        <w:gridCol w:w="1240"/>
        <w:gridCol w:w="1132"/>
        <w:gridCol w:w="907"/>
      </w:tblGrid>
      <w:tr w:rsidR="00184E71" w:rsidRPr="00184E71" w14:paraId="1D8DC928" w14:textId="77777777" w:rsidTr="00F70934">
        <w:trPr>
          <w:trHeight w:val="215"/>
        </w:trPr>
        <w:tc>
          <w:tcPr>
            <w:tcW w:w="2116" w:type="dxa"/>
            <w:tcBorders>
              <w:top w:val="single" w:sz="8" w:space="0" w:color="auto"/>
              <w:left w:val="single" w:sz="8" w:space="0" w:color="auto"/>
              <w:bottom w:val="single" w:sz="4" w:space="0" w:color="auto"/>
              <w:right w:val="single" w:sz="4" w:space="0" w:color="auto"/>
            </w:tcBorders>
            <w:hideMark/>
          </w:tcPr>
          <w:p w14:paraId="6909986F" w14:textId="77777777" w:rsidR="00184E71" w:rsidRPr="00184E71" w:rsidRDefault="00184E71" w:rsidP="00184E71">
            <w:pPr>
              <w:rPr>
                <w:sz w:val="16"/>
                <w:szCs w:val="16"/>
              </w:rPr>
            </w:pPr>
            <w:r w:rsidRPr="00184E71">
              <w:rPr>
                <w:sz w:val="16"/>
                <w:szCs w:val="16"/>
              </w:rPr>
              <w:t xml:space="preserve">License Type </w:t>
            </w:r>
          </w:p>
        </w:tc>
        <w:tc>
          <w:tcPr>
            <w:tcW w:w="974" w:type="dxa"/>
            <w:tcBorders>
              <w:top w:val="single" w:sz="8" w:space="0" w:color="auto"/>
              <w:left w:val="nil"/>
              <w:bottom w:val="single" w:sz="4" w:space="0" w:color="auto"/>
              <w:right w:val="single" w:sz="4" w:space="0" w:color="auto"/>
            </w:tcBorders>
            <w:hideMark/>
          </w:tcPr>
          <w:p w14:paraId="3029BDAE" w14:textId="77777777" w:rsidR="00184E71" w:rsidRPr="00184E71" w:rsidRDefault="00184E71" w:rsidP="00184E71">
            <w:pPr>
              <w:rPr>
                <w:sz w:val="16"/>
                <w:szCs w:val="16"/>
              </w:rPr>
            </w:pPr>
            <w:r w:rsidRPr="00184E71">
              <w:rPr>
                <w:sz w:val="16"/>
                <w:szCs w:val="16"/>
              </w:rPr>
              <w:t>Residency</w:t>
            </w:r>
          </w:p>
        </w:tc>
        <w:tc>
          <w:tcPr>
            <w:tcW w:w="1240" w:type="dxa"/>
            <w:tcBorders>
              <w:top w:val="single" w:sz="8" w:space="0" w:color="auto"/>
              <w:left w:val="nil"/>
              <w:bottom w:val="single" w:sz="4" w:space="0" w:color="auto"/>
              <w:right w:val="single" w:sz="4" w:space="0" w:color="auto"/>
            </w:tcBorders>
            <w:shd w:val="clear" w:color="000000" w:fill="DDEBF7"/>
            <w:noWrap/>
            <w:hideMark/>
          </w:tcPr>
          <w:p w14:paraId="4C5E9081" w14:textId="77777777" w:rsidR="00184E71" w:rsidRPr="00184E71" w:rsidRDefault="00184E71" w:rsidP="00184E71">
            <w:pPr>
              <w:rPr>
                <w:sz w:val="16"/>
                <w:szCs w:val="16"/>
              </w:rPr>
            </w:pPr>
            <w:r w:rsidRPr="00184E71">
              <w:rPr>
                <w:sz w:val="16"/>
                <w:szCs w:val="16"/>
              </w:rPr>
              <w:t>2026</w:t>
            </w:r>
          </w:p>
        </w:tc>
        <w:tc>
          <w:tcPr>
            <w:tcW w:w="1240" w:type="dxa"/>
            <w:tcBorders>
              <w:top w:val="single" w:sz="8" w:space="0" w:color="auto"/>
              <w:left w:val="nil"/>
              <w:bottom w:val="single" w:sz="4" w:space="0" w:color="auto"/>
              <w:right w:val="single" w:sz="8" w:space="0" w:color="auto"/>
            </w:tcBorders>
            <w:noWrap/>
            <w:hideMark/>
          </w:tcPr>
          <w:p w14:paraId="62DA8BF6" w14:textId="77777777" w:rsidR="00184E71" w:rsidRPr="00184E71" w:rsidRDefault="00184E71" w:rsidP="00184E71">
            <w:pPr>
              <w:rPr>
                <w:sz w:val="16"/>
                <w:szCs w:val="16"/>
              </w:rPr>
            </w:pPr>
            <w:r w:rsidRPr="00184E71">
              <w:rPr>
                <w:sz w:val="16"/>
                <w:szCs w:val="16"/>
              </w:rPr>
              <w:t>2026</w:t>
            </w:r>
          </w:p>
        </w:tc>
        <w:tc>
          <w:tcPr>
            <w:tcW w:w="1132" w:type="dxa"/>
            <w:tcBorders>
              <w:top w:val="single" w:sz="8" w:space="0" w:color="auto"/>
              <w:left w:val="single" w:sz="4" w:space="0" w:color="auto"/>
              <w:bottom w:val="single" w:sz="4" w:space="0" w:color="auto"/>
              <w:right w:val="single" w:sz="4" w:space="0" w:color="auto"/>
            </w:tcBorders>
            <w:shd w:val="clear" w:color="000000" w:fill="DDEBF7"/>
            <w:noWrap/>
            <w:hideMark/>
          </w:tcPr>
          <w:p w14:paraId="75385A2B" w14:textId="77777777" w:rsidR="00184E71" w:rsidRPr="00184E71" w:rsidRDefault="00184E71" w:rsidP="00184E71">
            <w:pPr>
              <w:rPr>
                <w:sz w:val="16"/>
                <w:szCs w:val="16"/>
              </w:rPr>
            </w:pPr>
            <w:r w:rsidRPr="00184E71">
              <w:rPr>
                <w:sz w:val="16"/>
                <w:szCs w:val="16"/>
              </w:rPr>
              <w:t>2027</w:t>
            </w:r>
          </w:p>
        </w:tc>
        <w:tc>
          <w:tcPr>
            <w:tcW w:w="907" w:type="dxa"/>
            <w:tcBorders>
              <w:top w:val="single" w:sz="8" w:space="0" w:color="auto"/>
              <w:left w:val="single" w:sz="4" w:space="0" w:color="auto"/>
              <w:bottom w:val="single" w:sz="4" w:space="0" w:color="auto"/>
              <w:right w:val="single" w:sz="8" w:space="0" w:color="auto"/>
            </w:tcBorders>
            <w:noWrap/>
            <w:hideMark/>
          </w:tcPr>
          <w:p w14:paraId="0DE822DA" w14:textId="77777777" w:rsidR="00184E71" w:rsidRPr="00184E71" w:rsidRDefault="00184E71" w:rsidP="00184E71">
            <w:pPr>
              <w:rPr>
                <w:sz w:val="16"/>
                <w:szCs w:val="16"/>
              </w:rPr>
            </w:pPr>
            <w:r w:rsidRPr="00184E71">
              <w:rPr>
                <w:sz w:val="16"/>
                <w:szCs w:val="16"/>
              </w:rPr>
              <w:t>2027</w:t>
            </w:r>
          </w:p>
        </w:tc>
      </w:tr>
      <w:tr w:rsidR="00184E71" w:rsidRPr="00184E71" w14:paraId="66060299" w14:textId="77777777" w:rsidTr="00F70934">
        <w:trPr>
          <w:trHeight w:val="449"/>
        </w:trPr>
        <w:tc>
          <w:tcPr>
            <w:tcW w:w="2116" w:type="dxa"/>
            <w:tcBorders>
              <w:top w:val="nil"/>
              <w:left w:val="single" w:sz="8" w:space="0" w:color="auto"/>
              <w:bottom w:val="single" w:sz="4" w:space="0" w:color="auto"/>
              <w:right w:val="single" w:sz="4" w:space="0" w:color="auto"/>
            </w:tcBorders>
            <w:noWrap/>
            <w:hideMark/>
          </w:tcPr>
          <w:p w14:paraId="636AD3B4" w14:textId="77777777" w:rsidR="00184E71" w:rsidRPr="00184E71" w:rsidRDefault="00184E71" w:rsidP="00184E71">
            <w:pPr>
              <w:rPr>
                <w:sz w:val="16"/>
                <w:szCs w:val="16"/>
              </w:rPr>
            </w:pPr>
            <w:r w:rsidRPr="00184E71">
              <w:rPr>
                <w:sz w:val="16"/>
                <w:szCs w:val="16"/>
              </w:rPr>
              <w:t> </w:t>
            </w:r>
          </w:p>
        </w:tc>
        <w:tc>
          <w:tcPr>
            <w:tcW w:w="974" w:type="dxa"/>
            <w:tcBorders>
              <w:top w:val="nil"/>
              <w:left w:val="nil"/>
              <w:bottom w:val="single" w:sz="4" w:space="0" w:color="auto"/>
              <w:right w:val="single" w:sz="4" w:space="0" w:color="auto"/>
            </w:tcBorders>
            <w:noWrap/>
            <w:hideMark/>
          </w:tcPr>
          <w:p w14:paraId="144887DF" w14:textId="77777777" w:rsidR="00184E71" w:rsidRPr="00184E71" w:rsidRDefault="00184E71" w:rsidP="00184E71">
            <w:pPr>
              <w:rPr>
                <w:sz w:val="16"/>
                <w:szCs w:val="16"/>
              </w:rPr>
            </w:pPr>
            <w:r w:rsidRPr="00184E71">
              <w:rPr>
                <w:sz w:val="16"/>
                <w:szCs w:val="16"/>
              </w:rPr>
              <w:t> </w:t>
            </w:r>
          </w:p>
        </w:tc>
        <w:tc>
          <w:tcPr>
            <w:tcW w:w="1240" w:type="dxa"/>
            <w:tcBorders>
              <w:top w:val="nil"/>
              <w:left w:val="nil"/>
              <w:bottom w:val="single" w:sz="4" w:space="0" w:color="auto"/>
              <w:right w:val="single" w:sz="4" w:space="0" w:color="auto"/>
            </w:tcBorders>
            <w:shd w:val="clear" w:color="000000" w:fill="DDEBF7"/>
            <w:hideMark/>
          </w:tcPr>
          <w:p w14:paraId="3D912392" w14:textId="77777777" w:rsidR="00184E71" w:rsidRPr="00184E71" w:rsidRDefault="00184E71" w:rsidP="00184E71">
            <w:pPr>
              <w:rPr>
                <w:sz w:val="16"/>
                <w:szCs w:val="16"/>
              </w:rPr>
            </w:pPr>
            <w:r w:rsidRPr="00184E71">
              <w:rPr>
                <w:sz w:val="16"/>
                <w:szCs w:val="16"/>
              </w:rPr>
              <w:t>CPI Adjusted Statutory Lid**</w:t>
            </w:r>
          </w:p>
        </w:tc>
        <w:tc>
          <w:tcPr>
            <w:tcW w:w="1240" w:type="dxa"/>
            <w:tcBorders>
              <w:top w:val="nil"/>
              <w:left w:val="nil"/>
              <w:bottom w:val="single" w:sz="4" w:space="0" w:color="auto"/>
              <w:right w:val="single" w:sz="8" w:space="0" w:color="auto"/>
            </w:tcBorders>
            <w:hideMark/>
          </w:tcPr>
          <w:p w14:paraId="040E5C4D" w14:textId="77777777" w:rsidR="00184E71" w:rsidRPr="00184E71" w:rsidRDefault="00184E71" w:rsidP="00184E71">
            <w:pPr>
              <w:rPr>
                <w:sz w:val="16"/>
                <w:szCs w:val="16"/>
              </w:rPr>
            </w:pPr>
            <w:r w:rsidRPr="00184E71">
              <w:rPr>
                <w:sz w:val="16"/>
                <w:szCs w:val="16"/>
              </w:rPr>
              <w:t>Actual Price*</w:t>
            </w:r>
          </w:p>
        </w:tc>
        <w:tc>
          <w:tcPr>
            <w:tcW w:w="1132" w:type="dxa"/>
            <w:tcBorders>
              <w:top w:val="nil"/>
              <w:left w:val="single" w:sz="4" w:space="0" w:color="auto"/>
              <w:bottom w:val="single" w:sz="4" w:space="0" w:color="auto"/>
              <w:right w:val="single" w:sz="4" w:space="0" w:color="auto"/>
            </w:tcBorders>
            <w:shd w:val="clear" w:color="000000" w:fill="DDEBF7"/>
            <w:hideMark/>
          </w:tcPr>
          <w:p w14:paraId="35F7BBA8" w14:textId="77777777" w:rsidR="00184E71" w:rsidRPr="00184E71" w:rsidRDefault="00184E71" w:rsidP="00184E71">
            <w:pPr>
              <w:rPr>
                <w:sz w:val="16"/>
                <w:szCs w:val="16"/>
              </w:rPr>
            </w:pPr>
            <w:r w:rsidRPr="00184E71">
              <w:rPr>
                <w:sz w:val="16"/>
                <w:szCs w:val="16"/>
              </w:rPr>
              <w:t>CPI Adjusted Statutory Lid**</w:t>
            </w:r>
          </w:p>
        </w:tc>
        <w:tc>
          <w:tcPr>
            <w:tcW w:w="907" w:type="dxa"/>
            <w:tcBorders>
              <w:top w:val="nil"/>
              <w:left w:val="single" w:sz="4" w:space="0" w:color="auto"/>
              <w:bottom w:val="single" w:sz="4" w:space="0" w:color="auto"/>
              <w:right w:val="single" w:sz="8" w:space="0" w:color="auto"/>
            </w:tcBorders>
            <w:hideMark/>
          </w:tcPr>
          <w:p w14:paraId="7BE6F305" w14:textId="77777777" w:rsidR="00184E71" w:rsidRPr="00184E71" w:rsidRDefault="00184E71" w:rsidP="00184E71">
            <w:pPr>
              <w:rPr>
                <w:sz w:val="16"/>
                <w:szCs w:val="16"/>
              </w:rPr>
            </w:pPr>
            <w:r w:rsidRPr="00184E71">
              <w:rPr>
                <w:sz w:val="16"/>
                <w:szCs w:val="16"/>
              </w:rPr>
              <w:t>Proposed Price*</w:t>
            </w:r>
          </w:p>
        </w:tc>
      </w:tr>
      <w:tr w:rsidR="00184E71" w:rsidRPr="00184E71" w14:paraId="177C715B" w14:textId="77777777" w:rsidTr="00F70934">
        <w:trPr>
          <w:trHeight w:val="219"/>
        </w:trPr>
        <w:tc>
          <w:tcPr>
            <w:tcW w:w="2116" w:type="dxa"/>
            <w:tcBorders>
              <w:top w:val="nil"/>
              <w:left w:val="single" w:sz="8" w:space="0" w:color="auto"/>
              <w:bottom w:val="single" w:sz="4" w:space="0" w:color="auto"/>
              <w:right w:val="single" w:sz="4" w:space="0" w:color="auto"/>
            </w:tcBorders>
            <w:hideMark/>
          </w:tcPr>
          <w:p w14:paraId="0F9E841F" w14:textId="77777777" w:rsidR="00184E71" w:rsidRPr="00184E71" w:rsidRDefault="00184E71" w:rsidP="00184E71">
            <w:pPr>
              <w:rPr>
                <w:sz w:val="16"/>
                <w:szCs w:val="16"/>
              </w:rPr>
            </w:pPr>
            <w:r w:rsidRPr="00184E71">
              <w:rPr>
                <w:sz w:val="16"/>
                <w:szCs w:val="16"/>
              </w:rPr>
              <w:t>Migratory waterfowl stamp</w:t>
            </w:r>
          </w:p>
        </w:tc>
        <w:tc>
          <w:tcPr>
            <w:tcW w:w="974" w:type="dxa"/>
            <w:tcBorders>
              <w:top w:val="nil"/>
              <w:left w:val="nil"/>
              <w:bottom w:val="single" w:sz="4" w:space="0" w:color="auto"/>
              <w:right w:val="single" w:sz="4" w:space="0" w:color="auto"/>
            </w:tcBorders>
            <w:noWrap/>
            <w:hideMark/>
          </w:tcPr>
          <w:p w14:paraId="4F3F5940" w14:textId="77777777" w:rsidR="00184E71" w:rsidRPr="00184E71" w:rsidRDefault="00184E71" w:rsidP="00184E71">
            <w:pPr>
              <w:rPr>
                <w:sz w:val="16"/>
                <w:szCs w:val="16"/>
              </w:rPr>
            </w:pPr>
            <w:r w:rsidRPr="00184E71">
              <w:rPr>
                <w:sz w:val="16"/>
                <w:szCs w:val="16"/>
              </w:rPr>
              <w:t>N/A</w:t>
            </w:r>
          </w:p>
        </w:tc>
        <w:tc>
          <w:tcPr>
            <w:tcW w:w="1240" w:type="dxa"/>
            <w:tcBorders>
              <w:top w:val="single" w:sz="4" w:space="0" w:color="auto"/>
              <w:left w:val="nil"/>
              <w:bottom w:val="single" w:sz="4" w:space="0" w:color="auto"/>
              <w:right w:val="single" w:sz="4" w:space="0" w:color="auto"/>
            </w:tcBorders>
            <w:shd w:val="clear" w:color="000000" w:fill="DDEBF7"/>
            <w:noWrap/>
          </w:tcPr>
          <w:p w14:paraId="4C4FCABC" w14:textId="77777777" w:rsidR="00184E71" w:rsidRPr="00184E71" w:rsidRDefault="00184E71" w:rsidP="00184E71">
            <w:pPr>
              <w:rPr>
                <w:sz w:val="16"/>
                <w:szCs w:val="16"/>
              </w:rPr>
            </w:pPr>
            <w:r w:rsidRPr="00184E71">
              <w:rPr>
                <w:sz w:val="16"/>
                <w:szCs w:val="16"/>
              </w:rPr>
              <w:t xml:space="preserve"> $12.76</w:t>
            </w:r>
          </w:p>
        </w:tc>
        <w:tc>
          <w:tcPr>
            <w:tcW w:w="1240" w:type="dxa"/>
            <w:tcBorders>
              <w:top w:val="single" w:sz="4" w:space="0" w:color="auto"/>
              <w:left w:val="nil"/>
              <w:bottom w:val="single" w:sz="4" w:space="0" w:color="auto"/>
              <w:right w:val="single" w:sz="8" w:space="0" w:color="auto"/>
            </w:tcBorders>
          </w:tcPr>
          <w:p w14:paraId="2C216A03" w14:textId="77777777" w:rsidR="00184E71" w:rsidRPr="00184E71" w:rsidRDefault="00184E71" w:rsidP="00184E71">
            <w:pPr>
              <w:rPr>
                <w:sz w:val="16"/>
                <w:szCs w:val="16"/>
              </w:rPr>
            </w:pPr>
            <w:r w:rsidRPr="00184E71">
              <w:rPr>
                <w:sz w:val="16"/>
                <w:szCs w:val="16"/>
              </w:rPr>
              <w:t xml:space="preserve"> $12.75 </w:t>
            </w:r>
          </w:p>
        </w:tc>
        <w:tc>
          <w:tcPr>
            <w:tcW w:w="1132" w:type="dxa"/>
            <w:tcBorders>
              <w:top w:val="single" w:sz="4" w:space="0" w:color="000000"/>
              <w:left w:val="single" w:sz="4" w:space="0" w:color="000000"/>
              <w:bottom w:val="single" w:sz="4" w:space="0" w:color="000000"/>
              <w:right w:val="single" w:sz="4" w:space="0" w:color="000000"/>
            </w:tcBorders>
            <w:shd w:val="clear" w:color="DEEAF6" w:fill="DEEAF6"/>
            <w:noWrap/>
            <w:vAlign w:val="bottom"/>
          </w:tcPr>
          <w:p w14:paraId="18ECB528" w14:textId="77777777" w:rsidR="00184E71" w:rsidRPr="00184E71" w:rsidRDefault="00184E71" w:rsidP="00184E71">
            <w:pPr>
              <w:rPr>
                <w:sz w:val="16"/>
                <w:szCs w:val="16"/>
              </w:rPr>
            </w:pPr>
            <w:r w:rsidRPr="00184E71">
              <w:rPr>
                <w:color w:val="000000"/>
                <w:sz w:val="16"/>
                <w:szCs w:val="16"/>
              </w:rPr>
              <w:t xml:space="preserve"> $     13.23 </w:t>
            </w:r>
          </w:p>
        </w:tc>
        <w:tc>
          <w:tcPr>
            <w:tcW w:w="907" w:type="dxa"/>
            <w:tcBorders>
              <w:top w:val="single" w:sz="4" w:space="0" w:color="000000"/>
              <w:left w:val="nil"/>
              <w:bottom w:val="single" w:sz="4" w:space="0" w:color="000000"/>
              <w:right w:val="single" w:sz="4" w:space="0" w:color="000000"/>
            </w:tcBorders>
            <w:vAlign w:val="bottom"/>
          </w:tcPr>
          <w:p w14:paraId="4BEE7E9F" w14:textId="77777777" w:rsidR="00184E71" w:rsidRPr="00184E71" w:rsidRDefault="00184E71" w:rsidP="00184E71">
            <w:pPr>
              <w:rPr>
                <w:sz w:val="16"/>
                <w:szCs w:val="16"/>
              </w:rPr>
            </w:pPr>
            <w:r w:rsidRPr="00184E71">
              <w:rPr>
                <w:color w:val="000000"/>
                <w:sz w:val="16"/>
                <w:szCs w:val="16"/>
              </w:rPr>
              <w:t xml:space="preserve"> $ 13.20 </w:t>
            </w:r>
          </w:p>
        </w:tc>
      </w:tr>
    </w:tbl>
    <w:p w14:paraId="1C157080" w14:textId="77777777" w:rsidR="00184E71" w:rsidRPr="00184E71" w:rsidRDefault="00184E71" w:rsidP="00184E71">
      <w:pPr>
        <w:tabs>
          <w:tab w:val="left" w:pos="720"/>
          <w:tab w:val="left" w:pos="1440"/>
        </w:tabs>
        <w:rPr>
          <w:sz w:val="16"/>
          <w:szCs w:val="19"/>
          <w:lang w:val="x-none" w:eastAsia="x-none"/>
        </w:rPr>
      </w:pPr>
    </w:p>
    <w:p w14:paraId="7D899A11" w14:textId="77777777" w:rsidR="00184E71" w:rsidRPr="00184E71" w:rsidRDefault="00184E71" w:rsidP="00184E71">
      <w:pPr>
        <w:tabs>
          <w:tab w:val="left" w:pos="720"/>
          <w:tab w:val="left" w:pos="1440"/>
        </w:tabs>
        <w:rPr>
          <w:sz w:val="16"/>
          <w:szCs w:val="19"/>
          <w:lang w:val="x-none" w:eastAsia="x-none"/>
        </w:rPr>
      </w:pPr>
      <w:r w:rsidRPr="00184E71">
        <w:rPr>
          <w:sz w:val="16"/>
          <w:szCs w:val="19"/>
          <w:lang w:val="x-none" w:eastAsia="x-none"/>
        </w:rPr>
        <w:t xml:space="preserve">**2018 base year </w:t>
      </w:r>
    </w:p>
    <w:p w14:paraId="22E86787" w14:textId="77777777" w:rsidR="00184E71" w:rsidRPr="00184E71" w:rsidRDefault="00184E71" w:rsidP="00184E71">
      <w:pPr>
        <w:tabs>
          <w:tab w:val="left" w:pos="720"/>
          <w:tab w:val="left" w:pos="1440"/>
        </w:tabs>
        <w:rPr>
          <w:sz w:val="16"/>
          <w:szCs w:val="19"/>
          <w:lang w:val="x-none" w:eastAsia="x-none"/>
        </w:rPr>
      </w:pPr>
    </w:p>
    <w:tbl>
      <w:tblPr>
        <w:tblStyle w:val="TableGrid"/>
        <w:tblW w:w="8388" w:type="dxa"/>
        <w:tblInd w:w="175" w:type="dxa"/>
        <w:tblLook w:val="04A0" w:firstRow="1" w:lastRow="0" w:firstColumn="1" w:lastColumn="0" w:noHBand="0" w:noVBand="1"/>
        <w:tblCaption w:val="Application fees"/>
        <w:tblDescription w:val="Application Fees in a table"/>
      </w:tblPr>
      <w:tblGrid>
        <w:gridCol w:w="2133"/>
        <w:gridCol w:w="1079"/>
        <w:gridCol w:w="885"/>
        <w:gridCol w:w="821"/>
        <w:gridCol w:w="742"/>
        <w:gridCol w:w="863"/>
        <w:gridCol w:w="887"/>
        <w:gridCol w:w="978"/>
      </w:tblGrid>
      <w:tr w:rsidR="00184E71" w:rsidRPr="00184E71" w14:paraId="0C73D0A3" w14:textId="77777777" w:rsidTr="00F70934">
        <w:trPr>
          <w:tblHeader/>
        </w:trPr>
        <w:tc>
          <w:tcPr>
            <w:tcW w:w="2133" w:type="dxa"/>
            <w:tcBorders>
              <w:bottom w:val="single" w:sz="4" w:space="0" w:color="auto"/>
            </w:tcBorders>
          </w:tcPr>
          <w:p w14:paraId="48D86881" w14:textId="77777777" w:rsidR="00184E71" w:rsidRPr="00184E71" w:rsidRDefault="00184E71" w:rsidP="00184E71">
            <w:pPr>
              <w:rPr>
                <w:sz w:val="16"/>
                <w:szCs w:val="16"/>
              </w:rPr>
            </w:pPr>
            <w:r w:rsidRPr="00184E71">
              <w:rPr>
                <w:sz w:val="16"/>
                <w:szCs w:val="16"/>
              </w:rPr>
              <w:t xml:space="preserve">License Type </w:t>
            </w:r>
          </w:p>
        </w:tc>
        <w:tc>
          <w:tcPr>
            <w:tcW w:w="1079" w:type="dxa"/>
            <w:tcBorders>
              <w:bottom w:val="single" w:sz="4" w:space="0" w:color="auto"/>
            </w:tcBorders>
          </w:tcPr>
          <w:p w14:paraId="312DFB20" w14:textId="77777777" w:rsidR="00184E71" w:rsidRPr="00184E71" w:rsidRDefault="00184E71" w:rsidP="00184E71">
            <w:pPr>
              <w:tabs>
                <w:tab w:val="left" w:pos="720"/>
                <w:tab w:val="left" w:pos="1440"/>
              </w:tabs>
              <w:rPr>
                <w:sz w:val="16"/>
                <w:szCs w:val="16"/>
                <w:lang w:eastAsia="x-none"/>
              </w:rPr>
            </w:pPr>
            <w:r w:rsidRPr="00184E71">
              <w:rPr>
                <w:sz w:val="16"/>
                <w:szCs w:val="16"/>
                <w:lang w:eastAsia="x-none"/>
              </w:rPr>
              <w:t>Residency</w:t>
            </w:r>
          </w:p>
        </w:tc>
        <w:tc>
          <w:tcPr>
            <w:tcW w:w="885" w:type="dxa"/>
            <w:tcBorders>
              <w:bottom w:val="single" w:sz="4" w:space="0" w:color="auto"/>
            </w:tcBorders>
            <w:shd w:val="clear" w:color="000000" w:fill="DDEBF7"/>
          </w:tcPr>
          <w:p w14:paraId="4C07C16F" w14:textId="77777777" w:rsidR="00184E71" w:rsidRPr="00184E71" w:rsidRDefault="00184E71" w:rsidP="00184E71">
            <w:pPr>
              <w:rPr>
                <w:sz w:val="16"/>
                <w:szCs w:val="16"/>
              </w:rPr>
            </w:pPr>
            <w:r w:rsidRPr="00184E71">
              <w:rPr>
                <w:sz w:val="16"/>
                <w:szCs w:val="16"/>
              </w:rPr>
              <w:t>2026</w:t>
            </w:r>
          </w:p>
        </w:tc>
        <w:tc>
          <w:tcPr>
            <w:tcW w:w="821" w:type="dxa"/>
            <w:tcBorders>
              <w:bottom w:val="single" w:sz="4" w:space="0" w:color="auto"/>
            </w:tcBorders>
          </w:tcPr>
          <w:p w14:paraId="60948BC0" w14:textId="77777777" w:rsidR="00184E71" w:rsidRPr="00184E71" w:rsidRDefault="00184E71" w:rsidP="00184E71">
            <w:pPr>
              <w:rPr>
                <w:sz w:val="16"/>
                <w:szCs w:val="16"/>
              </w:rPr>
            </w:pPr>
            <w:r w:rsidRPr="00184E71">
              <w:rPr>
                <w:sz w:val="16"/>
                <w:szCs w:val="16"/>
              </w:rPr>
              <w:t>2026</w:t>
            </w:r>
          </w:p>
        </w:tc>
        <w:tc>
          <w:tcPr>
            <w:tcW w:w="742" w:type="dxa"/>
            <w:tcBorders>
              <w:bottom w:val="single" w:sz="4" w:space="0" w:color="auto"/>
            </w:tcBorders>
          </w:tcPr>
          <w:p w14:paraId="3DC22914" w14:textId="77777777" w:rsidR="00184E71" w:rsidRPr="00184E71" w:rsidRDefault="00184E71" w:rsidP="00184E71">
            <w:pPr>
              <w:rPr>
                <w:sz w:val="16"/>
                <w:szCs w:val="16"/>
              </w:rPr>
            </w:pPr>
            <w:r w:rsidRPr="00184E71">
              <w:rPr>
                <w:sz w:val="16"/>
                <w:szCs w:val="16"/>
              </w:rPr>
              <w:t>2026</w:t>
            </w:r>
          </w:p>
        </w:tc>
        <w:tc>
          <w:tcPr>
            <w:tcW w:w="863" w:type="dxa"/>
            <w:tcBorders>
              <w:bottom w:val="single" w:sz="4" w:space="0" w:color="auto"/>
            </w:tcBorders>
            <w:shd w:val="clear" w:color="000000" w:fill="DDEBF7"/>
          </w:tcPr>
          <w:p w14:paraId="5CAEC66C" w14:textId="77777777" w:rsidR="00184E71" w:rsidRPr="00184E71" w:rsidRDefault="00184E71" w:rsidP="00184E71">
            <w:pPr>
              <w:rPr>
                <w:sz w:val="16"/>
                <w:szCs w:val="16"/>
              </w:rPr>
            </w:pPr>
            <w:r w:rsidRPr="00184E71">
              <w:rPr>
                <w:sz w:val="16"/>
                <w:szCs w:val="16"/>
              </w:rPr>
              <w:t>2027</w:t>
            </w:r>
          </w:p>
        </w:tc>
        <w:tc>
          <w:tcPr>
            <w:tcW w:w="887" w:type="dxa"/>
            <w:tcBorders>
              <w:bottom w:val="single" w:sz="4" w:space="0" w:color="auto"/>
            </w:tcBorders>
          </w:tcPr>
          <w:p w14:paraId="37FEF520" w14:textId="77777777" w:rsidR="00184E71" w:rsidRPr="00184E71" w:rsidRDefault="00184E71" w:rsidP="00184E71">
            <w:pPr>
              <w:rPr>
                <w:sz w:val="16"/>
                <w:szCs w:val="16"/>
              </w:rPr>
            </w:pPr>
            <w:r w:rsidRPr="00184E71">
              <w:rPr>
                <w:sz w:val="16"/>
                <w:szCs w:val="16"/>
              </w:rPr>
              <w:t>2027</w:t>
            </w:r>
          </w:p>
        </w:tc>
        <w:tc>
          <w:tcPr>
            <w:tcW w:w="978" w:type="dxa"/>
            <w:tcBorders>
              <w:bottom w:val="single" w:sz="4" w:space="0" w:color="auto"/>
            </w:tcBorders>
          </w:tcPr>
          <w:p w14:paraId="4B0EA8F0" w14:textId="77777777" w:rsidR="00184E71" w:rsidRPr="00184E71" w:rsidRDefault="00184E71" w:rsidP="00184E71">
            <w:pPr>
              <w:rPr>
                <w:sz w:val="16"/>
                <w:szCs w:val="16"/>
              </w:rPr>
            </w:pPr>
            <w:r w:rsidRPr="00184E71">
              <w:rPr>
                <w:sz w:val="16"/>
                <w:szCs w:val="16"/>
              </w:rPr>
              <w:t>2027</w:t>
            </w:r>
          </w:p>
        </w:tc>
      </w:tr>
      <w:tr w:rsidR="00184E71" w:rsidRPr="00184E71" w14:paraId="02EEFFED" w14:textId="77777777" w:rsidTr="00F70934">
        <w:trPr>
          <w:tblHeader/>
        </w:trPr>
        <w:tc>
          <w:tcPr>
            <w:tcW w:w="2133" w:type="dxa"/>
          </w:tcPr>
          <w:p w14:paraId="5217C1B3" w14:textId="77777777" w:rsidR="00184E71" w:rsidRPr="00184E71" w:rsidRDefault="00184E71" w:rsidP="00184E71">
            <w:pPr>
              <w:rPr>
                <w:sz w:val="16"/>
                <w:szCs w:val="16"/>
              </w:rPr>
            </w:pPr>
            <w:r w:rsidRPr="00184E71">
              <w:rPr>
                <w:sz w:val="16"/>
                <w:szCs w:val="16"/>
              </w:rPr>
              <w:t> </w:t>
            </w:r>
          </w:p>
        </w:tc>
        <w:tc>
          <w:tcPr>
            <w:tcW w:w="1079" w:type="dxa"/>
          </w:tcPr>
          <w:p w14:paraId="746ECA9D" w14:textId="77777777" w:rsidR="00184E71" w:rsidRPr="00184E71" w:rsidRDefault="00184E71" w:rsidP="00184E71">
            <w:pPr>
              <w:tabs>
                <w:tab w:val="left" w:pos="720"/>
                <w:tab w:val="left" w:pos="1440"/>
              </w:tabs>
              <w:rPr>
                <w:sz w:val="16"/>
                <w:szCs w:val="16"/>
                <w:lang w:val="x-none" w:eastAsia="x-none"/>
              </w:rPr>
            </w:pPr>
          </w:p>
        </w:tc>
        <w:tc>
          <w:tcPr>
            <w:tcW w:w="885" w:type="dxa"/>
            <w:shd w:val="clear" w:color="auto" w:fill="DEEAF6" w:themeFill="accent1" w:themeFillTint="33"/>
          </w:tcPr>
          <w:p w14:paraId="595FDA07" w14:textId="77777777" w:rsidR="00184E71" w:rsidRPr="00184E71" w:rsidRDefault="00184E71" w:rsidP="00184E71">
            <w:pPr>
              <w:rPr>
                <w:sz w:val="16"/>
                <w:szCs w:val="16"/>
              </w:rPr>
            </w:pPr>
            <w:r w:rsidRPr="00184E71">
              <w:rPr>
                <w:sz w:val="16"/>
                <w:szCs w:val="16"/>
              </w:rPr>
              <w:t>CPI Adjusted Statutory Lid**</w:t>
            </w:r>
          </w:p>
        </w:tc>
        <w:tc>
          <w:tcPr>
            <w:tcW w:w="821" w:type="dxa"/>
          </w:tcPr>
          <w:p w14:paraId="4D3C1516" w14:textId="77777777" w:rsidR="00184E71" w:rsidRPr="00184E71" w:rsidRDefault="00184E71" w:rsidP="00184E71">
            <w:pPr>
              <w:rPr>
                <w:sz w:val="16"/>
                <w:szCs w:val="16"/>
              </w:rPr>
            </w:pPr>
            <w:r w:rsidRPr="00184E71">
              <w:rPr>
                <w:sz w:val="16"/>
                <w:szCs w:val="16"/>
              </w:rPr>
              <w:t>With annual increase in CPI only</w:t>
            </w:r>
          </w:p>
        </w:tc>
        <w:tc>
          <w:tcPr>
            <w:tcW w:w="742" w:type="dxa"/>
          </w:tcPr>
          <w:p w14:paraId="1501BEF7" w14:textId="77777777" w:rsidR="00184E71" w:rsidRPr="00184E71" w:rsidRDefault="00184E71" w:rsidP="00184E71">
            <w:pPr>
              <w:rPr>
                <w:sz w:val="16"/>
                <w:szCs w:val="16"/>
              </w:rPr>
            </w:pPr>
            <w:r w:rsidRPr="00184E71">
              <w:rPr>
                <w:sz w:val="16"/>
                <w:szCs w:val="16"/>
              </w:rPr>
              <w:t>Actual Price*</w:t>
            </w:r>
          </w:p>
        </w:tc>
        <w:tc>
          <w:tcPr>
            <w:tcW w:w="863" w:type="dxa"/>
            <w:shd w:val="clear" w:color="000000" w:fill="DDEBF7"/>
          </w:tcPr>
          <w:p w14:paraId="7F07D8A0" w14:textId="77777777" w:rsidR="00184E71" w:rsidRPr="00184E71" w:rsidRDefault="00184E71" w:rsidP="00184E71">
            <w:pPr>
              <w:rPr>
                <w:sz w:val="16"/>
                <w:szCs w:val="16"/>
              </w:rPr>
            </w:pPr>
            <w:r w:rsidRPr="00184E71">
              <w:rPr>
                <w:sz w:val="16"/>
                <w:szCs w:val="16"/>
              </w:rPr>
              <w:t>CPI Adjusted Statutory Lid**</w:t>
            </w:r>
          </w:p>
        </w:tc>
        <w:tc>
          <w:tcPr>
            <w:tcW w:w="887" w:type="dxa"/>
          </w:tcPr>
          <w:p w14:paraId="6B0E7C97" w14:textId="77777777" w:rsidR="00184E71" w:rsidRPr="00184E71" w:rsidRDefault="00184E71" w:rsidP="00184E71">
            <w:pPr>
              <w:rPr>
                <w:sz w:val="16"/>
                <w:szCs w:val="16"/>
              </w:rPr>
            </w:pPr>
            <w:r w:rsidRPr="00184E71">
              <w:rPr>
                <w:sz w:val="16"/>
                <w:szCs w:val="16"/>
              </w:rPr>
              <w:t>With annual increase in CPI only</w:t>
            </w:r>
          </w:p>
        </w:tc>
        <w:tc>
          <w:tcPr>
            <w:tcW w:w="978" w:type="dxa"/>
          </w:tcPr>
          <w:p w14:paraId="25CEA079" w14:textId="77777777" w:rsidR="00184E71" w:rsidRPr="00184E71" w:rsidRDefault="00184E71" w:rsidP="00184E71">
            <w:pPr>
              <w:rPr>
                <w:sz w:val="16"/>
                <w:szCs w:val="16"/>
              </w:rPr>
            </w:pPr>
            <w:r w:rsidRPr="00184E71">
              <w:rPr>
                <w:sz w:val="16"/>
                <w:szCs w:val="16"/>
              </w:rPr>
              <w:t>Proposed Price*</w:t>
            </w:r>
          </w:p>
        </w:tc>
      </w:tr>
      <w:tr w:rsidR="00184E71" w:rsidRPr="00184E71" w14:paraId="0AA155DB" w14:textId="77777777" w:rsidTr="00F70934">
        <w:tc>
          <w:tcPr>
            <w:tcW w:w="2133" w:type="dxa"/>
            <w:tcBorders>
              <w:top w:val="single" w:sz="4" w:space="0" w:color="auto"/>
              <w:bottom w:val="single" w:sz="4" w:space="0" w:color="auto"/>
              <w:right w:val="single" w:sz="4" w:space="0" w:color="auto"/>
            </w:tcBorders>
          </w:tcPr>
          <w:p w14:paraId="25DCE2E4" w14:textId="77777777" w:rsidR="00184E71" w:rsidRPr="00184E71" w:rsidRDefault="00184E71" w:rsidP="00184E71">
            <w:pPr>
              <w:rPr>
                <w:sz w:val="16"/>
                <w:szCs w:val="16"/>
              </w:rPr>
            </w:pPr>
            <w:r w:rsidRPr="00184E71">
              <w:rPr>
                <w:sz w:val="16"/>
                <w:szCs w:val="16"/>
              </w:rPr>
              <w:t>Non-refundable application-processing fee</w:t>
            </w:r>
          </w:p>
        </w:tc>
        <w:tc>
          <w:tcPr>
            <w:tcW w:w="1079" w:type="dxa"/>
            <w:tcBorders>
              <w:top w:val="single" w:sz="4" w:space="0" w:color="auto"/>
              <w:left w:val="single" w:sz="4" w:space="0" w:color="auto"/>
              <w:bottom w:val="single" w:sz="4" w:space="0" w:color="auto"/>
              <w:right w:val="single" w:sz="4" w:space="0" w:color="auto"/>
            </w:tcBorders>
          </w:tcPr>
          <w:p w14:paraId="25F91CB9" w14:textId="77777777" w:rsidR="00184E71" w:rsidRPr="00184E71" w:rsidRDefault="00184E71" w:rsidP="00184E71">
            <w:pPr>
              <w:tabs>
                <w:tab w:val="left" w:pos="720"/>
                <w:tab w:val="left" w:pos="1440"/>
              </w:tabs>
              <w:rPr>
                <w:sz w:val="16"/>
                <w:szCs w:val="16"/>
                <w:lang w:eastAsia="x-none"/>
              </w:rPr>
            </w:pPr>
            <w:r w:rsidRPr="00184E71">
              <w:rPr>
                <w:sz w:val="16"/>
                <w:szCs w:val="16"/>
                <w:lang w:eastAsia="x-none"/>
              </w:rPr>
              <w:t>Resident</w:t>
            </w:r>
          </w:p>
        </w:tc>
        <w:tc>
          <w:tcPr>
            <w:tcW w:w="88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0CFB228" w14:textId="77777777" w:rsidR="00184E71" w:rsidRPr="00184E71" w:rsidRDefault="00184E71" w:rsidP="00184E71">
            <w:pPr>
              <w:jc w:val="center"/>
              <w:rPr>
                <w:sz w:val="16"/>
                <w:szCs w:val="16"/>
              </w:rPr>
            </w:pPr>
            <w:r w:rsidRPr="00184E71">
              <w:rPr>
                <w:sz w:val="16"/>
                <w:szCs w:val="16"/>
              </w:rPr>
              <w:t>$ 8.93</w:t>
            </w:r>
          </w:p>
        </w:tc>
        <w:tc>
          <w:tcPr>
            <w:tcW w:w="821" w:type="dxa"/>
            <w:tcBorders>
              <w:top w:val="single" w:sz="4" w:space="0" w:color="auto"/>
              <w:left w:val="single" w:sz="4" w:space="0" w:color="auto"/>
              <w:bottom w:val="single" w:sz="4" w:space="0" w:color="auto"/>
              <w:right w:val="single" w:sz="4" w:space="0" w:color="auto"/>
            </w:tcBorders>
            <w:vAlign w:val="center"/>
          </w:tcPr>
          <w:p w14:paraId="1AF29747" w14:textId="77777777" w:rsidR="00184E71" w:rsidRPr="00184E71" w:rsidRDefault="00184E71" w:rsidP="00184E71">
            <w:pPr>
              <w:jc w:val="center"/>
              <w:rPr>
                <w:sz w:val="16"/>
                <w:szCs w:val="16"/>
              </w:rPr>
            </w:pPr>
            <w:r w:rsidRPr="00184E71">
              <w:rPr>
                <w:sz w:val="16"/>
                <w:szCs w:val="16"/>
              </w:rPr>
              <w:t>$ 8.19</w:t>
            </w:r>
          </w:p>
        </w:tc>
        <w:tc>
          <w:tcPr>
            <w:tcW w:w="742" w:type="dxa"/>
            <w:tcBorders>
              <w:top w:val="single" w:sz="4" w:space="0" w:color="auto"/>
              <w:left w:val="single" w:sz="4" w:space="0" w:color="auto"/>
              <w:bottom w:val="single" w:sz="4" w:space="0" w:color="auto"/>
              <w:right w:val="single" w:sz="4" w:space="0" w:color="auto"/>
            </w:tcBorders>
            <w:vAlign w:val="center"/>
          </w:tcPr>
          <w:p w14:paraId="67A24419" w14:textId="77777777" w:rsidR="00184E71" w:rsidRPr="00184E71" w:rsidRDefault="00184E71" w:rsidP="00184E71">
            <w:pPr>
              <w:jc w:val="center"/>
              <w:rPr>
                <w:sz w:val="16"/>
                <w:szCs w:val="16"/>
              </w:rPr>
            </w:pPr>
            <w:r w:rsidRPr="00184E71">
              <w:rPr>
                <w:sz w:val="16"/>
                <w:szCs w:val="16"/>
              </w:rPr>
              <w:t>$ 8.00</w:t>
            </w:r>
          </w:p>
        </w:tc>
        <w:tc>
          <w:tcPr>
            <w:tcW w:w="86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571B73F5" w14:textId="77777777" w:rsidR="00184E71" w:rsidRPr="00184E71" w:rsidRDefault="00184E71" w:rsidP="00184E71">
            <w:pPr>
              <w:jc w:val="center"/>
              <w:rPr>
                <w:sz w:val="16"/>
                <w:szCs w:val="16"/>
              </w:rPr>
            </w:pPr>
            <w:r w:rsidRPr="00184E71">
              <w:rPr>
                <w:color w:val="000000"/>
                <w:sz w:val="16"/>
                <w:szCs w:val="16"/>
              </w:rPr>
              <w:t>$ 9.26</w:t>
            </w:r>
          </w:p>
        </w:tc>
        <w:tc>
          <w:tcPr>
            <w:tcW w:w="887" w:type="dxa"/>
            <w:tcBorders>
              <w:top w:val="single" w:sz="4" w:space="0" w:color="000000"/>
              <w:left w:val="nil"/>
              <w:bottom w:val="single" w:sz="4" w:space="0" w:color="000000"/>
              <w:right w:val="single" w:sz="4" w:space="0" w:color="000000"/>
            </w:tcBorders>
            <w:vAlign w:val="center"/>
          </w:tcPr>
          <w:p w14:paraId="533C6807" w14:textId="77777777" w:rsidR="00184E71" w:rsidRPr="00184E71" w:rsidRDefault="00184E71" w:rsidP="00184E71">
            <w:pPr>
              <w:jc w:val="center"/>
              <w:rPr>
                <w:sz w:val="16"/>
                <w:szCs w:val="16"/>
              </w:rPr>
            </w:pPr>
            <w:r w:rsidRPr="00184E71">
              <w:rPr>
                <w:color w:val="000000"/>
                <w:sz w:val="16"/>
                <w:szCs w:val="16"/>
              </w:rPr>
              <w:t>$  9.26</w:t>
            </w:r>
          </w:p>
        </w:tc>
        <w:tc>
          <w:tcPr>
            <w:tcW w:w="978" w:type="dxa"/>
            <w:tcBorders>
              <w:top w:val="single" w:sz="4" w:space="0" w:color="000000"/>
              <w:left w:val="nil"/>
              <w:bottom w:val="single" w:sz="4" w:space="0" w:color="000000"/>
              <w:right w:val="single" w:sz="8" w:space="0" w:color="000000"/>
            </w:tcBorders>
            <w:vAlign w:val="center"/>
          </w:tcPr>
          <w:p w14:paraId="4F6FAF35" w14:textId="77777777" w:rsidR="00184E71" w:rsidRPr="00184E71" w:rsidRDefault="00184E71" w:rsidP="00184E71">
            <w:pPr>
              <w:jc w:val="center"/>
              <w:rPr>
                <w:sz w:val="16"/>
                <w:szCs w:val="16"/>
              </w:rPr>
            </w:pPr>
            <w:r w:rsidRPr="00184E71">
              <w:rPr>
                <w:color w:val="000000"/>
                <w:sz w:val="16"/>
                <w:szCs w:val="16"/>
              </w:rPr>
              <w:t>$     9.25</w:t>
            </w:r>
          </w:p>
        </w:tc>
      </w:tr>
      <w:tr w:rsidR="00184E71" w:rsidRPr="00184E71" w14:paraId="3B6369D7" w14:textId="77777777" w:rsidTr="00F70934">
        <w:tc>
          <w:tcPr>
            <w:tcW w:w="2133" w:type="dxa"/>
            <w:tcBorders>
              <w:top w:val="single" w:sz="4" w:space="0" w:color="auto"/>
              <w:bottom w:val="single" w:sz="4" w:space="0" w:color="auto"/>
              <w:right w:val="single" w:sz="4" w:space="0" w:color="auto"/>
            </w:tcBorders>
          </w:tcPr>
          <w:p w14:paraId="6A675E9D" w14:textId="77777777" w:rsidR="00184E71" w:rsidRPr="00184E71" w:rsidRDefault="00184E71" w:rsidP="00184E71">
            <w:pPr>
              <w:rPr>
                <w:sz w:val="16"/>
                <w:szCs w:val="16"/>
              </w:rPr>
            </w:pPr>
            <w:r w:rsidRPr="00184E71">
              <w:rPr>
                <w:sz w:val="16"/>
                <w:szCs w:val="16"/>
              </w:rPr>
              <w:t>Non-refundable application-processing fee</w:t>
            </w:r>
          </w:p>
        </w:tc>
        <w:tc>
          <w:tcPr>
            <w:tcW w:w="1079" w:type="dxa"/>
            <w:tcBorders>
              <w:top w:val="single" w:sz="4" w:space="0" w:color="auto"/>
              <w:left w:val="single" w:sz="4" w:space="0" w:color="auto"/>
              <w:bottom w:val="single" w:sz="4" w:space="0" w:color="auto"/>
              <w:right w:val="single" w:sz="4" w:space="0" w:color="auto"/>
            </w:tcBorders>
          </w:tcPr>
          <w:p w14:paraId="1AA5A5BF" w14:textId="77777777" w:rsidR="00184E71" w:rsidRPr="00184E71" w:rsidRDefault="00184E71" w:rsidP="00184E71">
            <w:pPr>
              <w:tabs>
                <w:tab w:val="left" w:pos="720"/>
                <w:tab w:val="left" w:pos="1440"/>
              </w:tabs>
              <w:rPr>
                <w:sz w:val="16"/>
                <w:szCs w:val="16"/>
                <w:lang w:eastAsia="x-none"/>
              </w:rPr>
            </w:pPr>
            <w:r w:rsidRPr="00184E71">
              <w:rPr>
                <w:sz w:val="16"/>
                <w:szCs w:val="16"/>
                <w:lang w:eastAsia="x-none"/>
              </w:rPr>
              <w:t>Nonresident</w:t>
            </w:r>
          </w:p>
        </w:tc>
        <w:tc>
          <w:tcPr>
            <w:tcW w:w="88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FD45BC3" w14:textId="77777777" w:rsidR="00184E71" w:rsidRPr="00184E71" w:rsidRDefault="00184E71" w:rsidP="00184E71">
            <w:pPr>
              <w:jc w:val="center"/>
              <w:rPr>
                <w:sz w:val="16"/>
                <w:szCs w:val="16"/>
              </w:rPr>
            </w:pPr>
            <w:r w:rsidRPr="00184E71">
              <w:rPr>
                <w:sz w:val="16"/>
                <w:szCs w:val="16"/>
              </w:rPr>
              <w:t>$ 11.49</w:t>
            </w:r>
          </w:p>
        </w:tc>
        <w:tc>
          <w:tcPr>
            <w:tcW w:w="821" w:type="dxa"/>
            <w:tcBorders>
              <w:top w:val="single" w:sz="4" w:space="0" w:color="auto"/>
              <w:left w:val="single" w:sz="4" w:space="0" w:color="auto"/>
              <w:bottom w:val="single" w:sz="4" w:space="0" w:color="auto"/>
              <w:right w:val="single" w:sz="4" w:space="0" w:color="auto"/>
            </w:tcBorders>
            <w:vAlign w:val="center"/>
          </w:tcPr>
          <w:p w14:paraId="70D13DB3" w14:textId="77777777" w:rsidR="00184E71" w:rsidRPr="00184E71" w:rsidRDefault="00184E71" w:rsidP="00184E71">
            <w:pPr>
              <w:jc w:val="center"/>
              <w:rPr>
                <w:sz w:val="16"/>
                <w:szCs w:val="16"/>
              </w:rPr>
            </w:pPr>
            <w:r w:rsidRPr="00184E71">
              <w:rPr>
                <w:sz w:val="16"/>
                <w:szCs w:val="16"/>
              </w:rPr>
              <w:t>$ 11.26</w:t>
            </w:r>
          </w:p>
        </w:tc>
        <w:tc>
          <w:tcPr>
            <w:tcW w:w="742" w:type="dxa"/>
            <w:tcBorders>
              <w:top w:val="single" w:sz="4" w:space="0" w:color="auto"/>
              <w:left w:val="single" w:sz="4" w:space="0" w:color="auto"/>
              <w:bottom w:val="single" w:sz="4" w:space="0" w:color="auto"/>
              <w:right w:val="single" w:sz="4" w:space="0" w:color="auto"/>
            </w:tcBorders>
            <w:vAlign w:val="center"/>
          </w:tcPr>
          <w:p w14:paraId="2638F184" w14:textId="77777777" w:rsidR="00184E71" w:rsidRPr="00184E71" w:rsidRDefault="00184E71" w:rsidP="00184E71">
            <w:pPr>
              <w:jc w:val="center"/>
              <w:rPr>
                <w:sz w:val="16"/>
                <w:szCs w:val="16"/>
              </w:rPr>
            </w:pPr>
            <w:r w:rsidRPr="00184E71">
              <w:rPr>
                <w:sz w:val="16"/>
                <w:szCs w:val="16"/>
              </w:rPr>
              <w:t>$ 11.00</w:t>
            </w:r>
          </w:p>
        </w:tc>
        <w:tc>
          <w:tcPr>
            <w:tcW w:w="863" w:type="dxa"/>
            <w:tcBorders>
              <w:top w:val="nil"/>
              <w:left w:val="single" w:sz="4" w:space="0" w:color="000000"/>
              <w:bottom w:val="single" w:sz="4" w:space="0" w:color="000000"/>
              <w:right w:val="single" w:sz="4" w:space="0" w:color="000000"/>
            </w:tcBorders>
            <w:shd w:val="clear" w:color="auto" w:fill="DEEAF6" w:themeFill="accent1" w:themeFillTint="33"/>
            <w:vAlign w:val="center"/>
          </w:tcPr>
          <w:p w14:paraId="71962799" w14:textId="77777777" w:rsidR="00184E71" w:rsidRPr="00184E71" w:rsidRDefault="00184E71" w:rsidP="00184E71">
            <w:pPr>
              <w:jc w:val="center"/>
              <w:rPr>
                <w:sz w:val="16"/>
                <w:szCs w:val="16"/>
              </w:rPr>
            </w:pPr>
            <w:r w:rsidRPr="00184E71">
              <w:rPr>
                <w:color w:val="000000"/>
                <w:sz w:val="16"/>
                <w:szCs w:val="16"/>
              </w:rPr>
              <w:t>$ 11.90</w:t>
            </w:r>
          </w:p>
        </w:tc>
        <w:tc>
          <w:tcPr>
            <w:tcW w:w="887" w:type="dxa"/>
            <w:tcBorders>
              <w:top w:val="nil"/>
              <w:left w:val="nil"/>
              <w:bottom w:val="single" w:sz="4" w:space="0" w:color="000000"/>
              <w:right w:val="single" w:sz="4" w:space="0" w:color="000000"/>
            </w:tcBorders>
            <w:vAlign w:val="center"/>
          </w:tcPr>
          <w:p w14:paraId="2879FFD6" w14:textId="77777777" w:rsidR="00184E71" w:rsidRPr="00184E71" w:rsidRDefault="00184E71" w:rsidP="00184E71">
            <w:pPr>
              <w:jc w:val="center"/>
              <w:rPr>
                <w:sz w:val="16"/>
                <w:szCs w:val="16"/>
              </w:rPr>
            </w:pPr>
            <w:r w:rsidRPr="00184E71">
              <w:rPr>
                <w:color w:val="000000"/>
                <w:sz w:val="16"/>
                <w:szCs w:val="16"/>
              </w:rPr>
              <w:t>$ 11.90</w:t>
            </w:r>
          </w:p>
        </w:tc>
        <w:tc>
          <w:tcPr>
            <w:tcW w:w="978" w:type="dxa"/>
            <w:tcBorders>
              <w:top w:val="nil"/>
              <w:left w:val="nil"/>
              <w:bottom w:val="single" w:sz="4" w:space="0" w:color="000000"/>
              <w:right w:val="single" w:sz="8" w:space="0" w:color="000000"/>
            </w:tcBorders>
            <w:vAlign w:val="center"/>
          </w:tcPr>
          <w:p w14:paraId="6B5873E8" w14:textId="77777777" w:rsidR="00184E71" w:rsidRPr="00184E71" w:rsidRDefault="00184E71" w:rsidP="00184E71">
            <w:pPr>
              <w:jc w:val="center"/>
              <w:rPr>
                <w:sz w:val="16"/>
                <w:szCs w:val="16"/>
              </w:rPr>
            </w:pPr>
            <w:r w:rsidRPr="00184E71">
              <w:rPr>
                <w:color w:val="000000"/>
                <w:sz w:val="16"/>
                <w:szCs w:val="16"/>
              </w:rPr>
              <w:t>$  11.90</w:t>
            </w:r>
          </w:p>
        </w:tc>
      </w:tr>
    </w:tbl>
    <w:p w14:paraId="6FE03FEF" w14:textId="77777777" w:rsidR="00184E71" w:rsidRPr="00184E71" w:rsidRDefault="00184E71" w:rsidP="00184E71">
      <w:pPr>
        <w:tabs>
          <w:tab w:val="left" w:pos="720"/>
          <w:tab w:val="left" w:pos="1440"/>
        </w:tabs>
        <w:rPr>
          <w:sz w:val="16"/>
          <w:szCs w:val="19"/>
          <w:lang w:val="x-none" w:eastAsia="x-none"/>
        </w:rPr>
      </w:pPr>
      <w:r w:rsidRPr="00184E71">
        <w:rPr>
          <w:sz w:val="16"/>
          <w:szCs w:val="19"/>
          <w:lang w:val="x-none" w:eastAsia="x-none"/>
        </w:rPr>
        <w:t xml:space="preserve">**2018 base year </w:t>
      </w:r>
    </w:p>
    <w:p w14:paraId="0901A412" w14:textId="77777777" w:rsidR="00184E71" w:rsidRPr="00184E71" w:rsidRDefault="00184E71" w:rsidP="00184E71">
      <w:pPr>
        <w:tabs>
          <w:tab w:val="left" w:pos="720"/>
          <w:tab w:val="left" w:pos="1440"/>
        </w:tabs>
        <w:rPr>
          <w:sz w:val="16"/>
          <w:szCs w:val="19"/>
          <w:highlight w:val="yellow"/>
          <w:lang w:val="x-none" w:eastAsia="x-none"/>
        </w:rPr>
      </w:pPr>
    </w:p>
    <w:tbl>
      <w:tblPr>
        <w:tblW w:w="6501"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9"/>
        <w:gridCol w:w="962"/>
        <w:gridCol w:w="960"/>
        <w:gridCol w:w="889"/>
        <w:gridCol w:w="981"/>
      </w:tblGrid>
      <w:tr w:rsidR="00184E71" w:rsidRPr="00184E71" w14:paraId="336EF1D8" w14:textId="77777777" w:rsidTr="00F70934">
        <w:trPr>
          <w:trHeight w:val="349"/>
        </w:trPr>
        <w:tc>
          <w:tcPr>
            <w:tcW w:w="2709" w:type="dxa"/>
            <w:hideMark/>
          </w:tcPr>
          <w:p w14:paraId="1EFFFDEA" w14:textId="77777777" w:rsidR="00184E71" w:rsidRPr="00184E71" w:rsidRDefault="00184E71" w:rsidP="00184E71">
            <w:pPr>
              <w:rPr>
                <w:sz w:val="16"/>
                <w:szCs w:val="16"/>
              </w:rPr>
            </w:pPr>
            <w:r w:rsidRPr="00184E71">
              <w:rPr>
                <w:sz w:val="16"/>
                <w:szCs w:val="16"/>
              </w:rPr>
              <w:lastRenderedPageBreak/>
              <w:t xml:space="preserve">Colorado State Wildlife Area Passes </w:t>
            </w:r>
          </w:p>
        </w:tc>
        <w:tc>
          <w:tcPr>
            <w:tcW w:w="962" w:type="dxa"/>
            <w:shd w:val="clear" w:color="000000" w:fill="DDEBF7"/>
            <w:noWrap/>
            <w:hideMark/>
          </w:tcPr>
          <w:p w14:paraId="5DBCB666" w14:textId="77777777" w:rsidR="00184E71" w:rsidRPr="00184E71" w:rsidRDefault="00184E71" w:rsidP="00184E71">
            <w:pPr>
              <w:rPr>
                <w:sz w:val="16"/>
                <w:szCs w:val="16"/>
              </w:rPr>
            </w:pPr>
            <w:r w:rsidRPr="00184E71">
              <w:rPr>
                <w:sz w:val="16"/>
                <w:szCs w:val="16"/>
              </w:rPr>
              <w:t>2026</w:t>
            </w:r>
          </w:p>
        </w:tc>
        <w:tc>
          <w:tcPr>
            <w:tcW w:w="960" w:type="dxa"/>
            <w:hideMark/>
          </w:tcPr>
          <w:p w14:paraId="2BAE5055" w14:textId="77777777" w:rsidR="00184E71" w:rsidRPr="00184E71" w:rsidRDefault="00184E71" w:rsidP="00184E71">
            <w:pPr>
              <w:rPr>
                <w:sz w:val="16"/>
                <w:szCs w:val="16"/>
              </w:rPr>
            </w:pPr>
            <w:r w:rsidRPr="00184E71">
              <w:rPr>
                <w:sz w:val="16"/>
                <w:szCs w:val="16"/>
              </w:rPr>
              <w:t>2026</w:t>
            </w:r>
          </w:p>
        </w:tc>
        <w:tc>
          <w:tcPr>
            <w:tcW w:w="889" w:type="dxa"/>
            <w:shd w:val="clear" w:color="000000" w:fill="DDEBF7"/>
            <w:noWrap/>
          </w:tcPr>
          <w:p w14:paraId="594C8839" w14:textId="77777777" w:rsidR="00184E71" w:rsidRPr="00184E71" w:rsidRDefault="00184E71" w:rsidP="00184E71">
            <w:pPr>
              <w:rPr>
                <w:sz w:val="16"/>
                <w:szCs w:val="16"/>
              </w:rPr>
            </w:pPr>
            <w:r w:rsidRPr="00184E71">
              <w:rPr>
                <w:sz w:val="16"/>
                <w:szCs w:val="16"/>
              </w:rPr>
              <w:t>2027</w:t>
            </w:r>
          </w:p>
        </w:tc>
        <w:tc>
          <w:tcPr>
            <w:tcW w:w="981" w:type="dxa"/>
            <w:noWrap/>
          </w:tcPr>
          <w:p w14:paraId="6812C726" w14:textId="77777777" w:rsidR="00184E71" w:rsidRPr="00184E71" w:rsidRDefault="00184E71" w:rsidP="00184E71">
            <w:pPr>
              <w:rPr>
                <w:sz w:val="16"/>
                <w:szCs w:val="16"/>
              </w:rPr>
            </w:pPr>
            <w:r w:rsidRPr="00184E71">
              <w:rPr>
                <w:sz w:val="16"/>
                <w:szCs w:val="16"/>
              </w:rPr>
              <w:t>2027</w:t>
            </w:r>
          </w:p>
        </w:tc>
      </w:tr>
      <w:tr w:rsidR="00184E71" w:rsidRPr="00184E71" w14:paraId="4631866D" w14:textId="77777777" w:rsidTr="00F70934">
        <w:trPr>
          <w:trHeight w:val="565"/>
        </w:trPr>
        <w:tc>
          <w:tcPr>
            <w:tcW w:w="2709" w:type="dxa"/>
            <w:hideMark/>
          </w:tcPr>
          <w:p w14:paraId="4240BAAB" w14:textId="77777777" w:rsidR="00184E71" w:rsidRPr="00184E71" w:rsidRDefault="00184E71" w:rsidP="00184E71">
            <w:pPr>
              <w:rPr>
                <w:sz w:val="16"/>
                <w:szCs w:val="16"/>
              </w:rPr>
            </w:pPr>
            <w:r w:rsidRPr="00184E71">
              <w:rPr>
                <w:sz w:val="16"/>
                <w:szCs w:val="16"/>
              </w:rPr>
              <w:t> </w:t>
            </w:r>
          </w:p>
        </w:tc>
        <w:tc>
          <w:tcPr>
            <w:tcW w:w="962" w:type="dxa"/>
            <w:shd w:val="clear" w:color="000000" w:fill="DDEBF7"/>
            <w:hideMark/>
          </w:tcPr>
          <w:p w14:paraId="48460BBC" w14:textId="77777777" w:rsidR="00184E71" w:rsidRPr="00184E71" w:rsidRDefault="00184E71" w:rsidP="00184E71">
            <w:pPr>
              <w:rPr>
                <w:sz w:val="16"/>
                <w:szCs w:val="16"/>
              </w:rPr>
            </w:pPr>
            <w:r w:rsidRPr="00184E71">
              <w:rPr>
                <w:sz w:val="16"/>
                <w:szCs w:val="16"/>
              </w:rPr>
              <w:t>CPI Adjusted Statutory Lid</w:t>
            </w:r>
          </w:p>
        </w:tc>
        <w:tc>
          <w:tcPr>
            <w:tcW w:w="960" w:type="dxa"/>
            <w:tcBorders>
              <w:bottom w:val="single" w:sz="4" w:space="0" w:color="auto"/>
            </w:tcBorders>
            <w:hideMark/>
          </w:tcPr>
          <w:p w14:paraId="423D0E6D" w14:textId="77777777" w:rsidR="00184E71" w:rsidRPr="00184E71" w:rsidRDefault="00184E71" w:rsidP="00184E71">
            <w:pPr>
              <w:rPr>
                <w:bCs/>
                <w:sz w:val="16"/>
                <w:szCs w:val="16"/>
              </w:rPr>
            </w:pPr>
            <w:r w:rsidRPr="00184E71">
              <w:rPr>
                <w:bCs/>
                <w:sz w:val="16"/>
                <w:szCs w:val="16"/>
              </w:rPr>
              <w:t>Proposed Price*</w:t>
            </w:r>
          </w:p>
        </w:tc>
        <w:tc>
          <w:tcPr>
            <w:tcW w:w="889" w:type="dxa"/>
            <w:shd w:val="clear" w:color="000000" w:fill="DDEBF7"/>
          </w:tcPr>
          <w:p w14:paraId="3B5F515A" w14:textId="77777777" w:rsidR="00184E71" w:rsidRPr="00184E71" w:rsidRDefault="00184E71" w:rsidP="00184E71">
            <w:pPr>
              <w:rPr>
                <w:sz w:val="16"/>
                <w:szCs w:val="16"/>
              </w:rPr>
            </w:pPr>
            <w:r w:rsidRPr="00184E71">
              <w:rPr>
                <w:sz w:val="16"/>
                <w:szCs w:val="16"/>
              </w:rPr>
              <w:t>CPI Adjusted Statutory Lid**</w:t>
            </w:r>
          </w:p>
        </w:tc>
        <w:tc>
          <w:tcPr>
            <w:tcW w:w="981" w:type="dxa"/>
          </w:tcPr>
          <w:p w14:paraId="52C0B6CC" w14:textId="77777777" w:rsidR="00184E71" w:rsidRPr="00184E71" w:rsidRDefault="00184E71" w:rsidP="00184E71">
            <w:pPr>
              <w:rPr>
                <w:bCs/>
                <w:sz w:val="16"/>
                <w:szCs w:val="16"/>
              </w:rPr>
            </w:pPr>
            <w:r w:rsidRPr="00184E71">
              <w:rPr>
                <w:bCs/>
                <w:sz w:val="16"/>
                <w:szCs w:val="16"/>
              </w:rPr>
              <w:t>Proposed Price*</w:t>
            </w:r>
          </w:p>
        </w:tc>
      </w:tr>
      <w:tr w:rsidR="00184E71" w:rsidRPr="00184E71" w14:paraId="720DB403" w14:textId="77777777" w:rsidTr="00F70934">
        <w:trPr>
          <w:trHeight w:val="422"/>
        </w:trPr>
        <w:tc>
          <w:tcPr>
            <w:tcW w:w="2709" w:type="dxa"/>
            <w:shd w:val="clear" w:color="auto" w:fill="E2EFD9" w:themeFill="accent6" w:themeFillTint="33"/>
            <w:hideMark/>
          </w:tcPr>
          <w:p w14:paraId="74FEE706" w14:textId="77777777" w:rsidR="00184E71" w:rsidRPr="00184E71" w:rsidRDefault="00184E71" w:rsidP="00184E71">
            <w:pPr>
              <w:rPr>
                <w:sz w:val="16"/>
                <w:szCs w:val="16"/>
              </w:rPr>
            </w:pPr>
            <w:r w:rsidRPr="00184E71">
              <w:rPr>
                <w:sz w:val="16"/>
                <w:szCs w:val="16"/>
              </w:rPr>
              <w:t>Colorado State Wildlife Area Pass - annual</w:t>
            </w:r>
          </w:p>
        </w:tc>
        <w:tc>
          <w:tcPr>
            <w:tcW w:w="962" w:type="dxa"/>
            <w:tcBorders>
              <w:right w:val="single" w:sz="4" w:space="0" w:color="auto"/>
            </w:tcBorders>
            <w:shd w:val="clear" w:color="auto" w:fill="E2EFD9" w:themeFill="accent6" w:themeFillTint="33"/>
            <w:noWrap/>
            <w:vAlign w:val="center"/>
            <w:hideMark/>
          </w:tcPr>
          <w:p w14:paraId="71F1D2CE" w14:textId="77777777" w:rsidR="00184E71" w:rsidRPr="00184E71" w:rsidRDefault="00184E71" w:rsidP="00184E71">
            <w:pPr>
              <w:jc w:val="center"/>
              <w:rPr>
                <w:sz w:val="16"/>
                <w:szCs w:val="16"/>
              </w:rPr>
            </w:pPr>
            <w:r w:rsidRPr="00184E71">
              <w:rPr>
                <w:sz w:val="16"/>
                <w:szCs w:val="16"/>
              </w:rPr>
              <w:t>-</w:t>
            </w:r>
          </w:p>
        </w:tc>
        <w:tc>
          <w:tcPr>
            <w:tcW w:w="96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5310BF7" w14:textId="77777777" w:rsidR="00184E71" w:rsidRPr="00184E71" w:rsidRDefault="00184E71" w:rsidP="00184E71">
            <w:pPr>
              <w:jc w:val="center"/>
              <w:rPr>
                <w:sz w:val="16"/>
                <w:szCs w:val="16"/>
              </w:rPr>
            </w:pPr>
            <w:r w:rsidRPr="00184E71">
              <w:rPr>
                <w:sz w:val="16"/>
                <w:szCs w:val="16"/>
              </w:rPr>
              <w:t>$ 42.37</w:t>
            </w:r>
          </w:p>
        </w:tc>
        <w:tc>
          <w:tcPr>
            <w:tcW w:w="889" w:type="dxa"/>
            <w:tcBorders>
              <w:left w:val="single" w:sz="4" w:space="0" w:color="auto"/>
            </w:tcBorders>
            <w:shd w:val="clear" w:color="auto" w:fill="E2EFD9" w:themeFill="accent6" w:themeFillTint="33"/>
            <w:noWrap/>
            <w:vAlign w:val="center"/>
          </w:tcPr>
          <w:p w14:paraId="25A4E88F" w14:textId="77777777" w:rsidR="00184E71" w:rsidRPr="00184E71" w:rsidRDefault="00184E71" w:rsidP="00184E71">
            <w:pPr>
              <w:jc w:val="center"/>
              <w:rPr>
                <w:sz w:val="16"/>
                <w:szCs w:val="16"/>
              </w:rPr>
            </w:pPr>
            <w:r w:rsidRPr="00184E71">
              <w:rPr>
                <w:sz w:val="16"/>
                <w:szCs w:val="16"/>
              </w:rPr>
              <w:t>-</w:t>
            </w:r>
          </w:p>
        </w:tc>
        <w:tc>
          <w:tcPr>
            <w:tcW w:w="981" w:type="dxa"/>
            <w:tcBorders>
              <w:top w:val="single" w:sz="4" w:space="0" w:color="000000"/>
              <w:left w:val="single" w:sz="4" w:space="0" w:color="000000"/>
              <w:bottom w:val="single" w:sz="4" w:space="0" w:color="000000"/>
              <w:right w:val="single" w:sz="8" w:space="0" w:color="000000"/>
            </w:tcBorders>
            <w:shd w:val="clear" w:color="auto" w:fill="E2EFD9" w:themeFill="accent6" w:themeFillTint="33"/>
            <w:vAlign w:val="center"/>
          </w:tcPr>
          <w:p w14:paraId="427A8A05" w14:textId="77777777" w:rsidR="00184E71" w:rsidRPr="00184E71" w:rsidRDefault="00184E71" w:rsidP="00184E71">
            <w:pPr>
              <w:jc w:val="center"/>
              <w:rPr>
                <w:sz w:val="16"/>
                <w:szCs w:val="16"/>
              </w:rPr>
            </w:pPr>
            <w:r w:rsidRPr="00184E71">
              <w:rPr>
                <w:color w:val="000000"/>
                <w:sz w:val="16"/>
                <w:szCs w:val="16"/>
              </w:rPr>
              <w:t>$     44.90</w:t>
            </w:r>
          </w:p>
        </w:tc>
      </w:tr>
      <w:tr w:rsidR="00184E71" w:rsidRPr="00184E71" w14:paraId="4BA64BE6" w14:textId="77777777" w:rsidTr="00F70934">
        <w:trPr>
          <w:trHeight w:val="349"/>
        </w:trPr>
        <w:tc>
          <w:tcPr>
            <w:tcW w:w="2709" w:type="dxa"/>
            <w:shd w:val="clear" w:color="auto" w:fill="E2EFD9" w:themeFill="accent6" w:themeFillTint="33"/>
            <w:hideMark/>
          </w:tcPr>
          <w:p w14:paraId="12BFBAE6" w14:textId="77777777" w:rsidR="00184E71" w:rsidRPr="00184E71" w:rsidRDefault="00184E71" w:rsidP="00184E71">
            <w:pPr>
              <w:rPr>
                <w:sz w:val="16"/>
                <w:szCs w:val="16"/>
              </w:rPr>
            </w:pPr>
            <w:r w:rsidRPr="00184E71">
              <w:rPr>
                <w:sz w:val="16"/>
                <w:szCs w:val="16"/>
              </w:rPr>
              <w:t>Colorado State Wildlife Area Pass - 1 day</w:t>
            </w:r>
          </w:p>
        </w:tc>
        <w:tc>
          <w:tcPr>
            <w:tcW w:w="962" w:type="dxa"/>
            <w:tcBorders>
              <w:right w:val="single" w:sz="4" w:space="0" w:color="auto"/>
            </w:tcBorders>
            <w:shd w:val="clear" w:color="auto" w:fill="E2EFD9" w:themeFill="accent6" w:themeFillTint="33"/>
            <w:noWrap/>
            <w:vAlign w:val="center"/>
            <w:hideMark/>
          </w:tcPr>
          <w:p w14:paraId="6071BAEE" w14:textId="77777777" w:rsidR="00184E71" w:rsidRPr="00184E71" w:rsidRDefault="00184E71" w:rsidP="00184E71">
            <w:pPr>
              <w:jc w:val="center"/>
              <w:rPr>
                <w:sz w:val="16"/>
                <w:szCs w:val="16"/>
              </w:rPr>
            </w:pPr>
            <w:r w:rsidRPr="00184E71">
              <w:rPr>
                <w:sz w:val="16"/>
                <w:szCs w:val="16"/>
              </w:rPr>
              <w:t>-</w:t>
            </w:r>
          </w:p>
        </w:tc>
        <w:tc>
          <w:tcPr>
            <w:tcW w:w="96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61D3134" w14:textId="77777777" w:rsidR="00184E71" w:rsidRPr="00184E71" w:rsidRDefault="00184E71" w:rsidP="00184E71">
            <w:pPr>
              <w:jc w:val="center"/>
              <w:rPr>
                <w:sz w:val="16"/>
                <w:szCs w:val="16"/>
              </w:rPr>
            </w:pPr>
            <w:r w:rsidRPr="00184E71">
              <w:rPr>
                <w:sz w:val="16"/>
                <w:szCs w:val="16"/>
              </w:rPr>
              <w:t>$ 8.50</w:t>
            </w:r>
          </w:p>
        </w:tc>
        <w:tc>
          <w:tcPr>
            <w:tcW w:w="889" w:type="dxa"/>
            <w:tcBorders>
              <w:left w:val="single" w:sz="4" w:space="0" w:color="auto"/>
            </w:tcBorders>
            <w:shd w:val="clear" w:color="auto" w:fill="E2EFD9" w:themeFill="accent6" w:themeFillTint="33"/>
            <w:noWrap/>
            <w:vAlign w:val="center"/>
          </w:tcPr>
          <w:p w14:paraId="28F54B38" w14:textId="77777777" w:rsidR="00184E71" w:rsidRPr="00184E71" w:rsidRDefault="00184E71" w:rsidP="00184E71">
            <w:pPr>
              <w:jc w:val="center"/>
              <w:rPr>
                <w:sz w:val="16"/>
                <w:szCs w:val="16"/>
              </w:rPr>
            </w:pPr>
            <w:r w:rsidRPr="00184E71">
              <w:rPr>
                <w:sz w:val="16"/>
                <w:szCs w:val="16"/>
              </w:rPr>
              <w:t>-</w:t>
            </w:r>
          </w:p>
        </w:tc>
        <w:tc>
          <w:tcPr>
            <w:tcW w:w="981" w:type="dxa"/>
            <w:tcBorders>
              <w:top w:val="nil"/>
              <w:left w:val="single" w:sz="4" w:space="0" w:color="000000"/>
              <w:bottom w:val="single" w:sz="4" w:space="0" w:color="000000"/>
              <w:right w:val="single" w:sz="8" w:space="0" w:color="000000"/>
            </w:tcBorders>
            <w:shd w:val="clear" w:color="auto" w:fill="E2EFD9" w:themeFill="accent6" w:themeFillTint="33"/>
            <w:vAlign w:val="center"/>
          </w:tcPr>
          <w:p w14:paraId="65536714" w14:textId="77777777" w:rsidR="00184E71" w:rsidRPr="00184E71" w:rsidRDefault="00184E71" w:rsidP="00184E71">
            <w:pPr>
              <w:jc w:val="center"/>
              <w:rPr>
                <w:sz w:val="16"/>
                <w:szCs w:val="16"/>
              </w:rPr>
            </w:pPr>
            <w:r w:rsidRPr="00184E71">
              <w:rPr>
                <w:color w:val="000000"/>
                <w:sz w:val="16"/>
                <w:szCs w:val="16"/>
              </w:rPr>
              <w:t>$       8.80</w:t>
            </w:r>
          </w:p>
        </w:tc>
      </w:tr>
      <w:tr w:rsidR="00184E71" w:rsidRPr="00184E71" w14:paraId="0CDD8ED2" w14:textId="77777777" w:rsidTr="00F70934">
        <w:trPr>
          <w:trHeight w:val="350"/>
        </w:trPr>
        <w:tc>
          <w:tcPr>
            <w:tcW w:w="2709" w:type="dxa"/>
            <w:shd w:val="clear" w:color="auto" w:fill="E2EFD9" w:themeFill="accent6" w:themeFillTint="33"/>
            <w:hideMark/>
          </w:tcPr>
          <w:p w14:paraId="45BA8408" w14:textId="77777777" w:rsidR="00184E71" w:rsidRPr="00184E71" w:rsidRDefault="00184E71" w:rsidP="00184E71">
            <w:pPr>
              <w:rPr>
                <w:sz w:val="16"/>
                <w:szCs w:val="16"/>
              </w:rPr>
            </w:pPr>
            <w:r w:rsidRPr="00184E71">
              <w:rPr>
                <w:sz w:val="16"/>
                <w:szCs w:val="16"/>
              </w:rPr>
              <w:t>Youth (ages 16-17) annual Colorado State Wildlife Area Pass</w:t>
            </w:r>
          </w:p>
        </w:tc>
        <w:tc>
          <w:tcPr>
            <w:tcW w:w="962" w:type="dxa"/>
            <w:tcBorders>
              <w:right w:val="single" w:sz="4" w:space="0" w:color="auto"/>
            </w:tcBorders>
            <w:shd w:val="clear" w:color="auto" w:fill="E2EFD9" w:themeFill="accent6" w:themeFillTint="33"/>
            <w:noWrap/>
            <w:vAlign w:val="center"/>
            <w:hideMark/>
          </w:tcPr>
          <w:p w14:paraId="1F67F9B4" w14:textId="77777777" w:rsidR="00184E71" w:rsidRPr="00184E71" w:rsidRDefault="00184E71" w:rsidP="00184E71">
            <w:pPr>
              <w:jc w:val="center"/>
              <w:rPr>
                <w:sz w:val="16"/>
                <w:szCs w:val="16"/>
              </w:rPr>
            </w:pPr>
            <w:r w:rsidRPr="00184E71">
              <w:rPr>
                <w:sz w:val="16"/>
                <w:szCs w:val="16"/>
              </w:rPr>
              <w:t>-</w:t>
            </w:r>
          </w:p>
        </w:tc>
        <w:tc>
          <w:tcPr>
            <w:tcW w:w="96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2E33D36" w14:textId="77777777" w:rsidR="00184E71" w:rsidRPr="00184E71" w:rsidRDefault="00184E71" w:rsidP="00184E71">
            <w:pPr>
              <w:jc w:val="center"/>
              <w:rPr>
                <w:sz w:val="16"/>
                <w:szCs w:val="16"/>
              </w:rPr>
            </w:pPr>
            <w:r w:rsidRPr="00184E71">
              <w:rPr>
                <w:sz w:val="16"/>
                <w:szCs w:val="16"/>
              </w:rPr>
              <w:t>$ 10.46</w:t>
            </w:r>
          </w:p>
        </w:tc>
        <w:tc>
          <w:tcPr>
            <w:tcW w:w="889" w:type="dxa"/>
            <w:tcBorders>
              <w:left w:val="single" w:sz="4" w:space="0" w:color="auto"/>
            </w:tcBorders>
            <w:shd w:val="clear" w:color="auto" w:fill="E2EFD9" w:themeFill="accent6" w:themeFillTint="33"/>
            <w:noWrap/>
            <w:vAlign w:val="center"/>
          </w:tcPr>
          <w:p w14:paraId="12B0441F" w14:textId="77777777" w:rsidR="00184E71" w:rsidRPr="00184E71" w:rsidRDefault="00184E71" w:rsidP="00184E71">
            <w:pPr>
              <w:jc w:val="center"/>
              <w:rPr>
                <w:sz w:val="16"/>
                <w:szCs w:val="16"/>
              </w:rPr>
            </w:pPr>
            <w:r w:rsidRPr="00184E71">
              <w:rPr>
                <w:sz w:val="16"/>
                <w:szCs w:val="16"/>
              </w:rPr>
              <w:t>-</w:t>
            </w:r>
          </w:p>
        </w:tc>
        <w:tc>
          <w:tcPr>
            <w:tcW w:w="981" w:type="dxa"/>
            <w:tcBorders>
              <w:top w:val="nil"/>
              <w:left w:val="single" w:sz="4" w:space="0" w:color="000000"/>
              <w:bottom w:val="single" w:sz="4" w:space="0" w:color="000000"/>
              <w:right w:val="single" w:sz="8" w:space="0" w:color="000000"/>
            </w:tcBorders>
            <w:shd w:val="clear" w:color="auto" w:fill="E2EFD9" w:themeFill="accent6" w:themeFillTint="33"/>
            <w:vAlign w:val="center"/>
          </w:tcPr>
          <w:p w14:paraId="0F320459" w14:textId="77777777" w:rsidR="00184E71" w:rsidRPr="00184E71" w:rsidRDefault="00184E71" w:rsidP="00184E71">
            <w:pPr>
              <w:jc w:val="center"/>
              <w:rPr>
                <w:sz w:val="16"/>
                <w:szCs w:val="16"/>
              </w:rPr>
            </w:pPr>
            <w:r w:rsidRPr="00184E71">
              <w:rPr>
                <w:color w:val="000000"/>
                <w:sz w:val="16"/>
                <w:szCs w:val="16"/>
              </w:rPr>
              <w:t>$     11.80</w:t>
            </w:r>
          </w:p>
        </w:tc>
      </w:tr>
      <w:tr w:rsidR="00184E71" w:rsidRPr="00184E71" w14:paraId="57A3A443" w14:textId="77777777" w:rsidTr="00F70934">
        <w:trPr>
          <w:trHeight w:val="287"/>
        </w:trPr>
        <w:tc>
          <w:tcPr>
            <w:tcW w:w="2709" w:type="dxa"/>
            <w:shd w:val="clear" w:color="auto" w:fill="E2EFD9" w:themeFill="accent6" w:themeFillTint="33"/>
            <w:hideMark/>
          </w:tcPr>
          <w:p w14:paraId="2ABCC284" w14:textId="77777777" w:rsidR="00184E71" w:rsidRPr="00184E71" w:rsidRDefault="00184E71" w:rsidP="00184E71">
            <w:pPr>
              <w:rPr>
                <w:sz w:val="16"/>
                <w:szCs w:val="16"/>
              </w:rPr>
            </w:pPr>
            <w:r w:rsidRPr="00184E71">
              <w:rPr>
                <w:sz w:val="16"/>
                <w:szCs w:val="16"/>
              </w:rPr>
              <w:t>Senior (ages 64 and older) annual Colorado State Wildlife Area Pass</w:t>
            </w:r>
          </w:p>
        </w:tc>
        <w:tc>
          <w:tcPr>
            <w:tcW w:w="962" w:type="dxa"/>
            <w:tcBorders>
              <w:right w:val="single" w:sz="4" w:space="0" w:color="auto"/>
            </w:tcBorders>
            <w:shd w:val="clear" w:color="auto" w:fill="E2EFD9" w:themeFill="accent6" w:themeFillTint="33"/>
            <w:noWrap/>
            <w:vAlign w:val="center"/>
            <w:hideMark/>
          </w:tcPr>
          <w:p w14:paraId="267F0C95" w14:textId="77777777" w:rsidR="00184E71" w:rsidRPr="00184E71" w:rsidRDefault="00184E71" w:rsidP="00184E71">
            <w:pPr>
              <w:jc w:val="center"/>
              <w:rPr>
                <w:sz w:val="16"/>
                <w:szCs w:val="16"/>
              </w:rPr>
            </w:pPr>
            <w:r w:rsidRPr="00184E71">
              <w:rPr>
                <w:sz w:val="16"/>
                <w:szCs w:val="16"/>
              </w:rPr>
              <w:t>-</w:t>
            </w:r>
          </w:p>
        </w:tc>
        <w:tc>
          <w:tcPr>
            <w:tcW w:w="96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31286AB" w14:textId="77777777" w:rsidR="00184E71" w:rsidRPr="00184E71" w:rsidRDefault="00184E71" w:rsidP="00184E71">
            <w:pPr>
              <w:jc w:val="center"/>
              <w:rPr>
                <w:sz w:val="16"/>
                <w:szCs w:val="16"/>
              </w:rPr>
            </w:pPr>
            <w:r w:rsidRPr="00184E71">
              <w:rPr>
                <w:sz w:val="16"/>
                <w:szCs w:val="16"/>
              </w:rPr>
              <w:t>$ 10.46</w:t>
            </w:r>
          </w:p>
        </w:tc>
        <w:tc>
          <w:tcPr>
            <w:tcW w:w="889" w:type="dxa"/>
            <w:tcBorders>
              <w:left w:val="single" w:sz="4" w:space="0" w:color="auto"/>
            </w:tcBorders>
            <w:shd w:val="clear" w:color="auto" w:fill="E2EFD9" w:themeFill="accent6" w:themeFillTint="33"/>
            <w:noWrap/>
            <w:vAlign w:val="center"/>
          </w:tcPr>
          <w:p w14:paraId="28C54675" w14:textId="77777777" w:rsidR="00184E71" w:rsidRPr="00184E71" w:rsidRDefault="00184E71" w:rsidP="00184E71">
            <w:pPr>
              <w:jc w:val="center"/>
              <w:rPr>
                <w:sz w:val="16"/>
                <w:szCs w:val="16"/>
              </w:rPr>
            </w:pPr>
            <w:r w:rsidRPr="00184E71">
              <w:rPr>
                <w:sz w:val="16"/>
                <w:szCs w:val="16"/>
              </w:rPr>
              <w:t>-</w:t>
            </w:r>
          </w:p>
        </w:tc>
        <w:tc>
          <w:tcPr>
            <w:tcW w:w="981" w:type="dxa"/>
            <w:tcBorders>
              <w:top w:val="nil"/>
              <w:left w:val="single" w:sz="4" w:space="0" w:color="000000"/>
              <w:bottom w:val="single" w:sz="4" w:space="0" w:color="000000"/>
              <w:right w:val="single" w:sz="8" w:space="0" w:color="000000"/>
            </w:tcBorders>
            <w:shd w:val="clear" w:color="auto" w:fill="E2EFD9" w:themeFill="accent6" w:themeFillTint="33"/>
            <w:vAlign w:val="center"/>
          </w:tcPr>
          <w:p w14:paraId="332CC58E" w14:textId="77777777" w:rsidR="00184E71" w:rsidRPr="00184E71" w:rsidRDefault="00184E71" w:rsidP="00184E71">
            <w:pPr>
              <w:jc w:val="center"/>
              <w:rPr>
                <w:sz w:val="16"/>
                <w:szCs w:val="16"/>
              </w:rPr>
            </w:pPr>
            <w:r w:rsidRPr="00184E71">
              <w:rPr>
                <w:color w:val="000000"/>
                <w:sz w:val="16"/>
                <w:szCs w:val="16"/>
              </w:rPr>
              <w:t>$     11.80</w:t>
            </w:r>
          </w:p>
        </w:tc>
      </w:tr>
      <w:tr w:rsidR="00184E71" w:rsidRPr="00184E71" w14:paraId="6C1727B2" w14:textId="77777777" w:rsidTr="00F70934">
        <w:trPr>
          <w:trHeight w:val="386"/>
        </w:trPr>
        <w:tc>
          <w:tcPr>
            <w:tcW w:w="2709" w:type="dxa"/>
            <w:shd w:val="clear" w:color="auto" w:fill="E2EFD9" w:themeFill="accent6" w:themeFillTint="33"/>
            <w:hideMark/>
          </w:tcPr>
          <w:p w14:paraId="3BE189B6" w14:textId="77777777" w:rsidR="00184E71" w:rsidRPr="00184E71" w:rsidRDefault="00184E71" w:rsidP="00184E71">
            <w:pPr>
              <w:rPr>
                <w:sz w:val="16"/>
                <w:szCs w:val="16"/>
              </w:rPr>
            </w:pPr>
            <w:r w:rsidRPr="00184E71">
              <w:rPr>
                <w:sz w:val="16"/>
                <w:szCs w:val="16"/>
              </w:rPr>
              <w:t>Low-income annual Colorado State Wildlife Area Pass</w:t>
            </w:r>
          </w:p>
        </w:tc>
        <w:tc>
          <w:tcPr>
            <w:tcW w:w="962" w:type="dxa"/>
            <w:tcBorders>
              <w:right w:val="single" w:sz="4" w:space="0" w:color="auto"/>
            </w:tcBorders>
            <w:shd w:val="clear" w:color="auto" w:fill="E2EFD9" w:themeFill="accent6" w:themeFillTint="33"/>
            <w:noWrap/>
            <w:vAlign w:val="center"/>
            <w:hideMark/>
          </w:tcPr>
          <w:p w14:paraId="566CF01F" w14:textId="77777777" w:rsidR="00184E71" w:rsidRPr="00184E71" w:rsidRDefault="00184E71" w:rsidP="00184E71">
            <w:pPr>
              <w:jc w:val="center"/>
              <w:rPr>
                <w:sz w:val="16"/>
                <w:szCs w:val="16"/>
              </w:rPr>
            </w:pPr>
            <w:r w:rsidRPr="00184E71">
              <w:rPr>
                <w:sz w:val="16"/>
                <w:szCs w:val="16"/>
              </w:rPr>
              <w:t>-</w:t>
            </w:r>
          </w:p>
        </w:tc>
        <w:tc>
          <w:tcPr>
            <w:tcW w:w="96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C44A968" w14:textId="77777777" w:rsidR="00184E71" w:rsidRPr="00184E71" w:rsidRDefault="00184E71" w:rsidP="00184E71">
            <w:pPr>
              <w:jc w:val="center"/>
              <w:rPr>
                <w:sz w:val="16"/>
                <w:szCs w:val="16"/>
              </w:rPr>
            </w:pPr>
            <w:r w:rsidRPr="00184E71">
              <w:rPr>
                <w:sz w:val="16"/>
                <w:szCs w:val="16"/>
              </w:rPr>
              <w:t>$ 10.46</w:t>
            </w:r>
          </w:p>
        </w:tc>
        <w:tc>
          <w:tcPr>
            <w:tcW w:w="889" w:type="dxa"/>
            <w:tcBorders>
              <w:left w:val="single" w:sz="4" w:space="0" w:color="auto"/>
            </w:tcBorders>
            <w:shd w:val="clear" w:color="auto" w:fill="E2EFD9" w:themeFill="accent6" w:themeFillTint="33"/>
            <w:noWrap/>
            <w:vAlign w:val="center"/>
          </w:tcPr>
          <w:p w14:paraId="6123D3F2" w14:textId="77777777" w:rsidR="00184E71" w:rsidRPr="00184E71" w:rsidRDefault="00184E71" w:rsidP="00184E71">
            <w:pPr>
              <w:jc w:val="center"/>
              <w:rPr>
                <w:sz w:val="16"/>
                <w:szCs w:val="16"/>
              </w:rPr>
            </w:pPr>
            <w:r w:rsidRPr="00184E71">
              <w:rPr>
                <w:sz w:val="16"/>
                <w:szCs w:val="16"/>
              </w:rPr>
              <w:t>-</w:t>
            </w:r>
          </w:p>
        </w:tc>
        <w:tc>
          <w:tcPr>
            <w:tcW w:w="981" w:type="dxa"/>
            <w:tcBorders>
              <w:top w:val="nil"/>
              <w:left w:val="single" w:sz="4" w:space="0" w:color="000000"/>
              <w:bottom w:val="single" w:sz="4" w:space="0" w:color="000000"/>
              <w:right w:val="single" w:sz="8" w:space="0" w:color="000000"/>
            </w:tcBorders>
            <w:shd w:val="clear" w:color="auto" w:fill="E2EFD9" w:themeFill="accent6" w:themeFillTint="33"/>
            <w:vAlign w:val="center"/>
          </w:tcPr>
          <w:p w14:paraId="3686CA99" w14:textId="77777777" w:rsidR="00184E71" w:rsidRPr="00184E71" w:rsidRDefault="00184E71" w:rsidP="00184E71">
            <w:pPr>
              <w:jc w:val="center"/>
              <w:rPr>
                <w:sz w:val="16"/>
                <w:szCs w:val="16"/>
              </w:rPr>
            </w:pPr>
            <w:r w:rsidRPr="00184E71">
              <w:rPr>
                <w:color w:val="000000"/>
                <w:sz w:val="16"/>
                <w:szCs w:val="16"/>
              </w:rPr>
              <w:t>$     11.80</w:t>
            </w:r>
          </w:p>
        </w:tc>
      </w:tr>
    </w:tbl>
    <w:p w14:paraId="4F5AC8E1" w14:textId="77777777" w:rsidR="00184E71" w:rsidRPr="00184E71" w:rsidRDefault="00184E71" w:rsidP="00184E71">
      <w:pPr>
        <w:tabs>
          <w:tab w:val="left" w:pos="720"/>
          <w:tab w:val="left" w:pos="1440"/>
        </w:tabs>
        <w:rPr>
          <w:sz w:val="16"/>
          <w:szCs w:val="19"/>
          <w:lang w:val="x-none" w:eastAsia="x-none"/>
        </w:rPr>
      </w:pPr>
      <w:r w:rsidRPr="00184E71">
        <w:rPr>
          <w:sz w:val="16"/>
          <w:szCs w:val="19"/>
          <w:lang w:val="x-none" w:eastAsia="x-none"/>
        </w:rPr>
        <w:t>*excludes additional surcharges and fees</w:t>
      </w:r>
    </w:p>
    <w:p w14:paraId="68D94B42" w14:textId="77777777" w:rsidR="00184E71" w:rsidRPr="00184E71" w:rsidRDefault="00184E71" w:rsidP="00184E71">
      <w:pPr>
        <w:tabs>
          <w:tab w:val="left" w:pos="720"/>
          <w:tab w:val="left" w:pos="1440"/>
        </w:tabs>
        <w:rPr>
          <w:rFonts w:cs="Times New Roman"/>
          <w:bCs/>
          <w:lang w:eastAsia="x-none"/>
        </w:rPr>
      </w:pPr>
    </w:p>
    <w:p w14:paraId="28633232" w14:textId="77777777" w:rsidR="003A6D76" w:rsidRPr="003A6D76" w:rsidRDefault="003A6D76" w:rsidP="003A6D76">
      <w:pPr>
        <w:widowControl/>
        <w:tabs>
          <w:tab w:val="left" w:pos="720"/>
          <w:tab w:val="left" w:pos="1440"/>
        </w:tabs>
        <w:spacing w:after="200"/>
        <w:rPr>
          <w:rFonts w:eastAsiaTheme="minorHAnsi"/>
          <w:b/>
          <w:bCs/>
          <w:u w:val="single"/>
          <w:lang w:val="x-none" w:eastAsia="x-none"/>
        </w:rPr>
      </w:pPr>
      <w:r w:rsidRPr="003A6D76">
        <w:rPr>
          <w:rFonts w:eastAsiaTheme="minorHAnsi"/>
          <w:b/>
          <w:bCs/>
          <w:u w:val="single"/>
          <w:lang w:eastAsia="x-none"/>
        </w:rPr>
        <w:t>Updating regulations to implement the new licensing system in June of 2027</w:t>
      </w:r>
    </w:p>
    <w:p w14:paraId="008964A3" w14:textId="77777777" w:rsidR="003A6D76" w:rsidRPr="003A6D76" w:rsidRDefault="003A6D76" w:rsidP="003A6D76">
      <w:pPr>
        <w:autoSpaceDE w:val="0"/>
        <w:autoSpaceDN w:val="0"/>
        <w:spacing w:after="200" w:line="276" w:lineRule="auto"/>
        <w:rPr>
          <w:rFonts w:eastAsia="Trebuchet MS"/>
          <w:bCs/>
        </w:rPr>
      </w:pPr>
      <w:r w:rsidRPr="003A6D76">
        <w:rPr>
          <w:rFonts w:eastAsia="Trebuchet MS"/>
          <w:bCs/>
        </w:rPr>
        <w:t>In June of 2027 CPW will be moving to a new licensing system. As part of the change most of the CPW products will be changing from physical products to electronic products or e-products. To make this switch to e-products the regulations need to be updated with the new terminology and procedures. These changes remove references to paper forms where they are no longer going to be accepted as customers will instead fill out paperwork electronically.</w:t>
      </w:r>
    </w:p>
    <w:p w14:paraId="6F3E1D1D" w14:textId="77777777" w:rsidR="003A6D76" w:rsidRPr="00142644" w:rsidRDefault="003A6D76" w:rsidP="003A6D76">
      <w:pPr>
        <w:autoSpaceDE w:val="0"/>
        <w:autoSpaceDN w:val="0"/>
        <w:spacing w:line="276" w:lineRule="auto"/>
        <w:rPr>
          <w:rFonts w:eastAsia="Trebuchet MS"/>
          <w:bCs/>
          <w:highlight w:val="yellow"/>
        </w:rPr>
      </w:pPr>
      <w:r w:rsidRPr="00142644">
        <w:rPr>
          <w:rFonts w:eastAsia="Trebuchet MS"/>
          <w:bCs/>
        </w:rPr>
        <w:t xml:space="preserve">E-tag numbers will also replace the current carcass tags. In order to get an e-tag number a  person who has killed a wildlife species for which an e-tag is required must immediately report their harvest by e-tagging either through the Division’s mobile phone app, online through the CPWShop website, or by calling the harvest in. If a person does not have access to report their harvest, they must immediately sign and date a paper copy of their license as a temporary measure, until e-tagging is possible. E-tagging must be completed within 48 hours in circumstances when a paper license is being used </w:t>
      </w:r>
      <w:r>
        <w:rPr>
          <w:rFonts w:eastAsia="Trebuchet MS"/>
          <w:bCs/>
        </w:rPr>
        <w:t>a</w:t>
      </w:r>
      <w:r w:rsidRPr="00142644">
        <w:rPr>
          <w:rFonts w:eastAsia="Trebuchet MS"/>
          <w:bCs/>
        </w:rPr>
        <w:t xml:space="preserve"> temporarily tag.  A harvested animal may be transported without physical documentation on the animal so long as the hunter is present. If the hunter is not present, the harvested animal should be marked with the hunter’s name and e-tagging number or the signed and dated paper copy of the license.</w:t>
      </w:r>
      <w:r w:rsidRPr="00142644">
        <w:t xml:space="preserve"> I</w:t>
      </w:r>
      <w:r w:rsidRPr="00142644">
        <w:rPr>
          <w:rFonts w:eastAsia="Trebuchet MS"/>
          <w:bCs/>
        </w:rPr>
        <w:t>f a license is inadvertently or accidentally electronically voided, the tag can be reactivated by contacting the Division for assistance.</w:t>
      </w:r>
    </w:p>
    <w:p w14:paraId="19358B0A" w14:textId="77777777" w:rsidR="003A6D76" w:rsidRDefault="003A6D76" w:rsidP="00777980">
      <w:pPr>
        <w:widowControl/>
        <w:spacing w:line="276" w:lineRule="auto"/>
        <w:rPr>
          <w:rFonts w:eastAsiaTheme="minorHAnsi"/>
        </w:rPr>
      </w:pPr>
    </w:p>
    <w:p w14:paraId="3803D4AE" w14:textId="42C122AB" w:rsidR="00CE2D78" w:rsidRDefault="00CE2D78" w:rsidP="00CE2D78">
      <w:pPr>
        <w:widowControl/>
        <w:spacing w:after="200" w:line="276" w:lineRule="auto"/>
        <w:rPr>
          <w:rFonts w:eastAsiaTheme="minorHAnsi"/>
          <w:b/>
          <w:bCs/>
          <w:u w:val="single"/>
          <w:lang w:eastAsia="x-none"/>
        </w:rPr>
      </w:pPr>
      <w:r w:rsidRPr="00CE2D78">
        <w:rPr>
          <w:rFonts w:eastAsiaTheme="minorHAnsi"/>
          <w:b/>
          <w:bCs/>
          <w:u w:val="single"/>
          <w:lang w:eastAsia="x-none"/>
        </w:rPr>
        <w:t xml:space="preserve">Require aquatic nuisance species (ANS) inspection and management for aquatic wildlife production facilities </w:t>
      </w:r>
    </w:p>
    <w:p w14:paraId="076D6740" w14:textId="0BADB22C" w:rsidR="00CE2D78" w:rsidRPr="00CE2D78" w:rsidRDefault="00CE2D78" w:rsidP="00CE2D78">
      <w:pPr>
        <w:widowControl/>
        <w:spacing w:after="200" w:line="276" w:lineRule="auto"/>
        <w:rPr>
          <w:rFonts w:eastAsiaTheme="minorHAnsi"/>
        </w:rPr>
      </w:pPr>
      <w:r w:rsidRPr="00CE2D78">
        <w:rPr>
          <w:rFonts w:eastAsiaTheme="minorHAnsi"/>
        </w:rPr>
        <w:t xml:space="preserve">To better protect Colorado’s waters and prevent the spread of invasive species, </w:t>
      </w:r>
      <w:r>
        <w:rPr>
          <w:rFonts w:eastAsiaTheme="minorHAnsi"/>
        </w:rPr>
        <w:t>these</w:t>
      </w:r>
      <w:r w:rsidRPr="00CE2D78">
        <w:rPr>
          <w:rFonts w:eastAsiaTheme="minorHAnsi"/>
        </w:rPr>
        <w:t xml:space="preserve"> new rules requir</w:t>
      </w:r>
      <w:r>
        <w:rPr>
          <w:rFonts w:eastAsiaTheme="minorHAnsi"/>
        </w:rPr>
        <w:t>e</w:t>
      </w:r>
      <w:r w:rsidRPr="00CE2D78">
        <w:rPr>
          <w:rFonts w:eastAsiaTheme="minorHAnsi"/>
        </w:rPr>
        <w:t xml:space="preserve"> mandatory annual Aquatic Nuisance Species (ANS) inspections and certifications for all aquatic wildlife production facilities. These facilities include any facility with one or more lakes, ponds, raceways, tanks, or other containers in a single location and under common ownership or management where fish or crustaceans </w:t>
      </w:r>
      <w:r w:rsidR="00DE71AF">
        <w:rPr>
          <w:rFonts w:eastAsiaTheme="minorHAnsi"/>
        </w:rPr>
        <w:t>are</w:t>
      </w:r>
      <w:r w:rsidRPr="00CE2D78">
        <w:rPr>
          <w:rFonts w:eastAsiaTheme="minorHAnsi"/>
        </w:rPr>
        <w:t xml:space="preserve"> reared for live transport to or within Colorado or for release in Colorado.</w:t>
      </w:r>
    </w:p>
    <w:p w14:paraId="525812AC" w14:textId="2EBB52E0" w:rsidR="00DC6A13" w:rsidRDefault="00CE2D78" w:rsidP="00DC6A13">
      <w:pPr>
        <w:widowControl/>
        <w:spacing w:after="200" w:line="276" w:lineRule="auto"/>
        <w:rPr>
          <w:rFonts w:eastAsiaTheme="minorHAnsi"/>
        </w:rPr>
      </w:pPr>
      <w:r>
        <w:rPr>
          <w:rFonts w:eastAsiaTheme="minorHAnsi"/>
        </w:rPr>
        <w:t>T</w:t>
      </w:r>
      <w:r w:rsidRPr="00CE2D78">
        <w:rPr>
          <w:rFonts w:eastAsiaTheme="minorHAnsi"/>
        </w:rPr>
        <w:t>hese new regulations</w:t>
      </w:r>
      <w:r>
        <w:rPr>
          <w:rFonts w:eastAsiaTheme="minorHAnsi"/>
        </w:rPr>
        <w:t xml:space="preserve"> require </w:t>
      </w:r>
      <w:r w:rsidRPr="00CE2D78">
        <w:rPr>
          <w:rFonts w:eastAsiaTheme="minorHAnsi"/>
        </w:rPr>
        <w:t>facility inspections be completed by a qualified ANS professional, the inspection ha</w:t>
      </w:r>
      <w:r>
        <w:rPr>
          <w:rFonts w:eastAsiaTheme="minorHAnsi"/>
        </w:rPr>
        <w:t>s</w:t>
      </w:r>
      <w:r w:rsidRPr="00CE2D78">
        <w:rPr>
          <w:rFonts w:eastAsiaTheme="minorHAnsi"/>
        </w:rPr>
        <w:t xml:space="preserve"> to be completed between June 15 and </w:t>
      </w:r>
      <w:r w:rsidR="00F107D7" w:rsidRPr="00CE2D78">
        <w:rPr>
          <w:rFonts w:eastAsiaTheme="minorHAnsi"/>
        </w:rPr>
        <w:t>October 15 and</w:t>
      </w:r>
      <w:r w:rsidRPr="00CE2D78">
        <w:rPr>
          <w:rFonts w:eastAsiaTheme="minorHAnsi"/>
        </w:rPr>
        <w:t xml:space="preserve"> ha</w:t>
      </w:r>
      <w:r>
        <w:rPr>
          <w:rFonts w:eastAsiaTheme="minorHAnsi"/>
        </w:rPr>
        <w:t>s</w:t>
      </w:r>
      <w:r w:rsidRPr="00CE2D78">
        <w:rPr>
          <w:rFonts w:eastAsiaTheme="minorHAnsi"/>
        </w:rPr>
        <w:t xml:space="preserve"> to be a physical inspection of the facility. The inspection w</w:t>
      </w:r>
      <w:r>
        <w:rPr>
          <w:rFonts w:eastAsiaTheme="minorHAnsi"/>
        </w:rPr>
        <w:t>ill</w:t>
      </w:r>
      <w:r w:rsidRPr="00CE2D78">
        <w:rPr>
          <w:rFonts w:eastAsiaTheme="minorHAnsi"/>
        </w:rPr>
        <w:t xml:space="preserve"> be at the Division’s expense.</w:t>
      </w:r>
      <w:r w:rsidR="00DC6A13">
        <w:rPr>
          <w:rFonts w:eastAsiaTheme="minorHAnsi"/>
        </w:rPr>
        <w:t xml:space="preserve"> F</w:t>
      </w:r>
      <w:r w:rsidRPr="00CE2D78">
        <w:rPr>
          <w:rFonts w:eastAsiaTheme="minorHAnsi"/>
        </w:rPr>
        <w:t xml:space="preserve">acilities where ANS </w:t>
      </w:r>
      <w:r w:rsidR="00DC6A13">
        <w:rPr>
          <w:rFonts w:eastAsiaTheme="minorHAnsi"/>
        </w:rPr>
        <w:t>are</w:t>
      </w:r>
      <w:r w:rsidRPr="00CE2D78">
        <w:rPr>
          <w:rFonts w:eastAsiaTheme="minorHAnsi"/>
        </w:rPr>
        <w:t xml:space="preserve"> detected </w:t>
      </w:r>
      <w:r w:rsidR="00DE71AF">
        <w:rPr>
          <w:rFonts w:eastAsiaTheme="minorHAnsi"/>
        </w:rPr>
        <w:t>will be</w:t>
      </w:r>
      <w:r w:rsidRPr="00CE2D78">
        <w:rPr>
          <w:rFonts w:eastAsiaTheme="minorHAnsi"/>
        </w:rPr>
        <w:t xml:space="preserve"> designated as "ANS positive,"</w:t>
      </w:r>
      <w:r w:rsidR="00DE71AF">
        <w:rPr>
          <w:rFonts w:eastAsiaTheme="minorHAnsi"/>
        </w:rPr>
        <w:t xml:space="preserve"> and</w:t>
      </w:r>
      <w:r w:rsidRPr="00CE2D78">
        <w:rPr>
          <w:rFonts w:eastAsiaTheme="minorHAnsi"/>
        </w:rPr>
        <w:t xml:space="preserve"> </w:t>
      </w:r>
      <w:r w:rsidR="00DC6A13">
        <w:rPr>
          <w:rFonts w:eastAsiaTheme="minorHAnsi"/>
        </w:rPr>
        <w:t xml:space="preserve">are </w:t>
      </w:r>
      <w:r w:rsidRPr="00CE2D78">
        <w:rPr>
          <w:rFonts w:eastAsiaTheme="minorHAnsi"/>
        </w:rPr>
        <w:t>prohibit</w:t>
      </w:r>
      <w:r w:rsidR="00DC6A13">
        <w:rPr>
          <w:rFonts w:eastAsiaTheme="minorHAnsi"/>
        </w:rPr>
        <w:t xml:space="preserve">ed from </w:t>
      </w:r>
      <w:r w:rsidRPr="00CE2D78">
        <w:rPr>
          <w:rFonts w:eastAsiaTheme="minorHAnsi"/>
        </w:rPr>
        <w:t>mov</w:t>
      </w:r>
      <w:r w:rsidR="00DC6A13">
        <w:rPr>
          <w:rFonts w:eastAsiaTheme="minorHAnsi"/>
        </w:rPr>
        <w:t>ing</w:t>
      </w:r>
      <w:r w:rsidRPr="00CE2D78">
        <w:rPr>
          <w:rFonts w:eastAsiaTheme="minorHAnsi"/>
        </w:rPr>
        <w:t xml:space="preserve"> or releas</w:t>
      </w:r>
      <w:r w:rsidR="00DC6A13">
        <w:rPr>
          <w:rFonts w:eastAsiaTheme="minorHAnsi"/>
        </w:rPr>
        <w:t>ing</w:t>
      </w:r>
      <w:r w:rsidRPr="00CE2D78">
        <w:rPr>
          <w:rFonts w:eastAsiaTheme="minorHAnsi"/>
        </w:rPr>
        <w:t xml:space="preserve"> their stock unless the Director, in consultation with the Fish Health Board, grant</w:t>
      </w:r>
      <w:r w:rsidR="00DC6A13">
        <w:rPr>
          <w:rFonts w:eastAsiaTheme="minorHAnsi"/>
        </w:rPr>
        <w:t>s</w:t>
      </w:r>
      <w:r w:rsidRPr="00CE2D78">
        <w:rPr>
          <w:rFonts w:eastAsiaTheme="minorHAnsi"/>
        </w:rPr>
        <w:t xml:space="preserve"> an explicit exemption.</w:t>
      </w:r>
      <w:r w:rsidR="00DC6A13">
        <w:rPr>
          <w:rFonts w:eastAsiaTheme="minorHAnsi"/>
        </w:rPr>
        <w:t xml:space="preserve"> </w:t>
      </w:r>
      <w:r w:rsidRPr="00CE2D78">
        <w:rPr>
          <w:rFonts w:eastAsiaTheme="minorHAnsi"/>
        </w:rPr>
        <w:t>Additionally, when transporting or importing live aquatic wildlife within Colorado, the shipment ha</w:t>
      </w:r>
      <w:r w:rsidR="00DC6A13">
        <w:rPr>
          <w:rFonts w:eastAsiaTheme="minorHAnsi"/>
        </w:rPr>
        <w:t>s</w:t>
      </w:r>
      <w:r w:rsidRPr="00CE2D78">
        <w:rPr>
          <w:rFonts w:eastAsiaTheme="minorHAnsi"/>
        </w:rPr>
        <w:t xml:space="preserve"> to be accompanied by a valid fish health certification for the source facility and a valid negative ANS inspection report for the source facility.</w:t>
      </w:r>
    </w:p>
    <w:p w14:paraId="7277072E" w14:textId="28548391" w:rsidR="00CE2D78" w:rsidRPr="00CE2D78" w:rsidRDefault="00CE2D78" w:rsidP="00DC6A13">
      <w:pPr>
        <w:widowControl/>
        <w:spacing w:after="200" w:line="276" w:lineRule="auto"/>
        <w:rPr>
          <w:rFonts w:eastAsiaTheme="minorHAnsi"/>
        </w:rPr>
      </w:pPr>
      <w:r w:rsidRPr="00CE2D78">
        <w:rPr>
          <w:rFonts w:eastAsiaTheme="minorHAnsi"/>
        </w:rPr>
        <w:lastRenderedPageBreak/>
        <w:t>These changes aim to provide greater protection for Colorado’s aquatic resources and were reviewed and recommended for commission adopt</w:t>
      </w:r>
      <w:r w:rsidR="00DE71AF">
        <w:rPr>
          <w:rFonts w:eastAsiaTheme="minorHAnsi"/>
        </w:rPr>
        <w:t>ion</w:t>
      </w:r>
      <w:r w:rsidRPr="00CE2D78">
        <w:rPr>
          <w:rFonts w:eastAsiaTheme="minorHAnsi"/>
        </w:rPr>
        <w:t xml:space="preserve"> by the Fish Health Board.</w:t>
      </w:r>
    </w:p>
    <w:p w14:paraId="0EC192D3" w14:textId="77777777" w:rsidR="00A16CBD" w:rsidRPr="007025F9" w:rsidRDefault="00A16CBD" w:rsidP="00A16CBD">
      <w:pPr>
        <w:pStyle w:val="upar1"/>
        <w:spacing w:line="276" w:lineRule="auto"/>
        <w:rPr>
          <w:b/>
          <w:sz w:val="20"/>
          <w:szCs w:val="20"/>
          <w:u w:val="single"/>
        </w:rPr>
      </w:pPr>
      <w:r w:rsidRPr="007025F9">
        <w:rPr>
          <w:b/>
          <w:sz w:val="20"/>
          <w:szCs w:val="20"/>
          <w:u w:val="single"/>
        </w:rPr>
        <w:t>Amending regulations to prohibit the use of any amphibian (alive or dead) as fishing bait</w:t>
      </w:r>
    </w:p>
    <w:p w14:paraId="332A528A" w14:textId="77777777" w:rsidR="00A16CBD" w:rsidRPr="007025F9" w:rsidRDefault="00A16CBD" w:rsidP="00A16CBD">
      <w:pPr>
        <w:pStyle w:val="upar1"/>
        <w:spacing w:line="276" w:lineRule="auto"/>
        <w:rPr>
          <w:sz w:val="20"/>
          <w:szCs w:val="20"/>
          <w:highlight w:val="yellow"/>
        </w:rPr>
      </w:pPr>
    </w:p>
    <w:p w14:paraId="79AD4036" w14:textId="77777777" w:rsidR="00A16CBD" w:rsidRPr="007025F9" w:rsidRDefault="00A16CBD" w:rsidP="00A16CBD">
      <w:pPr>
        <w:pStyle w:val="upar1"/>
        <w:spacing w:line="276" w:lineRule="auto"/>
        <w:rPr>
          <w:sz w:val="20"/>
          <w:szCs w:val="20"/>
        </w:rPr>
      </w:pPr>
      <w:r w:rsidRPr="007025F9">
        <w:rPr>
          <w:sz w:val="20"/>
          <w:szCs w:val="20"/>
        </w:rPr>
        <w:t>These regulation changes remove the allowance to take and use aquatic gilled tiger salamanders ("water dogs") and bullfrogs as bait. Under the updated rules, bullfrogs will be classified strictly as invasive species; anglers may still harvest them using additional approved methods (such as line, archery, or slingbow) with a valid fishing license, but they must be killed immediately and cannot be possessed or transported live or used as bait. The primary purpose of this rule change is to mitigate ecological risks</w:t>
      </w:r>
      <w:r>
        <w:rPr>
          <w:sz w:val="20"/>
          <w:szCs w:val="20"/>
        </w:rPr>
        <w:t>,</w:t>
      </w:r>
      <w:r w:rsidRPr="007025F9">
        <w:rPr>
          <w:sz w:val="20"/>
          <w:szCs w:val="20"/>
        </w:rPr>
        <w:t xml:space="preserve"> protect Colorado's native amphibian diversity, </w:t>
      </w:r>
      <w:r>
        <w:rPr>
          <w:sz w:val="20"/>
          <w:szCs w:val="20"/>
        </w:rPr>
        <w:t xml:space="preserve">and </w:t>
      </w:r>
      <w:r w:rsidRPr="007025F9">
        <w:rPr>
          <w:sz w:val="20"/>
          <w:szCs w:val="20"/>
        </w:rPr>
        <w:t xml:space="preserve">align state regulations with neighboring states. Amphibians are globally vulnerable to habitat loss, non-native competition, and devastating pathogens such as ranavirus and chytrid fungi. Using tiger salamanders or bullfrogs as bait risks introducing invasive populations, which outcompete and prey on native wildlife, and spreading diseases that threaten native species. Because health inspection protocols for detecting amphibian diseases are not well-established, CPW determined that restricting bait sources to captive-bred animals would not sufficiently eliminate these risks. Therefore, these changes will prohibit the use of </w:t>
      </w:r>
      <w:r>
        <w:rPr>
          <w:sz w:val="20"/>
          <w:szCs w:val="20"/>
        </w:rPr>
        <w:t>any amphibian</w:t>
      </w:r>
      <w:r w:rsidRPr="007025F9">
        <w:rPr>
          <w:sz w:val="20"/>
          <w:szCs w:val="20"/>
        </w:rPr>
        <w:t xml:space="preserve"> either live </w:t>
      </w:r>
      <w:r>
        <w:rPr>
          <w:sz w:val="20"/>
          <w:szCs w:val="20"/>
        </w:rPr>
        <w:t>or</w:t>
      </w:r>
      <w:r w:rsidRPr="007025F9">
        <w:rPr>
          <w:sz w:val="20"/>
          <w:szCs w:val="20"/>
        </w:rPr>
        <w:t xml:space="preserve"> dead as bait.</w:t>
      </w:r>
    </w:p>
    <w:p w14:paraId="3B0537DD" w14:textId="77777777" w:rsidR="00A16CBD" w:rsidRDefault="00A16CBD" w:rsidP="00A16CBD">
      <w:pPr>
        <w:widowControl/>
        <w:spacing w:line="276" w:lineRule="auto"/>
        <w:rPr>
          <w:rFonts w:eastAsiaTheme="minorHAnsi"/>
        </w:rPr>
      </w:pPr>
    </w:p>
    <w:p w14:paraId="1A74E0F0" w14:textId="68DB2AC8" w:rsidR="0048075B" w:rsidRPr="003C75D1" w:rsidRDefault="0048075B" w:rsidP="0048075B">
      <w:pPr>
        <w:widowControl/>
        <w:spacing w:after="200" w:line="276" w:lineRule="auto"/>
        <w:rPr>
          <w:rFonts w:eastAsiaTheme="minorHAnsi"/>
        </w:rPr>
      </w:pPr>
      <w:r w:rsidRPr="003C75D1">
        <w:rPr>
          <w:rFonts w:eastAsiaTheme="minorHAnsi"/>
        </w:rPr>
        <w:t xml:space="preserve">The statements of basis and purpose for these regulations can be obtained from the Colorado Division of Parks and Wildlife, Office of the Regulations Manager by emailing </w:t>
      </w:r>
      <w:hyperlink r:id="rId10" w:history="1">
        <w:r w:rsidRPr="003C75D1">
          <w:rPr>
            <w:rFonts w:eastAsiaTheme="minorHAnsi"/>
            <w:color w:val="0000FF"/>
            <w:u w:val="single"/>
          </w:rPr>
          <w:t>dnr_cpw_planning@state.co.us</w:t>
        </w:r>
      </w:hyperlink>
      <w:r w:rsidRPr="003C75D1">
        <w:rPr>
          <w:rFonts w:eastAsiaTheme="minorHAnsi"/>
        </w:rPr>
        <w:t xml:space="preserve"> or by visiting the Division of Parks and Wildlife headquarters at 6060 Broadway, Denver, CO, 80216.</w:t>
      </w:r>
    </w:p>
    <w:p w14:paraId="10E61169" w14:textId="77777777" w:rsidR="0048075B" w:rsidRPr="003C75D1" w:rsidRDefault="0048075B" w:rsidP="0048075B">
      <w:pPr>
        <w:tabs>
          <w:tab w:val="left" w:pos="720"/>
          <w:tab w:val="left" w:pos="1440"/>
        </w:tabs>
        <w:rPr>
          <w:b/>
          <w:bCs/>
        </w:rPr>
      </w:pPr>
      <w:r w:rsidRPr="003C75D1">
        <w:rPr>
          <w:b/>
          <w:bCs/>
        </w:rPr>
        <w:t>The primary statutory authority for these regulations can be found in § 24-4-103, C.R.S., and the state Wildlife Act, §§ 33-1-101 to 33-6-209, C.R.S., specifically including, but not limited to: §§ 33-1</w:t>
      </w:r>
      <w:r>
        <w:rPr>
          <w:b/>
          <w:bCs/>
        </w:rPr>
        <w:t>-</w:t>
      </w:r>
      <w:r w:rsidRPr="003C75D1">
        <w:rPr>
          <w:b/>
          <w:bCs/>
        </w:rPr>
        <w:t xml:space="preserve">106, </w:t>
      </w:r>
      <w:r>
        <w:rPr>
          <w:b/>
          <w:bCs/>
        </w:rPr>
        <w:t xml:space="preserve">and </w:t>
      </w:r>
      <w:r w:rsidRPr="003C75D1">
        <w:rPr>
          <w:b/>
          <w:bCs/>
        </w:rPr>
        <w:t>§§</w:t>
      </w:r>
      <w:r>
        <w:rPr>
          <w:b/>
          <w:bCs/>
        </w:rPr>
        <w:t xml:space="preserve"> </w:t>
      </w:r>
      <w:r w:rsidRPr="00F618AE">
        <w:rPr>
          <w:b/>
          <w:bCs/>
        </w:rPr>
        <w:t>33-</w:t>
      </w:r>
      <w:r>
        <w:rPr>
          <w:b/>
          <w:bCs/>
        </w:rPr>
        <w:t>9</w:t>
      </w:r>
      <w:r w:rsidRPr="00F618AE">
        <w:rPr>
          <w:b/>
          <w:bCs/>
        </w:rPr>
        <w:t>-</w:t>
      </w:r>
      <w:r>
        <w:rPr>
          <w:b/>
          <w:bCs/>
        </w:rPr>
        <w:t xml:space="preserve">115(5)(a) </w:t>
      </w:r>
      <w:r w:rsidRPr="003C75D1">
        <w:rPr>
          <w:b/>
          <w:bCs/>
        </w:rPr>
        <w:t>C.R.S.</w:t>
      </w:r>
    </w:p>
    <w:p w14:paraId="6536A1CA" w14:textId="77777777" w:rsidR="0048075B" w:rsidRPr="006A05BB" w:rsidRDefault="0048075B" w:rsidP="0048075B">
      <w:pPr>
        <w:tabs>
          <w:tab w:val="left" w:pos="720"/>
          <w:tab w:val="left" w:pos="1440"/>
        </w:tabs>
        <w:rPr>
          <w:b/>
          <w:lang w:val="x-none" w:eastAsia="x-none"/>
        </w:rPr>
      </w:pPr>
    </w:p>
    <w:p w14:paraId="7BE9A882" w14:textId="18B0F902" w:rsidR="0048075B" w:rsidRPr="006A05BB" w:rsidRDefault="0048075B" w:rsidP="0048075B">
      <w:pPr>
        <w:spacing w:line="276" w:lineRule="auto"/>
        <w:rPr>
          <w:rFonts w:eastAsiaTheme="minorHAnsi"/>
          <w:b/>
        </w:rPr>
      </w:pPr>
      <w:r w:rsidRPr="006A05BB">
        <w:rPr>
          <w:rFonts w:eastAsiaTheme="minorHAnsi"/>
          <w:b/>
        </w:rPr>
        <w:t xml:space="preserve">EFFECTIVE DATE - THESE REGULATIONS SHALL BECOME EFFECTIVE </w:t>
      </w:r>
      <w:r>
        <w:rPr>
          <w:rFonts w:eastAsiaTheme="minorHAnsi"/>
          <w:b/>
        </w:rPr>
        <w:t>J</w:t>
      </w:r>
      <w:r w:rsidR="00903467">
        <w:rPr>
          <w:rFonts w:eastAsiaTheme="minorHAnsi"/>
          <w:b/>
        </w:rPr>
        <w:t>ANUARY</w:t>
      </w:r>
      <w:r w:rsidRPr="006A05BB">
        <w:rPr>
          <w:rFonts w:eastAsiaTheme="minorHAnsi"/>
          <w:b/>
        </w:rPr>
        <w:t xml:space="preserve"> 1, </w:t>
      </w:r>
      <w:r w:rsidR="00F107D7" w:rsidRPr="006A05BB">
        <w:rPr>
          <w:rFonts w:eastAsiaTheme="minorHAnsi"/>
          <w:b/>
        </w:rPr>
        <w:t>202</w:t>
      </w:r>
      <w:r w:rsidR="00F107D7">
        <w:rPr>
          <w:rFonts w:eastAsiaTheme="minorHAnsi"/>
          <w:b/>
        </w:rPr>
        <w:t>7,</w:t>
      </w:r>
      <w:r w:rsidRPr="006A05BB">
        <w:rPr>
          <w:rFonts w:eastAsiaTheme="minorHAnsi"/>
          <w:b/>
        </w:rPr>
        <w:t xml:space="preserve"> AND SHALL REMAIN IN FULL FORCE AND EFFECT UNTIL REPEALED, AMENDED OR SUPERSEDED.</w:t>
      </w:r>
    </w:p>
    <w:p w14:paraId="4DF2732B" w14:textId="77777777" w:rsidR="0048075B" w:rsidRPr="006A05BB" w:rsidRDefault="0048075B" w:rsidP="0048075B">
      <w:pPr>
        <w:rPr>
          <w:b/>
        </w:rPr>
      </w:pPr>
    </w:p>
    <w:p w14:paraId="693920D8" w14:textId="15DE456B" w:rsidR="0048075B" w:rsidRPr="006A05BB" w:rsidRDefault="0048075B" w:rsidP="0048075B">
      <w:pPr>
        <w:rPr>
          <w:b/>
        </w:rPr>
      </w:pPr>
      <w:r w:rsidRPr="006A05BB">
        <w:rPr>
          <w:b/>
        </w:rPr>
        <w:t xml:space="preserve">APPROVED AND ADOPTED BY THE PARKS AND WILDLIFE COMMISSION OF THE STATE OF COLORADO THIS </w:t>
      </w:r>
      <w:r w:rsidR="00903467">
        <w:rPr>
          <w:b/>
        </w:rPr>
        <w:t>4</w:t>
      </w:r>
      <w:r w:rsidRPr="006A05BB">
        <w:rPr>
          <w:b/>
        </w:rPr>
        <w:t xml:space="preserve">TH DAY OF </w:t>
      </w:r>
      <w:r w:rsidR="00903467">
        <w:rPr>
          <w:b/>
        </w:rPr>
        <w:t>NOVEMBER</w:t>
      </w:r>
      <w:r w:rsidRPr="006A05BB">
        <w:rPr>
          <w:b/>
        </w:rPr>
        <w:t xml:space="preserve"> 2026.</w:t>
      </w:r>
    </w:p>
    <w:p w14:paraId="4FADF1B5" w14:textId="77777777" w:rsidR="0048075B" w:rsidRDefault="0048075B" w:rsidP="0048075B"/>
    <w:p w14:paraId="5F1E9487" w14:textId="77777777" w:rsidR="0048075B" w:rsidRDefault="0048075B" w:rsidP="0048075B">
      <w:pPr>
        <w:pStyle w:val="upar1"/>
      </w:pPr>
    </w:p>
    <w:p w14:paraId="7908775A" w14:textId="5F884120" w:rsidR="00EA0B1D" w:rsidRDefault="00EA0B1D" w:rsidP="0048075B">
      <w:pPr>
        <w:widowControl/>
        <w:tabs>
          <w:tab w:val="left" w:pos="720"/>
          <w:tab w:val="left" w:pos="1440"/>
          <w:tab w:val="left" w:pos="2160"/>
        </w:tabs>
        <w:ind w:left="720" w:hanging="720"/>
        <w:jc w:val="right"/>
      </w:pPr>
    </w:p>
    <w:sectPr w:rsidR="00EA0B1D" w:rsidSect="00B0776A">
      <w:footerReference w:type="default" r:id="rId11"/>
      <w:endnotePr>
        <w:numFmt w:val="decimal"/>
      </w:endnotePr>
      <w:pgSz w:w="12240" w:h="15840" w:code="1"/>
      <w:pgMar w:top="1296" w:right="1440" w:bottom="1296" w:left="1440" w:header="144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0688C" w14:textId="77777777" w:rsidR="008E7B6F" w:rsidRDefault="008E7B6F">
      <w:r>
        <w:separator/>
      </w:r>
    </w:p>
  </w:endnote>
  <w:endnote w:type="continuationSeparator" w:id="0">
    <w:p w14:paraId="515DB651" w14:textId="77777777" w:rsidR="008E7B6F" w:rsidRDefault="008E7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WP TypographicSymbols">
    <w:altName w:val="Courier New"/>
    <w:panose1 w:val="00000000000000000000"/>
    <w:charset w:val="02"/>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8A4A" w14:textId="2FF163A4" w:rsidR="00B0776A" w:rsidRDefault="00B0776A">
    <w:pPr>
      <w:pStyle w:val="Footer"/>
      <w:framePr w:wrap="auto" w:vAnchor="text" w:hAnchor="margin" w:xAlign="center" w:y="1"/>
      <w:rPr>
        <w:rStyle w:val="PageNumber"/>
        <w:rFonts w:cs="Arial"/>
      </w:rPr>
    </w:pPr>
    <w:r>
      <w:rPr>
        <w:rStyle w:val="PageNumber"/>
        <w:rFonts w:cs="Arial"/>
      </w:rPr>
      <w:fldChar w:fldCharType="begin"/>
    </w:r>
    <w:r>
      <w:rPr>
        <w:rStyle w:val="PageNumber"/>
        <w:rFonts w:cs="Arial"/>
      </w:rPr>
      <w:instrText xml:space="preserve">PAGE  </w:instrText>
    </w:r>
    <w:r>
      <w:rPr>
        <w:rStyle w:val="PageNumber"/>
        <w:rFonts w:cs="Arial"/>
      </w:rPr>
      <w:fldChar w:fldCharType="separate"/>
    </w:r>
    <w:r w:rsidR="00CC57C4">
      <w:rPr>
        <w:rStyle w:val="PageNumber"/>
        <w:rFonts w:cs="Arial"/>
        <w:noProof/>
      </w:rPr>
      <w:t>112</w:t>
    </w:r>
    <w:r>
      <w:rPr>
        <w:rStyle w:val="PageNumber"/>
        <w:rFonts w:cs="Arial"/>
      </w:rPr>
      <w:fldChar w:fldCharType="end"/>
    </w:r>
  </w:p>
  <w:p w14:paraId="604FE337" w14:textId="77777777" w:rsidR="00B0776A" w:rsidRDefault="00B07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A0B9" w14:textId="77777777" w:rsidR="008E7B6F" w:rsidRDefault="008E7B6F">
      <w:r>
        <w:separator/>
      </w:r>
    </w:p>
  </w:footnote>
  <w:footnote w:type="continuationSeparator" w:id="0">
    <w:p w14:paraId="3560C51B" w14:textId="77777777" w:rsidR="008E7B6F" w:rsidRDefault="008E7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6A3"/>
    <w:multiLevelType w:val="hybridMultilevel"/>
    <w:tmpl w:val="05ACE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D4347"/>
    <w:multiLevelType w:val="multilevel"/>
    <w:tmpl w:val="7B421F00"/>
    <w:lvl w:ilvl="0">
      <w:start w:val="1"/>
      <w:numFmt w:val="lowerLetter"/>
      <w:lvlText w:val="%1."/>
      <w:lvlJc w:val="left"/>
      <w:pPr>
        <w:ind w:left="2880" w:hanging="360"/>
      </w:pPr>
      <w:rPr>
        <w:strike w:val="0"/>
        <w:dstrike w:val="0"/>
        <w:u w:val="none"/>
        <w:effect w:val="none"/>
      </w:rPr>
    </w:lvl>
    <w:lvl w:ilvl="1">
      <w:start w:val="1"/>
      <w:numFmt w:val="lowerRoman"/>
      <w:lvlText w:val="%2."/>
      <w:lvlJc w:val="right"/>
      <w:pPr>
        <w:ind w:left="3600" w:hanging="360"/>
      </w:pPr>
      <w:rPr>
        <w:strike w:val="0"/>
        <w:dstrike w:val="0"/>
        <w:u w:val="none"/>
        <w:effect w:val="none"/>
      </w:rPr>
    </w:lvl>
    <w:lvl w:ilvl="2">
      <w:start w:val="1"/>
      <w:numFmt w:val="decimal"/>
      <w:lvlText w:val="%3."/>
      <w:lvlJc w:val="left"/>
      <w:pPr>
        <w:ind w:left="4320" w:hanging="360"/>
      </w:pPr>
      <w:rPr>
        <w:strike w:val="0"/>
        <w:dstrike w:val="0"/>
        <w:u w:val="none"/>
        <w:effect w:val="none"/>
      </w:rPr>
    </w:lvl>
    <w:lvl w:ilvl="3">
      <w:start w:val="1"/>
      <w:numFmt w:val="lowerLetter"/>
      <w:lvlText w:val="%4."/>
      <w:lvlJc w:val="left"/>
      <w:pPr>
        <w:ind w:left="5040" w:hanging="360"/>
      </w:pPr>
      <w:rPr>
        <w:strike w:val="0"/>
        <w:dstrike w:val="0"/>
        <w:u w:val="none"/>
        <w:effect w:val="none"/>
      </w:rPr>
    </w:lvl>
    <w:lvl w:ilvl="4">
      <w:start w:val="1"/>
      <w:numFmt w:val="lowerRoman"/>
      <w:lvlText w:val="%5."/>
      <w:lvlJc w:val="right"/>
      <w:pPr>
        <w:ind w:left="5760" w:hanging="360"/>
      </w:pPr>
      <w:rPr>
        <w:strike w:val="0"/>
        <w:dstrike w:val="0"/>
        <w:u w:val="none"/>
        <w:effect w:val="none"/>
      </w:rPr>
    </w:lvl>
    <w:lvl w:ilvl="5">
      <w:start w:val="1"/>
      <w:numFmt w:val="decimal"/>
      <w:lvlText w:val="%6."/>
      <w:lvlJc w:val="left"/>
      <w:pPr>
        <w:ind w:left="6480" w:hanging="360"/>
      </w:pPr>
      <w:rPr>
        <w:strike w:val="0"/>
        <w:dstrike w:val="0"/>
        <w:u w:val="none"/>
        <w:effect w:val="none"/>
      </w:rPr>
    </w:lvl>
    <w:lvl w:ilvl="6">
      <w:start w:val="1"/>
      <w:numFmt w:val="lowerLetter"/>
      <w:lvlText w:val="%7."/>
      <w:lvlJc w:val="left"/>
      <w:pPr>
        <w:ind w:left="7200" w:hanging="360"/>
      </w:pPr>
      <w:rPr>
        <w:strike w:val="0"/>
        <w:dstrike w:val="0"/>
        <w:u w:val="none"/>
        <w:effect w:val="none"/>
      </w:rPr>
    </w:lvl>
    <w:lvl w:ilvl="7">
      <w:start w:val="1"/>
      <w:numFmt w:val="lowerRoman"/>
      <w:lvlText w:val="%8."/>
      <w:lvlJc w:val="right"/>
      <w:pPr>
        <w:ind w:left="7920" w:hanging="360"/>
      </w:pPr>
      <w:rPr>
        <w:strike w:val="0"/>
        <w:dstrike w:val="0"/>
        <w:u w:val="none"/>
        <w:effect w:val="none"/>
      </w:rPr>
    </w:lvl>
    <w:lvl w:ilvl="8">
      <w:start w:val="1"/>
      <w:numFmt w:val="decimal"/>
      <w:lvlText w:val="%9."/>
      <w:lvlJc w:val="left"/>
      <w:pPr>
        <w:ind w:left="8640" w:hanging="360"/>
      </w:pPr>
      <w:rPr>
        <w:strike w:val="0"/>
        <w:dstrike w:val="0"/>
        <w:u w:val="none"/>
        <w:effect w:val="none"/>
      </w:rPr>
    </w:lvl>
  </w:abstractNum>
  <w:abstractNum w:abstractNumId="2" w15:restartNumberingAfterBreak="0">
    <w:nsid w:val="0F392011"/>
    <w:multiLevelType w:val="hybridMultilevel"/>
    <w:tmpl w:val="CA9E8C3E"/>
    <w:lvl w:ilvl="0" w:tplc="94CC02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0291F"/>
    <w:multiLevelType w:val="hybridMultilevel"/>
    <w:tmpl w:val="CA62B86A"/>
    <w:lvl w:ilvl="0" w:tplc="8564D100">
      <w:start w:val="3"/>
      <w:numFmt w:val="lowerLetter"/>
      <w:lvlText w:val="%1."/>
      <w:lvlJc w:val="left"/>
      <w:pPr>
        <w:ind w:left="2160" w:hanging="360"/>
      </w:pPr>
      <w:rPr>
        <w:rFonts w:hint="default"/>
      </w:rPr>
    </w:lvl>
    <w:lvl w:ilvl="1" w:tplc="0409001B">
      <w:start w:val="1"/>
      <w:numFmt w:val="lowerRoman"/>
      <w:lvlText w:val="%2."/>
      <w:lvlJc w:val="right"/>
      <w:pPr>
        <w:ind w:left="2880" w:hanging="360"/>
      </w:pPr>
    </w:lvl>
    <w:lvl w:ilvl="2" w:tplc="4A54F46E">
      <w:start w:val="1"/>
      <w:numFmt w:val="decimal"/>
      <w:lvlText w:val="%3."/>
      <w:lvlJc w:val="left"/>
      <w:pPr>
        <w:ind w:left="3780" w:hanging="360"/>
      </w:pPr>
      <w:rPr>
        <w:rFonts w:hint="default"/>
      </w:r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0A83950"/>
    <w:multiLevelType w:val="hybridMultilevel"/>
    <w:tmpl w:val="83D02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D149D"/>
    <w:multiLevelType w:val="hybridMultilevel"/>
    <w:tmpl w:val="B60C5C28"/>
    <w:lvl w:ilvl="0" w:tplc="DBC836BC">
      <w:start w:val="1"/>
      <w:numFmt w:val="upperLetter"/>
      <w:pStyle w:val="Heading4"/>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6D6279"/>
    <w:multiLevelType w:val="hybridMultilevel"/>
    <w:tmpl w:val="6FE87EE2"/>
    <w:lvl w:ilvl="0" w:tplc="A0DE0286">
      <w:start w:val="1"/>
      <w:numFmt w:val="lowerLetter"/>
      <w:lvlText w:val="%1."/>
      <w:lvlJc w:val="left"/>
      <w:pPr>
        <w:ind w:left="1800" w:hanging="360"/>
      </w:pPr>
      <w:rPr>
        <w:rFonts w:hint="default"/>
      </w:rPr>
    </w:lvl>
    <w:lvl w:ilvl="1" w:tplc="0409001B">
      <w:start w:val="1"/>
      <w:numFmt w:val="lowerRoman"/>
      <w:lvlText w:val="%2."/>
      <w:lvlJc w:val="right"/>
      <w:pPr>
        <w:ind w:left="2520" w:hanging="360"/>
      </w:pPr>
    </w:lvl>
    <w:lvl w:ilvl="2" w:tplc="0409001B">
      <w:start w:val="1"/>
      <w:numFmt w:val="lowerRoman"/>
      <w:lvlText w:val="%3."/>
      <w:lvlJc w:val="right"/>
      <w:pPr>
        <w:ind w:left="3240" w:hanging="180"/>
      </w:pPr>
    </w:lvl>
    <w:lvl w:ilvl="3" w:tplc="01D6A9D2">
      <w:start w:val="7"/>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B6A5A9D"/>
    <w:multiLevelType w:val="hybridMultilevel"/>
    <w:tmpl w:val="042A282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70367C5"/>
    <w:multiLevelType w:val="hybridMultilevel"/>
    <w:tmpl w:val="7DD2455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B257165"/>
    <w:multiLevelType w:val="hybridMultilevel"/>
    <w:tmpl w:val="6C9CFA7E"/>
    <w:lvl w:ilvl="0" w:tplc="48DC93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CF7A16"/>
    <w:multiLevelType w:val="hybridMultilevel"/>
    <w:tmpl w:val="014AEBF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1304467"/>
    <w:multiLevelType w:val="hybridMultilevel"/>
    <w:tmpl w:val="BCDE3164"/>
    <w:lvl w:ilvl="0" w:tplc="3E4C6C44">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716711"/>
    <w:multiLevelType w:val="hybridMultilevel"/>
    <w:tmpl w:val="18781EF0"/>
    <w:lvl w:ilvl="0" w:tplc="925A0B4C">
      <w:start w:val="3"/>
      <w:numFmt w:val="lowerLetter"/>
      <w:lvlText w:val="%1."/>
      <w:lvlJc w:val="left"/>
      <w:pPr>
        <w:tabs>
          <w:tab w:val="num" w:pos="1800"/>
        </w:tabs>
        <w:ind w:left="1800" w:hanging="360"/>
      </w:pPr>
      <w:rPr>
        <w:rFonts w:cs="Times New Roman" w:hint="default"/>
      </w:rPr>
    </w:lvl>
    <w:lvl w:ilvl="1" w:tplc="2DFECDB6">
      <w:start w:val="1"/>
      <w:numFmt w:val="decimal"/>
      <w:lvlText w:val="%2."/>
      <w:lvlJc w:val="left"/>
      <w:pPr>
        <w:ind w:left="2520" w:hanging="360"/>
      </w:pPr>
      <w:rPr>
        <w:rFonts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3" w15:restartNumberingAfterBreak="0">
    <w:nsid w:val="33767BD8"/>
    <w:multiLevelType w:val="hybridMultilevel"/>
    <w:tmpl w:val="71DC9DD0"/>
    <w:lvl w:ilvl="0" w:tplc="CE423F94">
      <w:start w:val="1"/>
      <w:numFmt w:val="upperLetter"/>
      <w:lvlText w:val="%1."/>
      <w:lvlJc w:val="left"/>
      <w:pPr>
        <w:ind w:left="1080" w:hanging="360"/>
      </w:pPr>
      <w:rPr>
        <w:rFonts w:hint="default"/>
        <w:b/>
      </w:rPr>
    </w:lvl>
    <w:lvl w:ilvl="1" w:tplc="5E5A2F26">
      <w:start w:val="1"/>
      <w:numFmt w:val="decimal"/>
      <w:lvlText w:val="%2."/>
      <w:lvlJc w:val="left"/>
      <w:pPr>
        <w:ind w:left="1800" w:hanging="360"/>
      </w:pPr>
      <w:rPr>
        <w:rFonts w:hint="default"/>
      </w:rPr>
    </w:lvl>
    <w:lvl w:ilvl="2" w:tplc="665E8208">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38628E"/>
    <w:multiLevelType w:val="hybridMultilevel"/>
    <w:tmpl w:val="97588736"/>
    <w:lvl w:ilvl="0" w:tplc="A0DE0286">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5A24D9C"/>
    <w:multiLevelType w:val="hybridMultilevel"/>
    <w:tmpl w:val="523E86FA"/>
    <w:lvl w:ilvl="0" w:tplc="94CC02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2263C1"/>
    <w:multiLevelType w:val="hybridMultilevel"/>
    <w:tmpl w:val="E68C3F48"/>
    <w:lvl w:ilvl="0" w:tplc="D244FD6A">
      <w:start w:val="1"/>
      <w:numFmt w:val="decimal"/>
      <w:lvlText w:val="%1."/>
      <w:lvlJc w:val="left"/>
      <w:pPr>
        <w:ind w:left="1440" w:hanging="360"/>
      </w:pPr>
      <w:rPr>
        <w:rFonts w:hint="default"/>
      </w:rPr>
    </w:lvl>
    <w:lvl w:ilvl="1" w:tplc="E892B21C">
      <w:start w:val="1"/>
      <w:numFmt w:val="decimal"/>
      <w:lvlText w:val="%2."/>
      <w:lvlJc w:val="left"/>
      <w:pPr>
        <w:ind w:left="2160" w:hanging="360"/>
      </w:pPr>
      <w:rPr>
        <w:rFonts w:hint="default"/>
      </w:rPr>
    </w:lvl>
    <w:lvl w:ilvl="2" w:tplc="68B45432">
      <w:start w:val="1"/>
      <w:numFmt w:val="lowerLetter"/>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7A6150E"/>
    <w:multiLevelType w:val="hybridMultilevel"/>
    <w:tmpl w:val="94027C72"/>
    <w:lvl w:ilvl="0" w:tplc="E26622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0033DF"/>
    <w:multiLevelType w:val="hybridMultilevel"/>
    <w:tmpl w:val="07EEB76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0F">
      <w:start w:val="1"/>
      <w:numFmt w:val="decimal"/>
      <w:lvlText w:val="%3."/>
      <w:lvlJc w:val="left"/>
      <w:pPr>
        <w:ind w:left="3060" w:hanging="360"/>
      </w:pPr>
    </w:lvl>
    <w:lvl w:ilvl="3" w:tplc="04090019">
      <w:start w:val="1"/>
      <w:numFmt w:val="lowerLetter"/>
      <w:lvlText w:val="%4."/>
      <w:lvlJc w:val="left"/>
      <w:pPr>
        <w:ind w:left="3600" w:hanging="360"/>
      </w:pPr>
    </w:lvl>
    <w:lvl w:ilvl="4" w:tplc="0409000F">
      <w:start w:val="1"/>
      <w:numFmt w:val="decimal"/>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FC17EC0"/>
    <w:multiLevelType w:val="hybridMultilevel"/>
    <w:tmpl w:val="C95AF7C0"/>
    <w:lvl w:ilvl="0" w:tplc="927035AC">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132CD9"/>
    <w:multiLevelType w:val="hybridMultilevel"/>
    <w:tmpl w:val="440CD6CC"/>
    <w:lvl w:ilvl="0" w:tplc="4A1445D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33100B4"/>
    <w:multiLevelType w:val="hybridMultilevel"/>
    <w:tmpl w:val="6AFEFF9E"/>
    <w:lvl w:ilvl="0" w:tplc="D244FD6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98375BE"/>
    <w:multiLevelType w:val="hybridMultilevel"/>
    <w:tmpl w:val="B852AB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B431AAF"/>
    <w:multiLevelType w:val="hybridMultilevel"/>
    <w:tmpl w:val="B87E4664"/>
    <w:lvl w:ilvl="0" w:tplc="D244FD6A">
      <w:start w:val="1"/>
      <w:numFmt w:val="decimal"/>
      <w:lvlText w:val="%1."/>
      <w:lvlJc w:val="left"/>
      <w:pPr>
        <w:ind w:left="1440" w:hanging="360"/>
      </w:pPr>
      <w:rPr>
        <w:rFonts w:hint="default"/>
      </w:rPr>
    </w:lvl>
    <w:lvl w:ilvl="1" w:tplc="F7005A10">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C856004"/>
    <w:multiLevelType w:val="hybridMultilevel"/>
    <w:tmpl w:val="8228B688"/>
    <w:lvl w:ilvl="0" w:tplc="515213BC">
      <w:start w:val="33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7A1B67"/>
    <w:multiLevelType w:val="hybridMultilevel"/>
    <w:tmpl w:val="5F943F1C"/>
    <w:lvl w:ilvl="0" w:tplc="1FF0A6B4">
      <w:start w:val="1"/>
      <w:numFmt w:val="decimal"/>
      <w:lvlText w:val="%1."/>
      <w:lvlJc w:val="left"/>
      <w:pPr>
        <w:ind w:left="1800" w:hanging="360"/>
      </w:pPr>
      <w:rPr>
        <w:b/>
      </w:rPr>
    </w:lvl>
    <w:lvl w:ilvl="1" w:tplc="F7367B94">
      <w:start w:val="1"/>
      <w:numFmt w:val="low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3292228"/>
    <w:multiLevelType w:val="hybridMultilevel"/>
    <w:tmpl w:val="3BFEEA80"/>
    <w:lvl w:ilvl="0" w:tplc="94CC02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59D1EFB"/>
    <w:multiLevelType w:val="hybridMultilevel"/>
    <w:tmpl w:val="478E838C"/>
    <w:lvl w:ilvl="0" w:tplc="A9B8828A">
      <w:start w:val="1"/>
      <w:numFmt w:val="upperLetter"/>
      <w:lvlText w:val="%1."/>
      <w:lvlJc w:val="left"/>
      <w:pPr>
        <w:ind w:left="1080" w:hanging="360"/>
      </w:pPr>
      <w:rPr>
        <w:rFonts w:hint="default"/>
        <w:b/>
      </w:rPr>
    </w:lvl>
    <w:lvl w:ilvl="1" w:tplc="0F3A691A">
      <w:start w:val="1"/>
      <w:numFmt w:val="decimal"/>
      <w:lvlText w:val="%2."/>
      <w:lvlJc w:val="left"/>
      <w:pPr>
        <w:ind w:left="1800" w:hanging="36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7477F82"/>
    <w:multiLevelType w:val="hybridMultilevel"/>
    <w:tmpl w:val="014AEBF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5EAD616A"/>
    <w:multiLevelType w:val="hybridMultilevel"/>
    <w:tmpl w:val="EA1E094C"/>
    <w:lvl w:ilvl="0" w:tplc="410483E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0CB0B2D"/>
    <w:multiLevelType w:val="multilevel"/>
    <w:tmpl w:val="CE3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E5FA7"/>
    <w:multiLevelType w:val="hybridMultilevel"/>
    <w:tmpl w:val="638435BA"/>
    <w:lvl w:ilvl="0" w:tplc="B80C472A">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2" w15:restartNumberingAfterBreak="0">
    <w:nsid w:val="73914B1C"/>
    <w:multiLevelType w:val="hybridMultilevel"/>
    <w:tmpl w:val="72B2A27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58A7EBB"/>
    <w:multiLevelType w:val="hybridMultilevel"/>
    <w:tmpl w:val="615C8870"/>
    <w:lvl w:ilvl="0" w:tplc="D244FD6A">
      <w:start w:val="1"/>
      <w:numFmt w:val="decimal"/>
      <w:lvlText w:val="%1."/>
      <w:lvlJc w:val="left"/>
      <w:pPr>
        <w:ind w:left="1440" w:hanging="360"/>
      </w:pPr>
      <w:rPr>
        <w:rFonts w:hint="default"/>
      </w:rPr>
    </w:lvl>
    <w:lvl w:ilvl="1" w:tplc="A0E63BAC">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75E2FCC"/>
    <w:multiLevelType w:val="hybridMultilevel"/>
    <w:tmpl w:val="D0DE85FC"/>
    <w:lvl w:ilvl="0" w:tplc="6A943C4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8DB3ADC"/>
    <w:multiLevelType w:val="hybridMultilevel"/>
    <w:tmpl w:val="002E5078"/>
    <w:lvl w:ilvl="0" w:tplc="04090019">
      <w:start w:val="1"/>
      <w:numFmt w:val="lowerLetter"/>
      <w:lvlText w:val="%1."/>
      <w:lvlJc w:val="left"/>
      <w:pPr>
        <w:ind w:left="1440" w:hanging="360"/>
      </w:pPr>
    </w:lvl>
    <w:lvl w:ilvl="1" w:tplc="E872E3F4">
      <w:start w:val="1"/>
      <w:numFmt w:val="decimal"/>
      <w:lvlText w:val="%2."/>
      <w:lvlJc w:val="left"/>
      <w:pPr>
        <w:ind w:left="2160" w:hanging="360"/>
      </w:pPr>
      <w:rPr>
        <w:rFonts w:hint="default"/>
        <w:b/>
      </w:rPr>
    </w:lvl>
    <w:lvl w:ilvl="2" w:tplc="7CA66782">
      <w:start w:val="1"/>
      <w:numFmt w:val="upperLetter"/>
      <w:lvlText w:val="%3."/>
      <w:lvlJc w:val="left"/>
      <w:pPr>
        <w:ind w:left="3060" w:hanging="360"/>
      </w:pPr>
      <w:rPr>
        <w:rFonts w:hint="default"/>
        <w:b/>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A820EA5"/>
    <w:multiLevelType w:val="hybridMultilevel"/>
    <w:tmpl w:val="E9D892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E0009AA"/>
    <w:multiLevelType w:val="hybridMultilevel"/>
    <w:tmpl w:val="D64CD70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FBB7255"/>
    <w:multiLevelType w:val="hybridMultilevel"/>
    <w:tmpl w:val="12DA8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2581370">
    <w:abstractNumId w:val="12"/>
  </w:num>
  <w:num w:numId="2" w16cid:durableId="1113551693">
    <w:abstractNumId w:val="31"/>
  </w:num>
  <w:num w:numId="3" w16cid:durableId="2006542324">
    <w:abstractNumId w:val="29"/>
  </w:num>
  <w:num w:numId="4" w16cid:durableId="2060547682">
    <w:abstractNumId w:val="3"/>
  </w:num>
  <w:num w:numId="5" w16cid:durableId="570189767">
    <w:abstractNumId w:val="25"/>
  </w:num>
  <w:num w:numId="6" w16cid:durableId="446119011">
    <w:abstractNumId w:val="17"/>
  </w:num>
  <w:num w:numId="7" w16cid:durableId="393085320">
    <w:abstractNumId w:val="14"/>
  </w:num>
  <w:num w:numId="8" w16cid:durableId="579098577">
    <w:abstractNumId w:val="10"/>
  </w:num>
  <w:num w:numId="9" w16cid:durableId="272441599">
    <w:abstractNumId w:val="28"/>
  </w:num>
  <w:num w:numId="10" w16cid:durableId="612325988">
    <w:abstractNumId w:val="19"/>
  </w:num>
  <w:num w:numId="11" w16cid:durableId="586040075">
    <w:abstractNumId w:val="6"/>
  </w:num>
  <w:num w:numId="12" w16cid:durableId="1460298787">
    <w:abstractNumId w:val="1"/>
  </w:num>
  <w:num w:numId="13" w16cid:durableId="1912933275">
    <w:abstractNumId w:val="35"/>
  </w:num>
  <w:num w:numId="14" w16cid:durableId="349070705">
    <w:abstractNumId w:val="34"/>
  </w:num>
  <w:num w:numId="15" w16cid:durableId="1971400813">
    <w:abstractNumId w:val="27"/>
  </w:num>
  <w:num w:numId="16" w16cid:durableId="843327615">
    <w:abstractNumId w:val="21"/>
  </w:num>
  <w:num w:numId="17" w16cid:durableId="804274317">
    <w:abstractNumId w:val="33"/>
  </w:num>
  <w:num w:numId="18" w16cid:durableId="1675106466">
    <w:abstractNumId w:val="16"/>
  </w:num>
  <w:num w:numId="19" w16cid:durableId="472597048">
    <w:abstractNumId w:val="23"/>
  </w:num>
  <w:num w:numId="20" w16cid:durableId="2082635386">
    <w:abstractNumId w:val="13"/>
  </w:num>
  <w:num w:numId="21" w16cid:durableId="1018970310">
    <w:abstractNumId w:val="20"/>
  </w:num>
  <w:num w:numId="22" w16cid:durableId="1381326607">
    <w:abstractNumId w:val="15"/>
  </w:num>
  <w:num w:numId="23" w16cid:durableId="763646060">
    <w:abstractNumId w:val="26"/>
  </w:num>
  <w:num w:numId="24" w16cid:durableId="1182822654">
    <w:abstractNumId w:val="0"/>
  </w:num>
  <w:num w:numId="25" w16cid:durableId="2105607904">
    <w:abstractNumId w:val="38"/>
  </w:num>
  <w:num w:numId="26" w16cid:durableId="268854426">
    <w:abstractNumId w:val="4"/>
  </w:num>
  <w:num w:numId="27" w16cid:durableId="1151751507">
    <w:abstractNumId w:val="9"/>
  </w:num>
  <w:num w:numId="28" w16cid:durableId="1518884144">
    <w:abstractNumId w:val="22"/>
  </w:num>
  <w:num w:numId="29" w16cid:durableId="969361176">
    <w:abstractNumId w:val="5"/>
  </w:num>
  <w:num w:numId="30" w16cid:durableId="63333277">
    <w:abstractNumId w:val="36"/>
  </w:num>
  <w:num w:numId="31" w16cid:durableId="1904832053">
    <w:abstractNumId w:val="8"/>
  </w:num>
  <w:num w:numId="32" w16cid:durableId="1529030487">
    <w:abstractNumId w:val="37"/>
  </w:num>
  <w:num w:numId="33" w16cid:durableId="1727142910">
    <w:abstractNumId w:val="7"/>
  </w:num>
  <w:num w:numId="34" w16cid:durableId="820852280">
    <w:abstractNumId w:val="18"/>
  </w:num>
  <w:num w:numId="35" w16cid:durableId="971013788">
    <w:abstractNumId w:val="32"/>
  </w:num>
  <w:num w:numId="36" w16cid:durableId="1940943757">
    <w:abstractNumId w:val="11"/>
  </w:num>
  <w:num w:numId="37" w16cid:durableId="1650401472">
    <w:abstractNumId w:val="2"/>
  </w:num>
  <w:num w:numId="38" w16cid:durableId="681323643">
    <w:abstractNumId w:val="24"/>
  </w:num>
  <w:num w:numId="39" w16cid:durableId="332147660">
    <w:abstractNumId w:val="3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s-MX" w:vendorID="64" w:dllVersion="6" w:nlCheck="1" w:checkStyle="0"/>
  <w:activeWritingStyle w:appName="MSWord" w:lang="es-AR" w:vendorID="64" w:dllVersion="6" w:nlCheck="1" w:checkStyle="0"/>
  <w:activeWritingStyle w:appName="MSWord" w:lang="en-US" w:vendorID="64" w:dllVersion="0" w:nlCheck="1" w:checkStyle="0"/>
  <w:activeWritingStyle w:appName="MSWord" w:lang="fr-FR" w:vendorID="64" w:dllVersion="0" w:nlCheck="1" w:checkStyle="0"/>
  <w:activeWritingStyle w:appName="MSWord" w:lang="es-MX" w:vendorID="64" w:dllVersion="0" w:nlCheck="1" w:checkStyle="0"/>
  <w:activeWritingStyle w:appName="MSWord" w:lang="es-A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D05"/>
    <w:rsid w:val="000057B7"/>
    <w:rsid w:val="000057D2"/>
    <w:rsid w:val="00005D5F"/>
    <w:rsid w:val="00011252"/>
    <w:rsid w:val="00012AD8"/>
    <w:rsid w:val="000145D5"/>
    <w:rsid w:val="000208D8"/>
    <w:rsid w:val="00020D95"/>
    <w:rsid w:val="00026F5F"/>
    <w:rsid w:val="00027832"/>
    <w:rsid w:val="00030741"/>
    <w:rsid w:val="00030E06"/>
    <w:rsid w:val="000400BD"/>
    <w:rsid w:val="00042DC9"/>
    <w:rsid w:val="0005536F"/>
    <w:rsid w:val="0005561D"/>
    <w:rsid w:val="00057C83"/>
    <w:rsid w:val="00060D81"/>
    <w:rsid w:val="00070281"/>
    <w:rsid w:val="0007363B"/>
    <w:rsid w:val="00074B6C"/>
    <w:rsid w:val="0007519A"/>
    <w:rsid w:val="00077899"/>
    <w:rsid w:val="00080305"/>
    <w:rsid w:val="00083452"/>
    <w:rsid w:val="00094407"/>
    <w:rsid w:val="000A4A0E"/>
    <w:rsid w:val="000A5215"/>
    <w:rsid w:val="000B00B8"/>
    <w:rsid w:val="000B282B"/>
    <w:rsid w:val="000C043E"/>
    <w:rsid w:val="000C0A70"/>
    <w:rsid w:val="000C5515"/>
    <w:rsid w:val="000C5D64"/>
    <w:rsid w:val="000D238A"/>
    <w:rsid w:val="000D682E"/>
    <w:rsid w:val="000E4280"/>
    <w:rsid w:val="000E6E8C"/>
    <w:rsid w:val="000E6F11"/>
    <w:rsid w:val="000F7676"/>
    <w:rsid w:val="00100408"/>
    <w:rsid w:val="00103269"/>
    <w:rsid w:val="00104D76"/>
    <w:rsid w:val="001074DD"/>
    <w:rsid w:val="0011180F"/>
    <w:rsid w:val="001343F7"/>
    <w:rsid w:val="0013502B"/>
    <w:rsid w:val="001415A1"/>
    <w:rsid w:val="00141C8D"/>
    <w:rsid w:val="00143402"/>
    <w:rsid w:val="00146128"/>
    <w:rsid w:val="001462FC"/>
    <w:rsid w:val="00150405"/>
    <w:rsid w:val="00154F17"/>
    <w:rsid w:val="00156B05"/>
    <w:rsid w:val="0015718D"/>
    <w:rsid w:val="001612DC"/>
    <w:rsid w:val="00162FD0"/>
    <w:rsid w:val="00174A30"/>
    <w:rsid w:val="0017531D"/>
    <w:rsid w:val="00184E71"/>
    <w:rsid w:val="001856A2"/>
    <w:rsid w:val="00185F85"/>
    <w:rsid w:val="001874F5"/>
    <w:rsid w:val="00193EA0"/>
    <w:rsid w:val="00197F92"/>
    <w:rsid w:val="001A16CE"/>
    <w:rsid w:val="001A70F7"/>
    <w:rsid w:val="001C08C8"/>
    <w:rsid w:val="001C6F3B"/>
    <w:rsid w:val="001D0084"/>
    <w:rsid w:val="001D5716"/>
    <w:rsid w:val="001E3FFD"/>
    <w:rsid w:val="001E513C"/>
    <w:rsid w:val="001F0A12"/>
    <w:rsid w:val="001F0D12"/>
    <w:rsid w:val="001F1EFD"/>
    <w:rsid w:val="00200E35"/>
    <w:rsid w:val="00212507"/>
    <w:rsid w:val="00217F4F"/>
    <w:rsid w:val="00222B9A"/>
    <w:rsid w:val="00223D6F"/>
    <w:rsid w:val="00230CD3"/>
    <w:rsid w:val="00231B0D"/>
    <w:rsid w:val="0023588B"/>
    <w:rsid w:val="00235F9F"/>
    <w:rsid w:val="00236723"/>
    <w:rsid w:val="002441DF"/>
    <w:rsid w:val="00245C95"/>
    <w:rsid w:val="00246045"/>
    <w:rsid w:val="00251C6B"/>
    <w:rsid w:val="00262CC4"/>
    <w:rsid w:val="00265E6E"/>
    <w:rsid w:val="00267E50"/>
    <w:rsid w:val="00276063"/>
    <w:rsid w:val="00293477"/>
    <w:rsid w:val="002B0900"/>
    <w:rsid w:val="002C6B0A"/>
    <w:rsid w:val="002C6BC9"/>
    <w:rsid w:val="002D3132"/>
    <w:rsid w:val="002E007F"/>
    <w:rsid w:val="002F062C"/>
    <w:rsid w:val="002F2644"/>
    <w:rsid w:val="002F5DD2"/>
    <w:rsid w:val="002F7777"/>
    <w:rsid w:val="0030257E"/>
    <w:rsid w:val="00303A55"/>
    <w:rsid w:val="0030503D"/>
    <w:rsid w:val="00305611"/>
    <w:rsid w:val="003202C9"/>
    <w:rsid w:val="00324F20"/>
    <w:rsid w:val="003265DD"/>
    <w:rsid w:val="003306A2"/>
    <w:rsid w:val="003363CF"/>
    <w:rsid w:val="00341EE3"/>
    <w:rsid w:val="003420AE"/>
    <w:rsid w:val="00342130"/>
    <w:rsid w:val="00356EB7"/>
    <w:rsid w:val="003628A0"/>
    <w:rsid w:val="00363579"/>
    <w:rsid w:val="003654E9"/>
    <w:rsid w:val="003706C0"/>
    <w:rsid w:val="00371C7C"/>
    <w:rsid w:val="00375191"/>
    <w:rsid w:val="0037613A"/>
    <w:rsid w:val="00384399"/>
    <w:rsid w:val="00386E74"/>
    <w:rsid w:val="003900A3"/>
    <w:rsid w:val="00390529"/>
    <w:rsid w:val="00391FBE"/>
    <w:rsid w:val="00394E77"/>
    <w:rsid w:val="00396F39"/>
    <w:rsid w:val="003A6D76"/>
    <w:rsid w:val="003C4DF5"/>
    <w:rsid w:val="003C587D"/>
    <w:rsid w:val="003D14D0"/>
    <w:rsid w:val="003D665D"/>
    <w:rsid w:val="003E5216"/>
    <w:rsid w:val="003E733F"/>
    <w:rsid w:val="003F5770"/>
    <w:rsid w:val="003F73AE"/>
    <w:rsid w:val="0040042B"/>
    <w:rsid w:val="004031E8"/>
    <w:rsid w:val="00406AF2"/>
    <w:rsid w:val="00406C4D"/>
    <w:rsid w:val="00406CBB"/>
    <w:rsid w:val="004073DC"/>
    <w:rsid w:val="0041384D"/>
    <w:rsid w:val="0041751B"/>
    <w:rsid w:val="00421BF4"/>
    <w:rsid w:val="00421FB5"/>
    <w:rsid w:val="00427C41"/>
    <w:rsid w:val="00427FC5"/>
    <w:rsid w:val="004344A6"/>
    <w:rsid w:val="00441571"/>
    <w:rsid w:val="0044640F"/>
    <w:rsid w:val="0046289C"/>
    <w:rsid w:val="00467004"/>
    <w:rsid w:val="00467EF6"/>
    <w:rsid w:val="00470B97"/>
    <w:rsid w:val="0048075B"/>
    <w:rsid w:val="00480A4F"/>
    <w:rsid w:val="004817D3"/>
    <w:rsid w:val="00482FB6"/>
    <w:rsid w:val="004862D5"/>
    <w:rsid w:val="00494A09"/>
    <w:rsid w:val="004956B1"/>
    <w:rsid w:val="00497E36"/>
    <w:rsid w:val="004A238E"/>
    <w:rsid w:val="004A57A6"/>
    <w:rsid w:val="004A5E55"/>
    <w:rsid w:val="004A62D9"/>
    <w:rsid w:val="004B113C"/>
    <w:rsid w:val="004B2460"/>
    <w:rsid w:val="004B298F"/>
    <w:rsid w:val="004B7443"/>
    <w:rsid w:val="004C219E"/>
    <w:rsid w:val="004D1844"/>
    <w:rsid w:val="004D2007"/>
    <w:rsid w:val="004D42F1"/>
    <w:rsid w:val="004D50A6"/>
    <w:rsid w:val="004D6C1F"/>
    <w:rsid w:val="004E10FD"/>
    <w:rsid w:val="004E53A1"/>
    <w:rsid w:val="004E7E3D"/>
    <w:rsid w:val="004F1DF6"/>
    <w:rsid w:val="004F650B"/>
    <w:rsid w:val="00503278"/>
    <w:rsid w:val="00505E90"/>
    <w:rsid w:val="0050744B"/>
    <w:rsid w:val="0052265C"/>
    <w:rsid w:val="00526448"/>
    <w:rsid w:val="00533132"/>
    <w:rsid w:val="00541716"/>
    <w:rsid w:val="00543829"/>
    <w:rsid w:val="00544621"/>
    <w:rsid w:val="00544A17"/>
    <w:rsid w:val="00545322"/>
    <w:rsid w:val="00574036"/>
    <w:rsid w:val="005747F5"/>
    <w:rsid w:val="0057624F"/>
    <w:rsid w:val="00580721"/>
    <w:rsid w:val="0058108A"/>
    <w:rsid w:val="00590880"/>
    <w:rsid w:val="00596F70"/>
    <w:rsid w:val="005B214E"/>
    <w:rsid w:val="005B322B"/>
    <w:rsid w:val="005B50B5"/>
    <w:rsid w:val="005C023E"/>
    <w:rsid w:val="005C1B28"/>
    <w:rsid w:val="005D255D"/>
    <w:rsid w:val="005D31E1"/>
    <w:rsid w:val="005D4892"/>
    <w:rsid w:val="005D75B8"/>
    <w:rsid w:val="005E2572"/>
    <w:rsid w:val="005E38A3"/>
    <w:rsid w:val="005F0639"/>
    <w:rsid w:val="005F1A0F"/>
    <w:rsid w:val="005F7A74"/>
    <w:rsid w:val="006025DC"/>
    <w:rsid w:val="0060272A"/>
    <w:rsid w:val="00604FF4"/>
    <w:rsid w:val="006156EF"/>
    <w:rsid w:val="006308F2"/>
    <w:rsid w:val="00631B02"/>
    <w:rsid w:val="00635D05"/>
    <w:rsid w:val="00637D92"/>
    <w:rsid w:val="006417A5"/>
    <w:rsid w:val="00646044"/>
    <w:rsid w:val="00647546"/>
    <w:rsid w:val="00650F09"/>
    <w:rsid w:val="006572F5"/>
    <w:rsid w:val="00663BF3"/>
    <w:rsid w:val="006701DF"/>
    <w:rsid w:val="00675C47"/>
    <w:rsid w:val="00690809"/>
    <w:rsid w:val="00694423"/>
    <w:rsid w:val="006A2B90"/>
    <w:rsid w:val="006A5FE4"/>
    <w:rsid w:val="006A6FB7"/>
    <w:rsid w:val="006B45C5"/>
    <w:rsid w:val="006B5949"/>
    <w:rsid w:val="006B781E"/>
    <w:rsid w:val="006C17BA"/>
    <w:rsid w:val="006C7003"/>
    <w:rsid w:val="006C74BF"/>
    <w:rsid w:val="006D0BBF"/>
    <w:rsid w:val="006D40F8"/>
    <w:rsid w:val="006D7739"/>
    <w:rsid w:val="006E13B4"/>
    <w:rsid w:val="006F0CA7"/>
    <w:rsid w:val="006F2454"/>
    <w:rsid w:val="006F4E27"/>
    <w:rsid w:val="006F532F"/>
    <w:rsid w:val="006F7551"/>
    <w:rsid w:val="00704172"/>
    <w:rsid w:val="0070650E"/>
    <w:rsid w:val="00710E5D"/>
    <w:rsid w:val="00712E49"/>
    <w:rsid w:val="00713EB0"/>
    <w:rsid w:val="00716EE8"/>
    <w:rsid w:val="00721DD7"/>
    <w:rsid w:val="00732EF2"/>
    <w:rsid w:val="00734CFF"/>
    <w:rsid w:val="00743C6F"/>
    <w:rsid w:val="00760712"/>
    <w:rsid w:val="00770B36"/>
    <w:rsid w:val="00772CD1"/>
    <w:rsid w:val="00777980"/>
    <w:rsid w:val="00780F8E"/>
    <w:rsid w:val="00785F5B"/>
    <w:rsid w:val="007A1009"/>
    <w:rsid w:val="007A2DB7"/>
    <w:rsid w:val="007A755E"/>
    <w:rsid w:val="007B3847"/>
    <w:rsid w:val="007B4524"/>
    <w:rsid w:val="007B45D4"/>
    <w:rsid w:val="007C1FA7"/>
    <w:rsid w:val="007C43D5"/>
    <w:rsid w:val="007D53E7"/>
    <w:rsid w:val="007D6C5A"/>
    <w:rsid w:val="007D76FB"/>
    <w:rsid w:val="007F0A43"/>
    <w:rsid w:val="007F69FF"/>
    <w:rsid w:val="00800EA8"/>
    <w:rsid w:val="008028B6"/>
    <w:rsid w:val="008033DC"/>
    <w:rsid w:val="008038D5"/>
    <w:rsid w:val="00805B7D"/>
    <w:rsid w:val="0081676C"/>
    <w:rsid w:val="00825F24"/>
    <w:rsid w:val="008279EB"/>
    <w:rsid w:val="00832411"/>
    <w:rsid w:val="0083600D"/>
    <w:rsid w:val="00867CF5"/>
    <w:rsid w:val="0087072A"/>
    <w:rsid w:val="00872181"/>
    <w:rsid w:val="008728B1"/>
    <w:rsid w:val="00873E60"/>
    <w:rsid w:val="00880408"/>
    <w:rsid w:val="00884C8E"/>
    <w:rsid w:val="00892710"/>
    <w:rsid w:val="00895BA1"/>
    <w:rsid w:val="00896496"/>
    <w:rsid w:val="008A6A9D"/>
    <w:rsid w:val="008A720C"/>
    <w:rsid w:val="008B1836"/>
    <w:rsid w:val="008B78D5"/>
    <w:rsid w:val="008C064C"/>
    <w:rsid w:val="008C08A5"/>
    <w:rsid w:val="008C16F7"/>
    <w:rsid w:val="008C1DA7"/>
    <w:rsid w:val="008C3BE7"/>
    <w:rsid w:val="008C53C6"/>
    <w:rsid w:val="008C63F4"/>
    <w:rsid w:val="008C6851"/>
    <w:rsid w:val="008C7249"/>
    <w:rsid w:val="008C729E"/>
    <w:rsid w:val="008D088F"/>
    <w:rsid w:val="008E043A"/>
    <w:rsid w:val="008E6027"/>
    <w:rsid w:val="008E7B6F"/>
    <w:rsid w:val="008F28A4"/>
    <w:rsid w:val="00903467"/>
    <w:rsid w:val="009038D8"/>
    <w:rsid w:val="00906E17"/>
    <w:rsid w:val="0091646E"/>
    <w:rsid w:val="00917ECA"/>
    <w:rsid w:val="00920CD7"/>
    <w:rsid w:val="00921E1B"/>
    <w:rsid w:val="00926278"/>
    <w:rsid w:val="00933A22"/>
    <w:rsid w:val="0094180E"/>
    <w:rsid w:val="009422F6"/>
    <w:rsid w:val="00955EE3"/>
    <w:rsid w:val="00960E8F"/>
    <w:rsid w:val="00966254"/>
    <w:rsid w:val="00974E50"/>
    <w:rsid w:val="009766F7"/>
    <w:rsid w:val="0097753E"/>
    <w:rsid w:val="00981E9F"/>
    <w:rsid w:val="0098480D"/>
    <w:rsid w:val="0099282B"/>
    <w:rsid w:val="00994483"/>
    <w:rsid w:val="00996571"/>
    <w:rsid w:val="009A3D71"/>
    <w:rsid w:val="009B3C2E"/>
    <w:rsid w:val="009B6539"/>
    <w:rsid w:val="009B7093"/>
    <w:rsid w:val="009C3107"/>
    <w:rsid w:val="009C78AC"/>
    <w:rsid w:val="009D13C6"/>
    <w:rsid w:val="009D17FD"/>
    <w:rsid w:val="009D49EA"/>
    <w:rsid w:val="009E02BF"/>
    <w:rsid w:val="009E0466"/>
    <w:rsid w:val="009E4172"/>
    <w:rsid w:val="009E51B9"/>
    <w:rsid w:val="009E6C80"/>
    <w:rsid w:val="00A004B3"/>
    <w:rsid w:val="00A05C7E"/>
    <w:rsid w:val="00A07B51"/>
    <w:rsid w:val="00A16CBD"/>
    <w:rsid w:val="00A20251"/>
    <w:rsid w:val="00A24A25"/>
    <w:rsid w:val="00A30C37"/>
    <w:rsid w:val="00A36F36"/>
    <w:rsid w:val="00A37EFC"/>
    <w:rsid w:val="00A4162B"/>
    <w:rsid w:val="00A42D90"/>
    <w:rsid w:val="00A500A7"/>
    <w:rsid w:val="00A53CD2"/>
    <w:rsid w:val="00A62009"/>
    <w:rsid w:val="00A63351"/>
    <w:rsid w:val="00A633B4"/>
    <w:rsid w:val="00A63E62"/>
    <w:rsid w:val="00A65DB5"/>
    <w:rsid w:val="00A70E51"/>
    <w:rsid w:val="00A7107F"/>
    <w:rsid w:val="00A71A8D"/>
    <w:rsid w:val="00A7606C"/>
    <w:rsid w:val="00A76C5C"/>
    <w:rsid w:val="00A76DB6"/>
    <w:rsid w:val="00A80981"/>
    <w:rsid w:val="00A859B9"/>
    <w:rsid w:val="00AA136D"/>
    <w:rsid w:val="00AA4911"/>
    <w:rsid w:val="00AB23BB"/>
    <w:rsid w:val="00AB58AA"/>
    <w:rsid w:val="00AC747E"/>
    <w:rsid w:val="00AD3FD0"/>
    <w:rsid w:val="00AD511A"/>
    <w:rsid w:val="00AD69A4"/>
    <w:rsid w:val="00AE0245"/>
    <w:rsid w:val="00AE1143"/>
    <w:rsid w:val="00AF054E"/>
    <w:rsid w:val="00AF3670"/>
    <w:rsid w:val="00B033D5"/>
    <w:rsid w:val="00B03903"/>
    <w:rsid w:val="00B05426"/>
    <w:rsid w:val="00B0776A"/>
    <w:rsid w:val="00B13928"/>
    <w:rsid w:val="00B17387"/>
    <w:rsid w:val="00B22D60"/>
    <w:rsid w:val="00B23E87"/>
    <w:rsid w:val="00B2422F"/>
    <w:rsid w:val="00B26F15"/>
    <w:rsid w:val="00B42387"/>
    <w:rsid w:val="00B42F84"/>
    <w:rsid w:val="00B4399E"/>
    <w:rsid w:val="00B52AA1"/>
    <w:rsid w:val="00B63D2F"/>
    <w:rsid w:val="00B64B58"/>
    <w:rsid w:val="00B667A8"/>
    <w:rsid w:val="00B66AC8"/>
    <w:rsid w:val="00B708E7"/>
    <w:rsid w:val="00B802BD"/>
    <w:rsid w:val="00B82976"/>
    <w:rsid w:val="00B85515"/>
    <w:rsid w:val="00B8679A"/>
    <w:rsid w:val="00B913DD"/>
    <w:rsid w:val="00B91A0F"/>
    <w:rsid w:val="00B9464E"/>
    <w:rsid w:val="00BA1611"/>
    <w:rsid w:val="00BA7583"/>
    <w:rsid w:val="00BB4F6A"/>
    <w:rsid w:val="00BB5B2E"/>
    <w:rsid w:val="00BC0C64"/>
    <w:rsid w:val="00BC1E28"/>
    <w:rsid w:val="00BC264B"/>
    <w:rsid w:val="00BC30A8"/>
    <w:rsid w:val="00BC5078"/>
    <w:rsid w:val="00BD3B3B"/>
    <w:rsid w:val="00BD538C"/>
    <w:rsid w:val="00BD5BF5"/>
    <w:rsid w:val="00BD7EE2"/>
    <w:rsid w:val="00BF1464"/>
    <w:rsid w:val="00BF5EF3"/>
    <w:rsid w:val="00C01C04"/>
    <w:rsid w:val="00C11F9F"/>
    <w:rsid w:val="00C224B3"/>
    <w:rsid w:val="00C321AC"/>
    <w:rsid w:val="00C32AB3"/>
    <w:rsid w:val="00C344A0"/>
    <w:rsid w:val="00C42229"/>
    <w:rsid w:val="00C46C35"/>
    <w:rsid w:val="00C478AA"/>
    <w:rsid w:val="00C520C1"/>
    <w:rsid w:val="00C57D5E"/>
    <w:rsid w:val="00C62B6F"/>
    <w:rsid w:val="00C66A0A"/>
    <w:rsid w:val="00C702B5"/>
    <w:rsid w:val="00C71AAA"/>
    <w:rsid w:val="00C71D2B"/>
    <w:rsid w:val="00C754A3"/>
    <w:rsid w:val="00C835BD"/>
    <w:rsid w:val="00C86888"/>
    <w:rsid w:val="00C936C5"/>
    <w:rsid w:val="00C9714B"/>
    <w:rsid w:val="00CB14A9"/>
    <w:rsid w:val="00CB5660"/>
    <w:rsid w:val="00CC18A6"/>
    <w:rsid w:val="00CC24DC"/>
    <w:rsid w:val="00CC2644"/>
    <w:rsid w:val="00CC301C"/>
    <w:rsid w:val="00CC57C4"/>
    <w:rsid w:val="00CC6CB1"/>
    <w:rsid w:val="00CC72AB"/>
    <w:rsid w:val="00CD1725"/>
    <w:rsid w:val="00CE1EE3"/>
    <w:rsid w:val="00CE2D78"/>
    <w:rsid w:val="00CE6FF1"/>
    <w:rsid w:val="00CF03E7"/>
    <w:rsid w:val="00CF3A0C"/>
    <w:rsid w:val="00CF45E3"/>
    <w:rsid w:val="00CF4FED"/>
    <w:rsid w:val="00D05592"/>
    <w:rsid w:val="00D12F5E"/>
    <w:rsid w:val="00D1655D"/>
    <w:rsid w:val="00D2113B"/>
    <w:rsid w:val="00D24C79"/>
    <w:rsid w:val="00D25B6A"/>
    <w:rsid w:val="00D303D3"/>
    <w:rsid w:val="00D30416"/>
    <w:rsid w:val="00D30893"/>
    <w:rsid w:val="00D33FAF"/>
    <w:rsid w:val="00D41945"/>
    <w:rsid w:val="00D447E4"/>
    <w:rsid w:val="00D46258"/>
    <w:rsid w:val="00D46B07"/>
    <w:rsid w:val="00D47761"/>
    <w:rsid w:val="00D502C6"/>
    <w:rsid w:val="00D519FF"/>
    <w:rsid w:val="00D52D91"/>
    <w:rsid w:val="00D57DC7"/>
    <w:rsid w:val="00D610B8"/>
    <w:rsid w:val="00D67375"/>
    <w:rsid w:val="00D738C9"/>
    <w:rsid w:val="00D854A8"/>
    <w:rsid w:val="00D86435"/>
    <w:rsid w:val="00D86D35"/>
    <w:rsid w:val="00D90589"/>
    <w:rsid w:val="00D928BF"/>
    <w:rsid w:val="00DB0A03"/>
    <w:rsid w:val="00DB0C59"/>
    <w:rsid w:val="00DB3744"/>
    <w:rsid w:val="00DB5A6B"/>
    <w:rsid w:val="00DC1F52"/>
    <w:rsid w:val="00DC23E4"/>
    <w:rsid w:val="00DC3A90"/>
    <w:rsid w:val="00DC6A13"/>
    <w:rsid w:val="00DD240C"/>
    <w:rsid w:val="00DE115C"/>
    <w:rsid w:val="00DE2E02"/>
    <w:rsid w:val="00DE71AF"/>
    <w:rsid w:val="00DF4A3B"/>
    <w:rsid w:val="00DF516D"/>
    <w:rsid w:val="00E00B73"/>
    <w:rsid w:val="00E06A31"/>
    <w:rsid w:val="00E11407"/>
    <w:rsid w:val="00E248D5"/>
    <w:rsid w:val="00E47ECC"/>
    <w:rsid w:val="00E53814"/>
    <w:rsid w:val="00E567B8"/>
    <w:rsid w:val="00E57FD0"/>
    <w:rsid w:val="00E61EFD"/>
    <w:rsid w:val="00E7233E"/>
    <w:rsid w:val="00E74DAB"/>
    <w:rsid w:val="00E86344"/>
    <w:rsid w:val="00E86D13"/>
    <w:rsid w:val="00E93ABA"/>
    <w:rsid w:val="00EA01AA"/>
    <w:rsid w:val="00EA0534"/>
    <w:rsid w:val="00EA0ACE"/>
    <w:rsid w:val="00EA0B1D"/>
    <w:rsid w:val="00EB6B60"/>
    <w:rsid w:val="00EB7772"/>
    <w:rsid w:val="00EB7A75"/>
    <w:rsid w:val="00EC0322"/>
    <w:rsid w:val="00EC0A95"/>
    <w:rsid w:val="00EC2817"/>
    <w:rsid w:val="00EC29AA"/>
    <w:rsid w:val="00ED1193"/>
    <w:rsid w:val="00ED7AE8"/>
    <w:rsid w:val="00EE15E9"/>
    <w:rsid w:val="00EE40CE"/>
    <w:rsid w:val="00EE773F"/>
    <w:rsid w:val="00EF290B"/>
    <w:rsid w:val="00EF6458"/>
    <w:rsid w:val="00F01529"/>
    <w:rsid w:val="00F107D7"/>
    <w:rsid w:val="00F149A5"/>
    <w:rsid w:val="00F160AE"/>
    <w:rsid w:val="00F16D1E"/>
    <w:rsid w:val="00F171AC"/>
    <w:rsid w:val="00F1738F"/>
    <w:rsid w:val="00F22092"/>
    <w:rsid w:val="00F26D63"/>
    <w:rsid w:val="00F276B5"/>
    <w:rsid w:val="00F437C2"/>
    <w:rsid w:val="00F44028"/>
    <w:rsid w:val="00F458B1"/>
    <w:rsid w:val="00F506E3"/>
    <w:rsid w:val="00F60C29"/>
    <w:rsid w:val="00F647DE"/>
    <w:rsid w:val="00F71B96"/>
    <w:rsid w:val="00F75D26"/>
    <w:rsid w:val="00F82443"/>
    <w:rsid w:val="00FA7874"/>
    <w:rsid w:val="00FB0120"/>
    <w:rsid w:val="00FB0E3B"/>
    <w:rsid w:val="00FB0FC2"/>
    <w:rsid w:val="00FB4588"/>
    <w:rsid w:val="00FB5B24"/>
    <w:rsid w:val="00FB697E"/>
    <w:rsid w:val="00FB7A6E"/>
    <w:rsid w:val="00FC4762"/>
    <w:rsid w:val="00FD0A6C"/>
    <w:rsid w:val="00FD146E"/>
    <w:rsid w:val="00FD1772"/>
    <w:rsid w:val="00FD2BFD"/>
    <w:rsid w:val="00FD5498"/>
    <w:rsid w:val="00FE1E2F"/>
    <w:rsid w:val="00FF09E7"/>
    <w:rsid w:val="00FF2A8E"/>
    <w:rsid w:val="00FF3232"/>
    <w:rsid w:val="00FF74FE"/>
    <w:rsid w:val="00FF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1A8986AA"/>
  <w15:chartTrackingRefBased/>
  <w15:docId w15:val="{35CD466E-70F1-4584-BE99-4F136576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F7"/>
    <w:pPr>
      <w:widowControl w:val="0"/>
    </w:pPr>
    <w:rPr>
      <w:rFonts w:ascii="Arial" w:hAnsi="Arial" w:cs="Arial"/>
    </w:rPr>
  </w:style>
  <w:style w:type="paragraph" w:styleId="Heading1">
    <w:name w:val="heading 1"/>
    <w:basedOn w:val="Normal"/>
    <w:next w:val="Normal"/>
    <w:link w:val="Heading1Char"/>
    <w:uiPriority w:val="99"/>
    <w:qFormat/>
    <w:rsid w:val="006F7551"/>
    <w:pPr>
      <w:outlineLvl w:val="0"/>
    </w:pPr>
    <w:rPr>
      <w:b/>
      <w:bCs/>
    </w:rPr>
  </w:style>
  <w:style w:type="paragraph" w:styleId="Heading2">
    <w:name w:val="heading 2"/>
    <w:basedOn w:val="Normal"/>
    <w:next w:val="Normal"/>
    <w:link w:val="Heading2Char"/>
    <w:uiPriority w:val="99"/>
    <w:qFormat/>
    <w:rsid w:val="00D610B8"/>
    <w:pPr>
      <w:keepNext/>
      <w:tabs>
        <w:tab w:val="right" w:pos="9360"/>
      </w:tabs>
      <w:spacing w:after="200"/>
      <w:ind w:left="360"/>
      <w:outlineLvl w:val="1"/>
    </w:pPr>
    <w:rPr>
      <w:b/>
      <w:bCs/>
    </w:rPr>
  </w:style>
  <w:style w:type="paragraph" w:styleId="Heading3">
    <w:name w:val="heading 3"/>
    <w:basedOn w:val="FirstLetter"/>
    <w:next w:val="Normal"/>
    <w:link w:val="Heading3Char"/>
    <w:uiPriority w:val="99"/>
    <w:qFormat/>
    <w:rsid w:val="00D610B8"/>
    <w:pPr>
      <w:spacing w:after="240"/>
      <w:outlineLvl w:val="2"/>
    </w:pPr>
    <w:rPr>
      <w:b/>
      <w:bCs/>
    </w:rPr>
  </w:style>
  <w:style w:type="paragraph" w:styleId="Heading4">
    <w:name w:val="heading 4"/>
    <w:basedOn w:val="Heading3"/>
    <w:next w:val="Normal"/>
    <w:link w:val="Heading4Char"/>
    <w:uiPriority w:val="99"/>
    <w:qFormat/>
    <w:rsid w:val="00D610B8"/>
    <w:pPr>
      <w:numPr>
        <w:numId w:val="29"/>
      </w:numPr>
      <w:outlineLvl w:val="3"/>
    </w:pPr>
  </w:style>
  <w:style w:type="paragraph" w:styleId="Heading5">
    <w:name w:val="heading 5"/>
    <w:basedOn w:val="Normal"/>
    <w:next w:val="Normal"/>
    <w:link w:val="Heading5Char"/>
    <w:uiPriority w:val="99"/>
    <w:qFormat/>
    <w:pPr>
      <w:keepNext/>
      <w:widowControl/>
      <w:tabs>
        <w:tab w:val="left" w:pos="-1440"/>
        <w:tab w:val="left" w:pos="-1080"/>
        <w:tab w:val="left" w:pos="-720"/>
        <w:tab w:val="left" w:pos="-36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4"/>
    </w:pPr>
    <w:rPr>
      <w:b/>
      <w:bCs/>
      <w:color w:val="000000"/>
    </w:rPr>
  </w:style>
  <w:style w:type="paragraph" w:styleId="Heading6">
    <w:name w:val="heading 6"/>
    <w:basedOn w:val="Normal"/>
    <w:next w:val="Normal"/>
    <w:link w:val="Heading6Char"/>
    <w:uiPriority w:val="99"/>
    <w:qFormat/>
    <w:pPr>
      <w:keepNext/>
      <w:outlineLvl w:val="5"/>
    </w:pPr>
    <w:rPr>
      <w:b/>
      <w:bCs/>
    </w:rPr>
  </w:style>
  <w:style w:type="paragraph" w:styleId="Heading7">
    <w:name w:val="heading 7"/>
    <w:basedOn w:val="Normal"/>
    <w:next w:val="Normal"/>
    <w:link w:val="Heading7Char"/>
    <w:uiPriority w:val="99"/>
    <w:qFormat/>
    <w:pPr>
      <w:keepNext/>
      <w:widowControl/>
      <w:tabs>
        <w:tab w:val="right" w:pos="9360"/>
      </w:tabs>
      <w:jc w:val="right"/>
      <w:outlineLvl w:val="6"/>
    </w:pPr>
    <w:rPr>
      <w:b/>
      <w:b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F7551"/>
    <w:rPr>
      <w:rFonts w:ascii="Arial" w:hAnsi="Arial" w:cs="Arial"/>
      <w:b/>
      <w:bCs/>
    </w:rPr>
  </w:style>
  <w:style w:type="character" w:customStyle="1" w:styleId="Heading2Char">
    <w:name w:val="Heading 2 Char"/>
    <w:link w:val="Heading2"/>
    <w:uiPriority w:val="99"/>
    <w:locked/>
    <w:rsid w:val="00D610B8"/>
    <w:rPr>
      <w:rFonts w:ascii="Arial" w:hAnsi="Arial" w:cs="Arial"/>
      <w:b/>
      <w:bCs/>
    </w:rPr>
  </w:style>
  <w:style w:type="character" w:customStyle="1" w:styleId="Heading3Char">
    <w:name w:val="Heading 3 Char"/>
    <w:link w:val="Heading3"/>
    <w:uiPriority w:val="99"/>
    <w:locked/>
    <w:rsid w:val="00D610B8"/>
    <w:rPr>
      <w:rFonts w:ascii="Arial" w:hAnsi="Arial" w:cs="Arial"/>
      <w:b/>
      <w:bCs/>
      <w:color w:val="000000"/>
    </w:rPr>
  </w:style>
  <w:style w:type="character" w:customStyle="1" w:styleId="Heading4Char">
    <w:name w:val="Heading 4 Char"/>
    <w:link w:val="Heading4"/>
    <w:uiPriority w:val="99"/>
    <w:locked/>
    <w:rsid w:val="00D610B8"/>
    <w:rPr>
      <w:rFonts w:ascii="Arial" w:hAnsi="Arial" w:cs="Arial"/>
      <w:b/>
      <w:bCs/>
      <w:color w:val="000000"/>
    </w:rPr>
  </w:style>
  <w:style w:type="character" w:customStyle="1" w:styleId="Heading5Char">
    <w:name w:val="Heading 5 Char"/>
    <w:link w:val="Heading5"/>
    <w:uiPriority w:val="99"/>
    <w:locked/>
    <w:rPr>
      <w:rFonts w:ascii="Calibri" w:eastAsia="Times New Roman" w:hAnsi="Calibri" w:cs="Times New Roman"/>
      <w:b/>
      <w:bCs/>
      <w:i/>
      <w:iCs/>
      <w:sz w:val="26"/>
      <w:szCs w:val="26"/>
    </w:rPr>
  </w:style>
  <w:style w:type="character" w:customStyle="1" w:styleId="Heading6Char">
    <w:name w:val="Heading 6 Char"/>
    <w:link w:val="Heading6"/>
    <w:uiPriority w:val="99"/>
    <w:locked/>
    <w:rPr>
      <w:rFonts w:ascii="Calibri" w:eastAsia="Times New Roman" w:hAnsi="Calibri" w:cs="Times New Roman"/>
      <w:b/>
      <w:bCs/>
    </w:rPr>
  </w:style>
  <w:style w:type="character" w:customStyle="1" w:styleId="Heading7Char">
    <w:name w:val="Heading 7 Char"/>
    <w:link w:val="Heading7"/>
    <w:uiPriority w:val="99"/>
    <w:locked/>
    <w:rPr>
      <w:rFonts w:ascii="Calibri" w:eastAsia="Times New Roman" w:hAnsi="Calibri" w:cs="Times New Roman"/>
      <w:sz w:val="24"/>
      <w:szCs w:val="24"/>
    </w:rPr>
  </w:style>
  <w:style w:type="character" w:styleId="FootnoteReference">
    <w:name w:val="footnote reference"/>
    <w:uiPriority w:val="99"/>
    <w:rPr>
      <w:rFonts w:cs="Times New Roman"/>
    </w:rPr>
  </w:style>
  <w:style w:type="paragraph" w:styleId="BodyTextIndent3">
    <w:name w:val="Body Text Indent 3"/>
    <w:basedOn w:val="Normal"/>
    <w:link w:val="BodyTextIndent3Char"/>
    <w:uiPriority w:val="99"/>
    <w:pPr>
      <w:tabs>
        <w:tab w:val="decimal" w:pos="-108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800" w:hanging="360"/>
    </w:pPr>
    <w:rPr>
      <w:sz w:val="19"/>
      <w:szCs w:val="19"/>
    </w:rPr>
  </w:style>
  <w:style w:type="character" w:customStyle="1" w:styleId="BodyTextIndent3Char">
    <w:name w:val="Body Text Indent 3 Char"/>
    <w:link w:val="BodyTextIndent3"/>
    <w:uiPriority w:val="99"/>
    <w:locked/>
    <w:rPr>
      <w:rFonts w:ascii="Arial" w:hAnsi="Arial" w:cs="Arial"/>
      <w:sz w:val="16"/>
      <w:szCs w:val="16"/>
    </w:rPr>
  </w:style>
  <w:style w:type="paragraph" w:styleId="BodyText">
    <w:name w:val="Body Text"/>
    <w:aliases w:val="Water Name"/>
    <w:basedOn w:val="Normal"/>
    <w:link w:val="BodyTextChar"/>
    <w:uiPriority w:val="99"/>
    <w:qFormat/>
  </w:style>
  <w:style w:type="character" w:customStyle="1" w:styleId="BodyTextChar">
    <w:name w:val="Body Text Char"/>
    <w:aliases w:val="Water Name Char"/>
    <w:link w:val="BodyText"/>
    <w:uiPriority w:val="99"/>
    <w:locked/>
    <w:rPr>
      <w:rFonts w:ascii="Arial" w:hAnsi="Arial" w:cs="Arial"/>
      <w:sz w:val="20"/>
      <w:szCs w:val="20"/>
    </w:rPr>
  </w:style>
  <w:style w:type="character" w:customStyle="1" w:styleId="a">
    <w:name w:val="_"/>
    <w:uiPriority w:val="99"/>
    <w:rPr>
      <w:rFonts w:cs="Times New Roma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Arial" w:hAnsi="Arial" w:cs="Arial"/>
      <w:sz w:val="20"/>
      <w:szCs w:val="20"/>
    </w:rPr>
  </w:style>
  <w:style w:type="character" w:styleId="PageNumber">
    <w:name w:val="page number"/>
    <w:uiPriority w:val="99"/>
    <w:rPr>
      <w:rFonts w:cs="Times New Roman"/>
    </w:rPr>
  </w:style>
  <w:style w:type="paragraph" w:styleId="BodyText2">
    <w:name w:val="Body Text 2"/>
    <w:basedOn w:val="Normal"/>
    <w:link w:val="BodyText2Char"/>
    <w:uiPriority w:val="99"/>
    <w:pPr>
      <w:tabs>
        <w:tab w:val="left" w:pos="-1440"/>
        <w:tab w:val="left" w:pos="0"/>
        <w:tab w:val="left" w:pos="720"/>
        <w:tab w:val="left" w:pos="1080"/>
        <w:tab w:val="left" w:pos="1530"/>
        <w:tab w:val="left" w:pos="1890"/>
        <w:tab w:val="left" w:pos="2160"/>
      </w:tabs>
      <w:ind w:left="1440" w:hanging="1440"/>
    </w:pPr>
  </w:style>
  <w:style w:type="character" w:customStyle="1" w:styleId="BodyText2Char">
    <w:name w:val="Body Text 2 Char"/>
    <w:link w:val="BodyText2"/>
    <w:uiPriority w:val="99"/>
    <w:locked/>
    <w:rPr>
      <w:rFonts w:ascii="Arial" w:hAnsi="Arial" w:cs="Arial"/>
      <w:sz w:val="20"/>
      <w:szCs w:val="20"/>
    </w:rPr>
  </w:style>
  <w:style w:type="paragraph" w:customStyle="1" w:styleId="FirstLetter">
    <w:name w:val="FirstLetter"/>
    <w:basedOn w:val="Normal"/>
    <w:link w:val="FirstLetterChar"/>
    <w:uiPriority w:val="99"/>
    <w:pPr>
      <w:widowControl/>
      <w:tabs>
        <w:tab w:val="left" w:pos="-1440"/>
        <w:tab w:val="left" w:pos="0"/>
        <w:tab w:val="left" w:pos="360"/>
        <w:tab w:val="left" w:pos="720"/>
        <w:tab w:val="left" w:pos="1080"/>
        <w:tab w:val="left" w:pos="1530"/>
        <w:tab w:val="left" w:pos="2070"/>
        <w:tab w:val="left" w:pos="2160"/>
      </w:tabs>
      <w:ind w:left="1080" w:hanging="360"/>
    </w:pPr>
    <w:rPr>
      <w:color w:val="000000"/>
    </w:rPr>
  </w:style>
  <w:style w:type="character" w:customStyle="1" w:styleId="FirstLetterChar">
    <w:name w:val="FirstLetter Char"/>
    <w:link w:val="FirstLetter"/>
    <w:uiPriority w:val="99"/>
    <w:locked/>
    <w:rsid w:val="00D86435"/>
    <w:rPr>
      <w:rFonts w:ascii="Arial" w:hAnsi="Arial" w:cs="Arial"/>
      <w:color w:val="000000"/>
    </w:rPr>
  </w:style>
  <w:style w:type="paragraph" w:customStyle="1" w:styleId="FirstNumber">
    <w:name w:val="FirstNumber"/>
    <w:basedOn w:val="Normal"/>
    <w:uiPriority w:val="99"/>
    <w:pPr>
      <w:widowControl/>
      <w:tabs>
        <w:tab w:val="left" w:pos="720"/>
        <w:tab w:val="left" w:pos="1080"/>
      </w:tabs>
      <w:ind w:left="1440" w:hanging="360"/>
    </w:pPr>
  </w:style>
  <w:style w:type="paragraph" w:customStyle="1" w:styleId="SecondLetter">
    <w:name w:val="SecondLetter"/>
    <w:basedOn w:val="Normal"/>
    <w:uiPriority w:val="99"/>
    <w:pPr>
      <w:widowControl/>
      <w:tabs>
        <w:tab w:val="left" w:pos="1080"/>
        <w:tab w:val="left" w:pos="1440"/>
        <w:tab w:val="left" w:pos="1800"/>
      </w:tabs>
      <w:ind w:left="1800" w:hanging="360"/>
    </w:pPr>
  </w:style>
  <w:style w:type="paragraph" w:customStyle="1" w:styleId="SecondNumber">
    <w:name w:val="SecondNumber"/>
    <w:basedOn w:val="SecondLetter"/>
    <w:uiPriority w:val="99"/>
    <w:pPr>
      <w:ind w:left="2160"/>
    </w:pPr>
  </w:style>
  <w:style w:type="paragraph" w:customStyle="1" w:styleId="ThirdLetter">
    <w:name w:val="ThirdLetter"/>
    <w:basedOn w:val="Normal"/>
    <w:uiPriority w:val="99"/>
    <w:pPr>
      <w:widowControl/>
      <w:tabs>
        <w:tab w:val="left" w:pos="1800"/>
        <w:tab w:val="left" w:pos="2160"/>
        <w:tab w:val="left" w:pos="2520"/>
      </w:tabs>
      <w:ind w:left="2520" w:hanging="360"/>
    </w:pPr>
  </w:style>
  <w:style w:type="paragraph" w:customStyle="1" w:styleId="Secondletter0">
    <w:name w:val="Second letter"/>
    <w:basedOn w:val="BodyText2"/>
    <w:uiPriority w:val="99"/>
    <w:pPr>
      <w:tabs>
        <w:tab w:val="clear" w:pos="-1440"/>
        <w:tab w:val="clear" w:pos="0"/>
        <w:tab w:val="clear" w:pos="720"/>
        <w:tab w:val="clear" w:pos="1080"/>
        <w:tab w:val="clear" w:pos="1530"/>
        <w:tab w:val="clear" w:pos="1890"/>
        <w:tab w:val="clear" w:pos="2160"/>
        <w:tab w:val="left" w:pos="1800"/>
      </w:tabs>
      <w:ind w:left="1800" w:hanging="360"/>
    </w:pPr>
  </w:style>
  <w:style w:type="paragraph" w:customStyle="1" w:styleId="Secondnumber0">
    <w:name w:val="Second number"/>
    <w:basedOn w:val="Normal"/>
    <w:uiPriority w:val="99"/>
    <w:pPr>
      <w:tabs>
        <w:tab w:val="left" w:pos="-1440"/>
        <w:tab w:val="left" w:pos="0"/>
        <w:tab w:val="left" w:pos="720"/>
        <w:tab w:val="left" w:pos="1080"/>
        <w:tab w:val="left" w:pos="1440"/>
        <w:tab w:val="left" w:pos="1530"/>
        <w:tab w:val="left" w:pos="1890"/>
        <w:tab w:val="left" w:pos="2160"/>
        <w:tab w:val="left" w:pos="2430"/>
        <w:tab w:val="left" w:pos="2880"/>
      </w:tabs>
      <w:ind w:left="2160" w:hanging="360"/>
    </w:pPr>
  </w:style>
  <w:style w:type="paragraph" w:styleId="BodyTextIndent2">
    <w:name w:val="Body Text Indent 2"/>
    <w:basedOn w:val="Normal"/>
    <w:link w:val="BodyTextIndent2Char"/>
    <w:uiPriority w:val="99"/>
    <w:pPr>
      <w:tabs>
        <w:tab w:val="left" w:pos="-1440"/>
        <w:tab w:val="left" w:pos="0"/>
        <w:tab w:val="left" w:pos="720"/>
        <w:tab w:val="left" w:pos="1080"/>
        <w:tab w:val="left" w:pos="1440"/>
        <w:tab w:val="left" w:pos="1530"/>
        <w:tab w:val="left" w:pos="2070"/>
        <w:tab w:val="left" w:pos="2430"/>
        <w:tab w:val="left" w:pos="2880"/>
        <w:tab w:val="left" w:pos="3240"/>
      </w:tabs>
      <w:ind w:left="3240" w:hanging="3240"/>
    </w:pPr>
  </w:style>
  <w:style w:type="character" w:customStyle="1" w:styleId="BodyTextIndent2Char">
    <w:name w:val="Body Text Indent 2 Char"/>
    <w:link w:val="BodyTextIndent2"/>
    <w:uiPriority w:val="99"/>
    <w:locked/>
    <w:rPr>
      <w:rFonts w:ascii="Arial" w:hAnsi="Arial" w:cs="Arial"/>
      <w:sz w:val="20"/>
      <w:szCs w:val="20"/>
    </w:rPr>
  </w:style>
  <w:style w:type="paragraph" w:styleId="Header">
    <w:name w:val="header"/>
    <w:basedOn w:val="Normal"/>
    <w:link w:val="HeaderChar"/>
    <w:uiPriority w:val="99"/>
    <w:pPr>
      <w:widowControl/>
      <w:tabs>
        <w:tab w:val="center" w:pos="4320"/>
        <w:tab w:val="right" w:pos="8640"/>
      </w:tabs>
    </w:pPr>
    <w:rPr>
      <w:sz w:val="24"/>
      <w:szCs w:val="24"/>
    </w:rPr>
  </w:style>
  <w:style w:type="character" w:customStyle="1" w:styleId="HeaderChar">
    <w:name w:val="Header Char"/>
    <w:link w:val="Header"/>
    <w:uiPriority w:val="99"/>
    <w:locked/>
    <w:rPr>
      <w:rFonts w:ascii="Arial" w:hAnsi="Arial" w:cs="Arial"/>
      <w:sz w:val="20"/>
      <w:szCs w:val="20"/>
    </w:rPr>
  </w:style>
  <w:style w:type="paragraph" w:styleId="BodyText3">
    <w:name w:val="Body Text 3"/>
    <w:basedOn w:val="Normal"/>
    <w:link w:val="BodyText3Char"/>
    <w:uiPriority w:val="99"/>
    <w:pPr>
      <w:tabs>
        <w:tab w:val="left" w:pos="0"/>
        <w:tab w:val="left" w:pos="5040"/>
      </w:tabs>
    </w:pPr>
    <w:rPr>
      <w:b/>
      <w:bCs/>
      <w:sz w:val="18"/>
      <w:szCs w:val="18"/>
    </w:rPr>
  </w:style>
  <w:style w:type="character" w:customStyle="1" w:styleId="BodyText3Char">
    <w:name w:val="Body Text 3 Char"/>
    <w:link w:val="BodyText3"/>
    <w:uiPriority w:val="99"/>
    <w:locked/>
    <w:rPr>
      <w:rFonts w:ascii="Arial" w:hAnsi="Arial" w:cs="Arial"/>
      <w:sz w:val="16"/>
      <w:szCs w:val="16"/>
    </w:rPr>
  </w:style>
  <w:style w:type="paragraph" w:styleId="NormalIndent">
    <w:name w:val="Normal Indent"/>
    <w:basedOn w:val="Normal"/>
    <w:uiPriority w:val="99"/>
    <w:pPr>
      <w:ind w:left="720"/>
    </w:pPr>
  </w:style>
  <w:style w:type="paragraph" w:customStyle="1" w:styleId="Style1">
    <w:name w:val="Style1"/>
    <w:basedOn w:val="Normal"/>
    <w:uiPriority w:val="99"/>
    <w:pPr>
      <w:ind w:left="2160" w:hanging="360"/>
    </w:pPr>
    <w:rPr>
      <w:color w:val="000000"/>
    </w:rPr>
  </w:style>
  <w:style w:type="paragraph" w:customStyle="1" w:styleId="Unitdescription">
    <w:name w:val="Unitdescription"/>
    <w:basedOn w:val="Normal"/>
    <w:uiPriority w:val="99"/>
    <w:pPr>
      <w:tabs>
        <w:tab w:val="left" w:pos="2160"/>
      </w:tabs>
      <w:ind w:left="2160" w:hanging="1440"/>
    </w:pPr>
  </w:style>
  <w:style w:type="paragraph" w:customStyle="1" w:styleId="Reg">
    <w:name w:val="Reg#"/>
    <w:basedOn w:val="Heading2"/>
    <w:uiPriority w:val="99"/>
    <w:pPr>
      <w:tabs>
        <w:tab w:val="clear" w:pos="9360"/>
        <w:tab w:val="left" w:pos="1080"/>
      </w:tabs>
      <w:ind w:left="1080" w:hanging="720"/>
    </w:pPr>
    <w:rPr>
      <w:color w:val="000000"/>
    </w:rPr>
  </w:style>
  <w:style w:type="paragraph" w:customStyle="1" w:styleId="Thirdnumber">
    <w:name w:val="Thirdnumber"/>
    <w:basedOn w:val="ThirdLetter"/>
    <w:uiPriority w:val="99"/>
    <w:pPr>
      <w:tabs>
        <w:tab w:val="clear" w:pos="2520"/>
      </w:tabs>
      <w:ind w:left="2880"/>
    </w:pPr>
  </w:style>
  <w:style w:type="table" w:styleId="TableContemporary">
    <w:name w:val="Table Contemporary"/>
    <w:basedOn w:val="TableNormal"/>
    <w:uiPriority w:val="99"/>
    <w:rsid w:val="00A76DB6"/>
    <w:pPr>
      <w:widowControl w:val="0"/>
    </w:pPr>
    <w:rPr>
      <w:rFonts w:ascii="Arial" w:hAnsi="Arial" w:cs="Arial"/>
    </w:rPr>
    <w:tblPr>
      <w:tblStyleRowBandSize w:val="1"/>
      <w:tblBorders>
        <w:insideH w:val="single" w:sz="18" w:space="0" w:color="FFFFFF"/>
        <w:insideV w:val="single" w:sz="18" w:space="0" w:color="FFFFFF"/>
      </w:tblBorders>
    </w:tblPr>
    <w:tblStylePr w:type="firstRow">
      <w:rPr>
        <w:rFonts w:cs="Arial"/>
      </w:rPr>
      <w:tblPr/>
      <w:tcPr>
        <w:tcBorders>
          <w:tl2br w:val="none" w:sz="0" w:space="0" w:color="auto"/>
          <w:tr2bl w:val="none" w:sz="0" w:space="0" w:color="auto"/>
        </w:tcBorders>
        <w:shd w:val="pct20" w:color="000000" w:fill="FFFFFF"/>
      </w:tcPr>
    </w:tblStylePr>
    <w:tblStylePr w:type="band1Horz">
      <w:rPr>
        <w:rFonts w:cs="Arial"/>
      </w:rPr>
      <w:tblPr/>
      <w:tcPr>
        <w:tcBorders>
          <w:tl2br w:val="none" w:sz="0" w:space="0" w:color="auto"/>
          <w:tr2bl w:val="none" w:sz="0" w:space="0" w:color="auto"/>
        </w:tcBorders>
        <w:shd w:val="pct5" w:color="000000" w:fill="FFFFFF"/>
      </w:tcPr>
    </w:tblStylePr>
    <w:tblStylePr w:type="band2Horz">
      <w:rPr>
        <w:rFonts w:cs="Arial"/>
      </w:rPr>
      <w:tblPr/>
      <w:tcPr>
        <w:tcBorders>
          <w:tl2br w:val="none" w:sz="0" w:space="0" w:color="auto"/>
          <w:tr2bl w:val="none" w:sz="0" w:space="0" w:color="auto"/>
        </w:tcBorders>
        <w:shd w:val="pct20" w:color="000000" w:fill="FFFFFF"/>
      </w:tcPr>
    </w:tblStyle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locked/>
    <w:rPr>
      <w:rFonts w:ascii="Tahoma" w:hAnsi="Tahoma" w:cs="Tahoma"/>
      <w:sz w:val="16"/>
      <w:szCs w:val="16"/>
    </w:rPr>
  </w:style>
  <w:style w:type="character" w:styleId="Strong">
    <w:name w:val="Strong"/>
    <w:uiPriority w:val="99"/>
    <w:qFormat/>
    <w:rsid w:val="0097753E"/>
    <w:rPr>
      <w:rFonts w:cs="Times New Roman"/>
      <w:b/>
      <w:bCs/>
    </w:rPr>
  </w:style>
  <w:style w:type="character" w:styleId="FollowedHyperlink">
    <w:name w:val="FollowedHyperlink"/>
    <w:uiPriority w:val="99"/>
    <w:rsid w:val="00AE1143"/>
    <w:rPr>
      <w:rFonts w:cs="Times New Roman"/>
      <w:color w:val="800080"/>
      <w:u w:val="single"/>
    </w:rPr>
  </w:style>
  <w:style w:type="character" w:customStyle="1" w:styleId="a0">
    <w:name w:val="•"/>
    <w:uiPriority w:val="99"/>
    <w:rsid w:val="0011180F"/>
    <w:rPr>
      <w:rFonts w:cs="Times New Roman"/>
    </w:rPr>
  </w:style>
  <w:style w:type="character" w:styleId="Hyperlink">
    <w:name w:val="Hyperlink"/>
    <w:uiPriority w:val="99"/>
    <w:rsid w:val="0011180F"/>
    <w:rPr>
      <w:rFonts w:cs="Times New Roman"/>
      <w:color w:val="0000FF"/>
      <w:u w:val="single"/>
    </w:rPr>
  </w:style>
  <w:style w:type="paragraph" w:styleId="NormalWeb">
    <w:name w:val="Normal (Web)"/>
    <w:basedOn w:val="Normal"/>
    <w:uiPriority w:val="99"/>
    <w:rsid w:val="0011180F"/>
    <w:pPr>
      <w:widowControl/>
      <w:spacing w:before="100" w:beforeAutospacing="1" w:after="100" w:afterAutospacing="1"/>
    </w:pPr>
    <w:rPr>
      <w:sz w:val="24"/>
      <w:szCs w:val="24"/>
    </w:rPr>
  </w:style>
  <w:style w:type="paragraph" w:customStyle="1" w:styleId="upar1">
    <w:name w:val="upar1"/>
    <w:basedOn w:val="Normal"/>
    <w:link w:val="upar1Char"/>
    <w:uiPriority w:val="99"/>
    <w:rsid w:val="00637D92"/>
    <w:pPr>
      <w:tabs>
        <w:tab w:val="left" w:pos="720"/>
        <w:tab w:val="left" w:pos="1440"/>
      </w:tabs>
    </w:pPr>
    <w:rPr>
      <w:rFonts w:cs="Times New Roman"/>
      <w:sz w:val="19"/>
      <w:szCs w:val="19"/>
      <w:lang w:val="x-none" w:eastAsia="x-none"/>
    </w:rPr>
  </w:style>
  <w:style w:type="character" w:customStyle="1" w:styleId="upar1Char">
    <w:name w:val="upar1 Char"/>
    <w:link w:val="upar1"/>
    <w:uiPriority w:val="99"/>
    <w:rsid w:val="00342130"/>
    <w:rPr>
      <w:rFonts w:ascii="Arial" w:hAnsi="Arial" w:cs="Arial"/>
      <w:sz w:val="19"/>
      <w:szCs w:val="19"/>
    </w:rPr>
  </w:style>
  <w:style w:type="paragraph" w:customStyle="1" w:styleId="par1">
    <w:name w:val="par1"/>
    <w:basedOn w:val="Normal"/>
    <w:link w:val="par1Char"/>
    <w:uiPriority w:val="99"/>
    <w:rsid w:val="00390529"/>
    <w:pPr>
      <w:widowControl/>
      <w:tabs>
        <w:tab w:val="left" w:pos="720"/>
        <w:tab w:val="left" w:pos="1440"/>
        <w:tab w:val="left" w:pos="2160"/>
      </w:tabs>
      <w:ind w:left="720" w:hanging="720"/>
    </w:pPr>
    <w:rPr>
      <w:sz w:val="24"/>
      <w:szCs w:val="24"/>
    </w:rPr>
  </w:style>
  <w:style w:type="paragraph" w:customStyle="1" w:styleId="par2">
    <w:name w:val="par2"/>
    <w:basedOn w:val="par1"/>
    <w:uiPriority w:val="99"/>
    <w:rsid w:val="00CD1725"/>
    <w:pPr>
      <w:spacing w:before="240"/>
      <w:ind w:left="1440"/>
    </w:pPr>
    <w:rPr>
      <w:sz w:val="20"/>
      <w:szCs w:val="20"/>
    </w:rPr>
  </w:style>
  <w:style w:type="paragraph" w:styleId="NoSpacing">
    <w:name w:val="No Spacing"/>
    <w:uiPriority w:val="1"/>
    <w:qFormat/>
    <w:rsid w:val="00CC24DC"/>
    <w:rPr>
      <w:rFonts w:ascii="Calibri" w:eastAsia="Calibri" w:hAnsi="Calibri"/>
      <w:sz w:val="22"/>
      <w:szCs w:val="22"/>
    </w:rPr>
  </w:style>
  <w:style w:type="paragraph" w:styleId="Revision">
    <w:name w:val="Revision"/>
    <w:hidden/>
    <w:uiPriority w:val="99"/>
    <w:semiHidden/>
    <w:rsid w:val="003363CF"/>
    <w:rPr>
      <w:rFonts w:ascii="Arial" w:hAnsi="Arial" w:cs="Arial"/>
    </w:rPr>
  </w:style>
  <w:style w:type="character" w:styleId="CommentReference">
    <w:name w:val="annotation reference"/>
    <w:uiPriority w:val="99"/>
    <w:unhideWhenUsed/>
    <w:rsid w:val="003363CF"/>
    <w:rPr>
      <w:sz w:val="16"/>
      <w:szCs w:val="16"/>
    </w:rPr>
  </w:style>
  <w:style w:type="paragraph" w:styleId="CommentText">
    <w:name w:val="annotation text"/>
    <w:basedOn w:val="Normal"/>
    <w:link w:val="CommentTextChar"/>
    <w:uiPriority w:val="99"/>
    <w:unhideWhenUsed/>
    <w:rsid w:val="003363CF"/>
  </w:style>
  <w:style w:type="character" w:customStyle="1" w:styleId="CommentTextChar">
    <w:name w:val="Comment Text Char"/>
    <w:link w:val="CommentText"/>
    <w:uiPriority w:val="99"/>
    <w:rsid w:val="003363CF"/>
    <w:rPr>
      <w:rFonts w:ascii="Arial" w:hAnsi="Arial" w:cs="Arial"/>
    </w:rPr>
  </w:style>
  <w:style w:type="paragraph" w:styleId="CommentSubject">
    <w:name w:val="annotation subject"/>
    <w:basedOn w:val="CommentText"/>
    <w:next w:val="CommentText"/>
    <w:link w:val="CommentSubjectChar"/>
    <w:uiPriority w:val="99"/>
    <w:unhideWhenUsed/>
    <w:rsid w:val="003363CF"/>
    <w:rPr>
      <w:b/>
      <w:bCs/>
    </w:rPr>
  </w:style>
  <w:style w:type="character" w:customStyle="1" w:styleId="CommentSubjectChar">
    <w:name w:val="Comment Subject Char"/>
    <w:link w:val="CommentSubject"/>
    <w:uiPriority w:val="99"/>
    <w:rsid w:val="003363CF"/>
    <w:rPr>
      <w:rFonts w:ascii="Arial" w:hAnsi="Arial" w:cs="Arial"/>
      <w:b/>
      <w:bCs/>
    </w:rPr>
  </w:style>
  <w:style w:type="paragraph" w:customStyle="1" w:styleId="Default">
    <w:name w:val="Default"/>
    <w:rsid w:val="00B23E87"/>
    <w:pPr>
      <w:autoSpaceDE w:val="0"/>
      <w:autoSpaceDN w:val="0"/>
      <w:adjustRightInd w:val="0"/>
    </w:pPr>
    <w:rPr>
      <w:rFonts w:ascii="Arial" w:hAnsi="Arial" w:cs="Arial"/>
      <w:color w:val="000000"/>
      <w:sz w:val="24"/>
      <w:szCs w:val="24"/>
    </w:rPr>
  </w:style>
  <w:style w:type="paragraph" w:customStyle="1" w:styleId="Title1">
    <w:name w:val="Title1"/>
    <w:basedOn w:val="Normal"/>
    <w:uiPriority w:val="99"/>
    <w:rsid w:val="006F0CA7"/>
    <w:pPr>
      <w:widowControl/>
      <w:tabs>
        <w:tab w:val="left" w:pos="720"/>
        <w:tab w:val="left" w:pos="1440"/>
        <w:tab w:val="left" w:pos="2160"/>
      </w:tabs>
      <w:spacing w:before="240"/>
      <w:ind w:left="720" w:hanging="720"/>
    </w:pPr>
    <w:rPr>
      <w:b/>
      <w:bCs/>
    </w:rPr>
  </w:style>
  <w:style w:type="paragraph" w:styleId="ListParagraph">
    <w:name w:val="List Paragraph"/>
    <w:basedOn w:val="Normal"/>
    <w:uiPriority w:val="34"/>
    <w:qFormat/>
    <w:rsid w:val="00143402"/>
    <w:pPr>
      <w:ind w:left="720"/>
    </w:pPr>
  </w:style>
  <w:style w:type="table" w:styleId="TableGrid">
    <w:name w:val="Table Grid"/>
    <w:basedOn w:val="TableNormal"/>
    <w:uiPriority w:val="59"/>
    <w:rsid w:val="00CF3A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par9">
    <w:name w:val="upar9"/>
    <w:basedOn w:val="Normal"/>
    <w:uiPriority w:val="99"/>
    <w:rsid w:val="00906E17"/>
    <w:pPr>
      <w:widowControl/>
      <w:tabs>
        <w:tab w:val="left" w:pos="720"/>
        <w:tab w:val="left" w:pos="1440"/>
        <w:tab w:val="left" w:pos="2160"/>
      </w:tabs>
      <w:spacing w:before="240"/>
      <w:ind w:left="4320" w:hanging="720"/>
    </w:pPr>
  </w:style>
  <w:style w:type="paragraph" w:customStyle="1" w:styleId="upar2">
    <w:name w:val="upar2"/>
    <w:basedOn w:val="upar1"/>
    <w:rsid w:val="00543829"/>
    <w:pPr>
      <w:widowControl/>
      <w:spacing w:before="240"/>
      <w:ind w:left="720"/>
    </w:pPr>
    <w:rPr>
      <w:rFonts w:cs="Arial"/>
      <w:sz w:val="20"/>
      <w:szCs w:val="24"/>
      <w:lang w:val="en-US" w:eastAsia="en-US"/>
    </w:rPr>
  </w:style>
  <w:style w:type="numbering" w:customStyle="1" w:styleId="NoList1">
    <w:name w:val="No List1"/>
    <w:next w:val="NoList"/>
    <w:uiPriority w:val="99"/>
    <w:semiHidden/>
    <w:unhideWhenUsed/>
    <w:rsid w:val="00543829"/>
  </w:style>
  <w:style w:type="paragraph" w:customStyle="1" w:styleId="Title2">
    <w:name w:val="Title2"/>
    <w:basedOn w:val="Title1"/>
    <w:autoRedefine/>
    <w:rsid w:val="00543829"/>
    <w:pPr>
      <w:jc w:val="right"/>
      <w:outlineLvl w:val="1"/>
    </w:pPr>
    <w:rPr>
      <w:bCs w:val="0"/>
      <w:lang w:val="x-none" w:eastAsia="x-none"/>
    </w:rPr>
  </w:style>
  <w:style w:type="paragraph" w:customStyle="1" w:styleId="cp">
    <w:name w:val="cp"/>
    <w:basedOn w:val="Normal"/>
    <w:rsid w:val="00543829"/>
    <w:pPr>
      <w:widowControl/>
      <w:spacing w:before="240"/>
      <w:jc w:val="center"/>
    </w:pPr>
    <w:rPr>
      <w:rFonts w:cs="Times New Roman"/>
      <w:szCs w:val="22"/>
    </w:rPr>
  </w:style>
  <w:style w:type="paragraph" w:customStyle="1" w:styleId="upar3">
    <w:name w:val="upar3"/>
    <w:basedOn w:val="upar1"/>
    <w:rsid w:val="00543829"/>
    <w:pPr>
      <w:widowControl/>
      <w:spacing w:before="240"/>
      <w:ind w:left="1440"/>
    </w:pPr>
    <w:rPr>
      <w:rFonts w:cs="Arial"/>
      <w:sz w:val="20"/>
      <w:szCs w:val="22"/>
      <w:lang w:val="en-US" w:eastAsia="en-US"/>
    </w:rPr>
  </w:style>
  <w:style w:type="paragraph" w:customStyle="1" w:styleId="Title3">
    <w:name w:val="Title3"/>
    <w:basedOn w:val="Title2"/>
    <w:autoRedefine/>
    <w:rsid w:val="00543829"/>
    <w:pPr>
      <w:outlineLvl w:val="2"/>
    </w:pPr>
  </w:style>
  <w:style w:type="paragraph" w:customStyle="1" w:styleId="Title4">
    <w:name w:val="Title4"/>
    <w:basedOn w:val="Title2"/>
    <w:autoRedefine/>
    <w:rsid w:val="00543829"/>
    <w:pPr>
      <w:outlineLvl w:val="3"/>
    </w:pPr>
  </w:style>
  <w:style w:type="paragraph" w:customStyle="1" w:styleId="upar4">
    <w:name w:val="upar4"/>
    <w:basedOn w:val="upar1"/>
    <w:rsid w:val="00543829"/>
    <w:pPr>
      <w:widowControl/>
      <w:spacing w:before="240"/>
      <w:ind w:left="2160"/>
    </w:pPr>
    <w:rPr>
      <w:rFonts w:cs="Arial"/>
      <w:sz w:val="20"/>
      <w:szCs w:val="22"/>
      <w:lang w:val="en-US" w:eastAsia="en-US"/>
    </w:rPr>
  </w:style>
  <w:style w:type="paragraph" w:customStyle="1" w:styleId="par3">
    <w:name w:val="par3"/>
    <w:basedOn w:val="par1"/>
    <w:rsid w:val="00543829"/>
    <w:pPr>
      <w:spacing w:before="240"/>
      <w:ind w:left="2160"/>
    </w:pPr>
    <w:rPr>
      <w:rFonts w:cs="Times New Roman"/>
      <w:sz w:val="20"/>
    </w:rPr>
  </w:style>
  <w:style w:type="paragraph" w:customStyle="1" w:styleId="par4">
    <w:name w:val="par4"/>
    <w:basedOn w:val="par1"/>
    <w:rsid w:val="00543829"/>
    <w:pPr>
      <w:spacing w:before="240"/>
      <w:ind w:left="2880"/>
    </w:pPr>
    <w:rPr>
      <w:rFonts w:cs="Times New Roman"/>
      <w:sz w:val="20"/>
    </w:rPr>
  </w:style>
  <w:style w:type="paragraph" w:customStyle="1" w:styleId="par5">
    <w:name w:val="par5"/>
    <w:basedOn w:val="par1"/>
    <w:rsid w:val="00543829"/>
    <w:pPr>
      <w:spacing w:before="240"/>
      <w:ind w:left="3600"/>
    </w:pPr>
    <w:rPr>
      <w:rFonts w:cs="Times New Roman"/>
      <w:sz w:val="20"/>
    </w:rPr>
  </w:style>
  <w:style w:type="paragraph" w:customStyle="1" w:styleId="upar5">
    <w:name w:val="upar5"/>
    <w:basedOn w:val="upar1"/>
    <w:rsid w:val="00543829"/>
    <w:pPr>
      <w:widowControl/>
      <w:spacing w:before="240"/>
      <w:ind w:left="2880"/>
    </w:pPr>
    <w:rPr>
      <w:rFonts w:cs="Arial"/>
      <w:sz w:val="20"/>
      <w:szCs w:val="22"/>
      <w:lang w:val="en-US" w:eastAsia="en-US"/>
    </w:rPr>
  </w:style>
  <w:style w:type="paragraph" w:customStyle="1" w:styleId="par6">
    <w:name w:val="par6"/>
    <w:basedOn w:val="par1"/>
    <w:rsid w:val="00543829"/>
    <w:pPr>
      <w:spacing w:before="240"/>
      <w:ind w:left="4320"/>
    </w:pPr>
    <w:rPr>
      <w:rFonts w:cs="Times New Roman"/>
      <w:sz w:val="20"/>
    </w:rPr>
  </w:style>
  <w:style w:type="paragraph" w:customStyle="1" w:styleId="upar6">
    <w:name w:val="upar6"/>
    <w:basedOn w:val="upar1"/>
    <w:rsid w:val="00543829"/>
    <w:pPr>
      <w:widowControl/>
      <w:spacing w:before="240"/>
      <w:ind w:left="3600"/>
    </w:pPr>
    <w:rPr>
      <w:rFonts w:cs="Arial"/>
      <w:sz w:val="20"/>
      <w:szCs w:val="22"/>
      <w:lang w:val="en-US" w:eastAsia="en-US"/>
    </w:rPr>
  </w:style>
  <w:style w:type="paragraph" w:customStyle="1" w:styleId="Footnote">
    <w:name w:val="Footnote"/>
    <w:basedOn w:val="Normal"/>
    <w:rsid w:val="00543829"/>
    <w:pPr>
      <w:widowControl/>
      <w:spacing w:before="120"/>
    </w:pPr>
    <w:rPr>
      <w:rFonts w:cs="Times New Roman"/>
      <w:sz w:val="16"/>
      <w:szCs w:val="16"/>
    </w:rPr>
  </w:style>
  <w:style w:type="paragraph" w:customStyle="1" w:styleId="par7">
    <w:name w:val="par7"/>
    <w:basedOn w:val="par6"/>
    <w:rsid w:val="00543829"/>
  </w:style>
  <w:style w:type="paragraph" w:customStyle="1" w:styleId="par8">
    <w:name w:val="par8"/>
    <w:basedOn w:val="par7"/>
    <w:rsid w:val="00543829"/>
  </w:style>
  <w:style w:type="paragraph" w:styleId="Caption">
    <w:name w:val="caption"/>
    <w:basedOn w:val="Normal"/>
    <w:uiPriority w:val="35"/>
    <w:semiHidden/>
    <w:unhideWhenUsed/>
    <w:qFormat/>
    <w:rsid w:val="00543829"/>
    <w:pPr>
      <w:widowControl/>
      <w:suppressLineNumbers/>
      <w:spacing w:before="120" w:after="120"/>
    </w:pPr>
    <w:rPr>
      <w:rFonts w:cs="Mangal"/>
      <w:i/>
      <w:iCs/>
      <w:szCs w:val="22"/>
    </w:rPr>
  </w:style>
  <w:style w:type="paragraph" w:customStyle="1" w:styleId="Heading">
    <w:name w:val="Heading"/>
    <w:basedOn w:val="Normal"/>
    <w:next w:val="Normal"/>
    <w:rsid w:val="00543829"/>
    <w:pPr>
      <w:keepNext/>
      <w:widowControl/>
      <w:spacing w:before="240" w:after="120"/>
    </w:pPr>
    <w:rPr>
      <w:rFonts w:eastAsia="Microsoft YaHei" w:cs="Mangal"/>
      <w:sz w:val="28"/>
      <w:szCs w:val="28"/>
    </w:rPr>
  </w:style>
  <w:style w:type="numbering" w:customStyle="1" w:styleId="NoList11">
    <w:name w:val="No List11"/>
    <w:next w:val="NoList"/>
    <w:uiPriority w:val="99"/>
    <w:semiHidden/>
    <w:unhideWhenUsed/>
    <w:rsid w:val="00543829"/>
  </w:style>
  <w:style w:type="paragraph" w:styleId="Title">
    <w:name w:val="Title"/>
    <w:basedOn w:val="Normal"/>
    <w:next w:val="Normal"/>
    <w:link w:val="TitleChar"/>
    <w:qFormat/>
    <w:rsid w:val="006F7551"/>
    <w:rPr>
      <w:b/>
      <w:bCs/>
    </w:rPr>
  </w:style>
  <w:style w:type="character" w:customStyle="1" w:styleId="TitleChar">
    <w:name w:val="Title Char"/>
    <w:basedOn w:val="DefaultParagraphFont"/>
    <w:link w:val="Title"/>
    <w:rsid w:val="006F7551"/>
    <w:rPr>
      <w:rFonts w:ascii="Arial" w:hAnsi="Arial" w:cs="Arial"/>
      <w:b/>
      <w:bCs/>
    </w:rPr>
  </w:style>
  <w:style w:type="paragraph" w:customStyle="1" w:styleId="TableParagraph">
    <w:name w:val="Table Paragraph"/>
    <w:basedOn w:val="Normal"/>
    <w:uiPriority w:val="1"/>
    <w:qFormat/>
    <w:rsid w:val="00A633B4"/>
    <w:pPr>
      <w:autoSpaceDE w:val="0"/>
      <w:autoSpaceDN w:val="0"/>
      <w:spacing w:line="210" w:lineRule="exact"/>
      <w:ind w:left="50"/>
    </w:pPr>
    <w:rPr>
      <w:rFonts w:eastAsia="Arial"/>
      <w:sz w:val="22"/>
      <w:szCs w:val="22"/>
    </w:rPr>
  </w:style>
  <w:style w:type="character" w:customStyle="1" w:styleId="par1Char">
    <w:name w:val="par1 Char"/>
    <w:basedOn w:val="DefaultParagraphFont"/>
    <w:link w:val="par1"/>
    <w:uiPriority w:val="99"/>
    <w:rsid w:val="0070650E"/>
    <w:rPr>
      <w:rFonts w:ascii="Arial" w:hAnsi="Arial" w:cs="Arial"/>
      <w:sz w:val="24"/>
      <w:szCs w:val="24"/>
    </w:rPr>
  </w:style>
  <w:style w:type="paragraph" w:customStyle="1" w:styleId="returnaddress">
    <w:name w:val="return address"/>
    <w:next w:val="BalloonText"/>
    <w:link w:val="returnaddressChar"/>
    <w:qFormat/>
    <w:rsid w:val="0070650E"/>
    <w:pPr>
      <w:tabs>
        <w:tab w:val="center" w:pos="4320"/>
        <w:tab w:val="right" w:pos="8640"/>
      </w:tabs>
      <w:spacing w:line="200" w:lineRule="exact"/>
    </w:pPr>
    <w:rPr>
      <w:rFonts w:ascii="Trebuchet MS" w:eastAsiaTheme="minorEastAsia" w:hAnsi="Trebuchet MS" w:cs="Trebuchet MS"/>
      <w:color w:val="595959" w:themeColor="text1" w:themeTint="A6"/>
      <w:sz w:val="16"/>
      <w:szCs w:val="24"/>
    </w:rPr>
  </w:style>
  <w:style w:type="character" w:customStyle="1" w:styleId="returnaddressChar">
    <w:name w:val="return address Char"/>
    <w:basedOn w:val="DefaultParagraphFont"/>
    <w:link w:val="returnaddress"/>
    <w:rsid w:val="0070650E"/>
    <w:rPr>
      <w:rFonts w:ascii="Trebuchet MS" w:eastAsiaTheme="minorEastAsia" w:hAnsi="Trebuchet MS" w:cs="Trebuchet MS"/>
      <w:color w:val="595959" w:themeColor="text1" w:themeTint="A6"/>
      <w:sz w:val="16"/>
      <w:szCs w:val="24"/>
    </w:rPr>
  </w:style>
  <w:style w:type="paragraph" w:customStyle="1" w:styleId="returnaddressbottom">
    <w:name w:val="return address bottom"/>
    <w:basedOn w:val="returnaddress"/>
    <w:qFormat/>
    <w:rsid w:val="0070650E"/>
    <w:pPr>
      <w:spacing w:line="240" w:lineRule="exact"/>
      <w:jc w:val="right"/>
    </w:pPr>
  </w:style>
  <w:style w:type="paragraph" w:styleId="Subtitle">
    <w:name w:val="Subtitle"/>
    <w:basedOn w:val="Normal"/>
    <w:next w:val="Normal"/>
    <w:link w:val="SubtitleChar"/>
    <w:rsid w:val="0070650E"/>
    <w:pPr>
      <w:keepNext/>
      <w:keepLines/>
      <w:widowControl/>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rsid w:val="0070650E"/>
    <w:rPr>
      <w:rFonts w:ascii="Georgia" w:eastAsia="Georgia" w:hAnsi="Georgia" w:cs="Georgia"/>
      <w:i/>
      <w:color w:val="666666"/>
      <w:sz w:val="48"/>
      <w:szCs w:val="48"/>
    </w:rPr>
  </w:style>
  <w:style w:type="paragraph" w:styleId="TOC1">
    <w:name w:val="toc 1"/>
    <w:basedOn w:val="Normal"/>
    <w:next w:val="Normal"/>
    <w:autoRedefine/>
    <w:uiPriority w:val="39"/>
    <w:unhideWhenUsed/>
    <w:rsid w:val="00B0776A"/>
    <w:pPr>
      <w:spacing w:after="100"/>
    </w:pPr>
  </w:style>
  <w:style w:type="paragraph" w:styleId="TOC2">
    <w:name w:val="toc 2"/>
    <w:basedOn w:val="Normal"/>
    <w:next w:val="Normal"/>
    <w:autoRedefine/>
    <w:uiPriority w:val="39"/>
    <w:unhideWhenUsed/>
    <w:rsid w:val="00B0776A"/>
    <w:pPr>
      <w:spacing w:after="100"/>
      <w:ind w:left="200"/>
    </w:pPr>
  </w:style>
  <w:style w:type="numbering" w:customStyle="1" w:styleId="NoList111">
    <w:name w:val="No List111"/>
    <w:next w:val="NoList"/>
    <w:uiPriority w:val="99"/>
    <w:semiHidden/>
    <w:unhideWhenUsed/>
    <w:rsid w:val="00BD5BF5"/>
  </w:style>
  <w:style w:type="character" w:styleId="UnresolvedMention">
    <w:name w:val="Unresolved Mention"/>
    <w:basedOn w:val="DefaultParagraphFont"/>
    <w:uiPriority w:val="99"/>
    <w:semiHidden/>
    <w:unhideWhenUsed/>
    <w:rsid w:val="00F22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68695">
      <w:bodyDiv w:val="1"/>
      <w:marLeft w:val="0"/>
      <w:marRight w:val="0"/>
      <w:marTop w:val="0"/>
      <w:marBottom w:val="0"/>
      <w:divBdr>
        <w:top w:val="none" w:sz="0" w:space="0" w:color="auto"/>
        <w:left w:val="none" w:sz="0" w:space="0" w:color="auto"/>
        <w:bottom w:val="none" w:sz="0" w:space="0" w:color="auto"/>
        <w:right w:val="none" w:sz="0" w:space="0" w:color="auto"/>
      </w:divBdr>
    </w:div>
    <w:div w:id="57050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nits.fisheries.org/fhs/fish-health-section-blue-book-2020/"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dnr_cpw_planning@state.co.us" TargetMode="External"/><Relationship Id="rId4" Type="http://schemas.openxmlformats.org/officeDocument/2006/relationships/settings" Target="settings.xml"/><Relationship Id="rId9" Type="http://schemas.openxmlformats.org/officeDocument/2006/relationships/hyperlink" Target="https://units.fisheries.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7A380-5BFF-4F3D-9CF2-F18512A9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1047</TotalTime>
  <Pages>50</Pages>
  <Words>21125</Words>
  <Characters>120414</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Chapter 0 - General Provisions</vt:lpstr>
    </vt:vector>
  </TitlesOfParts>
  <Company>State of Colorado</Company>
  <LinksUpToDate>false</LinksUpToDate>
  <CharactersWithSpaces>141257</CharactersWithSpaces>
  <SharedDoc>false</SharedDoc>
  <HLinks>
    <vt:vector size="126" baseType="variant">
      <vt:variant>
        <vt:i4>327692</vt:i4>
      </vt:variant>
      <vt:variant>
        <vt:i4>69</vt:i4>
      </vt:variant>
      <vt:variant>
        <vt:i4>0</vt:i4>
      </vt:variant>
      <vt:variant>
        <vt:i4>5</vt:i4>
      </vt:variant>
      <vt:variant>
        <vt:lpwstr/>
      </vt:variant>
      <vt:variant>
        <vt:lpwstr>bandp</vt:lpwstr>
      </vt:variant>
      <vt:variant>
        <vt:i4>7340159</vt:i4>
      </vt:variant>
      <vt:variant>
        <vt:i4>66</vt:i4>
      </vt:variant>
      <vt:variant>
        <vt:i4>0</vt:i4>
      </vt:variant>
      <vt:variant>
        <vt:i4>5</vt:i4>
      </vt:variant>
      <vt:variant>
        <vt:lpwstr/>
      </vt:variant>
      <vt:variant>
        <vt:lpwstr>appenE</vt:lpwstr>
      </vt:variant>
      <vt:variant>
        <vt:i4>7405695</vt:i4>
      </vt:variant>
      <vt:variant>
        <vt:i4>63</vt:i4>
      </vt:variant>
      <vt:variant>
        <vt:i4>0</vt:i4>
      </vt:variant>
      <vt:variant>
        <vt:i4>5</vt:i4>
      </vt:variant>
      <vt:variant>
        <vt:lpwstr/>
      </vt:variant>
      <vt:variant>
        <vt:lpwstr>appenD</vt:lpwstr>
      </vt:variant>
      <vt:variant>
        <vt:i4>7405695</vt:i4>
      </vt:variant>
      <vt:variant>
        <vt:i4>60</vt:i4>
      </vt:variant>
      <vt:variant>
        <vt:i4>0</vt:i4>
      </vt:variant>
      <vt:variant>
        <vt:i4>5</vt:i4>
      </vt:variant>
      <vt:variant>
        <vt:lpwstr/>
      </vt:variant>
      <vt:variant>
        <vt:lpwstr>appendC</vt:lpwstr>
      </vt:variant>
      <vt:variant>
        <vt:i4>7798911</vt:i4>
      </vt:variant>
      <vt:variant>
        <vt:i4>57</vt:i4>
      </vt:variant>
      <vt:variant>
        <vt:i4>0</vt:i4>
      </vt:variant>
      <vt:variant>
        <vt:i4>5</vt:i4>
      </vt:variant>
      <vt:variant>
        <vt:lpwstr/>
      </vt:variant>
      <vt:variant>
        <vt:lpwstr>appenB</vt:lpwstr>
      </vt:variant>
      <vt:variant>
        <vt:i4>262227</vt:i4>
      </vt:variant>
      <vt:variant>
        <vt:i4>54</vt:i4>
      </vt:variant>
      <vt:variant>
        <vt:i4>0</vt:i4>
      </vt:variant>
      <vt:variant>
        <vt:i4>5</vt:i4>
      </vt:variant>
      <vt:variant>
        <vt:lpwstr/>
      </vt:variant>
      <vt:variant>
        <vt:lpwstr>a024</vt:lpwstr>
      </vt:variant>
      <vt:variant>
        <vt:i4>131155</vt:i4>
      </vt:variant>
      <vt:variant>
        <vt:i4>51</vt:i4>
      </vt:variant>
      <vt:variant>
        <vt:i4>0</vt:i4>
      </vt:variant>
      <vt:variant>
        <vt:i4>5</vt:i4>
      </vt:variant>
      <vt:variant>
        <vt:lpwstr/>
      </vt:variant>
      <vt:variant>
        <vt:lpwstr>a022</vt:lpwstr>
      </vt:variant>
      <vt:variant>
        <vt:i4>65619</vt:i4>
      </vt:variant>
      <vt:variant>
        <vt:i4>48</vt:i4>
      </vt:variant>
      <vt:variant>
        <vt:i4>0</vt:i4>
      </vt:variant>
      <vt:variant>
        <vt:i4>5</vt:i4>
      </vt:variant>
      <vt:variant>
        <vt:lpwstr/>
      </vt:variant>
      <vt:variant>
        <vt:lpwstr>a021</vt:lpwstr>
      </vt:variant>
      <vt:variant>
        <vt:i4>458832</vt:i4>
      </vt:variant>
      <vt:variant>
        <vt:i4>45</vt:i4>
      </vt:variant>
      <vt:variant>
        <vt:i4>0</vt:i4>
      </vt:variant>
      <vt:variant>
        <vt:i4>5</vt:i4>
      </vt:variant>
      <vt:variant>
        <vt:lpwstr/>
      </vt:variant>
      <vt:variant>
        <vt:lpwstr>a017</vt:lpwstr>
      </vt:variant>
      <vt:variant>
        <vt:i4>327760</vt:i4>
      </vt:variant>
      <vt:variant>
        <vt:i4>42</vt:i4>
      </vt:variant>
      <vt:variant>
        <vt:i4>0</vt:i4>
      </vt:variant>
      <vt:variant>
        <vt:i4>5</vt:i4>
      </vt:variant>
      <vt:variant>
        <vt:lpwstr/>
      </vt:variant>
      <vt:variant>
        <vt:lpwstr>a015</vt:lpwstr>
      </vt:variant>
      <vt:variant>
        <vt:i4>262224</vt:i4>
      </vt:variant>
      <vt:variant>
        <vt:i4>39</vt:i4>
      </vt:variant>
      <vt:variant>
        <vt:i4>0</vt:i4>
      </vt:variant>
      <vt:variant>
        <vt:i4>5</vt:i4>
      </vt:variant>
      <vt:variant>
        <vt:lpwstr/>
      </vt:variant>
      <vt:variant>
        <vt:lpwstr>a014</vt:lpwstr>
      </vt:variant>
      <vt:variant>
        <vt:i4>196688</vt:i4>
      </vt:variant>
      <vt:variant>
        <vt:i4>36</vt:i4>
      </vt:variant>
      <vt:variant>
        <vt:i4>0</vt:i4>
      </vt:variant>
      <vt:variant>
        <vt:i4>5</vt:i4>
      </vt:variant>
      <vt:variant>
        <vt:lpwstr/>
      </vt:variant>
      <vt:variant>
        <vt:lpwstr>a013</vt:lpwstr>
      </vt:variant>
      <vt:variant>
        <vt:i4>131152</vt:i4>
      </vt:variant>
      <vt:variant>
        <vt:i4>33</vt:i4>
      </vt:variant>
      <vt:variant>
        <vt:i4>0</vt:i4>
      </vt:variant>
      <vt:variant>
        <vt:i4>5</vt:i4>
      </vt:variant>
      <vt:variant>
        <vt:lpwstr/>
      </vt:variant>
      <vt:variant>
        <vt:lpwstr>a012</vt:lpwstr>
      </vt:variant>
      <vt:variant>
        <vt:i4>65616</vt:i4>
      </vt:variant>
      <vt:variant>
        <vt:i4>30</vt:i4>
      </vt:variant>
      <vt:variant>
        <vt:i4>0</vt:i4>
      </vt:variant>
      <vt:variant>
        <vt:i4>5</vt:i4>
      </vt:variant>
      <vt:variant>
        <vt:lpwstr/>
      </vt:variant>
      <vt:variant>
        <vt:lpwstr>a011</vt:lpwstr>
      </vt:variant>
      <vt:variant>
        <vt:i4>80</vt:i4>
      </vt:variant>
      <vt:variant>
        <vt:i4>27</vt:i4>
      </vt:variant>
      <vt:variant>
        <vt:i4>0</vt:i4>
      </vt:variant>
      <vt:variant>
        <vt:i4>5</vt:i4>
      </vt:variant>
      <vt:variant>
        <vt:lpwstr/>
      </vt:variant>
      <vt:variant>
        <vt:lpwstr>a010</vt:lpwstr>
      </vt:variant>
      <vt:variant>
        <vt:i4>589905</vt:i4>
      </vt:variant>
      <vt:variant>
        <vt:i4>24</vt:i4>
      </vt:variant>
      <vt:variant>
        <vt:i4>0</vt:i4>
      </vt:variant>
      <vt:variant>
        <vt:i4>5</vt:i4>
      </vt:variant>
      <vt:variant>
        <vt:lpwstr/>
      </vt:variant>
      <vt:variant>
        <vt:lpwstr>a009</vt:lpwstr>
      </vt:variant>
      <vt:variant>
        <vt:i4>458833</vt:i4>
      </vt:variant>
      <vt:variant>
        <vt:i4>21</vt:i4>
      </vt:variant>
      <vt:variant>
        <vt:i4>0</vt:i4>
      </vt:variant>
      <vt:variant>
        <vt:i4>5</vt:i4>
      </vt:variant>
      <vt:variant>
        <vt:lpwstr/>
      </vt:variant>
      <vt:variant>
        <vt:lpwstr>a007</vt:lpwstr>
      </vt:variant>
      <vt:variant>
        <vt:i4>393297</vt:i4>
      </vt:variant>
      <vt:variant>
        <vt:i4>18</vt:i4>
      </vt:variant>
      <vt:variant>
        <vt:i4>0</vt:i4>
      </vt:variant>
      <vt:variant>
        <vt:i4>5</vt:i4>
      </vt:variant>
      <vt:variant>
        <vt:lpwstr/>
      </vt:variant>
      <vt:variant>
        <vt:lpwstr>a006</vt:lpwstr>
      </vt:variant>
      <vt:variant>
        <vt:i4>327761</vt:i4>
      </vt:variant>
      <vt:variant>
        <vt:i4>15</vt:i4>
      </vt:variant>
      <vt:variant>
        <vt:i4>0</vt:i4>
      </vt:variant>
      <vt:variant>
        <vt:i4>5</vt:i4>
      </vt:variant>
      <vt:variant>
        <vt:lpwstr/>
      </vt:variant>
      <vt:variant>
        <vt:lpwstr>a005</vt:lpwstr>
      </vt:variant>
      <vt:variant>
        <vt:i4>262225</vt:i4>
      </vt:variant>
      <vt:variant>
        <vt:i4>12</vt:i4>
      </vt:variant>
      <vt:variant>
        <vt:i4>0</vt:i4>
      </vt:variant>
      <vt:variant>
        <vt:i4>5</vt:i4>
      </vt:variant>
      <vt:variant>
        <vt:lpwstr/>
      </vt:variant>
      <vt:variant>
        <vt:lpwstr>a004</vt:lpwstr>
      </vt:variant>
      <vt:variant>
        <vt:i4>196689</vt:i4>
      </vt:variant>
      <vt:variant>
        <vt:i4>9</vt:i4>
      </vt:variant>
      <vt:variant>
        <vt:i4>0</vt:i4>
      </vt:variant>
      <vt:variant>
        <vt:i4>5</vt:i4>
      </vt:variant>
      <vt:variant>
        <vt:lpwstr/>
      </vt:variant>
      <vt:variant>
        <vt:lpwstr>a003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0 - General Provisions</dc:title>
  <dc:subject>Chapter 0 - General Provisions</dc:subject>
  <dc:creator>CPW Regulations</dc:creator>
  <cp:keywords>Chapter 0 - General Provisions</cp:keywords>
  <dc:description/>
  <cp:lastModifiedBy>Vornholt, Molly</cp:lastModifiedBy>
  <cp:revision>64</cp:revision>
  <cp:lastPrinted>2006-03-15T21:42:00Z</cp:lastPrinted>
  <dcterms:created xsi:type="dcterms:W3CDTF">2024-07-29T18:04:00Z</dcterms:created>
  <dcterms:modified xsi:type="dcterms:W3CDTF">2026-09-30T18:08:00Z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985482439</vt:i4>
  </property>
  <property fmtid="{D5CDD505-2E9C-101B-9397-08002B2CF9AE}" pid="3" name="_EmailSubject">
    <vt:lpwstr/>
  </property>
  <property fmtid="{D5CDD505-2E9C-101B-9397-08002B2CF9AE}" pid="4" name="_AuthorEmail">
    <vt:lpwstr>Mike.King@state.co.us</vt:lpwstr>
  </property>
  <property fmtid="{D5CDD505-2E9C-101B-9397-08002B2CF9AE}" pid="5" name="_AuthorEmailDisplayName">
    <vt:lpwstr>King, Mike</vt:lpwstr>
  </property>
  <property fmtid="{D5CDD505-2E9C-101B-9397-08002B2CF9AE}" pid="6" name="_ReviewingToolsShownOnce">
    <vt:lpwstr/>
  </property>
</Properties>
</file>