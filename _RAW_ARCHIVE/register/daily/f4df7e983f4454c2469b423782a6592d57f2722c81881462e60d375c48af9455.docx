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856F" w14:textId="7EC95EB3" w:rsidR="001453DF" w:rsidRDefault="001453DF" w:rsidP="001453DF">
      <w:pPr>
        <w:pStyle w:val="upar1"/>
        <w:spacing w:before="0" w:after="200"/>
        <w:jc w:val="right"/>
        <w:rPr>
          <w:b/>
        </w:rPr>
      </w:pPr>
      <w:r>
        <w:rPr>
          <w:b/>
          <w:bCs/>
        </w:rPr>
        <w:t>DORA 09</w:t>
      </w:r>
      <w:r w:rsidRPr="00B22D60">
        <w:rPr>
          <w:b/>
          <w:bCs/>
        </w:rPr>
        <w:t>/</w:t>
      </w:r>
      <w:r>
        <w:rPr>
          <w:b/>
          <w:bCs/>
        </w:rPr>
        <w:t>30</w:t>
      </w:r>
      <w:r w:rsidRPr="00B22D60">
        <w:rPr>
          <w:b/>
          <w:bCs/>
        </w:rPr>
        <w:t>/202</w:t>
      </w:r>
      <w:r>
        <w:rPr>
          <w:b/>
          <w:bCs/>
        </w:rPr>
        <w:t>6</w:t>
      </w:r>
    </w:p>
    <w:p w14:paraId="72E537A6" w14:textId="004E44A2" w:rsidR="001965F6" w:rsidRDefault="001453DF" w:rsidP="0031394B">
      <w:pPr>
        <w:pStyle w:val="Heading1"/>
      </w:pPr>
      <w:r>
        <w:t xml:space="preserve">FINAL REGULATIONS - </w:t>
      </w:r>
      <w:r w:rsidR="001965F6" w:rsidRPr="001453DF">
        <w:t xml:space="preserve">CHAPTER </w:t>
      </w:r>
      <w:r w:rsidR="009C5754" w:rsidRPr="001453DF">
        <w:t>P-</w:t>
      </w:r>
      <w:r w:rsidR="001965F6" w:rsidRPr="001453DF">
        <w:t>4 - SNOWMOBILE REGULATIONS</w:t>
      </w:r>
    </w:p>
    <w:p w14:paraId="486A5D6E" w14:textId="05C821C2" w:rsidR="001453DF" w:rsidRPr="001453DF" w:rsidRDefault="001453DF" w:rsidP="0031394B">
      <w:pPr>
        <w:rPr>
          <w:b/>
        </w:rPr>
      </w:pPr>
      <w:r w:rsidRPr="0031394B">
        <w:rPr>
          <w:b/>
          <w:bCs/>
        </w:rPr>
        <w:t>Note</w:t>
      </w:r>
      <w:r w:rsidRPr="00085787">
        <w:t>: Amendment</w:t>
      </w:r>
      <w:r>
        <w:t>s</w:t>
      </w:r>
      <w:r w:rsidRPr="00085787">
        <w:t xml:space="preserve"> to the Rules are </w:t>
      </w:r>
      <w:ins w:id="0" w:author="Hernandez, Hilary" w:date="2025-08-06T12:18:00Z">
        <w:r w:rsidRPr="00085787">
          <w:t xml:space="preserve">added in red text </w:t>
        </w:r>
      </w:ins>
      <w:r w:rsidRPr="00085787">
        <w:t xml:space="preserve">and </w:t>
      </w:r>
      <w:ins w:id="1" w:author="Hernandez, Hilary" w:date="2025-08-06T12:18:00Z">
        <w:r w:rsidRPr="00085787">
          <w:t>del</w:t>
        </w:r>
      </w:ins>
      <w:ins w:id="2" w:author="Hernandez, Hilary" w:date="2025-08-06T12:19:00Z">
        <w:r w:rsidRPr="00085787">
          <w:t>etions are in red text with strikethrough.</w:t>
        </w:r>
      </w:ins>
    </w:p>
    <w:p w14:paraId="5E94DF40" w14:textId="77777777" w:rsidR="001965F6" w:rsidRPr="00025A61" w:rsidRDefault="001965F6" w:rsidP="0031394B">
      <w:pPr>
        <w:pStyle w:val="Heading2"/>
        <w:spacing w:after="240"/>
      </w:pPr>
      <w:bookmarkStart w:id="3" w:name="_Toc182914584"/>
      <w:r w:rsidRPr="00025A61">
        <w:t xml:space="preserve">ARTICLE I - </w:t>
      </w:r>
      <w:r w:rsidR="008043E7" w:rsidRPr="00025A61">
        <w:t xml:space="preserve">Pursuant to the authority vested in the Parks and Wildlife Commission by Article 14 of Title </w:t>
      </w:r>
      <w:r w:rsidR="008043E7" w:rsidRPr="0031394B">
        <w:t>33</w:t>
      </w:r>
      <w:r w:rsidR="008043E7" w:rsidRPr="00025A61">
        <w:t>, C.R.S., the following regulations concerning required equipment and the registration of snowmobiles are hereby adopted.</w:t>
      </w:r>
      <w:bookmarkEnd w:id="3"/>
    </w:p>
    <w:p w14:paraId="02B3AAA6" w14:textId="77777777" w:rsidR="00C6230B" w:rsidRPr="00C6230B" w:rsidRDefault="00C6230B" w:rsidP="0031394B">
      <w:pPr>
        <w:pStyle w:val="Heading3"/>
      </w:pPr>
      <w:bookmarkStart w:id="4" w:name="_Toc182914588"/>
      <w:bookmarkStart w:id="5" w:name="N402"/>
      <w:bookmarkStart w:id="6" w:name="_Toc182914587"/>
      <w:r w:rsidRPr="00C6230B">
        <w:t xml:space="preserve"># 402 - </w:t>
      </w:r>
      <w:bookmarkEnd w:id="5"/>
      <w:r w:rsidRPr="00C6230B">
        <w:t xml:space="preserve">Display </w:t>
      </w:r>
      <w:r w:rsidRPr="0031394B">
        <w:t>of</w:t>
      </w:r>
      <w:r w:rsidRPr="00C6230B">
        <w:t xml:space="preserve"> Snowmobile Permits</w:t>
      </w:r>
      <w:bookmarkEnd w:id="6"/>
    </w:p>
    <w:p w14:paraId="41A663B8" w14:textId="77777777" w:rsidR="00C6230B" w:rsidRPr="00C6230B" w:rsidRDefault="00C6230B" w:rsidP="00C6230B">
      <w:pPr>
        <w:numPr>
          <w:ilvl w:val="0"/>
          <w:numId w:val="18"/>
        </w:numPr>
        <w:tabs>
          <w:tab w:val="left" w:pos="720"/>
          <w:tab w:val="left" w:pos="1440"/>
          <w:tab w:val="left" w:pos="2160"/>
        </w:tabs>
        <w:ind w:hanging="720"/>
        <w:rPr>
          <w:b/>
          <w:bCs/>
        </w:rPr>
      </w:pPr>
      <w:r w:rsidRPr="00C6230B">
        <w:rPr>
          <w:bCs/>
        </w:rPr>
        <w:t>When owners or operators of snowmobiles identified in C.R.S. 33-14-121 are required to obtain and display snowmobile permits, such permits shall be displayed as follows:</w:t>
      </w:r>
    </w:p>
    <w:p w14:paraId="274C5347" w14:textId="77777777" w:rsidR="00C6230B" w:rsidRPr="00C6230B" w:rsidRDefault="00C6230B" w:rsidP="00C6230B">
      <w:pPr>
        <w:numPr>
          <w:ilvl w:val="1"/>
          <w:numId w:val="18"/>
        </w:numPr>
        <w:tabs>
          <w:tab w:val="left" w:pos="720"/>
          <w:tab w:val="left" w:pos="1440"/>
          <w:tab w:val="left" w:pos="2160"/>
        </w:tabs>
        <w:ind w:hanging="720"/>
        <w:rPr>
          <w:b/>
          <w:bCs/>
        </w:rPr>
      </w:pPr>
      <w:r w:rsidRPr="00C6230B">
        <w:rPr>
          <w:bCs/>
        </w:rPr>
        <w:t xml:space="preserve">The permit shall be affixed </w:t>
      </w:r>
      <w:proofErr w:type="gramStart"/>
      <w:r w:rsidRPr="00C6230B">
        <w:rPr>
          <w:bCs/>
        </w:rPr>
        <w:t>on</w:t>
      </w:r>
      <w:proofErr w:type="gramEnd"/>
      <w:r w:rsidRPr="00C6230B">
        <w:rPr>
          <w:bCs/>
        </w:rPr>
        <w:t xml:space="preserve"> the left upper half of the cowling of the machine.</w:t>
      </w:r>
    </w:p>
    <w:p w14:paraId="36239593" w14:textId="6965BE16" w:rsidR="00C6230B" w:rsidRPr="00C6230B" w:rsidRDefault="00C6230B" w:rsidP="00C6230B">
      <w:pPr>
        <w:numPr>
          <w:ilvl w:val="1"/>
          <w:numId w:val="18"/>
        </w:numPr>
        <w:tabs>
          <w:tab w:val="left" w:pos="720"/>
          <w:tab w:val="left" w:pos="1440"/>
          <w:tab w:val="left" w:pos="2160"/>
        </w:tabs>
        <w:ind w:hanging="720"/>
        <w:rPr>
          <w:b/>
          <w:bCs/>
        </w:rPr>
      </w:pPr>
      <w:r w:rsidRPr="00C6230B">
        <w:rPr>
          <w:bCs/>
        </w:rPr>
        <w:t>Printed non-sticker permits must be carried on the machine or on the operator’s person and shall, upon demand of any peace officer authorized to enforce this law, produce the snowmobile permit for inspection.</w:t>
      </w:r>
      <w:ins w:id="7" w:author="Hernandez, Hilary" w:date="2026-07-28T15:29:00Z" w16du:dateUtc="2026-07-28T21:29:00Z">
        <w:r w:rsidRPr="00C6230B">
          <w:rPr>
            <w:bCs/>
          </w:rPr>
          <w:t xml:space="preserve"> Beginning June </w:t>
        </w:r>
      </w:ins>
      <w:ins w:id="8" w:author="Hernandez, Hilary" w:date="2026-08-18T10:45:00Z" w16du:dateUtc="2026-08-18T16:45:00Z">
        <w:r w:rsidRPr="00C6230B">
          <w:rPr>
            <w:bCs/>
          </w:rPr>
          <w:t xml:space="preserve">8, </w:t>
        </w:r>
      </w:ins>
      <w:ins w:id="9" w:author="Hernandez, Hilary" w:date="2026-07-28T15:29:00Z" w16du:dateUtc="2026-07-28T21:29:00Z">
        <w:r w:rsidRPr="00C6230B">
          <w:rPr>
            <w:bCs/>
          </w:rPr>
          <w:t>2027</w:t>
        </w:r>
      </w:ins>
      <w:ins w:id="10" w:author="Hernandez, Hilary" w:date="2026-09-29T09:49:00Z" w16du:dateUtc="2026-09-29T15:49:00Z">
        <w:r w:rsidR="007E19DF">
          <w:rPr>
            <w:bCs/>
          </w:rPr>
          <w:t>,</w:t>
        </w:r>
      </w:ins>
      <w:ins w:id="11" w:author="Hernandez, Hilary" w:date="2026-07-28T15:29:00Z" w16du:dateUtc="2026-07-28T21:29:00Z">
        <w:r w:rsidRPr="00C6230B">
          <w:rPr>
            <w:bCs/>
          </w:rPr>
          <w:t xml:space="preserve"> with the launching of the Division’s new integrated sales system, a sticker permit will be shipped or provided to the purchaser for every permit sale. For online sales, a temporary authorization number may be used until the physical permit is received.</w:t>
        </w:r>
      </w:ins>
    </w:p>
    <w:bookmarkEnd w:id="4"/>
    <w:p w14:paraId="41B1B8E2" w14:textId="77777777" w:rsidR="00913EC7" w:rsidRDefault="00913EC7">
      <w:pPr>
        <w:spacing w:before="0"/>
        <w:rPr>
          <w:b/>
        </w:rPr>
      </w:pPr>
      <w:r>
        <w:rPr>
          <w:b/>
        </w:rPr>
        <w:br w:type="page"/>
      </w:r>
    </w:p>
    <w:p w14:paraId="5A0E8BAB" w14:textId="7C738457" w:rsidR="00913EC7" w:rsidRPr="00B42ED0" w:rsidRDefault="001453DF" w:rsidP="00913EC7">
      <w:pPr>
        <w:pStyle w:val="upar1"/>
        <w:spacing w:before="0"/>
        <w:jc w:val="right"/>
        <w:rPr>
          <w:b/>
        </w:rPr>
      </w:pPr>
      <w:r>
        <w:rPr>
          <w:b/>
          <w:bCs/>
        </w:rPr>
        <w:lastRenderedPageBreak/>
        <w:t>DORA 09</w:t>
      </w:r>
      <w:r w:rsidRPr="00B22D60">
        <w:rPr>
          <w:b/>
          <w:bCs/>
        </w:rPr>
        <w:t>/</w:t>
      </w:r>
      <w:r>
        <w:rPr>
          <w:b/>
          <w:bCs/>
        </w:rPr>
        <w:t>30</w:t>
      </w:r>
      <w:r w:rsidRPr="00B22D60">
        <w:rPr>
          <w:b/>
          <w:bCs/>
        </w:rPr>
        <w:t>/202</w:t>
      </w:r>
      <w:r>
        <w:rPr>
          <w:b/>
          <w:bCs/>
        </w:rPr>
        <w:t>6</w:t>
      </w:r>
    </w:p>
    <w:p w14:paraId="7B110997" w14:textId="77777777" w:rsidR="00913EC7" w:rsidRPr="00D638DE" w:rsidRDefault="00913EC7" w:rsidP="00913EC7">
      <w:pPr>
        <w:pStyle w:val="upar1"/>
        <w:spacing w:before="0"/>
        <w:jc w:val="right"/>
        <w:rPr>
          <w:b/>
          <w:bCs/>
        </w:rPr>
      </w:pPr>
      <w:r w:rsidRPr="00D638DE">
        <w:rPr>
          <w:b/>
          <w:bCs/>
        </w:rPr>
        <w:t>Basis and Purpose</w:t>
      </w:r>
    </w:p>
    <w:p w14:paraId="16F1D56C" w14:textId="6FD1A84E" w:rsidR="00913EC7" w:rsidRPr="001453DF" w:rsidRDefault="00913EC7" w:rsidP="001453DF">
      <w:pPr>
        <w:pStyle w:val="upar1"/>
        <w:spacing w:before="0" w:after="200"/>
        <w:jc w:val="right"/>
        <w:rPr>
          <w:b/>
          <w:bCs/>
        </w:rPr>
      </w:pPr>
      <w:r>
        <w:rPr>
          <w:b/>
          <w:bCs/>
        </w:rPr>
        <w:t>Chapter P-4 - Snowmobile</w:t>
      </w:r>
    </w:p>
    <w:p w14:paraId="56954D73" w14:textId="77777777" w:rsidR="00913EC7" w:rsidRPr="00D638DE" w:rsidRDefault="00913EC7" w:rsidP="0031394B">
      <w:pPr>
        <w:pStyle w:val="Heading2"/>
      </w:pPr>
      <w:r w:rsidRPr="00D638DE">
        <w:t>Basis and Purpose:</w:t>
      </w:r>
    </w:p>
    <w:p w14:paraId="3187F8B6" w14:textId="77777777" w:rsidR="00C6230B" w:rsidRPr="00C6230B" w:rsidRDefault="00C6230B" w:rsidP="00C6230B">
      <w:pPr>
        <w:tabs>
          <w:tab w:val="left" w:pos="720"/>
          <w:tab w:val="left" w:pos="1440"/>
        </w:tabs>
        <w:rPr>
          <w:b/>
          <w:bCs/>
          <w:u w:val="single"/>
          <w:lang w:val="x-none" w:eastAsia="x-none"/>
        </w:rPr>
      </w:pPr>
      <w:r w:rsidRPr="00C6230B">
        <w:rPr>
          <w:b/>
          <w:bCs/>
          <w:u w:val="single"/>
          <w:lang w:eastAsia="x-none"/>
        </w:rPr>
        <w:t>Updating regulations to implement the new licensing system in June of 2027</w:t>
      </w:r>
    </w:p>
    <w:p w14:paraId="55B0D3F8" w14:textId="7BC0B0EC" w:rsidR="00C6230B" w:rsidRPr="00C6230B" w:rsidRDefault="00C6230B" w:rsidP="00C6230B">
      <w:pPr>
        <w:widowControl w:val="0"/>
        <w:autoSpaceDE w:val="0"/>
        <w:autoSpaceDN w:val="0"/>
        <w:spacing w:after="240" w:line="276" w:lineRule="auto"/>
        <w:rPr>
          <w:rFonts w:eastAsia="Trebuchet MS"/>
          <w:bCs/>
        </w:rPr>
      </w:pPr>
      <w:r w:rsidRPr="00C6230B">
        <w:rPr>
          <w:rFonts w:eastAsia="Trebuchet MS"/>
          <w:bCs/>
        </w:rPr>
        <w:t>In June of 2027 CPW will be moving to a new licensing system. As part of that system changes most of the CPW products will be changing from physical products to electronic products or e-products. To make this switch to e-products the regulations need to be updated with the new terminology and procedures. As the go live for the new system is June 8</w:t>
      </w:r>
      <w:r w:rsidRPr="00C6230B">
        <w:rPr>
          <w:rFonts w:eastAsia="Trebuchet MS"/>
          <w:bCs/>
          <w:vertAlign w:val="superscript"/>
        </w:rPr>
        <w:t>th</w:t>
      </w:r>
      <w:r w:rsidRPr="00C6230B">
        <w:rPr>
          <w:rFonts w:eastAsia="Trebuchet MS"/>
          <w:bCs/>
        </w:rPr>
        <w:t xml:space="preserve">, 2027, it is important that we keep regulations for both physical and e-products while we are adopting these changes.  </w:t>
      </w:r>
    </w:p>
    <w:p w14:paraId="27C07884" w14:textId="73328409" w:rsidR="00913EC7" w:rsidRDefault="00C6230B" w:rsidP="00C6230B">
      <w:pPr>
        <w:pStyle w:val="upar1"/>
        <w:spacing w:before="0"/>
        <w:rPr>
          <w:rFonts w:eastAsia="Trebuchet MS"/>
          <w:bCs/>
        </w:rPr>
      </w:pPr>
      <w:r>
        <w:rPr>
          <w:rFonts w:eastAsia="Trebuchet MS"/>
          <w:bCs/>
        </w:rPr>
        <w:t xml:space="preserve">CPW plans to ship the sticker permits to customers who order them online. As the sticker could still be in the mail when the customer wants to use it a </w:t>
      </w:r>
      <w:r w:rsidRPr="00C6230B">
        <w:rPr>
          <w:rFonts w:eastAsia="Trebuchet MS"/>
          <w:bCs/>
        </w:rPr>
        <w:t>temporary authorization number may be used until the physical permit is received.</w:t>
      </w:r>
    </w:p>
    <w:p w14:paraId="6E2F3D7D" w14:textId="77777777" w:rsidR="00C6230B" w:rsidRPr="00D638DE" w:rsidRDefault="00C6230B" w:rsidP="00C6230B">
      <w:pPr>
        <w:pStyle w:val="upar1"/>
        <w:spacing w:before="0"/>
      </w:pPr>
    </w:p>
    <w:p w14:paraId="1DDC2E41" w14:textId="77777777" w:rsidR="00913EC7" w:rsidRDefault="00913EC7" w:rsidP="00913EC7">
      <w:pPr>
        <w:pStyle w:val="upar1"/>
        <w:spacing w:before="0"/>
      </w:pPr>
      <w:r w:rsidRPr="008E61C5">
        <w:t xml:space="preserve">The statements of basis and purpose for these regulations can be obtained from the Colorado Division of Parks and Wildlife, Office of the Regulations Manager by emailing </w:t>
      </w:r>
      <w:hyperlink r:id="rId8" w:history="1">
        <w:r w:rsidRPr="008E61C5">
          <w:rPr>
            <w:rStyle w:val="Hyperlink"/>
          </w:rPr>
          <w:t>dnr_cpw_planning@state.co.us</w:t>
        </w:r>
      </w:hyperlink>
      <w:r w:rsidRPr="008E61C5">
        <w:t xml:space="preserve"> or by visiting the Division of Parks and Wildlife headquarters at 6060 Broadway, Denver, CO, 80216</w:t>
      </w:r>
    </w:p>
    <w:p w14:paraId="22E74656" w14:textId="77777777" w:rsidR="00913EC7" w:rsidRPr="00D638DE" w:rsidRDefault="00913EC7" w:rsidP="00913EC7">
      <w:pPr>
        <w:pStyle w:val="upar1"/>
        <w:spacing w:before="0"/>
      </w:pPr>
    </w:p>
    <w:p w14:paraId="1D82191A" w14:textId="77777777" w:rsidR="00913EC7" w:rsidRPr="005805E7" w:rsidRDefault="00913EC7" w:rsidP="00913EC7">
      <w:pPr>
        <w:spacing w:before="0"/>
        <w:rPr>
          <w:b/>
          <w:bCs/>
        </w:rPr>
      </w:pPr>
      <w:r w:rsidRPr="005805E7">
        <w:rPr>
          <w:b/>
          <w:bCs/>
        </w:rPr>
        <w:t xml:space="preserve">The </w:t>
      </w:r>
      <w:r>
        <w:rPr>
          <w:b/>
          <w:bCs/>
        </w:rPr>
        <w:t xml:space="preserve">primary </w:t>
      </w:r>
      <w:r w:rsidRPr="005805E7">
        <w:rPr>
          <w:b/>
          <w:bCs/>
        </w:rPr>
        <w:t xml:space="preserve">statutory authority for these regulations can be found in § 24-4-103, C.R.S., and the state Parks Act, §§ </w:t>
      </w:r>
      <w:r w:rsidRPr="005805E7">
        <w:rPr>
          <w:b/>
        </w:rPr>
        <w:t xml:space="preserve">33-10-101 to 33-33-113, C.R.S., and </w:t>
      </w:r>
      <w:r w:rsidRPr="005805E7">
        <w:rPr>
          <w:b/>
          <w:bCs/>
        </w:rPr>
        <w:t xml:space="preserve">specifically </w:t>
      </w:r>
      <w:proofErr w:type="gramStart"/>
      <w:r w:rsidRPr="005805E7">
        <w:rPr>
          <w:b/>
          <w:bCs/>
        </w:rPr>
        <w:t>including</w:t>
      </w:r>
      <w:proofErr w:type="gramEnd"/>
      <w:r w:rsidRPr="005805E7">
        <w:rPr>
          <w:b/>
          <w:bCs/>
        </w:rPr>
        <w:t>, but not limited to:</w:t>
      </w:r>
      <w:r>
        <w:rPr>
          <w:b/>
          <w:bCs/>
        </w:rPr>
        <w:t xml:space="preserve"> </w:t>
      </w:r>
      <w:r w:rsidRPr="005805E7">
        <w:rPr>
          <w:b/>
          <w:bCs/>
        </w:rPr>
        <w:t>§§ 33-</w:t>
      </w:r>
      <w:r>
        <w:rPr>
          <w:b/>
          <w:bCs/>
        </w:rPr>
        <w:t>14-121, C.R.S.</w:t>
      </w:r>
    </w:p>
    <w:p w14:paraId="2309B557" w14:textId="77777777" w:rsidR="00913EC7" w:rsidRDefault="00913EC7" w:rsidP="00913EC7">
      <w:pPr>
        <w:spacing w:before="0"/>
        <w:rPr>
          <w:b/>
        </w:rPr>
      </w:pPr>
    </w:p>
    <w:p w14:paraId="467E9B9A" w14:textId="3DF52FCC" w:rsidR="00913EC7" w:rsidRPr="00C73306" w:rsidRDefault="00913EC7" w:rsidP="00913EC7">
      <w:pPr>
        <w:spacing w:before="0"/>
        <w:rPr>
          <w:b/>
        </w:rPr>
      </w:pPr>
      <w:r w:rsidRPr="00C73306">
        <w:rPr>
          <w:b/>
        </w:rPr>
        <w:t xml:space="preserve">EFFECTIVE DATE - THESE REGULATIONS SHALL BECOME EFFECTIVE </w:t>
      </w:r>
      <w:r>
        <w:rPr>
          <w:b/>
        </w:rPr>
        <w:t>JANUARY 1</w:t>
      </w:r>
      <w:r w:rsidRPr="00C73306">
        <w:rPr>
          <w:b/>
        </w:rPr>
        <w:t xml:space="preserve">, </w:t>
      </w:r>
      <w:r w:rsidR="007E19DF">
        <w:rPr>
          <w:b/>
        </w:rPr>
        <w:t>2027,</w:t>
      </w:r>
      <w:r w:rsidRPr="00C73306">
        <w:rPr>
          <w:b/>
        </w:rPr>
        <w:t xml:space="preserve"> AND SHALL REMAIN IN FULL FORCE AND EFFECT UNTIL REPEALED, AMENDED OR SUPERSEDED.</w:t>
      </w:r>
    </w:p>
    <w:p w14:paraId="02244A5A" w14:textId="77777777" w:rsidR="00913EC7" w:rsidRPr="00C73306" w:rsidRDefault="00913EC7" w:rsidP="00913EC7">
      <w:pPr>
        <w:spacing w:before="0"/>
        <w:rPr>
          <w:b/>
        </w:rPr>
      </w:pPr>
    </w:p>
    <w:p w14:paraId="45450549" w14:textId="5B1FD8EB" w:rsidR="00913EC7" w:rsidRPr="003F3404" w:rsidRDefault="00913EC7" w:rsidP="00913EC7">
      <w:pPr>
        <w:spacing w:before="0"/>
        <w:rPr>
          <w:b/>
        </w:rPr>
      </w:pPr>
      <w:r w:rsidRPr="003F3404">
        <w:rPr>
          <w:b/>
        </w:rPr>
        <w:t xml:space="preserve">APPROVED AND ADOPTED BY THE PARKS AND WILDLIFE COMMISSION OF THE STATE OF COLORADO THIS </w:t>
      </w:r>
      <w:r>
        <w:rPr>
          <w:b/>
        </w:rPr>
        <w:t>4TH</w:t>
      </w:r>
      <w:r w:rsidRPr="003F3404">
        <w:rPr>
          <w:b/>
        </w:rPr>
        <w:t xml:space="preserve"> DAY OF </w:t>
      </w:r>
      <w:r>
        <w:rPr>
          <w:b/>
        </w:rPr>
        <w:t>NOVEMBER</w:t>
      </w:r>
      <w:r w:rsidRPr="003F3404">
        <w:rPr>
          <w:b/>
        </w:rPr>
        <w:t xml:space="preserve"> </w:t>
      </w:r>
      <w:r>
        <w:rPr>
          <w:b/>
        </w:rPr>
        <w:t>202</w:t>
      </w:r>
      <w:r w:rsidR="001453DF">
        <w:rPr>
          <w:b/>
        </w:rPr>
        <w:t>6</w:t>
      </w:r>
      <w:r w:rsidRPr="003F3404">
        <w:rPr>
          <w:b/>
        </w:rPr>
        <w:t>.</w:t>
      </w:r>
    </w:p>
    <w:p w14:paraId="03E889E8" w14:textId="77777777" w:rsidR="00913EC7" w:rsidRDefault="00913EC7" w:rsidP="00913EC7">
      <w:pPr>
        <w:pStyle w:val="Default"/>
        <w:jc w:val="right"/>
        <w:rPr>
          <w:b/>
          <w:bCs/>
          <w:sz w:val="20"/>
          <w:szCs w:val="20"/>
        </w:rPr>
      </w:pPr>
    </w:p>
    <w:p w14:paraId="0E270B67" w14:textId="77777777" w:rsidR="00C43313" w:rsidRDefault="00C43313" w:rsidP="00913EC7">
      <w:pPr>
        <w:pStyle w:val="upar1"/>
        <w:spacing w:before="0"/>
        <w:jc w:val="right"/>
      </w:pPr>
    </w:p>
    <w:sectPr w:rsidR="00C4331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DAA5" w14:textId="77777777" w:rsidR="000540A9" w:rsidRDefault="000540A9" w:rsidP="00C43313">
      <w:pPr>
        <w:spacing w:before="0"/>
      </w:pPr>
      <w:r>
        <w:separator/>
      </w:r>
    </w:p>
  </w:endnote>
  <w:endnote w:type="continuationSeparator" w:id="0">
    <w:p w14:paraId="3EC2955A" w14:textId="77777777" w:rsidR="000540A9" w:rsidRDefault="000540A9" w:rsidP="00C4331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3F52" w14:textId="77777777" w:rsidR="008043E7" w:rsidRDefault="008043E7">
    <w:pPr>
      <w:pStyle w:val="Footer"/>
      <w:jc w:val="center"/>
    </w:pPr>
    <w:r>
      <w:fldChar w:fldCharType="begin"/>
    </w:r>
    <w:r>
      <w:instrText xml:space="preserve"> PAGE   \* MERGEFORMAT </w:instrText>
    </w:r>
    <w:r>
      <w:fldChar w:fldCharType="separate"/>
    </w:r>
    <w:r w:rsidR="00913EC7">
      <w:rPr>
        <w:noProof/>
      </w:rPr>
      <w:t>2</w:t>
    </w:r>
    <w:r>
      <w:fldChar w:fldCharType="end"/>
    </w:r>
  </w:p>
  <w:p w14:paraId="7FF11F47" w14:textId="77777777" w:rsidR="008043E7" w:rsidRDefault="00804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0F06" w14:textId="77777777" w:rsidR="000540A9" w:rsidRDefault="000540A9" w:rsidP="00C43313">
      <w:pPr>
        <w:spacing w:before="0"/>
      </w:pPr>
      <w:r>
        <w:separator/>
      </w:r>
    </w:p>
  </w:footnote>
  <w:footnote w:type="continuationSeparator" w:id="0">
    <w:p w14:paraId="01A75F04" w14:textId="77777777" w:rsidR="000540A9" w:rsidRDefault="000540A9" w:rsidP="00C43313">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2A5E0FA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BE659B0"/>
    <w:multiLevelType w:val="hybridMultilevel"/>
    <w:tmpl w:val="71AC6428"/>
    <w:lvl w:ilvl="0" w:tplc="04090015">
      <w:start w:val="1"/>
      <w:numFmt w:val="upperLetter"/>
      <w:lvlText w:val="%1."/>
      <w:lvlJc w:val="left"/>
      <w:pPr>
        <w:ind w:left="1080" w:hanging="720"/>
      </w:pPr>
      <w:rPr>
        <w:rFonts w:hint="default"/>
      </w:rPr>
    </w:lvl>
    <w:lvl w:ilvl="1" w:tplc="6472F73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26337"/>
    <w:multiLevelType w:val="hybridMultilevel"/>
    <w:tmpl w:val="3D30C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A94158"/>
    <w:multiLevelType w:val="hybridMultilevel"/>
    <w:tmpl w:val="0FCC77D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DEA53F5"/>
    <w:multiLevelType w:val="hybridMultilevel"/>
    <w:tmpl w:val="B0EA98F6"/>
    <w:lvl w:ilvl="0" w:tplc="A796AE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57A08"/>
    <w:multiLevelType w:val="hybridMultilevel"/>
    <w:tmpl w:val="97F2BE68"/>
    <w:lvl w:ilvl="0" w:tplc="F31AB03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7469CA"/>
    <w:multiLevelType w:val="hybridMultilevel"/>
    <w:tmpl w:val="19FA0836"/>
    <w:lvl w:ilvl="0" w:tplc="04090015">
      <w:start w:val="1"/>
      <w:numFmt w:val="upperLetter"/>
      <w:lvlText w:val="%1."/>
      <w:lvlJc w:val="left"/>
      <w:pPr>
        <w:ind w:left="720" w:hanging="360"/>
      </w:pPr>
      <w:rPr>
        <w:rFonts w:hint="default"/>
        <w:b w:val="0"/>
      </w:rPr>
    </w:lvl>
    <w:lvl w:ilvl="1" w:tplc="37702982">
      <w:start w:val="1"/>
      <w:numFmt w:val="decimal"/>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A92546"/>
    <w:multiLevelType w:val="hybridMultilevel"/>
    <w:tmpl w:val="7BEEFE1A"/>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CC63E5"/>
    <w:multiLevelType w:val="hybridMultilevel"/>
    <w:tmpl w:val="20EA0EC2"/>
    <w:lvl w:ilvl="0" w:tplc="6472F73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B55013"/>
    <w:multiLevelType w:val="multilevel"/>
    <w:tmpl w:val="FFA4C77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upperLetter"/>
      <w:lvlText w:val="%8."/>
      <w:lvlJc w:val="left"/>
      <w:pPr>
        <w:ind w:left="2880" w:hanging="360"/>
      </w:pPr>
    </w:lvl>
    <w:lvl w:ilvl="8">
      <w:start w:val="1"/>
      <w:numFmt w:val="lowerRoman"/>
      <w:lvlText w:val="%9."/>
      <w:lvlJc w:val="left"/>
      <w:pPr>
        <w:ind w:left="3240" w:hanging="360"/>
      </w:pPr>
    </w:lvl>
  </w:abstractNum>
  <w:num w:numId="1" w16cid:durableId="1219512806">
    <w:abstractNumId w:val="9"/>
  </w:num>
  <w:num w:numId="2" w16cid:durableId="2077972691">
    <w:abstractNumId w:val="7"/>
  </w:num>
  <w:num w:numId="3" w16cid:durableId="499270818">
    <w:abstractNumId w:val="6"/>
  </w:num>
  <w:num w:numId="4" w16cid:durableId="1275137524">
    <w:abstractNumId w:val="5"/>
  </w:num>
  <w:num w:numId="5" w16cid:durableId="42146673">
    <w:abstractNumId w:val="4"/>
  </w:num>
  <w:num w:numId="6" w16cid:durableId="1061248380">
    <w:abstractNumId w:val="8"/>
  </w:num>
  <w:num w:numId="7" w16cid:durableId="799344486">
    <w:abstractNumId w:val="3"/>
  </w:num>
  <w:num w:numId="8" w16cid:durableId="663046425">
    <w:abstractNumId w:val="2"/>
  </w:num>
  <w:num w:numId="9" w16cid:durableId="566571510">
    <w:abstractNumId w:val="1"/>
  </w:num>
  <w:num w:numId="10" w16cid:durableId="1764763778">
    <w:abstractNumId w:val="0"/>
  </w:num>
  <w:num w:numId="11" w16cid:durableId="159543961">
    <w:abstractNumId w:val="13"/>
  </w:num>
  <w:num w:numId="12" w16cid:durableId="1121724637">
    <w:abstractNumId w:val="14"/>
  </w:num>
  <w:num w:numId="13" w16cid:durableId="291644141">
    <w:abstractNumId w:val="19"/>
  </w:num>
  <w:num w:numId="14" w16cid:durableId="1031300275">
    <w:abstractNumId w:val="10"/>
  </w:num>
  <w:num w:numId="15" w16cid:durableId="2065254280">
    <w:abstractNumId w:val="11"/>
  </w:num>
  <w:num w:numId="16" w16cid:durableId="2126120003">
    <w:abstractNumId w:val="18"/>
  </w:num>
  <w:num w:numId="17" w16cid:durableId="766510489">
    <w:abstractNumId w:val="15"/>
  </w:num>
  <w:num w:numId="18" w16cid:durableId="929195631">
    <w:abstractNumId w:val="16"/>
  </w:num>
  <w:num w:numId="19" w16cid:durableId="289869673">
    <w:abstractNumId w:val="12"/>
  </w:num>
  <w:num w:numId="20" w16cid:durableId="155596986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25A61"/>
    <w:rsid w:val="00052BCD"/>
    <w:rsid w:val="000540A9"/>
    <w:rsid w:val="000C1F64"/>
    <w:rsid w:val="000D38A8"/>
    <w:rsid w:val="000E37F1"/>
    <w:rsid w:val="00136129"/>
    <w:rsid w:val="001400C2"/>
    <w:rsid w:val="001453DF"/>
    <w:rsid w:val="001732BA"/>
    <w:rsid w:val="001965F6"/>
    <w:rsid w:val="001E0FB5"/>
    <w:rsid w:val="001F6F78"/>
    <w:rsid w:val="0024043C"/>
    <w:rsid w:val="002451A9"/>
    <w:rsid w:val="0031394B"/>
    <w:rsid w:val="00330A5D"/>
    <w:rsid w:val="00342BE6"/>
    <w:rsid w:val="00362D18"/>
    <w:rsid w:val="003635C9"/>
    <w:rsid w:val="00367633"/>
    <w:rsid w:val="003D2E68"/>
    <w:rsid w:val="003E4BAD"/>
    <w:rsid w:val="00453FE2"/>
    <w:rsid w:val="00470B97"/>
    <w:rsid w:val="004A63AB"/>
    <w:rsid w:val="004D7DF1"/>
    <w:rsid w:val="004F187C"/>
    <w:rsid w:val="004F3903"/>
    <w:rsid w:val="00531040"/>
    <w:rsid w:val="00565A14"/>
    <w:rsid w:val="00567282"/>
    <w:rsid w:val="00573E74"/>
    <w:rsid w:val="005B362F"/>
    <w:rsid w:val="005C0C4C"/>
    <w:rsid w:val="005E6F2C"/>
    <w:rsid w:val="00614C5A"/>
    <w:rsid w:val="006359C7"/>
    <w:rsid w:val="006D650F"/>
    <w:rsid w:val="006F11CD"/>
    <w:rsid w:val="00726C5A"/>
    <w:rsid w:val="00762642"/>
    <w:rsid w:val="00797555"/>
    <w:rsid w:val="007E19DF"/>
    <w:rsid w:val="008043E7"/>
    <w:rsid w:val="00835BCB"/>
    <w:rsid w:val="00841C32"/>
    <w:rsid w:val="00860179"/>
    <w:rsid w:val="00860F36"/>
    <w:rsid w:val="008A7FC9"/>
    <w:rsid w:val="008B40B3"/>
    <w:rsid w:val="008D3194"/>
    <w:rsid w:val="008E3BEC"/>
    <w:rsid w:val="00913EC7"/>
    <w:rsid w:val="009164FD"/>
    <w:rsid w:val="00935476"/>
    <w:rsid w:val="00944001"/>
    <w:rsid w:val="009649D7"/>
    <w:rsid w:val="00970B4F"/>
    <w:rsid w:val="00990E67"/>
    <w:rsid w:val="009C5754"/>
    <w:rsid w:val="00A004AB"/>
    <w:rsid w:val="00A15234"/>
    <w:rsid w:val="00A410EE"/>
    <w:rsid w:val="00A82182"/>
    <w:rsid w:val="00B05426"/>
    <w:rsid w:val="00B25468"/>
    <w:rsid w:val="00B877FE"/>
    <w:rsid w:val="00B90F9A"/>
    <w:rsid w:val="00BF29F4"/>
    <w:rsid w:val="00C333DB"/>
    <w:rsid w:val="00C3449E"/>
    <w:rsid w:val="00C43313"/>
    <w:rsid w:val="00C6230B"/>
    <w:rsid w:val="00CC38AA"/>
    <w:rsid w:val="00CD06F3"/>
    <w:rsid w:val="00CD5A25"/>
    <w:rsid w:val="00CE0A3C"/>
    <w:rsid w:val="00D24BE5"/>
    <w:rsid w:val="00D42425"/>
    <w:rsid w:val="00DA1CB7"/>
    <w:rsid w:val="00DC0D06"/>
    <w:rsid w:val="00DD7E19"/>
    <w:rsid w:val="00DE127F"/>
    <w:rsid w:val="00DF0958"/>
    <w:rsid w:val="00DF4A13"/>
    <w:rsid w:val="00E1153F"/>
    <w:rsid w:val="00E202D3"/>
    <w:rsid w:val="00E607A5"/>
    <w:rsid w:val="00E94FF2"/>
    <w:rsid w:val="00ED066D"/>
    <w:rsid w:val="00EE4141"/>
    <w:rsid w:val="00F22992"/>
    <w:rsid w:val="00FB7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60B16E"/>
  <w15:chartTrackingRefBased/>
  <w15:docId w15:val="{E849DB3D-699A-4E34-B99A-1C4CBDC7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rFonts w:ascii="Arial" w:hAnsi="Arial" w:cs="Arial"/>
    </w:rPr>
  </w:style>
  <w:style w:type="paragraph" w:styleId="Heading1">
    <w:name w:val="heading 1"/>
    <w:basedOn w:val="Title2"/>
    <w:next w:val="Normal"/>
    <w:link w:val="Heading1Char"/>
    <w:uiPriority w:val="99"/>
    <w:qFormat/>
    <w:rsid w:val="00025A61"/>
    <w:pPr>
      <w:outlineLvl w:val="0"/>
    </w:pPr>
  </w:style>
  <w:style w:type="paragraph" w:styleId="Heading2">
    <w:name w:val="heading 2"/>
    <w:basedOn w:val="Heading1"/>
    <w:next w:val="Normal"/>
    <w:link w:val="Heading2Char"/>
    <w:uiPriority w:val="99"/>
    <w:qFormat/>
    <w:rsid w:val="0031394B"/>
    <w:pPr>
      <w:outlineLvl w:val="1"/>
    </w:pPr>
  </w:style>
  <w:style w:type="paragraph" w:styleId="Heading3">
    <w:name w:val="heading 3"/>
    <w:basedOn w:val="Heading2"/>
    <w:next w:val="Normal"/>
    <w:link w:val="Heading3Char"/>
    <w:uiPriority w:val="99"/>
    <w:rsid w:val="0031394B"/>
    <w:pPr>
      <w:outlineLvl w:val="2"/>
    </w:pPr>
  </w:style>
  <w:style w:type="paragraph" w:styleId="Heading4">
    <w:name w:val="heading 4"/>
    <w:basedOn w:val="Normal"/>
    <w:next w:val="Normal"/>
    <w:link w:val="Heading4Char"/>
    <w:uiPriority w:val="9"/>
    <w:unhideWhenUsed/>
    <w:qFormat/>
    <w:rsid w:val="0031394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25A61"/>
    <w:rPr>
      <w:rFonts w:ascii="Arial" w:hAnsi="Arial" w:cs="Arial"/>
      <w:b/>
      <w:bCs/>
    </w:rPr>
  </w:style>
  <w:style w:type="character" w:customStyle="1" w:styleId="Heading2Char">
    <w:name w:val="Heading 2 Char"/>
    <w:basedOn w:val="DefaultParagraphFont"/>
    <w:link w:val="Heading2"/>
    <w:uiPriority w:val="99"/>
    <w:rsid w:val="0031394B"/>
    <w:rPr>
      <w:rFonts w:ascii="Arial" w:hAnsi="Arial" w:cs="Arial"/>
      <w:b/>
      <w:bCs/>
    </w:rPr>
  </w:style>
  <w:style w:type="character" w:customStyle="1" w:styleId="Heading3Char">
    <w:name w:val="Heading 3 Char"/>
    <w:basedOn w:val="DefaultParagraphFont"/>
    <w:link w:val="Heading3"/>
    <w:uiPriority w:val="99"/>
    <w:rsid w:val="0031394B"/>
    <w:rPr>
      <w:rFonts w:ascii="Arial" w:hAnsi="Arial" w:cs="Arial"/>
      <w:b/>
      <w:bCs/>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basedOn w:val="DefaultParagraphFont"/>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basedOn w:val="DefaultParagraphFont"/>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basedOn w:val="DefaultParagraphFont"/>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basedOn w:val="DefaultParagraphFont"/>
    <w:uiPriority w:val="99"/>
    <w:unhideWhenUsed/>
    <w:rsid w:val="00C43313"/>
    <w:rPr>
      <w:color w:val="0000FF"/>
      <w:u w:val="single"/>
    </w:rPr>
  </w:style>
  <w:style w:type="paragraph" w:styleId="Header">
    <w:name w:val="header"/>
    <w:basedOn w:val="Normal"/>
    <w:link w:val="HeaderChar"/>
    <w:uiPriority w:val="99"/>
    <w:semiHidden/>
    <w:unhideWhenUsed/>
    <w:rsid w:val="00C43313"/>
    <w:pPr>
      <w:tabs>
        <w:tab w:val="center" w:pos="4680"/>
        <w:tab w:val="right" w:pos="9360"/>
      </w:tabs>
    </w:pPr>
  </w:style>
  <w:style w:type="character" w:customStyle="1" w:styleId="HeaderChar">
    <w:name w:val="Header Char"/>
    <w:basedOn w:val="DefaultParagraphFont"/>
    <w:link w:val="Header"/>
    <w:uiPriority w:val="99"/>
    <w:semiHidden/>
    <w:rsid w:val="00C43313"/>
    <w:rPr>
      <w:rFonts w:ascii="Arial" w:hAnsi="Arial" w:cs="Arial"/>
    </w:rPr>
  </w:style>
  <w:style w:type="paragraph" w:styleId="Footer">
    <w:name w:val="footer"/>
    <w:basedOn w:val="Normal"/>
    <w:link w:val="FooterChar"/>
    <w:uiPriority w:val="99"/>
    <w:unhideWhenUsed/>
    <w:rsid w:val="00C43313"/>
    <w:pPr>
      <w:tabs>
        <w:tab w:val="center" w:pos="4680"/>
        <w:tab w:val="right" w:pos="9360"/>
      </w:tabs>
    </w:pPr>
  </w:style>
  <w:style w:type="character" w:customStyle="1" w:styleId="FooterChar">
    <w:name w:val="Footer Char"/>
    <w:basedOn w:val="DefaultParagraphFont"/>
    <w:link w:val="Footer"/>
    <w:uiPriority w:val="99"/>
    <w:rsid w:val="00C43313"/>
    <w:rPr>
      <w:rFonts w:ascii="Arial" w:hAnsi="Arial" w:cs="Arial"/>
    </w:rPr>
  </w:style>
  <w:style w:type="character" w:customStyle="1" w:styleId="upar1Char">
    <w:name w:val="upar1 Char"/>
    <w:basedOn w:val="DefaultParagraphFont"/>
    <w:link w:val="upar1"/>
    <w:uiPriority w:val="99"/>
    <w:rsid w:val="008043E7"/>
    <w:rPr>
      <w:rFonts w:ascii="Arial" w:hAnsi="Arial" w:cs="Arial"/>
    </w:rPr>
  </w:style>
  <w:style w:type="paragraph" w:customStyle="1" w:styleId="Default">
    <w:name w:val="Default"/>
    <w:rsid w:val="008043E7"/>
    <w:pPr>
      <w:autoSpaceDE w:val="0"/>
      <w:autoSpaceDN w:val="0"/>
      <w:adjustRightInd w:val="0"/>
    </w:pPr>
    <w:rPr>
      <w:rFonts w:ascii="Arial" w:hAnsi="Arial" w:cs="Arial"/>
      <w:color w:val="000000"/>
      <w:sz w:val="24"/>
      <w:szCs w:val="24"/>
    </w:rPr>
  </w:style>
  <w:style w:type="character" w:styleId="FollowedHyperlink">
    <w:name w:val="FollowedHyperlink"/>
    <w:basedOn w:val="DefaultParagraphFont"/>
    <w:uiPriority w:val="99"/>
    <w:semiHidden/>
    <w:unhideWhenUsed/>
    <w:rsid w:val="006D650F"/>
    <w:rPr>
      <w:color w:val="800080"/>
      <w:u w:val="single"/>
    </w:rPr>
  </w:style>
  <w:style w:type="paragraph" w:styleId="Title">
    <w:name w:val="Title"/>
    <w:basedOn w:val="Title1"/>
    <w:next w:val="Normal"/>
    <w:link w:val="TitleChar"/>
    <w:uiPriority w:val="10"/>
    <w:qFormat/>
    <w:rsid w:val="00025A61"/>
    <w:pPr>
      <w:spacing w:before="0"/>
      <w:jc w:val="center"/>
    </w:pPr>
  </w:style>
  <w:style w:type="character" w:customStyle="1" w:styleId="TitleChar">
    <w:name w:val="Title Char"/>
    <w:basedOn w:val="DefaultParagraphFont"/>
    <w:link w:val="Title"/>
    <w:uiPriority w:val="10"/>
    <w:rsid w:val="00025A61"/>
    <w:rPr>
      <w:rFonts w:ascii="Arial" w:hAnsi="Arial" w:cs="Arial"/>
      <w:b/>
      <w:bCs/>
    </w:rPr>
  </w:style>
  <w:style w:type="paragraph" w:styleId="Subtitle">
    <w:name w:val="Subtitle"/>
    <w:basedOn w:val="Title1"/>
    <w:next w:val="Normal"/>
    <w:link w:val="SubtitleChar"/>
    <w:uiPriority w:val="11"/>
    <w:qFormat/>
    <w:rsid w:val="00025A61"/>
    <w:pPr>
      <w:spacing w:before="0"/>
      <w:jc w:val="center"/>
    </w:pPr>
  </w:style>
  <w:style w:type="character" w:customStyle="1" w:styleId="SubtitleChar">
    <w:name w:val="Subtitle Char"/>
    <w:basedOn w:val="DefaultParagraphFont"/>
    <w:link w:val="Subtitle"/>
    <w:uiPriority w:val="11"/>
    <w:rsid w:val="00025A61"/>
    <w:rPr>
      <w:rFonts w:ascii="Arial" w:hAnsi="Arial" w:cs="Arial"/>
      <w:b/>
      <w:bCs/>
    </w:rPr>
  </w:style>
  <w:style w:type="paragraph" w:styleId="TOC1">
    <w:name w:val="toc 1"/>
    <w:basedOn w:val="Normal"/>
    <w:next w:val="Normal"/>
    <w:autoRedefine/>
    <w:uiPriority w:val="39"/>
    <w:unhideWhenUsed/>
    <w:rsid w:val="00453FE2"/>
    <w:pPr>
      <w:tabs>
        <w:tab w:val="right" w:leader="dot" w:pos="9350"/>
      </w:tabs>
      <w:spacing w:after="100"/>
      <w:ind w:left="360" w:hanging="360"/>
    </w:pPr>
  </w:style>
  <w:style w:type="paragraph" w:styleId="TOC2">
    <w:name w:val="toc 2"/>
    <w:basedOn w:val="Normal"/>
    <w:next w:val="Normal"/>
    <w:autoRedefine/>
    <w:uiPriority w:val="39"/>
    <w:unhideWhenUsed/>
    <w:rsid w:val="00025A61"/>
    <w:pPr>
      <w:spacing w:after="100"/>
      <w:ind w:left="200"/>
    </w:pPr>
  </w:style>
  <w:style w:type="paragraph" w:styleId="ListParagraph">
    <w:name w:val="List Paragraph"/>
    <w:basedOn w:val="Normal"/>
    <w:uiPriority w:val="34"/>
    <w:qFormat/>
    <w:rsid w:val="00913EC7"/>
    <w:pPr>
      <w:ind w:left="720"/>
      <w:contextualSpacing/>
    </w:pPr>
  </w:style>
  <w:style w:type="character" w:styleId="UnresolvedMention">
    <w:name w:val="Unresolved Mention"/>
    <w:basedOn w:val="DefaultParagraphFont"/>
    <w:uiPriority w:val="99"/>
    <w:semiHidden/>
    <w:unhideWhenUsed/>
    <w:rsid w:val="00367633"/>
    <w:rPr>
      <w:color w:val="605E5C"/>
      <w:shd w:val="clear" w:color="auto" w:fill="E1DFDD"/>
    </w:rPr>
  </w:style>
  <w:style w:type="paragraph" w:styleId="Revision">
    <w:name w:val="Revision"/>
    <w:hidden/>
    <w:uiPriority w:val="99"/>
    <w:semiHidden/>
    <w:rsid w:val="008E3BEC"/>
    <w:rPr>
      <w:rFonts w:ascii="Arial" w:hAnsi="Arial" w:cs="Arial"/>
    </w:rPr>
  </w:style>
  <w:style w:type="character" w:customStyle="1" w:styleId="Heading4Char">
    <w:name w:val="Heading 4 Char"/>
    <w:basedOn w:val="DefaultParagraphFont"/>
    <w:link w:val="Heading4"/>
    <w:uiPriority w:val="9"/>
    <w:rsid w:val="0031394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689AB6-86C9-401C-BD5E-16F016CD4D3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6629B-E9BA-405D-B76A-6BF32471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35</TotalTime>
  <Pages>2</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Parks and Outdoor Recreation Chapter 4</vt:lpstr>
    </vt:vector>
  </TitlesOfParts>
  <Company>Colorado Secretary of State</Company>
  <LinksUpToDate>false</LinksUpToDate>
  <CharactersWithSpaces>2880</CharactersWithSpaces>
  <SharedDoc>false</SharedDoc>
  <HLinks>
    <vt:vector size="24" baseType="variant">
      <vt:variant>
        <vt:i4>327692</vt:i4>
      </vt:variant>
      <vt:variant>
        <vt:i4>9</vt:i4>
      </vt:variant>
      <vt:variant>
        <vt:i4>0</vt:i4>
      </vt:variant>
      <vt:variant>
        <vt:i4>5</vt:i4>
      </vt:variant>
      <vt:variant>
        <vt:lpwstr/>
      </vt:variant>
      <vt:variant>
        <vt:lpwstr>bandp</vt:lpwstr>
      </vt:variant>
      <vt:variant>
        <vt:i4>393310</vt:i4>
      </vt:variant>
      <vt:variant>
        <vt:i4>6</vt:i4>
      </vt:variant>
      <vt:variant>
        <vt:i4>0</vt:i4>
      </vt:variant>
      <vt:variant>
        <vt:i4>5</vt:i4>
      </vt:variant>
      <vt:variant>
        <vt:lpwstr/>
      </vt:variant>
      <vt:variant>
        <vt:lpwstr>N402</vt:lpwstr>
      </vt:variant>
      <vt:variant>
        <vt:i4>327774</vt:i4>
      </vt:variant>
      <vt:variant>
        <vt:i4>3</vt:i4>
      </vt:variant>
      <vt:variant>
        <vt:i4>0</vt:i4>
      </vt:variant>
      <vt:variant>
        <vt:i4>5</vt:i4>
      </vt:variant>
      <vt:variant>
        <vt:lpwstr/>
      </vt:variant>
      <vt:variant>
        <vt:lpwstr>N401</vt:lpwstr>
      </vt:variant>
      <vt:variant>
        <vt:i4>262238</vt:i4>
      </vt:variant>
      <vt:variant>
        <vt:i4>0</vt:i4>
      </vt:variant>
      <vt:variant>
        <vt:i4>0</vt:i4>
      </vt:variant>
      <vt:variant>
        <vt:i4>5</vt:i4>
      </vt:variant>
      <vt:variant>
        <vt:lpwstr/>
      </vt:variant>
      <vt:variant>
        <vt:lpwstr>N400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4</dc:title>
  <dc:subject>Parks and Outdoor Recreation Chapter 4</dc:subject>
  <dc:creator>CPW Regulations</dc:creator>
  <cp:keywords>Parks and Outdoor Recreation Chapter 4</cp:keywords>
  <cp:lastModifiedBy>Vornholt, Molly</cp:lastModifiedBy>
  <cp:revision>13</cp:revision>
  <cp:lastPrinted>2005-09-01T21:35:00Z</cp:lastPrinted>
  <dcterms:created xsi:type="dcterms:W3CDTF">2018-11-19T21:40:00Z</dcterms:created>
  <dcterms:modified xsi:type="dcterms:W3CDTF">2026-09-30T17:47:00Z</dcterms:modified>
</cp:coreProperties>
</file>