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D8C0" w14:textId="77777777" w:rsidR="009203CA" w:rsidRPr="00A85E03" w:rsidRDefault="009203CA" w:rsidP="009203CA">
      <w:pPr>
        <w:pStyle w:val="Title1"/>
      </w:pPr>
      <w:r w:rsidRPr="00A30D25">
        <w:t>DEPARTM</w:t>
      </w:r>
      <w:r w:rsidRPr="00A85E03">
        <w:t>ENT OF PUBLIC HEALTH AND ENVIRONMENT</w:t>
      </w:r>
    </w:p>
    <w:p w14:paraId="70F82EF7" w14:textId="77777777" w:rsidR="009203CA" w:rsidRPr="00A85E03" w:rsidRDefault="009203CA" w:rsidP="009203CA">
      <w:pPr>
        <w:pStyle w:val="upar1"/>
        <w:rPr>
          <w:b/>
        </w:rPr>
      </w:pPr>
      <w:r w:rsidRPr="00A85E03">
        <w:rPr>
          <w:b/>
        </w:rPr>
        <w:t>Air Quality Control Commission</w:t>
      </w:r>
    </w:p>
    <w:p w14:paraId="7C2EA52D" w14:textId="77777777" w:rsidR="009203CA" w:rsidRPr="00A85E03" w:rsidRDefault="008B7383" w:rsidP="00014DF5">
      <w:pPr>
        <w:pStyle w:val="Heading1"/>
      </w:pPr>
      <w:r w:rsidRPr="00A85E03">
        <w:t xml:space="preserve">REGULATION NUMBER </w:t>
      </w:r>
      <w:r w:rsidR="009D533E" w:rsidRPr="00A85E03">
        <w:t>29</w:t>
      </w:r>
      <w:r w:rsidR="003669B5" w:rsidRPr="00A85E03">
        <w:t xml:space="preserve"> </w:t>
      </w:r>
    </w:p>
    <w:p w14:paraId="24839B79" w14:textId="77777777" w:rsidR="009203CA" w:rsidRPr="00A85E03" w:rsidRDefault="00E10AA6" w:rsidP="00014DF5">
      <w:pPr>
        <w:pStyle w:val="Heading1"/>
      </w:pPr>
      <w:r w:rsidRPr="00A85E03">
        <w:t>Emission Reduction Requirements for Lawn and Garden Equipment</w:t>
      </w:r>
    </w:p>
    <w:p w14:paraId="67F028A0" w14:textId="77777777" w:rsidR="009203CA" w:rsidRPr="00A85E03" w:rsidRDefault="008B7383" w:rsidP="00014DF5">
      <w:pPr>
        <w:pStyle w:val="Heading1"/>
      </w:pPr>
      <w:r w:rsidRPr="00A85E03">
        <w:t>5 CCR 1001-</w:t>
      </w:r>
      <w:r w:rsidR="009D533E" w:rsidRPr="00A85E03">
        <w:t>33</w:t>
      </w:r>
    </w:p>
    <w:p w14:paraId="035380C2" w14:textId="77777777" w:rsidR="009203CA" w:rsidRPr="00A85E03" w:rsidRDefault="009203CA" w:rsidP="009203CA">
      <w:pPr>
        <w:pStyle w:val="Footnote"/>
      </w:pPr>
      <w:r w:rsidRPr="00A85E03">
        <w:t>[Editor’s Notes follow the text of the rules at the end of this CCR Document.]</w:t>
      </w:r>
    </w:p>
    <w:p w14:paraId="357F44E7" w14:textId="77777777" w:rsidR="009203CA" w:rsidRPr="00A85E03" w:rsidRDefault="009203CA" w:rsidP="009203CA">
      <w:r w:rsidRPr="00A85E03">
        <w:t>_________________________________________________________________________</w:t>
      </w:r>
    </w:p>
    <w:p w14:paraId="6E83351F" w14:textId="77777777" w:rsidR="009203CA" w:rsidRPr="00A85E03" w:rsidRDefault="009203CA" w:rsidP="009203CA">
      <w:pPr>
        <w:pStyle w:val="upar1"/>
      </w:pPr>
      <w:r w:rsidRPr="00A85E03">
        <w:t>Outline of Regulation</w:t>
      </w:r>
    </w:p>
    <w:p w14:paraId="3A99E9FC" w14:textId="77777777" w:rsidR="003C42CA" w:rsidRPr="00A85E03" w:rsidRDefault="003C42CA" w:rsidP="00A30D25">
      <w:pPr>
        <w:pStyle w:val="upar1"/>
      </w:pPr>
      <w:r w:rsidRPr="00A85E03">
        <w:t>P</w:t>
      </w:r>
      <w:r w:rsidR="00E3523E" w:rsidRPr="00A85E03">
        <w:t>ART</w:t>
      </w:r>
      <w:r w:rsidRPr="00A85E03">
        <w:t xml:space="preserve"> A</w:t>
      </w:r>
      <w:r w:rsidRPr="00A85E03">
        <w:tab/>
      </w:r>
      <w:r w:rsidR="00E10AA6" w:rsidRPr="00A85E03">
        <w:t>Emission Reduction Requirements for Lawn and Garden Equipment</w:t>
      </w:r>
    </w:p>
    <w:p w14:paraId="3DB24EF9" w14:textId="77777777" w:rsidR="009203CA" w:rsidRPr="00A85E03" w:rsidRDefault="003C42CA" w:rsidP="00A30D25">
      <w:pPr>
        <w:pStyle w:val="upar1"/>
      </w:pPr>
      <w:r w:rsidRPr="00A85E03">
        <w:t>P</w:t>
      </w:r>
      <w:r w:rsidR="00E3523E" w:rsidRPr="00A85E03">
        <w:t>ART</w:t>
      </w:r>
      <w:r w:rsidRPr="00A85E03">
        <w:t xml:space="preserve"> </w:t>
      </w:r>
      <w:r w:rsidR="00BB31CF" w:rsidRPr="00A85E03">
        <w:t>B</w:t>
      </w:r>
      <w:r w:rsidRPr="00A85E03">
        <w:tab/>
      </w:r>
      <w:r w:rsidR="00E3523E" w:rsidRPr="00A85E03">
        <w:t>S</w:t>
      </w:r>
      <w:r w:rsidR="00403AAD" w:rsidRPr="00A85E03">
        <w:t>tatement of Basis</w:t>
      </w:r>
      <w:r w:rsidR="00E3523E" w:rsidRPr="00A85E03">
        <w:t>, S</w:t>
      </w:r>
      <w:r w:rsidR="00403AAD" w:rsidRPr="00A85E03">
        <w:t>pecific Statutory Authority</w:t>
      </w:r>
      <w:r w:rsidR="00E3523E" w:rsidRPr="00A85E03">
        <w:t xml:space="preserve">, </w:t>
      </w:r>
      <w:r w:rsidR="00403AAD" w:rsidRPr="00A85E03">
        <w:t>and Purpose</w:t>
      </w:r>
    </w:p>
    <w:p w14:paraId="7C8C8BE8" w14:textId="77777777" w:rsidR="009203CA" w:rsidRPr="00A85E03" w:rsidRDefault="00BB31CF" w:rsidP="00BB31CF">
      <w:pPr>
        <w:pStyle w:val="upar1"/>
      </w:pPr>
      <w:r w:rsidRPr="00A85E03">
        <w:t xml:space="preserve">Pursuant to Colorado Revised Statutes </w:t>
      </w:r>
      <w:r w:rsidR="004C723F">
        <w:t>§</w:t>
      </w:r>
      <w:r w:rsidRPr="00A85E03">
        <w:t xml:space="preserve"> 24-4-103 (12.5), materials incorporated by reference are available for public inspection during normal business hours, or copies may be obtained at a reasonable cost from the Air Quality Control Commission (the Commission), 4300 Cherry Creek Drive South, Denver, Colorado 80246-1530. The material incorporated by reference is also available through the United States Government Printing Office, online at </w:t>
      </w:r>
      <w:hyperlink r:id="rId8" w:history="1">
        <w:r w:rsidR="00B136B0" w:rsidRPr="00601731">
          <w:rPr>
            <w:rStyle w:val="Hyperlink"/>
          </w:rPr>
          <w:t>www.govinfo.gov</w:t>
        </w:r>
      </w:hyperlink>
      <w:r w:rsidR="00B136B0">
        <w:t>.</w:t>
      </w:r>
      <w:r w:rsidRPr="00A85E03">
        <w:t xml:space="preserve"> Materials incorporated by reference are those editions in existence as of the date indicated and do not include any later amendments.</w:t>
      </w:r>
    </w:p>
    <w:p w14:paraId="36E0413D" w14:textId="77777777" w:rsidR="00C56FF6" w:rsidRPr="00A85E03" w:rsidRDefault="00C56FF6" w:rsidP="00A30D25">
      <w:pPr>
        <w:pStyle w:val="Title1"/>
      </w:pPr>
      <w:r w:rsidRPr="00A85E03">
        <w:t>PART A</w:t>
      </w:r>
      <w:r w:rsidRPr="00A85E03">
        <w:tab/>
      </w:r>
      <w:r w:rsidR="00E10AA6" w:rsidRPr="00A85E03">
        <w:t>Emission Reduction Requirements for Lawn and Garden Equipment</w:t>
      </w:r>
    </w:p>
    <w:p w14:paraId="543381AC" w14:textId="77777777" w:rsidR="009203CA" w:rsidRPr="00A85E03" w:rsidRDefault="009203CA" w:rsidP="00A30D25">
      <w:pPr>
        <w:pStyle w:val="par1"/>
      </w:pPr>
      <w:r w:rsidRPr="00A85E03">
        <w:t>I.</w:t>
      </w:r>
      <w:r w:rsidRPr="00A85E03">
        <w:tab/>
      </w:r>
      <w:r w:rsidR="00332583" w:rsidRPr="00A85E03">
        <w:t>Applicability and general provisions</w:t>
      </w:r>
    </w:p>
    <w:p w14:paraId="57028C62" w14:textId="77777777" w:rsidR="00403AAD" w:rsidRPr="00A85E03" w:rsidRDefault="009203CA" w:rsidP="00A30D25">
      <w:pPr>
        <w:pStyle w:val="par2"/>
      </w:pPr>
      <w:r w:rsidRPr="00A85E03">
        <w:t>I.A.</w:t>
      </w:r>
      <w:r w:rsidRPr="00A85E03">
        <w:tab/>
      </w:r>
      <w:r w:rsidR="00E43F10" w:rsidRPr="00A85E03">
        <w:t xml:space="preserve">This part applies to </w:t>
      </w:r>
      <w:r w:rsidR="00E114D7">
        <w:t xml:space="preserve">the federal government, </w:t>
      </w:r>
      <w:r w:rsidR="001E6BE9" w:rsidRPr="00A85E03">
        <w:t>state</w:t>
      </w:r>
      <w:r w:rsidR="00B744FB" w:rsidRPr="00A85E03">
        <w:t xml:space="preserve"> government</w:t>
      </w:r>
      <w:r w:rsidR="001E6BE9" w:rsidRPr="00A85E03">
        <w:t xml:space="preserve"> agencies</w:t>
      </w:r>
      <w:r w:rsidR="00E114D7">
        <w:t>,</w:t>
      </w:r>
      <w:r w:rsidR="001E6BE9" w:rsidRPr="00A85E03">
        <w:t xml:space="preserve"> </w:t>
      </w:r>
      <w:del w:id="0" w:author="Author">
        <w:r w:rsidR="001E6BE9" w:rsidRPr="00A85E03" w:rsidDel="00CF5A56">
          <w:delText xml:space="preserve">and </w:delText>
        </w:r>
      </w:del>
      <w:r w:rsidR="008B1127" w:rsidRPr="00A85E03">
        <w:t>local</w:t>
      </w:r>
      <w:r w:rsidR="001E6BE9" w:rsidRPr="00A85E03">
        <w:t xml:space="preserve"> governments</w:t>
      </w:r>
      <w:ins w:id="1" w:author="Author">
        <w:r w:rsidR="00CF5A56">
          <w:t>, and commercial lawn and garden operators</w:t>
        </w:r>
      </w:ins>
      <w:r w:rsidR="001E6BE9" w:rsidRPr="00A85E03">
        <w:t xml:space="preserve"> that use</w:t>
      </w:r>
      <w:r w:rsidR="00E43F10" w:rsidRPr="00A85E03">
        <w:t xml:space="preserve"> lawn and garden equipment</w:t>
      </w:r>
      <w:r w:rsidR="00960C54" w:rsidRPr="00A85E03">
        <w:t>,</w:t>
      </w:r>
      <w:r w:rsidR="00E43F10" w:rsidRPr="00A85E03">
        <w:t xml:space="preserve"> as defined in Section II.</w:t>
      </w:r>
    </w:p>
    <w:p w14:paraId="17D070D5" w14:textId="77777777" w:rsidR="00E43F10" w:rsidRPr="00A85E03" w:rsidRDefault="00E43F10" w:rsidP="00332583">
      <w:pPr>
        <w:pStyle w:val="par2"/>
      </w:pPr>
      <w:r w:rsidRPr="00A85E03">
        <w:t>I.B.</w:t>
      </w:r>
      <w:r w:rsidRPr="00A85E03">
        <w:tab/>
        <w:t>Th</w:t>
      </w:r>
      <w:r w:rsidR="00FB0B2E" w:rsidRPr="00A85E03">
        <w:t>e</w:t>
      </w:r>
      <w:r w:rsidRPr="00A85E03">
        <w:t xml:space="preserve"> </w:t>
      </w:r>
      <w:r w:rsidR="00FB0B2E" w:rsidRPr="00A85E03">
        <w:t>use restrictions in Section III. d</w:t>
      </w:r>
      <w:r w:rsidRPr="00A85E03">
        <w:t>o not apply to lawn and garden equipment</w:t>
      </w:r>
      <w:ins w:id="2" w:author="Author">
        <w:r w:rsidR="005C69D4">
          <w:t>:</w:t>
        </w:r>
      </w:ins>
      <w:del w:id="3" w:author="Author">
        <w:r w:rsidR="00E114D7" w:rsidDel="005C69D4">
          <w:delText>.</w:delText>
        </w:r>
      </w:del>
      <w:r w:rsidRPr="00A85E03">
        <w:t xml:space="preserve"> </w:t>
      </w:r>
    </w:p>
    <w:p w14:paraId="32855E11" w14:textId="77777777" w:rsidR="00960298" w:rsidRPr="00A85E03" w:rsidRDefault="001E6BE9" w:rsidP="00960298">
      <w:pPr>
        <w:pStyle w:val="par3"/>
      </w:pPr>
      <w:r w:rsidRPr="00A85E03">
        <w:t>I.B.1</w:t>
      </w:r>
      <w:r w:rsidR="00960298" w:rsidRPr="00A85E03">
        <w:t>.</w:t>
      </w:r>
      <w:r w:rsidR="00960298" w:rsidRPr="00A85E03">
        <w:tab/>
      </w:r>
      <w:r w:rsidR="00566B27" w:rsidRPr="00A85E03">
        <w:t>U</w:t>
      </w:r>
      <w:r w:rsidR="00960298" w:rsidRPr="00A85E03">
        <w:t>sed for the purpose of abating or preventing damage during a declared emergency or equipment used by first responders to provide emergency services.</w:t>
      </w:r>
    </w:p>
    <w:p w14:paraId="41767EFA" w14:textId="77777777" w:rsidR="00566B27" w:rsidRPr="00A85E03" w:rsidRDefault="001E6BE9" w:rsidP="00960298">
      <w:pPr>
        <w:pStyle w:val="par3"/>
      </w:pPr>
      <w:r w:rsidRPr="00A85E03">
        <w:t>I.B.2</w:t>
      </w:r>
      <w:r w:rsidR="00566B27" w:rsidRPr="00A85E03">
        <w:t>.</w:t>
      </w:r>
      <w:r w:rsidR="00566B27" w:rsidRPr="00A85E03">
        <w:tab/>
        <w:t xml:space="preserve">Used for the purpose of fire hazard reduction </w:t>
      </w:r>
      <w:r w:rsidR="004B0526" w:rsidRPr="00A85E03">
        <w:t xml:space="preserve">and post-fire recovery </w:t>
      </w:r>
      <w:r w:rsidR="00566B27" w:rsidRPr="00A85E03">
        <w:t>activities in or near the wildland areas or the wildland urban interface.</w:t>
      </w:r>
    </w:p>
    <w:p w14:paraId="79F21DA0" w14:textId="77777777" w:rsidR="00F04306" w:rsidRPr="00A85E03" w:rsidRDefault="00F04306" w:rsidP="00960298">
      <w:pPr>
        <w:pStyle w:val="par3"/>
      </w:pPr>
      <w:r w:rsidRPr="00A85E03">
        <w:lastRenderedPageBreak/>
        <w:t>I.B.3.</w:t>
      </w:r>
      <w:r w:rsidRPr="00A85E03">
        <w:tab/>
        <w:t>Used for the purpose of riparian, forest, or grassland management.</w:t>
      </w:r>
    </w:p>
    <w:p w14:paraId="5867770A" w14:textId="77777777" w:rsidR="00F04306" w:rsidRDefault="00F04306" w:rsidP="00960298">
      <w:pPr>
        <w:pStyle w:val="par3"/>
      </w:pPr>
      <w:r w:rsidRPr="00A85E03">
        <w:t>I.B.4.</w:t>
      </w:r>
      <w:r w:rsidRPr="00A85E03">
        <w:tab/>
        <w:t>Used for public safety purposes.</w:t>
      </w:r>
    </w:p>
    <w:p w14:paraId="144E947A" w14:textId="77777777" w:rsidR="00332583" w:rsidRPr="00A85E03" w:rsidRDefault="00AC1F7F" w:rsidP="00332583">
      <w:pPr>
        <w:pStyle w:val="par2"/>
      </w:pPr>
      <w:r w:rsidRPr="008C1798">
        <w:t>I.B.5.</w:t>
      </w:r>
      <w:r w:rsidRPr="008C1798">
        <w:tab/>
        <w:t>Nothing in this Section I.B. limits the applicability of the recordkeeping and reporting provisions in Section IV.</w:t>
      </w:r>
      <w:r w:rsidR="00332583" w:rsidRPr="00A85E03">
        <w:t>I.</w:t>
      </w:r>
      <w:r w:rsidR="00960298" w:rsidRPr="00A85E03">
        <w:t>C</w:t>
      </w:r>
      <w:r w:rsidR="00332583" w:rsidRPr="00A85E03">
        <w:t>.</w:t>
      </w:r>
      <w:r w:rsidR="003C0D8C">
        <w:t xml:space="preserve"> </w:t>
      </w:r>
      <w:r w:rsidR="00332583" w:rsidRPr="00A85E03">
        <w:t>Severability. If any section, clause, phrase</w:t>
      </w:r>
      <w:r>
        <w:t>, or standard contained in these</w:t>
      </w:r>
      <w:r w:rsidR="00E114D7">
        <w:t xml:space="preserve"> regulation</w:t>
      </w:r>
      <w:r>
        <w:t>s</w:t>
      </w:r>
      <w:r w:rsidR="00332583" w:rsidRPr="00A85E03">
        <w:t xml:space="preserve"> is for any reason held to be inoperative, unconstitutional, void, or invalid, the validity of the remaining portions thereof will not be </w:t>
      </w:r>
      <w:proofErr w:type="gramStart"/>
      <w:r w:rsidR="00332583" w:rsidRPr="00A85E03">
        <w:t>affected</w:t>
      </w:r>
      <w:proofErr w:type="gramEnd"/>
      <w:r w:rsidR="00332583" w:rsidRPr="00A85E03">
        <w:t xml:space="preserve"> and the Commission declares that it severally passed and adopted these provisions separately and apart.</w:t>
      </w:r>
    </w:p>
    <w:p w14:paraId="25A2B7A1" w14:textId="77777777" w:rsidR="00332583" w:rsidRPr="00A85E03" w:rsidRDefault="003C0D8C" w:rsidP="00332583">
      <w:pPr>
        <w:pStyle w:val="par1"/>
      </w:pPr>
      <w:r>
        <w:br w:type="page"/>
      </w:r>
      <w:r w:rsidR="00332583" w:rsidRPr="00A85E03">
        <w:lastRenderedPageBreak/>
        <w:t>II.</w:t>
      </w:r>
      <w:r w:rsidR="00332583" w:rsidRPr="00A85E03">
        <w:tab/>
        <w:t>Definitions</w:t>
      </w:r>
    </w:p>
    <w:p w14:paraId="6E6B74E0" w14:textId="77777777" w:rsidR="00CF5A56" w:rsidRDefault="00CF5A56" w:rsidP="00960C54">
      <w:pPr>
        <w:pStyle w:val="par2"/>
        <w:rPr>
          <w:ins w:id="4" w:author="Author"/>
        </w:rPr>
      </w:pPr>
      <w:ins w:id="5" w:author="Author">
        <w:r>
          <w:t>II.A.</w:t>
        </w:r>
        <w:r>
          <w:tab/>
          <w:t xml:space="preserve">“Commercial lawn and garden operator” means a </w:t>
        </w:r>
        <w:r w:rsidRPr="00CF5A56">
          <w:t>corporation, partnership, limited partnership, proprietorship, sole proprietorship, firm, enterprise, or association that maintains an outdoor property</w:t>
        </w:r>
        <w:r w:rsidR="0075038C">
          <w:t xml:space="preserve"> for compensation</w:t>
        </w:r>
        <w:r w:rsidRPr="00CF5A56">
          <w:t xml:space="preserve"> or that performs a commercial activity relating to providing lawn and garden services.</w:t>
        </w:r>
      </w:ins>
    </w:p>
    <w:p w14:paraId="2B6FA9F7" w14:textId="77777777" w:rsidR="00CF5A56" w:rsidRDefault="00CF5A56" w:rsidP="00960C54">
      <w:pPr>
        <w:pStyle w:val="par2"/>
        <w:rPr>
          <w:ins w:id="6" w:author="Author"/>
        </w:rPr>
      </w:pPr>
      <w:ins w:id="7" w:author="Author">
        <w:r>
          <w:t>II.B.</w:t>
        </w:r>
        <w:r>
          <w:tab/>
          <w:t>“</w:t>
        </w:r>
        <w:r w:rsidRPr="00CF5A56">
          <w:t xml:space="preserve">Commercial activity” means activities </w:t>
        </w:r>
        <w:r w:rsidR="0075038C" w:rsidRPr="00CF5A56">
          <w:t>supp</w:t>
        </w:r>
        <w:r w:rsidR="0075038C">
          <w:t>l</w:t>
        </w:r>
        <w:r w:rsidR="0075038C" w:rsidRPr="00CF5A56">
          <w:t>y</w:t>
        </w:r>
        <w:r w:rsidR="0075038C">
          <w:t>ing</w:t>
        </w:r>
        <w:r w:rsidRPr="00CF5A56">
          <w:t xml:space="preserve"> a service undertaken with the goal of profit-making. Commercial activity does not apply to attempts at profit-making by a person under the age of 18, provided the</w:t>
        </w:r>
        <w:r w:rsidR="0075038C">
          <w:t>y are not performing a</w:t>
        </w:r>
        <w:r w:rsidRPr="00CF5A56">
          <w:t xml:space="preserve"> commercial </w:t>
        </w:r>
        <w:r w:rsidR="0075038C">
          <w:t>activity for an entity</w:t>
        </w:r>
        <w:r w:rsidRPr="00CF5A56">
          <w:t xml:space="preserve"> owned, controlled, or directed by someone over the age of 18.</w:t>
        </w:r>
      </w:ins>
    </w:p>
    <w:p w14:paraId="75D8347B" w14:textId="77777777" w:rsidR="00AC1F7F" w:rsidRDefault="00AC1F7F" w:rsidP="00960C54">
      <w:pPr>
        <w:pStyle w:val="par2"/>
      </w:pPr>
      <w:r>
        <w:t>II.</w:t>
      </w:r>
      <w:del w:id="8" w:author="Author">
        <w:r w:rsidDel="00CF5A56">
          <w:delText>A</w:delText>
        </w:r>
      </w:del>
      <w:ins w:id="9" w:author="Author">
        <w:r w:rsidR="00CF5A56">
          <w:t>C</w:t>
        </w:r>
      </w:ins>
      <w:r>
        <w:t>.</w:t>
      </w:r>
      <w:r>
        <w:tab/>
        <w:t xml:space="preserve">“Federal government” </w:t>
      </w:r>
      <w:r w:rsidRPr="002C0874">
        <w:rPr>
          <w:rFonts w:cs="Arial"/>
          <w:szCs w:val="20"/>
        </w:rPr>
        <w:t xml:space="preserve">means </w:t>
      </w:r>
      <w:del w:id="10" w:author="Author">
        <w:r w:rsidDel="0015343D">
          <w:rPr>
            <w:rFonts w:cs="Arial"/>
            <w:color w:val="3D3D3D"/>
            <w:szCs w:val="20"/>
            <w:shd w:val="clear" w:color="auto" w:fill="FFFFFF"/>
          </w:rPr>
          <w:delText>the United States and any</w:delText>
        </w:r>
      </w:del>
      <w:ins w:id="11" w:author="Author">
        <w:r w:rsidR="0015343D">
          <w:rPr>
            <w:rFonts w:cs="Arial"/>
            <w:color w:val="3D3D3D"/>
            <w:szCs w:val="20"/>
            <w:shd w:val="clear" w:color="auto" w:fill="FFFFFF"/>
          </w:rPr>
          <w:t>each</w:t>
        </w:r>
      </w:ins>
      <w:r>
        <w:rPr>
          <w:rFonts w:cs="Arial"/>
          <w:color w:val="3D3D3D"/>
          <w:szCs w:val="20"/>
          <w:shd w:val="clear" w:color="auto" w:fill="FFFFFF"/>
        </w:rPr>
        <w:t xml:space="preserve"> department, agency, </w:t>
      </w:r>
      <w:del w:id="12" w:author="Author">
        <w:r w:rsidDel="0015343D">
          <w:rPr>
            <w:rFonts w:cs="Arial"/>
            <w:color w:val="3D3D3D"/>
            <w:szCs w:val="20"/>
            <w:shd w:val="clear" w:color="auto" w:fill="FFFFFF"/>
          </w:rPr>
          <w:delText xml:space="preserve">or </w:delText>
        </w:r>
      </w:del>
      <w:ins w:id="13" w:author="Author">
        <w:r w:rsidR="0015343D">
          <w:rPr>
            <w:rFonts w:cs="Arial"/>
            <w:color w:val="3D3D3D"/>
            <w:szCs w:val="20"/>
            <w:shd w:val="clear" w:color="auto" w:fill="FFFFFF"/>
          </w:rPr>
          <w:t xml:space="preserve">and </w:t>
        </w:r>
      </w:ins>
      <w:r>
        <w:rPr>
          <w:rFonts w:cs="Arial"/>
          <w:color w:val="3D3D3D"/>
          <w:szCs w:val="20"/>
          <w:shd w:val="clear" w:color="auto" w:fill="FFFFFF"/>
        </w:rPr>
        <w:t xml:space="preserve">instrumentality </w:t>
      </w:r>
      <w:del w:id="14" w:author="Author">
        <w:r w:rsidDel="0015343D">
          <w:rPr>
            <w:rFonts w:cs="Arial"/>
            <w:color w:val="3D3D3D"/>
            <w:szCs w:val="20"/>
            <w:shd w:val="clear" w:color="auto" w:fill="FFFFFF"/>
          </w:rPr>
          <w:delText>there</w:delText>
        </w:r>
        <w:r w:rsidDel="00CF5A56">
          <w:rPr>
            <w:rFonts w:cs="Arial"/>
            <w:color w:val="3D3D3D"/>
            <w:szCs w:val="20"/>
            <w:shd w:val="clear" w:color="auto" w:fill="FFFFFF"/>
          </w:rPr>
          <w:delText xml:space="preserve"> </w:delText>
        </w:r>
      </w:del>
      <w:r>
        <w:rPr>
          <w:rFonts w:cs="Arial"/>
          <w:color w:val="3D3D3D"/>
          <w:szCs w:val="20"/>
          <w:shd w:val="clear" w:color="auto" w:fill="FFFFFF"/>
        </w:rPr>
        <w:t>of</w:t>
      </w:r>
      <w:ins w:id="15" w:author="Author">
        <w:r w:rsidR="0015343D">
          <w:rPr>
            <w:rFonts w:cs="Arial"/>
            <w:color w:val="3D3D3D"/>
            <w:szCs w:val="20"/>
            <w:shd w:val="clear" w:color="auto" w:fill="FFFFFF"/>
          </w:rPr>
          <w:t xml:space="preserve"> the executive, legislature, and judicial branches of the United States government, and each officer, agent, or employee thereof, required to comply with State regulation of air pollution</w:t>
        </w:r>
      </w:ins>
      <w:r>
        <w:rPr>
          <w:rFonts w:cs="Arial"/>
          <w:color w:val="3D3D3D"/>
          <w:szCs w:val="20"/>
          <w:shd w:val="clear" w:color="auto" w:fill="FFFFFF"/>
        </w:rPr>
        <w:t xml:space="preserve"> as </w:t>
      </w:r>
      <w:del w:id="16" w:author="Author">
        <w:r w:rsidDel="0015343D">
          <w:rPr>
            <w:rFonts w:cs="Arial"/>
            <w:color w:val="3D3D3D"/>
            <w:szCs w:val="20"/>
            <w:shd w:val="clear" w:color="auto" w:fill="FFFFFF"/>
          </w:rPr>
          <w:delText>those terms are used</w:delText>
        </w:r>
      </w:del>
      <w:ins w:id="17" w:author="Author">
        <w:r w:rsidR="0015343D">
          <w:rPr>
            <w:rFonts w:cs="Arial"/>
            <w:color w:val="3D3D3D"/>
            <w:szCs w:val="20"/>
            <w:shd w:val="clear" w:color="auto" w:fill="FFFFFF"/>
          </w:rPr>
          <w:t>set forth</w:t>
        </w:r>
      </w:ins>
      <w:r>
        <w:rPr>
          <w:rFonts w:cs="Arial"/>
          <w:color w:val="3D3D3D"/>
          <w:szCs w:val="20"/>
          <w:shd w:val="clear" w:color="auto" w:fill="FFFFFF"/>
        </w:rPr>
        <w:t xml:space="preserve"> in 42 U.S.C. § 7</w:t>
      </w:r>
      <w:ins w:id="18" w:author="Author">
        <w:r w:rsidR="0015343D">
          <w:rPr>
            <w:rFonts w:cs="Arial"/>
            <w:color w:val="3D3D3D"/>
            <w:szCs w:val="20"/>
            <w:shd w:val="clear" w:color="auto" w:fill="FFFFFF"/>
          </w:rPr>
          <w:t>418</w:t>
        </w:r>
      </w:ins>
      <w:del w:id="19" w:author="Author">
        <w:r w:rsidDel="0015343D">
          <w:rPr>
            <w:rFonts w:cs="Arial"/>
            <w:color w:val="3D3D3D"/>
            <w:szCs w:val="20"/>
            <w:shd w:val="clear" w:color="auto" w:fill="FFFFFF"/>
          </w:rPr>
          <w:delText>604(e)</w:delText>
        </w:r>
      </w:del>
      <w:r w:rsidR="00887271">
        <w:rPr>
          <w:rFonts w:cs="Arial"/>
          <w:color w:val="3D3D3D"/>
          <w:szCs w:val="20"/>
          <w:shd w:val="clear" w:color="auto" w:fill="FFFFFF"/>
        </w:rPr>
        <w:t xml:space="preserve"> (</w:t>
      </w:r>
      <w:del w:id="20" w:author="Author">
        <w:r w:rsidR="00887271" w:rsidDel="0015343D">
          <w:rPr>
            <w:rFonts w:cs="Arial"/>
            <w:color w:val="3D3D3D"/>
            <w:szCs w:val="20"/>
            <w:shd w:val="clear" w:color="auto" w:fill="FFFFFF"/>
          </w:rPr>
          <w:delText>February 16, 2024</w:delText>
        </w:r>
      </w:del>
      <w:ins w:id="21" w:author="Author">
        <w:r w:rsidR="0015343D">
          <w:rPr>
            <w:rFonts w:cs="Arial"/>
            <w:color w:val="3D3D3D"/>
            <w:szCs w:val="20"/>
            <w:shd w:val="clear" w:color="auto" w:fill="FFFFFF"/>
          </w:rPr>
          <w:t>1990</w:t>
        </w:r>
      </w:ins>
      <w:r w:rsidR="00887271">
        <w:rPr>
          <w:rFonts w:cs="Arial"/>
          <w:color w:val="3D3D3D"/>
          <w:szCs w:val="20"/>
          <w:shd w:val="clear" w:color="auto" w:fill="FFFFFF"/>
        </w:rPr>
        <w:t>)</w:t>
      </w:r>
      <w:r>
        <w:rPr>
          <w:rFonts w:cs="Arial"/>
          <w:color w:val="3D3D3D"/>
          <w:szCs w:val="20"/>
          <w:shd w:val="clear" w:color="auto" w:fill="FFFFFF"/>
        </w:rPr>
        <w:t>.</w:t>
      </w:r>
    </w:p>
    <w:p w14:paraId="02624507" w14:textId="77777777" w:rsidR="00566B27" w:rsidRPr="00A85E03" w:rsidRDefault="00566B27" w:rsidP="00960C54">
      <w:pPr>
        <w:pStyle w:val="par2"/>
      </w:pPr>
      <w:r w:rsidRPr="00A85E03">
        <w:t>II.</w:t>
      </w:r>
      <w:del w:id="22" w:author="Author">
        <w:r w:rsidR="00AC1F7F" w:rsidDel="00CF5A56">
          <w:delText>B</w:delText>
        </w:r>
      </w:del>
      <w:ins w:id="23" w:author="Author">
        <w:r w:rsidR="00CF5A56">
          <w:t>D</w:t>
        </w:r>
      </w:ins>
      <w:r w:rsidRPr="00A85E03">
        <w:t>.</w:t>
      </w:r>
      <w:r w:rsidRPr="00A85E03">
        <w:tab/>
        <w:t>“Landscaping” means decorative or protective vegetation that enhances appearance surrounding buildings or roadways; areas that enhance appearance and create useable space for outdoor activities around a home; a planned outdoor space set aside for cultivation, display, and enjoyment of herbs, fruits, flowers, vegetables, trees, or ornamental shrubs.</w:t>
      </w:r>
    </w:p>
    <w:p w14:paraId="0EFED837" w14:textId="77777777" w:rsidR="00E43F10" w:rsidRPr="00A85E03" w:rsidRDefault="00E43F10" w:rsidP="00332583">
      <w:pPr>
        <w:pStyle w:val="par2"/>
      </w:pPr>
      <w:r w:rsidRPr="00A85E03">
        <w:t>II.</w:t>
      </w:r>
      <w:del w:id="24" w:author="Author">
        <w:r w:rsidR="00AC1F7F" w:rsidDel="00CF5A56">
          <w:delText>C</w:delText>
        </w:r>
      </w:del>
      <w:ins w:id="25" w:author="Author">
        <w:r w:rsidR="00CF5A56">
          <w:t>E</w:t>
        </w:r>
      </w:ins>
      <w:r w:rsidRPr="00A85E03">
        <w:t>.</w:t>
      </w:r>
      <w:r w:rsidRPr="00A85E03">
        <w:tab/>
        <w:t>“Lawn and garden equipment” means</w:t>
      </w:r>
      <w:r w:rsidR="00960298" w:rsidRPr="00A85E03">
        <w:t xml:space="preserve"> equipment whose primary purpose is to assist with cleanup or maintenance of a lawn or garden area of a property. Examples of this type include, but are not limited to</w:t>
      </w:r>
      <w:r w:rsidR="004C723F">
        <w:t>:</w:t>
      </w:r>
    </w:p>
    <w:p w14:paraId="61B97213" w14:textId="77777777" w:rsidR="00332583" w:rsidRPr="00A85E03" w:rsidRDefault="00332583" w:rsidP="00332583">
      <w:pPr>
        <w:pStyle w:val="par3"/>
      </w:pPr>
      <w:r w:rsidRPr="00A85E03">
        <w:t>II.</w:t>
      </w:r>
      <w:del w:id="26" w:author="Author">
        <w:r w:rsidR="00AC1F7F" w:rsidDel="00CF5A56">
          <w:delText>C</w:delText>
        </w:r>
      </w:del>
      <w:ins w:id="27" w:author="Author">
        <w:r w:rsidR="00CF5A56">
          <w:t>E</w:t>
        </w:r>
      </w:ins>
      <w:r w:rsidRPr="00A85E03">
        <w:t>.1.</w:t>
      </w:r>
      <w:r w:rsidRPr="00A85E03">
        <w:tab/>
      </w:r>
      <w:r w:rsidR="00960298" w:rsidRPr="00A85E03">
        <w:t>Aerators</w:t>
      </w:r>
      <w:r w:rsidR="000225D0" w:rsidRPr="00A85E03">
        <w:t>.</w:t>
      </w:r>
    </w:p>
    <w:p w14:paraId="225A274F" w14:textId="77777777" w:rsidR="003669B5" w:rsidRPr="00A85E03" w:rsidRDefault="003669B5" w:rsidP="00332583">
      <w:pPr>
        <w:pStyle w:val="par3"/>
      </w:pPr>
      <w:r w:rsidRPr="00A85E03">
        <w:t>II.</w:t>
      </w:r>
      <w:del w:id="28" w:author="Author">
        <w:r w:rsidR="00AC1F7F" w:rsidDel="00CF5A56">
          <w:delText>C</w:delText>
        </w:r>
      </w:del>
      <w:ins w:id="29" w:author="Author">
        <w:r w:rsidR="00CF5A56">
          <w:t>E</w:t>
        </w:r>
      </w:ins>
      <w:r w:rsidRPr="00A85E03">
        <w:t>.2.</w:t>
      </w:r>
      <w:r w:rsidRPr="00A85E03">
        <w:tab/>
        <w:t>Brush cutters.</w:t>
      </w:r>
    </w:p>
    <w:p w14:paraId="77A2C475" w14:textId="77777777" w:rsidR="00960298" w:rsidRPr="00A85E03" w:rsidRDefault="00960298" w:rsidP="00332583">
      <w:pPr>
        <w:pStyle w:val="par3"/>
      </w:pPr>
      <w:r w:rsidRPr="00A85E03">
        <w:t>II.</w:t>
      </w:r>
      <w:del w:id="30" w:author="Author">
        <w:r w:rsidR="00AC1F7F" w:rsidDel="00CF5A56">
          <w:delText>C</w:delText>
        </w:r>
      </w:del>
      <w:ins w:id="31" w:author="Author">
        <w:r w:rsidR="00CF5A56">
          <w:t>E</w:t>
        </w:r>
      </w:ins>
      <w:r w:rsidRPr="00A85E03">
        <w:t>.</w:t>
      </w:r>
      <w:r w:rsidR="003669B5" w:rsidRPr="00A85E03">
        <w:t>3</w:t>
      </w:r>
      <w:r w:rsidRPr="00A85E03">
        <w:t>.</w:t>
      </w:r>
      <w:r w:rsidRPr="00A85E03">
        <w:tab/>
        <w:t>Chainsaws</w:t>
      </w:r>
      <w:r w:rsidR="000225D0" w:rsidRPr="00A85E03">
        <w:t>.</w:t>
      </w:r>
    </w:p>
    <w:p w14:paraId="3A57B6A3" w14:textId="77777777" w:rsidR="00960298" w:rsidRPr="00A85E03" w:rsidRDefault="00960298" w:rsidP="00332583">
      <w:pPr>
        <w:pStyle w:val="par3"/>
      </w:pPr>
      <w:r w:rsidRPr="00A85E03">
        <w:t>II.</w:t>
      </w:r>
      <w:del w:id="32" w:author="Author">
        <w:r w:rsidR="00AC1F7F" w:rsidDel="00CF5A56">
          <w:delText>C</w:delText>
        </w:r>
      </w:del>
      <w:ins w:id="33" w:author="Author">
        <w:r w:rsidR="00CF5A56">
          <w:t>E</w:t>
        </w:r>
      </w:ins>
      <w:r w:rsidRPr="00A85E03">
        <w:t>.</w:t>
      </w:r>
      <w:r w:rsidR="003669B5" w:rsidRPr="00A85E03">
        <w:t>4</w:t>
      </w:r>
      <w:r w:rsidRPr="00A85E03">
        <w:t>.</w:t>
      </w:r>
      <w:r w:rsidRPr="00A85E03">
        <w:tab/>
        <w:t>Dethatchers</w:t>
      </w:r>
      <w:r w:rsidR="000225D0" w:rsidRPr="00A85E03">
        <w:t>.</w:t>
      </w:r>
    </w:p>
    <w:p w14:paraId="5206680D" w14:textId="77777777" w:rsidR="00960298" w:rsidRPr="00A85E03" w:rsidRDefault="00960298" w:rsidP="00332583">
      <w:pPr>
        <w:pStyle w:val="par3"/>
      </w:pPr>
      <w:r w:rsidRPr="00A85E03">
        <w:t>II.</w:t>
      </w:r>
      <w:del w:id="34" w:author="Author">
        <w:r w:rsidR="00AC1F7F" w:rsidDel="00CF5A56">
          <w:delText>C</w:delText>
        </w:r>
      </w:del>
      <w:ins w:id="35" w:author="Author">
        <w:r w:rsidR="00CF5A56">
          <w:t>E</w:t>
        </w:r>
      </w:ins>
      <w:r w:rsidRPr="00A85E03">
        <w:t>.</w:t>
      </w:r>
      <w:r w:rsidR="003669B5" w:rsidRPr="00A85E03">
        <w:t>5</w:t>
      </w:r>
      <w:r w:rsidRPr="00A85E03">
        <w:t>.</w:t>
      </w:r>
      <w:r w:rsidRPr="00A85E03">
        <w:tab/>
        <w:t>Edgers</w:t>
      </w:r>
      <w:r w:rsidR="000225D0" w:rsidRPr="00A85E03">
        <w:t>.</w:t>
      </w:r>
    </w:p>
    <w:p w14:paraId="5AD29695" w14:textId="77777777" w:rsidR="00960298" w:rsidRPr="00A85E03" w:rsidRDefault="00960298" w:rsidP="00332583">
      <w:pPr>
        <w:pStyle w:val="par3"/>
      </w:pPr>
      <w:r w:rsidRPr="00A85E03">
        <w:t>II.</w:t>
      </w:r>
      <w:del w:id="36" w:author="Author">
        <w:r w:rsidR="00AC1F7F" w:rsidDel="00CF5A56">
          <w:delText>C</w:delText>
        </w:r>
      </w:del>
      <w:ins w:id="37" w:author="Author">
        <w:r w:rsidR="00CF5A56">
          <w:t>E</w:t>
        </w:r>
      </w:ins>
      <w:r w:rsidRPr="00A85E03">
        <w:t>.</w:t>
      </w:r>
      <w:r w:rsidR="003669B5" w:rsidRPr="00A85E03">
        <w:t>6</w:t>
      </w:r>
      <w:r w:rsidRPr="00A85E03">
        <w:t>.</w:t>
      </w:r>
      <w:r w:rsidRPr="00A85E03">
        <w:tab/>
        <w:t>Generators, when used for lawn and garden services</w:t>
      </w:r>
      <w:r w:rsidR="00665AE1" w:rsidRPr="00A85E03">
        <w:t xml:space="preserve"> (e.g., charging</w:t>
      </w:r>
      <w:r w:rsidR="00566B27" w:rsidRPr="00A85E03">
        <w:t xml:space="preserve"> or operating</w:t>
      </w:r>
      <w:r w:rsidR="00665AE1" w:rsidRPr="00A85E03">
        <w:t xml:space="preserve"> electric equipment)</w:t>
      </w:r>
      <w:r w:rsidR="000225D0" w:rsidRPr="00A85E03">
        <w:t>.</w:t>
      </w:r>
    </w:p>
    <w:p w14:paraId="5BE7C67E" w14:textId="77777777" w:rsidR="00960298" w:rsidRPr="00A85E03" w:rsidRDefault="00960298" w:rsidP="00332583">
      <w:pPr>
        <w:pStyle w:val="par3"/>
      </w:pPr>
      <w:r w:rsidRPr="00A85E03">
        <w:lastRenderedPageBreak/>
        <w:t>II.</w:t>
      </w:r>
      <w:del w:id="38" w:author="Author">
        <w:r w:rsidR="00AC1F7F" w:rsidDel="00CF5A56">
          <w:delText>C</w:delText>
        </w:r>
      </w:del>
      <w:ins w:id="39" w:author="Author">
        <w:r w:rsidR="00CF5A56">
          <w:t>E</w:t>
        </w:r>
      </w:ins>
      <w:r w:rsidRPr="00A85E03">
        <w:t>.</w:t>
      </w:r>
      <w:r w:rsidR="00F04306" w:rsidRPr="00A85E03">
        <w:t>7</w:t>
      </w:r>
      <w:r w:rsidRPr="00A85E03">
        <w:t>.</w:t>
      </w:r>
      <w:r w:rsidRPr="00A85E03">
        <w:tab/>
        <w:t>Hedge trimmers</w:t>
      </w:r>
      <w:r w:rsidR="000225D0" w:rsidRPr="00A85E03">
        <w:t>.</w:t>
      </w:r>
    </w:p>
    <w:p w14:paraId="65B6ACFB" w14:textId="77777777" w:rsidR="00960298" w:rsidRPr="00A85E03" w:rsidRDefault="00960298" w:rsidP="00332583">
      <w:pPr>
        <w:pStyle w:val="par3"/>
      </w:pPr>
      <w:r w:rsidRPr="00A85E03">
        <w:t>II.</w:t>
      </w:r>
      <w:del w:id="40" w:author="Author">
        <w:r w:rsidR="00AC1F7F" w:rsidDel="00CF5A56">
          <w:delText>C</w:delText>
        </w:r>
      </w:del>
      <w:ins w:id="41" w:author="Author">
        <w:r w:rsidR="00CF5A56">
          <w:t>E</w:t>
        </w:r>
      </w:ins>
      <w:r w:rsidRPr="00A85E03">
        <w:t>.</w:t>
      </w:r>
      <w:r w:rsidR="00F04306" w:rsidRPr="00A85E03">
        <w:t>8</w:t>
      </w:r>
      <w:r w:rsidRPr="00A85E03">
        <w:t>.</w:t>
      </w:r>
      <w:r w:rsidRPr="00A85E03">
        <w:tab/>
        <w:t>Leaf blowers</w:t>
      </w:r>
      <w:r w:rsidR="000225D0" w:rsidRPr="00A85E03">
        <w:t>.</w:t>
      </w:r>
    </w:p>
    <w:p w14:paraId="2C1717E4" w14:textId="77777777" w:rsidR="00960298" w:rsidRPr="00A85E03" w:rsidRDefault="00960298" w:rsidP="00332583">
      <w:pPr>
        <w:pStyle w:val="par3"/>
      </w:pPr>
      <w:r w:rsidRPr="00A85E03">
        <w:t>II.</w:t>
      </w:r>
      <w:del w:id="42" w:author="Author">
        <w:r w:rsidR="00AC1F7F" w:rsidDel="00CF5A56">
          <w:delText>C</w:delText>
        </w:r>
      </w:del>
      <w:ins w:id="43" w:author="Author">
        <w:r w:rsidR="00CF5A56">
          <w:t>E</w:t>
        </w:r>
      </w:ins>
      <w:r w:rsidRPr="00A85E03">
        <w:t>.</w:t>
      </w:r>
      <w:r w:rsidR="00F04306" w:rsidRPr="00A85E03">
        <w:t>9</w:t>
      </w:r>
      <w:r w:rsidRPr="00A85E03">
        <w:t>.</w:t>
      </w:r>
      <w:r w:rsidRPr="00A85E03">
        <w:tab/>
        <w:t>Power washers</w:t>
      </w:r>
      <w:r w:rsidR="000225D0" w:rsidRPr="00A85E03">
        <w:t>.</w:t>
      </w:r>
    </w:p>
    <w:p w14:paraId="0CFC3F3A" w14:textId="77777777" w:rsidR="003669B5" w:rsidRPr="00A85E03" w:rsidRDefault="003669B5" w:rsidP="00332583">
      <w:pPr>
        <w:pStyle w:val="par3"/>
      </w:pPr>
      <w:r w:rsidRPr="00A85E03">
        <w:t>II.</w:t>
      </w:r>
      <w:del w:id="44" w:author="Author">
        <w:r w:rsidR="00AC1F7F" w:rsidDel="00CF5A56">
          <w:delText>C</w:delText>
        </w:r>
      </w:del>
      <w:ins w:id="45" w:author="Author">
        <w:r w:rsidR="00CF5A56">
          <w:t>E</w:t>
        </w:r>
      </w:ins>
      <w:r w:rsidRPr="00A85E03">
        <w:t>.</w:t>
      </w:r>
      <w:r w:rsidR="00F04306" w:rsidRPr="00A85E03">
        <w:t>10</w:t>
      </w:r>
      <w:r w:rsidRPr="00A85E03">
        <w:t>.</w:t>
      </w:r>
      <w:r w:rsidRPr="00A85E03">
        <w:tab/>
        <w:t xml:space="preserve">Push </w:t>
      </w:r>
      <w:ins w:id="46" w:author="Author">
        <w:r w:rsidR="0015343D">
          <w:t xml:space="preserve">or walk-behind </w:t>
        </w:r>
      </w:ins>
      <w:r w:rsidRPr="00A85E03">
        <w:t>lawn mowers.</w:t>
      </w:r>
    </w:p>
    <w:p w14:paraId="44124CCB" w14:textId="77777777" w:rsidR="00960298" w:rsidRPr="00A85E03" w:rsidRDefault="00960298" w:rsidP="00332583">
      <w:pPr>
        <w:pStyle w:val="par3"/>
      </w:pPr>
      <w:r w:rsidRPr="00A85E03">
        <w:t>II.</w:t>
      </w:r>
      <w:del w:id="47" w:author="Author">
        <w:r w:rsidR="00AC1F7F" w:rsidDel="00CF5A56">
          <w:delText>C</w:delText>
        </w:r>
      </w:del>
      <w:ins w:id="48" w:author="Author">
        <w:r w:rsidR="00CF5A56">
          <w:t>E</w:t>
        </w:r>
      </w:ins>
      <w:r w:rsidRPr="00A85E03">
        <w:t>.</w:t>
      </w:r>
      <w:r w:rsidR="00F04306" w:rsidRPr="00A85E03">
        <w:t>11</w:t>
      </w:r>
      <w:r w:rsidRPr="00A85E03">
        <w:t>.</w:t>
      </w:r>
      <w:r w:rsidRPr="00A85E03">
        <w:tab/>
        <w:t>Pruners</w:t>
      </w:r>
      <w:ins w:id="49" w:author="Author">
        <w:r w:rsidR="00CF5A56">
          <w:t xml:space="preserve"> (e.g., pole saws)</w:t>
        </w:r>
      </w:ins>
      <w:r w:rsidR="000225D0" w:rsidRPr="00A85E03">
        <w:t>.</w:t>
      </w:r>
    </w:p>
    <w:p w14:paraId="0D18CE7B" w14:textId="77777777" w:rsidR="003669B5" w:rsidRPr="00A85E03" w:rsidRDefault="003669B5" w:rsidP="00332583">
      <w:pPr>
        <w:pStyle w:val="par3"/>
      </w:pPr>
      <w:r w:rsidRPr="00A85E03">
        <w:t>II.</w:t>
      </w:r>
      <w:del w:id="50" w:author="Author">
        <w:r w:rsidR="00AC1F7F" w:rsidDel="00CF5A56">
          <w:delText>C</w:delText>
        </w:r>
      </w:del>
      <w:ins w:id="51" w:author="Author">
        <w:r w:rsidR="00CF5A56">
          <w:t>E</w:t>
        </w:r>
      </w:ins>
      <w:r w:rsidRPr="00A85E03">
        <w:t>.</w:t>
      </w:r>
      <w:r w:rsidR="00F04306" w:rsidRPr="00A85E03">
        <w:t>12</w:t>
      </w:r>
      <w:r w:rsidRPr="00A85E03">
        <w:t>.</w:t>
      </w:r>
      <w:r w:rsidRPr="00A85E03">
        <w:tab/>
        <w:t>Rotary tillers.</w:t>
      </w:r>
    </w:p>
    <w:p w14:paraId="0BB60A25" w14:textId="77777777" w:rsidR="00960298" w:rsidRPr="00A85E03" w:rsidRDefault="00960298" w:rsidP="00332583">
      <w:pPr>
        <w:pStyle w:val="par3"/>
      </w:pPr>
      <w:r w:rsidRPr="00A85E03">
        <w:t>II.</w:t>
      </w:r>
      <w:del w:id="52" w:author="Author">
        <w:r w:rsidR="00AC1F7F" w:rsidDel="00CF5A56">
          <w:delText>C</w:delText>
        </w:r>
      </w:del>
      <w:ins w:id="53" w:author="Author">
        <w:r w:rsidR="00CF5A56">
          <w:t>E</w:t>
        </w:r>
      </w:ins>
      <w:r w:rsidRPr="00A85E03">
        <w:t>.</w:t>
      </w:r>
      <w:r w:rsidR="00F04306" w:rsidRPr="00A85E03">
        <w:t>13</w:t>
      </w:r>
      <w:r w:rsidRPr="00A85E03">
        <w:t>.</w:t>
      </w:r>
      <w:r w:rsidRPr="00A85E03">
        <w:tab/>
      </w:r>
      <w:r w:rsidR="00665AE1" w:rsidRPr="00A85E03">
        <w:t>String trimmers</w:t>
      </w:r>
      <w:r w:rsidR="000225D0" w:rsidRPr="00A85E03">
        <w:t>.</w:t>
      </w:r>
    </w:p>
    <w:p w14:paraId="61AFEF87" w14:textId="77777777" w:rsidR="003669B5" w:rsidRPr="00A85E03" w:rsidRDefault="003669B5" w:rsidP="00332583">
      <w:pPr>
        <w:pStyle w:val="par3"/>
      </w:pPr>
      <w:r w:rsidRPr="00A85E03">
        <w:t>II.</w:t>
      </w:r>
      <w:del w:id="54" w:author="Author">
        <w:r w:rsidR="00AC1F7F" w:rsidDel="00CF5A56">
          <w:delText>C</w:delText>
        </w:r>
      </w:del>
      <w:ins w:id="55" w:author="Author">
        <w:r w:rsidR="00CF5A56">
          <w:t>E</w:t>
        </w:r>
      </w:ins>
      <w:r w:rsidRPr="00A85E03">
        <w:t>.</w:t>
      </w:r>
      <w:r w:rsidR="00F04306" w:rsidRPr="00A85E03">
        <w:t>14</w:t>
      </w:r>
      <w:r w:rsidRPr="00A85E03">
        <w:t>.</w:t>
      </w:r>
      <w:r w:rsidRPr="00A85E03">
        <w:tab/>
        <w:t>Wood splitters.</w:t>
      </w:r>
    </w:p>
    <w:p w14:paraId="3584EFD3" w14:textId="77777777" w:rsidR="00E43F10" w:rsidRPr="00A85E03" w:rsidRDefault="00E43F10" w:rsidP="00E43F10">
      <w:pPr>
        <w:pStyle w:val="par2"/>
      </w:pPr>
      <w:r w:rsidRPr="00A85E03">
        <w:t>II.</w:t>
      </w:r>
      <w:del w:id="56" w:author="Author">
        <w:r w:rsidR="00815F0B" w:rsidDel="00CF5A56">
          <w:delText>D</w:delText>
        </w:r>
      </w:del>
      <w:ins w:id="57" w:author="Author">
        <w:r w:rsidR="00CF5A56">
          <w:t>F</w:t>
        </w:r>
      </w:ins>
      <w:r w:rsidRPr="00A85E03">
        <w:t>.</w:t>
      </w:r>
      <w:r w:rsidRPr="00A85E03">
        <w:tab/>
        <w:t>“Lawn and garden services” means</w:t>
      </w:r>
      <w:r w:rsidR="00960298" w:rsidRPr="00A85E03">
        <w:t xml:space="preserve"> landscaping services, grass/lawn mowing, weeding, grass/lawn trimming, removal and disposal of debris and trash, leaf cleanup and removal, planting or maintenance of any plants (</w:t>
      </w:r>
      <w:r w:rsidR="00566B27" w:rsidRPr="00A85E03">
        <w:t>e.g.,</w:t>
      </w:r>
      <w:r w:rsidR="00960298" w:rsidRPr="00A85E03">
        <w:t xml:space="preserve"> trees, bushes, hedges, shrubs, flowers, other plants).</w:t>
      </w:r>
      <w:r w:rsidR="00665AE1" w:rsidRPr="00A85E03">
        <w:t xml:space="preserve"> </w:t>
      </w:r>
      <w:r w:rsidR="00566B27" w:rsidRPr="00A85E03">
        <w:t>Lawn and garden services do</w:t>
      </w:r>
      <w:r w:rsidR="00665AE1" w:rsidRPr="00A85E03">
        <w:t xml:space="preserve"> not include activities such as forest</w:t>
      </w:r>
      <w:r w:rsidR="003669B5" w:rsidRPr="00A85E03">
        <w:t xml:space="preserve"> or grassland</w:t>
      </w:r>
      <w:r w:rsidR="00665AE1" w:rsidRPr="00A85E03">
        <w:t xml:space="preserve"> management.</w:t>
      </w:r>
    </w:p>
    <w:p w14:paraId="47F14D11" w14:textId="77777777" w:rsidR="008B1127" w:rsidRPr="00A85E03" w:rsidRDefault="008B1127" w:rsidP="00E43F10">
      <w:pPr>
        <w:pStyle w:val="par2"/>
      </w:pPr>
      <w:r w:rsidRPr="00A85E03">
        <w:t>II.</w:t>
      </w:r>
      <w:del w:id="58" w:author="Author">
        <w:r w:rsidR="00815F0B" w:rsidDel="00CF5A56">
          <w:delText>E</w:delText>
        </w:r>
      </w:del>
      <w:ins w:id="59" w:author="Author">
        <w:r w:rsidR="00CF5A56">
          <w:t>G</w:t>
        </w:r>
      </w:ins>
      <w:r w:rsidRPr="00A85E03">
        <w:t>.</w:t>
      </w:r>
      <w:r w:rsidRPr="00A85E03">
        <w:tab/>
        <w:t>“Local government” means municipalities, county governments, city and county governments, public school districts, and special districts.</w:t>
      </w:r>
    </w:p>
    <w:p w14:paraId="0F264FBC" w14:textId="77777777" w:rsidR="00590319" w:rsidRPr="00A85E03" w:rsidRDefault="00590319" w:rsidP="00E43F10">
      <w:pPr>
        <w:pStyle w:val="par2"/>
      </w:pPr>
      <w:r w:rsidRPr="00A85E03">
        <w:t>II.</w:t>
      </w:r>
      <w:del w:id="60" w:author="Author">
        <w:r w:rsidR="00815F0B" w:rsidDel="00CF5A56">
          <w:delText>F</w:delText>
        </w:r>
      </w:del>
      <w:ins w:id="61" w:author="Author">
        <w:r w:rsidR="00CF5A56">
          <w:t>H</w:t>
        </w:r>
      </w:ins>
      <w:r w:rsidRPr="00A85E03">
        <w:t>.</w:t>
      </w:r>
      <w:r w:rsidRPr="00A85E03">
        <w:tab/>
        <w:t xml:space="preserve">“Municipality” means a city or town as defined in </w:t>
      </w:r>
      <w:r w:rsidR="004C723F">
        <w:t xml:space="preserve">§ </w:t>
      </w:r>
      <w:r w:rsidRPr="00A85E03">
        <w:t>31-1-101(6), C.R.S., (2023).</w:t>
      </w:r>
      <w:r w:rsidR="004F1791" w:rsidRPr="00A85E03">
        <w:t xml:space="preserve"> </w:t>
      </w:r>
    </w:p>
    <w:p w14:paraId="4BCD8882" w14:textId="77777777" w:rsidR="00960C54" w:rsidRPr="00A85E03" w:rsidRDefault="00960C54" w:rsidP="00960C54">
      <w:pPr>
        <w:pStyle w:val="par2"/>
      </w:pPr>
      <w:r w:rsidRPr="00A85E03">
        <w:t>II.</w:t>
      </w:r>
      <w:del w:id="62" w:author="Author">
        <w:r w:rsidR="00815F0B" w:rsidDel="00CF5A56">
          <w:delText>G</w:delText>
        </w:r>
      </w:del>
      <w:ins w:id="63" w:author="Author">
        <w:r w:rsidR="00CF5A56">
          <w:t>I</w:t>
        </w:r>
      </w:ins>
      <w:r w:rsidRPr="00A85E03">
        <w:t>.</w:t>
      </w:r>
      <w:r w:rsidRPr="00A85E03">
        <w:tab/>
        <w:t>“Ozone nonattainment area” means an area within Colorado designated by the Commission and approved by the U.S. Environmental Protection Agency under the Code of Federal Regulations Title 40, § 81.306 (</w:t>
      </w:r>
      <w:del w:id="64" w:author="Author">
        <w:r w:rsidRPr="00A85E03" w:rsidDel="00182509">
          <w:delText>November 30</w:delText>
        </w:r>
      </w:del>
      <w:ins w:id="65" w:author="Author">
        <w:r w:rsidR="00182509">
          <w:t>July 24</w:t>
        </w:r>
      </w:ins>
      <w:r w:rsidRPr="00A85E03">
        <w:t>, 202</w:t>
      </w:r>
      <w:ins w:id="66" w:author="Author">
        <w:r w:rsidR="00182509">
          <w:t>4</w:t>
        </w:r>
      </w:ins>
      <w:del w:id="67" w:author="Author">
        <w:r w:rsidRPr="00A85E03" w:rsidDel="00182509">
          <w:delText>1</w:delText>
        </w:r>
      </w:del>
      <w:r w:rsidRPr="00A85E03">
        <w:t>), in which ambient air concentrations exceed the National Ambient Air Quality Standards for ozone.</w:t>
      </w:r>
    </w:p>
    <w:p w14:paraId="26FAB952" w14:textId="77777777" w:rsidR="00627678" w:rsidRPr="00A85E03" w:rsidRDefault="00627678" w:rsidP="00960C54">
      <w:pPr>
        <w:pStyle w:val="par2"/>
      </w:pPr>
      <w:r w:rsidRPr="00A85E03">
        <w:t>II.</w:t>
      </w:r>
      <w:del w:id="68" w:author="Author">
        <w:r w:rsidR="00815F0B" w:rsidDel="00CF5A56">
          <w:delText>H</w:delText>
        </w:r>
      </w:del>
      <w:ins w:id="69" w:author="Author">
        <w:r w:rsidR="00CF5A56">
          <w:t>J</w:t>
        </w:r>
      </w:ins>
      <w:r w:rsidRPr="00A85E03">
        <w:t>.</w:t>
      </w:r>
      <w:r w:rsidRPr="00A85E03">
        <w:tab/>
        <w:t>“Special district” means a quasi-municipal corporation or</w:t>
      </w:r>
      <w:r w:rsidR="00EA17D0" w:rsidRPr="00A85E03">
        <w:t xml:space="preserve"> </w:t>
      </w:r>
      <w:r w:rsidRPr="00A85E03">
        <w:t xml:space="preserve">political subdivision as defined in </w:t>
      </w:r>
      <w:r w:rsidR="004C723F">
        <w:t xml:space="preserve">§ </w:t>
      </w:r>
      <w:r w:rsidRPr="00A85E03">
        <w:t>32-1-103(2</w:t>
      </w:r>
      <w:r w:rsidR="0080399F" w:rsidRPr="00A85E03">
        <w:t>0</w:t>
      </w:r>
      <w:r w:rsidRPr="00A85E03">
        <w:t>), C.R.S., (2023).</w:t>
      </w:r>
    </w:p>
    <w:p w14:paraId="7BA44D50" w14:textId="77777777" w:rsidR="00A01A43" w:rsidRPr="00A85E03" w:rsidRDefault="00A01A43" w:rsidP="00960C54">
      <w:pPr>
        <w:pStyle w:val="par2"/>
      </w:pPr>
      <w:r w:rsidRPr="00A85E03">
        <w:t>II.</w:t>
      </w:r>
      <w:del w:id="70" w:author="Author">
        <w:r w:rsidR="00815F0B" w:rsidDel="00CF5A56">
          <w:delText>I</w:delText>
        </w:r>
      </w:del>
      <w:ins w:id="71" w:author="Author">
        <w:r w:rsidR="00CF5A56">
          <w:t>K</w:t>
        </w:r>
      </w:ins>
      <w:r w:rsidRPr="00A85E03">
        <w:t>.</w:t>
      </w:r>
      <w:r w:rsidRPr="00A85E03">
        <w:tab/>
        <w:t xml:space="preserve">“State government agency” means any </w:t>
      </w:r>
      <w:r w:rsidR="00370ED3" w:rsidRPr="00A85E03">
        <w:t xml:space="preserve">agency, board, bureau, commission, </w:t>
      </w:r>
      <w:r w:rsidRPr="00A85E03">
        <w:t xml:space="preserve">department, division, institution, or </w:t>
      </w:r>
      <w:r w:rsidR="00370ED3" w:rsidRPr="00A85E03">
        <w:t>office</w:t>
      </w:r>
      <w:r w:rsidRPr="00A85E03">
        <w:t xml:space="preserve"> of the executive </w:t>
      </w:r>
      <w:r w:rsidR="00370ED3" w:rsidRPr="00A85E03">
        <w:t>or</w:t>
      </w:r>
      <w:r w:rsidRPr="00A85E03">
        <w:t xml:space="preserve"> judicial department</w:t>
      </w:r>
      <w:r w:rsidR="00370ED3" w:rsidRPr="00A85E03">
        <w:t>s</w:t>
      </w:r>
      <w:r w:rsidRPr="00A85E03">
        <w:t xml:space="preserve"> of state government</w:t>
      </w:r>
      <w:r w:rsidR="00370ED3" w:rsidRPr="00A85E03">
        <w:t>, including institutions of higher education</w:t>
      </w:r>
      <w:r w:rsidR="00815F0B">
        <w:t>, located within the state of Colorado</w:t>
      </w:r>
      <w:r w:rsidRPr="00A85E03">
        <w:t xml:space="preserve">. </w:t>
      </w:r>
    </w:p>
    <w:p w14:paraId="6936DDB0" w14:textId="77777777" w:rsidR="00332583" w:rsidRPr="00A85E03" w:rsidRDefault="00332583" w:rsidP="00332583">
      <w:pPr>
        <w:pStyle w:val="par1"/>
      </w:pPr>
      <w:r w:rsidRPr="00A85E03">
        <w:t>III.</w:t>
      </w:r>
      <w:r w:rsidRPr="00A85E03">
        <w:tab/>
      </w:r>
      <w:r w:rsidR="00417DDB" w:rsidRPr="00A85E03">
        <w:t>Use restrictions</w:t>
      </w:r>
    </w:p>
    <w:p w14:paraId="78E38ADE" w14:textId="77777777" w:rsidR="00815F0B" w:rsidRDefault="00815F0B" w:rsidP="00815F0B">
      <w:pPr>
        <w:pStyle w:val="par2"/>
      </w:pPr>
      <w:r>
        <w:t>III.A.</w:t>
      </w:r>
      <w:r>
        <w:tab/>
        <w:t xml:space="preserve">Beginning June 1, 2025, no state government </w:t>
      </w:r>
      <w:r w:rsidRPr="00B3467A">
        <w:t>agency in Colorado can</w:t>
      </w:r>
      <w:r>
        <w:t xml:space="preserve"> use gasoline-powered push and hand-held lawn and garden equipment with an </w:t>
      </w:r>
      <w:r>
        <w:lastRenderedPageBreak/>
        <w:t>internal combustion engine smaller than 19</w:t>
      </w:r>
      <w:r w:rsidR="003C0D8C">
        <w:t xml:space="preserve"> kW</w:t>
      </w:r>
      <w:r>
        <w:t xml:space="preserve"> (25 horsepower) between June 1 and August 31 of each year.</w:t>
      </w:r>
    </w:p>
    <w:p w14:paraId="4C534FFF" w14:textId="77777777" w:rsidR="00815F0B" w:rsidRPr="00B3467A" w:rsidRDefault="00815F0B" w:rsidP="00815F0B">
      <w:pPr>
        <w:pStyle w:val="par2"/>
      </w:pPr>
      <w:r>
        <w:t>III.B.</w:t>
      </w:r>
      <w:r>
        <w:tab/>
        <w:t xml:space="preserve">Beginning June 1, 2025, neither the federal </w:t>
      </w:r>
      <w:r w:rsidRPr="00B3467A">
        <w:t xml:space="preserve">government nor any local government can use gasoline-powered push and held-held lawn and garden equipment with an internal combustion engine smaller than 7 </w:t>
      </w:r>
      <w:r w:rsidR="003C0D8C" w:rsidRPr="00B3467A">
        <w:t>kW</w:t>
      </w:r>
      <w:r w:rsidRPr="00B3467A">
        <w:t xml:space="preserve"> (10 horsepower) between June 1 and August 31 of each year in the ozone nonattainment area.</w:t>
      </w:r>
    </w:p>
    <w:p w14:paraId="3330D276" w14:textId="77777777" w:rsidR="00815F0B" w:rsidRDefault="00815F0B" w:rsidP="00815F0B">
      <w:pPr>
        <w:pStyle w:val="par2"/>
        <w:rPr>
          <w:ins w:id="72" w:author="Author"/>
        </w:rPr>
      </w:pPr>
      <w:r w:rsidRPr="00B3467A">
        <w:t>III.C</w:t>
      </w:r>
      <w:r w:rsidRPr="00B3467A">
        <w:tab/>
        <w:t xml:space="preserve">The restrictions in Sections III.A. and III.B. </w:t>
      </w:r>
      <w:r>
        <w:t xml:space="preserve">also </w:t>
      </w:r>
      <w:r w:rsidRPr="00B3467A">
        <w:t>apply to lawn and garden services contracted for</w:t>
      </w:r>
      <w:r>
        <w:t xml:space="preserve"> and </w:t>
      </w:r>
      <w:r w:rsidRPr="00B3467A">
        <w:t>provided to the federal government, a state government agency, or a local government.</w:t>
      </w:r>
    </w:p>
    <w:p w14:paraId="7306D720" w14:textId="77777777" w:rsidR="00CF5A56" w:rsidRDefault="00CF5A56" w:rsidP="00815F0B">
      <w:pPr>
        <w:pStyle w:val="par2"/>
        <w:rPr>
          <w:ins w:id="73" w:author="Author"/>
        </w:rPr>
      </w:pPr>
      <w:ins w:id="74" w:author="Author">
        <w:r>
          <w:t>III.D.</w:t>
        </w:r>
        <w:r>
          <w:tab/>
        </w:r>
        <w:bookmarkStart w:id="75" w:name="_Hlk213648301"/>
        <w:r>
          <w:t xml:space="preserve">Commercial lawn and garden operators in Colorado </w:t>
        </w:r>
        <w:r w:rsidR="0015343D">
          <w:t xml:space="preserve">must </w:t>
        </w:r>
        <w:r w:rsidR="00FE4A6B">
          <w:t>not</w:t>
        </w:r>
        <w:r>
          <w:t xml:space="preserve"> use</w:t>
        </w:r>
        <w:r w:rsidR="00FE4A6B">
          <w:t xml:space="preserve"> more than the specified percentage</w:t>
        </w:r>
        <w:r>
          <w:t xml:space="preserve"> of covered equipment</w:t>
        </w:r>
        <w:r w:rsidR="00871584">
          <w:t xml:space="preserve"> </w:t>
        </w:r>
        <w:r w:rsidR="0015343D">
          <w:t>when conducting</w:t>
        </w:r>
        <w:r w:rsidR="00871584">
          <w:t xml:space="preserve"> lawn and garden services in the ozone nonattainment area between June 1 and August 31 of each year, in accordance</w:t>
        </w:r>
        <w:r w:rsidR="00C35FB5">
          <w:t xml:space="preserve"> with</w:t>
        </w:r>
        <w:r w:rsidR="00871584">
          <w:t xml:space="preserve"> Table 1.</w:t>
        </w:r>
        <w:bookmarkEnd w:id="75"/>
        <w:r w:rsidR="00871584">
          <w:t xml:space="preserve"> </w:t>
        </w:r>
      </w:ins>
    </w:p>
    <w:p w14:paraId="6877D3CB" w14:textId="77777777" w:rsidR="00871584" w:rsidRDefault="00871584" w:rsidP="00871584">
      <w:pPr>
        <w:pStyle w:val="par3"/>
        <w:rPr>
          <w:ins w:id="76" w:author="Author"/>
        </w:rPr>
      </w:pPr>
      <w:ins w:id="77" w:author="Author">
        <w:r w:rsidRPr="00A85E03">
          <w:t>I</w:t>
        </w:r>
        <w:r>
          <w:t>II</w:t>
        </w:r>
        <w:r w:rsidRPr="00A85E03">
          <w:t>.</w:t>
        </w:r>
        <w:r>
          <w:t>D</w:t>
        </w:r>
        <w:r w:rsidRPr="00A85E03">
          <w:t>.1.</w:t>
        </w:r>
        <w:r w:rsidRPr="00A85E03">
          <w:tab/>
        </w:r>
        <w:r>
          <w:t xml:space="preserve">Covered equipment includes gasoline-powered push and hand-held string trimmers, hedge trimmers, blowers, edgers, </w:t>
        </w:r>
        <w:r w:rsidR="005C69D4">
          <w:t xml:space="preserve">pruners, </w:t>
        </w:r>
        <w:r>
          <w:t>and push</w:t>
        </w:r>
        <w:r w:rsidR="0015343D">
          <w:t xml:space="preserve"> or walk-behind</w:t>
        </w:r>
        <w:r>
          <w:t xml:space="preserve"> lawn mowers with an internal combustion engine smaller than 7 kW (10 horsepower).</w:t>
        </w:r>
      </w:ins>
    </w:p>
    <w:p w14:paraId="5805059C" w14:textId="77777777" w:rsidR="00871584" w:rsidRDefault="00871584" w:rsidP="00871584">
      <w:pPr>
        <w:pStyle w:val="par3"/>
        <w:rPr>
          <w:ins w:id="78" w:author="Author"/>
        </w:rPr>
      </w:pPr>
      <w:ins w:id="79" w:author="Author">
        <w:r>
          <w:t>III.D.2.</w:t>
        </w:r>
        <w:r>
          <w:tab/>
        </w:r>
        <w:bookmarkStart w:id="80" w:name="_Hlk213648535"/>
        <w:r>
          <w:t xml:space="preserve">The compliance percentages listed in Table 1 </w:t>
        </w:r>
        <w:r w:rsidR="0015343D">
          <w:t>specify the allowable proportion of a commercial lawn and garden operator’s total covered</w:t>
        </w:r>
        <w:r>
          <w:t xml:space="preserve"> equipment </w:t>
        </w:r>
        <w:r w:rsidR="0015343D">
          <w:t xml:space="preserve">that may be </w:t>
        </w:r>
        <w:r>
          <w:t xml:space="preserve">used </w:t>
        </w:r>
        <w:r w:rsidR="0015343D">
          <w:t>between</w:t>
        </w:r>
        <w:r>
          <w:t xml:space="preserve"> June 1 through August 31 (e.g., in 2027, </w:t>
        </w:r>
        <w:r w:rsidR="0015343D">
          <w:t xml:space="preserve">a commercial lawn and garden operator may </w:t>
        </w:r>
        <w:r w:rsidR="00FE4A6B">
          <w:t xml:space="preserve">not use covered equipment in a quantity that </w:t>
        </w:r>
        <w:r w:rsidR="0015343D">
          <w:t>exceeds</w:t>
        </w:r>
        <w:r w:rsidR="00FE4A6B">
          <w:t xml:space="preserve"> 9</w:t>
        </w:r>
        <w:r>
          <w:t>0</w:t>
        </w:r>
        <w:r w:rsidR="0015343D">
          <w:t xml:space="preserve"> percent</w:t>
        </w:r>
        <w:r>
          <w:t xml:space="preserve"> of the total number of pieces of equipment</w:t>
        </w:r>
        <w:r w:rsidR="005C69D4">
          <w:t xml:space="preserve"> from the</w:t>
        </w:r>
        <w:r w:rsidR="00FE4A6B">
          <w:t xml:space="preserve"> company’s</w:t>
        </w:r>
        <w:r w:rsidR="005C69D4">
          <w:t xml:space="preserve"> inventory</w:t>
        </w:r>
        <w:r>
          <w:t>).</w:t>
        </w:r>
        <w:bookmarkEnd w:id="80"/>
      </w:ins>
    </w:p>
    <w:p w14:paraId="53B51CF8" w14:textId="77777777" w:rsidR="00871584" w:rsidRDefault="00871584" w:rsidP="00871584">
      <w:pPr>
        <w:pStyle w:val="par3"/>
        <w:rPr>
          <w:ins w:id="81" w:author="Author"/>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87"/>
        <w:gridCol w:w="1087"/>
        <w:gridCol w:w="1088"/>
        <w:gridCol w:w="1088"/>
        <w:gridCol w:w="1088"/>
        <w:gridCol w:w="1088"/>
      </w:tblGrid>
      <w:tr w:rsidR="00871584" w14:paraId="3C4DAE41" w14:textId="77777777" w:rsidTr="0074470D">
        <w:trPr>
          <w:ins w:id="82" w:author="Author"/>
        </w:trPr>
        <w:tc>
          <w:tcPr>
            <w:tcW w:w="8136" w:type="dxa"/>
            <w:gridSpan w:val="7"/>
          </w:tcPr>
          <w:p w14:paraId="66253420" w14:textId="77777777" w:rsidR="00871584" w:rsidRDefault="00871584" w:rsidP="0074470D">
            <w:pPr>
              <w:pStyle w:val="par2"/>
              <w:ind w:left="0" w:firstLine="0"/>
              <w:rPr>
                <w:ins w:id="83" w:author="Author"/>
              </w:rPr>
            </w:pPr>
            <w:ins w:id="84" w:author="Author">
              <w:r>
                <w:t xml:space="preserve">Table 1: </w:t>
              </w:r>
              <w:r w:rsidR="00FE4A6B">
                <w:t>Use restriction schedule for</w:t>
              </w:r>
              <w:r>
                <w:t xml:space="preserve"> covered equipment use</w:t>
              </w:r>
            </w:ins>
          </w:p>
        </w:tc>
      </w:tr>
      <w:tr w:rsidR="00871584" w14:paraId="34565F00" w14:textId="77777777" w:rsidTr="0074470D">
        <w:trPr>
          <w:ins w:id="85" w:author="Author"/>
        </w:trPr>
        <w:tc>
          <w:tcPr>
            <w:tcW w:w="1163" w:type="dxa"/>
          </w:tcPr>
          <w:p w14:paraId="0B22CC68" w14:textId="77777777" w:rsidR="00871584" w:rsidRDefault="00871584" w:rsidP="0074470D">
            <w:pPr>
              <w:pStyle w:val="par2"/>
              <w:ind w:left="0" w:firstLine="0"/>
              <w:rPr>
                <w:ins w:id="86" w:author="Author"/>
              </w:rPr>
            </w:pPr>
            <w:ins w:id="87" w:author="Author">
              <w:r>
                <w:t>Year</w:t>
              </w:r>
            </w:ins>
          </w:p>
        </w:tc>
        <w:tc>
          <w:tcPr>
            <w:tcW w:w="1163" w:type="dxa"/>
          </w:tcPr>
          <w:p w14:paraId="51086E9F" w14:textId="77777777" w:rsidR="00871584" w:rsidRDefault="00871584" w:rsidP="0074470D">
            <w:pPr>
              <w:pStyle w:val="par2"/>
              <w:ind w:left="0" w:firstLine="0"/>
              <w:rPr>
                <w:ins w:id="88" w:author="Author"/>
              </w:rPr>
            </w:pPr>
            <w:ins w:id="89" w:author="Author">
              <w:r>
                <w:t>2027</w:t>
              </w:r>
            </w:ins>
          </w:p>
        </w:tc>
        <w:tc>
          <w:tcPr>
            <w:tcW w:w="1162" w:type="dxa"/>
          </w:tcPr>
          <w:p w14:paraId="4B88B67B" w14:textId="77777777" w:rsidR="00871584" w:rsidRDefault="00871584" w:rsidP="0074470D">
            <w:pPr>
              <w:pStyle w:val="par2"/>
              <w:ind w:left="0" w:firstLine="0"/>
              <w:rPr>
                <w:ins w:id="90" w:author="Author"/>
              </w:rPr>
            </w:pPr>
            <w:ins w:id="91" w:author="Author">
              <w:r>
                <w:t>2028</w:t>
              </w:r>
            </w:ins>
          </w:p>
        </w:tc>
        <w:tc>
          <w:tcPr>
            <w:tcW w:w="1162" w:type="dxa"/>
          </w:tcPr>
          <w:p w14:paraId="56CD7C07" w14:textId="77777777" w:rsidR="00871584" w:rsidRDefault="00871584" w:rsidP="0074470D">
            <w:pPr>
              <w:pStyle w:val="par2"/>
              <w:ind w:left="0" w:firstLine="0"/>
              <w:rPr>
                <w:ins w:id="92" w:author="Author"/>
              </w:rPr>
            </w:pPr>
            <w:ins w:id="93" w:author="Author">
              <w:r>
                <w:t>2029</w:t>
              </w:r>
            </w:ins>
          </w:p>
        </w:tc>
        <w:tc>
          <w:tcPr>
            <w:tcW w:w="1162" w:type="dxa"/>
          </w:tcPr>
          <w:p w14:paraId="241BEF3D" w14:textId="77777777" w:rsidR="00871584" w:rsidRDefault="00871584" w:rsidP="0074470D">
            <w:pPr>
              <w:pStyle w:val="par2"/>
              <w:ind w:left="0" w:firstLine="0"/>
              <w:rPr>
                <w:ins w:id="94" w:author="Author"/>
              </w:rPr>
            </w:pPr>
            <w:ins w:id="95" w:author="Author">
              <w:r>
                <w:t>2030</w:t>
              </w:r>
            </w:ins>
          </w:p>
        </w:tc>
        <w:tc>
          <w:tcPr>
            <w:tcW w:w="1162" w:type="dxa"/>
          </w:tcPr>
          <w:p w14:paraId="5EB5B0B4" w14:textId="77777777" w:rsidR="00871584" w:rsidRDefault="00871584" w:rsidP="0074470D">
            <w:pPr>
              <w:pStyle w:val="par2"/>
              <w:ind w:left="0" w:firstLine="0"/>
              <w:rPr>
                <w:ins w:id="96" w:author="Author"/>
              </w:rPr>
            </w:pPr>
            <w:ins w:id="97" w:author="Author">
              <w:r>
                <w:t>2031</w:t>
              </w:r>
            </w:ins>
          </w:p>
        </w:tc>
        <w:tc>
          <w:tcPr>
            <w:tcW w:w="1162" w:type="dxa"/>
          </w:tcPr>
          <w:p w14:paraId="7B48D668" w14:textId="77777777" w:rsidR="00871584" w:rsidRDefault="00871584" w:rsidP="0074470D">
            <w:pPr>
              <w:pStyle w:val="par2"/>
              <w:ind w:left="0" w:firstLine="0"/>
              <w:rPr>
                <w:ins w:id="98" w:author="Author"/>
              </w:rPr>
            </w:pPr>
            <w:ins w:id="99" w:author="Author">
              <w:r>
                <w:t>2032</w:t>
              </w:r>
            </w:ins>
          </w:p>
        </w:tc>
      </w:tr>
      <w:tr w:rsidR="00871584" w14:paraId="0A1209DA" w14:textId="77777777" w:rsidTr="0074470D">
        <w:trPr>
          <w:ins w:id="100" w:author="Author"/>
        </w:trPr>
        <w:tc>
          <w:tcPr>
            <w:tcW w:w="1163" w:type="dxa"/>
          </w:tcPr>
          <w:p w14:paraId="7087495B" w14:textId="77777777" w:rsidR="00871584" w:rsidRDefault="00FE4A6B" w:rsidP="0074470D">
            <w:pPr>
              <w:pStyle w:val="par2"/>
              <w:ind w:left="0" w:firstLine="0"/>
              <w:rPr>
                <w:ins w:id="101" w:author="Author"/>
              </w:rPr>
            </w:pPr>
            <w:ins w:id="102" w:author="Author">
              <w:r>
                <w:t>Use restriction</w:t>
              </w:r>
              <w:r w:rsidR="00871584">
                <w:t xml:space="preserve"> percentage</w:t>
              </w:r>
            </w:ins>
          </w:p>
        </w:tc>
        <w:tc>
          <w:tcPr>
            <w:tcW w:w="1163" w:type="dxa"/>
          </w:tcPr>
          <w:p w14:paraId="11161768" w14:textId="77777777" w:rsidR="00871584" w:rsidRDefault="00FE4A6B" w:rsidP="0074470D">
            <w:pPr>
              <w:pStyle w:val="par2"/>
              <w:ind w:left="0" w:firstLine="0"/>
              <w:rPr>
                <w:ins w:id="103" w:author="Author"/>
              </w:rPr>
            </w:pPr>
            <w:ins w:id="104" w:author="Author">
              <w:r>
                <w:t>9</w:t>
              </w:r>
              <w:r w:rsidR="00871584">
                <w:t>0%</w:t>
              </w:r>
            </w:ins>
          </w:p>
        </w:tc>
        <w:tc>
          <w:tcPr>
            <w:tcW w:w="1162" w:type="dxa"/>
          </w:tcPr>
          <w:p w14:paraId="178CA143" w14:textId="77777777" w:rsidR="00871584" w:rsidRDefault="00FE4A6B" w:rsidP="0074470D">
            <w:pPr>
              <w:pStyle w:val="par2"/>
              <w:ind w:left="0" w:firstLine="0"/>
              <w:rPr>
                <w:ins w:id="105" w:author="Author"/>
              </w:rPr>
            </w:pPr>
            <w:ins w:id="106" w:author="Author">
              <w:r>
                <w:t>7</w:t>
              </w:r>
              <w:r w:rsidR="00871584">
                <w:t>5%</w:t>
              </w:r>
            </w:ins>
          </w:p>
        </w:tc>
        <w:tc>
          <w:tcPr>
            <w:tcW w:w="1162" w:type="dxa"/>
          </w:tcPr>
          <w:p w14:paraId="09134ED3" w14:textId="77777777" w:rsidR="00871584" w:rsidRDefault="00FE4A6B" w:rsidP="0074470D">
            <w:pPr>
              <w:pStyle w:val="par2"/>
              <w:ind w:left="0" w:firstLine="0"/>
              <w:rPr>
                <w:ins w:id="107" w:author="Author"/>
              </w:rPr>
            </w:pPr>
            <w:ins w:id="108" w:author="Author">
              <w:r>
                <w:t>6</w:t>
              </w:r>
              <w:r w:rsidR="00871584">
                <w:t>0%</w:t>
              </w:r>
            </w:ins>
          </w:p>
        </w:tc>
        <w:tc>
          <w:tcPr>
            <w:tcW w:w="1162" w:type="dxa"/>
          </w:tcPr>
          <w:p w14:paraId="44C3B311" w14:textId="77777777" w:rsidR="00871584" w:rsidRDefault="00FE4A6B" w:rsidP="0074470D">
            <w:pPr>
              <w:pStyle w:val="par2"/>
              <w:ind w:left="0" w:firstLine="0"/>
              <w:rPr>
                <w:ins w:id="109" w:author="Author"/>
              </w:rPr>
            </w:pPr>
            <w:ins w:id="110" w:author="Author">
              <w:r>
                <w:t>4</w:t>
              </w:r>
              <w:r w:rsidR="00871584">
                <w:t>0%</w:t>
              </w:r>
            </w:ins>
          </w:p>
        </w:tc>
        <w:tc>
          <w:tcPr>
            <w:tcW w:w="1162" w:type="dxa"/>
          </w:tcPr>
          <w:p w14:paraId="22B978C8" w14:textId="77777777" w:rsidR="00871584" w:rsidRDefault="00FE4A6B" w:rsidP="0074470D">
            <w:pPr>
              <w:pStyle w:val="par2"/>
              <w:ind w:left="0" w:firstLine="0"/>
              <w:rPr>
                <w:ins w:id="111" w:author="Author"/>
              </w:rPr>
            </w:pPr>
            <w:ins w:id="112" w:author="Author">
              <w:r>
                <w:t>2</w:t>
              </w:r>
              <w:r w:rsidR="00871584">
                <w:t>0%</w:t>
              </w:r>
            </w:ins>
          </w:p>
        </w:tc>
        <w:tc>
          <w:tcPr>
            <w:tcW w:w="1162" w:type="dxa"/>
          </w:tcPr>
          <w:p w14:paraId="405B4FD2" w14:textId="77777777" w:rsidR="00871584" w:rsidRDefault="00FE4A6B" w:rsidP="0074470D">
            <w:pPr>
              <w:pStyle w:val="par2"/>
              <w:ind w:left="0" w:firstLine="0"/>
              <w:rPr>
                <w:ins w:id="113" w:author="Author"/>
              </w:rPr>
            </w:pPr>
            <w:ins w:id="114" w:author="Author">
              <w:r>
                <w:t>1</w:t>
              </w:r>
              <w:r w:rsidR="00871584">
                <w:t>0%</w:t>
              </w:r>
            </w:ins>
          </w:p>
        </w:tc>
      </w:tr>
    </w:tbl>
    <w:p w14:paraId="7110AC83" w14:textId="77777777" w:rsidR="00C61EF9" w:rsidRPr="00A85E03" w:rsidRDefault="001E6BE9" w:rsidP="00C61EF9">
      <w:pPr>
        <w:pStyle w:val="par1"/>
      </w:pPr>
      <w:r w:rsidRPr="00A85E03">
        <w:t>I</w:t>
      </w:r>
      <w:r w:rsidR="00C61EF9" w:rsidRPr="00A85E03">
        <w:t>V.</w:t>
      </w:r>
      <w:r w:rsidR="00C61EF9" w:rsidRPr="00A85E03">
        <w:tab/>
        <w:t>R</w:t>
      </w:r>
      <w:r w:rsidRPr="00A85E03">
        <w:t>ecordkeeping and r</w:t>
      </w:r>
      <w:r w:rsidR="00C61EF9" w:rsidRPr="00A85E03">
        <w:t>eporting</w:t>
      </w:r>
    </w:p>
    <w:p w14:paraId="27B6FFE6" w14:textId="77777777" w:rsidR="001E6BE9" w:rsidRPr="00A85E03" w:rsidRDefault="001E6BE9" w:rsidP="00C61EF9">
      <w:pPr>
        <w:pStyle w:val="par2"/>
      </w:pPr>
      <w:r w:rsidRPr="00A85E03">
        <w:t>IV.A.</w:t>
      </w:r>
      <w:r w:rsidRPr="00A85E03">
        <w:tab/>
        <w:t xml:space="preserve">State </w:t>
      </w:r>
      <w:r w:rsidR="00EB35B3" w:rsidRPr="00A85E03">
        <w:t xml:space="preserve">government </w:t>
      </w:r>
      <w:r w:rsidRPr="00A85E03">
        <w:t>agencies</w:t>
      </w:r>
      <w:r w:rsidR="00815F0B">
        <w:t>,</w:t>
      </w:r>
      <w:r w:rsidRPr="00A85E03">
        <w:t xml:space="preserve"> </w:t>
      </w:r>
      <w:r w:rsidR="008B1127" w:rsidRPr="00A85E03">
        <w:t>local</w:t>
      </w:r>
      <w:r w:rsidRPr="00A85E03">
        <w:t xml:space="preserve"> governments</w:t>
      </w:r>
      <w:r w:rsidR="00815F0B">
        <w:t xml:space="preserve">, </w:t>
      </w:r>
      <w:del w:id="115" w:author="Author">
        <w:r w:rsidR="00815F0B" w:rsidDel="00871584">
          <w:delText xml:space="preserve">and </w:delText>
        </w:r>
      </w:del>
      <w:r w:rsidR="00815F0B">
        <w:t xml:space="preserve">the federal </w:t>
      </w:r>
      <w:proofErr w:type="gramStart"/>
      <w:r w:rsidR="00815F0B">
        <w:t>government</w:t>
      </w:r>
      <w:ins w:id="116" w:author="Author">
        <w:r w:rsidR="00871584">
          <w:t>, and</w:t>
        </w:r>
        <w:proofErr w:type="gramEnd"/>
        <w:r w:rsidR="00871584">
          <w:t xml:space="preserve"> commercial lawn and garden operators</w:t>
        </w:r>
      </w:ins>
      <w:r w:rsidRPr="00A85E03">
        <w:t xml:space="preserve"> must maintain records for five </w:t>
      </w:r>
      <w:r w:rsidRPr="00A85E03">
        <w:lastRenderedPageBreak/>
        <w:t>(5) years demonstrating compliance with Section</w:t>
      </w:r>
      <w:r w:rsidR="0080399F" w:rsidRPr="00A85E03">
        <w:t xml:space="preserve">s III.A. </w:t>
      </w:r>
      <w:r w:rsidR="00815F0B">
        <w:t>through</w:t>
      </w:r>
      <w:r w:rsidR="00815F0B" w:rsidRPr="00A85E03">
        <w:t xml:space="preserve"> </w:t>
      </w:r>
      <w:r w:rsidR="00815F0B" w:rsidRPr="00F436F8">
        <w:t>III.</w:t>
      </w:r>
      <w:r w:rsidR="00815F0B">
        <w:t>C.</w:t>
      </w:r>
      <w:r w:rsidRPr="00A85E03">
        <w:t xml:space="preserve"> Records must be made available to the Division upon request.</w:t>
      </w:r>
    </w:p>
    <w:p w14:paraId="3283DA05" w14:textId="77777777" w:rsidR="00C61EF9" w:rsidRPr="00A85E03" w:rsidRDefault="001E6BE9" w:rsidP="00C61EF9">
      <w:pPr>
        <w:pStyle w:val="par2"/>
      </w:pPr>
      <w:r w:rsidRPr="00A85E03">
        <w:t>I</w:t>
      </w:r>
      <w:r w:rsidR="00C61EF9" w:rsidRPr="00A85E03">
        <w:t>V.</w:t>
      </w:r>
      <w:r w:rsidR="00110187" w:rsidRPr="00A85E03">
        <w:t>B</w:t>
      </w:r>
      <w:r w:rsidR="00C61EF9" w:rsidRPr="00A85E03">
        <w:t>.</w:t>
      </w:r>
      <w:r w:rsidR="00C61EF9" w:rsidRPr="00A85E03">
        <w:tab/>
      </w:r>
      <w:r w:rsidR="005B33FA" w:rsidRPr="00A85E03">
        <w:t>On or before</w:t>
      </w:r>
      <w:r w:rsidR="00C61EF9" w:rsidRPr="00A85E03">
        <w:t xml:space="preserve"> June </w:t>
      </w:r>
      <w:r w:rsidR="00D21A85" w:rsidRPr="00A85E03">
        <w:t>1, 2026</w:t>
      </w:r>
      <w:r w:rsidR="00C61EF9" w:rsidRPr="00A85E03">
        <w:t>,</w:t>
      </w:r>
      <w:r w:rsidR="005B33FA" w:rsidRPr="00A85E03">
        <w:t xml:space="preserve"> </w:t>
      </w:r>
      <w:del w:id="117" w:author="Author">
        <w:r w:rsidR="005B33FA" w:rsidRPr="00A85E03" w:rsidDel="00871584">
          <w:delText xml:space="preserve">and </w:delText>
        </w:r>
      </w:del>
      <w:r w:rsidR="005B33FA" w:rsidRPr="00A85E03">
        <w:t>June 1</w:t>
      </w:r>
      <w:ins w:id="118" w:author="Author">
        <w:r w:rsidR="00871584">
          <w:t>, 2027, March 1, 2028, and March 1</w:t>
        </w:r>
      </w:ins>
      <w:r w:rsidR="005B33FA" w:rsidRPr="00A85E03">
        <w:t xml:space="preserve"> of each year thereafter,</w:t>
      </w:r>
      <w:r w:rsidR="00C61EF9" w:rsidRPr="00A85E03">
        <w:t xml:space="preserve"> all </w:t>
      </w:r>
      <w:r w:rsidRPr="00A85E03">
        <w:t xml:space="preserve">state </w:t>
      </w:r>
      <w:r w:rsidR="00EB35B3" w:rsidRPr="00A85E03">
        <w:t xml:space="preserve">government </w:t>
      </w:r>
      <w:r w:rsidRPr="00A85E03">
        <w:t>agencies</w:t>
      </w:r>
      <w:r w:rsidR="00815F0B">
        <w:t>, local governments, and</w:t>
      </w:r>
      <w:ins w:id="119" w:author="Author">
        <w:r w:rsidR="0075038C">
          <w:t xml:space="preserve"> the</w:t>
        </w:r>
      </w:ins>
      <w:r w:rsidR="00815F0B">
        <w:t xml:space="preserve"> federal government </w:t>
      </w:r>
      <w:proofErr w:type="gramStart"/>
      <w:r w:rsidR="00815F0B">
        <w:t>conducting</w:t>
      </w:r>
      <w:proofErr w:type="gramEnd"/>
      <w:r w:rsidR="00815F0B">
        <w:t xml:space="preserve"> or contracting for lawn and garden services subject to Section III.</w:t>
      </w:r>
      <w:r w:rsidR="00C61EF9" w:rsidRPr="00A85E03">
        <w:t xml:space="preserve"> </w:t>
      </w:r>
      <w:r w:rsidR="00B744FB" w:rsidRPr="00A85E03">
        <w:t xml:space="preserve">must submit information for the preceding calendar year (e.g., </w:t>
      </w:r>
      <w:del w:id="120" w:author="Author">
        <w:r w:rsidR="00B744FB" w:rsidRPr="00A85E03" w:rsidDel="0075038C">
          <w:delText>for the</w:delText>
        </w:r>
      </w:del>
      <w:ins w:id="121" w:author="Author">
        <w:r w:rsidR="0075038C">
          <w:t>by</w:t>
        </w:r>
      </w:ins>
      <w:r w:rsidR="00B744FB" w:rsidRPr="00A85E03">
        <w:t xml:space="preserve"> June 1, 2026, report</w:t>
      </w:r>
      <w:ins w:id="122" w:author="Author">
        <w:r w:rsidR="0075038C">
          <w:t>,</w:t>
        </w:r>
      </w:ins>
      <w:r w:rsidR="00B744FB" w:rsidRPr="00A85E03">
        <w:t xml:space="preserve"> submit information for the period of June 1, 2025, through </w:t>
      </w:r>
      <w:r w:rsidR="00E4625E" w:rsidRPr="00A85E03">
        <w:t>August</w:t>
      </w:r>
      <w:r w:rsidR="00B744FB" w:rsidRPr="00A85E03">
        <w:t xml:space="preserve"> 31, 2025)</w:t>
      </w:r>
      <w:r w:rsidR="005B33FA" w:rsidRPr="00A85E03">
        <w:t xml:space="preserve"> using a </w:t>
      </w:r>
      <w:proofErr w:type="gramStart"/>
      <w:r w:rsidR="005B33FA" w:rsidRPr="00A85E03">
        <w:t>Division</w:t>
      </w:r>
      <w:proofErr w:type="gramEnd"/>
      <w:r w:rsidR="005B33FA" w:rsidRPr="00A85E03">
        <w:t>-approved format</w:t>
      </w:r>
      <w:r w:rsidR="00C61EF9" w:rsidRPr="00A85E03">
        <w:t>.</w:t>
      </w:r>
      <w:r w:rsidR="005B33FA" w:rsidRPr="00A85E03">
        <w:t xml:space="preserve"> The report must include</w:t>
      </w:r>
      <w:r w:rsidR="00815F0B">
        <w:t>:</w:t>
      </w:r>
    </w:p>
    <w:p w14:paraId="074FC5E4" w14:textId="77777777" w:rsidR="005B33FA" w:rsidRDefault="001E6BE9" w:rsidP="005B33FA">
      <w:pPr>
        <w:pStyle w:val="par3"/>
      </w:pPr>
      <w:r w:rsidRPr="00A85E03">
        <w:t>I</w:t>
      </w:r>
      <w:r w:rsidR="005B33FA" w:rsidRPr="00A85E03">
        <w:t>V.</w:t>
      </w:r>
      <w:r w:rsidR="00110187" w:rsidRPr="00A85E03">
        <w:t>B</w:t>
      </w:r>
      <w:r w:rsidR="005B33FA" w:rsidRPr="00A85E03">
        <w:t>.1.</w:t>
      </w:r>
      <w:r w:rsidR="005B33FA" w:rsidRPr="00A85E03">
        <w:tab/>
        <w:t>A list of all</w:t>
      </w:r>
      <w:r w:rsidR="00566B27" w:rsidRPr="00A85E03">
        <w:t xml:space="preserve"> gasoline-powered push and hand-held</w:t>
      </w:r>
      <w:r w:rsidR="005B33FA" w:rsidRPr="00A85E03">
        <w:t xml:space="preserve"> lawn and garden equipment </w:t>
      </w:r>
      <w:r w:rsidR="00BE6C88" w:rsidRPr="00A85E03">
        <w:t>with an internal combustion engine smaller than 19</w:t>
      </w:r>
      <w:r w:rsidR="003C0D8C">
        <w:t xml:space="preserve"> kW</w:t>
      </w:r>
      <w:r w:rsidR="00BE6C88" w:rsidRPr="00A85E03">
        <w:t xml:space="preserve"> (25 horsepower) </w:t>
      </w:r>
      <w:r w:rsidR="005B33FA" w:rsidRPr="00A85E03">
        <w:t>used or potentially used</w:t>
      </w:r>
      <w:r w:rsidR="009D42AE" w:rsidRPr="00A85E03">
        <w:t xml:space="preserve"> by the state government agency</w:t>
      </w:r>
      <w:r w:rsidR="00E4625E" w:rsidRPr="00A85E03">
        <w:t xml:space="preserve"> from June 1 to August 31</w:t>
      </w:r>
      <w:r w:rsidR="005B33FA" w:rsidRPr="00A85E03">
        <w:t>.</w:t>
      </w:r>
    </w:p>
    <w:p w14:paraId="1A6767AA" w14:textId="77777777" w:rsidR="00871584" w:rsidRPr="00A85E03" w:rsidRDefault="00815F0B" w:rsidP="005B33FA">
      <w:pPr>
        <w:pStyle w:val="par3"/>
      </w:pPr>
      <w:r w:rsidRPr="00B3467A">
        <w:t>IV.B.2.</w:t>
      </w:r>
      <w:r w:rsidRPr="00B3467A">
        <w:tab/>
        <w:t>A list of all gasoline-powered push and hand-held lawn and garden equipment with an internal combustion engine smaller than 7</w:t>
      </w:r>
      <w:r w:rsidR="003C0D8C">
        <w:t xml:space="preserve"> kW</w:t>
      </w:r>
      <w:r w:rsidRPr="00B3467A">
        <w:t xml:space="preserve"> (10 horsepower) used or potentially used by the federal government or local government within the ozone nonattainment area from June 1 to August 31.</w:t>
      </w:r>
    </w:p>
    <w:p w14:paraId="0C00A234" w14:textId="77777777" w:rsidR="005B33FA" w:rsidRPr="00A85E03" w:rsidRDefault="001E6BE9" w:rsidP="005B33FA">
      <w:pPr>
        <w:pStyle w:val="par3"/>
      </w:pPr>
      <w:r w:rsidRPr="00A85E03">
        <w:t>I</w:t>
      </w:r>
      <w:r w:rsidR="005B33FA" w:rsidRPr="00A85E03">
        <w:t>V.</w:t>
      </w:r>
      <w:r w:rsidR="00110187" w:rsidRPr="00A85E03">
        <w:t>B</w:t>
      </w:r>
      <w:r w:rsidR="005B33FA" w:rsidRPr="00A85E03">
        <w:t>.</w:t>
      </w:r>
      <w:r w:rsidR="00815F0B">
        <w:t>3</w:t>
      </w:r>
      <w:r w:rsidR="005B33FA" w:rsidRPr="00A85E03">
        <w:t>.</w:t>
      </w:r>
      <w:r w:rsidR="005B33FA" w:rsidRPr="00A85E03">
        <w:tab/>
      </w:r>
      <w:r w:rsidR="00C56A35" w:rsidRPr="00A85E03">
        <w:t xml:space="preserve">For the equipment listed in Section </w:t>
      </w:r>
      <w:r w:rsidR="00B744FB" w:rsidRPr="00A85E03">
        <w:t>I</w:t>
      </w:r>
      <w:r w:rsidR="00C56A35" w:rsidRPr="00A85E03">
        <w:t>V.</w:t>
      </w:r>
      <w:r w:rsidR="00110187" w:rsidRPr="00A85E03">
        <w:t>B</w:t>
      </w:r>
      <w:r w:rsidR="00C56A35" w:rsidRPr="00A85E03">
        <w:t>.1.</w:t>
      </w:r>
      <w:r w:rsidR="008C1798">
        <w:t xml:space="preserve"> and IV.B.2.</w:t>
      </w:r>
      <w:r w:rsidR="00C56A35" w:rsidRPr="00A85E03">
        <w:t xml:space="preserve">, </w:t>
      </w:r>
    </w:p>
    <w:p w14:paraId="0F5B5646" w14:textId="77777777" w:rsidR="00F04306" w:rsidRPr="00A85E03" w:rsidRDefault="00F04306" w:rsidP="00F04306">
      <w:pPr>
        <w:pStyle w:val="par4"/>
        <w:ind w:left="3600" w:hanging="1440"/>
      </w:pPr>
      <w:r w:rsidRPr="00A85E03">
        <w:rPr>
          <w:rFonts w:cs="Arial"/>
          <w:szCs w:val="20"/>
        </w:rPr>
        <w:t>IV.B.</w:t>
      </w:r>
      <w:r w:rsidR="00815F0B">
        <w:rPr>
          <w:rFonts w:cs="Arial"/>
          <w:szCs w:val="20"/>
        </w:rPr>
        <w:t>3</w:t>
      </w:r>
      <w:r w:rsidRPr="00A85E03">
        <w:rPr>
          <w:rFonts w:cs="Arial"/>
          <w:szCs w:val="20"/>
        </w:rPr>
        <w:t>.a.</w:t>
      </w:r>
      <w:r w:rsidRPr="00A85E03">
        <w:rPr>
          <w:rFonts w:cs="Arial"/>
          <w:szCs w:val="20"/>
        </w:rPr>
        <w:tab/>
      </w:r>
      <w:r w:rsidRPr="00A85E03">
        <w:t xml:space="preserve">The lawn and garden equipment type, </w:t>
      </w:r>
      <w:ins w:id="123" w:author="Author">
        <w:r w:rsidR="0015343D">
          <w:t xml:space="preserve">and </w:t>
        </w:r>
      </w:ins>
      <w:r w:rsidRPr="00A85E03">
        <w:t>horsepower, manufacturer.</w:t>
      </w:r>
    </w:p>
    <w:p w14:paraId="3E096371" w14:textId="77777777" w:rsidR="0015343D" w:rsidRDefault="00F04306" w:rsidP="0015343D">
      <w:pPr>
        <w:pStyle w:val="par4"/>
        <w:ind w:left="3600" w:hanging="1440"/>
        <w:rPr>
          <w:ins w:id="124" w:author="Author"/>
        </w:rPr>
      </w:pPr>
      <w:r w:rsidRPr="00A85E03">
        <w:t>IV.B.</w:t>
      </w:r>
      <w:r w:rsidR="00815F0B">
        <w:t>3</w:t>
      </w:r>
      <w:r w:rsidRPr="00A85E03">
        <w:t>.b.</w:t>
      </w:r>
      <w:r w:rsidRPr="00A85E03">
        <w:tab/>
      </w:r>
      <w:r w:rsidR="00057E53" w:rsidRPr="00A85E03">
        <w:t>For gasoline-powered equipment used d</w:t>
      </w:r>
      <w:r w:rsidRPr="00A85E03">
        <w:t xml:space="preserve">uring the June 1 through August 31 </w:t>
      </w:r>
      <w:proofErr w:type="gramStart"/>
      <w:r w:rsidRPr="00A85E03">
        <w:t>time period</w:t>
      </w:r>
      <w:proofErr w:type="gramEnd"/>
      <w:r w:rsidRPr="00A85E03">
        <w:t xml:space="preserve">, </w:t>
      </w:r>
      <w:r w:rsidR="00057E53" w:rsidRPr="00A85E03">
        <w:t>documentation demonstrating the circumstances requiring the use of such equipment such as supply chain issues</w:t>
      </w:r>
      <w:r w:rsidR="00420BF0" w:rsidRPr="00A85E03">
        <w:t>, need for heavy-duty scale equipment,</w:t>
      </w:r>
      <w:r w:rsidR="00057E53" w:rsidRPr="00A85E03">
        <w:t xml:space="preserve"> or </w:t>
      </w:r>
      <w:r w:rsidR="00985FBF" w:rsidRPr="00A85E03">
        <w:t>a purpose listed in Section I.B</w:t>
      </w:r>
      <w:r w:rsidR="00057E53" w:rsidRPr="00A85E03">
        <w:t>.</w:t>
      </w:r>
    </w:p>
    <w:p w14:paraId="0938BFBE" w14:textId="77777777" w:rsidR="005B33FA" w:rsidRDefault="001E6BE9" w:rsidP="00A85E03">
      <w:pPr>
        <w:pStyle w:val="par3"/>
        <w:rPr>
          <w:ins w:id="125" w:author="Author"/>
        </w:rPr>
      </w:pPr>
      <w:r w:rsidRPr="00A85E03">
        <w:t>I</w:t>
      </w:r>
      <w:r w:rsidR="005B33FA" w:rsidRPr="00A85E03">
        <w:t>V.</w:t>
      </w:r>
      <w:r w:rsidR="00110187" w:rsidRPr="00A85E03">
        <w:t>B</w:t>
      </w:r>
      <w:r w:rsidR="005B33FA" w:rsidRPr="00A85E03">
        <w:t>.</w:t>
      </w:r>
      <w:r w:rsidR="00815F0B">
        <w:t>4</w:t>
      </w:r>
      <w:r w:rsidR="005B33FA" w:rsidRPr="00A85E03">
        <w:t>.</w:t>
      </w:r>
      <w:r w:rsidR="005B33FA" w:rsidRPr="00A85E03">
        <w:tab/>
      </w:r>
      <w:r w:rsidR="007462D9">
        <w:t>T</w:t>
      </w:r>
      <w:r w:rsidR="00871584" w:rsidRPr="00A85E03">
        <w:t xml:space="preserve">he </w:t>
      </w:r>
      <w:r w:rsidR="005B33FA" w:rsidRPr="00A85E03">
        <w:t>company name and designated contact person for the lawn and garden services contractor</w:t>
      </w:r>
      <w:r w:rsidR="00EB35B3" w:rsidRPr="00A85E03">
        <w:t>(s)</w:t>
      </w:r>
      <w:r w:rsidR="005B33FA" w:rsidRPr="00A85E03">
        <w:t>, if applicable</w:t>
      </w:r>
      <w:r w:rsidR="009D42AE" w:rsidRPr="00A85E03">
        <w:t xml:space="preserve">, and </w:t>
      </w:r>
      <w:ins w:id="126" w:author="Author">
        <w:r w:rsidR="005E453A">
          <w:t xml:space="preserve">a </w:t>
        </w:r>
      </w:ins>
      <w:r w:rsidR="009D42AE" w:rsidRPr="00A85E03">
        <w:t>description of the services (e.g., list of activities, duration, frequency</w:t>
      </w:r>
      <w:proofErr w:type="gramStart"/>
      <w:r w:rsidR="009D42AE" w:rsidRPr="00A85E03">
        <w:t>, expected</w:t>
      </w:r>
      <w:proofErr w:type="gramEnd"/>
      <w:r w:rsidR="009D42AE" w:rsidRPr="00A85E03">
        <w:t xml:space="preserve"> equipment use) provided</w:t>
      </w:r>
      <w:r w:rsidR="005B33FA" w:rsidRPr="00A85E03">
        <w:t>.</w:t>
      </w:r>
    </w:p>
    <w:p w14:paraId="61209FC2" w14:textId="77777777" w:rsidR="0015343D" w:rsidRPr="00A85E03" w:rsidRDefault="0015343D" w:rsidP="0015343D">
      <w:pPr>
        <w:pStyle w:val="par2"/>
        <w:rPr>
          <w:ins w:id="127" w:author="Author"/>
        </w:rPr>
      </w:pPr>
      <w:ins w:id="128" w:author="Author">
        <w:r w:rsidRPr="00A85E03">
          <w:t>IV.</w:t>
        </w:r>
        <w:r>
          <w:t>C</w:t>
        </w:r>
        <w:r w:rsidRPr="00A85E03">
          <w:t>.</w:t>
        </w:r>
        <w:r w:rsidRPr="00A85E03">
          <w:tab/>
        </w:r>
        <w:r>
          <w:t>Beginning on or before March 1, 2028, and March 1 of each year thereafter, commercial lawn and garden operators must submit</w:t>
        </w:r>
        <w:r w:rsidR="0075038C">
          <w:t xml:space="preserve"> information for</w:t>
        </w:r>
        <w:r>
          <w:t xml:space="preserve"> the preceding calendar year (e.g., </w:t>
        </w:r>
        <w:r w:rsidR="0075038C">
          <w:t>by</w:t>
        </w:r>
        <w:r>
          <w:t xml:space="preserve"> March 1, 2028, report</w:t>
        </w:r>
        <w:r w:rsidR="0075038C">
          <w:t>, submit</w:t>
        </w:r>
        <w:r>
          <w:t xml:space="preserve"> information </w:t>
        </w:r>
        <w:r>
          <w:lastRenderedPageBreak/>
          <w:t xml:space="preserve">for the period of June 1, 2027, through August 31, 2027) using a </w:t>
        </w:r>
        <w:proofErr w:type="gramStart"/>
        <w:r>
          <w:t>Division</w:t>
        </w:r>
        <w:proofErr w:type="gramEnd"/>
        <w:r>
          <w:t>-approved format.</w:t>
        </w:r>
        <w:r w:rsidRPr="00A85E03">
          <w:t xml:space="preserve"> The report must include</w:t>
        </w:r>
        <w:r>
          <w:t>:</w:t>
        </w:r>
      </w:ins>
    </w:p>
    <w:p w14:paraId="3B9DB71C" w14:textId="77777777" w:rsidR="0015343D" w:rsidRPr="00A85E03" w:rsidRDefault="0015343D" w:rsidP="0015343D">
      <w:pPr>
        <w:pStyle w:val="par3"/>
        <w:rPr>
          <w:ins w:id="129" w:author="Author"/>
        </w:rPr>
      </w:pPr>
      <w:ins w:id="130" w:author="Author">
        <w:r>
          <w:t>IV.C.1.</w:t>
        </w:r>
        <w:r>
          <w:tab/>
          <w:t>A</w:t>
        </w:r>
        <w:r w:rsidRPr="00871584">
          <w:t xml:space="preserve"> list of the push and hand-held string trimmers, hedge trimmers, blowers, edgers,</w:t>
        </w:r>
        <w:r>
          <w:t xml:space="preserve"> pruners, </w:t>
        </w:r>
        <w:r w:rsidRPr="00871584">
          <w:t xml:space="preserve">and push </w:t>
        </w:r>
        <w:r>
          <w:t xml:space="preserve">or walk behind </w:t>
        </w:r>
        <w:r w:rsidRPr="00871584">
          <w:t>lawn mowers used by the commercial lawn and garden operator within the ozone nonattainment area from June 1 to August 31.</w:t>
        </w:r>
        <w:r>
          <w:t xml:space="preserve"> Gasoline-powered equipment must be included</w:t>
        </w:r>
        <w:r w:rsidR="00C35FB5">
          <w:t xml:space="preserve"> only</w:t>
        </w:r>
        <w:r>
          <w:t xml:space="preserve"> if the equipment has </w:t>
        </w:r>
        <w:r w:rsidRPr="00871584">
          <w:t>an internal combustion engine smaller than 7 kW (10 horsepower).</w:t>
        </w:r>
      </w:ins>
    </w:p>
    <w:p w14:paraId="2C867AA6" w14:textId="77777777" w:rsidR="0015343D" w:rsidRPr="00A85E03" w:rsidRDefault="0015343D" w:rsidP="0015343D">
      <w:pPr>
        <w:pStyle w:val="par3"/>
        <w:rPr>
          <w:ins w:id="131" w:author="Author"/>
        </w:rPr>
      </w:pPr>
      <w:ins w:id="132" w:author="Author">
        <w:r w:rsidRPr="00A85E03">
          <w:t>IV.</w:t>
        </w:r>
        <w:r>
          <w:t>C</w:t>
        </w:r>
        <w:r w:rsidRPr="00A85E03">
          <w:t>.</w:t>
        </w:r>
        <w:r>
          <w:t>2</w:t>
        </w:r>
        <w:r w:rsidRPr="00A85E03">
          <w:t>.</w:t>
        </w:r>
        <w:r w:rsidRPr="00A85E03">
          <w:tab/>
          <w:t>For the equipment listed in Section IV.</w:t>
        </w:r>
        <w:r>
          <w:t>C</w:t>
        </w:r>
        <w:r w:rsidRPr="00A85E03">
          <w:t>.1</w:t>
        </w:r>
        <w:r>
          <w:t>.</w:t>
        </w:r>
        <w:r w:rsidRPr="00A85E03">
          <w:t xml:space="preserve">, </w:t>
        </w:r>
      </w:ins>
    </w:p>
    <w:p w14:paraId="3E1C051A" w14:textId="77777777" w:rsidR="0015343D" w:rsidRPr="00A85E03" w:rsidRDefault="0015343D" w:rsidP="0015343D">
      <w:pPr>
        <w:pStyle w:val="par4"/>
        <w:ind w:left="3600" w:hanging="1440"/>
        <w:rPr>
          <w:ins w:id="133" w:author="Author"/>
        </w:rPr>
      </w:pPr>
      <w:ins w:id="134" w:author="Author">
        <w:r w:rsidRPr="00A85E03">
          <w:rPr>
            <w:rFonts w:cs="Arial"/>
            <w:szCs w:val="20"/>
          </w:rPr>
          <w:t>IV.</w:t>
        </w:r>
        <w:r>
          <w:rPr>
            <w:rFonts w:cs="Arial"/>
            <w:szCs w:val="20"/>
          </w:rPr>
          <w:t>C</w:t>
        </w:r>
        <w:r w:rsidRPr="00A85E03">
          <w:rPr>
            <w:rFonts w:cs="Arial"/>
            <w:szCs w:val="20"/>
          </w:rPr>
          <w:t>.</w:t>
        </w:r>
        <w:r>
          <w:rPr>
            <w:rFonts w:cs="Arial"/>
            <w:szCs w:val="20"/>
          </w:rPr>
          <w:t>2</w:t>
        </w:r>
        <w:r w:rsidRPr="00A85E03">
          <w:rPr>
            <w:rFonts w:cs="Arial"/>
            <w:szCs w:val="20"/>
          </w:rPr>
          <w:t>.a.</w:t>
        </w:r>
        <w:r w:rsidRPr="00A85E03">
          <w:rPr>
            <w:rFonts w:cs="Arial"/>
            <w:szCs w:val="20"/>
          </w:rPr>
          <w:tab/>
        </w:r>
        <w:r w:rsidRPr="00A85E03">
          <w:t>The lawn and garden equipment type, horsepower, manufacturer</w:t>
        </w:r>
        <w:r w:rsidR="00C35FB5">
          <w:t>, and documentation demonstrating the circumstances requiring the use of such equipment for a purpose listed in Section I.B</w:t>
        </w:r>
        <w:r w:rsidRPr="00A85E03">
          <w:t>.</w:t>
        </w:r>
      </w:ins>
    </w:p>
    <w:p w14:paraId="53FC8545" w14:textId="77777777" w:rsidR="0015343D" w:rsidRPr="00A85E03" w:rsidRDefault="0015343D" w:rsidP="0015343D">
      <w:pPr>
        <w:pStyle w:val="par4"/>
        <w:ind w:left="3600" w:hanging="1440"/>
      </w:pPr>
      <w:ins w:id="135" w:author="Author">
        <w:r w:rsidRPr="00A85E03">
          <w:t>IV.</w:t>
        </w:r>
        <w:r>
          <w:t>C</w:t>
        </w:r>
        <w:r w:rsidRPr="00A85E03">
          <w:t>.</w:t>
        </w:r>
        <w:r>
          <w:t>2</w:t>
        </w:r>
        <w:r w:rsidRPr="00A85E03">
          <w:t>.b.</w:t>
        </w:r>
        <w:r w:rsidRPr="00A85E03">
          <w:tab/>
          <w:t xml:space="preserve">For </w:t>
        </w:r>
        <w:r>
          <w:t>non-</w:t>
        </w:r>
        <w:r w:rsidRPr="00A85E03">
          <w:t>gasoline-powered equipment</w:t>
        </w:r>
        <w:r>
          <w:t>, the lawn and garden equipment type and manufacturer</w:t>
        </w:r>
        <w:r w:rsidRPr="00A85E03">
          <w:t>.</w:t>
        </w:r>
      </w:ins>
    </w:p>
    <w:p w14:paraId="19918534" w14:textId="77777777" w:rsidR="005B33FA" w:rsidRPr="00A85E03" w:rsidRDefault="001E6BE9" w:rsidP="005B33FA">
      <w:pPr>
        <w:pStyle w:val="par2"/>
      </w:pPr>
      <w:r w:rsidRPr="00A85E03">
        <w:t>I</w:t>
      </w:r>
      <w:r w:rsidR="005B33FA" w:rsidRPr="00A85E03">
        <w:t>V.</w:t>
      </w:r>
      <w:del w:id="136" w:author="Author">
        <w:r w:rsidR="00B97B24" w:rsidDel="0015343D">
          <w:delText>C</w:delText>
        </w:r>
      </w:del>
      <w:ins w:id="137" w:author="Author">
        <w:r w:rsidR="0015343D">
          <w:t>D</w:t>
        </w:r>
      </w:ins>
      <w:r w:rsidR="005B33FA" w:rsidRPr="00A85E03">
        <w:t>.</w:t>
      </w:r>
      <w:r w:rsidR="005B33FA" w:rsidRPr="00A85E03">
        <w:tab/>
        <w:t>Each report must be accompanied by a certification by a responsible official that, based on information and belief formed after reasonable inquiry, the statements and information in the document are true, accurate, and complete.</w:t>
      </w:r>
    </w:p>
    <w:p w14:paraId="7EAFED42" w14:textId="77777777" w:rsidR="009203CA" w:rsidRPr="00A85E03" w:rsidRDefault="00AA59B5" w:rsidP="009203CA">
      <w:pPr>
        <w:pStyle w:val="Title1"/>
      </w:pPr>
      <w:r w:rsidRPr="00A85E03">
        <w:t>P</w:t>
      </w:r>
      <w:r w:rsidR="00E3523E" w:rsidRPr="00A85E03">
        <w:t>ART</w:t>
      </w:r>
      <w:r w:rsidRPr="00A85E03">
        <w:t xml:space="preserve"> </w:t>
      </w:r>
      <w:r w:rsidR="00BB31CF" w:rsidRPr="00A85E03">
        <w:t>B</w:t>
      </w:r>
      <w:r w:rsidR="00E3523E" w:rsidRPr="00A85E03">
        <w:tab/>
      </w:r>
      <w:r w:rsidR="000C38B2" w:rsidRPr="00A85E03">
        <w:t>STATEMENTS OF BASIS, SPECIFIC STATUTORY AUTHORITY AND PURPOSE</w:t>
      </w:r>
      <w:r w:rsidR="009203CA" w:rsidRPr="00A85E03">
        <w:t xml:space="preserve"> </w:t>
      </w:r>
    </w:p>
    <w:p w14:paraId="3E2E0738" w14:textId="77777777" w:rsidR="005D63A3" w:rsidRPr="005D63A3" w:rsidRDefault="005D63A3" w:rsidP="00E22235">
      <w:pPr>
        <w:pStyle w:val="Title2"/>
        <w:rPr>
          <w:b w:val="0"/>
          <w:bCs w:val="0"/>
        </w:rPr>
      </w:pPr>
      <w:r w:rsidRPr="005D63A3">
        <w:rPr>
          <w:b w:val="0"/>
          <w:bCs w:val="0"/>
        </w:rPr>
        <w:t>&gt;&gt;&gt;&gt;&gt;&gt;&gt;</w:t>
      </w:r>
    </w:p>
    <w:p w14:paraId="06D7CE22" w14:textId="77777777" w:rsidR="00E22235" w:rsidRPr="00E22235" w:rsidRDefault="00E22235" w:rsidP="00E22235">
      <w:pPr>
        <w:pStyle w:val="upar1"/>
        <w:rPr>
          <w:ins w:id="138" w:author="Author"/>
        </w:rPr>
      </w:pPr>
      <w:ins w:id="139" w:author="Author">
        <w:r w:rsidRPr="00E22235">
          <w:rPr>
            <w:b/>
            <w:bCs/>
          </w:rPr>
          <w:t>II.</w:t>
        </w:r>
        <w:r w:rsidRPr="00E22235">
          <w:rPr>
            <w:b/>
            <w:bCs/>
          </w:rPr>
          <w:tab/>
          <w:t>Adopted: DATE, 2026</w:t>
        </w:r>
      </w:ins>
    </w:p>
    <w:p w14:paraId="200B9936" w14:textId="77777777" w:rsidR="00E22235" w:rsidRPr="00E22235" w:rsidRDefault="00E22235" w:rsidP="00E22235">
      <w:pPr>
        <w:pStyle w:val="upar1"/>
        <w:rPr>
          <w:ins w:id="140" w:author="Author"/>
        </w:rPr>
      </w:pPr>
      <w:ins w:id="141" w:author="Author">
        <w:r w:rsidRPr="00E22235">
          <w:t xml:space="preserve">This Statement of Basis, Specific Statutory Authority, and Purpose </w:t>
        </w:r>
        <w:proofErr w:type="gramStart"/>
        <w:r w:rsidRPr="00E22235">
          <w:t>complies</w:t>
        </w:r>
        <w:proofErr w:type="gramEnd"/>
        <w:r w:rsidRPr="00E22235">
          <w:t xml:space="preserve"> with the requirements of the Colorado Administrative Procedure Act §</w:t>
        </w:r>
        <w:r w:rsidR="00595F72">
          <w:t xml:space="preserve"> </w:t>
        </w:r>
        <w:r w:rsidRPr="00E22235">
          <w:t>24-4-103,</w:t>
        </w:r>
        <w:r w:rsidR="00595F72">
          <w:t xml:space="preserve"> C.R.S.,</w:t>
        </w:r>
        <w:r w:rsidRPr="00E22235">
          <w:t xml:space="preserve"> the Colorado Air Pollution Prevention and Control Act §§ 25-7-110 and 25-7-110.5, </w:t>
        </w:r>
        <w:r w:rsidR="00595F72">
          <w:t xml:space="preserve">C.R.S., (the State Air Act) </w:t>
        </w:r>
        <w:r w:rsidRPr="00E22235">
          <w:t>and the Air Quality Control Commission’s (Commission) Procedural Rules</w:t>
        </w:r>
        <w:r w:rsidR="00595F72">
          <w:t xml:space="preserve">, 5 Code Colo. Reg. </w:t>
        </w:r>
        <w:r w:rsidR="00595F72" w:rsidRPr="00E22235">
          <w:t>§</w:t>
        </w:r>
        <w:r w:rsidR="00595F72">
          <w:t xml:space="preserve"> 1001-1</w:t>
        </w:r>
        <w:r w:rsidRPr="00E22235">
          <w:t>.</w:t>
        </w:r>
      </w:ins>
    </w:p>
    <w:p w14:paraId="7801828F" w14:textId="77777777" w:rsidR="00E22235" w:rsidRPr="00E22235" w:rsidRDefault="00E22235" w:rsidP="00E22235">
      <w:pPr>
        <w:pStyle w:val="upar1"/>
        <w:rPr>
          <w:ins w:id="142" w:author="Author"/>
        </w:rPr>
      </w:pPr>
      <w:ins w:id="143" w:author="Author">
        <w:r w:rsidRPr="00E22235">
          <w:rPr>
            <w:u w:val="single"/>
          </w:rPr>
          <w:t>Basis</w:t>
        </w:r>
      </w:ins>
    </w:p>
    <w:p w14:paraId="6CFA8EE6" w14:textId="77777777" w:rsidR="00E22235" w:rsidRPr="00E22235" w:rsidRDefault="00E22235" w:rsidP="00E22235">
      <w:pPr>
        <w:pStyle w:val="upar1"/>
        <w:rPr>
          <w:ins w:id="144" w:author="Author"/>
        </w:rPr>
      </w:pPr>
      <w:ins w:id="145" w:author="Author">
        <w:r w:rsidRPr="00E22235">
          <w:t xml:space="preserve">On October 7, 2022, EPA reclassified the Denver Metro/North Front Range (DM/NFR) to severe for the 2008 8-hour Ozone National Ambient Air Quality Standard of 75 parts per billion (ppb) (2008 </w:t>
        </w:r>
        <w:r w:rsidR="00595F72">
          <w:t xml:space="preserve">ozone </w:t>
        </w:r>
        <w:r w:rsidRPr="00E22235">
          <w:t>NAAQS), after 2019-2021 ozone data failed to show attainment. See 8</w:t>
        </w:r>
        <w:r w:rsidR="00595F72">
          <w:t>7</w:t>
        </w:r>
        <w:r w:rsidRPr="00E22235">
          <w:t xml:space="preserve"> Fed. Reg. 60926. Separately, EPA has also designated the DM/NFR as marginal nonattainment for the 2015 ozone NAAQS of 70 ppb, effective August 3, 2018 (83 Fed. Reg. </w:t>
        </w:r>
        <w:r w:rsidRPr="00E22235">
          <w:lastRenderedPageBreak/>
          <w:t>25776 (June 4, 2018)). On October 7, 2022, EPA reclassified the DM/NFR and northern Weld County to moderate</w:t>
        </w:r>
        <w:r w:rsidR="00595F72">
          <w:t xml:space="preserve"> for the 2015 ozone NAAQS</w:t>
        </w:r>
        <w:r w:rsidRPr="00E22235">
          <w:t>, after 2019-2021 ozone data failed to show attainment. See 8</w:t>
        </w:r>
        <w:r w:rsidR="00595F72">
          <w:t>7</w:t>
        </w:r>
        <w:r w:rsidRPr="00E22235">
          <w:t xml:space="preserve"> Fed. Reg. 60897. On July 24, 20</w:t>
        </w:r>
        <w:r w:rsidR="00595F72">
          <w:t>2</w:t>
        </w:r>
        <w:r w:rsidRPr="00E22235">
          <w:t>4, EPA reclassified the DM/NFR and northern Weld County to serious</w:t>
        </w:r>
        <w:r w:rsidR="00595F72">
          <w:t xml:space="preserve"> for the 2015 ozone NAAQS</w:t>
        </w:r>
        <w:r w:rsidRPr="00E22235">
          <w:t>, based on a voluntary reclassification request submitted by Colorado. See 89 Fed. Reg. 59832.</w:t>
        </w:r>
      </w:ins>
    </w:p>
    <w:p w14:paraId="6348FD92" w14:textId="77777777" w:rsidR="00E22235" w:rsidRPr="00E22235" w:rsidRDefault="00E22235" w:rsidP="00E22235">
      <w:pPr>
        <w:pStyle w:val="upar1"/>
        <w:rPr>
          <w:ins w:id="146" w:author="Author"/>
        </w:rPr>
      </w:pPr>
      <w:ins w:id="147" w:author="Author">
        <w:r w:rsidRPr="00E22235">
          <w:t>In a continued effort to reduce ozone precursor emissions, in 2024, the Commission adopted a new Regulation Number 29, Emission Reduction Requirements for Lawn and Garden Equipment to limit the use of certain gasoline-powered lawn and garden equipment statewide by state agencies and specifically in the ozone nonattainment area by local government and federal agencies during June through August; thereby reducing the ozone precursors emissions emitted from this equipment. </w:t>
        </w:r>
      </w:ins>
    </w:p>
    <w:p w14:paraId="0234B929" w14:textId="77777777" w:rsidR="00E22235" w:rsidRPr="00E22235" w:rsidRDefault="00E22235" w:rsidP="00E22235">
      <w:pPr>
        <w:pStyle w:val="upar1"/>
        <w:rPr>
          <w:ins w:id="148" w:author="Author"/>
        </w:rPr>
      </w:pPr>
      <w:ins w:id="149" w:author="Author">
        <w:r w:rsidRPr="00E22235">
          <w:t xml:space="preserve">In this rulemaking, the Commission </w:t>
        </w:r>
        <w:r w:rsidR="00FE4AD0">
          <w:t>adopted a</w:t>
        </w:r>
        <w:r w:rsidRPr="00E22235">
          <w:t xml:space="preserve"> use-restriction </w:t>
        </w:r>
        <w:r w:rsidR="00FE4AD0">
          <w:t>schedule for</w:t>
        </w:r>
        <w:r w:rsidRPr="00E22235">
          <w:t xml:space="preserve"> commercial lawn and garden operators</w:t>
        </w:r>
        <w:r w:rsidR="00FE4AD0">
          <w:t>’</w:t>
        </w:r>
        <w:r w:rsidRPr="00E22235">
          <w:t xml:space="preserve"> us</w:t>
        </w:r>
        <w:r w:rsidR="00FE4AD0">
          <w:t>e of</w:t>
        </w:r>
        <w:r w:rsidRPr="00E22235">
          <w:t xml:space="preserve"> certain covered equipment in the ozone nonattainment area during the summer months (June 1 through August 31). The adopted use restrictions are based on electrification market trends</w:t>
        </w:r>
        <w:r w:rsidR="00FE4AD0">
          <w:t xml:space="preserve"> and</w:t>
        </w:r>
        <w:r w:rsidRPr="00E22235">
          <w:t xml:space="preserve"> stakeholder input received during and following the last rulemaking hearing</w:t>
        </w:r>
        <w:r w:rsidR="00FE4AD0">
          <w:t>. The restrictions are expected to</w:t>
        </w:r>
        <w:r w:rsidRPr="00E22235">
          <w:t xml:space="preserve"> achieve reductions in emissions from smaller push and hand</w:t>
        </w:r>
        <w:r w:rsidRPr="00E22235">
          <w:noBreakHyphen/>
          <w:t>held gasoline</w:t>
        </w:r>
        <w:r w:rsidRPr="00E22235">
          <w:noBreakHyphen/>
          <w:t>powered lawn and garden equipment. </w:t>
        </w:r>
      </w:ins>
    </w:p>
    <w:p w14:paraId="3BB01BAF" w14:textId="77777777" w:rsidR="00E22235" w:rsidRPr="00E22235" w:rsidRDefault="00E22235" w:rsidP="00E22235">
      <w:pPr>
        <w:pStyle w:val="upar1"/>
        <w:rPr>
          <w:ins w:id="150" w:author="Author"/>
        </w:rPr>
      </w:pPr>
      <w:ins w:id="151" w:author="Author">
        <w:r w:rsidRPr="00E22235">
          <w:rPr>
            <w:u w:val="single"/>
          </w:rPr>
          <w:t>Specific Statutory Authority</w:t>
        </w:r>
      </w:ins>
    </w:p>
    <w:p w14:paraId="6E22CE7B" w14:textId="77777777" w:rsidR="00E22235" w:rsidRPr="00E22235" w:rsidRDefault="00FE4AD0" w:rsidP="00E22235">
      <w:pPr>
        <w:pStyle w:val="upar1"/>
        <w:rPr>
          <w:ins w:id="152" w:author="Author"/>
        </w:rPr>
      </w:pPr>
      <w:ins w:id="153" w:author="Author">
        <w:r w:rsidRPr="00FE4AD0">
          <w:t>The State Air Act, specifically § 25-7-105(1), C.R.S., directs the Commission to promulgate such rules and regulations as are consistent with the legislative declaration set forth in § 25-7-102, C.R.S., and that are necessary for the proper implementation and administration of Article 7. Section 25-7-106, C.R.S., provides the Commission maximum flexibility in developing an effective air quality program and promulgating such combination of regulations as may be necessary or desirable to carry out that program. Specifically, § 25-7-106(1)(c), C.R.S., authorizes the Commission to promulgate emission control regulations applicable to the entire state, specified areas or zones, or when a specified class of pollution is present. Section 25-7-106(6), C.R.S., further authorizes the Commission to require owners and operators of any air pollution source to monitor, record, and report information. Sections 109(1)(a) and (2) authorize the Commission to promulgate regulations requiring effective practical air pollution controls for significant sources and categories of significant sources, including regulations pertaining to nitrogen oxides and hydrocarbons.</w:t>
        </w:r>
        <w:r>
          <w:t xml:space="preserve"> </w:t>
        </w:r>
        <w:r w:rsidRPr="00FE4AD0">
          <w:t>Sections 25-7-105(1)(a)(I) and 25-7-301, C.R.S., authorize the Commission to promulgate a SIP which will assure attainment and maintenance of national ambient air quality standards and prevent significant deterioration of air quality in conformance with Article 7 of the State Air Act.</w:t>
        </w:r>
      </w:ins>
    </w:p>
    <w:p w14:paraId="48584795" w14:textId="77777777" w:rsidR="00E22235" w:rsidRPr="00E22235" w:rsidRDefault="00E22235" w:rsidP="00E22235">
      <w:pPr>
        <w:pStyle w:val="upar1"/>
        <w:rPr>
          <w:ins w:id="154" w:author="Author"/>
        </w:rPr>
      </w:pPr>
      <w:ins w:id="155" w:author="Author">
        <w:r w:rsidRPr="00E22235">
          <w:rPr>
            <w:u w:val="single"/>
          </w:rPr>
          <w:lastRenderedPageBreak/>
          <w:t>Purpose</w:t>
        </w:r>
      </w:ins>
    </w:p>
    <w:p w14:paraId="7DBF058D" w14:textId="77777777" w:rsidR="00E22235" w:rsidRPr="00E22235" w:rsidRDefault="00E22235" w:rsidP="00E22235">
      <w:pPr>
        <w:pStyle w:val="upar1"/>
        <w:rPr>
          <w:ins w:id="156" w:author="Author"/>
        </w:rPr>
      </w:pPr>
      <w:ins w:id="157" w:author="Author">
        <w:r w:rsidRPr="00E22235">
          <w:t>In a continued effort to reduce ozone precursor emissions, the Commission adopted strategies to reduce emissions from gasoline-powered lawn and garden equipment used by commercial lawn and garden operators in the ozone nonattainment area.</w:t>
        </w:r>
      </w:ins>
    </w:p>
    <w:p w14:paraId="2444FE0A" w14:textId="77777777" w:rsidR="00E22235" w:rsidRPr="00E22235" w:rsidRDefault="00E22235" w:rsidP="00E22235">
      <w:pPr>
        <w:pStyle w:val="upar1"/>
        <w:rPr>
          <w:ins w:id="158" w:author="Author"/>
        </w:rPr>
      </w:pPr>
      <w:ins w:id="159" w:author="Author">
        <w:r w:rsidRPr="00E22235">
          <w:rPr>
            <w:b/>
            <w:bCs/>
            <w:i/>
            <w:iCs/>
          </w:rPr>
          <w:tab/>
          <w:t>Use Restrictions</w:t>
        </w:r>
      </w:ins>
    </w:p>
    <w:p w14:paraId="05D29D61" w14:textId="77777777" w:rsidR="00E22235" w:rsidRPr="00E22235" w:rsidRDefault="00E22235" w:rsidP="00E22235">
      <w:pPr>
        <w:pStyle w:val="upar1"/>
        <w:rPr>
          <w:ins w:id="160" w:author="Author"/>
        </w:rPr>
      </w:pPr>
      <w:ins w:id="161" w:author="Author">
        <w:r w:rsidRPr="00E22235">
          <w:t xml:space="preserve">The Commission adopted in-use restrictions on the use of certain smaller push and hand-held gasoline-powered lawn and garden equipment. Covered equipment includes gasoline-powered push and hand-held string trimmers, hedge trimmers, blowers, edgers, pruners, and push or walk-behind lawn mowers with an internal combustion engine smaller than 7 kW (10 horsepower). The use restriction applies to any commercial lawn and garden operator that operates covered equipment in the ozone nonattainment area for any </w:t>
        </w:r>
        <w:proofErr w:type="gramStart"/>
        <w:r w:rsidRPr="00E22235">
          <w:t>period of time</w:t>
        </w:r>
        <w:proofErr w:type="gramEnd"/>
        <w:r w:rsidRPr="00E22235">
          <w:t xml:space="preserve"> between June 1 to August 31. The Commission adopted these restrictions </w:t>
        </w:r>
        <w:proofErr w:type="gramStart"/>
        <w:r w:rsidRPr="00E22235">
          <w:t>considering</w:t>
        </w:r>
        <w:proofErr w:type="gramEnd"/>
        <w:r w:rsidRPr="00E22235">
          <w:t xml:space="preserve"> electrification market share research reported in November of 2025, which suggested electrification availability of </w:t>
        </w:r>
        <w:r w:rsidR="00FE4AD0">
          <w:t>gasoline-powered</w:t>
        </w:r>
        <w:r w:rsidRPr="00E22235">
          <w:t xml:space="preserve"> equipment as well as high demand for such equipment by commercial operators. Alternative equipment</w:t>
        </w:r>
        <w:r w:rsidR="00FE4AD0">
          <w:t xml:space="preserve"> that</w:t>
        </w:r>
        <w:r w:rsidRPr="00E22235">
          <w:t xml:space="preserve"> may </w:t>
        </w:r>
        <w:r w:rsidR="00FE4AD0">
          <w:t xml:space="preserve">be used during the summer months </w:t>
        </w:r>
        <w:r w:rsidRPr="00E22235">
          <w:t>include electric and manually operated lawn and garden equipment, which is already readily available. The Commission adopted a tiered use-restriction schedule based on the percentage of gas-powered equipment</w:t>
        </w:r>
        <w:r w:rsidR="00FE4AD0">
          <w:t xml:space="preserve"> that may be used each year</w:t>
        </w:r>
        <w:r w:rsidRPr="00E22235">
          <w:t xml:space="preserve"> to ensure commercial operators have an ample compliance timeline. The Commission understands that commercial lawn and garden operators may also be able to defer lawn and garden activities to periods outside of </w:t>
        </w:r>
        <w:proofErr w:type="gramStart"/>
        <w:r w:rsidRPr="00E22235">
          <w:t>the June</w:t>
        </w:r>
        <w:proofErr w:type="gramEnd"/>
        <w:r w:rsidRPr="00E22235">
          <w:t xml:space="preserve"> through August timeframe, alleviating the need to acquire or use alternative equipment. </w:t>
        </w:r>
      </w:ins>
    </w:p>
    <w:p w14:paraId="7BEC3A3F" w14:textId="77777777" w:rsidR="00E22235" w:rsidRPr="00E22235" w:rsidRDefault="00E22235" w:rsidP="00E22235">
      <w:pPr>
        <w:pStyle w:val="upar1"/>
        <w:rPr>
          <w:ins w:id="162" w:author="Author"/>
        </w:rPr>
      </w:pPr>
      <w:ins w:id="163" w:author="Author">
        <w:r w:rsidRPr="00E22235">
          <w:t>Aligned with the previously adopted provisions for government entities, the use restriction does not apply to activities conducted by subject entities for the purposes of preventing or abating damage such as forest, riparian, noxious weed, or grassland management; emergency response; public safety; or fire hazard reduction. </w:t>
        </w:r>
      </w:ins>
    </w:p>
    <w:p w14:paraId="308382F1" w14:textId="77777777" w:rsidR="00E22235" w:rsidRPr="00E22235" w:rsidRDefault="00E22235" w:rsidP="00E22235">
      <w:pPr>
        <w:pStyle w:val="upar1"/>
        <w:rPr>
          <w:ins w:id="164" w:author="Author"/>
        </w:rPr>
      </w:pPr>
      <w:ins w:id="165" w:author="Author">
        <w:r w:rsidRPr="00E22235">
          <w:rPr>
            <w:b/>
            <w:bCs/>
            <w:i/>
            <w:iCs/>
          </w:rPr>
          <w:tab/>
          <w:t>Annual Reporting</w:t>
        </w:r>
      </w:ins>
    </w:p>
    <w:p w14:paraId="40431B5C" w14:textId="77777777" w:rsidR="00E22235" w:rsidRPr="00E22235" w:rsidRDefault="00E22235" w:rsidP="00E22235">
      <w:pPr>
        <w:pStyle w:val="upar1"/>
        <w:rPr>
          <w:ins w:id="166" w:author="Author"/>
        </w:rPr>
      </w:pPr>
      <w:ins w:id="167" w:author="Author">
        <w:r w:rsidRPr="00E22235">
          <w:t>The Commission adopted similar annual reporting obligations for commercial lawn and garden operators as those previously adopted for government entities. Beginning March 1, 2028, commercial operators are required to report the push and hand-held string trimmers, hedge trimmers, blowers, edgers, pruners, and push</w:t>
        </w:r>
        <w:r w:rsidR="00FE4AD0">
          <w:t xml:space="preserve"> or walk-behind</w:t>
        </w:r>
        <w:r w:rsidRPr="00E22235">
          <w:t xml:space="preserve"> lawn mowers, identified as gasoline-powered or non-gasoline-powered, that were used in the ozone nonattainment area during the ozone season (June 1 through August 31). This ensures compliance with </w:t>
        </w:r>
        <w:r w:rsidR="00B02C04">
          <w:t xml:space="preserve">use restriction </w:t>
        </w:r>
        <w:r w:rsidRPr="00E22235">
          <w:t>requirements and allows the Division to collect information that will inform future lawn and garden emission reduction strategies.</w:t>
        </w:r>
      </w:ins>
    </w:p>
    <w:p w14:paraId="697D8105" w14:textId="77777777" w:rsidR="00E22235" w:rsidRPr="00E22235" w:rsidRDefault="00E22235" w:rsidP="00E22235">
      <w:pPr>
        <w:pStyle w:val="upar1"/>
        <w:rPr>
          <w:ins w:id="168" w:author="Author"/>
        </w:rPr>
      </w:pPr>
      <w:ins w:id="169" w:author="Author">
        <w:r w:rsidRPr="00E22235">
          <w:lastRenderedPageBreak/>
          <w:t xml:space="preserve">Although the Commission did not extend the use-restriction to activities done for the purpose of preventing or abating damage; it did adopt reporting obligations surrounding these activities to better understand the equipment needed </w:t>
        </w:r>
        <w:r w:rsidR="00FE4AD0">
          <w:t>under</w:t>
        </w:r>
        <w:r w:rsidRPr="00E22235">
          <w:t xml:space="preserve"> other special circumstances.</w:t>
        </w:r>
      </w:ins>
    </w:p>
    <w:p w14:paraId="0ECB8C8A" w14:textId="77777777" w:rsidR="00E22235" w:rsidRPr="00E22235" w:rsidRDefault="00E22235" w:rsidP="00E22235">
      <w:pPr>
        <w:pStyle w:val="upar1"/>
        <w:rPr>
          <w:ins w:id="170" w:author="Author"/>
        </w:rPr>
      </w:pPr>
      <w:ins w:id="171" w:author="Author">
        <w:r w:rsidRPr="00E22235">
          <w:t>Further, this will include any typographical, grammatical, and formatting errors throughout the regulation.</w:t>
        </w:r>
      </w:ins>
    </w:p>
    <w:p w14:paraId="31DB36F1" w14:textId="77777777" w:rsidR="00E22235" w:rsidRPr="00E22235" w:rsidRDefault="00E22235" w:rsidP="00E22235">
      <w:pPr>
        <w:pStyle w:val="upar1"/>
        <w:rPr>
          <w:ins w:id="172" w:author="Author"/>
        </w:rPr>
      </w:pPr>
      <w:ins w:id="173" w:author="Author">
        <w:r w:rsidRPr="00E22235">
          <w:rPr>
            <w:u w:val="single"/>
          </w:rPr>
          <w:t>Incorporation by Reference</w:t>
        </w:r>
      </w:ins>
    </w:p>
    <w:p w14:paraId="41D786DB" w14:textId="77777777" w:rsidR="00E22235" w:rsidRPr="00E22235" w:rsidRDefault="00FE4AD0" w:rsidP="00E22235">
      <w:pPr>
        <w:pStyle w:val="upar1"/>
        <w:rPr>
          <w:ins w:id="174" w:author="Author"/>
        </w:rPr>
      </w:pPr>
      <w:ins w:id="175" w:author="Author">
        <w:r w:rsidRPr="00FE4AD0">
          <w:t xml:space="preserve">Section 24-4-103(12.5), C.R.S., of the State Administrative Procedure Act allows the Commission to incorporate by reference </w:t>
        </w:r>
        <w:r>
          <w:t>rules and</w:t>
        </w:r>
        <w:r w:rsidRPr="00FE4AD0">
          <w:t xml:space="preserve"> regulations. The criteria of § 24-4-103(12.5), C.R.S., are met by including specific information and making the regulations available because repeating the full text of each of the </w:t>
        </w:r>
        <w:r>
          <w:t>rules or</w:t>
        </w:r>
        <w:r w:rsidRPr="00FE4AD0">
          <w:t xml:space="preserve"> regulations incorporated would be unduly cumbersome and inexpedient. To fully comply with these criteria, the Commission includes reference dates to rules and reference methods incorporated in Regulation Number </w:t>
        </w:r>
        <w:r>
          <w:t>29</w:t>
        </w:r>
        <w:r w:rsidRPr="00FE4AD0">
          <w:t>.</w:t>
        </w:r>
      </w:ins>
    </w:p>
    <w:p w14:paraId="045D4818" w14:textId="77777777" w:rsidR="00E22235" w:rsidRPr="00E22235" w:rsidRDefault="00E22235" w:rsidP="00E22235">
      <w:pPr>
        <w:pStyle w:val="upar1"/>
        <w:rPr>
          <w:ins w:id="176" w:author="Author"/>
        </w:rPr>
      </w:pPr>
      <w:ins w:id="177" w:author="Author">
        <w:r w:rsidRPr="00E22235">
          <w:rPr>
            <w:u w:val="single"/>
          </w:rPr>
          <w:t>Additional Considerations</w:t>
        </w:r>
      </w:ins>
    </w:p>
    <w:p w14:paraId="09A36D9B" w14:textId="77777777" w:rsidR="00E22235" w:rsidRPr="00E22235" w:rsidRDefault="00E22235" w:rsidP="00E22235">
      <w:pPr>
        <w:pStyle w:val="upar1"/>
        <w:rPr>
          <w:ins w:id="178" w:author="Author"/>
        </w:rPr>
      </w:pPr>
      <w:ins w:id="179" w:author="Author">
        <w:r w:rsidRPr="00E22235">
          <w:t xml:space="preserve">Colorado must continue to reduce ozone concentrations to attain both the 2008 ozone NAAQS and the 2015 ozone NAAQS. The </w:t>
        </w:r>
        <w:r w:rsidR="00FE4AD0">
          <w:t>federal Clean Air Act (</w:t>
        </w:r>
        <w:r w:rsidRPr="00E22235">
          <w:t>CAA</w:t>
        </w:r>
        <w:r w:rsidR="00FE4AD0">
          <w:t>)</w:t>
        </w:r>
        <w:r w:rsidRPr="00E22235">
          <w:t xml:space="preserve"> does not expressly address </w:t>
        </w:r>
        <w:proofErr w:type="gramStart"/>
        <w:r w:rsidRPr="00E22235">
          <w:t>all of</w:t>
        </w:r>
        <w:proofErr w:type="gramEnd"/>
        <w:r w:rsidRPr="00E22235">
          <w:t xml:space="preserve"> the provisions adopted by the Commission. Rather, federal law establishes the ozone NAAQS and requires Colorado to develop a SIP adequate to attain the NAAQS. Therefore, the Commission adopted certain revisions to Regulation Number 29 to make progress towards attainment of the 2008 and 2015 ozone NAAQS. These revisions do not exceed or differ from the federal act due to state flexibility in determining what control strategies to implement to reduce emissions. However, where the proposal may differ from federal rules under the federal act, in accordance with § 25-7-110.5(5)(b), CRS, the Commission determines:</w:t>
        </w:r>
      </w:ins>
    </w:p>
    <w:p w14:paraId="5DB07F37" w14:textId="77777777" w:rsidR="00E22235" w:rsidRPr="00A85E03" w:rsidRDefault="00E22235" w:rsidP="00182DD9">
      <w:pPr>
        <w:pStyle w:val="upar1"/>
        <w:numPr>
          <w:ilvl w:val="0"/>
          <w:numId w:val="3"/>
        </w:numPr>
        <w:rPr>
          <w:ins w:id="180" w:author="Author"/>
        </w:rPr>
      </w:pPr>
      <w:ins w:id="181" w:author="Author">
        <w:r w:rsidRPr="00A85E03">
          <w:t>Regulation Number 29 restricts the use of certain lawn and garden equipment within a specified time of year. There are federal emission standards for some lawn and garden equipment but there are no comparative federal use restrictions.</w:t>
        </w:r>
      </w:ins>
    </w:p>
    <w:p w14:paraId="570D4BC1" w14:textId="77777777" w:rsidR="00E22235" w:rsidRPr="00A85E03" w:rsidRDefault="00E22235" w:rsidP="00182DD9">
      <w:pPr>
        <w:pStyle w:val="upar1"/>
        <w:numPr>
          <w:ilvl w:val="0"/>
          <w:numId w:val="3"/>
        </w:numPr>
        <w:rPr>
          <w:ins w:id="182" w:author="Author"/>
        </w:rPr>
      </w:pPr>
      <w:ins w:id="183" w:author="Author">
        <w:r w:rsidRPr="00A85E03">
          <w:t>The federal emissions standards discussed in (I) are primarily technology-based in that they largely prescribe the use of specific technologies to comply.</w:t>
        </w:r>
      </w:ins>
    </w:p>
    <w:p w14:paraId="341FFEBC" w14:textId="77777777" w:rsidR="00E22235" w:rsidRPr="00A85E03" w:rsidRDefault="00E22235" w:rsidP="00182DD9">
      <w:pPr>
        <w:pStyle w:val="upar1"/>
        <w:numPr>
          <w:ilvl w:val="0"/>
          <w:numId w:val="3"/>
        </w:numPr>
        <w:rPr>
          <w:ins w:id="184" w:author="Author"/>
        </w:rPr>
      </w:pPr>
      <w:ins w:id="185" w:author="Author">
        <w:r w:rsidRPr="00A85E03">
          <w:t>The CAA establishes the 2008 and 2015 NAAQS and requires Colorado to develop SIP revisions that will ensure attainment of the NAAQS. The ozone NAAQS w</w:t>
        </w:r>
        <w:r w:rsidR="00FE4AD0">
          <w:t>ere</w:t>
        </w:r>
        <w:r w:rsidRPr="00A85E03">
          <w:t xml:space="preserve"> not determined </w:t>
        </w:r>
        <w:proofErr w:type="gramStart"/>
        <w:r w:rsidRPr="00A85E03">
          <w:t>taking into account</w:t>
        </w:r>
        <w:proofErr w:type="gramEnd"/>
        <w:r w:rsidRPr="00A85E03">
          <w:t xml:space="preserve"> concerns unique to Colorado. Similarly, EPA </w:t>
        </w:r>
        <w:r w:rsidRPr="00A85E03">
          <w:lastRenderedPageBreak/>
          <w:t>develops equipment standards considering national information and data, not Colorado specific issues or concerns.</w:t>
        </w:r>
      </w:ins>
    </w:p>
    <w:p w14:paraId="4A7C410C" w14:textId="77777777" w:rsidR="00E22235" w:rsidRPr="00A85E03" w:rsidRDefault="00E22235" w:rsidP="00182DD9">
      <w:pPr>
        <w:pStyle w:val="upar1"/>
        <w:numPr>
          <w:ilvl w:val="0"/>
          <w:numId w:val="3"/>
        </w:numPr>
        <w:rPr>
          <w:ins w:id="186" w:author="Author"/>
        </w:rPr>
      </w:pPr>
      <w:ins w:id="187" w:author="Author">
        <w:r w:rsidRPr="00A85E03">
          <w:t xml:space="preserve">In addition to the 2008 NAAQS, Colorado must also comply with the lower 2015 ozone NAAQS. Regulation Number 29 may improve the ability of the regulated community to comply with new requirements insofar as the estimated emission reductions may prevent or reduce the need to adopt additional emission reduction strategies into the SIP for the more stringent NAAQS. The emission reductions estimated from the implementation of Regulation Number 29 will also improve public health and environmental quality.  </w:t>
        </w:r>
      </w:ins>
    </w:p>
    <w:p w14:paraId="1BD83F88" w14:textId="77777777" w:rsidR="00E22235" w:rsidRPr="00A85E03" w:rsidRDefault="00E22235" w:rsidP="00182DD9">
      <w:pPr>
        <w:pStyle w:val="upar1"/>
        <w:numPr>
          <w:ilvl w:val="0"/>
          <w:numId w:val="3"/>
        </w:numPr>
        <w:rPr>
          <w:ins w:id="188" w:author="Author"/>
        </w:rPr>
      </w:pPr>
      <w:ins w:id="189" w:author="Author">
        <w:r w:rsidRPr="00A85E03">
          <w:t>EPA has established Colorado’s ozone attainment deadlines. There is no timing issue that might justify changing the time frame for implementation of federal requirements.</w:t>
        </w:r>
      </w:ins>
    </w:p>
    <w:p w14:paraId="5209F389" w14:textId="77777777" w:rsidR="00E22235" w:rsidRPr="00A85E03" w:rsidRDefault="00E22235" w:rsidP="00182DD9">
      <w:pPr>
        <w:pStyle w:val="upar1"/>
        <w:numPr>
          <w:ilvl w:val="0"/>
          <w:numId w:val="3"/>
        </w:numPr>
        <w:rPr>
          <w:ins w:id="190" w:author="Author"/>
        </w:rPr>
      </w:pPr>
      <w:ins w:id="191" w:author="Author">
        <w:r w:rsidRPr="00A85E03">
          <w:t>The revisions to Regulation Number 29 address emissions from lawn and garden equipment in a cost-effective manner, allowing for continued growth of Colorado’s industry.</w:t>
        </w:r>
      </w:ins>
    </w:p>
    <w:p w14:paraId="62D0B246" w14:textId="77777777" w:rsidR="00E22235" w:rsidRPr="00A85E03" w:rsidRDefault="00E22235" w:rsidP="00182DD9">
      <w:pPr>
        <w:pStyle w:val="upar1"/>
        <w:numPr>
          <w:ilvl w:val="0"/>
          <w:numId w:val="3"/>
        </w:numPr>
        <w:rPr>
          <w:ins w:id="192" w:author="Author"/>
        </w:rPr>
      </w:pPr>
      <w:ins w:id="193" w:author="Author">
        <w:r w:rsidRPr="00A85E03">
          <w:t>The revisions to Regulation Number 29 establish reasonable equity for owners and operators subject to these rules by providing the same standards for similarly situated entities.</w:t>
        </w:r>
      </w:ins>
    </w:p>
    <w:p w14:paraId="7B5409A8" w14:textId="77777777" w:rsidR="00E22235" w:rsidRPr="00A85E03" w:rsidRDefault="00E22235" w:rsidP="00182DD9">
      <w:pPr>
        <w:pStyle w:val="upar1"/>
        <w:numPr>
          <w:ilvl w:val="0"/>
          <w:numId w:val="3"/>
        </w:numPr>
        <w:rPr>
          <w:ins w:id="194" w:author="Author"/>
        </w:rPr>
      </w:pPr>
      <w:ins w:id="195" w:author="Author">
        <w:r w:rsidRPr="00A85E03">
          <w:t>If Colorado does not attain the ozone standards, EPA will further reclassify Colorado’s ozone nonattainment areas. This outcome may subject others to increased costs due to the implementation of any additional, necessary permitting actions and/or emission reduction strategies.</w:t>
        </w:r>
      </w:ins>
    </w:p>
    <w:p w14:paraId="62037741" w14:textId="77777777" w:rsidR="00E22235" w:rsidRPr="00A85E03" w:rsidRDefault="00E22235" w:rsidP="00182DD9">
      <w:pPr>
        <w:pStyle w:val="upar1"/>
        <w:numPr>
          <w:ilvl w:val="0"/>
          <w:numId w:val="3"/>
        </w:numPr>
        <w:rPr>
          <w:ins w:id="196" w:author="Author"/>
        </w:rPr>
      </w:pPr>
      <w:ins w:id="197" w:author="Author">
        <w:r w:rsidRPr="00A85E03">
          <w:t>Where necessary, the revisions to Regulation Number 29 include minimal monitoring, recordkeeping, and reporting requirements that correlate, where possible, to similar federal or state requirements.</w:t>
        </w:r>
      </w:ins>
    </w:p>
    <w:p w14:paraId="3A02D0F4" w14:textId="77777777" w:rsidR="00E22235" w:rsidRPr="00A85E03" w:rsidRDefault="00E22235" w:rsidP="00182DD9">
      <w:pPr>
        <w:pStyle w:val="upar1"/>
        <w:numPr>
          <w:ilvl w:val="0"/>
          <w:numId w:val="3"/>
        </w:numPr>
        <w:rPr>
          <w:ins w:id="198" w:author="Author"/>
        </w:rPr>
      </w:pPr>
      <w:ins w:id="199" w:author="Author">
        <w:r w:rsidRPr="00A85E03">
          <w:t>Demonstrated technology is available to comply with Regulation Number 29.</w:t>
        </w:r>
      </w:ins>
    </w:p>
    <w:p w14:paraId="19170067" w14:textId="77777777" w:rsidR="00E22235" w:rsidRPr="00A85E03" w:rsidRDefault="00E22235" w:rsidP="00182DD9">
      <w:pPr>
        <w:pStyle w:val="upar1"/>
        <w:numPr>
          <w:ilvl w:val="0"/>
          <w:numId w:val="3"/>
        </w:numPr>
        <w:rPr>
          <w:ins w:id="200" w:author="Author"/>
        </w:rPr>
      </w:pPr>
      <w:ins w:id="201" w:author="Author">
        <w:r w:rsidRPr="00A85E03">
          <w:t>As set forth in the Economic Impact Analysis, the revisions to Regulation Number 29 will reduce emissions in a cost-effective manner.</w:t>
        </w:r>
      </w:ins>
    </w:p>
    <w:p w14:paraId="22772824" w14:textId="77777777" w:rsidR="00E22235" w:rsidRPr="00A85E03" w:rsidRDefault="00E22235" w:rsidP="00182DD9">
      <w:pPr>
        <w:pStyle w:val="upar1"/>
        <w:numPr>
          <w:ilvl w:val="0"/>
          <w:numId w:val="3"/>
        </w:numPr>
        <w:rPr>
          <w:ins w:id="202" w:author="Author"/>
        </w:rPr>
      </w:pPr>
      <w:ins w:id="203" w:author="Author">
        <w:r w:rsidRPr="00A85E03">
          <w:t xml:space="preserve">Alternative rules could also provide reductions in VOC and NOx to help to attain the NAAQS. However, </w:t>
        </w:r>
        <w:proofErr w:type="gramStart"/>
        <w:r w:rsidRPr="00A85E03">
          <w:t>a no</w:t>
        </w:r>
        <w:proofErr w:type="gramEnd"/>
        <w:r w:rsidRPr="00A85E03">
          <w:t xml:space="preserve"> action alternative would not achieve the reductions from lawn and garden equipment associated with Regulation Number 29.</w:t>
        </w:r>
      </w:ins>
    </w:p>
    <w:p w14:paraId="504BB3CF" w14:textId="77777777" w:rsidR="00E22235" w:rsidRPr="00A85E03" w:rsidRDefault="00E22235" w:rsidP="00E22235">
      <w:pPr>
        <w:pStyle w:val="upar1"/>
        <w:rPr>
          <w:ins w:id="204" w:author="Author"/>
          <w:rFonts w:cs="Times New Roman"/>
        </w:rPr>
      </w:pPr>
      <w:ins w:id="205" w:author="Author">
        <w:r w:rsidRPr="00A85E03">
          <w:rPr>
            <w:rFonts w:cs="Times New Roman"/>
          </w:rPr>
          <w:t xml:space="preserve">As part of adopting the revisions to Regulation Number 29, the Commission has taken into consideration each of the factors set forth in § 25-7-109(1)(b), C.R.S. </w:t>
        </w:r>
      </w:ins>
    </w:p>
    <w:p w14:paraId="033DF806" w14:textId="77777777" w:rsidR="00E22235" w:rsidRPr="00A85E03" w:rsidRDefault="00E22235" w:rsidP="00E22235">
      <w:pPr>
        <w:pStyle w:val="upar1"/>
        <w:rPr>
          <w:ins w:id="206" w:author="Author"/>
        </w:rPr>
      </w:pPr>
      <w:ins w:id="207" w:author="Author">
        <w:r w:rsidRPr="00A85E03">
          <w:rPr>
            <w:rFonts w:cs="Times New Roman"/>
          </w:rPr>
          <w:lastRenderedPageBreak/>
          <w:t>Colorado must continue to reduce ozone concentrations to attain both the</w:t>
        </w:r>
        <w:r w:rsidR="00FE4AD0">
          <w:rPr>
            <w:rFonts w:cs="Times New Roman"/>
          </w:rPr>
          <w:t xml:space="preserve"> 2008 and 2015</w:t>
        </w:r>
        <w:r w:rsidRPr="00A85E03">
          <w:rPr>
            <w:rFonts w:cs="Times New Roman"/>
          </w:rPr>
          <w:t xml:space="preserve"> ozone NAAQS. To the extent that § 25-7-110.8, C.R.S requirements apply to this rulemaking, and after considering all the information in the record, the Commission hereby makes the determination that:</w:t>
        </w:r>
      </w:ins>
    </w:p>
    <w:p w14:paraId="7B60C043" w14:textId="77777777" w:rsidR="00E22235" w:rsidRPr="00A85E03" w:rsidRDefault="00E22235" w:rsidP="00182DD9">
      <w:pPr>
        <w:pStyle w:val="upar1"/>
        <w:numPr>
          <w:ilvl w:val="0"/>
          <w:numId w:val="4"/>
        </w:numPr>
        <w:rPr>
          <w:ins w:id="208" w:author="Author"/>
        </w:rPr>
      </w:pPr>
      <w:ins w:id="209" w:author="Author">
        <w:r w:rsidRPr="00A85E03">
          <w:t>These rules are based upon reasonably available, validated, reviewed, and sound scientific methodologies, and the Commission has considered all information submitted by interested parties.</w:t>
        </w:r>
      </w:ins>
    </w:p>
    <w:p w14:paraId="49BCD27D" w14:textId="77777777" w:rsidR="00E22235" w:rsidRPr="00A85E03" w:rsidRDefault="00E22235" w:rsidP="00182DD9">
      <w:pPr>
        <w:pStyle w:val="upar1"/>
        <w:numPr>
          <w:ilvl w:val="0"/>
          <w:numId w:val="4"/>
        </w:numPr>
        <w:rPr>
          <w:ins w:id="210" w:author="Author"/>
        </w:rPr>
      </w:pPr>
      <w:ins w:id="211" w:author="Author">
        <w:r w:rsidRPr="00A85E03">
          <w:t>Evidence in the record supports the finding that the rules shall result in a demonstrable reduction of VOCs and NOx emissions.</w:t>
        </w:r>
      </w:ins>
    </w:p>
    <w:p w14:paraId="6BE3D176" w14:textId="77777777" w:rsidR="00E22235" w:rsidRPr="00A85E03" w:rsidRDefault="00E22235" w:rsidP="00182DD9">
      <w:pPr>
        <w:pStyle w:val="upar1"/>
        <w:numPr>
          <w:ilvl w:val="0"/>
          <w:numId w:val="4"/>
        </w:numPr>
        <w:rPr>
          <w:ins w:id="212" w:author="Author"/>
        </w:rPr>
      </w:pPr>
      <w:ins w:id="213" w:author="Author">
        <w:r w:rsidRPr="00A85E03">
          <w:t xml:space="preserve">Evidence in the record supports the finding that the rules shall bring about reductions in risks to human health and the environment that justify the costs to implement and comply with the rules. </w:t>
        </w:r>
      </w:ins>
    </w:p>
    <w:p w14:paraId="1DE783B8" w14:textId="77777777" w:rsidR="00E22235" w:rsidRPr="00A85E03" w:rsidRDefault="00E22235" w:rsidP="00182DD9">
      <w:pPr>
        <w:pStyle w:val="upar1"/>
        <w:numPr>
          <w:ilvl w:val="0"/>
          <w:numId w:val="4"/>
        </w:numPr>
        <w:rPr>
          <w:ins w:id="214" w:author="Author"/>
        </w:rPr>
      </w:pPr>
      <w:ins w:id="215" w:author="Author">
        <w:r w:rsidRPr="00A85E03">
          <w:t xml:space="preserve">The rules are the most cost-effective to achieve the necessary and desired results, provide the regulated community flexibility, and achieve the necessary reduction in air pollution. </w:t>
        </w:r>
      </w:ins>
    </w:p>
    <w:p w14:paraId="55B4FA64" w14:textId="77777777" w:rsidR="00E22235" w:rsidRPr="00A85E03" w:rsidRDefault="00E22235" w:rsidP="00182DD9">
      <w:pPr>
        <w:pStyle w:val="upar1"/>
        <w:numPr>
          <w:ilvl w:val="0"/>
          <w:numId w:val="4"/>
        </w:numPr>
        <w:rPr>
          <w:ins w:id="216" w:author="Author"/>
        </w:rPr>
      </w:pPr>
      <w:ins w:id="217" w:author="Author">
        <w:r w:rsidRPr="00A85E03">
          <w:t>The rule will maximize the air quality benefits of regulation in the most cost-effective manner.</w:t>
        </w:r>
      </w:ins>
    </w:p>
    <w:p w14:paraId="1AF6B249" w14:textId="77777777" w:rsidR="00E662F0" w:rsidRPr="00A85E03" w:rsidRDefault="00E662F0" w:rsidP="00E22235">
      <w:pPr>
        <w:pStyle w:val="upar1"/>
      </w:pPr>
    </w:p>
    <w:sectPr w:rsidR="00E662F0" w:rsidRPr="00A85E03" w:rsidSect="003C0D8C">
      <w:headerReference w:type="default"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E7B9" w14:textId="77777777" w:rsidR="00311EE2" w:rsidRDefault="00311EE2" w:rsidP="00AF2DC3">
      <w:r>
        <w:separator/>
      </w:r>
    </w:p>
  </w:endnote>
  <w:endnote w:type="continuationSeparator" w:id="0">
    <w:p w14:paraId="05579E16" w14:textId="77777777" w:rsidR="00311EE2" w:rsidRDefault="00311EE2" w:rsidP="00AF2DC3">
      <w:r>
        <w:continuationSeparator/>
      </w:r>
    </w:p>
  </w:endnote>
  <w:endnote w:type="continuationNotice" w:id="1">
    <w:p w14:paraId="137E7B2A" w14:textId="77777777" w:rsidR="00311EE2" w:rsidRDefault="00311E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919A" w14:textId="77777777" w:rsidR="00244FFB" w:rsidRPr="00A36541" w:rsidRDefault="00E22235" w:rsidP="00244FFB">
    <w:pPr>
      <w:pStyle w:val="Footer"/>
      <w:pBdr>
        <w:top w:val="single" w:sz="8" w:space="1" w:color="auto"/>
      </w:pBdr>
      <w:tabs>
        <w:tab w:val="clear" w:pos="4680"/>
      </w:tabs>
      <w:rPr>
        <w:b/>
      </w:rPr>
    </w:pPr>
    <w:r>
      <w:rPr>
        <w:noProof/>
        <w:sz w:val="18"/>
      </w:rPr>
      <w:t>June</w:t>
    </w:r>
    <w:r w:rsidR="003C3080">
      <w:rPr>
        <w:noProof/>
        <w:sz w:val="18"/>
      </w:rPr>
      <w:t xml:space="preserve"> 1</w:t>
    </w:r>
    <w:r>
      <w:rPr>
        <w:noProof/>
        <w:sz w:val="18"/>
      </w:rPr>
      <w:t>6</w:t>
    </w:r>
    <w:r w:rsidR="003C3080">
      <w:rPr>
        <w:noProof/>
        <w:sz w:val="18"/>
      </w:rPr>
      <w:t>, 202</w:t>
    </w:r>
    <w:r>
      <w:rPr>
        <w:noProof/>
        <w:sz w:val="18"/>
      </w:rPr>
      <w:t>6</w:t>
    </w:r>
    <w:r w:rsidR="003C3080">
      <w:rPr>
        <w:noProof/>
        <w:sz w:val="18"/>
      </w:rPr>
      <w:t xml:space="preserve">                                            Excerpt</w:t>
    </w:r>
    <w:r>
      <w:rPr>
        <w:noProof/>
        <w:sz w:val="18"/>
      </w:rPr>
      <w:t xml:space="preserve"> Reg 29</w:t>
    </w:r>
    <w:r w:rsidR="003C3080">
      <w:rPr>
        <w:noProof/>
        <w:sz w:val="18"/>
      </w:rPr>
      <w:t xml:space="preserve"> – request</w:t>
    </w:r>
    <w:r w:rsidR="00244FFB" w:rsidRPr="001E3BA2">
      <w:rPr>
        <w:noProof/>
        <w:sz w:val="18"/>
      </w:rPr>
      <w:tab/>
    </w:r>
    <w:r w:rsidR="00244FFB" w:rsidRPr="00693680">
      <w:rPr>
        <w:b/>
        <w:noProof/>
      </w:rPr>
      <w:fldChar w:fldCharType="begin"/>
    </w:r>
    <w:r w:rsidR="00244FFB" w:rsidRPr="00693680">
      <w:rPr>
        <w:b/>
        <w:noProof/>
      </w:rPr>
      <w:instrText xml:space="preserve"> PAGE   \* MERGEFORMAT </w:instrText>
    </w:r>
    <w:r w:rsidR="00244FFB" w:rsidRPr="00693680">
      <w:rPr>
        <w:b/>
        <w:noProof/>
      </w:rPr>
      <w:fldChar w:fldCharType="separate"/>
    </w:r>
    <w:r w:rsidR="00887271">
      <w:rPr>
        <w:b/>
        <w:noProof/>
      </w:rPr>
      <w:t>7</w:t>
    </w:r>
    <w:r w:rsidR="00244FFB"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FF75" w14:textId="77777777" w:rsidR="00244FFB" w:rsidRPr="00A36541" w:rsidRDefault="0015343D" w:rsidP="00244FFB">
    <w:pPr>
      <w:pStyle w:val="Footer"/>
      <w:pBdr>
        <w:top w:val="single" w:sz="8" w:space="1" w:color="auto"/>
      </w:pBdr>
      <w:tabs>
        <w:tab w:val="clear" w:pos="4680"/>
      </w:tabs>
      <w:rPr>
        <w:b/>
      </w:rPr>
    </w:pPr>
    <w:r>
      <w:rPr>
        <w:noProof/>
        <w:sz w:val="18"/>
      </w:rPr>
      <w:t>June</w:t>
    </w:r>
    <w:r w:rsidR="00CF5A56">
      <w:rPr>
        <w:noProof/>
        <w:sz w:val="18"/>
      </w:rPr>
      <w:t xml:space="preserve"> </w:t>
    </w:r>
    <w:r w:rsidR="005C69D4">
      <w:rPr>
        <w:noProof/>
        <w:sz w:val="18"/>
      </w:rPr>
      <w:t>1</w:t>
    </w:r>
    <w:r>
      <w:rPr>
        <w:noProof/>
        <w:sz w:val="18"/>
      </w:rPr>
      <w:t>6</w:t>
    </w:r>
    <w:r w:rsidR="00CF5A56">
      <w:rPr>
        <w:noProof/>
        <w:sz w:val="18"/>
      </w:rPr>
      <w:t>, 202</w:t>
    </w:r>
    <w:r>
      <w:rPr>
        <w:noProof/>
        <w:sz w:val="18"/>
      </w:rPr>
      <w:t>6</w:t>
    </w:r>
    <w:r w:rsidR="00CF5A56">
      <w:rPr>
        <w:noProof/>
        <w:sz w:val="18"/>
      </w:rPr>
      <w:t xml:space="preserve">                             </w:t>
    </w:r>
    <w:r w:rsidR="003C3080">
      <w:rPr>
        <w:noProof/>
        <w:sz w:val="18"/>
      </w:rPr>
      <w:t xml:space="preserve">              </w:t>
    </w:r>
    <w:r w:rsidR="00CF5A56">
      <w:rPr>
        <w:noProof/>
        <w:sz w:val="18"/>
      </w:rPr>
      <w:t xml:space="preserve"> </w:t>
    </w:r>
    <w:r w:rsidR="003C3080">
      <w:rPr>
        <w:noProof/>
        <w:sz w:val="18"/>
      </w:rPr>
      <w:t>Excerpt</w:t>
    </w:r>
    <w:r>
      <w:rPr>
        <w:noProof/>
        <w:sz w:val="18"/>
      </w:rPr>
      <w:t xml:space="preserve"> Reg 29</w:t>
    </w:r>
    <w:r w:rsidR="003C3080">
      <w:rPr>
        <w:noProof/>
        <w:sz w:val="18"/>
      </w:rPr>
      <w:t xml:space="preserve"> – request</w:t>
    </w:r>
    <w:r w:rsidR="00244FFB" w:rsidRPr="001E3BA2">
      <w:rPr>
        <w:noProof/>
        <w:sz w:val="18"/>
      </w:rPr>
      <w:tab/>
    </w:r>
    <w:r w:rsidR="00244FFB" w:rsidRPr="00693680">
      <w:rPr>
        <w:b/>
        <w:noProof/>
      </w:rPr>
      <w:fldChar w:fldCharType="begin"/>
    </w:r>
    <w:r w:rsidR="00244FFB" w:rsidRPr="00693680">
      <w:rPr>
        <w:b/>
        <w:noProof/>
      </w:rPr>
      <w:instrText xml:space="preserve"> PAGE   \* MERGEFORMAT </w:instrText>
    </w:r>
    <w:r w:rsidR="00244FFB" w:rsidRPr="00693680">
      <w:rPr>
        <w:b/>
        <w:noProof/>
      </w:rPr>
      <w:fldChar w:fldCharType="separate"/>
    </w:r>
    <w:r w:rsidR="00887271">
      <w:rPr>
        <w:b/>
        <w:noProof/>
      </w:rPr>
      <w:t>1</w:t>
    </w:r>
    <w:r w:rsidR="00244FFB"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5476" w14:textId="77777777" w:rsidR="00311EE2" w:rsidRDefault="00311EE2" w:rsidP="00AF2DC3">
      <w:r>
        <w:separator/>
      </w:r>
    </w:p>
  </w:footnote>
  <w:footnote w:type="continuationSeparator" w:id="0">
    <w:p w14:paraId="40F1145B" w14:textId="77777777" w:rsidR="00311EE2" w:rsidRDefault="00311EE2" w:rsidP="00AF2DC3">
      <w:r>
        <w:continuationSeparator/>
      </w:r>
    </w:p>
  </w:footnote>
  <w:footnote w:type="continuationNotice" w:id="1">
    <w:p w14:paraId="46D00E66" w14:textId="77777777" w:rsidR="00311EE2" w:rsidRDefault="00311E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3662" w14:textId="77777777" w:rsidR="00244FFB" w:rsidRDefault="00244FFB" w:rsidP="00CF5A5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91C4" w14:textId="77777777" w:rsidR="00C66473" w:rsidRDefault="00C66473" w:rsidP="00C6647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A3FC3"/>
    <w:multiLevelType w:val="hybridMultilevel"/>
    <w:tmpl w:val="BD0636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4A1334"/>
    <w:multiLevelType w:val="hybridMultilevel"/>
    <w:tmpl w:val="C98ECE9A"/>
    <w:lvl w:ilvl="0" w:tplc="FFFFFFFF">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7CC48F0"/>
    <w:multiLevelType w:val="hybridMultilevel"/>
    <w:tmpl w:val="BD0636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BB823B1"/>
    <w:multiLevelType w:val="hybridMultilevel"/>
    <w:tmpl w:val="C98ECE9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989315">
    <w:abstractNumId w:val="0"/>
  </w:num>
  <w:num w:numId="2" w16cid:durableId="2012752625">
    <w:abstractNumId w:val="3"/>
  </w:num>
  <w:num w:numId="3" w16cid:durableId="659581024">
    <w:abstractNumId w:val="2"/>
  </w:num>
  <w:num w:numId="4" w16cid:durableId="11583382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5D"/>
    <w:rsid w:val="00001881"/>
    <w:rsid w:val="000021E6"/>
    <w:rsid w:val="00011863"/>
    <w:rsid w:val="000122BD"/>
    <w:rsid w:val="00012874"/>
    <w:rsid w:val="000149ED"/>
    <w:rsid w:val="00014DF5"/>
    <w:rsid w:val="000150F2"/>
    <w:rsid w:val="000161F5"/>
    <w:rsid w:val="00022448"/>
    <w:rsid w:val="000225D0"/>
    <w:rsid w:val="00027690"/>
    <w:rsid w:val="00027F84"/>
    <w:rsid w:val="0003016D"/>
    <w:rsid w:val="000323A9"/>
    <w:rsid w:val="000345D4"/>
    <w:rsid w:val="000356C5"/>
    <w:rsid w:val="00035905"/>
    <w:rsid w:val="00035ECE"/>
    <w:rsid w:val="00035FDE"/>
    <w:rsid w:val="0004204D"/>
    <w:rsid w:val="000422AD"/>
    <w:rsid w:val="000424B7"/>
    <w:rsid w:val="00045D6C"/>
    <w:rsid w:val="000466C1"/>
    <w:rsid w:val="000526CF"/>
    <w:rsid w:val="000527F7"/>
    <w:rsid w:val="00056803"/>
    <w:rsid w:val="00057E53"/>
    <w:rsid w:val="00060ADD"/>
    <w:rsid w:val="000626F3"/>
    <w:rsid w:val="00062736"/>
    <w:rsid w:val="00062DEB"/>
    <w:rsid w:val="00065FDC"/>
    <w:rsid w:val="00071005"/>
    <w:rsid w:val="00073E6D"/>
    <w:rsid w:val="0007575B"/>
    <w:rsid w:val="00076484"/>
    <w:rsid w:val="00076FEC"/>
    <w:rsid w:val="0009382B"/>
    <w:rsid w:val="0009414F"/>
    <w:rsid w:val="00095077"/>
    <w:rsid w:val="00095B06"/>
    <w:rsid w:val="00096ED7"/>
    <w:rsid w:val="00097030"/>
    <w:rsid w:val="000A5A12"/>
    <w:rsid w:val="000A6353"/>
    <w:rsid w:val="000B0AA8"/>
    <w:rsid w:val="000B188B"/>
    <w:rsid w:val="000B327B"/>
    <w:rsid w:val="000B3873"/>
    <w:rsid w:val="000B5839"/>
    <w:rsid w:val="000B7F29"/>
    <w:rsid w:val="000C0D5E"/>
    <w:rsid w:val="000C0DD5"/>
    <w:rsid w:val="000C1CAC"/>
    <w:rsid w:val="000C38B2"/>
    <w:rsid w:val="000C5363"/>
    <w:rsid w:val="000C714E"/>
    <w:rsid w:val="000D46D1"/>
    <w:rsid w:val="000E26A1"/>
    <w:rsid w:val="000E6005"/>
    <w:rsid w:val="000E69BE"/>
    <w:rsid w:val="000E7C88"/>
    <w:rsid w:val="000F751E"/>
    <w:rsid w:val="00102FA9"/>
    <w:rsid w:val="00105BAC"/>
    <w:rsid w:val="00105F0A"/>
    <w:rsid w:val="00106A08"/>
    <w:rsid w:val="0011006C"/>
    <w:rsid w:val="00110187"/>
    <w:rsid w:val="00110EE2"/>
    <w:rsid w:val="00111F19"/>
    <w:rsid w:val="001121EC"/>
    <w:rsid w:val="0011318D"/>
    <w:rsid w:val="00123279"/>
    <w:rsid w:val="00123BAD"/>
    <w:rsid w:val="001240C4"/>
    <w:rsid w:val="001268DB"/>
    <w:rsid w:val="001321D9"/>
    <w:rsid w:val="00140092"/>
    <w:rsid w:val="0014090A"/>
    <w:rsid w:val="00145633"/>
    <w:rsid w:val="001523E6"/>
    <w:rsid w:val="0015343D"/>
    <w:rsid w:val="00157482"/>
    <w:rsid w:val="00160F64"/>
    <w:rsid w:val="00163173"/>
    <w:rsid w:val="00164754"/>
    <w:rsid w:val="00170516"/>
    <w:rsid w:val="00172FE9"/>
    <w:rsid w:val="00182509"/>
    <w:rsid w:val="00182DD9"/>
    <w:rsid w:val="001831DD"/>
    <w:rsid w:val="00183A28"/>
    <w:rsid w:val="00184110"/>
    <w:rsid w:val="00185563"/>
    <w:rsid w:val="00192081"/>
    <w:rsid w:val="00196AD8"/>
    <w:rsid w:val="00197921"/>
    <w:rsid w:val="00197D56"/>
    <w:rsid w:val="001A4B11"/>
    <w:rsid w:val="001A5C56"/>
    <w:rsid w:val="001A6B65"/>
    <w:rsid w:val="001B11A8"/>
    <w:rsid w:val="001B1587"/>
    <w:rsid w:val="001B3F1C"/>
    <w:rsid w:val="001C54E7"/>
    <w:rsid w:val="001C6069"/>
    <w:rsid w:val="001C668C"/>
    <w:rsid w:val="001C6EEC"/>
    <w:rsid w:val="001D02ED"/>
    <w:rsid w:val="001D09B8"/>
    <w:rsid w:val="001D0F25"/>
    <w:rsid w:val="001D2AE5"/>
    <w:rsid w:val="001D4E89"/>
    <w:rsid w:val="001D6FA3"/>
    <w:rsid w:val="001E1401"/>
    <w:rsid w:val="001E15C1"/>
    <w:rsid w:val="001E5087"/>
    <w:rsid w:val="001E6BE9"/>
    <w:rsid w:val="001E71E0"/>
    <w:rsid w:val="00201ADD"/>
    <w:rsid w:val="00203318"/>
    <w:rsid w:val="00204DE1"/>
    <w:rsid w:val="00206146"/>
    <w:rsid w:val="00206DC9"/>
    <w:rsid w:val="002110A0"/>
    <w:rsid w:val="00213AE2"/>
    <w:rsid w:val="0021492B"/>
    <w:rsid w:val="002153C9"/>
    <w:rsid w:val="00216462"/>
    <w:rsid w:val="00221900"/>
    <w:rsid w:val="002249BE"/>
    <w:rsid w:val="00231D0E"/>
    <w:rsid w:val="00234942"/>
    <w:rsid w:val="00236F56"/>
    <w:rsid w:val="00237D47"/>
    <w:rsid w:val="0024014F"/>
    <w:rsid w:val="002411E8"/>
    <w:rsid w:val="00242148"/>
    <w:rsid w:val="00244F60"/>
    <w:rsid w:val="00244FFB"/>
    <w:rsid w:val="0025309A"/>
    <w:rsid w:val="00254049"/>
    <w:rsid w:val="0025422E"/>
    <w:rsid w:val="00260350"/>
    <w:rsid w:val="00261416"/>
    <w:rsid w:val="00261B6D"/>
    <w:rsid w:val="00265D2D"/>
    <w:rsid w:val="002731C3"/>
    <w:rsid w:val="00275237"/>
    <w:rsid w:val="00275594"/>
    <w:rsid w:val="0027599B"/>
    <w:rsid w:val="00275B6B"/>
    <w:rsid w:val="00276562"/>
    <w:rsid w:val="00283F53"/>
    <w:rsid w:val="00286220"/>
    <w:rsid w:val="00286776"/>
    <w:rsid w:val="00286ECF"/>
    <w:rsid w:val="00287625"/>
    <w:rsid w:val="00291C81"/>
    <w:rsid w:val="00292E36"/>
    <w:rsid w:val="00295EBE"/>
    <w:rsid w:val="002A028D"/>
    <w:rsid w:val="002A0B86"/>
    <w:rsid w:val="002A1BA0"/>
    <w:rsid w:val="002A3528"/>
    <w:rsid w:val="002A745D"/>
    <w:rsid w:val="002B0EF4"/>
    <w:rsid w:val="002B2194"/>
    <w:rsid w:val="002C043C"/>
    <w:rsid w:val="002D3ACF"/>
    <w:rsid w:val="002D3E5D"/>
    <w:rsid w:val="002D67B8"/>
    <w:rsid w:val="002E2558"/>
    <w:rsid w:val="002E37F2"/>
    <w:rsid w:val="002E78E3"/>
    <w:rsid w:val="002F53FE"/>
    <w:rsid w:val="002F732E"/>
    <w:rsid w:val="003019DD"/>
    <w:rsid w:val="003026C6"/>
    <w:rsid w:val="003035F3"/>
    <w:rsid w:val="00305417"/>
    <w:rsid w:val="00306EBE"/>
    <w:rsid w:val="00307CB3"/>
    <w:rsid w:val="00310A0B"/>
    <w:rsid w:val="00311EE2"/>
    <w:rsid w:val="00313BD8"/>
    <w:rsid w:val="00316314"/>
    <w:rsid w:val="003163A0"/>
    <w:rsid w:val="00317AED"/>
    <w:rsid w:val="00322F61"/>
    <w:rsid w:val="003256DB"/>
    <w:rsid w:val="003261DC"/>
    <w:rsid w:val="0032671B"/>
    <w:rsid w:val="00326F44"/>
    <w:rsid w:val="00327625"/>
    <w:rsid w:val="003308DA"/>
    <w:rsid w:val="00330F4B"/>
    <w:rsid w:val="00332583"/>
    <w:rsid w:val="0033382E"/>
    <w:rsid w:val="00335024"/>
    <w:rsid w:val="00341C06"/>
    <w:rsid w:val="00344DA3"/>
    <w:rsid w:val="00351A2F"/>
    <w:rsid w:val="00354247"/>
    <w:rsid w:val="00354E0A"/>
    <w:rsid w:val="00354E95"/>
    <w:rsid w:val="00355638"/>
    <w:rsid w:val="003567F9"/>
    <w:rsid w:val="003568FA"/>
    <w:rsid w:val="0035787F"/>
    <w:rsid w:val="003625E7"/>
    <w:rsid w:val="003651F4"/>
    <w:rsid w:val="003669B5"/>
    <w:rsid w:val="00370ED3"/>
    <w:rsid w:val="003736F6"/>
    <w:rsid w:val="003772F5"/>
    <w:rsid w:val="00380090"/>
    <w:rsid w:val="0038143E"/>
    <w:rsid w:val="0038238C"/>
    <w:rsid w:val="003829BC"/>
    <w:rsid w:val="00384D2E"/>
    <w:rsid w:val="003917C6"/>
    <w:rsid w:val="003940BE"/>
    <w:rsid w:val="003957DC"/>
    <w:rsid w:val="003A037A"/>
    <w:rsid w:val="003A2C34"/>
    <w:rsid w:val="003B1384"/>
    <w:rsid w:val="003B592A"/>
    <w:rsid w:val="003C0102"/>
    <w:rsid w:val="003C088E"/>
    <w:rsid w:val="003C0D8C"/>
    <w:rsid w:val="003C3080"/>
    <w:rsid w:val="003C42CA"/>
    <w:rsid w:val="003C5FA8"/>
    <w:rsid w:val="003D3B5E"/>
    <w:rsid w:val="003D3B8B"/>
    <w:rsid w:val="003D6C24"/>
    <w:rsid w:val="003D7643"/>
    <w:rsid w:val="003E003F"/>
    <w:rsid w:val="003E290E"/>
    <w:rsid w:val="003F1380"/>
    <w:rsid w:val="003F2B85"/>
    <w:rsid w:val="003F2F6C"/>
    <w:rsid w:val="003F40E1"/>
    <w:rsid w:val="004018B7"/>
    <w:rsid w:val="004020B6"/>
    <w:rsid w:val="00403AAD"/>
    <w:rsid w:val="0040460C"/>
    <w:rsid w:val="00405FFA"/>
    <w:rsid w:val="004138A1"/>
    <w:rsid w:val="00414FCA"/>
    <w:rsid w:val="00417DDB"/>
    <w:rsid w:val="00420BF0"/>
    <w:rsid w:val="004212C7"/>
    <w:rsid w:val="00425933"/>
    <w:rsid w:val="004274A0"/>
    <w:rsid w:val="004321DC"/>
    <w:rsid w:val="004405EC"/>
    <w:rsid w:val="00441E16"/>
    <w:rsid w:val="00444993"/>
    <w:rsid w:val="0044783F"/>
    <w:rsid w:val="00451B23"/>
    <w:rsid w:val="004523C3"/>
    <w:rsid w:val="00461400"/>
    <w:rsid w:val="00466D44"/>
    <w:rsid w:val="00471209"/>
    <w:rsid w:val="004718BF"/>
    <w:rsid w:val="00471D9B"/>
    <w:rsid w:val="00472BAC"/>
    <w:rsid w:val="00476EBD"/>
    <w:rsid w:val="00480E48"/>
    <w:rsid w:val="0048269B"/>
    <w:rsid w:val="0048743D"/>
    <w:rsid w:val="00492F46"/>
    <w:rsid w:val="004930B2"/>
    <w:rsid w:val="00494083"/>
    <w:rsid w:val="00495F8D"/>
    <w:rsid w:val="004A10CF"/>
    <w:rsid w:val="004A58E4"/>
    <w:rsid w:val="004A5FD4"/>
    <w:rsid w:val="004A7742"/>
    <w:rsid w:val="004A7FB7"/>
    <w:rsid w:val="004B0526"/>
    <w:rsid w:val="004B4B47"/>
    <w:rsid w:val="004B7252"/>
    <w:rsid w:val="004C13EE"/>
    <w:rsid w:val="004C1C35"/>
    <w:rsid w:val="004C26D1"/>
    <w:rsid w:val="004C30F3"/>
    <w:rsid w:val="004C3707"/>
    <w:rsid w:val="004C39B7"/>
    <w:rsid w:val="004C4FA2"/>
    <w:rsid w:val="004C51DA"/>
    <w:rsid w:val="004C723F"/>
    <w:rsid w:val="004C76CE"/>
    <w:rsid w:val="004C7F56"/>
    <w:rsid w:val="004D2DAC"/>
    <w:rsid w:val="004D316C"/>
    <w:rsid w:val="004D332E"/>
    <w:rsid w:val="004D4406"/>
    <w:rsid w:val="004E1DA0"/>
    <w:rsid w:val="004E330F"/>
    <w:rsid w:val="004F1791"/>
    <w:rsid w:val="004F6037"/>
    <w:rsid w:val="004F7E11"/>
    <w:rsid w:val="00500973"/>
    <w:rsid w:val="00503057"/>
    <w:rsid w:val="00503E96"/>
    <w:rsid w:val="005208DB"/>
    <w:rsid w:val="00522380"/>
    <w:rsid w:val="00532BC5"/>
    <w:rsid w:val="005339F8"/>
    <w:rsid w:val="0053453B"/>
    <w:rsid w:val="00535938"/>
    <w:rsid w:val="005449A0"/>
    <w:rsid w:val="00545619"/>
    <w:rsid w:val="0054661C"/>
    <w:rsid w:val="005476B3"/>
    <w:rsid w:val="0055039C"/>
    <w:rsid w:val="00550401"/>
    <w:rsid w:val="00552EC4"/>
    <w:rsid w:val="00555F61"/>
    <w:rsid w:val="005616B0"/>
    <w:rsid w:val="00562D43"/>
    <w:rsid w:val="00566B27"/>
    <w:rsid w:val="00566E82"/>
    <w:rsid w:val="005708AA"/>
    <w:rsid w:val="005711A7"/>
    <w:rsid w:val="00572D3B"/>
    <w:rsid w:val="00573302"/>
    <w:rsid w:val="00575053"/>
    <w:rsid w:val="00576846"/>
    <w:rsid w:val="0058072A"/>
    <w:rsid w:val="00584F22"/>
    <w:rsid w:val="00590319"/>
    <w:rsid w:val="005907E8"/>
    <w:rsid w:val="0059331D"/>
    <w:rsid w:val="0059547E"/>
    <w:rsid w:val="005954F8"/>
    <w:rsid w:val="005958AB"/>
    <w:rsid w:val="00595F72"/>
    <w:rsid w:val="005A3E28"/>
    <w:rsid w:val="005A5CA9"/>
    <w:rsid w:val="005A5FBC"/>
    <w:rsid w:val="005B058C"/>
    <w:rsid w:val="005B1A0E"/>
    <w:rsid w:val="005B33FA"/>
    <w:rsid w:val="005B38B2"/>
    <w:rsid w:val="005B3C13"/>
    <w:rsid w:val="005B47AC"/>
    <w:rsid w:val="005B5041"/>
    <w:rsid w:val="005B5A28"/>
    <w:rsid w:val="005B7A93"/>
    <w:rsid w:val="005C4C5F"/>
    <w:rsid w:val="005C69D4"/>
    <w:rsid w:val="005C7939"/>
    <w:rsid w:val="005D00C8"/>
    <w:rsid w:val="005D0693"/>
    <w:rsid w:val="005D21BD"/>
    <w:rsid w:val="005D2F89"/>
    <w:rsid w:val="005D379B"/>
    <w:rsid w:val="005D63A3"/>
    <w:rsid w:val="005E0DE1"/>
    <w:rsid w:val="005E405D"/>
    <w:rsid w:val="005E453A"/>
    <w:rsid w:val="005E5137"/>
    <w:rsid w:val="005E65FA"/>
    <w:rsid w:val="005E74CF"/>
    <w:rsid w:val="005F0A8E"/>
    <w:rsid w:val="005F3B34"/>
    <w:rsid w:val="005F4407"/>
    <w:rsid w:val="006009E4"/>
    <w:rsid w:val="00601555"/>
    <w:rsid w:val="006020BA"/>
    <w:rsid w:val="00612EC3"/>
    <w:rsid w:val="00613EFE"/>
    <w:rsid w:val="0061467F"/>
    <w:rsid w:val="00614FD2"/>
    <w:rsid w:val="00616DB9"/>
    <w:rsid w:val="0062118C"/>
    <w:rsid w:val="0062149F"/>
    <w:rsid w:val="006232F8"/>
    <w:rsid w:val="00623977"/>
    <w:rsid w:val="00623AFF"/>
    <w:rsid w:val="00623F50"/>
    <w:rsid w:val="006243A9"/>
    <w:rsid w:val="006243BF"/>
    <w:rsid w:val="00626BC3"/>
    <w:rsid w:val="00627678"/>
    <w:rsid w:val="00630E64"/>
    <w:rsid w:val="00632BE8"/>
    <w:rsid w:val="00633383"/>
    <w:rsid w:val="00634E1E"/>
    <w:rsid w:val="006367D7"/>
    <w:rsid w:val="00636C3B"/>
    <w:rsid w:val="0064151E"/>
    <w:rsid w:val="006451A7"/>
    <w:rsid w:val="006472EA"/>
    <w:rsid w:val="00647C53"/>
    <w:rsid w:val="00652101"/>
    <w:rsid w:val="006565DA"/>
    <w:rsid w:val="006574AE"/>
    <w:rsid w:val="00665AE1"/>
    <w:rsid w:val="00666240"/>
    <w:rsid w:val="00673638"/>
    <w:rsid w:val="00673813"/>
    <w:rsid w:val="00674B20"/>
    <w:rsid w:val="006767AC"/>
    <w:rsid w:val="00676EC7"/>
    <w:rsid w:val="00680623"/>
    <w:rsid w:val="00680B59"/>
    <w:rsid w:val="006814BA"/>
    <w:rsid w:val="00681922"/>
    <w:rsid w:val="00687131"/>
    <w:rsid w:val="00687472"/>
    <w:rsid w:val="00690CBD"/>
    <w:rsid w:val="006925B7"/>
    <w:rsid w:val="00692B11"/>
    <w:rsid w:val="00693183"/>
    <w:rsid w:val="006A2459"/>
    <w:rsid w:val="006A5C22"/>
    <w:rsid w:val="006A6CEE"/>
    <w:rsid w:val="006A7A07"/>
    <w:rsid w:val="006B3142"/>
    <w:rsid w:val="006C037A"/>
    <w:rsid w:val="006C1AF3"/>
    <w:rsid w:val="006C4659"/>
    <w:rsid w:val="006C5F8B"/>
    <w:rsid w:val="006C7002"/>
    <w:rsid w:val="006D4A00"/>
    <w:rsid w:val="006D77C1"/>
    <w:rsid w:val="006E3A13"/>
    <w:rsid w:val="006E58B8"/>
    <w:rsid w:val="006F3A15"/>
    <w:rsid w:val="006F5BBC"/>
    <w:rsid w:val="006F71FD"/>
    <w:rsid w:val="006F78E9"/>
    <w:rsid w:val="006F7E7C"/>
    <w:rsid w:val="007012D0"/>
    <w:rsid w:val="007019AA"/>
    <w:rsid w:val="007145DB"/>
    <w:rsid w:val="00716750"/>
    <w:rsid w:val="007303A0"/>
    <w:rsid w:val="00730AFA"/>
    <w:rsid w:val="00732961"/>
    <w:rsid w:val="007350FD"/>
    <w:rsid w:val="007404C6"/>
    <w:rsid w:val="0074105F"/>
    <w:rsid w:val="00742E55"/>
    <w:rsid w:val="0074470D"/>
    <w:rsid w:val="0074598A"/>
    <w:rsid w:val="007462D9"/>
    <w:rsid w:val="0075038C"/>
    <w:rsid w:val="0075174A"/>
    <w:rsid w:val="00752131"/>
    <w:rsid w:val="007527F1"/>
    <w:rsid w:val="007538E0"/>
    <w:rsid w:val="00753BBE"/>
    <w:rsid w:val="00753FF5"/>
    <w:rsid w:val="0075402B"/>
    <w:rsid w:val="00754F04"/>
    <w:rsid w:val="00755E10"/>
    <w:rsid w:val="00757C1C"/>
    <w:rsid w:val="0076010A"/>
    <w:rsid w:val="00761BDC"/>
    <w:rsid w:val="00772633"/>
    <w:rsid w:val="007727AA"/>
    <w:rsid w:val="00774F6C"/>
    <w:rsid w:val="00777519"/>
    <w:rsid w:val="00780D1D"/>
    <w:rsid w:val="0078295A"/>
    <w:rsid w:val="0078483A"/>
    <w:rsid w:val="0078633A"/>
    <w:rsid w:val="00786E51"/>
    <w:rsid w:val="00787145"/>
    <w:rsid w:val="0078729C"/>
    <w:rsid w:val="007901B6"/>
    <w:rsid w:val="0079436B"/>
    <w:rsid w:val="0079602B"/>
    <w:rsid w:val="007970D8"/>
    <w:rsid w:val="007A0AB1"/>
    <w:rsid w:val="007A0C23"/>
    <w:rsid w:val="007A2AAA"/>
    <w:rsid w:val="007B03EF"/>
    <w:rsid w:val="007B0E49"/>
    <w:rsid w:val="007B164A"/>
    <w:rsid w:val="007B453A"/>
    <w:rsid w:val="007B711C"/>
    <w:rsid w:val="007C53BB"/>
    <w:rsid w:val="007C6629"/>
    <w:rsid w:val="007D34B0"/>
    <w:rsid w:val="007D63D4"/>
    <w:rsid w:val="007D6700"/>
    <w:rsid w:val="007E16C5"/>
    <w:rsid w:val="007E65CC"/>
    <w:rsid w:val="007F1975"/>
    <w:rsid w:val="00801EEB"/>
    <w:rsid w:val="0080399F"/>
    <w:rsid w:val="00803A1B"/>
    <w:rsid w:val="00806DFB"/>
    <w:rsid w:val="00807C8E"/>
    <w:rsid w:val="008103FA"/>
    <w:rsid w:val="00814823"/>
    <w:rsid w:val="00815F0B"/>
    <w:rsid w:val="00825BF7"/>
    <w:rsid w:val="00833395"/>
    <w:rsid w:val="0083537C"/>
    <w:rsid w:val="008442E5"/>
    <w:rsid w:val="00846D58"/>
    <w:rsid w:val="00847960"/>
    <w:rsid w:val="00847FFC"/>
    <w:rsid w:val="008524EB"/>
    <w:rsid w:val="008535D2"/>
    <w:rsid w:val="008543BD"/>
    <w:rsid w:val="008571C3"/>
    <w:rsid w:val="0086219C"/>
    <w:rsid w:val="0086403A"/>
    <w:rsid w:val="00871308"/>
    <w:rsid w:val="00871584"/>
    <w:rsid w:val="00875B46"/>
    <w:rsid w:val="008829D3"/>
    <w:rsid w:val="00884041"/>
    <w:rsid w:val="00887271"/>
    <w:rsid w:val="0089275D"/>
    <w:rsid w:val="00897788"/>
    <w:rsid w:val="008A3004"/>
    <w:rsid w:val="008A33F1"/>
    <w:rsid w:val="008A4857"/>
    <w:rsid w:val="008B0AA6"/>
    <w:rsid w:val="008B0DD1"/>
    <w:rsid w:val="008B10E9"/>
    <w:rsid w:val="008B1127"/>
    <w:rsid w:val="008B3C98"/>
    <w:rsid w:val="008B463F"/>
    <w:rsid w:val="008B556C"/>
    <w:rsid w:val="008B7383"/>
    <w:rsid w:val="008B771A"/>
    <w:rsid w:val="008C113D"/>
    <w:rsid w:val="008C1798"/>
    <w:rsid w:val="008C3532"/>
    <w:rsid w:val="008C4B81"/>
    <w:rsid w:val="008C7795"/>
    <w:rsid w:val="008D09B0"/>
    <w:rsid w:val="008D5C01"/>
    <w:rsid w:val="008E27BA"/>
    <w:rsid w:val="008E34E2"/>
    <w:rsid w:val="008F45AA"/>
    <w:rsid w:val="00907880"/>
    <w:rsid w:val="00920025"/>
    <w:rsid w:val="009203CA"/>
    <w:rsid w:val="00921796"/>
    <w:rsid w:val="00932EA0"/>
    <w:rsid w:val="009342C5"/>
    <w:rsid w:val="009406F7"/>
    <w:rsid w:val="0094221E"/>
    <w:rsid w:val="009448B1"/>
    <w:rsid w:val="00952919"/>
    <w:rsid w:val="00952CD8"/>
    <w:rsid w:val="00956422"/>
    <w:rsid w:val="00956A5E"/>
    <w:rsid w:val="00960298"/>
    <w:rsid w:val="00960C54"/>
    <w:rsid w:val="0096372A"/>
    <w:rsid w:val="00963963"/>
    <w:rsid w:val="00963A5E"/>
    <w:rsid w:val="009645B2"/>
    <w:rsid w:val="00967F4B"/>
    <w:rsid w:val="009772F8"/>
    <w:rsid w:val="00982D1B"/>
    <w:rsid w:val="00984571"/>
    <w:rsid w:val="00985521"/>
    <w:rsid w:val="00985FBF"/>
    <w:rsid w:val="00986740"/>
    <w:rsid w:val="00990B25"/>
    <w:rsid w:val="00993CFF"/>
    <w:rsid w:val="0099432B"/>
    <w:rsid w:val="00995EAF"/>
    <w:rsid w:val="009A032C"/>
    <w:rsid w:val="009A1422"/>
    <w:rsid w:val="009A1899"/>
    <w:rsid w:val="009A6148"/>
    <w:rsid w:val="009A67C5"/>
    <w:rsid w:val="009B0A86"/>
    <w:rsid w:val="009B47A2"/>
    <w:rsid w:val="009B59D6"/>
    <w:rsid w:val="009B659D"/>
    <w:rsid w:val="009C0A30"/>
    <w:rsid w:val="009C4847"/>
    <w:rsid w:val="009C5025"/>
    <w:rsid w:val="009C7341"/>
    <w:rsid w:val="009C7BF9"/>
    <w:rsid w:val="009D0EA7"/>
    <w:rsid w:val="009D42AE"/>
    <w:rsid w:val="009D4877"/>
    <w:rsid w:val="009D533E"/>
    <w:rsid w:val="009D7A2D"/>
    <w:rsid w:val="009E1061"/>
    <w:rsid w:val="009E16CE"/>
    <w:rsid w:val="009E6518"/>
    <w:rsid w:val="009F1810"/>
    <w:rsid w:val="009F549A"/>
    <w:rsid w:val="009F78E7"/>
    <w:rsid w:val="00A006E0"/>
    <w:rsid w:val="00A00D14"/>
    <w:rsid w:val="00A01A43"/>
    <w:rsid w:val="00A02AB5"/>
    <w:rsid w:val="00A04575"/>
    <w:rsid w:val="00A103A9"/>
    <w:rsid w:val="00A13852"/>
    <w:rsid w:val="00A14EC6"/>
    <w:rsid w:val="00A17D96"/>
    <w:rsid w:val="00A21F2C"/>
    <w:rsid w:val="00A27776"/>
    <w:rsid w:val="00A30D25"/>
    <w:rsid w:val="00A35289"/>
    <w:rsid w:val="00A3788E"/>
    <w:rsid w:val="00A37D11"/>
    <w:rsid w:val="00A40D16"/>
    <w:rsid w:val="00A4419C"/>
    <w:rsid w:val="00A46A23"/>
    <w:rsid w:val="00A476AD"/>
    <w:rsid w:val="00A50926"/>
    <w:rsid w:val="00A622D6"/>
    <w:rsid w:val="00A6239A"/>
    <w:rsid w:val="00A62CA1"/>
    <w:rsid w:val="00A67F41"/>
    <w:rsid w:val="00A701BA"/>
    <w:rsid w:val="00A71EF5"/>
    <w:rsid w:val="00A73819"/>
    <w:rsid w:val="00A738B2"/>
    <w:rsid w:val="00A75E9A"/>
    <w:rsid w:val="00A85E03"/>
    <w:rsid w:val="00A87605"/>
    <w:rsid w:val="00A9275F"/>
    <w:rsid w:val="00A960C6"/>
    <w:rsid w:val="00A9745E"/>
    <w:rsid w:val="00AA0983"/>
    <w:rsid w:val="00AA4A1F"/>
    <w:rsid w:val="00AA59B5"/>
    <w:rsid w:val="00AA7078"/>
    <w:rsid w:val="00AB24D8"/>
    <w:rsid w:val="00AB789A"/>
    <w:rsid w:val="00AC0C2E"/>
    <w:rsid w:val="00AC1F7F"/>
    <w:rsid w:val="00AC5A21"/>
    <w:rsid w:val="00AC6A7A"/>
    <w:rsid w:val="00AD30EE"/>
    <w:rsid w:val="00AD5388"/>
    <w:rsid w:val="00AD60B8"/>
    <w:rsid w:val="00AD7184"/>
    <w:rsid w:val="00AE06CE"/>
    <w:rsid w:val="00AE1CDE"/>
    <w:rsid w:val="00AE2722"/>
    <w:rsid w:val="00AE2E32"/>
    <w:rsid w:val="00AE509D"/>
    <w:rsid w:val="00AF0069"/>
    <w:rsid w:val="00AF2DC3"/>
    <w:rsid w:val="00AF7BEE"/>
    <w:rsid w:val="00B00692"/>
    <w:rsid w:val="00B02C04"/>
    <w:rsid w:val="00B033D8"/>
    <w:rsid w:val="00B07613"/>
    <w:rsid w:val="00B07F18"/>
    <w:rsid w:val="00B136B0"/>
    <w:rsid w:val="00B13E0E"/>
    <w:rsid w:val="00B14B37"/>
    <w:rsid w:val="00B15ADC"/>
    <w:rsid w:val="00B2036A"/>
    <w:rsid w:val="00B21530"/>
    <w:rsid w:val="00B21B9A"/>
    <w:rsid w:val="00B22074"/>
    <w:rsid w:val="00B22D26"/>
    <w:rsid w:val="00B2785A"/>
    <w:rsid w:val="00B31622"/>
    <w:rsid w:val="00B3375A"/>
    <w:rsid w:val="00B40F10"/>
    <w:rsid w:val="00B41D04"/>
    <w:rsid w:val="00B43A5C"/>
    <w:rsid w:val="00B52FE5"/>
    <w:rsid w:val="00B55625"/>
    <w:rsid w:val="00B56F6A"/>
    <w:rsid w:val="00B570C3"/>
    <w:rsid w:val="00B61E53"/>
    <w:rsid w:val="00B639A2"/>
    <w:rsid w:val="00B65AA3"/>
    <w:rsid w:val="00B7008E"/>
    <w:rsid w:val="00B7164F"/>
    <w:rsid w:val="00B744FB"/>
    <w:rsid w:val="00B7663D"/>
    <w:rsid w:val="00B81ADB"/>
    <w:rsid w:val="00B826C0"/>
    <w:rsid w:val="00B82778"/>
    <w:rsid w:val="00B9019D"/>
    <w:rsid w:val="00B903A3"/>
    <w:rsid w:val="00B9137D"/>
    <w:rsid w:val="00B92650"/>
    <w:rsid w:val="00B9773D"/>
    <w:rsid w:val="00B97B24"/>
    <w:rsid w:val="00BA1DEC"/>
    <w:rsid w:val="00BA1E4F"/>
    <w:rsid w:val="00BA4848"/>
    <w:rsid w:val="00BA56AB"/>
    <w:rsid w:val="00BA74F4"/>
    <w:rsid w:val="00BB31CF"/>
    <w:rsid w:val="00BB415B"/>
    <w:rsid w:val="00BB5BCD"/>
    <w:rsid w:val="00BC0F5D"/>
    <w:rsid w:val="00BC1968"/>
    <w:rsid w:val="00BC3337"/>
    <w:rsid w:val="00BC6CCF"/>
    <w:rsid w:val="00BD12F0"/>
    <w:rsid w:val="00BD4D98"/>
    <w:rsid w:val="00BD511A"/>
    <w:rsid w:val="00BE5956"/>
    <w:rsid w:val="00BE6C88"/>
    <w:rsid w:val="00BF1650"/>
    <w:rsid w:val="00BF18CA"/>
    <w:rsid w:val="00BF2613"/>
    <w:rsid w:val="00BF3285"/>
    <w:rsid w:val="00BF3D5D"/>
    <w:rsid w:val="00BF727E"/>
    <w:rsid w:val="00BF7841"/>
    <w:rsid w:val="00BF7ECE"/>
    <w:rsid w:val="00C02A2F"/>
    <w:rsid w:val="00C1068B"/>
    <w:rsid w:val="00C202EB"/>
    <w:rsid w:val="00C22ECC"/>
    <w:rsid w:val="00C2339C"/>
    <w:rsid w:val="00C32893"/>
    <w:rsid w:val="00C3379D"/>
    <w:rsid w:val="00C342F1"/>
    <w:rsid w:val="00C34E0E"/>
    <w:rsid w:val="00C35F27"/>
    <w:rsid w:val="00C35FB5"/>
    <w:rsid w:val="00C40375"/>
    <w:rsid w:val="00C4447A"/>
    <w:rsid w:val="00C532DE"/>
    <w:rsid w:val="00C53617"/>
    <w:rsid w:val="00C54152"/>
    <w:rsid w:val="00C56A35"/>
    <w:rsid w:val="00C56FF6"/>
    <w:rsid w:val="00C6070F"/>
    <w:rsid w:val="00C60DC2"/>
    <w:rsid w:val="00C612F2"/>
    <w:rsid w:val="00C61DCE"/>
    <w:rsid w:val="00C61EF9"/>
    <w:rsid w:val="00C63F61"/>
    <w:rsid w:val="00C6464C"/>
    <w:rsid w:val="00C65D0B"/>
    <w:rsid w:val="00C66473"/>
    <w:rsid w:val="00C74EDD"/>
    <w:rsid w:val="00C77ED7"/>
    <w:rsid w:val="00C8325B"/>
    <w:rsid w:val="00C84F18"/>
    <w:rsid w:val="00C87DDF"/>
    <w:rsid w:val="00C967D8"/>
    <w:rsid w:val="00CA1285"/>
    <w:rsid w:val="00CA2AF1"/>
    <w:rsid w:val="00CA2E4F"/>
    <w:rsid w:val="00CA3E7D"/>
    <w:rsid w:val="00CA4C18"/>
    <w:rsid w:val="00CA56C2"/>
    <w:rsid w:val="00CA58FF"/>
    <w:rsid w:val="00CB154D"/>
    <w:rsid w:val="00CC7258"/>
    <w:rsid w:val="00CD24F1"/>
    <w:rsid w:val="00CD426A"/>
    <w:rsid w:val="00CD6967"/>
    <w:rsid w:val="00CD6D40"/>
    <w:rsid w:val="00CE1A94"/>
    <w:rsid w:val="00CE54B3"/>
    <w:rsid w:val="00CE65D9"/>
    <w:rsid w:val="00CE6AB4"/>
    <w:rsid w:val="00CF101F"/>
    <w:rsid w:val="00CF5A56"/>
    <w:rsid w:val="00CF7D25"/>
    <w:rsid w:val="00D00F27"/>
    <w:rsid w:val="00D01D24"/>
    <w:rsid w:val="00D01E0B"/>
    <w:rsid w:val="00D04705"/>
    <w:rsid w:val="00D05624"/>
    <w:rsid w:val="00D11901"/>
    <w:rsid w:val="00D11DEA"/>
    <w:rsid w:val="00D13C4F"/>
    <w:rsid w:val="00D13DC0"/>
    <w:rsid w:val="00D145CF"/>
    <w:rsid w:val="00D1526D"/>
    <w:rsid w:val="00D16853"/>
    <w:rsid w:val="00D20199"/>
    <w:rsid w:val="00D21A85"/>
    <w:rsid w:val="00D220CE"/>
    <w:rsid w:val="00D24333"/>
    <w:rsid w:val="00D25294"/>
    <w:rsid w:val="00D2681B"/>
    <w:rsid w:val="00D3000C"/>
    <w:rsid w:val="00D310C1"/>
    <w:rsid w:val="00D35AB4"/>
    <w:rsid w:val="00D41175"/>
    <w:rsid w:val="00D423B7"/>
    <w:rsid w:val="00D42A57"/>
    <w:rsid w:val="00D4614C"/>
    <w:rsid w:val="00D51B3C"/>
    <w:rsid w:val="00D52A31"/>
    <w:rsid w:val="00D64DFA"/>
    <w:rsid w:val="00D71A5B"/>
    <w:rsid w:val="00D76BFB"/>
    <w:rsid w:val="00D84CA7"/>
    <w:rsid w:val="00D87281"/>
    <w:rsid w:val="00D9182C"/>
    <w:rsid w:val="00DA07C7"/>
    <w:rsid w:val="00DA357D"/>
    <w:rsid w:val="00DB1E41"/>
    <w:rsid w:val="00DB5ECE"/>
    <w:rsid w:val="00DB75D9"/>
    <w:rsid w:val="00DC203A"/>
    <w:rsid w:val="00DC3FEB"/>
    <w:rsid w:val="00DC5EFF"/>
    <w:rsid w:val="00DC7AE6"/>
    <w:rsid w:val="00DD0F6D"/>
    <w:rsid w:val="00DD1C51"/>
    <w:rsid w:val="00DD390B"/>
    <w:rsid w:val="00DD6160"/>
    <w:rsid w:val="00DE59D1"/>
    <w:rsid w:val="00DF0A83"/>
    <w:rsid w:val="00DF0BF1"/>
    <w:rsid w:val="00DF5D5E"/>
    <w:rsid w:val="00E01AF6"/>
    <w:rsid w:val="00E06327"/>
    <w:rsid w:val="00E10AA6"/>
    <w:rsid w:val="00E114D7"/>
    <w:rsid w:val="00E12AC1"/>
    <w:rsid w:val="00E16240"/>
    <w:rsid w:val="00E20AC5"/>
    <w:rsid w:val="00E20F5C"/>
    <w:rsid w:val="00E22235"/>
    <w:rsid w:val="00E241E4"/>
    <w:rsid w:val="00E244DC"/>
    <w:rsid w:val="00E25973"/>
    <w:rsid w:val="00E25A69"/>
    <w:rsid w:val="00E33068"/>
    <w:rsid w:val="00E34ED6"/>
    <w:rsid w:val="00E3523E"/>
    <w:rsid w:val="00E37ACA"/>
    <w:rsid w:val="00E401BB"/>
    <w:rsid w:val="00E43F10"/>
    <w:rsid w:val="00E444E1"/>
    <w:rsid w:val="00E4478D"/>
    <w:rsid w:val="00E45B3A"/>
    <w:rsid w:val="00E4625E"/>
    <w:rsid w:val="00E4726E"/>
    <w:rsid w:val="00E5388B"/>
    <w:rsid w:val="00E54421"/>
    <w:rsid w:val="00E5708F"/>
    <w:rsid w:val="00E60BD0"/>
    <w:rsid w:val="00E64BD2"/>
    <w:rsid w:val="00E662F0"/>
    <w:rsid w:val="00E675B9"/>
    <w:rsid w:val="00E677E1"/>
    <w:rsid w:val="00E72BE4"/>
    <w:rsid w:val="00E80987"/>
    <w:rsid w:val="00E82501"/>
    <w:rsid w:val="00E84193"/>
    <w:rsid w:val="00E87473"/>
    <w:rsid w:val="00E906E6"/>
    <w:rsid w:val="00E9369D"/>
    <w:rsid w:val="00EA17D0"/>
    <w:rsid w:val="00EA21BB"/>
    <w:rsid w:val="00EA266E"/>
    <w:rsid w:val="00EA31A2"/>
    <w:rsid w:val="00EA6F27"/>
    <w:rsid w:val="00EA7FAB"/>
    <w:rsid w:val="00EB0FB8"/>
    <w:rsid w:val="00EB13A0"/>
    <w:rsid w:val="00EB206D"/>
    <w:rsid w:val="00EB351B"/>
    <w:rsid w:val="00EB35B3"/>
    <w:rsid w:val="00EB3BB7"/>
    <w:rsid w:val="00EB54D7"/>
    <w:rsid w:val="00EC16A5"/>
    <w:rsid w:val="00EC2A42"/>
    <w:rsid w:val="00EC4F93"/>
    <w:rsid w:val="00EC74B7"/>
    <w:rsid w:val="00ED237B"/>
    <w:rsid w:val="00ED2C43"/>
    <w:rsid w:val="00EE0F66"/>
    <w:rsid w:val="00EE1711"/>
    <w:rsid w:val="00EE3BD9"/>
    <w:rsid w:val="00EE5442"/>
    <w:rsid w:val="00EE6D76"/>
    <w:rsid w:val="00EF4414"/>
    <w:rsid w:val="00F00A70"/>
    <w:rsid w:val="00F019C5"/>
    <w:rsid w:val="00F02580"/>
    <w:rsid w:val="00F03347"/>
    <w:rsid w:val="00F04306"/>
    <w:rsid w:val="00F0445A"/>
    <w:rsid w:val="00F049D3"/>
    <w:rsid w:val="00F06C11"/>
    <w:rsid w:val="00F100B5"/>
    <w:rsid w:val="00F115E4"/>
    <w:rsid w:val="00F16B91"/>
    <w:rsid w:val="00F201FC"/>
    <w:rsid w:val="00F218F3"/>
    <w:rsid w:val="00F224E4"/>
    <w:rsid w:val="00F22778"/>
    <w:rsid w:val="00F257FA"/>
    <w:rsid w:val="00F314F2"/>
    <w:rsid w:val="00F3381D"/>
    <w:rsid w:val="00F354C4"/>
    <w:rsid w:val="00F35E97"/>
    <w:rsid w:val="00F36BBD"/>
    <w:rsid w:val="00F3799E"/>
    <w:rsid w:val="00F41D0A"/>
    <w:rsid w:val="00F46E94"/>
    <w:rsid w:val="00F47B16"/>
    <w:rsid w:val="00F51393"/>
    <w:rsid w:val="00F51AD4"/>
    <w:rsid w:val="00F53D76"/>
    <w:rsid w:val="00F61330"/>
    <w:rsid w:val="00F65AEA"/>
    <w:rsid w:val="00F70E8D"/>
    <w:rsid w:val="00F71296"/>
    <w:rsid w:val="00F72A7D"/>
    <w:rsid w:val="00F76831"/>
    <w:rsid w:val="00F8462F"/>
    <w:rsid w:val="00F8489F"/>
    <w:rsid w:val="00F84FB8"/>
    <w:rsid w:val="00F91178"/>
    <w:rsid w:val="00F91A1F"/>
    <w:rsid w:val="00F92A34"/>
    <w:rsid w:val="00F95E03"/>
    <w:rsid w:val="00F965E2"/>
    <w:rsid w:val="00F973FD"/>
    <w:rsid w:val="00FA2212"/>
    <w:rsid w:val="00FA4234"/>
    <w:rsid w:val="00FA4B0F"/>
    <w:rsid w:val="00FB0B2E"/>
    <w:rsid w:val="00FB51F7"/>
    <w:rsid w:val="00FB6F5D"/>
    <w:rsid w:val="00FC1136"/>
    <w:rsid w:val="00FC30C3"/>
    <w:rsid w:val="00FC415B"/>
    <w:rsid w:val="00FC76F1"/>
    <w:rsid w:val="00FD2C7E"/>
    <w:rsid w:val="00FD3CED"/>
    <w:rsid w:val="00FD71D0"/>
    <w:rsid w:val="00FE1430"/>
    <w:rsid w:val="00FE1F0D"/>
    <w:rsid w:val="00FE1F63"/>
    <w:rsid w:val="00FE4A6B"/>
    <w:rsid w:val="00FE4AD0"/>
    <w:rsid w:val="00FE4CFB"/>
    <w:rsid w:val="00FF08F8"/>
    <w:rsid w:val="00FF34B0"/>
    <w:rsid w:val="00FF43ED"/>
    <w:rsid w:val="00FF6EE4"/>
    <w:rsid w:val="00FF6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DF6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C43"/>
    <w:pPr>
      <w:spacing w:after="160" w:line="278" w:lineRule="auto"/>
    </w:pPr>
    <w:rPr>
      <w:rFonts w:ascii="Aptos" w:eastAsia="Aptos" w:hAnsi="Aptos"/>
      <w:kern w:val="2"/>
      <w:sz w:val="24"/>
      <w:szCs w:val="24"/>
    </w:rPr>
  </w:style>
  <w:style w:type="paragraph" w:styleId="Heading1">
    <w:name w:val="heading 1"/>
    <w:basedOn w:val="Normal"/>
    <w:next w:val="Normal"/>
    <w:link w:val="Heading1Char"/>
    <w:qFormat/>
    <w:rsid w:val="007727AA"/>
    <w:pPr>
      <w:keepNext/>
      <w:spacing w:after="60"/>
      <w:outlineLvl w:val="0"/>
    </w:pPr>
    <w:rPr>
      <w:b/>
      <w:bCs/>
      <w:kern w:val="32"/>
      <w:sz w:val="32"/>
      <w:szCs w:val="32"/>
    </w:rPr>
  </w:style>
  <w:style w:type="paragraph" w:styleId="Heading2">
    <w:name w:val="heading 2"/>
    <w:basedOn w:val="Normal"/>
    <w:next w:val="Normal"/>
    <w:link w:val="Heading2Char"/>
    <w:qFormat/>
    <w:rsid w:val="007727AA"/>
    <w:pPr>
      <w:keepNext/>
      <w:spacing w:after="60"/>
      <w:outlineLvl w:val="1"/>
    </w:pPr>
    <w:rPr>
      <w:b/>
      <w:bCs/>
      <w:i/>
      <w:iCs/>
      <w:sz w:val="28"/>
      <w:szCs w:val="28"/>
    </w:rPr>
  </w:style>
  <w:style w:type="paragraph" w:styleId="Heading3">
    <w:name w:val="heading 3"/>
    <w:basedOn w:val="Normal"/>
    <w:next w:val="Normal"/>
    <w:link w:val="Heading3Char"/>
    <w:qFormat/>
    <w:rsid w:val="007727AA"/>
    <w:pPr>
      <w:keepNext/>
      <w:spacing w:after="60"/>
      <w:outlineLvl w:val="2"/>
    </w:pPr>
    <w:rPr>
      <w:b/>
      <w:bCs/>
      <w:sz w:val="26"/>
      <w:szCs w:val="26"/>
    </w:rPr>
  </w:style>
  <w:style w:type="character" w:default="1" w:styleId="DefaultParagraphFont">
    <w:name w:val="Default Paragraph Font"/>
    <w:uiPriority w:val="1"/>
    <w:semiHidden/>
    <w:unhideWhenUsed/>
    <w:rsid w:val="00ED2C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C43"/>
  </w:style>
  <w:style w:type="paragraph" w:customStyle="1" w:styleId="Default">
    <w:name w:val="Default"/>
    <w:rsid w:val="00123279"/>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0B3873"/>
    <w:pPr>
      <w:ind w:left="720"/>
      <w:contextualSpacing/>
    </w:pPr>
  </w:style>
  <w:style w:type="character" w:styleId="CommentReference">
    <w:name w:val="annotation reference"/>
    <w:uiPriority w:val="99"/>
    <w:semiHidden/>
    <w:unhideWhenUsed/>
    <w:rsid w:val="00C84F18"/>
    <w:rPr>
      <w:sz w:val="16"/>
      <w:szCs w:val="16"/>
    </w:rPr>
  </w:style>
  <w:style w:type="paragraph" w:styleId="CommentText">
    <w:name w:val="annotation text"/>
    <w:basedOn w:val="Normal"/>
    <w:link w:val="CommentTextChar"/>
    <w:uiPriority w:val="99"/>
    <w:unhideWhenUsed/>
    <w:rsid w:val="00C84F18"/>
  </w:style>
  <w:style w:type="character" w:customStyle="1" w:styleId="CommentTextChar">
    <w:name w:val="Comment Text Char"/>
    <w:link w:val="CommentText"/>
    <w:uiPriority w:val="99"/>
    <w:rsid w:val="00C84F18"/>
    <w:rPr>
      <w:sz w:val="20"/>
      <w:szCs w:val="20"/>
    </w:rPr>
  </w:style>
  <w:style w:type="paragraph" w:styleId="CommentSubject">
    <w:name w:val="annotation subject"/>
    <w:basedOn w:val="CommentText"/>
    <w:next w:val="CommentText"/>
    <w:link w:val="CommentSubjectChar"/>
    <w:uiPriority w:val="99"/>
    <w:semiHidden/>
    <w:unhideWhenUsed/>
    <w:rsid w:val="00C84F18"/>
    <w:rPr>
      <w:b/>
      <w:bCs/>
    </w:rPr>
  </w:style>
  <w:style w:type="character" w:customStyle="1" w:styleId="CommentSubjectChar">
    <w:name w:val="Comment Subject Char"/>
    <w:link w:val="CommentSubject"/>
    <w:uiPriority w:val="99"/>
    <w:semiHidden/>
    <w:rsid w:val="00C84F18"/>
    <w:rPr>
      <w:b/>
      <w:bCs/>
      <w:sz w:val="20"/>
      <w:szCs w:val="20"/>
    </w:rPr>
  </w:style>
  <w:style w:type="paragraph" w:styleId="BalloonText">
    <w:name w:val="Balloon Text"/>
    <w:basedOn w:val="Normal"/>
    <w:link w:val="BalloonTextChar"/>
    <w:uiPriority w:val="99"/>
    <w:semiHidden/>
    <w:unhideWhenUsed/>
    <w:rsid w:val="00C84F18"/>
    <w:rPr>
      <w:rFonts w:ascii="Segoe UI" w:hAnsi="Segoe UI" w:cs="Segoe UI"/>
      <w:sz w:val="18"/>
      <w:szCs w:val="18"/>
    </w:rPr>
  </w:style>
  <w:style w:type="character" w:customStyle="1" w:styleId="BalloonTextChar">
    <w:name w:val="Balloon Text Char"/>
    <w:link w:val="BalloonText"/>
    <w:uiPriority w:val="99"/>
    <w:semiHidden/>
    <w:rsid w:val="00C84F18"/>
    <w:rPr>
      <w:rFonts w:ascii="Segoe UI" w:hAnsi="Segoe UI" w:cs="Segoe UI"/>
      <w:sz w:val="18"/>
      <w:szCs w:val="18"/>
    </w:rPr>
  </w:style>
  <w:style w:type="paragraph" w:customStyle="1" w:styleId="TableParagraph">
    <w:name w:val="Table Paragraph"/>
    <w:basedOn w:val="Normal"/>
    <w:uiPriority w:val="1"/>
    <w:qFormat/>
    <w:rsid w:val="00AF2DC3"/>
    <w:pPr>
      <w:widowControl w:val="0"/>
    </w:pPr>
  </w:style>
  <w:style w:type="paragraph" w:styleId="Header">
    <w:name w:val="header"/>
    <w:basedOn w:val="Normal"/>
    <w:link w:val="HeaderChar"/>
    <w:uiPriority w:val="99"/>
    <w:unhideWhenUsed/>
    <w:rsid w:val="00AF2DC3"/>
    <w:pPr>
      <w:tabs>
        <w:tab w:val="center" w:pos="4680"/>
        <w:tab w:val="right" w:pos="9360"/>
      </w:tabs>
    </w:pPr>
  </w:style>
  <w:style w:type="character" w:customStyle="1" w:styleId="HeaderChar">
    <w:name w:val="Header Char"/>
    <w:basedOn w:val="DefaultParagraphFont"/>
    <w:link w:val="Header"/>
    <w:uiPriority w:val="99"/>
    <w:rsid w:val="00AF2DC3"/>
  </w:style>
  <w:style w:type="paragraph" w:styleId="Footer">
    <w:name w:val="footer"/>
    <w:basedOn w:val="Normal"/>
    <w:link w:val="FooterChar"/>
    <w:uiPriority w:val="99"/>
    <w:unhideWhenUsed/>
    <w:rsid w:val="00AF2DC3"/>
    <w:pPr>
      <w:tabs>
        <w:tab w:val="center" w:pos="4680"/>
        <w:tab w:val="right" w:pos="9360"/>
      </w:tabs>
    </w:pPr>
  </w:style>
  <w:style w:type="character" w:customStyle="1" w:styleId="FooterChar">
    <w:name w:val="Footer Char"/>
    <w:basedOn w:val="DefaultParagraphFont"/>
    <w:link w:val="Footer"/>
    <w:uiPriority w:val="99"/>
    <w:rsid w:val="00AF2DC3"/>
  </w:style>
  <w:style w:type="paragraph" w:styleId="Revision">
    <w:name w:val="Revision"/>
    <w:hidden/>
    <w:uiPriority w:val="99"/>
    <w:semiHidden/>
    <w:rsid w:val="00BF7841"/>
    <w:rPr>
      <w:sz w:val="22"/>
      <w:szCs w:val="22"/>
    </w:rPr>
  </w:style>
  <w:style w:type="character" w:customStyle="1" w:styleId="ssparalabel">
    <w:name w:val="ss_paralabel"/>
    <w:basedOn w:val="DefaultParagraphFont"/>
    <w:rsid w:val="004F7E11"/>
  </w:style>
  <w:style w:type="character" w:customStyle="1" w:styleId="ssbf">
    <w:name w:val="ss_bf"/>
    <w:basedOn w:val="DefaultParagraphFont"/>
    <w:rsid w:val="004F7E11"/>
  </w:style>
  <w:style w:type="character" w:customStyle="1" w:styleId="ssparacontent">
    <w:name w:val="ss_paracontent"/>
    <w:basedOn w:val="DefaultParagraphFont"/>
    <w:rsid w:val="004F7E11"/>
  </w:style>
  <w:style w:type="character" w:styleId="Hyperlink">
    <w:name w:val="Hyperlink"/>
    <w:uiPriority w:val="99"/>
    <w:unhideWhenUsed/>
    <w:rsid w:val="00F91A1F"/>
    <w:rPr>
      <w:color w:val="0563C1"/>
      <w:u w:val="single"/>
    </w:rPr>
  </w:style>
  <w:style w:type="paragraph" w:styleId="Title">
    <w:name w:val="Title"/>
    <w:basedOn w:val="Normal"/>
    <w:next w:val="Normal"/>
    <w:link w:val="TitleChar"/>
    <w:uiPriority w:val="10"/>
    <w:qFormat/>
    <w:rsid w:val="007C53BB"/>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7C53BB"/>
    <w:rPr>
      <w:rFonts w:ascii="Calibri Light" w:eastAsia="Times New Roman" w:hAnsi="Calibri Light" w:cs="Times New Roman"/>
      <w:spacing w:val="-10"/>
      <w:kern w:val="28"/>
      <w:sz w:val="56"/>
      <w:szCs w:val="56"/>
    </w:rPr>
  </w:style>
  <w:style w:type="paragraph" w:customStyle="1" w:styleId="Title1">
    <w:name w:val="Title1"/>
    <w:basedOn w:val="Normal"/>
    <w:uiPriority w:val="99"/>
    <w:rsid w:val="007727AA"/>
    <w:pPr>
      <w:tabs>
        <w:tab w:val="left" w:pos="720"/>
        <w:tab w:val="left" w:pos="1440"/>
        <w:tab w:val="left" w:pos="2160"/>
      </w:tabs>
      <w:ind w:left="720" w:hanging="720"/>
    </w:pPr>
    <w:rPr>
      <w:rFonts w:cs="Arial"/>
      <w:b/>
      <w:bCs/>
    </w:rPr>
  </w:style>
  <w:style w:type="paragraph" w:customStyle="1" w:styleId="upar1">
    <w:name w:val="upar1"/>
    <w:basedOn w:val="Normal"/>
    <w:uiPriority w:val="99"/>
    <w:rsid w:val="007727AA"/>
    <w:pPr>
      <w:tabs>
        <w:tab w:val="left" w:pos="720"/>
        <w:tab w:val="left" w:pos="1440"/>
      </w:tabs>
    </w:pPr>
    <w:rPr>
      <w:rFonts w:cs="Arial"/>
    </w:rPr>
  </w:style>
  <w:style w:type="paragraph" w:customStyle="1" w:styleId="Footnote">
    <w:name w:val="Footnote"/>
    <w:basedOn w:val="Normal"/>
    <w:rsid w:val="007727AA"/>
    <w:pPr>
      <w:spacing w:before="120"/>
    </w:pPr>
    <w:rPr>
      <w:sz w:val="16"/>
      <w:szCs w:val="16"/>
    </w:rPr>
  </w:style>
  <w:style w:type="character" w:customStyle="1" w:styleId="Heading1Char">
    <w:name w:val="Heading 1 Char"/>
    <w:link w:val="Heading1"/>
    <w:rsid w:val="009E16CE"/>
    <w:rPr>
      <w:rFonts w:ascii="Arial" w:eastAsia="Times New Roman" w:hAnsi="Arial"/>
      <w:b/>
      <w:bCs/>
      <w:kern w:val="32"/>
      <w:sz w:val="32"/>
      <w:szCs w:val="32"/>
    </w:rPr>
  </w:style>
  <w:style w:type="character" w:customStyle="1" w:styleId="Heading2Char">
    <w:name w:val="Heading 2 Char"/>
    <w:link w:val="Heading2"/>
    <w:rsid w:val="009E16CE"/>
    <w:rPr>
      <w:rFonts w:ascii="Arial" w:eastAsia="Times New Roman" w:hAnsi="Arial"/>
      <w:b/>
      <w:bCs/>
      <w:i/>
      <w:iCs/>
      <w:sz w:val="28"/>
      <w:szCs w:val="28"/>
    </w:rPr>
  </w:style>
  <w:style w:type="character" w:customStyle="1" w:styleId="Heading3Char">
    <w:name w:val="Heading 3 Char"/>
    <w:link w:val="Heading3"/>
    <w:rsid w:val="009E16CE"/>
    <w:rPr>
      <w:rFonts w:ascii="Arial" w:eastAsia="Times New Roman" w:hAnsi="Arial"/>
      <w:b/>
      <w:bCs/>
      <w:sz w:val="26"/>
      <w:szCs w:val="26"/>
    </w:rPr>
  </w:style>
  <w:style w:type="paragraph" w:customStyle="1" w:styleId="Title2">
    <w:name w:val="Title2"/>
    <w:basedOn w:val="Title1"/>
    <w:rsid w:val="007727AA"/>
  </w:style>
  <w:style w:type="paragraph" w:customStyle="1" w:styleId="par1">
    <w:name w:val="par1"/>
    <w:basedOn w:val="Normal"/>
    <w:uiPriority w:val="99"/>
    <w:rsid w:val="007727AA"/>
    <w:pPr>
      <w:tabs>
        <w:tab w:val="left" w:pos="720"/>
        <w:tab w:val="left" w:pos="1440"/>
        <w:tab w:val="left" w:pos="2160"/>
      </w:tabs>
      <w:ind w:left="720" w:hanging="720"/>
    </w:pPr>
  </w:style>
  <w:style w:type="paragraph" w:customStyle="1" w:styleId="cp">
    <w:name w:val="cp"/>
    <w:basedOn w:val="Normal"/>
    <w:rsid w:val="007727AA"/>
    <w:pPr>
      <w:jc w:val="center"/>
    </w:pPr>
  </w:style>
  <w:style w:type="paragraph" w:customStyle="1" w:styleId="par2">
    <w:name w:val="par2"/>
    <w:basedOn w:val="par1"/>
    <w:uiPriority w:val="99"/>
    <w:rsid w:val="007727AA"/>
    <w:pPr>
      <w:ind w:left="1440"/>
    </w:pPr>
  </w:style>
  <w:style w:type="paragraph" w:customStyle="1" w:styleId="upar2">
    <w:name w:val="upar2"/>
    <w:basedOn w:val="upar1"/>
    <w:rsid w:val="007727AA"/>
    <w:pPr>
      <w:ind w:left="720"/>
    </w:pPr>
  </w:style>
  <w:style w:type="paragraph" w:customStyle="1" w:styleId="upar3">
    <w:name w:val="upar3"/>
    <w:basedOn w:val="upar1"/>
    <w:rsid w:val="007727AA"/>
    <w:pPr>
      <w:ind w:left="1440"/>
    </w:pPr>
  </w:style>
  <w:style w:type="paragraph" w:customStyle="1" w:styleId="Title3">
    <w:name w:val="Title3"/>
    <w:basedOn w:val="Title2"/>
    <w:rsid w:val="007727AA"/>
  </w:style>
  <w:style w:type="paragraph" w:customStyle="1" w:styleId="Title4">
    <w:name w:val="Title4"/>
    <w:basedOn w:val="Title2"/>
    <w:rsid w:val="007727AA"/>
  </w:style>
  <w:style w:type="paragraph" w:customStyle="1" w:styleId="upar4">
    <w:name w:val="upar4"/>
    <w:basedOn w:val="upar1"/>
    <w:rsid w:val="007727AA"/>
    <w:pPr>
      <w:ind w:left="2160"/>
    </w:pPr>
  </w:style>
  <w:style w:type="paragraph" w:customStyle="1" w:styleId="par3">
    <w:name w:val="par3"/>
    <w:basedOn w:val="par1"/>
    <w:uiPriority w:val="99"/>
    <w:rsid w:val="007727AA"/>
    <w:pPr>
      <w:ind w:left="2160"/>
    </w:pPr>
  </w:style>
  <w:style w:type="paragraph" w:customStyle="1" w:styleId="par4">
    <w:name w:val="par4"/>
    <w:basedOn w:val="par1"/>
    <w:uiPriority w:val="99"/>
    <w:rsid w:val="007727AA"/>
    <w:pPr>
      <w:ind w:left="2880"/>
    </w:pPr>
  </w:style>
  <w:style w:type="paragraph" w:customStyle="1" w:styleId="par5">
    <w:name w:val="par5"/>
    <w:basedOn w:val="par1"/>
    <w:uiPriority w:val="99"/>
    <w:rsid w:val="007727AA"/>
    <w:pPr>
      <w:ind w:left="3600"/>
    </w:pPr>
  </w:style>
  <w:style w:type="paragraph" w:customStyle="1" w:styleId="upar5">
    <w:name w:val="upar5"/>
    <w:basedOn w:val="upar1"/>
    <w:rsid w:val="007727AA"/>
    <w:pPr>
      <w:ind w:left="2880"/>
    </w:pPr>
  </w:style>
  <w:style w:type="paragraph" w:customStyle="1" w:styleId="par6">
    <w:name w:val="par6"/>
    <w:basedOn w:val="par1"/>
    <w:rsid w:val="007727AA"/>
    <w:pPr>
      <w:ind w:left="4320"/>
    </w:pPr>
  </w:style>
  <w:style w:type="paragraph" w:customStyle="1" w:styleId="upar6">
    <w:name w:val="upar6"/>
    <w:basedOn w:val="upar1"/>
    <w:rsid w:val="007727AA"/>
    <w:pPr>
      <w:ind w:left="3600"/>
    </w:pPr>
  </w:style>
  <w:style w:type="character" w:styleId="FollowedHyperlink">
    <w:name w:val="FollowedHyperlink"/>
    <w:uiPriority w:val="99"/>
    <w:semiHidden/>
    <w:unhideWhenUsed/>
    <w:rsid w:val="00C6464C"/>
    <w:rPr>
      <w:color w:val="954F72"/>
      <w:u w:val="single"/>
    </w:rPr>
  </w:style>
  <w:style w:type="table" w:styleId="TableGrid">
    <w:name w:val="Table Grid"/>
    <w:basedOn w:val="TableNormal"/>
    <w:uiPriority w:val="39"/>
    <w:rsid w:val="00871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4227">
      <w:bodyDiv w:val="1"/>
      <w:marLeft w:val="0"/>
      <w:marRight w:val="0"/>
      <w:marTop w:val="0"/>
      <w:marBottom w:val="0"/>
      <w:divBdr>
        <w:top w:val="none" w:sz="0" w:space="0" w:color="auto"/>
        <w:left w:val="none" w:sz="0" w:space="0" w:color="auto"/>
        <w:bottom w:val="none" w:sz="0" w:space="0" w:color="auto"/>
        <w:right w:val="none" w:sz="0" w:space="0" w:color="auto"/>
      </w:divBdr>
      <w:divsChild>
        <w:div w:id="839546188">
          <w:marLeft w:val="0"/>
          <w:marRight w:val="0"/>
          <w:marTop w:val="240"/>
          <w:marBottom w:val="0"/>
          <w:divBdr>
            <w:top w:val="none" w:sz="0" w:space="0" w:color="auto"/>
            <w:left w:val="none" w:sz="0" w:space="0" w:color="auto"/>
            <w:bottom w:val="none" w:sz="0" w:space="0" w:color="auto"/>
            <w:right w:val="none" w:sz="0" w:space="0" w:color="auto"/>
          </w:divBdr>
        </w:div>
        <w:div w:id="925186457">
          <w:marLeft w:val="0"/>
          <w:marRight w:val="0"/>
          <w:marTop w:val="240"/>
          <w:marBottom w:val="0"/>
          <w:divBdr>
            <w:top w:val="none" w:sz="0" w:space="0" w:color="auto"/>
            <w:left w:val="none" w:sz="0" w:space="0" w:color="auto"/>
            <w:bottom w:val="none" w:sz="0" w:space="0" w:color="auto"/>
            <w:right w:val="none" w:sz="0" w:space="0" w:color="auto"/>
          </w:divBdr>
          <w:divsChild>
            <w:div w:id="499810217">
              <w:marLeft w:val="0"/>
              <w:marRight w:val="0"/>
              <w:marTop w:val="0"/>
              <w:marBottom w:val="0"/>
              <w:divBdr>
                <w:top w:val="none" w:sz="0" w:space="0" w:color="auto"/>
                <w:left w:val="none" w:sz="0" w:space="0" w:color="auto"/>
                <w:bottom w:val="none" w:sz="0" w:space="0" w:color="auto"/>
                <w:right w:val="none" w:sz="0" w:space="0" w:color="auto"/>
              </w:divBdr>
              <w:divsChild>
                <w:div w:id="1446776300">
                  <w:marLeft w:val="0"/>
                  <w:marRight w:val="0"/>
                  <w:marTop w:val="0"/>
                  <w:marBottom w:val="0"/>
                  <w:divBdr>
                    <w:top w:val="none" w:sz="0" w:space="0" w:color="auto"/>
                    <w:left w:val="none" w:sz="0" w:space="0" w:color="auto"/>
                    <w:bottom w:val="none" w:sz="0" w:space="0" w:color="auto"/>
                    <w:right w:val="none" w:sz="0" w:space="0" w:color="auto"/>
                  </w:divBdr>
                  <w:divsChild>
                    <w:div w:id="11606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06911">
          <w:marLeft w:val="0"/>
          <w:marRight w:val="0"/>
          <w:marTop w:val="240"/>
          <w:marBottom w:val="240"/>
          <w:divBdr>
            <w:top w:val="none" w:sz="0" w:space="0" w:color="auto"/>
            <w:left w:val="none" w:sz="0" w:space="0" w:color="auto"/>
            <w:bottom w:val="none" w:sz="0" w:space="0" w:color="auto"/>
            <w:right w:val="none" w:sz="0" w:space="0" w:color="auto"/>
          </w:divBdr>
        </w:div>
      </w:divsChild>
    </w:div>
    <w:div w:id="36395360">
      <w:bodyDiv w:val="1"/>
      <w:marLeft w:val="0"/>
      <w:marRight w:val="0"/>
      <w:marTop w:val="0"/>
      <w:marBottom w:val="0"/>
      <w:divBdr>
        <w:top w:val="none" w:sz="0" w:space="0" w:color="auto"/>
        <w:left w:val="none" w:sz="0" w:space="0" w:color="auto"/>
        <w:bottom w:val="none" w:sz="0" w:space="0" w:color="auto"/>
        <w:right w:val="none" w:sz="0" w:space="0" w:color="auto"/>
      </w:divBdr>
      <w:divsChild>
        <w:div w:id="679430276">
          <w:marLeft w:val="0"/>
          <w:marRight w:val="0"/>
          <w:marTop w:val="0"/>
          <w:marBottom w:val="0"/>
          <w:divBdr>
            <w:top w:val="none" w:sz="0" w:space="0" w:color="auto"/>
            <w:left w:val="none" w:sz="0" w:space="0" w:color="auto"/>
            <w:bottom w:val="none" w:sz="0" w:space="0" w:color="auto"/>
            <w:right w:val="none" w:sz="0" w:space="0" w:color="auto"/>
          </w:divBdr>
          <w:divsChild>
            <w:div w:id="645819037">
              <w:marLeft w:val="0"/>
              <w:marRight w:val="0"/>
              <w:marTop w:val="0"/>
              <w:marBottom w:val="240"/>
              <w:divBdr>
                <w:top w:val="single" w:sz="6" w:space="0" w:color="D6D6D6"/>
                <w:left w:val="single" w:sz="6" w:space="6" w:color="D6D6D6"/>
                <w:bottom w:val="single" w:sz="6" w:space="0" w:color="D6D6D6"/>
                <w:right w:val="single" w:sz="6" w:space="6" w:color="D6D6D6"/>
              </w:divBdr>
              <w:divsChild>
                <w:div w:id="1015575965">
                  <w:marLeft w:val="0"/>
                  <w:marRight w:val="0"/>
                  <w:marTop w:val="0"/>
                  <w:marBottom w:val="0"/>
                  <w:divBdr>
                    <w:top w:val="none" w:sz="0" w:space="0" w:color="auto"/>
                    <w:left w:val="none" w:sz="0" w:space="0" w:color="auto"/>
                    <w:bottom w:val="none" w:sz="0" w:space="0" w:color="auto"/>
                    <w:right w:val="none" w:sz="0" w:space="0" w:color="auto"/>
                  </w:divBdr>
                  <w:divsChild>
                    <w:div w:id="890119429">
                      <w:marLeft w:val="0"/>
                      <w:marRight w:val="0"/>
                      <w:marTop w:val="0"/>
                      <w:marBottom w:val="0"/>
                      <w:divBdr>
                        <w:top w:val="none" w:sz="0" w:space="0" w:color="auto"/>
                        <w:left w:val="none" w:sz="0" w:space="0" w:color="auto"/>
                        <w:bottom w:val="none" w:sz="0" w:space="0" w:color="auto"/>
                        <w:right w:val="none" w:sz="0" w:space="0" w:color="auto"/>
                      </w:divBdr>
                      <w:divsChild>
                        <w:div w:id="417019312">
                          <w:marLeft w:val="0"/>
                          <w:marRight w:val="0"/>
                          <w:marTop w:val="0"/>
                          <w:marBottom w:val="0"/>
                          <w:divBdr>
                            <w:top w:val="none" w:sz="0" w:space="0" w:color="auto"/>
                            <w:left w:val="none" w:sz="0" w:space="0" w:color="auto"/>
                            <w:bottom w:val="none" w:sz="0" w:space="0" w:color="auto"/>
                            <w:right w:val="none" w:sz="0" w:space="0" w:color="auto"/>
                          </w:divBdr>
                          <w:divsChild>
                            <w:div w:id="1784108492">
                              <w:marLeft w:val="0"/>
                              <w:marRight w:val="0"/>
                              <w:marTop w:val="0"/>
                              <w:marBottom w:val="0"/>
                              <w:divBdr>
                                <w:top w:val="none" w:sz="0" w:space="0" w:color="auto"/>
                                <w:left w:val="none" w:sz="0" w:space="0" w:color="auto"/>
                                <w:bottom w:val="none" w:sz="0" w:space="0" w:color="auto"/>
                                <w:right w:val="none" w:sz="0" w:space="0" w:color="auto"/>
                              </w:divBdr>
                              <w:divsChild>
                                <w:div w:id="545794234">
                                  <w:marLeft w:val="240"/>
                                  <w:marRight w:val="0"/>
                                  <w:marTop w:val="0"/>
                                  <w:marBottom w:val="0"/>
                                  <w:divBdr>
                                    <w:top w:val="none" w:sz="0" w:space="0" w:color="auto"/>
                                    <w:left w:val="none" w:sz="0" w:space="0" w:color="auto"/>
                                    <w:bottom w:val="none" w:sz="0" w:space="0" w:color="auto"/>
                                    <w:right w:val="none" w:sz="0" w:space="0" w:color="auto"/>
                                  </w:divBdr>
                                  <w:divsChild>
                                    <w:div w:id="1095512408">
                                      <w:marLeft w:val="240"/>
                                      <w:marRight w:val="0"/>
                                      <w:marTop w:val="0"/>
                                      <w:marBottom w:val="0"/>
                                      <w:divBdr>
                                        <w:top w:val="none" w:sz="0" w:space="0" w:color="auto"/>
                                        <w:left w:val="none" w:sz="0" w:space="0" w:color="auto"/>
                                        <w:bottom w:val="none" w:sz="0" w:space="0" w:color="auto"/>
                                        <w:right w:val="none" w:sz="0" w:space="0" w:color="auto"/>
                                      </w:divBdr>
                                      <w:divsChild>
                                        <w:div w:id="1393427231">
                                          <w:marLeft w:val="240"/>
                                          <w:marRight w:val="0"/>
                                          <w:marTop w:val="0"/>
                                          <w:marBottom w:val="0"/>
                                          <w:divBdr>
                                            <w:top w:val="none" w:sz="0" w:space="0" w:color="auto"/>
                                            <w:left w:val="none" w:sz="0" w:space="0" w:color="auto"/>
                                            <w:bottom w:val="none" w:sz="0" w:space="0" w:color="auto"/>
                                            <w:right w:val="none" w:sz="0" w:space="0" w:color="auto"/>
                                          </w:divBdr>
                                          <w:divsChild>
                                            <w:div w:id="484007838">
                                              <w:marLeft w:val="240"/>
                                              <w:marRight w:val="0"/>
                                              <w:marTop w:val="0"/>
                                              <w:marBottom w:val="0"/>
                                              <w:divBdr>
                                                <w:top w:val="none" w:sz="0" w:space="0" w:color="auto"/>
                                                <w:left w:val="none" w:sz="0" w:space="0" w:color="auto"/>
                                                <w:bottom w:val="none" w:sz="0" w:space="0" w:color="auto"/>
                                                <w:right w:val="none" w:sz="0" w:space="0" w:color="auto"/>
                                              </w:divBdr>
                                              <w:divsChild>
                                                <w:div w:id="11899487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71796">
      <w:bodyDiv w:val="1"/>
      <w:marLeft w:val="0"/>
      <w:marRight w:val="0"/>
      <w:marTop w:val="0"/>
      <w:marBottom w:val="0"/>
      <w:divBdr>
        <w:top w:val="none" w:sz="0" w:space="0" w:color="auto"/>
        <w:left w:val="none" w:sz="0" w:space="0" w:color="auto"/>
        <w:bottom w:val="none" w:sz="0" w:space="0" w:color="auto"/>
        <w:right w:val="none" w:sz="0" w:space="0" w:color="auto"/>
      </w:divBdr>
      <w:divsChild>
        <w:div w:id="451287158">
          <w:marLeft w:val="0"/>
          <w:marRight w:val="0"/>
          <w:marTop w:val="240"/>
          <w:marBottom w:val="0"/>
          <w:divBdr>
            <w:top w:val="none" w:sz="0" w:space="0" w:color="auto"/>
            <w:left w:val="none" w:sz="0" w:space="0" w:color="auto"/>
            <w:bottom w:val="none" w:sz="0" w:space="0" w:color="auto"/>
            <w:right w:val="none" w:sz="0" w:space="0" w:color="auto"/>
          </w:divBdr>
        </w:div>
        <w:div w:id="1236862234">
          <w:marLeft w:val="0"/>
          <w:marRight w:val="0"/>
          <w:marTop w:val="240"/>
          <w:marBottom w:val="240"/>
          <w:divBdr>
            <w:top w:val="none" w:sz="0" w:space="0" w:color="auto"/>
            <w:left w:val="none" w:sz="0" w:space="0" w:color="auto"/>
            <w:bottom w:val="none" w:sz="0" w:space="0" w:color="auto"/>
            <w:right w:val="none" w:sz="0" w:space="0" w:color="auto"/>
          </w:divBdr>
        </w:div>
        <w:div w:id="1249264573">
          <w:marLeft w:val="0"/>
          <w:marRight w:val="0"/>
          <w:marTop w:val="0"/>
          <w:marBottom w:val="240"/>
          <w:divBdr>
            <w:top w:val="single" w:sz="6" w:space="0" w:color="D6D6D6"/>
            <w:left w:val="single" w:sz="6" w:space="6" w:color="D6D6D6"/>
            <w:bottom w:val="single" w:sz="6" w:space="0" w:color="D6D6D6"/>
            <w:right w:val="single" w:sz="6" w:space="6" w:color="D6D6D6"/>
          </w:divBdr>
          <w:divsChild>
            <w:div w:id="737364439">
              <w:marLeft w:val="0"/>
              <w:marRight w:val="0"/>
              <w:marTop w:val="0"/>
              <w:marBottom w:val="0"/>
              <w:divBdr>
                <w:top w:val="none" w:sz="0" w:space="0" w:color="auto"/>
                <w:left w:val="none" w:sz="0" w:space="0" w:color="auto"/>
                <w:bottom w:val="none" w:sz="0" w:space="0" w:color="auto"/>
                <w:right w:val="none" w:sz="0" w:space="0" w:color="auto"/>
              </w:divBdr>
              <w:divsChild>
                <w:div w:id="825826841">
                  <w:marLeft w:val="0"/>
                  <w:marRight w:val="0"/>
                  <w:marTop w:val="0"/>
                  <w:marBottom w:val="0"/>
                  <w:divBdr>
                    <w:top w:val="none" w:sz="0" w:space="0" w:color="auto"/>
                    <w:left w:val="none" w:sz="0" w:space="0" w:color="auto"/>
                    <w:bottom w:val="none" w:sz="0" w:space="0" w:color="auto"/>
                    <w:right w:val="none" w:sz="0" w:space="0" w:color="auto"/>
                  </w:divBdr>
                  <w:divsChild>
                    <w:div w:id="2076778299">
                      <w:marLeft w:val="0"/>
                      <w:marRight w:val="0"/>
                      <w:marTop w:val="0"/>
                      <w:marBottom w:val="0"/>
                      <w:divBdr>
                        <w:top w:val="none" w:sz="0" w:space="0" w:color="auto"/>
                        <w:left w:val="none" w:sz="0" w:space="0" w:color="auto"/>
                        <w:bottom w:val="none" w:sz="0" w:space="0" w:color="auto"/>
                        <w:right w:val="none" w:sz="0" w:space="0" w:color="auto"/>
                      </w:divBdr>
                      <w:divsChild>
                        <w:div w:id="1617374037">
                          <w:marLeft w:val="0"/>
                          <w:marRight w:val="0"/>
                          <w:marTop w:val="0"/>
                          <w:marBottom w:val="0"/>
                          <w:divBdr>
                            <w:top w:val="none" w:sz="0" w:space="0" w:color="auto"/>
                            <w:left w:val="none" w:sz="0" w:space="0" w:color="auto"/>
                            <w:bottom w:val="none" w:sz="0" w:space="0" w:color="auto"/>
                            <w:right w:val="none" w:sz="0" w:space="0" w:color="auto"/>
                          </w:divBdr>
                          <w:divsChild>
                            <w:div w:id="1137574154">
                              <w:marLeft w:val="240"/>
                              <w:marRight w:val="0"/>
                              <w:marTop w:val="0"/>
                              <w:marBottom w:val="0"/>
                              <w:divBdr>
                                <w:top w:val="none" w:sz="0" w:space="0" w:color="auto"/>
                                <w:left w:val="none" w:sz="0" w:space="0" w:color="auto"/>
                                <w:bottom w:val="none" w:sz="0" w:space="0" w:color="auto"/>
                                <w:right w:val="none" w:sz="0" w:space="0" w:color="auto"/>
                              </w:divBdr>
                              <w:divsChild>
                                <w:div w:id="1787500627">
                                  <w:marLeft w:val="240"/>
                                  <w:marRight w:val="0"/>
                                  <w:marTop w:val="0"/>
                                  <w:marBottom w:val="0"/>
                                  <w:divBdr>
                                    <w:top w:val="none" w:sz="0" w:space="0" w:color="auto"/>
                                    <w:left w:val="none" w:sz="0" w:space="0" w:color="auto"/>
                                    <w:bottom w:val="none" w:sz="0" w:space="0" w:color="auto"/>
                                    <w:right w:val="none" w:sz="0" w:space="0" w:color="auto"/>
                                  </w:divBdr>
                                  <w:divsChild>
                                    <w:div w:id="85545312">
                                      <w:marLeft w:val="240"/>
                                      <w:marRight w:val="0"/>
                                      <w:marTop w:val="0"/>
                                      <w:marBottom w:val="0"/>
                                      <w:divBdr>
                                        <w:top w:val="none" w:sz="0" w:space="0" w:color="auto"/>
                                        <w:left w:val="none" w:sz="0" w:space="0" w:color="auto"/>
                                        <w:bottom w:val="none" w:sz="0" w:space="0" w:color="auto"/>
                                        <w:right w:val="none" w:sz="0" w:space="0" w:color="auto"/>
                                      </w:divBdr>
                                      <w:divsChild>
                                        <w:div w:id="547761939">
                                          <w:marLeft w:val="240"/>
                                          <w:marRight w:val="0"/>
                                          <w:marTop w:val="0"/>
                                          <w:marBottom w:val="0"/>
                                          <w:divBdr>
                                            <w:top w:val="none" w:sz="0" w:space="0" w:color="auto"/>
                                            <w:left w:val="none" w:sz="0" w:space="0" w:color="auto"/>
                                            <w:bottom w:val="none" w:sz="0" w:space="0" w:color="auto"/>
                                            <w:right w:val="none" w:sz="0" w:space="0" w:color="auto"/>
                                          </w:divBdr>
                                          <w:divsChild>
                                            <w:div w:id="12851183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3981112">
          <w:marLeft w:val="0"/>
          <w:marRight w:val="0"/>
          <w:marTop w:val="240"/>
          <w:marBottom w:val="0"/>
          <w:divBdr>
            <w:top w:val="none" w:sz="0" w:space="0" w:color="auto"/>
            <w:left w:val="none" w:sz="0" w:space="0" w:color="auto"/>
            <w:bottom w:val="none" w:sz="0" w:space="0" w:color="auto"/>
            <w:right w:val="none" w:sz="0" w:space="0" w:color="auto"/>
          </w:divBdr>
          <w:divsChild>
            <w:div w:id="504367955">
              <w:marLeft w:val="0"/>
              <w:marRight w:val="0"/>
              <w:marTop w:val="0"/>
              <w:marBottom w:val="0"/>
              <w:divBdr>
                <w:top w:val="none" w:sz="0" w:space="0" w:color="auto"/>
                <w:left w:val="none" w:sz="0" w:space="0" w:color="auto"/>
                <w:bottom w:val="none" w:sz="0" w:space="0" w:color="auto"/>
                <w:right w:val="none" w:sz="0" w:space="0" w:color="auto"/>
              </w:divBdr>
              <w:divsChild>
                <w:div w:id="458650775">
                  <w:marLeft w:val="0"/>
                  <w:marRight w:val="0"/>
                  <w:marTop w:val="240"/>
                  <w:marBottom w:val="0"/>
                  <w:divBdr>
                    <w:top w:val="none" w:sz="0" w:space="0" w:color="auto"/>
                    <w:left w:val="none" w:sz="0" w:space="0" w:color="auto"/>
                    <w:bottom w:val="none" w:sz="0" w:space="0" w:color="auto"/>
                    <w:right w:val="none" w:sz="0" w:space="0" w:color="auto"/>
                  </w:divBdr>
                  <w:divsChild>
                    <w:div w:id="2093161685">
                      <w:marLeft w:val="0"/>
                      <w:marRight w:val="0"/>
                      <w:marTop w:val="0"/>
                      <w:marBottom w:val="0"/>
                      <w:divBdr>
                        <w:top w:val="none" w:sz="0" w:space="0" w:color="auto"/>
                        <w:left w:val="none" w:sz="0" w:space="0" w:color="auto"/>
                        <w:bottom w:val="none" w:sz="0" w:space="0" w:color="auto"/>
                        <w:right w:val="none" w:sz="0" w:space="0" w:color="auto"/>
                      </w:divBdr>
                      <w:divsChild>
                        <w:div w:id="3095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2474">
                  <w:marLeft w:val="0"/>
                  <w:marRight w:val="0"/>
                  <w:marTop w:val="240"/>
                  <w:marBottom w:val="0"/>
                  <w:divBdr>
                    <w:top w:val="none" w:sz="0" w:space="0" w:color="auto"/>
                    <w:left w:val="none" w:sz="0" w:space="0" w:color="auto"/>
                    <w:bottom w:val="none" w:sz="0" w:space="0" w:color="auto"/>
                    <w:right w:val="none" w:sz="0" w:space="0" w:color="auto"/>
                  </w:divBdr>
                  <w:divsChild>
                    <w:div w:id="1317688064">
                      <w:marLeft w:val="0"/>
                      <w:marRight w:val="0"/>
                      <w:marTop w:val="0"/>
                      <w:marBottom w:val="0"/>
                      <w:divBdr>
                        <w:top w:val="none" w:sz="0" w:space="0" w:color="auto"/>
                        <w:left w:val="none" w:sz="0" w:space="0" w:color="auto"/>
                        <w:bottom w:val="none" w:sz="0" w:space="0" w:color="auto"/>
                        <w:right w:val="none" w:sz="0" w:space="0" w:color="auto"/>
                      </w:divBdr>
                      <w:divsChild>
                        <w:div w:id="18851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1582">
                  <w:marLeft w:val="0"/>
                  <w:marRight w:val="0"/>
                  <w:marTop w:val="0"/>
                  <w:marBottom w:val="0"/>
                  <w:divBdr>
                    <w:top w:val="none" w:sz="0" w:space="0" w:color="auto"/>
                    <w:left w:val="none" w:sz="0" w:space="0" w:color="auto"/>
                    <w:bottom w:val="none" w:sz="0" w:space="0" w:color="auto"/>
                    <w:right w:val="none" w:sz="0" w:space="0" w:color="auto"/>
                  </w:divBdr>
                  <w:divsChild>
                    <w:div w:id="8449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70357">
      <w:bodyDiv w:val="1"/>
      <w:marLeft w:val="0"/>
      <w:marRight w:val="0"/>
      <w:marTop w:val="0"/>
      <w:marBottom w:val="0"/>
      <w:divBdr>
        <w:top w:val="none" w:sz="0" w:space="0" w:color="auto"/>
        <w:left w:val="none" w:sz="0" w:space="0" w:color="auto"/>
        <w:bottom w:val="none" w:sz="0" w:space="0" w:color="auto"/>
        <w:right w:val="none" w:sz="0" w:space="0" w:color="auto"/>
      </w:divBdr>
      <w:divsChild>
        <w:div w:id="365763422">
          <w:marLeft w:val="0"/>
          <w:marRight w:val="0"/>
          <w:marTop w:val="240"/>
          <w:marBottom w:val="240"/>
          <w:divBdr>
            <w:top w:val="none" w:sz="0" w:space="0" w:color="auto"/>
            <w:left w:val="none" w:sz="0" w:space="0" w:color="auto"/>
            <w:bottom w:val="none" w:sz="0" w:space="0" w:color="auto"/>
            <w:right w:val="none" w:sz="0" w:space="0" w:color="auto"/>
          </w:divBdr>
        </w:div>
        <w:div w:id="1723018123">
          <w:marLeft w:val="0"/>
          <w:marRight w:val="0"/>
          <w:marTop w:val="240"/>
          <w:marBottom w:val="0"/>
          <w:divBdr>
            <w:top w:val="none" w:sz="0" w:space="0" w:color="auto"/>
            <w:left w:val="none" w:sz="0" w:space="0" w:color="auto"/>
            <w:bottom w:val="none" w:sz="0" w:space="0" w:color="auto"/>
            <w:right w:val="none" w:sz="0" w:space="0" w:color="auto"/>
          </w:divBdr>
        </w:div>
        <w:div w:id="2128354295">
          <w:marLeft w:val="0"/>
          <w:marRight w:val="0"/>
          <w:marTop w:val="240"/>
          <w:marBottom w:val="0"/>
          <w:divBdr>
            <w:top w:val="none" w:sz="0" w:space="0" w:color="auto"/>
            <w:left w:val="none" w:sz="0" w:space="0" w:color="auto"/>
            <w:bottom w:val="none" w:sz="0" w:space="0" w:color="auto"/>
            <w:right w:val="none" w:sz="0" w:space="0" w:color="auto"/>
          </w:divBdr>
          <w:divsChild>
            <w:div w:id="429740711">
              <w:marLeft w:val="0"/>
              <w:marRight w:val="0"/>
              <w:marTop w:val="0"/>
              <w:marBottom w:val="0"/>
              <w:divBdr>
                <w:top w:val="none" w:sz="0" w:space="0" w:color="auto"/>
                <w:left w:val="none" w:sz="0" w:space="0" w:color="auto"/>
                <w:bottom w:val="none" w:sz="0" w:space="0" w:color="auto"/>
                <w:right w:val="none" w:sz="0" w:space="0" w:color="auto"/>
              </w:divBdr>
              <w:divsChild>
                <w:div w:id="399936">
                  <w:marLeft w:val="0"/>
                  <w:marRight w:val="0"/>
                  <w:marTop w:val="240"/>
                  <w:marBottom w:val="0"/>
                  <w:divBdr>
                    <w:top w:val="none" w:sz="0" w:space="0" w:color="auto"/>
                    <w:left w:val="none" w:sz="0" w:space="0" w:color="auto"/>
                    <w:bottom w:val="none" w:sz="0" w:space="0" w:color="auto"/>
                    <w:right w:val="none" w:sz="0" w:space="0" w:color="auto"/>
                  </w:divBdr>
                  <w:divsChild>
                    <w:div w:id="127363550">
                      <w:marLeft w:val="0"/>
                      <w:marRight w:val="0"/>
                      <w:marTop w:val="0"/>
                      <w:marBottom w:val="0"/>
                      <w:divBdr>
                        <w:top w:val="none" w:sz="0" w:space="0" w:color="auto"/>
                        <w:left w:val="none" w:sz="0" w:space="0" w:color="auto"/>
                        <w:bottom w:val="none" w:sz="0" w:space="0" w:color="auto"/>
                        <w:right w:val="none" w:sz="0" w:space="0" w:color="auto"/>
                      </w:divBdr>
                      <w:divsChild>
                        <w:div w:id="1753160663">
                          <w:marLeft w:val="0"/>
                          <w:marRight w:val="0"/>
                          <w:marTop w:val="0"/>
                          <w:marBottom w:val="0"/>
                          <w:divBdr>
                            <w:top w:val="none" w:sz="0" w:space="0" w:color="auto"/>
                            <w:left w:val="none" w:sz="0" w:space="0" w:color="auto"/>
                            <w:bottom w:val="none" w:sz="0" w:space="0" w:color="auto"/>
                            <w:right w:val="none" w:sz="0" w:space="0" w:color="auto"/>
                          </w:divBdr>
                        </w:div>
                      </w:divsChild>
                    </w:div>
                    <w:div w:id="1630623994">
                      <w:marLeft w:val="0"/>
                      <w:marRight w:val="0"/>
                      <w:marTop w:val="240"/>
                      <w:marBottom w:val="0"/>
                      <w:divBdr>
                        <w:top w:val="none" w:sz="0" w:space="0" w:color="auto"/>
                        <w:left w:val="none" w:sz="0" w:space="0" w:color="auto"/>
                        <w:bottom w:val="none" w:sz="0" w:space="0" w:color="auto"/>
                        <w:right w:val="none" w:sz="0" w:space="0" w:color="auto"/>
                      </w:divBdr>
                      <w:divsChild>
                        <w:div w:id="99031780">
                          <w:marLeft w:val="0"/>
                          <w:marRight w:val="0"/>
                          <w:marTop w:val="0"/>
                          <w:marBottom w:val="0"/>
                          <w:divBdr>
                            <w:top w:val="none" w:sz="0" w:space="0" w:color="auto"/>
                            <w:left w:val="none" w:sz="0" w:space="0" w:color="auto"/>
                            <w:bottom w:val="none" w:sz="0" w:space="0" w:color="auto"/>
                            <w:right w:val="none" w:sz="0" w:space="0" w:color="auto"/>
                          </w:divBdr>
                          <w:divsChild>
                            <w:div w:id="262425509">
                              <w:marLeft w:val="0"/>
                              <w:marRight w:val="0"/>
                              <w:marTop w:val="0"/>
                              <w:marBottom w:val="0"/>
                              <w:divBdr>
                                <w:top w:val="none" w:sz="0" w:space="0" w:color="auto"/>
                                <w:left w:val="none" w:sz="0" w:space="0" w:color="auto"/>
                                <w:bottom w:val="none" w:sz="0" w:space="0" w:color="auto"/>
                                <w:right w:val="none" w:sz="0" w:space="0" w:color="auto"/>
                              </w:divBdr>
                              <w:divsChild>
                                <w:div w:id="14448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586">
                          <w:marLeft w:val="0"/>
                          <w:marRight w:val="0"/>
                          <w:marTop w:val="240"/>
                          <w:marBottom w:val="0"/>
                          <w:divBdr>
                            <w:top w:val="none" w:sz="0" w:space="0" w:color="auto"/>
                            <w:left w:val="none" w:sz="0" w:space="0" w:color="auto"/>
                            <w:bottom w:val="none" w:sz="0" w:space="0" w:color="auto"/>
                            <w:right w:val="none" w:sz="0" w:space="0" w:color="auto"/>
                          </w:divBdr>
                          <w:divsChild>
                            <w:div w:id="1028605237">
                              <w:marLeft w:val="0"/>
                              <w:marRight w:val="0"/>
                              <w:marTop w:val="0"/>
                              <w:marBottom w:val="0"/>
                              <w:divBdr>
                                <w:top w:val="none" w:sz="0" w:space="0" w:color="auto"/>
                                <w:left w:val="none" w:sz="0" w:space="0" w:color="auto"/>
                                <w:bottom w:val="none" w:sz="0" w:space="0" w:color="auto"/>
                                <w:right w:val="none" w:sz="0" w:space="0" w:color="auto"/>
                              </w:divBdr>
                            </w:div>
                          </w:divsChild>
                        </w:div>
                        <w:div w:id="925960145">
                          <w:marLeft w:val="0"/>
                          <w:marRight w:val="0"/>
                          <w:marTop w:val="240"/>
                          <w:marBottom w:val="0"/>
                          <w:divBdr>
                            <w:top w:val="none" w:sz="0" w:space="0" w:color="auto"/>
                            <w:left w:val="none" w:sz="0" w:space="0" w:color="auto"/>
                            <w:bottom w:val="none" w:sz="0" w:space="0" w:color="auto"/>
                            <w:right w:val="none" w:sz="0" w:space="0" w:color="auto"/>
                          </w:divBdr>
                          <w:divsChild>
                            <w:div w:id="18267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2251">
                      <w:marLeft w:val="0"/>
                      <w:marRight w:val="0"/>
                      <w:marTop w:val="240"/>
                      <w:marBottom w:val="0"/>
                      <w:divBdr>
                        <w:top w:val="none" w:sz="0" w:space="0" w:color="auto"/>
                        <w:left w:val="none" w:sz="0" w:space="0" w:color="auto"/>
                        <w:bottom w:val="none" w:sz="0" w:space="0" w:color="auto"/>
                        <w:right w:val="none" w:sz="0" w:space="0" w:color="auto"/>
                      </w:divBdr>
                      <w:divsChild>
                        <w:div w:id="1574391653">
                          <w:marLeft w:val="0"/>
                          <w:marRight w:val="0"/>
                          <w:marTop w:val="240"/>
                          <w:marBottom w:val="0"/>
                          <w:divBdr>
                            <w:top w:val="none" w:sz="0" w:space="0" w:color="auto"/>
                            <w:left w:val="none" w:sz="0" w:space="0" w:color="auto"/>
                            <w:bottom w:val="none" w:sz="0" w:space="0" w:color="auto"/>
                            <w:right w:val="none" w:sz="0" w:space="0" w:color="auto"/>
                          </w:divBdr>
                          <w:divsChild>
                            <w:div w:id="2060321297">
                              <w:marLeft w:val="0"/>
                              <w:marRight w:val="0"/>
                              <w:marTop w:val="0"/>
                              <w:marBottom w:val="0"/>
                              <w:divBdr>
                                <w:top w:val="none" w:sz="0" w:space="0" w:color="auto"/>
                                <w:left w:val="none" w:sz="0" w:space="0" w:color="auto"/>
                                <w:bottom w:val="none" w:sz="0" w:space="0" w:color="auto"/>
                                <w:right w:val="none" w:sz="0" w:space="0" w:color="auto"/>
                              </w:divBdr>
                            </w:div>
                          </w:divsChild>
                        </w:div>
                        <w:div w:id="1935360678">
                          <w:marLeft w:val="0"/>
                          <w:marRight w:val="0"/>
                          <w:marTop w:val="0"/>
                          <w:marBottom w:val="0"/>
                          <w:divBdr>
                            <w:top w:val="none" w:sz="0" w:space="0" w:color="auto"/>
                            <w:left w:val="none" w:sz="0" w:space="0" w:color="auto"/>
                            <w:bottom w:val="none" w:sz="0" w:space="0" w:color="auto"/>
                            <w:right w:val="none" w:sz="0" w:space="0" w:color="auto"/>
                          </w:divBdr>
                          <w:divsChild>
                            <w:div w:id="1585995652">
                              <w:marLeft w:val="0"/>
                              <w:marRight w:val="0"/>
                              <w:marTop w:val="0"/>
                              <w:marBottom w:val="0"/>
                              <w:divBdr>
                                <w:top w:val="none" w:sz="0" w:space="0" w:color="auto"/>
                                <w:left w:val="none" w:sz="0" w:space="0" w:color="auto"/>
                                <w:bottom w:val="none" w:sz="0" w:space="0" w:color="auto"/>
                                <w:right w:val="none" w:sz="0" w:space="0" w:color="auto"/>
                              </w:divBdr>
                              <w:divsChild>
                                <w:div w:id="1007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748239">
                      <w:marLeft w:val="0"/>
                      <w:marRight w:val="0"/>
                      <w:marTop w:val="240"/>
                      <w:marBottom w:val="240"/>
                      <w:divBdr>
                        <w:top w:val="none" w:sz="0" w:space="0" w:color="auto"/>
                        <w:left w:val="none" w:sz="0" w:space="0" w:color="auto"/>
                        <w:bottom w:val="none" w:sz="0" w:space="0" w:color="auto"/>
                        <w:right w:val="none" w:sz="0" w:space="0" w:color="auto"/>
                      </w:divBdr>
                    </w:div>
                  </w:divsChild>
                </w:div>
                <w:div w:id="1655644468">
                  <w:marLeft w:val="0"/>
                  <w:marRight w:val="0"/>
                  <w:marTop w:val="240"/>
                  <w:marBottom w:val="0"/>
                  <w:divBdr>
                    <w:top w:val="none" w:sz="0" w:space="0" w:color="auto"/>
                    <w:left w:val="none" w:sz="0" w:space="0" w:color="auto"/>
                    <w:bottom w:val="none" w:sz="0" w:space="0" w:color="auto"/>
                    <w:right w:val="none" w:sz="0" w:space="0" w:color="auto"/>
                  </w:divBdr>
                  <w:divsChild>
                    <w:div w:id="1563833317">
                      <w:marLeft w:val="0"/>
                      <w:marRight w:val="0"/>
                      <w:marTop w:val="0"/>
                      <w:marBottom w:val="0"/>
                      <w:divBdr>
                        <w:top w:val="none" w:sz="0" w:space="0" w:color="auto"/>
                        <w:left w:val="none" w:sz="0" w:space="0" w:color="auto"/>
                        <w:bottom w:val="none" w:sz="0" w:space="0" w:color="auto"/>
                        <w:right w:val="none" w:sz="0" w:space="0" w:color="auto"/>
                      </w:divBdr>
                      <w:divsChild>
                        <w:div w:id="183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43915">
      <w:bodyDiv w:val="1"/>
      <w:marLeft w:val="0"/>
      <w:marRight w:val="0"/>
      <w:marTop w:val="0"/>
      <w:marBottom w:val="0"/>
      <w:divBdr>
        <w:top w:val="none" w:sz="0" w:space="0" w:color="auto"/>
        <w:left w:val="none" w:sz="0" w:space="0" w:color="auto"/>
        <w:bottom w:val="none" w:sz="0" w:space="0" w:color="auto"/>
        <w:right w:val="none" w:sz="0" w:space="0" w:color="auto"/>
      </w:divBdr>
      <w:divsChild>
        <w:div w:id="163329041">
          <w:marLeft w:val="0"/>
          <w:marRight w:val="0"/>
          <w:marTop w:val="240"/>
          <w:marBottom w:val="0"/>
          <w:divBdr>
            <w:top w:val="none" w:sz="0" w:space="0" w:color="auto"/>
            <w:left w:val="none" w:sz="0" w:space="0" w:color="auto"/>
            <w:bottom w:val="none" w:sz="0" w:space="0" w:color="auto"/>
            <w:right w:val="none" w:sz="0" w:space="0" w:color="auto"/>
          </w:divBdr>
        </w:div>
        <w:div w:id="302466732">
          <w:marLeft w:val="0"/>
          <w:marRight w:val="0"/>
          <w:marTop w:val="240"/>
          <w:marBottom w:val="240"/>
          <w:divBdr>
            <w:top w:val="none" w:sz="0" w:space="0" w:color="auto"/>
            <w:left w:val="none" w:sz="0" w:space="0" w:color="auto"/>
            <w:bottom w:val="none" w:sz="0" w:space="0" w:color="auto"/>
            <w:right w:val="none" w:sz="0" w:space="0" w:color="auto"/>
          </w:divBdr>
        </w:div>
        <w:div w:id="721253941">
          <w:marLeft w:val="0"/>
          <w:marRight w:val="0"/>
          <w:marTop w:val="240"/>
          <w:marBottom w:val="0"/>
          <w:divBdr>
            <w:top w:val="none" w:sz="0" w:space="0" w:color="auto"/>
            <w:left w:val="none" w:sz="0" w:space="0" w:color="auto"/>
            <w:bottom w:val="none" w:sz="0" w:space="0" w:color="auto"/>
            <w:right w:val="none" w:sz="0" w:space="0" w:color="auto"/>
          </w:divBdr>
          <w:divsChild>
            <w:div w:id="241572460">
              <w:marLeft w:val="0"/>
              <w:marRight w:val="0"/>
              <w:marTop w:val="0"/>
              <w:marBottom w:val="0"/>
              <w:divBdr>
                <w:top w:val="none" w:sz="0" w:space="0" w:color="auto"/>
                <w:left w:val="none" w:sz="0" w:space="0" w:color="auto"/>
                <w:bottom w:val="none" w:sz="0" w:space="0" w:color="auto"/>
                <w:right w:val="none" w:sz="0" w:space="0" w:color="auto"/>
              </w:divBdr>
              <w:divsChild>
                <w:div w:id="539783696">
                  <w:marLeft w:val="0"/>
                  <w:marRight w:val="0"/>
                  <w:marTop w:val="240"/>
                  <w:marBottom w:val="0"/>
                  <w:divBdr>
                    <w:top w:val="none" w:sz="0" w:space="0" w:color="auto"/>
                    <w:left w:val="none" w:sz="0" w:space="0" w:color="auto"/>
                    <w:bottom w:val="none" w:sz="0" w:space="0" w:color="auto"/>
                    <w:right w:val="none" w:sz="0" w:space="0" w:color="auto"/>
                  </w:divBdr>
                  <w:divsChild>
                    <w:div w:id="817571743">
                      <w:marLeft w:val="0"/>
                      <w:marRight w:val="0"/>
                      <w:marTop w:val="0"/>
                      <w:marBottom w:val="0"/>
                      <w:divBdr>
                        <w:top w:val="none" w:sz="0" w:space="0" w:color="auto"/>
                        <w:left w:val="none" w:sz="0" w:space="0" w:color="auto"/>
                        <w:bottom w:val="none" w:sz="0" w:space="0" w:color="auto"/>
                        <w:right w:val="none" w:sz="0" w:space="0" w:color="auto"/>
                      </w:divBdr>
                      <w:divsChild>
                        <w:div w:id="734746651">
                          <w:marLeft w:val="0"/>
                          <w:marRight w:val="0"/>
                          <w:marTop w:val="0"/>
                          <w:marBottom w:val="0"/>
                          <w:divBdr>
                            <w:top w:val="none" w:sz="0" w:space="0" w:color="auto"/>
                            <w:left w:val="none" w:sz="0" w:space="0" w:color="auto"/>
                            <w:bottom w:val="none" w:sz="0" w:space="0" w:color="auto"/>
                            <w:right w:val="none" w:sz="0" w:space="0" w:color="auto"/>
                          </w:divBdr>
                        </w:div>
                      </w:divsChild>
                    </w:div>
                    <w:div w:id="1586063649">
                      <w:marLeft w:val="0"/>
                      <w:marRight w:val="0"/>
                      <w:marTop w:val="240"/>
                      <w:marBottom w:val="240"/>
                      <w:divBdr>
                        <w:top w:val="none" w:sz="0" w:space="0" w:color="auto"/>
                        <w:left w:val="none" w:sz="0" w:space="0" w:color="auto"/>
                        <w:bottom w:val="none" w:sz="0" w:space="0" w:color="auto"/>
                        <w:right w:val="none" w:sz="0" w:space="0" w:color="auto"/>
                      </w:divBdr>
                    </w:div>
                  </w:divsChild>
                </w:div>
                <w:div w:id="671565679">
                  <w:marLeft w:val="0"/>
                  <w:marRight w:val="0"/>
                  <w:marTop w:val="240"/>
                  <w:marBottom w:val="0"/>
                  <w:divBdr>
                    <w:top w:val="none" w:sz="0" w:space="0" w:color="auto"/>
                    <w:left w:val="none" w:sz="0" w:space="0" w:color="auto"/>
                    <w:bottom w:val="none" w:sz="0" w:space="0" w:color="auto"/>
                    <w:right w:val="none" w:sz="0" w:space="0" w:color="auto"/>
                  </w:divBdr>
                  <w:divsChild>
                    <w:div w:id="355742501">
                      <w:marLeft w:val="0"/>
                      <w:marRight w:val="0"/>
                      <w:marTop w:val="0"/>
                      <w:marBottom w:val="0"/>
                      <w:divBdr>
                        <w:top w:val="none" w:sz="0" w:space="0" w:color="auto"/>
                        <w:left w:val="none" w:sz="0" w:space="0" w:color="auto"/>
                        <w:bottom w:val="none" w:sz="0" w:space="0" w:color="auto"/>
                        <w:right w:val="none" w:sz="0" w:space="0" w:color="auto"/>
                      </w:divBdr>
                      <w:divsChild>
                        <w:div w:id="336076075">
                          <w:marLeft w:val="0"/>
                          <w:marRight w:val="0"/>
                          <w:marTop w:val="0"/>
                          <w:marBottom w:val="0"/>
                          <w:divBdr>
                            <w:top w:val="none" w:sz="0" w:space="0" w:color="auto"/>
                            <w:left w:val="none" w:sz="0" w:space="0" w:color="auto"/>
                            <w:bottom w:val="none" w:sz="0" w:space="0" w:color="auto"/>
                            <w:right w:val="none" w:sz="0" w:space="0" w:color="auto"/>
                          </w:divBdr>
                        </w:div>
                      </w:divsChild>
                    </w:div>
                    <w:div w:id="531455771">
                      <w:marLeft w:val="0"/>
                      <w:marRight w:val="0"/>
                      <w:marTop w:val="240"/>
                      <w:marBottom w:val="0"/>
                      <w:divBdr>
                        <w:top w:val="none" w:sz="0" w:space="0" w:color="auto"/>
                        <w:left w:val="none" w:sz="0" w:space="0" w:color="auto"/>
                        <w:bottom w:val="none" w:sz="0" w:space="0" w:color="auto"/>
                        <w:right w:val="none" w:sz="0" w:space="0" w:color="auto"/>
                      </w:divBdr>
                      <w:divsChild>
                        <w:div w:id="759065127">
                          <w:marLeft w:val="0"/>
                          <w:marRight w:val="0"/>
                          <w:marTop w:val="0"/>
                          <w:marBottom w:val="0"/>
                          <w:divBdr>
                            <w:top w:val="none" w:sz="0" w:space="0" w:color="auto"/>
                            <w:left w:val="none" w:sz="0" w:space="0" w:color="auto"/>
                            <w:bottom w:val="none" w:sz="0" w:space="0" w:color="auto"/>
                            <w:right w:val="none" w:sz="0" w:space="0" w:color="auto"/>
                          </w:divBdr>
                        </w:div>
                        <w:div w:id="1387098117">
                          <w:marLeft w:val="0"/>
                          <w:marRight w:val="0"/>
                          <w:marTop w:val="240"/>
                          <w:marBottom w:val="0"/>
                          <w:divBdr>
                            <w:top w:val="none" w:sz="0" w:space="0" w:color="auto"/>
                            <w:left w:val="none" w:sz="0" w:space="0" w:color="auto"/>
                            <w:bottom w:val="none" w:sz="0" w:space="0" w:color="auto"/>
                            <w:right w:val="none" w:sz="0" w:space="0" w:color="auto"/>
                          </w:divBdr>
                          <w:divsChild>
                            <w:div w:id="52123453">
                              <w:marLeft w:val="0"/>
                              <w:marRight w:val="0"/>
                              <w:marTop w:val="240"/>
                              <w:marBottom w:val="0"/>
                              <w:divBdr>
                                <w:top w:val="none" w:sz="0" w:space="0" w:color="auto"/>
                                <w:left w:val="none" w:sz="0" w:space="0" w:color="auto"/>
                                <w:bottom w:val="none" w:sz="0" w:space="0" w:color="auto"/>
                                <w:right w:val="none" w:sz="0" w:space="0" w:color="auto"/>
                              </w:divBdr>
                              <w:divsChild>
                                <w:div w:id="436605983">
                                  <w:marLeft w:val="0"/>
                                  <w:marRight w:val="0"/>
                                  <w:marTop w:val="0"/>
                                  <w:marBottom w:val="0"/>
                                  <w:divBdr>
                                    <w:top w:val="none" w:sz="0" w:space="0" w:color="auto"/>
                                    <w:left w:val="none" w:sz="0" w:space="0" w:color="auto"/>
                                    <w:bottom w:val="none" w:sz="0" w:space="0" w:color="auto"/>
                                    <w:right w:val="none" w:sz="0" w:space="0" w:color="auto"/>
                                  </w:divBdr>
                                  <w:divsChild>
                                    <w:div w:id="4302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8004">
                              <w:marLeft w:val="0"/>
                              <w:marRight w:val="0"/>
                              <w:marTop w:val="240"/>
                              <w:marBottom w:val="0"/>
                              <w:divBdr>
                                <w:top w:val="none" w:sz="0" w:space="0" w:color="auto"/>
                                <w:left w:val="none" w:sz="0" w:space="0" w:color="auto"/>
                                <w:bottom w:val="none" w:sz="0" w:space="0" w:color="auto"/>
                                <w:right w:val="none" w:sz="0" w:space="0" w:color="auto"/>
                              </w:divBdr>
                              <w:divsChild>
                                <w:div w:id="27872839">
                                  <w:marLeft w:val="0"/>
                                  <w:marRight w:val="0"/>
                                  <w:marTop w:val="0"/>
                                  <w:marBottom w:val="0"/>
                                  <w:divBdr>
                                    <w:top w:val="none" w:sz="0" w:space="0" w:color="auto"/>
                                    <w:left w:val="none" w:sz="0" w:space="0" w:color="auto"/>
                                    <w:bottom w:val="none" w:sz="0" w:space="0" w:color="auto"/>
                                    <w:right w:val="none" w:sz="0" w:space="0" w:color="auto"/>
                                  </w:divBdr>
                                  <w:divsChild>
                                    <w:div w:id="93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2292">
                              <w:marLeft w:val="0"/>
                              <w:marRight w:val="0"/>
                              <w:marTop w:val="240"/>
                              <w:marBottom w:val="0"/>
                              <w:divBdr>
                                <w:top w:val="none" w:sz="0" w:space="0" w:color="auto"/>
                                <w:left w:val="none" w:sz="0" w:space="0" w:color="auto"/>
                                <w:bottom w:val="none" w:sz="0" w:space="0" w:color="auto"/>
                                <w:right w:val="none" w:sz="0" w:space="0" w:color="auto"/>
                              </w:divBdr>
                              <w:divsChild>
                                <w:div w:id="1039358920">
                                  <w:marLeft w:val="0"/>
                                  <w:marRight w:val="0"/>
                                  <w:marTop w:val="0"/>
                                  <w:marBottom w:val="0"/>
                                  <w:divBdr>
                                    <w:top w:val="none" w:sz="0" w:space="0" w:color="auto"/>
                                    <w:left w:val="none" w:sz="0" w:space="0" w:color="auto"/>
                                    <w:bottom w:val="none" w:sz="0" w:space="0" w:color="auto"/>
                                    <w:right w:val="none" w:sz="0" w:space="0" w:color="auto"/>
                                  </w:divBdr>
                                  <w:divsChild>
                                    <w:div w:id="7605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8133">
                              <w:marLeft w:val="0"/>
                              <w:marRight w:val="0"/>
                              <w:marTop w:val="0"/>
                              <w:marBottom w:val="0"/>
                              <w:divBdr>
                                <w:top w:val="none" w:sz="0" w:space="0" w:color="auto"/>
                                <w:left w:val="none" w:sz="0" w:space="0" w:color="auto"/>
                                <w:bottom w:val="none" w:sz="0" w:space="0" w:color="auto"/>
                                <w:right w:val="none" w:sz="0" w:space="0" w:color="auto"/>
                              </w:divBdr>
                            </w:div>
                            <w:div w:id="1981182582">
                              <w:marLeft w:val="0"/>
                              <w:marRight w:val="0"/>
                              <w:marTop w:val="240"/>
                              <w:marBottom w:val="0"/>
                              <w:divBdr>
                                <w:top w:val="none" w:sz="0" w:space="0" w:color="auto"/>
                                <w:left w:val="none" w:sz="0" w:space="0" w:color="auto"/>
                                <w:bottom w:val="none" w:sz="0" w:space="0" w:color="auto"/>
                                <w:right w:val="none" w:sz="0" w:space="0" w:color="auto"/>
                              </w:divBdr>
                              <w:divsChild>
                                <w:div w:id="1866290859">
                                  <w:marLeft w:val="0"/>
                                  <w:marRight w:val="0"/>
                                  <w:marTop w:val="0"/>
                                  <w:marBottom w:val="0"/>
                                  <w:divBdr>
                                    <w:top w:val="none" w:sz="0" w:space="0" w:color="auto"/>
                                    <w:left w:val="none" w:sz="0" w:space="0" w:color="auto"/>
                                    <w:bottom w:val="none" w:sz="0" w:space="0" w:color="auto"/>
                                    <w:right w:val="none" w:sz="0" w:space="0" w:color="auto"/>
                                  </w:divBdr>
                                  <w:divsChild>
                                    <w:div w:id="10587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256135">
                          <w:marLeft w:val="0"/>
                          <w:marRight w:val="0"/>
                          <w:marTop w:val="240"/>
                          <w:marBottom w:val="0"/>
                          <w:divBdr>
                            <w:top w:val="none" w:sz="0" w:space="0" w:color="auto"/>
                            <w:left w:val="none" w:sz="0" w:space="0" w:color="auto"/>
                            <w:bottom w:val="none" w:sz="0" w:space="0" w:color="auto"/>
                            <w:right w:val="none" w:sz="0" w:space="0" w:color="auto"/>
                          </w:divBdr>
                          <w:divsChild>
                            <w:div w:id="1130829533">
                              <w:marLeft w:val="0"/>
                              <w:marRight w:val="0"/>
                              <w:marTop w:val="240"/>
                              <w:marBottom w:val="0"/>
                              <w:divBdr>
                                <w:top w:val="none" w:sz="0" w:space="0" w:color="auto"/>
                                <w:left w:val="none" w:sz="0" w:space="0" w:color="auto"/>
                                <w:bottom w:val="none" w:sz="0" w:space="0" w:color="auto"/>
                                <w:right w:val="none" w:sz="0" w:space="0" w:color="auto"/>
                              </w:divBdr>
                              <w:divsChild>
                                <w:div w:id="109905308">
                                  <w:marLeft w:val="0"/>
                                  <w:marRight w:val="0"/>
                                  <w:marTop w:val="0"/>
                                  <w:marBottom w:val="0"/>
                                  <w:divBdr>
                                    <w:top w:val="none" w:sz="0" w:space="0" w:color="auto"/>
                                    <w:left w:val="none" w:sz="0" w:space="0" w:color="auto"/>
                                    <w:bottom w:val="none" w:sz="0" w:space="0" w:color="auto"/>
                                    <w:right w:val="none" w:sz="0" w:space="0" w:color="auto"/>
                                  </w:divBdr>
                                  <w:divsChild>
                                    <w:div w:id="14250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2733">
                              <w:marLeft w:val="0"/>
                              <w:marRight w:val="0"/>
                              <w:marTop w:val="240"/>
                              <w:marBottom w:val="0"/>
                              <w:divBdr>
                                <w:top w:val="none" w:sz="0" w:space="0" w:color="auto"/>
                                <w:left w:val="none" w:sz="0" w:space="0" w:color="auto"/>
                                <w:bottom w:val="none" w:sz="0" w:space="0" w:color="auto"/>
                                <w:right w:val="none" w:sz="0" w:space="0" w:color="auto"/>
                              </w:divBdr>
                              <w:divsChild>
                                <w:div w:id="1280408089">
                                  <w:marLeft w:val="0"/>
                                  <w:marRight w:val="0"/>
                                  <w:marTop w:val="0"/>
                                  <w:marBottom w:val="0"/>
                                  <w:divBdr>
                                    <w:top w:val="none" w:sz="0" w:space="0" w:color="auto"/>
                                    <w:left w:val="none" w:sz="0" w:space="0" w:color="auto"/>
                                    <w:bottom w:val="none" w:sz="0" w:space="0" w:color="auto"/>
                                    <w:right w:val="none" w:sz="0" w:space="0" w:color="auto"/>
                                  </w:divBdr>
                                  <w:divsChild>
                                    <w:div w:id="10429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9544">
                              <w:marLeft w:val="0"/>
                              <w:marRight w:val="0"/>
                              <w:marTop w:val="240"/>
                              <w:marBottom w:val="0"/>
                              <w:divBdr>
                                <w:top w:val="none" w:sz="0" w:space="0" w:color="auto"/>
                                <w:left w:val="none" w:sz="0" w:space="0" w:color="auto"/>
                                <w:bottom w:val="none" w:sz="0" w:space="0" w:color="auto"/>
                                <w:right w:val="none" w:sz="0" w:space="0" w:color="auto"/>
                              </w:divBdr>
                              <w:divsChild>
                                <w:div w:id="1023432836">
                                  <w:marLeft w:val="0"/>
                                  <w:marRight w:val="0"/>
                                  <w:marTop w:val="0"/>
                                  <w:marBottom w:val="0"/>
                                  <w:divBdr>
                                    <w:top w:val="none" w:sz="0" w:space="0" w:color="auto"/>
                                    <w:left w:val="none" w:sz="0" w:space="0" w:color="auto"/>
                                    <w:bottom w:val="none" w:sz="0" w:space="0" w:color="auto"/>
                                    <w:right w:val="none" w:sz="0" w:space="0" w:color="auto"/>
                                  </w:divBdr>
                                  <w:divsChild>
                                    <w:div w:id="4813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2530">
                              <w:marLeft w:val="0"/>
                              <w:marRight w:val="0"/>
                              <w:marTop w:val="240"/>
                              <w:marBottom w:val="0"/>
                              <w:divBdr>
                                <w:top w:val="none" w:sz="0" w:space="0" w:color="auto"/>
                                <w:left w:val="none" w:sz="0" w:space="0" w:color="auto"/>
                                <w:bottom w:val="none" w:sz="0" w:space="0" w:color="auto"/>
                                <w:right w:val="none" w:sz="0" w:space="0" w:color="auto"/>
                              </w:divBdr>
                              <w:divsChild>
                                <w:div w:id="165445167">
                                  <w:marLeft w:val="0"/>
                                  <w:marRight w:val="0"/>
                                  <w:marTop w:val="0"/>
                                  <w:marBottom w:val="0"/>
                                  <w:divBdr>
                                    <w:top w:val="none" w:sz="0" w:space="0" w:color="auto"/>
                                    <w:left w:val="none" w:sz="0" w:space="0" w:color="auto"/>
                                    <w:bottom w:val="none" w:sz="0" w:space="0" w:color="auto"/>
                                    <w:right w:val="none" w:sz="0" w:space="0" w:color="auto"/>
                                  </w:divBdr>
                                  <w:divsChild>
                                    <w:div w:id="5650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014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8434270">
      <w:bodyDiv w:val="1"/>
      <w:marLeft w:val="0"/>
      <w:marRight w:val="0"/>
      <w:marTop w:val="0"/>
      <w:marBottom w:val="0"/>
      <w:divBdr>
        <w:top w:val="none" w:sz="0" w:space="0" w:color="auto"/>
        <w:left w:val="none" w:sz="0" w:space="0" w:color="auto"/>
        <w:bottom w:val="none" w:sz="0" w:space="0" w:color="auto"/>
        <w:right w:val="none" w:sz="0" w:space="0" w:color="auto"/>
      </w:divBdr>
    </w:div>
    <w:div w:id="104274306">
      <w:bodyDiv w:val="1"/>
      <w:marLeft w:val="0"/>
      <w:marRight w:val="0"/>
      <w:marTop w:val="0"/>
      <w:marBottom w:val="0"/>
      <w:divBdr>
        <w:top w:val="none" w:sz="0" w:space="0" w:color="auto"/>
        <w:left w:val="none" w:sz="0" w:space="0" w:color="auto"/>
        <w:bottom w:val="none" w:sz="0" w:space="0" w:color="auto"/>
        <w:right w:val="none" w:sz="0" w:space="0" w:color="auto"/>
      </w:divBdr>
      <w:divsChild>
        <w:div w:id="32316805">
          <w:marLeft w:val="0"/>
          <w:marRight w:val="0"/>
          <w:marTop w:val="240"/>
          <w:marBottom w:val="0"/>
          <w:divBdr>
            <w:top w:val="none" w:sz="0" w:space="0" w:color="auto"/>
            <w:left w:val="none" w:sz="0" w:space="0" w:color="auto"/>
            <w:bottom w:val="none" w:sz="0" w:space="0" w:color="auto"/>
            <w:right w:val="none" w:sz="0" w:space="0" w:color="auto"/>
          </w:divBdr>
        </w:div>
        <w:div w:id="611743736">
          <w:marLeft w:val="0"/>
          <w:marRight w:val="0"/>
          <w:marTop w:val="240"/>
          <w:marBottom w:val="240"/>
          <w:divBdr>
            <w:top w:val="none" w:sz="0" w:space="0" w:color="auto"/>
            <w:left w:val="none" w:sz="0" w:space="0" w:color="auto"/>
            <w:bottom w:val="none" w:sz="0" w:space="0" w:color="auto"/>
            <w:right w:val="none" w:sz="0" w:space="0" w:color="auto"/>
          </w:divBdr>
        </w:div>
      </w:divsChild>
    </w:div>
    <w:div w:id="110056693">
      <w:bodyDiv w:val="1"/>
      <w:marLeft w:val="0"/>
      <w:marRight w:val="0"/>
      <w:marTop w:val="0"/>
      <w:marBottom w:val="0"/>
      <w:divBdr>
        <w:top w:val="none" w:sz="0" w:space="0" w:color="auto"/>
        <w:left w:val="none" w:sz="0" w:space="0" w:color="auto"/>
        <w:bottom w:val="none" w:sz="0" w:space="0" w:color="auto"/>
        <w:right w:val="none" w:sz="0" w:space="0" w:color="auto"/>
      </w:divBdr>
    </w:div>
    <w:div w:id="131101147">
      <w:bodyDiv w:val="1"/>
      <w:marLeft w:val="0"/>
      <w:marRight w:val="0"/>
      <w:marTop w:val="0"/>
      <w:marBottom w:val="0"/>
      <w:divBdr>
        <w:top w:val="none" w:sz="0" w:space="0" w:color="auto"/>
        <w:left w:val="none" w:sz="0" w:space="0" w:color="auto"/>
        <w:bottom w:val="none" w:sz="0" w:space="0" w:color="auto"/>
        <w:right w:val="none" w:sz="0" w:space="0" w:color="auto"/>
      </w:divBdr>
      <w:divsChild>
        <w:div w:id="1367830181">
          <w:marLeft w:val="0"/>
          <w:marRight w:val="0"/>
          <w:marTop w:val="240"/>
          <w:marBottom w:val="240"/>
          <w:divBdr>
            <w:top w:val="none" w:sz="0" w:space="0" w:color="auto"/>
            <w:left w:val="none" w:sz="0" w:space="0" w:color="auto"/>
            <w:bottom w:val="none" w:sz="0" w:space="0" w:color="auto"/>
            <w:right w:val="none" w:sz="0" w:space="0" w:color="auto"/>
          </w:divBdr>
        </w:div>
        <w:div w:id="1520199867">
          <w:marLeft w:val="0"/>
          <w:marRight w:val="0"/>
          <w:marTop w:val="240"/>
          <w:marBottom w:val="0"/>
          <w:divBdr>
            <w:top w:val="none" w:sz="0" w:space="0" w:color="auto"/>
            <w:left w:val="none" w:sz="0" w:space="0" w:color="auto"/>
            <w:bottom w:val="none" w:sz="0" w:space="0" w:color="auto"/>
            <w:right w:val="none" w:sz="0" w:space="0" w:color="auto"/>
          </w:divBdr>
        </w:div>
      </w:divsChild>
    </w:div>
    <w:div w:id="160196042">
      <w:bodyDiv w:val="1"/>
      <w:marLeft w:val="0"/>
      <w:marRight w:val="0"/>
      <w:marTop w:val="0"/>
      <w:marBottom w:val="0"/>
      <w:divBdr>
        <w:top w:val="none" w:sz="0" w:space="0" w:color="auto"/>
        <w:left w:val="none" w:sz="0" w:space="0" w:color="auto"/>
        <w:bottom w:val="none" w:sz="0" w:space="0" w:color="auto"/>
        <w:right w:val="none" w:sz="0" w:space="0" w:color="auto"/>
      </w:divBdr>
      <w:divsChild>
        <w:div w:id="1097822316">
          <w:marLeft w:val="480"/>
          <w:marRight w:val="0"/>
          <w:marTop w:val="0"/>
          <w:marBottom w:val="0"/>
          <w:divBdr>
            <w:top w:val="none" w:sz="0" w:space="0" w:color="auto"/>
            <w:left w:val="none" w:sz="0" w:space="0" w:color="auto"/>
            <w:bottom w:val="none" w:sz="0" w:space="0" w:color="auto"/>
            <w:right w:val="none" w:sz="0" w:space="0" w:color="auto"/>
          </w:divBdr>
        </w:div>
      </w:divsChild>
    </w:div>
    <w:div w:id="195237946">
      <w:bodyDiv w:val="1"/>
      <w:marLeft w:val="0"/>
      <w:marRight w:val="0"/>
      <w:marTop w:val="0"/>
      <w:marBottom w:val="0"/>
      <w:divBdr>
        <w:top w:val="none" w:sz="0" w:space="0" w:color="auto"/>
        <w:left w:val="none" w:sz="0" w:space="0" w:color="auto"/>
        <w:bottom w:val="none" w:sz="0" w:space="0" w:color="auto"/>
        <w:right w:val="none" w:sz="0" w:space="0" w:color="auto"/>
      </w:divBdr>
      <w:divsChild>
        <w:div w:id="1023287112">
          <w:marLeft w:val="0"/>
          <w:marRight w:val="0"/>
          <w:marTop w:val="240"/>
          <w:marBottom w:val="0"/>
          <w:divBdr>
            <w:top w:val="none" w:sz="0" w:space="0" w:color="auto"/>
            <w:left w:val="none" w:sz="0" w:space="0" w:color="auto"/>
            <w:bottom w:val="none" w:sz="0" w:space="0" w:color="auto"/>
            <w:right w:val="none" w:sz="0" w:space="0" w:color="auto"/>
          </w:divBdr>
        </w:div>
        <w:div w:id="1310787312">
          <w:marLeft w:val="0"/>
          <w:marRight w:val="0"/>
          <w:marTop w:val="240"/>
          <w:marBottom w:val="240"/>
          <w:divBdr>
            <w:top w:val="none" w:sz="0" w:space="0" w:color="auto"/>
            <w:left w:val="none" w:sz="0" w:space="0" w:color="auto"/>
            <w:bottom w:val="none" w:sz="0" w:space="0" w:color="auto"/>
            <w:right w:val="none" w:sz="0" w:space="0" w:color="auto"/>
          </w:divBdr>
        </w:div>
        <w:div w:id="1472866408">
          <w:marLeft w:val="0"/>
          <w:marRight w:val="0"/>
          <w:marTop w:val="240"/>
          <w:marBottom w:val="0"/>
          <w:divBdr>
            <w:top w:val="none" w:sz="0" w:space="0" w:color="auto"/>
            <w:left w:val="none" w:sz="0" w:space="0" w:color="auto"/>
            <w:bottom w:val="none" w:sz="0" w:space="0" w:color="auto"/>
            <w:right w:val="none" w:sz="0" w:space="0" w:color="auto"/>
          </w:divBdr>
          <w:divsChild>
            <w:div w:id="56973547">
              <w:marLeft w:val="0"/>
              <w:marRight w:val="0"/>
              <w:marTop w:val="0"/>
              <w:marBottom w:val="0"/>
              <w:divBdr>
                <w:top w:val="none" w:sz="0" w:space="0" w:color="auto"/>
                <w:left w:val="none" w:sz="0" w:space="0" w:color="auto"/>
                <w:bottom w:val="none" w:sz="0" w:space="0" w:color="auto"/>
                <w:right w:val="none" w:sz="0" w:space="0" w:color="auto"/>
              </w:divBdr>
              <w:divsChild>
                <w:div w:id="141318417">
                  <w:marLeft w:val="0"/>
                  <w:marRight w:val="0"/>
                  <w:marTop w:val="0"/>
                  <w:marBottom w:val="0"/>
                  <w:divBdr>
                    <w:top w:val="none" w:sz="0" w:space="0" w:color="auto"/>
                    <w:left w:val="none" w:sz="0" w:space="0" w:color="auto"/>
                    <w:bottom w:val="none" w:sz="0" w:space="0" w:color="auto"/>
                    <w:right w:val="none" w:sz="0" w:space="0" w:color="auto"/>
                  </w:divBdr>
                  <w:divsChild>
                    <w:div w:id="10124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737236">
      <w:bodyDiv w:val="1"/>
      <w:marLeft w:val="0"/>
      <w:marRight w:val="0"/>
      <w:marTop w:val="0"/>
      <w:marBottom w:val="0"/>
      <w:divBdr>
        <w:top w:val="none" w:sz="0" w:space="0" w:color="auto"/>
        <w:left w:val="none" w:sz="0" w:space="0" w:color="auto"/>
        <w:bottom w:val="none" w:sz="0" w:space="0" w:color="auto"/>
        <w:right w:val="none" w:sz="0" w:space="0" w:color="auto"/>
      </w:divBdr>
      <w:divsChild>
        <w:div w:id="66614673">
          <w:marLeft w:val="480"/>
          <w:marRight w:val="0"/>
          <w:marTop w:val="0"/>
          <w:marBottom w:val="0"/>
          <w:divBdr>
            <w:top w:val="none" w:sz="0" w:space="0" w:color="auto"/>
            <w:left w:val="none" w:sz="0" w:space="0" w:color="auto"/>
            <w:bottom w:val="none" w:sz="0" w:space="0" w:color="auto"/>
            <w:right w:val="none" w:sz="0" w:space="0" w:color="auto"/>
          </w:divBdr>
        </w:div>
        <w:div w:id="85270999">
          <w:marLeft w:val="480"/>
          <w:marRight w:val="0"/>
          <w:marTop w:val="0"/>
          <w:marBottom w:val="0"/>
          <w:divBdr>
            <w:top w:val="none" w:sz="0" w:space="0" w:color="auto"/>
            <w:left w:val="none" w:sz="0" w:space="0" w:color="auto"/>
            <w:bottom w:val="none" w:sz="0" w:space="0" w:color="auto"/>
            <w:right w:val="none" w:sz="0" w:space="0" w:color="auto"/>
          </w:divBdr>
        </w:div>
        <w:div w:id="240985474">
          <w:marLeft w:val="480"/>
          <w:marRight w:val="0"/>
          <w:marTop w:val="0"/>
          <w:marBottom w:val="0"/>
          <w:divBdr>
            <w:top w:val="none" w:sz="0" w:space="0" w:color="auto"/>
            <w:left w:val="none" w:sz="0" w:space="0" w:color="auto"/>
            <w:bottom w:val="none" w:sz="0" w:space="0" w:color="auto"/>
            <w:right w:val="none" w:sz="0" w:space="0" w:color="auto"/>
          </w:divBdr>
        </w:div>
        <w:div w:id="307905728">
          <w:marLeft w:val="480"/>
          <w:marRight w:val="0"/>
          <w:marTop w:val="0"/>
          <w:marBottom w:val="0"/>
          <w:divBdr>
            <w:top w:val="none" w:sz="0" w:space="0" w:color="auto"/>
            <w:left w:val="none" w:sz="0" w:space="0" w:color="auto"/>
            <w:bottom w:val="none" w:sz="0" w:space="0" w:color="auto"/>
            <w:right w:val="none" w:sz="0" w:space="0" w:color="auto"/>
          </w:divBdr>
        </w:div>
        <w:div w:id="893155443">
          <w:marLeft w:val="480"/>
          <w:marRight w:val="0"/>
          <w:marTop w:val="0"/>
          <w:marBottom w:val="0"/>
          <w:divBdr>
            <w:top w:val="none" w:sz="0" w:space="0" w:color="auto"/>
            <w:left w:val="none" w:sz="0" w:space="0" w:color="auto"/>
            <w:bottom w:val="none" w:sz="0" w:space="0" w:color="auto"/>
            <w:right w:val="none" w:sz="0" w:space="0" w:color="auto"/>
          </w:divBdr>
        </w:div>
        <w:div w:id="906452273">
          <w:marLeft w:val="480"/>
          <w:marRight w:val="0"/>
          <w:marTop w:val="0"/>
          <w:marBottom w:val="0"/>
          <w:divBdr>
            <w:top w:val="none" w:sz="0" w:space="0" w:color="auto"/>
            <w:left w:val="none" w:sz="0" w:space="0" w:color="auto"/>
            <w:bottom w:val="none" w:sz="0" w:space="0" w:color="auto"/>
            <w:right w:val="none" w:sz="0" w:space="0" w:color="auto"/>
          </w:divBdr>
        </w:div>
        <w:div w:id="1017851195">
          <w:marLeft w:val="480"/>
          <w:marRight w:val="0"/>
          <w:marTop w:val="0"/>
          <w:marBottom w:val="0"/>
          <w:divBdr>
            <w:top w:val="none" w:sz="0" w:space="0" w:color="auto"/>
            <w:left w:val="none" w:sz="0" w:space="0" w:color="auto"/>
            <w:bottom w:val="none" w:sz="0" w:space="0" w:color="auto"/>
            <w:right w:val="none" w:sz="0" w:space="0" w:color="auto"/>
          </w:divBdr>
        </w:div>
        <w:div w:id="1036002946">
          <w:marLeft w:val="480"/>
          <w:marRight w:val="0"/>
          <w:marTop w:val="0"/>
          <w:marBottom w:val="0"/>
          <w:divBdr>
            <w:top w:val="none" w:sz="0" w:space="0" w:color="auto"/>
            <w:left w:val="none" w:sz="0" w:space="0" w:color="auto"/>
            <w:bottom w:val="none" w:sz="0" w:space="0" w:color="auto"/>
            <w:right w:val="none" w:sz="0" w:space="0" w:color="auto"/>
          </w:divBdr>
        </w:div>
        <w:div w:id="1053164574">
          <w:marLeft w:val="480"/>
          <w:marRight w:val="0"/>
          <w:marTop w:val="0"/>
          <w:marBottom w:val="0"/>
          <w:divBdr>
            <w:top w:val="none" w:sz="0" w:space="0" w:color="auto"/>
            <w:left w:val="none" w:sz="0" w:space="0" w:color="auto"/>
            <w:bottom w:val="none" w:sz="0" w:space="0" w:color="auto"/>
            <w:right w:val="none" w:sz="0" w:space="0" w:color="auto"/>
          </w:divBdr>
        </w:div>
        <w:div w:id="1416054663">
          <w:marLeft w:val="480"/>
          <w:marRight w:val="0"/>
          <w:marTop w:val="0"/>
          <w:marBottom w:val="0"/>
          <w:divBdr>
            <w:top w:val="none" w:sz="0" w:space="0" w:color="auto"/>
            <w:left w:val="none" w:sz="0" w:space="0" w:color="auto"/>
            <w:bottom w:val="none" w:sz="0" w:space="0" w:color="auto"/>
            <w:right w:val="none" w:sz="0" w:space="0" w:color="auto"/>
          </w:divBdr>
        </w:div>
        <w:div w:id="1888880045">
          <w:marLeft w:val="480"/>
          <w:marRight w:val="0"/>
          <w:marTop w:val="0"/>
          <w:marBottom w:val="0"/>
          <w:divBdr>
            <w:top w:val="none" w:sz="0" w:space="0" w:color="auto"/>
            <w:left w:val="none" w:sz="0" w:space="0" w:color="auto"/>
            <w:bottom w:val="none" w:sz="0" w:space="0" w:color="auto"/>
            <w:right w:val="none" w:sz="0" w:space="0" w:color="auto"/>
          </w:divBdr>
        </w:div>
        <w:div w:id="1912277795">
          <w:marLeft w:val="480"/>
          <w:marRight w:val="0"/>
          <w:marTop w:val="0"/>
          <w:marBottom w:val="0"/>
          <w:divBdr>
            <w:top w:val="none" w:sz="0" w:space="0" w:color="auto"/>
            <w:left w:val="none" w:sz="0" w:space="0" w:color="auto"/>
            <w:bottom w:val="none" w:sz="0" w:space="0" w:color="auto"/>
            <w:right w:val="none" w:sz="0" w:space="0" w:color="auto"/>
          </w:divBdr>
        </w:div>
      </w:divsChild>
    </w:div>
    <w:div w:id="239680337">
      <w:bodyDiv w:val="1"/>
      <w:marLeft w:val="0"/>
      <w:marRight w:val="0"/>
      <w:marTop w:val="0"/>
      <w:marBottom w:val="0"/>
      <w:divBdr>
        <w:top w:val="none" w:sz="0" w:space="0" w:color="auto"/>
        <w:left w:val="none" w:sz="0" w:space="0" w:color="auto"/>
        <w:bottom w:val="none" w:sz="0" w:space="0" w:color="auto"/>
        <w:right w:val="none" w:sz="0" w:space="0" w:color="auto"/>
      </w:divBdr>
      <w:divsChild>
        <w:div w:id="204416556">
          <w:marLeft w:val="0"/>
          <w:marRight w:val="0"/>
          <w:marTop w:val="240"/>
          <w:marBottom w:val="0"/>
          <w:divBdr>
            <w:top w:val="none" w:sz="0" w:space="0" w:color="auto"/>
            <w:left w:val="none" w:sz="0" w:space="0" w:color="auto"/>
            <w:bottom w:val="none" w:sz="0" w:space="0" w:color="auto"/>
            <w:right w:val="none" w:sz="0" w:space="0" w:color="auto"/>
          </w:divBdr>
          <w:divsChild>
            <w:div w:id="1876306310">
              <w:marLeft w:val="0"/>
              <w:marRight w:val="0"/>
              <w:marTop w:val="0"/>
              <w:marBottom w:val="0"/>
              <w:divBdr>
                <w:top w:val="none" w:sz="0" w:space="0" w:color="auto"/>
                <w:left w:val="none" w:sz="0" w:space="0" w:color="auto"/>
                <w:bottom w:val="none" w:sz="0" w:space="0" w:color="auto"/>
                <w:right w:val="none" w:sz="0" w:space="0" w:color="auto"/>
              </w:divBdr>
              <w:divsChild>
                <w:div w:id="926114829">
                  <w:marLeft w:val="0"/>
                  <w:marRight w:val="0"/>
                  <w:marTop w:val="0"/>
                  <w:marBottom w:val="0"/>
                  <w:divBdr>
                    <w:top w:val="none" w:sz="0" w:space="0" w:color="auto"/>
                    <w:left w:val="none" w:sz="0" w:space="0" w:color="auto"/>
                    <w:bottom w:val="none" w:sz="0" w:space="0" w:color="auto"/>
                    <w:right w:val="none" w:sz="0" w:space="0" w:color="auto"/>
                  </w:divBdr>
                  <w:divsChild>
                    <w:div w:id="3071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500217">
          <w:marLeft w:val="0"/>
          <w:marRight w:val="0"/>
          <w:marTop w:val="240"/>
          <w:marBottom w:val="240"/>
          <w:divBdr>
            <w:top w:val="none" w:sz="0" w:space="0" w:color="auto"/>
            <w:left w:val="none" w:sz="0" w:space="0" w:color="auto"/>
            <w:bottom w:val="none" w:sz="0" w:space="0" w:color="auto"/>
            <w:right w:val="none" w:sz="0" w:space="0" w:color="auto"/>
          </w:divBdr>
        </w:div>
        <w:div w:id="1983849224">
          <w:marLeft w:val="0"/>
          <w:marRight w:val="0"/>
          <w:marTop w:val="240"/>
          <w:marBottom w:val="0"/>
          <w:divBdr>
            <w:top w:val="none" w:sz="0" w:space="0" w:color="auto"/>
            <w:left w:val="none" w:sz="0" w:space="0" w:color="auto"/>
            <w:bottom w:val="none" w:sz="0" w:space="0" w:color="auto"/>
            <w:right w:val="none" w:sz="0" w:space="0" w:color="auto"/>
          </w:divBdr>
        </w:div>
      </w:divsChild>
    </w:div>
    <w:div w:id="243538670">
      <w:bodyDiv w:val="1"/>
      <w:marLeft w:val="0"/>
      <w:marRight w:val="0"/>
      <w:marTop w:val="0"/>
      <w:marBottom w:val="0"/>
      <w:divBdr>
        <w:top w:val="none" w:sz="0" w:space="0" w:color="auto"/>
        <w:left w:val="none" w:sz="0" w:space="0" w:color="auto"/>
        <w:bottom w:val="none" w:sz="0" w:space="0" w:color="auto"/>
        <w:right w:val="none" w:sz="0" w:space="0" w:color="auto"/>
      </w:divBdr>
    </w:div>
    <w:div w:id="279455090">
      <w:bodyDiv w:val="1"/>
      <w:marLeft w:val="0"/>
      <w:marRight w:val="0"/>
      <w:marTop w:val="0"/>
      <w:marBottom w:val="0"/>
      <w:divBdr>
        <w:top w:val="none" w:sz="0" w:space="0" w:color="auto"/>
        <w:left w:val="none" w:sz="0" w:space="0" w:color="auto"/>
        <w:bottom w:val="none" w:sz="0" w:space="0" w:color="auto"/>
        <w:right w:val="none" w:sz="0" w:space="0" w:color="auto"/>
      </w:divBdr>
      <w:divsChild>
        <w:div w:id="1071390696">
          <w:marLeft w:val="0"/>
          <w:marRight w:val="0"/>
          <w:marTop w:val="0"/>
          <w:marBottom w:val="0"/>
          <w:divBdr>
            <w:top w:val="none" w:sz="0" w:space="0" w:color="auto"/>
            <w:left w:val="none" w:sz="0" w:space="0" w:color="auto"/>
            <w:bottom w:val="none" w:sz="0" w:space="0" w:color="auto"/>
            <w:right w:val="none" w:sz="0" w:space="0" w:color="auto"/>
          </w:divBdr>
          <w:divsChild>
            <w:div w:id="1727794072">
              <w:marLeft w:val="0"/>
              <w:marRight w:val="0"/>
              <w:marTop w:val="0"/>
              <w:marBottom w:val="240"/>
              <w:divBdr>
                <w:top w:val="single" w:sz="6" w:space="0" w:color="D6D6D6"/>
                <w:left w:val="single" w:sz="6" w:space="6" w:color="D6D6D6"/>
                <w:bottom w:val="single" w:sz="6" w:space="0" w:color="D6D6D6"/>
                <w:right w:val="single" w:sz="6" w:space="6" w:color="D6D6D6"/>
              </w:divBdr>
              <w:divsChild>
                <w:div w:id="1085960456">
                  <w:marLeft w:val="0"/>
                  <w:marRight w:val="0"/>
                  <w:marTop w:val="0"/>
                  <w:marBottom w:val="0"/>
                  <w:divBdr>
                    <w:top w:val="none" w:sz="0" w:space="0" w:color="auto"/>
                    <w:left w:val="none" w:sz="0" w:space="0" w:color="auto"/>
                    <w:bottom w:val="none" w:sz="0" w:space="0" w:color="auto"/>
                    <w:right w:val="none" w:sz="0" w:space="0" w:color="auto"/>
                  </w:divBdr>
                  <w:divsChild>
                    <w:div w:id="2016027562">
                      <w:marLeft w:val="0"/>
                      <w:marRight w:val="0"/>
                      <w:marTop w:val="0"/>
                      <w:marBottom w:val="0"/>
                      <w:divBdr>
                        <w:top w:val="none" w:sz="0" w:space="0" w:color="auto"/>
                        <w:left w:val="none" w:sz="0" w:space="0" w:color="auto"/>
                        <w:bottom w:val="none" w:sz="0" w:space="0" w:color="auto"/>
                        <w:right w:val="none" w:sz="0" w:space="0" w:color="auto"/>
                      </w:divBdr>
                      <w:divsChild>
                        <w:div w:id="1145900259">
                          <w:marLeft w:val="0"/>
                          <w:marRight w:val="0"/>
                          <w:marTop w:val="0"/>
                          <w:marBottom w:val="0"/>
                          <w:divBdr>
                            <w:top w:val="none" w:sz="0" w:space="0" w:color="auto"/>
                            <w:left w:val="none" w:sz="0" w:space="0" w:color="auto"/>
                            <w:bottom w:val="none" w:sz="0" w:space="0" w:color="auto"/>
                            <w:right w:val="none" w:sz="0" w:space="0" w:color="auto"/>
                          </w:divBdr>
                          <w:divsChild>
                            <w:div w:id="1125078431">
                              <w:marLeft w:val="0"/>
                              <w:marRight w:val="0"/>
                              <w:marTop w:val="0"/>
                              <w:marBottom w:val="0"/>
                              <w:divBdr>
                                <w:top w:val="none" w:sz="0" w:space="0" w:color="auto"/>
                                <w:left w:val="none" w:sz="0" w:space="0" w:color="auto"/>
                                <w:bottom w:val="none" w:sz="0" w:space="0" w:color="auto"/>
                                <w:right w:val="none" w:sz="0" w:space="0" w:color="auto"/>
                              </w:divBdr>
                              <w:divsChild>
                                <w:div w:id="1307928475">
                                  <w:marLeft w:val="240"/>
                                  <w:marRight w:val="0"/>
                                  <w:marTop w:val="0"/>
                                  <w:marBottom w:val="0"/>
                                  <w:divBdr>
                                    <w:top w:val="none" w:sz="0" w:space="0" w:color="auto"/>
                                    <w:left w:val="none" w:sz="0" w:space="0" w:color="auto"/>
                                    <w:bottom w:val="none" w:sz="0" w:space="0" w:color="auto"/>
                                    <w:right w:val="none" w:sz="0" w:space="0" w:color="auto"/>
                                  </w:divBdr>
                                  <w:divsChild>
                                    <w:div w:id="95711635">
                                      <w:marLeft w:val="240"/>
                                      <w:marRight w:val="0"/>
                                      <w:marTop w:val="0"/>
                                      <w:marBottom w:val="0"/>
                                      <w:divBdr>
                                        <w:top w:val="none" w:sz="0" w:space="0" w:color="auto"/>
                                        <w:left w:val="none" w:sz="0" w:space="0" w:color="auto"/>
                                        <w:bottom w:val="none" w:sz="0" w:space="0" w:color="auto"/>
                                        <w:right w:val="none" w:sz="0" w:space="0" w:color="auto"/>
                                      </w:divBdr>
                                      <w:divsChild>
                                        <w:div w:id="33620795">
                                          <w:marLeft w:val="240"/>
                                          <w:marRight w:val="0"/>
                                          <w:marTop w:val="0"/>
                                          <w:marBottom w:val="0"/>
                                          <w:divBdr>
                                            <w:top w:val="none" w:sz="0" w:space="0" w:color="auto"/>
                                            <w:left w:val="none" w:sz="0" w:space="0" w:color="auto"/>
                                            <w:bottom w:val="none" w:sz="0" w:space="0" w:color="auto"/>
                                            <w:right w:val="none" w:sz="0" w:space="0" w:color="auto"/>
                                          </w:divBdr>
                                          <w:divsChild>
                                            <w:div w:id="822236569">
                                              <w:marLeft w:val="240"/>
                                              <w:marRight w:val="0"/>
                                              <w:marTop w:val="0"/>
                                              <w:marBottom w:val="0"/>
                                              <w:divBdr>
                                                <w:top w:val="none" w:sz="0" w:space="0" w:color="auto"/>
                                                <w:left w:val="none" w:sz="0" w:space="0" w:color="auto"/>
                                                <w:bottom w:val="none" w:sz="0" w:space="0" w:color="auto"/>
                                                <w:right w:val="none" w:sz="0" w:space="0" w:color="auto"/>
                                              </w:divBdr>
                                              <w:divsChild>
                                                <w:div w:id="14939869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673227">
      <w:bodyDiv w:val="1"/>
      <w:marLeft w:val="0"/>
      <w:marRight w:val="0"/>
      <w:marTop w:val="0"/>
      <w:marBottom w:val="0"/>
      <w:divBdr>
        <w:top w:val="none" w:sz="0" w:space="0" w:color="auto"/>
        <w:left w:val="none" w:sz="0" w:space="0" w:color="auto"/>
        <w:bottom w:val="none" w:sz="0" w:space="0" w:color="auto"/>
        <w:right w:val="none" w:sz="0" w:space="0" w:color="auto"/>
      </w:divBdr>
    </w:div>
    <w:div w:id="354620924">
      <w:bodyDiv w:val="1"/>
      <w:marLeft w:val="0"/>
      <w:marRight w:val="0"/>
      <w:marTop w:val="0"/>
      <w:marBottom w:val="0"/>
      <w:divBdr>
        <w:top w:val="none" w:sz="0" w:space="0" w:color="auto"/>
        <w:left w:val="none" w:sz="0" w:space="0" w:color="auto"/>
        <w:bottom w:val="none" w:sz="0" w:space="0" w:color="auto"/>
        <w:right w:val="none" w:sz="0" w:space="0" w:color="auto"/>
      </w:divBdr>
      <w:divsChild>
        <w:div w:id="227156140">
          <w:marLeft w:val="0"/>
          <w:marRight w:val="0"/>
          <w:marTop w:val="240"/>
          <w:marBottom w:val="0"/>
          <w:divBdr>
            <w:top w:val="none" w:sz="0" w:space="0" w:color="auto"/>
            <w:left w:val="none" w:sz="0" w:space="0" w:color="auto"/>
            <w:bottom w:val="none" w:sz="0" w:space="0" w:color="auto"/>
            <w:right w:val="none" w:sz="0" w:space="0" w:color="auto"/>
          </w:divBdr>
          <w:divsChild>
            <w:div w:id="501896001">
              <w:marLeft w:val="0"/>
              <w:marRight w:val="0"/>
              <w:marTop w:val="0"/>
              <w:marBottom w:val="0"/>
              <w:divBdr>
                <w:top w:val="none" w:sz="0" w:space="0" w:color="auto"/>
                <w:left w:val="none" w:sz="0" w:space="0" w:color="auto"/>
                <w:bottom w:val="none" w:sz="0" w:space="0" w:color="auto"/>
                <w:right w:val="none" w:sz="0" w:space="0" w:color="auto"/>
              </w:divBdr>
              <w:divsChild>
                <w:div w:id="1364864084">
                  <w:marLeft w:val="0"/>
                  <w:marRight w:val="0"/>
                  <w:marTop w:val="240"/>
                  <w:marBottom w:val="0"/>
                  <w:divBdr>
                    <w:top w:val="none" w:sz="0" w:space="0" w:color="auto"/>
                    <w:left w:val="none" w:sz="0" w:space="0" w:color="auto"/>
                    <w:bottom w:val="none" w:sz="0" w:space="0" w:color="auto"/>
                    <w:right w:val="none" w:sz="0" w:space="0" w:color="auto"/>
                  </w:divBdr>
                  <w:divsChild>
                    <w:div w:id="169414542">
                      <w:marLeft w:val="0"/>
                      <w:marRight w:val="0"/>
                      <w:marTop w:val="0"/>
                      <w:marBottom w:val="0"/>
                      <w:divBdr>
                        <w:top w:val="none" w:sz="0" w:space="0" w:color="auto"/>
                        <w:left w:val="none" w:sz="0" w:space="0" w:color="auto"/>
                        <w:bottom w:val="none" w:sz="0" w:space="0" w:color="auto"/>
                        <w:right w:val="none" w:sz="0" w:space="0" w:color="auto"/>
                      </w:divBdr>
                      <w:divsChild>
                        <w:div w:id="13975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6763">
                  <w:marLeft w:val="0"/>
                  <w:marRight w:val="0"/>
                  <w:marTop w:val="240"/>
                  <w:marBottom w:val="0"/>
                  <w:divBdr>
                    <w:top w:val="none" w:sz="0" w:space="0" w:color="auto"/>
                    <w:left w:val="none" w:sz="0" w:space="0" w:color="auto"/>
                    <w:bottom w:val="none" w:sz="0" w:space="0" w:color="auto"/>
                    <w:right w:val="none" w:sz="0" w:space="0" w:color="auto"/>
                  </w:divBdr>
                  <w:divsChild>
                    <w:div w:id="1301617031">
                      <w:marLeft w:val="0"/>
                      <w:marRight w:val="0"/>
                      <w:marTop w:val="0"/>
                      <w:marBottom w:val="0"/>
                      <w:divBdr>
                        <w:top w:val="none" w:sz="0" w:space="0" w:color="auto"/>
                        <w:left w:val="none" w:sz="0" w:space="0" w:color="auto"/>
                        <w:bottom w:val="none" w:sz="0" w:space="0" w:color="auto"/>
                        <w:right w:val="none" w:sz="0" w:space="0" w:color="auto"/>
                      </w:divBdr>
                      <w:divsChild>
                        <w:div w:id="9246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441320">
          <w:marLeft w:val="0"/>
          <w:marRight w:val="0"/>
          <w:marTop w:val="240"/>
          <w:marBottom w:val="0"/>
          <w:divBdr>
            <w:top w:val="none" w:sz="0" w:space="0" w:color="auto"/>
            <w:left w:val="none" w:sz="0" w:space="0" w:color="auto"/>
            <w:bottom w:val="none" w:sz="0" w:space="0" w:color="auto"/>
            <w:right w:val="none" w:sz="0" w:space="0" w:color="auto"/>
          </w:divBdr>
        </w:div>
        <w:div w:id="2106724789">
          <w:marLeft w:val="0"/>
          <w:marRight w:val="0"/>
          <w:marTop w:val="240"/>
          <w:marBottom w:val="240"/>
          <w:divBdr>
            <w:top w:val="none" w:sz="0" w:space="0" w:color="auto"/>
            <w:left w:val="none" w:sz="0" w:space="0" w:color="auto"/>
            <w:bottom w:val="none" w:sz="0" w:space="0" w:color="auto"/>
            <w:right w:val="none" w:sz="0" w:space="0" w:color="auto"/>
          </w:divBdr>
        </w:div>
      </w:divsChild>
    </w:div>
    <w:div w:id="373389216">
      <w:bodyDiv w:val="1"/>
      <w:marLeft w:val="0"/>
      <w:marRight w:val="0"/>
      <w:marTop w:val="0"/>
      <w:marBottom w:val="0"/>
      <w:divBdr>
        <w:top w:val="none" w:sz="0" w:space="0" w:color="auto"/>
        <w:left w:val="none" w:sz="0" w:space="0" w:color="auto"/>
        <w:bottom w:val="none" w:sz="0" w:space="0" w:color="auto"/>
        <w:right w:val="none" w:sz="0" w:space="0" w:color="auto"/>
      </w:divBdr>
      <w:divsChild>
        <w:div w:id="459543410">
          <w:marLeft w:val="0"/>
          <w:marRight w:val="0"/>
          <w:marTop w:val="240"/>
          <w:marBottom w:val="0"/>
          <w:divBdr>
            <w:top w:val="none" w:sz="0" w:space="0" w:color="auto"/>
            <w:left w:val="none" w:sz="0" w:space="0" w:color="auto"/>
            <w:bottom w:val="none" w:sz="0" w:space="0" w:color="auto"/>
            <w:right w:val="none" w:sz="0" w:space="0" w:color="auto"/>
          </w:divBdr>
        </w:div>
        <w:div w:id="1148549359">
          <w:marLeft w:val="0"/>
          <w:marRight w:val="0"/>
          <w:marTop w:val="240"/>
          <w:marBottom w:val="0"/>
          <w:divBdr>
            <w:top w:val="none" w:sz="0" w:space="0" w:color="auto"/>
            <w:left w:val="none" w:sz="0" w:space="0" w:color="auto"/>
            <w:bottom w:val="none" w:sz="0" w:space="0" w:color="auto"/>
            <w:right w:val="none" w:sz="0" w:space="0" w:color="auto"/>
          </w:divBdr>
          <w:divsChild>
            <w:div w:id="1278101611">
              <w:marLeft w:val="0"/>
              <w:marRight w:val="0"/>
              <w:marTop w:val="0"/>
              <w:marBottom w:val="0"/>
              <w:divBdr>
                <w:top w:val="none" w:sz="0" w:space="0" w:color="auto"/>
                <w:left w:val="none" w:sz="0" w:space="0" w:color="auto"/>
                <w:bottom w:val="none" w:sz="0" w:space="0" w:color="auto"/>
                <w:right w:val="none" w:sz="0" w:space="0" w:color="auto"/>
              </w:divBdr>
              <w:divsChild>
                <w:div w:id="54208591">
                  <w:marLeft w:val="0"/>
                  <w:marRight w:val="0"/>
                  <w:marTop w:val="240"/>
                  <w:marBottom w:val="0"/>
                  <w:divBdr>
                    <w:top w:val="none" w:sz="0" w:space="0" w:color="auto"/>
                    <w:left w:val="none" w:sz="0" w:space="0" w:color="auto"/>
                    <w:bottom w:val="none" w:sz="0" w:space="0" w:color="auto"/>
                    <w:right w:val="none" w:sz="0" w:space="0" w:color="auto"/>
                  </w:divBdr>
                  <w:divsChild>
                    <w:div w:id="1975132679">
                      <w:marLeft w:val="0"/>
                      <w:marRight w:val="0"/>
                      <w:marTop w:val="0"/>
                      <w:marBottom w:val="0"/>
                      <w:divBdr>
                        <w:top w:val="none" w:sz="0" w:space="0" w:color="auto"/>
                        <w:left w:val="none" w:sz="0" w:space="0" w:color="auto"/>
                        <w:bottom w:val="none" w:sz="0" w:space="0" w:color="auto"/>
                        <w:right w:val="none" w:sz="0" w:space="0" w:color="auto"/>
                      </w:divBdr>
                      <w:divsChild>
                        <w:div w:id="34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11">
                  <w:marLeft w:val="0"/>
                  <w:marRight w:val="0"/>
                  <w:marTop w:val="240"/>
                  <w:marBottom w:val="0"/>
                  <w:divBdr>
                    <w:top w:val="none" w:sz="0" w:space="0" w:color="auto"/>
                    <w:left w:val="none" w:sz="0" w:space="0" w:color="auto"/>
                    <w:bottom w:val="none" w:sz="0" w:space="0" w:color="auto"/>
                    <w:right w:val="none" w:sz="0" w:space="0" w:color="auto"/>
                  </w:divBdr>
                  <w:divsChild>
                    <w:div w:id="565183138">
                      <w:marLeft w:val="0"/>
                      <w:marRight w:val="0"/>
                      <w:marTop w:val="0"/>
                      <w:marBottom w:val="0"/>
                      <w:divBdr>
                        <w:top w:val="none" w:sz="0" w:space="0" w:color="auto"/>
                        <w:left w:val="none" w:sz="0" w:space="0" w:color="auto"/>
                        <w:bottom w:val="none" w:sz="0" w:space="0" w:color="auto"/>
                        <w:right w:val="none" w:sz="0" w:space="0" w:color="auto"/>
                      </w:divBdr>
                      <w:divsChild>
                        <w:div w:id="595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9012">
                  <w:marLeft w:val="0"/>
                  <w:marRight w:val="0"/>
                  <w:marTop w:val="240"/>
                  <w:marBottom w:val="0"/>
                  <w:divBdr>
                    <w:top w:val="none" w:sz="0" w:space="0" w:color="auto"/>
                    <w:left w:val="none" w:sz="0" w:space="0" w:color="auto"/>
                    <w:bottom w:val="none" w:sz="0" w:space="0" w:color="auto"/>
                    <w:right w:val="none" w:sz="0" w:space="0" w:color="auto"/>
                  </w:divBdr>
                  <w:divsChild>
                    <w:div w:id="185414773">
                      <w:marLeft w:val="0"/>
                      <w:marRight w:val="0"/>
                      <w:marTop w:val="0"/>
                      <w:marBottom w:val="0"/>
                      <w:divBdr>
                        <w:top w:val="none" w:sz="0" w:space="0" w:color="auto"/>
                        <w:left w:val="none" w:sz="0" w:space="0" w:color="auto"/>
                        <w:bottom w:val="none" w:sz="0" w:space="0" w:color="auto"/>
                        <w:right w:val="none" w:sz="0" w:space="0" w:color="auto"/>
                      </w:divBdr>
                      <w:divsChild>
                        <w:div w:id="48405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6979">
                  <w:marLeft w:val="0"/>
                  <w:marRight w:val="0"/>
                  <w:marTop w:val="240"/>
                  <w:marBottom w:val="0"/>
                  <w:divBdr>
                    <w:top w:val="none" w:sz="0" w:space="0" w:color="auto"/>
                    <w:left w:val="none" w:sz="0" w:space="0" w:color="auto"/>
                    <w:bottom w:val="none" w:sz="0" w:space="0" w:color="auto"/>
                    <w:right w:val="none" w:sz="0" w:space="0" w:color="auto"/>
                  </w:divBdr>
                  <w:divsChild>
                    <w:div w:id="1853182238">
                      <w:marLeft w:val="0"/>
                      <w:marRight w:val="0"/>
                      <w:marTop w:val="0"/>
                      <w:marBottom w:val="0"/>
                      <w:divBdr>
                        <w:top w:val="none" w:sz="0" w:space="0" w:color="auto"/>
                        <w:left w:val="none" w:sz="0" w:space="0" w:color="auto"/>
                        <w:bottom w:val="none" w:sz="0" w:space="0" w:color="auto"/>
                        <w:right w:val="none" w:sz="0" w:space="0" w:color="auto"/>
                      </w:divBdr>
                      <w:divsChild>
                        <w:div w:id="12878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7497">
                  <w:marLeft w:val="0"/>
                  <w:marRight w:val="0"/>
                  <w:marTop w:val="240"/>
                  <w:marBottom w:val="0"/>
                  <w:divBdr>
                    <w:top w:val="none" w:sz="0" w:space="0" w:color="auto"/>
                    <w:left w:val="none" w:sz="0" w:space="0" w:color="auto"/>
                    <w:bottom w:val="none" w:sz="0" w:space="0" w:color="auto"/>
                    <w:right w:val="none" w:sz="0" w:space="0" w:color="auto"/>
                  </w:divBdr>
                  <w:divsChild>
                    <w:div w:id="1725329966">
                      <w:marLeft w:val="0"/>
                      <w:marRight w:val="0"/>
                      <w:marTop w:val="0"/>
                      <w:marBottom w:val="0"/>
                      <w:divBdr>
                        <w:top w:val="none" w:sz="0" w:space="0" w:color="auto"/>
                        <w:left w:val="none" w:sz="0" w:space="0" w:color="auto"/>
                        <w:bottom w:val="none" w:sz="0" w:space="0" w:color="auto"/>
                        <w:right w:val="none" w:sz="0" w:space="0" w:color="auto"/>
                      </w:divBdr>
                      <w:divsChild>
                        <w:div w:id="11878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6027">
                  <w:marLeft w:val="0"/>
                  <w:marRight w:val="0"/>
                  <w:marTop w:val="240"/>
                  <w:marBottom w:val="0"/>
                  <w:divBdr>
                    <w:top w:val="none" w:sz="0" w:space="0" w:color="auto"/>
                    <w:left w:val="none" w:sz="0" w:space="0" w:color="auto"/>
                    <w:bottom w:val="none" w:sz="0" w:space="0" w:color="auto"/>
                    <w:right w:val="none" w:sz="0" w:space="0" w:color="auto"/>
                  </w:divBdr>
                  <w:divsChild>
                    <w:div w:id="467821605">
                      <w:marLeft w:val="0"/>
                      <w:marRight w:val="0"/>
                      <w:marTop w:val="0"/>
                      <w:marBottom w:val="0"/>
                      <w:divBdr>
                        <w:top w:val="none" w:sz="0" w:space="0" w:color="auto"/>
                        <w:left w:val="none" w:sz="0" w:space="0" w:color="auto"/>
                        <w:bottom w:val="none" w:sz="0" w:space="0" w:color="auto"/>
                        <w:right w:val="none" w:sz="0" w:space="0" w:color="auto"/>
                      </w:divBdr>
                      <w:divsChild>
                        <w:div w:id="8442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057">
                  <w:marLeft w:val="0"/>
                  <w:marRight w:val="0"/>
                  <w:marTop w:val="240"/>
                  <w:marBottom w:val="0"/>
                  <w:divBdr>
                    <w:top w:val="none" w:sz="0" w:space="0" w:color="auto"/>
                    <w:left w:val="none" w:sz="0" w:space="0" w:color="auto"/>
                    <w:bottom w:val="none" w:sz="0" w:space="0" w:color="auto"/>
                    <w:right w:val="none" w:sz="0" w:space="0" w:color="auto"/>
                  </w:divBdr>
                  <w:divsChild>
                    <w:div w:id="1581408767">
                      <w:marLeft w:val="0"/>
                      <w:marRight w:val="0"/>
                      <w:marTop w:val="0"/>
                      <w:marBottom w:val="0"/>
                      <w:divBdr>
                        <w:top w:val="none" w:sz="0" w:space="0" w:color="auto"/>
                        <w:left w:val="none" w:sz="0" w:space="0" w:color="auto"/>
                        <w:bottom w:val="none" w:sz="0" w:space="0" w:color="auto"/>
                        <w:right w:val="none" w:sz="0" w:space="0" w:color="auto"/>
                      </w:divBdr>
                      <w:divsChild>
                        <w:div w:id="21077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3607">
                  <w:marLeft w:val="0"/>
                  <w:marRight w:val="0"/>
                  <w:marTop w:val="240"/>
                  <w:marBottom w:val="0"/>
                  <w:divBdr>
                    <w:top w:val="none" w:sz="0" w:space="0" w:color="auto"/>
                    <w:left w:val="none" w:sz="0" w:space="0" w:color="auto"/>
                    <w:bottom w:val="none" w:sz="0" w:space="0" w:color="auto"/>
                    <w:right w:val="none" w:sz="0" w:space="0" w:color="auto"/>
                  </w:divBdr>
                  <w:divsChild>
                    <w:div w:id="2084984555">
                      <w:marLeft w:val="0"/>
                      <w:marRight w:val="0"/>
                      <w:marTop w:val="0"/>
                      <w:marBottom w:val="0"/>
                      <w:divBdr>
                        <w:top w:val="none" w:sz="0" w:space="0" w:color="auto"/>
                        <w:left w:val="none" w:sz="0" w:space="0" w:color="auto"/>
                        <w:bottom w:val="none" w:sz="0" w:space="0" w:color="auto"/>
                        <w:right w:val="none" w:sz="0" w:space="0" w:color="auto"/>
                      </w:divBdr>
                      <w:divsChild>
                        <w:div w:id="112974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559">
                  <w:marLeft w:val="0"/>
                  <w:marRight w:val="0"/>
                  <w:marTop w:val="240"/>
                  <w:marBottom w:val="0"/>
                  <w:divBdr>
                    <w:top w:val="none" w:sz="0" w:space="0" w:color="auto"/>
                    <w:left w:val="none" w:sz="0" w:space="0" w:color="auto"/>
                    <w:bottom w:val="none" w:sz="0" w:space="0" w:color="auto"/>
                    <w:right w:val="none" w:sz="0" w:space="0" w:color="auto"/>
                  </w:divBdr>
                  <w:divsChild>
                    <w:div w:id="457576332">
                      <w:marLeft w:val="0"/>
                      <w:marRight w:val="0"/>
                      <w:marTop w:val="0"/>
                      <w:marBottom w:val="0"/>
                      <w:divBdr>
                        <w:top w:val="none" w:sz="0" w:space="0" w:color="auto"/>
                        <w:left w:val="none" w:sz="0" w:space="0" w:color="auto"/>
                        <w:bottom w:val="none" w:sz="0" w:space="0" w:color="auto"/>
                        <w:right w:val="none" w:sz="0" w:space="0" w:color="auto"/>
                      </w:divBdr>
                      <w:divsChild>
                        <w:div w:id="20470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30568">
                  <w:marLeft w:val="0"/>
                  <w:marRight w:val="0"/>
                  <w:marTop w:val="240"/>
                  <w:marBottom w:val="0"/>
                  <w:divBdr>
                    <w:top w:val="none" w:sz="0" w:space="0" w:color="auto"/>
                    <w:left w:val="none" w:sz="0" w:space="0" w:color="auto"/>
                    <w:bottom w:val="none" w:sz="0" w:space="0" w:color="auto"/>
                    <w:right w:val="none" w:sz="0" w:space="0" w:color="auto"/>
                  </w:divBdr>
                  <w:divsChild>
                    <w:div w:id="1536236006">
                      <w:marLeft w:val="0"/>
                      <w:marRight w:val="0"/>
                      <w:marTop w:val="0"/>
                      <w:marBottom w:val="0"/>
                      <w:divBdr>
                        <w:top w:val="none" w:sz="0" w:space="0" w:color="auto"/>
                        <w:left w:val="none" w:sz="0" w:space="0" w:color="auto"/>
                        <w:bottom w:val="none" w:sz="0" w:space="0" w:color="auto"/>
                        <w:right w:val="none" w:sz="0" w:space="0" w:color="auto"/>
                      </w:divBdr>
                      <w:divsChild>
                        <w:div w:id="35326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7409">
                  <w:marLeft w:val="0"/>
                  <w:marRight w:val="0"/>
                  <w:marTop w:val="240"/>
                  <w:marBottom w:val="0"/>
                  <w:divBdr>
                    <w:top w:val="none" w:sz="0" w:space="0" w:color="auto"/>
                    <w:left w:val="none" w:sz="0" w:space="0" w:color="auto"/>
                    <w:bottom w:val="none" w:sz="0" w:space="0" w:color="auto"/>
                    <w:right w:val="none" w:sz="0" w:space="0" w:color="auto"/>
                  </w:divBdr>
                  <w:divsChild>
                    <w:div w:id="106124488">
                      <w:marLeft w:val="0"/>
                      <w:marRight w:val="0"/>
                      <w:marTop w:val="0"/>
                      <w:marBottom w:val="0"/>
                      <w:divBdr>
                        <w:top w:val="none" w:sz="0" w:space="0" w:color="auto"/>
                        <w:left w:val="none" w:sz="0" w:space="0" w:color="auto"/>
                        <w:bottom w:val="none" w:sz="0" w:space="0" w:color="auto"/>
                        <w:right w:val="none" w:sz="0" w:space="0" w:color="auto"/>
                      </w:divBdr>
                      <w:divsChild>
                        <w:div w:id="15967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1947">
                  <w:marLeft w:val="0"/>
                  <w:marRight w:val="0"/>
                  <w:marTop w:val="240"/>
                  <w:marBottom w:val="0"/>
                  <w:divBdr>
                    <w:top w:val="none" w:sz="0" w:space="0" w:color="auto"/>
                    <w:left w:val="none" w:sz="0" w:space="0" w:color="auto"/>
                    <w:bottom w:val="none" w:sz="0" w:space="0" w:color="auto"/>
                    <w:right w:val="none" w:sz="0" w:space="0" w:color="auto"/>
                  </w:divBdr>
                  <w:divsChild>
                    <w:div w:id="1735347206">
                      <w:marLeft w:val="0"/>
                      <w:marRight w:val="0"/>
                      <w:marTop w:val="0"/>
                      <w:marBottom w:val="0"/>
                      <w:divBdr>
                        <w:top w:val="none" w:sz="0" w:space="0" w:color="auto"/>
                        <w:left w:val="none" w:sz="0" w:space="0" w:color="auto"/>
                        <w:bottom w:val="none" w:sz="0" w:space="0" w:color="auto"/>
                        <w:right w:val="none" w:sz="0" w:space="0" w:color="auto"/>
                      </w:divBdr>
                      <w:divsChild>
                        <w:div w:id="1954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8736">
                  <w:marLeft w:val="0"/>
                  <w:marRight w:val="0"/>
                  <w:marTop w:val="240"/>
                  <w:marBottom w:val="0"/>
                  <w:divBdr>
                    <w:top w:val="none" w:sz="0" w:space="0" w:color="auto"/>
                    <w:left w:val="none" w:sz="0" w:space="0" w:color="auto"/>
                    <w:bottom w:val="none" w:sz="0" w:space="0" w:color="auto"/>
                    <w:right w:val="none" w:sz="0" w:space="0" w:color="auto"/>
                  </w:divBdr>
                  <w:divsChild>
                    <w:div w:id="1254583898">
                      <w:marLeft w:val="0"/>
                      <w:marRight w:val="0"/>
                      <w:marTop w:val="0"/>
                      <w:marBottom w:val="0"/>
                      <w:divBdr>
                        <w:top w:val="none" w:sz="0" w:space="0" w:color="auto"/>
                        <w:left w:val="none" w:sz="0" w:space="0" w:color="auto"/>
                        <w:bottom w:val="none" w:sz="0" w:space="0" w:color="auto"/>
                        <w:right w:val="none" w:sz="0" w:space="0" w:color="auto"/>
                      </w:divBdr>
                      <w:divsChild>
                        <w:div w:id="4094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10723">
                  <w:marLeft w:val="0"/>
                  <w:marRight w:val="0"/>
                  <w:marTop w:val="240"/>
                  <w:marBottom w:val="0"/>
                  <w:divBdr>
                    <w:top w:val="none" w:sz="0" w:space="0" w:color="auto"/>
                    <w:left w:val="none" w:sz="0" w:space="0" w:color="auto"/>
                    <w:bottom w:val="none" w:sz="0" w:space="0" w:color="auto"/>
                    <w:right w:val="none" w:sz="0" w:space="0" w:color="auto"/>
                  </w:divBdr>
                  <w:divsChild>
                    <w:div w:id="70320252">
                      <w:marLeft w:val="0"/>
                      <w:marRight w:val="0"/>
                      <w:marTop w:val="0"/>
                      <w:marBottom w:val="0"/>
                      <w:divBdr>
                        <w:top w:val="none" w:sz="0" w:space="0" w:color="auto"/>
                        <w:left w:val="none" w:sz="0" w:space="0" w:color="auto"/>
                        <w:bottom w:val="none" w:sz="0" w:space="0" w:color="auto"/>
                        <w:right w:val="none" w:sz="0" w:space="0" w:color="auto"/>
                      </w:divBdr>
                      <w:divsChild>
                        <w:div w:id="13062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80620">
                  <w:marLeft w:val="0"/>
                  <w:marRight w:val="0"/>
                  <w:marTop w:val="240"/>
                  <w:marBottom w:val="0"/>
                  <w:divBdr>
                    <w:top w:val="none" w:sz="0" w:space="0" w:color="auto"/>
                    <w:left w:val="none" w:sz="0" w:space="0" w:color="auto"/>
                    <w:bottom w:val="none" w:sz="0" w:space="0" w:color="auto"/>
                    <w:right w:val="none" w:sz="0" w:space="0" w:color="auto"/>
                  </w:divBdr>
                  <w:divsChild>
                    <w:div w:id="710500483">
                      <w:marLeft w:val="0"/>
                      <w:marRight w:val="0"/>
                      <w:marTop w:val="0"/>
                      <w:marBottom w:val="0"/>
                      <w:divBdr>
                        <w:top w:val="none" w:sz="0" w:space="0" w:color="auto"/>
                        <w:left w:val="none" w:sz="0" w:space="0" w:color="auto"/>
                        <w:bottom w:val="none" w:sz="0" w:space="0" w:color="auto"/>
                        <w:right w:val="none" w:sz="0" w:space="0" w:color="auto"/>
                      </w:divBdr>
                      <w:divsChild>
                        <w:div w:id="18970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4795">
                  <w:marLeft w:val="0"/>
                  <w:marRight w:val="0"/>
                  <w:marTop w:val="240"/>
                  <w:marBottom w:val="0"/>
                  <w:divBdr>
                    <w:top w:val="none" w:sz="0" w:space="0" w:color="auto"/>
                    <w:left w:val="none" w:sz="0" w:space="0" w:color="auto"/>
                    <w:bottom w:val="none" w:sz="0" w:space="0" w:color="auto"/>
                    <w:right w:val="none" w:sz="0" w:space="0" w:color="auto"/>
                  </w:divBdr>
                  <w:divsChild>
                    <w:div w:id="1742679741">
                      <w:marLeft w:val="0"/>
                      <w:marRight w:val="0"/>
                      <w:marTop w:val="0"/>
                      <w:marBottom w:val="0"/>
                      <w:divBdr>
                        <w:top w:val="none" w:sz="0" w:space="0" w:color="auto"/>
                        <w:left w:val="none" w:sz="0" w:space="0" w:color="auto"/>
                        <w:bottom w:val="none" w:sz="0" w:space="0" w:color="auto"/>
                        <w:right w:val="none" w:sz="0" w:space="0" w:color="auto"/>
                      </w:divBdr>
                      <w:divsChild>
                        <w:div w:id="6886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14189">
                  <w:marLeft w:val="0"/>
                  <w:marRight w:val="0"/>
                  <w:marTop w:val="240"/>
                  <w:marBottom w:val="0"/>
                  <w:divBdr>
                    <w:top w:val="none" w:sz="0" w:space="0" w:color="auto"/>
                    <w:left w:val="none" w:sz="0" w:space="0" w:color="auto"/>
                    <w:bottom w:val="none" w:sz="0" w:space="0" w:color="auto"/>
                    <w:right w:val="none" w:sz="0" w:space="0" w:color="auto"/>
                  </w:divBdr>
                  <w:divsChild>
                    <w:div w:id="668294331">
                      <w:marLeft w:val="0"/>
                      <w:marRight w:val="0"/>
                      <w:marTop w:val="0"/>
                      <w:marBottom w:val="0"/>
                      <w:divBdr>
                        <w:top w:val="none" w:sz="0" w:space="0" w:color="auto"/>
                        <w:left w:val="none" w:sz="0" w:space="0" w:color="auto"/>
                        <w:bottom w:val="none" w:sz="0" w:space="0" w:color="auto"/>
                        <w:right w:val="none" w:sz="0" w:space="0" w:color="auto"/>
                      </w:divBdr>
                      <w:divsChild>
                        <w:div w:id="3566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0359">
                  <w:marLeft w:val="0"/>
                  <w:marRight w:val="0"/>
                  <w:marTop w:val="240"/>
                  <w:marBottom w:val="0"/>
                  <w:divBdr>
                    <w:top w:val="none" w:sz="0" w:space="0" w:color="auto"/>
                    <w:left w:val="none" w:sz="0" w:space="0" w:color="auto"/>
                    <w:bottom w:val="none" w:sz="0" w:space="0" w:color="auto"/>
                    <w:right w:val="none" w:sz="0" w:space="0" w:color="auto"/>
                  </w:divBdr>
                  <w:divsChild>
                    <w:div w:id="834997593">
                      <w:marLeft w:val="0"/>
                      <w:marRight w:val="0"/>
                      <w:marTop w:val="0"/>
                      <w:marBottom w:val="0"/>
                      <w:divBdr>
                        <w:top w:val="none" w:sz="0" w:space="0" w:color="auto"/>
                        <w:left w:val="none" w:sz="0" w:space="0" w:color="auto"/>
                        <w:bottom w:val="none" w:sz="0" w:space="0" w:color="auto"/>
                        <w:right w:val="none" w:sz="0" w:space="0" w:color="auto"/>
                      </w:divBdr>
                      <w:divsChild>
                        <w:div w:id="5234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09130">
                  <w:marLeft w:val="0"/>
                  <w:marRight w:val="0"/>
                  <w:marTop w:val="240"/>
                  <w:marBottom w:val="0"/>
                  <w:divBdr>
                    <w:top w:val="none" w:sz="0" w:space="0" w:color="auto"/>
                    <w:left w:val="none" w:sz="0" w:space="0" w:color="auto"/>
                    <w:bottom w:val="none" w:sz="0" w:space="0" w:color="auto"/>
                    <w:right w:val="none" w:sz="0" w:space="0" w:color="auto"/>
                  </w:divBdr>
                  <w:divsChild>
                    <w:div w:id="572206157">
                      <w:marLeft w:val="0"/>
                      <w:marRight w:val="0"/>
                      <w:marTop w:val="0"/>
                      <w:marBottom w:val="0"/>
                      <w:divBdr>
                        <w:top w:val="none" w:sz="0" w:space="0" w:color="auto"/>
                        <w:left w:val="none" w:sz="0" w:space="0" w:color="auto"/>
                        <w:bottom w:val="none" w:sz="0" w:space="0" w:color="auto"/>
                        <w:right w:val="none" w:sz="0" w:space="0" w:color="auto"/>
                      </w:divBdr>
                      <w:divsChild>
                        <w:div w:id="14342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9737">
                  <w:marLeft w:val="0"/>
                  <w:marRight w:val="0"/>
                  <w:marTop w:val="240"/>
                  <w:marBottom w:val="0"/>
                  <w:divBdr>
                    <w:top w:val="none" w:sz="0" w:space="0" w:color="auto"/>
                    <w:left w:val="none" w:sz="0" w:space="0" w:color="auto"/>
                    <w:bottom w:val="none" w:sz="0" w:space="0" w:color="auto"/>
                    <w:right w:val="none" w:sz="0" w:space="0" w:color="auto"/>
                  </w:divBdr>
                  <w:divsChild>
                    <w:div w:id="1321545769">
                      <w:marLeft w:val="0"/>
                      <w:marRight w:val="0"/>
                      <w:marTop w:val="0"/>
                      <w:marBottom w:val="0"/>
                      <w:divBdr>
                        <w:top w:val="none" w:sz="0" w:space="0" w:color="auto"/>
                        <w:left w:val="none" w:sz="0" w:space="0" w:color="auto"/>
                        <w:bottom w:val="none" w:sz="0" w:space="0" w:color="auto"/>
                        <w:right w:val="none" w:sz="0" w:space="0" w:color="auto"/>
                      </w:divBdr>
                      <w:divsChild>
                        <w:div w:id="13837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4260">
                  <w:marLeft w:val="0"/>
                  <w:marRight w:val="0"/>
                  <w:marTop w:val="240"/>
                  <w:marBottom w:val="0"/>
                  <w:divBdr>
                    <w:top w:val="none" w:sz="0" w:space="0" w:color="auto"/>
                    <w:left w:val="none" w:sz="0" w:space="0" w:color="auto"/>
                    <w:bottom w:val="none" w:sz="0" w:space="0" w:color="auto"/>
                    <w:right w:val="none" w:sz="0" w:space="0" w:color="auto"/>
                  </w:divBdr>
                  <w:divsChild>
                    <w:div w:id="832641834">
                      <w:marLeft w:val="0"/>
                      <w:marRight w:val="0"/>
                      <w:marTop w:val="0"/>
                      <w:marBottom w:val="0"/>
                      <w:divBdr>
                        <w:top w:val="none" w:sz="0" w:space="0" w:color="auto"/>
                        <w:left w:val="none" w:sz="0" w:space="0" w:color="auto"/>
                        <w:bottom w:val="none" w:sz="0" w:space="0" w:color="auto"/>
                        <w:right w:val="none" w:sz="0" w:space="0" w:color="auto"/>
                      </w:divBdr>
                      <w:divsChild>
                        <w:div w:id="11736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49580">
                  <w:marLeft w:val="0"/>
                  <w:marRight w:val="0"/>
                  <w:marTop w:val="240"/>
                  <w:marBottom w:val="0"/>
                  <w:divBdr>
                    <w:top w:val="none" w:sz="0" w:space="0" w:color="auto"/>
                    <w:left w:val="none" w:sz="0" w:space="0" w:color="auto"/>
                    <w:bottom w:val="none" w:sz="0" w:space="0" w:color="auto"/>
                    <w:right w:val="none" w:sz="0" w:space="0" w:color="auto"/>
                  </w:divBdr>
                  <w:divsChild>
                    <w:div w:id="878083913">
                      <w:marLeft w:val="0"/>
                      <w:marRight w:val="0"/>
                      <w:marTop w:val="0"/>
                      <w:marBottom w:val="0"/>
                      <w:divBdr>
                        <w:top w:val="none" w:sz="0" w:space="0" w:color="auto"/>
                        <w:left w:val="none" w:sz="0" w:space="0" w:color="auto"/>
                        <w:bottom w:val="none" w:sz="0" w:space="0" w:color="auto"/>
                        <w:right w:val="none" w:sz="0" w:space="0" w:color="auto"/>
                      </w:divBdr>
                      <w:divsChild>
                        <w:div w:id="20899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9220">
                  <w:marLeft w:val="0"/>
                  <w:marRight w:val="0"/>
                  <w:marTop w:val="240"/>
                  <w:marBottom w:val="0"/>
                  <w:divBdr>
                    <w:top w:val="none" w:sz="0" w:space="0" w:color="auto"/>
                    <w:left w:val="none" w:sz="0" w:space="0" w:color="auto"/>
                    <w:bottom w:val="none" w:sz="0" w:space="0" w:color="auto"/>
                    <w:right w:val="none" w:sz="0" w:space="0" w:color="auto"/>
                  </w:divBdr>
                  <w:divsChild>
                    <w:div w:id="439301742">
                      <w:marLeft w:val="0"/>
                      <w:marRight w:val="0"/>
                      <w:marTop w:val="0"/>
                      <w:marBottom w:val="0"/>
                      <w:divBdr>
                        <w:top w:val="none" w:sz="0" w:space="0" w:color="auto"/>
                        <w:left w:val="none" w:sz="0" w:space="0" w:color="auto"/>
                        <w:bottom w:val="none" w:sz="0" w:space="0" w:color="auto"/>
                        <w:right w:val="none" w:sz="0" w:space="0" w:color="auto"/>
                      </w:divBdr>
                      <w:divsChild>
                        <w:div w:id="1731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71192">
                  <w:marLeft w:val="0"/>
                  <w:marRight w:val="0"/>
                  <w:marTop w:val="240"/>
                  <w:marBottom w:val="0"/>
                  <w:divBdr>
                    <w:top w:val="none" w:sz="0" w:space="0" w:color="auto"/>
                    <w:left w:val="none" w:sz="0" w:space="0" w:color="auto"/>
                    <w:bottom w:val="none" w:sz="0" w:space="0" w:color="auto"/>
                    <w:right w:val="none" w:sz="0" w:space="0" w:color="auto"/>
                  </w:divBdr>
                  <w:divsChild>
                    <w:div w:id="223949969">
                      <w:marLeft w:val="0"/>
                      <w:marRight w:val="0"/>
                      <w:marTop w:val="0"/>
                      <w:marBottom w:val="0"/>
                      <w:divBdr>
                        <w:top w:val="none" w:sz="0" w:space="0" w:color="auto"/>
                        <w:left w:val="none" w:sz="0" w:space="0" w:color="auto"/>
                        <w:bottom w:val="none" w:sz="0" w:space="0" w:color="auto"/>
                        <w:right w:val="none" w:sz="0" w:space="0" w:color="auto"/>
                      </w:divBdr>
                      <w:divsChild>
                        <w:div w:id="4394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5666">
                  <w:marLeft w:val="0"/>
                  <w:marRight w:val="0"/>
                  <w:marTop w:val="240"/>
                  <w:marBottom w:val="0"/>
                  <w:divBdr>
                    <w:top w:val="none" w:sz="0" w:space="0" w:color="auto"/>
                    <w:left w:val="none" w:sz="0" w:space="0" w:color="auto"/>
                    <w:bottom w:val="none" w:sz="0" w:space="0" w:color="auto"/>
                    <w:right w:val="none" w:sz="0" w:space="0" w:color="auto"/>
                  </w:divBdr>
                  <w:divsChild>
                    <w:div w:id="1480072315">
                      <w:marLeft w:val="0"/>
                      <w:marRight w:val="0"/>
                      <w:marTop w:val="0"/>
                      <w:marBottom w:val="0"/>
                      <w:divBdr>
                        <w:top w:val="none" w:sz="0" w:space="0" w:color="auto"/>
                        <w:left w:val="none" w:sz="0" w:space="0" w:color="auto"/>
                        <w:bottom w:val="none" w:sz="0" w:space="0" w:color="auto"/>
                        <w:right w:val="none" w:sz="0" w:space="0" w:color="auto"/>
                      </w:divBdr>
                      <w:divsChild>
                        <w:div w:id="13305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1046">
                  <w:marLeft w:val="0"/>
                  <w:marRight w:val="0"/>
                  <w:marTop w:val="0"/>
                  <w:marBottom w:val="0"/>
                  <w:divBdr>
                    <w:top w:val="none" w:sz="0" w:space="0" w:color="auto"/>
                    <w:left w:val="none" w:sz="0" w:space="0" w:color="auto"/>
                    <w:bottom w:val="none" w:sz="0" w:space="0" w:color="auto"/>
                    <w:right w:val="none" w:sz="0" w:space="0" w:color="auto"/>
                  </w:divBdr>
                  <w:divsChild>
                    <w:div w:id="578491248">
                      <w:marLeft w:val="0"/>
                      <w:marRight w:val="0"/>
                      <w:marTop w:val="0"/>
                      <w:marBottom w:val="0"/>
                      <w:divBdr>
                        <w:top w:val="none" w:sz="0" w:space="0" w:color="auto"/>
                        <w:left w:val="none" w:sz="0" w:space="0" w:color="auto"/>
                        <w:bottom w:val="none" w:sz="0" w:space="0" w:color="auto"/>
                        <w:right w:val="none" w:sz="0" w:space="0" w:color="auto"/>
                      </w:divBdr>
                    </w:div>
                  </w:divsChild>
                </w:div>
                <w:div w:id="945117306">
                  <w:marLeft w:val="0"/>
                  <w:marRight w:val="0"/>
                  <w:marTop w:val="240"/>
                  <w:marBottom w:val="0"/>
                  <w:divBdr>
                    <w:top w:val="none" w:sz="0" w:space="0" w:color="auto"/>
                    <w:left w:val="none" w:sz="0" w:space="0" w:color="auto"/>
                    <w:bottom w:val="none" w:sz="0" w:space="0" w:color="auto"/>
                    <w:right w:val="none" w:sz="0" w:space="0" w:color="auto"/>
                  </w:divBdr>
                  <w:divsChild>
                    <w:div w:id="22101188">
                      <w:marLeft w:val="0"/>
                      <w:marRight w:val="0"/>
                      <w:marTop w:val="0"/>
                      <w:marBottom w:val="0"/>
                      <w:divBdr>
                        <w:top w:val="none" w:sz="0" w:space="0" w:color="auto"/>
                        <w:left w:val="none" w:sz="0" w:space="0" w:color="auto"/>
                        <w:bottom w:val="none" w:sz="0" w:space="0" w:color="auto"/>
                        <w:right w:val="none" w:sz="0" w:space="0" w:color="auto"/>
                      </w:divBdr>
                      <w:divsChild>
                        <w:div w:id="9480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999">
                  <w:marLeft w:val="0"/>
                  <w:marRight w:val="0"/>
                  <w:marTop w:val="240"/>
                  <w:marBottom w:val="0"/>
                  <w:divBdr>
                    <w:top w:val="none" w:sz="0" w:space="0" w:color="auto"/>
                    <w:left w:val="none" w:sz="0" w:space="0" w:color="auto"/>
                    <w:bottom w:val="none" w:sz="0" w:space="0" w:color="auto"/>
                    <w:right w:val="none" w:sz="0" w:space="0" w:color="auto"/>
                  </w:divBdr>
                  <w:divsChild>
                    <w:div w:id="994649559">
                      <w:marLeft w:val="0"/>
                      <w:marRight w:val="0"/>
                      <w:marTop w:val="0"/>
                      <w:marBottom w:val="0"/>
                      <w:divBdr>
                        <w:top w:val="none" w:sz="0" w:space="0" w:color="auto"/>
                        <w:left w:val="none" w:sz="0" w:space="0" w:color="auto"/>
                        <w:bottom w:val="none" w:sz="0" w:space="0" w:color="auto"/>
                        <w:right w:val="none" w:sz="0" w:space="0" w:color="auto"/>
                      </w:divBdr>
                      <w:divsChild>
                        <w:div w:id="20391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28957">
                  <w:marLeft w:val="0"/>
                  <w:marRight w:val="0"/>
                  <w:marTop w:val="240"/>
                  <w:marBottom w:val="0"/>
                  <w:divBdr>
                    <w:top w:val="none" w:sz="0" w:space="0" w:color="auto"/>
                    <w:left w:val="none" w:sz="0" w:space="0" w:color="auto"/>
                    <w:bottom w:val="none" w:sz="0" w:space="0" w:color="auto"/>
                    <w:right w:val="none" w:sz="0" w:space="0" w:color="auto"/>
                  </w:divBdr>
                  <w:divsChild>
                    <w:div w:id="772630317">
                      <w:marLeft w:val="0"/>
                      <w:marRight w:val="0"/>
                      <w:marTop w:val="0"/>
                      <w:marBottom w:val="0"/>
                      <w:divBdr>
                        <w:top w:val="none" w:sz="0" w:space="0" w:color="auto"/>
                        <w:left w:val="none" w:sz="0" w:space="0" w:color="auto"/>
                        <w:bottom w:val="none" w:sz="0" w:space="0" w:color="auto"/>
                        <w:right w:val="none" w:sz="0" w:space="0" w:color="auto"/>
                      </w:divBdr>
                      <w:divsChild>
                        <w:div w:id="2557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218">
                  <w:marLeft w:val="0"/>
                  <w:marRight w:val="0"/>
                  <w:marTop w:val="240"/>
                  <w:marBottom w:val="0"/>
                  <w:divBdr>
                    <w:top w:val="none" w:sz="0" w:space="0" w:color="auto"/>
                    <w:left w:val="none" w:sz="0" w:space="0" w:color="auto"/>
                    <w:bottom w:val="none" w:sz="0" w:space="0" w:color="auto"/>
                    <w:right w:val="none" w:sz="0" w:space="0" w:color="auto"/>
                  </w:divBdr>
                  <w:divsChild>
                    <w:div w:id="923882313">
                      <w:marLeft w:val="0"/>
                      <w:marRight w:val="0"/>
                      <w:marTop w:val="0"/>
                      <w:marBottom w:val="0"/>
                      <w:divBdr>
                        <w:top w:val="none" w:sz="0" w:space="0" w:color="auto"/>
                        <w:left w:val="none" w:sz="0" w:space="0" w:color="auto"/>
                        <w:bottom w:val="none" w:sz="0" w:space="0" w:color="auto"/>
                        <w:right w:val="none" w:sz="0" w:space="0" w:color="auto"/>
                      </w:divBdr>
                      <w:divsChild>
                        <w:div w:id="21461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9506">
                  <w:marLeft w:val="0"/>
                  <w:marRight w:val="0"/>
                  <w:marTop w:val="240"/>
                  <w:marBottom w:val="0"/>
                  <w:divBdr>
                    <w:top w:val="none" w:sz="0" w:space="0" w:color="auto"/>
                    <w:left w:val="none" w:sz="0" w:space="0" w:color="auto"/>
                    <w:bottom w:val="none" w:sz="0" w:space="0" w:color="auto"/>
                    <w:right w:val="none" w:sz="0" w:space="0" w:color="auto"/>
                  </w:divBdr>
                  <w:divsChild>
                    <w:div w:id="1398821455">
                      <w:marLeft w:val="0"/>
                      <w:marRight w:val="0"/>
                      <w:marTop w:val="0"/>
                      <w:marBottom w:val="0"/>
                      <w:divBdr>
                        <w:top w:val="none" w:sz="0" w:space="0" w:color="auto"/>
                        <w:left w:val="none" w:sz="0" w:space="0" w:color="auto"/>
                        <w:bottom w:val="none" w:sz="0" w:space="0" w:color="auto"/>
                        <w:right w:val="none" w:sz="0" w:space="0" w:color="auto"/>
                      </w:divBdr>
                      <w:divsChild>
                        <w:div w:id="16714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7238">
                  <w:marLeft w:val="0"/>
                  <w:marRight w:val="0"/>
                  <w:marTop w:val="240"/>
                  <w:marBottom w:val="0"/>
                  <w:divBdr>
                    <w:top w:val="none" w:sz="0" w:space="0" w:color="auto"/>
                    <w:left w:val="none" w:sz="0" w:space="0" w:color="auto"/>
                    <w:bottom w:val="none" w:sz="0" w:space="0" w:color="auto"/>
                    <w:right w:val="none" w:sz="0" w:space="0" w:color="auto"/>
                  </w:divBdr>
                  <w:divsChild>
                    <w:div w:id="322005868">
                      <w:marLeft w:val="0"/>
                      <w:marRight w:val="0"/>
                      <w:marTop w:val="0"/>
                      <w:marBottom w:val="0"/>
                      <w:divBdr>
                        <w:top w:val="none" w:sz="0" w:space="0" w:color="auto"/>
                        <w:left w:val="none" w:sz="0" w:space="0" w:color="auto"/>
                        <w:bottom w:val="none" w:sz="0" w:space="0" w:color="auto"/>
                        <w:right w:val="none" w:sz="0" w:space="0" w:color="auto"/>
                      </w:divBdr>
                      <w:divsChild>
                        <w:div w:id="19035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1230">
                  <w:marLeft w:val="0"/>
                  <w:marRight w:val="0"/>
                  <w:marTop w:val="240"/>
                  <w:marBottom w:val="0"/>
                  <w:divBdr>
                    <w:top w:val="none" w:sz="0" w:space="0" w:color="auto"/>
                    <w:left w:val="none" w:sz="0" w:space="0" w:color="auto"/>
                    <w:bottom w:val="none" w:sz="0" w:space="0" w:color="auto"/>
                    <w:right w:val="none" w:sz="0" w:space="0" w:color="auto"/>
                  </w:divBdr>
                  <w:divsChild>
                    <w:div w:id="474643893">
                      <w:marLeft w:val="0"/>
                      <w:marRight w:val="0"/>
                      <w:marTop w:val="0"/>
                      <w:marBottom w:val="0"/>
                      <w:divBdr>
                        <w:top w:val="none" w:sz="0" w:space="0" w:color="auto"/>
                        <w:left w:val="none" w:sz="0" w:space="0" w:color="auto"/>
                        <w:bottom w:val="none" w:sz="0" w:space="0" w:color="auto"/>
                        <w:right w:val="none" w:sz="0" w:space="0" w:color="auto"/>
                      </w:divBdr>
                      <w:divsChild>
                        <w:div w:id="1515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73097">
                  <w:marLeft w:val="0"/>
                  <w:marRight w:val="0"/>
                  <w:marTop w:val="240"/>
                  <w:marBottom w:val="0"/>
                  <w:divBdr>
                    <w:top w:val="none" w:sz="0" w:space="0" w:color="auto"/>
                    <w:left w:val="none" w:sz="0" w:space="0" w:color="auto"/>
                    <w:bottom w:val="none" w:sz="0" w:space="0" w:color="auto"/>
                    <w:right w:val="none" w:sz="0" w:space="0" w:color="auto"/>
                  </w:divBdr>
                  <w:divsChild>
                    <w:div w:id="1736312637">
                      <w:marLeft w:val="0"/>
                      <w:marRight w:val="0"/>
                      <w:marTop w:val="0"/>
                      <w:marBottom w:val="0"/>
                      <w:divBdr>
                        <w:top w:val="none" w:sz="0" w:space="0" w:color="auto"/>
                        <w:left w:val="none" w:sz="0" w:space="0" w:color="auto"/>
                        <w:bottom w:val="none" w:sz="0" w:space="0" w:color="auto"/>
                        <w:right w:val="none" w:sz="0" w:space="0" w:color="auto"/>
                      </w:divBdr>
                      <w:divsChild>
                        <w:div w:id="17917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5231">
                  <w:marLeft w:val="0"/>
                  <w:marRight w:val="0"/>
                  <w:marTop w:val="240"/>
                  <w:marBottom w:val="0"/>
                  <w:divBdr>
                    <w:top w:val="none" w:sz="0" w:space="0" w:color="auto"/>
                    <w:left w:val="none" w:sz="0" w:space="0" w:color="auto"/>
                    <w:bottom w:val="none" w:sz="0" w:space="0" w:color="auto"/>
                    <w:right w:val="none" w:sz="0" w:space="0" w:color="auto"/>
                  </w:divBdr>
                  <w:divsChild>
                    <w:div w:id="873926395">
                      <w:marLeft w:val="0"/>
                      <w:marRight w:val="0"/>
                      <w:marTop w:val="0"/>
                      <w:marBottom w:val="0"/>
                      <w:divBdr>
                        <w:top w:val="none" w:sz="0" w:space="0" w:color="auto"/>
                        <w:left w:val="none" w:sz="0" w:space="0" w:color="auto"/>
                        <w:bottom w:val="none" w:sz="0" w:space="0" w:color="auto"/>
                        <w:right w:val="none" w:sz="0" w:space="0" w:color="auto"/>
                      </w:divBdr>
                      <w:divsChild>
                        <w:div w:id="14251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062">
                  <w:marLeft w:val="0"/>
                  <w:marRight w:val="0"/>
                  <w:marTop w:val="240"/>
                  <w:marBottom w:val="0"/>
                  <w:divBdr>
                    <w:top w:val="none" w:sz="0" w:space="0" w:color="auto"/>
                    <w:left w:val="none" w:sz="0" w:space="0" w:color="auto"/>
                    <w:bottom w:val="none" w:sz="0" w:space="0" w:color="auto"/>
                    <w:right w:val="none" w:sz="0" w:space="0" w:color="auto"/>
                  </w:divBdr>
                  <w:divsChild>
                    <w:div w:id="798646044">
                      <w:marLeft w:val="0"/>
                      <w:marRight w:val="0"/>
                      <w:marTop w:val="0"/>
                      <w:marBottom w:val="0"/>
                      <w:divBdr>
                        <w:top w:val="none" w:sz="0" w:space="0" w:color="auto"/>
                        <w:left w:val="none" w:sz="0" w:space="0" w:color="auto"/>
                        <w:bottom w:val="none" w:sz="0" w:space="0" w:color="auto"/>
                        <w:right w:val="none" w:sz="0" w:space="0" w:color="auto"/>
                      </w:divBdr>
                      <w:divsChild>
                        <w:div w:id="48150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6821">
                  <w:marLeft w:val="0"/>
                  <w:marRight w:val="0"/>
                  <w:marTop w:val="240"/>
                  <w:marBottom w:val="0"/>
                  <w:divBdr>
                    <w:top w:val="none" w:sz="0" w:space="0" w:color="auto"/>
                    <w:left w:val="none" w:sz="0" w:space="0" w:color="auto"/>
                    <w:bottom w:val="none" w:sz="0" w:space="0" w:color="auto"/>
                    <w:right w:val="none" w:sz="0" w:space="0" w:color="auto"/>
                  </w:divBdr>
                  <w:divsChild>
                    <w:div w:id="926622494">
                      <w:marLeft w:val="0"/>
                      <w:marRight w:val="0"/>
                      <w:marTop w:val="0"/>
                      <w:marBottom w:val="0"/>
                      <w:divBdr>
                        <w:top w:val="none" w:sz="0" w:space="0" w:color="auto"/>
                        <w:left w:val="none" w:sz="0" w:space="0" w:color="auto"/>
                        <w:bottom w:val="none" w:sz="0" w:space="0" w:color="auto"/>
                        <w:right w:val="none" w:sz="0" w:space="0" w:color="auto"/>
                      </w:divBdr>
                      <w:divsChild>
                        <w:div w:id="7678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38802">
                  <w:marLeft w:val="0"/>
                  <w:marRight w:val="0"/>
                  <w:marTop w:val="240"/>
                  <w:marBottom w:val="0"/>
                  <w:divBdr>
                    <w:top w:val="none" w:sz="0" w:space="0" w:color="auto"/>
                    <w:left w:val="none" w:sz="0" w:space="0" w:color="auto"/>
                    <w:bottom w:val="none" w:sz="0" w:space="0" w:color="auto"/>
                    <w:right w:val="none" w:sz="0" w:space="0" w:color="auto"/>
                  </w:divBdr>
                  <w:divsChild>
                    <w:div w:id="476073671">
                      <w:marLeft w:val="0"/>
                      <w:marRight w:val="0"/>
                      <w:marTop w:val="0"/>
                      <w:marBottom w:val="0"/>
                      <w:divBdr>
                        <w:top w:val="none" w:sz="0" w:space="0" w:color="auto"/>
                        <w:left w:val="none" w:sz="0" w:space="0" w:color="auto"/>
                        <w:bottom w:val="none" w:sz="0" w:space="0" w:color="auto"/>
                        <w:right w:val="none" w:sz="0" w:space="0" w:color="auto"/>
                      </w:divBdr>
                      <w:divsChild>
                        <w:div w:id="7321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9248">
                  <w:marLeft w:val="0"/>
                  <w:marRight w:val="0"/>
                  <w:marTop w:val="240"/>
                  <w:marBottom w:val="0"/>
                  <w:divBdr>
                    <w:top w:val="none" w:sz="0" w:space="0" w:color="auto"/>
                    <w:left w:val="none" w:sz="0" w:space="0" w:color="auto"/>
                    <w:bottom w:val="none" w:sz="0" w:space="0" w:color="auto"/>
                    <w:right w:val="none" w:sz="0" w:space="0" w:color="auto"/>
                  </w:divBdr>
                  <w:divsChild>
                    <w:div w:id="1678992903">
                      <w:marLeft w:val="0"/>
                      <w:marRight w:val="0"/>
                      <w:marTop w:val="0"/>
                      <w:marBottom w:val="0"/>
                      <w:divBdr>
                        <w:top w:val="none" w:sz="0" w:space="0" w:color="auto"/>
                        <w:left w:val="none" w:sz="0" w:space="0" w:color="auto"/>
                        <w:bottom w:val="none" w:sz="0" w:space="0" w:color="auto"/>
                        <w:right w:val="none" w:sz="0" w:space="0" w:color="auto"/>
                      </w:divBdr>
                      <w:divsChild>
                        <w:div w:id="18465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8156">
                  <w:marLeft w:val="0"/>
                  <w:marRight w:val="0"/>
                  <w:marTop w:val="240"/>
                  <w:marBottom w:val="0"/>
                  <w:divBdr>
                    <w:top w:val="none" w:sz="0" w:space="0" w:color="auto"/>
                    <w:left w:val="none" w:sz="0" w:space="0" w:color="auto"/>
                    <w:bottom w:val="none" w:sz="0" w:space="0" w:color="auto"/>
                    <w:right w:val="none" w:sz="0" w:space="0" w:color="auto"/>
                  </w:divBdr>
                  <w:divsChild>
                    <w:div w:id="1447040984">
                      <w:marLeft w:val="0"/>
                      <w:marRight w:val="0"/>
                      <w:marTop w:val="0"/>
                      <w:marBottom w:val="0"/>
                      <w:divBdr>
                        <w:top w:val="none" w:sz="0" w:space="0" w:color="auto"/>
                        <w:left w:val="none" w:sz="0" w:space="0" w:color="auto"/>
                        <w:bottom w:val="none" w:sz="0" w:space="0" w:color="auto"/>
                        <w:right w:val="none" w:sz="0" w:space="0" w:color="auto"/>
                      </w:divBdr>
                      <w:divsChild>
                        <w:div w:id="4798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5038">
                  <w:marLeft w:val="0"/>
                  <w:marRight w:val="0"/>
                  <w:marTop w:val="240"/>
                  <w:marBottom w:val="0"/>
                  <w:divBdr>
                    <w:top w:val="none" w:sz="0" w:space="0" w:color="auto"/>
                    <w:left w:val="none" w:sz="0" w:space="0" w:color="auto"/>
                    <w:bottom w:val="none" w:sz="0" w:space="0" w:color="auto"/>
                    <w:right w:val="none" w:sz="0" w:space="0" w:color="auto"/>
                  </w:divBdr>
                  <w:divsChild>
                    <w:div w:id="1790933253">
                      <w:marLeft w:val="0"/>
                      <w:marRight w:val="0"/>
                      <w:marTop w:val="0"/>
                      <w:marBottom w:val="0"/>
                      <w:divBdr>
                        <w:top w:val="none" w:sz="0" w:space="0" w:color="auto"/>
                        <w:left w:val="none" w:sz="0" w:space="0" w:color="auto"/>
                        <w:bottom w:val="none" w:sz="0" w:space="0" w:color="auto"/>
                        <w:right w:val="none" w:sz="0" w:space="0" w:color="auto"/>
                      </w:divBdr>
                      <w:divsChild>
                        <w:div w:id="17440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6232">
                  <w:marLeft w:val="0"/>
                  <w:marRight w:val="0"/>
                  <w:marTop w:val="240"/>
                  <w:marBottom w:val="0"/>
                  <w:divBdr>
                    <w:top w:val="none" w:sz="0" w:space="0" w:color="auto"/>
                    <w:left w:val="none" w:sz="0" w:space="0" w:color="auto"/>
                    <w:bottom w:val="none" w:sz="0" w:space="0" w:color="auto"/>
                    <w:right w:val="none" w:sz="0" w:space="0" w:color="auto"/>
                  </w:divBdr>
                  <w:divsChild>
                    <w:div w:id="1438065952">
                      <w:marLeft w:val="0"/>
                      <w:marRight w:val="0"/>
                      <w:marTop w:val="0"/>
                      <w:marBottom w:val="0"/>
                      <w:divBdr>
                        <w:top w:val="none" w:sz="0" w:space="0" w:color="auto"/>
                        <w:left w:val="none" w:sz="0" w:space="0" w:color="auto"/>
                        <w:bottom w:val="none" w:sz="0" w:space="0" w:color="auto"/>
                        <w:right w:val="none" w:sz="0" w:space="0" w:color="auto"/>
                      </w:divBdr>
                      <w:divsChild>
                        <w:div w:id="14755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6967">
                  <w:marLeft w:val="0"/>
                  <w:marRight w:val="0"/>
                  <w:marTop w:val="240"/>
                  <w:marBottom w:val="0"/>
                  <w:divBdr>
                    <w:top w:val="none" w:sz="0" w:space="0" w:color="auto"/>
                    <w:left w:val="none" w:sz="0" w:space="0" w:color="auto"/>
                    <w:bottom w:val="none" w:sz="0" w:space="0" w:color="auto"/>
                    <w:right w:val="none" w:sz="0" w:space="0" w:color="auto"/>
                  </w:divBdr>
                  <w:divsChild>
                    <w:div w:id="5787432">
                      <w:marLeft w:val="0"/>
                      <w:marRight w:val="0"/>
                      <w:marTop w:val="0"/>
                      <w:marBottom w:val="0"/>
                      <w:divBdr>
                        <w:top w:val="none" w:sz="0" w:space="0" w:color="auto"/>
                        <w:left w:val="none" w:sz="0" w:space="0" w:color="auto"/>
                        <w:bottom w:val="none" w:sz="0" w:space="0" w:color="auto"/>
                        <w:right w:val="none" w:sz="0" w:space="0" w:color="auto"/>
                      </w:divBdr>
                      <w:divsChild>
                        <w:div w:id="7038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4261">
                  <w:marLeft w:val="0"/>
                  <w:marRight w:val="0"/>
                  <w:marTop w:val="240"/>
                  <w:marBottom w:val="0"/>
                  <w:divBdr>
                    <w:top w:val="none" w:sz="0" w:space="0" w:color="auto"/>
                    <w:left w:val="none" w:sz="0" w:space="0" w:color="auto"/>
                    <w:bottom w:val="none" w:sz="0" w:space="0" w:color="auto"/>
                    <w:right w:val="none" w:sz="0" w:space="0" w:color="auto"/>
                  </w:divBdr>
                  <w:divsChild>
                    <w:div w:id="1846165217">
                      <w:marLeft w:val="0"/>
                      <w:marRight w:val="0"/>
                      <w:marTop w:val="0"/>
                      <w:marBottom w:val="0"/>
                      <w:divBdr>
                        <w:top w:val="none" w:sz="0" w:space="0" w:color="auto"/>
                        <w:left w:val="none" w:sz="0" w:space="0" w:color="auto"/>
                        <w:bottom w:val="none" w:sz="0" w:space="0" w:color="auto"/>
                        <w:right w:val="none" w:sz="0" w:space="0" w:color="auto"/>
                      </w:divBdr>
                      <w:divsChild>
                        <w:div w:id="3293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1166">
                  <w:marLeft w:val="0"/>
                  <w:marRight w:val="0"/>
                  <w:marTop w:val="240"/>
                  <w:marBottom w:val="0"/>
                  <w:divBdr>
                    <w:top w:val="none" w:sz="0" w:space="0" w:color="auto"/>
                    <w:left w:val="none" w:sz="0" w:space="0" w:color="auto"/>
                    <w:bottom w:val="none" w:sz="0" w:space="0" w:color="auto"/>
                    <w:right w:val="none" w:sz="0" w:space="0" w:color="auto"/>
                  </w:divBdr>
                  <w:divsChild>
                    <w:div w:id="1569220324">
                      <w:marLeft w:val="0"/>
                      <w:marRight w:val="0"/>
                      <w:marTop w:val="0"/>
                      <w:marBottom w:val="0"/>
                      <w:divBdr>
                        <w:top w:val="none" w:sz="0" w:space="0" w:color="auto"/>
                        <w:left w:val="none" w:sz="0" w:space="0" w:color="auto"/>
                        <w:bottom w:val="none" w:sz="0" w:space="0" w:color="auto"/>
                        <w:right w:val="none" w:sz="0" w:space="0" w:color="auto"/>
                      </w:divBdr>
                      <w:divsChild>
                        <w:div w:id="5119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4959">
                  <w:marLeft w:val="0"/>
                  <w:marRight w:val="0"/>
                  <w:marTop w:val="240"/>
                  <w:marBottom w:val="0"/>
                  <w:divBdr>
                    <w:top w:val="none" w:sz="0" w:space="0" w:color="auto"/>
                    <w:left w:val="none" w:sz="0" w:space="0" w:color="auto"/>
                    <w:bottom w:val="none" w:sz="0" w:space="0" w:color="auto"/>
                    <w:right w:val="none" w:sz="0" w:space="0" w:color="auto"/>
                  </w:divBdr>
                  <w:divsChild>
                    <w:div w:id="685642909">
                      <w:marLeft w:val="0"/>
                      <w:marRight w:val="0"/>
                      <w:marTop w:val="0"/>
                      <w:marBottom w:val="0"/>
                      <w:divBdr>
                        <w:top w:val="none" w:sz="0" w:space="0" w:color="auto"/>
                        <w:left w:val="none" w:sz="0" w:space="0" w:color="auto"/>
                        <w:bottom w:val="none" w:sz="0" w:space="0" w:color="auto"/>
                        <w:right w:val="none" w:sz="0" w:space="0" w:color="auto"/>
                      </w:divBdr>
                      <w:divsChild>
                        <w:div w:id="20367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7303">
                  <w:marLeft w:val="0"/>
                  <w:marRight w:val="0"/>
                  <w:marTop w:val="240"/>
                  <w:marBottom w:val="0"/>
                  <w:divBdr>
                    <w:top w:val="none" w:sz="0" w:space="0" w:color="auto"/>
                    <w:left w:val="none" w:sz="0" w:space="0" w:color="auto"/>
                    <w:bottom w:val="none" w:sz="0" w:space="0" w:color="auto"/>
                    <w:right w:val="none" w:sz="0" w:space="0" w:color="auto"/>
                  </w:divBdr>
                  <w:divsChild>
                    <w:div w:id="473715643">
                      <w:marLeft w:val="0"/>
                      <w:marRight w:val="0"/>
                      <w:marTop w:val="0"/>
                      <w:marBottom w:val="0"/>
                      <w:divBdr>
                        <w:top w:val="none" w:sz="0" w:space="0" w:color="auto"/>
                        <w:left w:val="none" w:sz="0" w:space="0" w:color="auto"/>
                        <w:bottom w:val="none" w:sz="0" w:space="0" w:color="auto"/>
                        <w:right w:val="none" w:sz="0" w:space="0" w:color="auto"/>
                      </w:divBdr>
                      <w:divsChild>
                        <w:div w:id="16077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29241">
                  <w:marLeft w:val="0"/>
                  <w:marRight w:val="0"/>
                  <w:marTop w:val="240"/>
                  <w:marBottom w:val="0"/>
                  <w:divBdr>
                    <w:top w:val="none" w:sz="0" w:space="0" w:color="auto"/>
                    <w:left w:val="none" w:sz="0" w:space="0" w:color="auto"/>
                    <w:bottom w:val="none" w:sz="0" w:space="0" w:color="auto"/>
                    <w:right w:val="none" w:sz="0" w:space="0" w:color="auto"/>
                  </w:divBdr>
                  <w:divsChild>
                    <w:div w:id="1630478651">
                      <w:marLeft w:val="0"/>
                      <w:marRight w:val="0"/>
                      <w:marTop w:val="0"/>
                      <w:marBottom w:val="0"/>
                      <w:divBdr>
                        <w:top w:val="none" w:sz="0" w:space="0" w:color="auto"/>
                        <w:left w:val="none" w:sz="0" w:space="0" w:color="auto"/>
                        <w:bottom w:val="none" w:sz="0" w:space="0" w:color="auto"/>
                        <w:right w:val="none" w:sz="0" w:space="0" w:color="auto"/>
                      </w:divBdr>
                      <w:divsChild>
                        <w:div w:id="7487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6871">
                  <w:marLeft w:val="0"/>
                  <w:marRight w:val="0"/>
                  <w:marTop w:val="240"/>
                  <w:marBottom w:val="0"/>
                  <w:divBdr>
                    <w:top w:val="none" w:sz="0" w:space="0" w:color="auto"/>
                    <w:left w:val="none" w:sz="0" w:space="0" w:color="auto"/>
                    <w:bottom w:val="none" w:sz="0" w:space="0" w:color="auto"/>
                    <w:right w:val="none" w:sz="0" w:space="0" w:color="auto"/>
                  </w:divBdr>
                  <w:divsChild>
                    <w:div w:id="1801192831">
                      <w:marLeft w:val="0"/>
                      <w:marRight w:val="0"/>
                      <w:marTop w:val="0"/>
                      <w:marBottom w:val="0"/>
                      <w:divBdr>
                        <w:top w:val="none" w:sz="0" w:space="0" w:color="auto"/>
                        <w:left w:val="none" w:sz="0" w:space="0" w:color="auto"/>
                        <w:bottom w:val="none" w:sz="0" w:space="0" w:color="auto"/>
                        <w:right w:val="none" w:sz="0" w:space="0" w:color="auto"/>
                      </w:divBdr>
                      <w:divsChild>
                        <w:div w:id="170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4921">
                  <w:marLeft w:val="0"/>
                  <w:marRight w:val="0"/>
                  <w:marTop w:val="240"/>
                  <w:marBottom w:val="0"/>
                  <w:divBdr>
                    <w:top w:val="none" w:sz="0" w:space="0" w:color="auto"/>
                    <w:left w:val="none" w:sz="0" w:space="0" w:color="auto"/>
                    <w:bottom w:val="none" w:sz="0" w:space="0" w:color="auto"/>
                    <w:right w:val="none" w:sz="0" w:space="0" w:color="auto"/>
                  </w:divBdr>
                  <w:divsChild>
                    <w:div w:id="1920747127">
                      <w:marLeft w:val="0"/>
                      <w:marRight w:val="0"/>
                      <w:marTop w:val="0"/>
                      <w:marBottom w:val="0"/>
                      <w:divBdr>
                        <w:top w:val="none" w:sz="0" w:space="0" w:color="auto"/>
                        <w:left w:val="none" w:sz="0" w:space="0" w:color="auto"/>
                        <w:bottom w:val="none" w:sz="0" w:space="0" w:color="auto"/>
                        <w:right w:val="none" w:sz="0" w:space="0" w:color="auto"/>
                      </w:divBdr>
                      <w:divsChild>
                        <w:div w:id="17934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9850">
                  <w:marLeft w:val="0"/>
                  <w:marRight w:val="0"/>
                  <w:marTop w:val="240"/>
                  <w:marBottom w:val="0"/>
                  <w:divBdr>
                    <w:top w:val="none" w:sz="0" w:space="0" w:color="auto"/>
                    <w:left w:val="none" w:sz="0" w:space="0" w:color="auto"/>
                    <w:bottom w:val="none" w:sz="0" w:space="0" w:color="auto"/>
                    <w:right w:val="none" w:sz="0" w:space="0" w:color="auto"/>
                  </w:divBdr>
                  <w:divsChild>
                    <w:div w:id="1165823686">
                      <w:marLeft w:val="0"/>
                      <w:marRight w:val="0"/>
                      <w:marTop w:val="0"/>
                      <w:marBottom w:val="0"/>
                      <w:divBdr>
                        <w:top w:val="none" w:sz="0" w:space="0" w:color="auto"/>
                        <w:left w:val="none" w:sz="0" w:space="0" w:color="auto"/>
                        <w:bottom w:val="none" w:sz="0" w:space="0" w:color="auto"/>
                        <w:right w:val="none" w:sz="0" w:space="0" w:color="auto"/>
                      </w:divBdr>
                      <w:divsChild>
                        <w:div w:id="18927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8864">
                  <w:marLeft w:val="0"/>
                  <w:marRight w:val="0"/>
                  <w:marTop w:val="240"/>
                  <w:marBottom w:val="0"/>
                  <w:divBdr>
                    <w:top w:val="none" w:sz="0" w:space="0" w:color="auto"/>
                    <w:left w:val="none" w:sz="0" w:space="0" w:color="auto"/>
                    <w:bottom w:val="none" w:sz="0" w:space="0" w:color="auto"/>
                    <w:right w:val="none" w:sz="0" w:space="0" w:color="auto"/>
                  </w:divBdr>
                  <w:divsChild>
                    <w:div w:id="1098258960">
                      <w:marLeft w:val="0"/>
                      <w:marRight w:val="0"/>
                      <w:marTop w:val="0"/>
                      <w:marBottom w:val="0"/>
                      <w:divBdr>
                        <w:top w:val="none" w:sz="0" w:space="0" w:color="auto"/>
                        <w:left w:val="none" w:sz="0" w:space="0" w:color="auto"/>
                        <w:bottom w:val="none" w:sz="0" w:space="0" w:color="auto"/>
                        <w:right w:val="none" w:sz="0" w:space="0" w:color="auto"/>
                      </w:divBdr>
                      <w:divsChild>
                        <w:div w:id="3106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5771">
                  <w:marLeft w:val="0"/>
                  <w:marRight w:val="0"/>
                  <w:marTop w:val="240"/>
                  <w:marBottom w:val="0"/>
                  <w:divBdr>
                    <w:top w:val="none" w:sz="0" w:space="0" w:color="auto"/>
                    <w:left w:val="none" w:sz="0" w:space="0" w:color="auto"/>
                    <w:bottom w:val="none" w:sz="0" w:space="0" w:color="auto"/>
                    <w:right w:val="none" w:sz="0" w:space="0" w:color="auto"/>
                  </w:divBdr>
                  <w:divsChild>
                    <w:div w:id="1400791643">
                      <w:marLeft w:val="0"/>
                      <w:marRight w:val="0"/>
                      <w:marTop w:val="0"/>
                      <w:marBottom w:val="0"/>
                      <w:divBdr>
                        <w:top w:val="none" w:sz="0" w:space="0" w:color="auto"/>
                        <w:left w:val="none" w:sz="0" w:space="0" w:color="auto"/>
                        <w:bottom w:val="none" w:sz="0" w:space="0" w:color="auto"/>
                        <w:right w:val="none" w:sz="0" w:space="0" w:color="auto"/>
                      </w:divBdr>
                      <w:divsChild>
                        <w:div w:id="2459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7916">
                  <w:marLeft w:val="0"/>
                  <w:marRight w:val="0"/>
                  <w:marTop w:val="240"/>
                  <w:marBottom w:val="0"/>
                  <w:divBdr>
                    <w:top w:val="none" w:sz="0" w:space="0" w:color="auto"/>
                    <w:left w:val="none" w:sz="0" w:space="0" w:color="auto"/>
                    <w:bottom w:val="none" w:sz="0" w:space="0" w:color="auto"/>
                    <w:right w:val="none" w:sz="0" w:space="0" w:color="auto"/>
                  </w:divBdr>
                  <w:divsChild>
                    <w:div w:id="909928101">
                      <w:marLeft w:val="0"/>
                      <w:marRight w:val="0"/>
                      <w:marTop w:val="0"/>
                      <w:marBottom w:val="0"/>
                      <w:divBdr>
                        <w:top w:val="none" w:sz="0" w:space="0" w:color="auto"/>
                        <w:left w:val="none" w:sz="0" w:space="0" w:color="auto"/>
                        <w:bottom w:val="none" w:sz="0" w:space="0" w:color="auto"/>
                        <w:right w:val="none" w:sz="0" w:space="0" w:color="auto"/>
                      </w:divBdr>
                      <w:divsChild>
                        <w:div w:id="19843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5972">
                  <w:marLeft w:val="0"/>
                  <w:marRight w:val="0"/>
                  <w:marTop w:val="240"/>
                  <w:marBottom w:val="0"/>
                  <w:divBdr>
                    <w:top w:val="none" w:sz="0" w:space="0" w:color="auto"/>
                    <w:left w:val="none" w:sz="0" w:space="0" w:color="auto"/>
                    <w:bottom w:val="none" w:sz="0" w:space="0" w:color="auto"/>
                    <w:right w:val="none" w:sz="0" w:space="0" w:color="auto"/>
                  </w:divBdr>
                  <w:divsChild>
                    <w:div w:id="257255194">
                      <w:marLeft w:val="0"/>
                      <w:marRight w:val="0"/>
                      <w:marTop w:val="0"/>
                      <w:marBottom w:val="0"/>
                      <w:divBdr>
                        <w:top w:val="none" w:sz="0" w:space="0" w:color="auto"/>
                        <w:left w:val="none" w:sz="0" w:space="0" w:color="auto"/>
                        <w:bottom w:val="none" w:sz="0" w:space="0" w:color="auto"/>
                        <w:right w:val="none" w:sz="0" w:space="0" w:color="auto"/>
                      </w:divBdr>
                      <w:divsChild>
                        <w:div w:id="10787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5864">
                  <w:marLeft w:val="0"/>
                  <w:marRight w:val="0"/>
                  <w:marTop w:val="240"/>
                  <w:marBottom w:val="0"/>
                  <w:divBdr>
                    <w:top w:val="none" w:sz="0" w:space="0" w:color="auto"/>
                    <w:left w:val="none" w:sz="0" w:space="0" w:color="auto"/>
                    <w:bottom w:val="none" w:sz="0" w:space="0" w:color="auto"/>
                    <w:right w:val="none" w:sz="0" w:space="0" w:color="auto"/>
                  </w:divBdr>
                  <w:divsChild>
                    <w:div w:id="301228792">
                      <w:marLeft w:val="0"/>
                      <w:marRight w:val="0"/>
                      <w:marTop w:val="0"/>
                      <w:marBottom w:val="0"/>
                      <w:divBdr>
                        <w:top w:val="none" w:sz="0" w:space="0" w:color="auto"/>
                        <w:left w:val="none" w:sz="0" w:space="0" w:color="auto"/>
                        <w:bottom w:val="none" w:sz="0" w:space="0" w:color="auto"/>
                        <w:right w:val="none" w:sz="0" w:space="0" w:color="auto"/>
                      </w:divBdr>
                      <w:divsChild>
                        <w:div w:id="620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61485">
                  <w:marLeft w:val="0"/>
                  <w:marRight w:val="0"/>
                  <w:marTop w:val="240"/>
                  <w:marBottom w:val="0"/>
                  <w:divBdr>
                    <w:top w:val="none" w:sz="0" w:space="0" w:color="auto"/>
                    <w:left w:val="none" w:sz="0" w:space="0" w:color="auto"/>
                    <w:bottom w:val="none" w:sz="0" w:space="0" w:color="auto"/>
                    <w:right w:val="none" w:sz="0" w:space="0" w:color="auto"/>
                  </w:divBdr>
                  <w:divsChild>
                    <w:div w:id="1858231686">
                      <w:marLeft w:val="0"/>
                      <w:marRight w:val="0"/>
                      <w:marTop w:val="0"/>
                      <w:marBottom w:val="0"/>
                      <w:divBdr>
                        <w:top w:val="none" w:sz="0" w:space="0" w:color="auto"/>
                        <w:left w:val="none" w:sz="0" w:space="0" w:color="auto"/>
                        <w:bottom w:val="none" w:sz="0" w:space="0" w:color="auto"/>
                        <w:right w:val="none" w:sz="0" w:space="0" w:color="auto"/>
                      </w:divBdr>
                      <w:divsChild>
                        <w:div w:id="133032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30997">
                  <w:marLeft w:val="0"/>
                  <w:marRight w:val="0"/>
                  <w:marTop w:val="240"/>
                  <w:marBottom w:val="0"/>
                  <w:divBdr>
                    <w:top w:val="none" w:sz="0" w:space="0" w:color="auto"/>
                    <w:left w:val="none" w:sz="0" w:space="0" w:color="auto"/>
                    <w:bottom w:val="none" w:sz="0" w:space="0" w:color="auto"/>
                    <w:right w:val="none" w:sz="0" w:space="0" w:color="auto"/>
                  </w:divBdr>
                  <w:divsChild>
                    <w:div w:id="2131893256">
                      <w:marLeft w:val="0"/>
                      <w:marRight w:val="0"/>
                      <w:marTop w:val="0"/>
                      <w:marBottom w:val="0"/>
                      <w:divBdr>
                        <w:top w:val="none" w:sz="0" w:space="0" w:color="auto"/>
                        <w:left w:val="none" w:sz="0" w:space="0" w:color="auto"/>
                        <w:bottom w:val="none" w:sz="0" w:space="0" w:color="auto"/>
                        <w:right w:val="none" w:sz="0" w:space="0" w:color="auto"/>
                      </w:divBdr>
                      <w:divsChild>
                        <w:div w:id="9007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4558">
                  <w:marLeft w:val="0"/>
                  <w:marRight w:val="0"/>
                  <w:marTop w:val="240"/>
                  <w:marBottom w:val="0"/>
                  <w:divBdr>
                    <w:top w:val="none" w:sz="0" w:space="0" w:color="auto"/>
                    <w:left w:val="none" w:sz="0" w:space="0" w:color="auto"/>
                    <w:bottom w:val="none" w:sz="0" w:space="0" w:color="auto"/>
                    <w:right w:val="none" w:sz="0" w:space="0" w:color="auto"/>
                  </w:divBdr>
                  <w:divsChild>
                    <w:div w:id="742263131">
                      <w:marLeft w:val="0"/>
                      <w:marRight w:val="0"/>
                      <w:marTop w:val="0"/>
                      <w:marBottom w:val="0"/>
                      <w:divBdr>
                        <w:top w:val="none" w:sz="0" w:space="0" w:color="auto"/>
                        <w:left w:val="none" w:sz="0" w:space="0" w:color="auto"/>
                        <w:bottom w:val="none" w:sz="0" w:space="0" w:color="auto"/>
                        <w:right w:val="none" w:sz="0" w:space="0" w:color="auto"/>
                      </w:divBdr>
                      <w:divsChild>
                        <w:div w:id="1625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0980">
                  <w:marLeft w:val="0"/>
                  <w:marRight w:val="0"/>
                  <w:marTop w:val="240"/>
                  <w:marBottom w:val="0"/>
                  <w:divBdr>
                    <w:top w:val="none" w:sz="0" w:space="0" w:color="auto"/>
                    <w:left w:val="none" w:sz="0" w:space="0" w:color="auto"/>
                    <w:bottom w:val="none" w:sz="0" w:space="0" w:color="auto"/>
                    <w:right w:val="none" w:sz="0" w:space="0" w:color="auto"/>
                  </w:divBdr>
                  <w:divsChild>
                    <w:div w:id="1726102432">
                      <w:marLeft w:val="0"/>
                      <w:marRight w:val="0"/>
                      <w:marTop w:val="0"/>
                      <w:marBottom w:val="0"/>
                      <w:divBdr>
                        <w:top w:val="none" w:sz="0" w:space="0" w:color="auto"/>
                        <w:left w:val="none" w:sz="0" w:space="0" w:color="auto"/>
                        <w:bottom w:val="none" w:sz="0" w:space="0" w:color="auto"/>
                        <w:right w:val="none" w:sz="0" w:space="0" w:color="auto"/>
                      </w:divBdr>
                      <w:divsChild>
                        <w:div w:id="3882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8417">
                  <w:marLeft w:val="0"/>
                  <w:marRight w:val="0"/>
                  <w:marTop w:val="240"/>
                  <w:marBottom w:val="0"/>
                  <w:divBdr>
                    <w:top w:val="none" w:sz="0" w:space="0" w:color="auto"/>
                    <w:left w:val="none" w:sz="0" w:space="0" w:color="auto"/>
                    <w:bottom w:val="none" w:sz="0" w:space="0" w:color="auto"/>
                    <w:right w:val="none" w:sz="0" w:space="0" w:color="auto"/>
                  </w:divBdr>
                  <w:divsChild>
                    <w:div w:id="1254121986">
                      <w:marLeft w:val="0"/>
                      <w:marRight w:val="0"/>
                      <w:marTop w:val="0"/>
                      <w:marBottom w:val="0"/>
                      <w:divBdr>
                        <w:top w:val="none" w:sz="0" w:space="0" w:color="auto"/>
                        <w:left w:val="none" w:sz="0" w:space="0" w:color="auto"/>
                        <w:bottom w:val="none" w:sz="0" w:space="0" w:color="auto"/>
                        <w:right w:val="none" w:sz="0" w:space="0" w:color="auto"/>
                      </w:divBdr>
                      <w:divsChild>
                        <w:div w:id="5216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951">
                  <w:marLeft w:val="0"/>
                  <w:marRight w:val="0"/>
                  <w:marTop w:val="240"/>
                  <w:marBottom w:val="0"/>
                  <w:divBdr>
                    <w:top w:val="none" w:sz="0" w:space="0" w:color="auto"/>
                    <w:left w:val="none" w:sz="0" w:space="0" w:color="auto"/>
                    <w:bottom w:val="none" w:sz="0" w:space="0" w:color="auto"/>
                    <w:right w:val="none" w:sz="0" w:space="0" w:color="auto"/>
                  </w:divBdr>
                  <w:divsChild>
                    <w:div w:id="2119522734">
                      <w:marLeft w:val="0"/>
                      <w:marRight w:val="0"/>
                      <w:marTop w:val="0"/>
                      <w:marBottom w:val="0"/>
                      <w:divBdr>
                        <w:top w:val="none" w:sz="0" w:space="0" w:color="auto"/>
                        <w:left w:val="none" w:sz="0" w:space="0" w:color="auto"/>
                        <w:bottom w:val="none" w:sz="0" w:space="0" w:color="auto"/>
                        <w:right w:val="none" w:sz="0" w:space="0" w:color="auto"/>
                      </w:divBdr>
                      <w:divsChild>
                        <w:div w:id="168847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093790">
          <w:marLeft w:val="0"/>
          <w:marRight w:val="0"/>
          <w:marTop w:val="240"/>
          <w:marBottom w:val="240"/>
          <w:divBdr>
            <w:top w:val="none" w:sz="0" w:space="0" w:color="auto"/>
            <w:left w:val="none" w:sz="0" w:space="0" w:color="auto"/>
            <w:bottom w:val="none" w:sz="0" w:space="0" w:color="auto"/>
            <w:right w:val="none" w:sz="0" w:space="0" w:color="auto"/>
          </w:divBdr>
        </w:div>
      </w:divsChild>
    </w:div>
    <w:div w:id="382099160">
      <w:bodyDiv w:val="1"/>
      <w:marLeft w:val="0"/>
      <w:marRight w:val="0"/>
      <w:marTop w:val="0"/>
      <w:marBottom w:val="0"/>
      <w:divBdr>
        <w:top w:val="none" w:sz="0" w:space="0" w:color="auto"/>
        <w:left w:val="none" w:sz="0" w:space="0" w:color="auto"/>
        <w:bottom w:val="none" w:sz="0" w:space="0" w:color="auto"/>
        <w:right w:val="none" w:sz="0" w:space="0" w:color="auto"/>
      </w:divBdr>
    </w:div>
    <w:div w:id="389577050">
      <w:bodyDiv w:val="1"/>
      <w:marLeft w:val="0"/>
      <w:marRight w:val="0"/>
      <w:marTop w:val="0"/>
      <w:marBottom w:val="0"/>
      <w:divBdr>
        <w:top w:val="none" w:sz="0" w:space="0" w:color="auto"/>
        <w:left w:val="none" w:sz="0" w:space="0" w:color="auto"/>
        <w:bottom w:val="none" w:sz="0" w:space="0" w:color="auto"/>
        <w:right w:val="none" w:sz="0" w:space="0" w:color="auto"/>
      </w:divBdr>
      <w:divsChild>
        <w:div w:id="399333092">
          <w:marLeft w:val="0"/>
          <w:marRight w:val="0"/>
          <w:marTop w:val="240"/>
          <w:marBottom w:val="0"/>
          <w:divBdr>
            <w:top w:val="none" w:sz="0" w:space="0" w:color="auto"/>
            <w:left w:val="none" w:sz="0" w:space="0" w:color="auto"/>
            <w:bottom w:val="none" w:sz="0" w:space="0" w:color="auto"/>
            <w:right w:val="none" w:sz="0" w:space="0" w:color="auto"/>
          </w:divBdr>
        </w:div>
        <w:div w:id="641891441">
          <w:marLeft w:val="0"/>
          <w:marRight w:val="0"/>
          <w:marTop w:val="240"/>
          <w:marBottom w:val="240"/>
          <w:divBdr>
            <w:top w:val="none" w:sz="0" w:space="0" w:color="auto"/>
            <w:left w:val="none" w:sz="0" w:space="0" w:color="auto"/>
            <w:bottom w:val="none" w:sz="0" w:space="0" w:color="auto"/>
            <w:right w:val="none" w:sz="0" w:space="0" w:color="auto"/>
          </w:divBdr>
        </w:div>
        <w:div w:id="905534051">
          <w:marLeft w:val="0"/>
          <w:marRight w:val="0"/>
          <w:marTop w:val="240"/>
          <w:marBottom w:val="0"/>
          <w:divBdr>
            <w:top w:val="none" w:sz="0" w:space="0" w:color="auto"/>
            <w:left w:val="none" w:sz="0" w:space="0" w:color="auto"/>
            <w:bottom w:val="none" w:sz="0" w:space="0" w:color="auto"/>
            <w:right w:val="none" w:sz="0" w:space="0" w:color="auto"/>
          </w:divBdr>
          <w:divsChild>
            <w:div w:id="187959985">
              <w:marLeft w:val="0"/>
              <w:marRight w:val="0"/>
              <w:marTop w:val="0"/>
              <w:marBottom w:val="0"/>
              <w:divBdr>
                <w:top w:val="none" w:sz="0" w:space="0" w:color="auto"/>
                <w:left w:val="none" w:sz="0" w:space="0" w:color="auto"/>
                <w:bottom w:val="none" w:sz="0" w:space="0" w:color="auto"/>
                <w:right w:val="none" w:sz="0" w:space="0" w:color="auto"/>
              </w:divBdr>
              <w:divsChild>
                <w:div w:id="485168316">
                  <w:marLeft w:val="0"/>
                  <w:marRight w:val="0"/>
                  <w:marTop w:val="0"/>
                  <w:marBottom w:val="0"/>
                  <w:divBdr>
                    <w:top w:val="none" w:sz="0" w:space="0" w:color="auto"/>
                    <w:left w:val="none" w:sz="0" w:space="0" w:color="auto"/>
                    <w:bottom w:val="none" w:sz="0" w:space="0" w:color="auto"/>
                    <w:right w:val="none" w:sz="0" w:space="0" w:color="auto"/>
                  </w:divBdr>
                  <w:divsChild>
                    <w:div w:id="8099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72675">
      <w:bodyDiv w:val="1"/>
      <w:marLeft w:val="0"/>
      <w:marRight w:val="0"/>
      <w:marTop w:val="0"/>
      <w:marBottom w:val="0"/>
      <w:divBdr>
        <w:top w:val="none" w:sz="0" w:space="0" w:color="auto"/>
        <w:left w:val="none" w:sz="0" w:space="0" w:color="auto"/>
        <w:bottom w:val="none" w:sz="0" w:space="0" w:color="auto"/>
        <w:right w:val="none" w:sz="0" w:space="0" w:color="auto"/>
      </w:divBdr>
      <w:divsChild>
        <w:div w:id="603029347">
          <w:marLeft w:val="0"/>
          <w:marRight w:val="0"/>
          <w:marTop w:val="240"/>
          <w:marBottom w:val="0"/>
          <w:divBdr>
            <w:top w:val="none" w:sz="0" w:space="0" w:color="auto"/>
            <w:left w:val="none" w:sz="0" w:space="0" w:color="auto"/>
            <w:bottom w:val="none" w:sz="0" w:space="0" w:color="auto"/>
            <w:right w:val="none" w:sz="0" w:space="0" w:color="auto"/>
          </w:divBdr>
        </w:div>
        <w:div w:id="892692046">
          <w:marLeft w:val="0"/>
          <w:marRight w:val="0"/>
          <w:marTop w:val="240"/>
          <w:marBottom w:val="240"/>
          <w:divBdr>
            <w:top w:val="none" w:sz="0" w:space="0" w:color="auto"/>
            <w:left w:val="none" w:sz="0" w:space="0" w:color="auto"/>
            <w:bottom w:val="none" w:sz="0" w:space="0" w:color="auto"/>
            <w:right w:val="none" w:sz="0" w:space="0" w:color="auto"/>
          </w:divBdr>
        </w:div>
        <w:div w:id="2109617133">
          <w:marLeft w:val="0"/>
          <w:marRight w:val="0"/>
          <w:marTop w:val="240"/>
          <w:marBottom w:val="0"/>
          <w:divBdr>
            <w:top w:val="none" w:sz="0" w:space="0" w:color="auto"/>
            <w:left w:val="none" w:sz="0" w:space="0" w:color="auto"/>
            <w:bottom w:val="none" w:sz="0" w:space="0" w:color="auto"/>
            <w:right w:val="none" w:sz="0" w:space="0" w:color="auto"/>
          </w:divBdr>
          <w:divsChild>
            <w:div w:id="1833908374">
              <w:marLeft w:val="0"/>
              <w:marRight w:val="0"/>
              <w:marTop w:val="0"/>
              <w:marBottom w:val="0"/>
              <w:divBdr>
                <w:top w:val="none" w:sz="0" w:space="0" w:color="auto"/>
                <w:left w:val="none" w:sz="0" w:space="0" w:color="auto"/>
                <w:bottom w:val="none" w:sz="0" w:space="0" w:color="auto"/>
                <w:right w:val="none" w:sz="0" w:space="0" w:color="auto"/>
              </w:divBdr>
              <w:divsChild>
                <w:div w:id="2116440513">
                  <w:marLeft w:val="0"/>
                  <w:marRight w:val="0"/>
                  <w:marTop w:val="0"/>
                  <w:marBottom w:val="0"/>
                  <w:divBdr>
                    <w:top w:val="none" w:sz="0" w:space="0" w:color="auto"/>
                    <w:left w:val="none" w:sz="0" w:space="0" w:color="auto"/>
                    <w:bottom w:val="none" w:sz="0" w:space="0" w:color="auto"/>
                    <w:right w:val="none" w:sz="0" w:space="0" w:color="auto"/>
                  </w:divBdr>
                  <w:divsChild>
                    <w:div w:id="175192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484877">
      <w:bodyDiv w:val="1"/>
      <w:marLeft w:val="0"/>
      <w:marRight w:val="0"/>
      <w:marTop w:val="0"/>
      <w:marBottom w:val="0"/>
      <w:divBdr>
        <w:top w:val="none" w:sz="0" w:space="0" w:color="auto"/>
        <w:left w:val="none" w:sz="0" w:space="0" w:color="auto"/>
        <w:bottom w:val="none" w:sz="0" w:space="0" w:color="auto"/>
        <w:right w:val="none" w:sz="0" w:space="0" w:color="auto"/>
      </w:divBdr>
    </w:div>
    <w:div w:id="405884283">
      <w:bodyDiv w:val="1"/>
      <w:marLeft w:val="0"/>
      <w:marRight w:val="0"/>
      <w:marTop w:val="0"/>
      <w:marBottom w:val="0"/>
      <w:divBdr>
        <w:top w:val="none" w:sz="0" w:space="0" w:color="auto"/>
        <w:left w:val="none" w:sz="0" w:space="0" w:color="auto"/>
        <w:bottom w:val="none" w:sz="0" w:space="0" w:color="auto"/>
        <w:right w:val="none" w:sz="0" w:space="0" w:color="auto"/>
      </w:divBdr>
      <w:divsChild>
        <w:div w:id="1143812469">
          <w:marLeft w:val="0"/>
          <w:marRight w:val="0"/>
          <w:marTop w:val="240"/>
          <w:marBottom w:val="240"/>
          <w:divBdr>
            <w:top w:val="none" w:sz="0" w:space="0" w:color="auto"/>
            <w:left w:val="none" w:sz="0" w:space="0" w:color="auto"/>
            <w:bottom w:val="none" w:sz="0" w:space="0" w:color="auto"/>
            <w:right w:val="none" w:sz="0" w:space="0" w:color="auto"/>
          </w:divBdr>
        </w:div>
        <w:div w:id="1942491535">
          <w:marLeft w:val="0"/>
          <w:marRight w:val="0"/>
          <w:marTop w:val="240"/>
          <w:marBottom w:val="0"/>
          <w:divBdr>
            <w:top w:val="none" w:sz="0" w:space="0" w:color="auto"/>
            <w:left w:val="none" w:sz="0" w:space="0" w:color="auto"/>
            <w:bottom w:val="none" w:sz="0" w:space="0" w:color="auto"/>
            <w:right w:val="none" w:sz="0" w:space="0" w:color="auto"/>
          </w:divBdr>
        </w:div>
      </w:divsChild>
    </w:div>
    <w:div w:id="439102827">
      <w:bodyDiv w:val="1"/>
      <w:marLeft w:val="0"/>
      <w:marRight w:val="0"/>
      <w:marTop w:val="0"/>
      <w:marBottom w:val="0"/>
      <w:divBdr>
        <w:top w:val="none" w:sz="0" w:space="0" w:color="auto"/>
        <w:left w:val="none" w:sz="0" w:space="0" w:color="auto"/>
        <w:bottom w:val="none" w:sz="0" w:space="0" w:color="auto"/>
        <w:right w:val="none" w:sz="0" w:space="0" w:color="auto"/>
      </w:divBdr>
      <w:divsChild>
        <w:div w:id="1991667210">
          <w:marLeft w:val="0"/>
          <w:marRight w:val="0"/>
          <w:marTop w:val="0"/>
          <w:marBottom w:val="0"/>
          <w:divBdr>
            <w:top w:val="none" w:sz="0" w:space="0" w:color="auto"/>
            <w:left w:val="none" w:sz="0" w:space="0" w:color="auto"/>
            <w:bottom w:val="none" w:sz="0" w:space="0" w:color="auto"/>
            <w:right w:val="none" w:sz="0" w:space="0" w:color="auto"/>
          </w:divBdr>
          <w:divsChild>
            <w:div w:id="261032764">
              <w:marLeft w:val="0"/>
              <w:marRight w:val="0"/>
              <w:marTop w:val="0"/>
              <w:marBottom w:val="240"/>
              <w:divBdr>
                <w:top w:val="single" w:sz="6" w:space="0" w:color="D6D6D6"/>
                <w:left w:val="single" w:sz="6" w:space="6" w:color="D6D6D6"/>
                <w:bottom w:val="single" w:sz="6" w:space="0" w:color="D6D6D6"/>
                <w:right w:val="single" w:sz="6" w:space="6" w:color="D6D6D6"/>
              </w:divBdr>
              <w:divsChild>
                <w:div w:id="1688748157">
                  <w:marLeft w:val="0"/>
                  <w:marRight w:val="0"/>
                  <w:marTop w:val="0"/>
                  <w:marBottom w:val="0"/>
                  <w:divBdr>
                    <w:top w:val="none" w:sz="0" w:space="0" w:color="auto"/>
                    <w:left w:val="none" w:sz="0" w:space="0" w:color="auto"/>
                    <w:bottom w:val="none" w:sz="0" w:space="0" w:color="auto"/>
                    <w:right w:val="none" w:sz="0" w:space="0" w:color="auto"/>
                  </w:divBdr>
                  <w:divsChild>
                    <w:div w:id="157310725">
                      <w:marLeft w:val="0"/>
                      <w:marRight w:val="0"/>
                      <w:marTop w:val="0"/>
                      <w:marBottom w:val="0"/>
                      <w:divBdr>
                        <w:top w:val="none" w:sz="0" w:space="0" w:color="auto"/>
                        <w:left w:val="none" w:sz="0" w:space="0" w:color="auto"/>
                        <w:bottom w:val="none" w:sz="0" w:space="0" w:color="auto"/>
                        <w:right w:val="none" w:sz="0" w:space="0" w:color="auto"/>
                      </w:divBdr>
                      <w:divsChild>
                        <w:div w:id="542787529">
                          <w:marLeft w:val="0"/>
                          <w:marRight w:val="0"/>
                          <w:marTop w:val="0"/>
                          <w:marBottom w:val="0"/>
                          <w:divBdr>
                            <w:top w:val="none" w:sz="0" w:space="0" w:color="auto"/>
                            <w:left w:val="none" w:sz="0" w:space="0" w:color="auto"/>
                            <w:bottom w:val="none" w:sz="0" w:space="0" w:color="auto"/>
                            <w:right w:val="none" w:sz="0" w:space="0" w:color="auto"/>
                          </w:divBdr>
                          <w:divsChild>
                            <w:div w:id="1555846821">
                              <w:marLeft w:val="0"/>
                              <w:marRight w:val="0"/>
                              <w:marTop w:val="0"/>
                              <w:marBottom w:val="0"/>
                              <w:divBdr>
                                <w:top w:val="none" w:sz="0" w:space="0" w:color="auto"/>
                                <w:left w:val="none" w:sz="0" w:space="0" w:color="auto"/>
                                <w:bottom w:val="none" w:sz="0" w:space="0" w:color="auto"/>
                                <w:right w:val="none" w:sz="0" w:space="0" w:color="auto"/>
                              </w:divBdr>
                              <w:divsChild>
                                <w:div w:id="860439205">
                                  <w:marLeft w:val="240"/>
                                  <w:marRight w:val="0"/>
                                  <w:marTop w:val="0"/>
                                  <w:marBottom w:val="0"/>
                                  <w:divBdr>
                                    <w:top w:val="none" w:sz="0" w:space="0" w:color="auto"/>
                                    <w:left w:val="none" w:sz="0" w:space="0" w:color="auto"/>
                                    <w:bottom w:val="none" w:sz="0" w:space="0" w:color="auto"/>
                                    <w:right w:val="none" w:sz="0" w:space="0" w:color="auto"/>
                                  </w:divBdr>
                                  <w:divsChild>
                                    <w:div w:id="755783727">
                                      <w:marLeft w:val="240"/>
                                      <w:marRight w:val="0"/>
                                      <w:marTop w:val="0"/>
                                      <w:marBottom w:val="0"/>
                                      <w:divBdr>
                                        <w:top w:val="none" w:sz="0" w:space="0" w:color="auto"/>
                                        <w:left w:val="none" w:sz="0" w:space="0" w:color="auto"/>
                                        <w:bottom w:val="none" w:sz="0" w:space="0" w:color="auto"/>
                                        <w:right w:val="none" w:sz="0" w:space="0" w:color="auto"/>
                                      </w:divBdr>
                                      <w:divsChild>
                                        <w:div w:id="477697283">
                                          <w:marLeft w:val="240"/>
                                          <w:marRight w:val="0"/>
                                          <w:marTop w:val="0"/>
                                          <w:marBottom w:val="0"/>
                                          <w:divBdr>
                                            <w:top w:val="none" w:sz="0" w:space="0" w:color="auto"/>
                                            <w:left w:val="none" w:sz="0" w:space="0" w:color="auto"/>
                                            <w:bottom w:val="none" w:sz="0" w:space="0" w:color="auto"/>
                                            <w:right w:val="none" w:sz="0" w:space="0" w:color="auto"/>
                                          </w:divBdr>
                                          <w:divsChild>
                                            <w:div w:id="657146879">
                                              <w:marLeft w:val="240"/>
                                              <w:marRight w:val="0"/>
                                              <w:marTop w:val="0"/>
                                              <w:marBottom w:val="0"/>
                                              <w:divBdr>
                                                <w:top w:val="none" w:sz="0" w:space="0" w:color="auto"/>
                                                <w:left w:val="none" w:sz="0" w:space="0" w:color="auto"/>
                                                <w:bottom w:val="none" w:sz="0" w:space="0" w:color="auto"/>
                                                <w:right w:val="none" w:sz="0" w:space="0" w:color="auto"/>
                                              </w:divBdr>
                                              <w:divsChild>
                                                <w:div w:id="17935515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104355">
      <w:bodyDiv w:val="1"/>
      <w:marLeft w:val="0"/>
      <w:marRight w:val="0"/>
      <w:marTop w:val="0"/>
      <w:marBottom w:val="0"/>
      <w:divBdr>
        <w:top w:val="none" w:sz="0" w:space="0" w:color="auto"/>
        <w:left w:val="none" w:sz="0" w:space="0" w:color="auto"/>
        <w:bottom w:val="none" w:sz="0" w:space="0" w:color="auto"/>
        <w:right w:val="none" w:sz="0" w:space="0" w:color="auto"/>
      </w:divBdr>
    </w:div>
    <w:div w:id="478233597">
      <w:bodyDiv w:val="1"/>
      <w:marLeft w:val="0"/>
      <w:marRight w:val="0"/>
      <w:marTop w:val="0"/>
      <w:marBottom w:val="0"/>
      <w:divBdr>
        <w:top w:val="none" w:sz="0" w:space="0" w:color="auto"/>
        <w:left w:val="none" w:sz="0" w:space="0" w:color="auto"/>
        <w:bottom w:val="none" w:sz="0" w:space="0" w:color="auto"/>
        <w:right w:val="none" w:sz="0" w:space="0" w:color="auto"/>
      </w:divBdr>
    </w:div>
    <w:div w:id="496846178">
      <w:bodyDiv w:val="1"/>
      <w:marLeft w:val="0"/>
      <w:marRight w:val="0"/>
      <w:marTop w:val="0"/>
      <w:marBottom w:val="0"/>
      <w:divBdr>
        <w:top w:val="none" w:sz="0" w:space="0" w:color="auto"/>
        <w:left w:val="none" w:sz="0" w:space="0" w:color="auto"/>
        <w:bottom w:val="none" w:sz="0" w:space="0" w:color="auto"/>
        <w:right w:val="none" w:sz="0" w:space="0" w:color="auto"/>
      </w:divBdr>
    </w:div>
    <w:div w:id="536427328">
      <w:bodyDiv w:val="1"/>
      <w:marLeft w:val="0"/>
      <w:marRight w:val="0"/>
      <w:marTop w:val="0"/>
      <w:marBottom w:val="0"/>
      <w:divBdr>
        <w:top w:val="none" w:sz="0" w:space="0" w:color="auto"/>
        <w:left w:val="none" w:sz="0" w:space="0" w:color="auto"/>
        <w:bottom w:val="none" w:sz="0" w:space="0" w:color="auto"/>
        <w:right w:val="none" w:sz="0" w:space="0" w:color="auto"/>
      </w:divBdr>
    </w:div>
    <w:div w:id="548879618">
      <w:bodyDiv w:val="1"/>
      <w:marLeft w:val="0"/>
      <w:marRight w:val="0"/>
      <w:marTop w:val="0"/>
      <w:marBottom w:val="0"/>
      <w:divBdr>
        <w:top w:val="none" w:sz="0" w:space="0" w:color="auto"/>
        <w:left w:val="none" w:sz="0" w:space="0" w:color="auto"/>
        <w:bottom w:val="none" w:sz="0" w:space="0" w:color="auto"/>
        <w:right w:val="none" w:sz="0" w:space="0" w:color="auto"/>
      </w:divBdr>
      <w:divsChild>
        <w:div w:id="444617151">
          <w:marLeft w:val="0"/>
          <w:marRight w:val="0"/>
          <w:marTop w:val="240"/>
          <w:marBottom w:val="0"/>
          <w:divBdr>
            <w:top w:val="none" w:sz="0" w:space="0" w:color="auto"/>
            <w:left w:val="none" w:sz="0" w:space="0" w:color="auto"/>
            <w:bottom w:val="none" w:sz="0" w:space="0" w:color="auto"/>
            <w:right w:val="none" w:sz="0" w:space="0" w:color="auto"/>
          </w:divBdr>
        </w:div>
        <w:div w:id="816723185">
          <w:marLeft w:val="0"/>
          <w:marRight w:val="0"/>
          <w:marTop w:val="240"/>
          <w:marBottom w:val="0"/>
          <w:divBdr>
            <w:top w:val="none" w:sz="0" w:space="0" w:color="auto"/>
            <w:left w:val="none" w:sz="0" w:space="0" w:color="auto"/>
            <w:bottom w:val="none" w:sz="0" w:space="0" w:color="auto"/>
            <w:right w:val="none" w:sz="0" w:space="0" w:color="auto"/>
          </w:divBdr>
          <w:divsChild>
            <w:div w:id="1402755957">
              <w:marLeft w:val="0"/>
              <w:marRight w:val="0"/>
              <w:marTop w:val="0"/>
              <w:marBottom w:val="0"/>
              <w:divBdr>
                <w:top w:val="none" w:sz="0" w:space="0" w:color="auto"/>
                <w:left w:val="none" w:sz="0" w:space="0" w:color="auto"/>
                <w:bottom w:val="none" w:sz="0" w:space="0" w:color="auto"/>
                <w:right w:val="none" w:sz="0" w:space="0" w:color="auto"/>
              </w:divBdr>
              <w:divsChild>
                <w:div w:id="223836455">
                  <w:marLeft w:val="0"/>
                  <w:marRight w:val="0"/>
                  <w:marTop w:val="240"/>
                  <w:marBottom w:val="0"/>
                  <w:divBdr>
                    <w:top w:val="none" w:sz="0" w:space="0" w:color="auto"/>
                    <w:left w:val="none" w:sz="0" w:space="0" w:color="auto"/>
                    <w:bottom w:val="none" w:sz="0" w:space="0" w:color="auto"/>
                    <w:right w:val="none" w:sz="0" w:space="0" w:color="auto"/>
                  </w:divBdr>
                  <w:divsChild>
                    <w:div w:id="116946878">
                      <w:marLeft w:val="0"/>
                      <w:marRight w:val="0"/>
                      <w:marTop w:val="240"/>
                      <w:marBottom w:val="0"/>
                      <w:divBdr>
                        <w:top w:val="none" w:sz="0" w:space="0" w:color="auto"/>
                        <w:left w:val="none" w:sz="0" w:space="0" w:color="auto"/>
                        <w:bottom w:val="none" w:sz="0" w:space="0" w:color="auto"/>
                        <w:right w:val="none" w:sz="0" w:space="0" w:color="auto"/>
                      </w:divBdr>
                      <w:divsChild>
                        <w:div w:id="950015745">
                          <w:marLeft w:val="0"/>
                          <w:marRight w:val="0"/>
                          <w:marTop w:val="0"/>
                          <w:marBottom w:val="0"/>
                          <w:divBdr>
                            <w:top w:val="none" w:sz="0" w:space="0" w:color="auto"/>
                            <w:left w:val="none" w:sz="0" w:space="0" w:color="auto"/>
                            <w:bottom w:val="none" w:sz="0" w:space="0" w:color="auto"/>
                            <w:right w:val="none" w:sz="0" w:space="0" w:color="auto"/>
                          </w:divBdr>
                        </w:div>
                      </w:divsChild>
                    </w:div>
                    <w:div w:id="270867922">
                      <w:marLeft w:val="0"/>
                      <w:marRight w:val="0"/>
                      <w:marTop w:val="240"/>
                      <w:marBottom w:val="0"/>
                      <w:divBdr>
                        <w:top w:val="none" w:sz="0" w:space="0" w:color="auto"/>
                        <w:left w:val="none" w:sz="0" w:space="0" w:color="auto"/>
                        <w:bottom w:val="none" w:sz="0" w:space="0" w:color="auto"/>
                        <w:right w:val="none" w:sz="0" w:space="0" w:color="auto"/>
                      </w:divBdr>
                      <w:divsChild>
                        <w:div w:id="1484465642">
                          <w:marLeft w:val="0"/>
                          <w:marRight w:val="0"/>
                          <w:marTop w:val="0"/>
                          <w:marBottom w:val="0"/>
                          <w:divBdr>
                            <w:top w:val="none" w:sz="0" w:space="0" w:color="auto"/>
                            <w:left w:val="none" w:sz="0" w:space="0" w:color="auto"/>
                            <w:bottom w:val="none" w:sz="0" w:space="0" w:color="auto"/>
                            <w:right w:val="none" w:sz="0" w:space="0" w:color="auto"/>
                          </w:divBdr>
                        </w:div>
                      </w:divsChild>
                    </w:div>
                    <w:div w:id="795637690">
                      <w:marLeft w:val="0"/>
                      <w:marRight w:val="0"/>
                      <w:marTop w:val="0"/>
                      <w:marBottom w:val="0"/>
                      <w:divBdr>
                        <w:top w:val="none" w:sz="0" w:space="0" w:color="auto"/>
                        <w:left w:val="none" w:sz="0" w:space="0" w:color="auto"/>
                        <w:bottom w:val="none" w:sz="0" w:space="0" w:color="auto"/>
                        <w:right w:val="none" w:sz="0" w:space="0" w:color="auto"/>
                      </w:divBdr>
                      <w:divsChild>
                        <w:div w:id="5865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1721">
                  <w:marLeft w:val="0"/>
                  <w:marRight w:val="0"/>
                  <w:marTop w:val="240"/>
                  <w:marBottom w:val="0"/>
                  <w:divBdr>
                    <w:top w:val="none" w:sz="0" w:space="0" w:color="auto"/>
                    <w:left w:val="none" w:sz="0" w:space="0" w:color="auto"/>
                    <w:bottom w:val="none" w:sz="0" w:space="0" w:color="auto"/>
                    <w:right w:val="none" w:sz="0" w:space="0" w:color="auto"/>
                  </w:divBdr>
                  <w:divsChild>
                    <w:div w:id="232935600">
                      <w:marLeft w:val="0"/>
                      <w:marRight w:val="0"/>
                      <w:marTop w:val="0"/>
                      <w:marBottom w:val="0"/>
                      <w:divBdr>
                        <w:top w:val="none" w:sz="0" w:space="0" w:color="auto"/>
                        <w:left w:val="none" w:sz="0" w:space="0" w:color="auto"/>
                        <w:bottom w:val="none" w:sz="0" w:space="0" w:color="auto"/>
                        <w:right w:val="none" w:sz="0" w:space="0" w:color="auto"/>
                      </w:divBdr>
                      <w:divsChild>
                        <w:div w:id="135877258">
                          <w:marLeft w:val="0"/>
                          <w:marRight w:val="0"/>
                          <w:marTop w:val="0"/>
                          <w:marBottom w:val="0"/>
                          <w:divBdr>
                            <w:top w:val="none" w:sz="0" w:space="0" w:color="auto"/>
                            <w:left w:val="none" w:sz="0" w:space="0" w:color="auto"/>
                            <w:bottom w:val="none" w:sz="0" w:space="0" w:color="auto"/>
                            <w:right w:val="none" w:sz="0" w:space="0" w:color="auto"/>
                          </w:divBdr>
                        </w:div>
                      </w:divsChild>
                    </w:div>
                    <w:div w:id="1975284965">
                      <w:marLeft w:val="0"/>
                      <w:marRight w:val="0"/>
                      <w:marTop w:val="240"/>
                      <w:marBottom w:val="0"/>
                      <w:divBdr>
                        <w:top w:val="none" w:sz="0" w:space="0" w:color="auto"/>
                        <w:left w:val="none" w:sz="0" w:space="0" w:color="auto"/>
                        <w:bottom w:val="none" w:sz="0" w:space="0" w:color="auto"/>
                        <w:right w:val="none" w:sz="0" w:space="0" w:color="auto"/>
                      </w:divBdr>
                      <w:divsChild>
                        <w:div w:id="2115981708">
                          <w:marLeft w:val="0"/>
                          <w:marRight w:val="0"/>
                          <w:marTop w:val="0"/>
                          <w:marBottom w:val="0"/>
                          <w:divBdr>
                            <w:top w:val="none" w:sz="0" w:space="0" w:color="auto"/>
                            <w:left w:val="none" w:sz="0" w:space="0" w:color="auto"/>
                            <w:bottom w:val="none" w:sz="0" w:space="0" w:color="auto"/>
                            <w:right w:val="none" w:sz="0" w:space="0" w:color="auto"/>
                          </w:divBdr>
                        </w:div>
                      </w:divsChild>
                    </w:div>
                    <w:div w:id="2117022423">
                      <w:marLeft w:val="0"/>
                      <w:marRight w:val="0"/>
                      <w:marTop w:val="240"/>
                      <w:marBottom w:val="240"/>
                      <w:divBdr>
                        <w:top w:val="none" w:sz="0" w:space="0" w:color="auto"/>
                        <w:left w:val="none" w:sz="0" w:space="0" w:color="auto"/>
                        <w:bottom w:val="none" w:sz="0" w:space="0" w:color="auto"/>
                        <w:right w:val="none" w:sz="0" w:space="0" w:color="auto"/>
                      </w:divBdr>
                    </w:div>
                  </w:divsChild>
                </w:div>
                <w:div w:id="899096519">
                  <w:marLeft w:val="0"/>
                  <w:marRight w:val="0"/>
                  <w:marTop w:val="240"/>
                  <w:marBottom w:val="0"/>
                  <w:divBdr>
                    <w:top w:val="none" w:sz="0" w:space="0" w:color="auto"/>
                    <w:left w:val="none" w:sz="0" w:space="0" w:color="auto"/>
                    <w:bottom w:val="none" w:sz="0" w:space="0" w:color="auto"/>
                    <w:right w:val="none" w:sz="0" w:space="0" w:color="auto"/>
                  </w:divBdr>
                  <w:divsChild>
                    <w:div w:id="2012023617">
                      <w:marLeft w:val="0"/>
                      <w:marRight w:val="0"/>
                      <w:marTop w:val="0"/>
                      <w:marBottom w:val="0"/>
                      <w:divBdr>
                        <w:top w:val="none" w:sz="0" w:space="0" w:color="auto"/>
                        <w:left w:val="none" w:sz="0" w:space="0" w:color="auto"/>
                        <w:bottom w:val="none" w:sz="0" w:space="0" w:color="auto"/>
                        <w:right w:val="none" w:sz="0" w:space="0" w:color="auto"/>
                      </w:divBdr>
                      <w:divsChild>
                        <w:div w:id="5207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466196">
          <w:marLeft w:val="0"/>
          <w:marRight w:val="0"/>
          <w:marTop w:val="240"/>
          <w:marBottom w:val="240"/>
          <w:divBdr>
            <w:top w:val="none" w:sz="0" w:space="0" w:color="auto"/>
            <w:left w:val="none" w:sz="0" w:space="0" w:color="auto"/>
            <w:bottom w:val="none" w:sz="0" w:space="0" w:color="auto"/>
            <w:right w:val="none" w:sz="0" w:space="0" w:color="auto"/>
          </w:divBdr>
        </w:div>
      </w:divsChild>
    </w:div>
    <w:div w:id="563639922">
      <w:bodyDiv w:val="1"/>
      <w:marLeft w:val="0"/>
      <w:marRight w:val="0"/>
      <w:marTop w:val="0"/>
      <w:marBottom w:val="0"/>
      <w:divBdr>
        <w:top w:val="none" w:sz="0" w:space="0" w:color="auto"/>
        <w:left w:val="none" w:sz="0" w:space="0" w:color="auto"/>
        <w:bottom w:val="none" w:sz="0" w:space="0" w:color="auto"/>
        <w:right w:val="none" w:sz="0" w:space="0" w:color="auto"/>
      </w:divBdr>
      <w:divsChild>
        <w:div w:id="812452912">
          <w:marLeft w:val="0"/>
          <w:marRight w:val="0"/>
          <w:marTop w:val="240"/>
          <w:marBottom w:val="0"/>
          <w:divBdr>
            <w:top w:val="none" w:sz="0" w:space="0" w:color="auto"/>
            <w:left w:val="none" w:sz="0" w:space="0" w:color="auto"/>
            <w:bottom w:val="none" w:sz="0" w:space="0" w:color="auto"/>
            <w:right w:val="none" w:sz="0" w:space="0" w:color="auto"/>
          </w:divBdr>
        </w:div>
        <w:div w:id="928974861">
          <w:marLeft w:val="0"/>
          <w:marRight w:val="0"/>
          <w:marTop w:val="240"/>
          <w:marBottom w:val="240"/>
          <w:divBdr>
            <w:top w:val="none" w:sz="0" w:space="0" w:color="auto"/>
            <w:left w:val="none" w:sz="0" w:space="0" w:color="auto"/>
            <w:bottom w:val="none" w:sz="0" w:space="0" w:color="auto"/>
            <w:right w:val="none" w:sz="0" w:space="0" w:color="auto"/>
          </w:divBdr>
        </w:div>
        <w:div w:id="1961957159">
          <w:marLeft w:val="0"/>
          <w:marRight w:val="0"/>
          <w:marTop w:val="240"/>
          <w:marBottom w:val="0"/>
          <w:divBdr>
            <w:top w:val="none" w:sz="0" w:space="0" w:color="auto"/>
            <w:left w:val="none" w:sz="0" w:space="0" w:color="auto"/>
            <w:bottom w:val="none" w:sz="0" w:space="0" w:color="auto"/>
            <w:right w:val="none" w:sz="0" w:space="0" w:color="auto"/>
          </w:divBdr>
          <w:divsChild>
            <w:div w:id="965893296">
              <w:marLeft w:val="0"/>
              <w:marRight w:val="0"/>
              <w:marTop w:val="0"/>
              <w:marBottom w:val="0"/>
              <w:divBdr>
                <w:top w:val="none" w:sz="0" w:space="0" w:color="auto"/>
                <w:left w:val="none" w:sz="0" w:space="0" w:color="auto"/>
                <w:bottom w:val="none" w:sz="0" w:space="0" w:color="auto"/>
                <w:right w:val="none" w:sz="0" w:space="0" w:color="auto"/>
              </w:divBdr>
              <w:divsChild>
                <w:div w:id="91904782">
                  <w:marLeft w:val="0"/>
                  <w:marRight w:val="0"/>
                  <w:marTop w:val="0"/>
                  <w:marBottom w:val="0"/>
                  <w:divBdr>
                    <w:top w:val="none" w:sz="0" w:space="0" w:color="auto"/>
                    <w:left w:val="none" w:sz="0" w:space="0" w:color="auto"/>
                    <w:bottom w:val="none" w:sz="0" w:space="0" w:color="auto"/>
                    <w:right w:val="none" w:sz="0" w:space="0" w:color="auto"/>
                  </w:divBdr>
                  <w:divsChild>
                    <w:div w:id="16874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02596">
      <w:bodyDiv w:val="1"/>
      <w:marLeft w:val="0"/>
      <w:marRight w:val="0"/>
      <w:marTop w:val="0"/>
      <w:marBottom w:val="0"/>
      <w:divBdr>
        <w:top w:val="none" w:sz="0" w:space="0" w:color="auto"/>
        <w:left w:val="none" w:sz="0" w:space="0" w:color="auto"/>
        <w:bottom w:val="none" w:sz="0" w:space="0" w:color="auto"/>
        <w:right w:val="none" w:sz="0" w:space="0" w:color="auto"/>
      </w:divBdr>
    </w:div>
    <w:div w:id="648901391">
      <w:bodyDiv w:val="1"/>
      <w:marLeft w:val="0"/>
      <w:marRight w:val="0"/>
      <w:marTop w:val="0"/>
      <w:marBottom w:val="0"/>
      <w:divBdr>
        <w:top w:val="none" w:sz="0" w:space="0" w:color="auto"/>
        <w:left w:val="none" w:sz="0" w:space="0" w:color="auto"/>
        <w:bottom w:val="none" w:sz="0" w:space="0" w:color="auto"/>
        <w:right w:val="none" w:sz="0" w:space="0" w:color="auto"/>
      </w:divBdr>
    </w:div>
    <w:div w:id="665665960">
      <w:bodyDiv w:val="1"/>
      <w:marLeft w:val="0"/>
      <w:marRight w:val="0"/>
      <w:marTop w:val="0"/>
      <w:marBottom w:val="0"/>
      <w:divBdr>
        <w:top w:val="none" w:sz="0" w:space="0" w:color="auto"/>
        <w:left w:val="none" w:sz="0" w:space="0" w:color="auto"/>
        <w:bottom w:val="none" w:sz="0" w:space="0" w:color="auto"/>
        <w:right w:val="none" w:sz="0" w:space="0" w:color="auto"/>
      </w:divBdr>
      <w:divsChild>
        <w:div w:id="802582409">
          <w:marLeft w:val="0"/>
          <w:marRight w:val="0"/>
          <w:marTop w:val="0"/>
          <w:marBottom w:val="240"/>
          <w:divBdr>
            <w:top w:val="single" w:sz="6" w:space="0" w:color="D6D6D6"/>
            <w:left w:val="single" w:sz="6" w:space="6" w:color="D6D6D6"/>
            <w:bottom w:val="single" w:sz="6" w:space="0" w:color="D6D6D6"/>
            <w:right w:val="single" w:sz="6" w:space="6" w:color="D6D6D6"/>
          </w:divBdr>
          <w:divsChild>
            <w:div w:id="1129977228">
              <w:marLeft w:val="0"/>
              <w:marRight w:val="0"/>
              <w:marTop w:val="0"/>
              <w:marBottom w:val="0"/>
              <w:divBdr>
                <w:top w:val="none" w:sz="0" w:space="0" w:color="auto"/>
                <w:left w:val="none" w:sz="0" w:space="0" w:color="auto"/>
                <w:bottom w:val="none" w:sz="0" w:space="0" w:color="auto"/>
                <w:right w:val="none" w:sz="0" w:space="0" w:color="auto"/>
              </w:divBdr>
              <w:divsChild>
                <w:div w:id="753821948">
                  <w:marLeft w:val="0"/>
                  <w:marRight w:val="0"/>
                  <w:marTop w:val="0"/>
                  <w:marBottom w:val="0"/>
                  <w:divBdr>
                    <w:top w:val="none" w:sz="0" w:space="0" w:color="auto"/>
                    <w:left w:val="none" w:sz="0" w:space="0" w:color="auto"/>
                    <w:bottom w:val="none" w:sz="0" w:space="0" w:color="auto"/>
                    <w:right w:val="none" w:sz="0" w:space="0" w:color="auto"/>
                  </w:divBdr>
                  <w:divsChild>
                    <w:div w:id="1517883768">
                      <w:marLeft w:val="0"/>
                      <w:marRight w:val="0"/>
                      <w:marTop w:val="0"/>
                      <w:marBottom w:val="0"/>
                      <w:divBdr>
                        <w:top w:val="none" w:sz="0" w:space="0" w:color="auto"/>
                        <w:left w:val="none" w:sz="0" w:space="0" w:color="auto"/>
                        <w:bottom w:val="none" w:sz="0" w:space="0" w:color="auto"/>
                        <w:right w:val="none" w:sz="0" w:space="0" w:color="auto"/>
                      </w:divBdr>
                      <w:divsChild>
                        <w:div w:id="465588632">
                          <w:marLeft w:val="0"/>
                          <w:marRight w:val="0"/>
                          <w:marTop w:val="0"/>
                          <w:marBottom w:val="0"/>
                          <w:divBdr>
                            <w:top w:val="none" w:sz="0" w:space="0" w:color="auto"/>
                            <w:left w:val="none" w:sz="0" w:space="0" w:color="auto"/>
                            <w:bottom w:val="none" w:sz="0" w:space="0" w:color="auto"/>
                            <w:right w:val="none" w:sz="0" w:space="0" w:color="auto"/>
                          </w:divBdr>
                          <w:divsChild>
                            <w:div w:id="1406417174">
                              <w:marLeft w:val="240"/>
                              <w:marRight w:val="0"/>
                              <w:marTop w:val="0"/>
                              <w:marBottom w:val="0"/>
                              <w:divBdr>
                                <w:top w:val="none" w:sz="0" w:space="0" w:color="auto"/>
                                <w:left w:val="none" w:sz="0" w:space="0" w:color="auto"/>
                                <w:bottom w:val="none" w:sz="0" w:space="0" w:color="auto"/>
                                <w:right w:val="none" w:sz="0" w:space="0" w:color="auto"/>
                              </w:divBdr>
                              <w:divsChild>
                                <w:div w:id="2083528241">
                                  <w:marLeft w:val="240"/>
                                  <w:marRight w:val="0"/>
                                  <w:marTop w:val="0"/>
                                  <w:marBottom w:val="0"/>
                                  <w:divBdr>
                                    <w:top w:val="none" w:sz="0" w:space="0" w:color="auto"/>
                                    <w:left w:val="none" w:sz="0" w:space="0" w:color="auto"/>
                                    <w:bottom w:val="none" w:sz="0" w:space="0" w:color="auto"/>
                                    <w:right w:val="none" w:sz="0" w:space="0" w:color="auto"/>
                                  </w:divBdr>
                                  <w:divsChild>
                                    <w:div w:id="52042974">
                                      <w:marLeft w:val="240"/>
                                      <w:marRight w:val="0"/>
                                      <w:marTop w:val="0"/>
                                      <w:marBottom w:val="0"/>
                                      <w:divBdr>
                                        <w:top w:val="none" w:sz="0" w:space="0" w:color="auto"/>
                                        <w:left w:val="none" w:sz="0" w:space="0" w:color="auto"/>
                                        <w:bottom w:val="none" w:sz="0" w:space="0" w:color="auto"/>
                                        <w:right w:val="none" w:sz="0" w:space="0" w:color="auto"/>
                                      </w:divBdr>
                                      <w:divsChild>
                                        <w:div w:id="473257119">
                                          <w:marLeft w:val="240"/>
                                          <w:marRight w:val="0"/>
                                          <w:marTop w:val="0"/>
                                          <w:marBottom w:val="0"/>
                                          <w:divBdr>
                                            <w:top w:val="none" w:sz="0" w:space="0" w:color="auto"/>
                                            <w:left w:val="none" w:sz="0" w:space="0" w:color="auto"/>
                                            <w:bottom w:val="none" w:sz="0" w:space="0" w:color="auto"/>
                                            <w:right w:val="none" w:sz="0" w:space="0" w:color="auto"/>
                                          </w:divBdr>
                                          <w:divsChild>
                                            <w:div w:id="10790141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525087">
          <w:marLeft w:val="0"/>
          <w:marRight w:val="0"/>
          <w:marTop w:val="240"/>
          <w:marBottom w:val="0"/>
          <w:divBdr>
            <w:top w:val="none" w:sz="0" w:space="0" w:color="auto"/>
            <w:left w:val="none" w:sz="0" w:space="0" w:color="auto"/>
            <w:bottom w:val="none" w:sz="0" w:space="0" w:color="auto"/>
            <w:right w:val="none" w:sz="0" w:space="0" w:color="auto"/>
          </w:divBdr>
        </w:div>
        <w:div w:id="1952122776">
          <w:marLeft w:val="0"/>
          <w:marRight w:val="0"/>
          <w:marTop w:val="240"/>
          <w:marBottom w:val="0"/>
          <w:divBdr>
            <w:top w:val="none" w:sz="0" w:space="0" w:color="auto"/>
            <w:left w:val="none" w:sz="0" w:space="0" w:color="auto"/>
            <w:bottom w:val="none" w:sz="0" w:space="0" w:color="auto"/>
            <w:right w:val="none" w:sz="0" w:space="0" w:color="auto"/>
          </w:divBdr>
          <w:divsChild>
            <w:div w:id="470758106">
              <w:marLeft w:val="0"/>
              <w:marRight w:val="0"/>
              <w:marTop w:val="0"/>
              <w:marBottom w:val="0"/>
              <w:divBdr>
                <w:top w:val="none" w:sz="0" w:space="0" w:color="auto"/>
                <w:left w:val="none" w:sz="0" w:space="0" w:color="auto"/>
                <w:bottom w:val="none" w:sz="0" w:space="0" w:color="auto"/>
                <w:right w:val="none" w:sz="0" w:space="0" w:color="auto"/>
              </w:divBdr>
              <w:divsChild>
                <w:div w:id="214004448">
                  <w:marLeft w:val="0"/>
                  <w:marRight w:val="0"/>
                  <w:marTop w:val="240"/>
                  <w:marBottom w:val="0"/>
                  <w:divBdr>
                    <w:top w:val="none" w:sz="0" w:space="0" w:color="auto"/>
                    <w:left w:val="none" w:sz="0" w:space="0" w:color="auto"/>
                    <w:bottom w:val="none" w:sz="0" w:space="0" w:color="auto"/>
                    <w:right w:val="none" w:sz="0" w:space="0" w:color="auto"/>
                  </w:divBdr>
                  <w:divsChild>
                    <w:div w:id="225997162">
                      <w:marLeft w:val="0"/>
                      <w:marRight w:val="0"/>
                      <w:marTop w:val="0"/>
                      <w:marBottom w:val="0"/>
                      <w:divBdr>
                        <w:top w:val="none" w:sz="0" w:space="0" w:color="auto"/>
                        <w:left w:val="none" w:sz="0" w:space="0" w:color="auto"/>
                        <w:bottom w:val="none" w:sz="0" w:space="0" w:color="auto"/>
                        <w:right w:val="none" w:sz="0" w:space="0" w:color="auto"/>
                      </w:divBdr>
                      <w:divsChild>
                        <w:div w:id="12068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3908">
                  <w:marLeft w:val="0"/>
                  <w:marRight w:val="0"/>
                  <w:marTop w:val="240"/>
                  <w:marBottom w:val="0"/>
                  <w:divBdr>
                    <w:top w:val="none" w:sz="0" w:space="0" w:color="auto"/>
                    <w:left w:val="none" w:sz="0" w:space="0" w:color="auto"/>
                    <w:bottom w:val="none" w:sz="0" w:space="0" w:color="auto"/>
                    <w:right w:val="none" w:sz="0" w:space="0" w:color="auto"/>
                  </w:divBdr>
                  <w:divsChild>
                    <w:div w:id="1917401500">
                      <w:marLeft w:val="0"/>
                      <w:marRight w:val="0"/>
                      <w:marTop w:val="0"/>
                      <w:marBottom w:val="0"/>
                      <w:divBdr>
                        <w:top w:val="none" w:sz="0" w:space="0" w:color="auto"/>
                        <w:left w:val="none" w:sz="0" w:space="0" w:color="auto"/>
                        <w:bottom w:val="none" w:sz="0" w:space="0" w:color="auto"/>
                        <w:right w:val="none" w:sz="0" w:space="0" w:color="auto"/>
                      </w:divBdr>
                      <w:divsChild>
                        <w:div w:id="6183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47095">
          <w:marLeft w:val="0"/>
          <w:marRight w:val="0"/>
          <w:marTop w:val="240"/>
          <w:marBottom w:val="240"/>
          <w:divBdr>
            <w:top w:val="none" w:sz="0" w:space="0" w:color="auto"/>
            <w:left w:val="none" w:sz="0" w:space="0" w:color="auto"/>
            <w:bottom w:val="none" w:sz="0" w:space="0" w:color="auto"/>
            <w:right w:val="none" w:sz="0" w:space="0" w:color="auto"/>
          </w:divBdr>
        </w:div>
      </w:divsChild>
    </w:div>
    <w:div w:id="676465137">
      <w:bodyDiv w:val="1"/>
      <w:marLeft w:val="0"/>
      <w:marRight w:val="0"/>
      <w:marTop w:val="0"/>
      <w:marBottom w:val="0"/>
      <w:divBdr>
        <w:top w:val="none" w:sz="0" w:space="0" w:color="auto"/>
        <w:left w:val="none" w:sz="0" w:space="0" w:color="auto"/>
        <w:bottom w:val="none" w:sz="0" w:space="0" w:color="auto"/>
        <w:right w:val="none" w:sz="0" w:space="0" w:color="auto"/>
      </w:divBdr>
      <w:divsChild>
        <w:div w:id="152334518">
          <w:marLeft w:val="0"/>
          <w:marRight w:val="0"/>
          <w:marTop w:val="0"/>
          <w:marBottom w:val="0"/>
          <w:divBdr>
            <w:top w:val="none" w:sz="0" w:space="0" w:color="auto"/>
            <w:left w:val="none" w:sz="0" w:space="0" w:color="auto"/>
            <w:bottom w:val="none" w:sz="0" w:space="0" w:color="auto"/>
            <w:right w:val="none" w:sz="0" w:space="0" w:color="auto"/>
          </w:divBdr>
          <w:divsChild>
            <w:div w:id="1049182032">
              <w:marLeft w:val="0"/>
              <w:marRight w:val="0"/>
              <w:marTop w:val="0"/>
              <w:marBottom w:val="240"/>
              <w:divBdr>
                <w:top w:val="single" w:sz="6" w:space="0" w:color="D6D6D6"/>
                <w:left w:val="single" w:sz="6" w:space="6" w:color="D6D6D6"/>
                <w:bottom w:val="single" w:sz="6" w:space="0" w:color="D6D6D6"/>
                <w:right w:val="single" w:sz="6" w:space="6" w:color="D6D6D6"/>
              </w:divBdr>
              <w:divsChild>
                <w:div w:id="42214948">
                  <w:marLeft w:val="0"/>
                  <w:marRight w:val="0"/>
                  <w:marTop w:val="0"/>
                  <w:marBottom w:val="0"/>
                  <w:divBdr>
                    <w:top w:val="none" w:sz="0" w:space="0" w:color="auto"/>
                    <w:left w:val="none" w:sz="0" w:space="0" w:color="auto"/>
                    <w:bottom w:val="none" w:sz="0" w:space="0" w:color="auto"/>
                    <w:right w:val="none" w:sz="0" w:space="0" w:color="auto"/>
                  </w:divBdr>
                  <w:divsChild>
                    <w:div w:id="966280784">
                      <w:marLeft w:val="0"/>
                      <w:marRight w:val="0"/>
                      <w:marTop w:val="0"/>
                      <w:marBottom w:val="0"/>
                      <w:divBdr>
                        <w:top w:val="none" w:sz="0" w:space="0" w:color="auto"/>
                        <w:left w:val="none" w:sz="0" w:space="0" w:color="auto"/>
                        <w:bottom w:val="none" w:sz="0" w:space="0" w:color="auto"/>
                        <w:right w:val="none" w:sz="0" w:space="0" w:color="auto"/>
                      </w:divBdr>
                      <w:divsChild>
                        <w:div w:id="1396851868">
                          <w:marLeft w:val="0"/>
                          <w:marRight w:val="0"/>
                          <w:marTop w:val="0"/>
                          <w:marBottom w:val="0"/>
                          <w:divBdr>
                            <w:top w:val="none" w:sz="0" w:space="0" w:color="auto"/>
                            <w:left w:val="none" w:sz="0" w:space="0" w:color="auto"/>
                            <w:bottom w:val="none" w:sz="0" w:space="0" w:color="auto"/>
                            <w:right w:val="none" w:sz="0" w:space="0" w:color="auto"/>
                          </w:divBdr>
                          <w:divsChild>
                            <w:div w:id="763842598">
                              <w:marLeft w:val="0"/>
                              <w:marRight w:val="0"/>
                              <w:marTop w:val="0"/>
                              <w:marBottom w:val="0"/>
                              <w:divBdr>
                                <w:top w:val="none" w:sz="0" w:space="0" w:color="auto"/>
                                <w:left w:val="none" w:sz="0" w:space="0" w:color="auto"/>
                                <w:bottom w:val="none" w:sz="0" w:space="0" w:color="auto"/>
                                <w:right w:val="none" w:sz="0" w:space="0" w:color="auto"/>
                              </w:divBdr>
                              <w:divsChild>
                                <w:div w:id="1708680494">
                                  <w:marLeft w:val="240"/>
                                  <w:marRight w:val="0"/>
                                  <w:marTop w:val="0"/>
                                  <w:marBottom w:val="0"/>
                                  <w:divBdr>
                                    <w:top w:val="none" w:sz="0" w:space="0" w:color="auto"/>
                                    <w:left w:val="none" w:sz="0" w:space="0" w:color="auto"/>
                                    <w:bottom w:val="none" w:sz="0" w:space="0" w:color="auto"/>
                                    <w:right w:val="none" w:sz="0" w:space="0" w:color="auto"/>
                                  </w:divBdr>
                                  <w:divsChild>
                                    <w:div w:id="1147476806">
                                      <w:marLeft w:val="240"/>
                                      <w:marRight w:val="0"/>
                                      <w:marTop w:val="0"/>
                                      <w:marBottom w:val="0"/>
                                      <w:divBdr>
                                        <w:top w:val="none" w:sz="0" w:space="0" w:color="auto"/>
                                        <w:left w:val="none" w:sz="0" w:space="0" w:color="auto"/>
                                        <w:bottom w:val="none" w:sz="0" w:space="0" w:color="auto"/>
                                        <w:right w:val="none" w:sz="0" w:space="0" w:color="auto"/>
                                      </w:divBdr>
                                      <w:divsChild>
                                        <w:div w:id="1503856766">
                                          <w:marLeft w:val="240"/>
                                          <w:marRight w:val="0"/>
                                          <w:marTop w:val="0"/>
                                          <w:marBottom w:val="0"/>
                                          <w:divBdr>
                                            <w:top w:val="none" w:sz="0" w:space="0" w:color="auto"/>
                                            <w:left w:val="none" w:sz="0" w:space="0" w:color="auto"/>
                                            <w:bottom w:val="none" w:sz="0" w:space="0" w:color="auto"/>
                                            <w:right w:val="none" w:sz="0" w:space="0" w:color="auto"/>
                                          </w:divBdr>
                                          <w:divsChild>
                                            <w:div w:id="6448945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952622">
          <w:marLeft w:val="0"/>
          <w:marRight w:val="0"/>
          <w:marTop w:val="0"/>
          <w:marBottom w:val="0"/>
          <w:divBdr>
            <w:top w:val="none" w:sz="0" w:space="0" w:color="auto"/>
            <w:left w:val="none" w:sz="0" w:space="0" w:color="auto"/>
            <w:bottom w:val="none" w:sz="0" w:space="0" w:color="auto"/>
            <w:right w:val="none" w:sz="0" w:space="0" w:color="auto"/>
          </w:divBdr>
        </w:div>
        <w:div w:id="1751081225">
          <w:marLeft w:val="0"/>
          <w:marRight w:val="0"/>
          <w:marTop w:val="240"/>
          <w:marBottom w:val="0"/>
          <w:divBdr>
            <w:top w:val="none" w:sz="0" w:space="0" w:color="auto"/>
            <w:left w:val="none" w:sz="0" w:space="0" w:color="auto"/>
            <w:bottom w:val="none" w:sz="0" w:space="0" w:color="auto"/>
            <w:right w:val="none" w:sz="0" w:space="0" w:color="auto"/>
          </w:divBdr>
          <w:divsChild>
            <w:div w:id="1394623148">
              <w:marLeft w:val="0"/>
              <w:marRight w:val="0"/>
              <w:marTop w:val="0"/>
              <w:marBottom w:val="0"/>
              <w:divBdr>
                <w:top w:val="none" w:sz="0" w:space="0" w:color="auto"/>
                <w:left w:val="none" w:sz="0" w:space="0" w:color="auto"/>
                <w:bottom w:val="none" w:sz="0" w:space="0" w:color="auto"/>
                <w:right w:val="none" w:sz="0" w:space="0" w:color="auto"/>
              </w:divBdr>
              <w:divsChild>
                <w:div w:id="312225904">
                  <w:marLeft w:val="0"/>
                  <w:marRight w:val="0"/>
                  <w:marTop w:val="0"/>
                  <w:marBottom w:val="0"/>
                  <w:divBdr>
                    <w:top w:val="none" w:sz="0" w:space="0" w:color="auto"/>
                    <w:left w:val="none" w:sz="0" w:space="0" w:color="auto"/>
                    <w:bottom w:val="none" w:sz="0" w:space="0" w:color="auto"/>
                    <w:right w:val="none" w:sz="0" w:space="0" w:color="auto"/>
                  </w:divBdr>
                  <w:divsChild>
                    <w:div w:id="309673078">
                      <w:marLeft w:val="0"/>
                      <w:marRight w:val="0"/>
                      <w:marTop w:val="240"/>
                      <w:marBottom w:val="0"/>
                      <w:divBdr>
                        <w:top w:val="none" w:sz="0" w:space="0" w:color="auto"/>
                        <w:left w:val="none" w:sz="0" w:space="0" w:color="auto"/>
                        <w:bottom w:val="none" w:sz="0" w:space="0" w:color="auto"/>
                        <w:right w:val="none" w:sz="0" w:space="0" w:color="auto"/>
                      </w:divBdr>
                    </w:div>
                    <w:div w:id="7848117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10806079">
      <w:bodyDiv w:val="1"/>
      <w:marLeft w:val="0"/>
      <w:marRight w:val="0"/>
      <w:marTop w:val="0"/>
      <w:marBottom w:val="0"/>
      <w:divBdr>
        <w:top w:val="none" w:sz="0" w:space="0" w:color="auto"/>
        <w:left w:val="none" w:sz="0" w:space="0" w:color="auto"/>
        <w:bottom w:val="none" w:sz="0" w:space="0" w:color="auto"/>
        <w:right w:val="none" w:sz="0" w:space="0" w:color="auto"/>
      </w:divBdr>
      <w:divsChild>
        <w:div w:id="527304859">
          <w:marLeft w:val="0"/>
          <w:marRight w:val="0"/>
          <w:marTop w:val="240"/>
          <w:marBottom w:val="0"/>
          <w:divBdr>
            <w:top w:val="none" w:sz="0" w:space="0" w:color="auto"/>
            <w:left w:val="none" w:sz="0" w:space="0" w:color="auto"/>
            <w:bottom w:val="none" w:sz="0" w:space="0" w:color="auto"/>
            <w:right w:val="none" w:sz="0" w:space="0" w:color="auto"/>
          </w:divBdr>
          <w:divsChild>
            <w:div w:id="778069710">
              <w:marLeft w:val="0"/>
              <w:marRight w:val="0"/>
              <w:marTop w:val="0"/>
              <w:marBottom w:val="0"/>
              <w:divBdr>
                <w:top w:val="none" w:sz="0" w:space="0" w:color="auto"/>
                <w:left w:val="none" w:sz="0" w:space="0" w:color="auto"/>
                <w:bottom w:val="none" w:sz="0" w:space="0" w:color="auto"/>
                <w:right w:val="none" w:sz="0" w:space="0" w:color="auto"/>
              </w:divBdr>
              <w:divsChild>
                <w:div w:id="212546585">
                  <w:marLeft w:val="0"/>
                  <w:marRight w:val="0"/>
                  <w:marTop w:val="0"/>
                  <w:marBottom w:val="0"/>
                  <w:divBdr>
                    <w:top w:val="none" w:sz="0" w:space="0" w:color="auto"/>
                    <w:left w:val="none" w:sz="0" w:space="0" w:color="auto"/>
                    <w:bottom w:val="none" w:sz="0" w:space="0" w:color="auto"/>
                    <w:right w:val="none" w:sz="0" w:space="0" w:color="auto"/>
                  </w:divBdr>
                  <w:divsChild>
                    <w:div w:id="16418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30607">
          <w:marLeft w:val="0"/>
          <w:marRight w:val="0"/>
          <w:marTop w:val="240"/>
          <w:marBottom w:val="0"/>
          <w:divBdr>
            <w:top w:val="none" w:sz="0" w:space="0" w:color="auto"/>
            <w:left w:val="none" w:sz="0" w:space="0" w:color="auto"/>
            <w:bottom w:val="none" w:sz="0" w:space="0" w:color="auto"/>
            <w:right w:val="none" w:sz="0" w:space="0" w:color="auto"/>
          </w:divBdr>
        </w:div>
        <w:div w:id="1733427933">
          <w:marLeft w:val="0"/>
          <w:marRight w:val="0"/>
          <w:marTop w:val="240"/>
          <w:marBottom w:val="240"/>
          <w:divBdr>
            <w:top w:val="none" w:sz="0" w:space="0" w:color="auto"/>
            <w:left w:val="none" w:sz="0" w:space="0" w:color="auto"/>
            <w:bottom w:val="none" w:sz="0" w:space="0" w:color="auto"/>
            <w:right w:val="none" w:sz="0" w:space="0" w:color="auto"/>
          </w:divBdr>
        </w:div>
      </w:divsChild>
    </w:div>
    <w:div w:id="797995402">
      <w:bodyDiv w:val="1"/>
      <w:marLeft w:val="0"/>
      <w:marRight w:val="0"/>
      <w:marTop w:val="0"/>
      <w:marBottom w:val="0"/>
      <w:divBdr>
        <w:top w:val="none" w:sz="0" w:space="0" w:color="auto"/>
        <w:left w:val="none" w:sz="0" w:space="0" w:color="auto"/>
        <w:bottom w:val="none" w:sz="0" w:space="0" w:color="auto"/>
        <w:right w:val="none" w:sz="0" w:space="0" w:color="auto"/>
      </w:divBdr>
      <w:divsChild>
        <w:div w:id="405341051">
          <w:marLeft w:val="0"/>
          <w:marRight w:val="0"/>
          <w:marTop w:val="240"/>
          <w:marBottom w:val="240"/>
          <w:divBdr>
            <w:top w:val="none" w:sz="0" w:space="0" w:color="auto"/>
            <w:left w:val="none" w:sz="0" w:space="0" w:color="auto"/>
            <w:bottom w:val="none" w:sz="0" w:space="0" w:color="auto"/>
            <w:right w:val="none" w:sz="0" w:space="0" w:color="auto"/>
          </w:divBdr>
        </w:div>
        <w:div w:id="1560482703">
          <w:marLeft w:val="0"/>
          <w:marRight w:val="0"/>
          <w:marTop w:val="240"/>
          <w:marBottom w:val="0"/>
          <w:divBdr>
            <w:top w:val="none" w:sz="0" w:space="0" w:color="auto"/>
            <w:left w:val="none" w:sz="0" w:space="0" w:color="auto"/>
            <w:bottom w:val="none" w:sz="0" w:space="0" w:color="auto"/>
            <w:right w:val="none" w:sz="0" w:space="0" w:color="auto"/>
          </w:divBdr>
          <w:divsChild>
            <w:div w:id="1734425410">
              <w:marLeft w:val="0"/>
              <w:marRight w:val="0"/>
              <w:marTop w:val="0"/>
              <w:marBottom w:val="0"/>
              <w:divBdr>
                <w:top w:val="none" w:sz="0" w:space="0" w:color="auto"/>
                <w:left w:val="none" w:sz="0" w:space="0" w:color="auto"/>
                <w:bottom w:val="none" w:sz="0" w:space="0" w:color="auto"/>
                <w:right w:val="none" w:sz="0" w:space="0" w:color="auto"/>
              </w:divBdr>
              <w:divsChild>
                <w:div w:id="1684671131">
                  <w:marLeft w:val="0"/>
                  <w:marRight w:val="0"/>
                  <w:marTop w:val="0"/>
                  <w:marBottom w:val="0"/>
                  <w:divBdr>
                    <w:top w:val="none" w:sz="0" w:space="0" w:color="auto"/>
                    <w:left w:val="none" w:sz="0" w:space="0" w:color="auto"/>
                    <w:bottom w:val="none" w:sz="0" w:space="0" w:color="auto"/>
                    <w:right w:val="none" w:sz="0" w:space="0" w:color="auto"/>
                  </w:divBdr>
                  <w:divsChild>
                    <w:div w:id="3757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4786">
          <w:marLeft w:val="0"/>
          <w:marRight w:val="0"/>
          <w:marTop w:val="240"/>
          <w:marBottom w:val="0"/>
          <w:divBdr>
            <w:top w:val="none" w:sz="0" w:space="0" w:color="auto"/>
            <w:left w:val="none" w:sz="0" w:space="0" w:color="auto"/>
            <w:bottom w:val="none" w:sz="0" w:space="0" w:color="auto"/>
            <w:right w:val="none" w:sz="0" w:space="0" w:color="auto"/>
          </w:divBdr>
        </w:div>
      </w:divsChild>
    </w:div>
    <w:div w:id="842738630">
      <w:bodyDiv w:val="1"/>
      <w:marLeft w:val="0"/>
      <w:marRight w:val="0"/>
      <w:marTop w:val="0"/>
      <w:marBottom w:val="0"/>
      <w:divBdr>
        <w:top w:val="none" w:sz="0" w:space="0" w:color="auto"/>
        <w:left w:val="none" w:sz="0" w:space="0" w:color="auto"/>
        <w:bottom w:val="none" w:sz="0" w:space="0" w:color="auto"/>
        <w:right w:val="none" w:sz="0" w:space="0" w:color="auto"/>
      </w:divBdr>
      <w:divsChild>
        <w:div w:id="423578457">
          <w:marLeft w:val="0"/>
          <w:marRight w:val="0"/>
          <w:marTop w:val="240"/>
          <w:marBottom w:val="0"/>
          <w:divBdr>
            <w:top w:val="none" w:sz="0" w:space="0" w:color="auto"/>
            <w:left w:val="none" w:sz="0" w:space="0" w:color="auto"/>
            <w:bottom w:val="none" w:sz="0" w:space="0" w:color="auto"/>
            <w:right w:val="none" w:sz="0" w:space="0" w:color="auto"/>
          </w:divBdr>
        </w:div>
        <w:div w:id="483358916">
          <w:marLeft w:val="0"/>
          <w:marRight w:val="0"/>
          <w:marTop w:val="240"/>
          <w:marBottom w:val="240"/>
          <w:divBdr>
            <w:top w:val="none" w:sz="0" w:space="0" w:color="auto"/>
            <w:left w:val="none" w:sz="0" w:space="0" w:color="auto"/>
            <w:bottom w:val="none" w:sz="0" w:space="0" w:color="auto"/>
            <w:right w:val="none" w:sz="0" w:space="0" w:color="auto"/>
          </w:divBdr>
        </w:div>
      </w:divsChild>
    </w:div>
    <w:div w:id="865286922">
      <w:bodyDiv w:val="1"/>
      <w:marLeft w:val="0"/>
      <w:marRight w:val="0"/>
      <w:marTop w:val="0"/>
      <w:marBottom w:val="0"/>
      <w:divBdr>
        <w:top w:val="none" w:sz="0" w:space="0" w:color="auto"/>
        <w:left w:val="none" w:sz="0" w:space="0" w:color="auto"/>
        <w:bottom w:val="none" w:sz="0" w:space="0" w:color="auto"/>
        <w:right w:val="none" w:sz="0" w:space="0" w:color="auto"/>
      </w:divBdr>
    </w:div>
    <w:div w:id="898517448">
      <w:bodyDiv w:val="1"/>
      <w:marLeft w:val="0"/>
      <w:marRight w:val="0"/>
      <w:marTop w:val="0"/>
      <w:marBottom w:val="0"/>
      <w:divBdr>
        <w:top w:val="none" w:sz="0" w:space="0" w:color="auto"/>
        <w:left w:val="none" w:sz="0" w:space="0" w:color="auto"/>
        <w:bottom w:val="none" w:sz="0" w:space="0" w:color="auto"/>
        <w:right w:val="none" w:sz="0" w:space="0" w:color="auto"/>
      </w:divBdr>
      <w:divsChild>
        <w:div w:id="56785192">
          <w:marLeft w:val="0"/>
          <w:marRight w:val="0"/>
          <w:marTop w:val="240"/>
          <w:marBottom w:val="240"/>
          <w:divBdr>
            <w:top w:val="none" w:sz="0" w:space="0" w:color="auto"/>
            <w:left w:val="none" w:sz="0" w:space="0" w:color="auto"/>
            <w:bottom w:val="none" w:sz="0" w:space="0" w:color="auto"/>
            <w:right w:val="none" w:sz="0" w:space="0" w:color="auto"/>
          </w:divBdr>
        </w:div>
        <w:div w:id="218828267">
          <w:marLeft w:val="0"/>
          <w:marRight w:val="0"/>
          <w:marTop w:val="240"/>
          <w:marBottom w:val="0"/>
          <w:divBdr>
            <w:top w:val="none" w:sz="0" w:space="0" w:color="auto"/>
            <w:left w:val="none" w:sz="0" w:space="0" w:color="auto"/>
            <w:bottom w:val="none" w:sz="0" w:space="0" w:color="auto"/>
            <w:right w:val="none" w:sz="0" w:space="0" w:color="auto"/>
          </w:divBdr>
          <w:divsChild>
            <w:div w:id="667249255">
              <w:marLeft w:val="0"/>
              <w:marRight w:val="0"/>
              <w:marTop w:val="0"/>
              <w:marBottom w:val="0"/>
              <w:divBdr>
                <w:top w:val="none" w:sz="0" w:space="0" w:color="auto"/>
                <w:left w:val="none" w:sz="0" w:space="0" w:color="auto"/>
                <w:bottom w:val="none" w:sz="0" w:space="0" w:color="auto"/>
                <w:right w:val="none" w:sz="0" w:space="0" w:color="auto"/>
              </w:divBdr>
              <w:divsChild>
                <w:div w:id="841775537">
                  <w:marLeft w:val="0"/>
                  <w:marRight w:val="0"/>
                  <w:marTop w:val="240"/>
                  <w:marBottom w:val="0"/>
                  <w:divBdr>
                    <w:top w:val="none" w:sz="0" w:space="0" w:color="auto"/>
                    <w:left w:val="none" w:sz="0" w:space="0" w:color="auto"/>
                    <w:bottom w:val="none" w:sz="0" w:space="0" w:color="auto"/>
                    <w:right w:val="none" w:sz="0" w:space="0" w:color="auto"/>
                  </w:divBdr>
                  <w:divsChild>
                    <w:div w:id="482746668">
                      <w:marLeft w:val="0"/>
                      <w:marRight w:val="0"/>
                      <w:marTop w:val="0"/>
                      <w:marBottom w:val="0"/>
                      <w:divBdr>
                        <w:top w:val="none" w:sz="0" w:space="0" w:color="auto"/>
                        <w:left w:val="none" w:sz="0" w:space="0" w:color="auto"/>
                        <w:bottom w:val="none" w:sz="0" w:space="0" w:color="auto"/>
                        <w:right w:val="none" w:sz="0" w:space="0" w:color="auto"/>
                      </w:divBdr>
                      <w:divsChild>
                        <w:div w:id="19521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2982">
                  <w:marLeft w:val="0"/>
                  <w:marRight w:val="0"/>
                  <w:marTop w:val="240"/>
                  <w:marBottom w:val="0"/>
                  <w:divBdr>
                    <w:top w:val="none" w:sz="0" w:space="0" w:color="auto"/>
                    <w:left w:val="none" w:sz="0" w:space="0" w:color="auto"/>
                    <w:bottom w:val="none" w:sz="0" w:space="0" w:color="auto"/>
                    <w:right w:val="none" w:sz="0" w:space="0" w:color="auto"/>
                  </w:divBdr>
                  <w:divsChild>
                    <w:div w:id="1504584088">
                      <w:marLeft w:val="0"/>
                      <w:marRight w:val="0"/>
                      <w:marTop w:val="0"/>
                      <w:marBottom w:val="0"/>
                      <w:divBdr>
                        <w:top w:val="none" w:sz="0" w:space="0" w:color="auto"/>
                        <w:left w:val="none" w:sz="0" w:space="0" w:color="auto"/>
                        <w:bottom w:val="none" w:sz="0" w:space="0" w:color="auto"/>
                        <w:right w:val="none" w:sz="0" w:space="0" w:color="auto"/>
                      </w:divBdr>
                      <w:divsChild>
                        <w:div w:id="6371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397547">
          <w:marLeft w:val="0"/>
          <w:marRight w:val="0"/>
          <w:marTop w:val="240"/>
          <w:marBottom w:val="0"/>
          <w:divBdr>
            <w:top w:val="none" w:sz="0" w:space="0" w:color="auto"/>
            <w:left w:val="none" w:sz="0" w:space="0" w:color="auto"/>
            <w:bottom w:val="none" w:sz="0" w:space="0" w:color="auto"/>
            <w:right w:val="none" w:sz="0" w:space="0" w:color="auto"/>
          </w:divBdr>
        </w:div>
      </w:divsChild>
    </w:div>
    <w:div w:id="933243303">
      <w:bodyDiv w:val="1"/>
      <w:marLeft w:val="0"/>
      <w:marRight w:val="0"/>
      <w:marTop w:val="0"/>
      <w:marBottom w:val="0"/>
      <w:divBdr>
        <w:top w:val="none" w:sz="0" w:space="0" w:color="auto"/>
        <w:left w:val="none" w:sz="0" w:space="0" w:color="auto"/>
        <w:bottom w:val="none" w:sz="0" w:space="0" w:color="auto"/>
        <w:right w:val="none" w:sz="0" w:space="0" w:color="auto"/>
      </w:divBdr>
      <w:divsChild>
        <w:div w:id="514074351">
          <w:marLeft w:val="0"/>
          <w:marRight w:val="0"/>
          <w:marTop w:val="240"/>
          <w:marBottom w:val="0"/>
          <w:divBdr>
            <w:top w:val="none" w:sz="0" w:space="0" w:color="auto"/>
            <w:left w:val="none" w:sz="0" w:space="0" w:color="auto"/>
            <w:bottom w:val="none" w:sz="0" w:space="0" w:color="auto"/>
            <w:right w:val="none" w:sz="0" w:space="0" w:color="auto"/>
          </w:divBdr>
          <w:divsChild>
            <w:div w:id="1484932548">
              <w:marLeft w:val="0"/>
              <w:marRight w:val="0"/>
              <w:marTop w:val="0"/>
              <w:marBottom w:val="0"/>
              <w:divBdr>
                <w:top w:val="none" w:sz="0" w:space="0" w:color="auto"/>
                <w:left w:val="none" w:sz="0" w:space="0" w:color="auto"/>
                <w:bottom w:val="none" w:sz="0" w:space="0" w:color="auto"/>
                <w:right w:val="none" w:sz="0" w:space="0" w:color="auto"/>
              </w:divBdr>
              <w:divsChild>
                <w:div w:id="53701378">
                  <w:marLeft w:val="0"/>
                  <w:marRight w:val="0"/>
                  <w:marTop w:val="240"/>
                  <w:marBottom w:val="0"/>
                  <w:divBdr>
                    <w:top w:val="none" w:sz="0" w:space="0" w:color="auto"/>
                    <w:left w:val="none" w:sz="0" w:space="0" w:color="auto"/>
                    <w:bottom w:val="none" w:sz="0" w:space="0" w:color="auto"/>
                    <w:right w:val="none" w:sz="0" w:space="0" w:color="auto"/>
                  </w:divBdr>
                  <w:divsChild>
                    <w:div w:id="786240990">
                      <w:marLeft w:val="0"/>
                      <w:marRight w:val="0"/>
                      <w:marTop w:val="0"/>
                      <w:marBottom w:val="0"/>
                      <w:divBdr>
                        <w:top w:val="none" w:sz="0" w:space="0" w:color="auto"/>
                        <w:left w:val="none" w:sz="0" w:space="0" w:color="auto"/>
                        <w:bottom w:val="none" w:sz="0" w:space="0" w:color="auto"/>
                        <w:right w:val="none" w:sz="0" w:space="0" w:color="auto"/>
                      </w:divBdr>
                      <w:divsChild>
                        <w:div w:id="9613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7475">
                  <w:marLeft w:val="0"/>
                  <w:marRight w:val="0"/>
                  <w:marTop w:val="240"/>
                  <w:marBottom w:val="0"/>
                  <w:divBdr>
                    <w:top w:val="none" w:sz="0" w:space="0" w:color="auto"/>
                    <w:left w:val="none" w:sz="0" w:space="0" w:color="auto"/>
                    <w:bottom w:val="none" w:sz="0" w:space="0" w:color="auto"/>
                    <w:right w:val="none" w:sz="0" w:space="0" w:color="auto"/>
                  </w:divBdr>
                  <w:divsChild>
                    <w:div w:id="1223709299">
                      <w:marLeft w:val="0"/>
                      <w:marRight w:val="0"/>
                      <w:marTop w:val="0"/>
                      <w:marBottom w:val="0"/>
                      <w:divBdr>
                        <w:top w:val="none" w:sz="0" w:space="0" w:color="auto"/>
                        <w:left w:val="none" w:sz="0" w:space="0" w:color="auto"/>
                        <w:bottom w:val="none" w:sz="0" w:space="0" w:color="auto"/>
                        <w:right w:val="none" w:sz="0" w:space="0" w:color="auto"/>
                      </w:divBdr>
                      <w:divsChild>
                        <w:div w:id="11434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973236">
          <w:marLeft w:val="0"/>
          <w:marRight w:val="0"/>
          <w:marTop w:val="240"/>
          <w:marBottom w:val="0"/>
          <w:divBdr>
            <w:top w:val="none" w:sz="0" w:space="0" w:color="auto"/>
            <w:left w:val="none" w:sz="0" w:space="0" w:color="auto"/>
            <w:bottom w:val="none" w:sz="0" w:space="0" w:color="auto"/>
            <w:right w:val="none" w:sz="0" w:space="0" w:color="auto"/>
          </w:divBdr>
        </w:div>
        <w:div w:id="1872525889">
          <w:marLeft w:val="0"/>
          <w:marRight w:val="0"/>
          <w:marTop w:val="240"/>
          <w:marBottom w:val="240"/>
          <w:divBdr>
            <w:top w:val="none" w:sz="0" w:space="0" w:color="auto"/>
            <w:left w:val="none" w:sz="0" w:space="0" w:color="auto"/>
            <w:bottom w:val="none" w:sz="0" w:space="0" w:color="auto"/>
            <w:right w:val="none" w:sz="0" w:space="0" w:color="auto"/>
          </w:divBdr>
        </w:div>
      </w:divsChild>
    </w:div>
    <w:div w:id="971791418">
      <w:bodyDiv w:val="1"/>
      <w:marLeft w:val="0"/>
      <w:marRight w:val="0"/>
      <w:marTop w:val="0"/>
      <w:marBottom w:val="0"/>
      <w:divBdr>
        <w:top w:val="none" w:sz="0" w:space="0" w:color="auto"/>
        <w:left w:val="none" w:sz="0" w:space="0" w:color="auto"/>
        <w:bottom w:val="none" w:sz="0" w:space="0" w:color="auto"/>
        <w:right w:val="none" w:sz="0" w:space="0" w:color="auto"/>
      </w:divBdr>
      <w:divsChild>
        <w:div w:id="990137771">
          <w:marLeft w:val="0"/>
          <w:marRight w:val="0"/>
          <w:marTop w:val="240"/>
          <w:marBottom w:val="0"/>
          <w:divBdr>
            <w:top w:val="none" w:sz="0" w:space="0" w:color="auto"/>
            <w:left w:val="none" w:sz="0" w:space="0" w:color="auto"/>
            <w:bottom w:val="none" w:sz="0" w:space="0" w:color="auto"/>
            <w:right w:val="none" w:sz="0" w:space="0" w:color="auto"/>
          </w:divBdr>
          <w:divsChild>
            <w:div w:id="234438145">
              <w:marLeft w:val="0"/>
              <w:marRight w:val="0"/>
              <w:marTop w:val="0"/>
              <w:marBottom w:val="0"/>
              <w:divBdr>
                <w:top w:val="none" w:sz="0" w:space="0" w:color="auto"/>
                <w:left w:val="none" w:sz="0" w:space="0" w:color="auto"/>
                <w:bottom w:val="none" w:sz="0" w:space="0" w:color="auto"/>
                <w:right w:val="none" w:sz="0" w:space="0" w:color="auto"/>
              </w:divBdr>
              <w:divsChild>
                <w:div w:id="129443112">
                  <w:marLeft w:val="0"/>
                  <w:marRight w:val="0"/>
                  <w:marTop w:val="0"/>
                  <w:marBottom w:val="0"/>
                  <w:divBdr>
                    <w:top w:val="none" w:sz="0" w:space="0" w:color="auto"/>
                    <w:left w:val="none" w:sz="0" w:space="0" w:color="auto"/>
                    <w:bottom w:val="none" w:sz="0" w:space="0" w:color="auto"/>
                    <w:right w:val="none" w:sz="0" w:space="0" w:color="auto"/>
                  </w:divBdr>
                  <w:divsChild>
                    <w:div w:id="982539561">
                      <w:marLeft w:val="0"/>
                      <w:marRight w:val="0"/>
                      <w:marTop w:val="240"/>
                      <w:marBottom w:val="0"/>
                      <w:divBdr>
                        <w:top w:val="none" w:sz="0" w:space="0" w:color="auto"/>
                        <w:left w:val="none" w:sz="0" w:space="0" w:color="auto"/>
                        <w:bottom w:val="none" w:sz="0" w:space="0" w:color="auto"/>
                        <w:right w:val="none" w:sz="0" w:space="0" w:color="auto"/>
                      </w:divBdr>
                    </w:div>
                    <w:div w:id="15053211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981932418">
      <w:bodyDiv w:val="1"/>
      <w:marLeft w:val="0"/>
      <w:marRight w:val="0"/>
      <w:marTop w:val="0"/>
      <w:marBottom w:val="0"/>
      <w:divBdr>
        <w:top w:val="none" w:sz="0" w:space="0" w:color="auto"/>
        <w:left w:val="none" w:sz="0" w:space="0" w:color="auto"/>
        <w:bottom w:val="none" w:sz="0" w:space="0" w:color="auto"/>
        <w:right w:val="none" w:sz="0" w:space="0" w:color="auto"/>
      </w:divBdr>
      <w:divsChild>
        <w:div w:id="1334063602">
          <w:marLeft w:val="0"/>
          <w:marRight w:val="0"/>
          <w:marTop w:val="240"/>
          <w:marBottom w:val="0"/>
          <w:divBdr>
            <w:top w:val="none" w:sz="0" w:space="0" w:color="auto"/>
            <w:left w:val="none" w:sz="0" w:space="0" w:color="auto"/>
            <w:bottom w:val="none" w:sz="0" w:space="0" w:color="auto"/>
            <w:right w:val="none" w:sz="0" w:space="0" w:color="auto"/>
          </w:divBdr>
        </w:div>
        <w:div w:id="1888642664">
          <w:marLeft w:val="0"/>
          <w:marRight w:val="0"/>
          <w:marTop w:val="240"/>
          <w:marBottom w:val="240"/>
          <w:divBdr>
            <w:top w:val="none" w:sz="0" w:space="0" w:color="auto"/>
            <w:left w:val="none" w:sz="0" w:space="0" w:color="auto"/>
            <w:bottom w:val="none" w:sz="0" w:space="0" w:color="auto"/>
            <w:right w:val="none" w:sz="0" w:space="0" w:color="auto"/>
          </w:divBdr>
        </w:div>
      </w:divsChild>
    </w:div>
    <w:div w:id="1007757733">
      <w:bodyDiv w:val="1"/>
      <w:marLeft w:val="0"/>
      <w:marRight w:val="0"/>
      <w:marTop w:val="0"/>
      <w:marBottom w:val="0"/>
      <w:divBdr>
        <w:top w:val="none" w:sz="0" w:space="0" w:color="auto"/>
        <w:left w:val="none" w:sz="0" w:space="0" w:color="auto"/>
        <w:bottom w:val="none" w:sz="0" w:space="0" w:color="auto"/>
        <w:right w:val="none" w:sz="0" w:space="0" w:color="auto"/>
      </w:divBdr>
      <w:divsChild>
        <w:div w:id="212888775">
          <w:marLeft w:val="0"/>
          <w:marRight w:val="0"/>
          <w:marTop w:val="240"/>
          <w:marBottom w:val="0"/>
          <w:divBdr>
            <w:top w:val="none" w:sz="0" w:space="0" w:color="auto"/>
            <w:left w:val="none" w:sz="0" w:space="0" w:color="auto"/>
            <w:bottom w:val="none" w:sz="0" w:space="0" w:color="auto"/>
            <w:right w:val="none" w:sz="0" w:space="0" w:color="auto"/>
          </w:divBdr>
        </w:div>
        <w:div w:id="275455590">
          <w:marLeft w:val="0"/>
          <w:marRight w:val="0"/>
          <w:marTop w:val="240"/>
          <w:marBottom w:val="240"/>
          <w:divBdr>
            <w:top w:val="none" w:sz="0" w:space="0" w:color="auto"/>
            <w:left w:val="none" w:sz="0" w:space="0" w:color="auto"/>
            <w:bottom w:val="none" w:sz="0" w:space="0" w:color="auto"/>
            <w:right w:val="none" w:sz="0" w:space="0" w:color="auto"/>
          </w:divBdr>
        </w:div>
        <w:div w:id="945425956">
          <w:marLeft w:val="0"/>
          <w:marRight w:val="0"/>
          <w:marTop w:val="240"/>
          <w:marBottom w:val="0"/>
          <w:divBdr>
            <w:top w:val="none" w:sz="0" w:space="0" w:color="auto"/>
            <w:left w:val="none" w:sz="0" w:space="0" w:color="auto"/>
            <w:bottom w:val="none" w:sz="0" w:space="0" w:color="auto"/>
            <w:right w:val="none" w:sz="0" w:space="0" w:color="auto"/>
          </w:divBdr>
          <w:divsChild>
            <w:div w:id="1239906330">
              <w:marLeft w:val="0"/>
              <w:marRight w:val="0"/>
              <w:marTop w:val="0"/>
              <w:marBottom w:val="0"/>
              <w:divBdr>
                <w:top w:val="none" w:sz="0" w:space="0" w:color="auto"/>
                <w:left w:val="none" w:sz="0" w:space="0" w:color="auto"/>
                <w:bottom w:val="none" w:sz="0" w:space="0" w:color="auto"/>
                <w:right w:val="none" w:sz="0" w:space="0" w:color="auto"/>
              </w:divBdr>
              <w:divsChild>
                <w:div w:id="479467083">
                  <w:marLeft w:val="0"/>
                  <w:marRight w:val="0"/>
                  <w:marTop w:val="0"/>
                  <w:marBottom w:val="0"/>
                  <w:divBdr>
                    <w:top w:val="none" w:sz="0" w:space="0" w:color="auto"/>
                    <w:left w:val="none" w:sz="0" w:space="0" w:color="auto"/>
                    <w:bottom w:val="none" w:sz="0" w:space="0" w:color="auto"/>
                    <w:right w:val="none" w:sz="0" w:space="0" w:color="auto"/>
                  </w:divBdr>
                  <w:divsChild>
                    <w:div w:id="11267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181653">
      <w:bodyDiv w:val="1"/>
      <w:marLeft w:val="0"/>
      <w:marRight w:val="0"/>
      <w:marTop w:val="0"/>
      <w:marBottom w:val="0"/>
      <w:divBdr>
        <w:top w:val="none" w:sz="0" w:space="0" w:color="auto"/>
        <w:left w:val="none" w:sz="0" w:space="0" w:color="auto"/>
        <w:bottom w:val="none" w:sz="0" w:space="0" w:color="auto"/>
        <w:right w:val="none" w:sz="0" w:space="0" w:color="auto"/>
      </w:divBdr>
    </w:div>
    <w:div w:id="1082142981">
      <w:bodyDiv w:val="1"/>
      <w:marLeft w:val="0"/>
      <w:marRight w:val="0"/>
      <w:marTop w:val="0"/>
      <w:marBottom w:val="0"/>
      <w:divBdr>
        <w:top w:val="none" w:sz="0" w:space="0" w:color="auto"/>
        <w:left w:val="none" w:sz="0" w:space="0" w:color="auto"/>
        <w:bottom w:val="none" w:sz="0" w:space="0" w:color="auto"/>
        <w:right w:val="none" w:sz="0" w:space="0" w:color="auto"/>
      </w:divBdr>
      <w:divsChild>
        <w:div w:id="1338389432">
          <w:marLeft w:val="480"/>
          <w:marRight w:val="0"/>
          <w:marTop w:val="0"/>
          <w:marBottom w:val="0"/>
          <w:divBdr>
            <w:top w:val="none" w:sz="0" w:space="0" w:color="auto"/>
            <w:left w:val="none" w:sz="0" w:space="0" w:color="auto"/>
            <w:bottom w:val="none" w:sz="0" w:space="0" w:color="auto"/>
            <w:right w:val="none" w:sz="0" w:space="0" w:color="auto"/>
          </w:divBdr>
        </w:div>
      </w:divsChild>
    </w:div>
    <w:div w:id="1099640089">
      <w:bodyDiv w:val="1"/>
      <w:marLeft w:val="0"/>
      <w:marRight w:val="0"/>
      <w:marTop w:val="0"/>
      <w:marBottom w:val="0"/>
      <w:divBdr>
        <w:top w:val="none" w:sz="0" w:space="0" w:color="auto"/>
        <w:left w:val="none" w:sz="0" w:space="0" w:color="auto"/>
        <w:bottom w:val="none" w:sz="0" w:space="0" w:color="auto"/>
        <w:right w:val="none" w:sz="0" w:space="0" w:color="auto"/>
      </w:divBdr>
      <w:divsChild>
        <w:div w:id="383603349">
          <w:marLeft w:val="0"/>
          <w:marRight w:val="0"/>
          <w:marTop w:val="240"/>
          <w:marBottom w:val="0"/>
          <w:divBdr>
            <w:top w:val="none" w:sz="0" w:space="0" w:color="auto"/>
            <w:left w:val="none" w:sz="0" w:space="0" w:color="auto"/>
            <w:bottom w:val="none" w:sz="0" w:space="0" w:color="auto"/>
            <w:right w:val="none" w:sz="0" w:space="0" w:color="auto"/>
          </w:divBdr>
          <w:divsChild>
            <w:div w:id="74935568">
              <w:marLeft w:val="0"/>
              <w:marRight w:val="0"/>
              <w:marTop w:val="0"/>
              <w:marBottom w:val="0"/>
              <w:divBdr>
                <w:top w:val="none" w:sz="0" w:space="0" w:color="auto"/>
                <w:left w:val="none" w:sz="0" w:space="0" w:color="auto"/>
                <w:bottom w:val="none" w:sz="0" w:space="0" w:color="auto"/>
                <w:right w:val="none" w:sz="0" w:space="0" w:color="auto"/>
              </w:divBdr>
              <w:divsChild>
                <w:div w:id="7175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2951">
          <w:marLeft w:val="0"/>
          <w:marRight w:val="0"/>
          <w:marTop w:val="240"/>
          <w:marBottom w:val="0"/>
          <w:divBdr>
            <w:top w:val="none" w:sz="0" w:space="0" w:color="auto"/>
            <w:left w:val="none" w:sz="0" w:space="0" w:color="auto"/>
            <w:bottom w:val="none" w:sz="0" w:space="0" w:color="auto"/>
            <w:right w:val="none" w:sz="0" w:space="0" w:color="auto"/>
          </w:divBdr>
          <w:divsChild>
            <w:div w:id="2035768203">
              <w:marLeft w:val="0"/>
              <w:marRight w:val="0"/>
              <w:marTop w:val="0"/>
              <w:marBottom w:val="0"/>
              <w:divBdr>
                <w:top w:val="none" w:sz="0" w:space="0" w:color="auto"/>
                <w:left w:val="none" w:sz="0" w:space="0" w:color="auto"/>
                <w:bottom w:val="none" w:sz="0" w:space="0" w:color="auto"/>
                <w:right w:val="none" w:sz="0" w:space="0" w:color="auto"/>
              </w:divBdr>
              <w:divsChild>
                <w:div w:id="9228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6137">
          <w:marLeft w:val="0"/>
          <w:marRight w:val="0"/>
          <w:marTop w:val="240"/>
          <w:marBottom w:val="0"/>
          <w:divBdr>
            <w:top w:val="none" w:sz="0" w:space="0" w:color="auto"/>
            <w:left w:val="none" w:sz="0" w:space="0" w:color="auto"/>
            <w:bottom w:val="none" w:sz="0" w:space="0" w:color="auto"/>
            <w:right w:val="none" w:sz="0" w:space="0" w:color="auto"/>
          </w:divBdr>
          <w:divsChild>
            <w:div w:id="711422701">
              <w:marLeft w:val="0"/>
              <w:marRight w:val="0"/>
              <w:marTop w:val="0"/>
              <w:marBottom w:val="0"/>
              <w:divBdr>
                <w:top w:val="none" w:sz="0" w:space="0" w:color="auto"/>
                <w:left w:val="none" w:sz="0" w:space="0" w:color="auto"/>
                <w:bottom w:val="none" w:sz="0" w:space="0" w:color="auto"/>
                <w:right w:val="none" w:sz="0" w:space="0" w:color="auto"/>
              </w:divBdr>
              <w:divsChild>
                <w:div w:id="5308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97368">
          <w:marLeft w:val="0"/>
          <w:marRight w:val="0"/>
          <w:marTop w:val="240"/>
          <w:marBottom w:val="0"/>
          <w:divBdr>
            <w:top w:val="none" w:sz="0" w:space="0" w:color="auto"/>
            <w:left w:val="none" w:sz="0" w:space="0" w:color="auto"/>
            <w:bottom w:val="none" w:sz="0" w:space="0" w:color="auto"/>
            <w:right w:val="none" w:sz="0" w:space="0" w:color="auto"/>
          </w:divBdr>
          <w:divsChild>
            <w:div w:id="1951283303">
              <w:marLeft w:val="0"/>
              <w:marRight w:val="0"/>
              <w:marTop w:val="0"/>
              <w:marBottom w:val="0"/>
              <w:divBdr>
                <w:top w:val="none" w:sz="0" w:space="0" w:color="auto"/>
                <w:left w:val="none" w:sz="0" w:space="0" w:color="auto"/>
                <w:bottom w:val="none" w:sz="0" w:space="0" w:color="auto"/>
                <w:right w:val="none" w:sz="0" w:space="0" w:color="auto"/>
              </w:divBdr>
              <w:divsChild>
                <w:div w:id="10790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5745">
          <w:marLeft w:val="0"/>
          <w:marRight w:val="0"/>
          <w:marTop w:val="240"/>
          <w:marBottom w:val="0"/>
          <w:divBdr>
            <w:top w:val="none" w:sz="0" w:space="0" w:color="auto"/>
            <w:left w:val="none" w:sz="0" w:space="0" w:color="auto"/>
            <w:bottom w:val="none" w:sz="0" w:space="0" w:color="auto"/>
            <w:right w:val="none" w:sz="0" w:space="0" w:color="auto"/>
          </w:divBdr>
          <w:divsChild>
            <w:div w:id="1481926329">
              <w:marLeft w:val="0"/>
              <w:marRight w:val="0"/>
              <w:marTop w:val="0"/>
              <w:marBottom w:val="0"/>
              <w:divBdr>
                <w:top w:val="none" w:sz="0" w:space="0" w:color="auto"/>
                <w:left w:val="none" w:sz="0" w:space="0" w:color="auto"/>
                <w:bottom w:val="none" w:sz="0" w:space="0" w:color="auto"/>
                <w:right w:val="none" w:sz="0" w:space="0" w:color="auto"/>
              </w:divBdr>
              <w:divsChild>
                <w:div w:id="963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71205">
          <w:marLeft w:val="0"/>
          <w:marRight w:val="0"/>
          <w:marTop w:val="240"/>
          <w:marBottom w:val="0"/>
          <w:divBdr>
            <w:top w:val="none" w:sz="0" w:space="0" w:color="auto"/>
            <w:left w:val="none" w:sz="0" w:space="0" w:color="auto"/>
            <w:bottom w:val="none" w:sz="0" w:space="0" w:color="auto"/>
            <w:right w:val="none" w:sz="0" w:space="0" w:color="auto"/>
          </w:divBdr>
          <w:divsChild>
            <w:div w:id="1481313017">
              <w:marLeft w:val="0"/>
              <w:marRight w:val="0"/>
              <w:marTop w:val="0"/>
              <w:marBottom w:val="0"/>
              <w:divBdr>
                <w:top w:val="none" w:sz="0" w:space="0" w:color="auto"/>
                <w:left w:val="none" w:sz="0" w:space="0" w:color="auto"/>
                <w:bottom w:val="none" w:sz="0" w:space="0" w:color="auto"/>
                <w:right w:val="none" w:sz="0" w:space="0" w:color="auto"/>
              </w:divBdr>
              <w:divsChild>
                <w:div w:id="18036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210">
          <w:marLeft w:val="0"/>
          <w:marRight w:val="0"/>
          <w:marTop w:val="240"/>
          <w:marBottom w:val="0"/>
          <w:divBdr>
            <w:top w:val="none" w:sz="0" w:space="0" w:color="auto"/>
            <w:left w:val="none" w:sz="0" w:space="0" w:color="auto"/>
            <w:bottom w:val="none" w:sz="0" w:space="0" w:color="auto"/>
            <w:right w:val="none" w:sz="0" w:space="0" w:color="auto"/>
          </w:divBdr>
          <w:divsChild>
            <w:div w:id="1438908799">
              <w:marLeft w:val="0"/>
              <w:marRight w:val="0"/>
              <w:marTop w:val="0"/>
              <w:marBottom w:val="0"/>
              <w:divBdr>
                <w:top w:val="none" w:sz="0" w:space="0" w:color="auto"/>
                <w:left w:val="none" w:sz="0" w:space="0" w:color="auto"/>
                <w:bottom w:val="none" w:sz="0" w:space="0" w:color="auto"/>
                <w:right w:val="none" w:sz="0" w:space="0" w:color="auto"/>
              </w:divBdr>
              <w:divsChild>
                <w:div w:id="13305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655624">
      <w:bodyDiv w:val="1"/>
      <w:marLeft w:val="0"/>
      <w:marRight w:val="0"/>
      <w:marTop w:val="0"/>
      <w:marBottom w:val="0"/>
      <w:divBdr>
        <w:top w:val="none" w:sz="0" w:space="0" w:color="auto"/>
        <w:left w:val="none" w:sz="0" w:space="0" w:color="auto"/>
        <w:bottom w:val="none" w:sz="0" w:space="0" w:color="auto"/>
        <w:right w:val="none" w:sz="0" w:space="0" w:color="auto"/>
      </w:divBdr>
      <w:divsChild>
        <w:div w:id="223949839">
          <w:marLeft w:val="0"/>
          <w:marRight w:val="0"/>
          <w:marTop w:val="240"/>
          <w:marBottom w:val="0"/>
          <w:divBdr>
            <w:top w:val="none" w:sz="0" w:space="0" w:color="auto"/>
            <w:left w:val="none" w:sz="0" w:space="0" w:color="auto"/>
            <w:bottom w:val="none" w:sz="0" w:space="0" w:color="auto"/>
            <w:right w:val="none" w:sz="0" w:space="0" w:color="auto"/>
          </w:divBdr>
        </w:div>
        <w:div w:id="1358583417">
          <w:marLeft w:val="0"/>
          <w:marRight w:val="0"/>
          <w:marTop w:val="240"/>
          <w:marBottom w:val="240"/>
          <w:divBdr>
            <w:top w:val="none" w:sz="0" w:space="0" w:color="auto"/>
            <w:left w:val="none" w:sz="0" w:space="0" w:color="auto"/>
            <w:bottom w:val="none" w:sz="0" w:space="0" w:color="auto"/>
            <w:right w:val="none" w:sz="0" w:space="0" w:color="auto"/>
          </w:divBdr>
        </w:div>
        <w:div w:id="2039354406">
          <w:marLeft w:val="0"/>
          <w:marRight w:val="0"/>
          <w:marTop w:val="240"/>
          <w:marBottom w:val="0"/>
          <w:divBdr>
            <w:top w:val="none" w:sz="0" w:space="0" w:color="auto"/>
            <w:left w:val="none" w:sz="0" w:space="0" w:color="auto"/>
            <w:bottom w:val="none" w:sz="0" w:space="0" w:color="auto"/>
            <w:right w:val="none" w:sz="0" w:space="0" w:color="auto"/>
          </w:divBdr>
          <w:divsChild>
            <w:div w:id="50736354">
              <w:marLeft w:val="0"/>
              <w:marRight w:val="0"/>
              <w:marTop w:val="0"/>
              <w:marBottom w:val="0"/>
              <w:divBdr>
                <w:top w:val="none" w:sz="0" w:space="0" w:color="auto"/>
                <w:left w:val="none" w:sz="0" w:space="0" w:color="auto"/>
                <w:bottom w:val="none" w:sz="0" w:space="0" w:color="auto"/>
                <w:right w:val="none" w:sz="0" w:space="0" w:color="auto"/>
              </w:divBdr>
              <w:divsChild>
                <w:div w:id="89398811">
                  <w:marLeft w:val="0"/>
                  <w:marRight w:val="0"/>
                  <w:marTop w:val="240"/>
                  <w:marBottom w:val="0"/>
                  <w:divBdr>
                    <w:top w:val="none" w:sz="0" w:space="0" w:color="auto"/>
                    <w:left w:val="none" w:sz="0" w:space="0" w:color="auto"/>
                    <w:bottom w:val="none" w:sz="0" w:space="0" w:color="auto"/>
                    <w:right w:val="none" w:sz="0" w:space="0" w:color="auto"/>
                  </w:divBdr>
                  <w:divsChild>
                    <w:div w:id="473371426">
                      <w:marLeft w:val="0"/>
                      <w:marRight w:val="0"/>
                      <w:marTop w:val="0"/>
                      <w:marBottom w:val="0"/>
                      <w:divBdr>
                        <w:top w:val="none" w:sz="0" w:space="0" w:color="auto"/>
                        <w:left w:val="none" w:sz="0" w:space="0" w:color="auto"/>
                        <w:bottom w:val="none" w:sz="0" w:space="0" w:color="auto"/>
                        <w:right w:val="none" w:sz="0" w:space="0" w:color="auto"/>
                      </w:divBdr>
                      <w:divsChild>
                        <w:div w:id="6821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8212">
                  <w:marLeft w:val="0"/>
                  <w:marRight w:val="0"/>
                  <w:marTop w:val="240"/>
                  <w:marBottom w:val="0"/>
                  <w:divBdr>
                    <w:top w:val="none" w:sz="0" w:space="0" w:color="auto"/>
                    <w:left w:val="none" w:sz="0" w:space="0" w:color="auto"/>
                    <w:bottom w:val="none" w:sz="0" w:space="0" w:color="auto"/>
                    <w:right w:val="none" w:sz="0" w:space="0" w:color="auto"/>
                  </w:divBdr>
                  <w:divsChild>
                    <w:div w:id="668556410">
                      <w:marLeft w:val="0"/>
                      <w:marRight w:val="0"/>
                      <w:marTop w:val="0"/>
                      <w:marBottom w:val="0"/>
                      <w:divBdr>
                        <w:top w:val="none" w:sz="0" w:space="0" w:color="auto"/>
                        <w:left w:val="none" w:sz="0" w:space="0" w:color="auto"/>
                        <w:bottom w:val="none" w:sz="0" w:space="0" w:color="auto"/>
                        <w:right w:val="none" w:sz="0" w:space="0" w:color="auto"/>
                      </w:divBdr>
                      <w:divsChild>
                        <w:div w:id="31021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870544">
      <w:bodyDiv w:val="1"/>
      <w:marLeft w:val="0"/>
      <w:marRight w:val="0"/>
      <w:marTop w:val="0"/>
      <w:marBottom w:val="0"/>
      <w:divBdr>
        <w:top w:val="none" w:sz="0" w:space="0" w:color="auto"/>
        <w:left w:val="none" w:sz="0" w:space="0" w:color="auto"/>
        <w:bottom w:val="none" w:sz="0" w:space="0" w:color="auto"/>
        <w:right w:val="none" w:sz="0" w:space="0" w:color="auto"/>
      </w:divBdr>
      <w:divsChild>
        <w:div w:id="46728322">
          <w:marLeft w:val="0"/>
          <w:marRight w:val="0"/>
          <w:marTop w:val="240"/>
          <w:marBottom w:val="240"/>
          <w:divBdr>
            <w:top w:val="none" w:sz="0" w:space="0" w:color="auto"/>
            <w:left w:val="none" w:sz="0" w:space="0" w:color="auto"/>
            <w:bottom w:val="none" w:sz="0" w:space="0" w:color="auto"/>
            <w:right w:val="none" w:sz="0" w:space="0" w:color="auto"/>
          </w:divBdr>
        </w:div>
        <w:div w:id="1246724025">
          <w:marLeft w:val="0"/>
          <w:marRight w:val="0"/>
          <w:marTop w:val="240"/>
          <w:marBottom w:val="0"/>
          <w:divBdr>
            <w:top w:val="none" w:sz="0" w:space="0" w:color="auto"/>
            <w:left w:val="none" w:sz="0" w:space="0" w:color="auto"/>
            <w:bottom w:val="none" w:sz="0" w:space="0" w:color="auto"/>
            <w:right w:val="none" w:sz="0" w:space="0" w:color="auto"/>
          </w:divBdr>
          <w:divsChild>
            <w:div w:id="607084603">
              <w:marLeft w:val="0"/>
              <w:marRight w:val="0"/>
              <w:marTop w:val="0"/>
              <w:marBottom w:val="0"/>
              <w:divBdr>
                <w:top w:val="none" w:sz="0" w:space="0" w:color="auto"/>
                <w:left w:val="none" w:sz="0" w:space="0" w:color="auto"/>
                <w:bottom w:val="none" w:sz="0" w:space="0" w:color="auto"/>
                <w:right w:val="none" w:sz="0" w:space="0" w:color="auto"/>
              </w:divBdr>
              <w:divsChild>
                <w:div w:id="500505386">
                  <w:marLeft w:val="0"/>
                  <w:marRight w:val="0"/>
                  <w:marTop w:val="240"/>
                  <w:marBottom w:val="0"/>
                  <w:divBdr>
                    <w:top w:val="none" w:sz="0" w:space="0" w:color="auto"/>
                    <w:left w:val="none" w:sz="0" w:space="0" w:color="auto"/>
                    <w:bottom w:val="none" w:sz="0" w:space="0" w:color="auto"/>
                    <w:right w:val="none" w:sz="0" w:space="0" w:color="auto"/>
                  </w:divBdr>
                  <w:divsChild>
                    <w:div w:id="1460757171">
                      <w:marLeft w:val="0"/>
                      <w:marRight w:val="0"/>
                      <w:marTop w:val="240"/>
                      <w:marBottom w:val="240"/>
                      <w:divBdr>
                        <w:top w:val="none" w:sz="0" w:space="0" w:color="auto"/>
                        <w:left w:val="none" w:sz="0" w:space="0" w:color="auto"/>
                        <w:bottom w:val="none" w:sz="0" w:space="0" w:color="auto"/>
                        <w:right w:val="none" w:sz="0" w:space="0" w:color="auto"/>
                      </w:divBdr>
                    </w:div>
                    <w:div w:id="1515849886">
                      <w:marLeft w:val="0"/>
                      <w:marRight w:val="0"/>
                      <w:marTop w:val="0"/>
                      <w:marBottom w:val="0"/>
                      <w:divBdr>
                        <w:top w:val="none" w:sz="0" w:space="0" w:color="auto"/>
                        <w:left w:val="none" w:sz="0" w:space="0" w:color="auto"/>
                        <w:bottom w:val="none" w:sz="0" w:space="0" w:color="auto"/>
                        <w:right w:val="none" w:sz="0" w:space="0" w:color="auto"/>
                      </w:divBdr>
                      <w:divsChild>
                        <w:div w:id="5548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3945">
                  <w:marLeft w:val="0"/>
                  <w:marRight w:val="0"/>
                  <w:marTop w:val="240"/>
                  <w:marBottom w:val="0"/>
                  <w:divBdr>
                    <w:top w:val="none" w:sz="0" w:space="0" w:color="auto"/>
                    <w:left w:val="none" w:sz="0" w:space="0" w:color="auto"/>
                    <w:bottom w:val="none" w:sz="0" w:space="0" w:color="auto"/>
                    <w:right w:val="none" w:sz="0" w:space="0" w:color="auto"/>
                  </w:divBdr>
                  <w:divsChild>
                    <w:div w:id="619380998">
                      <w:marLeft w:val="0"/>
                      <w:marRight w:val="0"/>
                      <w:marTop w:val="0"/>
                      <w:marBottom w:val="0"/>
                      <w:divBdr>
                        <w:top w:val="none" w:sz="0" w:space="0" w:color="auto"/>
                        <w:left w:val="none" w:sz="0" w:space="0" w:color="auto"/>
                        <w:bottom w:val="none" w:sz="0" w:space="0" w:color="auto"/>
                        <w:right w:val="none" w:sz="0" w:space="0" w:color="auto"/>
                      </w:divBdr>
                      <w:divsChild>
                        <w:div w:id="215432737">
                          <w:marLeft w:val="0"/>
                          <w:marRight w:val="0"/>
                          <w:marTop w:val="0"/>
                          <w:marBottom w:val="0"/>
                          <w:divBdr>
                            <w:top w:val="none" w:sz="0" w:space="0" w:color="auto"/>
                            <w:left w:val="none" w:sz="0" w:space="0" w:color="auto"/>
                            <w:bottom w:val="none" w:sz="0" w:space="0" w:color="auto"/>
                            <w:right w:val="none" w:sz="0" w:space="0" w:color="auto"/>
                          </w:divBdr>
                        </w:div>
                      </w:divsChild>
                    </w:div>
                    <w:div w:id="198870744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012172102">
          <w:marLeft w:val="0"/>
          <w:marRight w:val="0"/>
          <w:marTop w:val="240"/>
          <w:marBottom w:val="0"/>
          <w:divBdr>
            <w:top w:val="none" w:sz="0" w:space="0" w:color="auto"/>
            <w:left w:val="none" w:sz="0" w:space="0" w:color="auto"/>
            <w:bottom w:val="none" w:sz="0" w:space="0" w:color="auto"/>
            <w:right w:val="none" w:sz="0" w:space="0" w:color="auto"/>
          </w:divBdr>
        </w:div>
      </w:divsChild>
    </w:div>
    <w:div w:id="1180705363">
      <w:bodyDiv w:val="1"/>
      <w:marLeft w:val="0"/>
      <w:marRight w:val="0"/>
      <w:marTop w:val="0"/>
      <w:marBottom w:val="0"/>
      <w:divBdr>
        <w:top w:val="none" w:sz="0" w:space="0" w:color="auto"/>
        <w:left w:val="none" w:sz="0" w:space="0" w:color="auto"/>
        <w:bottom w:val="none" w:sz="0" w:space="0" w:color="auto"/>
        <w:right w:val="none" w:sz="0" w:space="0" w:color="auto"/>
      </w:divBdr>
      <w:divsChild>
        <w:div w:id="188108654">
          <w:marLeft w:val="0"/>
          <w:marRight w:val="0"/>
          <w:marTop w:val="240"/>
          <w:marBottom w:val="0"/>
          <w:divBdr>
            <w:top w:val="none" w:sz="0" w:space="0" w:color="auto"/>
            <w:left w:val="none" w:sz="0" w:space="0" w:color="auto"/>
            <w:bottom w:val="none" w:sz="0" w:space="0" w:color="auto"/>
            <w:right w:val="none" w:sz="0" w:space="0" w:color="auto"/>
          </w:divBdr>
        </w:div>
        <w:div w:id="314264825">
          <w:marLeft w:val="0"/>
          <w:marRight w:val="0"/>
          <w:marTop w:val="240"/>
          <w:marBottom w:val="240"/>
          <w:divBdr>
            <w:top w:val="none" w:sz="0" w:space="0" w:color="auto"/>
            <w:left w:val="none" w:sz="0" w:space="0" w:color="auto"/>
            <w:bottom w:val="none" w:sz="0" w:space="0" w:color="auto"/>
            <w:right w:val="none" w:sz="0" w:space="0" w:color="auto"/>
          </w:divBdr>
        </w:div>
      </w:divsChild>
    </w:div>
    <w:div w:id="1203327952">
      <w:bodyDiv w:val="1"/>
      <w:marLeft w:val="0"/>
      <w:marRight w:val="0"/>
      <w:marTop w:val="0"/>
      <w:marBottom w:val="0"/>
      <w:divBdr>
        <w:top w:val="none" w:sz="0" w:space="0" w:color="auto"/>
        <w:left w:val="none" w:sz="0" w:space="0" w:color="auto"/>
        <w:bottom w:val="none" w:sz="0" w:space="0" w:color="auto"/>
        <w:right w:val="none" w:sz="0" w:space="0" w:color="auto"/>
      </w:divBdr>
      <w:divsChild>
        <w:div w:id="252906886">
          <w:marLeft w:val="0"/>
          <w:marRight w:val="0"/>
          <w:marTop w:val="0"/>
          <w:marBottom w:val="0"/>
          <w:divBdr>
            <w:top w:val="none" w:sz="0" w:space="0" w:color="auto"/>
            <w:left w:val="none" w:sz="0" w:space="0" w:color="auto"/>
            <w:bottom w:val="none" w:sz="0" w:space="0" w:color="auto"/>
            <w:right w:val="none" w:sz="0" w:space="0" w:color="auto"/>
          </w:divBdr>
          <w:divsChild>
            <w:div w:id="865216352">
              <w:marLeft w:val="0"/>
              <w:marRight w:val="0"/>
              <w:marTop w:val="0"/>
              <w:marBottom w:val="240"/>
              <w:divBdr>
                <w:top w:val="single" w:sz="6" w:space="0" w:color="D6D6D6"/>
                <w:left w:val="single" w:sz="6" w:space="6" w:color="D6D6D6"/>
                <w:bottom w:val="single" w:sz="6" w:space="0" w:color="D6D6D6"/>
                <w:right w:val="single" w:sz="6" w:space="6" w:color="D6D6D6"/>
              </w:divBdr>
              <w:divsChild>
                <w:div w:id="1778406464">
                  <w:marLeft w:val="0"/>
                  <w:marRight w:val="0"/>
                  <w:marTop w:val="0"/>
                  <w:marBottom w:val="0"/>
                  <w:divBdr>
                    <w:top w:val="none" w:sz="0" w:space="0" w:color="auto"/>
                    <w:left w:val="none" w:sz="0" w:space="0" w:color="auto"/>
                    <w:bottom w:val="none" w:sz="0" w:space="0" w:color="auto"/>
                    <w:right w:val="none" w:sz="0" w:space="0" w:color="auto"/>
                  </w:divBdr>
                  <w:divsChild>
                    <w:div w:id="1941141959">
                      <w:marLeft w:val="0"/>
                      <w:marRight w:val="0"/>
                      <w:marTop w:val="0"/>
                      <w:marBottom w:val="0"/>
                      <w:divBdr>
                        <w:top w:val="none" w:sz="0" w:space="0" w:color="auto"/>
                        <w:left w:val="none" w:sz="0" w:space="0" w:color="auto"/>
                        <w:bottom w:val="none" w:sz="0" w:space="0" w:color="auto"/>
                        <w:right w:val="none" w:sz="0" w:space="0" w:color="auto"/>
                      </w:divBdr>
                      <w:divsChild>
                        <w:div w:id="243682729">
                          <w:marLeft w:val="0"/>
                          <w:marRight w:val="0"/>
                          <w:marTop w:val="0"/>
                          <w:marBottom w:val="0"/>
                          <w:divBdr>
                            <w:top w:val="none" w:sz="0" w:space="0" w:color="auto"/>
                            <w:left w:val="none" w:sz="0" w:space="0" w:color="auto"/>
                            <w:bottom w:val="none" w:sz="0" w:space="0" w:color="auto"/>
                            <w:right w:val="none" w:sz="0" w:space="0" w:color="auto"/>
                          </w:divBdr>
                          <w:divsChild>
                            <w:div w:id="495610761">
                              <w:marLeft w:val="0"/>
                              <w:marRight w:val="0"/>
                              <w:marTop w:val="0"/>
                              <w:marBottom w:val="0"/>
                              <w:divBdr>
                                <w:top w:val="none" w:sz="0" w:space="0" w:color="auto"/>
                                <w:left w:val="none" w:sz="0" w:space="0" w:color="auto"/>
                                <w:bottom w:val="none" w:sz="0" w:space="0" w:color="auto"/>
                                <w:right w:val="none" w:sz="0" w:space="0" w:color="auto"/>
                              </w:divBdr>
                              <w:divsChild>
                                <w:div w:id="618341980">
                                  <w:marLeft w:val="240"/>
                                  <w:marRight w:val="0"/>
                                  <w:marTop w:val="0"/>
                                  <w:marBottom w:val="0"/>
                                  <w:divBdr>
                                    <w:top w:val="none" w:sz="0" w:space="0" w:color="auto"/>
                                    <w:left w:val="none" w:sz="0" w:space="0" w:color="auto"/>
                                    <w:bottom w:val="none" w:sz="0" w:space="0" w:color="auto"/>
                                    <w:right w:val="none" w:sz="0" w:space="0" w:color="auto"/>
                                  </w:divBdr>
                                  <w:divsChild>
                                    <w:div w:id="1878547276">
                                      <w:marLeft w:val="240"/>
                                      <w:marRight w:val="0"/>
                                      <w:marTop w:val="0"/>
                                      <w:marBottom w:val="0"/>
                                      <w:divBdr>
                                        <w:top w:val="none" w:sz="0" w:space="0" w:color="auto"/>
                                        <w:left w:val="none" w:sz="0" w:space="0" w:color="auto"/>
                                        <w:bottom w:val="none" w:sz="0" w:space="0" w:color="auto"/>
                                        <w:right w:val="none" w:sz="0" w:space="0" w:color="auto"/>
                                      </w:divBdr>
                                      <w:divsChild>
                                        <w:div w:id="880484400">
                                          <w:marLeft w:val="240"/>
                                          <w:marRight w:val="0"/>
                                          <w:marTop w:val="0"/>
                                          <w:marBottom w:val="0"/>
                                          <w:divBdr>
                                            <w:top w:val="none" w:sz="0" w:space="0" w:color="auto"/>
                                            <w:left w:val="none" w:sz="0" w:space="0" w:color="auto"/>
                                            <w:bottom w:val="none" w:sz="0" w:space="0" w:color="auto"/>
                                            <w:right w:val="none" w:sz="0" w:space="0" w:color="auto"/>
                                          </w:divBdr>
                                          <w:divsChild>
                                            <w:div w:id="119227758">
                                              <w:marLeft w:val="240"/>
                                              <w:marRight w:val="0"/>
                                              <w:marTop w:val="0"/>
                                              <w:marBottom w:val="0"/>
                                              <w:divBdr>
                                                <w:top w:val="none" w:sz="0" w:space="0" w:color="auto"/>
                                                <w:left w:val="none" w:sz="0" w:space="0" w:color="auto"/>
                                                <w:bottom w:val="none" w:sz="0" w:space="0" w:color="auto"/>
                                                <w:right w:val="none" w:sz="0" w:space="0" w:color="auto"/>
                                              </w:divBdr>
                                              <w:divsChild>
                                                <w:div w:id="253275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602563">
      <w:bodyDiv w:val="1"/>
      <w:marLeft w:val="0"/>
      <w:marRight w:val="0"/>
      <w:marTop w:val="0"/>
      <w:marBottom w:val="0"/>
      <w:divBdr>
        <w:top w:val="none" w:sz="0" w:space="0" w:color="auto"/>
        <w:left w:val="none" w:sz="0" w:space="0" w:color="auto"/>
        <w:bottom w:val="none" w:sz="0" w:space="0" w:color="auto"/>
        <w:right w:val="none" w:sz="0" w:space="0" w:color="auto"/>
      </w:divBdr>
    </w:div>
    <w:div w:id="1307515629">
      <w:bodyDiv w:val="1"/>
      <w:marLeft w:val="0"/>
      <w:marRight w:val="0"/>
      <w:marTop w:val="0"/>
      <w:marBottom w:val="0"/>
      <w:divBdr>
        <w:top w:val="none" w:sz="0" w:space="0" w:color="auto"/>
        <w:left w:val="none" w:sz="0" w:space="0" w:color="auto"/>
        <w:bottom w:val="none" w:sz="0" w:space="0" w:color="auto"/>
        <w:right w:val="none" w:sz="0" w:space="0" w:color="auto"/>
      </w:divBdr>
    </w:div>
    <w:div w:id="1316684798">
      <w:bodyDiv w:val="1"/>
      <w:marLeft w:val="0"/>
      <w:marRight w:val="0"/>
      <w:marTop w:val="0"/>
      <w:marBottom w:val="0"/>
      <w:divBdr>
        <w:top w:val="none" w:sz="0" w:space="0" w:color="auto"/>
        <w:left w:val="none" w:sz="0" w:space="0" w:color="auto"/>
        <w:bottom w:val="none" w:sz="0" w:space="0" w:color="auto"/>
        <w:right w:val="none" w:sz="0" w:space="0" w:color="auto"/>
      </w:divBdr>
      <w:divsChild>
        <w:div w:id="587732048">
          <w:marLeft w:val="0"/>
          <w:marRight w:val="0"/>
          <w:marTop w:val="240"/>
          <w:marBottom w:val="0"/>
          <w:divBdr>
            <w:top w:val="none" w:sz="0" w:space="0" w:color="auto"/>
            <w:left w:val="none" w:sz="0" w:space="0" w:color="auto"/>
            <w:bottom w:val="none" w:sz="0" w:space="0" w:color="auto"/>
            <w:right w:val="none" w:sz="0" w:space="0" w:color="auto"/>
          </w:divBdr>
          <w:divsChild>
            <w:div w:id="736780139">
              <w:marLeft w:val="0"/>
              <w:marRight w:val="0"/>
              <w:marTop w:val="0"/>
              <w:marBottom w:val="0"/>
              <w:divBdr>
                <w:top w:val="none" w:sz="0" w:space="0" w:color="auto"/>
                <w:left w:val="none" w:sz="0" w:space="0" w:color="auto"/>
                <w:bottom w:val="none" w:sz="0" w:space="0" w:color="auto"/>
                <w:right w:val="none" w:sz="0" w:space="0" w:color="auto"/>
              </w:divBdr>
              <w:divsChild>
                <w:div w:id="543760227">
                  <w:marLeft w:val="0"/>
                  <w:marRight w:val="0"/>
                  <w:marTop w:val="240"/>
                  <w:marBottom w:val="0"/>
                  <w:divBdr>
                    <w:top w:val="none" w:sz="0" w:space="0" w:color="auto"/>
                    <w:left w:val="none" w:sz="0" w:space="0" w:color="auto"/>
                    <w:bottom w:val="none" w:sz="0" w:space="0" w:color="auto"/>
                    <w:right w:val="none" w:sz="0" w:space="0" w:color="auto"/>
                  </w:divBdr>
                  <w:divsChild>
                    <w:div w:id="392003577">
                      <w:marLeft w:val="0"/>
                      <w:marRight w:val="0"/>
                      <w:marTop w:val="0"/>
                      <w:marBottom w:val="0"/>
                      <w:divBdr>
                        <w:top w:val="none" w:sz="0" w:space="0" w:color="auto"/>
                        <w:left w:val="none" w:sz="0" w:space="0" w:color="auto"/>
                        <w:bottom w:val="none" w:sz="0" w:space="0" w:color="auto"/>
                        <w:right w:val="none" w:sz="0" w:space="0" w:color="auto"/>
                      </w:divBdr>
                      <w:divsChild>
                        <w:div w:id="21288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3506">
                  <w:marLeft w:val="0"/>
                  <w:marRight w:val="0"/>
                  <w:marTop w:val="240"/>
                  <w:marBottom w:val="0"/>
                  <w:divBdr>
                    <w:top w:val="none" w:sz="0" w:space="0" w:color="auto"/>
                    <w:left w:val="none" w:sz="0" w:space="0" w:color="auto"/>
                    <w:bottom w:val="none" w:sz="0" w:space="0" w:color="auto"/>
                    <w:right w:val="none" w:sz="0" w:space="0" w:color="auto"/>
                  </w:divBdr>
                  <w:divsChild>
                    <w:div w:id="859859986">
                      <w:marLeft w:val="0"/>
                      <w:marRight w:val="0"/>
                      <w:marTop w:val="0"/>
                      <w:marBottom w:val="0"/>
                      <w:divBdr>
                        <w:top w:val="none" w:sz="0" w:space="0" w:color="auto"/>
                        <w:left w:val="none" w:sz="0" w:space="0" w:color="auto"/>
                        <w:bottom w:val="none" w:sz="0" w:space="0" w:color="auto"/>
                        <w:right w:val="none" w:sz="0" w:space="0" w:color="auto"/>
                      </w:divBdr>
                      <w:divsChild>
                        <w:div w:id="6549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0147">
                  <w:marLeft w:val="0"/>
                  <w:marRight w:val="0"/>
                  <w:marTop w:val="240"/>
                  <w:marBottom w:val="0"/>
                  <w:divBdr>
                    <w:top w:val="none" w:sz="0" w:space="0" w:color="auto"/>
                    <w:left w:val="none" w:sz="0" w:space="0" w:color="auto"/>
                    <w:bottom w:val="none" w:sz="0" w:space="0" w:color="auto"/>
                    <w:right w:val="none" w:sz="0" w:space="0" w:color="auto"/>
                  </w:divBdr>
                  <w:divsChild>
                    <w:div w:id="191768051">
                      <w:marLeft w:val="0"/>
                      <w:marRight w:val="0"/>
                      <w:marTop w:val="0"/>
                      <w:marBottom w:val="0"/>
                      <w:divBdr>
                        <w:top w:val="none" w:sz="0" w:space="0" w:color="auto"/>
                        <w:left w:val="none" w:sz="0" w:space="0" w:color="auto"/>
                        <w:bottom w:val="none" w:sz="0" w:space="0" w:color="auto"/>
                        <w:right w:val="none" w:sz="0" w:space="0" w:color="auto"/>
                      </w:divBdr>
                      <w:divsChild>
                        <w:div w:id="59487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320">
                  <w:marLeft w:val="0"/>
                  <w:marRight w:val="0"/>
                  <w:marTop w:val="240"/>
                  <w:marBottom w:val="0"/>
                  <w:divBdr>
                    <w:top w:val="none" w:sz="0" w:space="0" w:color="auto"/>
                    <w:left w:val="none" w:sz="0" w:space="0" w:color="auto"/>
                    <w:bottom w:val="none" w:sz="0" w:space="0" w:color="auto"/>
                    <w:right w:val="none" w:sz="0" w:space="0" w:color="auto"/>
                  </w:divBdr>
                  <w:divsChild>
                    <w:div w:id="566845930">
                      <w:marLeft w:val="0"/>
                      <w:marRight w:val="0"/>
                      <w:marTop w:val="240"/>
                      <w:marBottom w:val="0"/>
                      <w:divBdr>
                        <w:top w:val="none" w:sz="0" w:space="0" w:color="auto"/>
                        <w:left w:val="none" w:sz="0" w:space="0" w:color="auto"/>
                        <w:bottom w:val="none" w:sz="0" w:space="0" w:color="auto"/>
                        <w:right w:val="none" w:sz="0" w:space="0" w:color="auto"/>
                      </w:divBdr>
                      <w:divsChild>
                        <w:div w:id="860558098">
                          <w:marLeft w:val="0"/>
                          <w:marRight w:val="0"/>
                          <w:marTop w:val="0"/>
                          <w:marBottom w:val="0"/>
                          <w:divBdr>
                            <w:top w:val="none" w:sz="0" w:space="0" w:color="auto"/>
                            <w:left w:val="none" w:sz="0" w:space="0" w:color="auto"/>
                            <w:bottom w:val="none" w:sz="0" w:space="0" w:color="auto"/>
                            <w:right w:val="none" w:sz="0" w:space="0" w:color="auto"/>
                          </w:divBdr>
                        </w:div>
                      </w:divsChild>
                    </w:div>
                    <w:div w:id="1225945922">
                      <w:marLeft w:val="0"/>
                      <w:marRight w:val="0"/>
                      <w:marTop w:val="240"/>
                      <w:marBottom w:val="0"/>
                      <w:divBdr>
                        <w:top w:val="none" w:sz="0" w:space="0" w:color="auto"/>
                        <w:left w:val="none" w:sz="0" w:space="0" w:color="auto"/>
                        <w:bottom w:val="none" w:sz="0" w:space="0" w:color="auto"/>
                        <w:right w:val="none" w:sz="0" w:space="0" w:color="auto"/>
                      </w:divBdr>
                      <w:divsChild>
                        <w:div w:id="1189947226">
                          <w:marLeft w:val="0"/>
                          <w:marRight w:val="0"/>
                          <w:marTop w:val="0"/>
                          <w:marBottom w:val="0"/>
                          <w:divBdr>
                            <w:top w:val="none" w:sz="0" w:space="0" w:color="auto"/>
                            <w:left w:val="none" w:sz="0" w:space="0" w:color="auto"/>
                            <w:bottom w:val="none" w:sz="0" w:space="0" w:color="auto"/>
                            <w:right w:val="none" w:sz="0" w:space="0" w:color="auto"/>
                          </w:divBdr>
                        </w:div>
                      </w:divsChild>
                    </w:div>
                    <w:div w:id="1253130117">
                      <w:marLeft w:val="0"/>
                      <w:marRight w:val="0"/>
                      <w:marTop w:val="240"/>
                      <w:marBottom w:val="0"/>
                      <w:divBdr>
                        <w:top w:val="none" w:sz="0" w:space="0" w:color="auto"/>
                        <w:left w:val="none" w:sz="0" w:space="0" w:color="auto"/>
                        <w:bottom w:val="none" w:sz="0" w:space="0" w:color="auto"/>
                        <w:right w:val="none" w:sz="0" w:space="0" w:color="auto"/>
                      </w:divBdr>
                      <w:divsChild>
                        <w:div w:id="1742210264">
                          <w:marLeft w:val="0"/>
                          <w:marRight w:val="0"/>
                          <w:marTop w:val="0"/>
                          <w:marBottom w:val="0"/>
                          <w:divBdr>
                            <w:top w:val="none" w:sz="0" w:space="0" w:color="auto"/>
                            <w:left w:val="none" w:sz="0" w:space="0" w:color="auto"/>
                            <w:bottom w:val="none" w:sz="0" w:space="0" w:color="auto"/>
                            <w:right w:val="none" w:sz="0" w:space="0" w:color="auto"/>
                          </w:divBdr>
                        </w:div>
                      </w:divsChild>
                    </w:div>
                    <w:div w:id="1531143930">
                      <w:marLeft w:val="0"/>
                      <w:marRight w:val="0"/>
                      <w:marTop w:val="240"/>
                      <w:marBottom w:val="0"/>
                      <w:divBdr>
                        <w:top w:val="none" w:sz="0" w:space="0" w:color="auto"/>
                        <w:left w:val="none" w:sz="0" w:space="0" w:color="auto"/>
                        <w:bottom w:val="none" w:sz="0" w:space="0" w:color="auto"/>
                        <w:right w:val="none" w:sz="0" w:space="0" w:color="auto"/>
                      </w:divBdr>
                      <w:divsChild>
                        <w:div w:id="1499609838">
                          <w:marLeft w:val="0"/>
                          <w:marRight w:val="0"/>
                          <w:marTop w:val="0"/>
                          <w:marBottom w:val="0"/>
                          <w:divBdr>
                            <w:top w:val="none" w:sz="0" w:space="0" w:color="auto"/>
                            <w:left w:val="none" w:sz="0" w:space="0" w:color="auto"/>
                            <w:bottom w:val="none" w:sz="0" w:space="0" w:color="auto"/>
                            <w:right w:val="none" w:sz="0" w:space="0" w:color="auto"/>
                          </w:divBdr>
                        </w:div>
                      </w:divsChild>
                    </w:div>
                    <w:div w:id="1693728273">
                      <w:marLeft w:val="0"/>
                      <w:marRight w:val="0"/>
                      <w:marTop w:val="0"/>
                      <w:marBottom w:val="0"/>
                      <w:divBdr>
                        <w:top w:val="none" w:sz="0" w:space="0" w:color="auto"/>
                        <w:left w:val="none" w:sz="0" w:space="0" w:color="auto"/>
                        <w:bottom w:val="none" w:sz="0" w:space="0" w:color="auto"/>
                        <w:right w:val="none" w:sz="0" w:space="0" w:color="auto"/>
                      </w:divBdr>
                      <w:divsChild>
                        <w:div w:id="1115489269">
                          <w:marLeft w:val="0"/>
                          <w:marRight w:val="0"/>
                          <w:marTop w:val="0"/>
                          <w:marBottom w:val="0"/>
                          <w:divBdr>
                            <w:top w:val="none" w:sz="0" w:space="0" w:color="auto"/>
                            <w:left w:val="none" w:sz="0" w:space="0" w:color="auto"/>
                            <w:bottom w:val="none" w:sz="0" w:space="0" w:color="auto"/>
                            <w:right w:val="none" w:sz="0" w:space="0" w:color="auto"/>
                          </w:divBdr>
                        </w:div>
                      </w:divsChild>
                    </w:div>
                    <w:div w:id="1989243780">
                      <w:marLeft w:val="0"/>
                      <w:marRight w:val="0"/>
                      <w:marTop w:val="240"/>
                      <w:marBottom w:val="0"/>
                      <w:divBdr>
                        <w:top w:val="none" w:sz="0" w:space="0" w:color="auto"/>
                        <w:left w:val="none" w:sz="0" w:space="0" w:color="auto"/>
                        <w:bottom w:val="none" w:sz="0" w:space="0" w:color="auto"/>
                        <w:right w:val="none" w:sz="0" w:space="0" w:color="auto"/>
                      </w:divBdr>
                      <w:divsChild>
                        <w:div w:id="6633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9310">
                  <w:marLeft w:val="0"/>
                  <w:marRight w:val="0"/>
                  <w:marTop w:val="240"/>
                  <w:marBottom w:val="0"/>
                  <w:divBdr>
                    <w:top w:val="none" w:sz="0" w:space="0" w:color="auto"/>
                    <w:left w:val="none" w:sz="0" w:space="0" w:color="auto"/>
                    <w:bottom w:val="none" w:sz="0" w:space="0" w:color="auto"/>
                    <w:right w:val="none" w:sz="0" w:space="0" w:color="auto"/>
                  </w:divBdr>
                  <w:divsChild>
                    <w:div w:id="203062321">
                      <w:marLeft w:val="0"/>
                      <w:marRight w:val="0"/>
                      <w:marTop w:val="240"/>
                      <w:marBottom w:val="0"/>
                      <w:divBdr>
                        <w:top w:val="none" w:sz="0" w:space="0" w:color="auto"/>
                        <w:left w:val="none" w:sz="0" w:space="0" w:color="auto"/>
                        <w:bottom w:val="none" w:sz="0" w:space="0" w:color="auto"/>
                        <w:right w:val="none" w:sz="0" w:space="0" w:color="auto"/>
                      </w:divBdr>
                      <w:divsChild>
                        <w:div w:id="655963924">
                          <w:marLeft w:val="0"/>
                          <w:marRight w:val="0"/>
                          <w:marTop w:val="0"/>
                          <w:marBottom w:val="0"/>
                          <w:divBdr>
                            <w:top w:val="none" w:sz="0" w:space="0" w:color="auto"/>
                            <w:left w:val="none" w:sz="0" w:space="0" w:color="auto"/>
                            <w:bottom w:val="none" w:sz="0" w:space="0" w:color="auto"/>
                            <w:right w:val="none" w:sz="0" w:space="0" w:color="auto"/>
                          </w:divBdr>
                        </w:div>
                      </w:divsChild>
                    </w:div>
                    <w:div w:id="419563722">
                      <w:marLeft w:val="0"/>
                      <w:marRight w:val="0"/>
                      <w:marTop w:val="240"/>
                      <w:marBottom w:val="0"/>
                      <w:divBdr>
                        <w:top w:val="none" w:sz="0" w:space="0" w:color="auto"/>
                        <w:left w:val="none" w:sz="0" w:space="0" w:color="auto"/>
                        <w:bottom w:val="none" w:sz="0" w:space="0" w:color="auto"/>
                        <w:right w:val="none" w:sz="0" w:space="0" w:color="auto"/>
                      </w:divBdr>
                      <w:divsChild>
                        <w:div w:id="2084061813">
                          <w:marLeft w:val="0"/>
                          <w:marRight w:val="0"/>
                          <w:marTop w:val="0"/>
                          <w:marBottom w:val="0"/>
                          <w:divBdr>
                            <w:top w:val="none" w:sz="0" w:space="0" w:color="auto"/>
                            <w:left w:val="none" w:sz="0" w:space="0" w:color="auto"/>
                            <w:bottom w:val="none" w:sz="0" w:space="0" w:color="auto"/>
                            <w:right w:val="none" w:sz="0" w:space="0" w:color="auto"/>
                          </w:divBdr>
                        </w:div>
                      </w:divsChild>
                    </w:div>
                    <w:div w:id="1715736234">
                      <w:marLeft w:val="0"/>
                      <w:marRight w:val="0"/>
                      <w:marTop w:val="240"/>
                      <w:marBottom w:val="0"/>
                      <w:divBdr>
                        <w:top w:val="none" w:sz="0" w:space="0" w:color="auto"/>
                        <w:left w:val="none" w:sz="0" w:space="0" w:color="auto"/>
                        <w:bottom w:val="none" w:sz="0" w:space="0" w:color="auto"/>
                        <w:right w:val="none" w:sz="0" w:space="0" w:color="auto"/>
                      </w:divBdr>
                      <w:divsChild>
                        <w:div w:id="180124583">
                          <w:marLeft w:val="0"/>
                          <w:marRight w:val="0"/>
                          <w:marTop w:val="0"/>
                          <w:marBottom w:val="0"/>
                          <w:divBdr>
                            <w:top w:val="none" w:sz="0" w:space="0" w:color="auto"/>
                            <w:left w:val="none" w:sz="0" w:space="0" w:color="auto"/>
                            <w:bottom w:val="none" w:sz="0" w:space="0" w:color="auto"/>
                            <w:right w:val="none" w:sz="0" w:space="0" w:color="auto"/>
                          </w:divBdr>
                        </w:div>
                      </w:divsChild>
                    </w:div>
                    <w:div w:id="1923761327">
                      <w:marLeft w:val="0"/>
                      <w:marRight w:val="0"/>
                      <w:marTop w:val="240"/>
                      <w:marBottom w:val="0"/>
                      <w:divBdr>
                        <w:top w:val="none" w:sz="0" w:space="0" w:color="auto"/>
                        <w:left w:val="none" w:sz="0" w:space="0" w:color="auto"/>
                        <w:bottom w:val="none" w:sz="0" w:space="0" w:color="auto"/>
                        <w:right w:val="none" w:sz="0" w:space="0" w:color="auto"/>
                      </w:divBdr>
                      <w:divsChild>
                        <w:div w:id="729303021">
                          <w:marLeft w:val="0"/>
                          <w:marRight w:val="0"/>
                          <w:marTop w:val="0"/>
                          <w:marBottom w:val="0"/>
                          <w:divBdr>
                            <w:top w:val="none" w:sz="0" w:space="0" w:color="auto"/>
                            <w:left w:val="none" w:sz="0" w:space="0" w:color="auto"/>
                            <w:bottom w:val="none" w:sz="0" w:space="0" w:color="auto"/>
                            <w:right w:val="none" w:sz="0" w:space="0" w:color="auto"/>
                          </w:divBdr>
                        </w:div>
                      </w:divsChild>
                    </w:div>
                    <w:div w:id="1933276557">
                      <w:marLeft w:val="0"/>
                      <w:marRight w:val="0"/>
                      <w:marTop w:val="0"/>
                      <w:marBottom w:val="0"/>
                      <w:divBdr>
                        <w:top w:val="none" w:sz="0" w:space="0" w:color="auto"/>
                        <w:left w:val="none" w:sz="0" w:space="0" w:color="auto"/>
                        <w:bottom w:val="none" w:sz="0" w:space="0" w:color="auto"/>
                        <w:right w:val="none" w:sz="0" w:space="0" w:color="auto"/>
                      </w:divBdr>
                      <w:divsChild>
                        <w:div w:id="1000235515">
                          <w:marLeft w:val="0"/>
                          <w:marRight w:val="0"/>
                          <w:marTop w:val="0"/>
                          <w:marBottom w:val="0"/>
                          <w:divBdr>
                            <w:top w:val="none" w:sz="0" w:space="0" w:color="auto"/>
                            <w:left w:val="none" w:sz="0" w:space="0" w:color="auto"/>
                            <w:bottom w:val="none" w:sz="0" w:space="0" w:color="auto"/>
                            <w:right w:val="none" w:sz="0" w:space="0" w:color="auto"/>
                          </w:divBdr>
                        </w:div>
                      </w:divsChild>
                    </w:div>
                    <w:div w:id="2067408315">
                      <w:marLeft w:val="0"/>
                      <w:marRight w:val="0"/>
                      <w:marTop w:val="240"/>
                      <w:marBottom w:val="0"/>
                      <w:divBdr>
                        <w:top w:val="none" w:sz="0" w:space="0" w:color="auto"/>
                        <w:left w:val="none" w:sz="0" w:space="0" w:color="auto"/>
                        <w:bottom w:val="none" w:sz="0" w:space="0" w:color="auto"/>
                        <w:right w:val="none" w:sz="0" w:space="0" w:color="auto"/>
                      </w:divBdr>
                      <w:divsChild>
                        <w:div w:id="13310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2906">
          <w:marLeft w:val="0"/>
          <w:marRight w:val="0"/>
          <w:marTop w:val="240"/>
          <w:marBottom w:val="240"/>
          <w:divBdr>
            <w:top w:val="none" w:sz="0" w:space="0" w:color="auto"/>
            <w:left w:val="none" w:sz="0" w:space="0" w:color="auto"/>
            <w:bottom w:val="none" w:sz="0" w:space="0" w:color="auto"/>
            <w:right w:val="none" w:sz="0" w:space="0" w:color="auto"/>
          </w:divBdr>
        </w:div>
        <w:div w:id="1634368813">
          <w:marLeft w:val="0"/>
          <w:marRight w:val="0"/>
          <w:marTop w:val="240"/>
          <w:marBottom w:val="0"/>
          <w:divBdr>
            <w:top w:val="none" w:sz="0" w:space="0" w:color="auto"/>
            <w:left w:val="none" w:sz="0" w:space="0" w:color="auto"/>
            <w:bottom w:val="none" w:sz="0" w:space="0" w:color="auto"/>
            <w:right w:val="none" w:sz="0" w:space="0" w:color="auto"/>
          </w:divBdr>
        </w:div>
      </w:divsChild>
    </w:div>
    <w:div w:id="1321041557">
      <w:bodyDiv w:val="1"/>
      <w:marLeft w:val="0"/>
      <w:marRight w:val="0"/>
      <w:marTop w:val="0"/>
      <w:marBottom w:val="0"/>
      <w:divBdr>
        <w:top w:val="none" w:sz="0" w:space="0" w:color="auto"/>
        <w:left w:val="none" w:sz="0" w:space="0" w:color="auto"/>
        <w:bottom w:val="none" w:sz="0" w:space="0" w:color="auto"/>
        <w:right w:val="none" w:sz="0" w:space="0" w:color="auto"/>
      </w:divBdr>
      <w:divsChild>
        <w:div w:id="159933201">
          <w:marLeft w:val="0"/>
          <w:marRight w:val="0"/>
          <w:marTop w:val="240"/>
          <w:marBottom w:val="240"/>
          <w:divBdr>
            <w:top w:val="none" w:sz="0" w:space="0" w:color="auto"/>
            <w:left w:val="none" w:sz="0" w:space="0" w:color="auto"/>
            <w:bottom w:val="none" w:sz="0" w:space="0" w:color="auto"/>
            <w:right w:val="none" w:sz="0" w:space="0" w:color="auto"/>
          </w:divBdr>
        </w:div>
        <w:div w:id="889921210">
          <w:marLeft w:val="0"/>
          <w:marRight w:val="0"/>
          <w:marTop w:val="240"/>
          <w:marBottom w:val="0"/>
          <w:divBdr>
            <w:top w:val="none" w:sz="0" w:space="0" w:color="auto"/>
            <w:left w:val="none" w:sz="0" w:space="0" w:color="auto"/>
            <w:bottom w:val="none" w:sz="0" w:space="0" w:color="auto"/>
            <w:right w:val="none" w:sz="0" w:space="0" w:color="auto"/>
          </w:divBdr>
        </w:div>
      </w:divsChild>
    </w:div>
    <w:div w:id="1354258707">
      <w:bodyDiv w:val="1"/>
      <w:marLeft w:val="0"/>
      <w:marRight w:val="0"/>
      <w:marTop w:val="0"/>
      <w:marBottom w:val="0"/>
      <w:divBdr>
        <w:top w:val="none" w:sz="0" w:space="0" w:color="auto"/>
        <w:left w:val="none" w:sz="0" w:space="0" w:color="auto"/>
        <w:bottom w:val="none" w:sz="0" w:space="0" w:color="auto"/>
        <w:right w:val="none" w:sz="0" w:space="0" w:color="auto"/>
      </w:divBdr>
      <w:divsChild>
        <w:div w:id="483818500">
          <w:marLeft w:val="480"/>
          <w:marRight w:val="0"/>
          <w:marTop w:val="0"/>
          <w:marBottom w:val="0"/>
          <w:divBdr>
            <w:top w:val="none" w:sz="0" w:space="0" w:color="auto"/>
            <w:left w:val="none" w:sz="0" w:space="0" w:color="auto"/>
            <w:bottom w:val="none" w:sz="0" w:space="0" w:color="auto"/>
            <w:right w:val="none" w:sz="0" w:space="0" w:color="auto"/>
          </w:divBdr>
        </w:div>
      </w:divsChild>
    </w:div>
    <w:div w:id="1371563775">
      <w:bodyDiv w:val="1"/>
      <w:marLeft w:val="0"/>
      <w:marRight w:val="0"/>
      <w:marTop w:val="0"/>
      <w:marBottom w:val="0"/>
      <w:divBdr>
        <w:top w:val="none" w:sz="0" w:space="0" w:color="auto"/>
        <w:left w:val="none" w:sz="0" w:space="0" w:color="auto"/>
        <w:bottom w:val="none" w:sz="0" w:space="0" w:color="auto"/>
        <w:right w:val="none" w:sz="0" w:space="0" w:color="auto"/>
      </w:divBdr>
      <w:divsChild>
        <w:div w:id="1005985436">
          <w:marLeft w:val="0"/>
          <w:marRight w:val="0"/>
          <w:marTop w:val="240"/>
          <w:marBottom w:val="0"/>
          <w:divBdr>
            <w:top w:val="none" w:sz="0" w:space="0" w:color="auto"/>
            <w:left w:val="none" w:sz="0" w:space="0" w:color="auto"/>
            <w:bottom w:val="none" w:sz="0" w:space="0" w:color="auto"/>
            <w:right w:val="none" w:sz="0" w:space="0" w:color="auto"/>
          </w:divBdr>
          <w:divsChild>
            <w:div w:id="1024403874">
              <w:marLeft w:val="0"/>
              <w:marRight w:val="0"/>
              <w:marTop w:val="0"/>
              <w:marBottom w:val="0"/>
              <w:divBdr>
                <w:top w:val="none" w:sz="0" w:space="0" w:color="auto"/>
                <w:left w:val="none" w:sz="0" w:space="0" w:color="auto"/>
                <w:bottom w:val="none" w:sz="0" w:space="0" w:color="auto"/>
                <w:right w:val="none" w:sz="0" w:space="0" w:color="auto"/>
              </w:divBdr>
              <w:divsChild>
                <w:div w:id="857893102">
                  <w:marLeft w:val="0"/>
                  <w:marRight w:val="0"/>
                  <w:marTop w:val="240"/>
                  <w:marBottom w:val="0"/>
                  <w:divBdr>
                    <w:top w:val="none" w:sz="0" w:space="0" w:color="auto"/>
                    <w:left w:val="none" w:sz="0" w:space="0" w:color="auto"/>
                    <w:bottom w:val="none" w:sz="0" w:space="0" w:color="auto"/>
                    <w:right w:val="none" w:sz="0" w:space="0" w:color="auto"/>
                  </w:divBdr>
                  <w:divsChild>
                    <w:div w:id="1939219630">
                      <w:marLeft w:val="0"/>
                      <w:marRight w:val="0"/>
                      <w:marTop w:val="0"/>
                      <w:marBottom w:val="0"/>
                      <w:divBdr>
                        <w:top w:val="none" w:sz="0" w:space="0" w:color="auto"/>
                        <w:left w:val="none" w:sz="0" w:space="0" w:color="auto"/>
                        <w:bottom w:val="none" w:sz="0" w:space="0" w:color="auto"/>
                        <w:right w:val="none" w:sz="0" w:space="0" w:color="auto"/>
                      </w:divBdr>
                      <w:divsChild>
                        <w:div w:id="6936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6292">
                  <w:marLeft w:val="0"/>
                  <w:marRight w:val="0"/>
                  <w:marTop w:val="240"/>
                  <w:marBottom w:val="0"/>
                  <w:divBdr>
                    <w:top w:val="none" w:sz="0" w:space="0" w:color="auto"/>
                    <w:left w:val="none" w:sz="0" w:space="0" w:color="auto"/>
                    <w:bottom w:val="none" w:sz="0" w:space="0" w:color="auto"/>
                    <w:right w:val="none" w:sz="0" w:space="0" w:color="auto"/>
                  </w:divBdr>
                  <w:divsChild>
                    <w:div w:id="823277250">
                      <w:marLeft w:val="0"/>
                      <w:marRight w:val="0"/>
                      <w:marTop w:val="0"/>
                      <w:marBottom w:val="0"/>
                      <w:divBdr>
                        <w:top w:val="none" w:sz="0" w:space="0" w:color="auto"/>
                        <w:left w:val="none" w:sz="0" w:space="0" w:color="auto"/>
                        <w:bottom w:val="none" w:sz="0" w:space="0" w:color="auto"/>
                        <w:right w:val="none" w:sz="0" w:space="0" w:color="auto"/>
                      </w:divBdr>
                      <w:divsChild>
                        <w:div w:id="19426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5029">
                  <w:marLeft w:val="0"/>
                  <w:marRight w:val="0"/>
                  <w:marTop w:val="240"/>
                  <w:marBottom w:val="0"/>
                  <w:divBdr>
                    <w:top w:val="none" w:sz="0" w:space="0" w:color="auto"/>
                    <w:left w:val="none" w:sz="0" w:space="0" w:color="auto"/>
                    <w:bottom w:val="none" w:sz="0" w:space="0" w:color="auto"/>
                    <w:right w:val="none" w:sz="0" w:space="0" w:color="auto"/>
                  </w:divBdr>
                  <w:divsChild>
                    <w:div w:id="380399720">
                      <w:marLeft w:val="0"/>
                      <w:marRight w:val="0"/>
                      <w:marTop w:val="0"/>
                      <w:marBottom w:val="0"/>
                      <w:divBdr>
                        <w:top w:val="none" w:sz="0" w:space="0" w:color="auto"/>
                        <w:left w:val="none" w:sz="0" w:space="0" w:color="auto"/>
                        <w:bottom w:val="none" w:sz="0" w:space="0" w:color="auto"/>
                        <w:right w:val="none" w:sz="0" w:space="0" w:color="auto"/>
                      </w:divBdr>
                      <w:divsChild>
                        <w:div w:id="4193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5785">
                  <w:marLeft w:val="0"/>
                  <w:marRight w:val="0"/>
                  <w:marTop w:val="240"/>
                  <w:marBottom w:val="0"/>
                  <w:divBdr>
                    <w:top w:val="none" w:sz="0" w:space="0" w:color="auto"/>
                    <w:left w:val="none" w:sz="0" w:space="0" w:color="auto"/>
                    <w:bottom w:val="none" w:sz="0" w:space="0" w:color="auto"/>
                    <w:right w:val="none" w:sz="0" w:space="0" w:color="auto"/>
                  </w:divBdr>
                  <w:divsChild>
                    <w:div w:id="732388198">
                      <w:marLeft w:val="0"/>
                      <w:marRight w:val="0"/>
                      <w:marTop w:val="0"/>
                      <w:marBottom w:val="0"/>
                      <w:divBdr>
                        <w:top w:val="none" w:sz="0" w:space="0" w:color="auto"/>
                        <w:left w:val="none" w:sz="0" w:space="0" w:color="auto"/>
                        <w:bottom w:val="none" w:sz="0" w:space="0" w:color="auto"/>
                        <w:right w:val="none" w:sz="0" w:space="0" w:color="auto"/>
                      </w:divBdr>
                      <w:divsChild>
                        <w:div w:id="19508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84521">
          <w:marLeft w:val="0"/>
          <w:marRight w:val="0"/>
          <w:marTop w:val="240"/>
          <w:marBottom w:val="240"/>
          <w:divBdr>
            <w:top w:val="none" w:sz="0" w:space="0" w:color="auto"/>
            <w:left w:val="none" w:sz="0" w:space="0" w:color="auto"/>
            <w:bottom w:val="none" w:sz="0" w:space="0" w:color="auto"/>
            <w:right w:val="none" w:sz="0" w:space="0" w:color="auto"/>
          </w:divBdr>
        </w:div>
        <w:div w:id="1489908271">
          <w:marLeft w:val="0"/>
          <w:marRight w:val="0"/>
          <w:marTop w:val="240"/>
          <w:marBottom w:val="0"/>
          <w:divBdr>
            <w:top w:val="none" w:sz="0" w:space="0" w:color="auto"/>
            <w:left w:val="none" w:sz="0" w:space="0" w:color="auto"/>
            <w:bottom w:val="none" w:sz="0" w:space="0" w:color="auto"/>
            <w:right w:val="none" w:sz="0" w:space="0" w:color="auto"/>
          </w:divBdr>
        </w:div>
      </w:divsChild>
    </w:div>
    <w:div w:id="1375620362">
      <w:bodyDiv w:val="1"/>
      <w:marLeft w:val="0"/>
      <w:marRight w:val="0"/>
      <w:marTop w:val="0"/>
      <w:marBottom w:val="0"/>
      <w:divBdr>
        <w:top w:val="none" w:sz="0" w:space="0" w:color="auto"/>
        <w:left w:val="none" w:sz="0" w:space="0" w:color="auto"/>
        <w:bottom w:val="none" w:sz="0" w:space="0" w:color="auto"/>
        <w:right w:val="none" w:sz="0" w:space="0" w:color="auto"/>
      </w:divBdr>
      <w:divsChild>
        <w:div w:id="533932006">
          <w:marLeft w:val="0"/>
          <w:marRight w:val="0"/>
          <w:marTop w:val="0"/>
          <w:marBottom w:val="0"/>
          <w:divBdr>
            <w:top w:val="none" w:sz="0" w:space="0" w:color="auto"/>
            <w:left w:val="none" w:sz="0" w:space="0" w:color="auto"/>
            <w:bottom w:val="none" w:sz="0" w:space="0" w:color="auto"/>
            <w:right w:val="none" w:sz="0" w:space="0" w:color="auto"/>
          </w:divBdr>
          <w:divsChild>
            <w:div w:id="1276445787">
              <w:marLeft w:val="0"/>
              <w:marRight w:val="0"/>
              <w:marTop w:val="0"/>
              <w:marBottom w:val="240"/>
              <w:divBdr>
                <w:top w:val="single" w:sz="6" w:space="0" w:color="D6D6D6"/>
                <w:left w:val="single" w:sz="6" w:space="6" w:color="D6D6D6"/>
                <w:bottom w:val="single" w:sz="6" w:space="0" w:color="D6D6D6"/>
                <w:right w:val="single" w:sz="6" w:space="6" w:color="D6D6D6"/>
              </w:divBdr>
              <w:divsChild>
                <w:div w:id="1974286205">
                  <w:marLeft w:val="0"/>
                  <w:marRight w:val="0"/>
                  <w:marTop w:val="0"/>
                  <w:marBottom w:val="0"/>
                  <w:divBdr>
                    <w:top w:val="none" w:sz="0" w:space="0" w:color="auto"/>
                    <w:left w:val="none" w:sz="0" w:space="0" w:color="auto"/>
                    <w:bottom w:val="none" w:sz="0" w:space="0" w:color="auto"/>
                    <w:right w:val="none" w:sz="0" w:space="0" w:color="auto"/>
                  </w:divBdr>
                  <w:divsChild>
                    <w:div w:id="1838111923">
                      <w:marLeft w:val="0"/>
                      <w:marRight w:val="0"/>
                      <w:marTop w:val="0"/>
                      <w:marBottom w:val="0"/>
                      <w:divBdr>
                        <w:top w:val="none" w:sz="0" w:space="0" w:color="auto"/>
                        <w:left w:val="none" w:sz="0" w:space="0" w:color="auto"/>
                        <w:bottom w:val="none" w:sz="0" w:space="0" w:color="auto"/>
                        <w:right w:val="none" w:sz="0" w:space="0" w:color="auto"/>
                      </w:divBdr>
                      <w:divsChild>
                        <w:div w:id="807479245">
                          <w:marLeft w:val="0"/>
                          <w:marRight w:val="0"/>
                          <w:marTop w:val="0"/>
                          <w:marBottom w:val="0"/>
                          <w:divBdr>
                            <w:top w:val="none" w:sz="0" w:space="0" w:color="auto"/>
                            <w:left w:val="none" w:sz="0" w:space="0" w:color="auto"/>
                            <w:bottom w:val="none" w:sz="0" w:space="0" w:color="auto"/>
                            <w:right w:val="none" w:sz="0" w:space="0" w:color="auto"/>
                          </w:divBdr>
                          <w:divsChild>
                            <w:div w:id="1538351405">
                              <w:marLeft w:val="0"/>
                              <w:marRight w:val="0"/>
                              <w:marTop w:val="0"/>
                              <w:marBottom w:val="0"/>
                              <w:divBdr>
                                <w:top w:val="none" w:sz="0" w:space="0" w:color="auto"/>
                                <w:left w:val="none" w:sz="0" w:space="0" w:color="auto"/>
                                <w:bottom w:val="none" w:sz="0" w:space="0" w:color="auto"/>
                                <w:right w:val="none" w:sz="0" w:space="0" w:color="auto"/>
                              </w:divBdr>
                              <w:divsChild>
                                <w:div w:id="670566336">
                                  <w:marLeft w:val="240"/>
                                  <w:marRight w:val="0"/>
                                  <w:marTop w:val="0"/>
                                  <w:marBottom w:val="0"/>
                                  <w:divBdr>
                                    <w:top w:val="none" w:sz="0" w:space="0" w:color="auto"/>
                                    <w:left w:val="none" w:sz="0" w:space="0" w:color="auto"/>
                                    <w:bottom w:val="none" w:sz="0" w:space="0" w:color="auto"/>
                                    <w:right w:val="none" w:sz="0" w:space="0" w:color="auto"/>
                                  </w:divBdr>
                                  <w:divsChild>
                                    <w:div w:id="1904026831">
                                      <w:marLeft w:val="240"/>
                                      <w:marRight w:val="0"/>
                                      <w:marTop w:val="0"/>
                                      <w:marBottom w:val="0"/>
                                      <w:divBdr>
                                        <w:top w:val="none" w:sz="0" w:space="0" w:color="auto"/>
                                        <w:left w:val="none" w:sz="0" w:space="0" w:color="auto"/>
                                        <w:bottom w:val="none" w:sz="0" w:space="0" w:color="auto"/>
                                        <w:right w:val="none" w:sz="0" w:space="0" w:color="auto"/>
                                      </w:divBdr>
                                      <w:divsChild>
                                        <w:div w:id="1986812947">
                                          <w:marLeft w:val="240"/>
                                          <w:marRight w:val="0"/>
                                          <w:marTop w:val="0"/>
                                          <w:marBottom w:val="0"/>
                                          <w:divBdr>
                                            <w:top w:val="none" w:sz="0" w:space="0" w:color="auto"/>
                                            <w:left w:val="none" w:sz="0" w:space="0" w:color="auto"/>
                                            <w:bottom w:val="none" w:sz="0" w:space="0" w:color="auto"/>
                                            <w:right w:val="none" w:sz="0" w:space="0" w:color="auto"/>
                                          </w:divBdr>
                                          <w:divsChild>
                                            <w:div w:id="14604965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7430488">
          <w:marLeft w:val="0"/>
          <w:marRight w:val="0"/>
          <w:marTop w:val="0"/>
          <w:marBottom w:val="0"/>
          <w:divBdr>
            <w:top w:val="none" w:sz="0" w:space="0" w:color="auto"/>
            <w:left w:val="none" w:sz="0" w:space="0" w:color="auto"/>
            <w:bottom w:val="none" w:sz="0" w:space="0" w:color="auto"/>
            <w:right w:val="none" w:sz="0" w:space="0" w:color="auto"/>
          </w:divBdr>
        </w:div>
        <w:div w:id="2003658891">
          <w:marLeft w:val="0"/>
          <w:marRight w:val="0"/>
          <w:marTop w:val="240"/>
          <w:marBottom w:val="0"/>
          <w:divBdr>
            <w:top w:val="none" w:sz="0" w:space="0" w:color="auto"/>
            <w:left w:val="none" w:sz="0" w:space="0" w:color="auto"/>
            <w:bottom w:val="none" w:sz="0" w:space="0" w:color="auto"/>
            <w:right w:val="none" w:sz="0" w:space="0" w:color="auto"/>
          </w:divBdr>
          <w:divsChild>
            <w:div w:id="1878807444">
              <w:marLeft w:val="0"/>
              <w:marRight w:val="0"/>
              <w:marTop w:val="240"/>
              <w:marBottom w:val="0"/>
              <w:divBdr>
                <w:top w:val="none" w:sz="0" w:space="0" w:color="auto"/>
                <w:left w:val="none" w:sz="0" w:space="0" w:color="auto"/>
                <w:bottom w:val="none" w:sz="0" w:space="0" w:color="auto"/>
                <w:right w:val="none" w:sz="0" w:space="0" w:color="auto"/>
              </w:divBdr>
              <w:divsChild>
                <w:div w:id="9071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53606">
      <w:bodyDiv w:val="1"/>
      <w:marLeft w:val="0"/>
      <w:marRight w:val="0"/>
      <w:marTop w:val="0"/>
      <w:marBottom w:val="0"/>
      <w:divBdr>
        <w:top w:val="none" w:sz="0" w:space="0" w:color="auto"/>
        <w:left w:val="none" w:sz="0" w:space="0" w:color="auto"/>
        <w:bottom w:val="none" w:sz="0" w:space="0" w:color="auto"/>
        <w:right w:val="none" w:sz="0" w:space="0" w:color="auto"/>
      </w:divBdr>
    </w:div>
    <w:div w:id="1416901574">
      <w:bodyDiv w:val="1"/>
      <w:marLeft w:val="0"/>
      <w:marRight w:val="0"/>
      <w:marTop w:val="0"/>
      <w:marBottom w:val="0"/>
      <w:divBdr>
        <w:top w:val="none" w:sz="0" w:space="0" w:color="auto"/>
        <w:left w:val="none" w:sz="0" w:space="0" w:color="auto"/>
        <w:bottom w:val="none" w:sz="0" w:space="0" w:color="auto"/>
        <w:right w:val="none" w:sz="0" w:space="0" w:color="auto"/>
      </w:divBdr>
      <w:divsChild>
        <w:div w:id="742529979">
          <w:marLeft w:val="0"/>
          <w:marRight w:val="0"/>
          <w:marTop w:val="240"/>
          <w:marBottom w:val="0"/>
          <w:divBdr>
            <w:top w:val="none" w:sz="0" w:space="0" w:color="auto"/>
            <w:left w:val="none" w:sz="0" w:space="0" w:color="auto"/>
            <w:bottom w:val="none" w:sz="0" w:space="0" w:color="auto"/>
            <w:right w:val="none" w:sz="0" w:space="0" w:color="auto"/>
          </w:divBdr>
        </w:div>
        <w:div w:id="866068116">
          <w:marLeft w:val="0"/>
          <w:marRight w:val="0"/>
          <w:marTop w:val="240"/>
          <w:marBottom w:val="240"/>
          <w:divBdr>
            <w:top w:val="none" w:sz="0" w:space="0" w:color="auto"/>
            <w:left w:val="none" w:sz="0" w:space="0" w:color="auto"/>
            <w:bottom w:val="none" w:sz="0" w:space="0" w:color="auto"/>
            <w:right w:val="none" w:sz="0" w:space="0" w:color="auto"/>
          </w:divBdr>
        </w:div>
        <w:div w:id="1640187126">
          <w:marLeft w:val="0"/>
          <w:marRight w:val="0"/>
          <w:marTop w:val="240"/>
          <w:marBottom w:val="0"/>
          <w:divBdr>
            <w:top w:val="none" w:sz="0" w:space="0" w:color="auto"/>
            <w:left w:val="none" w:sz="0" w:space="0" w:color="auto"/>
            <w:bottom w:val="none" w:sz="0" w:space="0" w:color="auto"/>
            <w:right w:val="none" w:sz="0" w:space="0" w:color="auto"/>
          </w:divBdr>
          <w:divsChild>
            <w:div w:id="1479299811">
              <w:marLeft w:val="0"/>
              <w:marRight w:val="0"/>
              <w:marTop w:val="0"/>
              <w:marBottom w:val="0"/>
              <w:divBdr>
                <w:top w:val="none" w:sz="0" w:space="0" w:color="auto"/>
                <w:left w:val="none" w:sz="0" w:space="0" w:color="auto"/>
                <w:bottom w:val="none" w:sz="0" w:space="0" w:color="auto"/>
                <w:right w:val="none" w:sz="0" w:space="0" w:color="auto"/>
              </w:divBdr>
              <w:divsChild>
                <w:div w:id="1482455538">
                  <w:marLeft w:val="0"/>
                  <w:marRight w:val="0"/>
                  <w:marTop w:val="0"/>
                  <w:marBottom w:val="0"/>
                  <w:divBdr>
                    <w:top w:val="none" w:sz="0" w:space="0" w:color="auto"/>
                    <w:left w:val="none" w:sz="0" w:space="0" w:color="auto"/>
                    <w:bottom w:val="none" w:sz="0" w:space="0" w:color="auto"/>
                    <w:right w:val="none" w:sz="0" w:space="0" w:color="auto"/>
                  </w:divBdr>
                  <w:divsChild>
                    <w:div w:id="224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220385">
      <w:bodyDiv w:val="1"/>
      <w:marLeft w:val="0"/>
      <w:marRight w:val="0"/>
      <w:marTop w:val="0"/>
      <w:marBottom w:val="0"/>
      <w:divBdr>
        <w:top w:val="none" w:sz="0" w:space="0" w:color="auto"/>
        <w:left w:val="none" w:sz="0" w:space="0" w:color="auto"/>
        <w:bottom w:val="none" w:sz="0" w:space="0" w:color="auto"/>
        <w:right w:val="none" w:sz="0" w:space="0" w:color="auto"/>
      </w:divBdr>
      <w:divsChild>
        <w:div w:id="818577350">
          <w:marLeft w:val="0"/>
          <w:marRight w:val="0"/>
          <w:marTop w:val="240"/>
          <w:marBottom w:val="240"/>
          <w:divBdr>
            <w:top w:val="none" w:sz="0" w:space="0" w:color="auto"/>
            <w:left w:val="none" w:sz="0" w:space="0" w:color="auto"/>
            <w:bottom w:val="none" w:sz="0" w:space="0" w:color="auto"/>
            <w:right w:val="none" w:sz="0" w:space="0" w:color="auto"/>
          </w:divBdr>
        </w:div>
        <w:div w:id="1862234102">
          <w:marLeft w:val="0"/>
          <w:marRight w:val="0"/>
          <w:marTop w:val="240"/>
          <w:marBottom w:val="0"/>
          <w:divBdr>
            <w:top w:val="none" w:sz="0" w:space="0" w:color="auto"/>
            <w:left w:val="none" w:sz="0" w:space="0" w:color="auto"/>
            <w:bottom w:val="none" w:sz="0" w:space="0" w:color="auto"/>
            <w:right w:val="none" w:sz="0" w:space="0" w:color="auto"/>
          </w:divBdr>
        </w:div>
      </w:divsChild>
    </w:div>
    <w:div w:id="1426488358">
      <w:bodyDiv w:val="1"/>
      <w:marLeft w:val="0"/>
      <w:marRight w:val="0"/>
      <w:marTop w:val="0"/>
      <w:marBottom w:val="0"/>
      <w:divBdr>
        <w:top w:val="none" w:sz="0" w:space="0" w:color="auto"/>
        <w:left w:val="none" w:sz="0" w:space="0" w:color="auto"/>
        <w:bottom w:val="none" w:sz="0" w:space="0" w:color="auto"/>
        <w:right w:val="none" w:sz="0" w:space="0" w:color="auto"/>
      </w:divBdr>
      <w:divsChild>
        <w:div w:id="782268216">
          <w:marLeft w:val="0"/>
          <w:marRight w:val="0"/>
          <w:marTop w:val="240"/>
          <w:marBottom w:val="0"/>
          <w:divBdr>
            <w:top w:val="none" w:sz="0" w:space="0" w:color="auto"/>
            <w:left w:val="none" w:sz="0" w:space="0" w:color="auto"/>
            <w:bottom w:val="none" w:sz="0" w:space="0" w:color="auto"/>
            <w:right w:val="none" w:sz="0" w:space="0" w:color="auto"/>
          </w:divBdr>
          <w:divsChild>
            <w:div w:id="853113112">
              <w:marLeft w:val="0"/>
              <w:marRight w:val="0"/>
              <w:marTop w:val="0"/>
              <w:marBottom w:val="0"/>
              <w:divBdr>
                <w:top w:val="none" w:sz="0" w:space="0" w:color="auto"/>
                <w:left w:val="none" w:sz="0" w:space="0" w:color="auto"/>
                <w:bottom w:val="none" w:sz="0" w:space="0" w:color="auto"/>
                <w:right w:val="none" w:sz="0" w:space="0" w:color="auto"/>
              </w:divBdr>
              <w:divsChild>
                <w:div w:id="64232467">
                  <w:marLeft w:val="0"/>
                  <w:marRight w:val="0"/>
                  <w:marTop w:val="240"/>
                  <w:marBottom w:val="0"/>
                  <w:divBdr>
                    <w:top w:val="none" w:sz="0" w:space="0" w:color="auto"/>
                    <w:left w:val="none" w:sz="0" w:space="0" w:color="auto"/>
                    <w:bottom w:val="none" w:sz="0" w:space="0" w:color="auto"/>
                    <w:right w:val="none" w:sz="0" w:space="0" w:color="auto"/>
                  </w:divBdr>
                  <w:divsChild>
                    <w:div w:id="1331983847">
                      <w:marLeft w:val="0"/>
                      <w:marRight w:val="0"/>
                      <w:marTop w:val="240"/>
                      <w:marBottom w:val="240"/>
                      <w:divBdr>
                        <w:top w:val="none" w:sz="0" w:space="0" w:color="auto"/>
                        <w:left w:val="none" w:sz="0" w:space="0" w:color="auto"/>
                        <w:bottom w:val="none" w:sz="0" w:space="0" w:color="auto"/>
                        <w:right w:val="none" w:sz="0" w:space="0" w:color="auto"/>
                      </w:divBdr>
                    </w:div>
                    <w:div w:id="1911843911">
                      <w:marLeft w:val="0"/>
                      <w:marRight w:val="0"/>
                      <w:marTop w:val="0"/>
                      <w:marBottom w:val="0"/>
                      <w:divBdr>
                        <w:top w:val="none" w:sz="0" w:space="0" w:color="auto"/>
                        <w:left w:val="none" w:sz="0" w:space="0" w:color="auto"/>
                        <w:bottom w:val="none" w:sz="0" w:space="0" w:color="auto"/>
                        <w:right w:val="none" w:sz="0" w:space="0" w:color="auto"/>
                      </w:divBdr>
                      <w:divsChild>
                        <w:div w:id="9547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74290">
                  <w:marLeft w:val="0"/>
                  <w:marRight w:val="0"/>
                  <w:marTop w:val="240"/>
                  <w:marBottom w:val="0"/>
                  <w:divBdr>
                    <w:top w:val="none" w:sz="0" w:space="0" w:color="auto"/>
                    <w:left w:val="none" w:sz="0" w:space="0" w:color="auto"/>
                    <w:bottom w:val="none" w:sz="0" w:space="0" w:color="auto"/>
                    <w:right w:val="none" w:sz="0" w:space="0" w:color="auto"/>
                  </w:divBdr>
                  <w:divsChild>
                    <w:div w:id="477459361">
                      <w:marLeft w:val="0"/>
                      <w:marRight w:val="0"/>
                      <w:marTop w:val="240"/>
                      <w:marBottom w:val="240"/>
                      <w:divBdr>
                        <w:top w:val="none" w:sz="0" w:space="0" w:color="auto"/>
                        <w:left w:val="none" w:sz="0" w:space="0" w:color="auto"/>
                        <w:bottom w:val="none" w:sz="0" w:space="0" w:color="auto"/>
                        <w:right w:val="none" w:sz="0" w:space="0" w:color="auto"/>
                      </w:divBdr>
                    </w:div>
                    <w:div w:id="1079865819">
                      <w:marLeft w:val="0"/>
                      <w:marRight w:val="0"/>
                      <w:marTop w:val="0"/>
                      <w:marBottom w:val="0"/>
                      <w:divBdr>
                        <w:top w:val="none" w:sz="0" w:space="0" w:color="auto"/>
                        <w:left w:val="none" w:sz="0" w:space="0" w:color="auto"/>
                        <w:bottom w:val="none" w:sz="0" w:space="0" w:color="auto"/>
                        <w:right w:val="none" w:sz="0" w:space="0" w:color="auto"/>
                      </w:divBdr>
                      <w:divsChild>
                        <w:div w:id="448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044054">
          <w:marLeft w:val="0"/>
          <w:marRight w:val="0"/>
          <w:marTop w:val="240"/>
          <w:marBottom w:val="0"/>
          <w:divBdr>
            <w:top w:val="none" w:sz="0" w:space="0" w:color="auto"/>
            <w:left w:val="none" w:sz="0" w:space="0" w:color="auto"/>
            <w:bottom w:val="none" w:sz="0" w:space="0" w:color="auto"/>
            <w:right w:val="none" w:sz="0" w:space="0" w:color="auto"/>
          </w:divBdr>
        </w:div>
        <w:div w:id="2031056503">
          <w:marLeft w:val="0"/>
          <w:marRight w:val="0"/>
          <w:marTop w:val="240"/>
          <w:marBottom w:val="240"/>
          <w:divBdr>
            <w:top w:val="none" w:sz="0" w:space="0" w:color="auto"/>
            <w:left w:val="none" w:sz="0" w:space="0" w:color="auto"/>
            <w:bottom w:val="none" w:sz="0" w:space="0" w:color="auto"/>
            <w:right w:val="none" w:sz="0" w:space="0" w:color="auto"/>
          </w:divBdr>
        </w:div>
      </w:divsChild>
    </w:div>
    <w:div w:id="1526869887">
      <w:bodyDiv w:val="1"/>
      <w:marLeft w:val="0"/>
      <w:marRight w:val="0"/>
      <w:marTop w:val="0"/>
      <w:marBottom w:val="0"/>
      <w:divBdr>
        <w:top w:val="none" w:sz="0" w:space="0" w:color="auto"/>
        <w:left w:val="none" w:sz="0" w:space="0" w:color="auto"/>
        <w:bottom w:val="none" w:sz="0" w:space="0" w:color="auto"/>
        <w:right w:val="none" w:sz="0" w:space="0" w:color="auto"/>
      </w:divBdr>
    </w:div>
    <w:div w:id="1555461197">
      <w:bodyDiv w:val="1"/>
      <w:marLeft w:val="0"/>
      <w:marRight w:val="0"/>
      <w:marTop w:val="0"/>
      <w:marBottom w:val="0"/>
      <w:divBdr>
        <w:top w:val="none" w:sz="0" w:space="0" w:color="auto"/>
        <w:left w:val="none" w:sz="0" w:space="0" w:color="auto"/>
        <w:bottom w:val="none" w:sz="0" w:space="0" w:color="auto"/>
        <w:right w:val="none" w:sz="0" w:space="0" w:color="auto"/>
      </w:divBdr>
      <w:divsChild>
        <w:div w:id="854734143">
          <w:marLeft w:val="0"/>
          <w:marRight w:val="0"/>
          <w:marTop w:val="240"/>
          <w:marBottom w:val="0"/>
          <w:divBdr>
            <w:top w:val="none" w:sz="0" w:space="0" w:color="auto"/>
            <w:left w:val="none" w:sz="0" w:space="0" w:color="auto"/>
            <w:bottom w:val="none" w:sz="0" w:space="0" w:color="auto"/>
            <w:right w:val="none" w:sz="0" w:space="0" w:color="auto"/>
          </w:divBdr>
        </w:div>
        <w:div w:id="1861777571">
          <w:marLeft w:val="0"/>
          <w:marRight w:val="0"/>
          <w:marTop w:val="240"/>
          <w:marBottom w:val="240"/>
          <w:divBdr>
            <w:top w:val="none" w:sz="0" w:space="0" w:color="auto"/>
            <w:left w:val="none" w:sz="0" w:space="0" w:color="auto"/>
            <w:bottom w:val="none" w:sz="0" w:space="0" w:color="auto"/>
            <w:right w:val="none" w:sz="0" w:space="0" w:color="auto"/>
          </w:divBdr>
        </w:div>
      </w:divsChild>
    </w:div>
    <w:div w:id="1561558640">
      <w:bodyDiv w:val="1"/>
      <w:marLeft w:val="0"/>
      <w:marRight w:val="0"/>
      <w:marTop w:val="0"/>
      <w:marBottom w:val="0"/>
      <w:divBdr>
        <w:top w:val="none" w:sz="0" w:space="0" w:color="auto"/>
        <w:left w:val="none" w:sz="0" w:space="0" w:color="auto"/>
        <w:bottom w:val="none" w:sz="0" w:space="0" w:color="auto"/>
        <w:right w:val="none" w:sz="0" w:space="0" w:color="auto"/>
      </w:divBdr>
      <w:divsChild>
        <w:div w:id="408236277">
          <w:marLeft w:val="0"/>
          <w:marRight w:val="0"/>
          <w:marTop w:val="240"/>
          <w:marBottom w:val="240"/>
          <w:divBdr>
            <w:top w:val="none" w:sz="0" w:space="0" w:color="auto"/>
            <w:left w:val="none" w:sz="0" w:space="0" w:color="auto"/>
            <w:bottom w:val="none" w:sz="0" w:space="0" w:color="auto"/>
            <w:right w:val="none" w:sz="0" w:space="0" w:color="auto"/>
          </w:divBdr>
        </w:div>
        <w:div w:id="854732649">
          <w:marLeft w:val="0"/>
          <w:marRight w:val="0"/>
          <w:marTop w:val="240"/>
          <w:marBottom w:val="0"/>
          <w:divBdr>
            <w:top w:val="none" w:sz="0" w:space="0" w:color="auto"/>
            <w:left w:val="none" w:sz="0" w:space="0" w:color="auto"/>
            <w:bottom w:val="none" w:sz="0" w:space="0" w:color="auto"/>
            <w:right w:val="none" w:sz="0" w:space="0" w:color="auto"/>
          </w:divBdr>
        </w:div>
      </w:divsChild>
    </w:div>
    <w:div w:id="1582324540">
      <w:bodyDiv w:val="1"/>
      <w:marLeft w:val="0"/>
      <w:marRight w:val="0"/>
      <w:marTop w:val="0"/>
      <w:marBottom w:val="0"/>
      <w:divBdr>
        <w:top w:val="none" w:sz="0" w:space="0" w:color="auto"/>
        <w:left w:val="none" w:sz="0" w:space="0" w:color="auto"/>
        <w:bottom w:val="none" w:sz="0" w:space="0" w:color="auto"/>
        <w:right w:val="none" w:sz="0" w:space="0" w:color="auto"/>
      </w:divBdr>
    </w:div>
    <w:div w:id="1662000050">
      <w:bodyDiv w:val="1"/>
      <w:marLeft w:val="0"/>
      <w:marRight w:val="0"/>
      <w:marTop w:val="0"/>
      <w:marBottom w:val="0"/>
      <w:divBdr>
        <w:top w:val="none" w:sz="0" w:space="0" w:color="auto"/>
        <w:left w:val="none" w:sz="0" w:space="0" w:color="auto"/>
        <w:bottom w:val="none" w:sz="0" w:space="0" w:color="auto"/>
        <w:right w:val="none" w:sz="0" w:space="0" w:color="auto"/>
      </w:divBdr>
      <w:divsChild>
        <w:div w:id="293219063">
          <w:marLeft w:val="0"/>
          <w:marRight w:val="0"/>
          <w:marTop w:val="0"/>
          <w:marBottom w:val="0"/>
          <w:divBdr>
            <w:top w:val="none" w:sz="0" w:space="0" w:color="auto"/>
            <w:left w:val="none" w:sz="0" w:space="0" w:color="auto"/>
            <w:bottom w:val="none" w:sz="0" w:space="0" w:color="auto"/>
            <w:right w:val="none" w:sz="0" w:space="0" w:color="auto"/>
          </w:divBdr>
        </w:div>
        <w:div w:id="460075185">
          <w:marLeft w:val="0"/>
          <w:marRight w:val="0"/>
          <w:marTop w:val="240"/>
          <w:marBottom w:val="0"/>
          <w:divBdr>
            <w:top w:val="none" w:sz="0" w:space="0" w:color="auto"/>
            <w:left w:val="none" w:sz="0" w:space="0" w:color="auto"/>
            <w:bottom w:val="none" w:sz="0" w:space="0" w:color="auto"/>
            <w:right w:val="none" w:sz="0" w:space="0" w:color="auto"/>
          </w:divBdr>
        </w:div>
        <w:div w:id="591662435">
          <w:marLeft w:val="0"/>
          <w:marRight w:val="0"/>
          <w:marTop w:val="240"/>
          <w:marBottom w:val="0"/>
          <w:divBdr>
            <w:top w:val="none" w:sz="0" w:space="0" w:color="auto"/>
            <w:left w:val="none" w:sz="0" w:space="0" w:color="auto"/>
            <w:bottom w:val="none" w:sz="0" w:space="0" w:color="auto"/>
            <w:right w:val="none" w:sz="0" w:space="0" w:color="auto"/>
          </w:divBdr>
          <w:divsChild>
            <w:div w:id="1131442715">
              <w:marLeft w:val="0"/>
              <w:marRight w:val="0"/>
              <w:marTop w:val="0"/>
              <w:marBottom w:val="0"/>
              <w:divBdr>
                <w:top w:val="none" w:sz="0" w:space="0" w:color="auto"/>
                <w:left w:val="none" w:sz="0" w:space="0" w:color="auto"/>
                <w:bottom w:val="none" w:sz="0" w:space="0" w:color="auto"/>
                <w:right w:val="none" w:sz="0" w:space="0" w:color="auto"/>
              </w:divBdr>
              <w:divsChild>
                <w:div w:id="1553224388">
                  <w:marLeft w:val="0"/>
                  <w:marRight w:val="0"/>
                  <w:marTop w:val="0"/>
                  <w:marBottom w:val="0"/>
                  <w:divBdr>
                    <w:top w:val="none" w:sz="0" w:space="0" w:color="auto"/>
                    <w:left w:val="none" w:sz="0" w:space="0" w:color="auto"/>
                    <w:bottom w:val="none" w:sz="0" w:space="0" w:color="auto"/>
                    <w:right w:val="none" w:sz="0" w:space="0" w:color="auto"/>
                  </w:divBdr>
                  <w:divsChild>
                    <w:div w:id="4659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04069">
          <w:marLeft w:val="0"/>
          <w:marRight w:val="0"/>
          <w:marTop w:val="0"/>
          <w:marBottom w:val="0"/>
          <w:divBdr>
            <w:top w:val="none" w:sz="0" w:space="0" w:color="auto"/>
            <w:left w:val="none" w:sz="0" w:space="0" w:color="auto"/>
            <w:bottom w:val="none" w:sz="0" w:space="0" w:color="auto"/>
            <w:right w:val="none" w:sz="0" w:space="0" w:color="auto"/>
          </w:divBdr>
          <w:divsChild>
            <w:div w:id="216087414">
              <w:marLeft w:val="0"/>
              <w:marRight w:val="0"/>
              <w:marTop w:val="0"/>
              <w:marBottom w:val="240"/>
              <w:divBdr>
                <w:top w:val="single" w:sz="6" w:space="0" w:color="D6D6D6"/>
                <w:left w:val="single" w:sz="6" w:space="6" w:color="D6D6D6"/>
                <w:bottom w:val="single" w:sz="6" w:space="0" w:color="D6D6D6"/>
                <w:right w:val="single" w:sz="6" w:space="6" w:color="D6D6D6"/>
              </w:divBdr>
              <w:divsChild>
                <w:div w:id="272171475">
                  <w:marLeft w:val="0"/>
                  <w:marRight w:val="0"/>
                  <w:marTop w:val="0"/>
                  <w:marBottom w:val="0"/>
                  <w:divBdr>
                    <w:top w:val="none" w:sz="0" w:space="0" w:color="auto"/>
                    <w:left w:val="none" w:sz="0" w:space="0" w:color="auto"/>
                    <w:bottom w:val="none" w:sz="0" w:space="0" w:color="auto"/>
                    <w:right w:val="none" w:sz="0" w:space="0" w:color="auto"/>
                  </w:divBdr>
                  <w:divsChild>
                    <w:div w:id="916593306">
                      <w:marLeft w:val="0"/>
                      <w:marRight w:val="0"/>
                      <w:marTop w:val="0"/>
                      <w:marBottom w:val="0"/>
                      <w:divBdr>
                        <w:top w:val="none" w:sz="0" w:space="0" w:color="auto"/>
                        <w:left w:val="none" w:sz="0" w:space="0" w:color="auto"/>
                        <w:bottom w:val="none" w:sz="0" w:space="0" w:color="auto"/>
                        <w:right w:val="none" w:sz="0" w:space="0" w:color="auto"/>
                      </w:divBdr>
                      <w:divsChild>
                        <w:div w:id="1083064366">
                          <w:marLeft w:val="0"/>
                          <w:marRight w:val="0"/>
                          <w:marTop w:val="0"/>
                          <w:marBottom w:val="0"/>
                          <w:divBdr>
                            <w:top w:val="none" w:sz="0" w:space="0" w:color="auto"/>
                            <w:left w:val="none" w:sz="0" w:space="0" w:color="auto"/>
                            <w:bottom w:val="none" w:sz="0" w:space="0" w:color="auto"/>
                            <w:right w:val="none" w:sz="0" w:space="0" w:color="auto"/>
                          </w:divBdr>
                          <w:divsChild>
                            <w:div w:id="714231548">
                              <w:marLeft w:val="0"/>
                              <w:marRight w:val="0"/>
                              <w:marTop w:val="0"/>
                              <w:marBottom w:val="0"/>
                              <w:divBdr>
                                <w:top w:val="none" w:sz="0" w:space="0" w:color="auto"/>
                                <w:left w:val="none" w:sz="0" w:space="0" w:color="auto"/>
                                <w:bottom w:val="none" w:sz="0" w:space="0" w:color="auto"/>
                                <w:right w:val="none" w:sz="0" w:space="0" w:color="auto"/>
                              </w:divBdr>
                              <w:divsChild>
                                <w:div w:id="1845706307">
                                  <w:marLeft w:val="240"/>
                                  <w:marRight w:val="0"/>
                                  <w:marTop w:val="0"/>
                                  <w:marBottom w:val="0"/>
                                  <w:divBdr>
                                    <w:top w:val="none" w:sz="0" w:space="0" w:color="auto"/>
                                    <w:left w:val="none" w:sz="0" w:space="0" w:color="auto"/>
                                    <w:bottom w:val="none" w:sz="0" w:space="0" w:color="auto"/>
                                    <w:right w:val="none" w:sz="0" w:space="0" w:color="auto"/>
                                  </w:divBdr>
                                  <w:divsChild>
                                    <w:div w:id="1908026637">
                                      <w:marLeft w:val="240"/>
                                      <w:marRight w:val="0"/>
                                      <w:marTop w:val="0"/>
                                      <w:marBottom w:val="0"/>
                                      <w:divBdr>
                                        <w:top w:val="none" w:sz="0" w:space="0" w:color="auto"/>
                                        <w:left w:val="none" w:sz="0" w:space="0" w:color="auto"/>
                                        <w:bottom w:val="none" w:sz="0" w:space="0" w:color="auto"/>
                                        <w:right w:val="none" w:sz="0" w:space="0" w:color="auto"/>
                                      </w:divBdr>
                                      <w:divsChild>
                                        <w:div w:id="1476068165">
                                          <w:marLeft w:val="240"/>
                                          <w:marRight w:val="0"/>
                                          <w:marTop w:val="0"/>
                                          <w:marBottom w:val="0"/>
                                          <w:divBdr>
                                            <w:top w:val="none" w:sz="0" w:space="0" w:color="auto"/>
                                            <w:left w:val="none" w:sz="0" w:space="0" w:color="auto"/>
                                            <w:bottom w:val="none" w:sz="0" w:space="0" w:color="auto"/>
                                            <w:right w:val="none" w:sz="0" w:space="0" w:color="auto"/>
                                          </w:divBdr>
                                          <w:divsChild>
                                            <w:div w:id="1973248573">
                                              <w:marLeft w:val="240"/>
                                              <w:marRight w:val="0"/>
                                              <w:marTop w:val="0"/>
                                              <w:marBottom w:val="0"/>
                                              <w:divBdr>
                                                <w:top w:val="none" w:sz="0" w:space="0" w:color="auto"/>
                                                <w:left w:val="none" w:sz="0" w:space="0" w:color="auto"/>
                                                <w:bottom w:val="none" w:sz="0" w:space="0" w:color="auto"/>
                                                <w:right w:val="none" w:sz="0" w:space="0" w:color="auto"/>
                                              </w:divBdr>
                                              <w:divsChild>
                                                <w:div w:id="2680507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40315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88018733">
      <w:bodyDiv w:val="1"/>
      <w:marLeft w:val="0"/>
      <w:marRight w:val="0"/>
      <w:marTop w:val="0"/>
      <w:marBottom w:val="0"/>
      <w:divBdr>
        <w:top w:val="none" w:sz="0" w:space="0" w:color="auto"/>
        <w:left w:val="none" w:sz="0" w:space="0" w:color="auto"/>
        <w:bottom w:val="none" w:sz="0" w:space="0" w:color="auto"/>
        <w:right w:val="none" w:sz="0" w:space="0" w:color="auto"/>
      </w:divBdr>
      <w:divsChild>
        <w:div w:id="153573578">
          <w:marLeft w:val="480"/>
          <w:marRight w:val="0"/>
          <w:marTop w:val="0"/>
          <w:marBottom w:val="0"/>
          <w:divBdr>
            <w:top w:val="none" w:sz="0" w:space="0" w:color="auto"/>
            <w:left w:val="none" w:sz="0" w:space="0" w:color="auto"/>
            <w:bottom w:val="none" w:sz="0" w:space="0" w:color="auto"/>
            <w:right w:val="none" w:sz="0" w:space="0" w:color="auto"/>
          </w:divBdr>
        </w:div>
        <w:div w:id="566233897">
          <w:marLeft w:val="480"/>
          <w:marRight w:val="0"/>
          <w:marTop w:val="0"/>
          <w:marBottom w:val="0"/>
          <w:divBdr>
            <w:top w:val="none" w:sz="0" w:space="0" w:color="auto"/>
            <w:left w:val="none" w:sz="0" w:space="0" w:color="auto"/>
            <w:bottom w:val="none" w:sz="0" w:space="0" w:color="auto"/>
            <w:right w:val="none" w:sz="0" w:space="0" w:color="auto"/>
          </w:divBdr>
        </w:div>
        <w:div w:id="781343992">
          <w:marLeft w:val="480"/>
          <w:marRight w:val="0"/>
          <w:marTop w:val="0"/>
          <w:marBottom w:val="0"/>
          <w:divBdr>
            <w:top w:val="none" w:sz="0" w:space="0" w:color="auto"/>
            <w:left w:val="none" w:sz="0" w:space="0" w:color="auto"/>
            <w:bottom w:val="none" w:sz="0" w:space="0" w:color="auto"/>
            <w:right w:val="none" w:sz="0" w:space="0" w:color="auto"/>
          </w:divBdr>
        </w:div>
        <w:div w:id="927007167">
          <w:marLeft w:val="480"/>
          <w:marRight w:val="0"/>
          <w:marTop w:val="0"/>
          <w:marBottom w:val="0"/>
          <w:divBdr>
            <w:top w:val="none" w:sz="0" w:space="0" w:color="auto"/>
            <w:left w:val="none" w:sz="0" w:space="0" w:color="auto"/>
            <w:bottom w:val="none" w:sz="0" w:space="0" w:color="auto"/>
            <w:right w:val="none" w:sz="0" w:space="0" w:color="auto"/>
          </w:divBdr>
        </w:div>
        <w:div w:id="1180046323">
          <w:marLeft w:val="480"/>
          <w:marRight w:val="0"/>
          <w:marTop w:val="0"/>
          <w:marBottom w:val="0"/>
          <w:divBdr>
            <w:top w:val="none" w:sz="0" w:space="0" w:color="auto"/>
            <w:left w:val="none" w:sz="0" w:space="0" w:color="auto"/>
            <w:bottom w:val="none" w:sz="0" w:space="0" w:color="auto"/>
            <w:right w:val="none" w:sz="0" w:space="0" w:color="auto"/>
          </w:divBdr>
        </w:div>
        <w:div w:id="1393961379">
          <w:marLeft w:val="480"/>
          <w:marRight w:val="0"/>
          <w:marTop w:val="0"/>
          <w:marBottom w:val="0"/>
          <w:divBdr>
            <w:top w:val="none" w:sz="0" w:space="0" w:color="auto"/>
            <w:left w:val="none" w:sz="0" w:space="0" w:color="auto"/>
            <w:bottom w:val="none" w:sz="0" w:space="0" w:color="auto"/>
            <w:right w:val="none" w:sz="0" w:space="0" w:color="auto"/>
          </w:divBdr>
        </w:div>
        <w:div w:id="1433089469">
          <w:marLeft w:val="480"/>
          <w:marRight w:val="0"/>
          <w:marTop w:val="0"/>
          <w:marBottom w:val="0"/>
          <w:divBdr>
            <w:top w:val="none" w:sz="0" w:space="0" w:color="auto"/>
            <w:left w:val="none" w:sz="0" w:space="0" w:color="auto"/>
            <w:bottom w:val="none" w:sz="0" w:space="0" w:color="auto"/>
            <w:right w:val="none" w:sz="0" w:space="0" w:color="auto"/>
          </w:divBdr>
        </w:div>
        <w:div w:id="1671180217">
          <w:marLeft w:val="480"/>
          <w:marRight w:val="0"/>
          <w:marTop w:val="0"/>
          <w:marBottom w:val="0"/>
          <w:divBdr>
            <w:top w:val="none" w:sz="0" w:space="0" w:color="auto"/>
            <w:left w:val="none" w:sz="0" w:space="0" w:color="auto"/>
            <w:bottom w:val="none" w:sz="0" w:space="0" w:color="auto"/>
            <w:right w:val="none" w:sz="0" w:space="0" w:color="auto"/>
          </w:divBdr>
        </w:div>
        <w:div w:id="1739009418">
          <w:marLeft w:val="480"/>
          <w:marRight w:val="0"/>
          <w:marTop w:val="0"/>
          <w:marBottom w:val="0"/>
          <w:divBdr>
            <w:top w:val="none" w:sz="0" w:space="0" w:color="auto"/>
            <w:left w:val="none" w:sz="0" w:space="0" w:color="auto"/>
            <w:bottom w:val="none" w:sz="0" w:space="0" w:color="auto"/>
            <w:right w:val="none" w:sz="0" w:space="0" w:color="auto"/>
          </w:divBdr>
        </w:div>
        <w:div w:id="1852184347">
          <w:marLeft w:val="480"/>
          <w:marRight w:val="0"/>
          <w:marTop w:val="0"/>
          <w:marBottom w:val="0"/>
          <w:divBdr>
            <w:top w:val="none" w:sz="0" w:space="0" w:color="auto"/>
            <w:left w:val="none" w:sz="0" w:space="0" w:color="auto"/>
            <w:bottom w:val="none" w:sz="0" w:space="0" w:color="auto"/>
            <w:right w:val="none" w:sz="0" w:space="0" w:color="auto"/>
          </w:divBdr>
        </w:div>
        <w:div w:id="1915355710">
          <w:marLeft w:val="480"/>
          <w:marRight w:val="0"/>
          <w:marTop w:val="0"/>
          <w:marBottom w:val="0"/>
          <w:divBdr>
            <w:top w:val="none" w:sz="0" w:space="0" w:color="auto"/>
            <w:left w:val="none" w:sz="0" w:space="0" w:color="auto"/>
            <w:bottom w:val="none" w:sz="0" w:space="0" w:color="auto"/>
            <w:right w:val="none" w:sz="0" w:space="0" w:color="auto"/>
          </w:divBdr>
        </w:div>
        <w:div w:id="1993218960">
          <w:marLeft w:val="480"/>
          <w:marRight w:val="0"/>
          <w:marTop w:val="0"/>
          <w:marBottom w:val="0"/>
          <w:divBdr>
            <w:top w:val="none" w:sz="0" w:space="0" w:color="auto"/>
            <w:left w:val="none" w:sz="0" w:space="0" w:color="auto"/>
            <w:bottom w:val="none" w:sz="0" w:space="0" w:color="auto"/>
            <w:right w:val="none" w:sz="0" w:space="0" w:color="auto"/>
          </w:divBdr>
        </w:div>
      </w:divsChild>
    </w:div>
    <w:div w:id="1771857314">
      <w:bodyDiv w:val="1"/>
      <w:marLeft w:val="0"/>
      <w:marRight w:val="0"/>
      <w:marTop w:val="0"/>
      <w:marBottom w:val="0"/>
      <w:divBdr>
        <w:top w:val="none" w:sz="0" w:space="0" w:color="auto"/>
        <w:left w:val="none" w:sz="0" w:space="0" w:color="auto"/>
        <w:bottom w:val="none" w:sz="0" w:space="0" w:color="auto"/>
        <w:right w:val="none" w:sz="0" w:space="0" w:color="auto"/>
      </w:divBdr>
      <w:divsChild>
        <w:div w:id="924535116">
          <w:marLeft w:val="0"/>
          <w:marRight w:val="0"/>
          <w:marTop w:val="240"/>
          <w:marBottom w:val="240"/>
          <w:divBdr>
            <w:top w:val="none" w:sz="0" w:space="0" w:color="auto"/>
            <w:left w:val="none" w:sz="0" w:space="0" w:color="auto"/>
            <w:bottom w:val="none" w:sz="0" w:space="0" w:color="auto"/>
            <w:right w:val="none" w:sz="0" w:space="0" w:color="auto"/>
          </w:divBdr>
        </w:div>
        <w:div w:id="945309870">
          <w:marLeft w:val="0"/>
          <w:marRight w:val="0"/>
          <w:marTop w:val="240"/>
          <w:marBottom w:val="0"/>
          <w:divBdr>
            <w:top w:val="none" w:sz="0" w:space="0" w:color="auto"/>
            <w:left w:val="none" w:sz="0" w:space="0" w:color="auto"/>
            <w:bottom w:val="none" w:sz="0" w:space="0" w:color="auto"/>
            <w:right w:val="none" w:sz="0" w:space="0" w:color="auto"/>
          </w:divBdr>
        </w:div>
        <w:div w:id="1774278263">
          <w:marLeft w:val="0"/>
          <w:marRight w:val="0"/>
          <w:marTop w:val="240"/>
          <w:marBottom w:val="0"/>
          <w:divBdr>
            <w:top w:val="none" w:sz="0" w:space="0" w:color="auto"/>
            <w:left w:val="none" w:sz="0" w:space="0" w:color="auto"/>
            <w:bottom w:val="none" w:sz="0" w:space="0" w:color="auto"/>
            <w:right w:val="none" w:sz="0" w:space="0" w:color="auto"/>
          </w:divBdr>
          <w:divsChild>
            <w:div w:id="1425497871">
              <w:marLeft w:val="0"/>
              <w:marRight w:val="0"/>
              <w:marTop w:val="0"/>
              <w:marBottom w:val="0"/>
              <w:divBdr>
                <w:top w:val="none" w:sz="0" w:space="0" w:color="auto"/>
                <w:left w:val="none" w:sz="0" w:space="0" w:color="auto"/>
                <w:bottom w:val="none" w:sz="0" w:space="0" w:color="auto"/>
                <w:right w:val="none" w:sz="0" w:space="0" w:color="auto"/>
              </w:divBdr>
              <w:divsChild>
                <w:div w:id="1052464553">
                  <w:marLeft w:val="0"/>
                  <w:marRight w:val="0"/>
                  <w:marTop w:val="240"/>
                  <w:marBottom w:val="0"/>
                  <w:divBdr>
                    <w:top w:val="none" w:sz="0" w:space="0" w:color="auto"/>
                    <w:left w:val="none" w:sz="0" w:space="0" w:color="auto"/>
                    <w:bottom w:val="none" w:sz="0" w:space="0" w:color="auto"/>
                    <w:right w:val="none" w:sz="0" w:space="0" w:color="auto"/>
                  </w:divBdr>
                  <w:divsChild>
                    <w:div w:id="2120830633">
                      <w:marLeft w:val="0"/>
                      <w:marRight w:val="0"/>
                      <w:marTop w:val="0"/>
                      <w:marBottom w:val="0"/>
                      <w:divBdr>
                        <w:top w:val="none" w:sz="0" w:space="0" w:color="auto"/>
                        <w:left w:val="none" w:sz="0" w:space="0" w:color="auto"/>
                        <w:bottom w:val="none" w:sz="0" w:space="0" w:color="auto"/>
                        <w:right w:val="none" w:sz="0" w:space="0" w:color="auto"/>
                      </w:divBdr>
                      <w:divsChild>
                        <w:div w:id="12176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5827">
                  <w:marLeft w:val="0"/>
                  <w:marRight w:val="0"/>
                  <w:marTop w:val="240"/>
                  <w:marBottom w:val="0"/>
                  <w:divBdr>
                    <w:top w:val="none" w:sz="0" w:space="0" w:color="auto"/>
                    <w:left w:val="none" w:sz="0" w:space="0" w:color="auto"/>
                    <w:bottom w:val="none" w:sz="0" w:space="0" w:color="auto"/>
                    <w:right w:val="none" w:sz="0" w:space="0" w:color="auto"/>
                  </w:divBdr>
                  <w:divsChild>
                    <w:div w:id="2042245176">
                      <w:marLeft w:val="0"/>
                      <w:marRight w:val="0"/>
                      <w:marTop w:val="0"/>
                      <w:marBottom w:val="0"/>
                      <w:divBdr>
                        <w:top w:val="none" w:sz="0" w:space="0" w:color="auto"/>
                        <w:left w:val="none" w:sz="0" w:space="0" w:color="auto"/>
                        <w:bottom w:val="none" w:sz="0" w:space="0" w:color="auto"/>
                        <w:right w:val="none" w:sz="0" w:space="0" w:color="auto"/>
                      </w:divBdr>
                      <w:divsChild>
                        <w:div w:id="37605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464316">
      <w:bodyDiv w:val="1"/>
      <w:marLeft w:val="0"/>
      <w:marRight w:val="0"/>
      <w:marTop w:val="0"/>
      <w:marBottom w:val="0"/>
      <w:divBdr>
        <w:top w:val="none" w:sz="0" w:space="0" w:color="auto"/>
        <w:left w:val="none" w:sz="0" w:space="0" w:color="auto"/>
        <w:bottom w:val="none" w:sz="0" w:space="0" w:color="auto"/>
        <w:right w:val="none" w:sz="0" w:space="0" w:color="auto"/>
      </w:divBdr>
      <w:divsChild>
        <w:div w:id="1968730086">
          <w:marLeft w:val="0"/>
          <w:marRight w:val="0"/>
          <w:marTop w:val="240"/>
          <w:marBottom w:val="0"/>
          <w:divBdr>
            <w:top w:val="none" w:sz="0" w:space="0" w:color="auto"/>
            <w:left w:val="none" w:sz="0" w:space="0" w:color="auto"/>
            <w:bottom w:val="none" w:sz="0" w:space="0" w:color="auto"/>
            <w:right w:val="none" w:sz="0" w:space="0" w:color="auto"/>
          </w:divBdr>
        </w:div>
        <w:div w:id="2001734008">
          <w:marLeft w:val="0"/>
          <w:marRight w:val="0"/>
          <w:marTop w:val="240"/>
          <w:marBottom w:val="240"/>
          <w:divBdr>
            <w:top w:val="none" w:sz="0" w:space="0" w:color="auto"/>
            <w:left w:val="none" w:sz="0" w:space="0" w:color="auto"/>
            <w:bottom w:val="none" w:sz="0" w:space="0" w:color="auto"/>
            <w:right w:val="none" w:sz="0" w:space="0" w:color="auto"/>
          </w:divBdr>
        </w:div>
        <w:div w:id="2099983663">
          <w:marLeft w:val="0"/>
          <w:marRight w:val="0"/>
          <w:marTop w:val="240"/>
          <w:marBottom w:val="0"/>
          <w:divBdr>
            <w:top w:val="none" w:sz="0" w:space="0" w:color="auto"/>
            <w:left w:val="none" w:sz="0" w:space="0" w:color="auto"/>
            <w:bottom w:val="none" w:sz="0" w:space="0" w:color="auto"/>
            <w:right w:val="none" w:sz="0" w:space="0" w:color="auto"/>
          </w:divBdr>
          <w:divsChild>
            <w:div w:id="1137836422">
              <w:marLeft w:val="0"/>
              <w:marRight w:val="0"/>
              <w:marTop w:val="0"/>
              <w:marBottom w:val="0"/>
              <w:divBdr>
                <w:top w:val="none" w:sz="0" w:space="0" w:color="auto"/>
                <w:left w:val="none" w:sz="0" w:space="0" w:color="auto"/>
                <w:bottom w:val="none" w:sz="0" w:space="0" w:color="auto"/>
                <w:right w:val="none" w:sz="0" w:space="0" w:color="auto"/>
              </w:divBdr>
              <w:divsChild>
                <w:div w:id="1743409506">
                  <w:marLeft w:val="0"/>
                  <w:marRight w:val="0"/>
                  <w:marTop w:val="0"/>
                  <w:marBottom w:val="0"/>
                  <w:divBdr>
                    <w:top w:val="none" w:sz="0" w:space="0" w:color="auto"/>
                    <w:left w:val="none" w:sz="0" w:space="0" w:color="auto"/>
                    <w:bottom w:val="none" w:sz="0" w:space="0" w:color="auto"/>
                    <w:right w:val="none" w:sz="0" w:space="0" w:color="auto"/>
                  </w:divBdr>
                  <w:divsChild>
                    <w:div w:id="14328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88377">
      <w:bodyDiv w:val="1"/>
      <w:marLeft w:val="0"/>
      <w:marRight w:val="0"/>
      <w:marTop w:val="0"/>
      <w:marBottom w:val="0"/>
      <w:divBdr>
        <w:top w:val="none" w:sz="0" w:space="0" w:color="auto"/>
        <w:left w:val="none" w:sz="0" w:space="0" w:color="auto"/>
        <w:bottom w:val="none" w:sz="0" w:space="0" w:color="auto"/>
        <w:right w:val="none" w:sz="0" w:space="0" w:color="auto"/>
      </w:divBdr>
      <w:divsChild>
        <w:div w:id="681856858">
          <w:marLeft w:val="0"/>
          <w:marRight w:val="0"/>
          <w:marTop w:val="240"/>
          <w:marBottom w:val="0"/>
          <w:divBdr>
            <w:top w:val="none" w:sz="0" w:space="0" w:color="auto"/>
            <w:left w:val="none" w:sz="0" w:space="0" w:color="auto"/>
            <w:bottom w:val="none" w:sz="0" w:space="0" w:color="auto"/>
            <w:right w:val="none" w:sz="0" w:space="0" w:color="auto"/>
          </w:divBdr>
          <w:divsChild>
            <w:div w:id="1907688819">
              <w:marLeft w:val="0"/>
              <w:marRight w:val="0"/>
              <w:marTop w:val="0"/>
              <w:marBottom w:val="0"/>
              <w:divBdr>
                <w:top w:val="none" w:sz="0" w:space="0" w:color="auto"/>
                <w:left w:val="none" w:sz="0" w:space="0" w:color="auto"/>
                <w:bottom w:val="none" w:sz="0" w:space="0" w:color="auto"/>
                <w:right w:val="none" w:sz="0" w:space="0" w:color="auto"/>
              </w:divBdr>
              <w:divsChild>
                <w:div w:id="396317751">
                  <w:marLeft w:val="0"/>
                  <w:marRight w:val="0"/>
                  <w:marTop w:val="240"/>
                  <w:marBottom w:val="0"/>
                  <w:divBdr>
                    <w:top w:val="none" w:sz="0" w:space="0" w:color="auto"/>
                    <w:left w:val="none" w:sz="0" w:space="0" w:color="auto"/>
                    <w:bottom w:val="none" w:sz="0" w:space="0" w:color="auto"/>
                    <w:right w:val="none" w:sz="0" w:space="0" w:color="auto"/>
                  </w:divBdr>
                  <w:divsChild>
                    <w:div w:id="644623253">
                      <w:marLeft w:val="0"/>
                      <w:marRight w:val="0"/>
                      <w:marTop w:val="0"/>
                      <w:marBottom w:val="0"/>
                      <w:divBdr>
                        <w:top w:val="none" w:sz="0" w:space="0" w:color="auto"/>
                        <w:left w:val="none" w:sz="0" w:space="0" w:color="auto"/>
                        <w:bottom w:val="none" w:sz="0" w:space="0" w:color="auto"/>
                        <w:right w:val="none" w:sz="0" w:space="0" w:color="auto"/>
                      </w:divBdr>
                      <w:divsChild>
                        <w:div w:id="12314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9798">
                  <w:marLeft w:val="0"/>
                  <w:marRight w:val="0"/>
                  <w:marTop w:val="240"/>
                  <w:marBottom w:val="0"/>
                  <w:divBdr>
                    <w:top w:val="none" w:sz="0" w:space="0" w:color="auto"/>
                    <w:left w:val="none" w:sz="0" w:space="0" w:color="auto"/>
                    <w:bottom w:val="none" w:sz="0" w:space="0" w:color="auto"/>
                    <w:right w:val="none" w:sz="0" w:space="0" w:color="auto"/>
                  </w:divBdr>
                  <w:divsChild>
                    <w:div w:id="315837245">
                      <w:marLeft w:val="0"/>
                      <w:marRight w:val="0"/>
                      <w:marTop w:val="0"/>
                      <w:marBottom w:val="0"/>
                      <w:divBdr>
                        <w:top w:val="none" w:sz="0" w:space="0" w:color="auto"/>
                        <w:left w:val="none" w:sz="0" w:space="0" w:color="auto"/>
                        <w:bottom w:val="none" w:sz="0" w:space="0" w:color="auto"/>
                        <w:right w:val="none" w:sz="0" w:space="0" w:color="auto"/>
                      </w:divBdr>
                      <w:divsChild>
                        <w:div w:id="1218859047">
                          <w:marLeft w:val="0"/>
                          <w:marRight w:val="0"/>
                          <w:marTop w:val="0"/>
                          <w:marBottom w:val="0"/>
                          <w:divBdr>
                            <w:top w:val="none" w:sz="0" w:space="0" w:color="auto"/>
                            <w:left w:val="none" w:sz="0" w:space="0" w:color="auto"/>
                            <w:bottom w:val="none" w:sz="0" w:space="0" w:color="auto"/>
                            <w:right w:val="none" w:sz="0" w:space="0" w:color="auto"/>
                          </w:divBdr>
                        </w:div>
                      </w:divsChild>
                    </w:div>
                    <w:div w:id="975600464">
                      <w:marLeft w:val="0"/>
                      <w:marRight w:val="0"/>
                      <w:marTop w:val="240"/>
                      <w:marBottom w:val="240"/>
                      <w:divBdr>
                        <w:top w:val="none" w:sz="0" w:space="0" w:color="auto"/>
                        <w:left w:val="none" w:sz="0" w:space="0" w:color="auto"/>
                        <w:bottom w:val="none" w:sz="0" w:space="0" w:color="auto"/>
                        <w:right w:val="none" w:sz="0" w:space="0" w:color="auto"/>
                      </w:divBdr>
                    </w:div>
                    <w:div w:id="1057776081">
                      <w:marLeft w:val="0"/>
                      <w:marRight w:val="0"/>
                      <w:marTop w:val="240"/>
                      <w:marBottom w:val="0"/>
                      <w:divBdr>
                        <w:top w:val="none" w:sz="0" w:space="0" w:color="auto"/>
                        <w:left w:val="none" w:sz="0" w:space="0" w:color="auto"/>
                        <w:bottom w:val="none" w:sz="0" w:space="0" w:color="auto"/>
                        <w:right w:val="none" w:sz="0" w:space="0" w:color="auto"/>
                      </w:divBdr>
                      <w:divsChild>
                        <w:div w:id="3223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847465">
          <w:marLeft w:val="0"/>
          <w:marRight w:val="0"/>
          <w:marTop w:val="240"/>
          <w:marBottom w:val="0"/>
          <w:divBdr>
            <w:top w:val="none" w:sz="0" w:space="0" w:color="auto"/>
            <w:left w:val="none" w:sz="0" w:space="0" w:color="auto"/>
            <w:bottom w:val="none" w:sz="0" w:space="0" w:color="auto"/>
            <w:right w:val="none" w:sz="0" w:space="0" w:color="auto"/>
          </w:divBdr>
        </w:div>
        <w:div w:id="1264386927">
          <w:marLeft w:val="0"/>
          <w:marRight w:val="0"/>
          <w:marTop w:val="240"/>
          <w:marBottom w:val="240"/>
          <w:divBdr>
            <w:top w:val="none" w:sz="0" w:space="0" w:color="auto"/>
            <w:left w:val="none" w:sz="0" w:space="0" w:color="auto"/>
            <w:bottom w:val="none" w:sz="0" w:space="0" w:color="auto"/>
            <w:right w:val="none" w:sz="0" w:space="0" w:color="auto"/>
          </w:divBdr>
        </w:div>
      </w:divsChild>
    </w:div>
    <w:div w:id="1871799032">
      <w:bodyDiv w:val="1"/>
      <w:marLeft w:val="0"/>
      <w:marRight w:val="0"/>
      <w:marTop w:val="0"/>
      <w:marBottom w:val="0"/>
      <w:divBdr>
        <w:top w:val="none" w:sz="0" w:space="0" w:color="auto"/>
        <w:left w:val="none" w:sz="0" w:space="0" w:color="auto"/>
        <w:bottom w:val="none" w:sz="0" w:space="0" w:color="auto"/>
        <w:right w:val="none" w:sz="0" w:space="0" w:color="auto"/>
      </w:divBdr>
    </w:div>
    <w:div w:id="1890261631">
      <w:bodyDiv w:val="1"/>
      <w:marLeft w:val="0"/>
      <w:marRight w:val="0"/>
      <w:marTop w:val="0"/>
      <w:marBottom w:val="0"/>
      <w:divBdr>
        <w:top w:val="none" w:sz="0" w:space="0" w:color="auto"/>
        <w:left w:val="none" w:sz="0" w:space="0" w:color="auto"/>
        <w:bottom w:val="none" w:sz="0" w:space="0" w:color="auto"/>
        <w:right w:val="none" w:sz="0" w:space="0" w:color="auto"/>
      </w:divBdr>
      <w:divsChild>
        <w:div w:id="1234971988">
          <w:marLeft w:val="0"/>
          <w:marRight w:val="0"/>
          <w:marTop w:val="240"/>
          <w:marBottom w:val="240"/>
          <w:divBdr>
            <w:top w:val="none" w:sz="0" w:space="0" w:color="auto"/>
            <w:left w:val="none" w:sz="0" w:space="0" w:color="auto"/>
            <w:bottom w:val="none" w:sz="0" w:space="0" w:color="auto"/>
            <w:right w:val="none" w:sz="0" w:space="0" w:color="auto"/>
          </w:divBdr>
        </w:div>
        <w:div w:id="1410007980">
          <w:marLeft w:val="0"/>
          <w:marRight w:val="0"/>
          <w:marTop w:val="240"/>
          <w:marBottom w:val="0"/>
          <w:divBdr>
            <w:top w:val="none" w:sz="0" w:space="0" w:color="auto"/>
            <w:left w:val="none" w:sz="0" w:space="0" w:color="auto"/>
            <w:bottom w:val="none" w:sz="0" w:space="0" w:color="auto"/>
            <w:right w:val="none" w:sz="0" w:space="0" w:color="auto"/>
          </w:divBdr>
          <w:divsChild>
            <w:div w:id="1486584245">
              <w:marLeft w:val="0"/>
              <w:marRight w:val="0"/>
              <w:marTop w:val="0"/>
              <w:marBottom w:val="0"/>
              <w:divBdr>
                <w:top w:val="none" w:sz="0" w:space="0" w:color="auto"/>
                <w:left w:val="none" w:sz="0" w:space="0" w:color="auto"/>
                <w:bottom w:val="none" w:sz="0" w:space="0" w:color="auto"/>
                <w:right w:val="none" w:sz="0" w:space="0" w:color="auto"/>
              </w:divBdr>
              <w:divsChild>
                <w:div w:id="891041006">
                  <w:marLeft w:val="0"/>
                  <w:marRight w:val="0"/>
                  <w:marTop w:val="240"/>
                  <w:marBottom w:val="0"/>
                  <w:divBdr>
                    <w:top w:val="none" w:sz="0" w:space="0" w:color="auto"/>
                    <w:left w:val="none" w:sz="0" w:space="0" w:color="auto"/>
                    <w:bottom w:val="none" w:sz="0" w:space="0" w:color="auto"/>
                    <w:right w:val="none" w:sz="0" w:space="0" w:color="auto"/>
                  </w:divBdr>
                  <w:divsChild>
                    <w:div w:id="1928079457">
                      <w:marLeft w:val="0"/>
                      <w:marRight w:val="0"/>
                      <w:marTop w:val="0"/>
                      <w:marBottom w:val="0"/>
                      <w:divBdr>
                        <w:top w:val="none" w:sz="0" w:space="0" w:color="auto"/>
                        <w:left w:val="none" w:sz="0" w:space="0" w:color="auto"/>
                        <w:bottom w:val="none" w:sz="0" w:space="0" w:color="auto"/>
                        <w:right w:val="none" w:sz="0" w:space="0" w:color="auto"/>
                      </w:divBdr>
                      <w:divsChild>
                        <w:div w:id="20225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0810">
                  <w:marLeft w:val="0"/>
                  <w:marRight w:val="0"/>
                  <w:marTop w:val="240"/>
                  <w:marBottom w:val="0"/>
                  <w:divBdr>
                    <w:top w:val="none" w:sz="0" w:space="0" w:color="auto"/>
                    <w:left w:val="none" w:sz="0" w:space="0" w:color="auto"/>
                    <w:bottom w:val="none" w:sz="0" w:space="0" w:color="auto"/>
                    <w:right w:val="none" w:sz="0" w:space="0" w:color="auto"/>
                  </w:divBdr>
                  <w:divsChild>
                    <w:div w:id="1496140930">
                      <w:marLeft w:val="0"/>
                      <w:marRight w:val="0"/>
                      <w:marTop w:val="0"/>
                      <w:marBottom w:val="0"/>
                      <w:divBdr>
                        <w:top w:val="none" w:sz="0" w:space="0" w:color="auto"/>
                        <w:left w:val="none" w:sz="0" w:space="0" w:color="auto"/>
                        <w:bottom w:val="none" w:sz="0" w:space="0" w:color="auto"/>
                        <w:right w:val="none" w:sz="0" w:space="0" w:color="auto"/>
                      </w:divBdr>
                      <w:divsChild>
                        <w:div w:id="4222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319">
                  <w:marLeft w:val="0"/>
                  <w:marRight w:val="0"/>
                  <w:marTop w:val="240"/>
                  <w:marBottom w:val="0"/>
                  <w:divBdr>
                    <w:top w:val="none" w:sz="0" w:space="0" w:color="auto"/>
                    <w:left w:val="none" w:sz="0" w:space="0" w:color="auto"/>
                    <w:bottom w:val="none" w:sz="0" w:space="0" w:color="auto"/>
                    <w:right w:val="none" w:sz="0" w:space="0" w:color="auto"/>
                  </w:divBdr>
                  <w:divsChild>
                    <w:div w:id="1309556079">
                      <w:marLeft w:val="0"/>
                      <w:marRight w:val="0"/>
                      <w:marTop w:val="0"/>
                      <w:marBottom w:val="0"/>
                      <w:divBdr>
                        <w:top w:val="none" w:sz="0" w:space="0" w:color="auto"/>
                        <w:left w:val="none" w:sz="0" w:space="0" w:color="auto"/>
                        <w:bottom w:val="none" w:sz="0" w:space="0" w:color="auto"/>
                        <w:right w:val="none" w:sz="0" w:space="0" w:color="auto"/>
                      </w:divBdr>
                      <w:divsChild>
                        <w:div w:id="3389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88555">
          <w:marLeft w:val="0"/>
          <w:marRight w:val="0"/>
          <w:marTop w:val="240"/>
          <w:marBottom w:val="0"/>
          <w:divBdr>
            <w:top w:val="none" w:sz="0" w:space="0" w:color="auto"/>
            <w:left w:val="none" w:sz="0" w:space="0" w:color="auto"/>
            <w:bottom w:val="none" w:sz="0" w:space="0" w:color="auto"/>
            <w:right w:val="none" w:sz="0" w:space="0" w:color="auto"/>
          </w:divBdr>
        </w:div>
      </w:divsChild>
    </w:div>
    <w:div w:id="1982539534">
      <w:bodyDiv w:val="1"/>
      <w:marLeft w:val="0"/>
      <w:marRight w:val="0"/>
      <w:marTop w:val="0"/>
      <w:marBottom w:val="0"/>
      <w:divBdr>
        <w:top w:val="none" w:sz="0" w:space="0" w:color="auto"/>
        <w:left w:val="none" w:sz="0" w:space="0" w:color="auto"/>
        <w:bottom w:val="none" w:sz="0" w:space="0" w:color="auto"/>
        <w:right w:val="none" w:sz="0" w:space="0" w:color="auto"/>
      </w:divBdr>
      <w:divsChild>
        <w:div w:id="631713790">
          <w:marLeft w:val="0"/>
          <w:marRight w:val="0"/>
          <w:marTop w:val="240"/>
          <w:marBottom w:val="0"/>
          <w:divBdr>
            <w:top w:val="none" w:sz="0" w:space="0" w:color="auto"/>
            <w:left w:val="none" w:sz="0" w:space="0" w:color="auto"/>
            <w:bottom w:val="none" w:sz="0" w:space="0" w:color="auto"/>
            <w:right w:val="none" w:sz="0" w:space="0" w:color="auto"/>
          </w:divBdr>
        </w:div>
        <w:div w:id="1096558474">
          <w:marLeft w:val="0"/>
          <w:marRight w:val="0"/>
          <w:marTop w:val="0"/>
          <w:marBottom w:val="0"/>
          <w:divBdr>
            <w:top w:val="none" w:sz="0" w:space="0" w:color="auto"/>
            <w:left w:val="none" w:sz="0" w:space="0" w:color="auto"/>
            <w:bottom w:val="none" w:sz="0" w:space="0" w:color="auto"/>
            <w:right w:val="none" w:sz="0" w:space="0" w:color="auto"/>
          </w:divBdr>
        </w:div>
        <w:div w:id="2003503800">
          <w:marLeft w:val="0"/>
          <w:marRight w:val="0"/>
          <w:marTop w:val="0"/>
          <w:marBottom w:val="0"/>
          <w:divBdr>
            <w:top w:val="none" w:sz="0" w:space="0" w:color="auto"/>
            <w:left w:val="none" w:sz="0" w:space="0" w:color="auto"/>
            <w:bottom w:val="none" w:sz="0" w:space="0" w:color="auto"/>
            <w:right w:val="none" w:sz="0" w:space="0" w:color="auto"/>
          </w:divBdr>
          <w:divsChild>
            <w:div w:id="86535539">
              <w:marLeft w:val="0"/>
              <w:marRight w:val="0"/>
              <w:marTop w:val="0"/>
              <w:marBottom w:val="240"/>
              <w:divBdr>
                <w:top w:val="single" w:sz="6" w:space="0" w:color="D6D6D6"/>
                <w:left w:val="single" w:sz="6" w:space="6" w:color="D6D6D6"/>
                <w:bottom w:val="single" w:sz="6" w:space="0" w:color="D6D6D6"/>
                <w:right w:val="single" w:sz="6" w:space="6" w:color="D6D6D6"/>
              </w:divBdr>
              <w:divsChild>
                <w:div w:id="707219528">
                  <w:marLeft w:val="0"/>
                  <w:marRight w:val="0"/>
                  <w:marTop w:val="0"/>
                  <w:marBottom w:val="0"/>
                  <w:divBdr>
                    <w:top w:val="none" w:sz="0" w:space="0" w:color="auto"/>
                    <w:left w:val="none" w:sz="0" w:space="0" w:color="auto"/>
                    <w:bottom w:val="none" w:sz="0" w:space="0" w:color="auto"/>
                    <w:right w:val="none" w:sz="0" w:space="0" w:color="auto"/>
                  </w:divBdr>
                  <w:divsChild>
                    <w:div w:id="1057508275">
                      <w:marLeft w:val="0"/>
                      <w:marRight w:val="0"/>
                      <w:marTop w:val="0"/>
                      <w:marBottom w:val="0"/>
                      <w:divBdr>
                        <w:top w:val="none" w:sz="0" w:space="0" w:color="auto"/>
                        <w:left w:val="none" w:sz="0" w:space="0" w:color="auto"/>
                        <w:bottom w:val="none" w:sz="0" w:space="0" w:color="auto"/>
                        <w:right w:val="none" w:sz="0" w:space="0" w:color="auto"/>
                      </w:divBdr>
                      <w:divsChild>
                        <w:div w:id="1475874592">
                          <w:marLeft w:val="0"/>
                          <w:marRight w:val="0"/>
                          <w:marTop w:val="0"/>
                          <w:marBottom w:val="0"/>
                          <w:divBdr>
                            <w:top w:val="none" w:sz="0" w:space="0" w:color="auto"/>
                            <w:left w:val="none" w:sz="0" w:space="0" w:color="auto"/>
                            <w:bottom w:val="none" w:sz="0" w:space="0" w:color="auto"/>
                            <w:right w:val="none" w:sz="0" w:space="0" w:color="auto"/>
                          </w:divBdr>
                          <w:divsChild>
                            <w:div w:id="910819387">
                              <w:marLeft w:val="0"/>
                              <w:marRight w:val="0"/>
                              <w:marTop w:val="0"/>
                              <w:marBottom w:val="0"/>
                              <w:divBdr>
                                <w:top w:val="none" w:sz="0" w:space="0" w:color="auto"/>
                                <w:left w:val="none" w:sz="0" w:space="0" w:color="auto"/>
                                <w:bottom w:val="none" w:sz="0" w:space="0" w:color="auto"/>
                                <w:right w:val="none" w:sz="0" w:space="0" w:color="auto"/>
                              </w:divBdr>
                              <w:divsChild>
                                <w:div w:id="1051735692">
                                  <w:marLeft w:val="240"/>
                                  <w:marRight w:val="0"/>
                                  <w:marTop w:val="0"/>
                                  <w:marBottom w:val="0"/>
                                  <w:divBdr>
                                    <w:top w:val="none" w:sz="0" w:space="0" w:color="auto"/>
                                    <w:left w:val="none" w:sz="0" w:space="0" w:color="auto"/>
                                    <w:bottom w:val="none" w:sz="0" w:space="0" w:color="auto"/>
                                    <w:right w:val="none" w:sz="0" w:space="0" w:color="auto"/>
                                  </w:divBdr>
                                  <w:divsChild>
                                    <w:div w:id="1667050938">
                                      <w:marLeft w:val="240"/>
                                      <w:marRight w:val="0"/>
                                      <w:marTop w:val="0"/>
                                      <w:marBottom w:val="0"/>
                                      <w:divBdr>
                                        <w:top w:val="none" w:sz="0" w:space="0" w:color="auto"/>
                                        <w:left w:val="none" w:sz="0" w:space="0" w:color="auto"/>
                                        <w:bottom w:val="none" w:sz="0" w:space="0" w:color="auto"/>
                                        <w:right w:val="none" w:sz="0" w:space="0" w:color="auto"/>
                                      </w:divBdr>
                                      <w:divsChild>
                                        <w:div w:id="2128695191">
                                          <w:marLeft w:val="240"/>
                                          <w:marRight w:val="0"/>
                                          <w:marTop w:val="0"/>
                                          <w:marBottom w:val="0"/>
                                          <w:divBdr>
                                            <w:top w:val="none" w:sz="0" w:space="0" w:color="auto"/>
                                            <w:left w:val="none" w:sz="0" w:space="0" w:color="auto"/>
                                            <w:bottom w:val="none" w:sz="0" w:space="0" w:color="auto"/>
                                            <w:right w:val="none" w:sz="0" w:space="0" w:color="auto"/>
                                          </w:divBdr>
                                          <w:divsChild>
                                            <w:div w:id="391345190">
                                              <w:marLeft w:val="240"/>
                                              <w:marRight w:val="0"/>
                                              <w:marTop w:val="0"/>
                                              <w:marBottom w:val="0"/>
                                              <w:divBdr>
                                                <w:top w:val="none" w:sz="0" w:space="0" w:color="auto"/>
                                                <w:left w:val="none" w:sz="0" w:space="0" w:color="auto"/>
                                                <w:bottom w:val="none" w:sz="0" w:space="0" w:color="auto"/>
                                                <w:right w:val="none" w:sz="0" w:space="0" w:color="auto"/>
                                              </w:divBdr>
                                              <w:divsChild>
                                                <w:div w:id="5200515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3729180">
              <w:marLeft w:val="0"/>
              <w:marRight w:val="0"/>
              <w:marTop w:val="240"/>
              <w:marBottom w:val="240"/>
              <w:divBdr>
                <w:top w:val="none" w:sz="0" w:space="0" w:color="auto"/>
                <w:left w:val="none" w:sz="0" w:space="0" w:color="auto"/>
                <w:bottom w:val="none" w:sz="0" w:space="0" w:color="auto"/>
                <w:right w:val="none" w:sz="0" w:space="0" w:color="auto"/>
              </w:divBdr>
            </w:div>
          </w:divsChild>
        </w:div>
        <w:div w:id="2024359328">
          <w:marLeft w:val="0"/>
          <w:marRight w:val="0"/>
          <w:marTop w:val="240"/>
          <w:marBottom w:val="0"/>
          <w:divBdr>
            <w:top w:val="none" w:sz="0" w:space="0" w:color="auto"/>
            <w:left w:val="none" w:sz="0" w:space="0" w:color="auto"/>
            <w:bottom w:val="none" w:sz="0" w:space="0" w:color="auto"/>
            <w:right w:val="none" w:sz="0" w:space="0" w:color="auto"/>
          </w:divBdr>
          <w:divsChild>
            <w:div w:id="92938549">
              <w:marLeft w:val="0"/>
              <w:marRight w:val="0"/>
              <w:marTop w:val="0"/>
              <w:marBottom w:val="0"/>
              <w:divBdr>
                <w:top w:val="none" w:sz="0" w:space="0" w:color="auto"/>
                <w:left w:val="none" w:sz="0" w:space="0" w:color="auto"/>
                <w:bottom w:val="none" w:sz="0" w:space="0" w:color="auto"/>
                <w:right w:val="none" w:sz="0" w:space="0" w:color="auto"/>
              </w:divBdr>
              <w:divsChild>
                <w:div w:id="1373655743">
                  <w:marLeft w:val="0"/>
                  <w:marRight w:val="0"/>
                  <w:marTop w:val="0"/>
                  <w:marBottom w:val="0"/>
                  <w:divBdr>
                    <w:top w:val="none" w:sz="0" w:space="0" w:color="auto"/>
                    <w:left w:val="none" w:sz="0" w:space="0" w:color="auto"/>
                    <w:bottom w:val="none" w:sz="0" w:space="0" w:color="auto"/>
                    <w:right w:val="none" w:sz="0" w:space="0" w:color="auto"/>
                  </w:divBdr>
                  <w:divsChild>
                    <w:div w:id="10624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131412">
      <w:bodyDiv w:val="1"/>
      <w:marLeft w:val="0"/>
      <w:marRight w:val="0"/>
      <w:marTop w:val="0"/>
      <w:marBottom w:val="0"/>
      <w:divBdr>
        <w:top w:val="none" w:sz="0" w:space="0" w:color="auto"/>
        <w:left w:val="none" w:sz="0" w:space="0" w:color="auto"/>
        <w:bottom w:val="none" w:sz="0" w:space="0" w:color="auto"/>
        <w:right w:val="none" w:sz="0" w:space="0" w:color="auto"/>
      </w:divBdr>
    </w:div>
    <w:div w:id="2019622994">
      <w:bodyDiv w:val="1"/>
      <w:marLeft w:val="0"/>
      <w:marRight w:val="0"/>
      <w:marTop w:val="0"/>
      <w:marBottom w:val="0"/>
      <w:divBdr>
        <w:top w:val="none" w:sz="0" w:space="0" w:color="auto"/>
        <w:left w:val="none" w:sz="0" w:space="0" w:color="auto"/>
        <w:bottom w:val="none" w:sz="0" w:space="0" w:color="auto"/>
        <w:right w:val="none" w:sz="0" w:space="0" w:color="auto"/>
      </w:divBdr>
    </w:div>
    <w:div w:id="2041012080">
      <w:bodyDiv w:val="1"/>
      <w:marLeft w:val="0"/>
      <w:marRight w:val="0"/>
      <w:marTop w:val="0"/>
      <w:marBottom w:val="0"/>
      <w:divBdr>
        <w:top w:val="none" w:sz="0" w:space="0" w:color="auto"/>
        <w:left w:val="none" w:sz="0" w:space="0" w:color="auto"/>
        <w:bottom w:val="none" w:sz="0" w:space="0" w:color="auto"/>
        <w:right w:val="none" w:sz="0" w:space="0" w:color="auto"/>
      </w:divBdr>
      <w:divsChild>
        <w:div w:id="975068056">
          <w:marLeft w:val="0"/>
          <w:marRight w:val="0"/>
          <w:marTop w:val="240"/>
          <w:marBottom w:val="0"/>
          <w:divBdr>
            <w:top w:val="none" w:sz="0" w:space="0" w:color="auto"/>
            <w:left w:val="none" w:sz="0" w:space="0" w:color="auto"/>
            <w:bottom w:val="none" w:sz="0" w:space="0" w:color="auto"/>
            <w:right w:val="none" w:sz="0" w:space="0" w:color="auto"/>
          </w:divBdr>
        </w:div>
        <w:div w:id="1007174485">
          <w:marLeft w:val="0"/>
          <w:marRight w:val="0"/>
          <w:marTop w:val="240"/>
          <w:marBottom w:val="240"/>
          <w:divBdr>
            <w:top w:val="none" w:sz="0" w:space="0" w:color="auto"/>
            <w:left w:val="none" w:sz="0" w:space="0" w:color="auto"/>
            <w:bottom w:val="none" w:sz="0" w:space="0" w:color="auto"/>
            <w:right w:val="none" w:sz="0" w:space="0" w:color="auto"/>
          </w:divBdr>
        </w:div>
      </w:divsChild>
    </w:div>
    <w:div w:id="2053917642">
      <w:bodyDiv w:val="1"/>
      <w:marLeft w:val="0"/>
      <w:marRight w:val="0"/>
      <w:marTop w:val="0"/>
      <w:marBottom w:val="0"/>
      <w:divBdr>
        <w:top w:val="none" w:sz="0" w:space="0" w:color="auto"/>
        <w:left w:val="none" w:sz="0" w:space="0" w:color="auto"/>
        <w:bottom w:val="none" w:sz="0" w:space="0" w:color="auto"/>
        <w:right w:val="none" w:sz="0" w:space="0" w:color="auto"/>
      </w:divBdr>
      <w:divsChild>
        <w:div w:id="2059206906">
          <w:marLeft w:val="0"/>
          <w:marRight w:val="0"/>
          <w:marTop w:val="0"/>
          <w:marBottom w:val="0"/>
          <w:divBdr>
            <w:top w:val="none" w:sz="0" w:space="0" w:color="auto"/>
            <w:left w:val="none" w:sz="0" w:space="0" w:color="auto"/>
            <w:bottom w:val="none" w:sz="0" w:space="0" w:color="auto"/>
            <w:right w:val="none" w:sz="0" w:space="0" w:color="auto"/>
          </w:divBdr>
          <w:divsChild>
            <w:div w:id="1535340668">
              <w:marLeft w:val="0"/>
              <w:marRight w:val="0"/>
              <w:marTop w:val="0"/>
              <w:marBottom w:val="240"/>
              <w:divBdr>
                <w:top w:val="single" w:sz="6" w:space="0" w:color="D6D6D6"/>
                <w:left w:val="single" w:sz="6" w:space="6" w:color="D6D6D6"/>
                <w:bottom w:val="single" w:sz="6" w:space="0" w:color="D6D6D6"/>
                <w:right w:val="single" w:sz="6" w:space="6" w:color="D6D6D6"/>
              </w:divBdr>
              <w:divsChild>
                <w:div w:id="1413359658">
                  <w:marLeft w:val="0"/>
                  <w:marRight w:val="0"/>
                  <w:marTop w:val="0"/>
                  <w:marBottom w:val="0"/>
                  <w:divBdr>
                    <w:top w:val="none" w:sz="0" w:space="0" w:color="auto"/>
                    <w:left w:val="none" w:sz="0" w:space="0" w:color="auto"/>
                    <w:bottom w:val="none" w:sz="0" w:space="0" w:color="auto"/>
                    <w:right w:val="none" w:sz="0" w:space="0" w:color="auto"/>
                  </w:divBdr>
                  <w:divsChild>
                    <w:div w:id="834607325">
                      <w:marLeft w:val="0"/>
                      <w:marRight w:val="0"/>
                      <w:marTop w:val="0"/>
                      <w:marBottom w:val="0"/>
                      <w:divBdr>
                        <w:top w:val="none" w:sz="0" w:space="0" w:color="auto"/>
                        <w:left w:val="none" w:sz="0" w:space="0" w:color="auto"/>
                        <w:bottom w:val="none" w:sz="0" w:space="0" w:color="auto"/>
                        <w:right w:val="none" w:sz="0" w:space="0" w:color="auto"/>
                      </w:divBdr>
                      <w:divsChild>
                        <w:div w:id="125704829">
                          <w:marLeft w:val="0"/>
                          <w:marRight w:val="0"/>
                          <w:marTop w:val="0"/>
                          <w:marBottom w:val="0"/>
                          <w:divBdr>
                            <w:top w:val="none" w:sz="0" w:space="0" w:color="auto"/>
                            <w:left w:val="none" w:sz="0" w:space="0" w:color="auto"/>
                            <w:bottom w:val="none" w:sz="0" w:space="0" w:color="auto"/>
                            <w:right w:val="none" w:sz="0" w:space="0" w:color="auto"/>
                          </w:divBdr>
                          <w:divsChild>
                            <w:div w:id="165483828">
                              <w:marLeft w:val="0"/>
                              <w:marRight w:val="0"/>
                              <w:marTop w:val="0"/>
                              <w:marBottom w:val="0"/>
                              <w:divBdr>
                                <w:top w:val="none" w:sz="0" w:space="0" w:color="auto"/>
                                <w:left w:val="none" w:sz="0" w:space="0" w:color="auto"/>
                                <w:bottom w:val="none" w:sz="0" w:space="0" w:color="auto"/>
                                <w:right w:val="none" w:sz="0" w:space="0" w:color="auto"/>
                              </w:divBdr>
                              <w:divsChild>
                                <w:div w:id="2116361769">
                                  <w:marLeft w:val="240"/>
                                  <w:marRight w:val="0"/>
                                  <w:marTop w:val="0"/>
                                  <w:marBottom w:val="0"/>
                                  <w:divBdr>
                                    <w:top w:val="none" w:sz="0" w:space="0" w:color="auto"/>
                                    <w:left w:val="none" w:sz="0" w:space="0" w:color="auto"/>
                                    <w:bottom w:val="none" w:sz="0" w:space="0" w:color="auto"/>
                                    <w:right w:val="none" w:sz="0" w:space="0" w:color="auto"/>
                                  </w:divBdr>
                                  <w:divsChild>
                                    <w:div w:id="1652782468">
                                      <w:marLeft w:val="240"/>
                                      <w:marRight w:val="0"/>
                                      <w:marTop w:val="0"/>
                                      <w:marBottom w:val="0"/>
                                      <w:divBdr>
                                        <w:top w:val="none" w:sz="0" w:space="0" w:color="auto"/>
                                        <w:left w:val="none" w:sz="0" w:space="0" w:color="auto"/>
                                        <w:bottom w:val="none" w:sz="0" w:space="0" w:color="auto"/>
                                        <w:right w:val="none" w:sz="0" w:space="0" w:color="auto"/>
                                      </w:divBdr>
                                      <w:divsChild>
                                        <w:div w:id="311954185">
                                          <w:marLeft w:val="240"/>
                                          <w:marRight w:val="0"/>
                                          <w:marTop w:val="0"/>
                                          <w:marBottom w:val="0"/>
                                          <w:divBdr>
                                            <w:top w:val="none" w:sz="0" w:space="0" w:color="auto"/>
                                            <w:left w:val="none" w:sz="0" w:space="0" w:color="auto"/>
                                            <w:bottom w:val="none" w:sz="0" w:space="0" w:color="auto"/>
                                            <w:right w:val="none" w:sz="0" w:space="0" w:color="auto"/>
                                          </w:divBdr>
                                          <w:divsChild>
                                            <w:div w:id="1461608045">
                                              <w:marLeft w:val="240"/>
                                              <w:marRight w:val="0"/>
                                              <w:marTop w:val="0"/>
                                              <w:marBottom w:val="0"/>
                                              <w:divBdr>
                                                <w:top w:val="none" w:sz="0" w:space="0" w:color="auto"/>
                                                <w:left w:val="none" w:sz="0" w:space="0" w:color="auto"/>
                                                <w:bottom w:val="none" w:sz="0" w:space="0" w:color="auto"/>
                                                <w:right w:val="none" w:sz="0" w:space="0" w:color="auto"/>
                                              </w:divBdr>
                                              <w:divsChild>
                                                <w:div w:id="489670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666504">
      <w:bodyDiv w:val="1"/>
      <w:marLeft w:val="0"/>
      <w:marRight w:val="0"/>
      <w:marTop w:val="0"/>
      <w:marBottom w:val="0"/>
      <w:divBdr>
        <w:top w:val="none" w:sz="0" w:space="0" w:color="auto"/>
        <w:left w:val="none" w:sz="0" w:space="0" w:color="auto"/>
        <w:bottom w:val="none" w:sz="0" w:space="0" w:color="auto"/>
        <w:right w:val="none" w:sz="0" w:space="0" w:color="auto"/>
      </w:divBdr>
      <w:divsChild>
        <w:div w:id="530454291">
          <w:marLeft w:val="0"/>
          <w:marRight w:val="0"/>
          <w:marTop w:val="240"/>
          <w:marBottom w:val="240"/>
          <w:divBdr>
            <w:top w:val="none" w:sz="0" w:space="0" w:color="auto"/>
            <w:left w:val="none" w:sz="0" w:space="0" w:color="auto"/>
            <w:bottom w:val="none" w:sz="0" w:space="0" w:color="auto"/>
            <w:right w:val="none" w:sz="0" w:space="0" w:color="auto"/>
          </w:divBdr>
        </w:div>
        <w:div w:id="720708290">
          <w:marLeft w:val="0"/>
          <w:marRight w:val="0"/>
          <w:marTop w:val="240"/>
          <w:marBottom w:val="0"/>
          <w:divBdr>
            <w:top w:val="none" w:sz="0" w:space="0" w:color="auto"/>
            <w:left w:val="none" w:sz="0" w:space="0" w:color="auto"/>
            <w:bottom w:val="none" w:sz="0" w:space="0" w:color="auto"/>
            <w:right w:val="none" w:sz="0" w:space="0" w:color="auto"/>
          </w:divBdr>
        </w:div>
        <w:div w:id="1051459925">
          <w:marLeft w:val="0"/>
          <w:marRight w:val="0"/>
          <w:marTop w:val="240"/>
          <w:marBottom w:val="0"/>
          <w:divBdr>
            <w:top w:val="none" w:sz="0" w:space="0" w:color="auto"/>
            <w:left w:val="none" w:sz="0" w:space="0" w:color="auto"/>
            <w:bottom w:val="none" w:sz="0" w:space="0" w:color="auto"/>
            <w:right w:val="none" w:sz="0" w:space="0" w:color="auto"/>
          </w:divBdr>
          <w:divsChild>
            <w:div w:id="1432355228">
              <w:marLeft w:val="0"/>
              <w:marRight w:val="0"/>
              <w:marTop w:val="0"/>
              <w:marBottom w:val="0"/>
              <w:divBdr>
                <w:top w:val="none" w:sz="0" w:space="0" w:color="auto"/>
                <w:left w:val="none" w:sz="0" w:space="0" w:color="auto"/>
                <w:bottom w:val="none" w:sz="0" w:space="0" w:color="auto"/>
                <w:right w:val="none" w:sz="0" w:space="0" w:color="auto"/>
              </w:divBdr>
              <w:divsChild>
                <w:div w:id="208080657">
                  <w:marLeft w:val="0"/>
                  <w:marRight w:val="0"/>
                  <w:marTop w:val="240"/>
                  <w:marBottom w:val="0"/>
                  <w:divBdr>
                    <w:top w:val="none" w:sz="0" w:space="0" w:color="auto"/>
                    <w:left w:val="none" w:sz="0" w:space="0" w:color="auto"/>
                    <w:bottom w:val="none" w:sz="0" w:space="0" w:color="auto"/>
                    <w:right w:val="none" w:sz="0" w:space="0" w:color="auto"/>
                  </w:divBdr>
                  <w:divsChild>
                    <w:div w:id="801651703">
                      <w:marLeft w:val="0"/>
                      <w:marRight w:val="0"/>
                      <w:marTop w:val="0"/>
                      <w:marBottom w:val="0"/>
                      <w:divBdr>
                        <w:top w:val="none" w:sz="0" w:space="0" w:color="auto"/>
                        <w:left w:val="none" w:sz="0" w:space="0" w:color="auto"/>
                        <w:bottom w:val="none" w:sz="0" w:space="0" w:color="auto"/>
                        <w:right w:val="none" w:sz="0" w:space="0" w:color="auto"/>
                      </w:divBdr>
                      <w:divsChild>
                        <w:div w:id="16049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2594">
                  <w:marLeft w:val="0"/>
                  <w:marRight w:val="0"/>
                  <w:marTop w:val="240"/>
                  <w:marBottom w:val="0"/>
                  <w:divBdr>
                    <w:top w:val="none" w:sz="0" w:space="0" w:color="auto"/>
                    <w:left w:val="none" w:sz="0" w:space="0" w:color="auto"/>
                    <w:bottom w:val="none" w:sz="0" w:space="0" w:color="auto"/>
                    <w:right w:val="none" w:sz="0" w:space="0" w:color="auto"/>
                  </w:divBdr>
                  <w:divsChild>
                    <w:div w:id="1715427185">
                      <w:marLeft w:val="0"/>
                      <w:marRight w:val="0"/>
                      <w:marTop w:val="0"/>
                      <w:marBottom w:val="0"/>
                      <w:divBdr>
                        <w:top w:val="none" w:sz="0" w:space="0" w:color="auto"/>
                        <w:left w:val="none" w:sz="0" w:space="0" w:color="auto"/>
                        <w:bottom w:val="none" w:sz="0" w:space="0" w:color="auto"/>
                        <w:right w:val="none" w:sz="0" w:space="0" w:color="auto"/>
                      </w:divBdr>
                      <w:divsChild>
                        <w:div w:id="3999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78799">
                  <w:marLeft w:val="0"/>
                  <w:marRight w:val="0"/>
                  <w:marTop w:val="240"/>
                  <w:marBottom w:val="0"/>
                  <w:divBdr>
                    <w:top w:val="none" w:sz="0" w:space="0" w:color="auto"/>
                    <w:left w:val="none" w:sz="0" w:space="0" w:color="auto"/>
                    <w:bottom w:val="none" w:sz="0" w:space="0" w:color="auto"/>
                    <w:right w:val="none" w:sz="0" w:space="0" w:color="auto"/>
                  </w:divBdr>
                  <w:divsChild>
                    <w:div w:id="431977062">
                      <w:marLeft w:val="0"/>
                      <w:marRight w:val="0"/>
                      <w:marTop w:val="0"/>
                      <w:marBottom w:val="0"/>
                      <w:divBdr>
                        <w:top w:val="none" w:sz="0" w:space="0" w:color="auto"/>
                        <w:left w:val="none" w:sz="0" w:space="0" w:color="auto"/>
                        <w:bottom w:val="none" w:sz="0" w:space="0" w:color="auto"/>
                        <w:right w:val="none" w:sz="0" w:space="0" w:color="auto"/>
                      </w:divBdr>
                      <w:divsChild>
                        <w:div w:id="13582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046730">
      <w:bodyDiv w:val="1"/>
      <w:marLeft w:val="0"/>
      <w:marRight w:val="0"/>
      <w:marTop w:val="0"/>
      <w:marBottom w:val="0"/>
      <w:divBdr>
        <w:top w:val="none" w:sz="0" w:space="0" w:color="auto"/>
        <w:left w:val="none" w:sz="0" w:space="0" w:color="auto"/>
        <w:bottom w:val="none" w:sz="0" w:space="0" w:color="auto"/>
        <w:right w:val="none" w:sz="0" w:space="0" w:color="auto"/>
      </w:divBdr>
      <w:divsChild>
        <w:div w:id="318533528">
          <w:marLeft w:val="0"/>
          <w:marRight w:val="0"/>
          <w:marTop w:val="240"/>
          <w:marBottom w:val="0"/>
          <w:divBdr>
            <w:top w:val="none" w:sz="0" w:space="0" w:color="auto"/>
            <w:left w:val="none" w:sz="0" w:space="0" w:color="auto"/>
            <w:bottom w:val="none" w:sz="0" w:space="0" w:color="auto"/>
            <w:right w:val="none" w:sz="0" w:space="0" w:color="auto"/>
          </w:divBdr>
          <w:divsChild>
            <w:div w:id="918173063">
              <w:marLeft w:val="0"/>
              <w:marRight w:val="0"/>
              <w:marTop w:val="0"/>
              <w:marBottom w:val="0"/>
              <w:divBdr>
                <w:top w:val="none" w:sz="0" w:space="0" w:color="auto"/>
                <w:left w:val="none" w:sz="0" w:space="0" w:color="auto"/>
                <w:bottom w:val="none" w:sz="0" w:space="0" w:color="auto"/>
                <w:right w:val="none" w:sz="0" w:space="0" w:color="auto"/>
              </w:divBdr>
              <w:divsChild>
                <w:div w:id="701513808">
                  <w:marLeft w:val="0"/>
                  <w:marRight w:val="0"/>
                  <w:marTop w:val="240"/>
                  <w:marBottom w:val="0"/>
                  <w:divBdr>
                    <w:top w:val="none" w:sz="0" w:space="0" w:color="auto"/>
                    <w:left w:val="none" w:sz="0" w:space="0" w:color="auto"/>
                    <w:bottom w:val="none" w:sz="0" w:space="0" w:color="auto"/>
                    <w:right w:val="none" w:sz="0" w:space="0" w:color="auto"/>
                  </w:divBdr>
                  <w:divsChild>
                    <w:div w:id="1234009498">
                      <w:marLeft w:val="0"/>
                      <w:marRight w:val="0"/>
                      <w:marTop w:val="0"/>
                      <w:marBottom w:val="0"/>
                      <w:divBdr>
                        <w:top w:val="none" w:sz="0" w:space="0" w:color="auto"/>
                        <w:left w:val="none" w:sz="0" w:space="0" w:color="auto"/>
                        <w:bottom w:val="none" w:sz="0" w:space="0" w:color="auto"/>
                        <w:right w:val="none" w:sz="0" w:space="0" w:color="auto"/>
                      </w:divBdr>
                      <w:divsChild>
                        <w:div w:id="522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7464">
                  <w:marLeft w:val="0"/>
                  <w:marRight w:val="0"/>
                  <w:marTop w:val="240"/>
                  <w:marBottom w:val="0"/>
                  <w:divBdr>
                    <w:top w:val="none" w:sz="0" w:space="0" w:color="auto"/>
                    <w:left w:val="none" w:sz="0" w:space="0" w:color="auto"/>
                    <w:bottom w:val="none" w:sz="0" w:space="0" w:color="auto"/>
                    <w:right w:val="none" w:sz="0" w:space="0" w:color="auto"/>
                  </w:divBdr>
                  <w:divsChild>
                    <w:div w:id="839197773">
                      <w:marLeft w:val="0"/>
                      <w:marRight w:val="0"/>
                      <w:marTop w:val="0"/>
                      <w:marBottom w:val="0"/>
                      <w:divBdr>
                        <w:top w:val="none" w:sz="0" w:space="0" w:color="auto"/>
                        <w:left w:val="none" w:sz="0" w:space="0" w:color="auto"/>
                        <w:bottom w:val="none" w:sz="0" w:space="0" w:color="auto"/>
                        <w:right w:val="none" w:sz="0" w:space="0" w:color="auto"/>
                      </w:divBdr>
                      <w:divsChild>
                        <w:div w:id="6356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84504">
                  <w:marLeft w:val="0"/>
                  <w:marRight w:val="0"/>
                  <w:marTop w:val="240"/>
                  <w:marBottom w:val="0"/>
                  <w:divBdr>
                    <w:top w:val="none" w:sz="0" w:space="0" w:color="auto"/>
                    <w:left w:val="none" w:sz="0" w:space="0" w:color="auto"/>
                    <w:bottom w:val="none" w:sz="0" w:space="0" w:color="auto"/>
                    <w:right w:val="none" w:sz="0" w:space="0" w:color="auto"/>
                  </w:divBdr>
                  <w:divsChild>
                    <w:div w:id="587271294">
                      <w:marLeft w:val="0"/>
                      <w:marRight w:val="0"/>
                      <w:marTop w:val="240"/>
                      <w:marBottom w:val="240"/>
                      <w:divBdr>
                        <w:top w:val="none" w:sz="0" w:space="0" w:color="auto"/>
                        <w:left w:val="none" w:sz="0" w:space="0" w:color="auto"/>
                        <w:bottom w:val="none" w:sz="0" w:space="0" w:color="auto"/>
                        <w:right w:val="none" w:sz="0" w:space="0" w:color="auto"/>
                      </w:divBdr>
                    </w:div>
                    <w:div w:id="602809459">
                      <w:marLeft w:val="0"/>
                      <w:marRight w:val="0"/>
                      <w:marTop w:val="0"/>
                      <w:marBottom w:val="0"/>
                      <w:divBdr>
                        <w:top w:val="none" w:sz="0" w:space="0" w:color="auto"/>
                        <w:left w:val="none" w:sz="0" w:space="0" w:color="auto"/>
                        <w:bottom w:val="none" w:sz="0" w:space="0" w:color="auto"/>
                        <w:right w:val="none" w:sz="0" w:space="0" w:color="auto"/>
                      </w:divBdr>
                      <w:divsChild>
                        <w:div w:id="11030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8025">
                  <w:marLeft w:val="0"/>
                  <w:marRight w:val="0"/>
                  <w:marTop w:val="240"/>
                  <w:marBottom w:val="0"/>
                  <w:divBdr>
                    <w:top w:val="none" w:sz="0" w:space="0" w:color="auto"/>
                    <w:left w:val="none" w:sz="0" w:space="0" w:color="auto"/>
                    <w:bottom w:val="none" w:sz="0" w:space="0" w:color="auto"/>
                    <w:right w:val="none" w:sz="0" w:space="0" w:color="auto"/>
                  </w:divBdr>
                  <w:divsChild>
                    <w:div w:id="102188708">
                      <w:marLeft w:val="0"/>
                      <w:marRight w:val="0"/>
                      <w:marTop w:val="240"/>
                      <w:marBottom w:val="0"/>
                      <w:divBdr>
                        <w:top w:val="none" w:sz="0" w:space="0" w:color="auto"/>
                        <w:left w:val="none" w:sz="0" w:space="0" w:color="auto"/>
                        <w:bottom w:val="none" w:sz="0" w:space="0" w:color="auto"/>
                        <w:right w:val="none" w:sz="0" w:space="0" w:color="auto"/>
                      </w:divBdr>
                      <w:divsChild>
                        <w:div w:id="164714425">
                          <w:marLeft w:val="0"/>
                          <w:marRight w:val="0"/>
                          <w:marTop w:val="0"/>
                          <w:marBottom w:val="0"/>
                          <w:divBdr>
                            <w:top w:val="none" w:sz="0" w:space="0" w:color="auto"/>
                            <w:left w:val="none" w:sz="0" w:space="0" w:color="auto"/>
                            <w:bottom w:val="none" w:sz="0" w:space="0" w:color="auto"/>
                            <w:right w:val="none" w:sz="0" w:space="0" w:color="auto"/>
                          </w:divBdr>
                        </w:div>
                      </w:divsChild>
                    </w:div>
                    <w:div w:id="107552151">
                      <w:marLeft w:val="0"/>
                      <w:marRight w:val="0"/>
                      <w:marTop w:val="240"/>
                      <w:marBottom w:val="0"/>
                      <w:divBdr>
                        <w:top w:val="none" w:sz="0" w:space="0" w:color="auto"/>
                        <w:left w:val="none" w:sz="0" w:space="0" w:color="auto"/>
                        <w:bottom w:val="none" w:sz="0" w:space="0" w:color="auto"/>
                        <w:right w:val="none" w:sz="0" w:space="0" w:color="auto"/>
                      </w:divBdr>
                      <w:divsChild>
                        <w:div w:id="74010560">
                          <w:marLeft w:val="0"/>
                          <w:marRight w:val="0"/>
                          <w:marTop w:val="0"/>
                          <w:marBottom w:val="0"/>
                          <w:divBdr>
                            <w:top w:val="none" w:sz="0" w:space="0" w:color="auto"/>
                            <w:left w:val="none" w:sz="0" w:space="0" w:color="auto"/>
                            <w:bottom w:val="none" w:sz="0" w:space="0" w:color="auto"/>
                            <w:right w:val="none" w:sz="0" w:space="0" w:color="auto"/>
                          </w:divBdr>
                        </w:div>
                      </w:divsChild>
                    </w:div>
                    <w:div w:id="937131947">
                      <w:marLeft w:val="0"/>
                      <w:marRight w:val="0"/>
                      <w:marTop w:val="240"/>
                      <w:marBottom w:val="0"/>
                      <w:divBdr>
                        <w:top w:val="none" w:sz="0" w:space="0" w:color="auto"/>
                        <w:left w:val="none" w:sz="0" w:space="0" w:color="auto"/>
                        <w:bottom w:val="none" w:sz="0" w:space="0" w:color="auto"/>
                        <w:right w:val="none" w:sz="0" w:space="0" w:color="auto"/>
                      </w:divBdr>
                      <w:divsChild>
                        <w:div w:id="666788252">
                          <w:marLeft w:val="0"/>
                          <w:marRight w:val="0"/>
                          <w:marTop w:val="0"/>
                          <w:marBottom w:val="0"/>
                          <w:divBdr>
                            <w:top w:val="none" w:sz="0" w:space="0" w:color="auto"/>
                            <w:left w:val="none" w:sz="0" w:space="0" w:color="auto"/>
                            <w:bottom w:val="none" w:sz="0" w:space="0" w:color="auto"/>
                            <w:right w:val="none" w:sz="0" w:space="0" w:color="auto"/>
                          </w:divBdr>
                        </w:div>
                      </w:divsChild>
                    </w:div>
                    <w:div w:id="1204050883">
                      <w:marLeft w:val="0"/>
                      <w:marRight w:val="0"/>
                      <w:marTop w:val="240"/>
                      <w:marBottom w:val="0"/>
                      <w:divBdr>
                        <w:top w:val="none" w:sz="0" w:space="0" w:color="auto"/>
                        <w:left w:val="none" w:sz="0" w:space="0" w:color="auto"/>
                        <w:bottom w:val="none" w:sz="0" w:space="0" w:color="auto"/>
                        <w:right w:val="none" w:sz="0" w:space="0" w:color="auto"/>
                      </w:divBdr>
                      <w:divsChild>
                        <w:div w:id="2111729734">
                          <w:marLeft w:val="0"/>
                          <w:marRight w:val="0"/>
                          <w:marTop w:val="0"/>
                          <w:marBottom w:val="0"/>
                          <w:divBdr>
                            <w:top w:val="none" w:sz="0" w:space="0" w:color="auto"/>
                            <w:left w:val="none" w:sz="0" w:space="0" w:color="auto"/>
                            <w:bottom w:val="none" w:sz="0" w:space="0" w:color="auto"/>
                            <w:right w:val="none" w:sz="0" w:space="0" w:color="auto"/>
                          </w:divBdr>
                        </w:div>
                      </w:divsChild>
                    </w:div>
                    <w:div w:id="1315600816">
                      <w:marLeft w:val="0"/>
                      <w:marRight w:val="0"/>
                      <w:marTop w:val="240"/>
                      <w:marBottom w:val="0"/>
                      <w:divBdr>
                        <w:top w:val="none" w:sz="0" w:space="0" w:color="auto"/>
                        <w:left w:val="none" w:sz="0" w:space="0" w:color="auto"/>
                        <w:bottom w:val="none" w:sz="0" w:space="0" w:color="auto"/>
                        <w:right w:val="none" w:sz="0" w:space="0" w:color="auto"/>
                      </w:divBdr>
                      <w:divsChild>
                        <w:div w:id="893157003">
                          <w:marLeft w:val="0"/>
                          <w:marRight w:val="0"/>
                          <w:marTop w:val="0"/>
                          <w:marBottom w:val="0"/>
                          <w:divBdr>
                            <w:top w:val="none" w:sz="0" w:space="0" w:color="auto"/>
                            <w:left w:val="none" w:sz="0" w:space="0" w:color="auto"/>
                            <w:bottom w:val="none" w:sz="0" w:space="0" w:color="auto"/>
                            <w:right w:val="none" w:sz="0" w:space="0" w:color="auto"/>
                          </w:divBdr>
                        </w:div>
                      </w:divsChild>
                    </w:div>
                    <w:div w:id="1525291975">
                      <w:marLeft w:val="0"/>
                      <w:marRight w:val="0"/>
                      <w:marTop w:val="240"/>
                      <w:marBottom w:val="0"/>
                      <w:divBdr>
                        <w:top w:val="none" w:sz="0" w:space="0" w:color="auto"/>
                        <w:left w:val="none" w:sz="0" w:space="0" w:color="auto"/>
                        <w:bottom w:val="none" w:sz="0" w:space="0" w:color="auto"/>
                        <w:right w:val="none" w:sz="0" w:space="0" w:color="auto"/>
                      </w:divBdr>
                      <w:divsChild>
                        <w:div w:id="1326935927">
                          <w:marLeft w:val="0"/>
                          <w:marRight w:val="0"/>
                          <w:marTop w:val="0"/>
                          <w:marBottom w:val="0"/>
                          <w:divBdr>
                            <w:top w:val="none" w:sz="0" w:space="0" w:color="auto"/>
                            <w:left w:val="none" w:sz="0" w:space="0" w:color="auto"/>
                            <w:bottom w:val="none" w:sz="0" w:space="0" w:color="auto"/>
                            <w:right w:val="none" w:sz="0" w:space="0" w:color="auto"/>
                          </w:divBdr>
                        </w:div>
                      </w:divsChild>
                    </w:div>
                    <w:div w:id="1718971016">
                      <w:marLeft w:val="0"/>
                      <w:marRight w:val="0"/>
                      <w:marTop w:val="240"/>
                      <w:marBottom w:val="0"/>
                      <w:divBdr>
                        <w:top w:val="none" w:sz="0" w:space="0" w:color="auto"/>
                        <w:left w:val="none" w:sz="0" w:space="0" w:color="auto"/>
                        <w:bottom w:val="none" w:sz="0" w:space="0" w:color="auto"/>
                        <w:right w:val="none" w:sz="0" w:space="0" w:color="auto"/>
                      </w:divBdr>
                      <w:divsChild>
                        <w:div w:id="955450878">
                          <w:marLeft w:val="0"/>
                          <w:marRight w:val="0"/>
                          <w:marTop w:val="0"/>
                          <w:marBottom w:val="0"/>
                          <w:divBdr>
                            <w:top w:val="none" w:sz="0" w:space="0" w:color="auto"/>
                            <w:left w:val="none" w:sz="0" w:space="0" w:color="auto"/>
                            <w:bottom w:val="none" w:sz="0" w:space="0" w:color="auto"/>
                            <w:right w:val="none" w:sz="0" w:space="0" w:color="auto"/>
                          </w:divBdr>
                        </w:div>
                      </w:divsChild>
                    </w:div>
                    <w:div w:id="2079981631">
                      <w:marLeft w:val="0"/>
                      <w:marRight w:val="0"/>
                      <w:marTop w:val="240"/>
                      <w:marBottom w:val="0"/>
                      <w:divBdr>
                        <w:top w:val="none" w:sz="0" w:space="0" w:color="auto"/>
                        <w:left w:val="none" w:sz="0" w:space="0" w:color="auto"/>
                        <w:bottom w:val="none" w:sz="0" w:space="0" w:color="auto"/>
                        <w:right w:val="none" w:sz="0" w:space="0" w:color="auto"/>
                      </w:divBdr>
                      <w:divsChild>
                        <w:div w:id="2095514117">
                          <w:marLeft w:val="0"/>
                          <w:marRight w:val="0"/>
                          <w:marTop w:val="0"/>
                          <w:marBottom w:val="0"/>
                          <w:divBdr>
                            <w:top w:val="none" w:sz="0" w:space="0" w:color="auto"/>
                            <w:left w:val="none" w:sz="0" w:space="0" w:color="auto"/>
                            <w:bottom w:val="none" w:sz="0" w:space="0" w:color="auto"/>
                            <w:right w:val="none" w:sz="0" w:space="0" w:color="auto"/>
                          </w:divBdr>
                        </w:div>
                      </w:divsChild>
                    </w:div>
                    <w:div w:id="2129615500">
                      <w:marLeft w:val="0"/>
                      <w:marRight w:val="0"/>
                      <w:marTop w:val="0"/>
                      <w:marBottom w:val="0"/>
                      <w:divBdr>
                        <w:top w:val="none" w:sz="0" w:space="0" w:color="auto"/>
                        <w:left w:val="none" w:sz="0" w:space="0" w:color="auto"/>
                        <w:bottom w:val="none" w:sz="0" w:space="0" w:color="auto"/>
                        <w:right w:val="none" w:sz="0" w:space="0" w:color="auto"/>
                      </w:divBdr>
                      <w:divsChild>
                        <w:div w:id="15056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052227">
          <w:marLeft w:val="0"/>
          <w:marRight w:val="0"/>
          <w:marTop w:val="240"/>
          <w:marBottom w:val="0"/>
          <w:divBdr>
            <w:top w:val="none" w:sz="0" w:space="0" w:color="auto"/>
            <w:left w:val="none" w:sz="0" w:space="0" w:color="auto"/>
            <w:bottom w:val="none" w:sz="0" w:space="0" w:color="auto"/>
            <w:right w:val="none" w:sz="0" w:space="0" w:color="auto"/>
          </w:divBdr>
        </w:div>
        <w:div w:id="1370644720">
          <w:marLeft w:val="0"/>
          <w:marRight w:val="0"/>
          <w:marTop w:val="0"/>
          <w:marBottom w:val="0"/>
          <w:divBdr>
            <w:top w:val="none" w:sz="0" w:space="0" w:color="auto"/>
            <w:left w:val="none" w:sz="0" w:space="0" w:color="auto"/>
            <w:bottom w:val="none" w:sz="0" w:space="0" w:color="auto"/>
            <w:right w:val="none" w:sz="0" w:space="0" w:color="auto"/>
          </w:divBdr>
          <w:divsChild>
            <w:div w:id="678198834">
              <w:marLeft w:val="0"/>
              <w:marRight w:val="0"/>
              <w:marTop w:val="0"/>
              <w:marBottom w:val="240"/>
              <w:divBdr>
                <w:top w:val="single" w:sz="6" w:space="0" w:color="D6D6D6"/>
                <w:left w:val="single" w:sz="6" w:space="6" w:color="D6D6D6"/>
                <w:bottom w:val="single" w:sz="6" w:space="0" w:color="D6D6D6"/>
                <w:right w:val="single" w:sz="6" w:space="6" w:color="D6D6D6"/>
              </w:divBdr>
              <w:divsChild>
                <w:div w:id="143661783">
                  <w:marLeft w:val="0"/>
                  <w:marRight w:val="0"/>
                  <w:marTop w:val="0"/>
                  <w:marBottom w:val="0"/>
                  <w:divBdr>
                    <w:top w:val="none" w:sz="0" w:space="0" w:color="auto"/>
                    <w:left w:val="none" w:sz="0" w:space="0" w:color="auto"/>
                    <w:bottom w:val="none" w:sz="0" w:space="0" w:color="auto"/>
                    <w:right w:val="none" w:sz="0" w:space="0" w:color="auto"/>
                  </w:divBdr>
                  <w:divsChild>
                    <w:div w:id="291714452">
                      <w:marLeft w:val="0"/>
                      <w:marRight w:val="0"/>
                      <w:marTop w:val="0"/>
                      <w:marBottom w:val="0"/>
                      <w:divBdr>
                        <w:top w:val="none" w:sz="0" w:space="0" w:color="auto"/>
                        <w:left w:val="none" w:sz="0" w:space="0" w:color="auto"/>
                        <w:bottom w:val="none" w:sz="0" w:space="0" w:color="auto"/>
                        <w:right w:val="none" w:sz="0" w:space="0" w:color="auto"/>
                      </w:divBdr>
                      <w:divsChild>
                        <w:div w:id="1952466596">
                          <w:marLeft w:val="0"/>
                          <w:marRight w:val="0"/>
                          <w:marTop w:val="0"/>
                          <w:marBottom w:val="0"/>
                          <w:divBdr>
                            <w:top w:val="none" w:sz="0" w:space="0" w:color="auto"/>
                            <w:left w:val="none" w:sz="0" w:space="0" w:color="auto"/>
                            <w:bottom w:val="none" w:sz="0" w:space="0" w:color="auto"/>
                            <w:right w:val="none" w:sz="0" w:space="0" w:color="auto"/>
                          </w:divBdr>
                          <w:divsChild>
                            <w:div w:id="2071879192">
                              <w:marLeft w:val="0"/>
                              <w:marRight w:val="0"/>
                              <w:marTop w:val="0"/>
                              <w:marBottom w:val="0"/>
                              <w:divBdr>
                                <w:top w:val="none" w:sz="0" w:space="0" w:color="auto"/>
                                <w:left w:val="none" w:sz="0" w:space="0" w:color="auto"/>
                                <w:bottom w:val="none" w:sz="0" w:space="0" w:color="auto"/>
                                <w:right w:val="none" w:sz="0" w:space="0" w:color="auto"/>
                              </w:divBdr>
                              <w:divsChild>
                                <w:div w:id="911086693">
                                  <w:marLeft w:val="240"/>
                                  <w:marRight w:val="0"/>
                                  <w:marTop w:val="0"/>
                                  <w:marBottom w:val="0"/>
                                  <w:divBdr>
                                    <w:top w:val="none" w:sz="0" w:space="0" w:color="auto"/>
                                    <w:left w:val="none" w:sz="0" w:space="0" w:color="auto"/>
                                    <w:bottom w:val="none" w:sz="0" w:space="0" w:color="auto"/>
                                    <w:right w:val="none" w:sz="0" w:space="0" w:color="auto"/>
                                  </w:divBdr>
                                  <w:divsChild>
                                    <w:div w:id="1849366491">
                                      <w:marLeft w:val="240"/>
                                      <w:marRight w:val="0"/>
                                      <w:marTop w:val="0"/>
                                      <w:marBottom w:val="0"/>
                                      <w:divBdr>
                                        <w:top w:val="none" w:sz="0" w:space="0" w:color="auto"/>
                                        <w:left w:val="none" w:sz="0" w:space="0" w:color="auto"/>
                                        <w:bottom w:val="none" w:sz="0" w:space="0" w:color="auto"/>
                                        <w:right w:val="none" w:sz="0" w:space="0" w:color="auto"/>
                                      </w:divBdr>
                                      <w:divsChild>
                                        <w:div w:id="1666279604">
                                          <w:marLeft w:val="240"/>
                                          <w:marRight w:val="0"/>
                                          <w:marTop w:val="0"/>
                                          <w:marBottom w:val="0"/>
                                          <w:divBdr>
                                            <w:top w:val="none" w:sz="0" w:space="0" w:color="auto"/>
                                            <w:left w:val="none" w:sz="0" w:space="0" w:color="auto"/>
                                            <w:bottom w:val="none" w:sz="0" w:space="0" w:color="auto"/>
                                            <w:right w:val="none" w:sz="0" w:space="0" w:color="auto"/>
                                          </w:divBdr>
                                          <w:divsChild>
                                            <w:div w:id="404568214">
                                              <w:marLeft w:val="240"/>
                                              <w:marRight w:val="0"/>
                                              <w:marTop w:val="0"/>
                                              <w:marBottom w:val="0"/>
                                              <w:divBdr>
                                                <w:top w:val="none" w:sz="0" w:space="0" w:color="auto"/>
                                                <w:left w:val="none" w:sz="0" w:space="0" w:color="auto"/>
                                                <w:bottom w:val="none" w:sz="0" w:space="0" w:color="auto"/>
                                                <w:right w:val="none" w:sz="0" w:space="0" w:color="auto"/>
                                              </w:divBdr>
                                              <w:divsChild>
                                                <w:div w:id="15459467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6986970">
              <w:marLeft w:val="0"/>
              <w:marRight w:val="0"/>
              <w:marTop w:val="240"/>
              <w:marBottom w:val="240"/>
              <w:divBdr>
                <w:top w:val="none" w:sz="0" w:space="0" w:color="auto"/>
                <w:left w:val="none" w:sz="0" w:space="0" w:color="auto"/>
                <w:bottom w:val="none" w:sz="0" w:space="0" w:color="auto"/>
                <w:right w:val="none" w:sz="0" w:space="0" w:color="auto"/>
              </w:divBdr>
            </w:div>
          </w:divsChild>
        </w:div>
        <w:div w:id="1962345395">
          <w:marLeft w:val="0"/>
          <w:marRight w:val="0"/>
          <w:marTop w:val="0"/>
          <w:marBottom w:val="0"/>
          <w:divBdr>
            <w:top w:val="none" w:sz="0" w:space="0" w:color="auto"/>
            <w:left w:val="none" w:sz="0" w:space="0" w:color="auto"/>
            <w:bottom w:val="none" w:sz="0" w:space="0" w:color="auto"/>
            <w:right w:val="none" w:sz="0" w:space="0" w:color="auto"/>
          </w:divBdr>
        </w:div>
      </w:divsChild>
    </w:div>
    <w:div w:id="2094932681">
      <w:bodyDiv w:val="1"/>
      <w:marLeft w:val="0"/>
      <w:marRight w:val="0"/>
      <w:marTop w:val="0"/>
      <w:marBottom w:val="0"/>
      <w:divBdr>
        <w:top w:val="none" w:sz="0" w:space="0" w:color="auto"/>
        <w:left w:val="none" w:sz="0" w:space="0" w:color="auto"/>
        <w:bottom w:val="none" w:sz="0" w:space="0" w:color="auto"/>
        <w:right w:val="none" w:sz="0" w:space="0" w:color="auto"/>
      </w:divBdr>
      <w:divsChild>
        <w:div w:id="1156993226">
          <w:marLeft w:val="0"/>
          <w:marRight w:val="0"/>
          <w:marTop w:val="0"/>
          <w:marBottom w:val="0"/>
          <w:divBdr>
            <w:top w:val="none" w:sz="0" w:space="0" w:color="auto"/>
            <w:left w:val="none" w:sz="0" w:space="0" w:color="auto"/>
            <w:bottom w:val="none" w:sz="0" w:space="0" w:color="auto"/>
            <w:right w:val="none" w:sz="0" w:space="0" w:color="auto"/>
          </w:divBdr>
        </w:div>
        <w:div w:id="1604612077">
          <w:marLeft w:val="0"/>
          <w:marRight w:val="0"/>
          <w:marTop w:val="240"/>
          <w:marBottom w:val="0"/>
          <w:divBdr>
            <w:top w:val="none" w:sz="0" w:space="0" w:color="auto"/>
            <w:left w:val="none" w:sz="0" w:space="0" w:color="auto"/>
            <w:bottom w:val="none" w:sz="0" w:space="0" w:color="auto"/>
            <w:right w:val="none" w:sz="0" w:space="0" w:color="auto"/>
          </w:divBdr>
          <w:divsChild>
            <w:div w:id="48918161">
              <w:marLeft w:val="0"/>
              <w:marRight w:val="0"/>
              <w:marTop w:val="0"/>
              <w:marBottom w:val="0"/>
              <w:divBdr>
                <w:top w:val="none" w:sz="0" w:space="0" w:color="auto"/>
                <w:left w:val="none" w:sz="0" w:space="0" w:color="auto"/>
                <w:bottom w:val="none" w:sz="0" w:space="0" w:color="auto"/>
                <w:right w:val="none" w:sz="0" w:space="0" w:color="auto"/>
              </w:divBdr>
              <w:divsChild>
                <w:div w:id="1181433380">
                  <w:marLeft w:val="0"/>
                  <w:marRight w:val="0"/>
                  <w:marTop w:val="240"/>
                  <w:marBottom w:val="0"/>
                  <w:divBdr>
                    <w:top w:val="none" w:sz="0" w:space="0" w:color="auto"/>
                    <w:left w:val="none" w:sz="0" w:space="0" w:color="auto"/>
                    <w:bottom w:val="none" w:sz="0" w:space="0" w:color="auto"/>
                    <w:right w:val="none" w:sz="0" w:space="0" w:color="auto"/>
                  </w:divBdr>
                  <w:divsChild>
                    <w:div w:id="1097749652">
                      <w:marLeft w:val="0"/>
                      <w:marRight w:val="0"/>
                      <w:marTop w:val="0"/>
                      <w:marBottom w:val="0"/>
                      <w:divBdr>
                        <w:top w:val="none" w:sz="0" w:space="0" w:color="auto"/>
                        <w:left w:val="none" w:sz="0" w:space="0" w:color="auto"/>
                        <w:bottom w:val="none" w:sz="0" w:space="0" w:color="auto"/>
                        <w:right w:val="none" w:sz="0" w:space="0" w:color="auto"/>
                      </w:divBdr>
                      <w:divsChild>
                        <w:div w:id="16288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5677">
                  <w:marLeft w:val="0"/>
                  <w:marRight w:val="0"/>
                  <w:marTop w:val="240"/>
                  <w:marBottom w:val="0"/>
                  <w:divBdr>
                    <w:top w:val="none" w:sz="0" w:space="0" w:color="auto"/>
                    <w:left w:val="none" w:sz="0" w:space="0" w:color="auto"/>
                    <w:bottom w:val="none" w:sz="0" w:space="0" w:color="auto"/>
                    <w:right w:val="none" w:sz="0" w:space="0" w:color="auto"/>
                  </w:divBdr>
                  <w:divsChild>
                    <w:div w:id="465702522">
                      <w:marLeft w:val="0"/>
                      <w:marRight w:val="0"/>
                      <w:marTop w:val="0"/>
                      <w:marBottom w:val="0"/>
                      <w:divBdr>
                        <w:top w:val="none" w:sz="0" w:space="0" w:color="auto"/>
                        <w:left w:val="none" w:sz="0" w:space="0" w:color="auto"/>
                        <w:bottom w:val="none" w:sz="0" w:space="0" w:color="auto"/>
                        <w:right w:val="none" w:sz="0" w:space="0" w:color="auto"/>
                      </w:divBdr>
                      <w:divsChild>
                        <w:div w:id="2019579400">
                          <w:marLeft w:val="0"/>
                          <w:marRight w:val="0"/>
                          <w:marTop w:val="0"/>
                          <w:marBottom w:val="0"/>
                          <w:divBdr>
                            <w:top w:val="none" w:sz="0" w:space="0" w:color="auto"/>
                            <w:left w:val="none" w:sz="0" w:space="0" w:color="auto"/>
                            <w:bottom w:val="none" w:sz="0" w:space="0" w:color="auto"/>
                            <w:right w:val="none" w:sz="0" w:space="0" w:color="auto"/>
                          </w:divBdr>
                        </w:div>
                      </w:divsChild>
                    </w:div>
                    <w:div w:id="866063715">
                      <w:marLeft w:val="0"/>
                      <w:marRight w:val="0"/>
                      <w:marTop w:val="240"/>
                      <w:marBottom w:val="240"/>
                      <w:divBdr>
                        <w:top w:val="none" w:sz="0" w:space="0" w:color="auto"/>
                        <w:left w:val="none" w:sz="0" w:space="0" w:color="auto"/>
                        <w:bottom w:val="none" w:sz="0" w:space="0" w:color="auto"/>
                        <w:right w:val="none" w:sz="0" w:space="0" w:color="auto"/>
                      </w:divBdr>
                    </w:div>
                  </w:divsChild>
                </w:div>
                <w:div w:id="1937053355">
                  <w:marLeft w:val="0"/>
                  <w:marRight w:val="0"/>
                  <w:marTop w:val="240"/>
                  <w:marBottom w:val="0"/>
                  <w:divBdr>
                    <w:top w:val="none" w:sz="0" w:space="0" w:color="auto"/>
                    <w:left w:val="none" w:sz="0" w:space="0" w:color="auto"/>
                    <w:bottom w:val="none" w:sz="0" w:space="0" w:color="auto"/>
                    <w:right w:val="none" w:sz="0" w:space="0" w:color="auto"/>
                  </w:divBdr>
                  <w:divsChild>
                    <w:div w:id="2134322369">
                      <w:marLeft w:val="0"/>
                      <w:marRight w:val="0"/>
                      <w:marTop w:val="0"/>
                      <w:marBottom w:val="0"/>
                      <w:divBdr>
                        <w:top w:val="none" w:sz="0" w:space="0" w:color="auto"/>
                        <w:left w:val="none" w:sz="0" w:space="0" w:color="auto"/>
                        <w:bottom w:val="none" w:sz="0" w:space="0" w:color="auto"/>
                        <w:right w:val="none" w:sz="0" w:space="0" w:color="auto"/>
                      </w:divBdr>
                      <w:divsChild>
                        <w:div w:id="21239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625241">
          <w:marLeft w:val="0"/>
          <w:marRight w:val="0"/>
          <w:marTop w:val="240"/>
          <w:marBottom w:val="0"/>
          <w:divBdr>
            <w:top w:val="none" w:sz="0" w:space="0" w:color="auto"/>
            <w:left w:val="none" w:sz="0" w:space="0" w:color="auto"/>
            <w:bottom w:val="none" w:sz="0" w:space="0" w:color="auto"/>
            <w:right w:val="none" w:sz="0" w:space="0" w:color="auto"/>
          </w:divBdr>
        </w:div>
        <w:div w:id="2095584710">
          <w:marLeft w:val="0"/>
          <w:marRight w:val="0"/>
          <w:marTop w:val="0"/>
          <w:marBottom w:val="0"/>
          <w:divBdr>
            <w:top w:val="none" w:sz="0" w:space="0" w:color="auto"/>
            <w:left w:val="none" w:sz="0" w:space="0" w:color="auto"/>
            <w:bottom w:val="none" w:sz="0" w:space="0" w:color="auto"/>
            <w:right w:val="none" w:sz="0" w:space="0" w:color="auto"/>
          </w:divBdr>
          <w:divsChild>
            <w:div w:id="948782778">
              <w:marLeft w:val="0"/>
              <w:marRight w:val="0"/>
              <w:marTop w:val="0"/>
              <w:marBottom w:val="240"/>
              <w:divBdr>
                <w:top w:val="single" w:sz="6" w:space="0" w:color="D6D6D6"/>
                <w:left w:val="single" w:sz="6" w:space="6" w:color="D6D6D6"/>
                <w:bottom w:val="single" w:sz="6" w:space="0" w:color="D6D6D6"/>
                <w:right w:val="single" w:sz="6" w:space="6" w:color="D6D6D6"/>
              </w:divBdr>
              <w:divsChild>
                <w:div w:id="283578614">
                  <w:marLeft w:val="0"/>
                  <w:marRight w:val="0"/>
                  <w:marTop w:val="0"/>
                  <w:marBottom w:val="0"/>
                  <w:divBdr>
                    <w:top w:val="none" w:sz="0" w:space="0" w:color="auto"/>
                    <w:left w:val="none" w:sz="0" w:space="0" w:color="auto"/>
                    <w:bottom w:val="none" w:sz="0" w:space="0" w:color="auto"/>
                    <w:right w:val="none" w:sz="0" w:space="0" w:color="auto"/>
                  </w:divBdr>
                  <w:divsChild>
                    <w:div w:id="369186612">
                      <w:marLeft w:val="0"/>
                      <w:marRight w:val="0"/>
                      <w:marTop w:val="0"/>
                      <w:marBottom w:val="0"/>
                      <w:divBdr>
                        <w:top w:val="none" w:sz="0" w:space="0" w:color="auto"/>
                        <w:left w:val="none" w:sz="0" w:space="0" w:color="auto"/>
                        <w:bottom w:val="none" w:sz="0" w:space="0" w:color="auto"/>
                        <w:right w:val="none" w:sz="0" w:space="0" w:color="auto"/>
                      </w:divBdr>
                      <w:divsChild>
                        <w:div w:id="1788810385">
                          <w:marLeft w:val="0"/>
                          <w:marRight w:val="0"/>
                          <w:marTop w:val="0"/>
                          <w:marBottom w:val="0"/>
                          <w:divBdr>
                            <w:top w:val="none" w:sz="0" w:space="0" w:color="auto"/>
                            <w:left w:val="none" w:sz="0" w:space="0" w:color="auto"/>
                            <w:bottom w:val="none" w:sz="0" w:space="0" w:color="auto"/>
                            <w:right w:val="none" w:sz="0" w:space="0" w:color="auto"/>
                          </w:divBdr>
                          <w:divsChild>
                            <w:div w:id="716121210">
                              <w:marLeft w:val="0"/>
                              <w:marRight w:val="0"/>
                              <w:marTop w:val="0"/>
                              <w:marBottom w:val="0"/>
                              <w:divBdr>
                                <w:top w:val="none" w:sz="0" w:space="0" w:color="auto"/>
                                <w:left w:val="none" w:sz="0" w:space="0" w:color="auto"/>
                                <w:bottom w:val="none" w:sz="0" w:space="0" w:color="auto"/>
                                <w:right w:val="none" w:sz="0" w:space="0" w:color="auto"/>
                              </w:divBdr>
                              <w:divsChild>
                                <w:div w:id="2128154846">
                                  <w:marLeft w:val="240"/>
                                  <w:marRight w:val="0"/>
                                  <w:marTop w:val="0"/>
                                  <w:marBottom w:val="0"/>
                                  <w:divBdr>
                                    <w:top w:val="none" w:sz="0" w:space="0" w:color="auto"/>
                                    <w:left w:val="none" w:sz="0" w:space="0" w:color="auto"/>
                                    <w:bottom w:val="none" w:sz="0" w:space="0" w:color="auto"/>
                                    <w:right w:val="none" w:sz="0" w:space="0" w:color="auto"/>
                                  </w:divBdr>
                                  <w:divsChild>
                                    <w:div w:id="1387873622">
                                      <w:marLeft w:val="240"/>
                                      <w:marRight w:val="0"/>
                                      <w:marTop w:val="0"/>
                                      <w:marBottom w:val="0"/>
                                      <w:divBdr>
                                        <w:top w:val="none" w:sz="0" w:space="0" w:color="auto"/>
                                        <w:left w:val="none" w:sz="0" w:space="0" w:color="auto"/>
                                        <w:bottom w:val="none" w:sz="0" w:space="0" w:color="auto"/>
                                        <w:right w:val="none" w:sz="0" w:space="0" w:color="auto"/>
                                      </w:divBdr>
                                      <w:divsChild>
                                        <w:div w:id="1033193332">
                                          <w:marLeft w:val="240"/>
                                          <w:marRight w:val="0"/>
                                          <w:marTop w:val="0"/>
                                          <w:marBottom w:val="0"/>
                                          <w:divBdr>
                                            <w:top w:val="none" w:sz="0" w:space="0" w:color="auto"/>
                                            <w:left w:val="none" w:sz="0" w:space="0" w:color="auto"/>
                                            <w:bottom w:val="none" w:sz="0" w:space="0" w:color="auto"/>
                                            <w:right w:val="none" w:sz="0" w:space="0" w:color="auto"/>
                                          </w:divBdr>
                                          <w:divsChild>
                                            <w:div w:id="2110001208">
                                              <w:marLeft w:val="240"/>
                                              <w:marRight w:val="0"/>
                                              <w:marTop w:val="0"/>
                                              <w:marBottom w:val="0"/>
                                              <w:divBdr>
                                                <w:top w:val="none" w:sz="0" w:space="0" w:color="auto"/>
                                                <w:left w:val="none" w:sz="0" w:space="0" w:color="auto"/>
                                                <w:bottom w:val="none" w:sz="0" w:space="0" w:color="auto"/>
                                                <w:right w:val="none" w:sz="0" w:space="0" w:color="auto"/>
                                              </w:divBdr>
                                              <w:divsChild>
                                                <w:div w:id="725568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6266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05762352">
      <w:bodyDiv w:val="1"/>
      <w:marLeft w:val="0"/>
      <w:marRight w:val="0"/>
      <w:marTop w:val="0"/>
      <w:marBottom w:val="0"/>
      <w:divBdr>
        <w:top w:val="none" w:sz="0" w:space="0" w:color="auto"/>
        <w:left w:val="none" w:sz="0" w:space="0" w:color="auto"/>
        <w:bottom w:val="none" w:sz="0" w:space="0" w:color="auto"/>
        <w:right w:val="none" w:sz="0" w:space="0" w:color="auto"/>
      </w:divBdr>
      <w:divsChild>
        <w:div w:id="283386656">
          <w:marLeft w:val="0"/>
          <w:marRight w:val="0"/>
          <w:marTop w:val="240"/>
          <w:marBottom w:val="0"/>
          <w:divBdr>
            <w:top w:val="none" w:sz="0" w:space="0" w:color="auto"/>
            <w:left w:val="none" w:sz="0" w:space="0" w:color="auto"/>
            <w:bottom w:val="none" w:sz="0" w:space="0" w:color="auto"/>
            <w:right w:val="none" w:sz="0" w:space="0" w:color="auto"/>
          </w:divBdr>
          <w:divsChild>
            <w:div w:id="2009208253">
              <w:marLeft w:val="0"/>
              <w:marRight w:val="0"/>
              <w:marTop w:val="0"/>
              <w:marBottom w:val="0"/>
              <w:divBdr>
                <w:top w:val="none" w:sz="0" w:space="0" w:color="auto"/>
                <w:left w:val="none" w:sz="0" w:space="0" w:color="auto"/>
                <w:bottom w:val="none" w:sz="0" w:space="0" w:color="auto"/>
                <w:right w:val="none" w:sz="0" w:space="0" w:color="auto"/>
              </w:divBdr>
              <w:divsChild>
                <w:div w:id="427388402">
                  <w:marLeft w:val="0"/>
                  <w:marRight w:val="0"/>
                  <w:marTop w:val="240"/>
                  <w:marBottom w:val="0"/>
                  <w:divBdr>
                    <w:top w:val="none" w:sz="0" w:space="0" w:color="auto"/>
                    <w:left w:val="none" w:sz="0" w:space="0" w:color="auto"/>
                    <w:bottom w:val="none" w:sz="0" w:space="0" w:color="auto"/>
                    <w:right w:val="none" w:sz="0" w:space="0" w:color="auto"/>
                  </w:divBdr>
                  <w:divsChild>
                    <w:div w:id="341783456">
                      <w:marLeft w:val="0"/>
                      <w:marRight w:val="0"/>
                      <w:marTop w:val="0"/>
                      <w:marBottom w:val="0"/>
                      <w:divBdr>
                        <w:top w:val="none" w:sz="0" w:space="0" w:color="auto"/>
                        <w:left w:val="none" w:sz="0" w:space="0" w:color="auto"/>
                        <w:bottom w:val="none" w:sz="0" w:space="0" w:color="auto"/>
                        <w:right w:val="none" w:sz="0" w:space="0" w:color="auto"/>
                      </w:divBdr>
                      <w:divsChild>
                        <w:div w:id="18300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8636">
                  <w:marLeft w:val="0"/>
                  <w:marRight w:val="0"/>
                  <w:marTop w:val="240"/>
                  <w:marBottom w:val="0"/>
                  <w:divBdr>
                    <w:top w:val="none" w:sz="0" w:space="0" w:color="auto"/>
                    <w:left w:val="none" w:sz="0" w:space="0" w:color="auto"/>
                    <w:bottom w:val="none" w:sz="0" w:space="0" w:color="auto"/>
                    <w:right w:val="none" w:sz="0" w:space="0" w:color="auto"/>
                  </w:divBdr>
                  <w:divsChild>
                    <w:div w:id="393772781">
                      <w:marLeft w:val="0"/>
                      <w:marRight w:val="0"/>
                      <w:marTop w:val="240"/>
                      <w:marBottom w:val="0"/>
                      <w:divBdr>
                        <w:top w:val="none" w:sz="0" w:space="0" w:color="auto"/>
                        <w:left w:val="none" w:sz="0" w:space="0" w:color="auto"/>
                        <w:bottom w:val="none" w:sz="0" w:space="0" w:color="auto"/>
                        <w:right w:val="none" w:sz="0" w:space="0" w:color="auto"/>
                      </w:divBdr>
                      <w:divsChild>
                        <w:div w:id="1183587684">
                          <w:marLeft w:val="0"/>
                          <w:marRight w:val="0"/>
                          <w:marTop w:val="0"/>
                          <w:marBottom w:val="0"/>
                          <w:divBdr>
                            <w:top w:val="none" w:sz="0" w:space="0" w:color="auto"/>
                            <w:left w:val="none" w:sz="0" w:space="0" w:color="auto"/>
                            <w:bottom w:val="none" w:sz="0" w:space="0" w:color="auto"/>
                            <w:right w:val="none" w:sz="0" w:space="0" w:color="auto"/>
                          </w:divBdr>
                        </w:div>
                      </w:divsChild>
                    </w:div>
                    <w:div w:id="1190559111">
                      <w:marLeft w:val="0"/>
                      <w:marRight w:val="0"/>
                      <w:marTop w:val="240"/>
                      <w:marBottom w:val="0"/>
                      <w:divBdr>
                        <w:top w:val="none" w:sz="0" w:space="0" w:color="auto"/>
                        <w:left w:val="none" w:sz="0" w:space="0" w:color="auto"/>
                        <w:bottom w:val="none" w:sz="0" w:space="0" w:color="auto"/>
                        <w:right w:val="none" w:sz="0" w:space="0" w:color="auto"/>
                      </w:divBdr>
                      <w:divsChild>
                        <w:div w:id="1690645846">
                          <w:marLeft w:val="0"/>
                          <w:marRight w:val="0"/>
                          <w:marTop w:val="0"/>
                          <w:marBottom w:val="0"/>
                          <w:divBdr>
                            <w:top w:val="none" w:sz="0" w:space="0" w:color="auto"/>
                            <w:left w:val="none" w:sz="0" w:space="0" w:color="auto"/>
                            <w:bottom w:val="none" w:sz="0" w:space="0" w:color="auto"/>
                            <w:right w:val="none" w:sz="0" w:space="0" w:color="auto"/>
                          </w:divBdr>
                        </w:div>
                      </w:divsChild>
                    </w:div>
                    <w:div w:id="1978342201">
                      <w:marLeft w:val="0"/>
                      <w:marRight w:val="0"/>
                      <w:marTop w:val="0"/>
                      <w:marBottom w:val="0"/>
                      <w:divBdr>
                        <w:top w:val="none" w:sz="0" w:space="0" w:color="auto"/>
                        <w:left w:val="none" w:sz="0" w:space="0" w:color="auto"/>
                        <w:bottom w:val="none" w:sz="0" w:space="0" w:color="auto"/>
                        <w:right w:val="none" w:sz="0" w:space="0" w:color="auto"/>
                      </w:divBdr>
                      <w:divsChild>
                        <w:div w:id="7202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53840">
          <w:marLeft w:val="0"/>
          <w:marRight w:val="0"/>
          <w:marTop w:val="240"/>
          <w:marBottom w:val="0"/>
          <w:divBdr>
            <w:top w:val="none" w:sz="0" w:space="0" w:color="auto"/>
            <w:left w:val="none" w:sz="0" w:space="0" w:color="auto"/>
            <w:bottom w:val="none" w:sz="0" w:space="0" w:color="auto"/>
            <w:right w:val="none" w:sz="0" w:space="0" w:color="auto"/>
          </w:divBdr>
        </w:div>
        <w:div w:id="453598556">
          <w:marLeft w:val="0"/>
          <w:marRight w:val="0"/>
          <w:marTop w:val="240"/>
          <w:marBottom w:val="240"/>
          <w:divBdr>
            <w:top w:val="none" w:sz="0" w:space="0" w:color="auto"/>
            <w:left w:val="none" w:sz="0" w:space="0" w:color="auto"/>
            <w:bottom w:val="none" w:sz="0" w:space="0" w:color="auto"/>
            <w:right w:val="none" w:sz="0" w:space="0" w:color="auto"/>
          </w:divBdr>
        </w:div>
      </w:divsChild>
    </w:div>
    <w:div w:id="2108891833">
      <w:bodyDiv w:val="1"/>
      <w:marLeft w:val="0"/>
      <w:marRight w:val="0"/>
      <w:marTop w:val="0"/>
      <w:marBottom w:val="0"/>
      <w:divBdr>
        <w:top w:val="none" w:sz="0" w:space="0" w:color="auto"/>
        <w:left w:val="none" w:sz="0" w:space="0" w:color="auto"/>
        <w:bottom w:val="none" w:sz="0" w:space="0" w:color="auto"/>
        <w:right w:val="none" w:sz="0" w:space="0" w:color="auto"/>
      </w:divBdr>
      <w:divsChild>
        <w:div w:id="174005218">
          <w:marLeft w:val="0"/>
          <w:marRight w:val="0"/>
          <w:marTop w:val="240"/>
          <w:marBottom w:val="0"/>
          <w:divBdr>
            <w:top w:val="none" w:sz="0" w:space="0" w:color="auto"/>
            <w:left w:val="none" w:sz="0" w:space="0" w:color="auto"/>
            <w:bottom w:val="none" w:sz="0" w:space="0" w:color="auto"/>
            <w:right w:val="none" w:sz="0" w:space="0" w:color="auto"/>
          </w:divBdr>
          <w:divsChild>
            <w:div w:id="340161107">
              <w:marLeft w:val="0"/>
              <w:marRight w:val="0"/>
              <w:marTop w:val="0"/>
              <w:marBottom w:val="0"/>
              <w:divBdr>
                <w:top w:val="none" w:sz="0" w:space="0" w:color="auto"/>
                <w:left w:val="none" w:sz="0" w:space="0" w:color="auto"/>
                <w:bottom w:val="none" w:sz="0" w:space="0" w:color="auto"/>
                <w:right w:val="none" w:sz="0" w:space="0" w:color="auto"/>
              </w:divBdr>
              <w:divsChild>
                <w:div w:id="1137534170">
                  <w:marLeft w:val="0"/>
                  <w:marRight w:val="0"/>
                  <w:marTop w:val="0"/>
                  <w:marBottom w:val="0"/>
                  <w:divBdr>
                    <w:top w:val="none" w:sz="0" w:space="0" w:color="auto"/>
                    <w:left w:val="none" w:sz="0" w:space="0" w:color="auto"/>
                    <w:bottom w:val="none" w:sz="0" w:space="0" w:color="auto"/>
                    <w:right w:val="none" w:sz="0" w:space="0" w:color="auto"/>
                  </w:divBdr>
                  <w:divsChild>
                    <w:div w:id="4709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6771">
          <w:marLeft w:val="0"/>
          <w:marRight w:val="0"/>
          <w:marTop w:val="240"/>
          <w:marBottom w:val="0"/>
          <w:divBdr>
            <w:top w:val="none" w:sz="0" w:space="0" w:color="auto"/>
            <w:left w:val="none" w:sz="0" w:space="0" w:color="auto"/>
            <w:bottom w:val="none" w:sz="0" w:space="0" w:color="auto"/>
            <w:right w:val="none" w:sz="0" w:space="0" w:color="auto"/>
          </w:divBdr>
        </w:div>
        <w:div w:id="1476221572">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vinfo.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A3595-5805-4489-8EDE-1A5EB8A1E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3450</Words>
  <Characters>19666</Characters>
  <Application>Microsoft Office Word</Application>
  <DocSecurity>0</DocSecurity>
  <Lines>163</Lines>
  <Paragraphs>46</Paragraphs>
  <ScaleCrop>false</ScaleCrop>
  <Company/>
  <LinksUpToDate>false</LinksUpToDate>
  <CharactersWithSpaces>23070</CharactersWithSpaces>
  <SharedDoc>false</SharedDoc>
  <HLinks>
    <vt:vector size="6" baseType="variant">
      <vt:variant>
        <vt:i4>2752625</vt:i4>
      </vt:variant>
      <vt:variant>
        <vt:i4>0</vt:i4>
      </vt:variant>
      <vt:variant>
        <vt:i4>0</vt:i4>
      </vt:variant>
      <vt:variant>
        <vt:i4>5</vt:i4>
      </vt:variant>
      <vt:variant>
        <vt:lpwstr>http://www.govinfo.gov/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2026-07-20T22:02:00Z</dcterms:created>
  <dcterms:modified xsi:type="dcterms:W3CDTF">2026-07-20T22:02:00Z</dcterms:modified>
</cp:coreProperties>
</file>