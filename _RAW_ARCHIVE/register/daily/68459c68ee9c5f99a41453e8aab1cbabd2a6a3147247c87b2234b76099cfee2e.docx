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9EC4" w14:textId="4E8736DC" w:rsidR="00BA4DEB" w:rsidRPr="00D821B1" w:rsidRDefault="00F93F43" w:rsidP="00BA4DEB">
      <w:pPr>
        <w:tabs>
          <w:tab w:val="left" w:pos="720"/>
          <w:tab w:val="left" w:pos="1440"/>
        </w:tabs>
        <w:spacing w:after="0"/>
        <w:jc w:val="right"/>
        <w:rPr>
          <w:rFonts w:eastAsia="Times New Roman"/>
          <w:b/>
        </w:rPr>
      </w:pPr>
      <w:r w:rsidRPr="00D821B1">
        <w:rPr>
          <w:rFonts w:eastAsia="Times New Roman"/>
          <w:b/>
          <w:bCs/>
        </w:rPr>
        <w:t>DORA 09/30/2026</w:t>
      </w:r>
    </w:p>
    <w:p w14:paraId="692FC434" w14:textId="77777777" w:rsidR="000D3567" w:rsidRPr="00D821B1" w:rsidRDefault="000D3567" w:rsidP="00644190">
      <w:pPr>
        <w:pStyle w:val="upar1"/>
        <w:spacing w:after="0"/>
        <w:jc w:val="right"/>
        <w:rPr>
          <w:rFonts w:cs="Arial"/>
          <w:b/>
        </w:rPr>
      </w:pPr>
    </w:p>
    <w:p w14:paraId="0A4F6C9C" w14:textId="34FA8CE9" w:rsidR="00C74BEB" w:rsidRPr="00D821B1" w:rsidRDefault="00F93F43" w:rsidP="0008605E">
      <w:pPr>
        <w:pStyle w:val="Heading1"/>
      </w:pPr>
      <w:r w:rsidRPr="00D821B1">
        <w:t xml:space="preserve">FINAL REGULATIONS - </w:t>
      </w:r>
      <w:r w:rsidR="002F1AEC" w:rsidRPr="00D821B1">
        <w:fldChar w:fldCharType="begin"/>
      </w:r>
      <w:r w:rsidR="002F1AEC" w:rsidRPr="00D821B1">
        <w:instrText xml:space="preserve"> SEQ CHAPTER \h \r 1</w:instrText>
      </w:r>
      <w:r w:rsidR="002F1AEC" w:rsidRPr="00D821B1">
        <w:fldChar w:fldCharType="end"/>
      </w:r>
      <w:r w:rsidR="002F1AEC" w:rsidRPr="00D821B1">
        <w:t xml:space="preserve">CHAPTER W-16 - </w:t>
      </w:r>
      <w:r w:rsidR="00D93744" w:rsidRPr="00D821B1">
        <w:t>PARKS AND WILDLIFE PROCEDURAL RULES</w:t>
      </w:r>
    </w:p>
    <w:p w14:paraId="1851A499" w14:textId="191E63D4" w:rsidR="00F93F43" w:rsidRPr="00D821B1" w:rsidRDefault="00F93F43" w:rsidP="0008605E">
      <w:pPr>
        <w:rPr>
          <w:b/>
          <w:bCs/>
        </w:rPr>
      </w:pPr>
      <w:r w:rsidRPr="0008605E">
        <w:rPr>
          <w:b/>
          <w:bCs/>
        </w:rPr>
        <w:t>Note:</w:t>
      </w:r>
      <w:r w:rsidRPr="00D821B1">
        <w:t xml:space="preserve"> Amendments to the Rules are </w:t>
      </w:r>
      <w:ins w:id="0" w:author="Hernandez, Hilary" w:date="2025-08-06T12:18:00Z">
        <w:r w:rsidRPr="00D821B1">
          <w:t xml:space="preserve">added in red text </w:t>
        </w:r>
      </w:ins>
      <w:r w:rsidRPr="00D821B1">
        <w:t xml:space="preserve">and </w:t>
      </w:r>
      <w:ins w:id="1" w:author="Hernandez, Hilary" w:date="2025-08-06T12:18:00Z">
        <w:r w:rsidRPr="00D821B1">
          <w:t>del</w:t>
        </w:r>
      </w:ins>
      <w:ins w:id="2" w:author="Hernandez, Hilary" w:date="2025-08-06T12:19:00Z">
        <w:r w:rsidRPr="00D821B1">
          <w:t>etions are in red text with strikethrough.</w:t>
        </w:r>
      </w:ins>
    </w:p>
    <w:p w14:paraId="1EC48742" w14:textId="77777777" w:rsidR="00AE6999" w:rsidRPr="00D821B1" w:rsidRDefault="00BA4DEB" w:rsidP="0008605E">
      <w:pPr>
        <w:pStyle w:val="Heading2"/>
      </w:pPr>
      <w:bookmarkStart w:id="3" w:name="_Toc194666138"/>
      <w:r w:rsidRPr="00D821B1">
        <w:t xml:space="preserve">ARTICLE </w:t>
      </w:r>
      <w:r w:rsidR="00AE6999" w:rsidRPr="00D821B1">
        <w:t xml:space="preserve">V - </w:t>
      </w:r>
      <w:r w:rsidR="00D74E02" w:rsidRPr="0008605E">
        <w:t>Division</w:t>
      </w:r>
      <w:r w:rsidR="00D74E02" w:rsidRPr="00D821B1">
        <w:t xml:space="preserve"> Agents</w:t>
      </w:r>
      <w:bookmarkEnd w:id="3"/>
    </w:p>
    <w:p w14:paraId="7485B8B4" w14:textId="77777777" w:rsidR="00BA4DEB" w:rsidRPr="00D821B1" w:rsidRDefault="00BA4DEB" w:rsidP="0064249F">
      <w:pPr>
        <w:pStyle w:val="BodyText"/>
        <w:spacing w:after="200" w:line="276" w:lineRule="auto"/>
        <w:rPr>
          <w:rFonts w:ascii="Arial" w:hAnsi="Arial" w:cs="Arial"/>
        </w:rPr>
      </w:pPr>
      <w:r w:rsidRPr="00D821B1">
        <w:rPr>
          <w:rFonts w:ascii="Arial" w:hAnsi="Arial" w:cs="Arial"/>
        </w:rPr>
        <w:t>See also § 33-4-101, C.R.S. and § 33-12-104 (1) C.R.S., for statutory provisions applicable to Division agents.</w:t>
      </w:r>
    </w:p>
    <w:p w14:paraId="44CBB19F" w14:textId="77777777" w:rsidR="0042527C" w:rsidRPr="00D821B1" w:rsidRDefault="0042527C" w:rsidP="0008605E">
      <w:pPr>
        <w:pStyle w:val="Heading3"/>
      </w:pPr>
      <w:bookmarkStart w:id="4" w:name="N713"/>
      <w:bookmarkStart w:id="5" w:name="_Toc194666139"/>
      <w:bookmarkStart w:id="6" w:name="BandP"/>
      <w:r w:rsidRPr="00D821B1">
        <w:t>#1660 – Definitions</w:t>
      </w:r>
      <w:bookmarkEnd w:id="4"/>
      <w:bookmarkEnd w:id="5"/>
    </w:p>
    <w:p w14:paraId="556A0B3C" w14:textId="77777777" w:rsidR="0042527C" w:rsidRPr="00D821B1" w:rsidRDefault="0042527C" w:rsidP="0042527C">
      <w:pPr>
        <w:widowControl w:val="0"/>
        <w:numPr>
          <w:ilvl w:val="0"/>
          <w:numId w:val="32"/>
        </w:numPr>
        <w:autoSpaceDE w:val="0"/>
        <w:autoSpaceDN w:val="0"/>
        <w:spacing w:after="200" w:line="276" w:lineRule="auto"/>
        <w:ind w:left="720" w:right="259" w:hanging="360"/>
        <w:rPr>
          <w:rFonts w:eastAsia="Arial"/>
        </w:rPr>
      </w:pPr>
      <w:r w:rsidRPr="00D821B1">
        <w:rPr>
          <w:rFonts w:eastAsia="Arial"/>
        </w:rPr>
        <w:t>“</w:t>
      </w:r>
      <w:r w:rsidRPr="00D821B1">
        <w:rPr>
          <w:rFonts w:eastAsia="Arial"/>
          <w:b/>
        </w:rPr>
        <w:t>Division Product</w:t>
      </w:r>
      <w:r w:rsidRPr="00D821B1">
        <w:rPr>
          <w:rFonts w:eastAsia="Arial"/>
        </w:rPr>
        <w:t>” means any license, pass, permit, or registration which is sold through the Division of Parks and Wildlife integrated system.</w:t>
      </w:r>
    </w:p>
    <w:p w14:paraId="603DDAE8" w14:textId="77777777" w:rsidR="0042527C" w:rsidRPr="00D821B1" w:rsidRDefault="0042527C" w:rsidP="0042527C">
      <w:pPr>
        <w:widowControl w:val="0"/>
        <w:numPr>
          <w:ilvl w:val="0"/>
          <w:numId w:val="32"/>
        </w:numPr>
        <w:autoSpaceDE w:val="0"/>
        <w:autoSpaceDN w:val="0"/>
        <w:spacing w:after="200" w:line="276" w:lineRule="auto"/>
        <w:ind w:left="720" w:right="259" w:hanging="360"/>
        <w:rPr>
          <w:rFonts w:eastAsia="Arial"/>
        </w:rPr>
      </w:pPr>
      <w:r w:rsidRPr="00D821B1">
        <w:rPr>
          <w:rFonts w:eastAsia="Arial"/>
          <w:b/>
        </w:rPr>
        <w:t xml:space="preserve">"Accountable Inventory" </w:t>
      </w:r>
      <w:r w:rsidRPr="00D821B1">
        <w:rPr>
          <w:rFonts w:eastAsia="Arial"/>
        </w:rPr>
        <w:t xml:space="preserve">means equipment </w:t>
      </w:r>
      <w:del w:id="7" w:author="Hernandez, Hilary" w:date="2026-07-29T09:21:00Z" w16du:dateUtc="2026-07-29T15:21:00Z">
        <w:r w:rsidRPr="00D821B1" w:rsidDel="006359D5">
          <w:rPr>
            <w:rFonts w:eastAsia="Arial"/>
          </w:rPr>
          <w:delText xml:space="preserve">or stock </w:delText>
        </w:r>
      </w:del>
      <w:r w:rsidRPr="00D821B1">
        <w:rPr>
          <w:rFonts w:eastAsia="Arial"/>
        </w:rPr>
        <w:t>which is assigned to agents</w:t>
      </w:r>
      <w:r w:rsidRPr="00D821B1">
        <w:rPr>
          <w:rFonts w:eastAsia="Arial"/>
          <w:spacing w:val="-21"/>
        </w:rPr>
        <w:t xml:space="preserve"> </w:t>
      </w:r>
      <w:r w:rsidRPr="00D821B1">
        <w:rPr>
          <w:rFonts w:eastAsia="Arial"/>
        </w:rPr>
        <w:t>and which they are responsible to return to the Division or the system agent upon request. Types of accountable inventory include, but are not limited</w:t>
      </w:r>
      <w:r w:rsidRPr="00D821B1">
        <w:rPr>
          <w:rFonts w:eastAsia="Arial"/>
          <w:spacing w:val="-18"/>
        </w:rPr>
        <w:t xml:space="preserve"> </w:t>
      </w:r>
      <w:r w:rsidRPr="00D821B1">
        <w:rPr>
          <w:rFonts w:eastAsia="Arial"/>
        </w:rPr>
        <w:t>to:</w:t>
      </w:r>
    </w:p>
    <w:p w14:paraId="4003D584" w14:textId="77777777" w:rsidR="0042527C" w:rsidRPr="00D821B1" w:rsidDel="006359D5" w:rsidRDefault="0042527C" w:rsidP="0042527C">
      <w:pPr>
        <w:widowControl w:val="0"/>
        <w:numPr>
          <w:ilvl w:val="1"/>
          <w:numId w:val="32"/>
        </w:numPr>
        <w:autoSpaceDE w:val="0"/>
        <w:autoSpaceDN w:val="0"/>
        <w:spacing w:after="200" w:line="276" w:lineRule="auto"/>
        <w:ind w:left="1080" w:right="532" w:hanging="360"/>
        <w:rPr>
          <w:del w:id="8" w:author="Hernandez, Hilary" w:date="2026-07-29T09:21:00Z" w16du:dateUtc="2026-07-29T15:21:00Z"/>
          <w:rFonts w:eastAsia="Arial"/>
        </w:rPr>
      </w:pPr>
      <w:del w:id="9" w:author="Hernandez, Hilary" w:date="2026-07-29T09:21:00Z" w16du:dateUtc="2026-07-29T15:21:00Z">
        <w:r w:rsidRPr="00D821B1" w:rsidDel="006359D5">
          <w:rPr>
            <w:rFonts w:eastAsia="Arial"/>
            <w:b/>
          </w:rPr>
          <w:delText xml:space="preserve">"Division Product Stock" </w:delText>
        </w:r>
        <w:r w:rsidRPr="00D821B1" w:rsidDel="006359D5">
          <w:rPr>
            <w:rFonts w:eastAsia="Arial"/>
          </w:rPr>
          <w:delText>means the specialized paper stock used for the printing of</w:delText>
        </w:r>
        <w:r w:rsidRPr="00D821B1" w:rsidDel="006359D5">
          <w:rPr>
            <w:rFonts w:eastAsia="Arial"/>
            <w:spacing w:val="-22"/>
          </w:rPr>
          <w:delText xml:space="preserve"> </w:delText>
        </w:r>
        <w:r w:rsidRPr="00D821B1" w:rsidDel="006359D5">
          <w:rPr>
            <w:rFonts w:eastAsia="Arial"/>
          </w:rPr>
          <w:delText>Division products by a Division</w:delText>
        </w:r>
        <w:r w:rsidRPr="00D821B1" w:rsidDel="006359D5">
          <w:rPr>
            <w:rFonts w:eastAsia="Arial"/>
            <w:spacing w:val="-19"/>
          </w:rPr>
          <w:delText xml:space="preserve"> </w:delText>
        </w:r>
        <w:r w:rsidRPr="00D821B1" w:rsidDel="006359D5">
          <w:rPr>
            <w:rFonts w:eastAsia="Arial"/>
          </w:rPr>
          <w:delText>agent.</w:delText>
        </w:r>
      </w:del>
    </w:p>
    <w:p w14:paraId="6E22FD9F" w14:textId="77777777" w:rsidR="0042527C" w:rsidRPr="00D821B1" w:rsidDel="006359D5" w:rsidRDefault="0042527C" w:rsidP="0042527C">
      <w:pPr>
        <w:widowControl w:val="0"/>
        <w:numPr>
          <w:ilvl w:val="1"/>
          <w:numId w:val="32"/>
        </w:numPr>
        <w:autoSpaceDE w:val="0"/>
        <w:autoSpaceDN w:val="0"/>
        <w:spacing w:after="200" w:line="276" w:lineRule="auto"/>
        <w:ind w:left="1080" w:right="332" w:hanging="360"/>
        <w:rPr>
          <w:del w:id="10" w:author="Hernandez, Hilary" w:date="2026-07-29T09:21:00Z" w16du:dateUtc="2026-07-29T15:21:00Z"/>
          <w:rFonts w:eastAsia="Arial"/>
        </w:rPr>
      </w:pPr>
      <w:del w:id="11" w:author="Hernandez, Hilary" w:date="2026-07-29T09:21:00Z" w16du:dateUtc="2026-07-29T15:21:00Z">
        <w:r w:rsidRPr="00D821B1" w:rsidDel="006359D5">
          <w:rPr>
            <w:rFonts w:eastAsia="Arial"/>
            <w:b/>
          </w:rPr>
          <w:delText xml:space="preserve">"Receipt Stock" </w:delText>
        </w:r>
        <w:r w:rsidRPr="00D821B1" w:rsidDel="006359D5">
          <w:rPr>
            <w:rFonts w:eastAsia="Arial"/>
          </w:rPr>
          <w:delText>means the specialized paper stock used for the printing of receipts</w:delText>
        </w:r>
        <w:r w:rsidRPr="00D821B1" w:rsidDel="006359D5">
          <w:rPr>
            <w:rFonts w:eastAsia="Arial"/>
            <w:spacing w:val="-24"/>
          </w:rPr>
          <w:delText xml:space="preserve"> </w:delText>
        </w:r>
        <w:r w:rsidRPr="00D821B1" w:rsidDel="006359D5">
          <w:rPr>
            <w:rFonts w:eastAsia="Arial"/>
          </w:rPr>
          <w:delText>or affidavits by a license</w:delText>
        </w:r>
        <w:r w:rsidRPr="00D821B1" w:rsidDel="006359D5">
          <w:rPr>
            <w:rFonts w:eastAsia="Arial"/>
            <w:spacing w:val="-9"/>
          </w:rPr>
          <w:delText xml:space="preserve"> </w:delText>
        </w:r>
        <w:r w:rsidRPr="00D821B1" w:rsidDel="006359D5">
          <w:rPr>
            <w:rFonts w:eastAsia="Arial"/>
          </w:rPr>
          <w:delText>agent.</w:delText>
        </w:r>
      </w:del>
    </w:p>
    <w:p w14:paraId="4F68A057" w14:textId="77777777" w:rsidR="0042527C" w:rsidRPr="00D821B1" w:rsidRDefault="0042527C" w:rsidP="0042527C">
      <w:pPr>
        <w:widowControl w:val="0"/>
        <w:numPr>
          <w:ilvl w:val="1"/>
          <w:numId w:val="32"/>
        </w:numPr>
        <w:autoSpaceDE w:val="0"/>
        <w:autoSpaceDN w:val="0"/>
        <w:spacing w:after="200" w:line="276" w:lineRule="auto"/>
        <w:ind w:left="1080" w:right="104" w:hanging="360"/>
        <w:rPr>
          <w:rFonts w:eastAsia="Arial"/>
        </w:rPr>
      </w:pPr>
      <w:r w:rsidRPr="00D821B1">
        <w:rPr>
          <w:rFonts w:eastAsia="Arial"/>
          <w:b/>
        </w:rPr>
        <w:t xml:space="preserve">"Point of Sale (POS) Terminal" </w:t>
      </w:r>
      <w:r w:rsidRPr="00D821B1">
        <w:rPr>
          <w:rFonts w:eastAsia="Arial"/>
        </w:rPr>
        <w:t>means all machine components which license agents use to access the Division's electronic licensing system and conduct license</w:t>
      </w:r>
      <w:r w:rsidRPr="00D821B1">
        <w:rPr>
          <w:rFonts w:eastAsia="Arial"/>
          <w:spacing w:val="-27"/>
        </w:rPr>
        <w:t xml:space="preserve"> </w:t>
      </w:r>
      <w:r w:rsidRPr="00D821B1">
        <w:rPr>
          <w:rFonts w:eastAsia="Arial"/>
        </w:rPr>
        <w:t>transactions.</w:t>
      </w:r>
    </w:p>
    <w:p w14:paraId="7BDC12E0" w14:textId="77777777" w:rsidR="0042527C" w:rsidRPr="00D821B1" w:rsidRDefault="0042527C" w:rsidP="0042527C">
      <w:pPr>
        <w:widowControl w:val="0"/>
        <w:numPr>
          <w:ilvl w:val="0"/>
          <w:numId w:val="32"/>
        </w:numPr>
        <w:tabs>
          <w:tab w:val="left" w:pos="820"/>
          <w:tab w:val="left" w:pos="821"/>
        </w:tabs>
        <w:autoSpaceDE w:val="0"/>
        <w:autoSpaceDN w:val="0"/>
        <w:spacing w:after="200" w:line="276" w:lineRule="auto"/>
        <w:ind w:left="720" w:right="494" w:hanging="360"/>
        <w:rPr>
          <w:rFonts w:eastAsia="Arial"/>
        </w:rPr>
      </w:pPr>
      <w:r w:rsidRPr="00D821B1">
        <w:rPr>
          <w:rFonts w:eastAsia="Arial"/>
          <w:b/>
        </w:rPr>
        <w:t xml:space="preserve">"Automatic Cash Handling" ("ACH") </w:t>
      </w:r>
      <w:r w:rsidRPr="00D821B1">
        <w:rPr>
          <w:rFonts w:eastAsia="Arial"/>
        </w:rPr>
        <w:t>means the direct electronic transfer of funds from</w:t>
      </w:r>
      <w:r w:rsidRPr="00D821B1">
        <w:rPr>
          <w:rFonts w:eastAsia="Arial"/>
          <w:spacing w:val="-24"/>
        </w:rPr>
        <w:t xml:space="preserve"> </w:t>
      </w:r>
      <w:r w:rsidRPr="00D821B1">
        <w:rPr>
          <w:rFonts w:eastAsia="Arial"/>
        </w:rPr>
        <w:t>one bank account to</w:t>
      </w:r>
      <w:r w:rsidRPr="00D821B1">
        <w:rPr>
          <w:rFonts w:eastAsia="Arial"/>
          <w:spacing w:val="-8"/>
        </w:rPr>
        <w:t xml:space="preserve"> </w:t>
      </w:r>
      <w:r w:rsidRPr="00D821B1">
        <w:rPr>
          <w:rFonts w:eastAsia="Arial"/>
        </w:rPr>
        <w:t>another,</w:t>
      </w:r>
    </w:p>
    <w:p w14:paraId="44CD2372" w14:textId="77777777" w:rsidR="0042527C" w:rsidRPr="00D821B1" w:rsidRDefault="0042527C" w:rsidP="0042527C">
      <w:pPr>
        <w:widowControl w:val="0"/>
        <w:numPr>
          <w:ilvl w:val="0"/>
          <w:numId w:val="32"/>
        </w:numPr>
        <w:tabs>
          <w:tab w:val="left" w:pos="820"/>
          <w:tab w:val="left" w:pos="821"/>
        </w:tabs>
        <w:autoSpaceDE w:val="0"/>
        <w:autoSpaceDN w:val="0"/>
        <w:spacing w:after="200" w:line="276" w:lineRule="auto"/>
        <w:ind w:left="720" w:right="494" w:hanging="360"/>
        <w:rPr>
          <w:rFonts w:eastAsia="Arial"/>
        </w:rPr>
      </w:pPr>
      <w:r w:rsidRPr="00D821B1">
        <w:rPr>
          <w:rFonts w:eastAsia="Arial"/>
          <w:b/>
        </w:rPr>
        <w:t xml:space="preserve">"Division Agent" </w:t>
      </w:r>
      <w:r w:rsidRPr="00D821B1">
        <w:rPr>
          <w:rFonts w:eastAsia="Arial"/>
        </w:rPr>
        <w:t>means a business (sole proprietorship, partnership, or corporation) which is authorized to sell Division products from a specific location as an agent of the Division of Parks and Wildlife. Types of agencies are defined as</w:t>
      </w:r>
      <w:r w:rsidRPr="00D821B1">
        <w:rPr>
          <w:rFonts w:eastAsia="Arial"/>
          <w:spacing w:val="-11"/>
        </w:rPr>
        <w:t xml:space="preserve"> </w:t>
      </w:r>
      <w:r w:rsidRPr="00D821B1">
        <w:rPr>
          <w:rFonts w:eastAsia="Arial"/>
        </w:rPr>
        <w:t>follows:</w:t>
      </w:r>
    </w:p>
    <w:p w14:paraId="0CD5A0DD" w14:textId="77777777" w:rsidR="0042527C" w:rsidRPr="00D821B1" w:rsidRDefault="0042527C" w:rsidP="0042527C">
      <w:pPr>
        <w:widowControl w:val="0"/>
        <w:numPr>
          <w:ilvl w:val="1"/>
          <w:numId w:val="32"/>
        </w:numPr>
        <w:autoSpaceDE w:val="0"/>
        <w:autoSpaceDN w:val="0"/>
        <w:spacing w:after="200" w:line="276" w:lineRule="auto"/>
        <w:ind w:left="1080" w:right="100" w:hanging="360"/>
        <w:rPr>
          <w:rFonts w:eastAsia="Arial"/>
        </w:rPr>
      </w:pPr>
      <w:r w:rsidRPr="00D821B1">
        <w:rPr>
          <w:rFonts w:eastAsia="Arial"/>
          <w:b/>
        </w:rPr>
        <w:t xml:space="preserve">"Retail Agent" </w:t>
      </w:r>
      <w:r w:rsidRPr="00D821B1">
        <w:rPr>
          <w:rFonts w:eastAsia="Arial"/>
        </w:rPr>
        <w:t>means a business which sells Division products for the Division from its retail</w:t>
      </w:r>
      <w:r w:rsidRPr="00D821B1">
        <w:rPr>
          <w:rFonts w:eastAsia="Arial"/>
          <w:spacing w:val="-27"/>
        </w:rPr>
        <w:t xml:space="preserve"> </w:t>
      </w:r>
      <w:r w:rsidRPr="00D821B1">
        <w:rPr>
          <w:rFonts w:eastAsia="Arial"/>
        </w:rPr>
        <w:t>store or other location of</w:t>
      </w:r>
      <w:r w:rsidRPr="00D821B1">
        <w:rPr>
          <w:rFonts w:eastAsia="Arial"/>
          <w:spacing w:val="-7"/>
        </w:rPr>
        <w:t xml:space="preserve"> </w:t>
      </w:r>
      <w:r w:rsidRPr="00D821B1">
        <w:rPr>
          <w:rFonts w:eastAsia="Arial"/>
        </w:rPr>
        <w:t>record.</w:t>
      </w:r>
    </w:p>
    <w:p w14:paraId="7A88E698" w14:textId="77777777" w:rsidR="0042527C" w:rsidRPr="00D821B1" w:rsidRDefault="0042527C" w:rsidP="0042527C">
      <w:pPr>
        <w:widowControl w:val="0"/>
        <w:numPr>
          <w:ilvl w:val="1"/>
          <w:numId w:val="32"/>
        </w:numPr>
        <w:autoSpaceDE w:val="0"/>
        <w:autoSpaceDN w:val="0"/>
        <w:spacing w:after="200" w:line="276" w:lineRule="auto"/>
        <w:ind w:left="1080" w:right="423" w:hanging="360"/>
        <w:rPr>
          <w:rFonts w:eastAsia="Arial"/>
        </w:rPr>
      </w:pPr>
      <w:r w:rsidRPr="00D821B1">
        <w:rPr>
          <w:rFonts w:eastAsia="Arial"/>
          <w:b/>
        </w:rPr>
        <w:t xml:space="preserve">"Consolidated Agent" </w:t>
      </w:r>
      <w:r w:rsidRPr="00D821B1">
        <w:rPr>
          <w:rFonts w:eastAsia="Arial"/>
        </w:rPr>
        <w:t>means a retail agent which sells Division products for the Division</w:t>
      </w:r>
      <w:r w:rsidRPr="00D821B1">
        <w:rPr>
          <w:rFonts w:eastAsia="Arial"/>
          <w:spacing w:val="-25"/>
        </w:rPr>
        <w:t xml:space="preserve"> </w:t>
      </w:r>
      <w:r w:rsidRPr="00D821B1">
        <w:rPr>
          <w:rFonts w:eastAsia="Arial"/>
        </w:rPr>
        <w:t>from two or more stores or other locations of record and which is licensed to conduct all business with the Division as a single</w:t>
      </w:r>
      <w:r w:rsidRPr="00D821B1">
        <w:rPr>
          <w:rFonts w:eastAsia="Arial"/>
          <w:spacing w:val="-14"/>
        </w:rPr>
        <w:t xml:space="preserve"> </w:t>
      </w:r>
      <w:r w:rsidRPr="00D821B1">
        <w:rPr>
          <w:rFonts w:eastAsia="Arial"/>
        </w:rPr>
        <w:t>entity.</w:t>
      </w:r>
    </w:p>
    <w:p w14:paraId="71034AC7" w14:textId="77777777" w:rsidR="0042527C" w:rsidRPr="00D821B1" w:rsidRDefault="0042527C" w:rsidP="0042527C">
      <w:pPr>
        <w:widowControl w:val="0"/>
        <w:numPr>
          <w:ilvl w:val="1"/>
          <w:numId w:val="32"/>
        </w:numPr>
        <w:autoSpaceDE w:val="0"/>
        <w:autoSpaceDN w:val="0"/>
        <w:spacing w:after="200" w:line="276" w:lineRule="auto"/>
        <w:ind w:left="1080" w:right="157" w:hanging="360"/>
        <w:rPr>
          <w:rFonts w:eastAsia="Arial"/>
        </w:rPr>
      </w:pPr>
      <w:r w:rsidRPr="00D821B1">
        <w:rPr>
          <w:rFonts w:eastAsia="Arial"/>
          <w:b/>
        </w:rPr>
        <w:t xml:space="preserve">"System Agent" </w:t>
      </w:r>
      <w:r w:rsidRPr="00D821B1">
        <w:rPr>
          <w:rFonts w:eastAsia="Arial"/>
        </w:rPr>
        <w:t>means the company contracted by the Division to operate its</w:t>
      </w:r>
      <w:r w:rsidRPr="00D821B1">
        <w:rPr>
          <w:rFonts w:eastAsia="Arial"/>
          <w:spacing w:val="-23"/>
        </w:rPr>
        <w:t xml:space="preserve"> </w:t>
      </w:r>
      <w:r w:rsidRPr="00D821B1">
        <w:rPr>
          <w:rFonts w:eastAsia="Arial"/>
        </w:rPr>
        <w:t xml:space="preserve">integrated parks and wildlife system, including, but not limited to, the provision of any accountable inventory or other necessary materials to retail agents; the maintenance of the electronic system and provision of electronic reports to the Division; the sale of Division products by telephone and through an internet site; the acceptance of applications through the internet site for the limited license drawings; and the printing and distribution of </w:t>
      </w:r>
      <w:ins w:id="12" w:author="Hernandez, Hilary" w:date="2026-07-29T09:21:00Z" w16du:dateUtc="2026-07-29T15:21:00Z">
        <w:r w:rsidRPr="00D821B1">
          <w:rPr>
            <w:rFonts w:eastAsia="Arial"/>
          </w:rPr>
          <w:t>spec</w:t>
        </w:r>
      </w:ins>
      <w:ins w:id="13" w:author="Hernandez, Hilary" w:date="2026-07-29T09:22:00Z" w16du:dateUtc="2026-07-29T15:22:00Z">
        <w:r w:rsidRPr="00D821B1">
          <w:rPr>
            <w:rFonts w:eastAsia="Arial"/>
          </w:rPr>
          <w:t>ified products</w:t>
        </w:r>
      </w:ins>
      <w:del w:id="14" w:author="Hernandez, Hilary" w:date="2026-07-29T09:22:00Z" w16du:dateUtc="2026-07-29T15:22:00Z">
        <w:r w:rsidRPr="00D821B1" w:rsidDel="006359D5">
          <w:rPr>
            <w:rFonts w:eastAsia="Arial"/>
          </w:rPr>
          <w:delText>such licenses</w:delText>
        </w:r>
      </w:del>
      <w:r w:rsidRPr="00D821B1">
        <w:rPr>
          <w:rFonts w:eastAsia="Arial"/>
        </w:rPr>
        <w:t xml:space="preserve"> to </w:t>
      </w:r>
      <w:r w:rsidRPr="00D821B1">
        <w:rPr>
          <w:rFonts w:eastAsia="Arial"/>
          <w:spacing w:val="2"/>
        </w:rPr>
        <w:t xml:space="preserve">the </w:t>
      </w:r>
      <w:r w:rsidRPr="00D821B1">
        <w:rPr>
          <w:rFonts w:eastAsia="Arial"/>
        </w:rPr>
        <w:t>recipients</w:t>
      </w:r>
      <w:del w:id="15" w:author="Hernandez, Hilary" w:date="2026-07-29T09:22:00Z" w16du:dateUtc="2026-07-29T15:22:00Z">
        <w:r w:rsidRPr="00D821B1" w:rsidDel="006359D5">
          <w:rPr>
            <w:rFonts w:eastAsia="Arial"/>
          </w:rPr>
          <w:delText xml:space="preserve"> (license</w:delText>
        </w:r>
        <w:r w:rsidRPr="00D821B1" w:rsidDel="006359D5">
          <w:rPr>
            <w:rFonts w:eastAsia="Arial"/>
            <w:spacing w:val="-10"/>
          </w:rPr>
          <w:delText xml:space="preserve"> </w:delText>
        </w:r>
        <w:r w:rsidRPr="00D821B1" w:rsidDel="006359D5">
          <w:rPr>
            <w:rFonts w:eastAsia="Arial"/>
          </w:rPr>
          <w:delText>fulfillment)</w:delText>
        </w:r>
      </w:del>
      <w:r w:rsidRPr="00D821B1">
        <w:rPr>
          <w:rFonts w:eastAsia="Arial"/>
        </w:rPr>
        <w:t>.</w:t>
      </w:r>
    </w:p>
    <w:p w14:paraId="2658B459" w14:textId="77777777" w:rsidR="0042527C" w:rsidRPr="00D821B1" w:rsidRDefault="0042527C" w:rsidP="0042527C">
      <w:pPr>
        <w:widowControl w:val="0"/>
        <w:numPr>
          <w:ilvl w:val="0"/>
          <w:numId w:val="32"/>
        </w:numPr>
        <w:tabs>
          <w:tab w:val="left" w:pos="360"/>
        </w:tabs>
        <w:autoSpaceDE w:val="0"/>
        <w:autoSpaceDN w:val="0"/>
        <w:spacing w:line="276" w:lineRule="auto"/>
        <w:ind w:left="720" w:right="420" w:hanging="360"/>
        <w:rPr>
          <w:rFonts w:eastAsia="Arial"/>
          <w:b/>
          <w:bCs/>
        </w:rPr>
      </w:pPr>
      <w:r w:rsidRPr="00D821B1">
        <w:rPr>
          <w:rFonts w:eastAsia="Arial"/>
          <w:b/>
        </w:rPr>
        <w:t xml:space="preserve">"Location of Record" </w:t>
      </w:r>
      <w:r w:rsidRPr="00D821B1">
        <w:rPr>
          <w:rFonts w:eastAsia="Arial"/>
        </w:rPr>
        <w:t>means the street address of the retail store or other specified</w:t>
      </w:r>
      <w:r w:rsidRPr="00D821B1">
        <w:rPr>
          <w:rFonts w:eastAsia="Arial"/>
          <w:spacing w:val="-27"/>
        </w:rPr>
        <w:t xml:space="preserve"> </w:t>
      </w:r>
      <w:r w:rsidRPr="00D821B1">
        <w:rPr>
          <w:rFonts w:eastAsia="Arial"/>
        </w:rPr>
        <w:lastRenderedPageBreak/>
        <w:t>business location(s) from which an agent sells Division products, as specified in the agent agreement or system agent contract.</w:t>
      </w:r>
    </w:p>
    <w:p w14:paraId="340B7E25" w14:textId="77777777" w:rsidR="0042527C" w:rsidRPr="00D821B1" w:rsidRDefault="0042527C" w:rsidP="0008605E">
      <w:pPr>
        <w:pStyle w:val="Heading3"/>
      </w:pPr>
      <w:bookmarkStart w:id="16" w:name="N716"/>
      <w:bookmarkStart w:id="17" w:name="_Toc194666142"/>
      <w:bookmarkStart w:id="18" w:name="N717"/>
      <w:r w:rsidRPr="00D821B1">
        <w:t>#1663 - Division Agent Operation and Performance Standards</w:t>
      </w:r>
      <w:bookmarkEnd w:id="16"/>
      <w:bookmarkEnd w:id="17"/>
    </w:p>
    <w:p w14:paraId="37F313AE" w14:textId="77777777" w:rsidR="0042527C" w:rsidRPr="00D821B1" w:rsidRDefault="0042527C" w:rsidP="0042527C">
      <w:pPr>
        <w:widowControl w:val="0"/>
        <w:numPr>
          <w:ilvl w:val="0"/>
          <w:numId w:val="19"/>
        </w:numPr>
        <w:autoSpaceDE w:val="0"/>
        <w:autoSpaceDN w:val="0"/>
        <w:spacing w:after="200" w:line="276" w:lineRule="auto"/>
        <w:ind w:left="720" w:hanging="360"/>
        <w:rPr>
          <w:rFonts w:eastAsia="Arial"/>
        </w:rPr>
      </w:pPr>
      <w:r w:rsidRPr="00D821B1">
        <w:rPr>
          <w:rFonts w:eastAsia="Arial"/>
        </w:rPr>
        <w:t>Division Agent Operation and Performance Standards</w:t>
      </w:r>
    </w:p>
    <w:p w14:paraId="0346C392" w14:textId="77777777" w:rsidR="0042527C" w:rsidRPr="00D821B1" w:rsidRDefault="0042527C" w:rsidP="0042527C">
      <w:pPr>
        <w:widowControl w:val="0"/>
        <w:numPr>
          <w:ilvl w:val="1"/>
          <w:numId w:val="19"/>
        </w:numPr>
        <w:tabs>
          <w:tab w:val="left" w:pos="820"/>
          <w:tab w:val="left" w:pos="821"/>
        </w:tabs>
        <w:autoSpaceDE w:val="0"/>
        <w:autoSpaceDN w:val="0"/>
        <w:spacing w:after="200" w:line="276" w:lineRule="auto"/>
        <w:ind w:left="1080" w:hanging="360"/>
        <w:rPr>
          <w:rFonts w:eastAsia="Arial"/>
        </w:rPr>
      </w:pPr>
      <w:r w:rsidRPr="00D821B1">
        <w:rPr>
          <w:rFonts w:eastAsia="Arial"/>
        </w:rPr>
        <w:t xml:space="preserve">Division agents are required to </w:t>
      </w:r>
      <w:proofErr w:type="gramStart"/>
      <w:r w:rsidRPr="00D821B1">
        <w:rPr>
          <w:rFonts w:eastAsia="Arial"/>
        </w:rPr>
        <w:t>meet the following standards at all</w:t>
      </w:r>
      <w:r w:rsidRPr="00D821B1">
        <w:rPr>
          <w:rFonts w:eastAsia="Arial"/>
          <w:spacing w:val="-25"/>
        </w:rPr>
        <w:t xml:space="preserve"> </w:t>
      </w:r>
      <w:r w:rsidRPr="00D821B1">
        <w:rPr>
          <w:rFonts w:eastAsia="Arial"/>
        </w:rPr>
        <w:t>times</w:t>
      </w:r>
      <w:proofErr w:type="gramEnd"/>
      <w:r w:rsidRPr="00D821B1">
        <w:rPr>
          <w:rFonts w:eastAsia="Arial"/>
        </w:rPr>
        <w:t>:</w:t>
      </w:r>
    </w:p>
    <w:p w14:paraId="4CC964D9"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hanging="360"/>
        <w:rPr>
          <w:rFonts w:eastAsia="Arial"/>
        </w:rPr>
      </w:pPr>
      <w:r w:rsidRPr="00D821B1">
        <w:rPr>
          <w:rFonts w:eastAsia="Arial"/>
        </w:rPr>
        <w:t>Maintain the required surety bond</w:t>
      </w:r>
      <w:r w:rsidRPr="00D821B1">
        <w:rPr>
          <w:rFonts w:eastAsia="Arial"/>
          <w:spacing w:val="-15"/>
        </w:rPr>
        <w:t xml:space="preserve"> </w:t>
      </w:r>
      <w:r w:rsidRPr="00D821B1">
        <w:rPr>
          <w:rFonts w:eastAsia="Arial"/>
        </w:rPr>
        <w:t>level.</w:t>
      </w:r>
    </w:p>
    <w:p w14:paraId="652EA423"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113" w:hanging="360"/>
        <w:rPr>
          <w:rFonts w:eastAsia="Arial"/>
        </w:rPr>
      </w:pPr>
      <w:r w:rsidRPr="00D821B1">
        <w:rPr>
          <w:rFonts w:eastAsia="Arial"/>
        </w:rPr>
        <w:t xml:space="preserve">Display and distribute all public information, such as brochures and placards, provided by the Division, </w:t>
      </w:r>
    </w:p>
    <w:p w14:paraId="495BB240"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852" w:hanging="360"/>
        <w:rPr>
          <w:rFonts w:eastAsia="Arial"/>
        </w:rPr>
      </w:pPr>
      <w:r w:rsidRPr="00D821B1">
        <w:rPr>
          <w:rFonts w:eastAsia="Arial"/>
        </w:rPr>
        <w:t>Maintain a file of receipts, affidavits, or any other document required in the</w:t>
      </w:r>
      <w:r w:rsidRPr="00D821B1">
        <w:rPr>
          <w:rFonts w:eastAsia="Arial"/>
          <w:spacing w:val="-27"/>
        </w:rPr>
        <w:t xml:space="preserve"> </w:t>
      </w:r>
      <w:r w:rsidRPr="00D821B1">
        <w:rPr>
          <w:rFonts w:eastAsia="Arial"/>
        </w:rPr>
        <w:t>agent agreement.</w:t>
      </w:r>
    </w:p>
    <w:p w14:paraId="5DD20B6D"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42" w:hanging="360"/>
        <w:rPr>
          <w:rFonts w:eastAsia="Arial"/>
        </w:rPr>
      </w:pPr>
      <w:r w:rsidRPr="00D821B1">
        <w:rPr>
          <w:rFonts w:eastAsia="Arial"/>
        </w:rPr>
        <w:t xml:space="preserve">Keep all </w:t>
      </w:r>
      <w:del w:id="19" w:author="Hernandez, Hilary" w:date="2026-07-29T09:24:00Z" w16du:dateUtc="2026-07-29T15:24:00Z">
        <w:r w:rsidRPr="00D821B1" w:rsidDel="000D4C9F">
          <w:rPr>
            <w:rFonts w:eastAsia="Arial"/>
          </w:rPr>
          <w:delText xml:space="preserve">paper stock, </w:delText>
        </w:r>
      </w:del>
      <w:r w:rsidRPr="00D821B1">
        <w:rPr>
          <w:rFonts w:eastAsia="Arial"/>
        </w:rPr>
        <w:t>POS terminals</w:t>
      </w:r>
      <w:del w:id="20" w:author="Hernandez, Hilary" w:date="2026-07-29T09:24:00Z" w16du:dateUtc="2026-07-29T15:24:00Z">
        <w:r w:rsidRPr="00D821B1" w:rsidDel="000D4C9F">
          <w:rPr>
            <w:rFonts w:eastAsia="Arial"/>
          </w:rPr>
          <w:delText>,</w:delText>
        </w:r>
      </w:del>
      <w:r w:rsidRPr="00D821B1">
        <w:rPr>
          <w:rFonts w:eastAsia="Arial"/>
        </w:rPr>
        <w:t xml:space="preserve"> and any other Division product equipment in a safe place and in good condition at the location of record, as specified in the agent</w:t>
      </w:r>
      <w:r w:rsidRPr="00D821B1">
        <w:rPr>
          <w:rFonts w:eastAsia="Arial"/>
          <w:spacing w:val="-30"/>
        </w:rPr>
        <w:t xml:space="preserve"> </w:t>
      </w:r>
      <w:r w:rsidRPr="00D821B1">
        <w:rPr>
          <w:rFonts w:eastAsia="Arial"/>
        </w:rPr>
        <w:t>agreement.</w:t>
      </w:r>
    </w:p>
    <w:p w14:paraId="5E0D4E0E"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115" w:hanging="360"/>
        <w:rPr>
          <w:rFonts w:eastAsia="Arial"/>
        </w:rPr>
      </w:pPr>
      <w:r w:rsidRPr="00D821B1">
        <w:rPr>
          <w:rFonts w:eastAsia="Arial"/>
        </w:rPr>
        <w:t>Obtain insurance adequate to cover replacement of any POS terminals or other</w:t>
      </w:r>
      <w:r w:rsidRPr="00D821B1">
        <w:rPr>
          <w:rFonts w:eastAsia="Arial"/>
          <w:spacing w:val="-27"/>
        </w:rPr>
        <w:t xml:space="preserve"> </w:t>
      </w:r>
      <w:r w:rsidRPr="00D821B1">
        <w:rPr>
          <w:rFonts w:eastAsia="Arial"/>
        </w:rPr>
        <w:t>Division product-related equipment leased from the system</w:t>
      </w:r>
      <w:r w:rsidRPr="00D821B1">
        <w:rPr>
          <w:rFonts w:eastAsia="Arial"/>
          <w:spacing w:val="-13"/>
        </w:rPr>
        <w:t xml:space="preserve"> </w:t>
      </w:r>
      <w:r w:rsidRPr="00D821B1">
        <w:rPr>
          <w:rFonts w:eastAsia="Arial"/>
        </w:rPr>
        <w:t>agent.</w:t>
      </w:r>
    </w:p>
    <w:p w14:paraId="3F7859C9"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126" w:hanging="360"/>
        <w:rPr>
          <w:rFonts w:eastAsia="Arial"/>
        </w:rPr>
      </w:pPr>
      <w:r w:rsidRPr="00D821B1">
        <w:rPr>
          <w:rFonts w:eastAsia="Arial"/>
        </w:rPr>
        <w:t>Sell all Division products and collect all donations specified in the agent agreement,</w:t>
      </w:r>
      <w:r w:rsidRPr="00D821B1">
        <w:rPr>
          <w:rFonts w:eastAsia="Arial"/>
          <w:spacing w:val="-28"/>
        </w:rPr>
        <w:t xml:space="preserve"> </w:t>
      </w:r>
      <w:r w:rsidRPr="00D821B1">
        <w:rPr>
          <w:rFonts w:eastAsia="Arial"/>
        </w:rPr>
        <w:t>and only at the location of</w:t>
      </w:r>
      <w:r w:rsidRPr="00D821B1">
        <w:rPr>
          <w:rFonts w:eastAsia="Arial"/>
          <w:spacing w:val="-10"/>
        </w:rPr>
        <w:t xml:space="preserve"> </w:t>
      </w:r>
      <w:r w:rsidRPr="00D821B1">
        <w:rPr>
          <w:rFonts w:eastAsia="Arial"/>
        </w:rPr>
        <w:t>record.</w:t>
      </w:r>
    </w:p>
    <w:p w14:paraId="071940AD"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184" w:hanging="360"/>
        <w:rPr>
          <w:rFonts w:eastAsia="Arial"/>
        </w:rPr>
      </w:pPr>
      <w:r w:rsidRPr="00D821B1">
        <w:rPr>
          <w:rFonts w:eastAsia="Arial"/>
        </w:rPr>
        <w:t>Sell Division products only at face value, and only to those who are eligible to</w:t>
      </w:r>
      <w:r w:rsidRPr="00D821B1">
        <w:rPr>
          <w:rFonts w:eastAsia="Arial"/>
          <w:spacing w:val="-33"/>
        </w:rPr>
        <w:t xml:space="preserve"> </w:t>
      </w:r>
      <w:r w:rsidRPr="00D821B1">
        <w:rPr>
          <w:rFonts w:eastAsia="Arial"/>
        </w:rPr>
        <w:t>purchase them, in compliance with all applicable statutes and</w:t>
      </w:r>
      <w:r w:rsidRPr="00D821B1">
        <w:rPr>
          <w:rFonts w:eastAsia="Arial"/>
          <w:spacing w:val="-16"/>
        </w:rPr>
        <w:t xml:space="preserve"> </w:t>
      </w:r>
      <w:r w:rsidRPr="00D821B1">
        <w:rPr>
          <w:rFonts w:eastAsia="Arial"/>
        </w:rPr>
        <w:t>regulations.</w:t>
      </w:r>
    </w:p>
    <w:p w14:paraId="6ED2D95A"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107" w:hanging="360"/>
        <w:rPr>
          <w:rFonts w:eastAsia="Arial"/>
        </w:rPr>
      </w:pPr>
      <w:r w:rsidRPr="00D821B1">
        <w:rPr>
          <w:rFonts w:eastAsia="Arial"/>
        </w:rPr>
        <w:t>Establish an agent bank account with ACH capability which is electronically accessible</w:t>
      </w:r>
      <w:r w:rsidRPr="00D821B1">
        <w:rPr>
          <w:rFonts w:eastAsia="Arial"/>
          <w:spacing w:val="-26"/>
        </w:rPr>
        <w:t xml:space="preserve"> </w:t>
      </w:r>
      <w:r w:rsidRPr="00D821B1">
        <w:rPr>
          <w:rFonts w:eastAsia="Arial"/>
        </w:rPr>
        <w:t>to the</w:t>
      </w:r>
      <w:r w:rsidRPr="00D821B1">
        <w:rPr>
          <w:rFonts w:eastAsia="Arial"/>
          <w:spacing w:val="-4"/>
        </w:rPr>
        <w:t xml:space="preserve"> </w:t>
      </w:r>
      <w:r w:rsidRPr="00D821B1">
        <w:rPr>
          <w:rFonts w:eastAsia="Arial"/>
        </w:rPr>
        <w:t>Division.</w:t>
      </w:r>
    </w:p>
    <w:p w14:paraId="29E94DDA"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62" w:hanging="360"/>
        <w:rPr>
          <w:rFonts w:eastAsia="Arial"/>
        </w:rPr>
      </w:pPr>
      <w:r w:rsidRPr="00D821B1">
        <w:rPr>
          <w:rFonts w:eastAsia="Arial"/>
        </w:rPr>
        <w:t>Deposit the state share of all Division product revenues in the agent bank account in</w:t>
      </w:r>
      <w:r w:rsidRPr="00D821B1">
        <w:rPr>
          <w:rFonts w:eastAsia="Arial"/>
          <w:spacing w:val="-31"/>
        </w:rPr>
        <w:t xml:space="preserve"> </w:t>
      </w:r>
      <w:r w:rsidRPr="00D821B1">
        <w:rPr>
          <w:rFonts w:eastAsia="Arial"/>
        </w:rPr>
        <w:t>the total amount due, in accordance with the schedule in the agent</w:t>
      </w:r>
      <w:r w:rsidRPr="00D821B1">
        <w:rPr>
          <w:rFonts w:eastAsia="Arial"/>
          <w:spacing w:val="-15"/>
        </w:rPr>
        <w:t xml:space="preserve"> </w:t>
      </w:r>
      <w:r w:rsidRPr="00D821B1">
        <w:rPr>
          <w:rFonts w:eastAsia="Arial"/>
        </w:rPr>
        <w:t>agreement.</w:t>
      </w:r>
    </w:p>
    <w:p w14:paraId="765C7D48"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470" w:hanging="360"/>
        <w:rPr>
          <w:rFonts w:eastAsia="Arial"/>
        </w:rPr>
      </w:pPr>
      <w:r w:rsidRPr="00D821B1">
        <w:rPr>
          <w:rFonts w:eastAsia="Arial"/>
        </w:rPr>
        <w:t>Immediately report the theft or loss of any accountable inventory.</w:t>
      </w:r>
    </w:p>
    <w:p w14:paraId="553F323C"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470" w:hanging="360"/>
        <w:rPr>
          <w:rFonts w:eastAsia="Arial"/>
        </w:rPr>
      </w:pPr>
      <w:r w:rsidRPr="00D821B1">
        <w:rPr>
          <w:rFonts w:eastAsia="Arial"/>
        </w:rPr>
        <w:t xml:space="preserve">Attend any training required by the Division concerning applicable statutes and regulations and performance of agent duties, at the location specified by </w:t>
      </w:r>
      <w:r w:rsidRPr="00D821B1">
        <w:rPr>
          <w:rFonts w:eastAsia="Arial"/>
          <w:spacing w:val="3"/>
        </w:rPr>
        <w:t>the</w:t>
      </w:r>
      <w:r w:rsidRPr="00D821B1">
        <w:rPr>
          <w:rFonts w:eastAsia="Arial"/>
          <w:spacing w:val="-29"/>
        </w:rPr>
        <w:t xml:space="preserve"> </w:t>
      </w:r>
      <w:r w:rsidRPr="00D821B1">
        <w:rPr>
          <w:rFonts w:eastAsia="Arial"/>
        </w:rPr>
        <w:t>Division.</w:t>
      </w:r>
    </w:p>
    <w:p w14:paraId="74770408"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35" w:hanging="360"/>
        <w:rPr>
          <w:rFonts w:eastAsia="Arial"/>
        </w:rPr>
      </w:pPr>
      <w:r w:rsidRPr="00D821B1">
        <w:rPr>
          <w:rFonts w:eastAsia="Arial"/>
        </w:rPr>
        <w:t>Comply with all statutory and regulatory requirements, all provisions of the agent agreement, and all directives of the Division, including, but not limited to, those</w:t>
      </w:r>
      <w:r w:rsidRPr="00D821B1">
        <w:rPr>
          <w:rFonts w:eastAsia="Arial"/>
          <w:spacing w:val="-27"/>
        </w:rPr>
        <w:t xml:space="preserve"> </w:t>
      </w:r>
      <w:r w:rsidRPr="00D821B1">
        <w:rPr>
          <w:rFonts w:eastAsia="Arial"/>
        </w:rPr>
        <w:t>provided via direct correspondence or in the Division Agent Manual.</w:t>
      </w:r>
    </w:p>
    <w:p w14:paraId="14E297C0"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35" w:hanging="360"/>
        <w:rPr>
          <w:rFonts w:eastAsia="Arial"/>
        </w:rPr>
      </w:pPr>
      <w:r w:rsidRPr="00D821B1">
        <w:rPr>
          <w:rFonts w:eastAsia="Arial"/>
        </w:rPr>
        <w:t>Provide reasonable access to any Division officer or other peace officer upon request during normal business hours for the purpose of inspection of equipment, materials, records, or other applicable license agent documents or information.</w:t>
      </w:r>
    </w:p>
    <w:p w14:paraId="53E46981"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35" w:hanging="360"/>
        <w:rPr>
          <w:rFonts w:eastAsia="Arial"/>
        </w:rPr>
      </w:pPr>
      <w:r w:rsidRPr="00D821B1">
        <w:rPr>
          <w:rFonts w:eastAsia="Arial"/>
        </w:rPr>
        <w:t xml:space="preserve">Read and comply by any correspondence sent to the agency by the Division, including, but not limited </w:t>
      </w:r>
      <w:proofErr w:type="gramStart"/>
      <w:r w:rsidRPr="00D821B1">
        <w:rPr>
          <w:rFonts w:eastAsia="Arial"/>
        </w:rPr>
        <w:t>to:</w:t>
      </w:r>
      <w:proofErr w:type="gramEnd"/>
      <w:r w:rsidRPr="00D821B1">
        <w:rPr>
          <w:rFonts w:eastAsia="Arial"/>
        </w:rPr>
        <w:t xml:space="preserve"> electronic bulletins; agent bulletins; special </w:t>
      </w:r>
      <w:r w:rsidRPr="00D821B1">
        <w:rPr>
          <w:rFonts w:eastAsia="Arial"/>
        </w:rPr>
        <w:lastRenderedPageBreak/>
        <w:t>communications by mail, email, or through the system; and non-compliance letters.</w:t>
      </w:r>
    </w:p>
    <w:p w14:paraId="7CB06203" w14:textId="77777777" w:rsidR="0042527C" w:rsidRPr="00D821B1" w:rsidRDefault="0042527C" w:rsidP="0042527C">
      <w:pPr>
        <w:widowControl w:val="0"/>
        <w:numPr>
          <w:ilvl w:val="2"/>
          <w:numId w:val="19"/>
        </w:numPr>
        <w:tabs>
          <w:tab w:val="left" w:pos="1540"/>
          <w:tab w:val="left" w:pos="1541"/>
        </w:tabs>
        <w:autoSpaceDE w:val="0"/>
        <w:autoSpaceDN w:val="0"/>
        <w:spacing w:after="200" w:line="276" w:lineRule="auto"/>
        <w:ind w:left="1440" w:right="235" w:hanging="360"/>
        <w:rPr>
          <w:rFonts w:eastAsia="Arial"/>
        </w:rPr>
      </w:pPr>
      <w:r w:rsidRPr="00D821B1">
        <w:rPr>
          <w:rFonts w:eastAsia="Arial"/>
        </w:rPr>
        <w:t>Train all staff in the issuing of Division products as well as applicable policies and procedures prior to their use of the system.</w:t>
      </w:r>
    </w:p>
    <w:p w14:paraId="15ACF95D" w14:textId="77777777" w:rsidR="0042527C" w:rsidRPr="00D821B1" w:rsidRDefault="0042527C" w:rsidP="0008605E">
      <w:pPr>
        <w:pStyle w:val="Heading3"/>
      </w:pPr>
      <w:bookmarkStart w:id="21" w:name="_Toc194666143"/>
      <w:r w:rsidRPr="00D821B1">
        <w:t>#1664 - Division Agent Status</w:t>
      </w:r>
      <w:bookmarkEnd w:id="18"/>
      <w:bookmarkEnd w:id="21"/>
    </w:p>
    <w:p w14:paraId="27E72A65" w14:textId="77777777" w:rsidR="0042527C" w:rsidRPr="00D821B1" w:rsidRDefault="0042527C" w:rsidP="0042527C">
      <w:pPr>
        <w:widowControl w:val="0"/>
        <w:numPr>
          <w:ilvl w:val="0"/>
          <w:numId w:val="20"/>
        </w:numPr>
        <w:autoSpaceDE w:val="0"/>
        <w:autoSpaceDN w:val="0"/>
        <w:spacing w:after="200" w:line="276" w:lineRule="auto"/>
        <w:ind w:left="720" w:hanging="360"/>
        <w:rPr>
          <w:rFonts w:eastAsia="Arial"/>
        </w:rPr>
      </w:pPr>
      <w:r w:rsidRPr="00D821B1">
        <w:rPr>
          <w:rFonts w:eastAsia="Arial"/>
        </w:rPr>
        <w:t>Termination of Agents</w:t>
      </w:r>
    </w:p>
    <w:p w14:paraId="6A5234B6" w14:textId="77777777" w:rsidR="0042527C" w:rsidRPr="00D821B1" w:rsidRDefault="0042527C" w:rsidP="0042527C">
      <w:pPr>
        <w:widowControl w:val="0"/>
        <w:numPr>
          <w:ilvl w:val="1"/>
          <w:numId w:val="20"/>
        </w:numPr>
        <w:autoSpaceDE w:val="0"/>
        <w:autoSpaceDN w:val="0"/>
        <w:spacing w:after="200" w:line="276" w:lineRule="auto"/>
        <w:ind w:left="1080" w:hanging="360"/>
        <w:rPr>
          <w:rFonts w:eastAsia="Arial"/>
        </w:rPr>
      </w:pPr>
      <w:r w:rsidRPr="00D821B1">
        <w:rPr>
          <w:rFonts w:eastAsia="Arial"/>
        </w:rPr>
        <w:t>Division Agent</w:t>
      </w:r>
      <w:r w:rsidRPr="00D821B1">
        <w:rPr>
          <w:rFonts w:eastAsia="Arial"/>
          <w:spacing w:val="-10"/>
        </w:rPr>
        <w:t xml:space="preserve"> </w:t>
      </w:r>
      <w:r w:rsidRPr="00D821B1">
        <w:rPr>
          <w:rFonts w:eastAsia="Arial"/>
        </w:rPr>
        <w:t>Termination</w:t>
      </w:r>
    </w:p>
    <w:p w14:paraId="6EBD2A04" w14:textId="77777777" w:rsidR="0042527C" w:rsidRPr="00D821B1" w:rsidRDefault="0042527C" w:rsidP="0042527C">
      <w:pPr>
        <w:widowControl w:val="0"/>
        <w:numPr>
          <w:ilvl w:val="2"/>
          <w:numId w:val="20"/>
        </w:numPr>
        <w:tabs>
          <w:tab w:val="left" w:pos="820"/>
          <w:tab w:val="left" w:pos="821"/>
        </w:tabs>
        <w:autoSpaceDE w:val="0"/>
        <w:autoSpaceDN w:val="0"/>
        <w:spacing w:after="200" w:line="276" w:lineRule="auto"/>
        <w:ind w:left="1440" w:hanging="360"/>
        <w:rPr>
          <w:rFonts w:eastAsia="Arial"/>
        </w:rPr>
      </w:pPr>
      <w:r w:rsidRPr="00D821B1">
        <w:rPr>
          <w:rFonts w:eastAsia="Arial"/>
        </w:rPr>
        <w:t>Division agents who wish to terminate their agency shall notify the Division in advance of such termination and the effective date; and shall reconcile with the Division as follows:</w:t>
      </w:r>
    </w:p>
    <w:p w14:paraId="6A01DDFA" w14:textId="77777777" w:rsidR="0042527C" w:rsidRPr="00D821B1" w:rsidRDefault="0042527C" w:rsidP="0042527C">
      <w:pPr>
        <w:widowControl w:val="0"/>
        <w:numPr>
          <w:ilvl w:val="0"/>
          <w:numId w:val="22"/>
        </w:numPr>
        <w:tabs>
          <w:tab w:val="left" w:pos="1540"/>
          <w:tab w:val="left" w:pos="1541"/>
          <w:tab w:val="left" w:pos="2520"/>
        </w:tabs>
        <w:autoSpaceDE w:val="0"/>
        <w:autoSpaceDN w:val="0"/>
        <w:spacing w:after="200" w:line="276" w:lineRule="auto"/>
        <w:ind w:left="1800" w:right="321"/>
        <w:rPr>
          <w:rFonts w:eastAsia="Arial"/>
        </w:rPr>
      </w:pPr>
      <w:r w:rsidRPr="00D821B1">
        <w:rPr>
          <w:rFonts w:eastAsia="Arial"/>
        </w:rPr>
        <w:t>All revenues due must be deposited in the agent account and all accountable</w:t>
      </w:r>
      <w:r w:rsidRPr="00D821B1">
        <w:rPr>
          <w:rFonts w:eastAsia="Arial"/>
          <w:spacing w:val="-27"/>
        </w:rPr>
        <w:t xml:space="preserve"> </w:t>
      </w:r>
      <w:r w:rsidRPr="00D821B1">
        <w:rPr>
          <w:rFonts w:eastAsia="Arial"/>
        </w:rPr>
        <w:t>inventory shall be returned to the Division, to the location or in the manner designated, within 10 business days after the termination</w:t>
      </w:r>
      <w:r w:rsidRPr="00D821B1">
        <w:rPr>
          <w:rFonts w:eastAsia="Arial"/>
          <w:spacing w:val="-14"/>
        </w:rPr>
        <w:t xml:space="preserve"> </w:t>
      </w:r>
      <w:r w:rsidRPr="00D821B1">
        <w:rPr>
          <w:rFonts w:eastAsia="Arial"/>
        </w:rPr>
        <w:t>date.</w:t>
      </w:r>
    </w:p>
    <w:p w14:paraId="64ADA9D8" w14:textId="77777777" w:rsidR="0042527C" w:rsidRPr="00D821B1" w:rsidDel="000D4C9F" w:rsidRDefault="0042527C" w:rsidP="0042527C">
      <w:pPr>
        <w:widowControl w:val="0"/>
        <w:numPr>
          <w:ilvl w:val="0"/>
          <w:numId w:val="22"/>
        </w:numPr>
        <w:tabs>
          <w:tab w:val="left" w:pos="1540"/>
          <w:tab w:val="left" w:pos="1541"/>
          <w:tab w:val="left" w:pos="2520"/>
        </w:tabs>
        <w:autoSpaceDE w:val="0"/>
        <w:autoSpaceDN w:val="0"/>
        <w:spacing w:after="200" w:line="276" w:lineRule="auto"/>
        <w:ind w:left="1800" w:right="279"/>
        <w:rPr>
          <w:del w:id="22" w:author="Hernandez, Hilary" w:date="2026-07-29T09:24:00Z" w16du:dateUtc="2026-07-29T15:24:00Z"/>
          <w:rFonts w:eastAsia="Arial"/>
        </w:rPr>
      </w:pPr>
      <w:del w:id="23" w:author="Hernandez, Hilary" w:date="2026-07-29T09:24:00Z" w16du:dateUtc="2026-07-29T15:24:00Z">
        <w:r w:rsidRPr="00D821B1" w:rsidDel="000D4C9F">
          <w:rPr>
            <w:rFonts w:eastAsia="Arial"/>
          </w:rPr>
          <w:delText>Agents which have purchased their POS terminal must allow the Division or its system agent to remove the integrated system software from the POS terminal within 3</w:delText>
        </w:r>
        <w:r w:rsidRPr="00D821B1" w:rsidDel="000D4C9F">
          <w:rPr>
            <w:rFonts w:eastAsia="Arial"/>
            <w:spacing w:val="-25"/>
          </w:rPr>
          <w:delText xml:space="preserve"> </w:delText>
        </w:r>
        <w:r w:rsidRPr="00D821B1" w:rsidDel="000D4C9F">
          <w:rPr>
            <w:rFonts w:eastAsia="Arial"/>
          </w:rPr>
          <w:delText>business days after notification of the effective date of the</w:delText>
        </w:r>
        <w:r w:rsidRPr="00D821B1" w:rsidDel="000D4C9F">
          <w:rPr>
            <w:rFonts w:eastAsia="Arial"/>
            <w:spacing w:val="-23"/>
          </w:rPr>
          <w:delText xml:space="preserve"> </w:delText>
        </w:r>
        <w:r w:rsidRPr="00D821B1" w:rsidDel="000D4C9F">
          <w:rPr>
            <w:rFonts w:eastAsia="Arial"/>
          </w:rPr>
          <w:delText>termination.</w:delText>
        </w:r>
        <w:bookmarkStart w:id="24" w:name="N718"/>
      </w:del>
    </w:p>
    <w:p w14:paraId="75599E21" w14:textId="77777777" w:rsidR="0042527C" w:rsidRPr="00D821B1" w:rsidRDefault="0042527C" w:rsidP="0042527C">
      <w:pPr>
        <w:numPr>
          <w:ilvl w:val="0"/>
          <w:numId w:val="20"/>
        </w:numPr>
        <w:tabs>
          <w:tab w:val="left" w:pos="720"/>
          <w:tab w:val="left" w:pos="1440"/>
          <w:tab w:val="left" w:pos="2160"/>
        </w:tabs>
        <w:spacing w:after="200" w:line="276" w:lineRule="auto"/>
        <w:ind w:left="720" w:hanging="360"/>
        <w:rPr>
          <w:bCs/>
        </w:rPr>
      </w:pPr>
      <w:r w:rsidRPr="00D821B1">
        <w:rPr>
          <w:bCs/>
        </w:rPr>
        <w:t>Transfer of Agencies</w:t>
      </w:r>
      <w:bookmarkEnd w:id="24"/>
    </w:p>
    <w:p w14:paraId="0A144FF4" w14:textId="77777777" w:rsidR="0042527C" w:rsidRPr="00D821B1" w:rsidRDefault="0042527C" w:rsidP="0042527C">
      <w:pPr>
        <w:widowControl w:val="0"/>
        <w:numPr>
          <w:ilvl w:val="1"/>
          <w:numId w:val="20"/>
        </w:numPr>
        <w:tabs>
          <w:tab w:val="left" w:pos="820"/>
          <w:tab w:val="left" w:pos="821"/>
        </w:tabs>
        <w:autoSpaceDE w:val="0"/>
        <w:autoSpaceDN w:val="0"/>
        <w:spacing w:after="200" w:line="276" w:lineRule="auto"/>
        <w:ind w:left="1080" w:hanging="360"/>
        <w:rPr>
          <w:rFonts w:eastAsia="Arial"/>
        </w:rPr>
      </w:pPr>
      <w:r w:rsidRPr="00D821B1">
        <w:rPr>
          <w:rFonts w:eastAsia="Arial"/>
        </w:rPr>
        <w:t>Division Agency</w:t>
      </w:r>
      <w:r w:rsidRPr="00D821B1">
        <w:rPr>
          <w:rFonts w:eastAsia="Arial"/>
          <w:spacing w:val="-7"/>
        </w:rPr>
        <w:t xml:space="preserve"> </w:t>
      </w:r>
      <w:r w:rsidRPr="00D821B1">
        <w:rPr>
          <w:rFonts w:eastAsia="Arial"/>
        </w:rPr>
        <w:t>Transfer</w:t>
      </w:r>
    </w:p>
    <w:p w14:paraId="484BEFC6" w14:textId="77777777" w:rsidR="0042527C" w:rsidRPr="00D821B1" w:rsidRDefault="0042527C" w:rsidP="0042527C">
      <w:pPr>
        <w:widowControl w:val="0"/>
        <w:numPr>
          <w:ilvl w:val="2"/>
          <w:numId w:val="20"/>
        </w:numPr>
        <w:tabs>
          <w:tab w:val="left" w:pos="1540"/>
          <w:tab w:val="left" w:pos="1541"/>
        </w:tabs>
        <w:autoSpaceDE w:val="0"/>
        <w:autoSpaceDN w:val="0"/>
        <w:spacing w:after="200" w:line="276" w:lineRule="auto"/>
        <w:ind w:left="1440" w:right="246" w:hanging="360"/>
        <w:rPr>
          <w:rFonts w:eastAsia="Arial"/>
        </w:rPr>
      </w:pPr>
      <w:r w:rsidRPr="00D821B1">
        <w:rPr>
          <w:rFonts w:eastAsia="Arial"/>
        </w:rPr>
        <w:t xml:space="preserve">Whenever a Division agent is to be sold, leased, or transferred in any manner, the new owner or person having control of the business may file an application to become a new Division agent. The new agent must qualify to </w:t>
      </w:r>
      <w:r w:rsidRPr="00D821B1">
        <w:rPr>
          <w:rFonts w:eastAsia="Arial"/>
          <w:spacing w:val="2"/>
        </w:rPr>
        <w:t xml:space="preserve">be </w:t>
      </w:r>
      <w:r w:rsidRPr="00D821B1">
        <w:rPr>
          <w:rFonts w:eastAsia="Arial"/>
        </w:rPr>
        <w:t>an agent and independently comply with all other provisions of the statutes and these regulations.</w:t>
      </w:r>
      <w:bookmarkStart w:id="25" w:name="N719"/>
    </w:p>
    <w:p w14:paraId="243A583F" w14:textId="77777777" w:rsidR="0042527C" w:rsidRPr="00D821B1" w:rsidRDefault="0042527C" w:rsidP="0042527C">
      <w:pPr>
        <w:numPr>
          <w:ilvl w:val="0"/>
          <w:numId w:val="20"/>
        </w:numPr>
        <w:tabs>
          <w:tab w:val="left" w:pos="1440"/>
          <w:tab w:val="left" w:pos="2160"/>
        </w:tabs>
        <w:spacing w:after="200" w:line="276" w:lineRule="auto"/>
        <w:ind w:left="720" w:hanging="360"/>
        <w:rPr>
          <w:bCs/>
        </w:rPr>
      </w:pPr>
      <w:r w:rsidRPr="00D821B1">
        <w:rPr>
          <w:bCs/>
        </w:rPr>
        <w:t>Suspension and Cancellation of Agencies</w:t>
      </w:r>
    </w:p>
    <w:p w14:paraId="6D583024" w14:textId="77777777" w:rsidR="0042527C" w:rsidRPr="00D821B1" w:rsidRDefault="0042527C" w:rsidP="0042527C">
      <w:pPr>
        <w:tabs>
          <w:tab w:val="left" w:pos="1440"/>
          <w:tab w:val="left" w:pos="2160"/>
        </w:tabs>
        <w:spacing w:after="200" w:line="276" w:lineRule="auto"/>
        <w:ind w:left="720"/>
        <w:rPr>
          <w:bCs/>
        </w:rPr>
      </w:pPr>
      <w:r w:rsidRPr="00D821B1">
        <w:rPr>
          <w:bCs/>
        </w:rPr>
        <w:t xml:space="preserve">See also §§ 24-4-104 C.R.S. for applicable statutes concerning </w:t>
      </w:r>
      <w:ins w:id="26" w:author="Hernandez, Hilary" w:date="2026-07-29T09:24:00Z" w16du:dateUtc="2026-07-29T15:24:00Z">
        <w:r w:rsidRPr="00D821B1">
          <w:rPr>
            <w:bCs/>
          </w:rPr>
          <w:t xml:space="preserve">the </w:t>
        </w:r>
      </w:ins>
      <w:r w:rsidRPr="00D821B1">
        <w:rPr>
          <w:bCs/>
        </w:rPr>
        <w:t>appeals process.</w:t>
      </w:r>
      <w:bookmarkEnd w:id="25"/>
    </w:p>
    <w:p w14:paraId="6B3BCB50" w14:textId="77777777" w:rsidR="0042527C" w:rsidRPr="00D821B1" w:rsidRDefault="0042527C" w:rsidP="0042527C">
      <w:pPr>
        <w:widowControl w:val="0"/>
        <w:numPr>
          <w:ilvl w:val="1"/>
          <w:numId w:val="20"/>
        </w:numPr>
        <w:tabs>
          <w:tab w:val="left" w:pos="820"/>
          <w:tab w:val="left" w:pos="821"/>
        </w:tabs>
        <w:autoSpaceDE w:val="0"/>
        <w:autoSpaceDN w:val="0"/>
        <w:spacing w:after="200" w:line="276" w:lineRule="auto"/>
        <w:ind w:left="990" w:hanging="270"/>
        <w:rPr>
          <w:rFonts w:eastAsia="Arial"/>
        </w:rPr>
      </w:pPr>
      <w:r w:rsidRPr="00D821B1">
        <w:rPr>
          <w:rFonts w:eastAsia="Arial"/>
        </w:rPr>
        <w:t>Failure to Comply with Performance</w:t>
      </w:r>
      <w:r w:rsidRPr="00D821B1">
        <w:rPr>
          <w:rFonts w:eastAsia="Arial"/>
          <w:spacing w:val="-14"/>
        </w:rPr>
        <w:t xml:space="preserve"> </w:t>
      </w:r>
      <w:r w:rsidRPr="00D821B1">
        <w:rPr>
          <w:rFonts w:eastAsia="Arial"/>
        </w:rPr>
        <w:t>Standards</w:t>
      </w:r>
    </w:p>
    <w:p w14:paraId="6FF3AE2D" w14:textId="77777777" w:rsidR="0042527C" w:rsidRPr="00D821B1" w:rsidRDefault="0042527C" w:rsidP="0042527C">
      <w:pPr>
        <w:widowControl w:val="0"/>
        <w:numPr>
          <w:ilvl w:val="2"/>
          <w:numId w:val="20"/>
        </w:numPr>
        <w:autoSpaceDE w:val="0"/>
        <w:autoSpaceDN w:val="0"/>
        <w:spacing w:after="200" w:line="276" w:lineRule="auto"/>
        <w:ind w:left="1440" w:hanging="360"/>
        <w:rPr>
          <w:rFonts w:eastAsia="Arial"/>
        </w:rPr>
      </w:pPr>
      <w:r w:rsidRPr="00D821B1">
        <w:rPr>
          <w:rFonts w:eastAsia="Arial"/>
        </w:rPr>
        <w:t>General Performance</w:t>
      </w:r>
      <w:r w:rsidRPr="00D821B1">
        <w:rPr>
          <w:rFonts w:eastAsia="Arial"/>
          <w:spacing w:val="-10"/>
        </w:rPr>
        <w:t xml:space="preserve"> </w:t>
      </w:r>
      <w:r w:rsidRPr="00D821B1">
        <w:rPr>
          <w:rFonts w:eastAsia="Arial"/>
        </w:rPr>
        <w:t>Standards</w:t>
      </w:r>
    </w:p>
    <w:p w14:paraId="726DE6C3" w14:textId="77777777" w:rsidR="0042527C" w:rsidRPr="00D821B1" w:rsidRDefault="0042527C" w:rsidP="0042527C">
      <w:pPr>
        <w:widowControl w:val="0"/>
        <w:numPr>
          <w:ilvl w:val="2"/>
          <w:numId w:val="27"/>
        </w:numPr>
        <w:autoSpaceDE w:val="0"/>
        <w:autoSpaceDN w:val="0"/>
        <w:spacing w:after="200" w:line="276" w:lineRule="auto"/>
        <w:ind w:left="1800" w:right="115"/>
        <w:rPr>
          <w:rFonts w:eastAsia="Arial"/>
        </w:rPr>
      </w:pPr>
      <w:r w:rsidRPr="00D821B1">
        <w:rPr>
          <w:rFonts w:eastAsia="Arial"/>
        </w:rPr>
        <w:t>Failure of a Division agent to comply with applicable rules and regulations of the Parks and Wildlife Commission or any lawful directives of the Director of Colorado Parks and Wildlife shall be grounds for an agent being declared delinquent, or for the suspension or cancellation of the Division agent.</w:t>
      </w:r>
    </w:p>
    <w:p w14:paraId="7D3AAEC3" w14:textId="77777777" w:rsidR="0042527C" w:rsidRPr="00D821B1" w:rsidRDefault="0042527C" w:rsidP="0042527C">
      <w:pPr>
        <w:widowControl w:val="0"/>
        <w:numPr>
          <w:ilvl w:val="2"/>
          <w:numId w:val="27"/>
        </w:numPr>
        <w:autoSpaceDE w:val="0"/>
        <w:autoSpaceDN w:val="0"/>
        <w:spacing w:after="200" w:line="276" w:lineRule="auto"/>
        <w:ind w:left="1800" w:right="115"/>
        <w:rPr>
          <w:rFonts w:eastAsia="Arial"/>
        </w:rPr>
      </w:pPr>
      <w:r w:rsidRPr="00D821B1">
        <w:rPr>
          <w:rFonts w:eastAsia="Arial"/>
        </w:rPr>
        <w:t>When an agent does not comply with performance standards other than surety bond and payment of revenue, the agent shall be notified of the problem and the steps required to correct it. Any failure to correct the problem is grounds for revocation suspension, annulment, limitation, or modification of a Division agent.</w:t>
      </w:r>
    </w:p>
    <w:p w14:paraId="4F4F6CA5" w14:textId="77777777" w:rsidR="0042527C" w:rsidRPr="00D821B1" w:rsidRDefault="0042527C" w:rsidP="0042527C">
      <w:pPr>
        <w:widowControl w:val="0"/>
        <w:numPr>
          <w:ilvl w:val="2"/>
          <w:numId w:val="20"/>
        </w:numPr>
        <w:tabs>
          <w:tab w:val="left" w:pos="1540"/>
          <w:tab w:val="left" w:pos="1541"/>
        </w:tabs>
        <w:autoSpaceDE w:val="0"/>
        <w:autoSpaceDN w:val="0"/>
        <w:spacing w:after="200" w:line="276" w:lineRule="auto"/>
        <w:ind w:left="1440" w:hanging="360"/>
        <w:rPr>
          <w:rFonts w:eastAsia="Arial"/>
        </w:rPr>
      </w:pPr>
      <w:r w:rsidRPr="00D821B1">
        <w:rPr>
          <w:rFonts w:eastAsia="Arial"/>
        </w:rPr>
        <w:t xml:space="preserve">Performance Standards for Surety and Monies </w:t>
      </w:r>
      <w:proofErr w:type="gramStart"/>
      <w:r w:rsidRPr="00D821B1">
        <w:rPr>
          <w:rFonts w:eastAsia="Arial"/>
        </w:rPr>
        <w:t>Due</w:t>
      </w:r>
      <w:proofErr w:type="gramEnd"/>
      <w:r w:rsidRPr="00D821B1">
        <w:rPr>
          <w:rFonts w:eastAsia="Arial"/>
        </w:rPr>
        <w:t xml:space="preserve"> the</w:t>
      </w:r>
      <w:r w:rsidRPr="00D821B1">
        <w:rPr>
          <w:rFonts w:eastAsia="Arial"/>
          <w:spacing w:val="-17"/>
        </w:rPr>
        <w:t xml:space="preserve"> </w:t>
      </w:r>
      <w:r w:rsidRPr="00D821B1">
        <w:rPr>
          <w:rFonts w:eastAsia="Arial"/>
        </w:rPr>
        <w:t>Division</w:t>
      </w:r>
    </w:p>
    <w:p w14:paraId="3507CEE2" w14:textId="77777777" w:rsidR="0042527C" w:rsidRPr="00D821B1" w:rsidRDefault="0042527C" w:rsidP="0042527C">
      <w:pPr>
        <w:widowControl w:val="0"/>
        <w:numPr>
          <w:ilvl w:val="5"/>
          <w:numId w:val="27"/>
        </w:numPr>
        <w:tabs>
          <w:tab w:val="left" w:pos="2160"/>
        </w:tabs>
        <w:autoSpaceDE w:val="0"/>
        <w:autoSpaceDN w:val="0"/>
        <w:spacing w:after="200" w:line="276" w:lineRule="auto"/>
        <w:ind w:left="1800" w:right="109"/>
        <w:rPr>
          <w:rFonts w:eastAsia="Arial"/>
        </w:rPr>
      </w:pPr>
      <w:r w:rsidRPr="00D821B1">
        <w:rPr>
          <w:rFonts w:eastAsia="Arial"/>
        </w:rPr>
        <w:t>When, through agent error, the Division does not receive ACH revenues due to</w:t>
      </w:r>
      <w:r w:rsidRPr="00D821B1">
        <w:rPr>
          <w:rFonts w:eastAsia="Arial"/>
          <w:spacing w:val="-24"/>
        </w:rPr>
        <w:t xml:space="preserve"> </w:t>
      </w:r>
      <w:r w:rsidRPr="00D821B1">
        <w:rPr>
          <w:rFonts w:eastAsia="Arial"/>
        </w:rPr>
        <w:t>it, the following actions shall be</w:t>
      </w:r>
      <w:r w:rsidRPr="00D821B1">
        <w:rPr>
          <w:rFonts w:eastAsia="Arial"/>
          <w:spacing w:val="-13"/>
        </w:rPr>
        <w:t xml:space="preserve"> </w:t>
      </w:r>
      <w:r w:rsidRPr="00D821B1">
        <w:rPr>
          <w:rFonts w:eastAsia="Arial"/>
        </w:rPr>
        <w:t>taken:</w:t>
      </w:r>
    </w:p>
    <w:p w14:paraId="07987EE2" w14:textId="77777777" w:rsidR="0042527C" w:rsidRPr="00D821B1" w:rsidRDefault="0042527C" w:rsidP="0042527C">
      <w:pPr>
        <w:widowControl w:val="0"/>
        <w:numPr>
          <w:ilvl w:val="3"/>
          <w:numId w:val="15"/>
        </w:numPr>
        <w:tabs>
          <w:tab w:val="left" w:pos="2880"/>
        </w:tabs>
        <w:autoSpaceDE w:val="0"/>
        <w:autoSpaceDN w:val="0"/>
        <w:spacing w:after="200" w:line="276" w:lineRule="auto"/>
        <w:ind w:left="2160" w:right="310" w:hanging="360"/>
        <w:rPr>
          <w:rFonts w:eastAsia="Arial"/>
        </w:rPr>
      </w:pPr>
      <w:r w:rsidRPr="00D821B1">
        <w:rPr>
          <w:rFonts w:eastAsia="Arial"/>
        </w:rPr>
        <w:lastRenderedPageBreak/>
        <w:t>For the first failed ACH transaction within a twelve-month period, the agent shall be notified of a new date for an ACH transaction and shall deposit the required amount of funds in the agent account by that</w:t>
      </w:r>
      <w:r w:rsidRPr="00D821B1">
        <w:rPr>
          <w:rFonts w:eastAsia="Arial"/>
          <w:spacing w:val="-26"/>
        </w:rPr>
        <w:t xml:space="preserve"> </w:t>
      </w:r>
      <w:r w:rsidRPr="00D821B1">
        <w:rPr>
          <w:rFonts w:eastAsia="Arial"/>
        </w:rPr>
        <w:t>date.</w:t>
      </w:r>
    </w:p>
    <w:p w14:paraId="00486239" w14:textId="77777777" w:rsidR="0042527C" w:rsidRPr="00D821B1" w:rsidRDefault="0042527C" w:rsidP="0042527C">
      <w:pPr>
        <w:widowControl w:val="0"/>
        <w:numPr>
          <w:ilvl w:val="3"/>
          <w:numId w:val="15"/>
        </w:numPr>
        <w:tabs>
          <w:tab w:val="left" w:pos="2880"/>
        </w:tabs>
        <w:autoSpaceDE w:val="0"/>
        <w:autoSpaceDN w:val="0"/>
        <w:spacing w:after="200" w:line="276" w:lineRule="auto"/>
        <w:ind w:left="2160" w:right="512" w:hanging="360"/>
        <w:rPr>
          <w:rFonts w:eastAsia="Arial"/>
        </w:rPr>
      </w:pPr>
      <w:r w:rsidRPr="00D821B1">
        <w:rPr>
          <w:rFonts w:eastAsia="Arial"/>
        </w:rPr>
        <w:t xml:space="preserve">For a second failed ACH transaction within the same twelve-month period, the agent's POS terminal shall be disabled until the funds, including any interest due, have been received. </w:t>
      </w:r>
      <w:r w:rsidRPr="00D821B1">
        <w:rPr>
          <w:rFonts w:eastAsia="Arial"/>
          <w:spacing w:val="2"/>
        </w:rPr>
        <w:t xml:space="preserve">The </w:t>
      </w:r>
      <w:r w:rsidRPr="00D821B1">
        <w:rPr>
          <w:rFonts w:eastAsia="Arial"/>
        </w:rPr>
        <w:t>agent shall be notified of the date for another ACH transaction and shall deposit</w:t>
      </w:r>
      <w:r w:rsidRPr="00D821B1">
        <w:rPr>
          <w:rFonts w:eastAsia="Arial"/>
          <w:spacing w:val="-22"/>
        </w:rPr>
        <w:t xml:space="preserve"> </w:t>
      </w:r>
      <w:r w:rsidRPr="00D821B1">
        <w:rPr>
          <w:rFonts w:eastAsia="Arial"/>
        </w:rPr>
        <w:t>the required amount of funds in the agent account by that</w:t>
      </w:r>
      <w:r w:rsidRPr="00D821B1">
        <w:rPr>
          <w:rFonts w:eastAsia="Arial"/>
          <w:spacing w:val="-19"/>
        </w:rPr>
        <w:t xml:space="preserve"> </w:t>
      </w:r>
      <w:r w:rsidRPr="00D821B1">
        <w:rPr>
          <w:rFonts w:eastAsia="Arial"/>
        </w:rPr>
        <w:t>date.</w:t>
      </w:r>
    </w:p>
    <w:p w14:paraId="73ECC812" w14:textId="77777777" w:rsidR="0042527C" w:rsidRPr="00D821B1" w:rsidRDefault="0042527C" w:rsidP="0042527C">
      <w:pPr>
        <w:widowControl w:val="0"/>
        <w:numPr>
          <w:ilvl w:val="3"/>
          <w:numId w:val="15"/>
        </w:numPr>
        <w:tabs>
          <w:tab w:val="left" w:pos="2880"/>
        </w:tabs>
        <w:autoSpaceDE w:val="0"/>
        <w:autoSpaceDN w:val="0"/>
        <w:spacing w:after="200" w:line="276" w:lineRule="auto"/>
        <w:ind w:left="2160" w:right="236" w:hanging="360"/>
        <w:rPr>
          <w:rFonts w:eastAsia="Arial"/>
        </w:rPr>
      </w:pPr>
      <w:r w:rsidRPr="00D821B1">
        <w:rPr>
          <w:rFonts w:eastAsia="Arial"/>
        </w:rPr>
        <w:t xml:space="preserve">For a third failed ACH transaction within the same twelve-month period, the agent's POS terminal shall be disabled and the agent may be revoked. All funds </w:t>
      </w:r>
      <w:proofErr w:type="gramStart"/>
      <w:r w:rsidRPr="00D821B1">
        <w:rPr>
          <w:rFonts w:eastAsia="Arial"/>
        </w:rPr>
        <w:t>due</w:t>
      </w:r>
      <w:proofErr w:type="gramEnd"/>
      <w:r w:rsidRPr="00D821B1">
        <w:rPr>
          <w:rFonts w:eastAsia="Arial"/>
        </w:rPr>
        <w:t xml:space="preserve"> the Division must be immediately remitted to the Division in certified</w:t>
      </w:r>
      <w:r w:rsidRPr="00D821B1">
        <w:rPr>
          <w:rFonts w:eastAsia="Arial"/>
          <w:spacing w:val="-11"/>
        </w:rPr>
        <w:t xml:space="preserve"> </w:t>
      </w:r>
      <w:r w:rsidRPr="00D821B1">
        <w:rPr>
          <w:rFonts w:eastAsia="Arial"/>
        </w:rPr>
        <w:t>funds.</w:t>
      </w:r>
    </w:p>
    <w:p w14:paraId="5DC4508D" w14:textId="77777777" w:rsidR="0042527C" w:rsidRPr="00D821B1" w:rsidRDefault="0042527C" w:rsidP="0042527C">
      <w:pPr>
        <w:widowControl w:val="0"/>
        <w:numPr>
          <w:ilvl w:val="5"/>
          <w:numId w:val="27"/>
        </w:numPr>
        <w:tabs>
          <w:tab w:val="left" w:pos="2160"/>
        </w:tabs>
        <w:autoSpaceDE w:val="0"/>
        <w:autoSpaceDN w:val="0"/>
        <w:spacing w:after="200" w:line="276" w:lineRule="auto"/>
        <w:ind w:left="1800" w:right="109"/>
        <w:rPr>
          <w:rFonts w:eastAsia="Arial"/>
        </w:rPr>
      </w:pPr>
      <w:r w:rsidRPr="00D821B1">
        <w:rPr>
          <w:rFonts w:eastAsia="Arial"/>
        </w:rPr>
        <w:t>When an agent's surety bond is not current, the agent shall be notified of the need to provide a current certificate and shall have fifteen business days to provide the required proof. The agent's POS terminal shall be disabled until the certificate is received. If no bond certificate is received, the agent may be revoked.</w:t>
      </w:r>
    </w:p>
    <w:p w14:paraId="4F531CBF" w14:textId="77777777" w:rsidR="0042527C" w:rsidRPr="00D821B1" w:rsidRDefault="0042527C" w:rsidP="0042527C">
      <w:pPr>
        <w:widowControl w:val="0"/>
        <w:numPr>
          <w:ilvl w:val="2"/>
          <w:numId w:val="20"/>
        </w:numPr>
        <w:tabs>
          <w:tab w:val="left" w:pos="1540"/>
          <w:tab w:val="left" w:pos="1541"/>
        </w:tabs>
        <w:autoSpaceDE w:val="0"/>
        <w:autoSpaceDN w:val="0"/>
        <w:spacing w:after="200" w:line="276" w:lineRule="auto"/>
        <w:ind w:left="1440" w:hanging="360"/>
        <w:rPr>
          <w:rFonts w:eastAsia="Arial"/>
        </w:rPr>
      </w:pPr>
      <w:r w:rsidRPr="00D821B1">
        <w:rPr>
          <w:rFonts w:eastAsia="Arial"/>
        </w:rPr>
        <w:t>Consolidated Agent Suspension or</w:t>
      </w:r>
      <w:r w:rsidRPr="00D821B1">
        <w:rPr>
          <w:rFonts w:eastAsia="Arial"/>
          <w:spacing w:val="-7"/>
        </w:rPr>
        <w:t xml:space="preserve"> </w:t>
      </w:r>
      <w:r w:rsidRPr="00D821B1">
        <w:rPr>
          <w:rFonts w:eastAsia="Arial"/>
        </w:rPr>
        <w:t>Revocation</w:t>
      </w:r>
    </w:p>
    <w:p w14:paraId="428297F7" w14:textId="77777777" w:rsidR="0042527C" w:rsidRPr="00D821B1" w:rsidRDefault="0042527C" w:rsidP="0042527C">
      <w:pPr>
        <w:numPr>
          <w:ilvl w:val="8"/>
          <w:numId w:val="27"/>
        </w:numPr>
        <w:tabs>
          <w:tab w:val="left" w:pos="2160"/>
        </w:tabs>
        <w:spacing w:after="200" w:line="276" w:lineRule="auto"/>
        <w:ind w:left="1800"/>
        <w:rPr>
          <w:rFonts w:eastAsia="Times New Roman"/>
          <w:lang w:val="x-none" w:eastAsia="x-none"/>
        </w:rPr>
      </w:pPr>
      <w:r w:rsidRPr="00D821B1">
        <w:rPr>
          <w:rFonts w:eastAsia="Times New Roman"/>
          <w:lang w:val="x-none" w:eastAsia="x-none"/>
        </w:rPr>
        <w:t>One or more outlets (stores) of a consolidated agency may be suspended or revoked without suspension or revocation of the entire agency.</w:t>
      </w:r>
    </w:p>
    <w:p w14:paraId="270CAAA2" w14:textId="77777777" w:rsidR="0042527C" w:rsidRPr="00D821B1" w:rsidRDefault="0042527C" w:rsidP="0008605E">
      <w:pPr>
        <w:pStyle w:val="Heading3"/>
      </w:pPr>
      <w:bookmarkStart w:id="27" w:name="_Toc194666144"/>
      <w:r w:rsidRPr="00D821B1">
        <w:t>#1665 – Agent Commission Rates</w:t>
      </w:r>
      <w:bookmarkEnd w:id="27"/>
    </w:p>
    <w:p w14:paraId="2BFAE2C4" w14:textId="77777777" w:rsidR="0042527C" w:rsidRPr="00D821B1" w:rsidRDefault="0042527C" w:rsidP="0042527C">
      <w:pPr>
        <w:widowControl w:val="0"/>
        <w:autoSpaceDE w:val="0"/>
        <w:autoSpaceDN w:val="0"/>
        <w:spacing w:after="200" w:line="276" w:lineRule="auto"/>
        <w:ind w:left="360"/>
        <w:rPr>
          <w:rFonts w:eastAsia="Arial"/>
        </w:rPr>
      </w:pPr>
      <w:r w:rsidRPr="00D821B1">
        <w:rPr>
          <w:rFonts w:eastAsia="Arial"/>
        </w:rPr>
        <w:t>See also §33-4-101 C.R.S. relative to CPW agents and §33-4-102(</w:t>
      </w:r>
      <w:proofErr w:type="gramStart"/>
      <w:r w:rsidRPr="00D821B1">
        <w:rPr>
          <w:rFonts w:eastAsia="Arial"/>
        </w:rPr>
        <w:t>1.6)(</w:t>
      </w:r>
      <w:proofErr w:type="gramEnd"/>
      <w:r w:rsidRPr="00D821B1">
        <w:rPr>
          <w:rFonts w:eastAsia="Arial"/>
        </w:rPr>
        <w:t>b) C.R.S. for price indexing information for nonresident big game licenses.</w:t>
      </w:r>
    </w:p>
    <w:p w14:paraId="52DA51D8" w14:textId="77777777" w:rsidR="0042527C" w:rsidRPr="00D821B1" w:rsidRDefault="0042527C" w:rsidP="0042527C">
      <w:pPr>
        <w:widowControl w:val="0"/>
        <w:numPr>
          <w:ilvl w:val="1"/>
          <w:numId w:val="22"/>
        </w:numPr>
        <w:tabs>
          <w:tab w:val="left" w:pos="630"/>
          <w:tab w:val="left" w:pos="1440"/>
          <w:tab w:val="left" w:pos="2160"/>
        </w:tabs>
        <w:autoSpaceDE w:val="0"/>
        <w:autoSpaceDN w:val="0"/>
        <w:spacing w:after="200" w:line="276" w:lineRule="auto"/>
        <w:ind w:left="720"/>
        <w:rPr>
          <w:rFonts w:eastAsia="Arial"/>
        </w:rPr>
      </w:pPr>
      <w:r w:rsidRPr="00D821B1">
        <w:rPr>
          <w:rFonts w:eastAsia="Arial"/>
        </w:rPr>
        <w:t xml:space="preserve">Commission Rates for Retail Agents: </w:t>
      </w:r>
    </w:p>
    <w:p w14:paraId="1C82A0BD" w14:textId="77777777" w:rsidR="0042527C" w:rsidRPr="00D821B1" w:rsidRDefault="0042527C" w:rsidP="0042527C">
      <w:pPr>
        <w:numPr>
          <w:ilvl w:val="0"/>
          <w:numId w:val="24"/>
        </w:numPr>
        <w:tabs>
          <w:tab w:val="left" w:pos="1080"/>
        </w:tabs>
        <w:spacing w:after="200" w:line="276" w:lineRule="auto"/>
        <w:ind w:left="1080"/>
      </w:pPr>
      <w:r w:rsidRPr="00D821B1">
        <w:t xml:space="preserve">Division agents shall be paid a 4.75% commission for each license sold electronically, except for those licenses with commissions as shown below in Table A.4. </w:t>
      </w:r>
    </w:p>
    <w:p w14:paraId="5A5D4142" w14:textId="77777777" w:rsidR="0042527C" w:rsidRPr="00D821B1" w:rsidRDefault="0042527C" w:rsidP="0042527C">
      <w:pPr>
        <w:numPr>
          <w:ilvl w:val="0"/>
          <w:numId w:val="24"/>
        </w:numPr>
        <w:tabs>
          <w:tab w:val="left" w:pos="1080"/>
        </w:tabs>
        <w:spacing w:after="200" w:line="276" w:lineRule="auto"/>
        <w:ind w:left="1080"/>
      </w:pPr>
      <w:r w:rsidRPr="00D821B1">
        <w:t>Division agents shall be paid a 5% commission for each pass sold electronically.</w:t>
      </w:r>
    </w:p>
    <w:p w14:paraId="469D6F92" w14:textId="77777777" w:rsidR="0042527C" w:rsidRPr="00D821B1" w:rsidRDefault="0042527C" w:rsidP="0042527C">
      <w:pPr>
        <w:numPr>
          <w:ilvl w:val="0"/>
          <w:numId w:val="24"/>
        </w:numPr>
        <w:tabs>
          <w:tab w:val="left" w:pos="1080"/>
        </w:tabs>
        <w:spacing w:after="200" w:line="276" w:lineRule="auto"/>
        <w:ind w:left="1080"/>
      </w:pPr>
      <w:r w:rsidRPr="00D821B1">
        <w:t>Division agents who sell registrations shall be paid a flat rate of $1.00 per registration issued.</w:t>
      </w:r>
    </w:p>
    <w:p w14:paraId="50D81366" w14:textId="77777777" w:rsidR="0042527C" w:rsidRPr="00D821B1" w:rsidRDefault="0042527C" w:rsidP="0042527C">
      <w:pPr>
        <w:numPr>
          <w:ilvl w:val="0"/>
          <w:numId w:val="24"/>
        </w:numPr>
        <w:tabs>
          <w:tab w:val="left" w:pos="1080"/>
        </w:tabs>
        <w:spacing w:after="200" w:line="276" w:lineRule="auto"/>
        <w:ind w:left="1080"/>
      </w:pPr>
      <w:r w:rsidRPr="00D821B1">
        <w:t>Other Commission Rates:</w:t>
      </w:r>
    </w:p>
    <w:tbl>
      <w:tblPr>
        <w:tblW w:w="8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Commission rates"/>
        <w:tblDescription w:val="Commission rates for various licenses sold in 2024 and 2025."/>
      </w:tblPr>
      <w:tblGrid>
        <w:gridCol w:w="2695"/>
        <w:gridCol w:w="1800"/>
        <w:gridCol w:w="1170"/>
        <w:gridCol w:w="1620"/>
        <w:gridCol w:w="1350"/>
      </w:tblGrid>
      <w:tr w:rsidR="0042527C" w:rsidRPr="00D821B1" w14:paraId="65DAD469" w14:textId="77777777" w:rsidTr="0042527C">
        <w:trPr>
          <w:cantSplit/>
          <w:trHeight w:val="665"/>
          <w:tblHeader/>
          <w:jc w:val="center"/>
        </w:trPr>
        <w:tc>
          <w:tcPr>
            <w:tcW w:w="2695" w:type="dxa"/>
            <w:vAlign w:val="center"/>
          </w:tcPr>
          <w:p w14:paraId="0C6D040E" w14:textId="77777777" w:rsidR="0042527C" w:rsidRPr="00D821B1" w:rsidRDefault="0042527C" w:rsidP="00AE338C">
            <w:pPr>
              <w:spacing w:after="0" w:line="276" w:lineRule="auto"/>
              <w:rPr>
                <w:b/>
              </w:rPr>
            </w:pPr>
            <w:r w:rsidRPr="00D821B1">
              <w:rPr>
                <w:b/>
              </w:rPr>
              <w:t>Table A.4:</w:t>
            </w:r>
          </w:p>
          <w:p w14:paraId="4D4131F3" w14:textId="77777777" w:rsidR="0042527C" w:rsidRPr="00D821B1" w:rsidRDefault="0042527C" w:rsidP="00AE338C">
            <w:pPr>
              <w:spacing w:after="0" w:line="276" w:lineRule="auto"/>
              <w:rPr>
                <w:b/>
              </w:rPr>
            </w:pPr>
            <w:r w:rsidRPr="00D821B1">
              <w:rPr>
                <w:b/>
              </w:rPr>
              <w:t>Division Product Type</w:t>
            </w:r>
          </w:p>
        </w:tc>
        <w:tc>
          <w:tcPr>
            <w:tcW w:w="1800" w:type="dxa"/>
          </w:tcPr>
          <w:p w14:paraId="59261F34" w14:textId="77777777" w:rsidR="0042527C" w:rsidRPr="00D821B1" w:rsidRDefault="0042527C" w:rsidP="00AE338C">
            <w:pPr>
              <w:spacing w:after="0" w:line="276" w:lineRule="auto"/>
              <w:jc w:val="center"/>
              <w:rPr>
                <w:b/>
              </w:rPr>
            </w:pPr>
            <w:r w:rsidRPr="00D821B1">
              <w:rPr>
                <w:b/>
              </w:rPr>
              <w:t xml:space="preserve">2026 </w:t>
            </w:r>
          </w:p>
          <w:p w14:paraId="2687E542" w14:textId="77777777" w:rsidR="0042527C" w:rsidRPr="00D821B1" w:rsidRDefault="0042527C" w:rsidP="00AE338C">
            <w:pPr>
              <w:spacing w:after="0" w:line="276" w:lineRule="auto"/>
              <w:jc w:val="center"/>
              <w:rPr>
                <w:b/>
              </w:rPr>
            </w:pPr>
            <w:r w:rsidRPr="00D821B1">
              <w:rPr>
                <w:b/>
              </w:rPr>
              <w:t>Commission</w:t>
            </w:r>
          </w:p>
        </w:tc>
        <w:tc>
          <w:tcPr>
            <w:tcW w:w="1170" w:type="dxa"/>
          </w:tcPr>
          <w:p w14:paraId="4672E6E0" w14:textId="77777777" w:rsidR="0042527C" w:rsidRPr="00D821B1" w:rsidRDefault="0042527C" w:rsidP="00AE338C">
            <w:pPr>
              <w:spacing w:after="0" w:line="276" w:lineRule="auto"/>
              <w:jc w:val="center"/>
              <w:rPr>
                <w:b/>
              </w:rPr>
            </w:pPr>
            <w:r w:rsidRPr="00D821B1">
              <w:rPr>
                <w:b/>
              </w:rPr>
              <w:t xml:space="preserve">% of license price in 2026 </w:t>
            </w:r>
          </w:p>
          <w:p w14:paraId="410FE74E" w14:textId="77777777" w:rsidR="0042527C" w:rsidRPr="00D821B1" w:rsidRDefault="0042527C" w:rsidP="00AE338C">
            <w:pPr>
              <w:spacing w:after="0" w:line="276" w:lineRule="auto"/>
              <w:jc w:val="center"/>
              <w:rPr>
                <w:b/>
              </w:rPr>
            </w:pPr>
          </w:p>
        </w:tc>
        <w:tc>
          <w:tcPr>
            <w:tcW w:w="1620" w:type="dxa"/>
          </w:tcPr>
          <w:p w14:paraId="1A298390" w14:textId="77777777" w:rsidR="0042527C" w:rsidRPr="00D821B1" w:rsidRDefault="0042527C" w:rsidP="00AE338C">
            <w:pPr>
              <w:spacing w:after="0" w:line="276" w:lineRule="auto"/>
              <w:jc w:val="center"/>
              <w:rPr>
                <w:b/>
              </w:rPr>
            </w:pPr>
            <w:ins w:id="28" w:author="Hernandez, Hilary" w:date="2026-07-27T14:40:00Z" w16du:dateUtc="2026-07-27T20:40:00Z">
              <w:r w:rsidRPr="00D821B1">
                <w:rPr>
                  <w:b/>
                </w:rPr>
                <w:t>202</w:t>
              </w:r>
            </w:ins>
            <w:ins w:id="29" w:author="Hernandez, Hilary" w:date="2026-07-27T14:44:00Z" w16du:dateUtc="2026-07-27T20:44:00Z">
              <w:r w:rsidRPr="00D821B1">
                <w:rPr>
                  <w:b/>
                </w:rPr>
                <w:t>7</w:t>
              </w:r>
            </w:ins>
            <w:del w:id="30" w:author="Hernandez, Hilary" w:date="2026-07-27T14:40:00Z" w16du:dateUtc="2026-07-27T20:40:00Z">
              <w:r w:rsidRPr="00D821B1" w:rsidDel="008C77EC">
                <w:rPr>
                  <w:b/>
                </w:rPr>
                <w:delText>2025</w:delText>
              </w:r>
            </w:del>
          </w:p>
          <w:p w14:paraId="45A8F830" w14:textId="77777777" w:rsidR="0042527C" w:rsidRPr="00D821B1" w:rsidRDefault="0042527C" w:rsidP="00AE338C">
            <w:pPr>
              <w:spacing w:after="0" w:line="276" w:lineRule="auto"/>
              <w:jc w:val="center"/>
              <w:rPr>
                <w:b/>
              </w:rPr>
            </w:pPr>
            <w:r w:rsidRPr="00D821B1">
              <w:rPr>
                <w:b/>
              </w:rPr>
              <w:t xml:space="preserve">Commission </w:t>
            </w:r>
          </w:p>
        </w:tc>
        <w:tc>
          <w:tcPr>
            <w:tcW w:w="1350" w:type="dxa"/>
          </w:tcPr>
          <w:p w14:paraId="7E463136" w14:textId="77777777" w:rsidR="0042527C" w:rsidRPr="00D821B1" w:rsidRDefault="0042527C" w:rsidP="00AE338C">
            <w:pPr>
              <w:spacing w:after="0" w:line="276" w:lineRule="auto"/>
              <w:jc w:val="center"/>
              <w:rPr>
                <w:b/>
              </w:rPr>
            </w:pPr>
            <w:r w:rsidRPr="00D821B1">
              <w:rPr>
                <w:b/>
              </w:rPr>
              <w:t xml:space="preserve">% of license price in </w:t>
            </w:r>
            <w:ins w:id="31" w:author="Hernandez, Hilary" w:date="2026-07-27T14:40:00Z" w16du:dateUtc="2026-07-27T20:40:00Z">
              <w:r w:rsidRPr="00D821B1">
                <w:rPr>
                  <w:b/>
                </w:rPr>
                <w:t>202</w:t>
              </w:r>
            </w:ins>
            <w:ins w:id="32" w:author="Hernandez, Hilary" w:date="2026-07-27T14:44:00Z" w16du:dateUtc="2026-07-27T20:44:00Z">
              <w:r w:rsidRPr="00D821B1">
                <w:rPr>
                  <w:b/>
                </w:rPr>
                <w:t>7</w:t>
              </w:r>
            </w:ins>
            <w:del w:id="33" w:author="Hernandez, Hilary" w:date="2026-07-27T14:40:00Z" w16du:dateUtc="2026-07-27T20:40:00Z">
              <w:r w:rsidRPr="00D821B1" w:rsidDel="008C77EC">
                <w:rPr>
                  <w:b/>
                </w:rPr>
                <w:delText>2025</w:delText>
              </w:r>
            </w:del>
          </w:p>
        </w:tc>
      </w:tr>
      <w:tr w:rsidR="0042527C" w:rsidRPr="00D821B1" w14:paraId="66779EED" w14:textId="77777777" w:rsidTr="0042527C">
        <w:trPr>
          <w:cantSplit/>
          <w:jc w:val="center"/>
        </w:trPr>
        <w:tc>
          <w:tcPr>
            <w:tcW w:w="2695" w:type="dxa"/>
            <w:tcBorders>
              <w:right w:val="single" w:sz="4" w:space="0" w:color="auto"/>
            </w:tcBorders>
          </w:tcPr>
          <w:p w14:paraId="17139A49" w14:textId="77777777" w:rsidR="0042527C" w:rsidRPr="00D821B1" w:rsidRDefault="0042527C" w:rsidP="00AE338C">
            <w:pPr>
              <w:spacing w:after="0" w:line="276" w:lineRule="auto"/>
            </w:pPr>
            <w:r w:rsidRPr="00D821B1">
              <w:t>Second Rod Stamp</w:t>
            </w:r>
          </w:p>
        </w:tc>
        <w:tc>
          <w:tcPr>
            <w:tcW w:w="1800" w:type="dxa"/>
          </w:tcPr>
          <w:p w14:paraId="6612A9B3" w14:textId="77777777" w:rsidR="0042527C" w:rsidRPr="00D821B1" w:rsidRDefault="0042527C" w:rsidP="00AE338C">
            <w:pPr>
              <w:spacing w:after="0" w:line="276" w:lineRule="auto"/>
              <w:jc w:val="center"/>
            </w:pPr>
            <w:r w:rsidRPr="00D821B1">
              <w:t xml:space="preserve"> $ 0.77 </w:t>
            </w:r>
          </w:p>
        </w:tc>
        <w:tc>
          <w:tcPr>
            <w:tcW w:w="1170" w:type="dxa"/>
            <w:vAlign w:val="center"/>
          </w:tcPr>
          <w:p w14:paraId="7505274B" w14:textId="77777777" w:rsidR="0042527C" w:rsidRPr="00D821B1" w:rsidRDefault="0042527C" w:rsidP="00AE338C">
            <w:pPr>
              <w:spacing w:after="0" w:line="276" w:lineRule="auto"/>
              <w:jc w:val="center"/>
            </w:pPr>
            <w:r w:rsidRPr="00D821B1">
              <w:t>6.7%</w:t>
            </w:r>
          </w:p>
        </w:tc>
        <w:tc>
          <w:tcPr>
            <w:tcW w:w="1620" w:type="dxa"/>
          </w:tcPr>
          <w:p w14:paraId="61C15E55" w14:textId="77777777" w:rsidR="0042527C" w:rsidRPr="00D821B1" w:rsidRDefault="0042527C" w:rsidP="00AE338C">
            <w:pPr>
              <w:spacing w:after="0" w:line="276" w:lineRule="auto"/>
              <w:jc w:val="center"/>
            </w:pPr>
            <w:r w:rsidRPr="00D821B1">
              <w:t>$</w:t>
            </w:r>
            <w:ins w:id="34" w:author="Hernandez, Hilary" w:date="2026-07-27T14:41:00Z" w16du:dateUtc="2026-07-27T20:41:00Z">
              <w:r w:rsidRPr="00D821B1">
                <w:t>0.80</w:t>
              </w:r>
            </w:ins>
            <w:del w:id="35" w:author="Hernandez, Hilary" w:date="2026-07-27T14:41:00Z" w16du:dateUtc="2026-07-27T20:41:00Z">
              <w:r w:rsidRPr="00D821B1" w:rsidDel="008C77EC">
                <w:delText>0.75</w:delText>
              </w:r>
            </w:del>
          </w:p>
        </w:tc>
        <w:tc>
          <w:tcPr>
            <w:tcW w:w="1350" w:type="dxa"/>
            <w:vAlign w:val="center"/>
          </w:tcPr>
          <w:p w14:paraId="524CC6E8" w14:textId="77777777" w:rsidR="0042527C" w:rsidRPr="00D821B1" w:rsidRDefault="0042527C" w:rsidP="00AE338C">
            <w:pPr>
              <w:spacing w:after="0" w:line="276" w:lineRule="auto"/>
              <w:jc w:val="center"/>
            </w:pPr>
            <w:r w:rsidRPr="00D821B1">
              <w:t>6.7%</w:t>
            </w:r>
          </w:p>
        </w:tc>
      </w:tr>
      <w:tr w:rsidR="0042527C" w:rsidRPr="00D821B1" w14:paraId="7CCC4E0A" w14:textId="77777777" w:rsidTr="0042527C">
        <w:trPr>
          <w:cantSplit/>
          <w:jc w:val="center"/>
        </w:trPr>
        <w:tc>
          <w:tcPr>
            <w:tcW w:w="2695" w:type="dxa"/>
            <w:tcBorders>
              <w:right w:val="single" w:sz="4" w:space="0" w:color="auto"/>
            </w:tcBorders>
          </w:tcPr>
          <w:p w14:paraId="1618D27A" w14:textId="77777777" w:rsidR="0042527C" w:rsidRPr="00D821B1" w:rsidRDefault="0042527C" w:rsidP="00AE338C">
            <w:pPr>
              <w:spacing w:after="0" w:line="276" w:lineRule="auto"/>
            </w:pPr>
            <w:r w:rsidRPr="00D821B1">
              <w:t>Resident Fishing - 1 day</w:t>
            </w:r>
          </w:p>
        </w:tc>
        <w:tc>
          <w:tcPr>
            <w:tcW w:w="1800" w:type="dxa"/>
          </w:tcPr>
          <w:p w14:paraId="514F46C5" w14:textId="77777777" w:rsidR="0042527C" w:rsidRPr="00D821B1" w:rsidRDefault="0042527C" w:rsidP="00AE338C">
            <w:pPr>
              <w:spacing w:after="0" w:line="276" w:lineRule="auto"/>
              <w:jc w:val="center"/>
            </w:pPr>
            <w:r w:rsidRPr="00D821B1">
              <w:t xml:space="preserve"> $ 1.03 </w:t>
            </w:r>
          </w:p>
        </w:tc>
        <w:tc>
          <w:tcPr>
            <w:tcW w:w="1170" w:type="dxa"/>
            <w:vAlign w:val="center"/>
          </w:tcPr>
          <w:p w14:paraId="695AD319" w14:textId="77777777" w:rsidR="0042527C" w:rsidRPr="00D821B1" w:rsidRDefault="0042527C" w:rsidP="00AE338C">
            <w:pPr>
              <w:spacing w:after="0" w:line="276" w:lineRule="auto"/>
              <w:jc w:val="center"/>
            </w:pPr>
            <w:r w:rsidRPr="00D821B1">
              <w:t>6.7%</w:t>
            </w:r>
          </w:p>
        </w:tc>
        <w:tc>
          <w:tcPr>
            <w:tcW w:w="1620" w:type="dxa"/>
          </w:tcPr>
          <w:p w14:paraId="5C61569F" w14:textId="77777777" w:rsidR="0042527C" w:rsidRPr="00D821B1" w:rsidRDefault="0042527C" w:rsidP="00AE338C">
            <w:pPr>
              <w:spacing w:after="0" w:line="276" w:lineRule="auto"/>
              <w:jc w:val="center"/>
            </w:pPr>
            <w:r w:rsidRPr="00D821B1">
              <w:t>$</w:t>
            </w:r>
            <w:ins w:id="36" w:author="Hernandez, Hilary" w:date="2026-07-27T14:41:00Z" w16du:dateUtc="2026-07-27T20:41:00Z">
              <w:r w:rsidRPr="00D821B1">
                <w:t>1.0</w:t>
              </w:r>
            </w:ins>
            <w:ins w:id="37" w:author="Hernandez, Hilary" w:date="2026-08-18T08:58:00Z" w16du:dateUtc="2026-08-18T14:58:00Z">
              <w:r w:rsidRPr="00D821B1">
                <w:t>5</w:t>
              </w:r>
            </w:ins>
            <w:del w:id="38" w:author="Hernandez, Hilary" w:date="2026-07-27T14:41:00Z" w16du:dateUtc="2026-07-27T20:41:00Z">
              <w:r w:rsidRPr="00D821B1" w:rsidDel="008C77EC">
                <w:delText>1.00</w:delText>
              </w:r>
            </w:del>
          </w:p>
        </w:tc>
        <w:tc>
          <w:tcPr>
            <w:tcW w:w="1350" w:type="dxa"/>
            <w:vAlign w:val="center"/>
          </w:tcPr>
          <w:p w14:paraId="1D450B39" w14:textId="77777777" w:rsidR="0042527C" w:rsidRPr="00D821B1" w:rsidRDefault="0042527C" w:rsidP="00AE338C">
            <w:pPr>
              <w:spacing w:after="0" w:line="276" w:lineRule="auto"/>
              <w:jc w:val="center"/>
            </w:pPr>
            <w:r w:rsidRPr="00D821B1">
              <w:t>6.7%</w:t>
            </w:r>
          </w:p>
        </w:tc>
      </w:tr>
      <w:tr w:rsidR="0042527C" w:rsidRPr="00D821B1" w14:paraId="3EC3EBF5" w14:textId="77777777" w:rsidTr="0042527C">
        <w:trPr>
          <w:cantSplit/>
          <w:jc w:val="center"/>
        </w:trPr>
        <w:tc>
          <w:tcPr>
            <w:tcW w:w="2695" w:type="dxa"/>
            <w:tcBorders>
              <w:right w:val="single" w:sz="4" w:space="0" w:color="auto"/>
            </w:tcBorders>
          </w:tcPr>
          <w:p w14:paraId="44DAC8A6" w14:textId="77777777" w:rsidR="0042527C" w:rsidRPr="00D821B1" w:rsidRDefault="0042527C" w:rsidP="00AE338C">
            <w:pPr>
              <w:spacing w:after="0" w:line="276" w:lineRule="auto"/>
            </w:pPr>
            <w:r w:rsidRPr="00D821B1">
              <w:t xml:space="preserve">Nonresident Fishing – 1 day </w:t>
            </w:r>
          </w:p>
        </w:tc>
        <w:tc>
          <w:tcPr>
            <w:tcW w:w="1800" w:type="dxa"/>
          </w:tcPr>
          <w:p w14:paraId="18505B41" w14:textId="77777777" w:rsidR="0042527C" w:rsidRPr="00D821B1" w:rsidRDefault="0042527C" w:rsidP="00AE338C">
            <w:pPr>
              <w:spacing w:after="0" w:line="276" w:lineRule="auto"/>
              <w:jc w:val="center"/>
            </w:pPr>
            <w:r w:rsidRPr="00D821B1">
              <w:t xml:space="preserve"> $ 1.28 </w:t>
            </w:r>
          </w:p>
        </w:tc>
        <w:tc>
          <w:tcPr>
            <w:tcW w:w="1170" w:type="dxa"/>
            <w:vAlign w:val="center"/>
          </w:tcPr>
          <w:p w14:paraId="5DC98302" w14:textId="77777777" w:rsidR="0042527C" w:rsidRPr="00D821B1" w:rsidRDefault="0042527C" w:rsidP="00AE338C">
            <w:pPr>
              <w:spacing w:after="0" w:line="276" w:lineRule="auto"/>
              <w:jc w:val="center"/>
            </w:pPr>
            <w:r w:rsidRPr="00D821B1">
              <w:t>6.7%</w:t>
            </w:r>
          </w:p>
        </w:tc>
        <w:tc>
          <w:tcPr>
            <w:tcW w:w="1620" w:type="dxa"/>
          </w:tcPr>
          <w:p w14:paraId="16B3DEFD" w14:textId="77777777" w:rsidR="0042527C" w:rsidRPr="00D821B1" w:rsidRDefault="0042527C" w:rsidP="00AE338C">
            <w:pPr>
              <w:spacing w:after="0" w:line="276" w:lineRule="auto"/>
              <w:jc w:val="center"/>
            </w:pPr>
            <w:r w:rsidRPr="00D821B1">
              <w:t>$</w:t>
            </w:r>
            <w:ins w:id="39" w:author="Hernandez, Hilary" w:date="2026-07-27T14:41:00Z" w16du:dateUtc="2026-07-27T20:41:00Z">
              <w:r w:rsidRPr="00D821B1">
                <w:t>1.3</w:t>
              </w:r>
            </w:ins>
            <w:ins w:id="40" w:author="Hernandez, Hilary" w:date="2026-08-18T08:58:00Z" w16du:dateUtc="2026-08-18T14:58:00Z">
              <w:r w:rsidRPr="00D821B1">
                <w:t>0</w:t>
              </w:r>
            </w:ins>
            <w:del w:id="41" w:author="Hernandez, Hilary" w:date="2026-07-27T14:41:00Z" w16du:dateUtc="2026-07-27T20:41:00Z">
              <w:r w:rsidRPr="00D821B1" w:rsidDel="008C77EC">
                <w:delText>1.25</w:delText>
              </w:r>
            </w:del>
          </w:p>
        </w:tc>
        <w:tc>
          <w:tcPr>
            <w:tcW w:w="1350" w:type="dxa"/>
            <w:vAlign w:val="center"/>
          </w:tcPr>
          <w:p w14:paraId="0D7E3BAC" w14:textId="77777777" w:rsidR="0042527C" w:rsidRPr="00D821B1" w:rsidRDefault="0042527C" w:rsidP="00AE338C">
            <w:pPr>
              <w:spacing w:after="0" w:line="276" w:lineRule="auto"/>
              <w:jc w:val="center"/>
            </w:pPr>
            <w:r w:rsidRPr="00D821B1">
              <w:t>6.7%</w:t>
            </w:r>
          </w:p>
        </w:tc>
      </w:tr>
      <w:tr w:rsidR="0042527C" w:rsidRPr="00D821B1" w14:paraId="4894FEA6" w14:textId="77777777" w:rsidTr="0042527C">
        <w:trPr>
          <w:cantSplit/>
          <w:jc w:val="center"/>
        </w:trPr>
        <w:tc>
          <w:tcPr>
            <w:tcW w:w="2695" w:type="dxa"/>
            <w:tcBorders>
              <w:right w:val="single" w:sz="4" w:space="0" w:color="auto"/>
            </w:tcBorders>
          </w:tcPr>
          <w:p w14:paraId="7D3FF1DD" w14:textId="77777777" w:rsidR="0042527C" w:rsidRPr="00D821B1" w:rsidRDefault="0042527C" w:rsidP="00AE338C">
            <w:pPr>
              <w:spacing w:after="0" w:line="276" w:lineRule="auto"/>
            </w:pPr>
            <w:r w:rsidRPr="00D821B1">
              <w:t>Fishing - 5 day</w:t>
            </w:r>
          </w:p>
        </w:tc>
        <w:tc>
          <w:tcPr>
            <w:tcW w:w="1800" w:type="dxa"/>
          </w:tcPr>
          <w:p w14:paraId="192E9FA7" w14:textId="77777777" w:rsidR="0042527C" w:rsidRPr="00D821B1" w:rsidRDefault="0042527C" w:rsidP="00AE338C">
            <w:pPr>
              <w:spacing w:after="0" w:line="276" w:lineRule="auto"/>
              <w:jc w:val="center"/>
            </w:pPr>
            <w:r w:rsidRPr="00D821B1">
              <w:t xml:space="preserve"> $ 2.57 </w:t>
            </w:r>
          </w:p>
        </w:tc>
        <w:tc>
          <w:tcPr>
            <w:tcW w:w="1170" w:type="dxa"/>
            <w:vAlign w:val="center"/>
          </w:tcPr>
          <w:p w14:paraId="2CAF8098" w14:textId="77777777" w:rsidR="0042527C" w:rsidRPr="00D821B1" w:rsidRDefault="0042527C" w:rsidP="00AE338C">
            <w:pPr>
              <w:spacing w:after="0" w:line="276" w:lineRule="auto"/>
              <w:jc w:val="center"/>
            </w:pPr>
            <w:r w:rsidRPr="00D821B1">
              <w:t>6.7%</w:t>
            </w:r>
          </w:p>
        </w:tc>
        <w:tc>
          <w:tcPr>
            <w:tcW w:w="1620" w:type="dxa"/>
          </w:tcPr>
          <w:p w14:paraId="63E5002A" w14:textId="77777777" w:rsidR="0042527C" w:rsidRPr="00D821B1" w:rsidRDefault="0042527C" w:rsidP="00AE338C">
            <w:pPr>
              <w:spacing w:after="0" w:line="276" w:lineRule="auto"/>
              <w:jc w:val="center"/>
            </w:pPr>
            <w:r w:rsidRPr="00D821B1">
              <w:t>$</w:t>
            </w:r>
            <w:ins w:id="42" w:author="Hernandez, Hilary" w:date="2026-07-27T14:41:00Z" w16du:dateUtc="2026-07-27T20:41:00Z">
              <w:r w:rsidRPr="00D821B1">
                <w:t>2.6</w:t>
              </w:r>
            </w:ins>
            <w:ins w:id="43" w:author="Hernandez, Hilary" w:date="2026-08-18T08:58:00Z" w16du:dateUtc="2026-08-18T14:58:00Z">
              <w:r w:rsidRPr="00D821B1">
                <w:t>5</w:t>
              </w:r>
            </w:ins>
            <w:del w:id="44" w:author="Hernandez, Hilary" w:date="2026-07-27T14:41:00Z" w16du:dateUtc="2026-07-27T20:41:00Z">
              <w:r w:rsidRPr="00D821B1" w:rsidDel="008C77EC">
                <w:delText>2.51</w:delText>
              </w:r>
            </w:del>
          </w:p>
        </w:tc>
        <w:tc>
          <w:tcPr>
            <w:tcW w:w="1350" w:type="dxa"/>
            <w:vAlign w:val="center"/>
          </w:tcPr>
          <w:p w14:paraId="634426E5" w14:textId="77777777" w:rsidR="0042527C" w:rsidRPr="00D821B1" w:rsidRDefault="0042527C" w:rsidP="00AE338C">
            <w:pPr>
              <w:spacing w:after="0" w:line="276" w:lineRule="auto"/>
              <w:jc w:val="center"/>
            </w:pPr>
            <w:r w:rsidRPr="00D821B1">
              <w:t>6.7%</w:t>
            </w:r>
          </w:p>
        </w:tc>
      </w:tr>
      <w:tr w:rsidR="0042527C" w:rsidRPr="00D821B1" w14:paraId="1CF2259D" w14:textId="77777777" w:rsidTr="0042527C">
        <w:trPr>
          <w:cantSplit/>
          <w:jc w:val="center"/>
        </w:trPr>
        <w:tc>
          <w:tcPr>
            <w:tcW w:w="2695" w:type="dxa"/>
            <w:tcBorders>
              <w:right w:val="single" w:sz="4" w:space="0" w:color="auto"/>
            </w:tcBorders>
          </w:tcPr>
          <w:p w14:paraId="16FA0FE2" w14:textId="77777777" w:rsidR="0042527C" w:rsidRPr="00D821B1" w:rsidRDefault="0042527C" w:rsidP="00AE338C">
            <w:pPr>
              <w:spacing w:after="0" w:line="276" w:lineRule="auto"/>
            </w:pPr>
            <w:r w:rsidRPr="00D821B1">
              <w:lastRenderedPageBreak/>
              <w:t>Resident Small Game - 1 day</w:t>
            </w:r>
          </w:p>
        </w:tc>
        <w:tc>
          <w:tcPr>
            <w:tcW w:w="1800" w:type="dxa"/>
          </w:tcPr>
          <w:p w14:paraId="124001F5" w14:textId="77777777" w:rsidR="0042527C" w:rsidRPr="00D821B1" w:rsidRDefault="0042527C" w:rsidP="00AE338C">
            <w:pPr>
              <w:spacing w:after="0" w:line="276" w:lineRule="auto"/>
              <w:jc w:val="center"/>
            </w:pPr>
            <w:r w:rsidRPr="00D821B1">
              <w:t xml:space="preserve"> $ 1.03 </w:t>
            </w:r>
          </w:p>
        </w:tc>
        <w:tc>
          <w:tcPr>
            <w:tcW w:w="1170" w:type="dxa"/>
            <w:vAlign w:val="center"/>
          </w:tcPr>
          <w:p w14:paraId="3C97D7F7" w14:textId="77777777" w:rsidR="0042527C" w:rsidRPr="00D821B1" w:rsidRDefault="0042527C" w:rsidP="00AE338C">
            <w:pPr>
              <w:spacing w:after="0" w:line="276" w:lineRule="auto"/>
              <w:jc w:val="center"/>
            </w:pPr>
            <w:r w:rsidRPr="00D821B1">
              <w:t>6.7%</w:t>
            </w:r>
          </w:p>
        </w:tc>
        <w:tc>
          <w:tcPr>
            <w:tcW w:w="1620" w:type="dxa"/>
          </w:tcPr>
          <w:p w14:paraId="2844EEE8" w14:textId="77777777" w:rsidR="0042527C" w:rsidRPr="00D821B1" w:rsidRDefault="0042527C" w:rsidP="00AE338C">
            <w:pPr>
              <w:spacing w:after="0" w:line="276" w:lineRule="auto"/>
              <w:jc w:val="center"/>
            </w:pPr>
            <w:r w:rsidRPr="00D821B1">
              <w:t>$</w:t>
            </w:r>
            <w:ins w:id="45" w:author="Hernandez, Hilary" w:date="2026-07-27T14:41:00Z" w16du:dateUtc="2026-07-27T20:41:00Z">
              <w:r w:rsidRPr="00D821B1">
                <w:t>1.0</w:t>
              </w:r>
            </w:ins>
            <w:ins w:id="46" w:author="Hernandez, Hilary" w:date="2026-08-18T08:58:00Z" w16du:dateUtc="2026-08-18T14:58:00Z">
              <w:r w:rsidRPr="00D821B1">
                <w:t>5</w:t>
              </w:r>
            </w:ins>
            <w:del w:id="47" w:author="Hernandez, Hilary" w:date="2026-07-27T14:41:00Z" w16du:dateUtc="2026-07-27T20:41:00Z">
              <w:r w:rsidRPr="00D821B1" w:rsidDel="008C77EC">
                <w:delText>1.00</w:delText>
              </w:r>
            </w:del>
          </w:p>
        </w:tc>
        <w:tc>
          <w:tcPr>
            <w:tcW w:w="1350" w:type="dxa"/>
            <w:vAlign w:val="center"/>
          </w:tcPr>
          <w:p w14:paraId="778DFB64" w14:textId="77777777" w:rsidR="0042527C" w:rsidRPr="00D821B1" w:rsidRDefault="0042527C" w:rsidP="00AE338C">
            <w:pPr>
              <w:spacing w:after="0" w:line="276" w:lineRule="auto"/>
              <w:jc w:val="center"/>
            </w:pPr>
            <w:r w:rsidRPr="00D821B1">
              <w:t>6.7%</w:t>
            </w:r>
          </w:p>
        </w:tc>
      </w:tr>
      <w:tr w:rsidR="0042527C" w:rsidRPr="00D821B1" w14:paraId="335EE637" w14:textId="77777777" w:rsidTr="0042527C">
        <w:trPr>
          <w:cantSplit/>
          <w:jc w:val="center"/>
        </w:trPr>
        <w:tc>
          <w:tcPr>
            <w:tcW w:w="2695" w:type="dxa"/>
            <w:tcBorders>
              <w:right w:val="single" w:sz="4" w:space="0" w:color="auto"/>
            </w:tcBorders>
          </w:tcPr>
          <w:p w14:paraId="1099BC4C" w14:textId="77777777" w:rsidR="0042527C" w:rsidRPr="00D821B1" w:rsidRDefault="0042527C" w:rsidP="00AE338C">
            <w:pPr>
              <w:spacing w:after="0" w:line="276" w:lineRule="auto"/>
            </w:pPr>
            <w:r w:rsidRPr="00D821B1">
              <w:t>Nonresident Small Game – 1 day</w:t>
            </w:r>
          </w:p>
        </w:tc>
        <w:tc>
          <w:tcPr>
            <w:tcW w:w="1800" w:type="dxa"/>
          </w:tcPr>
          <w:p w14:paraId="74D9754A" w14:textId="77777777" w:rsidR="0042527C" w:rsidRPr="00D821B1" w:rsidRDefault="0042527C" w:rsidP="00AE338C">
            <w:pPr>
              <w:spacing w:after="0" w:line="276" w:lineRule="auto"/>
              <w:jc w:val="center"/>
            </w:pPr>
            <w:r w:rsidRPr="00D821B1">
              <w:t xml:space="preserve"> $ 1.28 </w:t>
            </w:r>
          </w:p>
        </w:tc>
        <w:tc>
          <w:tcPr>
            <w:tcW w:w="1170" w:type="dxa"/>
            <w:vAlign w:val="center"/>
          </w:tcPr>
          <w:p w14:paraId="5575953D" w14:textId="77777777" w:rsidR="0042527C" w:rsidRPr="00D821B1" w:rsidRDefault="0042527C" w:rsidP="00AE338C">
            <w:pPr>
              <w:spacing w:after="0" w:line="276" w:lineRule="auto"/>
              <w:jc w:val="center"/>
            </w:pPr>
            <w:r w:rsidRPr="00D821B1">
              <w:t>6.7%</w:t>
            </w:r>
          </w:p>
        </w:tc>
        <w:tc>
          <w:tcPr>
            <w:tcW w:w="1620" w:type="dxa"/>
          </w:tcPr>
          <w:p w14:paraId="1AEB1AA8" w14:textId="77777777" w:rsidR="0042527C" w:rsidRPr="00D821B1" w:rsidRDefault="0042527C" w:rsidP="00AE338C">
            <w:pPr>
              <w:spacing w:after="0" w:line="276" w:lineRule="auto"/>
              <w:jc w:val="center"/>
            </w:pPr>
            <w:r w:rsidRPr="00D821B1">
              <w:t>$</w:t>
            </w:r>
            <w:ins w:id="48" w:author="Hernandez, Hilary" w:date="2026-07-27T14:41:00Z" w16du:dateUtc="2026-07-27T20:41:00Z">
              <w:r w:rsidRPr="00D821B1">
                <w:t>1.</w:t>
              </w:r>
            </w:ins>
            <w:ins w:id="49" w:author="Hernandez, Hilary" w:date="2026-07-27T14:42:00Z" w16du:dateUtc="2026-07-27T20:42:00Z">
              <w:r w:rsidRPr="00D821B1">
                <w:t>3</w:t>
              </w:r>
            </w:ins>
            <w:ins w:id="50" w:author="Hernandez, Hilary" w:date="2026-08-18T08:58:00Z" w16du:dateUtc="2026-08-18T14:58:00Z">
              <w:r w:rsidRPr="00D821B1">
                <w:t>0</w:t>
              </w:r>
            </w:ins>
            <w:del w:id="51" w:author="Hernandez, Hilary" w:date="2026-07-27T14:42:00Z" w16du:dateUtc="2026-07-27T20:42:00Z">
              <w:r w:rsidRPr="00D821B1" w:rsidDel="008C77EC">
                <w:delText>1.25</w:delText>
              </w:r>
            </w:del>
          </w:p>
        </w:tc>
        <w:tc>
          <w:tcPr>
            <w:tcW w:w="1350" w:type="dxa"/>
            <w:vAlign w:val="center"/>
          </w:tcPr>
          <w:p w14:paraId="486A5C2C" w14:textId="77777777" w:rsidR="0042527C" w:rsidRPr="00D821B1" w:rsidRDefault="0042527C" w:rsidP="00AE338C">
            <w:pPr>
              <w:spacing w:after="0" w:line="276" w:lineRule="auto"/>
              <w:jc w:val="center"/>
            </w:pPr>
            <w:r w:rsidRPr="00D821B1">
              <w:t>6.7%</w:t>
            </w:r>
          </w:p>
        </w:tc>
      </w:tr>
      <w:tr w:rsidR="0042527C" w:rsidRPr="00D821B1" w14:paraId="00053328" w14:textId="77777777" w:rsidTr="0042527C">
        <w:trPr>
          <w:cantSplit/>
          <w:jc w:val="center"/>
        </w:trPr>
        <w:tc>
          <w:tcPr>
            <w:tcW w:w="2695" w:type="dxa"/>
            <w:tcBorders>
              <w:right w:val="single" w:sz="4" w:space="0" w:color="auto"/>
            </w:tcBorders>
          </w:tcPr>
          <w:p w14:paraId="5AB2AAD7" w14:textId="77777777" w:rsidR="0042527C" w:rsidRPr="00D821B1" w:rsidRDefault="0042527C" w:rsidP="00AE338C">
            <w:pPr>
              <w:spacing w:after="0" w:line="276" w:lineRule="auto"/>
            </w:pPr>
            <w:r w:rsidRPr="00D821B1">
              <w:t>Nonresident Deer</w:t>
            </w:r>
          </w:p>
        </w:tc>
        <w:tc>
          <w:tcPr>
            <w:tcW w:w="1800" w:type="dxa"/>
          </w:tcPr>
          <w:p w14:paraId="1350D24D" w14:textId="77777777" w:rsidR="0042527C" w:rsidRPr="00D821B1" w:rsidRDefault="0042527C" w:rsidP="00AE338C">
            <w:pPr>
              <w:spacing w:after="0" w:line="276" w:lineRule="auto"/>
              <w:jc w:val="center"/>
            </w:pPr>
            <w:r w:rsidRPr="00D821B1">
              <w:t xml:space="preserve"> $ 18.15 </w:t>
            </w:r>
          </w:p>
        </w:tc>
        <w:tc>
          <w:tcPr>
            <w:tcW w:w="1170" w:type="dxa"/>
            <w:vAlign w:val="center"/>
          </w:tcPr>
          <w:p w14:paraId="1EA07F6F"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0E45864A" w14:textId="77777777" w:rsidR="0042527C" w:rsidRPr="00D821B1" w:rsidRDefault="0042527C" w:rsidP="00AE338C">
            <w:pPr>
              <w:spacing w:after="0" w:line="276" w:lineRule="auto"/>
              <w:jc w:val="center"/>
            </w:pPr>
            <w:r w:rsidRPr="00D821B1">
              <w:t>$</w:t>
            </w:r>
            <w:ins w:id="52" w:author="Hernandez, Hilary" w:date="2026-07-27T14:42:00Z" w16du:dateUtc="2026-07-27T20:42:00Z">
              <w:r w:rsidRPr="00D821B1">
                <w:t>18.8</w:t>
              </w:r>
            </w:ins>
            <w:ins w:id="53" w:author="Hernandez, Hilary" w:date="2026-08-18T08:58:00Z" w16du:dateUtc="2026-08-18T14:58:00Z">
              <w:r w:rsidRPr="00D821B1">
                <w:t>0</w:t>
              </w:r>
            </w:ins>
            <w:del w:id="54" w:author="Hernandez, Hilary" w:date="2026-07-27T14:42:00Z" w16du:dateUtc="2026-07-27T20:42:00Z">
              <w:r w:rsidRPr="00D821B1" w:rsidDel="008C77EC">
                <w:delText>17.74</w:delText>
              </w:r>
            </w:del>
          </w:p>
        </w:tc>
        <w:tc>
          <w:tcPr>
            <w:tcW w:w="1350" w:type="dxa"/>
            <w:vAlign w:val="center"/>
          </w:tcPr>
          <w:p w14:paraId="1C3D8ADE" w14:textId="77777777" w:rsidR="0042527C" w:rsidRPr="00D821B1" w:rsidRDefault="0042527C" w:rsidP="00AE338C">
            <w:pPr>
              <w:spacing w:after="0" w:line="276" w:lineRule="auto"/>
              <w:jc w:val="center"/>
            </w:pPr>
            <w:r w:rsidRPr="00D821B1">
              <w:t>3.6%</w:t>
            </w:r>
          </w:p>
        </w:tc>
      </w:tr>
      <w:tr w:rsidR="0042527C" w:rsidRPr="00D821B1" w14:paraId="5B653E78" w14:textId="77777777" w:rsidTr="0042527C">
        <w:trPr>
          <w:cantSplit/>
          <w:trHeight w:val="440"/>
          <w:jc w:val="center"/>
        </w:trPr>
        <w:tc>
          <w:tcPr>
            <w:tcW w:w="2695" w:type="dxa"/>
            <w:tcBorders>
              <w:right w:val="single" w:sz="4" w:space="0" w:color="auto"/>
            </w:tcBorders>
          </w:tcPr>
          <w:p w14:paraId="6288241A" w14:textId="77777777" w:rsidR="0042527C" w:rsidRPr="00D821B1" w:rsidRDefault="0042527C" w:rsidP="00AE338C">
            <w:pPr>
              <w:spacing w:after="0" w:line="276" w:lineRule="auto"/>
            </w:pPr>
            <w:r w:rsidRPr="00D821B1">
              <w:t>Nonresident Pronghorn</w:t>
            </w:r>
          </w:p>
        </w:tc>
        <w:tc>
          <w:tcPr>
            <w:tcW w:w="1800" w:type="dxa"/>
          </w:tcPr>
          <w:p w14:paraId="1BDDD77C" w14:textId="77777777" w:rsidR="0042527C" w:rsidRPr="00D821B1" w:rsidRDefault="0042527C" w:rsidP="00AE338C">
            <w:pPr>
              <w:spacing w:after="0" w:line="276" w:lineRule="auto"/>
              <w:jc w:val="center"/>
            </w:pPr>
            <w:r w:rsidRPr="00D821B1">
              <w:t xml:space="preserve"> $ 18.15 </w:t>
            </w:r>
          </w:p>
        </w:tc>
        <w:tc>
          <w:tcPr>
            <w:tcW w:w="1170" w:type="dxa"/>
            <w:vAlign w:val="center"/>
          </w:tcPr>
          <w:p w14:paraId="28A06FD0"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2DEE4825" w14:textId="77777777" w:rsidR="0042527C" w:rsidRPr="00D821B1" w:rsidRDefault="0042527C" w:rsidP="00AE338C">
            <w:pPr>
              <w:spacing w:after="0" w:line="276" w:lineRule="auto"/>
              <w:jc w:val="center"/>
            </w:pPr>
            <w:r w:rsidRPr="00D821B1">
              <w:t>$</w:t>
            </w:r>
            <w:ins w:id="55" w:author="Hernandez, Hilary" w:date="2026-07-27T14:42:00Z" w16du:dateUtc="2026-07-27T20:42:00Z">
              <w:r w:rsidRPr="00D821B1">
                <w:t>18.8</w:t>
              </w:r>
            </w:ins>
            <w:ins w:id="56" w:author="Hernandez, Hilary" w:date="2026-08-18T08:58:00Z" w16du:dateUtc="2026-08-18T14:58:00Z">
              <w:r w:rsidRPr="00D821B1">
                <w:t>0</w:t>
              </w:r>
            </w:ins>
            <w:del w:id="57" w:author="Hernandez, Hilary" w:date="2026-07-27T14:42:00Z" w16du:dateUtc="2026-07-27T20:42:00Z">
              <w:r w:rsidRPr="00D821B1" w:rsidDel="008C77EC">
                <w:delText>17.74</w:delText>
              </w:r>
            </w:del>
          </w:p>
        </w:tc>
        <w:tc>
          <w:tcPr>
            <w:tcW w:w="1350" w:type="dxa"/>
            <w:vAlign w:val="center"/>
          </w:tcPr>
          <w:p w14:paraId="29527528" w14:textId="77777777" w:rsidR="0042527C" w:rsidRPr="00D821B1" w:rsidRDefault="0042527C" w:rsidP="00AE338C">
            <w:pPr>
              <w:spacing w:after="0" w:line="276" w:lineRule="auto"/>
              <w:jc w:val="center"/>
            </w:pPr>
            <w:r w:rsidRPr="00D821B1">
              <w:t>3.6%</w:t>
            </w:r>
          </w:p>
        </w:tc>
      </w:tr>
      <w:tr w:rsidR="0042527C" w:rsidRPr="00D821B1" w14:paraId="79977B25" w14:textId="77777777" w:rsidTr="0042527C">
        <w:trPr>
          <w:cantSplit/>
          <w:jc w:val="center"/>
        </w:trPr>
        <w:tc>
          <w:tcPr>
            <w:tcW w:w="2695" w:type="dxa"/>
            <w:tcBorders>
              <w:right w:val="single" w:sz="4" w:space="0" w:color="auto"/>
            </w:tcBorders>
          </w:tcPr>
          <w:p w14:paraId="561A719C" w14:textId="77777777" w:rsidR="0042527C" w:rsidRPr="00D821B1" w:rsidRDefault="0042527C" w:rsidP="00AE338C">
            <w:pPr>
              <w:spacing w:after="0" w:line="276" w:lineRule="auto"/>
            </w:pPr>
            <w:r w:rsidRPr="00D821B1">
              <w:t>Nonresident Bear</w:t>
            </w:r>
          </w:p>
        </w:tc>
        <w:tc>
          <w:tcPr>
            <w:tcW w:w="1800" w:type="dxa"/>
          </w:tcPr>
          <w:p w14:paraId="4F855CB7" w14:textId="77777777" w:rsidR="0042527C" w:rsidRPr="00D821B1" w:rsidRDefault="0042527C" w:rsidP="00AE338C">
            <w:pPr>
              <w:spacing w:after="0" w:line="276" w:lineRule="auto"/>
              <w:jc w:val="center"/>
            </w:pPr>
            <w:r w:rsidRPr="00D821B1">
              <w:t xml:space="preserve"> $ 10.79 </w:t>
            </w:r>
          </w:p>
        </w:tc>
        <w:tc>
          <w:tcPr>
            <w:tcW w:w="1170" w:type="dxa"/>
            <w:vAlign w:val="center"/>
          </w:tcPr>
          <w:p w14:paraId="4A42B9AA" w14:textId="77777777" w:rsidR="0042527C" w:rsidRPr="00D821B1" w:rsidRDefault="0042527C" w:rsidP="00AE338C">
            <w:pPr>
              <w:spacing w:after="0" w:line="276" w:lineRule="auto"/>
              <w:jc w:val="center"/>
            </w:pPr>
            <w:r w:rsidRPr="00D821B1">
              <w:t>3.6%</w:t>
            </w:r>
          </w:p>
        </w:tc>
        <w:tc>
          <w:tcPr>
            <w:tcW w:w="1620" w:type="dxa"/>
          </w:tcPr>
          <w:p w14:paraId="7CD978C9" w14:textId="77777777" w:rsidR="0042527C" w:rsidRPr="00D821B1" w:rsidRDefault="0042527C" w:rsidP="00AE338C">
            <w:pPr>
              <w:spacing w:after="0" w:line="276" w:lineRule="auto"/>
              <w:jc w:val="center"/>
            </w:pPr>
            <w:r w:rsidRPr="00D821B1">
              <w:t>$</w:t>
            </w:r>
            <w:ins w:id="58" w:author="Hernandez, Hilary" w:date="2026-07-27T14:42:00Z" w16du:dateUtc="2026-07-27T20:42:00Z">
              <w:r w:rsidRPr="00D821B1">
                <w:t>11.1</w:t>
              </w:r>
            </w:ins>
            <w:ins w:id="59" w:author="Hernandez, Hilary" w:date="2026-08-18T08:58:00Z" w16du:dateUtc="2026-08-18T14:58:00Z">
              <w:r w:rsidRPr="00D821B1">
                <w:t>5</w:t>
              </w:r>
            </w:ins>
            <w:del w:id="60" w:author="Hernandez, Hilary" w:date="2026-07-27T14:42:00Z" w16du:dateUtc="2026-07-27T20:42:00Z">
              <w:r w:rsidRPr="00D821B1" w:rsidDel="008C77EC">
                <w:delText>10.55</w:delText>
              </w:r>
            </w:del>
          </w:p>
        </w:tc>
        <w:tc>
          <w:tcPr>
            <w:tcW w:w="1350" w:type="dxa"/>
            <w:vAlign w:val="center"/>
          </w:tcPr>
          <w:p w14:paraId="3DFBA28B" w14:textId="77777777" w:rsidR="0042527C" w:rsidRPr="00D821B1" w:rsidRDefault="0042527C" w:rsidP="00AE338C">
            <w:pPr>
              <w:spacing w:after="0" w:line="276" w:lineRule="auto"/>
              <w:jc w:val="center"/>
            </w:pPr>
            <w:r w:rsidRPr="00D821B1">
              <w:t>3.6%</w:t>
            </w:r>
          </w:p>
        </w:tc>
      </w:tr>
      <w:tr w:rsidR="0042527C" w:rsidRPr="00D821B1" w14:paraId="7610CC32" w14:textId="77777777" w:rsidTr="0042527C">
        <w:trPr>
          <w:cantSplit/>
          <w:jc w:val="center"/>
        </w:trPr>
        <w:tc>
          <w:tcPr>
            <w:tcW w:w="2695" w:type="dxa"/>
            <w:tcBorders>
              <w:right w:val="single" w:sz="4" w:space="0" w:color="auto"/>
            </w:tcBorders>
          </w:tcPr>
          <w:p w14:paraId="435C33AD" w14:textId="77777777" w:rsidR="0042527C" w:rsidRPr="00D821B1" w:rsidRDefault="0042527C" w:rsidP="00AE338C">
            <w:pPr>
              <w:spacing w:after="0" w:line="276" w:lineRule="auto"/>
            </w:pPr>
            <w:r w:rsidRPr="00D821B1">
              <w:t>Nonresident Mountain Lion</w:t>
            </w:r>
          </w:p>
        </w:tc>
        <w:tc>
          <w:tcPr>
            <w:tcW w:w="1800" w:type="dxa"/>
          </w:tcPr>
          <w:p w14:paraId="433749CA" w14:textId="77777777" w:rsidR="0042527C" w:rsidRPr="00D821B1" w:rsidRDefault="0042527C" w:rsidP="00AE338C">
            <w:pPr>
              <w:spacing w:after="0" w:line="276" w:lineRule="auto"/>
              <w:jc w:val="center"/>
            </w:pPr>
            <w:r w:rsidRPr="00D821B1">
              <w:t xml:space="preserve"> $ 30.33 </w:t>
            </w:r>
          </w:p>
        </w:tc>
        <w:tc>
          <w:tcPr>
            <w:tcW w:w="1170" w:type="dxa"/>
            <w:vAlign w:val="center"/>
          </w:tcPr>
          <w:p w14:paraId="3B16B156" w14:textId="77777777" w:rsidR="0042527C" w:rsidRPr="00D821B1" w:rsidRDefault="0042527C" w:rsidP="00AE338C">
            <w:pPr>
              <w:spacing w:after="0" w:line="276" w:lineRule="auto"/>
              <w:jc w:val="center"/>
            </w:pPr>
            <w:r w:rsidRPr="00D821B1">
              <w:t>3.6%</w:t>
            </w:r>
          </w:p>
        </w:tc>
        <w:tc>
          <w:tcPr>
            <w:tcW w:w="1620" w:type="dxa"/>
          </w:tcPr>
          <w:p w14:paraId="709DF9BF" w14:textId="77777777" w:rsidR="0042527C" w:rsidRPr="00D821B1" w:rsidRDefault="0042527C" w:rsidP="00AE338C">
            <w:pPr>
              <w:spacing w:after="0" w:line="276" w:lineRule="auto"/>
              <w:jc w:val="center"/>
            </w:pPr>
            <w:r w:rsidRPr="00D821B1">
              <w:t>$</w:t>
            </w:r>
            <w:ins w:id="61" w:author="Hernandez, Hilary" w:date="2026-07-27T14:42:00Z" w16du:dateUtc="2026-07-27T20:42:00Z">
              <w:r w:rsidRPr="00D821B1">
                <w:t>31.4</w:t>
              </w:r>
            </w:ins>
            <w:ins w:id="62" w:author="Hernandez, Hilary" w:date="2026-08-18T08:58:00Z" w16du:dateUtc="2026-08-18T14:58:00Z">
              <w:r w:rsidRPr="00D821B1">
                <w:t>0</w:t>
              </w:r>
            </w:ins>
            <w:del w:id="63" w:author="Hernandez, Hilary" w:date="2026-07-27T14:42:00Z" w16du:dateUtc="2026-07-27T20:42:00Z">
              <w:r w:rsidRPr="00D821B1" w:rsidDel="008C77EC">
                <w:delText>29.64</w:delText>
              </w:r>
            </w:del>
          </w:p>
        </w:tc>
        <w:tc>
          <w:tcPr>
            <w:tcW w:w="1350" w:type="dxa"/>
            <w:vAlign w:val="center"/>
          </w:tcPr>
          <w:p w14:paraId="7782F57E" w14:textId="77777777" w:rsidR="0042527C" w:rsidRPr="00D821B1" w:rsidRDefault="0042527C" w:rsidP="00AE338C">
            <w:pPr>
              <w:spacing w:after="0" w:line="276" w:lineRule="auto"/>
              <w:jc w:val="center"/>
            </w:pPr>
            <w:r w:rsidRPr="00D821B1">
              <w:t>3.6%</w:t>
            </w:r>
          </w:p>
        </w:tc>
      </w:tr>
      <w:tr w:rsidR="0042527C" w:rsidRPr="00D821B1" w14:paraId="39758E2F" w14:textId="77777777" w:rsidTr="0042527C">
        <w:trPr>
          <w:cantSplit/>
          <w:jc w:val="center"/>
        </w:trPr>
        <w:tc>
          <w:tcPr>
            <w:tcW w:w="2695" w:type="dxa"/>
            <w:tcBorders>
              <w:right w:val="single" w:sz="4" w:space="0" w:color="auto"/>
            </w:tcBorders>
          </w:tcPr>
          <w:p w14:paraId="7D7689E1" w14:textId="77777777" w:rsidR="0042527C" w:rsidRPr="00D821B1" w:rsidRDefault="0042527C" w:rsidP="00AE338C">
            <w:pPr>
              <w:spacing w:after="0" w:line="276" w:lineRule="auto"/>
            </w:pPr>
            <w:r w:rsidRPr="00D821B1">
              <w:t>Nonresident Elk</w:t>
            </w:r>
          </w:p>
        </w:tc>
        <w:tc>
          <w:tcPr>
            <w:tcW w:w="1800" w:type="dxa"/>
          </w:tcPr>
          <w:p w14:paraId="47947659" w14:textId="77777777" w:rsidR="0042527C" w:rsidRPr="00D821B1" w:rsidRDefault="0042527C" w:rsidP="00AE338C">
            <w:pPr>
              <w:spacing w:after="0" w:line="276" w:lineRule="auto"/>
              <w:jc w:val="center"/>
            </w:pPr>
            <w:r w:rsidRPr="00D821B1">
              <w:t xml:space="preserve"> $ 30.33 </w:t>
            </w:r>
          </w:p>
        </w:tc>
        <w:tc>
          <w:tcPr>
            <w:tcW w:w="1170" w:type="dxa"/>
            <w:vAlign w:val="center"/>
          </w:tcPr>
          <w:p w14:paraId="258D06AE"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2E460C97" w14:textId="77777777" w:rsidR="0042527C" w:rsidRPr="00D821B1" w:rsidRDefault="0042527C" w:rsidP="00AE338C">
            <w:pPr>
              <w:spacing w:after="0" w:line="276" w:lineRule="auto"/>
              <w:jc w:val="center"/>
            </w:pPr>
            <w:r w:rsidRPr="00D821B1">
              <w:t>$</w:t>
            </w:r>
            <w:ins w:id="64" w:author="Hernandez, Hilary" w:date="2026-07-27T14:43:00Z" w16du:dateUtc="2026-07-27T20:43:00Z">
              <w:r w:rsidRPr="00D821B1">
                <w:t>31.4</w:t>
              </w:r>
            </w:ins>
            <w:ins w:id="65" w:author="Hernandez, Hilary" w:date="2026-08-18T08:58:00Z" w16du:dateUtc="2026-08-18T14:58:00Z">
              <w:r w:rsidRPr="00D821B1">
                <w:t>0</w:t>
              </w:r>
            </w:ins>
            <w:del w:id="66" w:author="Hernandez, Hilary" w:date="2026-07-27T14:43:00Z" w16du:dateUtc="2026-07-27T20:43:00Z">
              <w:r w:rsidRPr="00D821B1" w:rsidDel="008C77EC">
                <w:delText>29.64</w:delText>
              </w:r>
            </w:del>
          </w:p>
        </w:tc>
        <w:tc>
          <w:tcPr>
            <w:tcW w:w="1350" w:type="dxa"/>
            <w:vAlign w:val="center"/>
          </w:tcPr>
          <w:p w14:paraId="505DCC5B" w14:textId="77777777" w:rsidR="0042527C" w:rsidRPr="00D821B1" w:rsidRDefault="0042527C" w:rsidP="00AE338C">
            <w:pPr>
              <w:spacing w:after="0" w:line="276" w:lineRule="auto"/>
              <w:jc w:val="center"/>
            </w:pPr>
            <w:r w:rsidRPr="00D821B1">
              <w:t>3.6%</w:t>
            </w:r>
          </w:p>
        </w:tc>
      </w:tr>
      <w:tr w:rsidR="0042527C" w:rsidRPr="00D821B1" w14:paraId="52092106" w14:textId="77777777" w:rsidTr="0042527C">
        <w:trPr>
          <w:cantSplit/>
          <w:jc w:val="center"/>
        </w:trPr>
        <w:tc>
          <w:tcPr>
            <w:tcW w:w="2695" w:type="dxa"/>
            <w:tcBorders>
              <w:right w:val="single" w:sz="4" w:space="0" w:color="auto"/>
            </w:tcBorders>
          </w:tcPr>
          <w:p w14:paraId="6DDC73B8" w14:textId="77777777" w:rsidR="0042527C" w:rsidRPr="00D821B1" w:rsidRDefault="0042527C" w:rsidP="00AE338C">
            <w:pPr>
              <w:spacing w:after="0" w:line="276" w:lineRule="auto"/>
            </w:pPr>
            <w:r w:rsidRPr="00D821B1">
              <w:t>Nonresident Rocky Mtn Bighorn Sheep</w:t>
            </w:r>
          </w:p>
        </w:tc>
        <w:tc>
          <w:tcPr>
            <w:tcW w:w="1800" w:type="dxa"/>
          </w:tcPr>
          <w:p w14:paraId="3D504118" w14:textId="77777777" w:rsidR="0042527C" w:rsidRPr="00D821B1" w:rsidRDefault="0042527C" w:rsidP="00AE338C">
            <w:pPr>
              <w:spacing w:after="0" w:line="276" w:lineRule="auto"/>
              <w:jc w:val="center"/>
            </w:pPr>
            <w:r w:rsidRPr="00D821B1">
              <w:t xml:space="preserve"> $ 101.55 </w:t>
            </w:r>
          </w:p>
        </w:tc>
        <w:tc>
          <w:tcPr>
            <w:tcW w:w="1170" w:type="dxa"/>
            <w:vAlign w:val="center"/>
          </w:tcPr>
          <w:p w14:paraId="4ADE1B3F"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45C81E72" w14:textId="77777777" w:rsidR="0042527C" w:rsidRPr="00D821B1" w:rsidDel="003D55D2" w:rsidRDefault="0042527C" w:rsidP="00AE338C">
            <w:pPr>
              <w:spacing w:after="0" w:line="276" w:lineRule="auto"/>
              <w:jc w:val="center"/>
            </w:pPr>
            <w:r w:rsidRPr="00D821B1">
              <w:t>$</w:t>
            </w:r>
            <w:ins w:id="67" w:author="Hernandez, Hilary" w:date="2026-07-27T14:43:00Z" w16du:dateUtc="2026-07-27T20:43:00Z">
              <w:r w:rsidRPr="00D821B1">
                <w:t>105.2</w:t>
              </w:r>
            </w:ins>
            <w:ins w:id="68" w:author="Hernandez, Hilary" w:date="2026-08-18T08:58:00Z" w16du:dateUtc="2026-08-18T14:58:00Z">
              <w:r w:rsidRPr="00D821B1">
                <w:t>0</w:t>
              </w:r>
            </w:ins>
            <w:del w:id="69" w:author="Hernandez, Hilary" w:date="2026-07-27T14:43:00Z" w16du:dateUtc="2026-07-27T20:43:00Z">
              <w:r w:rsidRPr="00D821B1" w:rsidDel="008C77EC">
                <w:delText>99.24</w:delText>
              </w:r>
            </w:del>
          </w:p>
        </w:tc>
        <w:tc>
          <w:tcPr>
            <w:tcW w:w="1350" w:type="dxa"/>
            <w:vAlign w:val="center"/>
          </w:tcPr>
          <w:p w14:paraId="2944DE19" w14:textId="77777777" w:rsidR="0042527C" w:rsidRPr="00D821B1" w:rsidRDefault="0042527C" w:rsidP="00AE338C">
            <w:pPr>
              <w:spacing w:after="0" w:line="276" w:lineRule="auto"/>
              <w:jc w:val="center"/>
            </w:pPr>
            <w:r w:rsidRPr="00D821B1">
              <w:t>3.6%</w:t>
            </w:r>
          </w:p>
        </w:tc>
      </w:tr>
      <w:tr w:rsidR="0042527C" w:rsidRPr="00D821B1" w14:paraId="1D1E6FBE" w14:textId="77777777" w:rsidTr="0042527C">
        <w:trPr>
          <w:cantSplit/>
          <w:jc w:val="center"/>
        </w:trPr>
        <w:tc>
          <w:tcPr>
            <w:tcW w:w="2695" w:type="dxa"/>
            <w:tcBorders>
              <w:right w:val="single" w:sz="4" w:space="0" w:color="auto"/>
            </w:tcBorders>
          </w:tcPr>
          <w:p w14:paraId="4344C902" w14:textId="77777777" w:rsidR="0042527C" w:rsidRPr="00D821B1" w:rsidRDefault="0042527C" w:rsidP="00AE338C">
            <w:pPr>
              <w:spacing w:after="0" w:line="276" w:lineRule="auto"/>
            </w:pPr>
            <w:r w:rsidRPr="00D821B1">
              <w:t>Nonresident Desert Bighorn Sheep</w:t>
            </w:r>
          </w:p>
        </w:tc>
        <w:tc>
          <w:tcPr>
            <w:tcW w:w="1800" w:type="dxa"/>
          </w:tcPr>
          <w:p w14:paraId="40E025CC" w14:textId="77777777" w:rsidR="0042527C" w:rsidRPr="00D821B1" w:rsidRDefault="0042527C" w:rsidP="00AE338C">
            <w:pPr>
              <w:spacing w:after="0" w:line="276" w:lineRule="auto"/>
              <w:jc w:val="center"/>
            </w:pPr>
            <w:r w:rsidRPr="00D821B1">
              <w:t xml:space="preserve"> $ 101.55 </w:t>
            </w:r>
          </w:p>
        </w:tc>
        <w:tc>
          <w:tcPr>
            <w:tcW w:w="1170" w:type="dxa"/>
            <w:vAlign w:val="center"/>
          </w:tcPr>
          <w:p w14:paraId="7216D54E"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7101F523" w14:textId="77777777" w:rsidR="0042527C" w:rsidRPr="00D821B1" w:rsidDel="003D55D2" w:rsidRDefault="0042527C" w:rsidP="00AE338C">
            <w:pPr>
              <w:spacing w:after="0" w:line="276" w:lineRule="auto"/>
              <w:jc w:val="center"/>
            </w:pPr>
            <w:r w:rsidRPr="00D821B1">
              <w:t>$</w:t>
            </w:r>
            <w:ins w:id="70" w:author="Hernandez, Hilary" w:date="2026-07-27T14:43:00Z" w16du:dateUtc="2026-07-27T20:43:00Z">
              <w:r w:rsidRPr="00D821B1">
                <w:t>105.2</w:t>
              </w:r>
            </w:ins>
            <w:ins w:id="71" w:author="Hernandez, Hilary" w:date="2026-08-18T08:58:00Z" w16du:dateUtc="2026-08-18T14:58:00Z">
              <w:r w:rsidRPr="00D821B1">
                <w:t>0</w:t>
              </w:r>
            </w:ins>
            <w:del w:id="72" w:author="Hernandez, Hilary" w:date="2026-07-27T14:44:00Z" w16du:dateUtc="2026-07-27T20:44:00Z">
              <w:r w:rsidRPr="00D821B1" w:rsidDel="008C77EC">
                <w:delText>99.24</w:delText>
              </w:r>
            </w:del>
          </w:p>
        </w:tc>
        <w:tc>
          <w:tcPr>
            <w:tcW w:w="1350" w:type="dxa"/>
            <w:vAlign w:val="center"/>
          </w:tcPr>
          <w:p w14:paraId="73263DD1" w14:textId="77777777" w:rsidR="0042527C" w:rsidRPr="00D821B1" w:rsidRDefault="0042527C" w:rsidP="00AE338C">
            <w:pPr>
              <w:spacing w:after="0" w:line="276" w:lineRule="auto"/>
              <w:jc w:val="center"/>
            </w:pPr>
            <w:r w:rsidRPr="00D821B1">
              <w:t>3.6%</w:t>
            </w:r>
          </w:p>
        </w:tc>
      </w:tr>
      <w:tr w:rsidR="0042527C" w:rsidRPr="00D821B1" w14:paraId="401109E6" w14:textId="77777777" w:rsidTr="0042527C">
        <w:trPr>
          <w:cantSplit/>
          <w:jc w:val="center"/>
        </w:trPr>
        <w:tc>
          <w:tcPr>
            <w:tcW w:w="2695" w:type="dxa"/>
            <w:tcBorders>
              <w:right w:val="single" w:sz="4" w:space="0" w:color="auto"/>
            </w:tcBorders>
          </w:tcPr>
          <w:p w14:paraId="33B18665" w14:textId="77777777" w:rsidR="0042527C" w:rsidRPr="00D821B1" w:rsidRDefault="0042527C" w:rsidP="00AE338C">
            <w:pPr>
              <w:spacing w:after="0" w:line="276" w:lineRule="auto"/>
            </w:pPr>
            <w:r w:rsidRPr="00D821B1">
              <w:t>Nonresident Goat</w:t>
            </w:r>
          </w:p>
        </w:tc>
        <w:tc>
          <w:tcPr>
            <w:tcW w:w="1800" w:type="dxa"/>
          </w:tcPr>
          <w:p w14:paraId="3C7D9746" w14:textId="77777777" w:rsidR="0042527C" w:rsidRPr="00D821B1" w:rsidRDefault="0042527C" w:rsidP="00AE338C">
            <w:pPr>
              <w:spacing w:after="0" w:line="276" w:lineRule="auto"/>
              <w:jc w:val="center"/>
            </w:pPr>
            <w:r w:rsidRPr="00D821B1">
              <w:t xml:space="preserve"> $ 101.55 </w:t>
            </w:r>
          </w:p>
        </w:tc>
        <w:tc>
          <w:tcPr>
            <w:tcW w:w="1170" w:type="dxa"/>
            <w:vAlign w:val="center"/>
          </w:tcPr>
          <w:p w14:paraId="39213651"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4A2D8BC1" w14:textId="77777777" w:rsidR="0042527C" w:rsidRPr="00D821B1" w:rsidDel="003D55D2" w:rsidRDefault="0042527C" w:rsidP="00AE338C">
            <w:pPr>
              <w:spacing w:after="0" w:line="276" w:lineRule="auto"/>
              <w:jc w:val="center"/>
            </w:pPr>
            <w:r w:rsidRPr="00D821B1">
              <w:t>$</w:t>
            </w:r>
            <w:ins w:id="73" w:author="Hernandez, Hilary" w:date="2026-07-27T14:43:00Z" w16du:dateUtc="2026-07-27T20:43:00Z">
              <w:r w:rsidRPr="00D821B1">
                <w:t>105.2</w:t>
              </w:r>
            </w:ins>
            <w:ins w:id="74" w:author="Hernandez, Hilary" w:date="2026-08-18T08:58:00Z" w16du:dateUtc="2026-08-18T14:58:00Z">
              <w:r w:rsidRPr="00D821B1">
                <w:t>0</w:t>
              </w:r>
            </w:ins>
            <w:del w:id="75" w:author="Hernandez, Hilary" w:date="2026-07-27T14:44:00Z" w16du:dateUtc="2026-07-27T20:44:00Z">
              <w:r w:rsidRPr="00D821B1" w:rsidDel="008C77EC">
                <w:delText>99.24</w:delText>
              </w:r>
            </w:del>
          </w:p>
        </w:tc>
        <w:tc>
          <w:tcPr>
            <w:tcW w:w="1350" w:type="dxa"/>
            <w:vAlign w:val="center"/>
          </w:tcPr>
          <w:p w14:paraId="50574C25" w14:textId="77777777" w:rsidR="0042527C" w:rsidRPr="00D821B1" w:rsidRDefault="0042527C" w:rsidP="00AE338C">
            <w:pPr>
              <w:spacing w:after="0" w:line="276" w:lineRule="auto"/>
              <w:jc w:val="center"/>
            </w:pPr>
            <w:r w:rsidRPr="00D821B1">
              <w:t>3.6%</w:t>
            </w:r>
          </w:p>
        </w:tc>
      </w:tr>
      <w:tr w:rsidR="0042527C" w:rsidRPr="00D821B1" w14:paraId="1340FA0B" w14:textId="77777777" w:rsidTr="0042527C">
        <w:trPr>
          <w:cantSplit/>
          <w:jc w:val="center"/>
        </w:trPr>
        <w:tc>
          <w:tcPr>
            <w:tcW w:w="2695" w:type="dxa"/>
            <w:tcBorders>
              <w:right w:val="single" w:sz="4" w:space="0" w:color="auto"/>
            </w:tcBorders>
          </w:tcPr>
          <w:p w14:paraId="68B589F4" w14:textId="77777777" w:rsidR="0042527C" w:rsidRPr="00D821B1" w:rsidRDefault="0042527C" w:rsidP="00AE338C">
            <w:pPr>
              <w:spacing w:after="0" w:line="276" w:lineRule="auto"/>
            </w:pPr>
            <w:r w:rsidRPr="00D821B1">
              <w:t>Nonresident Moose</w:t>
            </w:r>
          </w:p>
        </w:tc>
        <w:tc>
          <w:tcPr>
            <w:tcW w:w="1800" w:type="dxa"/>
          </w:tcPr>
          <w:p w14:paraId="177A47D6" w14:textId="77777777" w:rsidR="0042527C" w:rsidRPr="00D821B1" w:rsidRDefault="0042527C" w:rsidP="00AE338C">
            <w:pPr>
              <w:spacing w:after="0" w:line="276" w:lineRule="auto"/>
              <w:jc w:val="center"/>
            </w:pPr>
            <w:r w:rsidRPr="00D821B1">
              <w:t xml:space="preserve"> $ 101.55 </w:t>
            </w:r>
          </w:p>
        </w:tc>
        <w:tc>
          <w:tcPr>
            <w:tcW w:w="1170" w:type="dxa"/>
            <w:vAlign w:val="center"/>
          </w:tcPr>
          <w:p w14:paraId="49228953"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4CFB11EA" w14:textId="77777777" w:rsidR="0042527C" w:rsidRPr="00D821B1" w:rsidDel="003D55D2" w:rsidRDefault="0042527C" w:rsidP="00AE338C">
            <w:pPr>
              <w:spacing w:after="0" w:line="276" w:lineRule="auto"/>
              <w:jc w:val="center"/>
            </w:pPr>
            <w:r w:rsidRPr="00D821B1">
              <w:t>$</w:t>
            </w:r>
            <w:ins w:id="76" w:author="Hernandez, Hilary" w:date="2026-07-27T14:43:00Z" w16du:dateUtc="2026-07-27T20:43:00Z">
              <w:r w:rsidRPr="00D821B1">
                <w:t>105.2</w:t>
              </w:r>
            </w:ins>
            <w:ins w:id="77" w:author="Hernandez, Hilary" w:date="2026-08-18T08:58:00Z" w16du:dateUtc="2026-08-18T14:58:00Z">
              <w:r w:rsidRPr="00D821B1">
                <w:t>0</w:t>
              </w:r>
            </w:ins>
            <w:del w:id="78" w:author="Hernandez, Hilary" w:date="2026-07-27T14:44:00Z" w16du:dateUtc="2026-07-27T20:44:00Z">
              <w:r w:rsidRPr="00D821B1" w:rsidDel="008C77EC">
                <w:delText>99.24</w:delText>
              </w:r>
            </w:del>
          </w:p>
        </w:tc>
        <w:tc>
          <w:tcPr>
            <w:tcW w:w="1350" w:type="dxa"/>
            <w:vAlign w:val="center"/>
          </w:tcPr>
          <w:p w14:paraId="56EB12E7" w14:textId="77777777" w:rsidR="0042527C" w:rsidRPr="00D821B1" w:rsidRDefault="0042527C" w:rsidP="00AE338C">
            <w:pPr>
              <w:spacing w:after="0" w:line="276" w:lineRule="auto"/>
              <w:jc w:val="center"/>
            </w:pPr>
            <w:r w:rsidRPr="00D821B1">
              <w:t>3.6%</w:t>
            </w:r>
          </w:p>
        </w:tc>
      </w:tr>
      <w:tr w:rsidR="0042527C" w:rsidRPr="00D821B1" w14:paraId="5B0A8448" w14:textId="77777777" w:rsidTr="0042527C">
        <w:trPr>
          <w:cantSplit/>
          <w:jc w:val="center"/>
        </w:trPr>
        <w:tc>
          <w:tcPr>
            <w:tcW w:w="2695" w:type="dxa"/>
            <w:tcBorders>
              <w:right w:val="single" w:sz="4" w:space="0" w:color="auto"/>
            </w:tcBorders>
          </w:tcPr>
          <w:p w14:paraId="3EC52E78" w14:textId="77777777" w:rsidR="0042527C" w:rsidRPr="00D821B1" w:rsidRDefault="0042527C" w:rsidP="00AE338C">
            <w:pPr>
              <w:spacing w:after="0" w:line="276" w:lineRule="auto"/>
            </w:pPr>
            <w:r w:rsidRPr="00D821B1">
              <w:t>Nonresident Wild Bison</w:t>
            </w:r>
          </w:p>
        </w:tc>
        <w:tc>
          <w:tcPr>
            <w:tcW w:w="1800" w:type="dxa"/>
          </w:tcPr>
          <w:p w14:paraId="2D948D75" w14:textId="77777777" w:rsidR="0042527C" w:rsidRPr="00D821B1" w:rsidRDefault="0042527C" w:rsidP="00AE338C">
            <w:pPr>
              <w:spacing w:after="0" w:line="276" w:lineRule="auto"/>
              <w:jc w:val="center"/>
            </w:pPr>
            <w:r w:rsidRPr="00D821B1">
              <w:t>$ 101.55</w:t>
            </w:r>
          </w:p>
        </w:tc>
        <w:tc>
          <w:tcPr>
            <w:tcW w:w="1170" w:type="dxa"/>
            <w:vAlign w:val="center"/>
          </w:tcPr>
          <w:p w14:paraId="37038F81" w14:textId="77777777" w:rsidR="0042527C" w:rsidRPr="00D821B1" w:rsidRDefault="0042527C" w:rsidP="00AE338C">
            <w:pPr>
              <w:spacing w:after="0" w:line="276" w:lineRule="auto"/>
              <w:jc w:val="center"/>
              <w:rPr>
                <w:snapToGrid w:val="0"/>
              </w:rPr>
            </w:pPr>
            <w:r w:rsidRPr="00D821B1">
              <w:rPr>
                <w:snapToGrid w:val="0"/>
              </w:rPr>
              <w:t>3.6%</w:t>
            </w:r>
          </w:p>
        </w:tc>
        <w:tc>
          <w:tcPr>
            <w:tcW w:w="1620" w:type="dxa"/>
          </w:tcPr>
          <w:p w14:paraId="1EA52514" w14:textId="77777777" w:rsidR="0042527C" w:rsidRPr="00D821B1" w:rsidRDefault="0042527C" w:rsidP="00AE338C">
            <w:pPr>
              <w:spacing w:after="0" w:line="276" w:lineRule="auto"/>
              <w:jc w:val="center"/>
            </w:pPr>
            <w:ins w:id="79" w:author="Hernandez, Hilary" w:date="2026-07-27T14:43:00Z" w16du:dateUtc="2026-07-27T20:43:00Z">
              <w:r w:rsidRPr="00D821B1">
                <w:t>$105.2</w:t>
              </w:r>
            </w:ins>
            <w:ins w:id="80" w:author="Hernandez, Hilary" w:date="2026-08-18T08:58:00Z" w16du:dateUtc="2026-08-18T14:58:00Z">
              <w:r w:rsidRPr="00D821B1">
                <w:t>0</w:t>
              </w:r>
            </w:ins>
            <w:del w:id="81" w:author="Hernandez, Hilary" w:date="2026-07-27T14:43:00Z" w16du:dateUtc="2026-07-27T20:43:00Z">
              <w:r w:rsidRPr="00D821B1" w:rsidDel="008C77EC">
                <w:delText>-</w:delText>
              </w:r>
            </w:del>
          </w:p>
        </w:tc>
        <w:tc>
          <w:tcPr>
            <w:tcW w:w="1350" w:type="dxa"/>
            <w:vAlign w:val="center"/>
          </w:tcPr>
          <w:p w14:paraId="408C223E" w14:textId="77777777" w:rsidR="0042527C" w:rsidRPr="00D821B1" w:rsidRDefault="0042527C" w:rsidP="00AE338C">
            <w:pPr>
              <w:spacing w:after="0" w:line="276" w:lineRule="auto"/>
              <w:jc w:val="center"/>
            </w:pPr>
            <w:ins w:id="82" w:author="Hernandez, Hilary" w:date="2026-07-27T14:44:00Z" w16du:dateUtc="2026-07-27T20:44:00Z">
              <w:r w:rsidRPr="00D821B1">
                <w:t>3.6%</w:t>
              </w:r>
            </w:ins>
            <w:del w:id="83" w:author="Hernandez, Hilary" w:date="2026-07-27T14:44:00Z" w16du:dateUtc="2026-07-27T20:44:00Z">
              <w:r w:rsidRPr="00D821B1" w:rsidDel="008C77EC">
                <w:delText>-</w:delText>
              </w:r>
            </w:del>
          </w:p>
        </w:tc>
      </w:tr>
    </w:tbl>
    <w:p w14:paraId="3D819D3E" w14:textId="77777777" w:rsidR="0042527C" w:rsidRPr="00D821B1" w:rsidRDefault="0042527C" w:rsidP="0042527C">
      <w:pPr>
        <w:tabs>
          <w:tab w:val="left" w:pos="720"/>
          <w:tab w:val="left" w:pos="1350"/>
        </w:tabs>
        <w:spacing w:after="0" w:line="276" w:lineRule="auto"/>
        <w:ind w:left="720"/>
      </w:pPr>
    </w:p>
    <w:p w14:paraId="307A1A42" w14:textId="77777777" w:rsidR="0042527C" w:rsidRPr="00D821B1" w:rsidRDefault="0042527C" w:rsidP="0042527C">
      <w:pPr>
        <w:tabs>
          <w:tab w:val="left" w:pos="720"/>
          <w:tab w:val="left" w:pos="1350"/>
        </w:tabs>
        <w:spacing w:after="200" w:line="276" w:lineRule="auto"/>
        <w:ind w:left="720"/>
      </w:pPr>
      <w:r w:rsidRPr="00D821B1">
        <w:t xml:space="preserve">All </w:t>
      </w:r>
      <w:ins w:id="84" w:author="Hernandez, Hilary" w:date="2026-08-04T14:03:00Z" w16du:dateUtc="2026-08-04T20:03:00Z">
        <w:r w:rsidRPr="00D821B1">
          <w:t>2026</w:t>
        </w:r>
      </w:ins>
      <w:del w:id="85" w:author="Hernandez, Hilary" w:date="2026-08-04T14:03:00Z" w16du:dateUtc="2026-08-04T20:03:00Z">
        <w:r w:rsidRPr="00D821B1" w:rsidDel="007B7518">
          <w:delText>2025</w:delText>
        </w:r>
      </w:del>
      <w:r w:rsidRPr="00D821B1">
        <w:t xml:space="preserve"> licenses sold through March </w:t>
      </w:r>
      <w:ins w:id="86" w:author="Hernandez, Hilary" w:date="2026-08-04T14:03:00Z" w16du:dateUtc="2026-08-04T20:03:00Z">
        <w:r w:rsidRPr="00D821B1">
          <w:t>2027</w:t>
        </w:r>
      </w:ins>
      <w:del w:id="87" w:author="Hernandez, Hilary" w:date="2026-08-04T14:03:00Z" w16du:dateUtc="2026-08-04T20:03:00Z">
        <w:r w:rsidRPr="00D821B1" w:rsidDel="007B7518">
          <w:delText>2026</w:delText>
        </w:r>
      </w:del>
      <w:r w:rsidRPr="00D821B1">
        <w:t xml:space="preserve"> shall be sold at the </w:t>
      </w:r>
      <w:ins w:id="88" w:author="Hernandez, Hilary" w:date="2026-08-04T14:03:00Z" w16du:dateUtc="2026-08-04T20:03:00Z">
        <w:r w:rsidRPr="00D821B1">
          <w:t>2026</w:t>
        </w:r>
      </w:ins>
      <w:del w:id="89" w:author="Hernandez, Hilary" w:date="2026-08-04T14:03:00Z" w16du:dateUtc="2026-08-04T20:03:00Z">
        <w:r w:rsidRPr="00D821B1" w:rsidDel="007B7518">
          <w:delText>2025</w:delText>
        </w:r>
      </w:del>
      <w:r w:rsidRPr="00D821B1">
        <w:t xml:space="preserve"> license fee and commission rates.</w:t>
      </w:r>
    </w:p>
    <w:p w14:paraId="34F7B8A4" w14:textId="77777777" w:rsidR="0042527C" w:rsidRPr="00D821B1" w:rsidRDefault="0042527C" w:rsidP="0042527C">
      <w:pPr>
        <w:widowControl w:val="0"/>
        <w:numPr>
          <w:ilvl w:val="1"/>
          <w:numId w:val="22"/>
        </w:numPr>
        <w:tabs>
          <w:tab w:val="left" w:pos="1440"/>
          <w:tab w:val="left" w:pos="2160"/>
        </w:tabs>
        <w:autoSpaceDE w:val="0"/>
        <w:autoSpaceDN w:val="0"/>
        <w:spacing w:after="200" w:line="276" w:lineRule="auto"/>
        <w:ind w:left="720"/>
        <w:rPr>
          <w:rFonts w:eastAsia="Arial"/>
        </w:rPr>
      </w:pPr>
      <w:r w:rsidRPr="00D821B1">
        <w:rPr>
          <w:rFonts w:eastAsia="Arial"/>
        </w:rPr>
        <w:t xml:space="preserve">Commission Rates for the System Agent:  The system agent </w:t>
      </w:r>
      <w:ins w:id="90" w:author="Hernandez, Hilary" w:date="2026-07-29T09:27:00Z" w16du:dateUtc="2026-07-29T15:27:00Z">
        <w:r w:rsidRPr="00D821B1">
          <w:rPr>
            <w:rFonts w:eastAsia="Arial"/>
          </w:rPr>
          <w:t>As</w:t>
        </w:r>
      </w:ins>
      <w:ins w:id="91" w:author="Hernandez, Hilary" w:date="2026-07-29T09:28:00Z" w16du:dateUtc="2026-07-29T15:28:00Z">
        <w:r w:rsidRPr="00D821B1">
          <w:rPr>
            <w:rFonts w:eastAsia="Arial"/>
          </w:rPr>
          <w:t xml:space="preserve">pira </w:t>
        </w:r>
      </w:ins>
      <w:r w:rsidRPr="00D821B1">
        <w:rPr>
          <w:rFonts w:eastAsia="Arial"/>
        </w:rPr>
        <w:t xml:space="preserve">shall be paid the commissions shown in the Table B.1 below for each license sold through the system:  </w:t>
      </w:r>
    </w:p>
    <w:p w14:paraId="1E732EF1" w14:textId="77777777" w:rsidR="0042527C" w:rsidRPr="00D821B1" w:rsidRDefault="0042527C" w:rsidP="0042527C">
      <w:pPr>
        <w:widowControl w:val="0"/>
        <w:numPr>
          <w:ilvl w:val="1"/>
          <w:numId w:val="21"/>
        </w:numPr>
        <w:tabs>
          <w:tab w:val="left" w:pos="1080"/>
        </w:tabs>
        <w:autoSpaceDE w:val="0"/>
        <w:autoSpaceDN w:val="0"/>
        <w:spacing w:after="200" w:line="276" w:lineRule="auto"/>
        <w:ind w:left="1080" w:hanging="360"/>
        <w:rPr>
          <w:rFonts w:eastAsia="Arial"/>
        </w:rPr>
      </w:pPr>
      <w:r w:rsidRPr="00D821B1">
        <w:rPr>
          <w:rFonts w:eastAsia="Arial"/>
        </w:rPr>
        <w:t>Commission pricing for any CPW Commissionable Product sold through IPAWS</w:t>
      </w: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mmissino Rates for Products sold through IPAWS"/>
        <w:tblDescription w:val="Commission Rates for Products sold through IPAWS"/>
      </w:tblPr>
      <w:tblGrid>
        <w:gridCol w:w="6300"/>
        <w:gridCol w:w="2425"/>
      </w:tblGrid>
      <w:tr w:rsidR="0042527C" w:rsidRPr="00D821B1" w14:paraId="5A6C31DC" w14:textId="77777777" w:rsidTr="00AE338C">
        <w:tc>
          <w:tcPr>
            <w:tcW w:w="6300" w:type="dxa"/>
          </w:tcPr>
          <w:p w14:paraId="43DC9257" w14:textId="77777777" w:rsidR="0042527C" w:rsidRPr="00D821B1" w:rsidRDefault="0042527C" w:rsidP="0042527C">
            <w:pPr>
              <w:tabs>
                <w:tab w:val="left" w:pos="720"/>
              </w:tabs>
              <w:spacing w:after="200" w:line="276" w:lineRule="auto"/>
              <w:rPr>
                <w:b/>
              </w:rPr>
            </w:pPr>
            <w:r w:rsidRPr="00D821B1">
              <w:rPr>
                <w:b/>
              </w:rPr>
              <w:t>Table B.1: Commission Rates</w:t>
            </w:r>
          </w:p>
        </w:tc>
        <w:tc>
          <w:tcPr>
            <w:tcW w:w="2425" w:type="dxa"/>
          </w:tcPr>
          <w:p w14:paraId="7FE6F5AF" w14:textId="77777777" w:rsidR="0042527C" w:rsidRPr="00D821B1" w:rsidRDefault="0042527C" w:rsidP="0042527C">
            <w:pPr>
              <w:tabs>
                <w:tab w:val="left" w:pos="720"/>
              </w:tabs>
              <w:spacing w:after="200" w:line="276" w:lineRule="auto"/>
              <w:rPr>
                <w:b/>
              </w:rPr>
            </w:pPr>
            <w:r w:rsidRPr="00D821B1">
              <w:rPr>
                <w:b/>
              </w:rPr>
              <w:t>IPAWS Products</w:t>
            </w:r>
          </w:p>
        </w:tc>
      </w:tr>
      <w:tr w:rsidR="0042527C" w:rsidRPr="00D821B1" w14:paraId="65C1915B" w14:textId="77777777" w:rsidTr="00AE338C">
        <w:tc>
          <w:tcPr>
            <w:tcW w:w="6300" w:type="dxa"/>
          </w:tcPr>
          <w:p w14:paraId="03C1A55C" w14:textId="77777777" w:rsidR="0042527C" w:rsidRPr="00D821B1" w:rsidRDefault="0042527C" w:rsidP="0042527C">
            <w:pPr>
              <w:numPr>
                <w:ilvl w:val="0"/>
                <w:numId w:val="23"/>
              </w:numPr>
              <w:tabs>
                <w:tab w:val="left" w:pos="342"/>
              </w:tabs>
              <w:spacing w:after="200" w:line="276" w:lineRule="auto"/>
            </w:pPr>
            <w:r w:rsidRPr="00D821B1">
              <w:t>Contractor Commission Fee percent commission rate to cover AWO System operation and maintenance cost for those products less than $100 and not listed below in c.</w:t>
            </w:r>
          </w:p>
        </w:tc>
        <w:tc>
          <w:tcPr>
            <w:tcW w:w="2425" w:type="dxa"/>
            <w:vAlign w:val="center"/>
          </w:tcPr>
          <w:p w14:paraId="36F16522" w14:textId="77777777" w:rsidR="0042527C" w:rsidRPr="00D821B1" w:rsidRDefault="0042527C" w:rsidP="0042527C">
            <w:pPr>
              <w:tabs>
                <w:tab w:val="left" w:pos="720"/>
              </w:tabs>
              <w:spacing w:after="200" w:line="276" w:lineRule="auto"/>
              <w:jc w:val="center"/>
            </w:pPr>
            <w:r w:rsidRPr="00D821B1">
              <w:t>3.7%</w:t>
            </w:r>
          </w:p>
        </w:tc>
      </w:tr>
      <w:tr w:rsidR="0042527C" w:rsidRPr="00D821B1" w14:paraId="56E4234C" w14:textId="77777777" w:rsidTr="00AE338C">
        <w:tc>
          <w:tcPr>
            <w:tcW w:w="6300" w:type="dxa"/>
          </w:tcPr>
          <w:p w14:paraId="4DF23F40" w14:textId="77777777" w:rsidR="0042527C" w:rsidRPr="00D821B1" w:rsidRDefault="0042527C" w:rsidP="0042527C">
            <w:pPr>
              <w:numPr>
                <w:ilvl w:val="0"/>
                <w:numId w:val="23"/>
              </w:numPr>
              <w:tabs>
                <w:tab w:val="left" w:pos="342"/>
              </w:tabs>
              <w:spacing w:after="200" w:line="276" w:lineRule="auto"/>
            </w:pPr>
            <w:r w:rsidRPr="00D821B1">
              <w:t xml:space="preserve">Contractor Commission Fee flat fee commission rate to cover AWO System operation and maintenance cost for those products $100 or greater and not listed below in c. </w:t>
            </w:r>
          </w:p>
        </w:tc>
        <w:tc>
          <w:tcPr>
            <w:tcW w:w="2425" w:type="dxa"/>
            <w:vAlign w:val="center"/>
          </w:tcPr>
          <w:p w14:paraId="6171695E" w14:textId="77777777" w:rsidR="0042527C" w:rsidRPr="00D821B1" w:rsidRDefault="0042527C" w:rsidP="0042527C">
            <w:pPr>
              <w:tabs>
                <w:tab w:val="left" w:pos="720"/>
              </w:tabs>
              <w:spacing w:after="200" w:line="276" w:lineRule="auto"/>
              <w:jc w:val="center"/>
            </w:pPr>
            <w:r w:rsidRPr="00D821B1">
              <w:t>$4.25</w:t>
            </w:r>
          </w:p>
        </w:tc>
      </w:tr>
      <w:tr w:rsidR="0042527C" w:rsidRPr="00D821B1" w14:paraId="577E2345" w14:textId="77777777" w:rsidTr="00AE338C">
        <w:tc>
          <w:tcPr>
            <w:tcW w:w="6300" w:type="dxa"/>
          </w:tcPr>
          <w:p w14:paraId="092B06E2" w14:textId="77777777" w:rsidR="0042527C" w:rsidRPr="00D821B1" w:rsidRDefault="0042527C" w:rsidP="0042527C">
            <w:pPr>
              <w:tabs>
                <w:tab w:val="left" w:pos="720"/>
              </w:tabs>
              <w:spacing w:after="200" w:line="276" w:lineRule="auto"/>
            </w:pPr>
            <w:r w:rsidRPr="00D821B1">
              <w:t xml:space="preserve">c.1. All Wildlife Applications, regardless of Product Cost. </w:t>
            </w:r>
          </w:p>
        </w:tc>
        <w:tc>
          <w:tcPr>
            <w:tcW w:w="2425" w:type="dxa"/>
            <w:vAlign w:val="center"/>
          </w:tcPr>
          <w:p w14:paraId="52B3D1A2" w14:textId="77777777" w:rsidR="0042527C" w:rsidRPr="00D821B1" w:rsidRDefault="0042527C" w:rsidP="0042527C">
            <w:pPr>
              <w:tabs>
                <w:tab w:val="left" w:pos="720"/>
              </w:tabs>
              <w:spacing w:after="200" w:line="276" w:lineRule="auto"/>
              <w:jc w:val="center"/>
            </w:pPr>
            <w:r w:rsidRPr="00D821B1">
              <w:t>$4.25</w:t>
            </w:r>
          </w:p>
        </w:tc>
      </w:tr>
      <w:tr w:rsidR="0042527C" w:rsidRPr="00D821B1" w14:paraId="51130274" w14:textId="77777777" w:rsidTr="00AE338C">
        <w:tc>
          <w:tcPr>
            <w:tcW w:w="6300" w:type="dxa"/>
          </w:tcPr>
          <w:p w14:paraId="1D1BEBBB" w14:textId="77777777" w:rsidR="0042527C" w:rsidRPr="00D821B1" w:rsidRDefault="0042527C" w:rsidP="0042527C">
            <w:pPr>
              <w:tabs>
                <w:tab w:val="left" w:pos="720"/>
              </w:tabs>
              <w:spacing w:after="200" w:line="276" w:lineRule="auto"/>
            </w:pPr>
            <w:r w:rsidRPr="00D821B1">
              <w:t>c.2. Parks variable cost products, regardless of actual Product Cost.</w:t>
            </w:r>
          </w:p>
        </w:tc>
        <w:tc>
          <w:tcPr>
            <w:tcW w:w="2425" w:type="dxa"/>
            <w:vAlign w:val="center"/>
          </w:tcPr>
          <w:p w14:paraId="532F1A5B" w14:textId="77777777" w:rsidR="0042527C" w:rsidRPr="00D821B1" w:rsidRDefault="0042527C" w:rsidP="0042527C">
            <w:pPr>
              <w:tabs>
                <w:tab w:val="left" w:pos="720"/>
              </w:tabs>
              <w:spacing w:after="200" w:line="276" w:lineRule="auto"/>
              <w:jc w:val="center"/>
            </w:pPr>
            <w:r w:rsidRPr="00D821B1">
              <w:t>3.7%</w:t>
            </w:r>
          </w:p>
        </w:tc>
      </w:tr>
      <w:tr w:rsidR="0042527C" w:rsidRPr="00D821B1" w14:paraId="428F5B04" w14:textId="77777777" w:rsidTr="00AE338C">
        <w:tc>
          <w:tcPr>
            <w:tcW w:w="6300" w:type="dxa"/>
          </w:tcPr>
          <w:p w14:paraId="6151FD79" w14:textId="77777777" w:rsidR="0042527C" w:rsidRPr="00D821B1" w:rsidRDefault="0042527C" w:rsidP="0042527C">
            <w:pPr>
              <w:tabs>
                <w:tab w:val="left" w:pos="720"/>
              </w:tabs>
              <w:spacing w:after="200" w:line="276" w:lineRule="auto"/>
              <w:rPr>
                <w:b/>
              </w:rPr>
            </w:pPr>
            <w:r w:rsidRPr="00D821B1">
              <w:rPr>
                <w:b/>
              </w:rPr>
              <w:t>Breakout Costs</w:t>
            </w:r>
          </w:p>
        </w:tc>
        <w:tc>
          <w:tcPr>
            <w:tcW w:w="2425" w:type="dxa"/>
            <w:vAlign w:val="center"/>
          </w:tcPr>
          <w:p w14:paraId="2175E2ED" w14:textId="77777777" w:rsidR="0042527C" w:rsidRPr="00D821B1" w:rsidRDefault="0042527C" w:rsidP="0042527C">
            <w:pPr>
              <w:tabs>
                <w:tab w:val="left" w:pos="720"/>
              </w:tabs>
              <w:spacing w:after="200" w:line="276" w:lineRule="auto"/>
              <w:jc w:val="center"/>
            </w:pPr>
          </w:p>
        </w:tc>
      </w:tr>
      <w:tr w:rsidR="0042527C" w:rsidRPr="00D821B1" w14:paraId="5A6D2505" w14:textId="77777777" w:rsidTr="00AE338C">
        <w:tc>
          <w:tcPr>
            <w:tcW w:w="6300" w:type="dxa"/>
          </w:tcPr>
          <w:p w14:paraId="10A375C8" w14:textId="77777777" w:rsidR="0042527C" w:rsidRPr="00D821B1" w:rsidRDefault="0042527C" w:rsidP="0042527C">
            <w:pPr>
              <w:tabs>
                <w:tab w:val="left" w:pos="720"/>
              </w:tabs>
              <w:spacing w:after="200" w:line="276" w:lineRule="auto"/>
            </w:pPr>
            <w:r w:rsidRPr="00D821B1">
              <w:t>Contractor credit card fee</w:t>
            </w:r>
          </w:p>
        </w:tc>
        <w:tc>
          <w:tcPr>
            <w:tcW w:w="2425" w:type="dxa"/>
            <w:vAlign w:val="center"/>
          </w:tcPr>
          <w:p w14:paraId="69EA3E83" w14:textId="77777777" w:rsidR="0042527C" w:rsidRPr="00D821B1" w:rsidRDefault="0042527C" w:rsidP="0042527C">
            <w:pPr>
              <w:tabs>
                <w:tab w:val="left" w:pos="720"/>
              </w:tabs>
              <w:spacing w:after="200" w:line="276" w:lineRule="auto"/>
              <w:jc w:val="center"/>
            </w:pPr>
            <w:r w:rsidRPr="00D821B1">
              <w:t>2.2%</w:t>
            </w:r>
          </w:p>
        </w:tc>
      </w:tr>
      <w:tr w:rsidR="0042527C" w:rsidRPr="00D821B1" w14:paraId="37AF0310" w14:textId="77777777" w:rsidTr="00AE338C">
        <w:tc>
          <w:tcPr>
            <w:tcW w:w="6300" w:type="dxa"/>
          </w:tcPr>
          <w:p w14:paraId="28320D34" w14:textId="77777777" w:rsidR="0042527C" w:rsidRPr="00D821B1" w:rsidRDefault="0042527C" w:rsidP="0042527C">
            <w:pPr>
              <w:tabs>
                <w:tab w:val="left" w:pos="720"/>
              </w:tabs>
              <w:spacing w:after="200" w:line="276" w:lineRule="auto"/>
            </w:pPr>
            <w:r w:rsidRPr="00D821B1">
              <w:lastRenderedPageBreak/>
              <w:t>Contractor fulfillment fee</w:t>
            </w:r>
          </w:p>
        </w:tc>
        <w:tc>
          <w:tcPr>
            <w:tcW w:w="2425" w:type="dxa"/>
            <w:vAlign w:val="center"/>
          </w:tcPr>
          <w:p w14:paraId="23315C4F" w14:textId="77777777" w:rsidR="0042527C" w:rsidRPr="00D821B1" w:rsidRDefault="0042527C" w:rsidP="0042527C">
            <w:pPr>
              <w:tabs>
                <w:tab w:val="left" w:pos="720"/>
              </w:tabs>
              <w:spacing w:after="200" w:line="276" w:lineRule="auto"/>
              <w:jc w:val="center"/>
            </w:pPr>
            <w:r w:rsidRPr="00D821B1">
              <w:t>$1.45</w:t>
            </w:r>
          </w:p>
        </w:tc>
      </w:tr>
    </w:tbl>
    <w:p w14:paraId="501557C6" w14:textId="77777777" w:rsidR="0042527C" w:rsidRPr="00D821B1" w:rsidRDefault="0042527C" w:rsidP="0042527C">
      <w:pPr>
        <w:tabs>
          <w:tab w:val="left" w:pos="820"/>
          <w:tab w:val="left" w:pos="821"/>
        </w:tabs>
        <w:spacing w:after="200" w:line="276" w:lineRule="auto"/>
        <w:ind w:right="125"/>
        <w:rPr>
          <w:ins w:id="92" w:author="Hernandez, Hilary" w:date="2026-07-29T09:28:00Z" w16du:dateUtc="2026-07-29T15:28:00Z"/>
        </w:rPr>
      </w:pPr>
    </w:p>
    <w:p w14:paraId="5DD53466" w14:textId="77777777" w:rsidR="0042527C" w:rsidRPr="00D821B1" w:rsidRDefault="0042527C" w:rsidP="0042527C">
      <w:pPr>
        <w:widowControl w:val="0"/>
        <w:numPr>
          <w:ilvl w:val="0"/>
          <w:numId w:val="61"/>
        </w:numPr>
        <w:tabs>
          <w:tab w:val="left" w:pos="720"/>
        </w:tabs>
        <w:autoSpaceDE w:val="0"/>
        <w:autoSpaceDN w:val="0"/>
        <w:spacing w:after="200" w:line="276" w:lineRule="auto"/>
        <w:ind w:left="540" w:right="125" w:hanging="270"/>
        <w:rPr>
          <w:rFonts w:eastAsia="Arial"/>
        </w:rPr>
      </w:pPr>
      <w:ins w:id="93" w:author="Hernandez, Hilary" w:date="2026-07-29T09:29:00Z" w16du:dateUtc="2026-07-29T15:29:00Z">
        <w:r w:rsidRPr="00D821B1">
          <w:rPr>
            <w:rFonts w:eastAsia="Arial"/>
          </w:rPr>
          <w:t xml:space="preserve">Commission Rates for the System Agent:  The system agent Brandt shall be paid the commissions shown in the Table C.1 below for each product sold through the system once the system goes live June </w:t>
        </w:r>
      </w:ins>
      <w:ins w:id="94" w:author="Hernandez, Hilary" w:date="2026-08-18T10:39:00Z" w16du:dateUtc="2026-08-18T16:39:00Z">
        <w:r w:rsidRPr="00D821B1">
          <w:rPr>
            <w:rFonts w:eastAsia="Arial"/>
          </w:rPr>
          <w:t>8,</w:t>
        </w:r>
      </w:ins>
      <w:ins w:id="95" w:author="Hernandez, Hilary" w:date="2026-07-29T09:29:00Z" w16du:dateUtc="2026-07-29T15:29:00Z">
        <w:r w:rsidRPr="00D821B1">
          <w:rPr>
            <w:rFonts w:eastAsia="Arial"/>
          </w:rPr>
          <w:t xml:space="preserve"> 2027:  </w:t>
        </w:r>
      </w:ins>
    </w:p>
    <w:p w14:paraId="5748155B" w14:textId="77777777" w:rsidR="0042527C" w:rsidRPr="00D821B1" w:rsidDel="0009270E" w:rsidRDefault="0042527C" w:rsidP="0042527C">
      <w:pPr>
        <w:widowControl w:val="0"/>
        <w:numPr>
          <w:ilvl w:val="1"/>
          <w:numId w:val="61"/>
        </w:numPr>
        <w:tabs>
          <w:tab w:val="left" w:pos="720"/>
        </w:tabs>
        <w:autoSpaceDE w:val="0"/>
        <w:autoSpaceDN w:val="0"/>
        <w:spacing w:after="200" w:line="276" w:lineRule="auto"/>
        <w:ind w:right="125"/>
        <w:rPr>
          <w:del w:id="96" w:author="Hernandez, Hilary" w:date="2026-07-29T09:31:00Z" w16du:dateUtc="2026-07-29T15:31:00Z"/>
          <w:rFonts w:eastAsia="Arial"/>
        </w:rPr>
      </w:pPr>
      <w:ins w:id="97" w:author="Hernandez, Hilary" w:date="2026-07-29T09:30:00Z" w16du:dateUtc="2026-07-29T15:30:00Z">
        <w:r w:rsidRPr="00D821B1">
          <w:rPr>
            <w:rFonts w:eastAsia="Arial"/>
            <w:color w:val="000000"/>
          </w:rPr>
          <w:t>Commission pricing for any CPW Commissionable Product sold through PROWL</w:t>
        </w:r>
      </w:ins>
    </w:p>
    <w:p w14:paraId="036817E8" w14:textId="77777777" w:rsidR="0042527C" w:rsidRPr="00D821B1" w:rsidRDefault="0042527C" w:rsidP="0042527C">
      <w:pPr>
        <w:widowControl w:val="0"/>
        <w:numPr>
          <w:ilvl w:val="1"/>
          <w:numId w:val="61"/>
        </w:numPr>
        <w:tabs>
          <w:tab w:val="left" w:pos="720"/>
        </w:tabs>
        <w:autoSpaceDE w:val="0"/>
        <w:autoSpaceDN w:val="0"/>
        <w:spacing w:after="200" w:line="276" w:lineRule="auto"/>
        <w:ind w:right="125"/>
        <w:rPr>
          <w:ins w:id="98" w:author="Hernandez, Hilary" w:date="2026-07-29T09:31:00Z"/>
          <w:rFonts w:eastAsia="Arial"/>
        </w:rPr>
      </w:pPr>
      <w:bookmarkStart w:id="99" w:name="_Toc194666145"/>
    </w:p>
    <w:tbl>
      <w:tblPr>
        <w:tblW w:w="0" w:type="auto"/>
        <w:tblInd w:w="805" w:type="dxa"/>
        <w:tblCellMar>
          <w:top w:w="15" w:type="dxa"/>
          <w:left w:w="15" w:type="dxa"/>
          <w:bottom w:w="15" w:type="dxa"/>
          <w:right w:w="15" w:type="dxa"/>
        </w:tblCellMar>
        <w:tblLook w:val="04A0" w:firstRow="1" w:lastRow="0" w:firstColumn="1" w:lastColumn="0" w:noHBand="0" w:noVBand="1"/>
      </w:tblPr>
      <w:tblGrid>
        <w:gridCol w:w="6210"/>
        <w:gridCol w:w="2335"/>
      </w:tblGrid>
      <w:tr w:rsidR="0042527C" w:rsidRPr="00D821B1" w14:paraId="234A70E0" w14:textId="77777777" w:rsidTr="00AE338C">
        <w:trPr>
          <w:ins w:id="100"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69DC92" w14:textId="77777777" w:rsidR="0042527C" w:rsidRPr="00D821B1" w:rsidRDefault="0042527C" w:rsidP="0042527C">
            <w:pPr>
              <w:keepNext/>
              <w:spacing w:after="200"/>
              <w:outlineLvl w:val="1"/>
              <w:rPr>
                <w:ins w:id="101" w:author="Hernandez, Hilary" w:date="2026-07-29T09:31:00Z"/>
                <w:rFonts w:eastAsia="Times New Roman"/>
                <w:b/>
                <w:bCs/>
                <w:iCs/>
                <w:lang w:val="x-none" w:eastAsia="x-none"/>
              </w:rPr>
            </w:pPr>
            <w:ins w:id="102" w:author="Hernandez, Hilary" w:date="2026-07-29T09:31:00Z">
              <w:r w:rsidRPr="00D821B1">
                <w:rPr>
                  <w:rFonts w:eastAsia="Times New Roman"/>
                  <w:b/>
                  <w:bCs/>
                  <w:iCs/>
                  <w:lang w:val="x-none" w:eastAsia="x-none"/>
                </w:rPr>
                <w:t>Table C.1: Commission Rates</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3FBD35" w14:textId="77777777" w:rsidR="0042527C" w:rsidRPr="00D821B1" w:rsidRDefault="0042527C" w:rsidP="0042527C">
            <w:pPr>
              <w:keepNext/>
              <w:spacing w:after="200"/>
              <w:outlineLvl w:val="1"/>
              <w:rPr>
                <w:ins w:id="103" w:author="Hernandez, Hilary" w:date="2026-07-29T09:31:00Z"/>
                <w:rFonts w:eastAsia="Times New Roman"/>
                <w:b/>
                <w:bCs/>
                <w:iCs/>
                <w:lang w:val="x-none" w:eastAsia="x-none"/>
              </w:rPr>
            </w:pPr>
            <w:ins w:id="104" w:author="Hernandez, Hilary" w:date="2026-07-29T09:31:00Z">
              <w:r w:rsidRPr="00D821B1">
                <w:rPr>
                  <w:rFonts w:eastAsia="Times New Roman"/>
                  <w:b/>
                  <w:bCs/>
                  <w:iCs/>
                  <w:lang w:val="x-none" w:eastAsia="x-none"/>
                </w:rPr>
                <w:t>PROWL Products</w:t>
              </w:r>
            </w:ins>
          </w:p>
        </w:tc>
      </w:tr>
      <w:tr w:rsidR="0042527C" w:rsidRPr="00D821B1" w14:paraId="734AC77F" w14:textId="77777777" w:rsidTr="00AE338C">
        <w:trPr>
          <w:ins w:id="105"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D8F3F3" w14:textId="77777777" w:rsidR="0042527C" w:rsidRPr="00D821B1" w:rsidRDefault="0042527C">
            <w:pPr>
              <w:keepNext/>
              <w:numPr>
                <w:ilvl w:val="0"/>
                <w:numId w:val="62"/>
              </w:numPr>
              <w:spacing w:after="200"/>
              <w:outlineLvl w:val="1"/>
              <w:rPr>
                <w:ins w:id="106" w:author="Hernandez, Hilary" w:date="2026-07-29T09:31:00Z"/>
              </w:rPr>
              <w:pPrChange w:id="107" w:author="Vornholt, Molly" w:date="2026-08-20T12:14:00Z" w16du:dateUtc="2026-08-20T18:14:00Z">
                <w:pPr>
                  <w:pStyle w:val="Heading2"/>
                  <w:numPr>
                    <w:numId w:val="63"/>
                  </w:numPr>
                  <w:tabs>
                    <w:tab w:val="num" w:pos="720"/>
                  </w:tabs>
                  <w:ind w:left="700" w:hanging="360"/>
                </w:pPr>
              </w:pPrChange>
            </w:pPr>
            <w:ins w:id="108" w:author="Hernandez, Hilary" w:date="2026-07-29T09:31:00Z">
              <w:r w:rsidRPr="00D821B1">
                <w:rPr>
                  <w:rFonts w:eastAsia="Times New Roman"/>
                  <w:b/>
                  <w:bCs/>
                  <w:iCs/>
                  <w:lang w:val="x-none" w:eastAsia="x-none"/>
                </w:rPr>
                <w:t>Contractor Commission Fee percent commission rate to cover PROWL System operation and maintenance cost for those products less than $100 and not listed below in c.</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3A26C" w14:textId="77777777" w:rsidR="0042527C" w:rsidRPr="00D821B1" w:rsidRDefault="0042527C" w:rsidP="0042527C">
            <w:pPr>
              <w:keepNext/>
              <w:spacing w:after="200"/>
              <w:outlineLvl w:val="1"/>
              <w:rPr>
                <w:ins w:id="109" w:author="Hernandez, Hilary" w:date="2026-07-29T09:31:00Z"/>
                <w:rFonts w:eastAsia="Times New Roman"/>
                <w:b/>
                <w:bCs/>
                <w:iCs/>
                <w:lang w:val="x-none" w:eastAsia="x-none"/>
              </w:rPr>
            </w:pPr>
            <w:ins w:id="110" w:author="Hernandez, Hilary" w:date="2026-07-29T09:31:00Z">
              <w:r w:rsidRPr="00D821B1">
                <w:rPr>
                  <w:rFonts w:eastAsia="Times New Roman"/>
                  <w:b/>
                  <w:bCs/>
                  <w:iCs/>
                  <w:lang w:val="x-none" w:eastAsia="x-none"/>
                </w:rPr>
                <w:t>2.8%</w:t>
              </w:r>
            </w:ins>
          </w:p>
        </w:tc>
      </w:tr>
      <w:tr w:rsidR="0042527C" w:rsidRPr="00D821B1" w14:paraId="6705F818" w14:textId="77777777" w:rsidTr="00AE338C">
        <w:trPr>
          <w:ins w:id="111"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D4512B" w14:textId="77777777" w:rsidR="0042527C" w:rsidRPr="00D821B1" w:rsidRDefault="0042527C" w:rsidP="0042527C">
            <w:pPr>
              <w:keepNext/>
              <w:numPr>
                <w:ilvl w:val="0"/>
                <w:numId w:val="63"/>
              </w:numPr>
              <w:spacing w:after="200"/>
              <w:outlineLvl w:val="1"/>
              <w:rPr>
                <w:ins w:id="112" w:author="Hernandez, Hilary" w:date="2026-07-29T09:31:00Z"/>
                <w:rFonts w:eastAsia="Times New Roman"/>
                <w:b/>
                <w:bCs/>
                <w:iCs/>
                <w:lang w:val="x-none" w:eastAsia="x-none"/>
              </w:rPr>
            </w:pPr>
            <w:ins w:id="113" w:author="Hernandez, Hilary" w:date="2026-07-29T09:31:00Z">
              <w:r w:rsidRPr="00D821B1">
                <w:rPr>
                  <w:rFonts w:eastAsia="Times New Roman"/>
                  <w:b/>
                  <w:bCs/>
                  <w:iCs/>
                  <w:lang w:val="x-none" w:eastAsia="x-none"/>
                </w:rPr>
                <w:t>Contractor Commission Fee flat fee commission rate to cover PROWL System operation and maintenance cost for those products $100 or greater and not listed below in c. </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3AA62D" w14:textId="77777777" w:rsidR="0042527C" w:rsidRPr="00D821B1" w:rsidRDefault="0042527C" w:rsidP="0042527C">
            <w:pPr>
              <w:keepNext/>
              <w:spacing w:after="200"/>
              <w:outlineLvl w:val="1"/>
              <w:rPr>
                <w:ins w:id="114" w:author="Hernandez, Hilary" w:date="2026-07-29T09:31:00Z"/>
                <w:rFonts w:eastAsia="Times New Roman"/>
                <w:b/>
                <w:bCs/>
                <w:iCs/>
                <w:lang w:val="x-none" w:eastAsia="x-none"/>
              </w:rPr>
            </w:pPr>
            <w:ins w:id="115" w:author="Hernandez, Hilary" w:date="2026-07-29T09:31:00Z">
              <w:r w:rsidRPr="00D821B1">
                <w:rPr>
                  <w:rFonts w:eastAsia="Times New Roman"/>
                  <w:b/>
                  <w:bCs/>
                  <w:iCs/>
                  <w:lang w:val="x-none" w:eastAsia="x-none"/>
                </w:rPr>
                <w:t>$3.25</w:t>
              </w:r>
            </w:ins>
          </w:p>
        </w:tc>
      </w:tr>
      <w:tr w:rsidR="0042527C" w:rsidRPr="00D821B1" w14:paraId="02EF1B01" w14:textId="77777777" w:rsidTr="00AE338C">
        <w:trPr>
          <w:ins w:id="116"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0B9233" w14:textId="77777777" w:rsidR="0042527C" w:rsidRPr="00D821B1" w:rsidRDefault="0042527C" w:rsidP="0042527C">
            <w:pPr>
              <w:keepNext/>
              <w:spacing w:after="200"/>
              <w:outlineLvl w:val="1"/>
              <w:rPr>
                <w:ins w:id="117" w:author="Hernandez, Hilary" w:date="2026-07-29T09:31:00Z"/>
                <w:rFonts w:eastAsia="Times New Roman"/>
                <w:b/>
                <w:bCs/>
                <w:iCs/>
                <w:lang w:val="x-none" w:eastAsia="x-none"/>
              </w:rPr>
            </w:pPr>
            <w:ins w:id="118" w:author="Hernandez, Hilary" w:date="2026-07-29T09:31:00Z">
              <w:r w:rsidRPr="00D821B1">
                <w:rPr>
                  <w:rFonts w:eastAsia="Times New Roman"/>
                  <w:b/>
                  <w:bCs/>
                  <w:iCs/>
                  <w:lang w:val="x-none" w:eastAsia="x-none"/>
                </w:rPr>
                <w:t>c.1. All Wildlife Applications, regardless of Product Cost. </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F4946E" w14:textId="77777777" w:rsidR="0042527C" w:rsidRPr="00D821B1" w:rsidRDefault="0042527C" w:rsidP="0042527C">
            <w:pPr>
              <w:keepNext/>
              <w:spacing w:after="200"/>
              <w:outlineLvl w:val="1"/>
              <w:rPr>
                <w:ins w:id="119" w:author="Hernandez, Hilary" w:date="2026-07-29T09:31:00Z"/>
                <w:rFonts w:eastAsia="Times New Roman"/>
                <w:b/>
                <w:bCs/>
                <w:iCs/>
                <w:lang w:val="x-none" w:eastAsia="x-none"/>
              </w:rPr>
            </w:pPr>
            <w:ins w:id="120" w:author="Hernandez, Hilary" w:date="2026-07-29T09:31:00Z">
              <w:r w:rsidRPr="00D821B1">
                <w:rPr>
                  <w:rFonts w:eastAsia="Times New Roman"/>
                  <w:b/>
                  <w:bCs/>
                  <w:iCs/>
                  <w:lang w:val="x-none" w:eastAsia="x-none"/>
                </w:rPr>
                <w:t>$3.90</w:t>
              </w:r>
            </w:ins>
          </w:p>
        </w:tc>
      </w:tr>
      <w:tr w:rsidR="0042527C" w:rsidRPr="00D821B1" w14:paraId="45BCFEDA" w14:textId="77777777" w:rsidTr="00AE338C">
        <w:trPr>
          <w:ins w:id="121"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EB9D14" w14:textId="77777777" w:rsidR="0042527C" w:rsidRPr="00D821B1" w:rsidRDefault="0042527C" w:rsidP="0042527C">
            <w:pPr>
              <w:keepNext/>
              <w:spacing w:after="200"/>
              <w:outlineLvl w:val="1"/>
              <w:rPr>
                <w:ins w:id="122" w:author="Hernandez, Hilary" w:date="2026-07-29T09:31:00Z"/>
                <w:rFonts w:eastAsia="Times New Roman"/>
                <w:b/>
                <w:bCs/>
                <w:iCs/>
                <w:lang w:val="x-none" w:eastAsia="x-none"/>
              </w:rPr>
            </w:pPr>
            <w:ins w:id="123" w:author="Hernandez, Hilary" w:date="2026-07-29T09:31:00Z">
              <w:r w:rsidRPr="00D821B1">
                <w:rPr>
                  <w:rFonts w:eastAsia="Times New Roman"/>
                  <w:b/>
                  <w:bCs/>
                  <w:iCs/>
                  <w:lang w:val="x-none" w:eastAsia="x-none"/>
                </w:rPr>
                <w:t>c.2. Parks variable cost products, regardless of actual Product Cost.</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F5C615" w14:textId="77777777" w:rsidR="0042527C" w:rsidRPr="00D821B1" w:rsidRDefault="0042527C" w:rsidP="0042527C">
            <w:pPr>
              <w:keepNext/>
              <w:spacing w:after="200"/>
              <w:outlineLvl w:val="1"/>
              <w:rPr>
                <w:ins w:id="124" w:author="Hernandez, Hilary" w:date="2026-07-29T09:31:00Z"/>
                <w:rFonts w:eastAsia="Times New Roman"/>
                <w:b/>
                <w:bCs/>
                <w:iCs/>
                <w:lang w:val="x-none" w:eastAsia="x-none"/>
              </w:rPr>
            </w:pPr>
            <w:ins w:id="125" w:author="Hernandez, Hilary" w:date="2026-07-29T09:31:00Z">
              <w:r w:rsidRPr="00D821B1">
                <w:rPr>
                  <w:rFonts w:eastAsia="Times New Roman"/>
                  <w:b/>
                  <w:bCs/>
                  <w:iCs/>
                  <w:lang w:val="x-none" w:eastAsia="x-none"/>
                </w:rPr>
                <w:t>2.85%</w:t>
              </w:r>
            </w:ins>
          </w:p>
        </w:tc>
      </w:tr>
      <w:tr w:rsidR="0042527C" w:rsidRPr="00D821B1" w14:paraId="23744E10" w14:textId="77777777" w:rsidTr="00AE338C">
        <w:trPr>
          <w:ins w:id="126"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89C842" w14:textId="77777777" w:rsidR="0042527C" w:rsidRPr="00D821B1" w:rsidRDefault="0042527C" w:rsidP="0042527C">
            <w:pPr>
              <w:keepNext/>
              <w:spacing w:after="200"/>
              <w:outlineLvl w:val="1"/>
              <w:rPr>
                <w:ins w:id="127" w:author="Hernandez, Hilary" w:date="2026-07-29T09:31:00Z"/>
                <w:rFonts w:eastAsia="Times New Roman"/>
                <w:b/>
                <w:bCs/>
                <w:iCs/>
                <w:lang w:val="x-none" w:eastAsia="x-none"/>
              </w:rPr>
            </w:pPr>
            <w:ins w:id="128" w:author="Hernandez, Hilary" w:date="2026-07-29T09:31:00Z">
              <w:r w:rsidRPr="00D821B1">
                <w:rPr>
                  <w:rFonts w:eastAsia="Times New Roman"/>
                  <w:b/>
                  <w:bCs/>
                  <w:iCs/>
                  <w:lang w:val="x-none" w:eastAsia="x-none"/>
                </w:rPr>
                <w:t>Breakout Costs</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D48EBB" w14:textId="77777777" w:rsidR="0042527C" w:rsidRPr="00D821B1" w:rsidRDefault="0042527C" w:rsidP="0042527C">
            <w:pPr>
              <w:keepNext/>
              <w:spacing w:after="200"/>
              <w:outlineLvl w:val="1"/>
              <w:rPr>
                <w:ins w:id="129" w:author="Hernandez, Hilary" w:date="2026-07-29T09:31:00Z"/>
                <w:rFonts w:eastAsia="Times New Roman"/>
                <w:b/>
                <w:bCs/>
                <w:iCs/>
                <w:lang w:val="x-none" w:eastAsia="x-none"/>
              </w:rPr>
            </w:pPr>
          </w:p>
        </w:tc>
      </w:tr>
      <w:tr w:rsidR="0042527C" w:rsidRPr="00D821B1" w14:paraId="09AA2D01" w14:textId="77777777" w:rsidTr="00AE338C">
        <w:trPr>
          <w:ins w:id="130" w:author="Hernandez, Hilary" w:date="2026-07-29T09:31:00Z"/>
        </w:trPr>
        <w:tc>
          <w:tcPr>
            <w:tcW w:w="62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38325" w14:textId="77777777" w:rsidR="0042527C" w:rsidRPr="00D821B1" w:rsidRDefault="0042527C" w:rsidP="0042527C">
            <w:pPr>
              <w:keepNext/>
              <w:spacing w:after="200"/>
              <w:outlineLvl w:val="1"/>
              <w:rPr>
                <w:ins w:id="131" w:author="Hernandez, Hilary" w:date="2026-07-29T09:31:00Z"/>
                <w:rFonts w:eastAsia="Times New Roman"/>
                <w:b/>
                <w:bCs/>
                <w:iCs/>
                <w:lang w:val="x-none" w:eastAsia="x-none"/>
              </w:rPr>
            </w:pPr>
            <w:ins w:id="132" w:author="Hernandez, Hilary" w:date="2026-07-29T09:31:00Z">
              <w:r w:rsidRPr="00D821B1">
                <w:rPr>
                  <w:rFonts w:eastAsia="Times New Roman"/>
                  <w:b/>
                  <w:bCs/>
                  <w:iCs/>
                  <w:lang w:val="x-none" w:eastAsia="x-none"/>
                </w:rPr>
                <w:t>Contractor credit card fee</w:t>
              </w:r>
            </w:ins>
          </w:p>
        </w:tc>
        <w:tc>
          <w:tcPr>
            <w:tcW w:w="23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2AF949" w14:textId="77777777" w:rsidR="0042527C" w:rsidRPr="00D821B1" w:rsidRDefault="0042527C" w:rsidP="0042527C">
            <w:pPr>
              <w:keepNext/>
              <w:spacing w:after="200"/>
              <w:outlineLvl w:val="1"/>
              <w:rPr>
                <w:ins w:id="133" w:author="Hernandez, Hilary" w:date="2026-07-29T09:31:00Z"/>
                <w:rFonts w:eastAsia="Times New Roman"/>
                <w:b/>
                <w:bCs/>
                <w:iCs/>
                <w:lang w:val="x-none" w:eastAsia="x-none"/>
              </w:rPr>
            </w:pPr>
            <w:ins w:id="134" w:author="Hernandez, Hilary" w:date="2026-07-29T09:31:00Z">
              <w:r w:rsidRPr="00D821B1">
                <w:rPr>
                  <w:rFonts w:eastAsia="Times New Roman"/>
                  <w:b/>
                  <w:bCs/>
                  <w:iCs/>
                  <w:lang w:val="x-none" w:eastAsia="x-none"/>
                </w:rPr>
                <w:t>2.2%</w:t>
              </w:r>
            </w:ins>
          </w:p>
        </w:tc>
      </w:tr>
    </w:tbl>
    <w:p w14:paraId="608D3DC7" w14:textId="77777777" w:rsidR="0042527C" w:rsidRPr="00D821B1" w:rsidRDefault="0042527C" w:rsidP="0042527C"/>
    <w:p w14:paraId="2587E0E6" w14:textId="77777777" w:rsidR="0042527C" w:rsidRPr="00D821B1" w:rsidRDefault="0042527C" w:rsidP="0008605E">
      <w:pPr>
        <w:pStyle w:val="Heading3"/>
      </w:pPr>
      <w:r w:rsidRPr="00D821B1">
        <w:t>#1666 – Registrations-Only Agents</w:t>
      </w:r>
      <w:bookmarkEnd w:id="99"/>
    </w:p>
    <w:p w14:paraId="68CB96B8" w14:textId="77777777" w:rsidR="0042527C" w:rsidRPr="00D821B1" w:rsidRDefault="0042527C" w:rsidP="0042527C">
      <w:pPr>
        <w:widowControl w:val="0"/>
        <w:numPr>
          <w:ilvl w:val="0"/>
          <w:numId w:val="14"/>
        </w:numPr>
        <w:tabs>
          <w:tab w:val="left" w:pos="820"/>
          <w:tab w:val="left" w:pos="821"/>
        </w:tabs>
        <w:autoSpaceDE w:val="0"/>
        <w:autoSpaceDN w:val="0"/>
        <w:spacing w:after="200" w:line="276" w:lineRule="auto"/>
        <w:ind w:left="720" w:right="125"/>
        <w:rPr>
          <w:rFonts w:eastAsia="Arial"/>
        </w:rPr>
      </w:pPr>
      <w:r w:rsidRPr="00D821B1">
        <w:rPr>
          <w:rFonts w:eastAsia="Arial"/>
        </w:rPr>
        <w:t xml:space="preserve">Registration-only agents: except for agents exempted from surety requirements in accordance with C.R.S. 33-12-104(9) when cash sales are made to financially secured </w:t>
      </w:r>
      <w:proofErr w:type="gramStart"/>
      <w:r w:rsidRPr="00D821B1">
        <w:rPr>
          <w:rFonts w:eastAsia="Arial"/>
        </w:rPr>
        <w:t>agents</w:t>
      </w:r>
      <w:proofErr w:type="gramEnd"/>
      <w:r w:rsidRPr="00D821B1">
        <w:rPr>
          <w:rFonts w:eastAsia="Arial"/>
        </w:rPr>
        <w:t xml:space="preserve"> they shall be subject to the following conditions:</w:t>
      </w:r>
    </w:p>
    <w:p w14:paraId="6561EF67" w14:textId="77777777" w:rsidR="0042527C" w:rsidRPr="00D821B1" w:rsidRDefault="0042527C" w:rsidP="0042527C">
      <w:pPr>
        <w:widowControl w:val="0"/>
        <w:numPr>
          <w:ilvl w:val="1"/>
          <w:numId w:val="14"/>
        </w:numPr>
        <w:tabs>
          <w:tab w:val="left" w:pos="820"/>
          <w:tab w:val="left" w:pos="821"/>
        </w:tabs>
        <w:autoSpaceDE w:val="0"/>
        <w:autoSpaceDN w:val="0"/>
        <w:spacing w:after="200" w:line="276" w:lineRule="auto"/>
        <w:ind w:left="1080" w:right="125"/>
        <w:rPr>
          <w:rFonts w:eastAsia="Arial"/>
        </w:rPr>
      </w:pPr>
      <w:r w:rsidRPr="00D821B1">
        <w:rPr>
          <w:rFonts w:eastAsia="Arial"/>
        </w:rPr>
        <w:t>Purchase of accountable inventory registrations</w:t>
      </w:r>
      <w:ins w:id="135" w:author="Hernandez, Hilary" w:date="2026-07-29T09:34:00Z" w16du:dateUtc="2026-07-29T15:34:00Z">
        <w:r w:rsidRPr="00D821B1">
          <w:rPr>
            <w:rFonts w:eastAsia="Arial"/>
          </w:rPr>
          <w:t xml:space="preserve"> and permits</w:t>
        </w:r>
      </w:ins>
      <w:r w:rsidRPr="00D821B1">
        <w:rPr>
          <w:rFonts w:eastAsia="Arial"/>
        </w:rPr>
        <w:t xml:space="preserve"> shall be made at the designated Division office or by submitting funds by mail to the designated address. Funds submitted for purchase must be in the exact amount of the Division’s share for the number of registrations</w:t>
      </w:r>
      <w:ins w:id="136" w:author="Hernandez, Hilary" w:date="2026-07-29T09:34:00Z" w16du:dateUtc="2026-07-29T15:34:00Z">
        <w:r w:rsidRPr="00D821B1">
          <w:t xml:space="preserve"> </w:t>
        </w:r>
      </w:ins>
      <w:ins w:id="137" w:author="Hernandez, Hilary" w:date="2026-07-29T09:34:00Z">
        <w:r w:rsidRPr="00D821B1">
          <w:rPr>
            <w:rFonts w:eastAsia="Arial"/>
          </w:rPr>
          <w:t>and</w:t>
        </w:r>
      </w:ins>
      <w:ins w:id="138" w:author="Hernandez, Hilary" w:date="2026-07-29T09:34:00Z" w16du:dateUtc="2026-07-29T15:34:00Z">
        <w:r w:rsidRPr="00D821B1">
          <w:rPr>
            <w:rFonts w:eastAsia="Arial"/>
          </w:rPr>
          <w:t>/or</w:t>
        </w:r>
      </w:ins>
      <w:ins w:id="139" w:author="Hernandez, Hilary" w:date="2026-07-29T09:34:00Z">
        <w:r w:rsidRPr="00D821B1">
          <w:rPr>
            <w:rFonts w:eastAsia="Arial"/>
          </w:rPr>
          <w:t xml:space="preserve"> permits</w:t>
        </w:r>
      </w:ins>
      <w:r w:rsidRPr="00D821B1">
        <w:rPr>
          <w:rFonts w:eastAsia="Arial"/>
        </w:rPr>
        <w:t>;</w:t>
      </w:r>
    </w:p>
    <w:p w14:paraId="792A2518" w14:textId="77777777" w:rsidR="0042527C" w:rsidRPr="00D821B1" w:rsidRDefault="0042527C" w:rsidP="0042527C">
      <w:pPr>
        <w:widowControl w:val="0"/>
        <w:numPr>
          <w:ilvl w:val="1"/>
          <w:numId w:val="14"/>
        </w:numPr>
        <w:tabs>
          <w:tab w:val="left" w:pos="820"/>
          <w:tab w:val="left" w:pos="821"/>
        </w:tabs>
        <w:autoSpaceDE w:val="0"/>
        <w:autoSpaceDN w:val="0"/>
        <w:spacing w:after="200" w:line="276" w:lineRule="auto"/>
        <w:ind w:left="1080" w:right="125"/>
        <w:rPr>
          <w:rFonts w:eastAsia="Arial"/>
        </w:rPr>
      </w:pPr>
      <w:r w:rsidRPr="00D821B1">
        <w:rPr>
          <w:rFonts w:eastAsia="Arial"/>
        </w:rPr>
        <w:t>All mail orders shall be placed on forms supplied by the Division.</w:t>
      </w:r>
    </w:p>
    <w:p w14:paraId="60DE1263" w14:textId="77777777" w:rsidR="0042527C" w:rsidRPr="00D821B1" w:rsidRDefault="0042527C" w:rsidP="0042527C">
      <w:pPr>
        <w:widowControl w:val="0"/>
        <w:numPr>
          <w:ilvl w:val="1"/>
          <w:numId w:val="14"/>
        </w:numPr>
        <w:tabs>
          <w:tab w:val="left" w:pos="820"/>
          <w:tab w:val="left" w:pos="821"/>
        </w:tabs>
        <w:autoSpaceDE w:val="0"/>
        <w:autoSpaceDN w:val="0"/>
        <w:spacing w:after="200" w:line="276" w:lineRule="auto"/>
        <w:ind w:left="1080" w:right="125"/>
        <w:rPr>
          <w:rFonts w:eastAsia="Arial"/>
        </w:rPr>
      </w:pPr>
      <w:r w:rsidRPr="00D821B1">
        <w:rPr>
          <w:rFonts w:eastAsia="Arial"/>
        </w:rPr>
        <w:t>Redemption of unsold registrations</w:t>
      </w:r>
      <w:ins w:id="140" w:author="Hernandez, Hilary" w:date="2026-07-29T09:35:00Z" w16du:dateUtc="2026-07-29T15:35:00Z">
        <w:r w:rsidRPr="00D821B1">
          <w:t xml:space="preserve"> </w:t>
        </w:r>
        <w:r w:rsidRPr="00D821B1">
          <w:rPr>
            <w:rFonts w:eastAsia="Arial"/>
          </w:rPr>
          <w:t>or</w:t>
        </w:r>
      </w:ins>
      <w:ins w:id="141" w:author="Hernandez, Hilary" w:date="2026-07-29T09:35:00Z">
        <w:r w:rsidRPr="00D821B1">
          <w:rPr>
            <w:rFonts w:eastAsia="Arial"/>
          </w:rPr>
          <w:t xml:space="preserve"> permits</w:t>
        </w:r>
      </w:ins>
      <w:r w:rsidRPr="00D821B1">
        <w:rPr>
          <w:rFonts w:eastAsia="Arial"/>
        </w:rPr>
        <w:t xml:space="preserve"> may be made at the designated Division office or by submitting unsold registrations</w:t>
      </w:r>
      <w:ins w:id="142" w:author="Hernandez, Hilary" w:date="2026-07-29T09:35:00Z" w16du:dateUtc="2026-07-29T15:35:00Z">
        <w:r w:rsidRPr="00D821B1">
          <w:rPr>
            <w:rFonts w:eastAsia="Arial"/>
          </w:rPr>
          <w:t xml:space="preserve"> or permits</w:t>
        </w:r>
      </w:ins>
      <w:r w:rsidRPr="00D821B1">
        <w:rPr>
          <w:rFonts w:eastAsia="Arial"/>
        </w:rPr>
        <w:t xml:space="preserve"> to the Division by mail.</w:t>
      </w:r>
    </w:p>
    <w:p w14:paraId="427445CB" w14:textId="77777777" w:rsidR="0042527C" w:rsidRPr="00D821B1" w:rsidRDefault="0042527C" w:rsidP="0042527C">
      <w:pPr>
        <w:widowControl w:val="0"/>
        <w:numPr>
          <w:ilvl w:val="1"/>
          <w:numId w:val="14"/>
        </w:numPr>
        <w:tabs>
          <w:tab w:val="left" w:pos="820"/>
          <w:tab w:val="left" w:pos="821"/>
        </w:tabs>
        <w:autoSpaceDE w:val="0"/>
        <w:autoSpaceDN w:val="0"/>
        <w:spacing w:after="200" w:line="276" w:lineRule="auto"/>
        <w:ind w:left="1080" w:right="125"/>
        <w:rPr>
          <w:rFonts w:eastAsia="Arial"/>
        </w:rPr>
      </w:pPr>
      <w:r w:rsidRPr="00D821B1">
        <w:rPr>
          <w:rFonts w:eastAsia="Arial"/>
        </w:rPr>
        <w:t>The termination procedures of registration agents who purchase registrations</w:t>
      </w:r>
      <w:ins w:id="143" w:author="Hernandez, Hilary" w:date="2026-07-29T09:35:00Z" w16du:dateUtc="2026-07-29T15:35:00Z">
        <w:r w:rsidRPr="00D821B1">
          <w:rPr>
            <w:rFonts w:eastAsia="Arial"/>
          </w:rPr>
          <w:t xml:space="preserve"> or permits</w:t>
        </w:r>
      </w:ins>
      <w:r w:rsidRPr="00D821B1">
        <w:rPr>
          <w:rFonts w:eastAsia="Arial"/>
        </w:rPr>
        <w:t xml:space="preserve"> for cash shall include having the agent turn over to the Division or its representative all unsold </w:t>
      </w:r>
      <w:r w:rsidRPr="00D821B1">
        <w:rPr>
          <w:rFonts w:eastAsia="Arial"/>
        </w:rPr>
        <w:lastRenderedPageBreak/>
        <w:t>registrations</w:t>
      </w:r>
      <w:ins w:id="144" w:author="Hernandez, Hilary" w:date="2026-07-29T09:35:00Z" w16du:dateUtc="2026-07-29T15:35:00Z">
        <w:r w:rsidRPr="00D821B1">
          <w:rPr>
            <w:rFonts w:eastAsia="Arial"/>
          </w:rPr>
          <w:t xml:space="preserve"> or permits</w:t>
        </w:r>
      </w:ins>
      <w:r w:rsidRPr="00D821B1">
        <w:rPr>
          <w:rFonts w:eastAsia="Arial"/>
        </w:rPr>
        <w:t>.</w:t>
      </w:r>
    </w:p>
    <w:p w14:paraId="01A650D2" w14:textId="77777777" w:rsidR="0042527C" w:rsidRPr="00D821B1" w:rsidRDefault="0042527C" w:rsidP="0042527C">
      <w:pPr>
        <w:widowControl w:val="0"/>
        <w:numPr>
          <w:ilvl w:val="1"/>
          <w:numId w:val="14"/>
        </w:numPr>
        <w:tabs>
          <w:tab w:val="left" w:pos="820"/>
          <w:tab w:val="left" w:pos="821"/>
        </w:tabs>
        <w:autoSpaceDE w:val="0"/>
        <w:autoSpaceDN w:val="0"/>
        <w:spacing w:after="200" w:line="276" w:lineRule="auto"/>
        <w:ind w:left="1080" w:right="125"/>
        <w:rPr>
          <w:rFonts w:eastAsia="Arial"/>
        </w:rPr>
      </w:pPr>
      <w:r w:rsidRPr="00D821B1">
        <w:rPr>
          <w:rFonts w:eastAsia="Arial"/>
        </w:rPr>
        <w:t>Yearly submit final payment and return all unused accountable inventory by no later than November 15. Registrations may be carried over from year to year unless otherwise notified by</w:t>
      </w:r>
      <w:r w:rsidRPr="00D821B1">
        <w:rPr>
          <w:rFonts w:eastAsia="Arial"/>
          <w:spacing w:val="-30"/>
        </w:rPr>
        <w:t xml:space="preserve"> </w:t>
      </w:r>
      <w:r w:rsidRPr="00D821B1">
        <w:rPr>
          <w:rFonts w:eastAsia="Arial"/>
        </w:rPr>
        <w:t>the Division, in which case instructions will be given as to return/payment</w:t>
      </w:r>
      <w:r w:rsidRPr="00D821B1">
        <w:rPr>
          <w:rFonts w:eastAsia="Arial"/>
          <w:spacing w:val="-21"/>
        </w:rPr>
        <w:t xml:space="preserve"> </w:t>
      </w:r>
      <w:r w:rsidRPr="00D821B1">
        <w:rPr>
          <w:rFonts w:eastAsia="Arial"/>
        </w:rPr>
        <w:t>deadlines.</w:t>
      </w:r>
    </w:p>
    <w:p w14:paraId="6477341F" w14:textId="77777777" w:rsidR="0042527C" w:rsidRPr="00D821B1" w:rsidRDefault="0042527C" w:rsidP="0008605E">
      <w:pPr>
        <w:pStyle w:val="Heading2"/>
      </w:pPr>
      <w:bookmarkStart w:id="145" w:name="a1670"/>
      <w:bookmarkStart w:id="146" w:name="_Toc194666146"/>
      <w:bookmarkStart w:id="147" w:name="a1671"/>
      <w:bookmarkEnd w:id="145"/>
      <w:r w:rsidRPr="00D821B1">
        <w:t>ARTICLE VI – Refunds, Reimbursements, Restoration of Preference Points and Reissues</w:t>
      </w:r>
      <w:bookmarkEnd w:id="146"/>
    </w:p>
    <w:p w14:paraId="4C176D11" w14:textId="77777777" w:rsidR="0042527C" w:rsidRPr="00D821B1" w:rsidRDefault="0042527C" w:rsidP="0008605E">
      <w:pPr>
        <w:pStyle w:val="Heading3"/>
      </w:pPr>
      <w:bookmarkStart w:id="148" w:name="_Toc194666147"/>
      <w:r w:rsidRPr="00D821B1">
        <w:t>#1670 – Refunds, Restoration of Preference Points and Reissues</w:t>
      </w:r>
      <w:bookmarkEnd w:id="148"/>
    </w:p>
    <w:p w14:paraId="39C00862" w14:textId="77777777" w:rsidR="0042527C" w:rsidRPr="00D821B1" w:rsidRDefault="0042527C" w:rsidP="0042527C">
      <w:pPr>
        <w:tabs>
          <w:tab w:val="left" w:pos="720"/>
          <w:tab w:val="left" w:pos="1440"/>
        </w:tabs>
        <w:spacing w:after="200"/>
        <w:ind w:left="360"/>
        <w:rPr>
          <w:rFonts w:eastAsia="Times New Roman"/>
        </w:rPr>
      </w:pPr>
      <w:r w:rsidRPr="00D821B1">
        <w:rPr>
          <w:rFonts w:eastAsia="Times New Roman"/>
        </w:rPr>
        <w:t>See also §§ 33-4-102 (6) for statutory provisions related to refunds</w:t>
      </w:r>
    </w:p>
    <w:p w14:paraId="170E5DF6" w14:textId="77777777" w:rsidR="0042527C" w:rsidRPr="00D821B1" w:rsidRDefault="0042527C" w:rsidP="0042527C">
      <w:pPr>
        <w:widowControl w:val="0"/>
        <w:numPr>
          <w:ilvl w:val="2"/>
          <w:numId w:val="28"/>
        </w:numPr>
        <w:tabs>
          <w:tab w:val="left" w:pos="1440"/>
          <w:tab w:val="left" w:pos="2160"/>
        </w:tabs>
        <w:autoSpaceDE w:val="0"/>
        <w:autoSpaceDN w:val="0"/>
        <w:spacing w:after="200"/>
        <w:ind w:left="720"/>
        <w:rPr>
          <w:rFonts w:eastAsia="Arial"/>
        </w:rPr>
      </w:pPr>
      <w:r w:rsidRPr="00D821B1">
        <w:rPr>
          <w:rFonts w:eastAsia="Arial"/>
          <w:b/>
          <w:bCs/>
        </w:rPr>
        <w:t>General Refund Procedures</w:t>
      </w:r>
      <w:r w:rsidRPr="00D821B1">
        <w:rPr>
          <w:rFonts w:eastAsia="Arial"/>
        </w:rPr>
        <w:t xml:space="preserve"> – Except as provided herein, anyone may request and be given a refund for a license no later than fourteen (14) days prior to the opening day of the applicable turkey season for turkey licenses or thirty (30) days prior to the opening day of the season for which the license was issued for all other licenses, minus a $15.00 processing fee. The $15.00 processing fee will not be charged for refunds requested on youth licenses, in the case of Division error, or if any of the following circumstances prevent the license holder from exercising the intended benefits of the license: extreme medical circumstances involving the license holder or a license holder’s immediate family member, death of the license holder, death of the license holder’s immediate family member, military orders, or jury duty. Requests must have a valid U.S. </w:t>
      </w:r>
      <w:proofErr w:type="gramStart"/>
      <w:r w:rsidRPr="00D821B1">
        <w:rPr>
          <w:rFonts w:eastAsia="Arial"/>
        </w:rPr>
        <w:t>postmark, or</w:t>
      </w:r>
      <w:proofErr w:type="gramEnd"/>
      <w:r w:rsidRPr="00D821B1">
        <w:rPr>
          <w:rFonts w:eastAsia="Arial"/>
        </w:rPr>
        <w:t xml:space="preserve"> be submitted at a </w:t>
      </w:r>
      <w:proofErr w:type="gramStart"/>
      <w:r w:rsidRPr="00D821B1">
        <w:rPr>
          <w:rFonts w:eastAsia="Arial"/>
        </w:rPr>
        <w:t>Division</w:t>
      </w:r>
      <w:proofErr w:type="gramEnd"/>
      <w:r w:rsidRPr="00D821B1">
        <w:rPr>
          <w:rFonts w:eastAsia="Arial"/>
        </w:rPr>
        <w:t xml:space="preserve"> office at least fourteen (14) days prior to the opening day of the applicable turkey season or thirty (30) days prior to the opening day of any other season for which the license was issued. Youth are exempt from the (14) days prior requirement for turkey licenses and the (30) days prior requirement for big game licenses and may submit a request up to the day before the start of the season. </w:t>
      </w:r>
    </w:p>
    <w:p w14:paraId="1D376F5A" w14:textId="288A9715"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All refunds shall be requested on a form provided by or in the format requested by the Division.</w:t>
      </w:r>
      <w:ins w:id="149" w:author="Hernandez, Hilary" w:date="2026-07-29T09:37:00Z" w16du:dateUtc="2026-07-29T15:37:00Z">
        <w:r w:rsidRPr="00D821B1">
          <w:rPr>
            <w:rFonts w:eastAsia="Arial"/>
          </w:rPr>
          <w:t xml:space="preserve"> </w:t>
        </w:r>
      </w:ins>
      <w:ins w:id="150" w:author="Hernandez, Hilary" w:date="2026-07-29T09:37:00Z">
        <w:r w:rsidRPr="00D821B1">
          <w:rPr>
            <w:rFonts w:eastAsia="Arial"/>
          </w:rPr>
          <w:t xml:space="preserve">Beginning June </w:t>
        </w:r>
      </w:ins>
      <w:ins w:id="151" w:author="Hernandez, Hilary" w:date="2026-08-18T10:40:00Z" w16du:dateUtc="2026-08-18T16:40:00Z">
        <w:r w:rsidRPr="00D821B1">
          <w:rPr>
            <w:rFonts w:eastAsia="Arial"/>
          </w:rPr>
          <w:t xml:space="preserve">8, </w:t>
        </w:r>
      </w:ins>
      <w:ins w:id="152" w:author="Hernandez, Hilary" w:date="2026-07-29T09:37:00Z">
        <w:r w:rsidRPr="00D821B1">
          <w:rPr>
            <w:rFonts w:eastAsia="Arial"/>
          </w:rPr>
          <w:t>2027</w:t>
        </w:r>
      </w:ins>
      <w:ins w:id="153" w:author="Hernandez, Hilary" w:date="2026-09-18T08:37:00Z" w16du:dateUtc="2026-09-18T14:37:00Z">
        <w:r w:rsidRPr="00D821B1">
          <w:rPr>
            <w:rFonts w:eastAsia="Arial"/>
          </w:rPr>
          <w:t>,</w:t>
        </w:r>
      </w:ins>
      <w:ins w:id="154" w:author="Hernandez, Hilary" w:date="2026-07-29T09:37:00Z">
        <w:r w:rsidRPr="00D821B1">
          <w:rPr>
            <w:rFonts w:eastAsia="Arial"/>
          </w:rPr>
          <w:t xml:space="preserve"> with the </w:t>
        </w:r>
      </w:ins>
      <w:r w:rsidR="00D821B1" w:rsidRPr="00D821B1">
        <w:rPr>
          <w:rFonts w:eastAsia="Arial"/>
        </w:rPr>
        <w:t>launch</w:t>
      </w:r>
      <w:ins w:id="155" w:author="Hernandez, Hilary" w:date="2026-07-29T09:37:00Z">
        <w:r w:rsidRPr="00D821B1">
          <w:rPr>
            <w:rFonts w:eastAsia="Arial"/>
          </w:rPr>
          <w:t xml:space="preserve"> of the Division’s new licensing system, refunds will be requested electronically through the Division’s integrated sales system or in person at any Division office</w:t>
        </w:r>
      </w:ins>
      <w:ins w:id="156" w:author="Hernandez, Hilary" w:date="2026-08-18T10:40:00Z" w16du:dateUtc="2026-08-18T16:40:00Z">
        <w:r w:rsidRPr="00D821B1">
          <w:rPr>
            <w:rFonts w:eastAsia="Arial"/>
          </w:rPr>
          <w:t>.</w:t>
        </w:r>
      </w:ins>
    </w:p>
    <w:p w14:paraId="72B78005" w14:textId="6B7F6D6E" w:rsidR="0042527C" w:rsidRPr="00D821B1" w:rsidRDefault="0042527C" w:rsidP="0042527C">
      <w:pPr>
        <w:widowControl w:val="0"/>
        <w:numPr>
          <w:ilvl w:val="1"/>
          <w:numId w:val="64"/>
        </w:numPr>
        <w:tabs>
          <w:tab w:val="left" w:pos="2160"/>
        </w:tabs>
        <w:autoSpaceDE w:val="0"/>
        <w:autoSpaceDN w:val="0"/>
        <w:ind w:left="1080" w:hanging="360"/>
        <w:rPr>
          <w:rFonts w:eastAsia="Arial"/>
        </w:rPr>
      </w:pPr>
      <w:r w:rsidRPr="00D821B1">
        <w:rPr>
          <w:rFonts w:eastAsia="Arial"/>
        </w:rPr>
        <w:t>All requests for license refunds must be accompanied by the entire license and carcass tag when applicable.</w:t>
      </w:r>
      <w:ins w:id="157" w:author="Hernandez, Hilary" w:date="2026-07-29T09:37:00Z" w16du:dateUtc="2026-07-29T15:37:00Z">
        <w:r w:rsidRPr="00D821B1">
          <w:rPr>
            <w:rFonts w:eastAsia="Arial"/>
          </w:rPr>
          <w:t xml:space="preserve"> </w:t>
        </w:r>
      </w:ins>
      <w:ins w:id="158" w:author="Hernandez, Hilary" w:date="2026-07-29T09:37:00Z">
        <w:r w:rsidRPr="00D821B1">
          <w:rPr>
            <w:rFonts w:eastAsia="Arial"/>
          </w:rPr>
          <w:t xml:space="preserve">Beginning June </w:t>
        </w:r>
      </w:ins>
      <w:ins w:id="159" w:author="Hernandez, Hilary" w:date="2026-08-18T10:40:00Z" w16du:dateUtc="2026-08-18T16:40:00Z">
        <w:r w:rsidRPr="00D821B1">
          <w:rPr>
            <w:rFonts w:eastAsia="Arial"/>
          </w:rPr>
          <w:t xml:space="preserve">8, </w:t>
        </w:r>
      </w:ins>
      <w:ins w:id="160" w:author="Hernandez, Hilary" w:date="2026-07-29T09:37:00Z">
        <w:r w:rsidRPr="00D821B1">
          <w:rPr>
            <w:rFonts w:eastAsia="Arial"/>
          </w:rPr>
          <w:t>2027</w:t>
        </w:r>
      </w:ins>
      <w:ins w:id="161" w:author="Hernandez, Hilary" w:date="2026-09-18T08:37:00Z" w16du:dateUtc="2026-09-18T14:37:00Z">
        <w:r w:rsidRPr="00D821B1">
          <w:rPr>
            <w:rFonts w:eastAsia="Arial"/>
          </w:rPr>
          <w:t>,</w:t>
        </w:r>
      </w:ins>
      <w:ins w:id="162" w:author="Hernandez, Hilary" w:date="2026-07-29T09:37:00Z">
        <w:r w:rsidRPr="00D821B1">
          <w:rPr>
            <w:rFonts w:eastAsia="Arial"/>
          </w:rPr>
          <w:t xml:space="preserve"> with the launching of the Division’s new integrated sales system, refunds will be requested electronically through the Division’s integrated sales system or in person at any Division office with no physical license or carcass tag to be returned.</w:t>
        </w:r>
      </w:ins>
    </w:p>
    <w:p w14:paraId="04B74618" w14:textId="77777777" w:rsidR="0042527C" w:rsidRPr="00D821B1" w:rsidDel="00705F55" w:rsidRDefault="0042527C" w:rsidP="0042527C">
      <w:pPr>
        <w:widowControl w:val="0"/>
        <w:numPr>
          <w:ilvl w:val="1"/>
          <w:numId w:val="64"/>
        </w:numPr>
        <w:tabs>
          <w:tab w:val="left" w:pos="2160"/>
        </w:tabs>
        <w:autoSpaceDE w:val="0"/>
        <w:autoSpaceDN w:val="0"/>
        <w:spacing w:after="200"/>
        <w:ind w:left="1080" w:hanging="360"/>
        <w:rPr>
          <w:del w:id="163" w:author="Hernandez, Hilary" w:date="2026-07-29T09:38:00Z" w16du:dateUtc="2026-07-29T15:38:00Z"/>
          <w:rFonts w:eastAsia="Arial"/>
        </w:rPr>
      </w:pPr>
      <w:del w:id="164" w:author="Hernandez, Hilary" w:date="2026-07-29T09:38:00Z" w16du:dateUtc="2026-07-29T15:38:00Z">
        <w:r w:rsidRPr="00D821B1" w:rsidDel="00705F55">
          <w:rPr>
            <w:rFonts w:eastAsia="Arial"/>
          </w:rPr>
          <w:delText>Refunds may be requested by mail or in person at any Division office.</w:delText>
        </w:r>
      </w:del>
    </w:p>
    <w:p w14:paraId="0608A704"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Refunds shall only be issued to the person whose credit card was used or name appears on the license.</w:t>
      </w:r>
    </w:p>
    <w:p w14:paraId="14FC02F2"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Licenses purchased through non-Division license agents will be refunded at cost less license agent fee.</w:t>
      </w:r>
    </w:p>
    <w:p w14:paraId="2309C420"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No refunds shall be made in any circumstance where the license holder was hunting in the field during an active season for the license and designated species as specified in Commission rules and regulations.</w:t>
      </w:r>
    </w:p>
    <w:p w14:paraId="48B5BAAB"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 xml:space="preserve">No refunds shall be made on any special licenses listed in 33-4-102(2), C.R.S., or any </w:t>
      </w:r>
      <w:r w:rsidRPr="00D821B1">
        <w:rPr>
          <w:rFonts w:eastAsia="Arial"/>
        </w:rPr>
        <w:lastRenderedPageBreak/>
        <w:t>auction or raffle licenses as provided for in 33-4-116 or 33-4-116.5, C.R.S., or on any exchanged license, or on any license that costs less than $15.00 with the exceptions of resident youth turkey and resident youth big game licenses, or to any person whose license privileges have been suspended by the Commission.</w:t>
      </w:r>
    </w:p>
    <w:p w14:paraId="7EC7110D"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 xml:space="preserve">When the $15.00 processing fee exceeds the original refund amount, no refund shall be issued and the remainder of the processing fee shall be waived. </w:t>
      </w:r>
    </w:p>
    <w:p w14:paraId="35E6253F"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 xml:space="preserve">Until January 1, 2028, all limited licenses returned to the Division for a refund or preference point restoration will be available for reissue after the request has been processed using the current leftover list and following all other license purchase regulations, except for the following limited licenses: </w:t>
      </w:r>
    </w:p>
    <w:p w14:paraId="592FAFBC" w14:textId="77777777" w:rsidR="0042527C" w:rsidRPr="00D821B1" w:rsidRDefault="0042527C" w:rsidP="0042527C">
      <w:pPr>
        <w:widowControl w:val="0"/>
        <w:numPr>
          <w:ilvl w:val="0"/>
          <w:numId w:val="4"/>
        </w:numPr>
        <w:tabs>
          <w:tab w:val="left" w:pos="2160"/>
        </w:tabs>
        <w:autoSpaceDE w:val="0"/>
        <w:autoSpaceDN w:val="0"/>
        <w:spacing w:after="200"/>
        <w:ind w:left="1440"/>
        <w:rPr>
          <w:rFonts w:eastAsia="Arial"/>
        </w:rPr>
      </w:pPr>
      <w:r w:rsidRPr="00D821B1">
        <w:rPr>
          <w:rFonts w:eastAsia="Arial"/>
        </w:rPr>
        <w:t xml:space="preserve">Turkey, deer, elk, pronghorn and bear hunt codes which required five (5) or more resident preference points to draw as determined by the current year’s limited license draw; </w:t>
      </w:r>
    </w:p>
    <w:p w14:paraId="1575B4F0" w14:textId="77777777" w:rsidR="0042527C" w:rsidRPr="00D821B1" w:rsidRDefault="0042527C" w:rsidP="0042527C">
      <w:pPr>
        <w:widowControl w:val="0"/>
        <w:numPr>
          <w:ilvl w:val="0"/>
          <w:numId w:val="4"/>
        </w:numPr>
        <w:tabs>
          <w:tab w:val="left" w:pos="720"/>
          <w:tab w:val="left" w:pos="1080"/>
          <w:tab w:val="left" w:pos="2160"/>
        </w:tabs>
        <w:autoSpaceDE w:val="0"/>
        <w:autoSpaceDN w:val="0"/>
        <w:spacing w:after="200"/>
        <w:ind w:left="1440"/>
        <w:rPr>
          <w:rFonts w:eastAsia="Arial"/>
        </w:rPr>
      </w:pPr>
      <w:r w:rsidRPr="00D821B1">
        <w:rPr>
          <w:rFonts w:eastAsia="Arial"/>
        </w:rPr>
        <w:t xml:space="preserve">Bighorn sheep, mountain goat, and moose licenses; </w:t>
      </w:r>
    </w:p>
    <w:p w14:paraId="5FAB1568" w14:textId="77777777" w:rsidR="0042527C" w:rsidRPr="00D821B1" w:rsidRDefault="0042527C" w:rsidP="0042527C">
      <w:pPr>
        <w:widowControl w:val="0"/>
        <w:numPr>
          <w:ilvl w:val="0"/>
          <w:numId w:val="4"/>
        </w:numPr>
        <w:tabs>
          <w:tab w:val="left" w:pos="720"/>
          <w:tab w:val="left" w:pos="1080"/>
          <w:tab w:val="left" w:pos="2160"/>
        </w:tabs>
        <w:autoSpaceDE w:val="0"/>
        <w:autoSpaceDN w:val="0"/>
        <w:spacing w:after="200"/>
        <w:ind w:left="1440"/>
        <w:rPr>
          <w:rFonts w:eastAsia="Arial"/>
        </w:rPr>
      </w:pPr>
      <w:r w:rsidRPr="00D821B1">
        <w:t xml:space="preserve">All public Ranching for Wildlife licenses. </w:t>
      </w:r>
    </w:p>
    <w:p w14:paraId="416115CA"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Until January 1, 2028, the following limited licenses returned for refund or preference point restoration will be reissued by the Division manually:</w:t>
      </w:r>
    </w:p>
    <w:p w14:paraId="448DCC83" w14:textId="77777777" w:rsidR="0042527C" w:rsidRPr="00D821B1" w:rsidRDefault="0042527C" w:rsidP="0042527C">
      <w:pPr>
        <w:widowControl w:val="0"/>
        <w:numPr>
          <w:ilvl w:val="0"/>
          <w:numId w:val="5"/>
        </w:numPr>
        <w:tabs>
          <w:tab w:val="left" w:pos="720"/>
          <w:tab w:val="left" w:pos="2160"/>
        </w:tabs>
        <w:autoSpaceDE w:val="0"/>
        <w:autoSpaceDN w:val="0"/>
        <w:spacing w:after="200"/>
        <w:ind w:left="1440"/>
        <w:rPr>
          <w:rFonts w:eastAsia="Arial"/>
        </w:rPr>
      </w:pPr>
      <w:r w:rsidRPr="00D821B1">
        <w:rPr>
          <w:rFonts w:eastAsia="Arial"/>
        </w:rPr>
        <w:t xml:space="preserve">Turkey, deer, elk, pronghorn and bear hunt codes which required five (5) or more resident preference points to draw as determined by the current year’s limited license draw; </w:t>
      </w:r>
    </w:p>
    <w:p w14:paraId="0EEB872C" w14:textId="77777777" w:rsidR="0042527C" w:rsidRPr="00D821B1" w:rsidRDefault="0042527C" w:rsidP="0042527C">
      <w:pPr>
        <w:widowControl w:val="0"/>
        <w:numPr>
          <w:ilvl w:val="0"/>
          <w:numId w:val="5"/>
        </w:numPr>
        <w:tabs>
          <w:tab w:val="left" w:pos="720"/>
          <w:tab w:val="left" w:pos="2160"/>
        </w:tabs>
        <w:autoSpaceDE w:val="0"/>
        <w:autoSpaceDN w:val="0"/>
        <w:spacing w:after="200"/>
        <w:ind w:left="1440"/>
        <w:rPr>
          <w:rFonts w:eastAsia="Arial"/>
        </w:rPr>
      </w:pPr>
      <w:r w:rsidRPr="00D821B1">
        <w:rPr>
          <w:rFonts w:eastAsia="Arial"/>
        </w:rPr>
        <w:t>Bighorn sheep, mountain goat, and moose licenses;</w:t>
      </w:r>
    </w:p>
    <w:p w14:paraId="7CAD64B1" w14:textId="77777777" w:rsidR="0042527C" w:rsidRPr="00D821B1" w:rsidRDefault="0042527C" w:rsidP="0042527C">
      <w:pPr>
        <w:widowControl w:val="0"/>
        <w:numPr>
          <w:ilvl w:val="0"/>
          <w:numId w:val="5"/>
        </w:numPr>
        <w:tabs>
          <w:tab w:val="left" w:pos="720"/>
          <w:tab w:val="left" w:pos="2160"/>
        </w:tabs>
        <w:autoSpaceDE w:val="0"/>
        <w:autoSpaceDN w:val="0"/>
        <w:spacing w:after="200"/>
        <w:ind w:left="1440"/>
        <w:rPr>
          <w:rFonts w:eastAsia="Arial"/>
        </w:rPr>
      </w:pPr>
      <w:r w:rsidRPr="00D821B1">
        <w:rPr>
          <w:rFonts w:eastAsia="Arial"/>
        </w:rPr>
        <w:t xml:space="preserve">All public Ranching for Wildlife licenses. </w:t>
      </w:r>
    </w:p>
    <w:p w14:paraId="22FCE5F8" w14:textId="77777777" w:rsidR="0042527C" w:rsidRPr="00D821B1" w:rsidRDefault="0042527C" w:rsidP="0042527C">
      <w:pPr>
        <w:tabs>
          <w:tab w:val="left" w:pos="720"/>
          <w:tab w:val="left" w:pos="2160"/>
        </w:tabs>
        <w:spacing w:after="200"/>
        <w:ind w:left="1440" w:hanging="360"/>
      </w:pPr>
      <w:r w:rsidRPr="00D821B1">
        <w:tab/>
        <w:t xml:space="preserve">If the next in line regular draw list applicant accepts one of the </w:t>
      </w:r>
      <w:proofErr w:type="gramStart"/>
      <w:r w:rsidRPr="00D821B1">
        <w:t>aforementioned first</w:t>
      </w:r>
      <w:proofErr w:type="gramEnd"/>
      <w:r w:rsidRPr="00D821B1">
        <w:t xml:space="preserve"> choice licenses that has been returned and reissued, all accumulated preference points for that species become void. If a license cannot be manually reissued to one of the first five people on the regular draw list, the license will become available for reissue using the current leftover license list. Public Ranching for Wildlife licenses will not be reissued within fourteen (14) days of the start date for the respective hunt code or be available for sale off the leftover license list. </w:t>
      </w:r>
    </w:p>
    <w:p w14:paraId="5B0F24BF"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Beginning January 1, 2028, the following processes will be used to reissue limited licenses returned to the Division:</w:t>
      </w:r>
    </w:p>
    <w:p w14:paraId="6F01A26E" w14:textId="77777777" w:rsidR="0042527C" w:rsidRPr="00D821B1" w:rsidRDefault="0042527C" w:rsidP="0042527C">
      <w:pPr>
        <w:widowControl w:val="0"/>
        <w:numPr>
          <w:ilvl w:val="0"/>
          <w:numId w:val="59"/>
        </w:numPr>
        <w:tabs>
          <w:tab w:val="left" w:pos="2160"/>
        </w:tabs>
        <w:autoSpaceDE w:val="0"/>
        <w:autoSpaceDN w:val="0"/>
        <w:spacing w:after="200"/>
        <w:rPr>
          <w:rFonts w:eastAsia="Arial"/>
        </w:rPr>
      </w:pPr>
      <w:r w:rsidRPr="00D821B1">
        <w:rPr>
          <w:rFonts w:eastAsia="Arial"/>
        </w:rPr>
        <w:t xml:space="preserve">All limited licenses surrendered, unpaid for by the payment deadline, or returned to the Division for a refund or preference point restoration after completion of the regular drawing and prior to the secondary drawing application period will be made available for auto reissue. These licenses will be automatically reissued to the applicant next in line to draw the license, by residency, if the applicant has </w:t>
      </w:r>
      <w:proofErr w:type="gramStart"/>
      <w:r w:rsidRPr="00D821B1">
        <w:rPr>
          <w:rFonts w:eastAsia="Arial"/>
        </w:rPr>
        <w:t>opted-in</w:t>
      </w:r>
      <w:proofErr w:type="gramEnd"/>
      <w:r w:rsidRPr="00D821B1">
        <w:rPr>
          <w:rFonts w:eastAsia="Arial"/>
        </w:rPr>
        <w:t xml:space="preserve"> to accept auto reissued licenses for that hunt code and is eligible to receive the license. Applicants who receive an auto-reissued license will be charged the applicable license fee and, if the license was applied for as a first choice, all accumulated preference points for that species will become void. Applicants who opt-out of the auto-reissue process for that hunt code will be skipped and will not be automatically reissued the license. Licenses that are </w:t>
      </w:r>
      <w:proofErr w:type="gramStart"/>
      <w:r w:rsidRPr="00D821B1">
        <w:rPr>
          <w:rFonts w:eastAsia="Arial"/>
        </w:rPr>
        <w:t xml:space="preserve">still </w:t>
      </w:r>
      <w:r w:rsidRPr="00D821B1">
        <w:rPr>
          <w:rFonts w:eastAsia="Arial"/>
        </w:rPr>
        <w:lastRenderedPageBreak/>
        <w:t>remaining</w:t>
      </w:r>
      <w:proofErr w:type="gramEnd"/>
      <w:r w:rsidRPr="00D821B1">
        <w:rPr>
          <w:rFonts w:eastAsia="Arial"/>
        </w:rPr>
        <w:t xml:space="preserve"> after the auto-reissue process is complete will be made available for application in the secondary drawing.</w:t>
      </w:r>
    </w:p>
    <w:p w14:paraId="2CC13725" w14:textId="77777777" w:rsidR="0042527C" w:rsidRPr="00D821B1" w:rsidRDefault="0042527C" w:rsidP="0042527C">
      <w:pPr>
        <w:widowControl w:val="0"/>
        <w:numPr>
          <w:ilvl w:val="0"/>
          <w:numId w:val="59"/>
        </w:numPr>
        <w:tabs>
          <w:tab w:val="left" w:pos="2160"/>
        </w:tabs>
        <w:autoSpaceDE w:val="0"/>
        <w:autoSpaceDN w:val="0"/>
        <w:spacing w:after="200"/>
        <w:rPr>
          <w:rFonts w:eastAsia="Arial"/>
        </w:rPr>
      </w:pPr>
      <w:r w:rsidRPr="00D821B1">
        <w:rPr>
          <w:rFonts w:eastAsia="Arial"/>
        </w:rPr>
        <w:t xml:space="preserve">All limited licenses surrendered, </w:t>
      </w:r>
      <w:proofErr w:type="gramStart"/>
      <w:r w:rsidRPr="00D821B1">
        <w:rPr>
          <w:rFonts w:eastAsia="Arial"/>
        </w:rPr>
        <w:t>unpaid for</w:t>
      </w:r>
      <w:proofErr w:type="gramEnd"/>
      <w:r w:rsidRPr="00D821B1">
        <w:rPr>
          <w:rFonts w:eastAsia="Arial"/>
        </w:rPr>
        <w:t xml:space="preserve"> by the payment deadline, or returned to the Division for a refund or preference point restoration after completion of the secondary drawing and prior to the start of leftover sales will be made available for auto-reissue. These licenses will be automatically reissued to the applicant next in line to draw the license, by residency, if the applicant has </w:t>
      </w:r>
      <w:proofErr w:type="gramStart"/>
      <w:r w:rsidRPr="00D821B1">
        <w:rPr>
          <w:rFonts w:eastAsia="Arial"/>
        </w:rPr>
        <w:t>opted-in</w:t>
      </w:r>
      <w:proofErr w:type="gramEnd"/>
      <w:r w:rsidRPr="00D821B1">
        <w:rPr>
          <w:rFonts w:eastAsia="Arial"/>
        </w:rPr>
        <w:t xml:space="preserve"> to accept auto reissued licenses for that hunt code and is eligible to receive the license. Applicants who receive an auto-reissued license will be charged the applicable license fee, and, if the license was </w:t>
      </w:r>
      <w:proofErr w:type="gramStart"/>
      <w:r w:rsidRPr="00D821B1">
        <w:rPr>
          <w:rFonts w:eastAsia="Arial"/>
        </w:rPr>
        <w:t>applied for</w:t>
      </w:r>
      <w:proofErr w:type="gramEnd"/>
      <w:r w:rsidRPr="00D821B1">
        <w:rPr>
          <w:rFonts w:eastAsia="Arial"/>
        </w:rPr>
        <w:t xml:space="preserve"> as a first choice in the regular drawing, all accumulated preference points for that species will become void. Applicants who opt-out of the auto-reissue process for that hunt code will be skipped and will not be automatically reissued the license. Licenses that remain after the auto-reissue process is complete will be made available for purchase through the leftover license list and will not require the use of preference points.</w:t>
      </w:r>
    </w:p>
    <w:p w14:paraId="0B6D508D" w14:textId="77777777" w:rsidR="0042527C" w:rsidRPr="00D821B1" w:rsidRDefault="0042527C" w:rsidP="0042527C">
      <w:pPr>
        <w:widowControl w:val="0"/>
        <w:numPr>
          <w:ilvl w:val="0"/>
          <w:numId w:val="59"/>
        </w:numPr>
        <w:tabs>
          <w:tab w:val="left" w:pos="2160"/>
        </w:tabs>
        <w:autoSpaceDE w:val="0"/>
        <w:autoSpaceDN w:val="0"/>
        <w:spacing w:after="200"/>
        <w:rPr>
          <w:rFonts w:eastAsia="Arial"/>
        </w:rPr>
      </w:pPr>
      <w:r w:rsidRPr="00D821B1">
        <w:rPr>
          <w:rFonts w:eastAsia="Arial"/>
        </w:rPr>
        <w:t xml:space="preserve">All limited licenses surrendered or returned to the Division for a refund or preference point restoration after the start of leftover sales and with a season start date two weeks or more from the date of the return, will be made available for auto-reissue. These licenses will be automatically reissued to the applicant next in line to draw the license, by residency, if the applicant has </w:t>
      </w:r>
      <w:proofErr w:type="gramStart"/>
      <w:r w:rsidRPr="00D821B1">
        <w:rPr>
          <w:rFonts w:eastAsia="Arial"/>
        </w:rPr>
        <w:t>opted-in</w:t>
      </w:r>
      <w:proofErr w:type="gramEnd"/>
      <w:r w:rsidRPr="00D821B1">
        <w:rPr>
          <w:rFonts w:eastAsia="Arial"/>
        </w:rPr>
        <w:t xml:space="preserve"> to accept auto reissued licenses for that hunt code and is eligible to receive the license. Regular drawing applications will be processed prior to secondary </w:t>
      </w:r>
      <w:proofErr w:type="gramStart"/>
      <w:r w:rsidRPr="00D821B1">
        <w:rPr>
          <w:rFonts w:eastAsia="Arial"/>
        </w:rPr>
        <w:t>draw</w:t>
      </w:r>
      <w:proofErr w:type="gramEnd"/>
      <w:r w:rsidRPr="00D821B1">
        <w:rPr>
          <w:rFonts w:eastAsia="Arial"/>
        </w:rPr>
        <w:t xml:space="preserve"> applications. Applicants who receive an auto-reissued license will be charged the applicable license fee and, if the license was applied for as a first choice in the regular drawing, all accumulated preference points for that species will become void. Applicants who opt-out of the auto-reissue process for that hunt code will be skipped and will not be automatically reissued the license. Licenses that are </w:t>
      </w:r>
      <w:proofErr w:type="gramStart"/>
      <w:r w:rsidRPr="00D821B1">
        <w:rPr>
          <w:rFonts w:eastAsia="Arial"/>
        </w:rPr>
        <w:t>still remaining</w:t>
      </w:r>
      <w:proofErr w:type="gramEnd"/>
      <w:r w:rsidRPr="00D821B1">
        <w:rPr>
          <w:rFonts w:eastAsia="Arial"/>
        </w:rPr>
        <w:t xml:space="preserve"> after the auto-reissue process is complete will be made available for purchase through the leftover license list and will not require the use of preference points. </w:t>
      </w:r>
    </w:p>
    <w:p w14:paraId="7BB7D6FC" w14:textId="77777777" w:rsidR="0042527C" w:rsidRPr="00D821B1" w:rsidRDefault="0042527C" w:rsidP="0042527C">
      <w:pPr>
        <w:widowControl w:val="0"/>
        <w:numPr>
          <w:ilvl w:val="0"/>
          <w:numId w:val="59"/>
        </w:numPr>
        <w:tabs>
          <w:tab w:val="left" w:pos="2160"/>
        </w:tabs>
        <w:autoSpaceDE w:val="0"/>
        <w:autoSpaceDN w:val="0"/>
        <w:spacing w:after="200"/>
        <w:rPr>
          <w:rFonts w:eastAsia="Arial"/>
        </w:rPr>
      </w:pPr>
      <w:r w:rsidRPr="00D821B1">
        <w:rPr>
          <w:rFonts w:eastAsia="Arial"/>
        </w:rPr>
        <w:t>All limited licenses surrendered or returned to the Division for a refund or preference point restoration after the start of leftover sales and with a season start date less than two weeks from the date of the return, will not be made available for auto-reissue.</w:t>
      </w:r>
    </w:p>
    <w:p w14:paraId="56BF705D" w14:textId="77777777" w:rsidR="0042527C" w:rsidRPr="00D821B1" w:rsidRDefault="0042527C" w:rsidP="0042527C">
      <w:pPr>
        <w:widowControl w:val="0"/>
        <w:numPr>
          <w:ilvl w:val="0"/>
          <w:numId w:val="60"/>
        </w:numPr>
        <w:tabs>
          <w:tab w:val="left" w:pos="2160"/>
        </w:tabs>
        <w:autoSpaceDE w:val="0"/>
        <w:autoSpaceDN w:val="0"/>
        <w:spacing w:after="200"/>
        <w:rPr>
          <w:rFonts w:eastAsia="Arial"/>
        </w:rPr>
      </w:pPr>
      <w:r w:rsidRPr="00D821B1">
        <w:rPr>
          <w:rFonts w:eastAsia="Arial"/>
        </w:rPr>
        <w:t xml:space="preserve">For all bighorn sheep, mountain goat, and moose licenses: Licenses will be reissued by the Division manually. If the next in line regular draw list applicant manually accepts one of the </w:t>
      </w:r>
      <w:proofErr w:type="gramStart"/>
      <w:r w:rsidRPr="00D821B1">
        <w:rPr>
          <w:rFonts w:eastAsia="Arial"/>
        </w:rPr>
        <w:t>aforementioned first</w:t>
      </w:r>
      <w:proofErr w:type="gramEnd"/>
      <w:r w:rsidRPr="00D821B1">
        <w:rPr>
          <w:rFonts w:eastAsia="Arial"/>
        </w:rPr>
        <w:t xml:space="preserve"> </w:t>
      </w:r>
      <w:proofErr w:type="gramStart"/>
      <w:r w:rsidRPr="00D821B1">
        <w:rPr>
          <w:rFonts w:eastAsia="Arial"/>
        </w:rPr>
        <w:t>choice licenses</w:t>
      </w:r>
      <w:proofErr w:type="gramEnd"/>
      <w:r w:rsidRPr="00D821B1">
        <w:rPr>
          <w:rFonts w:eastAsia="Arial"/>
        </w:rPr>
        <w:t xml:space="preserve"> that has been returned and reissued, all accumulated preference points for that species become void. If a license cannot be manually reissued to one of the first five people on the regular draw list, the license will become available for purchase using the leftover license list. Public Ranching for Wildlife licenses will not be reissued within fourteen (14) days of the start date for the respective hunt code or be available for sale off the leftover license list.</w:t>
      </w:r>
    </w:p>
    <w:p w14:paraId="09469281" w14:textId="77777777" w:rsidR="0042527C" w:rsidRPr="00D821B1" w:rsidRDefault="0042527C" w:rsidP="0042527C">
      <w:pPr>
        <w:widowControl w:val="0"/>
        <w:numPr>
          <w:ilvl w:val="1"/>
          <w:numId w:val="28"/>
        </w:numPr>
        <w:tabs>
          <w:tab w:val="left" w:pos="2160"/>
        </w:tabs>
        <w:autoSpaceDE w:val="0"/>
        <w:autoSpaceDN w:val="0"/>
        <w:spacing w:after="200"/>
        <w:ind w:left="2160"/>
        <w:rPr>
          <w:rFonts w:eastAsia="Arial"/>
        </w:rPr>
      </w:pPr>
      <w:r w:rsidRPr="00D821B1">
        <w:rPr>
          <w:rFonts w:eastAsia="Arial"/>
        </w:rPr>
        <w:t>For all deer, elk, pronghorn and bear licenses: Licenses will be available for purchase after the request has been processed using the current leftover license list.</w:t>
      </w:r>
    </w:p>
    <w:p w14:paraId="736F15DC" w14:textId="77777777" w:rsidR="0042527C" w:rsidRPr="00D821B1" w:rsidRDefault="0042527C" w:rsidP="0042527C">
      <w:pPr>
        <w:widowControl w:val="0"/>
        <w:numPr>
          <w:ilvl w:val="1"/>
          <w:numId w:val="64"/>
        </w:numPr>
        <w:tabs>
          <w:tab w:val="left" w:pos="2160"/>
        </w:tabs>
        <w:autoSpaceDE w:val="0"/>
        <w:autoSpaceDN w:val="0"/>
        <w:spacing w:after="200"/>
        <w:ind w:left="1080" w:hanging="360"/>
        <w:rPr>
          <w:rFonts w:eastAsia="Arial"/>
        </w:rPr>
      </w:pPr>
      <w:r w:rsidRPr="00D821B1">
        <w:rPr>
          <w:rFonts w:eastAsia="Arial"/>
        </w:rPr>
        <w:t>Requests for refunds after the opening of the season will be accompanied by a</w:t>
      </w:r>
      <w:ins w:id="165" w:author="Hernandez, Hilary" w:date="2026-07-29T09:38:00Z" w16du:dateUtc="2026-07-29T15:38:00Z">
        <w:r w:rsidRPr="00D821B1">
          <w:rPr>
            <w:rFonts w:eastAsia="Arial"/>
          </w:rPr>
          <w:t>n</w:t>
        </w:r>
      </w:ins>
      <w:r w:rsidRPr="00D821B1">
        <w:rPr>
          <w:rFonts w:eastAsia="Arial"/>
        </w:rPr>
        <w:t xml:space="preserve"> </w:t>
      </w:r>
      <w:del w:id="166" w:author="Hernandez, Hilary" w:date="2026-07-29T09:38:00Z" w16du:dateUtc="2026-07-29T15:38:00Z">
        <w:r w:rsidRPr="00D821B1" w:rsidDel="00705F55">
          <w:rPr>
            <w:rFonts w:eastAsia="Arial"/>
          </w:rPr>
          <w:lastRenderedPageBreak/>
          <w:delText xml:space="preserve">signed </w:delText>
        </w:r>
      </w:del>
      <w:r w:rsidRPr="00D821B1">
        <w:rPr>
          <w:rFonts w:eastAsia="Arial"/>
        </w:rPr>
        <w:t>affidavit that the license has not been used and circumstances precluded the licensee from being able to use the license. In addition, to be eligible for a refund the failure to apply for a refund less than thirty (30) days prior to the opening day of the season for which the license was issued cannot be due to a lack of diligence on the part of the licensee. The Division’s License Administration Manager will render a decision on the refund request on behalf of the Division and the Commission and such decision shall constitute final agency action. Circumstances for which reimbursement will be considered shall be limited to:</w:t>
      </w:r>
    </w:p>
    <w:p w14:paraId="07A67F34" w14:textId="77777777" w:rsidR="0042527C" w:rsidRPr="00D821B1" w:rsidRDefault="0042527C" w:rsidP="0042527C">
      <w:pPr>
        <w:widowControl w:val="0"/>
        <w:numPr>
          <w:ilvl w:val="2"/>
          <w:numId w:val="21"/>
        </w:numPr>
        <w:tabs>
          <w:tab w:val="left" w:pos="720"/>
          <w:tab w:val="left" w:pos="1440"/>
        </w:tabs>
        <w:autoSpaceDE w:val="0"/>
        <w:autoSpaceDN w:val="0"/>
        <w:spacing w:after="200"/>
        <w:ind w:left="1440" w:hanging="360"/>
        <w:rPr>
          <w:rFonts w:eastAsia="Arial"/>
        </w:rPr>
      </w:pPr>
      <w:r w:rsidRPr="00D821B1">
        <w:rPr>
          <w:rFonts w:eastAsia="Arial"/>
        </w:rPr>
        <w:t>Extreme medical circumstances involving the license holder or a license holder’s immediate family member;</w:t>
      </w:r>
    </w:p>
    <w:p w14:paraId="196A9F1F" w14:textId="77777777" w:rsidR="0042527C" w:rsidRPr="00D821B1" w:rsidRDefault="0042527C" w:rsidP="0042527C">
      <w:pPr>
        <w:widowControl w:val="0"/>
        <w:numPr>
          <w:ilvl w:val="2"/>
          <w:numId w:val="21"/>
        </w:numPr>
        <w:tabs>
          <w:tab w:val="left" w:pos="720"/>
          <w:tab w:val="left" w:pos="1440"/>
        </w:tabs>
        <w:autoSpaceDE w:val="0"/>
        <w:autoSpaceDN w:val="0"/>
        <w:spacing w:after="200"/>
        <w:ind w:left="1440" w:hanging="360"/>
        <w:rPr>
          <w:rFonts w:eastAsia="Arial"/>
        </w:rPr>
      </w:pPr>
      <w:r w:rsidRPr="00D821B1">
        <w:rPr>
          <w:rFonts w:eastAsia="Arial"/>
        </w:rPr>
        <w:t>Death of the license holder or death of a license holder’s immediate family member;</w:t>
      </w:r>
    </w:p>
    <w:p w14:paraId="2A6728B4" w14:textId="77777777" w:rsidR="0042527C" w:rsidRPr="00D821B1" w:rsidRDefault="0042527C" w:rsidP="0042527C">
      <w:pPr>
        <w:widowControl w:val="0"/>
        <w:numPr>
          <w:ilvl w:val="2"/>
          <w:numId w:val="21"/>
        </w:numPr>
        <w:tabs>
          <w:tab w:val="left" w:pos="720"/>
          <w:tab w:val="left" w:pos="1440"/>
        </w:tabs>
        <w:autoSpaceDE w:val="0"/>
        <w:autoSpaceDN w:val="0"/>
        <w:spacing w:after="200"/>
        <w:ind w:left="1440" w:hanging="360"/>
        <w:rPr>
          <w:rFonts w:eastAsia="Arial"/>
        </w:rPr>
      </w:pPr>
      <w:r w:rsidRPr="00D821B1">
        <w:rPr>
          <w:rFonts w:eastAsia="Arial"/>
        </w:rPr>
        <w:t>Active and reserve members of the United States armed forces whose military orders overlap with the season dates of the returned license; or</w:t>
      </w:r>
    </w:p>
    <w:p w14:paraId="52913CF5" w14:textId="77777777" w:rsidR="0042527C" w:rsidRPr="00D821B1" w:rsidRDefault="0042527C" w:rsidP="0042527C">
      <w:pPr>
        <w:widowControl w:val="0"/>
        <w:numPr>
          <w:ilvl w:val="0"/>
          <w:numId w:val="4"/>
        </w:numPr>
        <w:tabs>
          <w:tab w:val="left" w:pos="720"/>
          <w:tab w:val="left" w:pos="1440"/>
        </w:tabs>
        <w:autoSpaceDE w:val="0"/>
        <w:autoSpaceDN w:val="0"/>
        <w:spacing w:after="200"/>
        <w:ind w:left="1440"/>
        <w:rPr>
          <w:rFonts w:eastAsia="Arial"/>
        </w:rPr>
      </w:pPr>
      <w:r w:rsidRPr="00D821B1">
        <w:rPr>
          <w:rFonts w:eastAsia="Arial"/>
        </w:rPr>
        <w:t xml:space="preserve">Individuals on jury duty whose jury duty service overlaps with the season dates of the returned license. </w:t>
      </w:r>
    </w:p>
    <w:p w14:paraId="28DC6C5B" w14:textId="77777777" w:rsidR="0042527C" w:rsidRPr="00D821B1" w:rsidRDefault="0042527C" w:rsidP="0042527C">
      <w:pPr>
        <w:widowControl w:val="0"/>
        <w:numPr>
          <w:ilvl w:val="0"/>
          <w:numId w:val="21"/>
        </w:numPr>
        <w:tabs>
          <w:tab w:val="left" w:pos="1440"/>
          <w:tab w:val="left" w:pos="2160"/>
        </w:tabs>
        <w:autoSpaceDE w:val="0"/>
        <w:autoSpaceDN w:val="0"/>
        <w:spacing w:after="200"/>
        <w:ind w:left="720" w:hanging="360"/>
        <w:rPr>
          <w:rFonts w:eastAsia="Arial"/>
          <w:b/>
          <w:bCs/>
        </w:rPr>
      </w:pPr>
      <w:r w:rsidRPr="00D821B1">
        <w:rPr>
          <w:rFonts w:eastAsia="Arial"/>
          <w:b/>
          <w:bCs/>
        </w:rPr>
        <w:t>Other Refunds</w:t>
      </w:r>
    </w:p>
    <w:p w14:paraId="2B35A15F" w14:textId="77777777" w:rsidR="0042527C" w:rsidRPr="00D821B1" w:rsidRDefault="0042527C" w:rsidP="0042527C">
      <w:pPr>
        <w:widowControl w:val="0"/>
        <w:numPr>
          <w:ilvl w:val="0"/>
          <w:numId w:val="6"/>
        </w:numPr>
        <w:autoSpaceDE w:val="0"/>
        <w:autoSpaceDN w:val="0"/>
        <w:spacing w:after="200"/>
        <w:ind w:left="1080"/>
        <w:rPr>
          <w:rFonts w:eastAsia="Arial"/>
        </w:rPr>
      </w:pPr>
      <w:r w:rsidRPr="00D821B1">
        <w:rPr>
          <w:rFonts w:eastAsia="Arial"/>
        </w:rPr>
        <w:t xml:space="preserve">Refunds or antlerless licenses may be issued in any unit approved by the Division for the same species in the same year to hunters who harvest a deer, elk or moose in which Chronic Wasting Disease (CWD) is detected through the Division’s CWD monitoring or testing programs. Where there is no open season or insufficient time remains to reasonably exercise the benefits of a license granted in the same year, the Division may issue the licensee an antlerless license for the same species in the following year in the same Game Management Unit where the CWD detected animal was harvested, or if antlerless hunting is not permitted in the applicable GMU, the Division may designate a substitute GMU. If the season closes prior to October 31 in the unit, the license will be valid through October 31. The provisions of this regulation shall apply to any hunter who harvests a moose after January 1, </w:t>
      </w:r>
      <w:proofErr w:type="gramStart"/>
      <w:r w:rsidRPr="00D821B1">
        <w:rPr>
          <w:rFonts w:eastAsia="Arial"/>
        </w:rPr>
        <w:t>2006</w:t>
      </w:r>
      <w:proofErr w:type="gramEnd"/>
      <w:r w:rsidRPr="00D821B1">
        <w:rPr>
          <w:rFonts w:eastAsia="Arial"/>
        </w:rPr>
        <w:t xml:space="preserve"> in which CWD is detected. Licenses issued pursuant to this provision shall not be considered part of the quota otherwise established by the Commission for that GMU.</w:t>
      </w:r>
    </w:p>
    <w:p w14:paraId="437C89D6" w14:textId="77777777" w:rsidR="0042527C" w:rsidRPr="00D821B1" w:rsidRDefault="0042527C" w:rsidP="0042527C">
      <w:pPr>
        <w:widowControl w:val="0"/>
        <w:numPr>
          <w:ilvl w:val="0"/>
          <w:numId w:val="6"/>
        </w:numPr>
        <w:autoSpaceDE w:val="0"/>
        <w:autoSpaceDN w:val="0"/>
        <w:spacing w:after="200"/>
        <w:ind w:left="1080"/>
        <w:rPr>
          <w:rFonts w:eastAsia="Arial"/>
        </w:rPr>
      </w:pPr>
      <w:r w:rsidRPr="00D821B1">
        <w:rPr>
          <w:rFonts w:eastAsia="Arial"/>
        </w:rPr>
        <w:t xml:space="preserve">Except for cases of Division error, no refunds shall be issued for any annual license, one-day, or five-day license, mountain lion license or preference point fee. </w:t>
      </w:r>
    </w:p>
    <w:p w14:paraId="1BC0A5CB" w14:textId="77777777" w:rsidR="0042527C" w:rsidRPr="00D821B1" w:rsidRDefault="0042527C" w:rsidP="0042527C">
      <w:pPr>
        <w:widowControl w:val="0"/>
        <w:numPr>
          <w:ilvl w:val="0"/>
          <w:numId w:val="21"/>
        </w:numPr>
        <w:tabs>
          <w:tab w:val="left" w:pos="720"/>
          <w:tab w:val="left" w:pos="1080"/>
        </w:tabs>
        <w:autoSpaceDE w:val="0"/>
        <w:autoSpaceDN w:val="0"/>
        <w:spacing w:after="200"/>
        <w:ind w:left="720" w:hanging="360"/>
        <w:rPr>
          <w:rFonts w:eastAsia="Arial"/>
        </w:rPr>
      </w:pPr>
      <w:r w:rsidRPr="00D821B1">
        <w:rPr>
          <w:rFonts w:eastAsia="Arial"/>
          <w:b/>
          <w:bCs/>
        </w:rPr>
        <w:t>Restoration of Preference Points</w:t>
      </w:r>
      <w:r w:rsidRPr="00D821B1">
        <w:rPr>
          <w:rFonts w:eastAsia="Arial"/>
        </w:rPr>
        <w:t xml:space="preserve"> </w:t>
      </w:r>
    </w:p>
    <w:p w14:paraId="48A5286C" w14:textId="77777777" w:rsidR="0042527C" w:rsidRPr="00D821B1" w:rsidRDefault="0042527C" w:rsidP="0042527C">
      <w:pPr>
        <w:widowControl w:val="0"/>
        <w:numPr>
          <w:ilvl w:val="1"/>
          <w:numId w:val="21"/>
        </w:numPr>
        <w:tabs>
          <w:tab w:val="left" w:pos="2160"/>
        </w:tabs>
        <w:autoSpaceDE w:val="0"/>
        <w:autoSpaceDN w:val="0"/>
        <w:spacing w:after="200"/>
        <w:ind w:left="1080" w:hanging="360"/>
        <w:rPr>
          <w:rFonts w:eastAsia="Arial"/>
        </w:rPr>
      </w:pPr>
      <w:r w:rsidRPr="00D821B1">
        <w:rPr>
          <w:rFonts w:eastAsia="Arial"/>
        </w:rPr>
        <w:t>License preference points used to obtain the license will not be restored except as follows:</w:t>
      </w:r>
    </w:p>
    <w:p w14:paraId="030CA29C" w14:textId="77777777" w:rsidR="0042527C" w:rsidRPr="00D821B1" w:rsidRDefault="0042527C" w:rsidP="0042527C">
      <w:pPr>
        <w:widowControl w:val="0"/>
        <w:numPr>
          <w:ilvl w:val="2"/>
          <w:numId w:val="21"/>
        </w:numPr>
        <w:tabs>
          <w:tab w:val="left" w:pos="720"/>
          <w:tab w:val="left" w:pos="1440"/>
        </w:tabs>
        <w:autoSpaceDE w:val="0"/>
        <w:autoSpaceDN w:val="0"/>
        <w:spacing w:after="200"/>
        <w:ind w:left="1440" w:hanging="360"/>
        <w:rPr>
          <w:rFonts w:eastAsia="Arial"/>
        </w:rPr>
      </w:pPr>
      <w:r w:rsidRPr="00D821B1">
        <w:rPr>
          <w:rFonts w:eastAsia="Arial"/>
        </w:rPr>
        <w:t>No later than fourteen (14) days prior to the opening day of the applicable turkey season for turkey licenses or thirty (30) days prior to the opening day of the season for all other licenses, preference points may be restored to the pre-drawing level in lieu of a refund at the licensee’s request.</w:t>
      </w:r>
    </w:p>
    <w:p w14:paraId="16C6F951" w14:textId="77777777" w:rsidR="0042527C" w:rsidRPr="00D821B1" w:rsidRDefault="0042527C" w:rsidP="0042527C">
      <w:pPr>
        <w:widowControl w:val="0"/>
        <w:numPr>
          <w:ilvl w:val="2"/>
          <w:numId w:val="21"/>
        </w:numPr>
        <w:tabs>
          <w:tab w:val="left" w:pos="1440"/>
        </w:tabs>
        <w:autoSpaceDE w:val="0"/>
        <w:autoSpaceDN w:val="0"/>
        <w:spacing w:after="200"/>
        <w:ind w:left="1440" w:hanging="360"/>
        <w:rPr>
          <w:rFonts w:eastAsia="Arial"/>
        </w:rPr>
      </w:pPr>
      <w:r w:rsidRPr="00D821B1">
        <w:rPr>
          <w:rFonts w:eastAsia="Arial"/>
        </w:rPr>
        <w:t>Less than fourteen (14) days prior to the opening day of the applicable turkey season for turkey licenses or thirty (30) days prior to the opening of the season for all other licenses, the License Administration Manager may restore license preference points to the pre-drawing level and/or issue a monetary refund if any of the following circumstances prevent the license holder from exercising the intended benefits of the license:</w:t>
      </w:r>
    </w:p>
    <w:p w14:paraId="6A574635" w14:textId="77777777" w:rsidR="0042527C" w:rsidRPr="00D821B1" w:rsidRDefault="0042527C" w:rsidP="0042527C">
      <w:pPr>
        <w:widowControl w:val="0"/>
        <w:numPr>
          <w:ilvl w:val="6"/>
          <w:numId w:val="26"/>
        </w:numPr>
        <w:tabs>
          <w:tab w:val="left" w:pos="720"/>
          <w:tab w:val="left" w:pos="2160"/>
        </w:tabs>
        <w:autoSpaceDE w:val="0"/>
        <w:autoSpaceDN w:val="0"/>
        <w:spacing w:after="200"/>
        <w:ind w:left="1800"/>
        <w:rPr>
          <w:rFonts w:eastAsia="Arial"/>
        </w:rPr>
      </w:pPr>
      <w:r w:rsidRPr="00D821B1">
        <w:rPr>
          <w:rFonts w:eastAsia="Arial"/>
        </w:rPr>
        <w:lastRenderedPageBreak/>
        <w:t xml:space="preserve">Extreme medical circumstances involving the license holder or a license holder’s immediate family member; </w:t>
      </w:r>
    </w:p>
    <w:p w14:paraId="312D4F6C" w14:textId="77777777" w:rsidR="0042527C" w:rsidRPr="00D821B1" w:rsidRDefault="0042527C" w:rsidP="0042527C">
      <w:pPr>
        <w:widowControl w:val="0"/>
        <w:numPr>
          <w:ilvl w:val="6"/>
          <w:numId w:val="26"/>
        </w:numPr>
        <w:tabs>
          <w:tab w:val="left" w:pos="720"/>
          <w:tab w:val="left" w:pos="2160"/>
        </w:tabs>
        <w:autoSpaceDE w:val="0"/>
        <w:autoSpaceDN w:val="0"/>
        <w:spacing w:after="200"/>
        <w:ind w:left="1800"/>
        <w:rPr>
          <w:rFonts w:eastAsia="Arial"/>
        </w:rPr>
      </w:pPr>
      <w:r w:rsidRPr="00D821B1">
        <w:rPr>
          <w:rFonts w:eastAsia="Arial"/>
        </w:rPr>
        <w:t>Death of a license holder’s immediate family member;</w:t>
      </w:r>
    </w:p>
    <w:p w14:paraId="324CB8DA" w14:textId="77777777" w:rsidR="0042527C" w:rsidRPr="00D821B1" w:rsidRDefault="0042527C" w:rsidP="0042527C">
      <w:pPr>
        <w:widowControl w:val="0"/>
        <w:numPr>
          <w:ilvl w:val="6"/>
          <w:numId w:val="26"/>
        </w:numPr>
        <w:tabs>
          <w:tab w:val="left" w:pos="720"/>
          <w:tab w:val="left" w:pos="1080"/>
        </w:tabs>
        <w:autoSpaceDE w:val="0"/>
        <w:autoSpaceDN w:val="0"/>
        <w:spacing w:after="200"/>
        <w:ind w:left="1800"/>
        <w:rPr>
          <w:rFonts w:eastAsia="Arial"/>
        </w:rPr>
      </w:pPr>
      <w:r w:rsidRPr="00D821B1">
        <w:rPr>
          <w:rFonts w:eastAsia="Arial"/>
        </w:rPr>
        <w:t>Active and reserve members of the United States armed forces whose military orders overlap with the season dates of the returned license; or</w:t>
      </w:r>
    </w:p>
    <w:p w14:paraId="445C5C23" w14:textId="77777777" w:rsidR="0042527C" w:rsidRPr="00D821B1" w:rsidRDefault="0042527C" w:rsidP="0042527C">
      <w:pPr>
        <w:widowControl w:val="0"/>
        <w:numPr>
          <w:ilvl w:val="1"/>
          <w:numId w:val="35"/>
        </w:numPr>
        <w:tabs>
          <w:tab w:val="left" w:pos="1080"/>
        </w:tabs>
        <w:autoSpaceDE w:val="0"/>
        <w:autoSpaceDN w:val="0"/>
        <w:spacing w:after="200"/>
        <w:ind w:left="1800"/>
        <w:rPr>
          <w:rFonts w:eastAsia="Arial"/>
        </w:rPr>
      </w:pPr>
      <w:r w:rsidRPr="00D821B1">
        <w:rPr>
          <w:rFonts w:eastAsia="Arial"/>
        </w:rPr>
        <w:t xml:space="preserve">Individuals on jury duty whose jury duty service overlaps with the season dates of the returned license. </w:t>
      </w:r>
    </w:p>
    <w:p w14:paraId="2647757F" w14:textId="77777777" w:rsidR="0042527C" w:rsidRPr="00D821B1" w:rsidRDefault="0042527C" w:rsidP="0042527C">
      <w:pPr>
        <w:tabs>
          <w:tab w:val="left" w:pos="1080"/>
        </w:tabs>
        <w:spacing w:after="200"/>
        <w:ind w:left="1440" w:hanging="360"/>
      </w:pPr>
      <w:r w:rsidRPr="00D821B1">
        <w:t>c.</w:t>
      </w:r>
      <w:r w:rsidRPr="00D821B1">
        <w:tab/>
        <w:t>Beginning with the 2025 draw season, when a license is not paid for by the payment deadline, the license privilege will be removed from the customer’s account. Any points used to obtain the license will be restored to the pre-draw level.</w:t>
      </w:r>
    </w:p>
    <w:p w14:paraId="1E734741" w14:textId="77777777" w:rsidR="0042527C" w:rsidRPr="00D821B1" w:rsidRDefault="0042527C" w:rsidP="0042527C">
      <w:pPr>
        <w:widowControl w:val="0"/>
        <w:numPr>
          <w:ilvl w:val="0"/>
          <w:numId w:val="21"/>
        </w:numPr>
        <w:autoSpaceDE w:val="0"/>
        <w:autoSpaceDN w:val="0"/>
        <w:spacing w:after="200"/>
        <w:ind w:left="720" w:hanging="360"/>
        <w:rPr>
          <w:rFonts w:eastAsia="Arial"/>
        </w:rPr>
      </w:pPr>
      <w:r w:rsidRPr="00D821B1">
        <w:rPr>
          <w:rFonts w:eastAsia="Arial"/>
        </w:rPr>
        <w:t xml:space="preserve">Requests for refunds and/or restoration of license preference points due to extreme medical circumstances involving the license holder or a license holder’s immediate family member, the death of a license holder’s immediate family member, military orders that prevents the service member from exercising the intended benefits of the license or jury duty will be accompanied by sufficient evidence demonstrating that the license has not been used and circumstances precluded the licensee from being able to use the license. In addition, sufficient documentation is required to prove extreme medical circumstances, death, military orders or jury duty service. </w:t>
      </w:r>
    </w:p>
    <w:p w14:paraId="47815258" w14:textId="77777777" w:rsidR="0042527C" w:rsidRPr="00D821B1" w:rsidRDefault="0042527C" w:rsidP="0042527C">
      <w:pPr>
        <w:widowControl w:val="0"/>
        <w:numPr>
          <w:ilvl w:val="0"/>
          <w:numId w:val="21"/>
        </w:numPr>
        <w:tabs>
          <w:tab w:val="left" w:pos="2160"/>
        </w:tabs>
        <w:autoSpaceDE w:val="0"/>
        <w:autoSpaceDN w:val="0"/>
        <w:spacing w:after="200"/>
        <w:ind w:left="720" w:hanging="360"/>
        <w:rPr>
          <w:rFonts w:eastAsia="Arial"/>
          <w:b/>
        </w:rPr>
      </w:pPr>
      <w:r w:rsidRPr="00D821B1">
        <w:rPr>
          <w:rFonts w:eastAsia="Arial"/>
          <w:b/>
        </w:rPr>
        <w:t>Time Restriction</w:t>
      </w:r>
    </w:p>
    <w:p w14:paraId="4740C99E" w14:textId="77777777" w:rsidR="0042527C" w:rsidRPr="00D821B1" w:rsidRDefault="0042527C" w:rsidP="0042527C">
      <w:pPr>
        <w:widowControl w:val="0"/>
        <w:numPr>
          <w:ilvl w:val="0"/>
          <w:numId w:val="7"/>
        </w:numPr>
        <w:tabs>
          <w:tab w:val="left" w:pos="360"/>
          <w:tab w:val="left" w:pos="2160"/>
        </w:tabs>
        <w:autoSpaceDE w:val="0"/>
        <w:autoSpaceDN w:val="0"/>
        <w:spacing w:after="200"/>
        <w:ind w:left="1080" w:hanging="360"/>
        <w:rPr>
          <w:rFonts w:eastAsia="Arial"/>
        </w:rPr>
      </w:pPr>
      <w:r w:rsidRPr="00D821B1">
        <w:rPr>
          <w:rFonts w:eastAsia="Arial"/>
        </w:rPr>
        <w:t xml:space="preserve">A refund or preference point restoration will be denied when the request is submitted more than thirty (30) days after the opening of the season for which the license was issued. Provided further that all time limits will be extended for active and reserve members of the United States armed forces whose military service requirements precluded their application for a refund or preference point restoration within said periods. </w:t>
      </w:r>
    </w:p>
    <w:p w14:paraId="1B838F76" w14:textId="77777777" w:rsidR="0042527C" w:rsidRPr="00D821B1" w:rsidRDefault="0042527C" w:rsidP="0042527C">
      <w:pPr>
        <w:widowControl w:val="0"/>
        <w:numPr>
          <w:ilvl w:val="0"/>
          <w:numId w:val="7"/>
        </w:numPr>
        <w:tabs>
          <w:tab w:val="left" w:pos="360"/>
          <w:tab w:val="left" w:pos="2160"/>
        </w:tabs>
        <w:autoSpaceDE w:val="0"/>
        <w:autoSpaceDN w:val="0"/>
        <w:spacing w:after="200"/>
        <w:ind w:left="1080" w:hanging="360"/>
        <w:rPr>
          <w:rFonts w:eastAsia="Arial"/>
        </w:rPr>
      </w:pPr>
      <w:r w:rsidRPr="00D821B1">
        <w:rPr>
          <w:rFonts w:eastAsia="Arial"/>
        </w:rPr>
        <w:t xml:space="preserve">When additional documentation is requested and required by the Division to approve a refund and/or restoration of preference points request, the requestor will have thirty (30) days from the </w:t>
      </w:r>
      <w:del w:id="167" w:author="Hernandez, Hilary" w:date="2026-07-29T09:39:00Z" w16du:dateUtc="2026-07-29T15:39:00Z">
        <w:r w:rsidRPr="00D821B1" w:rsidDel="00705F55">
          <w:rPr>
            <w:rFonts w:eastAsia="Arial"/>
          </w:rPr>
          <w:delText xml:space="preserve">mailing </w:delText>
        </w:r>
      </w:del>
      <w:r w:rsidRPr="00D821B1">
        <w:rPr>
          <w:rFonts w:eastAsia="Arial"/>
        </w:rPr>
        <w:t xml:space="preserve">date indicated on the notification letter to submit all the required documentation. If required documentation is not submitted prior to the 30-day deadline, the request will be considered closed and denied. No requests from the previous year will be considered after January 31, annually.  </w:t>
      </w:r>
    </w:p>
    <w:p w14:paraId="21236C46" w14:textId="77777777" w:rsidR="0042527C" w:rsidRPr="00D821B1" w:rsidRDefault="0042527C" w:rsidP="0042527C">
      <w:pPr>
        <w:widowControl w:val="0"/>
        <w:numPr>
          <w:ilvl w:val="0"/>
          <w:numId w:val="21"/>
        </w:numPr>
        <w:tabs>
          <w:tab w:val="left" w:pos="2160"/>
        </w:tabs>
        <w:autoSpaceDE w:val="0"/>
        <w:autoSpaceDN w:val="0"/>
        <w:spacing w:after="200"/>
        <w:ind w:left="720" w:hanging="360"/>
        <w:rPr>
          <w:rFonts w:eastAsia="Arial"/>
          <w:b/>
        </w:rPr>
      </w:pPr>
      <w:r w:rsidRPr="00D821B1">
        <w:rPr>
          <w:rFonts w:eastAsia="Arial"/>
          <w:b/>
        </w:rPr>
        <w:t>Director Disaster Relief Authority</w:t>
      </w:r>
    </w:p>
    <w:p w14:paraId="66FD7B11" w14:textId="77777777" w:rsidR="0042527C" w:rsidRPr="00D821B1" w:rsidRDefault="0042527C" w:rsidP="0042527C">
      <w:pPr>
        <w:widowControl w:val="0"/>
        <w:numPr>
          <w:ilvl w:val="1"/>
          <w:numId w:val="21"/>
        </w:numPr>
        <w:autoSpaceDE w:val="0"/>
        <w:autoSpaceDN w:val="0"/>
        <w:spacing w:after="200"/>
        <w:ind w:left="1080" w:hanging="360"/>
        <w:rPr>
          <w:rFonts w:eastAsia="Arial"/>
        </w:rPr>
      </w:pPr>
      <w:r w:rsidRPr="00D821B1">
        <w:rPr>
          <w:rFonts w:eastAsia="Arial"/>
        </w:rPr>
        <w:t>When, in the determination of the Director, existing Parks and Wildlife regulations will have a significant negative impact following a natural disaster that displaces persons from their homes, or closes areas to public access and results in a time-critical demand for use of park resources or a complete (or near complete) loss of hunting opportunity, the Director is authorized to take emergency administrative actions, including, but not limited to:</w:t>
      </w:r>
    </w:p>
    <w:p w14:paraId="25671983"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rPr>
          <w:rFonts w:eastAsia="Arial"/>
        </w:rPr>
        <w:t>Issuance of license fee refunds.</w:t>
      </w:r>
    </w:p>
    <w:p w14:paraId="7F4A845D"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rPr>
          <w:rFonts w:eastAsia="Arial"/>
        </w:rPr>
        <w:t>Restoration of preference points.</w:t>
      </w:r>
    </w:p>
    <w:p w14:paraId="68C4D274"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rPr>
          <w:rFonts w:eastAsia="Arial"/>
        </w:rPr>
        <w:t>Exchange of big game hunting licenses for leftover or over-the-counter licenses.</w:t>
      </w:r>
    </w:p>
    <w:p w14:paraId="61CA90EB"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rPr>
          <w:rFonts w:eastAsia="Arial"/>
        </w:rPr>
        <w:lastRenderedPageBreak/>
        <w:t>Issue similar guaranteed licenses for another license year.</w:t>
      </w:r>
    </w:p>
    <w:p w14:paraId="33266CFA"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rPr>
          <w:rFonts w:eastAsia="Arial"/>
        </w:rPr>
        <w:t>Suspension of length of stay camping limits on Division-owned or controlled properties.</w:t>
      </w:r>
    </w:p>
    <w:p w14:paraId="642F71FC" w14:textId="77777777" w:rsidR="0042527C" w:rsidRPr="00D821B1" w:rsidRDefault="0042527C" w:rsidP="0042527C">
      <w:pPr>
        <w:widowControl w:val="0"/>
        <w:numPr>
          <w:ilvl w:val="0"/>
          <w:numId w:val="8"/>
        </w:numPr>
        <w:tabs>
          <w:tab w:val="left" w:pos="720"/>
        </w:tabs>
        <w:autoSpaceDE w:val="0"/>
        <w:autoSpaceDN w:val="0"/>
        <w:spacing w:after="200"/>
        <w:ind w:left="1440"/>
        <w:rPr>
          <w:rFonts w:eastAsia="Arial"/>
        </w:rPr>
      </w:pPr>
      <w:r w:rsidRPr="00D821B1">
        <w:t>Imposition of administrative requirements associated with the application for relief granted under this section.</w:t>
      </w:r>
    </w:p>
    <w:p w14:paraId="0B34AF1C" w14:textId="77777777" w:rsidR="0042527C" w:rsidRPr="00D821B1" w:rsidRDefault="0042527C" w:rsidP="0008605E">
      <w:pPr>
        <w:pStyle w:val="Heading3"/>
      </w:pPr>
      <w:bookmarkStart w:id="168" w:name="a1672"/>
      <w:bookmarkStart w:id="169" w:name="_Toc194666149"/>
      <w:bookmarkEnd w:id="147"/>
      <w:r w:rsidRPr="00D821B1">
        <w:t>#1672 - Reimbursement for processing costs associated with CWD positive animals</w:t>
      </w:r>
      <w:bookmarkEnd w:id="168"/>
      <w:bookmarkEnd w:id="169"/>
    </w:p>
    <w:p w14:paraId="7F2E817C" w14:textId="77777777" w:rsidR="0042527C" w:rsidRPr="00D821B1" w:rsidRDefault="0042527C" w:rsidP="0042527C">
      <w:pPr>
        <w:widowControl w:val="0"/>
        <w:numPr>
          <w:ilvl w:val="0"/>
          <w:numId w:val="33"/>
        </w:numPr>
        <w:tabs>
          <w:tab w:val="left" w:pos="1440"/>
          <w:tab w:val="left" w:pos="2160"/>
        </w:tabs>
        <w:autoSpaceDE w:val="0"/>
        <w:autoSpaceDN w:val="0"/>
        <w:spacing w:after="200"/>
        <w:rPr>
          <w:rFonts w:eastAsia="Arial"/>
          <w:b/>
          <w:bCs/>
        </w:rPr>
      </w:pPr>
      <w:r w:rsidRPr="00D821B1">
        <w:rPr>
          <w:rFonts w:eastAsia="Arial"/>
          <w:b/>
          <w:bCs/>
        </w:rPr>
        <w:t>Costs incurred for processing CWD positive animals</w:t>
      </w:r>
    </w:p>
    <w:p w14:paraId="362A7AB8" w14:textId="77777777" w:rsidR="0042527C" w:rsidRPr="00D821B1" w:rsidRDefault="0042527C" w:rsidP="0042527C">
      <w:pPr>
        <w:widowControl w:val="0"/>
        <w:numPr>
          <w:ilvl w:val="6"/>
          <w:numId w:val="35"/>
        </w:numPr>
        <w:tabs>
          <w:tab w:val="left" w:pos="2160"/>
        </w:tabs>
        <w:autoSpaceDE w:val="0"/>
        <w:autoSpaceDN w:val="0"/>
        <w:spacing w:after="200"/>
        <w:ind w:left="1080"/>
        <w:rPr>
          <w:rFonts w:eastAsia="Arial"/>
        </w:rPr>
      </w:pPr>
      <w:r w:rsidRPr="00D821B1">
        <w:rPr>
          <w:rFonts w:eastAsia="Arial"/>
        </w:rPr>
        <w:t>Hunters may request reimbursement from the Division for the reasonable costs actually incurred when processing any animal that:</w:t>
      </w:r>
    </w:p>
    <w:p w14:paraId="16B2A450" w14:textId="77777777" w:rsidR="0042527C" w:rsidRPr="00D821B1" w:rsidRDefault="0042527C" w:rsidP="0042527C">
      <w:pPr>
        <w:widowControl w:val="0"/>
        <w:numPr>
          <w:ilvl w:val="7"/>
          <w:numId w:val="35"/>
        </w:numPr>
        <w:tabs>
          <w:tab w:val="left" w:pos="720"/>
          <w:tab w:val="left" w:pos="1440"/>
        </w:tabs>
        <w:autoSpaceDE w:val="0"/>
        <w:autoSpaceDN w:val="0"/>
        <w:spacing w:after="200"/>
        <w:ind w:left="1440"/>
        <w:rPr>
          <w:rFonts w:eastAsia="Arial"/>
        </w:rPr>
      </w:pPr>
      <w:r w:rsidRPr="00D821B1">
        <w:rPr>
          <w:rFonts w:eastAsia="Arial"/>
        </w:rPr>
        <w:t>receives a positive test result from a USDA approved contract laboratory using a USDA approved test;</w:t>
      </w:r>
    </w:p>
    <w:p w14:paraId="5E563EC4" w14:textId="77777777" w:rsidR="0042527C" w:rsidRPr="00D821B1" w:rsidRDefault="0042527C" w:rsidP="0042527C">
      <w:pPr>
        <w:widowControl w:val="0"/>
        <w:numPr>
          <w:ilvl w:val="2"/>
          <w:numId w:val="35"/>
        </w:numPr>
        <w:tabs>
          <w:tab w:val="left" w:pos="720"/>
          <w:tab w:val="left" w:pos="1440"/>
        </w:tabs>
        <w:autoSpaceDE w:val="0"/>
        <w:autoSpaceDN w:val="0"/>
        <w:spacing w:after="200"/>
        <w:ind w:left="1440"/>
        <w:rPr>
          <w:rFonts w:eastAsia="Arial"/>
        </w:rPr>
      </w:pPr>
      <w:r w:rsidRPr="00D821B1">
        <w:rPr>
          <w:rFonts w:eastAsia="Arial"/>
        </w:rPr>
        <w:t xml:space="preserve">is untestable </w:t>
      </w:r>
      <w:proofErr w:type="gramStart"/>
      <w:r w:rsidRPr="00D821B1">
        <w:rPr>
          <w:rFonts w:eastAsia="Arial"/>
        </w:rPr>
        <w:t>as a result of</w:t>
      </w:r>
      <w:proofErr w:type="gramEnd"/>
      <w:r w:rsidRPr="00D821B1">
        <w:rPr>
          <w:rFonts w:eastAsia="Arial"/>
        </w:rPr>
        <w:t xml:space="preserve"> any act or omission of the Division; or</w:t>
      </w:r>
    </w:p>
    <w:p w14:paraId="2DB2DDC4" w14:textId="77777777" w:rsidR="0042527C" w:rsidRPr="00D821B1" w:rsidRDefault="0042527C" w:rsidP="0042527C">
      <w:pPr>
        <w:widowControl w:val="0"/>
        <w:numPr>
          <w:ilvl w:val="2"/>
          <w:numId w:val="35"/>
        </w:numPr>
        <w:tabs>
          <w:tab w:val="left" w:pos="720"/>
          <w:tab w:val="left" w:pos="1440"/>
        </w:tabs>
        <w:autoSpaceDE w:val="0"/>
        <w:autoSpaceDN w:val="0"/>
        <w:spacing w:after="200"/>
        <w:ind w:left="1440"/>
        <w:rPr>
          <w:rFonts w:eastAsia="Arial"/>
        </w:rPr>
      </w:pPr>
      <w:r w:rsidRPr="00D821B1">
        <w:rPr>
          <w:rFonts w:eastAsia="Arial"/>
        </w:rPr>
        <w:t>is untestable for any reason and was required to be submitted for testing by regulation.</w:t>
      </w:r>
    </w:p>
    <w:p w14:paraId="41F265A5" w14:textId="77777777" w:rsidR="0042527C" w:rsidRPr="00D821B1" w:rsidRDefault="0042527C" w:rsidP="0042527C">
      <w:pPr>
        <w:widowControl w:val="0"/>
        <w:numPr>
          <w:ilvl w:val="1"/>
          <w:numId w:val="21"/>
        </w:numPr>
        <w:tabs>
          <w:tab w:val="left" w:pos="2160"/>
        </w:tabs>
        <w:autoSpaceDE w:val="0"/>
        <w:autoSpaceDN w:val="0"/>
        <w:spacing w:after="200"/>
        <w:ind w:left="1080" w:hanging="360"/>
        <w:rPr>
          <w:rFonts w:eastAsia="Arial"/>
        </w:rPr>
      </w:pPr>
      <w:r w:rsidRPr="00D821B1">
        <w:rPr>
          <w:rFonts w:eastAsia="Arial"/>
        </w:rPr>
        <w:t xml:space="preserve">All requests for reimbursement shall be submitted </w:t>
      </w:r>
      <w:ins w:id="170" w:author="Hernandez, Hilary" w:date="2026-07-29T09:40:00Z" w16du:dateUtc="2026-07-29T15:40:00Z">
        <w:r w:rsidRPr="00D821B1">
          <w:rPr>
            <w:rFonts w:eastAsia="Arial"/>
          </w:rPr>
          <w:t xml:space="preserve">as required </w:t>
        </w:r>
      </w:ins>
      <w:del w:id="171" w:author="Hernandez, Hilary" w:date="2026-07-29T09:40:00Z" w16du:dateUtc="2026-07-29T15:40:00Z">
        <w:r w:rsidRPr="00D821B1" w:rsidDel="00A861EE">
          <w:rPr>
            <w:rFonts w:eastAsia="Arial"/>
          </w:rPr>
          <w:delText xml:space="preserve">on the forms provided </w:delText>
        </w:r>
      </w:del>
      <w:r w:rsidRPr="00D821B1">
        <w:rPr>
          <w:rFonts w:eastAsia="Arial"/>
        </w:rPr>
        <w:t>by the Division and accompanied by receipts supporting the amount of reimbursement requested, except that reimbursement for processing shall be allowed without receipts in the amount of $50.  Reimbursement with receipts is limited to no more than $100 per animal for private processing supplies or $200 per animal for commercial processing except for moose. The maximum reimbursement for commercial processing for moose is $250.00.</w:t>
      </w:r>
    </w:p>
    <w:p w14:paraId="0B3242B0" w14:textId="77777777" w:rsidR="0042527C" w:rsidRPr="00D821B1" w:rsidRDefault="0042527C" w:rsidP="0008605E">
      <w:pPr>
        <w:pStyle w:val="Heading2"/>
      </w:pPr>
      <w:bookmarkStart w:id="172" w:name="_Toc194666151"/>
      <w:r w:rsidRPr="00D821B1">
        <w:t>ARTICLE VII - Reasonable Accommodations for Persons with Disabilities</w:t>
      </w:r>
      <w:bookmarkEnd w:id="172"/>
      <w:r w:rsidRPr="00D821B1">
        <w:t xml:space="preserve"> </w:t>
      </w:r>
    </w:p>
    <w:p w14:paraId="223501F4" w14:textId="77777777" w:rsidR="0042527C" w:rsidRPr="00D821B1" w:rsidRDefault="0042527C" w:rsidP="0008605E">
      <w:pPr>
        <w:pStyle w:val="Heading3"/>
      </w:pPr>
      <w:bookmarkStart w:id="173" w:name="_Toc194666152"/>
      <w:r w:rsidRPr="00D821B1">
        <w:t>#1680 – Reasonable Accommodations</w:t>
      </w:r>
      <w:bookmarkEnd w:id="173"/>
    </w:p>
    <w:p w14:paraId="6698A0F7"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rPr>
      </w:pPr>
      <w:r w:rsidRPr="00D821B1">
        <w:rPr>
          <w:rFonts w:eastAsia="Arial"/>
          <w:color w:val="000000"/>
        </w:rPr>
        <w:t xml:space="preserve">The Director shall have the authority to grant variances from the regulations adopted by the Parks and Wildlife Commission, including but not limited to manner of </w:t>
      </w:r>
      <w:proofErr w:type="gramStart"/>
      <w:r w:rsidRPr="00D821B1">
        <w:rPr>
          <w:rFonts w:eastAsia="Arial"/>
          <w:color w:val="000000"/>
        </w:rPr>
        <w:t>take</w:t>
      </w:r>
      <w:proofErr w:type="gramEnd"/>
      <w:r w:rsidRPr="00D821B1">
        <w:rPr>
          <w:rFonts w:eastAsia="Arial"/>
          <w:color w:val="000000"/>
        </w:rPr>
        <w:t xml:space="preserve"> and </w:t>
      </w:r>
      <w:proofErr w:type="gramStart"/>
      <w:r w:rsidRPr="00D821B1">
        <w:rPr>
          <w:rFonts w:eastAsia="Arial"/>
          <w:color w:val="000000"/>
        </w:rPr>
        <w:t>access</w:t>
      </w:r>
      <w:proofErr w:type="gramEnd"/>
      <w:r w:rsidRPr="00D821B1">
        <w:rPr>
          <w:rFonts w:eastAsia="Arial"/>
          <w:color w:val="000000"/>
        </w:rPr>
        <w:t xml:space="preserve"> </w:t>
      </w:r>
      <w:proofErr w:type="gramStart"/>
      <w:r w:rsidRPr="00D821B1">
        <w:rPr>
          <w:rFonts w:eastAsia="Arial"/>
          <w:color w:val="000000"/>
        </w:rPr>
        <w:t>accommodations</w:t>
      </w:r>
      <w:proofErr w:type="gramEnd"/>
      <w:r w:rsidRPr="00D821B1">
        <w:rPr>
          <w:rFonts w:eastAsia="Arial"/>
          <w:color w:val="000000"/>
        </w:rPr>
        <w:t xml:space="preserve">, for the sole purpose of providing reasonable </w:t>
      </w:r>
      <w:proofErr w:type="gramStart"/>
      <w:r w:rsidRPr="00D821B1">
        <w:rPr>
          <w:rFonts w:eastAsia="Arial"/>
          <w:color w:val="000000"/>
        </w:rPr>
        <w:t>accommodations</w:t>
      </w:r>
      <w:proofErr w:type="gramEnd"/>
      <w:r w:rsidRPr="00D821B1">
        <w:rPr>
          <w:rFonts w:eastAsia="Arial"/>
          <w:color w:val="000000"/>
        </w:rPr>
        <w:t xml:space="preserve"> </w:t>
      </w:r>
      <w:proofErr w:type="gramStart"/>
      <w:r w:rsidRPr="00D821B1">
        <w:rPr>
          <w:rFonts w:eastAsia="Arial"/>
          <w:color w:val="000000"/>
        </w:rPr>
        <w:t>to</w:t>
      </w:r>
      <w:proofErr w:type="gramEnd"/>
      <w:r w:rsidRPr="00D821B1">
        <w:rPr>
          <w:rFonts w:eastAsia="Arial"/>
          <w:color w:val="000000"/>
        </w:rPr>
        <w:t xml:space="preserve"> </w:t>
      </w:r>
      <w:proofErr w:type="gramStart"/>
      <w:r w:rsidRPr="00D821B1">
        <w:rPr>
          <w:rFonts w:eastAsia="Arial"/>
          <w:color w:val="000000"/>
        </w:rPr>
        <w:t>persons</w:t>
      </w:r>
      <w:proofErr w:type="gramEnd"/>
      <w:r w:rsidRPr="00D821B1">
        <w:rPr>
          <w:rFonts w:eastAsia="Arial"/>
          <w:color w:val="000000"/>
        </w:rPr>
        <w:t xml:space="preserve"> with disabilities. </w:t>
      </w:r>
    </w:p>
    <w:p w14:paraId="08640DD5"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color w:val="000000"/>
        </w:rPr>
      </w:pPr>
      <w:r w:rsidRPr="00D821B1">
        <w:rPr>
          <w:rFonts w:eastAsia="Arial"/>
          <w:color w:val="000000"/>
        </w:rPr>
        <w:t xml:space="preserve">Application for such </w:t>
      </w:r>
      <w:proofErr w:type="gramStart"/>
      <w:r w:rsidRPr="00D821B1">
        <w:rPr>
          <w:rFonts w:eastAsia="Arial"/>
          <w:color w:val="000000"/>
        </w:rPr>
        <w:t>accommodations</w:t>
      </w:r>
      <w:proofErr w:type="gramEnd"/>
      <w:r w:rsidRPr="00D821B1">
        <w:rPr>
          <w:rFonts w:eastAsia="Arial"/>
          <w:color w:val="000000"/>
        </w:rPr>
        <w:t xml:space="preserve"> must be </w:t>
      </w:r>
      <w:del w:id="174" w:author="Hernandez, Hilary" w:date="2026-08-18T10:42:00Z" w16du:dateUtc="2026-08-18T16:42:00Z">
        <w:r w:rsidRPr="00D821B1" w:rsidDel="00B30329">
          <w:rPr>
            <w:rFonts w:eastAsia="Arial"/>
            <w:color w:val="000000"/>
          </w:rPr>
          <w:delText xml:space="preserve">made </w:delText>
        </w:r>
      </w:del>
      <w:del w:id="175" w:author="Hernandez, Hilary" w:date="2026-07-29T09:41:00Z" w16du:dateUtc="2026-07-29T15:41:00Z">
        <w:r w:rsidRPr="00D821B1" w:rsidDel="00F460A0">
          <w:rPr>
            <w:rFonts w:eastAsia="Arial"/>
            <w:color w:val="000000"/>
          </w:rPr>
          <w:delText xml:space="preserve">on a form available from and </w:delText>
        </w:r>
      </w:del>
      <w:r w:rsidRPr="00D821B1">
        <w:rPr>
          <w:rFonts w:eastAsia="Arial"/>
          <w:color w:val="000000"/>
        </w:rPr>
        <w:t xml:space="preserve">submitted to the Division at least 30 days prior to the </w:t>
      </w:r>
      <w:proofErr w:type="gramStart"/>
      <w:r w:rsidRPr="00D821B1">
        <w:rPr>
          <w:rFonts w:eastAsia="Arial"/>
          <w:color w:val="000000"/>
        </w:rPr>
        <w:t>requested effective date</w:t>
      </w:r>
      <w:proofErr w:type="gramEnd"/>
      <w:r w:rsidRPr="00D821B1">
        <w:rPr>
          <w:rFonts w:eastAsia="Arial"/>
          <w:color w:val="000000"/>
        </w:rPr>
        <w:t xml:space="preserve">. </w:t>
      </w:r>
    </w:p>
    <w:p w14:paraId="01735FA7"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strike/>
          <w:color w:val="000000"/>
        </w:rPr>
      </w:pPr>
      <w:r w:rsidRPr="00D821B1">
        <w:rPr>
          <w:rFonts w:eastAsia="Arial"/>
          <w:color w:val="000000"/>
        </w:rPr>
        <w:t>Such applications will be reviewed on a case-by-case basis and supporting documentation may be required. If an accommodation is authorized, the applicant will be provided with a special permit listing the accommodation and any conditions of its use.</w:t>
      </w:r>
    </w:p>
    <w:p w14:paraId="422930C8" w14:textId="77777777" w:rsidR="0042527C" w:rsidRPr="00D821B1" w:rsidRDefault="0042527C" w:rsidP="0042527C">
      <w:pPr>
        <w:widowControl w:val="0"/>
        <w:numPr>
          <w:ilvl w:val="6"/>
          <w:numId w:val="35"/>
        </w:numPr>
        <w:tabs>
          <w:tab w:val="left" w:pos="1080"/>
        </w:tabs>
        <w:autoSpaceDE w:val="0"/>
        <w:autoSpaceDN w:val="0"/>
        <w:spacing w:after="200"/>
        <w:ind w:left="1080"/>
        <w:rPr>
          <w:rFonts w:eastAsia="Arial"/>
        </w:rPr>
      </w:pPr>
      <w:r w:rsidRPr="00D821B1">
        <w:rPr>
          <w:rFonts w:eastAsia="Arial"/>
        </w:rPr>
        <w:t>When shooting from a motor vehicle is authorized, the permittee is authorized to discharge a firearm or release an arrow from a stationary motor vehicle only after all forward motion has ceased and the motor has been turned off or is incapable of forward motion. No shooting may be done from a public road.</w:t>
      </w:r>
    </w:p>
    <w:p w14:paraId="41413B74"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strike/>
          <w:color w:val="000000"/>
        </w:rPr>
      </w:pPr>
      <w:r w:rsidRPr="00D821B1">
        <w:rPr>
          <w:rFonts w:eastAsia="Arial"/>
          <w:color w:val="000000"/>
        </w:rPr>
        <w:t xml:space="preserve">Permits are free of charge, and valid for the </w:t>
      </w:r>
      <w:proofErr w:type="gramStart"/>
      <w:r w:rsidRPr="00D821B1">
        <w:rPr>
          <w:rFonts w:eastAsia="Arial"/>
          <w:color w:val="000000"/>
        </w:rPr>
        <w:t>time period</w:t>
      </w:r>
      <w:proofErr w:type="gramEnd"/>
      <w:r w:rsidRPr="00D821B1">
        <w:rPr>
          <w:rFonts w:eastAsia="Arial"/>
          <w:color w:val="000000"/>
        </w:rPr>
        <w:t xml:space="preserve"> designated on the permit. Permits shall be presented for inspection upon request by an officer of the Division.</w:t>
      </w:r>
    </w:p>
    <w:p w14:paraId="7E92AB6D"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strike/>
          <w:color w:val="000000"/>
        </w:rPr>
      </w:pPr>
      <w:r w:rsidRPr="00D821B1">
        <w:rPr>
          <w:rFonts w:eastAsia="Arial"/>
          <w:color w:val="000000"/>
        </w:rPr>
        <w:lastRenderedPageBreak/>
        <w:t xml:space="preserve">Hunters with permits must be accompanied by another person when necessary to ensure that the wildlife taken is retrieved and properly prepared for human consumption. Such person may dispatch wounded wildlife when so authorized as a condition of the permit.  </w:t>
      </w:r>
    </w:p>
    <w:p w14:paraId="5BC77014"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strike/>
          <w:color w:val="000000"/>
        </w:rPr>
      </w:pPr>
      <w:r w:rsidRPr="00D821B1">
        <w:rPr>
          <w:rFonts w:eastAsia="Arial"/>
          <w:color w:val="000000"/>
        </w:rPr>
        <w:t>Persons provided with any accommodation under this regulation shall comply with all other applicable laws and regulations. Permits allow variances only from regulations specifically addressed and only in the manner and under the circumstances set forth therein.</w:t>
      </w:r>
    </w:p>
    <w:p w14:paraId="0D23964C" w14:textId="77777777" w:rsidR="0042527C" w:rsidRPr="00D821B1" w:rsidRDefault="0042527C" w:rsidP="0042527C">
      <w:pPr>
        <w:widowControl w:val="0"/>
        <w:numPr>
          <w:ilvl w:val="1"/>
          <w:numId w:val="8"/>
        </w:numPr>
        <w:tabs>
          <w:tab w:val="left" w:pos="-1440"/>
          <w:tab w:val="left" w:pos="0"/>
          <w:tab w:val="left" w:pos="720"/>
          <w:tab w:val="left" w:pos="1530"/>
          <w:tab w:val="left" w:pos="2070"/>
          <w:tab w:val="left" w:pos="2160"/>
        </w:tabs>
        <w:autoSpaceDE w:val="0"/>
        <w:autoSpaceDN w:val="0"/>
        <w:spacing w:after="200"/>
        <w:ind w:left="720"/>
        <w:rPr>
          <w:rFonts w:eastAsia="Arial"/>
          <w:strike/>
          <w:color w:val="000000"/>
        </w:rPr>
      </w:pPr>
      <w:r w:rsidRPr="00D821B1">
        <w:rPr>
          <w:rFonts w:eastAsia="Arial"/>
          <w:color w:val="000000"/>
        </w:rPr>
        <w:t xml:space="preserve">A service animal is defined as any dog that is individually trained to do work or perform tasks for the benefit of an individual with a disability including a physical, sensory, psychiatric, intellectual, or other mental disability. Other species of animals, whether wild or domestic, trained or untrained, are not </w:t>
      </w:r>
      <w:proofErr w:type="gramStart"/>
      <w:r w:rsidRPr="00D821B1">
        <w:rPr>
          <w:rFonts w:eastAsia="Arial"/>
          <w:color w:val="000000"/>
        </w:rPr>
        <w:t>service</w:t>
      </w:r>
      <w:proofErr w:type="gramEnd"/>
      <w:r w:rsidRPr="00D821B1">
        <w:rPr>
          <w:rFonts w:eastAsia="Arial"/>
          <w:color w:val="000000"/>
        </w:rPr>
        <w:t xml:space="preserve"> animals for the purposes of this definition. The work or tasks performed by a service animal must be directly related to the handler’s disability. The crime deterrent effects of an animal’s presence and the provisions of emotional support, well-being, comfort, or companionship do not constitute work or tasks for the purposes of this definition.</w:t>
      </w:r>
    </w:p>
    <w:p w14:paraId="6B0DAB2E" w14:textId="77777777" w:rsidR="000553FC" w:rsidRPr="00D821B1" w:rsidRDefault="000553FC" w:rsidP="00644190">
      <w:pPr>
        <w:pStyle w:val="upar1"/>
        <w:spacing w:after="0"/>
        <w:jc w:val="right"/>
        <w:rPr>
          <w:rFonts w:cs="Arial"/>
          <w:b/>
          <w:bCs/>
        </w:rPr>
      </w:pPr>
      <w:r w:rsidRPr="00D821B1">
        <w:rPr>
          <w:rFonts w:cs="Arial"/>
          <w:b/>
          <w:bCs/>
        </w:rPr>
        <w:br w:type="page"/>
      </w:r>
    </w:p>
    <w:bookmarkEnd w:id="6"/>
    <w:p w14:paraId="0AC52BE0" w14:textId="3635A551" w:rsidR="00890EDE" w:rsidRPr="00D821B1" w:rsidRDefault="00F93F43" w:rsidP="00890EDE">
      <w:pPr>
        <w:tabs>
          <w:tab w:val="left" w:pos="720"/>
        </w:tabs>
        <w:spacing w:after="0"/>
        <w:jc w:val="right"/>
        <w:rPr>
          <w:rFonts w:eastAsia="Times New Roman"/>
          <w:b/>
        </w:rPr>
      </w:pPr>
      <w:r w:rsidRPr="00D821B1">
        <w:rPr>
          <w:rFonts w:eastAsia="Times New Roman"/>
          <w:b/>
          <w:bCs/>
        </w:rPr>
        <w:lastRenderedPageBreak/>
        <w:t>DORA 09/30/2026</w:t>
      </w:r>
    </w:p>
    <w:p w14:paraId="4930F2B0" w14:textId="77777777" w:rsidR="00890EDE" w:rsidRPr="00D821B1" w:rsidRDefault="00890EDE" w:rsidP="00890EDE">
      <w:pPr>
        <w:tabs>
          <w:tab w:val="left" w:pos="720"/>
          <w:tab w:val="left" w:pos="2160"/>
        </w:tabs>
        <w:spacing w:after="0"/>
        <w:jc w:val="right"/>
        <w:rPr>
          <w:b/>
          <w:bCs/>
        </w:rPr>
      </w:pPr>
      <w:r w:rsidRPr="00D821B1">
        <w:rPr>
          <w:b/>
          <w:bCs/>
        </w:rPr>
        <w:t>Basis and Purpose</w:t>
      </w:r>
    </w:p>
    <w:p w14:paraId="75DB1A42" w14:textId="77777777" w:rsidR="00890EDE" w:rsidRPr="00D821B1" w:rsidRDefault="00890EDE" w:rsidP="00890EDE">
      <w:pPr>
        <w:tabs>
          <w:tab w:val="left" w:pos="720"/>
          <w:tab w:val="left" w:pos="2160"/>
        </w:tabs>
        <w:spacing w:after="0"/>
        <w:jc w:val="right"/>
        <w:rPr>
          <w:b/>
          <w:bCs/>
        </w:rPr>
      </w:pPr>
      <w:r w:rsidRPr="00D821B1">
        <w:rPr>
          <w:b/>
          <w:bCs/>
        </w:rPr>
        <w:t>Chapter W-16 - Procedural Rules</w:t>
      </w:r>
    </w:p>
    <w:p w14:paraId="718B4B63" w14:textId="77777777" w:rsidR="00890EDE" w:rsidRPr="00D821B1" w:rsidRDefault="00890EDE" w:rsidP="0008605E">
      <w:pPr>
        <w:pStyle w:val="Heading2"/>
      </w:pPr>
      <w:bookmarkStart w:id="176" w:name="_Toc182913644"/>
      <w:r w:rsidRPr="00D821B1">
        <w:t>Basis and Purpose:</w:t>
      </w:r>
      <w:bookmarkEnd w:id="176"/>
    </w:p>
    <w:p w14:paraId="02C82B1A" w14:textId="77777777" w:rsidR="0042527C" w:rsidRPr="00D821B1" w:rsidRDefault="0042527C" w:rsidP="0042527C">
      <w:pPr>
        <w:autoSpaceDE w:val="0"/>
        <w:autoSpaceDN w:val="0"/>
        <w:adjustRightInd w:val="0"/>
        <w:spacing w:after="0" w:line="240" w:lineRule="auto"/>
        <w:rPr>
          <w:b/>
          <w:color w:val="0D0D0D" w:themeColor="text1" w:themeTint="F2"/>
          <w:u w:val="single"/>
        </w:rPr>
      </w:pPr>
      <w:r w:rsidRPr="00D821B1">
        <w:rPr>
          <w:b/>
          <w:color w:val="0D0D0D" w:themeColor="text1" w:themeTint="F2"/>
          <w:u w:val="single"/>
        </w:rPr>
        <w:t>Updating retail agent commission rates according to inflationary increases in license prices</w:t>
      </w:r>
    </w:p>
    <w:p w14:paraId="542A40E9" w14:textId="77777777" w:rsidR="0042527C" w:rsidRPr="00D821B1" w:rsidRDefault="0042527C" w:rsidP="0042527C">
      <w:pPr>
        <w:tabs>
          <w:tab w:val="left" w:pos="720"/>
          <w:tab w:val="left" w:pos="1440"/>
        </w:tabs>
        <w:spacing w:before="240" w:after="0" w:line="240" w:lineRule="auto"/>
        <w:rPr>
          <w:color w:val="0D0D0D" w:themeColor="text1" w:themeTint="F2"/>
        </w:rPr>
      </w:pPr>
      <w:r w:rsidRPr="00D821B1">
        <w:rPr>
          <w:color w:val="0D0D0D" w:themeColor="text1" w:themeTint="F2"/>
        </w:rPr>
        <w:t>Previously adopted regulations set the retail agent commission at 4.75% of the license fee, except for those commissions that are fixed, as described below. Statutorily, the Commission may set these rates wherever feasible. Historically, the year-to-year Consumer Price Index (CPI) change has been used as a guideline for setting these rates. However, in 2019 CPW proposed fixed commission rates for different types of licenses (6.7% for fishing/small game, and 3.6% for nonresident big game). The fixed rates approved in 2019 yield the following retail agent commissions for the 2027 license year:</w:t>
      </w:r>
    </w:p>
    <w:p w14:paraId="74091AE3" w14:textId="77777777" w:rsidR="0042527C" w:rsidRPr="00D821B1" w:rsidRDefault="0042527C" w:rsidP="0042527C">
      <w:pPr>
        <w:tabs>
          <w:tab w:val="left" w:pos="720"/>
          <w:tab w:val="left" w:pos="1440"/>
        </w:tabs>
        <w:spacing w:after="0" w:line="240" w:lineRule="auto"/>
        <w:rPr>
          <w:rFonts w:eastAsia="Times New Roman"/>
          <w:b/>
          <w:bCs/>
          <w:color w:val="0D0D0D" w:themeColor="text1" w:themeTint="F2"/>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Proposed fixed commission rates for different types of licenses"/>
        <w:tblDescription w:val="Proposed fixed commission rates for different types of licenses for 2024 and 2025 broken down by price and commission."/>
      </w:tblPr>
      <w:tblGrid>
        <w:gridCol w:w="3348"/>
        <w:gridCol w:w="1327"/>
        <w:gridCol w:w="1440"/>
        <w:gridCol w:w="1530"/>
        <w:gridCol w:w="1530"/>
      </w:tblGrid>
      <w:tr w:rsidR="0042527C" w:rsidRPr="00D821B1" w14:paraId="0CA3E2D2" w14:textId="77777777" w:rsidTr="00C02FDF">
        <w:trPr>
          <w:trHeight w:val="250"/>
        </w:trPr>
        <w:tc>
          <w:tcPr>
            <w:tcW w:w="3348" w:type="dxa"/>
            <w:hideMark/>
          </w:tcPr>
          <w:p w14:paraId="1C596B0E" w14:textId="77777777" w:rsidR="0042527C" w:rsidRPr="00D821B1" w:rsidRDefault="0042527C" w:rsidP="00AE338C">
            <w:pPr>
              <w:spacing w:after="0"/>
              <w:rPr>
                <w:color w:val="0D0D0D" w:themeColor="text1" w:themeTint="F2"/>
              </w:rPr>
            </w:pPr>
            <w:r w:rsidRPr="00D821B1">
              <w:rPr>
                <w:color w:val="0D0D0D" w:themeColor="text1" w:themeTint="F2"/>
              </w:rPr>
              <w:t>Division Product Type</w:t>
            </w:r>
          </w:p>
        </w:tc>
        <w:tc>
          <w:tcPr>
            <w:tcW w:w="1327" w:type="dxa"/>
            <w:vAlign w:val="center"/>
            <w:hideMark/>
          </w:tcPr>
          <w:p w14:paraId="2D6CC3D7" w14:textId="77777777" w:rsidR="0042527C" w:rsidRPr="00D821B1" w:rsidRDefault="0042527C" w:rsidP="00AE338C">
            <w:pPr>
              <w:spacing w:after="0"/>
              <w:rPr>
                <w:color w:val="0D0D0D" w:themeColor="text1" w:themeTint="F2"/>
              </w:rPr>
            </w:pPr>
            <w:r w:rsidRPr="00D821B1">
              <w:rPr>
                <w:color w:val="0D0D0D" w:themeColor="text1" w:themeTint="F2"/>
              </w:rPr>
              <w:t>2026</w:t>
            </w:r>
          </w:p>
        </w:tc>
        <w:tc>
          <w:tcPr>
            <w:tcW w:w="1440" w:type="dxa"/>
            <w:vAlign w:val="center"/>
            <w:hideMark/>
          </w:tcPr>
          <w:p w14:paraId="40A1DB15" w14:textId="77777777" w:rsidR="0042527C" w:rsidRPr="00D821B1" w:rsidRDefault="0042527C" w:rsidP="00AE338C">
            <w:pPr>
              <w:spacing w:after="0"/>
              <w:rPr>
                <w:color w:val="0D0D0D" w:themeColor="text1" w:themeTint="F2"/>
              </w:rPr>
            </w:pPr>
            <w:r w:rsidRPr="00D821B1">
              <w:rPr>
                <w:color w:val="0D0D0D" w:themeColor="text1" w:themeTint="F2"/>
              </w:rPr>
              <w:t>2026</w:t>
            </w:r>
          </w:p>
        </w:tc>
        <w:tc>
          <w:tcPr>
            <w:tcW w:w="1530" w:type="dxa"/>
            <w:tcBorders>
              <w:top w:val="single" w:sz="4" w:space="0" w:color="auto"/>
              <w:left w:val="single" w:sz="4" w:space="0" w:color="auto"/>
              <w:bottom w:val="single" w:sz="4" w:space="0" w:color="auto"/>
              <w:right w:val="single" w:sz="4" w:space="0" w:color="auto"/>
            </w:tcBorders>
            <w:vAlign w:val="center"/>
          </w:tcPr>
          <w:p w14:paraId="1C5E9584" w14:textId="77777777" w:rsidR="0042527C" w:rsidRPr="00D821B1" w:rsidRDefault="0042527C" w:rsidP="00AE338C">
            <w:pPr>
              <w:spacing w:after="0"/>
              <w:rPr>
                <w:color w:val="0D0D0D" w:themeColor="text1" w:themeTint="F2"/>
              </w:rPr>
            </w:pPr>
            <w:r w:rsidRPr="00D821B1">
              <w:rPr>
                <w:color w:val="0D0D0D" w:themeColor="text1" w:themeTint="F2"/>
              </w:rPr>
              <w:t>2027</w:t>
            </w:r>
          </w:p>
        </w:tc>
        <w:tc>
          <w:tcPr>
            <w:tcW w:w="1530" w:type="dxa"/>
            <w:tcBorders>
              <w:top w:val="single" w:sz="4" w:space="0" w:color="auto"/>
              <w:left w:val="nil"/>
              <w:bottom w:val="single" w:sz="4" w:space="0" w:color="auto"/>
              <w:right w:val="single" w:sz="4" w:space="0" w:color="auto"/>
            </w:tcBorders>
            <w:vAlign w:val="center"/>
          </w:tcPr>
          <w:p w14:paraId="739A971B" w14:textId="77777777" w:rsidR="0042527C" w:rsidRPr="00D821B1" w:rsidRDefault="0042527C" w:rsidP="00AE338C">
            <w:pPr>
              <w:spacing w:after="0"/>
              <w:rPr>
                <w:color w:val="0D0D0D" w:themeColor="text1" w:themeTint="F2"/>
              </w:rPr>
            </w:pPr>
            <w:r w:rsidRPr="00D821B1">
              <w:rPr>
                <w:color w:val="0D0D0D" w:themeColor="text1" w:themeTint="F2"/>
              </w:rPr>
              <w:t>2027</w:t>
            </w:r>
          </w:p>
        </w:tc>
      </w:tr>
      <w:tr w:rsidR="0042527C" w:rsidRPr="00D821B1" w14:paraId="57F241CB" w14:textId="77777777" w:rsidTr="00C02FDF">
        <w:trPr>
          <w:trHeight w:val="458"/>
        </w:trPr>
        <w:tc>
          <w:tcPr>
            <w:tcW w:w="3348" w:type="dxa"/>
            <w:noWrap/>
            <w:hideMark/>
          </w:tcPr>
          <w:p w14:paraId="06413715" w14:textId="77777777" w:rsidR="0042527C" w:rsidRPr="00D821B1" w:rsidRDefault="0042527C" w:rsidP="00AE338C">
            <w:pPr>
              <w:spacing w:after="0"/>
              <w:rPr>
                <w:color w:val="0D0D0D" w:themeColor="text1" w:themeTint="F2"/>
              </w:rPr>
            </w:pPr>
            <w:r w:rsidRPr="00D821B1">
              <w:rPr>
                <w:color w:val="0D0D0D" w:themeColor="text1" w:themeTint="F2"/>
              </w:rPr>
              <w:t> </w:t>
            </w:r>
          </w:p>
        </w:tc>
        <w:tc>
          <w:tcPr>
            <w:tcW w:w="1327" w:type="dxa"/>
            <w:tcBorders>
              <w:bottom w:val="single" w:sz="4" w:space="0" w:color="auto"/>
            </w:tcBorders>
            <w:vAlign w:val="center"/>
            <w:hideMark/>
          </w:tcPr>
          <w:p w14:paraId="0EEADB3A" w14:textId="77777777" w:rsidR="0042527C" w:rsidRPr="00D821B1" w:rsidRDefault="0042527C" w:rsidP="00AE338C">
            <w:pPr>
              <w:spacing w:after="0"/>
              <w:rPr>
                <w:color w:val="0D0D0D" w:themeColor="text1" w:themeTint="F2"/>
              </w:rPr>
            </w:pPr>
            <w:r w:rsidRPr="00D821B1">
              <w:rPr>
                <w:color w:val="0D0D0D" w:themeColor="text1" w:themeTint="F2"/>
              </w:rPr>
              <w:t>Actual Price</w:t>
            </w:r>
          </w:p>
        </w:tc>
        <w:tc>
          <w:tcPr>
            <w:tcW w:w="1440" w:type="dxa"/>
            <w:tcBorders>
              <w:bottom w:val="single" w:sz="4" w:space="0" w:color="auto"/>
            </w:tcBorders>
            <w:vAlign w:val="center"/>
            <w:hideMark/>
          </w:tcPr>
          <w:p w14:paraId="62E8F531" w14:textId="77777777" w:rsidR="0042527C" w:rsidRPr="00D821B1" w:rsidRDefault="0042527C" w:rsidP="00AE338C">
            <w:pPr>
              <w:spacing w:after="0"/>
              <w:rPr>
                <w:color w:val="0D0D0D" w:themeColor="text1" w:themeTint="F2"/>
              </w:rPr>
            </w:pPr>
            <w:r w:rsidRPr="00D821B1">
              <w:rPr>
                <w:color w:val="0D0D0D" w:themeColor="text1" w:themeTint="F2"/>
              </w:rPr>
              <w:t>Commission</w:t>
            </w:r>
          </w:p>
        </w:tc>
        <w:tc>
          <w:tcPr>
            <w:tcW w:w="1530" w:type="dxa"/>
            <w:tcBorders>
              <w:top w:val="single" w:sz="4" w:space="0" w:color="auto"/>
              <w:left w:val="single" w:sz="4" w:space="0" w:color="auto"/>
              <w:bottom w:val="single" w:sz="4" w:space="0" w:color="auto"/>
              <w:right w:val="single" w:sz="4" w:space="0" w:color="auto"/>
            </w:tcBorders>
            <w:vAlign w:val="center"/>
          </w:tcPr>
          <w:p w14:paraId="1E1350B0" w14:textId="77777777" w:rsidR="0042527C" w:rsidRPr="00D821B1" w:rsidRDefault="0042527C" w:rsidP="00AE338C">
            <w:pPr>
              <w:spacing w:after="0"/>
              <w:rPr>
                <w:color w:val="0D0D0D" w:themeColor="text1" w:themeTint="F2"/>
              </w:rPr>
            </w:pPr>
            <w:r w:rsidRPr="00D821B1">
              <w:rPr>
                <w:color w:val="0D0D0D" w:themeColor="text1" w:themeTint="F2"/>
              </w:rPr>
              <w:t>Proposed Price</w:t>
            </w:r>
          </w:p>
        </w:tc>
        <w:tc>
          <w:tcPr>
            <w:tcW w:w="1530" w:type="dxa"/>
            <w:tcBorders>
              <w:top w:val="single" w:sz="4" w:space="0" w:color="auto"/>
              <w:left w:val="nil"/>
              <w:bottom w:val="single" w:sz="4" w:space="0" w:color="auto"/>
              <w:right w:val="single" w:sz="4" w:space="0" w:color="auto"/>
            </w:tcBorders>
            <w:vAlign w:val="center"/>
          </w:tcPr>
          <w:p w14:paraId="660B3B63" w14:textId="77777777" w:rsidR="0042527C" w:rsidRPr="00D821B1" w:rsidRDefault="0042527C" w:rsidP="00AE338C">
            <w:pPr>
              <w:spacing w:after="0"/>
              <w:rPr>
                <w:color w:val="0D0D0D" w:themeColor="text1" w:themeTint="F2"/>
              </w:rPr>
            </w:pPr>
            <w:r w:rsidRPr="00D821B1">
              <w:rPr>
                <w:color w:val="0D0D0D" w:themeColor="text1" w:themeTint="F2"/>
              </w:rPr>
              <w:t>Proposed Commission</w:t>
            </w:r>
          </w:p>
        </w:tc>
      </w:tr>
      <w:tr w:rsidR="0042527C" w:rsidRPr="00D821B1" w14:paraId="2B5FF292" w14:textId="77777777" w:rsidTr="00C02FDF">
        <w:trPr>
          <w:trHeight w:val="250"/>
        </w:trPr>
        <w:tc>
          <w:tcPr>
            <w:tcW w:w="3348" w:type="dxa"/>
            <w:tcBorders>
              <w:right w:val="single" w:sz="4" w:space="0" w:color="auto"/>
            </w:tcBorders>
            <w:noWrap/>
            <w:hideMark/>
          </w:tcPr>
          <w:p w14:paraId="03D2FA1E" w14:textId="77777777" w:rsidR="0042527C" w:rsidRPr="00D821B1" w:rsidRDefault="0042527C" w:rsidP="00AE338C">
            <w:pPr>
              <w:spacing w:after="0"/>
              <w:rPr>
                <w:color w:val="0D0D0D" w:themeColor="text1" w:themeTint="F2"/>
              </w:rPr>
            </w:pPr>
            <w:r w:rsidRPr="00D821B1">
              <w:rPr>
                <w:color w:val="0D0D0D" w:themeColor="text1" w:themeTint="F2"/>
              </w:rPr>
              <w:t>Second Rod Stamp</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4FD1FD8E" w14:textId="77777777" w:rsidR="0042527C" w:rsidRPr="00D821B1" w:rsidRDefault="0042527C" w:rsidP="00C02FDF">
            <w:pPr>
              <w:spacing w:after="0"/>
              <w:rPr>
                <w:color w:val="0D0D0D" w:themeColor="text1" w:themeTint="F2"/>
              </w:rPr>
            </w:pPr>
            <w:r w:rsidRPr="00D821B1">
              <w:t>$ 11.49</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45F91451" w14:textId="77777777" w:rsidR="0042527C" w:rsidRPr="00D821B1" w:rsidRDefault="0042527C" w:rsidP="00C02FDF">
            <w:pPr>
              <w:spacing w:after="0"/>
              <w:rPr>
                <w:color w:val="0D0D0D" w:themeColor="text1" w:themeTint="F2"/>
              </w:rPr>
            </w:pPr>
            <w:r w:rsidRPr="00D821B1">
              <w:t>$ 0.77</w:t>
            </w:r>
          </w:p>
        </w:tc>
        <w:tc>
          <w:tcPr>
            <w:tcW w:w="1530" w:type="dxa"/>
            <w:tcBorders>
              <w:top w:val="single" w:sz="4" w:space="0" w:color="000000"/>
              <w:left w:val="single" w:sz="4" w:space="0" w:color="000000"/>
              <w:bottom w:val="single" w:sz="4" w:space="0" w:color="000000"/>
              <w:right w:val="single" w:sz="4" w:space="0" w:color="auto"/>
            </w:tcBorders>
            <w:noWrap/>
            <w:vAlign w:val="center"/>
          </w:tcPr>
          <w:p w14:paraId="7F8D3832" w14:textId="77777777" w:rsidR="0042527C" w:rsidRPr="00D821B1" w:rsidRDefault="0042527C" w:rsidP="00C02FDF">
            <w:pPr>
              <w:spacing w:after="0"/>
              <w:rPr>
                <w:color w:val="0D0D0D" w:themeColor="text1" w:themeTint="F2"/>
              </w:rPr>
            </w:pPr>
            <w:r w:rsidRPr="00D821B1">
              <w:rPr>
                <w:color w:val="000000"/>
              </w:rPr>
              <w:t>$      11.90</w:t>
            </w:r>
          </w:p>
        </w:tc>
        <w:tc>
          <w:tcPr>
            <w:tcW w:w="1530" w:type="dxa"/>
            <w:tcBorders>
              <w:top w:val="single" w:sz="4" w:space="0" w:color="auto"/>
              <w:left w:val="single" w:sz="4" w:space="0" w:color="auto"/>
              <w:bottom w:val="single" w:sz="4" w:space="0" w:color="auto"/>
              <w:right w:val="single" w:sz="4" w:space="0" w:color="auto"/>
            </w:tcBorders>
            <w:noWrap/>
            <w:vAlign w:val="center"/>
          </w:tcPr>
          <w:p w14:paraId="67B1CF05" w14:textId="77777777" w:rsidR="0042527C" w:rsidRPr="00D821B1" w:rsidRDefault="0042527C" w:rsidP="00C02FDF">
            <w:pPr>
              <w:spacing w:after="0"/>
              <w:rPr>
                <w:color w:val="0D0D0D" w:themeColor="text1" w:themeTint="F2"/>
              </w:rPr>
            </w:pPr>
            <w:r w:rsidRPr="00D821B1">
              <w:rPr>
                <w:color w:val="000000"/>
              </w:rPr>
              <w:t>$         0.80</w:t>
            </w:r>
          </w:p>
        </w:tc>
      </w:tr>
      <w:tr w:rsidR="0042527C" w:rsidRPr="00D821B1" w14:paraId="38C252CF" w14:textId="77777777" w:rsidTr="00C02FDF">
        <w:trPr>
          <w:trHeight w:val="250"/>
        </w:trPr>
        <w:tc>
          <w:tcPr>
            <w:tcW w:w="3348" w:type="dxa"/>
            <w:tcBorders>
              <w:right w:val="single" w:sz="4" w:space="0" w:color="auto"/>
            </w:tcBorders>
            <w:noWrap/>
            <w:hideMark/>
          </w:tcPr>
          <w:p w14:paraId="1AE99944" w14:textId="77777777" w:rsidR="0042527C" w:rsidRPr="00D821B1" w:rsidRDefault="0042527C" w:rsidP="00AE338C">
            <w:pPr>
              <w:spacing w:after="0"/>
              <w:rPr>
                <w:color w:val="0D0D0D" w:themeColor="text1" w:themeTint="F2"/>
              </w:rPr>
            </w:pPr>
            <w:r w:rsidRPr="00D821B1">
              <w:rPr>
                <w:color w:val="0D0D0D" w:themeColor="text1" w:themeTint="F2"/>
              </w:rPr>
              <w:t>Resident Fishing - 1 day</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0EA99175" w14:textId="77777777" w:rsidR="0042527C" w:rsidRPr="00D821B1" w:rsidRDefault="0042527C" w:rsidP="00C02FDF">
            <w:pPr>
              <w:spacing w:after="0"/>
              <w:rPr>
                <w:color w:val="0D0D0D" w:themeColor="text1" w:themeTint="F2"/>
              </w:rPr>
            </w:pPr>
            <w:r w:rsidRPr="00D821B1">
              <w:t>$ 15.32</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1A3E017C" w14:textId="77777777" w:rsidR="0042527C" w:rsidRPr="00D821B1" w:rsidRDefault="0042527C" w:rsidP="00C02FDF">
            <w:pPr>
              <w:spacing w:after="0"/>
              <w:rPr>
                <w:color w:val="0D0D0D" w:themeColor="text1" w:themeTint="F2"/>
              </w:rPr>
            </w:pPr>
            <w:r w:rsidRPr="00D821B1">
              <w:t>$ 1.03</w:t>
            </w:r>
          </w:p>
        </w:tc>
        <w:tc>
          <w:tcPr>
            <w:tcW w:w="1530" w:type="dxa"/>
            <w:tcBorders>
              <w:top w:val="nil"/>
              <w:left w:val="single" w:sz="4" w:space="0" w:color="000000"/>
              <w:bottom w:val="single" w:sz="4" w:space="0" w:color="000000"/>
              <w:right w:val="single" w:sz="4" w:space="0" w:color="auto"/>
            </w:tcBorders>
            <w:noWrap/>
            <w:vAlign w:val="center"/>
          </w:tcPr>
          <w:p w14:paraId="57CBAC91" w14:textId="77777777" w:rsidR="0042527C" w:rsidRPr="00D821B1" w:rsidRDefault="0042527C" w:rsidP="00C02FDF">
            <w:pPr>
              <w:spacing w:after="0"/>
              <w:rPr>
                <w:color w:val="0D0D0D" w:themeColor="text1" w:themeTint="F2"/>
              </w:rPr>
            </w:pPr>
            <w:r w:rsidRPr="00D821B1">
              <w:rPr>
                <w:color w:val="000000"/>
              </w:rPr>
              <w:t>$      15.85</w:t>
            </w:r>
          </w:p>
        </w:tc>
        <w:tc>
          <w:tcPr>
            <w:tcW w:w="1530" w:type="dxa"/>
            <w:tcBorders>
              <w:top w:val="single" w:sz="4" w:space="0" w:color="auto"/>
              <w:left w:val="single" w:sz="4" w:space="0" w:color="auto"/>
              <w:bottom w:val="single" w:sz="4" w:space="0" w:color="auto"/>
              <w:right w:val="single" w:sz="4" w:space="0" w:color="auto"/>
            </w:tcBorders>
            <w:noWrap/>
            <w:vAlign w:val="center"/>
          </w:tcPr>
          <w:p w14:paraId="3BA80B32" w14:textId="77777777" w:rsidR="0042527C" w:rsidRPr="00D821B1" w:rsidRDefault="0042527C" w:rsidP="00C02FDF">
            <w:pPr>
              <w:spacing w:after="0"/>
              <w:rPr>
                <w:color w:val="0D0D0D" w:themeColor="text1" w:themeTint="F2"/>
              </w:rPr>
            </w:pPr>
            <w:r w:rsidRPr="00D821B1">
              <w:rPr>
                <w:color w:val="000000"/>
              </w:rPr>
              <w:t>$         1.05</w:t>
            </w:r>
          </w:p>
        </w:tc>
      </w:tr>
      <w:tr w:rsidR="0042527C" w:rsidRPr="00D821B1" w14:paraId="30794EB2" w14:textId="77777777" w:rsidTr="00C02FDF">
        <w:trPr>
          <w:trHeight w:val="250"/>
        </w:trPr>
        <w:tc>
          <w:tcPr>
            <w:tcW w:w="3348" w:type="dxa"/>
            <w:tcBorders>
              <w:right w:val="single" w:sz="4" w:space="0" w:color="auto"/>
            </w:tcBorders>
            <w:noWrap/>
            <w:hideMark/>
          </w:tcPr>
          <w:p w14:paraId="11EF9A48" w14:textId="77777777" w:rsidR="0042527C" w:rsidRPr="00D821B1" w:rsidRDefault="0042527C" w:rsidP="00AE338C">
            <w:pPr>
              <w:spacing w:after="0"/>
              <w:rPr>
                <w:color w:val="0D0D0D" w:themeColor="text1" w:themeTint="F2"/>
              </w:rPr>
            </w:pPr>
            <w:r w:rsidRPr="00D821B1">
              <w:rPr>
                <w:color w:val="0D0D0D" w:themeColor="text1" w:themeTint="F2"/>
              </w:rPr>
              <w:t>Nonresident Fishing - 1 day</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2FFE6FC8" w14:textId="77777777" w:rsidR="0042527C" w:rsidRPr="00D821B1" w:rsidRDefault="0042527C" w:rsidP="00C02FDF">
            <w:pPr>
              <w:spacing w:after="0"/>
              <w:rPr>
                <w:color w:val="0D0D0D" w:themeColor="text1" w:themeTint="F2"/>
              </w:rPr>
            </w:pPr>
            <w:r w:rsidRPr="00D821B1">
              <w:t>$ 19.15</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4F132B44" w14:textId="77777777" w:rsidR="0042527C" w:rsidRPr="00D821B1" w:rsidRDefault="0042527C" w:rsidP="00C02FDF">
            <w:pPr>
              <w:spacing w:after="0"/>
              <w:rPr>
                <w:color w:val="0D0D0D" w:themeColor="text1" w:themeTint="F2"/>
              </w:rPr>
            </w:pPr>
            <w:r w:rsidRPr="00D821B1">
              <w:t>$ 1.28</w:t>
            </w:r>
          </w:p>
        </w:tc>
        <w:tc>
          <w:tcPr>
            <w:tcW w:w="1530" w:type="dxa"/>
            <w:tcBorders>
              <w:top w:val="nil"/>
              <w:left w:val="single" w:sz="4" w:space="0" w:color="000000"/>
              <w:bottom w:val="single" w:sz="4" w:space="0" w:color="000000"/>
              <w:right w:val="single" w:sz="4" w:space="0" w:color="auto"/>
            </w:tcBorders>
            <w:noWrap/>
            <w:vAlign w:val="center"/>
          </w:tcPr>
          <w:p w14:paraId="2D6FA0DA" w14:textId="77777777" w:rsidR="0042527C" w:rsidRPr="00D821B1" w:rsidRDefault="0042527C" w:rsidP="00C02FDF">
            <w:pPr>
              <w:spacing w:after="0"/>
              <w:rPr>
                <w:color w:val="0D0D0D" w:themeColor="text1" w:themeTint="F2"/>
              </w:rPr>
            </w:pPr>
            <w:r w:rsidRPr="00D821B1">
              <w:rPr>
                <w:color w:val="000000"/>
              </w:rPr>
              <w:t>$      19.80</w:t>
            </w:r>
          </w:p>
        </w:tc>
        <w:tc>
          <w:tcPr>
            <w:tcW w:w="1530" w:type="dxa"/>
            <w:tcBorders>
              <w:top w:val="single" w:sz="4" w:space="0" w:color="auto"/>
              <w:left w:val="single" w:sz="4" w:space="0" w:color="auto"/>
              <w:bottom w:val="single" w:sz="4" w:space="0" w:color="auto"/>
              <w:right w:val="single" w:sz="4" w:space="0" w:color="auto"/>
            </w:tcBorders>
            <w:noWrap/>
            <w:vAlign w:val="center"/>
          </w:tcPr>
          <w:p w14:paraId="2E7A9A2C" w14:textId="77777777" w:rsidR="0042527C" w:rsidRPr="00D821B1" w:rsidRDefault="0042527C" w:rsidP="00C02FDF">
            <w:pPr>
              <w:spacing w:after="0"/>
              <w:rPr>
                <w:color w:val="0D0D0D" w:themeColor="text1" w:themeTint="F2"/>
              </w:rPr>
            </w:pPr>
            <w:r w:rsidRPr="00D821B1">
              <w:rPr>
                <w:color w:val="000000"/>
              </w:rPr>
              <w:t>$         1.30</w:t>
            </w:r>
          </w:p>
        </w:tc>
      </w:tr>
      <w:tr w:rsidR="0042527C" w:rsidRPr="00D821B1" w14:paraId="748C8C4B" w14:textId="77777777" w:rsidTr="00C02FDF">
        <w:trPr>
          <w:trHeight w:val="250"/>
        </w:trPr>
        <w:tc>
          <w:tcPr>
            <w:tcW w:w="3348" w:type="dxa"/>
            <w:tcBorders>
              <w:right w:val="single" w:sz="4" w:space="0" w:color="auto"/>
            </w:tcBorders>
            <w:noWrap/>
            <w:hideMark/>
          </w:tcPr>
          <w:p w14:paraId="38CCCBCB" w14:textId="77777777" w:rsidR="0042527C" w:rsidRPr="00D821B1" w:rsidRDefault="0042527C" w:rsidP="00AE338C">
            <w:pPr>
              <w:spacing w:after="0"/>
              <w:rPr>
                <w:color w:val="0D0D0D" w:themeColor="text1" w:themeTint="F2"/>
              </w:rPr>
            </w:pPr>
            <w:r w:rsidRPr="00D821B1">
              <w:rPr>
                <w:color w:val="0D0D0D" w:themeColor="text1" w:themeTint="F2"/>
              </w:rPr>
              <w:t>Fishing - 5 day</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23B30F60" w14:textId="77777777" w:rsidR="0042527C" w:rsidRPr="00D821B1" w:rsidRDefault="0042527C" w:rsidP="00C02FDF">
            <w:pPr>
              <w:spacing w:after="0"/>
              <w:rPr>
                <w:color w:val="0D0D0D" w:themeColor="text1" w:themeTint="F2"/>
              </w:rPr>
            </w:pPr>
            <w:r w:rsidRPr="00D821B1">
              <w:t>$ 38.29</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2761AD8B" w14:textId="77777777" w:rsidR="0042527C" w:rsidRPr="00D821B1" w:rsidRDefault="0042527C" w:rsidP="00C02FDF">
            <w:pPr>
              <w:spacing w:after="0"/>
              <w:rPr>
                <w:color w:val="0D0D0D" w:themeColor="text1" w:themeTint="F2"/>
              </w:rPr>
            </w:pPr>
            <w:r w:rsidRPr="00D821B1">
              <w:t>$ 2.57</w:t>
            </w:r>
          </w:p>
        </w:tc>
        <w:tc>
          <w:tcPr>
            <w:tcW w:w="1530" w:type="dxa"/>
            <w:tcBorders>
              <w:top w:val="nil"/>
              <w:left w:val="single" w:sz="4" w:space="0" w:color="000000"/>
              <w:bottom w:val="single" w:sz="4" w:space="0" w:color="000000"/>
              <w:right w:val="single" w:sz="4" w:space="0" w:color="auto"/>
            </w:tcBorders>
            <w:noWrap/>
            <w:vAlign w:val="center"/>
          </w:tcPr>
          <w:p w14:paraId="694B74E7" w14:textId="77777777" w:rsidR="0042527C" w:rsidRPr="00D821B1" w:rsidRDefault="0042527C" w:rsidP="00C02FDF">
            <w:pPr>
              <w:spacing w:after="0"/>
              <w:rPr>
                <w:color w:val="0D0D0D" w:themeColor="text1" w:themeTint="F2"/>
              </w:rPr>
            </w:pPr>
            <w:r w:rsidRPr="00D821B1">
              <w:rPr>
                <w:color w:val="000000"/>
              </w:rPr>
              <w:t>$      39.65</w:t>
            </w:r>
          </w:p>
        </w:tc>
        <w:tc>
          <w:tcPr>
            <w:tcW w:w="1530" w:type="dxa"/>
            <w:tcBorders>
              <w:top w:val="single" w:sz="4" w:space="0" w:color="auto"/>
              <w:left w:val="single" w:sz="4" w:space="0" w:color="auto"/>
              <w:bottom w:val="single" w:sz="4" w:space="0" w:color="auto"/>
              <w:right w:val="single" w:sz="4" w:space="0" w:color="auto"/>
            </w:tcBorders>
            <w:noWrap/>
            <w:vAlign w:val="center"/>
          </w:tcPr>
          <w:p w14:paraId="0ED09FBB" w14:textId="77777777" w:rsidR="0042527C" w:rsidRPr="00D821B1" w:rsidRDefault="0042527C" w:rsidP="00C02FDF">
            <w:pPr>
              <w:spacing w:after="0"/>
              <w:rPr>
                <w:color w:val="0D0D0D" w:themeColor="text1" w:themeTint="F2"/>
              </w:rPr>
            </w:pPr>
            <w:r w:rsidRPr="00D821B1">
              <w:rPr>
                <w:color w:val="000000"/>
              </w:rPr>
              <w:t>$         2.65</w:t>
            </w:r>
          </w:p>
        </w:tc>
      </w:tr>
      <w:tr w:rsidR="0042527C" w:rsidRPr="00D821B1" w14:paraId="7B9E4DFB" w14:textId="77777777" w:rsidTr="00C02FDF">
        <w:trPr>
          <w:trHeight w:val="250"/>
        </w:trPr>
        <w:tc>
          <w:tcPr>
            <w:tcW w:w="3348" w:type="dxa"/>
            <w:tcBorders>
              <w:right w:val="single" w:sz="4" w:space="0" w:color="auto"/>
            </w:tcBorders>
            <w:noWrap/>
            <w:hideMark/>
          </w:tcPr>
          <w:p w14:paraId="4EEEFE66" w14:textId="77777777" w:rsidR="0042527C" w:rsidRPr="00D821B1" w:rsidRDefault="0042527C" w:rsidP="00AE338C">
            <w:pPr>
              <w:spacing w:after="0"/>
              <w:rPr>
                <w:color w:val="0D0D0D" w:themeColor="text1" w:themeTint="F2"/>
              </w:rPr>
            </w:pPr>
            <w:r w:rsidRPr="00D821B1">
              <w:rPr>
                <w:color w:val="0D0D0D" w:themeColor="text1" w:themeTint="F2"/>
              </w:rPr>
              <w:t>Resident Small Game - 1 day</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41A27149" w14:textId="77777777" w:rsidR="0042527C" w:rsidRPr="00D821B1" w:rsidRDefault="0042527C" w:rsidP="00C02FDF">
            <w:pPr>
              <w:spacing w:after="0"/>
              <w:rPr>
                <w:color w:val="0D0D0D" w:themeColor="text1" w:themeTint="F2"/>
              </w:rPr>
            </w:pPr>
            <w:r w:rsidRPr="00D821B1">
              <w:t>$ 15.32</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FE0DC62" w14:textId="77777777" w:rsidR="0042527C" w:rsidRPr="00D821B1" w:rsidRDefault="0042527C" w:rsidP="00C02FDF">
            <w:pPr>
              <w:spacing w:after="0"/>
              <w:rPr>
                <w:color w:val="0D0D0D" w:themeColor="text1" w:themeTint="F2"/>
              </w:rPr>
            </w:pPr>
            <w:r w:rsidRPr="00D821B1">
              <w:t>$ 1.03</w:t>
            </w:r>
          </w:p>
        </w:tc>
        <w:tc>
          <w:tcPr>
            <w:tcW w:w="1530" w:type="dxa"/>
            <w:tcBorders>
              <w:top w:val="nil"/>
              <w:left w:val="single" w:sz="4" w:space="0" w:color="000000"/>
              <w:bottom w:val="single" w:sz="4" w:space="0" w:color="000000"/>
              <w:right w:val="single" w:sz="4" w:space="0" w:color="auto"/>
            </w:tcBorders>
            <w:noWrap/>
            <w:vAlign w:val="center"/>
          </w:tcPr>
          <w:p w14:paraId="40734D6E" w14:textId="77777777" w:rsidR="0042527C" w:rsidRPr="00D821B1" w:rsidRDefault="0042527C" w:rsidP="00C02FDF">
            <w:pPr>
              <w:spacing w:after="0"/>
              <w:rPr>
                <w:color w:val="0D0D0D" w:themeColor="text1" w:themeTint="F2"/>
              </w:rPr>
            </w:pPr>
            <w:r w:rsidRPr="00D821B1">
              <w:rPr>
                <w:color w:val="000000"/>
              </w:rPr>
              <w:t>$      15.85</w:t>
            </w:r>
          </w:p>
        </w:tc>
        <w:tc>
          <w:tcPr>
            <w:tcW w:w="1530" w:type="dxa"/>
            <w:tcBorders>
              <w:top w:val="single" w:sz="4" w:space="0" w:color="auto"/>
              <w:left w:val="single" w:sz="4" w:space="0" w:color="auto"/>
              <w:bottom w:val="single" w:sz="4" w:space="0" w:color="auto"/>
              <w:right w:val="single" w:sz="4" w:space="0" w:color="auto"/>
            </w:tcBorders>
            <w:noWrap/>
            <w:vAlign w:val="center"/>
          </w:tcPr>
          <w:p w14:paraId="226E46C9" w14:textId="77777777" w:rsidR="0042527C" w:rsidRPr="00D821B1" w:rsidRDefault="0042527C" w:rsidP="00C02FDF">
            <w:pPr>
              <w:spacing w:after="0"/>
              <w:rPr>
                <w:color w:val="0D0D0D" w:themeColor="text1" w:themeTint="F2"/>
              </w:rPr>
            </w:pPr>
            <w:r w:rsidRPr="00D821B1">
              <w:rPr>
                <w:color w:val="000000"/>
              </w:rPr>
              <w:t>$         1.05</w:t>
            </w:r>
          </w:p>
        </w:tc>
      </w:tr>
      <w:tr w:rsidR="0042527C" w:rsidRPr="00D821B1" w14:paraId="5EF34BB2" w14:textId="77777777" w:rsidTr="00C02FDF">
        <w:trPr>
          <w:trHeight w:val="250"/>
        </w:trPr>
        <w:tc>
          <w:tcPr>
            <w:tcW w:w="3348" w:type="dxa"/>
            <w:tcBorders>
              <w:right w:val="single" w:sz="4" w:space="0" w:color="auto"/>
            </w:tcBorders>
            <w:noWrap/>
            <w:hideMark/>
          </w:tcPr>
          <w:p w14:paraId="03228289" w14:textId="77777777" w:rsidR="0042527C" w:rsidRPr="00D821B1" w:rsidRDefault="0042527C" w:rsidP="00AE338C">
            <w:pPr>
              <w:spacing w:after="0"/>
              <w:rPr>
                <w:color w:val="0D0D0D" w:themeColor="text1" w:themeTint="F2"/>
              </w:rPr>
            </w:pPr>
            <w:r w:rsidRPr="00D821B1">
              <w:rPr>
                <w:color w:val="0D0D0D" w:themeColor="text1" w:themeTint="F2"/>
              </w:rPr>
              <w:t>Nonresident Small Game - 1 day</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5DF6680E" w14:textId="77777777" w:rsidR="0042527C" w:rsidRPr="00D821B1" w:rsidRDefault="0042527C" w:rsidP="00C02FDF">
            <w:pPr>
              <w:spacing w:after="0"/>
              <w:rPr>
                <w:color w:val="0D0D0D" w:themeColor="text1" w:themeTint="F2"/>
              </w:rPr>
            </w:pPr>
            <w:r w:rsidRPr="00D821B1">
              <w:t>$ 19.15</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5102DA52" w14:textId="77777777" w:rsidR="0042527C" w:rsidRPr="00D821B1" w:rsidRDefault="0042527C" w:rsidP="00C02FDF">
            <w:pPr>
              <w:spacing w:after="0"/>
              <w:rPr>
                <w:color w:val="0D0D0D" w:themeColor="text1" w:themeTint="F2"/>
              </w:rPr>
            </w:pPr>
            <w:r w:rsidRPr="00D821B1">
              <w:t>$ 1.28</w:t>
            </w:r>
          </w:p>
        </w:tc>
        <w:tc>
          <w:tcPr>
            <w:tcW w:w="1530" w:type="dxa"/>
            <w:tcBorders>
              <w:top w:val="nil"/>
              <w:left w:val="single" w:sz="4" w:space="0" w:color="000000"/>
              <w:bottom w:val="single" w:sz="4" w:space="0" w:color="000000"/>
              <w:right w:val="single" w:sz="4" w:space="0" w:color="auto"/>
            </w:tcBorders>
            <w:noWrap/>
            <w:vAlign w:val="center"/>
          </w:tcPr>
          <w:p w14:paraId="757E6895" w14:textId="77777777" w:rsidR="0042527C" w:rsidRPr="00D821B1" w:rsidRDefault="0042527C" w:rsidP="00C02FDF">
            <w:pPr>
              <w:spacing w:after="0"/>
              <w:rPr>
                <w:color w:val="0D0D0D" w:themeColor="text1" w:themeTint="F2"/>
              </w:rPr>
            </w:pPr>
            <w:r w:rsidRPr="00D821B1">
              <w:rPr>
                <w:color w:val="000000"/>
              </w:rPr>
              <w:t>$      19.80</w:t>
            </w:r>
          </w:p>
        </w:tc>
        <w:tc>
          <w:tcPr>
            <w:tcW w:w="1530" w:type="dxa"/>
            <w:tcBorders>
              <w:top w:val="single" w:sz="4" w:space="0" w:color="auto"/>
              <w:left w:val="single" w:sz="4" w:space="0" w:color="auto"/>
              <w:bottom w:val="single" w:sz="4" w:space="0" w:color="auto"/>
              <w:right w:val="single" w:sz="4" w:space="0" w:color="auto"/>
            </w:tcBorders>
            <w:noWrap/>
            <w:vAlign w:val="center"/>
          </w:tcPr>
          <w:p w14:paraId="0D7F1272" w14:textId="77777777" w:rsidR="0042527C" w:rsidRPr="00D821B1" w:rsidRDefault="0042527C" w:rsidP="00C02FDF">
            <w:pPr>
              <w:spacing w:after="0"/>
              <w:rPr>
                <w:color w:val="0D0D0D" w:themeColor="text1" w:themeTint="F2"/>
              </w:rPr>
            </w:pPr>
            <w:r w:rsidRPr="00D821B1">
              <w:rPr>
                <w:color w:val="000000"/>
              </w:rPr>
              <w:t>$         1.30</w:t>
            </w:r>
          </w:p>
        </w:tc>
      </w:tr>
      <w:tr w:rsidR="0042527C" w:rsidRPr="00D821B1" w14:paraId="3D9B51AF" w14:textId="77777777" w:rsidTr="00C02FDF">
        <w:trPr>
          <w:trHeight w:val="250"/>
        </w:trPr>
        <w:tc>
          <w:tcPr>
            <w:tcW w:w="3348" w:type="dxa"/>
            <w:tcBorders>
              <w:right w:val="single" w:sz="4" w:space="0" w:color="auto"/>
            </w:tcBorders>
            <w:noWrap/>
            <w:hideMark/>
          </w:tcPr>
          <w:p w14:paraId="36ABD2EB" w14:textId="77777777" w:rsidR="0042527C" w:rsidRPr="00D821B1" w:rsidRDefault="0042527C" w:rsidP="00AE338C">
            <w:pPr>
              <w:spacing w:after="0"/>
              <w:rPr>
                <w:color w:val="0D0D0D" w:themeColor="text1" w:themeTint="F2"/>
              </w:rPr>
            </w:pPr>
            <w:r w:rsidRPr="00D821B1">
              <w:rPr>
                <w:color w:val="0D0D0D" w:themeColor="text1" w:themeTint="F2"/>
              </w:rPr>
              <w:t>Nonresident Deer</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78C74062" w14:textId="77777777" w:rsidR="0042527C" w:rsidRPr="00D821B1" w:rsidRDefault="0042527C" w:rsidP="00C02FDF">
            <w:pPr>
              <w:spacing w:after="0"/>
              <w:rPr>
                <w:color w:val="0D0D0D" w:themeColor="text1" w:themeTint="F2"/>
              </w:rPr>
            </w:pPr>
            <w:r w:rsidRPr="00D821B1">
              <w:t>$ 504.17</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EFDE697" w14:textId="77777777" w:rsidR="0042527C" w:rsidRPr="00D821B1" w:rsidRDefault="0042527C" w:rsidP="00C02FDF">
            <w:pPr>
              <w:spacing w:after="0"/>
              <w:rPr>
                <w:color w:val="0D0D0D" w:themeColor="text1" w:themeTint="F2"/>
              </w:rPr>
            </w:pPr>
            <w:r w:rsidRPr="00D821B1">
              <w:t>$ 18.15</w:t>
            </w:r>
          </w:p>
        </w:tc>
        <w:tc>
          <w:tcPr>
            <w:tcW w:w="1530" w:type="dxa"/>
            <w:tcBorders>
              <w:top w:val="nil"/>
              <w:left w:val="single" w:sz="4" w:space="0" w:color="000000"/>
              <w:bottom w:val="single" w:sz="4" w:space="0" w:color="000000"/>
              <w:right w:val="single" w:sz="4" w:space="0" w:color="auto"/>
            </w:tcBorders>
            <w:noWrap/>
            <w:vAlign w:val="center"/>
          </w:tcPr>
          <w:p w14:paraId="3D83F36A" w14:textId="77777777" w:rsidR="0042527C" w:rsidRPr="00D821B1" w:rsidRDefault="0042527C" w:rsidP="00C02FDF">
            <w:pPr>
              <w:spacing w:after="0"/>
              <w:rPr>
                <w:color w:val="0D0D0D" w:themeColor="text1" w:themeTint="F2"/>
              </w:rPr>
            </w:pPr>
            <w:r w:rsidRPr="00D821B1">
              <w:rPr>
                <w:color w:val="000000"/>
              </w:rPr>
              <w:t>$    522.45</w:t>
            </w:r>
          </w:p>
        </w:tc>
        <w:tc>
          <w:tcPr>
            <w:tcW w:w="1530" w:type="dxa"/>
            <w:tcBorders>
              <w:top w:val="single" w:sz="4" w:space="0" w:color="auto"/>
              <w:left w:val="single" w:sz="4" w:space="0" w:color="auto"/>
              <w:bottom w:val="single" w:sz="4" w:space="0" w:color="auto"/>
              <w:right w:val="single" w:sz="4" w:space="0" w:color="auto"/>
            </w:tcBorders>
            <w:noWrap/>
            <w:vAlign w:val="center"/>
          </w:tcPr>
          <w:p w14:paraId="0A1E0B11" w14:textId="77777777" w:rsidR="0042527C" w:rsidRPr="00D821B1" w:rsidRDefault="0042527C" w:rsidP="00C02FDF">
            <w:pPr>
              <w:spacing w:after="0"/>
              <w:rPr>
                <w:color w:val="0D0D0D" w:themeColor="text1" w:themeTint="F2"/>
              </w:rPr>
            </w:pPr>
            <w:r w:rsidRPr="00D821B1">
              <w:rPr>
                <w:color w:val="000000"/>
              </w:rPr>
              <w:t>$       18.80</w:t>
            </w:r>
          </w:p>
        </w:tc>
      </w:tr>
      <w:tr w:rsidR="0042527C" w:rsidRPr="00D821B1" w14:paraId="123D7DCA" w14:textId="77777777" w:rsidTr="00C02FDF">
        <w:trPr>
          <w:trHeight w:val="250"/>
        </w:trPr>
        <w:tc>
          <w:tcPr>
            <w:tcW w:w="3348" w:type="dxa"/>
            <w:tcBorders>
              <w:right w:val="single" w:sz="4" w:space="0" w:color="auto"/>
            </w:tcBorders>
            <w:noWrap/>
            <w:hideMark/>
          </w:tcPr>
          <w:p w14:paraId="0A997D7F" w14:textId="77777777" w:rsidR="0042527C" w:rsidRPr="00D821B1" w:rsidRDefault="0042527C" w:rsidP="00AE338C">
            <w:pPr>
              <w:spacing w:after="0"/>
              <w:rPr>
                <w:color w:val="0D0D0D" w:themeColor="text1" w:themeTint="F2"/>
              </w:rPr>
            </w:pPr>
            <w:r w:rsidRPr="00D821B1">
              <w:rPr>
                <w:color w:val="0D0D0D" w:themeColor="text1" w:themeTint="F2"/>
              </w:rPr>
              <w:t>Nonresident Pronghorn</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3D701939" w14:textId="77777777" w:rsidR="0042527C" w:rsidRPr="00D821B1" w:rsidRDefault="0042527C" w:rsidP="00C02FDF">
            <w:pPr>
              <w:spacing w:after="0"/>
              <w:rPr>
                <w:color w:val="0D0D0D" w:themeColor="text1" w:themeTint="F2"/>
              </w:rPr>
            </w:pPr>
            <w:r w:rsidRPr="00D821B1">
              <w:t>$ 504.17</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1084805E" w14:textId="77777777" w:rsidR="0042527C" w:rsidRPr="00D821B1" w:rsidRDefault="0042527C" w:rsidP="00C02FDF">
            <w:pPr>
              <w:spacing w:after="0"/>
              <w:rPr>
                <w:color w:val="0D0D0D" w:themeColor="text1" w:themeTint="F2"/>
              </w:rPr>
            </w:pPr>
            <w:r w:rsidRPr="00D821B1">
              <w:t>$ 18.15</w:t>
            </w:r>
          </w:p>
        </w:tc>
        <w:tc>
          <w:tcPr>
            <w:tcW w:w="1530" w:type="dxa"/>
            <w:tcBorders>
              <w:top w:val="nil"/>
              <w:left w:val="single" w:sz="4" w:space="0" w:color="000000"/>
              <w:bottom w:val="single" w:sz="4" w:space="0" w:color="000000"/>
              <w:right w:val="single" w:sz="4" w:space="0" w:color="auto"/>
            </w:tcBorders>
            <w:noWrap/>
            <w:vAlign w:val="center"/>
          </w:tcPr>
          <w:p w14:paraId="463D55C3" w14:textId="77777777" w:rsidR="0042527C" w:rsidRPr="00D821B1" w:rsidRDefault="0042527C" w:rsidP="00C02FDF">
            <w:pPr>
              <w:spacing w:after="0"/>
              <w:rPr>
                <w:color w:val="0D0D0D" w:themeColor="text1" w:themeTint="F2"/>
              </w:rPr>
            </w:pPr>
            <w:r w:rsidRPr="00D821B1">
              <w:rPr>
                <w:color w:val="000000"/>
              </w:rPr>
              <w:t>$    522.45</w:t>
            </w:r>
          </w:p>
        </w:tc>
        <w:tc>
          <w:tcPr>
            <w:tcW w:w="1530" w:type="dxa"/>
            <w:tcBorders>
              <w:top w:val="single" w:sz="4" w:space="0" w:color="auto"/>
              <w:left w:val="single" w:sz="4" w:space="0" w:color="auto"/>
              <w:bottom w:val="single" w:sz="4" w:space="0" w:color="auto"/>
              <w:right w:val="single" w:sz="4" w:space="0" w:color="auto"/>
            </w:tcBorders>
            <w:noWrap/>
            <w:vAlign w:val="center"/>
          </w:tcPr>
          <w:p w14:paraId="3A0FFBD9" w14:textId="77777777" w:rsidR="0042527C" w:rsidRPr="00D821B1" w:rsidRDefault="0042527C" w:rsidP="00C02FDF">
            <w:pPr>
              <w:spacing w:after="0"/>
              <w:rPr>
                <w:color w:val="0D0D0D" w:themeColor="text1" w:themeTint="F2"/>
              </w:rPr>
            </w:pPr>
            <w:r w:rsidRPr="00D821B1">
              <w:rPr>
                <w:color w:val="000000"/>
              </w:rPr>
              <w:t>$       18.80</w:t>
            </w:r>
          </w:p>
        </w:tc>
      </w:tr>
      <w:tr w:rsidR="0042527C" w:rsidRPr="00D821B1" w14:paraId="341E7D73" w14:textId="77777777" w:rsidTr="00C02FDF">
        <w:trPr>
          <w:trHeight w:val="250"/>
        </w:trPr>
        <w:tc>
          <w:tcPr>
            <w:tcW w:w="3348" w:type="dxa"/>
            <w:tcBorders>
              <w:right w:val="single" w:sz="4" w:space="0" w:color="auto"/>
            </w:tcBorders>
            <w:noWrap/>
            <w:hideMark/>
          </w:tcPr>
          <w:p w14:paraId="5C0F6C92" w14:textId="77777777" w:rsidR="0042527C" w:rsidRPr="00D821B1" w:rsidRDefault="0042527C" w:rsidP="00AE338C">
            <w:pPr>
              <w:spacing w:after="0"/>
              <w:rPr>
                <w:color w:val="0D0D0D" w:themeColor="text1" w:themeTint="F2"/>
              </w:rPr>
            </w:pPr>
            <w:r w:rsidRPr="00D821B1">
              <w:rPr>
                <w:color w:val="0D0D0D" w:themeColor="text1" w:themeTint="F2"/>
              </w:rPr>
              <w:t>Nonresident Bear</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56C51419" w14:textId="77777777" w:rsidR="0042527C" w:rsidRPr="00D821B1" w:rsidRDefault="0042527C" w:rsidP="00C02FDF">
            <w:pPr>
              <w:spacing w:after="0"/>
              <w:rPr>
                <w:color w:val="0D0D0D" w:themeColor="text1" w:themeTint="F2"/>
              </w:rPr>
            </w:pPr>
            <w:r w:rsidRPr="00D821B1">
              <w:t>$ 299.81</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61A0F4F9" w14:textId="77777777" w:rsidR="0042527C" w:rsidRPr="00D821B1" w:rsidRDefault="0042527C" w:rsidP="00C02FDF">
            <w:pPr>
              <w:spacing w:after="0"/>
              <w:rPr>
                <w:color w:val="0D0D0D" w:themeColor="text1" w:themeTint="F2"/>
              </w:rPr>
            </w:pPr>
            <w:r w:rsidRPr="00D821B1">
              <w:t>$ 10.79</w:t>
            </w:r>
          </w:p>
        </w:tc>
        <w:tc>
          <w:tcPr>
            <w:tcW w:w="1530" w:type="dxa"/>
            <w:tcBorders>
              <w:top w:val="nil"/>
              <w:left w:val="single" w:sz="4" w:space="0" w:color="000000"/>
              <w:bottom w:val="single" w:sz="4" w:space="0" w:color="000000"/>
              <w:right w:val="single" w:sz="4" w:space="0" w:color="auto"/>
            </w:tcBorders>
            <w:noWrap/>
            <w:vAlign w:val="center"/>
          </w:tcPr>
          <w:p w14:paraId="76E2D1E4" w14:textId="77777777" w:rsidR="0042527C" w:rsidRPr="00D821B1" w:rsidRDefault="0042527C" w:rsidP="00C02FDF">
            <w:pPr>
              <w:spacing w:after="0"/>
              <w:rPr>
                <w:color w:val="0D0D0D" w:themeColor="text1" w:themeTint="F2"/>
              </w:rPr>
            </w:pPr>
            <w:r w:rsidRPr="00D821B1">
              <w:rPr>
                <w:color w:val="000000"/>
              </w:rPr>
              <w:t>$    310.65</w:t>
            </w:r>
          </w:p>
        </w:tc>
        <w:tc>
          <w:tcPr>
            <w:tcW w:w="1530" w:type="dxa"/>
            <w:tcBorders>
              <w:top w:val="single" w:sz="4" w:space="0" w:color="auto"/>
              <w:left w:val="single" w:sz="4" w:space="0" w:color="auto"/>
              <w:bottom w:val="single" w:sz="4" w:space="0" w:color="auto"/>
              <w:right w:val="single" w:sz="4" w:space="0" w:color="auto"/>
            </w:tcBorders>
            <w:noWrap/>
            <w:vAlign w:val="center"/>
          </w:tcPr>
          <w:p w14:paraId="769B0512" w14:textId="77777777" w:rsidR="0042527C" w:rsidRPr="00D821B1" w:rsidRDefault="0042527C" w:rsidP="00C02FDF">
            <w:pPr>
              <w:spacing w:after="0"/>
              <w:rPr>
                <w:color w:val="0D0D0D" w:themeColor="text1" w:themeTint="F2"/>
              </w:rPr>
            </w:pPr>
            <w:r w:rsidRPr="00D821B1">
              <w:rPr>
                <w:color w:val="000000"/>
              </w:rPr>
              <w:t>$       11.15</w:t>
            </w:r>
          </w:p>
        </w:tc>
      </w:tr>
      <w:tr w:rsidR="0042527C" w:rsidRPr="00D821B1" w14:paraId="4D257BCF" w14:textId="77777777" w:rsidTr="00C02FDF">
        <w:trPr>
          <w:trHeight w:val="250"/>
        </w:trPr>
        <w:tc>
          <w:tcPr>
            <w:tcW w:w="3348" w:type="dxa"/>
            <w:tcBorders>
              <w:right w:val="single" w:sz="4" w:space="0" w:color="auto"/>
            </w:tcBorders>
            <w:noWrap/>
            <w:hideMark/>
          </w:tcPr>
          <w:p w14:paraId="10BF6CA3" w14:textId="77777777" w:rsidR="0042527C" w:rsidRPr="00D821B1" w:rsidRDefault="0042527C" w:rsidP="00AE338C">
            <w:pPr>
              <w:spacing w:after="0"/>
              <w:rPr>
                <w:color w:val="0D0D0D" w:themeColor="text1" w:themeTint="F2"/>
              </w:rPr>
            </w:pPr>
            <w:r w:rsidRPr="00D821B1">
              <w:rPr>
                <w:color w:val="0D0D0D" w:themeColor="text1" w:themeTint="F2"/>
              </w:rPr>
              <w:t>Nonresident Mountain Lion</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1AB7641C" w14:textId="77777777" w:rsidR="0042527C" w:rsidRPr="00D821B1" w:rsidRDefault="0042527C" w:rsidP="00C02FDF">
            <w:pPr>
              <w:spacing w:after="0"/>
              <w:rPr>
                <w:color w:val="0D0D0D" w:themeColor="text1" w:themeTint="F2"/>
              </w:rPr>
            </w:pPr>
            <w:r w:rsidRPr="00D821B1">
              <w:t>$ 842.41</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888572C" w14:textId="77777777" w:rsidR="0042527C" w:rsidRPr="00D821B1" w:rsidRDefault="0042527C" w:rsidP="00C02FDF">
            <w:pPr>
              <w:spacing w:after="0"/>
              <w:rPr>
                <w:color w:val="0D0D0D" w:themeColor="text1" w:themeTint="F2"/>
              </w:rPr>
            </w:pPr>
            <w:r w:rsidRPr="00D821B1">
              <w:t>$ 30.33</w:t>
            </w:r>
          </w:p>
        </w:tc>
        <w:tc>
          <w:tcPr>
            <w:tcW w:w="1530" w:type="dxa"/>
            <w:tcBorders>
              <w:top w:val="nil"/>
              <w:left w:val="single" w:sz="4" w:space="0" w:color="000000"/>
              <w:bottom w:val="single" w:sz="4" w:space="0" w:color="000000"/>
              <w:right w:val="single" w:sz="4" w:space="0" w:color="auto"/>
            </w:tcBorders>
            <w:noWrap/>
            <w:vAlign w:val="center"/>
          </w:tcPr>
          <w:p w14:paraId="7184F405" w14:textId="77777777" w:rsidR="0042527C" w:rsidRPr="00D821B1" w:rsidRDefault="0042527C" w:rsidP="00C02FDF">
            <w:pPr>
              <w:spacing w:after="0"/>
              <w:rPr>
                <w:color w:val="0D0D0D" w:themeColor="text1" w:themeTint="F2"/>
              </w:rPr>
            </w:pPr>
            <w:r w:rsidRPr="00D821B1">
              <w:rPr>
                <w:color w:val="000000"/>
              </w:rPr>
              <w:t>$    872.95</w:t>
            </w:r>
          </w:p>
        </w:tc>
        <w:tc>
          <w:tcPr>
            <w:tcW w:w="1530" w:type="dxa"/>
            <w:tcBorders>
              <w:top w:val="single" w:sz="4" w:space="0" w:color="auto"/>
              <w:left w:val="single" w:sz="4" w:space="0" w:color="auto"/>
              <w:bottom w:val="single" w:sz="4" w:space="0" w:color="auto"/>
              <w:right w:val="single" w:sz="4" w:space="0" w:color="auto"/>
            </w:tcBorders>
            <w:noWrap/>
            <w:vAlign w:val="center"/>
          </w:tcPr>
          <w:p w14:paraId="14925722" w14:textId="77777777" w:rsidR="0042527C" w:rsidRPr="00D821B1" w:rsidRDefault="0042527C" w:rsidP="00C02FDF">
            <w:pPr>
              <w:spacing w:after="0"/>
              <w:rPr>
                <w:color w:val="0D0D0D" w:themeColor="text1" w:themeTint="F2"/>
              </w:rPr>
            </w:pPr>
            <w:r w:rsidRPr="00D821B1">
              <w:rPr>
                <w:color w:val="000000"/>
              </w:rPr>
              <w:t>$       31.40</w:t>
            </w:r>
          </w:p>
        </w:tc>
      </w:tr>
      <w:tr w:rsidR="0042527C" w:rsidRPr="00D821B1" w14:paraId="12DC7E33" w14:textId="77777777" w:rsidTr="00C02FDF">
        <w:trPr>
          <w:trHeight w:val="250"/>
        </w:trPr>
        <w:tc>
          <w:tcPr>
            <w:tcW w:w="3348" w:type="dxa"/>
            <w:tcBorders>
              <w:right w:val="single" w:sz="4" w:space="0" w:color="auto"/>
            </w:tcBorders>
            <w:noWrap/>
            <w:hideMark/>
          </w:tcPr>
          <w:p w14:paraId="320B807A" w14:textId="77777777" w:rsidR="0042527C" w:rsidRPr="00D821B1" w:rsidRDefault="0042527C" w:rsidP="00AE338C">
            <w:pPr>
              <w:spacing w:after="0"/>
              <w:rPr>
                <w:color w:val="0D0D0D" w:themeColor="text1" w:themeTint="F2"/>
              </w:rPr>
            </w:pPr>
            <w:r w:rsidRPr="00D821B1">
              <w:rPr>
                <w:color w:val="0D0D0D" w:themeColor="text1" w:themeTint="F2"/>
              </w:rPr>
              <w:t>Nonresident Antlerless Elk</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7E4C9EB6" w14:textId="77777777" w:rsidR="0042527C" w:rsidRPr="00D821B1" w:rsidRDefault="0042527C" w:rsidP="00C02FDF">
            <w:pPr>
              <w:spacing w:after="0"/>
              <w:rPr>
                <w:color w:val="0D0D0D" w:themeColor="text1" w:themeTint="F2"/>
              </w:rPr>
            </w:pPr>
            <w:r w:rsidRPr="00D821B1">
              <w:t>$ 842.41</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5C719684" w14:textId="77777777" w:rsidR="0042527C" w:rsidRPr="00D821B1" w:rsidRDefault="0042527C" w:rsidP="00C02FDF">
            <w:pPr>
              <w:spacing w:after="0"/>
              <w:rPr>
                <w:color w:val="0D0D0D" w:themeColor="text1" w:themeTint="F2"/>
              </w:rPr>
            </w:pPr>
            <w:r w:rsidRPr="00D821B1">
              <w:t>$ 30.33</w:t>
            </w:r>
          </w:p>
        </w:tc>
        <w:tc>
          <w:tcPr>
            <w:tcW w:w="1530" w:type="dxa"/>
            <w:tcBorders>
              <w:top w:val="nil"/>
              <w:left w:val="single" w:sz="4" w:space="0" w:color="000000"/>
              <w:bottom w:val="single" w:sz="4" w:space="0" w:color="000000"/>
              <w:right w:val="single" w:sz="4" w:space="0" w:color="auto"/>
            </w:tcBorders>
            <w:noWrap/>
            <w:vAlign w:val="center"/>
          </w:tcPr>
          <w:p w14:paraId="0CA81D19" w14:textId="77777777" w:rsidR="0042527C" w:rsidRPr="00D821B1" w:rsidRDefault="0042527C" w:rsidP="00C02FDF">
            <w:pPr>
              <w:spacing w:after="0"/>
              <w:rPr>
                <w:color w:val="0D0D0D" w:themeColor="text1" w:themeTint="F2"/>
              </w:rPr>
            </w:pPr>
            <w:r w:rsidRPr="00D821B1">
              <w:rPr>
                <w:color w:val="000000"/>
              </w:rPr>
              <w:t>$    872.95</w:t>
            </w:r>
          </w:p>
        </w:tc>
        <w:tc>
          <w:tcPr>
            <w:tcW w:w="1530" w:type="dxa"/>
            <w:tcBorders>
              <w:top w:val="single" w:sz="4" w:space="0" w:color="auto"/>
              <w:left w:val="single" w:sz="4" w:space="0" w:color="auto"/>
              <w:bottom w:val="single" w:sz="4" w:space="0" w:color="auto"/>
              <w:right w:val="single" w:sz="4" w:space="0" w:color="auto"/>
            </w:tcBorders>
            <w:noWrap/>
            <w:vAlign w:val="center"/>
          </w:tcPr>
          <w:p w14:paraId="28710513" w14:textId="77777777" w:rsidR="0042527C" w:rsidRPr="00D821B1" w:rsidRDefault="0042527C" w:rsidP="00C02FDF">
            <w:pPr>
              <w:spacing w:after="0"/>
              <w:rPr>
                <w:color w:val="0D0D0D" w:themeColor="text1" w:themeTint="F2"/>
              </w:rPr>
            </w:pPr>
            <w:r w:rsidRPr="00D821B1">
              <w:rPr>
                <w:color w:val="000000"/>
              </w:rPr>
              <w:t>$       31.40</w:t>
            </w:r>
          </w:p>
        </w:tc>
      </w:tr>
      <w:tr w:rsidR="0042527C" w:rsidRPr="00D821B1" w14:paraId="741CBA5E" w14:textId="77777777" w:rsidTr="00C02FDF">
        <w:trPr>
          <w:trHeight w:val="250"/>
        </w:trPr>
        <w:tc>
          <w:tcPr>
            <w:tcW w:w="3348" w:type="dxa"/>
            <w:tcBorders>
              <w:right w:val="single" w:sz="4" w:space="0" w:color="auto"/>
            </w:tcBorders>
            <w:noWrap/>
            <w:hideMark/>
          </w:tcPr>
          <w:p w14:paraId="2FE22B44" w14:textId="77777777" w:rsidR="0042527C" w:rsidRPr="00D821B1" w:rsidRDefault="0042527C" w:rsidP="00AE338C">
            <w:pPr>
              <w:spacing w:after="0"/>
              <w:rPr>
                <w:color w:val="0D0D0D" w:themeColor="text1" w:themeTint="F2"/>
              </w:rPr>
            </w:pPr>
            <w:r w:rsidRPr="00D821B1">
              <w:rPr>
                <w:color w:val="0D0D0D" w:themeColor="text1" w:themeTint="F2"/>
              </w:rPr>
              <w:t>Nonresident Either-sex Elk</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12A2A726" w14:textId="77777777" w:rsidR="0042527C" w:rsidRPr="00D821B1" w:rsidRDefault="0042527C" w:rsidP="00C02FDF">
            <w:pPr>
              <w:spacing w:after="0"/>
              <w:rPr>
                <w:color w:val="0D0D0D" w:themeColor="text1" w:themeTint="F2"/>
              </w:rPr>
            </w:pPr>
            <w:r w:rsidRPr="00D821B1">
              <w:t>$ 842.41</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04F30F4F" w14:textId="77777777" w:rsidR="0042527C" w:rsidRPr="00D821B1" w:rsidRDefault="0042527C" w:rsidP="00C02FDF">
            <w:pPr>
              <w:spacing w:after="0"/>
              <w:rPr>
                <w:color w:val="0D0D0D" w:themeColor="text1" w:themeTint="F2"/>
              </w:rPr>
            </w:pPr>
            <w:r w:rsidRPr="00D821B1">
              <w:t>$ 30.33</w:t>
            </w:r>
          </w:p>
        </w:tc>
        <w:tc>
          <w:tcPr>
            <w:tcW w:w="1530" w:type="dxa"/>
            <w:tcBorders>
              <w:top w:val="nil"/>
              <w:left w:val="single" w:sz="4" w:space="0" w:color="000000"/>
              <w:bottom w:val="single" w:sz="4" w:space="0" w:color="000000"/>
              <w:right w:val="single" w:sz="4" w:space="0" w:color="auto"/>
            </w:tcBorders>
            <w:noWrap/>
            <w:vAlign w:val="center"/>
          </w:tcPr>
          <w:p w14:paraId="7B9F0D82" w14:textId="77777777" w:rsidR="0042527C" w:rsidRPr="00D821B1" w:rsidRDefault="0042527C" w:rsidP="00C02FDF">
            <w:pPr>
              <w:spacing w:after="0"/>
              <w:rPr>
                <w:color w:val="0D0D0D" w:themeColor="text1" w:themeTint="F2"/>
              </w:rPr>
            </w:pPr>
            <w:r w:rsidRPr="00D821B1">
              <w:rPr>
                <w:color w:val="000000"/>
              </w:rPr>
              <w:t>$    872.95</w:t>
            </w:r>
          </w:p>
        </w:tc>
        <w:tc>
          <w:tcPr>
            <w:tcW w:w="1530" w:type="dxa"/>
            <w:tcBorders>
              <w:top w:val="single" w:sz="4" w:space="0" w:color="auto"/>
              <w:left w:val="single" w:sz="4" w:space="0" w:color="auto"/>
              <w:bottom w:val="single" w:sz="4" w:space="0" w:color="auto"/>
              <w:right w:val="single" w:sz="4" w:space="0" w:color="auto"/>
            </w:tcBorders>
            <w:noWrap/>
            <w:vAlign w:val="center"/>
          </w:tcPr>
          <w:p w14:paraId="1FD61CD4" w14:textId="77777777" w:rsidR="0042527C" w:rsidRPr="00D821B1" w:rsidRDefault="0042527C" w:rsidP="00C02FDF">
            <w:pPr>
              <w:spacing w:after="0"/>
              <w:rPr>
                <w:color w:val="0D0D0D" w:themeColor="text1" w:themeTint="F2"/>
              </w:rPr>
            </w:pPr>
            <w:r w:rsidRPr="00D821B1">
              <w:rPr>
                <w:color w:val="000000"/>
              </w:rPr>
              <w:t>$       31.40</w:t>
            </w:r>
          </w:p>
        </w:tc>
      </w:tr>
      <w:tr w:rsidR="0042527C" w:rsidRPr="00D821B1" w14:paraId="16A85464" w14:textId="77777777" w:rsidTr="00C02FDF">
        <w:trPr>
          <w:trHeight w:val="250"/>
        </w:trPr>
        <w:tc>
          <w:tcPr>
            <w:tcW w:w="3348" w:type="dxa"/>
            <w:tcBorders>
              <w:right w:val="single" w:sz="4" w:space="0" w:color="auto"/>
            </w:tcBorders>
            <w:noWrap/>
            <w:hideMark/>
          </w:tcPr>
          <w:p w14:paraId="0D26A1B0" w14:textId="77777777" w:rsidR="0042527C" w:rsidRPr="00D821B1" w:rsidRDefault="0042527C" w:rsidP="00AE338C">
            <w:pPr>
              <w:spacing w:after="0"/>
              <w:rPr>
                <w:color w:val="0D0D0D" w:themeColor="text1" w:themeTint="F2"/>
              </w:rPr>
            </w:pPr>
            <w:r w:rsidRPr="00D821B1">
              <w:rPr>
                <w:color w:val="0D0D0D" w:themeColor="text1" w:themeTint="F2"/>
              </w:rPr>
              <w:t>Nonresident Antlered Elk</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1E158208" w14:textId="77777777" w:rsidR="0042527C" w:rsidRPr="00D821B1" w:rsidRDefault="0042527C" w:rsidP="00C02FDF">
            <w:pPr>
              <w:spacing w:after="0"/>
              <w:rPr>
                <w:color w:val="0D0D0D" w:themeColor="text1" w:themeTint="F2"/>
              </w:rPr>
            </w:pPr>
            <w:r w:rsidRPr="00D821B1">
              <w:t>$ 842.41</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3A2A1D03" w14:textId="77777777" w:rsidR="0042527C" w:rsidRPr="00D821B1" w:rsidRDefault="0042527C" w:rsidP="00C02FDF">
            <w:pPr>
              <w:spacing w:after="0"/>
              <w:rPr>
                <w:color w:val="0D0D0D" w:themeColor="text1" w:themeTint="F2"/>
              </w:rPr>
            </w:pPr>
            <w:r w:rsidRPr="00D821B1">
              <w:t>$ 30.33</w:t>
            </w:r>
          </w:p>
        </w:tc>
        <w:tc>
          <w:tcPr>
            <w:tcW w:w="1530" w:type="dxa"/>
            <w:tcBorders>
              <w:top w:val="nil"/>
              <w:left w:val="single" w:sz="4" w:space="0" w:color="000000"/>
              <w:bottom w:val="single" w:sz="4" w:space="0" w:color="000000"/>
              <w:right w:val="single" w:sz="4" w:space="0" w:color="auto"/>
            </w:tcBorders>
            <w:noWrap/>
            <w:vAlign w:val="center"/>
          </w:tcPr>
          <w:p w14:paraId="7CA7C717" w14:textId="77777777" w:rsidR="0042527C" w:rsidRPr="00D821B1" w:rsidRDefault="0042527C" w:rsidP="00C02FDF">
            <w:pPr>
              <w:spacing w:after="0"/>
              <w:rPr>
                <w:color w:val="0D0D0D" w:themeColor="text1" w:themeTint="F2"/>
              </w:rPr>
            </w:pPr>
            <w:r w:rsidRPr="00D821B1">
              <w:rPr>
                <w:color w:val="000000"/>
              </w:rPr>
              <w:t>$    872.95</w:t>
            </w:r>
          </w:p>
        </w:tc>
        <w:tc>
          <w:tcPr>
            <w:tcW w:w="1530" w:type="dxa"/>
            <w:tcBorders>
              <w:top w:val="single" w:sz="4" w:space="0" w:color="auto"/>
              <w:left w:val="single" w:sz="4" w:space="0" w:color="auto"/>
              <w:bottom w:val="single" w:sz="4" w:space="0" w:color="auto"/>
              <w:right w:val="single" w:sz="4" w:space="0" w:color="auto"/>
            </w:tcBorders>
            <w:noWrap/>
            <w:vAlign w:val="center"/>
          </w:tcPr>
          <w:p w14:paraId="4B8DB6BD" w14:textId="77777777" w:rsidR="0042527C" w:rsidRPr="00D821B1" w:rsidRDefault="0042527C" w:rsidP="00C02FDF">
            <w:pPr>
              <w:spacing w:after="0"/>
              <w:rPr>
                <w:color w:val="0D0D0D" w:themeColor="text1" w:themeTint="F2"/>
              </w:rPr>
            </w:pPr>
            <w:r w:rsidRPr="00D821B1">
              <w:rPr>
                <w:color w:val="000000"/>
              </w:rPr>
              <w:t>$       31.40</w:t>
            </w:r>
          </w:p>
        </w:tc>
      </w:tr>
      <w:tr w:rsidR="0042527C" w:rsidRPr="00D821B1" w14:paraId="49FD6322" w14:textId="77777777" w:rsidTr="00C02FDF">
        <w:trPr>
          <w:trHeight w:val="250"/>
        </w:trPr>
        <w:tc>
          <w:tcPr>
            <w:tcW w:w="3348" w:type="dxa"/>
            <w:tcBorders>
              <w:right w:val="single" w:sz="4" w:space="0" w:color="auto"/>
            </w:tcBorders>
            <w:noWrap/>
            <w:hideMark/>
          </w:tcPr>
          <w:p w14:paraId="52BA511A" w14:textId="77777777" w:rsidR="0042527C" w:rsidRPr="00D821B1" w:rsidRDefault="0042527C" w:rsidP="00AE338C">
            <w:pPr>
              <w:spacing w:after="0"/>
              <w:rPr>
                <w:color w:val="0D0D0D" w:themeColor="text1" w:themeTint="F2"/>
              </w:rPr>
            </w:pPr>
            <w:r w:rsidRPr="00D821B1">
              <w:rPr>
                <w:color w:val="0D0D0D" w:themeColor="text1" w:themeTint="F2"/>
              </w:rPr>
              <w:t>Nonresident Rocky Mtn Bighorn Sheep</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50C624F1" w14:textId="77777777" w:rsidR="0042527C" w:rsidRPr="00D821B1" w:rsidRDefault="0042527C" w:rsidP="00C02FDF">
            <w:pPr>
              <w:spacing w:after="0"/>
              <w:rPr>
                <w:color w:val="0D0D0D" w:themeColor="text1" w:themeTint="F2"/>
              </w:rPr>
            </w:pPr>
            <w:r w:rsidRPr="00D821B1">
              <w:t>$ 2,820.78</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5C840ADD" w14:textId="77777777" w:rsidR="0042527C" w:rsidRPr="00D821B1" w:rsidRDefault="0042527C" w:rsidP="00C02FDF">
            <w:pPr>
              <w:spacing w:after="0"/>
              <w:rPr>
                <w:color w:val="0D0D0D" w:themeColor="text1" w:themeTint="F2"/>
              </w:rPr>
            </w:pPr>
            <w:r w:rsidRPr="00D821B1">
              <w:t>$ 101.55</w:t>
            </w:r>
          </w:p>
        </w:tc>
        <w:tc>
          <w:tcPr>
            <w:tcW w:w="1530" w:type="dxa"/>
            <w:tcBorders>
              <w:top w:val="nil"/>
              <w:left w:val="single" w:sz="4" w:space="0" w:color="000000"/>
              <w:bottom w:val="single" w:sz="4" w:space="0" w:color="000000"/>
              <w:right w:val="single" w:sz="4" w:space="0" w:color="auto"/>
            </w:tcBorders>
            <w:noWrap/>
            <w:vAlign w:val="center"/>
          </w:tcPr>
          <w:p w14:paraId="50A1ADE8" w14:textId="77777777" w:rsidR="0042527C" w:rsidRPr="00D821B1" w:rsidRDefault="0042527C" w:rsidP="00C02FDF">
            <w:pPr>
              <w:spacing w:after="0"/>
              <w:rPr>
                <w:color w:val="0D0D0D" w:themeColor="text1" w:themeTint="F2"/>
              </w:rPr>
            </w:pPr>
            <w:r w:rsidRPr="00D821B1">
              <w:rPr>
                <w:color w:val="000000"/>
              </w:rPr>
              <w:t>$ 2,923.05</w:t>
            </w:r>
          </w:p>
        </w:tc>
        <w:tc>
          <w:tcPr>
            <w:tcW w:w="1530" w:type="dxa"/>
            <w:tcBorders>
              <w:top w:val="single" w:sz="4" w:space="0" w:color="auto"/>
              <w:left w:val="single" w:sz="4" w:space="0" w:color="auto"/>
              <w:bottom w:val="single" w:sz="4" w:space="0" w:color="auto"/>
              <w:right w:val="single" w:sz="4" w:space="0" w:color="auto"/>
            </w:tcBorders>
            <w:noWrap/>
            <w:vAlign w:val="center"/>
          </w:tcPr>
          <w:p w14:paraId="65996D27" w14:textId="77777777" w:rsidR="0042527C" w:rsidRPr="00D821B1" w:rsidRDefault="0042527C" w:rsidP="00C02FDF">
            <w:pPr>
              <w:spacing w:after="0"/>
              <w:rPr>
                <w:color w:val="0D0D0D" w:themeColor="text1" w:themeTint="F2"/>
              </w:rPr>
            </w:pPr>
            <w:r w:rsidRPr="00D821B1">
              <w:rPr>
                <w:color w:val="000000"/>
              </w:rPr>
              <w:t>$     105.20</w:t>
            </w:r>
          </w:p>
        </w:tc>
      </w:tr>
      <w:tr w:rsidR="0042527C" w:rsidRPr="00D821B1" w14:paraId="12A4AD2E" w14:textId="77777777" w:rsidTr="00C02FDF">
        <w:trPr>
          <w:trHeight w:val="250"/>
        </w:trPr>
        <w:tc>
          <w:tcPr>
            <w:tcW w:w="3348" w:type="dxa"/>
            <w:tcBorders>
              <w:right w:val="single" w:sz="4" w:space="0" w:color="auto"/>
            </w:tcBorders>
            <w:noWrap/>
            <w:hideMark/>
          </w:tcPr>
          <w:p w14:paraId="18D0F3C2" w14:textId="77777777" w:rsidR="0042527C" w:rsidRPr="00D821B1" w:rsidRDefault="0042527C" w:rsidP="00AE338C">
            <w:pPr>
              <w:spacing w:after="0"/>
              <w:rPr>
                <w:color w:val="0D0D0D" w:themeColor="text1" w:themeTint="F2"/>
              </w:rPr>
            </w:pPr>
            <w:r w:rsidRPr="00D821B1">
              <w:rPr>
                <w:color w:val="0D0D0D" w:themeColor="text1" w:themeTint="F2"/>
              </w:rPr>
              <w:t>Nonresident Desert Bighorn Sheep</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23241C3D" w14:textId="77777777" w:rsidR="0042527C" w:rsidRPr="00D821B1" w:rsidRDefault="0042527C" w:rsidP="00C02FDF">
            <w:pPr>
              <w:spacing w:after="0"/>
              <w:rPr>
                <w:color w:val="0D0D0D" w:themeColor="text1" w:themeTint="F2"/>
              </w:rPr>
            </w:pPr>
            <w:r w:rsidRPr="00D821B1">
              <w:t>$ 2,820.78</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3B5C23EE" w14:textId="77777777" w:rsidR="0042527C" w:rsidRPr="00D821B1" w:rsidRDefault="0042527C" w:rsidP="00C02FDF">
            <w:pPr>
              <w:spacing w:after="0"/>
              <w:rPr>
                <w:color w:val="0D0D0D" w:themeColor="text1" w:themeTint="F2"/>
              </w:rPr>
            </w:pPr>
            <w:r w:rsidRPr="00D821B1">
              <w:t>$ 101.55</w:t>
            </w:r>
          </w:p>
        </w:tc>
        <w:tc>
          <w:tcPr>
            <w:tcW w:w="1530" w:type="dxa"/>
            <w:tcBorders>
              <w:top w:val="nil"/>
              <w:left w:val="single" w:sz="4" w:space="0" w:color="000000"/>
              <w:bottom w:val="single" w:sz="4" w:space="0" w:color="000000"/>
              <w:right w:val="single" w:sz="4" w:space="0" w:color="auto"/>
            </w:tcBorders>
            <w:noWrap/>
            <w:vAlign w:val="center"/>
          </w:tcPr>
          <w:p w14:paraId="58DB3E25" w14:textId="77777777" w:rsidR="0042527C" w:rsidRPr="00D821B1" w:rsidRDefault="0042527C" w:rsidP="00C02FDF">
            <w:pPr>
              <w:spacing w:after="0"/>
              <w:rPr>
                <w:color w:val="0D0D0D" w:themeColor="text1" w:themeTint="F2"/>
              </w:rPr>
            </w:pPr>
            <w:r w:rsidRPr="00D821B1">
              <w:rPr>
                <w:color w:val="000000"/>
              </w:rPr>
              <w:t>$ 2,923.05</w:t>
            </w:r>
          </w:p>
        </w:tc>
        <w:tc>
          <w:tcPr>
            <w:tcW w:w="1530" w:type="dxa"/>
            <w:tcBorders>
              <w:top w:val="single" w:sz="4" w:space="0" w:color="auto"/>
              <w:left w:val="single" w:sz="4" w:space="0" w:color="auto"/>
              <w:bottom w:val="single" w:sz="4" w:space="0" w:color="auto"/>
              <w:right w:val="single" w:sz="4" w:space="0" w:color="auto"/>
            </w:tcBorders>
            <w:noWrap/>
            <w:vAlign w:val="center"/>
          </w:tcPr>
          <w:p w14:paraId="6DEC05BA" w14:textId="77777777" w:rsidR="0042527C" w:rsidRPr="00D821B1" w:rsidRDefault="0042527C" w:rsidP="00C02FDF">
            <w:pPr>
              <w:spacing w:after="0"/>
              <w:rPr>
                <w:color w:val="0D0D0D" w:themeColor="text1" w:themeTint="F2"/>
              </w:rPr>
            </w:pPr>
            <w:r w:rsidRPr="00D821B1">
              <w:rPr>
                <w:color w:val="000000"/>
              </w:rPr>
              <w:t>$     105.20</w:t>
            </w:r>
          </w:p>
        </w:tc>
      </w:tr>
      <w:tr w:rsidR="0042527C" w:rsidRPr="00D821B1" w14:paraId="20E96727" w14:textId="77777777" w:rsidTr="00C02FDF">
        <w:trPr>
          <w:trHeight w:val="250"/>
        </w:trPr>
        <w:tc>
          <w:tcPr>
            <w:tcW w:w="3348" w:type="dxa"/>
            <w:tcBorders>
              <w:right w:val="single" w:sz="4" w:space="0" w:color="auto"/>
            </w:tcBorders>
            <w:noWrap/>
            <w:hideMark/>
          </w:tcPr>
          <w:p w14:paraId="529473E2" w14:textId="77777777" w:rsidR="0042527C" w:rsidRPr="00D821B1" w:rsidRDefault="0042527C" w:rsidP="00AE338C">
            <w:pPr>
              <w:spacing w:after="0"/>
              <w:rPr>
                <w:color w:val="0D0D0D" w:themeColor="text1" w:themeTint="F2"/>
              </w:rPr>
            </w:pPr>
            <w:r w:rsidRPr="00D821B1">
              <w:rPr>
                <w:color w:val="0D0D0D" w:themeColor="text1" w:themeTint="F2"/>
              </w:rPr>
              <w:t>Nonresident Goat</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242E8B75" w14:textId="77777777" w:rsidR="0042527C" w:rsidRPr="00D821B1" w:rsidRDefault="0042527C" w:rsidP="00C02FDF">
            <w:pPr>
              <w:spacing w:after="0"/>
              <w:rPr>
                <w:color w:val="0D0D0D" w:themeColor="text1" w:themeTint="F2"/>
              </w:rPr>
            </w:pPr>
            <w:r w:rsidRPr="00D821B1">
              <w:t>$ 2,820.78</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28A8BFA0" w14:textId="77777777" w:rsidR="0042527C" w:rsidRPr="00D821B1" w:rsidRDefault="0042527C" w:rsidP="00C02FDF">
            <w:pPr>
              <w:spacing w:after="0"/>
              <w:rPr>
                <w:color w:val="0D0D0D" w:themeColor="text1" w:themeTint="F2"/>
              </w:rPr>
            </w:pPr>
            <w:r w:rsidRPr="00D821B1">
              <w:t>$ 101.55</w:t>
            </w:r>
          </w:p>
        </w:tc>
        <w:tc>
          <w:tcPr>
            <w:tcW w:w="1530" w:type="dxa"/>
            <w:tcBorders>
              <w:top w:val="nil"/>
              <w:left w:val="single" w:sz="4" w:space="0" w:color="000000"/>
              <w:bottom w:val="single" w:sz="4" w:space="0" w:color="000000"/>
              <w:right w:val="single" w:sz="4" w:space="0" w:color="auto"/>
            </w:tcBorders>
            <w:noWrap/>
            <w:vAlign w:val="center"/>
          </w:tcPr>
          <w:p w14:paraId="6CCC38D6" w14:textId="77777777" w:rsidR="0042527C" w:rsidRPr="00D821B1" w:rsidRDefault="0042527C" w:rsidP="00C02FDF">
            <w:pPr>
              <w:spacing w:after="0"/>
              <w:rPr>
                <w:color w:val="0D0D0D" w:themeColor="text1" w:themeTint="F2"/>
              </w:rPr>
            </w:pPr>
            <w:r w:rsidRPr="00D821B1">
              <w:rPr>
                <w:color w:val="000000"/>
              </w:rPr>
              <w:t>$ 2,923.05</w:t>
            </w:r>
          </w:p>
        </w:tc>
        <w:tc>
          <w:tcPr>
            <w:tcW w:w="1530" w:type="dxa"/>
            <w:tcBorders>
              <w:top w:val="single" w:sz="4" w:space="0" w:color="auto"/>
              <w:left w:val="single" w:sz="4" w:space="0" w:color="auto"/>
              <w:bottom w:val="single" w:sz="4" w:space="0" w:color="auto"/>
              <w:right w:val="single" w:sz="4" w:space="0" w:color="auto"/>
            </w:tcBorders>
            <w:noWrap/>
            <w:vAlign w:val="center"/>
          </w:tcPr>
          <w:p w14:paraId="71AD502B" w14:textId="77777777" w:rsidR="0042527C" w:rsidRPr="00D821B1" w:rsidRDefault="0042527C" w:rsidP="00C02FDF">
            <w:pPr>
              <w:spacing w:after="0"/>
              <w:rPr>
                <w:color w:val="0D0D0D" w:themeColor="text1" w:themeTint="F2"/>
              </w:rPr>
            </w:pPr>
            <w:r w:rsidRPr="00D821B1">
              <w:rPr>
                <w:color w:val="000000"/>
              </w:rPr>
              <w:t>$     105.20</w:t>
            </w:r>
          </w:p>
        </w:tc>
      </w:tr>
      <w:tr w:rsidR="0042527C" w:rsidRPr="00D821B1" w14:paraId="524631C5" w14:textId="77777777" w:rsidTr="00C02FDF">
        <w:trPr>
          <w:trHeight w:val="270"/>
        </w:trPr>
        <w:tc>
          <w:tcPr>
            <w:tcW w:w="3348" w:type="dxa"/>
            <w:tcBorders>
              <w:right w:val="single" w:sz="4" w:space="0" w:color="auto"/>
            </w:tcBorders>
            <w:noWrap/>
            <w:hideMark/>
          </w:tcPr>
          <w:p w14:paraId="3526FB71" w14:textId="77777777" w:rsidR="0042527C" w:rsidRPr="00D821B1" w:rsidRDefault="0042527C" w:rsidP="00AE338C">
            <w:pPr>
              <w:spacing w:after="0"/>
              <w:rPr>
                <w:color w:val="0D0D0D" w:themeColor="text1" w:themeTint="F2"/>
              </w:rPr>
            </w:pPr>
            <w:r w:rsidRPr="00D821B1">
              <w:rPr>
                <w:color w:val="0D0D0D" w:themeColor="text1" w:themeTint="F2"/>
              </w:rPr>
              <w:t>Nonresident Moose</w:t>
            </w:r>
          </w:p>
        </w:tc>
        <w:tc>
          <w:tcPr>
            <w:tcW w:w="1327" w:type="dxa"/>
            <w:tcBorders>
              <w:top w:val="single" w:sz="4" w:space="0" w:color="auto"/>
              <w:left w:val="single" w:sz="4" w:space="0" w:color="auto"/>
              <w:bottom w:val="single" w:sz="4" w:space="0" w:color="auto"/>
              <w:right w:val="single" w:sz="4" w:space="0" w:color="auto"/>
            </w:tcBorders>
            <w:noWrap/>
            <w:vAlign w:val="center"/>
            <w:hideMark/>
          </w:tcPr>
          <w:p w14:paraId="3388E156" w14:textId="77777777" w:rsidR="0042527C" w:rsidRPr="00D821B1" w:rsidRDefault="0042527C" w:rsidP="00C02FDF">
            <w:pPr>
              <w:spacing w:after="0"/>
              <w:rPr>
                <w:color w:val="0D0D0D" w:themeColor="text1" w:themeTint="F2"/>
              </w:rPr>
            </w:pPr>
            <w:r w:rsidRPr="00D821B1">
              <w:t>$ 2,820.78</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25397E6E" w14:textId="77777777" w:rsidR="0042527C" w:rsidRPr="00D821B1" w:rsidRDefault="0042527C" w:rsidP="00C02FDF">
            <w:pPr>
              <w:spacing w:after="0"/>
              <w:rPr>
                <w:color w:val="0D0D0D" w:themeColor="text1" w:themeTint="F2"/>
              </w:rPr>
            </w:pPr>
            <w:r w:rsidRPr="00D821B1">
              <w:t>$ 101.55</w:t>
            </w:r>
          </w:p>
        </w:tc>
        <w:tc>
          <w:tcPr>
            <w:tcW w:w="1530" w:type="dxa"/>
            <w:tcBorders>
              <w:top w:val="nil"/>
              <w:left w:val="single" w:sz="4" w:space="0" w:color="000000"/>
              <w:bottom w:val="single" w:sz="4" w:space="0" w:color="000000"/>
              <w:right w:val="single" w:sz="4" w:space="0" w:color="auto"/>
            </w:tcBorders>
            <w:noWrap/>
            <w:vAlign w:val="center"/>
          </w:tcPr>
          <w:p w14:paraId="29B401CD" w14:textId="77777777" w:rsidR="0042527C" w:rsidRPr="00D821B1" w:rsidRDefault="0042527C" w:rsidP="00C02FDF">
            <w:pPr>
              <w:spacing w:after="0"/>
              <w:rPr>
                <w:color w:val="0D0D0D" w:themeColor="text1" w:themeTint="F2"/>
              </w:rPr>
            </w:pPr>
            <w:r w:rsidRPr="00D821B1">
              <w:rPr>
                <w:color w:val="000000"/>
              </w:rPr>
              <w:t>$ 2,923.05</w:t>
            </w:r>
          </w:p>
        </w:tc>
        <w:tc>
          <w:tcPr>
            <w:tcW w:w="1530" w:type="dxa"/>
            <w:tcBorders>
              <w:top w:val="single" w:sz="4" w:space="0" w:color="auto"/>
              <w:left w:val="single" w:sz="4" w:space="0" w:color="auto"/>
              <w:bottom w:val="single" w:sz="4" w:space="0" w:color="auto"/>
              <w:right w:val="single" w:sz="4" w:space="0" w:color="auto"/>
            </w:tcBorders>
            <w:noWrap/>
            <w:vAlign w:val="center"/>
          </w:tcPr>
          <w:p w14:paraId="79B5E604" w14:textId="77777777" w:rsidR="0042527C" w:rsidRPr="00D821B1" w:rsidRDefault="0042527C" w:rsidP="00C02FDF">
            <w:pPr>
              <w:spacing w:after="0"/>
              <w:rPr>
                <w:color w:val="0D0D0D" w:themeColor="text1" w:themeTint="F2"/>
              </w:rPr>
            </w:pPr>
            <w:r w:rsidRPr="00D821B1">
              <w:rPr>
                <w:color w:val="000000"/>
              </w:rPr>
              <w:t>$     105.20</w:t>
            </w:r>
          </w:p>
        </w:tc>
      </w:tr>
    </w:tbl>
    <w:p w14:paraId="69F03864" w14:textId="77777777" w:rsidR="0042527C" w:rsidRPr="00D821B1" w:rsidRDefault="0042527C" w:rsidP="0042527C"/>
    <w:p w14:paraId="5AC54669" w14:textId="77777777" w:rsidR="00AA742C" w:rsidRPr="00D821B1" w:rsidRDefault="00AA742C" w:rsidP="00AA742C">
      <w:pPr>
        <w:tabs>
          <w:tab w:val="left" w:pos="720"/>
          <w:tab w:val="left" w:pos="1440"/>
        </w:tabs>
        <w:rPr>
          <w:b/>
          <w:bCs/>
          <w:u w:val="single"/>
          <w:lang w:val="x-none" w:eastAsia="x-none"/>
        </w:rPr>
      </w:pPr>
      <w:r w:rsidRPr="00D821B1">
        <w:rPr>
          <w:b/>
          <w:bCs/>
          <w:u w:val="single"/>
          <w:lang w:eastAsia="x-none"/>
        </w:rPr>
        <w:t>Updating regulations to implement the new licensing system in June of 2027</w:t>
      </w:r>
    </w:p>
    <w:p w14:paraId="55E72697" w14:textId="324DC25E" w:rsidR="00AA742C" w:rsidRPr="00D821B1" w:rsidRDefault="00AA742C" w:rsidP="00AA742C">
      <w:pPr>
        <w:widowControl w:val="0"/>
        <w:autoSpaceDE w:val="0"/>
        <w:autoSpaceDN w:val="0"/>
        <w:spacing w:line="276" w:lineRule="auto"/>
        <w:rPr>
          <w:rFonts w:eastAsia="Trebuchet MS"/>
          <w:bCs/>
        </w:rPr>
      </w:pPr>
      <w:r w:rsidRPr="00D821B1">
        <w:rPr>
          <w:rFonts w:eastAsia="Trebuchet MS"/>
          <w:bCs/>
        </w:rPr>
        <w:t>In June of 2027 CPW will be moving to a new licensing system. As part of th</w:t>
      </w:r>
      <w:r w:rsidR="0006710B" w:rsidRPr="00D821B1">
        <w:rPr>
          <w:rFonts w:eastAsia="Trebuchet MS"/>
          <w:bCs/>
        </w:rPr>
        <w:t>e</w:t>
      </w:r>
      <w:r w:rsidRPr="00D821B1">
        <w:rPr>
          <w:rFonts w:eastAsia="Trebuchet MS"/>
          <w:bCs/>
        </w:rPr>
        <w:t xml:space="preserve"> change most of the CPW products will be changing from physical products to electronic products or e-products. To make this switch to e-products the regulations need to be updated with the new terminology and procedures. As the go live for the new system is June 8</w:t>
      </w:r>
      <w:r w:rsidRPr="00D821B1">
        <w:rPr>
          <w:rFonts w:eastAsia="Trebuchet MS"/>
          <w:bCs/>
          <w:vertAlign w:val="superscript"/>
        </w:rPr>
        <w:t>th</w:t>
      </w:r>
      <w:r w:rsidRPr="00D821B1">
        <w:rPr>
          <w:rFonts w:eastAsia="Trebuchet MS"/>
          <w:bCs/>
        </w:rPr>
        <w:t xml:space="preserve">, 2027, it is important that we keep regulations for both physical and e-products while we are adopting these changes.  </w:t>
      </w:r>
    </w:p>
    <w:p w14:paraId="4D703717" w14:textId="292BD147" w:rsidR="00AA742C" w:rsidRPr="00D821B1" w:rsidRDefault="0006710B" w:rsidP="0006710B">
      <w:pPr>
        <w:widowControl w:val="0"/>
        <w:autoSpaceDE w:val="0"/>
        <w:autoSpaceDN w:val="0"/>
        <w:spacing w:after="0" w:line="276" w:lineRule="auto"/>
        <w:rPr>
          <w:rFonts w:eastAsia="Trebuchet MS"/>
          <w:bCs/>
          <w:highlight w:val="yellow"/>
        </w:rPr>
      </w:pPr>
      <w:r w:rsidRPr="00D821B1">
        <w:rPr>
          <w:rFonts w:eastAsia="Trebuchet MS"/>
          <w:bCs/>
        </w:rPr>
        <w:t xml:space="preserve">The regulations have been updated to </w:t>
      </w:r>
      <w:r w:rsidR="00AA742C" w:rsidRPr="00D821B1">
        <w:rPr>
          <w:rFonts w:eastAsia="Trebuchet MS"/>
          <w:bCs/>
        </w:rPr>
        <w:t xml:space="preserve">remove references to paper forms where they are no longer going to be accepted as customers will instead fill out paperwork electronically. This includes refunds which will now be requested through the new system. Other </w:t>
      </w:r>
      <w:r w:rsidRPr="00D821B1">
        <w:rPr>
          <w:rFonts w:eastAsia="Trebuchet MS"/>
          <w:bCs/>
        </w:rPr>
        <w:t>changes</w:t>
      </w:r>
      <w:r w:rsidR="00AA742C" w:rsidRPr="00D821B1">
        <w:rPr>
          <w:rFonts w:eastAsia="Trebuchet MS"/>
          <w:bCs/>
        </w:rPr>
        <w:t xml:space="preserve"> remove references to product stock and receipt stock which were specialized paper needed to print  physical licenses. </w:t>
      </w:r>
      <w:r w:rsidRPr="00D821B1">
        <w:rPr>
          <w:rFonts w:eastAsia="Trebuchet MS"/>
          <w:bCs/>
        </w:rPr>
        <w:t>Additionally, the commission rates for the new system have been added to the regulations.</w:t>
      </w:r>
    </w:p>
    <w:p w14:paraId="0AA5D1E8" w14:textId="77777777" w:rsidR="0042527C" w:rsidRPr="00D821B1" w:rsidRDefault="0042527C" w:rsidP="00890EDE">
      <w:pPr>
        <w:widowControl w:val="0"/>
        <w:spacing w:after="0"/>
        <w:rPr>
          <w:rFonts w:eastAsia="Times New Roman"/>
          <w:lang w:eastAsia="x-none"/>
        </w:rPr>
      </w:pPr>
    </w:p>
    <w:p w14:paraId="1259E166" w14:textId="3CCFCADA" w:rsidR="00890EDE" w:rsidRPr="00D821B1" w:rsidRDefault="00890EDE" w:rsidP="00890EDE">
      <w:pPr>
        <w:widowControl w:val="0"/>
        <w:spacing w:after="0"/>
        <w:rPr>
          <w:rFonts w:eastAsia="Times New Roman"/>
          <w:lang w:eastAsia="x-none"/>
        </w:rPr>
      </w:pPr>
      <w:r w:rsidRPr="00D821B1">
        <w:rPr>
          <w:rFonts w:eastAsia="Times New Roman"/>
          <w:lang w:eastAsia="x-none"/>
        </w:rPr>
        <w:t xml:space="preserve">The statements of basis and purpose for these regulations can be obtained from the Colorado Division of Parks and Wildlife, Office of the Regulations Manager by emailing </w:t>
      </w:r>
      <w:hyperlink r:id="rId8" w:history="1">
        <w:r w:rsidRPr="00D821B1">
          <w:rPr>
            <w:rFonts w:eastAsia="Times New Roman"/>
            <w:color w:val="0000FF"/>
            <w:u w:val="single"/>
            <w:lang w:eastAsia="x-none"/>
          </w:rPr>
          <w:t>dnr_cpw_planning@state.co.us</w:t>
        </w:r>
      </w:hyperlink>
      <w:r w:rsidRPr="00D821B1">
        <w:rPr>
          <w:rFonts w:eastAsia="Times New Roman"/>
          <w:lang w:eastAsia="x-none"/>
        </w:rPr>
        <w:t xml:space="preserve"> or by visiting the Division of Parks and Wildlife headquarters at 6060 Broadway, Denver, CO, 80216.</w:t>
      </w:r>
    </w:p>
    <w:p w14:paraId="1D28D422" w14:textId="77777777" w:rsidR="00890EDE" w:rsidRPr="00D821B1" w:rsidRDefault="00890EDE" w:rsidP="00890EDE">
      <w:pPr>
        <w:spacing w:after="0"/>
        <w:rPr>
          <w:rFonts w:eastAsia="Times New Roman"/>
        </w:rPr>
      </w:pPr>
    </w:p>
    <w:p w14:paraId="425EDA2B" w14:textId="77777777" w:rsidR="00890EDE" w:rsidRPr="00D821B1" w:rsidRDefault="00890EDE" w:rsidP="00890EDE">
      <w:pPr>
        <w:spacing w:after="0"/>
        <w:rPr>
          <w:b/>
        </w:rPr>
      </w:pPr>
      <w:r w:rsidRPr="00D821B1">
        <w:rPr>
          <w:b/>
        </w:rPr>
        <w:t>The primary statutory authority for these regulations can be found in § 24-4-103, C.R.S., and the state Wildlife Act, § 33-1-101 to 33-6-209, C.R.S., specifically including, but not limited to: § 33-6-106, C.R.S.</w:t>
      </w:r>
    </w:p>
    <w:p w14:paraId="4BE477D7" w14:textId="77777777" w:rsidR="00890EDE" w:rsidRPr="00D821B1" w:rsidRDefault="00890EDE" w:rsidP="00890EDE">
      <w:pPr>
        <w:spacing w:after="0"/>
        <w:rPr>
          <w:b/>
        </w:rPr>
      </w:pPr>
    </w:p>
    <w:p w14:paraId="16D6533E" w14:textId="35E2CF4D" w:rsidR="00890EDE" w:rsidRPr="00D821B1" w:rsidRDefault="00890EDE" w:rsidP="00890EDE">
      <w:pPr>
        <w:widowControl w:val="0"/>
        <w:spacing w:after="0"/>
        <w:rPr>
          <w:rFonts w:eastAsia="Times New Roman"/>
          <w:bCs/>
        </w:rPr>
      </w:pPr>
      <w:r w:rsidRPr="00D821B1">
        <w:rPr>
          <w:rFonts w:eastAsia="Times New Roman"/>
          <w:b/>
          <w:bCs/>
        </w:rPr>
        <w:t xml:space="preserve">EFFECTIVE DATE - THESE REGULATIONS SHALL BECOME EFFECTIVE </w:t>
      </w:r>
      <w:r w:rsidR="00F93F43" w:rsidRPr="00D821B1">
        <w:rPr>
          <w:rFonts w:eastAsia="Times New Roman"/>
          <w:b/>
          <w:bCs/>
        </w:rPr>
        <w:t>JANUARY</w:t>
      </w:r>
      <w:r w:rsidRPr="00D821B1">
        <w:rPr>
          <w:rFonts w:eastAsia="Times New Roman"/>
          <w:b/>
          <w:bCs/>
        </w:rPr>
        <w:t xml:space="preserve"> 1, </w:t>
      </w:r>
      <w:r w:rsidR="00D821B1" w:rsidRPr="00D821B1">
        <w:rPr>
          <w:rFonts w:eastAsia="Times New Roman"/>
          <w:b/>
          <w:bCs/>
        </w:rPr>
        <w:t>2027,</w:t>
      </w:r>
      <w:r w:rsidRPr="00D821B1">
        <w:rPr>
          <w:rFonts w:eastAsia="Times New Roman"/>
          <w:b/>
          <w:bCs/>
        </w:rPr>
        <w:t xml:space="preserve"> AND SHALL REMAIN IN FULL FORCE AND EFFECT UNTIL REPEALED, AMENDED OR SUPERSEDED.</w:t>
      </w:r>
    </w:p>
    <w:p w14:paraId="374426B9" w14:textId="77777777" w:rsidR="00890EDE" w:rsidRPr="00D821B1" w:rsidRDefault="00890EDE" w:rsidP="00890EDE">
      <w:pPr>
        <w:widowControl w:val="0"/>
        <w:spacing w:after="0"/>
        <w:rPr>
          <w:rFonts w:eastAsia="Times New Roman"/>
          <w:bCs/>
        </w:rPr>
      </w:pPr>
    </w:p>
    <w:p w14:paraId="4C8E5FB2" w14:textId="4140592A" w:rsidR="00890EDE" w:rsidRPr="00D821B1" w:rsidRDefault="00890EDE" w:rsidP="00890EDE">
      <w:pPr>
        <w:widowControl w:val="0"/>
        <w:spacing w:after="0"/>
        <w:rPr>
          <w:rFonts w:eastAsia="Times New Roman"/>
          <w:bCs/>
        </w:rPr>
      </w:pPr>
      <w:r w:rsidRPr="00D821B1">
        <w:rPr>
          <w:rFonts w:eastAsia="Times New Roman"/>
          <w:b/>
          <w:bCs/>
        </w:rPr>
        <w:t xml:space="preserve">APPROVED AND ADOPTED BY THE PARKS AND WILDLIFE COMMISSION OF THE STATE OF COLORADO ON THIS </w:t>
      </w:r>
      <w:r w:rsidR="00F93F43" w:rsidRPr="00D821B1">
        <w:rPr>
          <w:rFonts w:eastAsia="Times New Roman"/>
          <w:b/>
          <w:bCs/>
        </w:rPr>
        <w:t>4</w:t>
      </w:r>
      <w:r w:rsidRPr="00D821B1">
        <w:rPr>
          <w:rFonts w:eastAsia="Times New Roman"/>
          <w:b/>
          <w:bCs/>
        </w:rPr>
        <w:t xml:space="preserve">TH DAY OF </w:t>
      </w:r>
      <w:r w:rsidR="00D821B1" w:rsidRPr="00D821B1">
        <w:rPr>
          <w:rFonts w:eastAsia="Times New Roman"/>
          <w:b/>
          <w:bCs/>
        </w:rPr>
        <w:t>NOVEMBER</w:t>
      </w:r>
      <w:r w:rsidRPr="00D821B1">
        <w:rPr>
          <w:rFonts w:eastAsia="Times New Roman"/>
          <w:b/>
          <w:bCs/>
        </w:rPr>
        <w:t xml:space="preserve"> 202</w:t>
      </w:r>
      <w:r w:rsidR="00F93F43" w:rsidRPr="00D821B1">
        <w:rPr>
          <w:rFonts w:eastAsia="Times New Roman"/>
          <w:b/>
          <w:bCs/>
        </w:rPr>
        <w:t>6</w:t>
      </w:r>
      <w:r w:rsidRPr="00D821B1">
        <w:rPr>
          <w:rFonts w:eastAsia="Times New Roman"/>
          <w:b/>
          <w:bCs/>
        </w:rPr>
        <w:t>.</w:t>
      </w:r>
    </w:p>
    <w:p w14:paraId="3D5D7359" w14:textId="77777777" w:rsidR="00890EDE" w:rsidRPr="00D821B1" w:rsidRDefault="00890EDE" w:rsidP="00890EDE">
      <w:pPr>
        <w:spacing w:after="0"/>
      </w:pPr>
    </w:p>
    <w:p w14:paraId="451EFCCA" w14:textId="77777777" w:rsidR="00890EDE" w:rsidRPr="00D821B1" w:rsidRDefault="00890EDE" w:rsidP="00890EDE">
      <w:pPr>
        <w:tabs>
          <w:tab w:val="left" w:pos="720"/>
        </w:tabs>
        <w:spacing w:after="0"/>
        <w:rPr>
          <w:rFonts w:eastAsia="Times New Roman"/>
          <w:bCs/>
        </w:rPr>
      </w:pPr>
    </w:p>
    <w:p w14:paraId="50D4BAF5" w14:textId="77777777" w:rsidR="00890EDE" w:rsidRPr="00D821B1" w:rsidRDefault="00890EDE" w:rsidP="00890EDE">
      <w:pPr>
        <w:tabs>
          <w:tab w:val="left" w:pos="720"/>
        </w:tabs>
        <w:spacing w:after="0"/>
        <w:jc w:val="right"/>
        <w:rPr>
          <w:rFonts w:eastAsia="Times New Roman"/>
          <w:bCs/>
        </w:rPr>
      </w:pPr>
    </w:p>
    <w:p w14:paraId="0C152039" w14:textId="77777777" w:rsidR="00890EDE" w:rsidRPr="00D821B1" w:rsidRDefault="00890EDE" w:rsidP="00890EDE">
      <w:pPr>
        <w:tabs>
          <w:tab w:val="left" w:pos="720"/>
        </w:tabs>
        <w:spacing w:after="0"/>
        <w:jc w:val="right"/>
        <w:rPr>
          <w:rFonts w:eastAsia="Times New Roman"/>
          <w:bCs/>
        </w:rPr>
      </w:pPr>
    </w:p>
    <w:p w14:paraId="2181EEAB" w14:textId="77777777" w:rsidR="00C11C64" w:rsidRPr="00D821B1" w:rsidRDefault="00C11C64" w:rsidP="00890EDE">
      <w:pPr>
        <w:pStyle w:val="upar1"/>
        <w:tabs>
          <w:tab w:val="clear" w:pos="1440"/>
        </w:tabs>
        <w:spacing w:after="0"/>
        <w:jc w:val="right"/>
        <w:rPr>
          <w:rFonts w:cs="Arial"/>
          <w:bCs/>
        </w:rPr>
      </w:pPr>
    </w:p>
    <w:sectPr w:rsidR="00C11C64" w:rsidRPr="00D821B1" w:rsidSect="00CD435A">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F4D8" w14:textId="77777777" w:rsidR="00F626FA" w:rsidRDefault="00F626FA">
      <w:r>
        <w:separator/>
      </w:r>
    </w:p>
  </w:endnote>
  <w:endnote w:type="continuationSeparator" w:id="0">
    <w:p w14:paraId="738B2CA0" w14:textId="77777777" w:rsidR="00F626FA" w:rsidRDefault="00F62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934424"/>
      <w:docPartObj>
        <w:docPartGallery w:val="Page Numbers (Bottom of Page)"/>
        <w:docPartUnique/>
      </w:docPartObj>
    </w:sdtPr>
    <w:sdtEndPr>
      <w:rPr>
        <w:rFonts w:ascii="Arial" w:hAnsi="Arial" w:cs="Arial"/>
        <w:noProof/>
      </w:rPr>
    </w:sdtEndPr>
    <w:sdtContent>
      <w:p w14:paraId="20AF66F0" w14:textId="77777777" w:rsidR="00890EDE" w:rsidRPr="00CD435A" w:rsidRDefault="00890EDE">
        <w:pPr>
          <w:pStyle w:val="Footer"/>
          <w:jc w:val="center"/>
          <w:rPr>
            <w:rFonts w:ascii="Arial" w:hAnsi="Arial" w:cs="Arial"/>
          </w:rPr>
        </w:pPr>
        <w:r w:rsidRPr="00CD435A">
          <w:rPr>
            <w:rFonts w:ascii="Arial" w:hAnsi="Arial" w:cs="Arial"/>
          </w:rPr>
          <w:fldChar w:fldCharType="begin"/>
        </w:r>
        <w:r w:rsidRPr="00CD435A">
          <w:rPr>
            <w:rFonts w:ascii="Arial" w:hAnsi="Arial" w:cs="Arial"/>
          </w:rPr>
          <w:instrText xml:space="preserve"> PAGE   \* MERGEFORMAT </w:instrText>
        </w:r>
        <w:r w:rsidRPr="00CD435A">
          <w:rPr>
            <w:rFonts w:ascii="Arial" w:hAnsi="Arial" w:cs="Arial"/>
          </w:rPr>
          <w:fldChar w:fldCharType="separate"/>
        </w:r>
        <w:r w:rsidR="00947C12">
          <w:rPr>
            <w:rFonts w:ascii="Arial" w:hAnsi="Arial" w:cs="Arial"/>
            <w:noProof/>
          </w:rPr>
          <w:t>19</w:t>
        </w:r>
        <w:r w:rsidRPr="00CD435A">
          <w:rPr>
            <w:rFonts w:ascii="Arial" w:hAnsi="Arial" w:cs="Arial"/>
            <w:noProof/>
          </w:rPr>
          <w:fldChar w:fldCharType="end"/>
        </w:r>
      </w:p>
    </w:sdtContent>
  </w:sdt>
  <w:p w14:paraId="040CCF5F" w14:textId="77777777" w:rsidR="00890EDE" w:rsidRDefault="00890EDE" w:rsidP="00880A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F280" w14:textId="77777777" w:rsidR="00F626FA" w:rsidRDefault="00F626FA">
      <w:r>
        <w:separator/>
      </w:r>
    </w:p>
  </w:footnote>
  <w:footnote w:type="continuationSeparator" w:id="0">
    <w:p w14:paraId="45970AE6" w14:textId="77777777" w:rsidR="00F626FA" w:rsidRDefault="00F62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C0E"/>
    <w:multiLevelType w:val="hybridMultilevel"/>
    <w:tmpl w:val="51FE0C7C"/>
    <w:lvl w:ilvl="0" w:tplc="5C2442DA">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27EF5"/>
    <w:multiLevelType w:val="hybridMultilevel"/>
    <w:tmpl w:val="C25CD2EC"/>
    <w:lvl w:ilvl="0" w:tplc="A8206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A20EAE"/>
    <w:multiLevelType w:val="hybridMultilevel"/>
    <w:tmpl w:val="4A6C5D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557B2"/>
    <w:multiLevelType w:val="hybridMultilevel"/>
    <w:tmpl w:val="D12E8F30"/>
    <w:lvl w:ilvl="0" w:tplc="6E4616AA">
      <w:start w:val="9"/>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3BB5C23"/>
    <w:multiLevelType w:val="hybridMultilevel"/>
    <w:tmpl w:val="5E9AB0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8769C1"/>
    <w:multiLevelType w:val="hybridMultilevel"/>
    <w:tmpl w:val="CAF24966"/>
    <w:lvl w:ilvl="0" w:tplc="0409000F">
      <w:start w:val="1"/>
      <w:numFmt w:val="decimal"/>
      <w:lvlText w:val="%1."/>
      <w:lvlJc w:val="left"/>
      <w:pPr>
        <w:ind w:left="720" w:hanging="360"/>
      </w:pPr>
      <w:rPr>
        <w:rFonts w:hint="default"/>
      </w:rPr>
    </w:lvl>
    <w:lvl w:ilvl="1" w:tplc="A4CCA310">
      <w:start w:val="1"/>
      <w:numFmt w:val="decimal"/>
      <w:lvlText w:val="%2)"/>
      <w:lvlJc w:val="left"/>
      <w:pPr>
        <w:ind w:left="1440" w:hanging="360"/>
      </w:pPr>
      <w:rPr>
        <w:rFonts w:hint="default"/>
      </w:rPr>
    </w:lvl>
    <w:lvl w:ilvl="2" w:tplc="1AD24220">
      <w:start w:val="1"/>
      <w:numFmt w:val="upp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90333"/>
    <w:multiLevelType w:val="hybridMultilevel"/>
    <w:tmpl w:val="CEF627E2"/>
    <w:lvl w:ilvl="0" w:tplc="8FA8B1DC">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532700"/>
    <w:multiLevelType w:val="hybridMultilevel"/>
    <w:tmpl w:val="3586BFBE"/>
    <w:lvl w:ilvl="0" w:tplc="FE8CF7F4">
      <w:start w:val="1"/>
      <w:numFmt w:val="upperLetter"/>
      <w:lvlText w:val="%1."/>
      <w:lvlJc w:val="left"/>
      <w:pPr>
        <w:ind w:left="820" w:hanging="720"/>
      </w:pPr>
      <w:rPr>
        <w:rFonts w:ascii="Arial" w:eastAsia="Arial" w:hAnsi="Arial" w:cs="Arial" w:hint="default"/>
        <w:b w:val="0"/>
        <w:bCs/>
        <w:spacing w:val="-5"/>
        <w:w w:val="99"/>
        <w:sz w:val="20"/>
        <w:szCs w:val="20"/>
      </w:rPr>
    </w:lvl>
    <w:lvl w:ilvl="1" w:tplc="8E804E9C">
      <w:start w:val="1"/>
      <w:numFmt w:val="decimal"/>
      <w:lvlText w:val="%2."/>
      <w:lvlJc w:val="left"/>
      <w:pPr>
        <w:ind w:left="1540" w:hanging="720"/>
      </w:pPr>
      <w:rPr>
        <w:rFonts w:ascii="Arial" w:eastAsia="Arial" w:hAnsi="Arial" w:cs="Arial" w:hint="default"/>
        <w:b w:val="0"/>
        <w:bCs/>
        <w:spacing w:val="-1"/>
        <w:w w:val="99"/>
        <w:sz w:val="20"/>
        <w:szCs w:val="20"/>
      </w:rPr>
    </w:lvl>
    <w:lvl w:ilvl="2" w:tplc="B680FB5E">
      <w:numFmt w:val="bullet"/>
      <w:lvlText w:val="•"/>
      <w:lvlJc w:val="left"/>
      <w:pPr>
        <w:ind w:left="2428" w:hanging="720"/>
      </w:pPr>
      <w:rPr>
        <w:rFonts w:hint="default"/>
      </w:rPr>
    </w:lvl>
    <w:lvl w:ilvl="3" w:tplc="F92A7A48">
      <w:numFmt w:val="bullet"/>
      <w:lvlText w:val="•"/>
      <w:lvlJc w:val="left"/>
      <w:pPr>
        <w:ind w:left="3317" w:hanging="720"/>
      </w:pPr>
      <w:rPr>
        <w:rFonts w:hint="default"/>
      </w:rPr>
    </w:lvl>
    <w:lvl w:ilvl="4" w:tplc="B45E1014">
      <w:numFmt w:val="bullet"/>
      <w:lvlText w:val="•"/>
      <w:lvlJc w:val="left"/>
      <w:pPr>
        <w:ind w:left="4206" w:hanging="720"/>
      </w:pPr>
      <w:rPr>
        <w:rFonts w:hint="default"/>
      </w:rPr>
    </w:lvl>
    <w:lvl w:ilvl="5" w:tplc="4B0463E6">
      <w:numFmt w:val="bullet"/>
      <w:lvlText w:val="•"/>
      <w:lvlJc w:val="left"/>
      <w:pPr>
        <w:ind w:left="5095" w:hanging="720"/>
      </w:pPr>
      <w:rPr>
        <w:rFonts w:hint="default"/>
      </w:rPr>
    </w:lvl>
    <w:lvl w:ilvl="6" w:tplc="D9F2C354">
      <w:numFmt w:val="bullet"/>
      <w:lvlText w:val="•"/>
      <w:lvlJc w:val="left"/>
      <w:pPr>
        <w:ind w:left="5984" w:hanging="720"/>
      </w:pPr>
      <w:rPr>
        <w:rFonts w:hint="default"/>
      </w:rPr>
    </w:lvl>
    <w:lvl w:ilvl="7" w:tplc="EEF61D2A">
      <w:numFmt w:val="bullet"/>
      <w:lvlText w:val="•"/>
      <w:lvlJc w:val="left"/>
      <w:pPr>
        <w:ind w:left="6873" w:hanging="720"/>
      </w:pPr>
      <w:rPr>
        <w:rFonts w:hint="default"/>
      </w:rPr>
    </w:lvl>
    <w:lvl w:ilvl="8" w:tplc="20BACC34">
      <w:numFmt w:val="bullet"/>
      <w:lvlText w:val="•"/>
      <w:lvlJc w:val="left"/>
      <w:pPr>
        <w:ind w:left="7762" w:hanging="720"/>
      </w:pPr>
      <w:rPr>
        <w:rFonts w:hint="default"/>
      </w:rPr>
    </w:lvl>
  </w:abstractNum>
  <w:abstractNum w:abstractNumId="8" w15:restartNumberingAfterBreak="0">
    <w:nsid w:val="09C8011F"/>
    <w:multiLevelType w:val="hybridMultilevel"/>
    <w:tmpl w:val="61683210"/>
    <w:lvl w:ilvl="0" w:tplc="05501E46">
      <w:start w:val="1"/>
      <w:numFmt w:val="upp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44054F"/>
    <w:multiLevelType w:val="multilevel"/>
    <w:tmpl w:val="CE54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21A11"/>
    <w:multiLevelType w:val="hybridMultilevel"/>
    <w:tmpl w:val="2A1020D6"/>
    <w:lvl w:ilvl="0" w:tplc="6088AA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4D2C2F"/>
    <w:multiLevelType w:val="hybridMultilevel"/>
    <w:tmpl w:val="B9CAF214"/>
    <w:lvl w:ilvl="0" w:tplc="0DBE88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8215AF5"/>
    <w:multiLevelType w:val="hybridMultilevel"/>
    <w:tmpl w:val="B13009D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C72EECDA">
      <w:start w:val="1"/>
      <w:numFmt w:val="decimal"/>
      <w:lvlText w:val="%3)"/>
      <w:lvlJc w:val="left"/>
      <w:pPr>
        <w:ind w:left="3060" w:hanging="72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861994"/>
    <w:multiLevelType w:val="multilevel"/>
    <w:tmpl w:val="17069D18"/>
    <w:lvl w:ilvl="0">
      <w:start w:val="1"/>
      <w:numFmt w:val="upperLetter"/>
      <w:lvlText w:val="%1."/>
      <w:lvlJc w:val="left"/>
      <w:pPr>
        <w:ind w:left="720" w:hanging="360"/>
      </w:pPr>
      <w:rPr>
        <w:b w:val="0"/>
      </w:r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lowerRoman"/>
      <w:lvlText w:val="%4."/>
      <w:lvlJc w:val="right"/>
      <w:pPr>
        <w:ind w:left="180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807E3F"/>
    <w:multiLevelType w:val="hybridMultilevel"/>
    <w:tmpl w:val="2A96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B5756"/>
    <w:multiLevelType w:val="hybridMultilevel"/>
    <w:tmpl w:val="3586BFBE"/>
    <w:lvl w:ilvl="0" w:tplc="FFFFFFFF">
      <w:start w:val="1"/>
      <w:numFmt w:val="upperLetter"/>
      <w:lvlText w:val="%1."/>
      <w:lvlJc w:val="left"/>
      <w:pPr>
        <w:ind w:left="820" w:hanging="720"/>
      </w:pPr>
      <w:rPr>
        <w:rFonts w:ascii="Arial" w:eastAsia="Arial" w:hAnsi="Arial" w:cs="Arial" w:hint="default"/>
        <w:b w:val="0"/>
        <w:bCs/>
        <w:spacing w:val="-5"/>
        <w:w w:val="99"/>
        <w:sz w:val="20"/>
        <w:szCs w:val="20"/>
      </w:rPr>
    </w:lvl>
    <w:lvl w:ilvl="1" w:tplc="FFFFFFFF">
      <w:start w:val="1"/>
      <w:numFmt w:val="decimal"/>
      <w:lvlText w:val="%2."/>
      <w:lvlJc w:val="left"/>
      <w:pPr>
        <w:ind w:left="1540" w:hanging="720"/>
      </w:pPr>
      <w:rPr>
        <w:rFonts w:ascii="Arial" w:eastAsia="Arial" w:hAnsi="Arial" w:cs="Arial" w:hint="default"/>
        <w:b w:val="0"/>
        <w:bCs/>
        <w:spacing w:val="-1"/>
        <w:w w:val="99"/>
        <w:sz w:val="20"/>
        <w:szCs w:val="20"/>
      </w:rPr>
    </w:lvl>
    <w:lvl w:ilvl="2" w:tplc="FFFFFFFF">
      <w:numFmt w:val="bullet"/>
      <w:lvlText w:val="•"/>
      <w:lvlJc w:val="left"/>
      <w:pPr>
        <w:ind w:left="2428" w:hanging="720"/>
      </w:pPr>
      <w:rPr>
        <w:rFonts w:hint="default"/>
      </w:rPr>
    </w:lvl>
    <w:lvl w:ilvl="3" w:tplc="FFFFFFFF">
      <w:numFmt w:val="bullet"/>
      <w:lvlText w:val="•"/>
      <w:lvlJc w:val="left"/>
      <w:pPr>
        <w:ind w:left="3317" w:hanging="720"/>
      </w:pPr>
      <w:rPr>
        <w:rFonts w:hint="default"/>
      </w:rPr>
    </w:lvl>
    <w:lvl w:ilvl="4" w:tplc="FFFFFFFF">
      <w:numFmt w:val="bullet"/>
      <w:lvlText w:val="•"/>
      <w:lvlJc w:val="left"/>
      <w:pPr>
        <w:ind w:left="4206" w:hanging="720"/>
      </w:pPr>
      <w:rPr>
        <w:rFonts w:hint="default"/>
      </w:rPr>
    </w:lvl>
    <w:lvl w:ilvl="5" w:tplc="FFFFFFFF">
      <w:numFmt w:val="bullet"/>
      <w:lvlText w:val="•"/>
      <w:lvlJc w:val="left"/>
      <w:pPr>
        <w:ind w:left="5095" w:hanging="720"/>
      </w:pPr>
      <w:rPr>
        <w:rFonts w:hint="default"/>
      </w:rPr>
    </w:lvl>
    <w:lvl w:ilvl="6" w:tplc="FFFFFFFF">
      <w:numFmt w:val="bullet"/>
      <w:lvlText w:val="•"/>
      <w:lvlJc w:val="left"/>
      <w:pPr>
        <w:ind w:left="5984" w:hanging="720"/>
      </w:pPr>
      <w:rPr>
        <w:rFonts w:hint="default"/>
      </w:rPr>
    </w:lvl>
    <w:lvl w:ilvl="7" w:tplc="FFFFFFFF">
      <w:numFmt w:val="bullet"/>
      <w:lvlText w:val="•"/>
      <w:lvlJc w:val="left"/>
      <w:pPr>
        <w:ind w:left="6873" w:hanging="720"/>
      </w:pPr>
      <w:rPr>
        <w:rFonts w:hint="default"/>
      </w:rPr>
    </w:lvl>
    <w:lvl w:ilvl="8" w:tplc="FFFFFFFF">
      <w:numFmt w:val="bullet"/>
      <w:lvlText w:val="•"/>
      <w:lvlJc w:val="left"/>
      <w:pPr>
        <w:ind w:left="7762" w:hanging="720"/>
      </w:pPr>
      <w:rPr>
        <w:rFonts w:hint="default"/>
      </w:rPr>
    </w:lvl>
  </w:abstractNum>
  <w:abstractNum w:abstractNumId="16" w15:restartNumberingAfterBreak="0">
    <w:nsid w:val="1E142E95"/>
    <w:multiLevelType w:val="multilevel"/>
    <w:tmpl w:val="ED2C30F2"/>
    <w:lvl w:ilvl="0">
      <w:start w:val="1"/>
      <w:numFmt w:val="upperLetter"/>
      <w:lvlText w:val="%1."/>
      <w:lvlJc w:val="left"/>
      <w:pPr>
        <w:ind w:left="820" w:hanging="720"/>
      </w:pPr>
      <w:rPr>
        <w:rFonts w:ascii="Arial" w:eastAsia="Arial" w:hAnsi="Arial" w:cs="Arial" w:hint="default"/>
        <w:b/>
        <w:spacing w:val="-1"/>
        <w:w w:val="99"/>
        <w:sz w:val="20"/>
        <w:szCs w:val="20"/>
      </w:rPr>
    </w:lvl>
    <w:lvl w:ilvl="1">
      <w:start w:val="1"/>
      <w:numFmt w:val="decimal"/>
      <w:lvlText w:val="%2."/>
      <w:lvlJc w:val="left"/>
      <w:pPr>
        <w:ind w:left="154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17" w15:restartNumberingAfterBreak="0">
    <w:nsid w:val="21A62562"/>
    <w:multiLevelType w:val="hybridMultilevel"/>
    <w:tmpl w:val="B4DA9312"/>
    <w:lvl w:ilvl="0" w:tplc="C98EF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2460E6B"/>
    <w:multiLevelType w:val="hybridMultilevel"/>
    <w:tmpl w:val="81E6F834"/>
    <w:lvl w:ilvl="0" w:tplc="87FA27EA">
      <w:start w:val="1"/>
      <w:numFmt w:val="upperLetter"/>
      <w:lvlText w:val="%1."/>
      <w:lvlJc w:val="left"/>
      <w:pPr>
        <w:ind w:left="450" w:hanging="360"/>
      </w:pPr>
      <w:rPr>
        <w:rFonts w:hint="default"/>
        <w:b/>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5BB3540"/>
    <w:multiLevelType w:val="hybridMultilevel"/>
    <w:tmpl w:val="43CAEDC6"/>
    <w:lvl w:ilvl="0" w:tplc="73FE4FBE">
      <w:start w:val="2"/>
      <w:numFmt w:val="lowerLetter"/>
      <w:lvlText w:val="%1."/>
      <w:lvlJc w:val="left"/>
      <w:pPr>
        <w:tabs>
          <w:tab w:val="num" w:pos="720"/>
        </w:tabs>
        <w:ind w:left="720" w:hanging="360"/>
      </w:pPr>
    </w:lvl>
    <w:lvl w:ilvl="1" w:tplc="8B245C26" w:tentative="1">
      <w:start w:val="1"/>
      <w:numFmt w:val="decimal"/>
      <w:lvlText w:val="%2."/>
      <w:lvlJc w:val="left"/>
      <w:pPr>
        <w:tabs>
          <w:tab w:val="num" w:pos="1440"/>
        </w:tabs>
        <w:ind w:left="1440" w:hanging="360"/>
      </w:pPr>
    </w:lvl>
    <w:lvl w:ilvl="2" w:tplc="8F9E33B8" w:tentative="1">
      <w:start w:val="1"/>
      <w:numFmt w:val="decimal"/>
      <w:lvlText w:val="%3."/>
      <w:lvlJc w:val="left"/>
      <w:pPr>
        <w:tabs>
          <w:tab w:val="num" w:pos="2160"/>
        </w:tabs>
        <w:ind w:left="2160" w:hanging="360"/>
      </w:pPr>
    </w:lvl>
    <w:lvl w:ilvl="3" w:tplc="7EA28EA0" w:tentative="1">
      <w:start w:val="1"/>
      <w:numFmt w:val="decimal"/>
      <w:lvlText w:val="%4."/>
      <w:lvlJc w:val="left"/>
      <w:pPr>
        <w:tabs>
          <w:tab w:val="num" w:pos="2880"/>
        </w:tabs>
        <w:ind w:left="2880" w:hanging="360"/>
      </w:pPr>
    </w:lvl>
    <w:lvl w:ilvl="4" w:tplc="11FC59E4" w:tentative="1">
      <w:start w:val="1"/>
      <w:numFmt w:val="decimal"/>
      <w:lvlText w:val="%5."/>
      <w:lvlJc w:val="left"/>
      <w:pPr>
        <w:tabs>
          <w:tab w:val="num" w:pos="3600"/>
        </w:tabs>
        <w:ind w:left="3600" w:hanging="360"/>
      </w:pPr>
    </w:lvl>
    <w:lvl w:ilvl="5" w:tplc="F7C87600" w:tentative="1">
      <w:start w:val="1"/>
      <w:numFmt w:val="decimal"/>
      <w:lvlText w:val="%6."/>
      <w:lvlJc w:val="left"/>
      <w:pPr>
        <w:tabs>
          <w:tab w:val="num" w:pos="4320"/>
        </w:tabs>
        <w:ind w:left="4320" w:hanging="360"/>
      </w:pPr>
    </w:lvl>
    <w:lvl w:ilvl="6" w:tplc="6DBE6ED6" w:tentative="1">
      <w:start w:val="1"/>
      <w:numFmt w:val="decimal"/>
      <w:lvlText w:val="%7."/>
      <w:lvlJc w:val="left"/>
      <w:pPr>
        <w:tabs>
          <w:tab w:val="num" w:pos="5040"/>
        </w:tabs>
        <w:ind w:left="5040" w:hanging="360"/>
      </w:pPr>
    </w:lvl>
    <w:lvl w:ilvl="7" w:tplc="AAE81A8E" w:tentative="1">
      <w:start w:val="1"/>
      <w:numFmt w:val="decimal"/>
      <w:lvlText w:val="%8."/>
      <w:lvlJc w:val="left"/>
      <w:pPr>
        <w:tabs>
          <w:tab w:val="num" w:pos="5760"/>
        </w:tabs>
        <w:ind w:left="5760" w:hanging="360"/>
      </w:pPr>
    </w:lvl>
    <w:lvl w:ilvl="8" w:tplc="440E384E" w:tentative="1">
      <w:start w:val="1"/>
      <w:numFmt w:val="decimal"/>
      <w:lvlText w:val="%9."/>
      <w:lvlJc w:val="left"/>
      <w:pPr>
        <w:tabs>
          <w:tab w:val="num" w:pos="6480"/>
        </w:tabs>
        <w:ind w:left="6480" w:hanging="360"/>
      </w:pPr>
    </w:lvl>
  </w:abstractNum>
  <w:abstractNum w:abstractNumId="20" w15:restartNumberingAfterBreak="0">
    <w:nsid w:val="2852058A"/>
    <w:multiLevelType w:val="hybridMultilevel"/>
    <w:tmpl w:val="538454B6"/>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3E4C5130">
      <w:start w:val="1"/>
      <w:numFmt w:val="upp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50505"/>
    <w:multiLevelType w:val="hybridMultilevel"/>
    <w:tmpl w:val="C4685F04"/>
    <w:lvl w:ilvl="0" w:tplc="0409000F">
      <w:start w:val="1"/>
      <w:numFmt w:val="decimal"/>
      <w:lvlText w:val="%1."/>
      <w:lvlJc w:val="left"/>
      <w:pPr>
        <w:ind w:left="720" w:hanging="360"/>
      </w:pPr>
      <w:rPr>
        <w:rFonts w:hint="default"/>
      </w:rPr>
    </w:lvl>
    <w:lvl w:ilvl="1" w:tplc="E2FC753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EA5FF3"/>
    <w:multiLevelType w:val="hybridMultilevel"/>
    <w:tmpl w:val="1CC40AA6"/>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0B0963"/>
    <w:multiLevelType w:val="hybridMultilevel"/>
    <w:tmpl w:val="B7BC3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992414"/>
    <w:multiLevelType w:val="hybridMultilevel"/>
    <w:tmpl w:val="D9A88BD2"/>
    <w:lvl w:ilvl="0" w:tplc="04090015">
      <w:start w:val="1"/>
      <w:numFmt w:val="upperLetter"/>
      <w:lvlText w:val="%1."/>
      <w:lvlJc w:val="left"/>
      <w:pPr>
        <w:ind w:left="720" w:hanging="360"/>
      </w:pPr>
      <w:rPr>
        <w:rFonts w:hint="default"/>
      </w:rPr>
    </w:lvl>
    <w:lvl w:ilvl="1" w:tplc="D5DAB508">
      <w:start w:val="1"/>
      <w:numFmt w:val="lowerLetter"/>
      <w:lvlText w:val="%2."/>
      <w:lvlJc w:val="left"/>
      <w:pPr>
        <w:ind w:left="1440" w:hanging="360"/>
      </w:pPr>
      <w:rPr>
        <w:rFonts w:hint="default"/>
      </w:rPr>
    </w:lvl>
    <w:lvl w:ilvl="2" w:tplc="C818FA2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AE3B68"/>
    <w:multiLevelType w:val="multilevel"/>
    <w:tmpl w:val="9D125C0E"/>
    <w:lvl w:ilvl="0">
      <w:start w:val="1"/>
      <w:numFmt w:val="upperLetter"/>
      <w:lvlText w:val="%1."/>
      <w:lvlJc w:val="left"/>
      <w:pPr>
        <w:ind w:left="820" w:hanging="720"/>
      </w:pPr>
      <w:rPr>
        <w:rFonts w:ascii="Arial" w:eastAsia="Arial" w:hAnsi="Arial" w:cs="Arial" w:hint="default"/>
        <w:spacing w:val="-1"/>
        <w:w w:val="99"/>
        <w:sz w:val="20"/>
        <w:szCs w:val="20"/>
      </w:rPr>
    </w:lvl>
    <w:lvl w:ilvl="1">
      <w:start w:val="1"/>
      <w:numFmt w:val="decimal"/>
      <w:lvlText w:val="%2."/>
      <w:lvlJc w:val="left"/>
      <w:pPr>
        <w:ind w:left="154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26" w15:restartNumberingAfterBreak="0">
    <w:nsid w:val="310433BF"/>
    <w:multiLevelType w:val="hybridMultilevel"/>
    <w:tmpl w:val="3DC649E0"/>
    <w:lvl w:ilvl="0" w:tplc="F4B42288">
      <w:start w:val="1"/>
      <w:numFmt w:val="lowerLetter"/>
      <w:lvlText w:val="%1."/>
      <w:lvlJc w:val="left"/>
      <w:pPr>
        <w:ind w:left="720" w:hanging="360"/>
      </w:pPr>
      <w:rPr>
        <w:rFonts w:hint="default"/>
      </w:rPr>
    </w:lvl>
    <w:lvl w:ilvl="1" w:tplc="FAAE998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E51266"/>
    <w:multiLevelType w:val="hybridMultilevel"/>
    <w:tmpl w:val="CB8432A0"/>
    <w:lvl w:ilvl="0" w:tplc="04090015">
      <w:start w:val="1"/>
      <w:numFmt w:val="upperLetter"/>
      <w:lvlText w:val="%1."/>
      <w:lvlJc w:val="left"/>
      <w:pPr>
        <w:ind w:left="720" w:hanging="360"/>
      </w:pPr>
      <w:rPr>
        <w:rFonts w:hint="default"/>
      </w:rPr>
    </w:lvl>
    <w:lvl w:ilvl="1" w:tplc="A38CB55A">
      <w:start w:val="1"/>
      <w:numFmt w:val="decimal"/>
      <w:lvlText w:val="%2."/>
      <w:lvlJc w:val="left"/>
      <w:pPr>
        <w:ind w:left="1440" w:hanging="360"/>
      </w:pPr>
      <w:rPr>
        <w:rFonts w:hint="default"/>
      </w:rPr>
    </w:lvl>
    <w:lvl w:ilvl="2" w:tplc="5C2442DA">
      <w:start w:val="1"/>
      <w:numFmt w:val="lowerLetter"/>
      <w:lvlText w:val="%3."/>
      <w:lvlJc w:val="left"/>
      <w:pPr>
        <w:ind w:left="2340" w:hanging="360"/>
      </w:pPr>
      <w:rPr>
        <w:rFonts w:hint="default"/>
      </w:rPr>
    </w:lvl>
    <w:lvl w:ilvl="3" w:tplc="A61049C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6D47A3"/>
    <w:multiLevelType w:val="multilevel"/>
    <w:tmpl w:val="02B401E0"/>
    <w:lvl w:ilvl="0">
      <w:start w:val="1"/>
      <w:numFmt w:val="upperLetter"/>
      <w:lvlText w:val="%1."/>
      <w:lvlJc w:val="left"/>
      <w:pPr>
        <w:ind w:left="820" w:hanging="720"/>
      </w:pPr>
      <w:rPr>
        <w:rFonts w:ascii="Arial" w:eastAsia="Arial" w:hAnsi="Arial" w:cs="Arial" w:hint="default"/>
        <w:spacing w:val="-1"/>
        <w:w w:val="99"/>
        <w:sz w:val="20"/>
        <w:szCs w:val="20"/>
      </w:rPr>
    </w:lvl>
    <w:lvl w:ilvl="1">
      <w:start w:val="1"/>
      <w:numFmt w:val="decimal"/>
      <w:lvlText w:val="%2."/>
      <w:lvlJc w:val="left"/>
      <w:pPr>
        <w:ind w:left="154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29" w15:restartNumberingAfterBreak="0">
    <w:nsid w:val="389020B5"/>
    <w:multiLevelType w:val="hybridMultilevel"/>
    <w:tmpl w:val="89585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417B79"/>
    <w:multiLevelType w:val="hybridMultilevel"/>
    <w:tmpl w:val="86A4B782"/>
    <w:lvl w:ilvl="0" w:tplc="4BE64E8C">
      <w:start w:val="1"/>
      <w:numFmt w:val="decimal"/>
      <w:lvlText w:val="(%1)"/>
      <w:lvlJc w:val="left"/>
      <w:pPr>
        <w:ind w:left="3960" w:hanging="360"/>
      </w:pPr>
      <w:rPr>
        <w:rFonts w:hint="default"/>
      </w:rPr>
    </w:lvl>
    <w:lvl w:ilvl="1" w:tplc="04090015">
      <w:start w:val="1"/>
      <w:numFmt w:val="upp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1" w15:restartNumberingAfterBreak="0">
    <w:nsid w:val="3CAA7B90"/>
    <w:multiLevelType w:val="hybridMultilevel"/>
    <w:tmpl w:val="65746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6027BC"/>
    <w:multiLevelType w:val="hybridMultilevel"/>
    <w:tmpl w:val="D024A87A"/>
    <w:lvl w:ilvl="0" w:tplc="E3E2FE14">
      <w:start w:val="1"/>
      <w:numFmt w:val="decimal"/>
      <w:lvlText w:val="%1."/>
      <w:lvlJc w:val="left"/>
      <w:pPr>
        <w:ind w:left="1170" w:hanging="360"/>
      </w:pPr>
      <w:rPr>
        <w:rFonts w:hint="default"/>
        <w:color w:val="auto"/>
      </w:rPr>
    </w:lvl>
    <w:lvl w:ilvl="1" w:tplc="04090019">
      <w:start w:val="1"/>
      <w:numFmt w:val="lowerLetter"/>
      <w:lvlText w:val="%2."/>
      <w:lvlJc w:val="left"/>
      <w:pPr>
        <w:ind w:left="1900" w:hanging="360"/>
      </w:pPr>
    </w:lvl>
    <w:lvl w:ilvl="2" w:tplc="0409001B">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3" w15:restartNumberingAfterBreak="0">
    <w:nsid w:val="3FBA1237"/>
    <w:multiLevelType w:val="hybridMultilevel"/>
    <w:tmpl w:val="54B65BF4"/>
    <w:lvl w:ilvl="0" w:tplc="B8148A3C">
      <w:start w:val="1"/>
      <w:numFmt w:val="decimal"/>
      <w:lvlText w:val="%1)"/>
      <w:lvlJc w:val="left"/>
      <w:pPr>
        <w:ind w:left="1440" w:hanging="360"/>
      </w:pPr>
      <w:rPr>
        <w:rFonts w:hint="default"/>
      </w:rPr>
    </w:lvl>
    <w:lvl w:ilvl="1" w:tplc="EAF20C28">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FCF1D49"/>
    <w:multiLevelType w:val="hybridMultilevel"/>
    <w:tmpl w:val="C2F238A2"/>
    <w:lvl w:ilvl="0" w:tplc="E3B8CE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FD81251"/>
    <w:multiLevelType w:val="hybridMultilevel"/>
    <w:tmpl w:val="9356CC6C"/>
    <w:lvl w:ilvl="0" w:tplc="B34CED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042614D"/>
    <w:multiLevelType w:val="multilevel"/>
    <w:tmpl w:val="F7A4F55E"/>
    <w:lvl w:ilvl="0">
      <w:start w:val="1"/>
      <w:numFmt w:val="upperLetter"/>
      <w:lvlText w:val="%1."/>
      <w:lvlJc w:val="left"/>
      <w:pPr>
        <w:ind w:left="820" w:hanging="720"/>
      </w:pPr>
      <w:rPr>
        <w:rFonts w:ascii="Arial" w:eastAsia="Arial" w:hAnsi="Arial" w:cs="Arial" w:hint="default"/>
        <w:spacing w:val="-1"/>
        <w:w w:val="99"/>
        <w:sz w:val="20"/>
        <w:szCs w:val="20"/>
      </w:rPr>
    </w:lvl>
    <w:lvl w:ilvl="1">
      <w:start w:val="1"/>
      <w:numFmt w:val="decimal"/>
      <w:lvlText w:val="%2."/>
      <w:lvlJc w:val="left"/>
      <w:pPr>
        <w:ind w:left="297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37" w15:restartNumberingAfterBreak="0">
    <w:nsid w:val="40997ED7"/>
    <w:multiLevelType w:val="hybridMultilevel"/>
    <w:tmpl w:val="1C7AB4F8"/>
    <w:lvl w:ilvl="0" w:tplc="79D0B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10B0548"/>
    <w:multiLevelType w:val="multilevel"/>
    <w:tmpl w:val="7B725A9E"/>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13A0844"/>
    <w:multiLevelType w:val="multilevel"/>
    <w:tmpl w:val="DB70FB76"/>
    <w:lvl w:ilvl="0">
      <w:start w:val="1"/>
      <w:numFmt w:val="upperLetter"/>
      <w:lvlText w:val="%1."/>
      <w:lvlJc w:val="left"/>
      <w:pPr>
        <w:ind w:left="820" w:hanging="720"/>
      </w:pPr>
      <w:rPr>
        <w:rFonts w:ascii="Arial" w:eastAsia="Arial" w:hAnsi="Arial" w:cs="Arial" w:hint="default"/>
        <w:spacing w:val="-1"/>
        <w:w w:val="99"/>
        <w:sz w:val="20"/>
        <w:szCs w:val="20"/>
      </w:rPr>
    </w:lvl>
    <w:lvl w:ilvl="1">
      <w:start w:val="1"/>
      <w:numFmt w:val="decimal"/>
      <w:lvlText w:val="%2."/>
      <w:lvlJc w:val="left"/>
      <w:pPr>
        <w:ind w:left="154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40" w15:restartNumberingAfterBreak="0">
    <w:nsid w:val="446C1EA7"/>
    <w:multiLevelType w:val="hybridMultilevel"/>
    <w:tmpl w:val="81CE4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4509E7"/>
    <w:multiLevelType w:val="hybridMultilevel"/>
    <w:tmpl w:val="40C8929A"/>
    <w:lvl w:ilvl="0" w:tplc="0409000F">
      <w:start w:val="1"/>
      <w:numFmt w:val="decimal"/>
      <w:lvlText w:val="%1."/>
      <w:lvlJc w:val="left"/>
      <w:pPr>
        <w:ind w:left="2260" w:hanging="360"/>
      </w:pPr>
    </w:lvl>
    <w:lvl w:ilvl="1" w:tplc="04090019" w:tentative="1">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42" w15:restartNumberingAfterBreak="0">
    <w:nsid w:val="46CF3DDA"/>
    <w:multiLevelType w:val="hybridMultilevel"/>
    <w:tmpl w:val="3586BFBE"/>
    <w:lvl w:ilvl="0" w:tplc="FFFFFFFF">
      <w:start w:val="1"/>
      <w:numFmt w:val="upperLetter"/>
      <w:lvlText w:val="%1."/>
      <w:lvlJc w:val="left"/>
      <w:pPr>
        <w:ind w:left="820" w:hanging="720"/>
      </w:pPr>
      <w:rPr>
        <w:rFonts w:ascii="Arial" w:eastAsia="Arial" w:hAnsi="Arial" w:cs="Arial" w:hint="default"/>
        <w:b w:val="0"/>
        <w:bCs/>
        <w:spacing w:val="-5"/>
        <w:w w:val="99"/>
        <w:sz w:val="20"/>
        <w:szCs w:val="20"/>
      </w:rPr>
    </w:lvl>
    <w:lvl w:ilvl="1" w:tplc="FFFFFFFF">
      <w:start w:val="1"/>
      <w:numFmt w:val="decimal"/>
      <w:lvlText w:val="%2."/>
      <w:lvlJc w:val="left"/>
      <w:pPr>
        <w:ind w:left="1540" w:hanging="720"/>
      </w:pPr>
      <w:rPr>
        <w:rFonts w:ascii="Arial" w:eastAsia="Arial" w:hAnsi="Arial" w:cs="Arial" w:hint="default"/>
        <w:b w:val="0"/>
        <w:bCs/>
        <w:spacing w:val="-1"/>
        <w:w w:val="99"/>
        <w:sz w:val="20"/>
        <w:szCs w:val="20"/>
      </w:rPr>
    </w:lvl>
    <w:lvl w:ilvl="2" w:tplc="FFFFFFFF">
      <w:numFmt w:val="bullet"/>
      <w:lvlText w:val="•"/>
      <w:lvlJc w:val="left"/>
      <w:pPr>
        <w:ind w:left="2428" w:hanging="720"/>
      </w:pPr>
      <w:rPr>
        <w:rFonts w:hint="default"/>
      </w:rPr>
    </w:lvl>
    <w:lvl w:ilvl="3" w:tplc="FFFFFFFF">
      <w:numFmt w:val="bullet"/>
      <w:lvlText w:val="•"/>
      <w:lvlJc w:val="left"/>
      <w:pPr>
        <w:ind w:left="3317" w:hanging="720"/>
      </w:pPr>
      <w:rPr>
        <w:rFonts w:hint="default"/>
      </w:rPr>
    </w:lvl>
    <w:lvl w:ilvl="4" w:tplc="FFFFFFFF">
      <w:numFmt w:val="bullet"/>
      <w:lvlText w:val="•"/>
      <w:lvlJc w:val="left"/>
      <w:pPr>
        <w:ind w:left="4206" w:hanging="720"/>
      </w:pPr>
      <w:rPr>
        <w:rFonts w:hint="default"/>
      </w:rPr>
    </w:lvl>
    <w:lvl w:ilvl="5" w:tplc="FFFFFFFF">
      <w:numFmt w:val="bullet"/>
      <w:lvlText w:val="•"/>
      <w:lvlJc w:val="left"/>
      <w:pPr>
        <w:ind w:left="5095" w:hanging="720"/>
      </w:pPr>
      <w:rPr>
        <w:rFonts w:hint="default"/>
      </w:rPr>
    </w:lvl>
    <w:lvl w:ilvl="6" w:tplc="FFFFFFFF">
      <w:numFmt w:val="bullet"/>
      <w:lvlText w:val="•"/>
      <w:lvlJc w:val="left"/>
      <w:pPr>
        <w:ind w:left="5984" w:hanging="720"/>
      </w:pPr>
      <w:rPr>
        <w:rFonts w:hint="default"/>
      </w:rPr>
    </w:lvl>
    <w:lvl w:ilvl="7" w:tplc="FFFFFFFF">
      <w:numFmt w:val="bullet"/>
      <w:lvlText w:val="•"/>
      <w:lvlJc w:val="left"/>
      <w:pPr>
        <w:ind w:left="6873" w:hanging="720"/>
      </w:pPr>
      <w:rPr>
        <w:rFonts w:hint="default"/>
      </w:rPr>
    </w:lvl>
    <w:lvl w:ilvl="8" w:tplc="FFFFFFFF">
      <w:numFmt w:val="bullet"/>
      <w:lvlText w:val="•"/>
      <w:lvlJc w:val="left"/>
      <w:pPr>
        <w:ind w:left="7762" w:hanging="720"/>
      </w:pPr>
      <w:rPr>
        <w:rFonts w:hint="default"/>
      </w:rPr>
    </w:lvl>
  </w:abstractNum>
  <w:abstractNum w:abstractNumId="43" w15:restartNumberingAfterBreak="0">
    <w:nsid w:val="4BF42635"/>
    <w:multiLevelType w:val="hybridMultilevel"/>
    <w:tmpl w:val="0B609D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587E93"/>
    <w:multiLevelType w:val="hybridMultilevel"/>
    <w:tmpl w:val="380C97AE"/>
    <w:lvl w:ilvl="0" w:tplc="659A3434">
      <w:start w:val="1"/>
      <w:numFmt w:val="lowerLetter"/>
      <w:lvlText w:val="%1."/>
      <w:lvlJc w:val="left"/>
      <w:pPr>
        <w:ind w:left="1080" w:hanging="360"/>
      </w:pPr>
      <w:rPr>
        <w:rFonts w:hint="default"/>
      </w:rPr>
    </w:lvl>
    <w:lvl w:ilvl="1" w:tplc="709A29CA">
      <w:start w:val="1"/>
      <w:numFmt w:val="lowerLetter"/>
      <w:lvlText w:val="%2."/>
      <w:lvlJc w:val="left"/>
      <w:pPr>
        <w:ind w:left="1800" w:hanging="360"/>
      </w:pPr>
      <w:rPr>
        <w:strike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FBA4A92"/>
    <w:multiLevelType w:val="hybridMultilevel"/>
    <w:tmpl w:val="A99E8A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073AB5"/>
    <w:multiLevelType w:val="hybridMultilevel"/>
    <w:tmpl w:val="25186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256B18"/>
    <w:multiLevelType w:val="multilevel"/>
    <w:tmpl w:val="9998D3E6"/>
    <w:lvl w:ilvl="0">
      <w:start w:val="4"/>
      <w:numFmt w:val="upperLetter"/>
      <w:lvlText w:val="%1."/>
      <w:lvlJc w:val="left"/>
      <w:pPr>
        <w:ind w:left="720" w:hanging="360"/>
      </w:pPr>
      <w:rPr>
        <w:rFonts w:hint="default"/>
        <w:b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Roman"/>
      <w:lvlText w:val="%4."/>
      <w:lvlJc w:val="right"/>
      <w:pPr>
        <w:ind w:left="1800" w:hanging="360"/>
      </w:pPr>
      <w:rPr>
        <w:rFonts w:hint="default"/>
      </w:rPr>
    </w:lvl>
    <w:lvl w:ilvl="4">
      <w:start w:val="1"/>
      <w:numFmt w:val="decimal"/>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576F75E1"/>
    <w:multiLevelType w:val="hybridMultilevel"/>
    <w:tmpl w:val="60B2215A"/>
    <w:lvl w:ilvl="0" w:tplc="2F0AEE02">
      <w:start w:val="1"/>
      <w:numFmt w:val="upperLetter"/>
      <w:lvlText w:val="%1."/>
      <w:lvlJc w:val="left"/>
      <w:pPr>
        <w:ind w:left="820" w:hanging="720"/>
      </w:pPr>
      <w:rPr>
        <w:rFonts w:ascii="Arial" w:eastAsia="Arial" w:hAnsi="Arial" w:cs="Arial" w:hint="default"/>
        <w:spacing w:val="-1"/>
        <w:w w:val="99"/>
        <w:sz w:val="20"/>
        <w:szCs w:val="20"/>
      </w:rPr>
    </w:lvl>
    <w:lvl w:ilvl="1" w:tplc="5ED47516">
      <w:start w:val="1"/>
      <w:numFmt w:val="decimal"/>
      <w:lvlText w:val="%2."/>
      <w:lvlJc w:val="left"/>
      <w:pPr>
        <w:ind w:left="1540" w:hanging="720"/>
      </w:pPr>
      <w:rPr>
        <w:rFonts w:ascii="Arial" w:eastAsia="Arial" w:hAnsi="Arial" w:cs="Arial" w:hint="default"/>
        <w:spacing w:val="-1"/>
        <w:w w:val="99"/>
        <w:sz w:val="20"/>
        <w:szCs w:val="20"/>
      </w:rPr>
    </w:lvl>
    <w:lvl w:ilvl="2" w:tplc="203A9DBA">
      <w:start w:val="1"/>
      <w:numFmt w:val="lowerLetter"/>
      <w:lvlText w:val="%3."/>
      <w:lvlJc w:val="left"/>
      <w:pPr>
        <w:ind w:left="2260" w:hanging="720"/>
      </w:pPr>
      <w:rPr>
        <w:rFonts w:ascii="Arial" w:hAnsi="Arial" w:cs="Arial" w:hint="default"/>
        <w:spacing w:val="-1"/>
        <w:w w:val="99"/>
        <w:sz w:val="20"/>
        <w:szCs w:val="20"/>
      </w:rPr>
    </w:lvl>
    <w:lvl w:ilvl="3" w:tplc="4BE64E8C">
      <w:start w:val="1"/>
      <w:numFmt w:val="decimal"/>
      <w:lvlText w:val="(%4)"/>
      <w:lvlJc w:val="left"/>
      <w:pPr>
        <w:ind w:left="2981" w:hanging="721"/>
      </w:pPr>
      <w:rPr>
        <w:rFonts w:hint="default"/>
        <w:spacing w:val="-1"/>
        <w:w w:val="99"/>
        <w:sz w:val="20"/>
        <w:szCs w:val="20"/>
      </w:rPr>
    </w:lvl>
    <w:lvl w:ilvl="4" w:tplc="29006464">
      <w:numFmt w:val="bullet"/>
      <w:lvlText w:val="•"/>
      <w:lvlJc w:val="left"/>
      <w:pPr>
        <w:ind w:left="3917" w:hanging="721"/>
      </w:pPr>
      <w:rPr>
        <w:rFonts w:hint="default"/>
      </w:rPr>
    </w:lvl>
    <w:lvl w:ilvl="5" w:tplc="C410160E">
      <w:numFmt w:val="bullet"/>
      <w:lvlText w:val="•"/>
      <w:lvlJc w:val="left"/>
      <w:pPr>
        <w:ind w:left="4854" w:hanging="721"/>
      </w:pPr>
      <w:rPr>
        <w:rFonts w:hint="default"/>
      </w:rPr>
    </w:lvl>
    <w:lvl w:ilvl="6" w:tplc="7612FCE2">
      <w:numFmt w:val="bullet"/>
      <w:lvlText w:val="•"/>
      <w:lvlJc w:val="left"/>
      <w:pPr>
        <w:ind w:left="5791" w:hanging="721"/>
      </w:pPr>
      <w:rPr>
        <w:rFonts w:hint="default"/>
      </w:rPr>
    </w:lvl>
    <w:lvl w:ilvl="7" w:tplc="30BE4778">
      <w:numFmt w:val="bullet"/>
      <w:lvlText w:val="•"/>
      <w:lvlJc w:val="left"/>
      <w:pPr>
        <w:ind w:left="6728" w:hanging="721"/>
      </w:pPr>
      <w:rPr>
        <w:rFonts w:hint="default"/>
      </w:rPr>
    </w:lvl>
    <w:lvl w:ilvl="8" w:tplc="1E8648B8">
      <w:numFmt w:val="bullet"/>
      <w:lvlText w:val="•"/>
      <w:lvlJc w:val="left"/>
      <w:pPr>
        <w:ind w:left="7665" w:hanging="721"/>
      </w:pPr>
      <w:rPr>
        <w:rFonts w:hint="default"/>
      </w:rPr>
    </w:lvl>
  </w:abstractNum>
  <w:abstractNum w:abstractNumId="49" w15:restartNumberingAfterBreak="0">
    <w:nsid w:val="58575336"/>
    <w:multiLevelType w:val="hybridMultilevel"/>
    <w:tmpl w:val="BF4E974C"/>
    <w:lvl w:ilvl="0" w:tplc="0409000F">
      <w:start w:val="1"/>
      <w:numFmt w:val="decimal"/>
      <w:lvlText w:val="%1."/>
      <w:lvlJc w:val="left"/>
      <w:pPr>
        <w:ind w:left="720" w:hanging="360"/>
      </w:pPr>
      <w:rPr>
        <w:rFonts w:hint="default"/>
      </w:rPr>
    </w:lvl>
    <w:lvl w:ilvl="1" w:tplc="10B44322">
      <w:start w:val="1"/>
      <w:numFmt w:val="upperLetter"/>
      <w:lvlText w:val="%2."/>
      <w:lvlJc w:val="left"/>
      <w:pPr>
        <w:ind w:left="1440" w:hanging="360"/>
      </w:pPr>
      <w:rPr>
        <w:rFonts w:eastAsia="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131F2C"/>
    <w:multiLevelType w:val="hybridMultilevel"/>
    <w:tmpl w:val="9D8C77D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15:restartNumberingAfterBreak="0">
    <w:nsid w:val="5C4914BC"/>
    <w:multiLevelType w:val="hybridMultilevel"/>
    <w:tmpl w:val="99641EFC"/>
    <w:lvl w:ilvl="0" w:tplc="FAC61D48">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5E2E6442"/>
    <w:multiLevelType w:val="hybridMultilevel"/>
    <w:tmpl w:val="072EAC52"/>
    <w:lvl w:ilvl="0" w:tplc="04090015">
      <w:start w:val="1"/>
      <w:numFmt w:val="upperLetter"/>
      <w:lvlText w:val="%1."/>
      <w:lvlJc w:val="left"/>
      <w:pPr>
        <w:ind w:left="720" w:hanging="360"/>
      </w:pPr>
      <w:rPr>
        <w:rFonts w:hint="default"/>
      </w:rPr>
    </w:lvl>
    <w:lvl w:ilvl="1" w:tplc="CC265B0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837DA7"/>
    <w:multiLevelType w:val="hybridMultilevel"/>
    <w:tmpl w:val="605E9142"/>
    <w:lvl w:ilvl="0" w:tplc="C98EF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4E45BC4"/>
    <w:multiLevelType w:val="hybridMultilevel"/>
    <w:tmpl w:val="24B20AFA"/>
    <w:lvl w:ilvl="0" w:tplc="F4B422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6D137C1"/>
    <w:multiLevelType w:val="multilevel"/>
    <w:tmpl w:val="78ACD69C"/>
    <w:lvl w:ilvl="0">
      <w:start w:val="3"/>
      <w:numFmt w:val="upperLetter"/>
      <w:lvlText w:val="%1."/>
      <w:lvlJc w:val="left"/>
      <w:pPr>
        <w:ind w:left="820" w:hanging="720"/>
      </w:pPr>
      <w:rPr>
        <w:rFonts w:ascii="Arial" w:eastAsia="Arial" w:hAnsi="Arial" w:cs="Arial" w:hint="default"/>
        <w:b w:val="0"/>
        <w:bCs/>
        <w:spacing w:val="-1"/>
        <w:w w:val="99"/>
        <w:sz w:val="20"/>
        <w:szCs w:val="20"/>
      </w:rPr>
    </w:lvl>
    <w:lvl w:ilvl="1">
      <w:start w:val="1"/>
      <w:numFmt w:val="decimal"/>
      <w:lvlText w:val="%2."/>
      <w:lvlJc w:val="left"/>
      <w:pPr>
        <w:ind w:left="1540" w:hanging="720"/>
      </w:pPr>
      <w:rPr>
        <w:rFonts w:ascii="Arial" w:eastAsia="Arial" w:hAnsi="Arial" w:cs="Arial" w:hint="default"/>
        <w:spacing w:val="-1"/>
        <w:w w:val="99"/>
        <w:sz w:val="20"/>
        <w:szCs w:val="20"/>
      </w:rPr>
    </w:lvl>
    <w:lvl w:ilvl="2">
      <w:start w:val="1"/>
      <w:numFmt w:val="lowerLetter"/>
      <w:lvlText w:val="%3."/>
      <w:lvlJc w:val="left"/>
      <w:pPr>
        <w:ind w:left="2420" w:hanging="720"/>
      </w:pPr>
      <w:rPr>
        <w:rFonts w:hint="default"/>
      </w:rPr>
    </w:lvl>
    <w:lvl w:ilvl="3">
      <w:start w:val="1"/>
      <w:numFmt w:val="lowerRoman"/>
      <w:lvlText w:val="%4"/>
      <w:lvlJc w:val="left"/>
      <w:pPr>
        <w:ind w:left="3300" w:hanging="720"/>
      </w:pPr>
      <w:rPr>
        <w:rFonts w:hint="default"/>
      </w:rPr>
    </w:lvl>
    <w:lvl w:ilvl="4">
      <w:numFmt w:val="bullet"/>
      <w:lvlText w:val="•"/>
      <w:lvlJc w:val="left"/>
      <w:pPr>
        <w:ind w:left="4180" w:hanging="720"/>
      </w:pPr>
      <w:rPr>
        <w:rFonts w:hint="default"/>
      </w:rPr>
    </w:lvl>
    <w:lvl w:ilvl="5">
      <w:numFmt w:val="bullet"/>
      <w:lvlText w:val="•"/>
      <w:lvlJc w:val="left"/>
      <w:pPr>
        <w:ind w:left="5060" w:hanging="720"/>
      </w:pPr>
      <w:rPr>
        <w:rFonts w:hint="default"/>
      </w:rPr>
    </w:lvl>
    <w:lvl w:ilvl="6">
      <w:numFmt w:val="bullet"/>
      <w:lvlText w:val="•"/>
      <w:lvlJc w:val="left"/>
      <w:pPr>
        <w:ind w:left="5940" w:hanging="720"/>
      </w:pPr>
      <w:rPr>
        <w:rFonts w:hint="default"/>
      </w:rPr>
    </w:lvl>
    <w:lvl w:ilvl="7">
      <w:numFmt w:val="bullet"/>
      <w:lvlText w:val="•"/>
      <w:lvlJc w:val="left"/>
      <w:pPr>
        <w:ind w:left="6820" w:hanging="720"/>
      </w:pPr>
      <w:rPr>
        <w:rFonts w:hint="default"/>
      </w:rPr>
    </w:lvl>
    <w:lvl w:ilvl="8">
      <w:numFmt w:val="bullet"/>
      <w:lvlText w:val="•"/>
      <w:lvlJc w:val="left"/>
      <w:pPr>
        <w:ind w:left="7700" w:hanging="720"/>
      </w:pPr>
      <w:rPr>
        <w:rFonts w:hint="default"/>
      </w:rPr>
    </w:lvl>
  </w:abstractNum>
  <w:abstractNum w:abstractNumId="56" w15:restartNumberingAfterBreak="0">
    <w:nsid w:val="699C45DF"/>
    <w:multiLevelType w:val="multilevel"/>
    <w:tmpl w:val="24063E14"/>
    <w:lvl w:ilvl="0">
      <w:start w:val="2"/>
      <w:numFmt w:val="upperLetter"/>
      <w:lvlText w:val="%1."/>
      <w:lvlJc w:val="left"/>
      <w:pPr>
        <w:ind w:left="720" w:hanging="360"/>
      </w:pPr>
      <w:rPr>
        <w:rFonts w:hint="default"/>
        <w:b w:val="0"/>
      </w:rPr>
    </w:lvl>
    <w:lvl w:ilvl="1">
      <w:start w:val="4"/>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Roman"/>
      <w:lvlText w:val="%4."/>
      <w:lvlJc w:val="right"/>
      <w:pPr>
        <w:ind w:left="1800" w:hanging="360"/>
      </w:pPr>
      <w:rPr>
        <w:rFonts w:hint="default"/>
      </w:rPr>
    </w:lvl>
    <w:lvl w:ilvl="4">
      <w:start w:val="1"/>
      <w:numFmt w:val="decimal"/>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69E951FF"/>
    <w:multiLevelType w:val="multilevel"/>
    <w:tmpl w:val="375E6D08"/>
    <w:lvl w:ilvl="0">
      <w:start w:val="1"/>
      <w:numFmt w:val="decimal"/>
      <w:lvlText w:val="%1."/>
      <w:lvlJc w:val="left"/>
      <w:pPr>
        <w:ind w:left="720" w:hanging="360"/>
      </w:pPr>
      <w:rPr>
        <w:rFonts w:ascii="Arial" w:eastAsia="Arial" w:hAnsi="Arial" w:cs="Arial"/>
        <w:u w:val="none"/>
      </w:rPr>
    </w:lvl>
    <w:lvl w:ilvl="1">
      <w:start w:val="1"/>
      <w:numFmt w:val="lowerLetter"/>
      <w:lvlText w:val="%2."/>
      <w:lvlJc w:val="right"/>
      <w:pPr>
        <w:ind w:left="1440" w:hanging="360"/>
      </w:pPr>
      <w:rPr>
        <w:rFonts w:ascii="Arial" w:eastAsia="Arial" w:hAnsi="Arial" w:cs="Arial"/>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15:restartNumberingAfterBreak="0">
    <w:nsid w:val="6B4628FD"/>
    <w:multiLevelType w:val="hybridMultilevel"/>
    <w:tmpl w:val="740C501A"/>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13B3356"/>
    <w:multiLevelType w:val="hybridMultilevel"/>
    <w:tmpl w:val="5C164CE6"/>
    <w:lvl w:ilvl="0" w:tplc="659A34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3206B71"/>
    <w:multiLevelType w:val="hybridMultilevel"/>
    <w:tmpl w:val="86A04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0A031F"/>
    <w:multiLevelType w:val="hybridMultilevel"/>
    <w:tmpl w:val="C9C4F236"/>
    <w:lvl w:ilvl="0" w:tplc="7EF61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7152183"/>
    <w:multiLevelType w:val="hybridMultilevel"/>
    <w:tmpl w:val="A3DCDA12"/>
    <w:lvl w:ilvl="0" w:tplc="3B9E6824">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0C1DDA"/>
    <w:multiLevelType w:val="hybridMultilevel"/>
    <w:tmpl w:val="3586BFBE"/>
    <w:lvl w:ilvl="0" w:tplc="FFFFFFFF">
      <w:start w:val="1"/>
      <w:numFmt w:val="upperLetter"/>
      <w:lvlText w:val="%1."/>
      <w:lvlJc w:val="left"/>
      <w:pPr>
        <w:ind w:left="820" w:hanging="720"/>
      </w:pPr>
      <w:rPr>
        <w:rFonts w:ascii="Arial" w:eastAsia="Arial" w:hAnsi="Arial" w:cs="Arial" w:hint="default"/>
        <w:b w:val="0"/>
        <w:bCs/>
        <w:spacing w:val="-5"/>
        <w:w w:val="99"/>
        <w:sz w:val="20"/>
        <w:szCs w:val="20"/>
      </w:rPr>
    </w:lvl>
    <w:lvl w:ilvl="1" w:tplc="FFFFFFFF">
      <w:start w:val="1"/>
      <w:numFmt w:val="decimal"/>
      <w:lvlText w:val="%2."/>
      <w:lvlJc w:val="left"/>
      <w:pPr>
        <w:ind w:left="1540" w:hanging="720"/>
      </w:pPr>
      <w:rPr>
        <w:rFonts w:ascii="Arial" w:eastAsia="Arial" w:hAnsi="Arial" w:cs="Arial" w:hint="default"/>
        <w:b w:val="0"/>
        <w:bCs/>
        <w:spacing w:val="-1"/>
        <w:w w:val="99"/>
        <w:sz w:val="20"/>
        <w:szCs w:val="20"/>
      </w:rPr>
    </w:lvl>
    <w:lvl w:ilvl="2" w:tplc="FFFFFFFF">
      <w:numFmt w:val="bullet"/>
      <w:lvlText w:val="•"/>
      <w:lvlJc w:val="left"/>
      <w:pPr>
        <w:ind w:left="2428" w:hanging="720"/>
      </w:pPr>
      <w:rPr>
        <w:rFonts w:hint="default"/>
      </w:rPr>
    </w:lvl>
    <w:lvl w:ilvl="3" w:tplc="FFFFFFFF">
      <w:numFmt w:val="bullet"/>
      <w:lvlText w:val="•"/>
      <w:lvlJc w:val="left"/>
      <w:pPr>
        <w:ind w:left="3317" w:hanging="720"/>
      </w:pPr>
      <w:rPr>
        <w:rFonts w:hint="default"/>
      </w:rPr>
    </w:lvl>
    <w:lvl w:ilvl="4" w:tplc="FFFFFFFF">
      <w:numFmt w:val="bullet"/>
      <w:lvlText w:val="•"/>
      <w:lvlJc w:val="left"/>
      <w:pPr>
        <w:ind w:left="4206" w:hanging="720"/>
      </w:pPr>
      <w:rPr>
        <w:rFonts w:hint="default"/>
      </w:rPr>
    </w:lvl>
    <w:lvl w:ilvl="5" w:tplc="FFFFFFFF">
      <w:numFmt w:val="bullet"/>
      <w:lvlText w:val="•"/>
      <w:lvlJc w:val="left"/>
      <w:pPr>
        <w:ind w:left="5095" w:hanging="720"/>
      </w:pPr>
      <w:rPr>
        <w:rFonts w:hint="default"/>
      </w:rPr>
    </w:lvl>
    <w:lvl w:ilvl="6" w:tplc="FFFFFFFF">
      <w:numFmt w:val="bullet"/>
      <w:lvlText w:val="•"/>
      <w:lvlJc w:val="left"/>
      <w:pPr>
        <w:ind w:left="5984" w:hanging="720"/>
      </w:pPr>
      <w:rPr>
        <w:rFonts w:hint="default"/>
      </w:rPr>
    </w:lvl>
    <w:lvl w:ilvl="7" w:tplc="FFFFFFFF">
      <w:numFmt w:val="bullet"/>
      <w:lvlText w:val="•"/>
      <w:lvlJc w:val="left"/>
      <w:pPr>
        <w:ind w:left="6873" w:hanging="720"/>
      </w:pPr>
      <w:rPr>
        <w:rFonts w:hint="default"/>
      </w:rPr>
    </w:lvl>
    <w:lvl w:ilvl="8" w:tplc="FFFFFFFF">
      <w:numFmt w:val="bullet"/>
      <w:lvlText w:val="•"/>
      <w:lvlJc w:val="left"/>
      <w:pPr>
        <w:ind w:left="7762" w:hanging="720"/>
      </w:pPr>
      <w:rPr>
        <w:rFonts w:hint="default"/>
      </w:rPr>
    </w:lvl>
  </w:abstractNum>
  <w:num w:numId="1" w16cid:durableId="447437501">
    <w:abstractNumId w:val="50"/>
  </w:num>
  <w:num w:numId="2" w16cid:durableId="1925217351">
    <w:abstractNumId w:val="18"/>
  </w:num>
  <w:num w:numId="3" w16cid:durableId="1036850933">
    <w:abstractNumId w:val="4"/>
  </w:num>
  <w:num w:numId="4" w16cid:durableId="1695035739">
    <w:abstractNumId w:val="1"/>
  </w:num>
  <w:num w:numId="5" w16cid:durableId="853963267">
    <w:abstractNumId w:val="59"/>
  </w:num>
  <w:num w:numId="6" w16cid:durableId="1813280824">
    <w:abstractNumId w:val="29"/>
  </w:num>
  <w:num w:numId="7" w16cid:durableId="467549517">
    <w:abstractNumId w:val="6"/>
  </w:num>
  <w:num w:numId="8" w16cid:durableId="20516403">
    <w:abstractNumId w:val="44"/>
  </w:num>
  <w:num w:numId="9" w16cid:durableId="1490706199">
    <w:abstractNumId w:val="12"/>
  </w:num>
  <w:num w:numId="10" w16cid:durableId="600800827">
    <w:abstractNumId w:val="10"/>
  </w:num>
  <w:num w:numId="11" w16cid:durableId="35592856">
    <w:abstractNumId w:val="57"/>
  </w:num>
  <w:num w:numId="12" w16cid:durableId="1566067666">
    <w:abstractNumId w:val="61"/>
  </w:num>
  <w:num w:numId="13" w16cid:durableId="1806897968">
    <w:abstractNumId w:val="8"/>
  </w:num>
  <w:num w:numId="14" w16cid:durableId="322973577">
    <w:abstractNumId w:val="32"/>
  </w:num>
  <w:num w:numId="15" w16cid:durableId="1020201622">
    <w:abstractNumId w:val="48"/>
  </w:num>
  <w:num w:numId="16" w16cid:durableId="271134680">
    <w:abstractNumId w:val="39"/>
  </w:num>
  <w:num w:numId="17" w16cid:durableId="2043553530">
    <w:abstractNumId w:val="7"/>
  </w:num>
  <w:num w:numId="18" w16cid:durableId="424349544">
    <w:abstractNumId w:val="28"/>
  </w:num>
  <w:num w:numId="19" w16cid:durableId="957643901">
    <w:abstractNumId w:val="36"/>
  </w:num>
  <w:num w:numId="20" w16cid:durableId="1082213226">
    <w:abstractNumId w:val="25"/>
  </w:num>
  <w:num w:numId="21" w16cid:durableId="1397707145">
    <w:abstractNumId w:val="16"/>
  </w:num>
  <w:num w:numId="22" w16cid:durableId="1778256214">
    <w:abstractNumId w:val="30"/>
  </w:num>
  <w:num w:numId="23" w16cid:durableId="1795903223">
    <w:abstractNumId w:val="45"/>
  </w:num>
  <w:num w:numId="24" w16cid:durableId="1736470257">
    <w:abstractNumId w:val="41"/>
  </w:num>
  <w:num w:numId="25" w16cid:durableId="152068921">
    <w:abstractNumId w:val="15"/>
  </w:num>
  <w:num w:numId="26" w16cid:durableId="1957592707">
    <w:abstractNumId w:val="13"/>
  </w:num>
  <w:num w:numId="27" w16cid:durableId="1429305942">
    <w:abstractNumId w:val="38"/>
  </w:num>
  <w:num w:numId="28" w16cid:durableId="2097970293">
    <w:abstractNumId w:val="20"/>
  </w:num>
  <w:num w:numId="29" w16cid:durableId="2036298072">
    <w:abstractNumId w:val="24"/>
  </w:num>
  <w:num w:numId="30" w16cid:durableId="671614453">
    <w:abstractNumId w:val="27"/>
  </w:num>
  <w:num w:numId="31" w16cid:durableId="334647021">
    <w:abstractNumId w:val="0"/>
  </w:num>
  <w:num w:numId="32" w16cid:durableId="2020699199">
    <w:abstractNumId w:val="63"/>
  </w:num>
  <w:num w:numId="33" w16cid:durableId="919602606">
    <w:abstractNumId w:val="52"/>
  </w:num>
  <w:num w:numId="34" w16cid:durableId="1284078454">
    <w:abstractNumId w:val="47"/>
  </w:num>
  <w:num w:numId="35" w16cid:durableId="1944997332">
    <w:abstractNumId w:val="56"/>
  </w:num>
  <w:num w:numId="36" w16cid:durableId="309559263">
    <w:abstractNumId w:val="60"/>
  </w:num>
  <w:num w:numId="37" w16cid:durableId="563179488">
    <w:abstractNumId w:val="46"/>
  </w:num>
  <w:num w:numId="38" w16cid:durableId="850220914">
    <w:abstractNumId w:val="5"/>
  </w:num>
  <w:num w:numId="39" w16cid:durableId="1415664412">
    <w:abstractNumId w:val="54"/>
  </w:num>
  <w:num w:numId="40" w16cid:durableId="581332632">
    <w:abstractNumId w:val="34"/>
  </w:num>
  <w:num w:numId="41" w16cid:durableId="1678653992">
    <w:abstractNumId w:val="33"/>
  </w:num>
  <w:num w:numId="42" w16cid:durableId="366300605">
    <w:abstractNumId w:val="11"/>
  </w:num>
  <w:num w:numId="43" w16cid:durableId="1415663502">
    <w:abstractNumId w:val="26"/>
  </w:num>
  <w:num w:numId="44" w16cid:durableId="839849295">
    <w:abstractNumId w:val="21"/>
  </w:num>
  <w:num w:numId="45" w16cid:durableId="1700937565">
    <w:abstractNumId w:val="35"/>
  </w:num>
  <w:num w:numId="46" w16cid:durableId="2104958041">
    <w:abstractNumId w:val="31"/>
  </w:num>
  <w:num w:numId="47" w16cid:durableId="1333294522">
    <w:abstractNumId w:val="22"/>
  </w:num>
  <w:num w:numId="48" w16cid:durableId="1194002944">
    <w:abstractNumId w:val="43"/>
  </w:num>
  <w:num w:numId="49" w16cid:durableId="868025509">
    <w:abstractNumId w:val="49"/>
  </w:num>
  <w:num w:numId="50" w16cid:durableId="2071612000">
    <w:abstractNumId w:val="23"/>
  </w:num>
  <w:num w:numId="51" w16cid:durableId="977565123">
    <w:abstractNumId w:val="62"/>
  </w:num>
  <w:num w:numId="52" w16cid:durableId="1115293373">
    <w:abstractNumId w:val="2"/>
  </w:num>
  <w:num w:numId="53" w16cid:durableId="1346397464">
    <w:abstractNumId w:val="40"/>
  </w:num>
  <w:num w:numId="54" w16cid:durableId="1431001091">
    <w:abstractNumId w:val="53"/>
  </w:num>
  <w:num w:numId="55" w16cid:durableId="1022123732">
    <w:abstractNumId w:val="17"/>
  </w:num>
  <w:num w:numId="56" w16cid:durableId="170801626">
    <w:abstractNumId w:val="58"/>
  </w:num>
  <w:num w:numId="57" w16cid:durableId="708800712">
    <w:abstractNumId w:val="14"/>
  </w:num>
  <w:num w:numId="58" w16cid:durableId="1006597114">
    <w:abstractNumId w:val="37"/>
  </w:num>
  <w:num w:numId="59" w16cid:durableId="1192109806">
    <w:abstractNumId w:val="51"/>
  </w:num>
  <w:num w:numId="60" w16cid:durableId="116068079">
    <w:abstractNumId w:val="3"/>
  </w:num>
  <w:num w:numId="61" w16cid:durableId="1093209658">
    <w:abstractNumId w:val="55"/>
  </w:num>
  <w:num w:numId="62" w16cid:durableId="633292437">
    <w:abstractNumId w:val="9"/>
    <w:lvlOverride w:ilvl="0">
      <w:lvl w:ilvl="0">
        <w:numFmt w:val="lowerLetter"/>
        <w:lvlText w:val="%1."/>
        <w:lvlJc w:val="left"/>
      </w:lvl>
    </w:lvlOverride>
  </w:num>
  <w:num w:numId="63" w16cid:durableId="938492003">
    <w:abstractNumId w:val="19"/>
  </w:num>
  <w:num w:numId="64" w16cid:durableId="610666476">
    <w:abstractNumId w:val="42"/>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rson w15:author="Vornholt, Molly">
    <w15:presenceInfo w15:providerId="AD" w15:userId="S::vornholm@dnr.state.co.us::a19ee738-a3f7-462a-b1ca-cac0cc2f62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68"/>
    <w:rsid w:val="00022858"/>
    <w:rsid w:val="00052BCD"/>
    <w:rsid w:val="0005382B"/>
    <w:rsid w:val="000553FC"/>
    <w:rsid w:val="0006710B"/>
    <w:rsid w:val="0008605E"/>
    <w:rsid w:val="00086E74"/>
    <w:rsid w:val="00091E38"/>
    <w:rsid w:val="000A4AD8"/>
    <w:rsid w:val="000D3567"/>
    <w:rsid w:val="000D38A8"/>
    <w:rsid w:val="000E4EDC"/>
    <w:rsid w:val="000F0123"/>
    <w:rsid w:val="000F1FB7"/>
    <w:rsid w:val="00132D92"/>
    <w:rsid w:val="001352A5"/>
    <w:rsid w:val="00141ED6"/>
    <w:rsid w:val="00143B93"/>
    <w:rsid w:val="0016429A"/>
    <w:rsid w:val="001A29BA"/>
    <w:rsid w:val="001A3CA1"/>
    <w:rsid w:val="001D04BF"/>
    <w:rsid w:val="001D30FB"/>
    <w:rsid w:val="0024498F"/>
    <w:rsid w:val="002456B4"/>
    <w:rsid w:val="00256F9E"/>
    <w:rsid w:val="00263BD4"/>
    <w:rsid w:val="00275339"/>
    <w:rsid w:val="0027625F"/>
    <w:rsid w:val="0028433B"/>
    <w:rsid w:val="00285D16"/>
    <w:rsid w:val="00294A70"/>
    <w:rsid w:val="002A26B3"/>
    <w:rsid w:val="002A40BE"/>
    <w:rsid w:val="002A633B"/>
    <w:rsid w:val="002B2100"/>
    <w:rsid w:val="002B4DDC"/>
    <w:rsid w:val="002F1AEC"/>
    <w:rsid w:val="00307826"/>
    <w:rsid w:val="00330052"/>
    <w:rsid w:val="00333EF0"/>
    <w:rsid w:val="00335488"/>
    <w:rsid w:val="0036147D"/>
    <w:rsid w:val="00380A29"/>
    <w:rsid w:val="00396EE6"/>
    <w:rsid w:val="003A4BC2"/>
    <w:rsid w:val="003B6F38"/>
    <w:rsid w:val="003C7127"/>
    <w:rsid w:val="003D2E68"/>
    <w:rsid w:val="003D3C99"/>
    <w:rsid w:val="003E4BAD"/>
    <w:rsid w:val="003F7167"/>
    <w:rsid w:val="00402CB8"/>
    <w:rsid w:val="004129AA"/>
    <w:rsid w:val="00413887"/>
    <w:rsid w:val="004142E0"/>
    <w:rsid w:val="004249B9"/>
    <w:rsid w:val="0042527C"/>
    <w:rsid w:val="00443998"/>
    <w:rsid w:val="004452E4"/>
    <w:rsid w:val="00470B97"/>
    <w:rsid w:val="004B2529"/>
    <w:rsid w:val="004F187C"/>
    <w:rsid w:val="0050051F"/>
    <w:rsid w:val="005028B2"/>
    <w:rsid w:val="00504BC1"/>
    <w:rsid w:val="005474EE"/>
    <w:rsid w:val="005476AC"/>
    <w:rsid w:val="005759A4"/>
    <w:rsid w:val="00594D26"/>
    <w:rsid w:val="005A0789"/>
    <w:rsid w:val="005A517C"/>
    <w:rsid w:val="005B362F"/>
    <w:rsid w:val="005B76D3"/>
    <w:rsid w:val="005C3CB0"/>
    <w:rsid w:val="005E2A10"/>
    <w:rsid w:val="005F6951"/>
    <w:rsid w:val="005F7A95"/>
    <w:rsid w:val="00613C04"/>
    <w:rsid w:val="00614C5A"/>
    <w:rsid w:val="0064249F"/>
    <w:rsid w:val="00642602"/>
    <w:rsid w:val="00644190"/>
    <w:rsid w:val="006631F9"/>
    <w:rsid w:val="00673D8A"/>
    <w:rsid w:val="0067505B"/>
    <w:rsid w:val="0068693D"/>
    <w:rsid w:val="00690F89"/>
    <w:rsid w:val="0069146F"/>
    <w:rsid w:val="006969D9"/>
    <w:rsid w:val="006B78F6"/>
    <w:rsid w:val="006C0D7B"/>
    <w:rsid w:val="006C4954"/>
    <w:rsid w:val="006C6BAB"/>
    <w:rsid w:val="006D6389"/>
    <w:rsid w:val="006E7821"/>
    <w:rsid w:val="006F704D"/>
    <w:rsid w:val="00700DE0"/>
    <w:rsid w:val="00707C4E"/>
    <w:rsid w:val="007348B3"/>
    <w:rsid w:val="00755C84"/>
    <w:rsid w:val="00765CEF"/>
    <w:rsid w:val="00774384"/>
    <w:rsid w:val="00793931"/>
    <w:rsid w:val="007941A3"/>
    <w:rsid w:val="007963C4"/>
    <w:rsid w:val="007F72EA"/>
    <w:rsid w:val="0084279D"/>
    <w:rsid w:val="00856354"/>
    <w:rsid w:val="008600EA"/>
    <w:rsid w:val="00861501"/>
    <w:rsid w:val="00880AA1"/>
    <w:rsid w:val="00890EDE"/>
    <w:rsid w:val="008B5D32"/>
    <w:rsid w:val="008D4F36"/>
    <w:rsid w:val="008E004C"/>
    <w:rsid w:val="008F690C"/>
    <w:rsid w:val="009142C7"/>
    <w:rsid w:val="00916F7E"/>
    <w:rsid w:val="0094573B"/>
    <w:rsid w:val="00947C12"/>
    <w:rsid w:val="00971E0A"/>
    <w:rsid w:val="0097570D"/>
    <w:rsid w:val="009901A7"/>
    <w:rsid w:val="009A5798"/>
    <w:rsid w:val="009E7E6F"/>
    <w:rsid w:val="00A1421F"/>
    <w:rsid w:val="00A30988"/>
    <w:rsid w:val="00A335DF"/>
    <w:rsid w:val="00A45B99"/>
    <w:rsid w:val="00A45E7C"/>
    <w:rsid w:val="00A475C1"/>
    <w:rsid w:val="00A56E63"/>
    <w:rsid w:val="00A612CF"/>
    <w:rsid w:val="00A64D9E"/>
    <w:rsid w:val="00A71928"/>
    <w:rsid w:val="00A86020"/>
    <w:rsid w:val="00AA742C"/>
    <w:rsid w:val="00AB6903"/>
    <w:rsid w:val="00AE6999"/>
    <w:rsid w:val="00B00314"/>
    <w:rsid w:val="00B200F0"/>
    <w:rsid w:val="00B3047D"/>
    <w:rsid w:val="00B31980"/>
    <w:rsid w:val="00B653EB"/>
    <w:rsid w:val="00B665CC"/>
    <w:rsid w:val="00B72BE8"/>
    <w:rsid w:val="00B812C0"/>
    <w:rsid w:val="00B963AD"/>
    <w:rsid w:val="00BA4DEB"/>
    <w:rsid w:val="00BC4842"/>
    <w:rsid w:val="00BD1F49"/>
    <w:rsid w:val="00BD4213"/>
    <w:rsid w:val="00BF28A3"/>
    <w:rsid w:val="00C02FDF"/>
    <w:rsid w:val="00C03439"/>
    <w:rsid w:val="00C05C71"/>
    <w:rsid w:val="00C11C64"/>
    <w:rsid w:val="00C15A21"/>
    <w:rsid w:val="00C25436"/>
    <w:rsid w:val="00C32DAE"/>
    <w:rsid w:val="00C4354A"/>
    <w:rsid w:val="00C52D78"/>
    <w:rsid w:val="00C544C9"/>
    <w:rsid w:val="00C74BEB"/>
    <w:rsid w:val="00C86259"/>
    <w:rsid w:val="00CA2F9A"/>
    <w:rsid w:val="00CA6186"/>
    <w:rsid w:val="00CB181B"/>
    <w:rsid w:val="00CC1D72"/>
    <w:rsid w:val="00CD17BA"/>
    <w:rsid w:val="00CD22F8"/>
    <w:rsid w:val="00CD435A"/>
    <w:rsid w:val="00CD72DD"/>
    <w:rsid w:val="00D129ED"/>
    <w:rsid w:val="00D24BE5"/>
    <w:rsid w:val="00D4219D"/>
    <w:rsid w:val="00D42425"/>
    <w:rsid w:val="00D4389E"/>
    <w:rsid w:val="00D74E02"/>
    <w:rsid w:val="00D76E9D"/>
    <w:rsid w:val="00D813B5"/>
    <w:rsid w:val="00D821B1"/>
    <w:rsid w:val="00D93744"/>
    <w:rsid w:val="00D94319"/>
    <w:rsid w:val="00DC0D06"/>
    <w:rsid w:val="00DC0E45"/>
    <w:rsid w:val="00DF0958"/>
    <w:rsid w:val="00E177FA"/>
    <w:rsid w:val="00E27AB6"/>
    <w:rsid w:val="00E42E1D"/>
    <w:rsid w:val="00E45F95"/>
    <w:rsid w:val="00E615F3"/>
    <w:rsid w:val="00EA083C"/>
    <w:rsid w:val="00EA6455"/>
    <w:rsid w:val="00EB3510"/>
    <w:rsid w:val="00EB4DFB"/>
    <w:rsid w:val="00EB6A34"/>
    <w:rsid w:val="00ED16AC"/>
    <w:rsid w:val="00F00FED"/>
    <w:rsid w:val="00F21B6B"/>
    <w:rsid w:val="00F420A2"/>
    <w:rsid w:val="00F46E18"/>
    <w:rsid w:val="00F626BB"/>
    <w:rsid w:val="00F626FA"/>
    <w:rsid w:val="00F65183"/>
    <w:rsid w:val="00F93F43"/>
    <w:rsid w:val="00FE7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2604B"/>
  <w15:chartTrackingRefBased/>
  <w15:docId w15:val="{64AA1F30-EB3C-4A69-9398-FEF30175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05E"/>
    <w:pPr>
      <w:spacing w:after="160" w:line="278" w:lineRule="auto"/>
    </w:pPr>
    <w:rPr>
      <w:rFonts w:ascii="Arial" w:eastAsiaTheme="minorHAnsi" w:hAnsi="Arial" w:cs="Arial"/>
      <w:kern w:val="2"/>
      <w14:ligatures w14:val="standardContextual"/>
    </w:rPr>
  </w:style>
  <w:style w:type="paragraph" w:styleId="Heading1">
    <w:name w:val="heading 1"/>
    <w:basedOn w:val="Heading2"/>
    <w:next w:val="Normal"/>
    <w:link w:val="Heading1Char"/>
    <w:uiPriority w:val="9"/>
    <w:qFormat/>
    <w:rsid w:val="00BD4213"/>
    <w:pPr>
      <w:outlineLvl w:val="0"/>
    </w:pPr>
  </w:style>
  <w:style w:type="paragraph" w:styleId="Heading2">
    <w:name w:val="heading 2"/>
    <w:basedOn w:val="Normal"/>
    <w:next w:val="Normal"/>
    <w:link w:val="Heading2Char"/>
    <w:uiPriority w:val="9"/>
    <w:qFormat/>
    <w:rsid w:val="0008605E"/>
    <w:pPr>
      <w:keepNext/>
      <w:spacing w:after="200"/>
      <w:outlineLvl w:val="1"/>
    </w:pPr>
    <w:rPr>
      <w:rFonts w:eastAsia="Times New Roman"/>
      <w:b/>
      <w:bCs/>
      <w:iCs/>
      <w:lang w:val="x-none" w:eastAsia="x-none"/>
    </w:rPr>
  </w:style>
  <w:style w:type="paragraph" w:styleId="Heading3">
    <w:name w:val="heading 3"/>
    <w:basedOn w:val="Normal"/>
    <w:next w:val="Normal"/>
    <w:link w:val="Heading3Char"/>
    <w:uiPriority w:val="9"/>
    <w:qFormat/>
    <w:rsid w:val="0008605E"/>
    <w:pPr>
      <w:keepNext/>
      <w:spacing w:after="200"/>
      <w:outlineLvl w:val="2"/>
    </w:pPr>
    <w:rPr>
      <w:rFonts w:eastAsia="Times New Roman"/>
      <w:b/>
      <w:bCs/>
      <w:iCs/>
      <w:lang w:val="x-none" w:eastAsia="x-none"/>
    </w:rPr>
  </w:style>
  <w:style w:type="paragraph" w:styleId="Heading4">
    <w:name w:val="heading 4"/>
    <w:basedOn w:val="Normal"/>
    <w:next w:val="Normal"/>
    <w:link w:val="Heading4Char"/>
    <w:uiPriority w:val="9"/>
    <w:semiHidden/>
    <w:unhideWhenUsed/>
    <w:qFormat/>
    <w:rsid w:val="000553F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53F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qFormat/>
    <w:rsid w:val="008F690C"/>
    <w:pPr>
      <w:spacing w:before="240" w:after="60"/>
      <w:outlineLvl w:val="6"/>
    </w:pPr>
    <w:rPr>
      <w:rFonts w:ascii="Calibri" w:eastAsia="Times New Roman" w:hAnsi="Calibri" w:cs="Times New Roman"/>
      <w:lang w:val="x-none" w:eastAsia="x-none"/>
    </w:rPr>
  </w:style>
  <w:style w:type="character" w:default="1" w:styleId="DefaultParagraphFont">
    <w:name w:val="Default Paragraph Font"/>
    <w:uiPriority w:val="1"/>
    <w:semiHidden/>
    <w:unhideWhenUsed/>
    <w:rsid w:val="000860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05E"/>
  </w:style>
  <w:style w:type="character" w:customStyle="1" w:styleId="Heading1Char">
    <w:name w:val="Heading 1 Char"/>
    <w:link w:val="Heading1"/>
    <w:uiPriority w:val="9"/>
    <w:rsid w:val="00BD4213"/>
    <w:rPr>
      <w:rFonts w:ascii="Arial" w:hAnsi="Arial" w:cs="Arial"/>
      <w:b/>
      <w:bCs/>
      <w:iCs/>
      <w:lang w:val="x-none" w:eastAsia="x-none"/>
    </w:rPr>
  </w:style>
  <w:style w:type="character" w:customStyle="1" w:styleId="Heading2Char">
    <w:name w:val="Heading 2 Char"/>
    <w:link w:val="Heading2"/>
    <w:uiPriority w:val="9"/>
    <w:rsid w:val="0008605E"/>
    <w:rPr>
      <w:rFonts w:ascii="Arial" w:hAnsi="Arial" w:cs="Arial"/>
      <w:b/>
      <w:bCs/>
      <w:iCs/>
      <w:kern w:val="2"/>
      <w:lang w:val="x-none" w:eastAsia="x-none"/>
      <w14:ligatures w14:val="standardContextual"/>
    </w:rPr>
  </w:style>
  <w:style w:type="character" w:customStyle="1" w:styleId="Heading3Char">
    <w:name w:val="Heading 3 Char"/>
    <w:link w:val="Heading3"/>
    <w:uiPriority w:val="9"/>
    <w:rsid w:val="0008605E"/>
    <w:rPr>
      <w:rFonts w:ascii="Arial" w:hAnsi="Arial" w:cs="Arial"/>
      <w:b/>
      <w:bCs/>
      <w:iCs/>
      <w:kern w:val="2"/>
      <w:lang w:val="x-none" w:eastAsia="x-none"/>
      <w14:ligatures w14:val="standardContextual"/>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pPr>
      <w:tabs>
        <w:tab w:val="left" w:pos="720"/>
        <w:tab w:val="left" w:pos="1440"/>
        <w:tab w:val="left" w:pos="2160"/>
      </w:tabs>
      <w:ind w:left="720" w:hanging="720"/>
    </w:pPr>
    <w:rPr>
      <w:b/>
      <w:bCs/>
    </w:rPr>
  </w:style>
  <w:style w:type="paragraph" w:customStyle="1" w:styleId="Title5">
    <w:name w:val="Title5"/>
    <w:basedOn w:val="Title2"/>
    <w:uiPriority w:val="99"/>
  </w:style>
  <w:style w:type="character" w:customStyle="1" w:styleId="cite">
    <w:name w:val="cite"/>
    <w:uiPriority w:val="99"/>
    <w:rPr>
      <w:rFonts w:cs="Times New Roman"/>
      <w:color w:val="008080"/>
    </w:rPr>
  </w:style>
  <w:style w:type="paragraph" w:customStyle="1" w:styleId="par1">
    <w:name w:val="par1"/>
    <w:basedOn w:val="Normal"/>
    <w:uiPriority w:val="99"/>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pPr>
      <w:ind w:left="720"/>
    </w:pPr>
  </w:style>
  <w:style w:type="paragraph" w:customStyle="1" w:styleId="upar1">
    <w:name w:val="upar1"/>
    <w:basedOn w:val="Normal"/>
    <w:link w:val="upar1Char"/>
    <w:uiPriority w:val="99"/>
    <w:pPr>
      <w:tabs>
        <w:tab w:val="left" w:pos="720"/>
        <w:tab w:val="left" w:pos="1440"/>
      </w:tabs>
    </w:pPr>
    <w:rPr>
      <w:rFonts w:eastAsia="Times New Roman" w:cs="Times New Roman"/>
    </w:rPr>
  </w:style>
  <w:style w:type="paragraph" w:customStyle="1" w:styleId="upar3">
    <w:name w:val="upar3"/>
    <w:basedOn w:val="upar1"/>
    <w:uiPriority w:val="99"/>
    <w:pPr>
      <w:ind w:left="1440"/>
    </w:pPr>
  </w:style>
  <w:style w:type="paragraph" w:customStyle="1" w:styleId="Title2">
    <w:name w:val="Title2"/>
    <w:basedOn w:val="Title1"/>
    <w:uiPriority w:val="99"/>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olor w:val="333399"/>
      <w:sz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FF6600"/>
      <w:sz w:val="20"/>
      <w:szCs w:val="20"/>
    </w:rPr>
  </w:style>
  <w:style w:type="paragraph" w:customStyle="1" w:styleId="Footnote">
    <w:name w:val="Footnote"/>
    <w:basedOn w:val="Normal"/>
    <w:uiPriority w:val="99"/>
    <w:pPr>
      <w:spacing w:before="120"/>
    </w:pPr>
    <w:rPr>
      <w:sz w:val="16"/>
      <w:szCs w:val="16"/>
    </w:rPr>
  </w:style>
  <w:style w:type="character" w:customStyle="1" w:styleId="upar1Char">
    <w:name w:val="upar1 Char"/>
    <w:link w:val="upar1"/>
    <w:uiPriority w:val="99"/>
    <w:rsid w:val="00A56E63"/>
    <w:rPr>
      <w:rFonts w:ascii="Arial" w:hAnsi="Arial" w:cs="Arial"/>
      <w:lang w:val="en-US" w:eastAsia="en-US"/>
    </w:rPr>
  </w:style>
  <w:style w:type="table" w:styleId="TableContemporary">
    <w:name w:val="Table Contemporary"/>
    <w:basedOn w:val="TableNormal"/>
    <w:uiPriority w:val="99"/>
    <w:rsid w:val="006B78F6"/>
    <w:pPr>
      <w:spacing w:before="240"/>
    </w:pPr>
    <w:tblPr>
      <w:tblStyleRowBandSize w:val="1"/>
      <w:tblBorders>
        <w:insideH w:val="single" w:sz="18" w:space="0" w:color="FFFFFF"/>
        <w:insideV w:val="single" w:sz="18" w:space="0" w:color="FFFFFF"/>
      </w:tblBorders>
    </w:tblPr>
    <w:tblStylePr w:type="firstRow">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paragraph" w:styleId="List2">
    <w:name w:val="List 2"/>
    <w:basedOn w:val="Normal"/>
    <w:uiPriority w:val="99"/>
    <w:rsid w:val="00C74BEB"/>
    <w:pPr>
      <w:ind w:left="720" w:hanging="360"/>
    </w:pPr>
  </w:style>
  <w:style w:type="paragraph" w:styleId="Date">
    <w:name w:val="Date"/>
    <w:basedOn w:val="Normal"/>
    <w:next w:val="Normal"/>
    <w:link w:val="DateChar"/>
    <w:uiPriority w:val="99"/>
    <w:rsid w:val="00C74BEB"/>
    <w:rPr>
      <w:rFonts w:ascii="Times New Roman" w:eastAsia="Times New Roman" w:hAnsi="Times New Roman" w:cs="Times New Roman"/>
      <w:lang w:val="x-none" w:eastAsia="x-none"/>
    </w:rPr>
  </w:style>
  <w:style w:type="character" w:customStyle="1" w:styleId="DateChar">
    <w:name w:val="Date Char"/>
    <w:link w:val="Date"/>
    <w:uiPriority w:val="99"/>
    <w:semiHidden/>
    <w:rPr>
      <w:sz w:val="24"/>
      <w:szCs w:val="24"/>
    </w:rPr>
  </w:style>
  <w:style w:type="paragraph" w:styleId="Title">
    <w:name w:val="Title"/>
    <w:basedOn w:val="Title1"/>
    <w:link w:val="TitleChar"/>
    <w:uiPriority w:val="10"/>
    <w:qFormat/>
    <w:rsid w:val="00BA4DEB"/>
    <w:pPr>
      <w:spacing w:after="0"/>
      <w:ind w:left="0" w:firstLine="0"/>
    </w:pPr>
  </w:style>
  <w:style w:type="character" w:customStyle="1" w:styleId="TitleChar">
    <w:name w:val="Title Char"/>
    <w:link w:val="Title"/>
    <w:uiPriority w:val="10"/>
    <w:rsid w:val="00BA4DEB"/>
    <w:rPr>
      <w:rFonts w:ascii="Arial" w:eastAsiaTheme="minorHAnsi" w:hAnsi="Arial" w:cs="Arial"/>
      <w:b/>
      <w:bCs/>
    </w:rPr>
  </w:style>
  <w:style w:type="paragraph" w:styleId="BodyText">
    <w:name w:val="Body Text"/>
    <w:basedOn w:val="Normal"/>
    <w:link w:val="BodyTextChar"/>
    <w:uiPriority w:val="99"/>
    <w:rsid w:val="00C74BEB"/>
    <w:pPr>
      <w:spacing w:after="120"/>
    </w:pPr>
    <w:rPr>
      <w:rFonts w:ascii="Times New Roman" w:eastAsia="Times New Roman" w:hAnsi="Times New Roman" w:cs="Times New Roman"/>
      <w:lang w:val="x-none" w:eastAsia="x-none"/>
    </w:rPr>
  </w:style>
  <w:style w:type="character" w:customStyle="1" w:styleId="BodyTextChar">
    <w:name w:val="Body Text Char"/>
    <w:link w:val="BodyText"/>
    <w:uiPriority w:val="99"/>
    <w:semiHidden/>
    <w:rPr>
      <w:sz w:val="24"/>
      <w:szCs w:val="24"/>
    </w:rPr>
  </w:style>
  <w:style w:type="paragraph" w:styleId="BodyText2">
    <w:name w:val="Body Text 2"/>
    <w:basedOn w:val="Normal"/>
    <w:link w:val="BodyText2Char"/>
    <w:uiPriority w:val="99"/>
    <w:rsid w:val="00C74BEB"/>
    <w:pPr>
      <w:spacing w:after="120"/>
      <w:ind w:left="360"/>
    </w:pPr>
    <w:rPr>
      <w:rFonts w:ascii="Times New Roman" w:eastAsia="Times New Roman" w:hAnsi="Times New Roman" w:cs="Times New Roman"/>
      <w:lang w:val="x-none" w:eastAsia="x-none"/>
    </w:rPr>
  </w:style>
  <w:style w:type="character" w:customStyle="1" w:styleId="BodyText2Char">
    <w:name w:val="Body Text 2 Char"/>
    <w:link w:val="BodyText2"/>
    <w:uiPriority w:val="99"/>
    <w:rPr>
      <w:sz w:val="24"/>
      <w:szCs w:val="24"/>
    </w:rPr>
  </w:style>
  <w:style w:type="paragraph" w:styleId="Subtitle">
    <w:name w:val="Subtitle"/>
    <w:basedOn w:val="Normal"/>
    <w:link w:val="SubtitleChar"/>
    <w:uiPriority w:val="11"/>
    <w:qFormat/>
    <w:rsid w:val="00C74BEB"/>
    <w:pPr>
      <w:spacing w:after="60"/>
      <w:jc w:val="center"/>
      <w:outlineLvl w:val="1"/>
    </w:pPr>
    <w:rPr>
      <w:rFonts w:ascii="Cambria" w:eastAsia="Times New Roman" w:hAnsi="Cambria" w:cs="Times New Roman"/>
      <w:lang w:val="x-none" w:eastAsia="x-none"/>
    </w:rPr>
  </w:style>
  <w:style w:type="character" w:customStyle="1" w:styleId="SubtitleChar">
    <w:name w:val="Subtitle Char"/>
    <w:link w:val="Subtitle"/>
    <w:uiPriority w:val="11"/>
    <w:rPr>
      <w:rFonts w:ascii="Cambria" w:eastAsia="Times New Roman" w:hAnsi="Cambria" w:cs="Times New Roman"/>
      <w:sz w:val="24"/>
      <w:szCs w:val="24"/>
    </w:rPr>
  </w:style>
  <w:style w:type="paragraph" w:customStyle="1" w:styleId="FirstNumber">
    <w:name w:val="FirstNumber"/>
    <w:basedOn w:val="Normal"/>
    <w:autoRedefine/>
    <w:uiPriority w:val="99"/>
    <w:rsid w:val="00141ED6"/>
    <w:pPr>
      <w:tabs>
        <w:tab w:val="left" w:pos="720"/>
      </w:tabs>
      <w:ind w:left="720" w:hanging="360"/>
    </w:pPr>
    <w:rPr>
      <w:sz w:val="19"/>
    </w:rPr>
  </w:style>
  <w:style w:type="paragraph" w:styleId="BodyText3">
    <w:name w:val="Body Text 3"/>
    <w:basedOn w:val="Normal"/>
    <w:link w:val="BodyText3Char"/>
    <w:uiPriority w:val="99"/>
    <w:rsid w:val="008F690C"/>
    <w:pPr>
      <w:spacing w:after="120"/>
    </w:pPr>
    <w:rPr>
      <w:rFonts w:ascii="Times New Roman" w:eastAsia="Times New Roman" w:hAnsi="Times New Roman" w:cs="Times New Roman"/>
      <w:sz w:val="16"/>
      <w:szCs w:val="16"/>
      <w:lang w:val="x-none" w:eastAsia="x-none"/>
    </w:rPr>
  </w:style>
  <w:style w:type="character" w:customStyle="1" w:styleId="BodyText3Char">
    <w:name w:val="Body Text 3 Char"/>
    <w:link w:val="BodyText3"/>
    <w:uiPriority w:val="99"/>
    <w:semiHidden/>
    <w:rPr>
      <w:sz w:val="16"/>
      <w:szCs w:val="16"/>
    </w:rPr>
  </w:style>
  <w:style w:type="paragraph" w:customStyle="1" w:styleId="scocode1d">
    <w:name w:val="scocode1d"/>
    <w:basedOn w:val="Normal"/>
    <w:uiPriority w:val="99"/>
    <w:rsid w:val="008F690C"/>
    <w:pPr>
      <w:spacing w:before="180" w:afterAutospacing="1"/>
      <w:ind w:firstLine="360"/>
      <w:jc w:val="both"/>
    </w:pPr>
  </w:style>
  <w:style w:type="paragraph" w:customStyle="1" w:styleId="FirstLetter">
    <w:name w:val="FirstLetter"/>
    <w:basedOn w:val="Normal"/>
    <w:uiPriority w:val="99"/>
    <w:rsid w:val="00B72BE8"/>
    <w:pPr>
      <w:ind w:left="1080" w:hanging="360"/>
    </w:pPr>
    <w:rPr>
      <w:color w:val="000000"/>
      <w:sz w:val="19"/>
    </w:rPr>
  </w:style>
  <w:style w:type="paragraph" w:styleId="Footer">
    <w:name w:val="footer"/>
    <w:basedOn w:val="Normal"/>
    <w:link w:val="FooterChar"/>
    <w:uiPriority w:val="99"/>
    <w:rsid w:val="00880AA1"/>
    <w:pPr>
      <w:tabs>
        <w:tab w:val="center" w:pos="4320"/>
        <w:tab w:val="right" w:pos="8640"/>
      </w:tabs>
    </w:pPr>
    <w:rPr>
      <w:rFonts w:ascii="Times New Roman" w:eastAsia="Times New Roman" w:hAnsi="Times New Roman" w:cs="Times New Roman"/>
      <w:lang w:val="x-none" w:eastAsia="x-none"/>
    </w:rPr>
  </w:style>
  <w:style w:type="character" w:customStyle="1" w:styleId="FooterChar">
    <w:name w:val="Footer Char"/>
    <w:link w:val="Footer"/>
    <w:uiPriority w:val="99"/>
    <w:rPr>
      <w:sz w:val="24"/>
      <w:szCs w:val="24"/>
    </w:rPr>
  </w:style>
  <w:style w:type="character" w:styleId="PageNumber">
    <w:name w:val="page number"/>
    <w:uiPriority w:val="99"/>
    <w:rsid w:val="00880AA1"/>
    <w:rPr>
      <w:rFonts w:cs="Times New Roman"/>
    </w:rPr>
  </w:style>
  <w:style w:type="character" w:styleId="Hyperlink">
    <w:name w:val="Hyperlink"/>
    <w:uiPriority w:val="99"/>
    <w:unhideWhenUsed/>
    <w:rsid w:val="001D04BF"/>
    <w:rPr>
      <w:color w:val="0000FF"/>
      <w:u w:val="single"/>
    </w:rPr>
  </w:style>
  <w:style w:type="character" w:styleId="FollowedHyperlink">
    <w:name w:val="FollowedHyperlink"/>
    <w:uiPriority w:val="99"/>
    <w:semiHidden/>
    <w:unhideWhenUsed/>
    <w:rsid w:val="001D04BF"/>
    <w:rPr>
      <w:color w:val="800080"/>
      <w:u w:val="single"/>
    </w:rPr>
  </w:style>
  <w:style w:type="paragraph" w:styleId="NoSpacing">
    <w:name w:val="No Spacing"/>
    <w:uiPriority w:val="1"/>
    <w:qFormat/>
    <w:rsid w:val="006D6389"/>
    <w:rPr>
      <w:rFonts w:ascii="Calibri" w:eastAsia="Calibri" w:hAnsi="Calibri"/>
      <w:sz w:val="22"/>
      <w:szCs w:val="22"/>
    </w:rPr>
  </w:style>
  <w:style w:type="paragraph" w:customStyle="1" w:styleId="Default">
    <w:name w:val="Default"/>
    <w:rsid w:val="006D6389"/>
    <w:pPr>
      <w:autoSpaceDE w:val="0"/>
      <w:autoSpaceDN w:val="0"/>
      <w:adjustRightInd w:val="0"/>
    </w:pPr>
    <w:rPr>
      <w:rFonts w:ascii="Arial" w:hAnsi="Arial" w:cs="Arial"/>
      <w:color w:val="000000"/>
      <w:sz w:val="24"/>
      <w:szCs w:val="24"/>
    </w:rPr>
  </w:style>
  <w:style w:type="character" w:styleId="CommentReference">
    <w:name w:val="annotation reference"/>
    <w:uiPriority w:val="99"/>
    <w:semiHidden/>
    <w:unhideWhenUsed/>
    <w:rsid w:val="00ED16AC"/>
    <w:rPr>
      <w:sz w:val="16"/>
      <w:szCs w:val="16"/>
    </w:rPr>
  </w:style>
  <w:style w:type="paragraph" w:styleId="CommentText">
    <w:name w:val="annotation text"/>
    <w:basedOn w:val="Normal"/>
    <w:link w:val="CommentTextChar"/>
    <w:uiPriority w:val="99"/>
    <w:semiHidden/>
    <w:unhideWhenUsed/>
    <w:rsid w:val="00ED16AC"/>
    <w:rPr>
      <w:rFonts w:cs="Times New Roman"/>
      <w:lang w:val="x-none" w:eastAsia="x-none"/>
    </w:rPr>
  </w:style>
  <w:style w:type="character" w:customStyle="1" w:styleId="CommentTextChar">
    <w:name w:val="Comment Text Char"/>
    <w:link w:val="CommentText"/>
    <w:uiPriority w:val="99"/>
    <w:semiHidden/>
    <w:rsid w:val="00ED16AC"/>
    <w:rPr>
      <w:rFonts w:ascii="Arial" w:eastAsia="Calibri" w:hAnsi="Arial" w:cs="Arial"/>
    </w:rPr>
  </w:style>
  <w:style w:type="paragraph" w:styleId="CommentSubject">
    <w:name w:val="annotation subject"/>
    <w:basedOn w:val="CommentText"/>
    <w:next w:val="CommentText"/>
    <w:link w:val="CommentSubjectChar"/>
    <w:uiPriority w:val="99"/>
    <w:semiHidden/>
    <w:unhideWhenUsed/>
    <w:rsid w:val="00ED16AC"/>
    <w:rPr>
      <w:b/>
      <w:bCs/>
    </w:rPr>
  </w:style>
  <w:style w:type="character" w:customStyle="1" w:styleId="CommentSubjectChar">
    <w:name w:val="Comment Subject Char"/>
    <w:link w:val="CommentSubject"/>
    <w:uiPriority w:val="99"/>
    <w:semiHidden/>
    <w:rsid w:val="00ED16AC"/>
    <w:rPr>
      <w:rFonts w:ascii="Arial" w:eastAsia="Calibri" w:hAnsi="Arial" w:cs="Arial"/>
      <w:b/>
      <w:bCs/>
    </w:rPr>
  </w:style>
  <w:style w:type="paragraph" w:styleId="BalloonText">
    <w:name w:val="Balloon Text"/>
    <w:basedOn w:val="Normal"/>
    <w:link w:val="BalloonTextChar"/>
    <w:uiPriority w:val="99"/>
    <w:semiHidden/>
    <w:unhideWhenUsed/>
    <w:rsid w:val="00ED16AC"/>
    <w:rPr>
      <w:rFonts w:ascii="Tahoma" w:hAnsi="Tahoma" w:cs="Times New Roman"/>
      <w:sz w:val="16"/>
      <w:szCs w:val="16"/>
      <w:lang w:val="x-none" w:eastAsia="x-none"/>
    </w:rPr>
  </w:style>
  <w:style w:type="character" w:customStyle="1" w:styleId="BalloonTextChar">
    <w:name w:val="Balloon Text Char"/>
    <w:link w:val="BalloonText"/>
    <w:uiPriority w:val="99"/>
    <w:semiHidden/>
    <w:rsid w:val="00ED16AC"/>
    <w:rPr>
      <w:rFonts w:ascii="Tahoma" w:eastAsia="Calibri" w:hAnsi="Tahoma" w:cs="Tahoma"/>
      <w:sz w:val="16"/>
      <w:szCs w:val="16"/>
    </w:rPr>
  </w:style>
  <w:style w:type="paragraph" w:styleId="Header">
    <w:name w:val="header"/>
    <w:basedOn w:val="Normal"/>
    <w:link w:val="HeaderChar"/>
    <w:uiPriority w:val="99"/>
    <w:unhideWhenUsed/>
    <w:rsid w:val="009901A7"/>
    <w:pPr>
      <w:tabs>
        <w:tab w:val="center" w:pos="4680"/>
        <w:tab w:val="right" w:pos="9360"/>
      </w:tabs>
    </w:pPr>
  </w:style>
  <w:style w:type="character" w:customStyle="1" w:styleId="HeaderChar">
    <w:name w:val="Header Char"/>
    <w:link w:val="Header"/>
    <w:uiPriority w:val="99"/>
    <w:rsid w:val="009901A7"/>
    <w:rPr>
      <w:rFonts w:ascii="Arial" w:eastAsia="Calibri" w:hAnsi="Arial" w:cs="Arial"/>
      <w:szCs w:val="24"/>
    </w:rPr>
  </w:style>
  <w:style w:type="paragraph" w:styleId="ListParagraph">
    <w:name w:val="List Paragraph"/>
    <w:basedOn w:val="Normal"/>
    <w:uiPriority w:val="34"/>
    <w:qFormat/>
    <w:rsid w:val="00D93744"/>
    <w:pPr>
      <w:widowControl w:val="0"/>
      <w:autoSpaceDE w:val="0"/>
      <w:autoSpaceDN w:val="0"/>
      <w:ind w:left="1540" w:hanging="720"/>
    </w:pPr>
    <w:rPr>
      <w:rFonts w:eastAsia="Arial"/>
    </w:rPr>
  </w:style>
  <w:style w:type="character" w:customStyle="1" w:styleId="Heading4Char">
    <w:name w:val="Heading 4 Char"/>
    <w:basedOn w:val="DefaultParagraphFont"/>
    <w:link w:val="Heading4"/>
    <w:uiPriority w:val="9"/>
    <w:semiHidden/>
    <w:rsid w:val="000553FC"/>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semiHidden/>
    <w:rsid w:val="000553FC"/>
    <w:rPr>
      <w:rFonts w:asciiTheme="majorHAnsi" w:eastAsiaTheme="majorEastAsia" w:hAnsiTheme="majorHAnsi" w:cstheme="majorBidi"/>
      <w:color w:val="2E74B5" w:themeColor="accent1" w:themeShade="BF"/>
      <w:sz w:val="22"/>
      <w:szCs w:val="22"/>
    </w:rPr>
  </w:style>
  <w:style w:type="paragraph" w:styleId="TOC1">
    <w:name w:val="toc 1"/>
    <w:basedOn w:val="Normal"/>
    <w:next w:val="Normal"/>
    <w:autoRedefine/>
    <w:uiPriority w:val="39"/>
    <w:unhideWhenUsed/>
    <w:rsid w:val="00890EDE"/>
    <w:pPr>
      <w:tabs>
        <w:tab w:val="right" w:leader="dot" w:pos="9350"/>
      </w:tabs>
    </w:pPr>
  </w:style>
  <w:style w:type="paragraph" w:styleId="TOC2">
    <w:name w:val="toc 2"/>
    <w:basedOn w:val="Normal"/>
    <w:next w:val="Normal"/>
    <w:autoRedefine/>
    <w:uiPriority w:val="39"/>
    <w:unhideWhenUsed/>
    <w:rsid w:val="00890EDE"/>
    <w:pPr>
      <w:tabs>
        <w:tab w:val="right" w:leader="dot" w:pos="9350"/>
      </w:tabs>
      <w:ind w:left="360"/>
    </w:pPr>
  </w:style>
  <w:style w:type="paragraph" w:styleId="Revision">
    <w:name w:val="Revision"/>
    <w:hidden/>
    <w:uiPriority w:val="99"/>
    <w:semiHidden/>
    <w:rsid w:val="0042527C"/>
    <w:pPr>
      <w:spacing w:after="0"/>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92C9C-FD79-4442-B14B-86C1EEFE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5404</Words>
  <Characters>30803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CHAPTER 16 - PROCEDURAL RULES FOR THE WILDLIFE COMMISSION</vt:lpstr>
    </vt:vector>
  </TitlesOfParts>
  <Company>Colorado Secretary of State</Company>
  <LinksUpToDate>false</LinksUpToDate>
  <CharactersWithSpaces>36135</CharactersWithSpaces>
  <SharedDoc>false</SharedDoc>
  <HLinks>
    <vt:vector size="66" baseType="variant">
      <vt:variant>
        <vt:i4>327692</vt:i4>
      </vt:variant>
      <vt:variant>
        <vt:i4>33</vt:i4>
      </vt:variant>
      <vt:variant>
        <vt:i4>0</vt:i4>
      </vt:variant>
      <vt:variant>
        <vt:i4>5</vt:i4>
      </vt:variant>
      <vt:variant>
        <vt:lpwstr/>
      </vt:variant>
      <vt:variant>
        <vt:lpwstr>BandP</vt:lpwstr>
      </vt:variant>
      <vt:variant>
        <vt:i4>393303</vt:i4>
      </vt:variant>
      <vt:variant>
        <vt:i4>30</vt:i4>
      </vt:variant>
      <vt:variant>
        <vt:i4>0</vt:i4>
      </vt:variant>
      <vt:variant>
        <vt:i4>5</vt:i4>
      </vt:variant>
      <vt:variant>
        <vt:lpwstr/>
      </vt:variant>
      <vt:variant>
        <vt:lpwstr>a1672</vt:lpwstr>
      </vt:variant>
      <vt:variant>
        <vt:i4>393303</vt:i4>
      </vt:variant>
      <vt:variant>
        <vt:i4>27</vt:i4>
      </vt:variant>
      <vt:variant>
        <vt:i4>0</vt:i4>
      </vt:variant>
      <vt:variant>
        <vt:i4>5</vt:i4>
      </vt:variant>
      <vt:variant>
        <vt:lpwstr/>
      </vt:variant>
      <vt:variant>
        <vt:lpwstr>a1671</vt:lpwstr>
      </vt:variant>
      <vt:variant>
        <vt:i4>393303</vt:i4>
      </vt:variant>
      <vt:variant>
        <vt:i4>24</vt:i4>
      </vt:variant>
      <vt:variant>
        <vt:i4>0</vt:i4>
      </vt:variant>
      <vt:variant>
        <vt:i4>5</vt:i4>
      </vt:variant>
      <vt:variant>
        <vt:lpwstr/>
      </vt:variant>
      <vt:variant>
        <vt:lpwstr>a1670</vt:lpwstr>
      </vt:variant>
      <vt:variant>
        <vt:i4>65623</vt:i4>
      </vt:variant>
      <vt:variant>
        <vt:i4>21</vt:i4>
      </vt:variant>
      <vt:variant>
        <vt:i4>0</vt:i4>
      </vt:variant>
      <vt:variant>
        <vt:i4>5</vt:i4>
      </vt:variant>
      <vt:variant>
        <vt:lpwstr/>
      </vt:variant>
      <vt:variant>
        <vt:lpwstr>a1608</vt:lpwstr>
      </vt:variant>
      <vt:variant>
        <vt:i4>65623</vt:i4>
      </vt:variant>
      <vt:variant>
        <vt:i4>18</vt:i4>
      </vt:variant>
      <vt:variant>
        <vt:i4>0</vt:i4>
      </vt:variant>
      <vt:variant>
        <vt:i4>5</vt:i4>
      </vt:variant>
      <vt:variant>
        <vt:lpwstr/>
      </vt:variant>
      <vt:variant>
        <vt:lpwstr>a1607</vt:lpwstr>
      </vt:variant>
      <vt:variant>
        <vt:i4>65623</vt:i4>
      </vt:variant>
      <vt:variant>
        <vt:i4>15</vt:i4>
      </vt:variant>
      <vt:variant>
        <vt:i4>0</vt:i4>
      </vt:variant>
      <vt:variant>
        <vt:i4>5</vt:i4>
      </vt:variant>
      <vt:variant>
        <vt:lpwstr/>
      </vt:variant>
      <vt:variant>
        <vt:lpwstr>a1606</vt:lpwstr>
      </vt:variant>
      <vt:variant>
        <vt:i4>65623</vt:i4>
      </vt:variant>
      <vt:variant>
        <vt:i4>12</vt:i4>
      </vt:variant>
      <vt:variant>
        <vt:i4>0</vt:i4>
      </vt:variant>
      <vt:variant>
        <vt:i4>5</vt:i4>
      </vt:variant>
      <vt:variant>
        <vt:lpwstr/>
      </vt:variant>
      <vt:variant>
        <vt:lpwstr>a1605</vt:lpwstr>
      </vt:variant>
      <vt:variant>
        <vt:i4>65623</vt:i4>
      </vt:variant>
      <vt:variant>
        <vt:i4>9</vt:i4>
      </vt:variant>
      <vt:variant>
        <vt:i4>0</vt:i4>
      </vt:variant>
      <vt:variant>
        <vt:i4>5</vt:i4>
      </vt:variant>
      <vt:variant>
        <vt:lpwstr/>
      </vt:variant>
      <vt:variant>
        <vt:lpwstr>a1604</vt:lpwstr>
      </vt:variant>
      <vt:variant>
        <vt:i4>65623</vt:i4>
      </vt:variant>
      <vt:variant>
        <vt:i4>6</vt:i4>
      </vt:variant>
      <vt:variant>
        <vt:i4>0</vt:i4>
      </vt:variant>
      <vt:variant>
        <vt:i4>5</vt:i4>
      </vt:variant>
      <vt:variant>
        <vt:lpwstr/>
      </vt:variant>
      <vt:variant>
        <vt:lpwstr>a1603</vt:lpwstr>
      </vt:variant>
      <vt:variant>
        <vt:i4>65623</vt:i4>
      </vt:variant>
      <vt:variant>
        <vt:i4>3</vt:i4>
      </vt:variant>
      <vt:variant>
        <vt:i4>0</vt:i4>
      </vt:variant>
      <vt:variant>
        <vt:i4>5</vt:i4>
      </vt:variant>
      <vt:variant>
        <vt:lpwstr/>
      </vt:variant>
      <vt:variant>
        <vt:lpwstr>a1602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PROCEDURAL RULES FOR THE WILDLIFE COMMISSION</dc:title>
  <dc:subject>CHAPTER 16 - PROCEDURAL RULES FOR THE WILDLIFE COMMISSION</dc:subject>
  <dc:creator>CPW Regulations</dc:creator>
  <cp:keywords>CHAPTER 16 - PROCEDURAL RULES FOR THE WILDLIFE COMMISSION</cp:keywords>
  <cp:lastModifiedBy>Vornholt, Molly</cp:lastModifiedBy>
  <cp:revision>12</cp:revision>
  <cp:lastPrinted>2005-09-01T21:35:00Z</cp:lastPrinted>
  <dcterms:created xsi:type="dcterms:W3CDTF">2025-04-04T19:10:00Z</dcterms:created>
  <dcterms:modified xsi:type="dcterms:W3CDTF">2026-09-30T18:37:00Z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75816aba87aba7cfca86333c74938083adeb93598aab7c33a10d3729894a1457</vt:lpwstr>
  </property>
</Properties>
</file>