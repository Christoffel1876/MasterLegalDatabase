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5B9A4" w14:textId="77777777" w:rsidR="00205BF5" w:rsidRPr="00DF6003" w:rsidRDefault="00205BF5" w:rsidP="00B40A89">
      <w:pPr>
        <w:pStyle w:val="Heading1"/>
      </w:pPr>
      <w:r w:rsidRPr="00DF6003">
        <w:t>DEPARTMENT OF REGULATORY AGENCIES</w:t>
      </w:r>
    </w:p>
    <w:p w14:paraId="69FFB572" w14:textId="77777777" w:rsidR="00205BF5" w:rsidRPr="00DF6003" w:rsidRDefault="00205BF5" w:rsidP="00DF6003">
      <w:pPr>
        <w:pStyle w:val="upar1"/>
        <w:rPr>
          <w:b/>
          <w:bCs/>
        </w:rPr>
      </w:pPr>
      <w:r w:rsidRPr="00DF6003">
        <w:rPr>
          <w:b/>
          <w:bCs/>
        </w:rPr>
        <w:t>State Board of Veterinary Medicine</w:t>
      </w:r>
    </w:p>
    <w:p w14:paraId="11E0D3C6" w14:textId="77777777" w:rsidR="00D425CD" w:rsidRPr="00D87E52" w:rsidRDefault="00D425CD" w:rsidP="00B40A89">
      <w:pPr>
        <w:pStyle w:val="Heading2"/>
      </w:pPr>
      <w:r w:rsidRPr="00D425CD">
        <w:t>VETERINARIAN AND VETERINARY TECHNICIAN RULES AND REGULATIONS</w:t>
      </w:r>
    </w:p>
    <w:p w14:paraId="792901FB" w14:textId="77777777" w:rsidR="00205BF5" w:rsidRPr="00DF6003" w:rsidRDefault="00205BF5" w:rsidP="00DF6003">
      <w:pPr>
        <w:pStyle w:val="upar1"/>
        <w:rPr>
          <w:b/>
          <w:bCs/>
        </w:rPr>
      </w:pPr>
      <w:r w:rsidRPr="00DF6003">
        <w:rPr>
          <w:b/>
          <w:bCs/>
        </w:rPr>
        <w:t>4 CCR 727-1</w:t>
      </w:r>
    </w:p>
    <w:p w14:paraId="353DFD16" w14:textId="77777777" w:rsidR="00205BF5" w:rsidRPr="00D87E52" w:rsidRDefault="00205BF5" w:rsidP="00D87E52">
      <w:pPr>
        <w:pStyle w:val="Footnote"/>
        <w:rPr>
          <w:i/>
        </w:rPr>
      </w:pPr>
      <w:r w:rsidRPr="00D87E52">
        <w:rPr>
          <w:i/>
        </w:rPr>
        <w:t>[Editor’s Notes follow the text of the rules at the end of this CCR Document.]</w:t>
      </w:r>
    </w:p>
    <w:p w14:paraId="2622F50F" w14:textId="652354FD" w:rsidR="001E3BA2" w:rsidRDefault="00205BF5" w:rsidP="00D87E52">
      <w:pPr>
        <w:pStyle w:val="upar1"/>
      </w:pPr>
      <w:r>
        <w:t>_________________________________________________________________</w:t>
      </w:r>
      <w:r w:rsidR="005C71C1">
        <w:t>_____</w:t>
      </w:r>
      <w:r>
        <w:t>______________</w:t>
      </w:r>
    </w:p>
    <w:p w14:paraId="0D270A13" w14:textId="77777777" w:rsidR="00702A4F" w:rsidRDefault="00702A4F" w:rsidP="00702A4F">
      <w:pPr>
        <w:jc w:val="center"/>
      </w:pPr>
      <w:commentRangeStart w:id="0"/>
      <w:r>
        <w:t>…</w:t>
      </w:r>
      <w:commentRangeEnd w:id="0"/>
      <w:r w:rsidR="00573EC5">
        <w:rPr>
          <w:rStyle w:val="CommentReference"/>
          <w:sz w:val="20"/>
          <w:szCs w:val="20"/>
        </w:rPr>
        <w:commentReference w:id="0"/>
      </w:r>
    </w:p>
    <w:p w14:paraId="4E5B22AF" w14:textId="554063A2" w:rsidR="00B40A89" w:rsidRDefault="00B40A89" w:rsidP="00B40A89">
      <w:pPr>
        <w:pStyle w:val="Heading2"/>
      </w:pPr>
      <w:commentRangeStart w:id="1"/>
      <w:r>
        <w:t>1.8</w:t>
      </w:r>
      <w:r>
        <w:tab/>
      </w:r>
      <w:commentRangeEnd w:id="1"/>
      <w:r w:rsidR="008405BF" w:rsidRPr="00B40A89">
        <w:rPr>
          <w:rStyle w:val="CommentReference"/>
          <w:sz w:val="20"/>
          <w:szCs w:val="28"/>
        </w:rPr>
        <w:commentReference w:id="1"/>
      </w:r>
      <w:r w:rsidRPr="00B40A89">
        <w:t>VETERINARIAN LICENSURE REQUIREMENTS</w:t>
      </w:r>
    </w:p>
    <w:p w14:paraId="66C69ADD" w14:textId="49EA2831" w:rsidR="00B40A89" w:rsidRDefault="00B40A89" w:rsidP="00B40A89">
      <w:pPr>
        <w:pStyle w:val="upar1"/>
      </w:pPr>
      <w:r w:rsidRPr="00B40A89">
        <w:t>This Rule is promulgated pursuant to sections 12-20-202, 12-20-203, 12-20-204, 12-20404, 12-315-106(5)(g), 12-315-107, 12-315-108, 12-315-109, 12-315-110, 12-315-111, and 12-315-114, C.R.S.</w:t>
      </w:r>
    </w:p>
    <w:p w14:paraId="4FB82F6C" w14:textId="0975FDFF" w:rsidR="00B40A89" w:rsidRDefault="00B40A89" w:rsidP="00B40A89">
      <w:pPr>
        <w:pStyle w:val="par1"/>
      </w:pPr>
      <w:r w:rsidRPr="00B40A89">
        <w:t>A.</w:t>
      </w:r>
      <w:r>
        <w:tab/>
      </w:r>
      <w:r w:rsidRPr="00B40A89">
        <w:t xml:space="preserve">Licensure by Examination </w:t>
      </w:r>
    </w:p>
    <w:p w14:paraId="412FF305" w14:textId="77777777" w:rsidR="00B40A89" w:rsidRDefault="00B40A89" w:rsidP="00B40A89">
      <w:pPr>
        <w:pStyle w:val="par2"/>
      </w:pPr>
      <w:r w:rsidRPr="00B40A89">
        <w:t>1.</w:t>
      </w:r>
      <w:r>
        <w:tab/>
      </w:r>
      <w:r w:rsidRPr="00B40A89">
        <w:t>All documents required as part of a licensure application, except for license renewal, must be received by the Board within one year of the date of receipt of application. An application is incomplete until the Board</w:t>
      </w:r>
      <w:r>
        <w:t xml:space="preserve"> </w:t>
      </w:r>
      <w:r w:rsidRPr="00B40A89">
        <w:t xml:space="preserve">receives all additional information requested or required in order to determine whether to grant or deny the application. If all required information is not submitted within the one year period, then the original application materials will be destroyed and the applicant will be required to submit a new application, fee, and all required documentation. The only exception to this are examination results; they will be maintained for an additional one year if the application is not completed within one year of receipt of the application before they are also destroyed if a new application is not filed before that time. </w:t>
      </w:r>
    </w:p>
    <w:p w14:paraId="08FC55A5" w14:textId="77777777" w:rsidR="00B40A89" w:rsidRDefault="00B40A89" w:rsidP="00B40A89">
      <w:pPr>
        <w:pStyle w:val="par2"/>
      </w:pPr>
      <w:r w:rsidRPr="00B40A89">
        <w:t>2.</w:t>
      </w:r>
      <w:r>
        <w:tab/>
      </w:r>
      <w:r w:rsidRPr="00B40A89">
        <w:t xml:space="preserve">Each applicant shall submit a completed Board approved application along with the required fee in order to be considered for licensure approval and must also verify that the applicant: </w:t>
      </w:r>
    </w:p>
    <w:p w14:paraId="1F7DC9C4" w14:textId="77777777" w:rsidR="00B40A89" w:rsidRDefault="00B40A89" w:rsidP="00B40A89">
      <w:pPr>
        <w:pStyle w:val="par3"/>
      </w:pPr>
      <w:r w:rsidRPr="00B40A89">
        <w:t>a.</w:t>
      </w:r>
      <w:r>
        <w:tab/>
      </w:r>
      <w:r w:rsidRPr="00B40A89">
        <w:t xml:space="preserve">Graduated from a school or college of veterinary medicine accredited by the American Veterinary Medical Association (AVMA). The applicant must submit official documentation bearing the seal of the institution in the form of one of the following: </w:t>
      </w:r>
    </w:p>
    <w:p w14:paraId="2A48A6EC" w14:textId="77777777" w:rsidR="00B40A89" w:rsidRDefault="00B40A89" w:rsidP="00B40A89">
      <w:pPr>
        <w:pStyle w:val="par4"/>
      </w:pPr>
      <w:r w:rsidRPr="00B40A89">
        <w:t>(1)</w:t>
      </w:r>
      <w:r>
        <w:tab/>
      </w:r>
      <w:r w:rsidRPr="00B40A89">
        <w:t xml:space="preserve">A final official transcript showing proof of degree or </w:t>
      </w:r>
    </w:p>
    <w:p w14:paraId="23438179" w14:textId="668EC195" w:rsidR="00B40A89" w:rsidRDefault="00B40A89" w:rsidP="00B40A89">
      <w:pPr>
        <w:pStyle w:val="par4"/>
      </w:pPr>
      <w:r>
        <w:t>(2)</w:t>
      </w:r>
      <w:r>
        <w:tab/>
      </w:r>
      <w:r w:rsidRPr="00B40A89">
        <w:t>A letter from the Dean of the School/College of Veterinary Medicine or the College/University Registrar stating that the applicant has been awarded the degree Doctor of Veterinary Medicine</w:t>
      </w:r>
      <w:del w:id="2" w:author="Rascon Arana, Maria" w:date="2026-08-07T11:50:00Z" w16du:dateUtc="2026-08-07T17:50:00Z">
        <w:r w:rsidRPr="00B40A89" w:rsidDel="005331E4">
          <w:delText>.</w:delText>
        </w:r>
      </w:del>
      <w:ins w:id="3" w:author="Rascon Arana, Maria" w:date="2026-08-07T11:50:00Z" w16du:dateUtc="2026-08-07T17:50:00Z">
        <w:r w:rsidR="005331E4">
          <w:t>; or</w:t>
        </w:r>
      </w:ins>
      <w:r w:rsidRPr="00B40A89">
        <w:t xml:space="preserve"> </w:t>
      </w:r>
    </w:p>
    <w:p w14:paraId="4901D998" w14:textId="77777777" w:rsidR="00B40A89" w:rsidRDefault="00B40A89" w:rsidP="00B40A89">
      <w:pPr>
        <w:pStyle w:val="par3"/>
      </w:pPr>
      <w:r>
        <w:t>b.</w:t>
      </w:r>
      <w:r>
        <w:tab/>
      </w:r>
      <w:r w:rsidRPr="00B40A89">
        <w:t xml:space="preserve">Graduated from a non-approved school or college of veterinary medicine. The applicant must submit official certificate of completion from one of the following programs in lieu of school transcripts: </w:t>
      </w:r>
    </w:p>
    <w:p w14:paraId="51A18435" w14:textId="77777777" w:rsidR="00B40A89" w:rsidRDefault="00B40A89" w:rsidP="00B40A89">
      <w:pPr>
        <w:pStyle w:val="par4"/>
      </w:pPr>
      <w:r w:rsidRPr="00B40A89">
        <w:t>(1)</w:t>
      </w:r>
      <w:r>
        <w:tab/>
      </w:r>
      <w:r w:rsidRPr="00B40A89">
        <w:t xml:space="preserve">Educational Commission for Foreign Veterinary Graduates (ECFVG) or </w:t>
      </w:r>
    </w:p>
    <w:p w14:paraId="403C6996" w14:textId="2FA89673" w:rsidR="00B40A89" w:rsidRDefault="00B40A89" w:rsidP="00B40A89">
      <w:pPr>
        <w:pStyle w:val="par4"/>
      </w:pPr>
      <w:r>
        <w:t>(2)</w:t>
      </w:r>
      <w:r>
        <w:tab/>
      </w:r>
      <w:r w:rsidRPr="00B40A89">
        <w:t>Program for the Assessment of Veterinary Educational Equivalence (PAVE)</w:t>
      </w:r>
      <w:del w:id="4" w:author="Rascon Arana, Maria" w:date="2026-08-07T11:51:00Z" w16du:dateUtc="2026-08-07T17:51:00Z">
        <w:r w:rsidRPr="00B40A89" w:rsidDel="005331E4">
          <w:delText>.</w:delText>
        </w:r>
      </w:del>
      <w:ins w:id="5" w:author="Rascon Arana, Maria" w:date="2026-08-07T11:51:00Z" w16du:dateUtc="2026-08-07T17:51:00Z">
        <w:r w:rsidR="005331E4">
          <w:t>; and</w:t>
        </w:r>
      </w:ins>
      <w:r w:rsidRPr="00B40A89">
        <w:t xml:space="preserve"> </w:t>
      </w:r>
    </w:p>
    <w:p w14:paraId="7C7E4A49" w14:textId="77777777" w:rsidR="00B40A89" w:rsidRDefault="00B40A89" w:rsidP="00B40A89">
      <w:pPr>
        <w:pStyle w:val="par3"/>
      </w:pPr>
      <w:r>
        <w:lastRenderedPageBreak/>
        <w:t>c.</w:t>
      </w:r>
      <w:r>
        <w:tab/>
      </w:r>
      <w:r w:rsidRPr="00B40A89">
        <w:t xml:space="preserve">Successfully completed the North American Veterinary Licensing Examination (NAVLE) administered by the International Council for Veterinary Assessment (ICVA) after November of 2000. </w:t>
      </w:r>
    </w:p>
    <w:p w14:paraId="12583534" w14:textId="77777777" w:rsidR="00B40A89" w:rsidRDefault="00B40A89" w:rsidP="00B40A89">
      <w:pPr>
        <w:pStyle w:val="par2"/>
      </w:pPr>
      <w:r>
        <w:t>3.</w:t>
      </w:r>
      <w:r>
        <w:tab/>
      </w:r>
      <w:r w:rsidRPr="00B40A89">
        <w:t xml:space="preserve">Each applicant will also be required to verify that the applicant: </w:t>
      </w:r>
    </w:p>
    <w:p w14:paraId="303404FC" w14:textId="45556E96" w:rsidR="00B40A89" w:rsidRDefault="00B40A89" w:rsidP="00B40A89">
      <w:pPr>
        <w:pStyle w:val="par3"/>
      </w:pPr>
      <w:r w:rsidRPr="00B40A89">
        <w:t>a.</w:t>
      </w:r>
      <w:r>
        <w:tab/>
      </w:r>
      <w:r w:rsidRPr="00B40A89">
        <w:t>Accurately and completely list any acts that would be grounds for disciplinary action under the Practice Act and provide a written explanation of the circumstances of such act, including supporting documentation if required.</w:t>
      </w:r>
    </w:p>
    <w:p w14:paraId="5A61822B" w14:textId="77777777" w:rsidR="00B40A89" w:rsidRDefault="00B40A89" w:rsidP="00B40A89">
      <w:pPr>
        <w:pStyle w:val="par3"/>
      </w:pPr>
      <w:r w:rsidRPr="00B40A89">
        <w:t>b.</w:t>
      </w:r>
      <w:r>
        <w:tab/>
      </w:r>
      <w:r w:rsidRPr="00B40A89">
        <w:t xml:space="preserve">Accurately and completely provide any and all information pertaining to any final or pending disciplinary action by any state or jurisdiction in which the applicant is or has been previously licensed. </w:t>
      </w:r>
    </w:p>
    <w:p w14:paraId="1683A666" w14:textId="77777777" w:rsidR="00B40A89" w:rsidRDefault="00B40A89" w:rsidP="00B40A89">
      <w:pPr>
        <w:pStyle w:val="par3"/>
      </w:pPr>
      <w:r>
        <w:t>c.</w:t>
      </w:r>
      <w:r>
        <w:tab/>
      </w:r>
      <w:r w:rsidRPr="00B40A89">
        <w:t xml:space="preserve">Demonstrates current clinical competency and professional ability through at least one of the following: </w:t>
      </w:r>
    </w:p>
    <w:p w14:paraId="58ACB1CA" w14:textId="77777777" w:rsidR="00B40A89" w:rsidRDefault="00B40A89" w:rsidP="00B40A89">
      <w:pPr>
        <w:pStyle w:val="par4"/>
      </w:pPr>
      <w:r w:rsidRPr="00B40A89">
        <w:t>(1)</w:t>
      </w:r>
      <w:r>
        <w:tab/>
      </w:r>
      <w:r w:rsidRPr="00B40A89">
        <w:t xml:space="preserve">Graduated within the twelve months immediately preceding the date the application is received with a DVM degree from a school or college of veterinary medicine, which at the time of the applicant’s graduation was accredited by the AVMA; </w:t>
      </w:r>
    </w:p>
    <w:p w14:paraId="10ACDFE7" w14:textId="77777777" w:rsidR="00B40A89" w:rsidRDefault="00B40A89" w:rsidP="00B40A89">
      <w:pPr>
        <w:pStyle w:val="par4"/>
      </w:pPr>
      <w:r>
        <w:t>(2)</w:t>
      </w:r>
      <w:r>
        <w:tab/>
      </w:r>
      <w:r w:rsidRPr="00B40A89">
        <w:t xml:space="preserve">Earned a certificate from either ECFVG or PAVE within the twelve months immediately preceding the date the application is received; </w:t>
      </w:r>
    </w:p>
    <w:p w14:paraId="3485CD32" w14:textId="77777777" w:rsidR="00B40A89" w:rsidRDefault="00B40A89" w:rsidP="00B40A89">
      <w:pPr>
        <w:pStyle w:val="par4"/>
      </w:pPr>
      <w:r>
        <w:t>(3)</w:t>
      </w:r>
      <w:r>
        <w:tab/>
      </w:r>
      <w:r w:rsidRPr="00B40A89">
        <w:t xml:space="preserve">Engaged in the active licensed clinical practice of veterinary medicine in this or another jurisdiction for at least three years of the five years immediately preceding the date the application is received (experience from postgraduate training, residency programs, internships, or research during this time will be evaluated on a case-by-case basis); </w:t>
      </w:r>
    </w:p>
    <w:p w14:paraId="751EECF4" w14:textId="77777777" w:rsidR="00B40A89" w:rsidRDefault="00B40A89" w:rsidP="00B40A89">
      <w:pPr>
        <w:pStyle w:val="par4"/>
      </w:pPr>
      <w:r>
        <w:t>(4)</w:t>
      </w:r>
      <w:r>
        <w:tab/>
      </w:r>
      <w:r w:rsidRPr="00B40A89">
        <w:t xml:space="preserve">Engaged in teaching veterinary medicine in an AVMA accredited program for at least three years of the five years immediately preceding the date the application is received; </w:t>
      </w:r>
    </w:p>
    <w:p w14:paraId="4469AA80" w14:textId="77777777" w:rsidR="00B40A89" w:rsidRDefault="00B40A89" w:rsidP="00B40A89">
      <w:pPr>
        <w:pStyle w:val="par4"/>
      </w:pPr>
      <w:r>
        <w:t>(5)</w:t>
      </w:r>
      <w:r>
        <w:tab/>
      </w:r>
      <w:r w:rsidRPr="00B40A89">
        <w:t xml:space="preserve">Engaged in service as a veterinarian in the military for at least three years of the five years immediately preceding the date the application is received; </w:t>
      </w:r>
    </w:p>
    <w:p w14:paraId="192A02E0" w14:textId="77777777" w:rsidR="00B40A89" w:rsidRDefault="00B40A89" w:rsidP="00B40A89">
      <w:pPr>
        <w:pStyle w:val="par4"/>
      </w:pPr>
      <w:r>
        <w:t>(6)</w:t>
      </w:r>
      <w:r>
        <w:tab/>
      </w:r>
      <w:r w:rsidRPr="00B40A89">
        <w:t xml:space="preserve">Passed the NAVLE within one year of the date the application is received; or </w:t>
      </w:r>
    </w:p>
    <w:p w14:paraId="294298F5" w14:textId="77777777" w:rsidR="00B40A89" w:rsidRDefault="00B40A89" w:rsidP="00B40A89">
      <w:pPr>
        <w:pStyle w:val="par4"/>
      </w:pPr>
      <w:r>
        <w:t>(7)</w:t>
      </w:r>
      <w:r>
        <w:tab/>
      </w:r>
      <w:r w:rsidRPr="00B40A89">
        <w:t xml:space="preserve">Successfully completed a Board approved evaluation by an AVMA accredited institution within one year of the date the application is received, which certifies the applicant’s proficiency as equivalent to the current school graduate. An applicant must submit a proposed evaluation for preapproval by the Board before it is begun. The Board may reject an evaluation for which a proposal has not been preapproved or for other good cause. </w:t>
      </w:r>
    </w:p>
    <w:p w14:paraId="525E9812" w14:textId="2013238E" w:rsidR="00B40A89" w:rsidRDefault="00B40A89" w:rsidP="00B40A89">
      <w:pPr>
        <w:pStyle w:val="par3"/>
      </w:pPr>
      <w:r>
        <w:t>d.</w:t>
      </w:r>
      <w:r>
        <w:tab/>
      </w:r>
      <w:r w:rsidRPr="00B40A89">
        <w:t>The Board may also consider applying one or more of the following towards demonstration of current clinical competency:</w:t>
      </w:r>
    </w:p>
    <w:p w14:paraId="7B308716" w14:textId="77777777" w:rsidR="005E26F9" w:rsidRDefault="005E26F9" w:rsidP="005E26F9">
      <w:pPr>
        <w:pStyle w:val="par4"/>
      </w:pPr>
      <w:r>
        <w:t>(</w:t>
      </w:r>
      <w:r w:rsidRPr="005E26F9">
        <w:t>1)</w:t>
      </w:r>
      <w:r>
        <w:tab/>
      </w:r>
      <w:r w:rsidRPr="005E26F9">
        <w:t xml:space="preserve">Practice under a probationary or otherwise restricted license for a specified period of time; </w:t>
      </w:r>
    </w:p>
    <w:p w14:paraId="1320280C" w14:textId="77777777" w:rsidR="005E26F9" w:rsidRDefault="005E26F9" w:rsidP="005E26F9">
      <w:pPr>
        <w:pStyle w:val="par4"/>
      </w:pPr>
      <w:r>
        <w:lastRenderedPageBreak/>
        <w:t>(2)</w:t>
      </w:r>
      <w:r>
        <w:tab/>
      </w:r>
      <w:r w:rsidRPr="005E26F9">
        <w:t xml:space="preserve">Successful completion of courses approved by the Board; or </w:t>
      </w:r>
    </w:p>
    <w:p w14:paraId="3C7EA3A5" w14:textId="77777777" w:rsidR="005E26F9" w:rsidRDefault="005E26F9" w:rsidP="005E26F9">
      <w:pPr>
        <w:pStyle w:val="par4"/>
      </w:pPr>
      <w:r>
        <w:t>(3)</w:t>
      </w:r>
      <w:r>
        <w:tab/>
      </w:r>
      <w:r w:rsidRPr="005E26F9">
        <w:t xml:space="preserve">Any other professional standard or measure of continued competency as determined by the Board, including successful completion of species- specific examination(s). </w:t>
      </w:r>
    </w:p>
    <w:p w14:paraId="36C86295" w14:textId="77777777" w:rsidR="005E26F9" w:rsidRDefault="005E26F9" w:rsidP="005E26F9">
      <w:pPr>
        <w:pStyle w:val="par1"/>
      </w:pPr>
      <w:r>
        <w:t>B.</w:t>
      </w:r>
      <w:r>
        <w:tab/>
      </w:r>
      <w:r w:rsidRPr="005E26F9">
        <w:t xml:space="preserve">Licensure by Endorsement </w:t>
      </w:r>
    </w:p>
    <w:p w14:paraId="0B33F475" w14:textId="77777777" w:rsidR="005E26F9" w:rsidRDefault="005E26F9" w:rsidP="005E26F9">
      <w:pPr>
        <w:pStyle w:val="par2"/>
      </w:pPr>
      <w:r w:rsidRPr="005E26F9">
        <w:t>1.</w:t>
      </w:r>
      <w:r>
        <w:tab/>
      </w:r>
      <w:r w:rsidRPr="005E26F9">
        <w:t xml:space="preserve">In order to be eligible for licensure by endorsement, an applicant must certify that the applicant does not currently possess a revoked, suspended, restricted, or conditional license to practice veterinary medicine, or is currently not pending disciplinary action against such license, in another state or territory of the United States, or through the federal government. </w:t>
      </w:r>
    </w:p>
    <w:p w14:paraId="0095A202" w14:textId="69E80912" w:rsidR="005E26F9" w:rsidDel="005331E4" w:rsidRDefault="005E26F9" w:rsidP="005E26F9">
      <w:pPr>
        <w:pStyle w:val="par2"/>
        <w:rPr>
          <w:del w:id="6" w:author="Rascon Arana, Maria" w:date="2026-08-07T11:54:00Z" w16du:dateUtc="2026-08-07T17:54:00Z"/>
        </w:rPr>
      </w:pPr>
      <w:r>
        <w:t>2.</w:t>
      </w:r>
      <w:r>
        <w:tab/>
      </w:r>
      <w:r w:rsidRPr="005E26F9">
        <w:t xml:space="preserve">Each eligible applicant shall submit a completed Board approved application along with the required fee in order to be considered for licensure approval and must </w:t>
      </w:r>
      <w:del w:id="7" w:author="Rascon Arana, Maria" w:date="2026-08-07T11:52:00Z" w16du:dateUtc="2026-08-07T17:52:00Z">
        <w:r w:rsidRPr="005E26F9" w:rsidDel="005331E4">
          <w:delText xml:space="preserve">also </w:delText>
        </w:r>
      </w:del>
      <w:r w:rsidRPr="005E26F9">
        <w:t>verify</w:t>
      </w:r>
      <w:ins w:id="8" w:author="Rascon Arana, Maria" w:date="2026-08-07T11:52:00Z" w16du:dateUtc="2026-08-07T17:52:00Z">
        <w:r w:rsidR="005331E4">
          <w:t xml:space="preserve"> and attest that</w:t>
        </w:r>
      </w:ins>
      <w:del w:id="9" w:author="Rascon Arana, Maria" w:date="2026-08-07T11:52:00Z" w16du:dateUtc="2026-08-07T17:52:00Z">
        <w:r w:rsidRPr="005E26F9" w:rsidDel="005331E4">
          <w:delText xml:space="preserve"> through</w:delText>
        </w:r>
      </w:del>
      <w:r w:rsidRPr="005E26F9">
        <w:t xml:space="preserve"> the state</w:t>
      </w:r>
      <w:del w:id="10" w:author="Rascon Arana, Maria" w:date="2026-08-07T11:52:00Z" w16du:dateUtc="2026-08-07T17:52:00Z">
        <w:r w:rsidRPr="005E26F9" w:rsidDel="005331E4">
          <w:delText xml:space="preserve"> in which</w:delText>
        </w:r>
      </w:del>
      <w:r w:rsidRPr="005E26F9">
        <w:t xml:space="preserve">, or federal agency through which, </w:t>
      </w:r>
      <w:del w:id="11" w:author="Rascon Arana, Maria" w:date="2026-08-07T11:52:00Z" w16du:dateUtc="2026-08-07T17:52:00Z">
        <w:r w:rsidRPr="005E26F9" w:rsidDel="005331E4">
          <w:delText>he or she</w:delText>
        </w:r>
      </w:del>
      <w:ins w:id="12" w:author="Rascon Arana, Maria" w:date="2026-08-07T11:52:00Z" w16du:dateUtc="2026-08-07T17:52:00Z">
        <w:r w:rsidR="005331E4">
          <w:t>the ap</w:t>
        </w:r>
      </w:ins>
      <w:ins w:id="13" w:author="Rascon Arana, Maria" w:date="2026-08-07T11:53:00Z" w16du:dateUtc="2026-08-07T17:53:00Z">
        <w:r w:rsidR="005331E4">
          <w:t>plicant</w:t>
        </w:r>
      </w:ins>
      <w:r w:rsidRPr="005E26F9">
        <w:t xml:space="preserve"> is seeking endorsement</w:t>
      </w:r>
      <w:del w:id="14" w:author="Rascon Arana, Maria" w:date="2026-08-07T11:53:00Z" w16du:dateUtc="2026-08-07T17:53:00Z">
        <w:r w:rsidRPr="005E26F9" w:rsidDel="005331E4">
          <w:delText xml:space="preserve"> from that the applicant</w:delText>
        </w:r>
      </w:del>
      <w:ins w:id="15" w:author="Rascon Arana, Maria" w:date="2026-08-07T11:53:00Z" w16du:dateUtc="2026-08-07T17:53:00Z">
        <w:r w:rsidR="005331E4">
          <w:t>,</w:t>
        </w:r>
      </w:ins>
      <w:r w:rsidRPr="005E26F9">
        <w:t xml:space="preserve"> meets the requirements listed under Rule 1.8(A)(2)</w:t>
      </w:r>
      <w:ins w:id="16" w:author="Rascon Arana, Maria" w:date="2026-08-07T11:53:00Z" w16du:dateUtc="2026-08-07T17:53:00Z">
        <w:r w:rsidR="005331E4">
          <w:t xml:space="preserve"> and 1.8(A)(3)</w:t>
        </w:r>
      </w:ins>
      <w:r w:rsidRPr="005E26F9">
        <w:t xml:space="preserve">. </w:t>
      </w:r>
    </w:p>
    <w:p w14:paraId="1FD00D03" w14:textId="118C277E" w:rsidR="00D21480" w:rsidRDefault="005E26F9" w:rsidP="005E26F9">
      <w:pPr>
        <w:pStyle w:val="par2"/>
      </w:pPr>
      <w:del w:id="17" w:author="Rascon Arana, Maria" w:date="2026-08-07T11:53:00Z" w16du:dateUtc="2026-08-07T17:53:00Z">
        <w:r w:rsidDel="005331E4">
          <w:delText>3.</w:delText>
        </w:r>
        <w:r w:rsidDel="005331E4">
          <w:tab/>
        </w:r>
        <w:r w:rsidRPr="005E26F9" w:rsidDel="005331E4">
          <w:delText xml:space="preserve">The requirements in Rule 1.8(A)(3) apply for purposes of this Rule. </w:delText>
        </w:r>
      </w:del>
    </w:p>
    <w:p w14:paraId="52F50160" w14:textId="77777777" w:rsidR="00D21480" w:rsidRDefault="00D21480" w:rsidP="00D21480">
      <w:pPr>
        <w:pStyle w:val="par1"/>
      </w:pPr>
      <w:r>
        <w:t>C.</w:t>
      </w:r>
      <w:r>
        <w:tab/>
      </w:r>
      <w:r w:rsidR="005E26F9" w:rsidRPr="005E26F9">
        <w:t xml:space="preserve">Academic License </w:t>
      </w:r>
    </w:p>
    <w:p w14:paraId="70A05FF8" w14:textId="77777777" w:rsidR="00D21480" w:rsidRDefault="005E26F9" w:rsidP="00D21480">
      <w:pPr>
        <w:pStyle w:val="par2"/>
      </w:pPr>
      <w:r w:rsidRPr="005E26F9">
        <w:t>1.</w:t>
      </w:r>
      <w:r w:rsidR="00D21480">
        <w:tab/>
        <w:t xml:space="preserve">A </w:t>
      </w:r>
      <w:r w:rsidRPr="005E26F9">
        <w:t xml:space="preserve">veterinarian who is employed at an AVMA accredited school of veterinary medicine in this state and who practices veterinary medicine in the course of his or her employment responsibilities and is applying for an academic license shall submit with the application and fee the following credentials and qualifications for review and approval by the Board: </w:t>
      </w:r>
    </w:p>
    <w:p w14:paraId="27904A01" w14:textId="77777777" w:rsidR="00D21480" w:rsidRDefault="005E26F9" w:rsidP="00D21480">
      <w:pPr>
        <w:pStyle w:val="par3"/>
      </w:pPr>
      <w:r w:rsidRPr="005E26F9">
        <w:t>a.</w:t>
      </w:r>
      <w:r w:rsidR="00D21480">
        <w:tab/>
      </w:r>
      <w:r w:rsidRPr="005E26F9">
        <w:t xml:space="preserve">Proof of graduation with a degree from a school of veterinary medicine located in the United States or another country. </w:t>
      </w:r>
    </w:p>
    <w:p w14:paraId="1E16AA69" w14:textId="77777777" w:rsidR="00D21480" w:rsidRDefault="00D21480" w:rsidP="00D21480">
      <w:pPr>
        <w:pStyle w:val="par3"/>
      </w:pPr>
      <w:r>
        <w:t>b.</w:t>
      </w:r>
      <w:r>
        <w:tab/>
      </w:r>
      <w:r w:rsidR="005E26F9" w:rsidRPr="005E26F9">
        <w:t xml:space="preserve">Evidence of the applicant’s employment by an accredited school of veterinary medicine in this state; actual practice is to commence only once licensure has been granted. </w:t>
      </w:r>
    </w:p>
    <w:p w14:paraId="03AFE46B" w14:textId="77777777" w:rsidR="00D21480" w:rsidRDefault="00D21480" w:rsidP="00D21480">
      <w:pPr>
        <w:pStyle w:val="par3"/>
      </w:pPr>
      <w:r>
        <w:t>c.</w:t>
      </w:r>
      <w:r>
        <w:tab/>
      </w:r>
      <w:r w:rsidR="005E26F9" w:rsidRPr="005E26F9">
        <w:t xml:space="preserve">The requirements in Rule 1.8(A)(2) apply. </w:t>
      </w:r>
    </w:p>
    <w:p w14:paraId="722477D7" w14:textId="4A0AB365" w:rsidR="00B40A89" w:rsidRDefault="00D21480" w:rsidP="00D21480">
      <w:pPr>
        <w:pStyle w:val="par2"/>
      </w:pPr>
      <w:r>
        <w:t>2.</w:t>
      </w:r>
      <w:r>
        <w:tab/>
      </w:r>
      <w:r w:rsidR="005E26F9" w:rsidRPr="005E26F9">
        <w:t>An academic license shall authorize the licensee to practice veterinary medicine only while engaged in the performance of his or her official duties as a university employee in Colorado. An academic licensee may not use an academic license to practice veterinary medicine outside of his or her academic responsibilities</w:t>
      </w:r>
      <w:r>
        <w:t>.</w:t>
      </w:r>
    </w:p>
    <w:p w14:paraId="636252F9" w14:textId="77777777" w:rsidR="00D21480" w:rsidRDefault="00D21480" w:rsidP="00D21480">
      <w:pPr>
        <w:pStyle w:val="par1"/>
      </w:pPr>
      <w:r w:rsidRPr="00D21480">
        <w:t>D.</w:t>
      </w:r>
      <w:r>
        <w:tab/>
      </w:r>
      <w:r w:rsidRPr="00D21480">
        <w:t xml:space="preserve">Education, Training, or Service Gained During Military Service and Military Spouses </w:t>
      </w:r>
    </w:p>
    <w:p w14:paraId="6F3F9B7A" w14:textId="77777777" w:rsidR="00D21480" w:rsidRDefault="00D21480" w:rsidP="00D21480">
      <w:pPr>
        <w:pStyle w:val="par2"/>
      </w:pPr>
      <w:r w:rsidRPr="00D21480">
        <w:t>1.</w:t>
      </w:r>
      <w:r>
        <w:tab/>
      </w:r>
      <w:r w:rsidRPr="00D21480">
        <w:t xml:space="preserve">Education, training, or service gained in military services outlined in section 12-20-202(4), C.R.S., to be accepted and applied towards receiving a license, must be substantially equivalent, as determined by the Board, to the qualifications otherwise applicable at the time of receipt of application. It is the applicant’s responsibility to provide timely and complete evidence for review and consideration. Satisfactory evidence of such education, training, or service will be assessed on a case by case basis. </w:t>
      </w:r>
    </w:p>
    <w:p w14:paraId="542377CB" w14:textId="5CF67398" w:rsidR="00D21480" w:rsidRDefault="00D21480" w:rsidP="00D21480">
      <w:pPr>
        <w:pStyle w:val="par2"/>
      </w:pPr>
      <w:r>
        <w:t>2.</w:t>
      </w:r>
      <w:r>
        <w:tab/>
      </w:r>
      <w:r w:rsidRPr="00D21480">
        <w:t xml:space="preserve">Regulation of Military Spouses. </w:t>
      </w:r>
    </w:p>
    <w:p w14:paraId="4353E29A" w14:textId="77777777" w:rsidR="00D21480" w:rsidRDefault="00D21480" w:rsidP="00D21480">
      <w:pPr>
        <w:pStyle w:val="par3"/>
      </w:pPr>
      <w:r w:rsidRPr="00D21480">
        <w:lastRenderedPageBreak/>
        <w:t>a.</w:t>
      </w:r>
      <w:r>
        <w:tab/>
      </w:r>
      <w:r w:rsidRPr="00D21480">
        <w:t xml:space="preserve">Pursuant to section 12-20-202(3)(f), C.R.S., a military spouse duly licensed in good standing in another state or United States territory to practice veterinary medicine may, upon application to the Division, obtain a temporary license to practice veterinary medicine upon submission of satisfactory proof, under penalty of perjury, of the military spouse’s active license in another state or United States territory in good standing, and that the applicant has not committed an act that would be grounds for disciplinary action under the veterinary practice act, Article 315 of Title 12, C.R.S. </w:t>
      </w:r>
    </w:p>
    <w:p w14:paraId="5CF69008" w14:textId="77777777" w:rsidR="00D21480" w:rsidRDefault="00D21480" w:rsidP="00D21480">
      <w:pPr>
        <w:pStyle w:val="par3"/>
      </w:pPr>
      <w:r>
        <w:t>b.</w:t>
      </w:r>
      <w:r>
        <w:tab/>
      </w:r>
      <w:r w:rsidRPr="00D21480">
        <w:t xml:space="preserve">For the purposes of this Rule </w:t>
      </w:r>
    </w:p>
    <w:p w14:paraId="265DA05F" w14:textId="77777777" w:rsidR="00D21480" w:rsidRDefault="00D21480" w:rsidP="00D21480">
      <w:pPr>
        <w:pStyle w:val="par4"/>
      </w:pPr>
      <w:r w:rsidRPr="00D21480">
        <w:t>(1)</w:t>
      </w:r>
      <w:r>
        <w:tab/>
      </w:r>
      <w:r w:rsidRPr="00D21480">
        <w:t xml:space="preserve">“In good standing” means that a license has not been revoked, expired, or suspended, and against which there are no outstanding disciplinary or adverse actions. </w:t>
      </w:r>
    </w:p>
    <w:p w14:paraId="7E88684B" w14:textId="77777777" w:rsidR="00D21480" w:rsidRDefault="00D21480" w:rsidP="00D21480">
      <w:pPr>
        <w:pStyle w:val="par4"/>
      </w:pPr>
      <w:r>
        <w:t>(2)</w:t>
      </w:r>
      <w:r>
        <w:tab/>
      </w:r>
      <w:r w:rsidRPr="00D21480">
        <w:t xml:space="preserve">“Military spouse” means the spouse of a person who is actively serving in the United State armed forces and who is stationed in Colorado in accordance with military orders. </w:t>
      </w:r>
    </w:p>
    <w:p w14:paraId="5873E22B" w14:textId="77777777" w:rsidR="00D21480" w:rsidRDefault="00D21480" w:rsidP="00D21480">
      <w:pPr>
        <w:pStyle w:val="par3"/>
      </w:pPr>
      <w:r>
        <w:t>c.</w:t>
      </w:r>
      <w:r>
        <w:tab/>
      </w:r>
      <w:r w:rsidRPr="00D21480">
        <w:t xml:space="preserve">A temporary license issued to a military spouse is valid for three years after the date of issuance and may not be renewed. </w:t>
      </w:r>
    </w:p>
    <w:p w14:paraId="72131AA3" w14:textId="77777777" w:rsidR="00D21480" w:rsidRDefault="00D21480" w:rsidP="00D21480">
      <w:pPr>
        <w:pStyle w:val="par3"/>
      </w:pPr>
      <w:r>
        <w:t>d.</w:t>
      </w:r>
      <w:r>
        <w:tab/>
      </w:r>
      <w:r w:rsidRPr="00D21480">
        <w:t xml:space="preserve">The Board hereby waives the application fee for temporary licenses issued. </w:t>
      </w:r>
    </w:p>
    <w:p w14:paraId="7E86AA4E" w14:textId="77777777" w:rsidR="00D21480" w:rsidRDefault="00D21480" w:rsidP="00D21480">
      <w:pPr>
        <w:pStyle w:val="par1"/>
      </w:pPr>
      <w:r>
        <w:t>E.</w:t>
      </w:r>
      <w:r>
        <w:tab/>
      </w:r>
      <w:r w:rsidRPr="00D21480">
        <w:t xml:space="preserve">Inactive Status and Reactivation of a License </w:t>
      </w:r>
    </w:p>
    <w:p w14:paraId="305B546D" w14:textId="6A1E23F6" w:rsidR="00D21480" w:rsidRDefault="00D21480" w:rsidP="00D21480">
      <w:pPr>
        <w:pStyle w:val="par2"/>
      </w:pPr>
      <w:r w:rsidRPr="00D21480">
        <w:t>1.</w:t>
      </w:r>
      <w:r>
        <w:tab/>
      </w:r>
      <w:r w:rsidRPr="00D21480">
        <w:t>Pursuant to section 12-20-203, C.R.S., a veterinarian may apply to the Board to inactivate their license. The holder of an inactive license shall not be required to comply with the continuing education requirements for renewal during the time the license is inactive.</w:t>
      </w:r>
    </w:p>
    <w:p w14:paraId="2D4F2DE1" w14:textId="77777777" w:rsidR="00D21480" w:rsidRDefault="00D21480" w:rsidP="00D21480">
      <w:pPr>
        <w:pStyle w:val="par3"/>
      </w:pPr>
      <w:r w:rsidRPr="00D21480">
        <w:t>a.</w:t>
      </w:r>
      <w:r>
        <w:tab/>
      </w:r>
      <w:r w:rsidRPr="00D21480">
        <w:t xml:space="preserve">If a veterinarian’s license is inactive, the veterinarian shall not perform acts restricted to active licensed veterinarians in Colorado pursuant to section 12-20203(3), C.R.S. The Board shall retain jurisdiction over inactive veterinarians for the purposes of disciplinary action pursuant to section 12-315-112(1)(w), C.R.S. </w:t>
      </w:r>
    </w:p>
    <w:p w14:paraId="40A70DD6" w14:textId="77777777" w:rsidR="00D21480" w:rsidRDefault="00D21480" w:rsidP="00D21480">
      <w:pPr>
        <w:pStyle w:val="par3"/>
      </w:pPr>
      <w:r>
        <w:t>b.</w:t>
      </w:r>
      <w:r>
        <w:tab/>
      </w:r>
      <w:r w:rsidRPr="00D21480">
        <w:t xml:space="preserve">Practicing veterinary medicine with an inactive license shall constitute unlicensed practice and, therefore, may be grounds for disciplinary or injunctive action, up to and including revocation. </w:t>
      </w:r>
    </w:p>
    <w:p w14:paraId="4377C6AC" w14:textId="77777777" w:rsidR="00D21480" w:rsidRDefault="00D21480" w:rsidP="00D21480">
      <w:pPr>
        <w:pStyle w:val="par3"/>
      </w:pPr>
      <w:r>
        <w:t>c.</w:t>
      </w:r>
      <w:r>
        <w:tab/>
      </w:r>
      <w:r w:rsidRPr="00D21480">
        <w:t xml:space="preserve">Licensed veterinarians with inactive licenses are required to renew their license every two years and submit the applicable fee. </w:t>
      </w:r>
    </w:p>
    <w:p w14:paraId="113216A4" w14:textId="77777777" w:rsidR="00D21480" w:rsidRDefault="00D21480" w:rsidP="00D21480">
      <w:pPr>
        <w:pStyle w:val="par3"/>
      </w:pPr>
      <w:r>
        <w:t>d.</w:t>
      </w:r>
      <w:r>
        <w:tab/>
      </w:r>
      <w:r w:rsidRPr="00D21480">
        <w:t xml:space="preserve">A licensed veterinarian with an academic license is not eligible for inactive status. </w:t>
      </w:r>
    </w:p>
    <w:p w14:paraId="7761B3EE" w14:textId="77777777" w:rsidR="00D21480" w:rsidRDefault="00D21480" w:rsidP="00D21480">
      <w:pPr>
        <w:pStyle w:val="par2"/>
      </w:pPr>
      <w:r>
        <w:t>2.</w:t>
      </w:r>
      <w:r>
        <w:tab/>
      </w:r>
      <w:r w:rsidRPr="00D21480">
        <w:t xml:space="preserve">To be considered for licensure reactivation, an applicant must submit a completed reactivation application form and the reactivation fee. </w:t>
      </w:r>
    </w:p>
    <w:p w14:paraId="75729EF8" w14:textId="77777777" w:rsidR="00D21480" w:rsidRDefault="00D21480" w:rsidP="00D21480">
      <w:pPr>
        <w:pStyle w:val="par2"/>
      </w:pPr>
      <w:r w:rsidRPr="00D21480">
        <w:t>3.</w:t>
      </w:r>
      <w:r>
        <w:tab/>
      </w:r>
      <w:r w:rsidRPr="00D21480">
        <w:t xml:space="preserve">Each applicant for reactivation shall certify the following: </w:t>
      </w:r>
    </w:p>
    <w:p w14:paraId="0CEBF681" w14:textId="77777777" w:rsidR="00D21480" w:rsidRDefault="00D21480" w:rsidP="00D21480">
      <w:pPr>
        <w:pStyle w:val="par3"/>
      </w:pPr>
      <w:r w:rsidRPr="00D21480">
        <w:t>a.</w:t>
      </w:r>
      <w:r>
        <w:tab/>
      </w:r>
      <w:r w:rsidRPr="00D21480">
        <w:t xml:space="preserve">Every license to practice veterinary medicine held by applicant is in good standing; </w:t>
      </w:r>
    </w:p>
    <w:p w14:paraId="515D6353" w14:textId="77777777" w:rsidR="00D21480" w:rsidRDefault="00D21480" w:rsidP="00D21480">
      <w:pPr>
        <w:pStyle w:val="par3"/>
      </w:pPr>
      <w:r>
        <w:lastRenderedPageBreak/>
        <w:t>b.</w:t>
      </w:r>
      <w:r>
        <w:tab/>
      </w:r>
      <w:r w:rsidRPr="00D21480">
        <w:t xml:space="preserve">Applicant has reported to the Board any injunction or disciplinary action completed or pending against the applicant’s license to practice veterinary medicine in any state; </w:t>
      </w:r>
    </w:p>
    <w:p w14:paraId="56BEFE7C" w14:textId="77777777" w:rsidR="00D21480" w:rsidRDefault="00D21480" w:rsidP="00D21480">
      <w:pPr>
        <w:pStyle w:val="par3"/>
      </w:pPr>
      <w:r>
        <w:t>c.</w:t>
      </w:r>
      <w:r>
        <w:tab/>
      </w:r>
      <w:r w:rsidRPr="00D21480">
        <w:t xml:space="preserve">Applicant has reported to the Board any malpractice judgment, any settlement of a malpractice action or claim, and any malpractice action or claim pending against the applicant in which the malpractice allegedly relates to the applicant’s practice of veterinary medicine; </w:t>
      </w:r>
    </w:p>
    <w:p w14:paraId="18E9102B" w14:textId="77777777" w:rsidR="00D21480" w:rsidRDefault="00D21480" w:rsidP="00D21480">
      <w:pPr>
        <w:pStyle w:val="par3"/>
      </w:pPr>
      <w:r>
        <w:t>d.</w:t>
      </w:r>
      <w:r>
        <w:tab/>
      </w:r>
      <w:r w:rsidRPr="00D21480">
        <w:t xml:space="preserve">Applicant has reported to the Board any inquiry/complaint pending, investigation being conducted by, or disciplinary proceeding pending before the licensing, grievance, or disciplinary board of any jurisdiction in which the applicant is licensed to practice veterinary medicine in which the complaint, investigation, or proceeding concerns the applicant’s practice of veterinary medicine. </w:t>
      </w:r>
    </w:p>
    <w:p w14:paraId="4022C81F" w14:textId="77777777" w:rsidR="00D21480" w:rsidRDefault="00D21480" w:rsidP="00D21480">
      <w:pPr>
        <w:pStyle w:val="par2"/>
      </w:pPr>
      <w:r>
        <w:t>4.</w:t>
      </w:r>
      <w:r>
        <w:tab/>
      </w:r>
      <w:r w:rsidRPr="00D21480">
        <w:t xml:space="preserve">The Board may decline to reactivate a license if disciplinary action is pending or if there is an unresolved complaint. </w:t>
      </w:r>
    </w:p>
    <w:p w14:paraId="0D588736" w14:textId="3E09803B" w:rsidR="00D21480" w:rsidRDefault="00D21480" w:rsidP="00D21480">
      <w:pPr>
        <w:pStyle w:val="par2"/>
      </w:pPr>
      <w:r>
        <w:t>5.</w:t>
      </w:r>
      <w:r>
        <w:tab/>
      </w:r>
      <w:r w:rsidRPr="00D21480">
        <w:t>If the license has been inactive for less than two years, then the applicant is required to submit proof of fulfilling the requirements of Rule 1.8(I) for the two-year period in which his or her license was last active as well as the two-year period in which the license was expired or inactive.</w:t>
      </w:r>
    </w:p>
    <w:p w14:paraId="2B0D8E75" w14:textId="77777777" w:rsidR="00D21480" w:rsidRDefault="00D21480" w:rsidP="00D21480">
      <w:pPr>
        <w:pStyle w:val="par2"/>
      </w:pPr>
      <w:r w:rsidRPr="00D21480">
        <w:t>6.</w:t>
      </w:r>
      <w:r>
        <w:tab/>
      </w:r>
      <w:r w:rsidRPr="00D21480">
        <w:t xml:space="preserve">If the license has been inactive for two or more years, then the requirements in Rule 1.8(A)(3)(c) apply. </w:t>
      </w:r>
    </w:p>
    <w:p w14:paraId="6B6054A7" w14:textId="699C7F67" w:rsidR="00D21480" w:rsidRDefault="00D21480" w:rsidP="00D21480">
      <w:pPr>
        <w:pStyle w:val="par2"/>
      </w:pPr>
      <w:r>
        <w:t>7.</w:t>
      </w:r>
      <w:r>
        <w:tab/>
      </w:r>
      <w:r w:rsidRPr="00D21480">
        <w:t>All applicants for reactivation are required to fulfill the substance use prevention training requirements..</w:t>
      </w:r>
    </w:p>
    <w:p w14:paraId="5E382633" w14:textId="77777777" w:rsidR="00D21480" w:rsidRDefault="00D21480" w:rsidP="00D21480">
      <w:pPr>
        <w:pStyle w:val="par1"/>
      </w:pPr>
      <w:r>
        <w:t>F.</w:t>
      </w:r>
      <w:r>
        <w:tab/>
      </w:r>
      <w:r w:rsidRPr="00D21480">
        <w:t xml:space="preserve">Reinstatement Requirements for Expired Licenses </w:t>
      </w:r>
    </w:p>
    <w:p w14:paraId="2AA81ADE" w14:textId="77777777" w:rsidR="00D21480" w:rsidRDefault="00D21480" w:rsidP="00D21480">
      <w:pPr>
        <w:pStyle w:val="par2"/>
      </w:pPr>
      <w:r w:rsidRPr="00D21480">
        <w:t>1.</w:t>
      </w:r>
      <w:r>
        <w:tab/>
      </w:r>
      <w:r w:rsidRPr="00D21480">
        <w:t xml:space="preserve">In order to reinstate or reactivate a license back into active status, each applicant shall submit a completed Board approved application along with the required fee in order to be considered for licensure approval and must also verify that the applicant: </w:t>
      </w:r>
    </w:p>
    <w:p w14:paraId="188ED9F8" w14:textId="77777777" w:rsidR="00D21480" w:rsidRDefault="00D21480" w:rsidP="00D21480">
      <w:pPr>
        <w:pStyle w:val="par3"/>
      </w:pPr>
      <w:r w:rsidRPr="00D21480">
        <w:t>a.</w:t>
      </w:r>
      <w:r>
        <w:tab/>
      </w:r>
      <w:r w:rsidRPr="00D21480">
        <w:t xml:space="preserve">Accurately and completely lists any acts that would be grounds for disciplinary action under the Veterinary Practice Act and provides a written explanation of the circumstances of such act, including supporting documentation, if required, since last renewing their license to an active status in this state. </w:t>
      </w:r>
    </w:p>
    <w:p w14:paraId="40AA87AE" w14:textId="77777777" w:rsidR="00D21480" w:rsidRDefault="00D21480" w:rsidP="00D21480">
      <w:pPr>
        <w:pStyle w:val="par3"/>
      </w:pPr>
      <w:r>
        <w:t>b.</w:t>
      </w:r>
      <w:r>
        <w:tab/>
      </w:r>
      <w:r w:rsidRPr="00D21480">
        <w:t xml:space="preserve">Accurately and completely provides any and all information pertaining to any final or pending disciplinary action by any state or jurisdiction in which the applicant is or has been previously licensed since last renewing his or her license to an active in this state. </w:t>
      </w:r>
    </w:p>
    <w:p w14:paraId="081A78CD" w14:textId="77777777" w:rsidR="00D21480" w:rsidRDefault="00D21480" w:rsidP="00D21480">
      <w:pPr>
        <w:pStyle w:val="par2"/>
      </w:pPr>
      <w:r>
        <w:t>2.</w:t>
      </w:r>
      <w:r>
        <w:tab/>
      </w:r>
      <w:r w:rsidRPr="00D21480">
        <w:t xml:space="preserve">If the license has been expired for less than two years, then the applicant is required to submit proof of fulfilling the continuing education requirements for the two-year period in which the applicant’s license was last active as well as the two-year period in which the license was expired or inactive. </w:t>
      </w:r>
    </w:p>
    <w:p w14:paraId="4C8E692A" w14:textId="77777777" w:rsidR="00D21480" w:rsidRDefault="00D21480" w:rsidP="00D21480">
      <w:pPr>
        <w:pStyle w:val="par2"/>
      </w:pPr>
      <w:r>
        <w:t>3.</w:t>
      </w:r>
      <w:r>
        <w:tab/>
      </w:r>
      <w:r w:rsidRPr="00D21480">
        <w:t xml:space="preserve">If the license has been expired for more than two years, then the requirements in Rule 1.8(A)(3)(c) apply. </w:t>
      </w:r>
    </w:p>
    <w:p w14:paraId="76895D7C" w14:textId="77777777" w:rsidR="00D21480" w:rsidRDefault="00D21480" w:rsidP="00D21480">
      <w:pPr>
        <w:pStyle w:val="par2"/>
      </w:pPr>
      <w:r>
        <w:t>4.</w:t>
      </w:r>
      <w:r>
        <w:tab/>
      </w:r>
      <w:r w:rsidRPr="00D21480">
        <w:t xml:space="preserve">All applicants for reinstatement are required to fulfill the substance use prevention training requirements. </w:t>
      </w:r>
    </w:p>
    <w:p w14:paraId="7DA139EB" w14:textId="77777777" w:rsidR="00D21480" w:rsidRDefault="00D21480" w:rsidP="00D21480">
      <w:pPr>
        <w:pStyle w:val="par1"/>
      </w:pPr>
      <w:r>
        <w:lastRenderedPageBreak/>
        <w:t>G.</w:t>
      </w:r>
      <w:r>
        <w:tab/>
      </w:r>
      <w:r w:rsidRPr="00D21480">
        <w:t xml:space="preserve">Revocation </w:t>
      </w:r>
    </w:p>
    <w:p w14:paraId="39564E28" w14:textId="77777777" w:rsidR="00D21480" w:rsidRDefault="00D21480" w:rsidP="00D21480">
      <w:pPr>
        <w:pStyle w:val="upar1"/>
      </w:pPr>
      <w:r w:rsidRPr="00D21480">
        <w:t xml:space="preserve">This Rule is promulgated pursuant to sections 12-20-204, 12-315-106(5)(g), and 12-20404(3), C.R.S. </w:t>
      </w:r>
    </w:p>
    <w:p w14:paraId="29BED6CF" w14:textId="77777777" w:rsidR="00D21480" w:rsidRDefault="00D21480" w:rsidP="00D21480">
      <w:pPr>
        <w:pStyle w:val="upar1"/>
      </w:pPr>
      <w:r w:rsidRPr="00D21480">
        <w:t xml:space="preserve">Any person whose license to practice is revoked will be ineligible to apply for any license under the Veterinary Practice Act for at least two years after the date of revocation or surrender of the license. Any subsequent application for licensure shall be treated as an application for an original license. </w:t>
      </w:r>
    </w:p>
    <w:p w14:paraId="60E116DF" w14:textId="2BC30208" w:rsidR="00D21480" w:rsidRDefault="00D21480" w:rsidP="00D21480">
      <w:pPr>
        <w:pStyle w:val="par1"/>
      </w:pPr>
      <w:r w:rsidRPr="00D21480">
        <w:t>H.</w:t>
      </w:r>
      <w:r>
        <w:tab/>
      </w:r>
      <w:r w:rsidRPr="00D21480">
        <w:t>Renewal</w:t>
      </w:r>
    </w:p>
    <w:p w14:paraId="6DBEEDE1" w14:textId="77777777" w:rsidR="00D21480" w:rsidRDefault="00D21480" w:rsidP="00D21480">
      <w:pPr>
        <w:pStyle w:val="upar1"/>
      </w:pPr>
      <w:r w:rsidRPr="00D21480">
        <w:t xml:space="preserve">A licensed veterinarian is required to renew their license biennially and submit the applicable fee. </w:t>
      </w:r>
    </w:p>
    <w:p w14:paraId="46F8F4B0" w14:textId="77777777" w:rsidR="00D21480" w:rsidRDefault="00D21480" w:rsidP="00D21480">
      <w:pPr>
        <w:pStyle w:val="par1"/>
      </w:pPr>
      <w:r w:rsidRPr="00D21480">
        <w:t>I.</w:t>
      </w:r>
      <w:r>
        <w:tab/>
      </w:r>
      <w:r w:rsidRPr="00D21480">
        <w:t xml:space="preserve">Continuing Education </w:t>
      </w:r>
    </w:p>
    <w:p w14:paraId="4CD95E24" w14:textId="77777777" w:rsidR="00D21480" w:rsidRDefault="00D21480" w:rsidP="00D21480">
      <w:pPr>
        <w:pStyle w:val="par2"/>
      </w:pPr>
      <w:r w:rsidRPr="00D21480">
        <w:t>1.</w:t>
      </w:r>
      <w:r>
        <w:tab/>
      </w:r>
      <w:r w:rsidRPr="00D21480">
        <w:t xml:space="preserve">Each licensed veterinarian or academic veterinarian with an active license in Colorado is required to attend thirty-two hours of educational study per renewal period as set forth in section 12-315-110(3), C.R.S. Continuing education hours may only be applied to one renewal period. This requirement is not applicable to a licensed veterinarian renewing an inactive license. Continuing education hours must include: </w:t>
      </w:r>
    </w:p>
    <w:p w14:paraId="50906163" w14:textId="77777777" w:rsidR="00D21480" w:rsidRDefault="00D21480" w:rsidP="00D21480">
      <w:pPr>
        <w:pStyle w:val="par3"/>
      </w:pPr>
      <w:r w:rsidRPr="00D21480">
        <w:t>a.</w:t>
      </w:r>
      <w:r>
        <w:tab/>
      </w:r>
      <w:r w:rsidRPr="00D21480">
        <w:t xml:space="preserve">Two hours of jurisprudence on the Colorado Veterinary Practice Act. </w:t>
      </w:r>
    </w:p>
    <w:p w14:paraId="48FF2972" w14:textId="77777777" w:rsidR="00D21480" w:rsidRDefault="00D21480" w:rsidP="00D21480">
      <w:pPr>
        <w:pStyle w:val="par3"/>
      </w:pPr>
      <w:r>
        <w:t>b.</w:t>
      </w:r>
      <w:r>
        <w:tab/>
      </w:r>
      <w:r w:rsidRPr="00D21480">
        <w:t xml:space="preserve">At least one hour in Substance Use Prevention Training covering specific topics. (see Rule 1.8(J)) </w:t>
      </w:r>
    </w:p>
    <w:p w14:paraId="687850CA" w14:textId="77777777" w:rsidR="00D21480" w:rsidRDefault="00D21480" w:rsidP="00D21480">
      <w:pPr>
        <w:pStyle w:val="par3"/>
      </w:pPr>
      <w:commentRangeStart w:id="18"/>
      <w:r>
        <w:t>c.</w:t>
      </w:r>
      <w:commentRangeEnd w:id="18"/>
      <w:r w:rsidR="008405BF">
        <w:rPr>
          <w:rStyle w:val="CommentReference"/>
          <w:sz w:val="20"/>
          <w:szCs w:val="24"/>
        </w:rPr>
        <w:commentReference w:id="18"/>
      </w:r>
      <w:r>
        <w:tab/>
      </w:r>
      <w:r w:rsidRPr="00D21480">
        <w:t xml:space="preserve">Two hours of supervision training that includes delegation of tasks to veterinary technicians, veterinary technician specialists, veterinary professional associates and other qualified personnel. </w:t>
      </w:r>
    </w:p>
    <w:p w14:paraId="6198CC57" w14:textId="77777777" w:rsidR="00D21480" w:rsidRDefault="00D21480" w:rsidP="00D21480">
      <w:pPr>
        <w:pStyle w:val="par2"/>
      </w:pPr>
      <w:r>
        <w:t>2.</w:t>
      </w:r>
      <w:r>
        <w:tab/>
      </w:r>
      <w:r w:rsidRPr="00D21480">
        <w:t xml:space="preserve">If a renewal date occurs during the year of original Colorado licensure, continuing education will not be required for the first renewal. If the renewal date occurs the year after original licensure, the licensee shall obtain sixteen hours of continuing education prior to the biennial renewal. </w:t>
      </w:r>
    </w:p>
    <w:p w14:paraId="79B2660B" w14:textId="77777777" w:rsidR="00D21480" w:rsidRDefault="00D21480" w:rsidP="00D21480">
      <w:pPr>
        <w:pStyle w:val="par2"/>
      </w:pPr>
      <w:r>
        <w:t>3.</w:t>
      </w:r>
      <w:r>
        <w:tab/>
      </w:r>
      <w:r w:rsidRPr="00D21480">
        <w:t xml:space="preserve">The Board automatically accepts any course approved by the Registry of Approved Continuing Education (RACE). The Board reserves the right to determine the approval of any other meetings, programs, or courses for continuing education credit. </w:t>
      </w:r>
    </w:p>
    <w:p w14:paraId="72165CB8" w14:textId="77777777" w:rsidR="00D21480" w:rsidRDefault="00D21480" w:rsidP="00D21480">
      <w:pPr>
        <w:pStyle w:val="par2"/>
      </w:pPr>
      <w:r>
        <w:t>4.</w:t>
      </w:r>
      <w:r>
        <w:tab/>
      </w:r>
      <w:r w:rsidRPr="00D21480">
        <w:t xml:space="preserve">The Board may accept up to sixteen hours of continuing education credit per licensing period for non-biomedical topics including, but not limited to, leadership training, personnel management, client relations, communication training, and practice and personal wellness. </w:t>
      </w:r>
    </w:p>
    <w:p w14:paraId="2EC62000" w14:textId="77777777" w:rsidR="00D21480" w:rsidRDefault="00D21480" w:rsidP="00D21480">
      <w:pPr>
        <w:pStyle w:val="par3"/>
      </w:pPr>
      <w:r w:rsidRPr="00D21480">
        <w:t>a.</w:t>
      </w:r>
      <w:r>
        <w:tab/>
      </w:r>
      <w:r w:rsidRPr="00D21480">
        <w:t xml:space="preserve">No presentation that is primarily promotional in nature regardless of subject material will be acceptable. </w:t>
      </w:r>
    </w:p>
    <w:p w14:paraId="16B3C63D" w14:textId="77777777" w:rsidR="00D21480" w:rsidRDefault="00D21480" w:rsidP="00D21480">
      <w:pPr>
        <w:pStyle w:val="par2"/>
      </w:pPr>
      <w:r>
        <w:t>5.</w:t>
      </w:r>
      <w:r>
        <w:tab/>
      </w:r>
      <w:r w:rsidRPr="00D21480">
        <w:t>All licensed veterinarians are required to fulfill the substance use prevention training requirements of Rule 1.8(J). Subject to the approval of the Board, completed substance use prevention training hours that also meet the requirements for continuing education in this Rule may be applied towards the minimum continuing education hours required.</w:t>
      </w:r>
    </w:p>
    <w:p w14:paraId="55E7B2F9" w14:textId="35446DCC" w:rsidR="00D21480" w:rsidRDefault="00D21480" w:rsidP="00D21480">
      <w:pPr>
        <w:pStyle w:val="par1"/>
      </w:pPr>
      <w:r>
        <w:t>J.</w:t>
      </w:r>
      <w:r>
        <w:tab/>
      </w:r>
      <w:r w:rsidRPr="00D21480">
        <w:t>Substance Use Prevention Training for License Renewal, Reactivation, or Reinstatement</w:t>
      </w:r>
    </w:p>
    <w:p w14:paraId="78A50374" w14:textId="2567CABB" w:rsidR="00D21480" w:rsidRDefault="00D21480" w:rsidP="00D21480">
      <w:pPr>
        <w:pStyle w:val="par2"/>
      </w:pPr>
      <w:r w:rsidRPr="00D21480">
        <w:t>1.</w:t>
      </w:r>
      <w:r>
        <w:tab/>
      </w:r>
      <w:r w:rsidRPr="00D21480">
        <w:t>Pursuant to section 12-3</w:t>
      </w:r>
      <w:ins w:id="19" w:author="Rascon Arana, Maria" w:date="2026-08-12T13:11:00Z" w16du:dateUtc="2026-08-12T19:11:00Z">
        <w:r w:rsidR="00542696">
          <w:t>15</w:t>
        </w:r>
      </w:ins>
      <w:del w:id="20" w:author="Rascon Arana, Maria" w:date="2026-08-12T13:11:00Z" w16du:dateUtc="2026-08-12T19:11:00Z">
        <w:r w:rsidRPr="00D21480" w:rsidDel="00542696">
          <w:delText>0</w:delText>
        </w:r>
      </w:del>
      <w:r w:rsidRPr="00D21480">
        <w:t>-11</w:t>
      </w:r>
      <w:ins w:id="21" w:author="Rascon Arana, Maria" w:date="2026-08-12T13:11:00Z" w16du:dateUtc="2026-08-12T19:11:00Z">
        <w:r w:rsidR="00542696">
          <w:t>0</w:t>
        </w:r>
      </w:ins>
      <w:del w:id="22" w:author="Rascon Arana, Maria" w:date="2026-08-12T13:11:00Z" w16du:dateUtc="2026-08-12T19:11:00Z">
        <w:r w:rsidRPr="00D21480" w:rsidDel="00542696">
          <w:delText>4</w:delText>
        </w:r>
      </w:del>
      <w:r w:rsidRPr="00D21480">
        <w:t xml:space="preserve">, C.R.S., </w:t>
      </w:r>
      <w:del w:id="23" w:author="Rascon Arana, Maria" w:date="2026-08-12T13:12:00Z" w16du:dateUtc="2026-08-12T19:12:00Z">
        <w:r w:rsidRPr="00D21480" w:rsidDel="00542696">
          <w:delText>every</w:delText>
        </w:r>
      </w:del>
      <w:ins w:id="24" w:author="Rascon Arana, Maria" w:date="2026-08-12T13:13:00Z" w16du:dateUtc="2026-08-12T19:13:00Z">
        <w:r w:rsidR="00542696">
          <w:t>a licensed</w:t>
        </w:r>
      </w:ins>
      <w:r w:rsidRPr="00D21480">
        <w:t xml:space="preserve"> veterinarian, </w:t>
      </w:r>
      <w:del w:id="25" w:author="Rascon Arana, Maria" w:date="2026-08-12T13:14:00Z" w16du:dateUtc="2026-08-12T19:14:00Z">
        <w:r w:rsidRPr="00D21480" w:rsidDel="00542696">
          <w:delText xml:space="preserve">including every academic veterinarian, </w:delText>
        </w:r>
      </w:del>
      <w:r w:rsidRPr="00D21480">
        <w:t xml:space="preserve">is required to complete at least one hour of training per renewal </w:t>
      </w:r>
      <w:r w:rsidRPr="00D21480">
        <w:lastRenderedPageBreak/>
        <w:t xml:space="preserve">period in order to demonstrate competency regarding the topics/areas specified in </w:t>
      </w:r>
      <w:del w:id="26" w:author="Rascon Arana, Maria" w:date="2026-08-12T13:16:00Z" w16du:dateUtc="2026-08-12T19:16:00Z">
        <w:r w:rsidRPr="00D21480" w:rsidDel="003719E5">
          <w:delText>section 12-30114(1)(a), C.R.S.</w:delText>
        </w:r>
      </w:del>
      <w:ins w:id="27" w:author="Rascon Arana, Maria" w:date="2026-08-12T13:16:00Z" w16du:dateUtc="2026-08-12T19:16:00Z">
        <w:r w:rsidR="003719E5">
          <w:t>Rule 1.8(J)(8).</w:t>
        </w:r>
      </w:ins>
      <w:r w:rsidRPr="00D21480">
        <w:t xml:space="preserve"> </w:t>
      </w:r>
    </w:p>
    <w:p w14:paraId="3ED2D267" w14:textId="03FD3DDA" w:rsidR="00D21480" w:rsidRDefault="00D21480" w:rsidP="00D21480">
      <w:pPr>
        <w:pStyle w:val="par2"/>
      </w:pPr>
      <w:r>
        <w:t>2.</w:t>
      </w:r>
      <w:r>
        <w:tab/>
      </w:r>
      <w:r w:rsidRPr="00D21480">
        <w:t xml:space="preserve">Training for the purpose of this section includes, but is not limited to, relevant and verifiable continuing education courses, conferences, or presentations, and distance learning. All such training must </w:t>
      </w:r>
      <w:del w:id="28" w:author="Rascon Arana, Maria" w:date="2026-08-12T13:17:00Z" w16du:dateUtc="2026-08-12T19:17:00Z">
        <w:r w:rsidRPr="00D21480" w:rsidDel="003719E5">
          <w:delText xml:space="preserve">cover or be related to the topics specified in section 12- 30-114(1)(a), C.R.S., and </w:delText>
        </w:r>
      </w:del>
      <w:r w:rsidRPr="00D21480">
        <w:t xml:space="preserve">be in accordance with Rule 1.8(I). </w:t>
      </w:r>
    </w:p>
    <w:p w14:paraId="652E2A83" w14:textId="64351EC4" w:rsidR="00D21480" w:rsidRDefault="00D21480" w:rsidP="00D21480">
      <w:pPr>
        <w:pStyle w:val="par2"/>
      </w:pPr>
      <w:r>
        <w:t>3.</w:t>
      </w:r>
      <w:r>
        <w:tab/>
      </w:r>
      <w:r w:rsidRPr="00D21480">
        <w:t>A veterinarian is statutorily exempt from the requirements of this section if the veterinarian qualifies for either exemption set forth in section 12-3</w:t>
      </w:r>
      <w:ins w:id="29" w:author="Rascon Arana, Maria" w:date="2026-08-12T13:18:00Z" w16du:dateUtc="2026-08-12T19:18:00Z">
        <w:r w:rsidR="003719E5">
          <w:t>15</w:t>
        </w:r>
      </w:ins>
      <w:del w:id="30" w:author="Rascon Arana, Maria" w:date="2026-08-12T13:18:00Z" w16du:dateUtc="2026-08-12T19:18:00Z">
        <w:r w:rsidRPr="00D21480" w:rsidDel="003719E5">
          <w:delText>0114</w:delText>
        </w:r>
      </w:del>
      <w:ins w:id="31" w:author="Rascon Arana, Maria" w:date="2026-08-12T13:18:00Z" w16du:dateUtc="2026-08-12T19:18:00Z">
        <w:r w:rsidR="003719E5">
          <w:t>-110</w:t>
        </w:r>
      </w:ins>
      <w:r w:rsidRPr="00D21480">
        <w:t>(</w:t>
      </w:r>
      <w:del w:id="32" w:author="Rascon Arana, Maria" w:date="2026-08-12T13:18:00Z" w16du:dateUtc="2026-08-12T19:18:00Z">
        <w:r w:rsidRPr="00D21480" w:rsidDel="003719E5">
          <w:delText>1</w:delText>
        </w:r>
      </w:del>
      <w:ins w:id="33" w:author="Rascon Arana, Maria" w:date="2026-08-12T13:18:00Z" w16du:dateUtc="2026-08-12T19:18:00Z">
        <w:r w:rsidR="003719E5">
          <w:t>3</w:t>
        </w:r>
      </w:ins>
      <w:r w:rsidRPr="00D21480">
        <w:t>)(</w:t>
      </w:r>
      <w:del w:id="34" w:author="Rascon Arana, Maria" w:date="2026-08-12T13:18:00Z" w16du:dateUtc="2026-08-12T19:18:00Z">
        <w:r w:rsidRPr="00D21480" w:rsidDel="003719E5">
          <w:delText>b</w:delText>
        </w:r>
      </w:del>
      <w:ins w:id="35" w:author="Rascon Arana, Maria" w:date="2026-08-12T13:18:00Z" w16du:dateUtc="2026-08-12T19:18:00Z">
        <w:r w:rsidR="003719E5">
          <w:t>e</w:t>
        </w:r>
      </w:ins>
      <w:r w:rsidRPr="00D21480">
        <w:t xml:space="preserve">), C.R.S. </w:t>
      </w:r>
    </w:p>
    <w:p w14:paraId="666460B4" w14:textId="77777777" w:rsidR="00EA4DE2" w:rsidRDefault="00D21480" w:rsidP="00D21480">
      <w:pPr>
        <w:pStyle w:val="par2"/>
      </w:pPr>
      <w:r>
        <w:t>4.</w:t>
      </w:r>
      <w:r>
        <w:tab/>
      </w:r>
      <w:r w:rsidRPr="00D21480">
        <w:t xml:space="preserve">This section shall apply to any applicant for reinstatement or reactivation of an expired or inactive license. </w:t>
      </w:r>
    </w:p>
    <w:p w14:paraId="3288A17B" w14:textId="77777777" w:rsidR="00EA4DE2" w:rsidRDefault="00EA4DE2" w:rsidP="00D21480">
      <w:pPr>
        <w:pStyle w:val="par2"/>
      </w:pPr>
      <w:r>
        <w:t>5.</w:t>
      </w:r>
      <w:r>
        <w:tab/>
      </w:r>
      <w:r w:rsidR="00D21480" w:rsidRPr="00D21480">
        <w:t xml:space="preserve">Applicants for license renewal, reactivation, or reinstatement shall attest during the application process to either their compliance with this substance use training requirement or their qualifying for an exemption. </w:t>
      </w:r>
    </w:p>
    <w:p w14:paraId="4473D867" w14:textId="77777777" w:rsidR="00EA4DE2" w:rsidRDefault="00EA4DE2" w:rsidP="00D21480">
      <w:pPr>
        <w:pStyle w:val="par2"/>
      </w:pPr>
      <w:r>
        <w:t>6.</w:t>
      </w:r>
      <w:r>
        <w:tab/>
      </w:r>
      <w:r w:rsidR="00D21480" w:rsidRPr="00D21480">
        <w:t xml:space="preserve">The Board may audit compliance with this section. Veterinarians should be prepared to submit documentation of their compliance with this substance use training requirement or their qualification for an exemption, upon request by the Board. </w:t>
      </w:r>
    </w:p>
    <w:p w14:paraId="65F25154" w14:textId="77777777" w:rsidR="00EA4DE2" w:rsidRDefault="00EA4DE2" w:rsidP="00D21480">
      <w:pPr>
        <w:pStyle w:val="par2"/>
      </w:pPr>
      <w:r>
        <w:t>7.</w:t>
      </w:r>
      <w:r>
        <w:tab/>
      </w:r>
      <w:r w:rsidR="00D21480" w:rsidRPr="00D21480">
        <w:t xml:space="preserve">Subject to the approval of the Board, completed substance use prevention training hours that also meet the requirements for continuing education may be applied towards the minimum continuing education hours required. </w:t>
      </w:r>
    </w:p>
    <w:p w14:paraId="44A9330D" w14:textId="6650AE1C" w:rsidR="00EA4DE2" w:rsidRDefault="00EA4DE2" w:rsidP="00D21480">
      <w:pPr>
        <w:pStyle w:val="par2"/>
      </w:pPr>
      <w:r>
        <w:t>8.</w:t>
      </w:r>
      <w:r>
        <w:tab/>
      </w:r>
      <w:r w:rsidR="00D21480" w:rsidRPr="00D21480">
        <w:t>The statutorily required training for veterinarians includes the following topics/areas: best practices for veterinary opioid prescribing; recognition of human substance use disorder; use of the electronic prescription drug</w:t>
      </w:r>
      <w:r w:rsidR="000B76AF">
        <w:t>-</w:t>
      </w:r>
      <w:r w:rsidR="00D21480" w:rsidRPr="00D21480">
        <w:t xml:space="preserve">monitoring program; and referral of human beings with suspected substance use disorders for treatment. </w:t>
      </w:r>
    </w:p>
    <w:p w14:paraId="6D5F0404" w14:textId="77777777" w:rsidR="00EA4DE2" w:rsidRDefault="00EA4DE2" w:rsidP="00D21480">
      <w:pPr>
        <w:pStyle w:val="par2"/>
      </w:pPr>
      <w:r>
        <w:tab/>
      </w:r>
      <w:r w:rsidR="00D21480" w:rsidRPr="00D21480">
        <w:t xml:space="preserve">To the extent the statutorily required training pertains to the practice of human medicine, this training does not authorize veterinary medicine practitioners to engage in the practice of human medicine nor does it require the veterinary medicine practitioner to refer human beings to treatment for suspected substance abuse disorders. </w:t>
      </w:r>
    </w:p>
    <w:p w14:paraId="12C73596" w14:textId="00C3AA0A" w:rsidR="00D21480" w:rsidRDefault="00D21480" w:rsidP="00EA4DE2">
      <w:r w:rsidRPr="00D21480">
        <w:t>(Eff. 9/30/2007; Eff. 1/30/2008; Amended and Re-numbered November 3, 2011, Effective December 30, 2011; Amended August 1, 2013, Effective September 30, 2013)</w:t>
      </w:r>
    </w:p>
    <w:p w14:paraId="6E0964C0" w14:textId="6E2B6F65" w:rsidR="001F5D64" w:rsidRDefault="001F5D64" w:rsidP="001F5D64">
      <w:pPr>
        <w:pStyle w:val="Heading2"/>
      </w:pPr>
      <w:r>
        <w:t>1.9</w:t>
      </w:r>
      <w:r>
        <w:tab/>
      </w:r>
      <w:r w:rsidRPr="001F5D64">
        <w:t>VETERINARY TECHNICIAN REGISTRATION AND VETERINARY TECHNICIAN SPECIALIST  DESIGNATION REQUIREMENTS</w:t>
      </w:r>
    </w:p>
    <w:p w14:paraId="00C063B4" w14:textId="59B9E0AA" w:rsidR="001F5D64" w:rsidRDefault="001F5D64" w:rsidP="001F5D64">
      <w:pPr>
        <w:pStyle w:val="upar1"/>
      </w:pPr>
      <w:r w:rsidRPr="001F5D64">
        <w:t>This Rule is promulgated pursuant to sections 12-20-202, 12-20-203, 12-20-204, 12-20404, 12-315-201, 12-315-202, 12-315-203(4), and 12-315-207, C.R.S.</w:t>
      </w:r>
    </w:p>
    <w:p w14:paraId="79DA5666" w14:textId="25C81094" w:rsidR="001F5D64" w:rsidRDefault="001F5D64" w:rsidP="001F5D64">
      <w:pPr>
        <w:pStyle w:val="par1"/>
      </w:pPr>
      <w:r>
        <w:t>A.</w:t>
      </w:r>
      <w:r>
        <w:tab/>
      </w:r>
      <w:r w:rsidRPr="001F5D64">
        <w:t>Registration by Examination</w:t>
      </w:r>
    </w:p>
    <w:p w14:paraId="75708223" w14:textId="61AF2151" w:rsidR="001F5D64" w:rsidRDefault="001F5D64" w:rsidP="001F5D64">
      <w:pPr>
        <w:pStyle w:val="par2"/>
      </w:pPr>
      <w:r>
        <w:t>1.</w:t>
      </w:r>
      <w:r>
        <w:tab/>
      </w:r>
      <w:r w:rsidRPr="001F5D64">
        <w:t>All documents required as part of a registration application, except for registration renewal, must be received by the Board within one year of the date of receipt of application. An application is incomplete until the Board receives all additional information requested or required in order to determine whether to grant or deny the application. If all required information is not submitted within the one year period, then the original application materials will be destroyed and the applicant will be required to submit a new application, fee, and all required documentation.</w:t>
      </w:r>
    </w:p>
    <w:p w14:paraId="49B2E50B" w14:textId="3C75E3AB" w:rsidR="001F5D64" w:rsidRDefault="001F5D64" w:rsidP="001F5D64">
      <w:pPr>
        <w:pStyle w:val="par2"/>
      </w:pPr>
      <w:r>
        <w:lastRenderedPageBreak/>
        <w:t>2.</w:t>
      </w:r>
      <w:r>
        <w:tab/>
      </w:r>
      <w:r w:rsidRPr="001F5D64">
        <w:t>Each applicant shall submit a completed Board approved application along with the required fee in order to be considered for registration approval and must also verify that the applicant:</w:t>
      </w:r>
    </w:p>
    <w:p w14:paraId="0ACF5B73" w14:textId="662219F2" w:rsidR="001F5D64" w:rsidRDefault="001F5D64" w:rsidP="001F5D64">
      <w:pPr>
        <w:pStyle w:val="par3"/>
      </w:pPr>
      <w:r>
        <w:t>a.</w:t>
      </w:r>
      <w:r>
        <w:tab/>
      </w:r>
      <w:r w:rsidR="009558E1" w:rsidRPr="009558E1">
        <w:t>Holds a current credential from the Board-approved credentialing organization.</w:t>
      </w:r>
    </w:p>
    <w:p w14:paraId="4B673DD4" w14:textId="7B426A61" w:rsidR="009558E1" w:rsidRDefault="009558E1" w:rsidP="009558E1">
      <w:pPr>
        <w:pStyle w:val="par2"/>
      </w:pPr>
      <w:r>
        <w:t>3.</w:t>
      </w:r>
      <w:r>
        <w:tab/>
      </w:r>
      <w:r w:rsidRPr="009558E1">
        <w:t>Each applicant will also be required to verify that the applicant:</w:t>
      </w:r>
    </w:p>
    <w:p w14:paraId="6E5D7112" w14:textId="7827D97D" w:rsidR="009558E1" w:rsidRDefault="009558E1" w:rsidP="009558E1">
      <w:pPr>
        <w:pStyle w:val="par3"/>
      </w:pPr>
      <w:r>
        <w:t>a.</w:t>
      </w:r>
      <w:r>
        <w:tab/>
      </w:r>
      <w:r w:rsidRPr="009558E1">
        <w:t>Accurately and completely list any acts that would be grounds for disciplinary action under the Veterinary Practice Act and provide a written explanation of the circumstances of such act, including supporting documentation if required.</w:t>
      </w:r>
    </w:p>
    <w:p w14:paraId="5330FCB2" w14:textId="66764ACD" w:rsidR="009558E1" w:rsidRDefault="009558E1" w:rsidP="009558E1">
      <w:pPr>
        <w:pStyle w:val="par3"/>
      </w:pPr>
      <w:r>
        <w:t>b.</w:t>
      </w:r>
      <w:r>
        <w:tab/>
      </w:r>
      <w:r w:rsidRPr="009558E1">
        <w:t>Accurately and completely provide any and all information pertaining to any final or pending disciplinary action by any state or jurisdiction in which the applicant is or has been previously credentialed.</w:t>
      </w:r>
    </w:p>
    <w:p w14:paraId="6FA4EC86" w14:textId="27072C53" w:rsidR="009558E1" w:rsidRDefault="009558E1" w:rsidP="009558E1">
      <w:pPr>
        <w:pStyle w:val="par1"/>
      </w:pPr>
      <w:r>
        <w:t>B.</w:t>
      </w:r>
      <w:r>
        <w:tab/>
      </w:r>
      <w:r w:rsidRPr="009558E1">
        <w:t>Registration by Completion of Provisional Requirements</w:t>
      </w:r>
    </w:p>
    <w:p w14:paraId="75031939" w14:textId="33F05144" w:rsidR="009558E1" w:rsidRDefault="009558E1" w:rsidP="009558E1">
      <w:pPr>
        <w:pStyle w:val="par2"/>
      </w:pPr>
      <w:r>
        <w:t>1.</w:t>
      </w:r>
      <w:r>
        <w:tab/>
      </w:r>
      <w:r w:rsidRPr="009558E1">
        <w:t>If an applicant meets the requirements pursuant to section 12-315203(4)(c), C.R.S., on or before December 31, 2027, the applicant may apply for credentialing directly with the Board approved credentialing organization. Once credentialed, the applicant may submit a completed Board-approved application, the required fee for registration approval, and verification that the applicant holds a current credential from the Board</w:t>
      </w:r>
      <w:r w:rsidR="00956A10">
        <w:t>-</w:t>
      </w:r>
      <w:r w:rsidRPr="009558E1">
        <w:t>approved credentialing organization.</w:t>
      </w:r>
    </w:p>
    <w:p w14:paraId="3A4CF00B" w14:textId="1833FD09" w:rsidR="009558E1" w:rsidRDefault="009558E1" w:rsidP="009558E1">
      <w:pPr>
        <w:pStyle w:val="par2"/>
      </w:pPr>
      <w:r>
        <w:t>2.</w:t>
      </w:r>
      <w:r>
        <w:tab/>
      </w:r>
      <w:r w:rsidRPr="009558E1">
        <w:t>Between January 1, 2023, and January 1, 2028, individuals holding a provisional registration may pursue registration as a veterinary technician as described below:</w:t>
      </w:r>
    </w:p>
    <w:p w14:paraId="2ADA2FBB" w14:textId="658A4F9A" w:rsidR="009558E1" w:rsidRDefault="009558E1" w:rsidP="009558E1">
      <w:pPr>
        <w:pStyle w:val="par3"/>
      </w:pPr>
      <w:r>
        <w:t>a.</w:t>
      </w:r>
      <w:r>
        <w:tab/>
      </w:r>
      <w:r w:rsidRPr="009558E1">
        <w:t>Each applicant with a provisional registration shall submit a completed Board approved application along with the required fee in order to be considered for registration approval and shall verify that the applicant holds a current credential from the Board</w:t>
      </w:r>
      <w:r w:rsidR="00956A10">
        <w:t>-</w:t>
      </w:r>
      <w:r w:rsidRPr="009558E1">
        <w:t>approved credentialing organization.</w:t>
      </w:r>
    </w:p>
    <w:p w14:paraId="63335486" w14:textId="030E0302" w:rsidR="009558E1" w:rsidRDefault="009558E1" w:rsidP="009558E1">
      <w:pPr>
        <w:pStyle w:val="par2"/>
      </w:pPr>
      <w:r>
        <w:t>3.</w:t>
      </w:r>
      <w:r>
        <w:tab/>
      </w:r>
      <w:r w:rsidRPr="009558E1">
        <w:t>An applicant may submit a request to the Board for a hardship extension for its consideration to extend the provisional registration expiration date to a date no later than June 30, 2028.</w:t>
      </w:r>
    </w:p>
    <w:p w14:paraId="59D9827C" w14:textId="69135997" w:rsidR="009558E1" w:rsidRDefault="009558E1" w:rsidP="009558E1">
      <w:pPr>
        <w:pStyle w:val="par2"/>
      </w:pPr>
      <w:r>
        <w:t>4.</w:t>
      </w:r>
      <w:r>
        <w:tab/>
      </w:r>
      <w:r w:rsidRPr="009558E1">
        <w:t>Registration by Completion of Provisional Requirements is repealed as of October 1, 2028, as specified in section 12-315-203(4)(f), C.R.S.</w:t>
      </w:r>
    </w:p>
    <w:p w14:paraId="6D4B9778" w14:textId="7C7F4DD5" w:rsidR="009558E1" w:rsidRDefault="009558E1" w:rsidP="009558E1">
      <w:pPr>
        <w:pStyle w:val="par1"/>
      </w:pPr>
      <w:r>
        <w:t>C.</w:t>
      </w:r>
      <w:r>
        <w:tab/>
      </w:r>
      <w:r w:rsidRPr="009558E1">
        <w:t>Veterinary Technician Specialist Designation</w:t>
      </w:r>
    </w:p>
    <w:p w14:paraId="52AA6ABE" w14:textId="5E901286" w:rsidR="009558E1" w:rsidRDefault="009558E1" w:rsidP="009558E1">
      <w:pPr>
        <w:pStyle w:val="par2"/>
      </w:pPr>
      <w:r>
        <w:t>1.</w:t>
      </w:r>
      <w:r>
        <w:tab/>
      </w:r>
      <w:r w:rsidRPr="009558E1">
        <w:t>On or after January 1, 2026, a Registered Veterinary Technician may pursue a Veterinary Technician Specialist designation.</w:t>
      </w:r>
    </w:p>
    <w:p w14:paraId="6696782C" w14:textId="289D17D9" w:rsidR="009558E1" w:rsidRDefault="009558E1" w:rsidP="009558E1">
      <w:pPr>
        <w:pStyle w:val="par2"/>
      </w:pPr>
      <w:r>
        <w:t>2.</w:t>
      </w:r>
      <w:r>
        <w:tab/>
      </w:r>
      <w:r w:rsidRPr="009558E1">
        <w:t>Each applicant shall submit a completed Board approved application in order to be considered for designation approval and must also verify that the applicant:</w:t>
      </w:r>
    </w:p>
    <w:p w14:paraId="3A586AA5" w14:textId="2D4D0762" w:rsidR="009558E1" w:rsidRDefault="009558E1" w:rsidP="009558E1">
      <w:pPr>
        <w:pStyle w:val="par3"/>
      </w:pPr>
      <w:r>
        <w:t>a.</w:t>
      </w:r>
      <w:r>
        <w:tab/>
      </w:r>
      <w:r w:rsidRPr="009558E1">
        <w:t>Holds a current certificate from the Board-approved liaison organization that verifies the applicant has met the requirements and passed the exam for a specific academy under the National Association of Veterinary Technicians in America or its successor.</w:t>
      </w:r>
    </w:p>
    <w:p w14:paraId="325C4D42" w14:textId="464207AE" w:rsidR="009558E1" w:rsidRDefault="009558E1" w:rsidP="009558E1">
      <w:pPr>
        <w:pStyle w:val="par2"/>
      </w:pPr>
      <w:r>
        <w:t>3.</w:t>
      </w:r>
      <w:r>
        <w:tab/>
      </w:r>
      <w:r w:rsidRPr="009558E1">
        <w:t>Each applicant will also be required to verify that the applicant:</w:t>
      </w:r>
    </w:p>
    <w:p w14:paraId="5FD6AE3D" w14:textId="324947F2" w:rsidR="009558E1" w:rsidRDefault="009558E1" w:rsidP="009558E1">
      <w:pPr>
        <w:pStyle w:val="par3"/>
      </w:pPr>
      <w:r>
        <w:lastRenderedPageBreak/>
        <w:t>a.</w:t>
      </w:r>
      <w:r>
        <w:tab/>
      </w:r>
      <w:r w:rsidRPr="009558E1">
        <w:t>Accurately and completely list any acts that would be grounds for disciplinary action under the Veterinary Practice Act and provide a written explanation of the circumstances of such act, including supporting documentation if required.</w:t>
      </w:r>
    </w:p>
    <w:p w14:paraId="54D59F30" w14:textId="33AEA06C" w:rsidR="009558E1" w:rsidRDefault="009558E1" w:rsidP="009558E1">
      <w:pPr>
        <w:pStyle w:val="par3"/>
      </w:pPr>
      <w:r>
        <w:t>b.</w:t>
      </w:r>
      <w:r>
        <w:tab/>
      </w:r>
      <w:r w:rsidRPr="009558E1">
        <w:t>Accurately and completely provide any and all information pertaining to any final or pending disciplinary action by any state or jurisdiction in which the applicant is or has been previously credentialed.</w:t>
      </w:r>
    </w:p>
    <w:p w14:paraId="209898D5" w14:textId="378F59B9" w:rsidR="009558E1" w:rsidRDefault="009558E1" w:rsidP="009558E1">
      <w:pPr>
        <w:pStyle w:val="par1"/>
      </w:pPr>
      <w:r>
        <w:t>D.</w:t>
      </w:r>
      <w:r>
        <w:tab/>
      </w:r>
      <w:r w:rsidRPr="009558E1">
        <w:t>Reinstatement Requirements for Expired Provisional Registration</w:t>
      </w:r>
    </w:p>
    <w:p w14:paraId="59392D88" w14:textId="22540302" w:rsidR="009558E1" w:rsidRDefault="009558E1" w:rsidP="009558E1">
      <w:pPr>
        <w:pStyle w:val="par2"/>
      </w:pPr>
      <w:r>
        <w:t>1.</w:t>
      </w:r>
      <w:r>
        <w:tab/>
      </w:r>
      <w:r w:rsidRPr="009558E1">
        <w:t>In order to reinstate a provisional registration back into active status, each applicant shall submit a completed Board approved application along with the required registration fee and proof of current employment in the role or</w:t>
      </w:r>
      <w:r>
        <w:t xml:space="preserve"> </w:t>
      </w:r>
      <w:r w:rsidRPr="009558E1">
        <w:t xml:space="preserve">performing the duties of a veterinary technician in order to be considered for provisional registration reinstatement approval. Each applicant must also verify that the applicant:  </w:t>
      </w:r>
    </w:p>
    <w:p w14:paraId="1845062A" w14:textId="097A3C3B" w:rsidR="009558E1" w:rsidRDefault="009558E1" w:rsidP="009558E1">
      <w:pPr>
        <w:pStyle w:val="par3"/>
      </w:pPr>
      <w:r>
        <w:t>a.</w:t>
      </w:r>
      <w:r>
        <w:tab/>
      </w:r>
      <w:r w:rsidRPr="009558E1">
        <w:t>Accurately and completely lists any acts that would be grounds for disciplinary action under the Veterinary Practice Act and provides a written explanation of the circumstances of such act, including supporting documentation, if required, since registering or last renewing their provisional registration to an active status in this state.</w:t>
      </w:r>
    </w:p>
    <w:p w14:paraId="169907C5" w14:textId="3888C8B9" w:rsidR="009558E1" w:rsidRDefault="009558E1" w:rsidP="009558E1">
      <w:pPr>
        <w:pStyle w:val="par2"/>
      </w:pPr>
      <w:r>
        <w:t>2.</w:t>
      </w:r>
      <w:r>
        <w:tab/>
      </w:r>
      <w:r w:rsidRPr="009558E1">
        <w:t>A provisional veterinary technician registration may not be reinstated after 10/31/2026.</w:t>
      </w:r>
    </w:p>
    <w:p w14:paraId="16042906" w14:textId="7646430A" w:rsidR="009558E1" w:rsidRDefault="009558E1" w:rsidP="009558E1">
      <w:pPr>
        <w:pStyle w:val="par1"/>
      </w:pPr>
      <w:r>
        <w:t>E.</w:t>
      </w:r>
      <w:r>
        <w:tab/>
      </w:r>
      <w:r w:rsidRPr="009558E1">
        <w:t>Registration by Endorsement</w:t>
      </w:r>
    </w:p>
    <w:p w14:paraId="4F40293F" w14:textId="7F53AA14" w:rsidR="009558E1" w:rsidRDefault="009558E1" w:rsidP="009558E1">
      <w:pPr>
        <w:pStyle w:val="par2"/>
      </w:pPr>
      <w:r>
        <w:t>1.</w:t>
      </w:r>
      <w:r>
        <w:tab/>
      </w:r>
      <w:r w:rsidRPr="009558E1">
        <w:t>In order to be eligible for registration by endorsement, an applicant must certify that the applicant does not currently possess a revoked, suspended, restricted, or conditional credential to practice as a veterinary technician or veterinary technician specialist, or is not currently pending disciplinary action against such credential, in another state or territory of the United States or through the federal government.</w:t>
      </w:r>
    </w:p>
    <w:p w14:paraId="604069B1" w14:textId="7DF0BD94" w:rsidR="009558E1" w:rsidRDefault="009558E1" w:rsidP="009558E1">
      <w:pPr>
        <w:pStyle w:val="par2"/>
      </w:pPr>
      <w:r>
        <w:t>2.</w:t>
      </w:r>
      <w:r>
        <w:tab/>
      </w:r>
      <w:r w:rsidRPr="009558E1">
        <w:t>Each eligible applicant shall submit a completed Board approved application along with the required fee in order to be considered for registration approval and verify through the state in which, or federal agency through which, the applicant is seeking endorsement that the applicant satisfies the requirements of the Occupational Credential Portability Program, in addition to the following requirements:</w:t>
      </w:r>
    </w:p>
    <w:p w14:paraId="4CDF0053" w14:textId="741D8915" w:rsidR="009558E1" w:rsidRDefault="009558E1" w:rsidP="009558E1">
      <w:pPr>
        <w:pStyle w:val="par3"/>
      </w:pPr>
      <w:r>
        <w:t>a.</w:t>
      </w:r>
      <w:r>
        <w:tab/>
      </w:r>
      <w:r w:rsidRPr="009558E1">
        <w:t>The applicant must possess a current, active and unrestricted license in good standing and engaged in active practice in another jurisdiction for at least one (1) year immediately preceding the date the application is received.</w:t>
      </w:r>
    </w:p>
    <w:p w14:paraId="01D2EDB0" w14:textId="363A1229" w:rsidR="009558E1" w:rsidRDefault="009558E1" w:rsidP="009558E1">
      <w:pPr>
        <w:pStyle w:val="par3"/>
      </w:pPr>
      <w:commentRangeStart w:id="36"/>
      <w:commentRangeStart w:id="37"/>
      <w:commentRangeStart w:id="38"/>
      <w:commentRangeStart w:id="39"/>
      <w:r>
        <w:t>b.</w:t>
      </w:r>
      <w:commentRangeEnd w:id="36"/>
      <w:r w:rsidR="00D21DC7">
        <w:rPr>
          <w:rStyle w:val="CommentReference"/>
          <w:sz w:val="20"/>
          <w:szCs w:val="24"/>
        </w:rPr>
        <w:commentReference w:id="36"/>
      </w:r>
      <w:commentRangeEnd w:id="37"/>
      <w:r w:rsidR="00D21DC7">
        <w:rPr>
          <w:rStyle w:val="CommentReference"/>
          <w:sz w:val="20"/>
          <w:szCs w:val="24"/>
        </w:rPr>
        <w:commentReference w:id="37"/>
      </w:r>
      <w:commentRangeEnd w:id="38"/>
      <w:r w:rsidR="009D0C36">
        <w:rPr>
          <w:rStyle w:val="CommentReference"/>
          <w:sz w:val="20"/>
          <w:szCs w:val="24"/>
        </w:rPr>
        <w:commentReference w:id="38"/>
      </w:r>
      <w:commentRangeEnd w:id="39"/>
      <w:r w:rsidR="001B0766">
        <w:rPr>
          <w:rStyle w:val="CommentReference"/>
          <w:sz w:val="20"/>
          <w:szCs w:val="24"/>
        </w:rPr>
        <w:commentReference w:id="39"/>
      </w:r>
      <w:r>
        <w:tab/>
      </w:r>
      <w:r w:rsidRPr="009558E1">
        <w:t xml:space="preserve">The applicant holds a Colorado Association of Certified Veterinary Technician (CACVT) credential that confirms the applicant graduated from an </w:t>
      </w:r>
      <w:del w:id="40" w:author="Rascon Arana, Maria" w:date="2026-08-07T12:13:00Z" w16du:dateUtc="2026-08-07T18:13:00Z">
        <w:r w:rsidRPr="009558E1" w:rsidDel="00B30843">
          <w:delText xml:space="preserve">AVMA </w:delText>
        </w:r>
      </w:del>
      <w:r w:rsidRPr="009558E1">
        <w:t>accredited program for veterinary technicians and the applicant has passed the national examination administered by the nationally and Board recognized testing entity for veterinary technicians.</w:t>
      </w:r>
    </w:p>
    <w:p w14:paraId="4ED7A156" w14:textId="22833D25" w:rsidR="009558E1" w:rsidRDefault="009558E1" w:rsidP="009558E1">
      <w:pPr>
        <w:pStyle w:val="par3"/>
      </w:pPr>
      <w:r>
        <w:t>c.</w:t>
      </w:r>
      <w:r>
        <w:tab/>
      </w:r>
      <w:r w:rsidRPr="009558E1">
        <w:t>The requirements of this Rule shall apply only to applications for registration by endorsement submitted on or after February 12, 2026. Individuals who were granted registration by endorsement prior to this date shall not be subject to the requirements of this Rule for purposes of maintaining registration or credentialing.</w:t>
      </w:r>
    </w:p>
    <w:p w14:paraId="29DE4897" w14:textId="6FFF6A93" w:rsidR="009558E1" w:rsidRDefault="009558E1" w:rsidP="009558E1">
      <w:pPr>
        <w:pStyle w:val="par1"/>
      </w:pPr>
      <w:r>
        <w:t>F.</w:t>
      </w:r>
      <w:r>
        <w:tab/>
      </w:r>
      <w:r w:rsidRPr="009558E1">
        <w:t>Inactive Status and Reactivation of a Registration</w:t>
      </w:r>
    </w:p>
    <w:p w14:paraId="3EA2E8DA" w14:textId="3013B259" w:rsidR="009558E1" w:rsidRDefault="009558E1" w:rsidP="009558E1">
      <w:pPr>
        <w:pStyle w:val="par2"/>
      </w:pPr>
      <w:r>
        <w:lastRenderedPageBreak/>
        <w:t>1.</w:t>
      </w:r>
      <w:r>
        <w:tab/>
      </w:r>
      <w:r w:rsidRPr="009558E1">
        <w:t>A veterinary technician or a veterinary technician specialist may apply to the Board to inactivate their registration and/or designation.</w:t>
      </w:r>
    </w:p>
    <w:p w14:paraId="6F63B279" w14:textId="77CE38F1" w:rsidR="009558E1" w:rsidRDefault="009558E1" w:rsidP="009558E1">
      <w:pPr>
        <w:pStyle w:val="par3"/>
      </w:pPr>
      <w:r>
        <w:t>a.</w:t>
      </w:r>
      <w:r>
        <w:tab/>
      </w:r>
      <w:r w:rsidRPr="009558E1">
        <w:t>If a veterinary technician registration or veterinary technician specialist designation is inactive, the veterinary technician or veterinary technician specialist shall not perform acts restricted to active registered veterinary technicians or veterinary technician specialists in Colorado pursuant to section 12-20-203(3), C.R.S., or use the title “veterinary technician”, or “registered veterinary technician” or the initials “RVT” or “VT” or “veterinary technician specialist” or “registered veterinary technician specialist” or the initials “VTS” or “RVTS” as restricted in section 12-315-204, C.R.S. The Board shall retain jurisdiction over inactive veterinary technicians and veterinary technician specialists for the purposes of disciplinary action pursuant to section 12-315-207, C.R.S.</w:t>
      </w:r>
    </w:p>
    <w:p w14:paraId="5D88CAC2" w14:textId="0CBC792B" w:rsidR="009558E1" w:rsidRDefault="009558E1" w:rsidP="009558E1">
      <w:pPr>
        <w:pStyle w:val="par3"/>
      </w:pPr>
      <w:r>
        <w:t>b.</w:t>
      </w:r>
      <w:r>
        <w:tab/>
      </w:r>
      <w:r w:rsidRPr="009558E1">
        <w:t>Practicing as a veterinary technician with an inactive registration or veterinary technician specialist with an inactive designation shall constitute unregistered practice and, therefore, may be grounds for disciplinary or injunctive action, up to and including revocation.</w:t>
      </w:r>
    </w:p>
    <w:p w14:paraId="3717A8A2" w14:textId="2617E89A" w:rsidR="009558E1" w:rsidRDefault="009558E1" w:rsidP="009558E1">
      <w:pPr>
        <w:pStyle w:val="par3"/>
      </w:pPr>
      <w:r>
        <w:t>c.</w:t>
      </w:r>
      <w:r>
        <w:tab/>
      </w:r>
      <w:r w:rsidRPr="009558E1">
        <w:t>Registered veterinary technicians with inactive registrations are required to renew their registration every two years and submit the applicable fee. A veterinary technician designation may be renewed at the same time.</w:t>
      </w:r>
    </w:p>
    <w:p w14:paraId="7353931C" w14:textId="47565106" w:rsidR="009558E1" w:rsidRDefault="009558E1" w:rsidP="009558E1">
      <w:pPr>
        <w:pStyle w:val="par3"/>
      </w:pPr>
      <w:r>
        <w:t>d.</w:t>
      </w:r>
      <w:r>
        <w:tab/>
      </w:r>
      <w:r w:rsidRPr="009558E1">
        <w:t>To be considered for registration and/or designation reactivation, an applicant must submit a completed reactivation application form and the reactivation fee. Each applicant for reactivation shall certify the following:</w:t>
      </w:r>
    </w:p>
    <w:p w14:paraId="23CBB9C0" w14:textId="4102E05E" w:rsidR="009558E1" w:rsidRDefault="009558E1" w:rsidP="009558E1">
      <w:pPr>
        <w:pStyle w:val="par4"/>
      </w:pPr>
      <w:r>
        <w:t>(1)</w:t>
      </w:r>
      <w:r>
        <w:tab/>
      </w:r>
      <w:r w:rsidRPr="009558E1">
        <w:t>Every credential or registration to practice as a veterinary technician or veterinary technician specialist held by applicant is in good standing;</w:t>
      </w:r>
    </w:p>
    <w:p w14:paraId="3AE9F32F" w14:textId="09B02A19" w:rsidR="009558E1" w:rsidRDefault="009558E1" w:rsidP="009558E1">
      <w:pPr>
        <w:pStyle w:val="par4"/>
      </w:pPr>
      <w:r>
        <w:t>(2)</w:t>
      </w:r>
      <w:r>
        <w:tab/>
      </w:r>
      <w:r w:rsidRPr="009558E1">
        <w:t>Applicant has reported to the Board any injunction or disciplinary action completed or pending against the applicant’s credential or registration to practice as a veterinary technician in any state;</w:t>
      </w:r>
    </w:p>
    <w:p w14:paraId="6434C2C5" w14:textId="327E2FC0" w:rsidR="009558E1" w:rsidRDefault="009558E1" w:rsidP="009558E1">
      <w:pPr>
        <w:pStyle w:val="par4"/>
      </w:pPr>
      <w:r>
        <w:t>(3)</w:t>
      </w:r>
      <w:r>
        <w:tab/>
      </w:r>
      <w:r w:rsidRPr="009558E1">
        <w:t>Applicant has reported to the Board any malpractice judgment, any settlement of a malpractice action or claim, and any malpractice action or claim pending against the applicant in which the malpractice allegedly relates to the applicant’s practice as a veterinary technician or veterinary technician specialist;</w:t>
      </w:r>
    </w:p>
    <w:p w14:paraId="0688122F" w14:textId="6AD2073A" w:rsidR="009558E1" w:rsidRDefault="009558E1" w:rsidP="009558E1">
      <w:pPr>
        <w:pStyle w:val="par4"/>
      </w:pPr>
      <w:r>
        <w:t>(4)</w:t>
      </w:r>
      <w:r>
        <w:tab/>
      </w:r>
      <w:r w:rsidRPr="009558E1">
        <w:t>Applicant has reported to the Board any inquiry/complaint pending, investigation being conducted by, or disciplinary proceeding pending before the licensing, grievance, or disciplinary board of any jurisdiction in which the applicant is registered or credentialed to practice as a veterinary technician or veterinary technician specialist in which the complaint, investigation, or proceeding concerns the applicant’s practice.</w:t>
      </w:r>
    </w:p>
    <w:p w14:paraId="50C44196" w14:textId="598EC27A" w:rsidR="009558E1" w:rsidRDefault="009558E1" w:rsidP="009558E1">
      <w:pPr>
        <w:pStyle w:val="par3"/>
      </w:pPr>
      <w:r>
        <w:t>e.</w:t>
      </w:r>
      <w:r>
        <w:tab/>
      </w:r>
      <w:r w:rsidRPr="009558E1">
        <w:t>The Board may decline to reactivate a registration, designation or both if disciplinary action is pending or if there is an unresolved complaint.</w:t>
      </w:r>
    </w:p>
    <w:p w14:paraId="089C241F" w14:textId="1FF0DD08" w:rsidR="009558E1" w:rsidRDefault="009558E1" w:rsidP="009558E1">
      <w:pPr>
        <w:pStyle w:val="par3"/>
      </w:pPr>
      <w:r>
        <w:t>f.</w:t>
      </w:r>
      <w:r>
        <w:tab/>
      </w:r>
      <w:r w:rsidRPr="009558E1">
        <w:t>If the registration or credential has been inactive for less than two years, then the applicant is required to submit proof of fulfilling the requirements for the two-year period in which the individual’s registration was last active as well as the two-year period in which the registration or credential was expired or inactive.</w:t>
      </w:r>
    </w:p>
    <w:p w14:paraId="4B6CDEEF" w14:textId="5502AF93" w:rsidR="009558E1" w:rsidRDefault="009558E1" w:rsidP="009558E1">
      <w:pPr>
        <w:pStyle w:val="par3"/>
      </w:pPr>
      <w:r>
        <w:lastRenderedPageBreak/>
        <w:t>g.</w:t>
      </w:r>
      <w:r>
        <w:tab/>
      </w:r>
      <w:r w:rsidRPr="009558E1">
        <w:t>If the registration or credential has been inactive for two or more years, then the requirements in Rule 1.9(A)(2) apply</w:t>
      </w:r>
      <w:r>
        <w:t>.</w:t>
      </w:r>
    </w:p>
    <w:p w14:paraId="6F4E0201" w14:textId="43D909A2" w:rsidR="009558E1" w:rsidRDefault="009558E1" w:rsidP="009558E1">
      <w:pPr>
        <w:pStyle w:val="par1"/>
      </w:pPr>
      <w:r>
        <w:t>G.</w:t>
      </w:r>
      <w:r>
        <w:tab/>
      </w:r>
      <w:r w:rsidRPr="009558E1">
        <w:t>Reinstatement Requirements for Expired Registration, Designation or both</w:t>
      </w:r>
    </w:p>
    <w:p w14:paraId="31AD91C5" w14:textId="2107331D" w:rsidR="009558E1" w:rsidRDefault="009558E1" w:rsidP="009558E1">
      <w:pPr>
        <w:pStyle w:val="par2"/>
      </w:pPr>
      <w:r>
        <w:t>1.</w:t>
      </w:r>
      <w:r>
        <w:tab/>
      </w:r>
      <w:r w:rsidRPr="009558E1">
        <w:t>In order to reinstate or reactivate a registration, designation or both into active status, each applicant shall submit a completed Board approved application along with the required fee in order to be considered for approval and must also verify that the applicant:</w:t>
      </w:r>
    </w:p>
    <w:p w14:paraId="461AD754" w14:textId="269DB220" w:rsidR="009558E1" w:rsidRDefault="009558E1" w:rsidP="009558E1">
      <w:pPr>
        <w:pStyle w:val="par3"/>
      </w:pPr>
      <w:r>
        <w:t>a.</w:t>
      </w:r>
      <w:r>
        <w:tab/>
      </w:r>
      <w:r w:rsidRPr="009558E1">
        <w:t>Accurately and completely lists any acts that would be grounds for disciplinary action under the Veterinary Practice Act and provides a written explanation of the circumstances of such act, including supporting documentation, if required, since last renewing their registration, designation, or both to an active status in this state.</w:t>
      </w:r>
    </w:p>
    <w:p w14:paraId="19940D2D" w14:textId="4E37EE4E" w:rsidR="009558E1" w:rsidRDefault="009558E1" w:rsidP="009558E1">
      <w:pPr>
        <w:pStyle w:val="par3"/>
      </w:pPr>
      <w:r>
        <w:t>b.</w:t>
      </w:r>
      <w:r>
        <w:tab/>
      </w:r>
      <w:r w:rsidRPr="009558E1">
        <w:t>Accurately and completely provides any and all information pertaining to any final or pending disciplinary action by any state or jurisdiction in which the applicant is or has been previously credentialed since last renewing the individual’s registration, designation, or both to an active registration in this state.</w:t>
      </w:r>
    </w:p>
    <w:p w14:paraId="5D8F963A" w14:textId="4F851471" w:rsidR="009558E1" w:rsidRDefault="009558E1" w:rsidP="009558E1">
      <w:pPr>
        <w:pStyle w:val="par3"/>
      </w:pPr>
      <w:r>
        <w:t>c.</w:t>
      </w:r>
      <w:r>
        <w:tab/>
      </w:r>
      <w:r w:rsidRPr="009558E1">
        <w:t>Holds a current credential from the Board-approved credentialing entity.</w:t>
      </w:r>
    </w:p>
    <w:p w14:paraId="7C925141" w14:textId="04B9E20C" w:rsidR="009558E1" w:rsidRDefault="009558E1" w:rsidP="009558E1">
      <w:pPr>
        <w:pStyle w:val="par1"/>
      </w:pPr>
      <w:r>
        <w:t>H.</w:t>
      </w:r>
      <w:r>
        <w:tab/>
      </w:r>
      <w:r w:rsidRPr="009558E1">
        <w:t>Revocation</w:t>
      </w:r>
    </w:p>
    <w:p w14:paraId="2656B592" w14:textId="2DDDBB1D" w:rsidR="009558E1" w:rsidRDefault="009558E1" w:rsidP="009558E1">
      <w:pPr>
        <w:pStyle w:val="par2"/>
      </w:pPr>
      <w:r>
        <w:t>1.</w:t>
      </w:r>
      <w:r>
        <w:tab/>
      </w:r>
      <w:r w:rsidRPr="009558E1">
        <w:t>Any person whose registration to practice is revoked will be ineligible to apply for any registration under the Veterinary Practice Act for at least two years after the date of revocation or surrender of the registration. Any</w:t>
      </w:r>
      <w:r>
        <w:t xml:space="preserve"> </w:t>
      </w:r>
      <w:r w:rsidRPr="009558E1">
        <w:t>subsequent application for registration shall be treated as an application for an original registration.</w:t>
      </w:r>
    </w:p>
    <w:p w14:paraId="37E1DD93" w14:textId="725D00AB" w:rsidR="009558E1" w:rsidRDefault="009558E1" w:rsidP="009558E1">
      <w:pPr>
        <w:pStyle w:val="par1"/>
      </w:pPr>
      <w:r>
        <w:t>I.</w:t>
      </w:r>
      <w:r>
        <w:tab/>
      </w:r>
      <w:r w:rsidRPr="009558E1">
        <w:t>Renewal</w:t>
      </w:r>
    </w:p>
    <w:p w14:paraId="23969390" w14:textId="529756EF" w:rsidR="009558E1" w:rsidRDefault="009558E1" w:rsidP="009558E1">
      <w:pPr>
        <w:pStyle w:val="par2"/>
      </w:pPr>
      <w:r>
        <w:t>1.</w:t>
      </w:r>
      <w:r>
        <w:tab/>
      </w:r>
      <w:r w:rsidRPr="009558E1">
        <w:t>A registered veterinary technician or a veterinary technician specialist is required to renew their registration every two years, submit the applicable fee, and provide proof of current credential from the Board approved credentialing organization.</w:t>
      </w:r>
    </w:p>
    <w:p w14:paraId="71919CBD" w14:textId="5A3CCAB8" w:rsidR="009558E1" w:rsidRPr="001F5D64" w:rsidRDefault="009558E1" w:rsidP="009558E1">
      <w:pPr>
        <w:pStyle w:val="par2"/>
      </w:pPr>
      <w:r>
        <w:t>2.</w:t>
      </w:r>
      <w:r>
        <w:tab/>
      </w:r>
      <w:r w:rsidRPr="009558E1">
        <w:t>A veterinary technician or a veterinary technician specialist’s renewal fee will be waived while on active duty with any branch of the Armed Services of the United States pursuant to section 12-315-206(2), C.R.S.</w:t>
      </w:r>
    </w:p>
    <w:p w14:paraId="7B062CE3" w14:textId="49D4F1A4" w:rsidR="000313D1" w:rsidRDefault="00702A4F" w:rsidP="00B10F9C">
      <w:pPr>
        <w:jc w:val="center"/>
      </w:pPr>
      <w:r>
        <w:t>…</w:t>
      </w:r>
    </w:p>
    <w:p w14:paraId="3378D3CB" w14:textId="77777777" w:rsidR="003719E5" w:rsidRDefault="000C41E2" w:rsidP="000C41E2">
      <w:pPr>
        <w:pStyle w:val="Heading2"/>
        <w:rPr>
          <w:ins w:id="41" w:author="Rascon Arana, Maria" w:date="2026-08-12T13:19:00Z" w16du:dateUtc="2026-08-12T19:19:00Z"/>
        </w:rPr>
      </w:pPr>
      <w:r>
        <w:t>1.20</w:t>
      </w:r>
      <w:r>
        <w:tab/>
      </w:r>
      <w:r w:rsidRPr="000C41E2">
        <w:t>[Repealed eff. 01/30/2026]</w:t>
      </w:r>
    </w:p>
    <w:p w14:paraId="05893D66" w14:textId="31124D8A" w:rsidR="000C41E2" w:rsidRDefault="003719E5" w:rsidP="000C41E2">
      <w:pPr>
        <w:pStyle w:val="Heading2"/>
        <w:rPr>
          <w:ins w:id="42" w:author="Rascon Arana, Maria" w:date="2026-08-07T12:16:00Z" w16du:dateUtc="2026-08-07T18:16:00Z"/>
        </w:rPr>
      </w:pPr>
      <w:ins w:id="43" w:author="Rascon Arana, Maria" w:date="2026-08-12T13:19:00Z" w16du:dateUtc="2026-08-12T19:19:00Z">
        <w:r>
          <w:t>1.21</w:t>
        </w:r>
        <w:r>
          <w:tab/>
        </w:r>
      </w:ins>
      <w:ins w:id="44" w:author="Rascon Arana, Maria" w:date="2026-08-07T12:16:00Z" w16du:dateUtc="2026-08-07T18:16:00Z">
        <w:r w:rsidR="000C41E2">
          <w:t>COMPOUNDED DRUGS FOR VETERINARY USE</w:t>
        </w:r>
      </w:ins>
    </w:p>
    <w:p w14:paraId="6FD04CDC" w14:textId="338623ED" w:rsidR="000C41E2" w:rsidRDefault="000C41E2" w:rsidP="000C41E2">
      <w:pPr>
        <w:rPr>
          <w:ins w:id="45" w:author="Rascon Arana, Maria" w:date="2026-08-07T12:17:00Z" w16du:dateUtc="2026-08-07T18:17:00Z"/>
        </w:rPr>
      </w:pPr>
      <w:ins w:id="46" w:author="Rascon Arana, Maria" w:date="2026-08-07T12:16:00Z" w16du:dateUtc="2026-08-07T18:16:00Z">
        <w:r>
          <w:t xml:space="preserve">This Rule is </w:t>
        </w:r>
      </w:ins>
      <w:ins w:id="47" w:author="Rascon Arana, Maria" w:date="2026-08-07T12:17:00Z" w16du:dateUtc="2026-08-07T18:17:00Z">
        <w:r w:rsidRPr="00C41CBF">
          <w:t>promulgated pursuant to sections 12-20-204, 12-315-105(3), 12-315-106(5)(g), 12-315-119(3)(b), and 12-315-128, C.R.S.</w:t>
        </w:r>
      </w:ins>
    </w:p>
    <w:p w14:paraId="6735F0CD" w14:textId="58518CD5" w:rsidR="000C41E2" w:rsidRDefault="000C41E2" w:rsidP="000C41E2">
      <w:pPr>
        <w:pStyle w:val="par1"/>
        <w:rPr>
          <w:ins w:id="48" w:author="Rascon Arana, Maria" w:date="2026-08-07T12:17:00Z" w16du:dateUtc="2026-08-07T18:17:00Z"/>
        </w:rPr>
      </w:pPr>
      <w:ins w:id="49" w:author="Rascon Arana, Maria" w:date="2026-08-07T12:17:00Z" w16du:dateUtc="2026-08-07T18:17:00Z">
        <w:r>
          <w:t>A.</w:t>
        </w:r>
        <w:r>
          <w:tab/>
          <w:t>Purpose and Interpretation</w:t>
        </w:r>
      </w:ins>
    </w:p>
    <w:p w14:paraId="06A224D4" w14:textId="29472C95" w:rsidR="000C41E2" w:rsidRDefault="000C41E2" w:rsidP="000C41E2">
      <w:pPr>
        <w:pStyle w:val="par2"/>
        <w:rPr>
          <w:ins w:id="50" w:author="Rascon Arana, Maria" w:date="2026-08-07T12:17:00Z" w16du:dateUtc="2026-08-07T18:17:00Z"/>
        </w:rPr>
      </w:pPr>
      <w:ins w:id="51" w:author="Rascon Arana, Maria" w:date="2026-08-07T12:17:00Z" w16du:dateUtc="2026-08-07T18:17:00Z">
        <w:r>
          <w:t>1.</w:t>
        </w:r>
        <w:r>
          <w:tab/>
        </w:r>
        <w:r w:rsidRPr="00C41CBF">
          <w:t>The purpose of this Rule is to support access to compounded drugs that are clinically appropriate for veterinary patients while establishing minimum standards for professional judgment, patient safety, labeling, storage, and recordkeeping</w:t>
        </w:r>
        <w:r>
          <w:t>.</w:t>
        </w:r>
      </w:ins>
    </w:p>
    <w:p w14:paraId="471DF9E1" w14:textId="554FD857" w:rsidR="000C41E2" w:rsidRDefault="000C41E2" w:rsidP="000C41E2">
      <w:pPr>
        <w:pStyle w:val="par2"/>
        <w:rPr>
          <w:ins w:id="52" w:author="Rascon Arana, Maria" w:date="2026-08-07T12:17:00Z" w16du:dateUtc="2026-08-07T18:17:00Z"/>
        </w:rPr>
      </w:pPr>
      <w:ins w:id="53" w:author="Rascon Arana, Maria" w:date="2026-08-07T12:17:00Z" w16du:dateUtc="2026-08-07T18:17:00Z">
        <w:r>
          <w:lastRenderedPageBreak/>
          <w:t>2.</w:t>
        </w:r>
        <w:r>
          <w:tab/>
        </w:r>
        <w:r w:rsidRPr="00011FF7">
          <w:t>This Rule shall be interpreted consistently with section 12-315-128, C.R.S. A compounded drug maintained as office stock may be dispensed for treatment of a patient’s condition and is not limited to an emergency condition or to a fixed number of days.</w:t>
        </w:r>
      </w:ins>
    </w:p>
    <w:p w14:paraId="6FCE0755" w14:textId="34FFDF63" w:rsidR="000C41E2" w:rsidRDefault="000C41E2" w:rsidP="000C41E2">
      <w:pPr>
        <w:pStyle w:val="par2"/>
        <w:rPr>
          <w:ins w:id="54" w:author="Rascon Arana, Maria" w:date="2026-08-07T12:17:00Z" w16du:dateUtc="2026-08-07T18:17:00Z"/>
        </w:rPr>
      </w:pPr>
      <w:ins w:id="55" w:author="Rascon Arana, Maria" w:date="2026-08-07T12:17:00Z" w16du:dateUtc="2026-08-07T18:17:00Z">
        <w:r>
          <w:t>3.</w:t>
        </w:r>
        <w:r>
          <w:tab/>
        </w:r>
        <w:r w:rsidRPr="00011FF7">
          <w:t>Nothing in this Rule authorizes conduct prohibited by applicable state or federal law</w:t>
        </w:r>
        <w:r>
          <w:t>.</w:t>
        </w:r>
      </w:ins>
    </w:p>
    <w:p w14:paraId="482C08F3" w14:textId="54A8A83C" w:rsidR="000C41E2" w:rsidRDefault="000C41E2" w:rsidP="000C41E2">
      <w:pPr>
        <w:pStyle w:val="par1"/>
        <w:rPr>
          <w:ins w:id="56" w:author="Rascon Arana, Maria" w:date="2026-08-07T12:18:00Z" w16du:dateUtc="2026-08-07T18:18:00Z"/>
        </w:rPr>
      </w:pPr>
      <w:ins w:id="57" w:author="Rascon Arana, Maria" w:date="2026-08-07T12:18:00Z" w16du:dateUtc="2026-08-07T18:18:00Z">
        <w:r>
          <w:t>B.</w:t>
        </w:r>
        <w:r>
          <w:tab/>
          <w:t>Definitions</w:t>
        </w:r>
      </w:ins>
    </w:p>
    <w:p w14:paraId="5BE2472C" w14:textId="3810C35D" w:rsidR="000C41E2" w:rsidRDefault="000C41E2" w:rsidP="000C41E2">
      <w:pPr>
        <w:pStyle w:val="par2"/>
        <w:rPr>
          <w:ins w:id="58" w:author="Rascon Arana, Maria" w:date="2026-08-07T12:18:00Z" w16du:dateUtc="2026-08-07T18:18:00Z"/>
        </w:rPr>
      </w:pPr>
      <w:ins w:id="59" w:author="Rascon Arana, Maria" w:date="2026-08-07T12:18:00Z" w16du:dateUtc="2026-08-07T18:18:00Z">
        <w:r>
          <w:t>1.</w:t>
        </w:r>
        <w:r>
          <w:tab/>
          <w:t>T</w:t>
        </w:r>
        <w:r w:rsidRPr="00011FF7">
          <w:t>he definitions in sections 12-315-104 and 12-315-128, C.R.S., apply to this Rule</w:t>
        </w:r>
        <w:r>
          <w:t>.</w:t>
        </w:r>
      </w:ins>
    </w:p>
    <w:p w14:paraId="27EC930E" w14:textId="44631F5E" w:rsidR="000C41E2" w:rsidRDefault="000C41E2" w:rsidP="000C41E2">
      <w:pPr>
        <w:pStyle w:val="par2"/>
        <w:rPr>
          <w:ins w:id="60" w:author="Rascon Arana, Maria" w:date="2026-08-07T12:18:00Z" w16du:dateUtc="2026-08-07T18:18:00Z"/>
        </w:rPr>
      </w:pPr>
      <w:commentRangeStart w:id="61"/>
      <w:ins w:id="62" w:author="Rascon Arana, Maria" w:date="2026-08-07T12:18:00Z" w16du:dateUtc="2026-08-07T18:18:00Z">
        <w:r>
          <w:t>2.</w:t>
        </w:r>
      </w:ins>
      <w:commentRangeEnd w:id="61"/>
      <w:r w:rsidR="00E12FDB">
        <w:rPr>
          <w:rStyle w:val="CommentReference"/>
          <w:sz w:val="20"/>
          <w:szCs w:val="24"/>
        </w:rPr>
        <w:commentReference w:id="61"/>
      </w:r>
      <w:ins w:id="63" w:author="Rascon Arana, Maria" w:date="2026-08-07T12:18:00Z" w16du:dateUtc="2026-08-07T18:18:00Z">
        <w:r>
          <w:tab/>
          <w:t>“Beyond-</w:t>
        </w:r>
        <w:r w:rsidRPr="000C41E2">
          <w:t xml:space="preserve"> </w:t>
        </w:r>
        <w:r w:rsidRPr="00011FF7">
          <w:t>use date” means the date after which a compounded drug shall not be used, administered, or dispensed, as assigned by the person or entity that compounded the drug</w:t>
        </w:r>
      </w:ins>
      <w:ins w:id="64" w:author="Rascon Arana, Maria" w:date="2026-08-13T10:59:00Z" w16du:dateUtc="2026-08-13T16:59:00Z">
        <w:r w:rsidR="00811818">
          <w:t xml:space="preserve"> as determined by the U</w:t>
        </w:r>
      </w:ins>
      <w:ins w:id="65" w:author="Rascon Arana, Maria" w:date="2026-08-13T11:00:00Z" w16du:dateUtc="2026-08-13T17:00:00Z">
        <w:r w:rsidR="00811818">
          <w:t xml:space="preserve">nited </w:t>
        </w:r>
      </w:ins>
      <w:ins w:id="66" w:author="Rascon Arana, Maria" w:date="2026-08-13T10:59:00Z" w16du:dateUtc="2026-08-13T16:59:00Z">
        <w:r w:rsidR="00811818">
          <w:t>S</w:t>
        </w:r>
      </w:ins>
      <w:ins w:id="67" w:author="Rascon Arana, Maria" w:date="2026-08-13T11:00:00Z" w16du:dateUtc="2026-08-13T17:00:00Z">
        <w:r w:rsidR="00811818">
          <w:t xml:space="preserve">tates </w:t>
        </w:r>
      </w:ins>
      <w:ins w:id="68" w:author="Rascon Arana, Maria" w:date="2026-08-13T10:59:00Z" w16du:dateUtc="2026-08-13T16:59:00Z">
        <w:r w:rsidR="00811818">
          <w:t>P</w:t>
        </w:r>
      </w:ins>
      <w:ins w:id="69" w:author="Rascon Arana, Maria" w:date="2026-08-13T11:00:00Z" w16du:dateUtc="2026-08-13T17:00:00Z">
        <w:r w:rsidR="00811818">
          <w:t>harmacop</w:t>
        </w:r>
      </w:ins>
      <w:ins w:id="70" w:author="Rascon Arana, Maria" w:date="2026-08-13T15:37:00Z" w16du:dateUtc="2026-08-13T21:37:00Z">
        <w:r w:rsidR="00E12FDB">
          <w:t>e</w:t>
        </w:r>
      </w:ins>
      <w:ins w:id="71" w:author="Rascon Arana, Maria" w:date="2026-08-13T11:00:00Z" w16du:dateUtc="2026-08-13T17:00:00Z">
        <w:r w:rsidR="00811818">
          <w:t>ia current</w:t>
        </w:r>
      </w:ins>
      <w:ins w:id="72" w:author="Rascon Arana, Maria" w:date="2026-08-13T10:59:00Z" w16du:dateUtc="2026-08-13T16:59:00Z">
        <w:r w:rsidR="00811818">
          <w:t xml:space="preserve"> guidelines</w:t>
        </w:r>
      </w:ins>
      <w:ins w:id="73" w:author="Rascon Arana, Maria" w:date="2026-08-07T12:18:00Z" w16du:dateUtc="2026-08-07T18:18:00Z">
        <w:r>
          <w:t>.</w:t>
        </w:r>
      </w:ins>
    </w:p>
    <w:p w14:paraId="16A5C7E6" w14:textId="4F979313" w:rsidR="000C41E2" w:rsidRDefault="000C41E2" w:rsidP="000C41E2">
      <w:pPr>
        <w:pStyle w:val="par1"/>
        <w:rPr>
          <w:ins w:id="74" w:author="Rascon Arana, Maria" w:date="2026-08-07T12:26:00Z" w16du:dateUtc="2026-08-07T18:26:00Z"/>
        </w:rPr>
      </w:pPr>
      <w:ins w:id="75" w:author="Rascon Arana, Maria" w:date="2026-08-07T12:18:00Z" w16du:dateUtc="2026-08-07T18:18:00Z">
        <w:r>
          <w:t>C.</w:t>
        </w:r>
        <w:r>
          <w:tab/>
          <w:t>Clinical Requireme</w:t>
        </w:r>
      </w:ins>
      <w:ins w:id="76" w:author="Rascon Arana, Maria" w:date="2026-08-07T12:19:00Z" w16du:dateUtc="2026-08-07T18:19:00Z">
        <w:r>
          <w:t>nts</w:t>
        </w:r>
      </w:ins>
    </w:p>
    <w:p w14:paraId="00055D36" w14:textId="70BF7E0E" w:rsidR="000E47B7" w:rsidRDefault="000E47B7" w:rsidP="000E47B7">
      <w:pPr>
        <w:pStyle w:val="par2"/>
        <w:rPr>
          <w:ins w:id="77" w:author="Rascon Arana, Maria" w:date="2026-08-07T12:28:00Z" w16du:dateUtc="2026-08-07T18:28:00Z"/>
        </w:rPr>
      </w:pPr>
      <w:ins w:id="78" w:author="Rascon Arana, Maria" w:date="2026-08-07T12:26:00Z" w16du:dateUtc="2026-08-07T18:26:00Z">
        <w:r>
          <w:t>1.</w:t>
        </w:r>
        <w:r>
          <w:tab/>
        </w:r>
      </w:ins>
      <w:ins w:id="79" w:author="Rascon Arana, Maria" w:date="2026-08-07T12:28:00Z" w16du:dateUtc="2026-08-07T18:28:00Z">
        <w:r>
          <w:t xml:space="preserve">A </w:t>
        </w:r>
      </w:ins>
      <w:ins w:id="80" w:author="Rascon Arana, Maria" w:date="2026-08-07T12:28:00Z">
        <w:r w:rsidRPr="000E47B7">
          <w:t>licensed veterinarian shall not administer or dispense a compounded drug unless a valid veterinarian-client-patient relationship is in place at the time the drug is administered or dispensed</w:t>
        </w:r>
      </w:ins>
    </w:p>
    <w:p w14:paraId="61ED3880" w14:textId="2AC0A386" w:rsidR="000E47B7" w:rsidRDefault="000E47B7" w:rsidP="000E47B7">
      <w:pPr>
        <w:pStyle w:val="par2"/>
        <w:rPr>
          <w:ins w:id="81" w:author="Rascon Arana, Maria" w:date="2026-08-07T12:28:00Z" w16du:dateUtc="2026-08-07T18:28:00Z"/>
        </w:rPr>
      </w:pPr>
      <w:ins w:id="82" w:author="Rascon Arana, Maria" w:date="2026-08-07T12:28:00Z" w16du:dateUtc="2026-08-07T18:28:00Z">
        <w:r>
          <w:t>2.</w:t>
        </w:r>
        <w:r>
          <w:tab/>
          <w:t xml:space="preserve">The </w:t>
        </w:r>
      </w:ins>
      <w:ins w:id="83" w:author="Rascon Arana, Maria" w:date="2026-08-07T12:28:00Z">
        <w:r w:rsidRPr="000E47B7">
          <w:t>licensed veterinarian shall determine that the compounded drug is desirable or necessary for treatment of the patient’s condition based on the veterinarian’s professional judgment and the patient’s treatment plan.</w:t>
        </w:r>
      </w:ins>
    </w:p>
    <w:p w14:paraId="3D12F738" w14:textId="34FB109B" w:rsidR="000E47B7" w:rsidRDefault="000E47B7" w:rsidP="000E47B7">
      <w:pPr>
        <w:pStyle w:val="par2"/>
        <w:rPr>
          <w:ins w:id="84" w:author="Rascon Arana, Maria" w:date="2026-08-07T12:28:00Z" w16du:dateUtc="2026-08-07T18:28:00Z"/>
        </w:rPr>
      </w:pPr>
      <w:ins w:id="85" w:author="Rascon Arana, Maria" w:date="2026-08-07T12:28:00Z" w16du:dateUtc="2026-08-07T18:28:00Z">
        <w:r>
          <w:t>3.</w:t>
        </w:r>
        <w:r>
          <w:tab/>
          <w:t xml:space="preserve">The </w:t>
        </w:r>
      </w:ins>
      <w:ins w:id="86" w:author="Rascon Arana, Maria" w:date="2026-08-07T12:28:00Z">
        <w:r w:rsidRPr="000E47B7">
          <w:t>veterinarian shall document in the patient record</w:t>
        </w:r>
      </w:ins>
      <w:ins w:id="87" w:author="Rascon Arana, Maria" w:date="2026-08-07T12:28:00Z" w16du:dateUtc="2026-08-07T18:28:00Z">
        <w:r>
          <w:t>:</w:t>
        </w:r>
      </w:ins>
    </w:p>
    <w:p w14:paraId="343BC85A" w14:textId="3BBBC06D" w:rsidR="000E47B7" w:rsidRDefault="000E47B7" w:rsidP="000E47B7">
      <w:pPr>
        <w:pStyle w:val="par3"/>
        <w:rPr>
          <w:ins w:id="88" w:author="Rascon Arana, Maria" w:date="2026-08-07T12:28:00Z" w16du:dateUtc="2026-08-07T18:28:00Z"/>
        </w:rPr>
      </w:pPr>
      <w:ins w:id="89" w:author="Rascon Arana, Maria" w:date="2026-08-07T12:28:00Z" w16du:dateUtc="2026-08-07T18:28:00Z">
        <w:r>
          <w:t>a.</w:t>
        </w:r>
        <w:r>
          <w:tab/>
        </w:r>
      </w:ins>
      <w:ins w:id="90" w:author="Rascon Arana, Maria" w:date="2026-08-07T12:28:00Z">
        <w:r w:rsidRPr="000E47B7">
          <w:t>The patient’s condition or clinical need</w:t>
        </w:r>
      </w:ins>
      <w:ins w:id="91" w:author="Rascon Arana, Maria" w:date="2026-08-07T12:28:00Z" w16du:dateUtc="2026-08-07T18:28:00Z">
        <w:r>
          <w:t>;</w:t>
        </w:r>
      </w:ins>
    </w:p>
    <w:p w14:paraId="2BC9A1E2" w14:textId="6279970E" w:rsidR="000E47B7" w:rsidRDefault="000E47B7" w:rsidP="000E47B7">
      <w:pPr>
        <w:pStyle w:val="par3"/>
        <w:rPr>
          <w:ins w:id="92" w:author="Rascon Arana, Maria" w:date="2026-08-07T12:29:00Z" w16du:dateUtc="2026-08-07T18:29:00Z"/>
        </w:rPr>
      </w:pPr>
      <w:ins w:id="93" w:author="Rascon Arana, Maria" w:date="2026-08-07T12:28:00Z" w16du:dateUtc="2026-08-07T18:28:00Z">
        <w:r>
          <w:t>b.</w:t>
        </w:r>
        <w:r>
          <w:tab/>
        </w:r>
      </w:ins>
      <w:ins w:id="94" w:author="Rascon Arana, Maria" w:date="2026-08-07T12:29:00Z">
        <w:r w:rsidRPr="000E47B7">
          <w:t>The clinical reason the compounded drug, formulation, concentration, dosage form, route of administration, or combination of ingredients is desirable or necessary</w:t>
        </w:r>
      </w:ins>
      <w:ins w:id="95" w:author="Rascon Arana, Maria" w:date="2026-08-07T12:29:00Z" w16du:dateUtc="2026-08-07T18:29:00Z">
        <w:r>
          <w:t>;</w:t>
        </w:r>
      </w:ins>
    </w:p>
    <w:p w14:paraId="5971DE8E" w14:textId="230E7592" w:rsidR="000E47B7" w:rsidRDefault="000E47B7" w:rsidP="000E47B7">
      <w:pPr>
        <w:pStyle w:val="par3"/>
        <w:rPr>
          <w:ins w:id="96" w:author="Rascon Arana, Maria" w:date="2026-08-07T12:29:00Z" w16du:dateUtc="2026-08-07T18:29:00Z"/>
        </w:rPr>
      </w:pPr>
      <w:ins w:id="97" w:author="Rascon Arana, Maria" w:date="2026-08-07T12:29:00Z" w16du:dateUtc="2026-08-07T18:29:00Z">
        <w:r>
          <w:t>c.</w:t>
        </w:r>
        <w:r>
          <w:tab/>
        </w:r>
      </w:ins>
      <w:ins w:id="98" w:author="Rascon Arana, Maria" w:date="2026-08-07T12:29:00Z">
        <w:r w:rsidRPr="000E47B7">
          <w:t>The prescribed or administered dose, frequency, route, and duration of treatment; and</w:t>
        </w:r>
      </w:ins>
    </w:p>
    <w:p w14:paraId="5C3DC67A" w14:textId="2D2F4A00" w:rsidR="000E47B7" w:rsidRDefault="000E47B7" w:rsidP="000E47B7">
      <w:pPr>
        <w:pStyle w:val="par3"/>
        <w:rPr>
          <w:ins w:id="99" w:author="Rascon Arana, Maria" w:date="2026-08-07T12:29:00Z" w16du:dateUtc="2026-08-07T18:29:00Z"/>
        </w:rPr>
      </w:pPr>
      <w:ins w:id="100" w:author="Rascon Arana, Maria" w:date="2026-08-07T12:29:00Z" w16du:dateUtc="2026-08-07T18:29:00Z">
        <w:r>
          <w:t>d.</w:t>
        </w:r>
        <w:r>
          <w:tab/>
        </w:r>
      </w:ins>
      <w:ins w:id="101" w:author="Rascon Arana, Maria" w:date="2026-08-07T12:29:00Z">
        <w:r w:rsidRPr="000E47B7">
          <w:t>The quantity administered or dispensed</w:t>
        </w:r>
      </w:ins>
      <w:ins w:id="102" w:author="Rascon Arana, Maria" w:date="2026-08-07T12:29:00Z" w16du:dateUtc="2026-08-07T18:29:00Z">
        <w:r>
          <w:t>.</w:t>
        </w:r>
      </w:ins>
    </w:p>
    <w:p w14:paraId="03A7C472" w14:textId="7A0444B6" w:rsidR="000E47B7" w:rsidRDefault="000E47B7" w:rsidP="000E47B7">
      <w:pPr>
        <w:pStyle w:val="par2"/>
        <w:rPr>
          <w:ins w:id="103" w:author="Rascon Arana, Maria" w:date="2026-08-07T12:29:00Z" w16du:dateUtc="2026-08-07T18:29:00Z"/>
        </w:rPr>
      </w:pPr>
      <w:ins w:id="104" w:author="Rascon Arana, Maria" w:date="2026-08-07T12:29:00Z" w16du:dateUtc="2026-08-07T18:29:00Z">
        <w:r>
          <w:t>4.</w:t>
        </w:r>
        <w:r>
          <w:tab/>
        </w:r>
      </w:ins>
      <w:ins w:id="105" w:author="Rascon Arana, Maria" w:date="2026-08-07T12:29:00Z">
        <w:r w:rsidRPr="000E47B7">
          <w:t>In making the determination required by subsection C.2., the veterinarian shall consider whether an FDA-approved, conditionally approved, or indexed drug, including a legally permissible extralabel use, can meet the patient’s clinical needs</w:t>
        </w:r>
      </w:ins>
      <w:ins w:id="106" w:author="Rascon Arana, Maria" w:date="2026-08-07T12:29:00Z" w16du:dateUtc="2026-08-07T18:29:00Z">
        <w:r>
          <w:t>.</w:t>
        </w:r>
      </w:ins>
    </w:p>
    <w:p w14:paraId="5EE3B092" w14:textId="0F8B37E1" w:rsidR="000E47B7" w:rsidRDefault="000E47B7" w:rsidP="000E47B7">
      <w:pPr>
        <w:pStyle w:val="par2"/>
        <w:rPr>
          <w:ins w:id="107" w:author="Rascon Arana, Maria" w:date="2026-08-07T12:29:00Z" w16du:dateUtc="2026-08-07T18:29:00Z"/>
        </w:rPr>
      </w:pPr>
      <w:ins w:id="108" w:author="Rascon Arana, Maria" w:date="2026-08-07T12:29:00Z" w16du:dateUtc="2026-08-07T18:29:00Z">
        <w:r>
          <w:t>5.</w:t>
        </w:r>
        <w:r>
          <w:tab/>
        </w:r>
      </w:ins>
      <w:ins w:id="109" w:author="Rascon Arana, Maria" w:date="2026-08-07T12:29:00Z">
        <w:r w:rsidRPr="000E47B7">
          <w:t>The amount of an office-stock compounded drug dispensed shall not exceed the amount reasonably required to treat the patient’s condition under the documented treatment plan. The amount may include the full anticipated course of treatment when clinically appropriate</w:t>
        </w:r>
      </w:ins>
      <w:ins w:id="110" w:author="Rascon Arana, Maria" w:date="2026-08-07T12:29:00Z" w16du:dateUtc="2026-08-07T18:29:00Z">
        <w:r>
          <w:t>.</w:t>
        </w:r>
      </w:ins>
    </w:p>
    <w:p w14:paraId="7058CE99" w14:textId="7210C326" w:rsidR="000E47B7" w:rsidRDefault="000E47B7" w:rsidP="000E47B7">
      <w:pPr>
        <w:pStyle w:val="par2"/>
        <w:rPr>
          <w:ins w:id="111" w:author="Rascon Arana, Maria" w:date="2026-08-07T12:29:00Z" w16du:dateUtc="2026-08-07T18:29:00Z"/>
        </w:rPr>
      </w:pPr>
      <w:ins w:id="112" w:author="Rascon Arana, Maria" w:date="2026-08-07T12:29:00Z" w16du:dateUtc="2026-08-07T18:29:00Z">
        <w:r>
          <w:t>6.</w:t>
        </w:r>
        <w:r>
          <w:tab/>
        </w:r>
      </w:ins>
      <w:ins w:id="113" w:author="Rascon Arana, Maria" w:date="2026-08-07T12:29:00Z">
        <w:r w:rsidRPr="000E47B7">
          <w:t>For a food-producing animal or other animal that may enter the human food supply, the veterinarian shall comply with applicable federal law and establish and document scientifically based withdrawal, withholding, or discard times, as applicable</w:t>
        </w:r>
      </w:ins>
      <w:ins w:id="114" w:author="Rascon Arana, Maria" w:date="2026-08-07T12:29:00Z" w16du:dateUtc="2026-08-07T18:29:00Z">
        <w:r>
          <w:t>.</w:t>
        </w:r>
      </w:ins>
    </w:p>
    <w:p w14:paraId="7EB5FA70" w14:textId="1BA01980" w:rsidR="000E47B7" w:rsidRDefault="000E47B7" w:rsidP="000E47B7">
      <w:pPr>
        <w:pStyle w:val="par1"/>
        <w:rPr>
          <w:ins w:id="115" w:author="Rascon Arana, Maria" w:date="2026-08-07T12:30:00Z" w16du:dateUtc="2026-08-07T18:30:00Z"/>
        </w:rPr>
      </w:pPr>
      <w:ins w:id="116" w:author="Rascon Arana, Maria" w:date="2026-08-07T12:29:00Z" w16du:dateUtc="2026-08-07T18:29:00Z">
        <w:r w:rsidRPr="000E47B7">
          <w:t>D.</w:t>
        </w:r>
        <w:r w:rsidRPr="000E47B7">
          <w:tab/>
        </w:r>
      </w:ins>
      <w:ins w:id="117" w:author="Rascon Arana, Maria" w:date="2026-08-07T12:30:00Z">
        <w:r w:rsidRPr="000E47B7">
          <w:rPr>
            <w:rPrChange w:id="118" w:author="Rascon Arana, Maria" w:date="2026-08-07T12:30:00Z" w16du:dateUtc="2026-08-07T18:30:00Z">
              <w:rPr>
                <w:b/>
                <w:bCs/>
              </w:rPr>
            </w:rPrChange>
          </w:rPr>
          <w:t>Acquisition, Compounding, Storage, and Security</w:t>
        </w:r>
      </w:ins>
    </w:p>
    <w:p w14:paraId="64E8E117" w14:textId="519E82FA" w:rsidR="000E47B7" w:rsidRDefault="000E47B7" w:rsidP="000E47B7">
      <w:pPr>
        <w:pStyle w:val="par2"/>
        <w:rPr>
          <w:ins w:id="119" w:author="Rascon Arana, Maria" w:date="2026-08-07T12:30:00Z" w16du:dateUtc="2026-08-07T18:30:00Z"/>
        </w:rPr>
      </w:pPr>
      <w:ins w:id="120" w:author="Rascon Arana, Maria" w:date="2026-08-07T12:30:00Z" w16du:dateUtc="2026-08-07T18:30:00Z">
        <w:r>
          <w:t>1.</w:t>
        </w:r>
        <w:r>
          <w:tab/>
        </w:r>
      </w:ins>
      <w:ins w:id="121" w:author="Rascon Arana, Maria" w:date="2026-08-07T12:30:00Z">
        <w:r w:rsidRPr="000E47B7">
          <w:t>A veterinarian may maintain office stock of compounded drugs and may compound and dispense drugs as authorized by sections 12-315-105(3) and 12-315-128, C.R.S</w:t>
        </w:r>
      </w:ins>
      <w:ins w:id="122" w:author="Rascon Arana, Maria" w:date="2026-08-07T12:30:00Z" w16du:dateUtc="2026-08-07T18:30:00Z">
        <w:r>
          <w:t>.</w:t>
        </w:r>
      </w:ins>
    </w:p>
    <w:p w14:paraId="5CD33075" w14:textId="6A2BDEDF" w:rsidR="000E47B7" w:rsidRDefault="000E47B7" w:rsidP="000E47B7">
      <w:pPr>
        <w:pStyle w:val="par2"/>
        <w:rPr>
          <w:ins w:id="123" w:author="Rascon Arana, Maria" w:date="2026-08-07T12:30:00Z" w16du:dateUtc="2026-08-07T18:30:00Z"/>
        </w:rPr>
      </w:pPr>
      <w:ins w:id="124" w:author="Rascon Arana, Maria" w:date="2026-08-07T12:30:00Z" w16du:dateUtc="2026-08-07T18:30:00Z">
        <w:r>
          <w:lastRenderedPageBreak/>
          <w:t>2.</w:t>
        </w:r>
        <w:r>
          <w:tab/>
        </w:r>
      </w:ins>
      <w:ins w:id="125" w:author="Rascon Arana, Maria" w:date="2026-08-07T12:30:00Z">
        <w:r w:rsidRPr="000E47B7">
          <w:t>A compounded drug obtained by a veterinarian shall be obtained from a person or entity lawfully authorized to compound or supply the drug</w:t>
        </w:r>
      </w:ins>
      <w:ins w:id="126" w:author="Rascon Arana, Maria" w:date="2026-08-07T12:30:00Z" w16du:dateUtc="2026-08-07T18:30:00Z">
        <w:r>
          <w:t>.</w:t>
        </w:r>
      </w:ins>
    </w:p>
    <w:p w14:paraId="3B1A3013" w14:textId="7DC532F0" w:rsidR="000E47B7" w:rsidRDefault="000E47B7" w:rsidP="000E47B7">
      <w:pPr>
        <w:pStyle w:val="par2"/>
        <w:rPr>
          <w:ins w:id="127" w:author="Rascon Arana, Maria" w:date="2026-08-07T12:30:00Z" w16du:dateUtc="2026-08-07T18:30:00Z"/>
        </w:rPr>
      </w:pPr>
      <w:ins w:id="128" w:author="Rascon Arana, Maria" w:date="2026-08-07T12:30:00Z" w16du:dateUtc="2026-08-07T18:30:00Z">
        <w:r>
          <w:t>3.</w:t>
        </w:r>
        <w:r>
          <w:tab/>
        </w:r>
      </w:ins>
      <w:ins w:id="129" w:author="Rascon Arana, Maria" w:date="2026-08-07T12:30:00Z">
        <w:r w:rsidRPr="000E47B7">
          <w:t>A veterinarian who compounds a drug shall use lawfully obtained ingredients and shall compound in an area and manner appropriate to the dosage form and designed to prevent contamination, cross-contamination, and medication error.</w:t>
        </w:r>
      </w:ins>
    </w:p>
    <w:p w14:paraId="1FDCBD4D" w14:textId="44DC0B80" w:rsidR="000E47B7" w:rsidRDefault="000E47B7" w:rsidP="000E47B7">
      <w:pPr>
        <w:pStyle w:val="par2"/>
        <w:rPr>
          <w:ins w:id="130" w:author="Rascon Arana, Maria" w:date="2026-08-07T12:30:00Z" w16du:dateUtc="2026-08-07T18:30:00Z"/>
        </w:rPr>
      </w:pPr>
      <w:ins w:id="131" w:author="Rascon Arana, Maria" w:date="2026-08-07T12:30:00Z" w16du:dateUtc="2026-08-07T18:30:00Z">
        <w:r>
          <w:t>4.</w:t>
        </w:r>
        <w:r>
          <w:tab/>
        </w:r>
      </w:ins>
      <w:ins w:id="132" w:author="Rascon Arana, Maria" w:date="2026-08-07T12:30:00Z">
        <w:r w:rsidRPr="000E47B7">
          <w:t>A compounded drug shall be stored according to labeled storage requirements and in a manner that protects the drug from contamination, deterioration, and unauthorized access.</w:t>
        </w:r>
      </w:ins>
    </w:p>
    <w:p w14:paraId="333BDB46" w14:textId="5CC29771" w:rsidR="000E47B7" w:rsidRDefault="000E47B7" w:rsidP="000E47B7">
      <w:pPr>
        <w:pStyle w:val="par2"/>
        <w:rPr>
          <w:ins w:id="133" w:author="Rascon Arana, Maria" w:date="2026-08-07T12:31:00Z" w16du:dateUtc="2026-08-07T18:31:00Z"/>
        </w:rPr>
      </w:pPr>
      <w:ins w:id="134" w:author="Rascon Arana, Maria" w:date="2026-08-07T12:31:00Z" w16du:dateUtc="2026-08-07T18:31:00Z">
        <w:r>
          <w:t>5.</w:t>
        </w:r>
        <w:r>
          <w:tab/>
        </w:r>
      </w:ins>
      <w:ins w:id="135" w:author="Rascon Arana, Maria" w:date="2026-08-07T12:31:00Z">
        <w:r w:rsidRPr="000E47B7">
          <w:t>Expired, recalled, damaged, adulterated, misbranded, or otherwise compromised compounded drugs shall be identified and physically separated from usable stock until returned or disposed of in accordance with applicable law.</w:t>
        </w:r>
      </w:ins>
    </w:p>
    <w:p w14:paraId="2511F4C8" w14:textId="3D19D0D5" w:rsidR="000E47B7" w:rsidRDefault="000E47B7" w:rsidP="000E47B7">
      <w:pPr>
        <w:pStyle w:val="par2"/>
        <w:rPr>
          <w:ins w:id="136" w:author="Rascon Arana, Maria" w:date="2026-08-07T12:31:00Z" w16du:dateUtc="2026-08-07T18:31:00Z"/>
        </w:rPr>
      </w:pPr>
      <w:ins w:id="137" w:author="Rascon Arana, Maria" w:date="2026-08-07T12:31:00Z" w16du:dateUtc="2026-08-07T18:31:00Z">
        <w:r>
          <w:t>6.</w:t>
        </w:r>
        <w:r>
          <w:tab/>
        </w:r>
      </w:ins>
      <w:ins w:id="138" w:author="Rascon Arana, Maria" w:date="2026-08-07T12:31:00Z">
        <w:r w:rsidRPr="000E47B7">
          <w:t>A compounded drug shall not be administered or dispensed after its beyond-use date.</w:t>
        </w:r>
      </w:ins>
    </w:p>
    <w:p w14:paraId="77C79261" w14:textId="62F3A28D" w:rsidR="000E47B7" w:rsidRDefault="000E47B7" w:rsidP="000E47B7">
      <w:pPr>
        <w:pStyle w:val="par2"/>
        <w:rPr>
          <w:ins w:id="139" w:author="Rascon Arana, Maria" w:date="2026-08-07T12:31:00Z" w16du:dateUtc="2026-08-07T18:31:00Z"/>
        </w:rPr>
      </w:pPr>
      <w:commentRangeStart w:id="140"/>
      <w:ins w:id="141" w:author="Rascon Arana, Maria" w:date="2026-08-07T12:31:00Z" w16du:dateUtc="2026-08-07T18:31:00Z">
        <w:r>
          <w:t>7.</w:t>
        </w:r>
      </w:ins>
      <w:commentRangeEnd w:id="140"/>
      <w:r w:rsidR="00811818">
        <w:rPr>
          <w:rStyle w:val="CommentReference"/>
          <w:sz w:val="20"/>
          <w:szCs w:val="24"/>
        </w:rPr>
        <w:commentReference w:id="140"/>
      </w:r>
      <w:ins w:id="142" w:author="Rascon Arana, Maria" w:date="2026-08-07T12:31:00Z" w16du:dateUtc="2026-08-07T18:31:00Z">
        <w:r>
          <w:tab/>
        </w:r>
      </w:ins>
      <w:ins w:id="143" w:author="Rascon Arana, Maria" w:date="2026-08-07T12:31:00Z">
        <w:r w:rsidRPr="000E47B7">
          <w:t>A veterinarian shall not sell, distribute, or transfer compounded office stock to another person or entity except as permitted by applicable law.</w:t>
        </w:r>
      </w:ins>
    </w:p>
    <w:p w14:paraId="08656F62" w14:textId="3321FFBE" w:rsidR="000E47B7" w:rsidRDefault="000E47B7" w:rsidP="000E47B7">
      <w:pPr>
        <w:pStyle w:val="par1"/>
        <w:rPr>
          <w:ins w:id="144" w:author="Rascon Arana, Maria" w:date="2026-08-07T12:31:00Z" w16du:dateUtc="2026-08-07T18:31:00Z"/>
        </w:rPr>
      </w:pPr>
      <w:commentRangeStart w:id="145"/>
      <w:ins w:id="146" w:author="Rascon Arana, Maria" w:date="2026-08-07T12:31:00Z" w16du:dateUtc="2026-08-07T18:31:00Z">
        <w:r w:rsidRPr="001F468D">
          <w:t>E.</w:t>
        </w:r>
      </w:ins>
      <w:commentRangeEnd w:id="145"/>
      <w:r w:rsidR="00811818" w:rsidRPr="001F468D">
        <w:rPr>
          <w:rStyle w:val="CommentReference"/>
          <w:sz w:val="20"/>
          <w:szCs w:val="24"/>
        </w:rPr>
        <w:commentReference w:id="145"/>
      </w:r>
      <w:ins w:id="147" w:author="Rascon Arana, Maria" w:date="2026-08-07T12:31:00Z" w16du:dateUtc="2026-08-07T18:31:00Z">
        <w:r w:rsidRPr="001F468D">
          <w:tab/>
        </w:r>
      </w:ins>
      <w:ins w:id="148" w:author="Rascon Arana, Maria" w:date="2026-08-07T12:31:00Z">
        <w:r w:rsidR="001F468D" w:rsidRPr="001F468D">
          <w:rPr>
            <w:rPrChange w:id="149" w:author="Rascon Arana, Maria" w:date="2026-08-07T12:31:00Z" w16du:dateUtc="2026-08-07T18:31:00Z">
              <w:rPr>
                <w:b/>
                <w:bCs/>
              </w:rPr>
            </w:rPrChange>
          </w:rPr>
          <w:t>Labeling of Compounded Drugs Dispensed to a Client</w:t>
        </w:r>
      </w:ins>
      <w:ins w:id="150" w:author="Rascon Arana, Maria" w:date="2026-08-13T10:57:00Z" w16du:dateUtc="2026-08-13T16:57:00Z">
        <w:r w:rsidR="00811818">
          <w:t xml:space="preserve"> or in-clinic use</w:t>
        </w:r>
      </w:ins>
    </w:p>
    <w:p w14:paraId="3E88355C" w14:textId="326E38D9" w:rsidR="001F468D" w:rsidRDefault="001F468D" w:rsidP="001F468D">
      <w:pPr>
        <w:pStyle w:val="par2"/>
        <w:rPr>
          <w:ins w:id="151" w:author="Rascon Arana, Maria" w:date="2026-08-07T12:31:00Z" w16du:dateUtc="2026-08-07T18:31:00Z"/>
        </w:rPr>
      </w:pPr>
      <w:ins w:id="152" w:author="Rascon Arana, Maria" w:date="2026-08-07T12:31:00Z" w16du:dateUtc="2026-08-07T18:31:00Z">
        <w:r>
          <w:t>1.</w:t>
        </w:r>
        <w:r>
          <w:tab/>
        </w:r>
      </w:ins>
      <w:ins w:id="153" w:author="Rascon Arana, Maria" w:date="2026-08-07T12:31:00Z">
        <w:r w:rsidRPr="001F468D">
          <w:t>In addition to any labeling required by state or federal law, a compounded drug dispensed to a client shall be labeled with:</w:t>
        </w:r>
      </w:ins>
    </w:p>
    <w:p w14:paraId="6E72ECD5" w14:textId="4493D8B7" w:rsidR="001F468D" w:rsidRDefault="001F468D" w:rsidP="001F468D">
      <w:pPr>
        <w:pStyle w:val="par3"/>
        <w:rPr>
          <w:ins w:id="154" w:author="Rascon Arana, Maria" w:date="2026-08-07T12:32:00Z" w16du:dateUtc="2026-08-07T18:32:00Z"/>
        </w:rPr>
      </w:pPr>
      <w:ins w:id="155" w:author="Rascon Arana, Maria" w:date="2026-08-07T12:31:00Z" w16du:dateUtc="2026-08-07T18:31:00Z">
        <w:r>
          <w:t>a.</w:t>
        </w:r>
        <w:r>
          <w:tab/>
        </w:r>
      </w:ins>
      <w:ins w:id="156" w:author="Rascon Arana, Maria" w:date="2026-08-07T12:32:00Z">
        <w:r w:rsidRPr="001F468D">
          <w:t>The statement “Compounded Drug”;</w:t>
        </w:r>
      </w:ins>
    </w:p>
    <w:p w14:paraId="6B58BD75" w14:textId="6DBAF0AF" w:rsidR="001F468D" w:rsidRDefault="001F468D" w:rsidP="001F468D">
      <w:pPr>
        <w:pStyle w:val="par3"/>
        <w:rPr>
          <w:ins w:id="157" w:author="Rascon Arana, Maria" w:date="2026-08-07T12:32:00Z" w16du:dateUtc="2026-08-07T18:32:00Z"/>
        </w:rPr>
      </w:pPr>
      <w:ins w:id="158" w:author="Rascon Arana, Maria" w:date="2026-08-07T12:32:00Z" w16du:dateUtc="2026-08-07T18:32:00Z">
        <w:r>
          <w:t>b.</w:t>
        </w:r>
        <w:r>
          <w:tab/>
        </w:r>
      </w:ins>
      <w:ins w:id="159" w:author="Rascon Arana, Maria" w:date="2026-08-07T12:32:00Z">
        <w:r w:rsidRPr="001F468D">
          <w:t xml:space="preserve">The name, strength or concentration, and dosage form of </w:t>
        </w:r>
      </w:ins>
      <w:ins w:id="160" w:author="Rascon Arana, Maria" w:date="2026-08-13T10:55:00Z" w16du:dateUtc="2026-08-13T16:55:00Z">
        <w:r w:rsidR="00811818">
          <w:t>each</w:t>
        </w:r>
      </w:ins>
      <w:ins w:id="161" w:author="Rascon Arana, Maria" w:date="2026-08-07T12:32:00Z">
        <w:r w:rsidRPr="001F468D">
          <w:t xml:space="preserve"> drug;</w:t>
        </w:r>
      </w:ins>
    </w:p>
    <w:p w14:paraId="32776C3C" w14:textId="04055D2E" w:rsidR="001F468D" w:rsidRDefault="001F468D" w:rsidP="001F468D">
      <w:pPr>
        <w:pStyle w:val="par3"/>
        <w:rPr>
          <w:ins w:id="162" w:author="Rascon Arana, Maria" w:date="2026-08-07T12:32:00Z" w16du:dateUtc="2026-08-07T18:32:00Z"/>
        </w:rPr>
      </w:pPr>
      <w:ins w:id="163" w:author="Rascon Arana, Maria" w:date="2026-08-07T12:32:00Z" w16du:dateUtc="2026-08-07T18:32:00Z">
        <w:r>
          <w:t>c.</w:t>
        </w:r>
        <w:r>
          <w:tab/>
        </w:r>
      </w:ins>
      <w:ins w:id="164" w:author="Rascon Arana, Maria" w:date="2026-08-07T12:32:00Z">
        <w:r w:rsidRPr="001F468D">
          <w:t>The name of the patient and the owner or caretaker</w:t>
        </w:r>
      </w:ins>
      <w:ins w:id="165" w:author="Rascon Arana, Maria" w:date="2026-08-07T12:32:00Z" w16du:dateUtc="2026-08-07T18:32:00Z">
        <w:r>
          <w:t>;</w:t>
        </w:r>
      </w:ins>
    </w:p>
    <w:p w14:paraId="75D7DE0E" w14:textId="09C08BDF" w:rsidR="001F468D" w:rsidRDefault="001F468D" w:rsidP="001F468D">
      <w:pPr>
        <w:pStyle w:val="par3"/>
        <w:rPr>
          <w:ins w:id="166" w:author="Rascon Arana, Maria" w:date="2026-08-07T12:32:00Z" w16du:dateUtc="2026-08-07T18:32:00Z"/>
        </w:rPr>
      </w:pPr>
      <w:ins w:id="167" w:author="Rascon Arana, Maria" w:date="2026-08-07T12:32:00Z" w16du:dateUtc="2026-08-07T18:32:00Z">
        <w:r>
          <w:t>d.</w:t>
        </w:r>
        <w:r>
          <w:tab/>
        </w:r>
      </w:ins>
      <w:ins w:id="168" w:author="Rascon Arana, Maria" w:date="2026-08-07T12:32:00Z">
        <w:r w:rsidRPr="001F468D">
          <w:t>Directions for use and the quantity dispensed;</w:t>
        </w:r>
      </w:ins>
    </w:p>
    <w:p w14:paraId="3D45E005" w14:textId="09E9FF23" w:rsidR="001F468D" w:rsidRDefault="001F468D" w:rsidP="001F468D">
      <w:pPr>
        <w:pStyle w:val="par3"/>
        <w:rPr>
          <w:ins w:id="169" w:author="Rascon Arana, Maria" w:date="2026-08-07T12:32:00Z" w16du:dateUtc="2026-08-07T18:32:00Z"/>
        </w:rPr>
      </w:pPr>
      <w:ins w:id="170" w:author="Rascon Arana, Maria" w:date="2026-08-07T12:32:00Z" w16du:dateUtc="2026-08-07T18:32:00Z">
        <w:r>
          <w:t>e.</w:t>
        </w:r>
        <w:r>
          <w:tab/>
          <w:t xml:space="preserve">The </w:t>
        </w:r>
      </w:ins>
      <w:ins w:id="171" w:author="Rascon Arana, Maria" w:date="2026-08-07T12:32:00Z">
        <w:r w:rsidRPr="001F468D">
          <w:t>date dispensed and the beyond-use date;</w:t>
        </w:r>
      </w:ins>
    </w:p>
    <w:p w14:paraId="17C071EC" w14:textId="701B0188" w:rsidR="001F468D" w:rsidRDefault="001F468D" w:rsidP="001F468D">
      <w:pPr>
        <w:pStyle w:val="par3"/>
        <w:rPr>
          <w:ins w:id="172" w:author="Rascon Arana, Maria" w:date="2026-08-07T12:32:00Z" w16du:dateUtc="2026-08-07T18:32:00Z"/>
        </w:rPr>
      </w:pPr>
      <w:ins w:id="173" w:author="Rascon Arana, Maria" w:date="2026-08-07T12:32:00Z" w16du:dateUtc="2026-08-07T18:32:00Z">
        <w:r>
          <w:t>f.</w:t>
        </w:r>
        <w:r>
          <w:tab/>
        </w:r>
      </w:ins>
      <w:ins w:id="174" w:author="Rascon Arana, Maria" w:date="2026-08-07T12:32:00Z">
        <w:r w:rsidRPr="001F468D">
          <w:t>Required storage conditions and any applicable cautionary statements;</w:t>
        </w:r>
      </w:ins>
    </w:p>
    <w:p w14:paraId="04EED0D0" w14:textId="6E58D4C2" w:rsidR="001F468D" w:rsidRDefault="001F468D" w:rsidP="001F468D">
      <w:pPr>
        <w:pStyle w:val="par3"/>
        <w:rPr>
          <w:ins w:id="175" w:author="Rascon Arana, Maria" w:date="2026-08-07T12:32:00Z" w16du:dateUtc="2026-08-07T18:32:00Z"/>
        </w:rPr>
      </w:pPr>
      <w:ins w:id="176" w:author="Rascon Arana, Maria" w:date="2026-08-07T12:32:00Z" w16du:dateUtc="2026-08-07T18:32:00Z">
        <w:r>
          <w:t>g.</w:t>
        </w:r>
        <w:r>
          <w:tab/>
        </w:r>
      </w:ins>
      <w:ins w:id="177" w:author="Rascon Arana, Maria" w:date="2026-08-07T12:32:00Z">
        <w:r w:rsidRPr="001F468D">
          <w:t>The name and contact information of the dispensing veterinarian or veterinary practice; and</w:t>
        </w:r>
      </w:ins>
    </w:p>
    <w:p w14:paraId="29604ABC" w14:textId="720CFED9" w:rsidR="001F468D" w:rsidRDefault="001F468D" w:rsidP="001F468D">
      <w:pPr>
        <w:pStyle w:val="par3"/>
        <w:rPr>
          <w:ins w:id="178" w:author="Rascon Arana, Maria" w:date="2026-08-07T12:33:00Z" w16du:dateUtc="2026-08-07T18:33:00Z"/>
        </w:rPr>
      </w:pPr>
      <w:ins w:id="179" w:author="Rascon Arana, Maria" w:date="2026-08-07T12:33:00Z" w16du:dateUtc="2026-08-07T18:33:00Z">
        <w:r>
          <w:t>h.</w:t>
        </w:r>
        <w:r>
          <w:tab/>
        </w:r>
      </w:ins>
      <w:ins w:id="180" w:author="Rascon Arana, Maria" w:date="2026-08-07T12:33:00Z">
        <w:r w:rsidRPr="001F468D">
          <w:t>The name of the compounding pharmacy or compounding veterinarian, if different from the dispensing veterinarian.</w:t>
        </w:r>
      </w:ins>
    </w:p>
    <w:p w14:paraId="776CD5F8" w14:textId="01A9BB6A" w:rsidR="001F468D" w:rsidRDefault="001F468D" w:rsidP="001F468D">
      <w:pPr>
        <w:pStyle w:val="par2"/>
        <w:rPr>
          <w:ins w:id="181" w:author="Rascon Arana, Maria" w:date="2026-08-07T12:35:00Z" w16du:dateUtc="2026-08-07T18:35:00Z"/>
        </w:rPr>
      </w:pPr>
      <w:ins w:id="182" w:author="Rascon Arana, Maria" w:date="2026-08-07T12:33:00Z" w16du:dateUtc="2026-08-07T18:33:00Z">
        <w:r>
          <w:t>2.</w:t>
        </w:r>
        <w:r>
          <w:tab/>
        </w:r>
      </w:ins>
      <w:ins w:id="183" w:author="Rascon Arana, Maria" w:date="2026-08-07T12:35:00Z">
        <w:r w:rsidR="006E2488" w:rsidRPr="006E2488">
          <w:t>When the immediate container is too small to contain all required information, the information may appear on an outer container that is provided with the immediate container.</w:t>
        </w:r>
      </w:ins>
    </w:p>
    <w:p w14:paraId="642E2589" w14:textId="4AD5AEDD" w:rsidR="006E2488" w:rsidRDefault="006E2488" w:rsidP="001F468D">
      <w:pPr>
        <w:pStyle w:val="par2"/>
        <w:rPr>
          <w:ins w:id="184" w:author="Rascon Arana, Maria" w:date="2026-08-07T12:35:00Z" w16du:dateUtc="2026-08-07T18:35:00Z"/>
        </w:rPr>
      </w:pPr>
      <w:ins w:id="185" w:author="Rascon Arana, Maria" w:date="2026-08-07T12:35:00Z" w16du:dateUtc="2026-08-07T18:35:00Z">
        <w:r>
          <w:t>3.</w:t>
        </w:r>
        <w:r>
          <w:tab/>
        </w:r>
      </w:ins>
      <w:ins w:id="186" w:author="Rascon Arana, Maria" w:date="2026-08-07T12:35:00Z">
        <w:r w:rsidRPr="006E2488">
          <w:t>For a food-producing animal, the label shall include any withdrawal, withholding, or discard time established by the veterinarian.</w:t>
        </w:r>
      </w:ins>
    </w:p>
    <w:p w14:paraId="4506FD4A" w14:textId="20B38AA1" w:rsidR="006E2488" w:rsidRDefault="006E2488" w:rsidP="006E2488">
      <w:pPr>
        <w:pStyle w:val="par1"/>
        <w:rPr>
          <w:ins w:id="187" w:author="Rascon Arana, Maria" w:date="2026-08-07T12:35:00Z" w16du:dateUtc="2026-08-07T18:35:00Z"/>
        </w:rPr>
      </w:pPr>
      <w:ins w:id="188" w:author="Rascon Arana, Maria" w:date="2026-08-07T12:35:00Z" w16du:dateUtc="2026-08-07T18:35:00Z">
        <w:r>
          <w:t>F.</w:t>
        </w:r>
        <w:r>
          <w:tab/>
          <w:t>Records</w:t>
        </w:r>
      </w:ins>
    </w:p>
    <w:p w14:paraId="7CFBEB38" w14:textId="77633FA4" w:rsidR="006E2488" w:rsidRDefault="006E2488" w:rsidP="006E2488">
      <w:pPr>
        <w:pStyle w:val="par2"/>
        <w:rPr>
          <w:ins w:id="189" w:author="Rascon Arana, Maria" w:date="2026-08-07T12:35:00Z" w16du:dateUtc="2026-08-07T18:35:00Z"/>
        </w:rPr>
      </w:pPr>
      <w:ins w:id="190" w:author="Rascon Arana, Maria" w:date="2026-08-07T12:35:00Z" w16du:dateUtc="2026-08-07T18:35:00Z">
        <w:r>
          <w:t>1.</w:t>
        </w:r>
        <w:r>
          <w:tab/>
        </w:r>
      </w:ins>
      <w:ins w:id="191" w:author="Rascon Arana, Maria" w:date="2026-08-07T12:35:00Z">
        <w:r w:rsidRPr="006E2488">
          <w:t>For each compounded drug maintained as office stock, the veterinarian or veterinary practice shall maintain a record that includes:</w:t>
        </w:r>
      </w:ins>
    </w:p>
    <w:p w14:paraId="521F112C" w14:textId="534D24DD" w:rsidR="006E2488" w:rsidRDefault="006E2488" w:rsidP="006E2488">
      <w:pPr>
        <w:pStyle w:val="par3"/>
        <w:rPr>
          <w:ins w:id="192" w:author="Rascon Arana, Maria" w:date="2026-08-07T12:36:00Z" w16du:dateUtc="2026-08-07T18:36:00Z"/>
        </w:rPr>
      </w:pPr>
      <w:ins w:id="193" w:author="Rascon Arana, Maria" w:date="2026-08-07T12:36:00Z" w16du:dateUtc="2026-08-07T18:36:00Z">
        <w:r>
          <w:lastRenderedPageBreak/>
          <w:t>a.</w:t>
        </w:r>
        <w:r>
          <w:tab/>
        </w:r>
      </w:ins>
      <w:ins w:id="194" w:author="Rascon Arana, Maria" w:date="2026-08-07T12:36:00Z">
        <w:r w:rsidRPr="006E2488">
          <w:t>The date the drug was obtained or prepared;</w:t>
        </w:r>
      </w:ins>
    </w:p>
    <w:p w14:paraId="30F4093A" w14:textId="12C87109" w:rsidR="006E2488" w:rsidRDefault="006E2488" w:rsidP="006E2488">
      <w:pPr>
        <w:pStyle w:val="par3"/>
        <w:rPr>
          <w:ins w:id="195" w:author="Rascon Arana, Maria" w:date="2026-08-07T12:36:00Z" w16du:dateUtc="2026-08-07T18:36:00Z"/>
        </w:rPr>
      </w:pPr>
      <w:ins w:id="196" w:author="Rascon Arana, Maria" w:date="2026-08-07T12:36:00Z" w16du:dateUtc="2026-08-07T18:36:00Z">
        <w:r>
          <w:t>b.</w:t>
        </w:r>
        <w:r>
          <w:tab/>
        </w:r>
      </w:ins>
      <w:ins w:id="197" w:author="Rascon Arana, Maria" w:date="2026-08-07T12:36:00Z">
        <w:r w:rsidRPr="006E2488">
          <w:t>The name of the compounding pharmacy, compounding veterinarian, or other lawful source;</w:t>
        </w:r>
      </w:ins>
    </w:p>
    <w:p w14:paraId="020C6A1E" w14:textId="2A971BE7" w:rsidR="006E2488" w:rsidRDefault="006E2488" w:rsidP="006E2488">
      <w:pPr>
        <w:pStyle w:val="par3"/>
        <w:rPr>
          <w:ins w:id="198" w:author="Rascon Arana, Maria" w:date="2026-08-07T12:36:00Z" w16du:dateUtc="2026-08-07T18:36:00Z"/>
        </w:rPr>
      </w:pPr>
      <w:ins w:id="199" w:author="Rascon Arana, Maria" w:date="2026-08-07T12:36:00Z" w16du:dateUtc="2026-08-07T18:36:00Z">
        <w:r>
          <w:t>c.</w:t>
        </w:r>
        <w:r>
          <w:tab/>
        </w:r>
      </w:ins>
      <w:ins w:id="200" w:author="Rascon Arana, Maria" w:date="2026-08-07T12:36:00Z">
        <w:r w:rsidRPr="006E2488">
          <w:t>The name, strength or concentration, dosage form, and quantity of the drug;</w:t>
        </w:r>
      </w:ins>
    </w:p>
    <w:p w14:paraId="74D5242D" w14:textId="473B85FF" w:rsidR="006E2488" w:rsidRDefault="006E2488" w:rsidP="006E2488">
      <w:pPr>
        <w:pStyle w:val="par3"/>
        <w:rPr>
          <w:ins w:id="201" w:author="Rascon Arana, Maria" w:date="2026-08-07T12:36:00Z" w16du:dateUtc="2026-08-07T18:36:00Z"/>
        </w:rPr>
      </w:pPr>
      <w:ins w:id="202" w:author="Rascon Arana, Maria" w:date="2026-08-07T12:36:00Z" w16du:dateUtc="2026-08-07T18:36:00Z">
        <w:r>
          <w:t>d.</w:t>
        </w:r>
        <w:r>
          <w:tab/>
        </w:r>
      </w:ins>
      <w:ins w:id="203" w:author="Rascon Arana, Maria" w:date="2026-08-07T12:36:00Z">
        <w:r w:rsidRPr="006E2488">
          <w:t>The lot or batch number, if available;</w:t>
        </w:r>
      </w:ins>
    </w:p>
    <w:p w14:paraId="548613A6" w14:textId="6CD0EDB8" w:rsidR="006E2488" w:rsidRDefault="006E2488" w:rsidP="006E2488">
      <w:pPr>
        <w:pStyle w:val="par3"/>
        <w:rPr>
          <w:ins w:id="204" w:author="Rascon Arana, Maria" w:date="2026-08-07T12:36:00Z" w16du:dateUtc="2026-08-07T18:36:00Z"/>
        </w:rPr>
      </w:pPr>
      <w:ins w:id="205" w:author="Rascon Arana, Maria" w:date="2026-08-07T12:36:00Z" w16du:dateUtc="2026-08-07T18:36:00Z">
        <w:r>
          <w:t>e.</w:t>
        </w:r>
        <w:r>
          <w:tab/>
        </w:r>
      </w:ins>
      <w:ins w:id="206" w:author="Rascon Arana, Maria" w:date="2026-08-07T12:36:00Z">
        <w:r w:rsidRPr="006E2488">
          <w:t>The beyond-use date; and</w:t>
        </w:r>
      </w:ins>
    </w:p>
    <w:p w14:paraId="094252B9" w14:textId="66F3A032" w:rsidR="006E2488" w:rsidRDefault="006E2488" w:rsidP="006E2488">
      <w:pPr>
        <w:pStyle w:val="par3"/>
        <w:rPr>
          <w:ins w:id="207" w:author="Rascon Arana, Maria" w:date="2026-08-07T12:36:00Z" w16du:dateUtc="2026-08-07T18:36:00Z"/>
        </w:rPr>
      </w:pPr>
      <w:ins w:id="208" w:author="Rascon Arana, Maria" w:date="2026-08-07T12:36:00Z" w16du:dateUtc="2026-08-07T18:36:00Z">
        <w:r>
          <w:t>f.</w:t>
        </w:r>
        <w:r>
          <w:tab/>
        </w:r>
      </w:ins>
      <w:ins w:id="209" w:author="Rascon Arana, Maria" w:date="2026-08-07T12:36:00Z">
        <w:r w:rsidRPr="006E2488">
          <w:t>The disposition of the drug, including administration, dispensing, return, recall, or disposal.</w:t>
        </w:r>
      </w:ins>
    </w:p>
    <w:p w14:paraId="1BAC04E0" w14:textId="23541AD6" w:rsidR="006E2488" w:rsidRDefault="006E2488" w:rsidP="006E2488">
      <w:pPr>
        <w:pStyle w:val="par2"/>
        <w:rPr>
          <w:ins w:id="210" w:author="Rascon Arana, Maria" w:date="2026-08-07T12:36:00Z" w16du:dateUtc="2026-08-07T18:36:00Z"/>
        </w:rPr>
      </w:pPr>
      <w:ins w:id="211" w:author="Rascon Arana, Maria" w:date="2026-08-07T12:36:00Z" w16du:dateUtc="2026-08-07T18:36:00Z">
        <w:r>
          <w:t>2.</w:t>
        </w:r>
        <w:r>
          <w:tab/>
        </w:r>
      </w:ins>
      <w:ins w:id="212" w:author="Rascon Arana, Maria" w:date="2026-08-07T12:36:00Z">
        <w:r w:rsidRPr="006E2488">
          <w:t>The patient record shall identify the compounded drug administered or dispensed, the quantity, directions for use, date of administration or dispensing, source and lot or batch number if available, and the licensed veterinarian responsible for the treatment decision.</w:t>
        </w:r>
      </w:ins>
    </w:p>
    <w:p w14:paraId="69924F1C" w14:textId="7CD21932" w:rsidR="006E2488" w:rsidRDefault="006E2488" w:rsidP="006E2488">
      <w:pPr>
        <w:pStyle w:val="par2"/>
        <w:rPr>
          <w:ins w:id="213" w:author="Rascon Arana, Maria" w:date="2026-08-07T12:37:00Z" w16du:dateUtc="2026-08-07T18:37:00Z"/>
        </w:rPr>
      </w:pPr>
      <w:ins w:id="214" w:author="Rascon Arana, Maria" w:date="2026-08-07T12:37:00Z" w16du:dateUtc="2026-08-07T18:37:00Z">
        <w:r>
          <w:t>3.</w:t>
        </w:r>
        <w:r>
          <w:tab/>
        </w:r>
      </w:ins>
      <w:ins w:id="215" w:author="Rascon Arana, Maria" w:date="2026-08-07T12:37:00Z">
        <w:r w:rsidRPr="006E2488">
          <w:t>A veterinarian shall document and respond appropriately to a suspected adverse event, product defect, contamination, or recall involving a compounded drug and shall make any report required by applicable law.</w:t>
        </w:r>
      </w:ins>
    </w:p>
    <w:p w14:paraId="08F87FBD" w14:textId="21D12DC7" w:rsidR="006E2488" w:rsidRDefault="006E2488" w:rsidP="006E2488">
      <w:pPr>
        <w:pStyle w:val="par2"/>
        <w:rPr>
          <w:ins w:id="216" w:author="Rascon Arana, Maria" w:date="2026-08-07T12:37:00Z" w16du:dateUtc="2026-08-07T18:37:00Z"/>
        </w:rPr>
      </w:pPr>
      <w:ins w:id="217" w:author="Rascon Arana, Maria" w:date="2026-08-07T12:37:00Z" w16du:dateUtc="2026-08-07T18:37:00Z">
        <w:r>
          <w:t>4.</w:t>
        </w:r>
        <w:r>
          <w:tab/>
        </w:r>
      </w:ins>
      <w:ins w:id="218" w:author="Rascon Arana, Maria" w:date="2026-08-07T12:37:00Z">
        <w:r w:rsidRPr="006E2488">
          <w:t>Records required by this Rule shall be maintained in accordance with section 12-315-119, C.R.S., and Rule 1.13.</w:t>
        </w:r>
      </w:ins>
    </w:p>
    <w:p w14:paraId="25752A3E" w14:textId="72513189" w:rsidR="000C41E2" w:rsidRDefault="006E2488" w:rsidP="006E2488">
      <w:pPr>
        <w:pStyle w:val="Heading2"/>
        <w:rPr>
          <w:ins w:id="219" w:author="Rascon Arana, Maria" w:date="2026-08-07T12:37:00Z" w16du:dateUtc="2026-08-07T18:37:00Z"/>
        </w:rPr>
      </w:pPr>
      <w:ins w:id="220" w:author="Rascon Arana, Maria" w:date="2026-08-07T12:37:00Z" w16du:dateUtc="2026-08-07T18:37:00Z">
        <w:r>
          <w:t>1.2</w:t>
        </w:r>
      </w:ins>
      <w:ins w:id="221" w:author="Rascon Arana, Maria" w:date="2026-08-12T13:20:00Z" w16du:dateUtc="2026-08-12T19:20:00Z">
        <w:r w:rsidR="003719E5">
          <w:t>2</w:t>
        </w:r>
      </w:ins>
      <w:ins w:id="222" w:author="Rascon Arana, Maria" w:date="2026-08-07T12:37:00Z" w16du:dateUtc="2026-08-07T18:37:00Z">
        <w:r>
          <w:tab/>
          <w:t>VETERINARY DRUG DONATION PROGRAM</w:t>
        </w:r>
      </w:ins>
    </w:p>
    <w:p w14:paraId="6AB0B3F5" w14:textId="5128CB3E" w:rsidR="006E2488" w:rsidRDefault="006E2488" w:rsidP="006E2488">
      <w:pPr>
        <w:rPr>
          <w:ins w:id="223" w:author="Rascon Arana, Maria" w:date="2026-08-07T12:38:00Z" w16du:dateUtc="2026-08-07T18:38:00Z"/>
        </w:rPr>
      </w:pPr>
      <w:ins w:id="224" w:author="Rascon Arana, Maria" w:date="2026-08-07T12:38:00Z">
        <w:r w:rsidRPr="006E2488">
          <w:t>This Rule is promulgated pursuant to sections 12-20-204, 12-315-106(5)(g), 12-315-119(3)(b), and 12-315-127, C.R.S.</w:t>
        </w:r>
      </w:ins>
    </w:p>
    <w:p w14:paraId="35D2F76A" w14:textId="2F969628" w:rsidR="006E2488" w:rsidRDefault="006E2488" w:rsidP="006E2488">
      <w:pPr>
        <w:pStyle w:val="par1"/>
        <w:rPr>
          <w:ins w:id="225" w:author="Rascon Arana, Maria" w:date="2026-08-07T12:38:00Z" w16du:dateUtc="2026-08-07T18:38:00Z"/>
        </w:rPr>
      </w:pPr>
      <w:ins w:id="226" w:author="Rascon Arana, Maria" w:date="2026-08-07T12:38:00Z" w16du:dateUtc="2026-08-07T18:38:00Z">
        <w:r>
          <w:t>A.</w:t>
        </w:r>
        <w:r>
          <w:tab/>
          <w:t>Purpose and Interpretation</w:t>
        </w:r>
      </w:ins>
    </w:p>
    <w:p w14:paraId="665C345F" w14:textId="1FC7D929" w:rsidR="006E2488" w:rsidRDefault="006E2488" w:rsidP="006E2488">
      <w:pPr>
        <w:pStyle w:val="par2"/>
        <w:rPr>
          <w:ins w:id="227" w:author="Rascon Arana, Maria" w:date="2026-08-07T12:38:00Z" w16du:dateUtc="2026-08-07T18:38:00Z"/>
        </w:rPr>
      </w:pPr>
      <w:ins w:id="228" w:author="Rascon Arana, Maria" w:date="2026-08-07T12:38:00Z" w16du:dateUtc="2026-08-07T18:38:00Z">
        <w:r>
          <w:t>1.</w:t>
        </w:r>
        <w:r>
          <w:tab/>
        </w:r>
      </w:ins>
      <w:ins w:id="229" w:author="Rascon Arana, Maria" w:date="2026-08-07T12:38:00Z">
        <w:r w:rsidRPr="006E2488">
          <w:t>The purpose of this Rule is to implement the veterinary drug donation program in a manner that supports access to veterinary care while protecting patient safety.</w:t>
        </w:r>
      </w:ins>
    </w:p>
    <w:p w14:paraId="1C72356F" w14:textId="13FD1CFC" w:rsidR="006E2488" w:rsidRDefault="006E2488" w:rsidP="006E2488">
      <w:pPr>
        <w:pStyle w:val="par2"/>
        <w:rPr>
          <w:ins w:id="230" w:author="Rascon Arana, Maria" w:date="2026-08-07T12:38:00Z" w16du:dateUtc="2026-08-07T18:38:00Z"/>
        </w:rPr>
      </w:pPr>
      <w:ins w:id="231" w:author="Rascon Arana, Maria" w:date="2026-08-07T12:38:00Z" w16du:dateUtc="2026-08-07T18:38:00Z">
        <w:r>
          <w:t>2.</w:t>
        </w:r>
        <w:r>
          <w:tab/>
        </w:r>
      </w:ins>
      <w:ins w:id="232" w:author="Rascon Arana, Maria" w:date="2026-08-07T12:38:00Z">
        <w:r w:rsidRPr="006E2488">
          <w:t>Participation is voluntary. A licensed veterinarian or animal shelter may decline to accept a donated drug, and a licensed veterinarian may decline to reissue an accepted drug.</w:t>
        </w:r>
      </w:ins>
    </w:p>
    <w:p w14:paraId="6E5E4FEF" w14:textId="1BEAFA1F" w:rsidR="006E2488" w:rsidRDefault="006E2488" w:rsidP="006E2488">
      <w:pPr>
        <w:pStyle w:val="par2"/>
        <w:rPr>
          <w:ins w:id="233" w:author="Rascon Arana, Maria" w:date="2026-08-07T12:38:00Z" w16du:dateUtc="2026-08-07T18:38:00Z"/>
        </w:rPr>
      </w:pPr>
      <w:ins w:id="234" w:author="Rascon Arana, Maria" w:date="2026-08-07T12:38:00Z" w16du:dateUtc="2026-08-07T18:38:00Z">
        <w:r>
          <w:t>3.</w:t>
        </w:r>
        <w:r>
          <w:tab/>
        </w:r>
      </w:ins>
      <w:ins w:id="235" w:author="Rascon Arana, Maria" w:date="2026-08-07T12:38:00Z">
        <w:r w:rsidRPr="006E2488">
          <w:t>This Rule shall be interpreted to allow use of a participating veterinary practice’s or animal shelter’s ordinary medication storage, labeling, dispensing, and recordkeeping systems. No separate program registration, written policy, form, inventory system, or financial eligibility documentation is required by this Rule.</w:t>
        </w:r>
      </w:ins>
    </w:p>
    <w:p w14:paraId="3BB23ECE" w14:textId="100B8CAD" w:rsidR="006E2488" w:rsidRDefault="006E2488" w:rsidP="006E2488">
      <w:pPr>
        <w:pStyle w:val="par2"/>
        <w:rPr>
          <w:ins w:id="236" w:author="Rascon Arana, Maria" w:date="2026-08-07T12:39:00Z" w16du:dateUtc="2026-08-07T18:39:00Z"/>
        </w:rPr>
      </w:pPr>
      <w:ins w:id="237" w:author="Rascon Arana, Maria" w:date="2026-08-07T12:38:00Z" w16du:dateUtc="2026-08-07T18:38:00Z">
        <w:r>
          <w:t>4.</w:t>
        </w:r>
        <w:r>
          <w:tab/>
        </w:r>
      </w:ins>
      <w:ins w:id="238" w:author="Rascon Arana, Maria" w:date="2026-08-07T12:38:00Z">
        <w:r w:rsidRPr="006E2488">
          <w:t>Nothing in this Rule authorizes acceptance or reissuance of a drug prohibited by section 12-315-127, C.R.S., or other applicable law</w:t>
        </w:r>
      </w:ins>
      <w:ins w:id="239" w:author="Rascon Arana, Maria" w:date="2026-08-13T11:07:00Z" w16du:dateUtc="2026-08-13T17:07:00Z">
        <w:r w:rsidR="00937EAC">
          <w:t>, which includes all controlled substances</w:t>
        </w:r>
      </w:ins>
      <w:ins w:id="240" w:author="Rascon Arana, Maria" w:date="2026-08-07T12:38:00Z">
        <w:r w:rsidRPr="006E2488">
          <w:t>.</w:t>
        </w:r>
      </w:ins>
    </w:p>
    <w:p w14:paraId="59D940F0" w14:textId="26BC9C12" w:rsidR="006E2488" w:rsidRDefault="006E2488" w:rsidP="006E2488">
      <w:pPr>
        <w:pStyle w:val="par1"/>
        <w:rPr>
          <w:ins w:id="241" w:author="Rascon Arana, Maria" w:date="2026-08-07T12:39:00Z" w16du:dateUtc="2026-08-07T18:39:00Z"/>
        </w:rPr>
      </w:pPr>
      <w:ins w:id="242" w:author="Rascon Arana, Maria" w:date="2026-08-07T12:39:00Z" w16du:dateUtc="2026-08-07T18:39:00Z">
        <w:r>
          <w:t>B.</w:t>
        </w:r>
        <w:r>
          <w:tab/>
          <w:t>Acceptance and Suitability</w:t>
        </w:r>
      </w:ins>
    </w:p>
    <w:p w14:paraId="67435B7D" w14:textId="4D5B03BC" w:rsidR="006E2488" w:rsidRDefault="006E2488" w:rsidP="006E2488">
      <w:pPr>
        <w:pStyle w:val="par2"/>
        <w:rPr>
          <w:ins w:id="243" w:author="Rascon Arana, Maria" w:date="2026-08-07T12:39:00Z" w16du:dateUtc="2026-08-07T18:39:00Z"/>
        </w:rPr>
      </w:pPr>
      <w:ins w:id="244" w:author="Rascon Arana, Maria" w:date="2026-08-07T12:39:00Z" w16du:dateUtc="2026-08-07T18:39:00Z">
        <w:r>
          <w:t>1.</w:t>
        </w:r>
        <w:r>
          <w:tab/>
        </w:r>
      </w:ins>
      <w:ins w:id="245" w:author="Rascon Arana, Maria" w:date="2026-08-07T12:39:00Z">
        <w:r w:rsidRPr="006E2488">
          <w:t>A licensed veterinarian, veterinary practice, or animal shelter in which veterinary medicine is practiced may receive a drug offered for donation. Staff may perform intake and other administrative tasks under the direction of a licensed veterinarian.</w:t>
        </w:r>
      </w:ins>
    </w:p>
    <w:p w14:paraId="5E48B67D" w14:textId="51453BCF" w:rsidR="006E2488" w:rsidRDefault="006E2488" w:rsidP="006E2488">
      <w:pPr>
        <w:pStyle w:val="par2"/>
        <w:rPr>
          <w:ins w:id="246" w:author="Rascon Arana, Maria" w:date="2026-08-07T12:39:00Z" w16du:dateUtc="2026-08-07T18:39:00Z"/>
        </w:rPr>
      </w:pPr>
      <w:ins w:id="247" w:author="Rascon Arana, Maria" w:date="2026-08-07T12:39:00Z" w16du:dateUtc="2026-08-07T18:39:00Z">
        <w:r>
          <w:t>2.</w:t>
        </w:r>
        <w:r>
          <w:tab/>
        </w:r>
      </w:ins>
      <w:ins w:id="248" w:author="Rascon Arana, Maria" w:date="2026-08-07T12:39:00Z">
        <w:r w:rsidRPr="006E2488">
          <w:t>Before a donated drug is reissued, a licensed veterinarian shall determine that the drug meets the requirements of section 12-315-127(2)(c) through (i), C.R.S., and is suitable for reissuance.</w:t>
        </w:r>
      </w:ins>
    </w:p>
    <w:p w14:paraId="48686D80" w14:textId="5D710458" w:rsidR="006E2488" w:rsidRDefault="006E2488" w:rsidP="006E2488">
      <w:pPr>
        <w:pStyle w:val="par2"/>
        <w:rPr>
          <w:ins w:id="249" w:author="Rascon Arana, Maria" w:date="2026-08-07T12:39:00Z" w16du:dateUtc="2026-08-07T18:39:00Z"/>
        </w:rPr>
      </w:pPr>
      <w:ins w:id="250" w:author="Rascon Arana, Maria" w:date="2026-08-07T12:39:00Z" w16du:dateUtc="2026-08-07T18:39:00Z">
        <w:r>
          <w:lastRenderedPageBreak/>
          <w:t>3.</w:t>
        </w:r>
        <w:r>
          <w:tab/>
        </w:r>
      </w:ins>
      <w:ins w:id="251" w:author="Rascon Arana, Maria" w:date="2026-08-07T12:39:00Z">
        <w:r w:rsidRPr="006E2488">
          <w:t>A suitability determination may be based on the drug’s labeling or packaging, expiration date, and a reasonable visual inspection of the drug and container. The veterinarian is not required to independently verify the drug’s storage history or chain of custody unless the available information or condition of the drug provides reason to believe the drug may have been compromised.</w:t>
        </w:r>
      </w:ins>
    </w:p>
    <w:p w14:paraId="79BA71EA" w14:textId="44E50C8F" w:rsidR="006E2488" w:rsidRDefault="006E2488" w:rsidP="006E2488">
      <w:pPr>
        <w:pStyle w:val="par2"/>
        <w:rPr>
          <w:ins w:id="252" w:author="Rascon Arana, Maria" w:date="2026-08-07T12:39:00Z" w16du:dateUtc="2026-08-07T18:39:00Z"/>
        </w:rPr>
      </w:pPr>
      <w:ins w:id="253" w:author="Rascon Arana, Maria" w:date="2026-08-07T12:39:00Z" w16du:dateUtc="2026-08-07T18:39:00Z">
        <w:r>
          <w:t>4.</w:t>
        </w:r>
        <w:r>
          <w:tab/>
        </w:r>
      </w:ins>
      <w:ins w:id="254" w:author="Rascon Arana, Maria" w:date="2026-08-07T12:39:00Z">
        <w:r w:rsidRPr="006E2488">
          <w:t>A drug is not suitable for reissuance if the veterinarian cannot reasonably identify the drug or has reason to believe that it is expired, recalled, contaminated, adulterated, damaged, improperly stored, or tampered with.</w:t>
        </w:r>
      </w:ins>
    </w:p>
    <w:p w14:paraId="302C425C" w14:textId="65F0FF76" w:rsidR="006E2488" w:rsidRDefault="006E2488" w:rsidP="006E2488">
      <w:pPr>
        <w:pStyle w:val="par1"/>
        <w:rPr>
          <w:ins w:id="255" w:author="Rascon Arana, Maria" w:date="2026-08-07T12:40:00Z" w16du:dateUtc="2026-08-07T18:40:00Z"/>
        </w:rPr>
      </w:pPr>
      <w:ins w:id="256" w:author="Rascon Arana, Maria" w:date="2026-08-07T12:39:00Z" w16du:dateUtc="2026-08-07T18:39:00Z">
        <w:r>
          <w:t>C.</w:t>
        </w:r>
        <w:r>
          <w:tab/>
          <w:t>Separate Sto</w:t>
        </w:r>
      </w:ins>
      <w:ins w:id="257" w:author="Rascon Arana, Maria" w:date="2026-08-07T12:40:00Z" w16du:dateUtc="2026-08-07T18:40:00Z">
        <w:r>
          <w:t>rage</w:t>
        </w:r>
      </w:ins>
    </w:p>
    <w:p w14:paraId="606DB048" w14:textId="316E5CBB" w:rsidR="006E2488" w:rsidRDefault="006E2488" w:rsidP="006E2488">
      <w:pPr>
        <w:pStyle w:val="par2"/>
        <w:rPr>
          <w:ins w:id="258" w:author="Rascon Arana, Maria" w:date="2026-08-07T12:40:00Z" w16du:dateUtc="2026-08-07T18:40:00Z"/>
        </w:rPr>
      </w:pPr>
      <w:ins w:id="259" w:author="Rascon Arana, Maria" w:date="2026-08-07T12:40:00Z" w16du:dateUtc="2026-08-07T18:40:00Z">
        <w:r>
          <w:t>1.</w:t>
        </w:r>
        <w:r>
          <w:tab/>
        </w:r>
      </w:ins>
      <w:ins w:id="260" w:author="Rascon Arana, Maria" w:date="2026-08-07T12:40:00Z">
        <w:r w:rsidRPr="006E2488">
          <w:t>A donated drug accepted pursuant to section 12-315-127, C.R.S., shall be identified and maintained separately from other stock. Separation may be accomplished by a labeled shelf, bin, drawer, container, or other designated location within the practice’s or shelter’s ordinary secured medication-storage area. A separate room, cabinet, or electronic inventory system is not required.</w:t>
        </w:r>
      </w:ins>
    </w:p>
    <w:p w14:paraId="71BF5ED7" w14:textId="562AFEB0" w:rsidR="006E2488" w:rsidRDefault="006E2488" w:rsidP="006E2488">
      <w:pPr>
        <w:pStyle w:val="par2"/>
        <w:rPr>
          <w:ins w:id="261" w:author="Rascon Arana, Maria" w:date="2026-08-07T12:40:00Z" w16du:dateUtc="2026-08-07T18:40:00Z"/>
        </w:rPr>
      </w:pPr>
      <w:ins w:id="262" w:author="Rascon Arana, Maria" w:date="2026-08-07T12:40:00Z" w16du:dateUtc="2026-08-07T18:40:00Z">
        <w:r>
          <w:t>2.</w:t>
        </w:r>
        <w:r>
          <w:tab/>
        </w:r>
      </w:ins>
      <w:ins w:id="263" w:author="Rascon Arana, Maria" w:date="2026-08-07T12:40:00Z">
        <w:r w:rsidRPr="006E2488">
          <w:t>A donated drug shall be stored according to the storage instructions on its label or packaging.</w:t>
        </w:r>
      </w:ins>
    </w:p>
    <w:p w14:paraId="47556701" w14:textId="639B2367" w:rsidR="006E2488" w:rsidRDefault="006E2488" w:rsidP="006E2488">
      <w:pPr>
        <w:pStyle w:val="par1"/>
        <w:rPr>
          <w:ins w:id="264" w:author="Rascon Arana, Maria" w:date="2026-08-07T12:40:00Z" w16du:dateUtc="2026-08-07T18:40:00Z"/>
        </w:rPr>
      </w:pPr>
      <w:ins w:id="265" w:author="Rascon Arana, Maria" w:date="2026-08-07T12:40:00Z" w16du:dateUtc="2026-08-07T18:40:00Z">
        <w:r>
          <w:t>D.</w:t>
        </w:r>
        <w:r>
          <w:tab/>
          <w:t>Eligibility and Reissuance</w:t>
        </w:r>
      </w:ins>
    </w:p>
    <w:p w14:paraId="4BEC8313" w14:textId="35238FE4" w:rsidR="006E2488" w:rsidRDefault="006E2488" w:rsidP="006E2488">
      <w:pPr>
        <w:pStyle w:val="par2"/>
        <w:rPr>
          <w:ins w:id="266" w:author="Rascon Arana, Maria" w:date="2026-08-07T12:40:00Z" w16du:dateUtc="2026-08-07T18:40:00Z"/>
        </w:rPr>
      </w:pPr>
      <w:ins w:id="267" w:author="Rascon Arana, Maria" w:date="2026-08-07T12:40:00Z" w16du:dateUtc="2026-08-07T18:40:00Z">
        <w:r>
          <w:t>1.</w:t>
        </w:r>
        <w:r>
          <w:tab/>
        </w:r>
      </w:ins>
      <w:ins w:id="268" w:author="Rascon Arana, Maria" w:date="2026-08-07T12:40:00Z">
        <w:r w:rsidRPr="006E2488">
          <w:t>A licensed veterinarian shall determine an owner’s eligibility for reissuance using the veterinarian’s professional judgment. The veterinarian may consider financial need, access to care, continuity of treatment, patient need, or any other relevant circumstance. Formal financial documentation is not required.</w:t>
        </w:r>
      </w:ins>
    </w:p>
    <w:p w14:paraId="75566FD3" w14:textId="2E3CFB77" w:rsidR="006E2488" w:rsidRDefault="006E2488" w:rsidP="006E2488">
      <w:pPr>
        <w:pStyle w:val="par2"/>
        <w:rPr>
          <w:ins w:id="269" w:author="Rascon Arana, Maria" w:date="2026-08-07T12:40:00Z" w16du:dateUtc="2026-08-07T18:40:00Z"/>
        </w:rPr>
      </w:pPr>
      <w:ins w:id="270" w:author="Rascon Arana, Maria" w:date="2026-08-07T12:40:00Z" w16du:dateUtc="2026-08-07T18:40:00Z">
        <w:r>
          <w:t>2.</w:t>
        </w:r>
        <w:r>
          <w:tab/>
        </w:r>
      </w:ins>
      <w:ins w:id="271" w:author="Rascon Arana, Maria" w:date="2026-08-07T12:40:00Z">
        <w:r w:rsidRPr="006E2488">
          <w:t>A donated drug may be reissued only to fill a prescription dispensed by the licensed veterinarian in compliance with the veterinarian-client-patient relationship and other prescribing requirements applicable to the veterinarian.</w:t>
        </w:r>
      </w:ins>
      <w:ins w:id="272" w:author="Rascon Arana, Maria" w:date="2026-08-13T11:14:00Z" w16du:dateUtc="2026-08-13T17:14:00Z">
        <w:r w:rsidR="008135EB">
          <w:t xml:space="preserve"> This does not prohibit donation among veterinary practices or shelters.</w:t>
        </w:r>
      </w:ins>
    </w:p>
    <w:p w14:paraId="25102B19" w14:textId="3B1417A4" w:rsidR="006E2488" w:rsidRDefault="006E2488" w:rsidP="006E2488">
      <w:pPr>
        <w:pStyle w:val="par2"/>
        <w:rPr>
          <w:ins w:id="273" w:author="Rascon Arana, Maria" w:date="2026-08-07T12:40:00Z" w16du:dateUtc="2026-08-07T18:40:00Z"/>
        </w:rPr>
      </w:pPr>
      <w:ins w:id="274" w:author="Rascon Arana, Maria" w:date="2026-08-07T12:40:00Z" w16du:dateUtc="2026-08-07T18:40:00Z">
        <w:r>
          <w:t>3.</w:t>
        </w:r>
        <w:r>
          <w:tab/>
        </w:r>
      </w:ins>
      <w:ins w:id="275" w:author="Rascon Arana, Maria" w:date="2026-08-07T12:40:00Z">
        <w:r w:rsidRPr="006E2488">
          <w:t>The donated drug shall be provided free of charge. This does not prohibit a charge for an examination, professional service, container, or other service ordinarily associated with the patient’s care, provided no charge is assigned to the donated drug itself.</w:t>
        </w:r>
      </w:ins>
    </w:p>
    <w:p w14:paraId="265F24D3" w14:textId="7080186F" w:rsidR="006E2488" w:rsidRDefault="00B017CB" w:rsidP="006E2488">
      <w:pPr>
        <w:pStyle w:val="par2"/>
        <w:rPr>
          <w:ins w:id="276" w:author="Rascon Arana, Maria" w:date="2026-08-07T12:41:00Z" w16du:dateUtc="2026-08-07T18:41:00Z"/>
        </w:rPr>
      </w:pPr>
      <w:ins w:id="277" w:author="Rascon Arana, Maria" w:date="2026-08-07T12:41:00Z" w16du:dateUtc="2026-08-07T18:41:00Z">
        <w:r>
          <w:t>4.</w:t>
        </w:r>
        <w:r>
          <w:tab/>
        </w:r>
      </w:ins>
      <w:ins w:id="278" w:author="Rascon Arana, Maria" w:date="2026-08-07T12:41:00Z">
        <w:r w:rsidRPr="00B017CB">
          <w:t>Before reissuance, the identifying information listed in section 12-315-127(2)(j), C.R.S., shall be obliterated from the original packaging or bottle.</w:t>
        </w:r>
      </w:ins>
    </w:p>
    <w:p w14:paraId="5CC0C573" w14:textId="258B4F81" w:rsidR="00B017CB" w:rsidRDefault="00B017CB" w:rsidP="006E2488">
      <w:pPr>
        <w:pStyle w:val="par2"/>
        <w:rPr>
          <w:ins w:id="279" w:author="Rascon Arana, Maria" w:date="2026-08-07T12:41:00Z" w16du:dateUtc="2026-08-07T18:41:00Z"/>
        </w:rPr>
      </w:pPr>
      <w:ins w:id="280" w:author="Rascon Arana, Maria" w:date="2026-08-07T12:41:00Z" w16du:dateUtc="2026-08-07T18:41:00Z">
        <w:r>
          <w:t>5.</w:t>
        </w:r>
        <w:r>
          <w:tab/>
        </w:r>
      </w:ins>
      <w:ins w:id="281" w:author="Rascon Arana, Maria" w:date="2026-08-07T12:41:00Z">
        <w:r w:rsidR="005C71C1" w:rsidRPr="005C71C1">
          <w:t>The drug may be dispensed in the original container or transferred to another appropriate container. The container provided to the recipient shall be labeled in accordance with existing state and federal requirements for a prescription dispensed by a veterinarian.</w:t>
        </w:r>
      </w:ins>
    </w:p>
    <w:p w14:paraId="4D116507" w14:textId="54B1B401" w:rsidR="005C71C1" w:rsidRDefault="005C71C1" w:rsidP="006E2488">
      <w:pPr>
        <w:pStyle w:val="par2"/>
        <w:rPr>
          <w:ins w:id="282" w:author="Rascon Arana, Maria" w:date="2026-08-07T12:41:00Z" w16du:dateUtc="2026-08-07T18:41:00Z"/>
        </w:rPr>
      </w:pPr>
      <w:ins w:id="283" w:author="Rascon Arana, Maria" w:date="2026-08-07T12:41:00Z" w16du:dateUtc="2026-08-07T18:41:00Z">
        <w:r>
          <w:t>6.</w:t>
        </w:r>
        <w:r>
          <w:tab/>
        </w:r>
      </w:ins>
      <w:ins w:id="284" w:author="Rascon Arana, Maria" w:date="2026-08-07T12:41:00Z">
        <w:r w:rsidRPr="005C71C1">
          <w:t>A donated drug shall not be reissued for an animal described in section 12-315-127(4)(b), C.R.S.</w:t>
        </w:r>
      </w:ins>
    </w:p>
    <w:p w14:paraId="457D665F" w14:textId="653E3F51" w:rsidR="005C71C1" w:rsidRDefault="005C71C1" w:rsidP="005C71C1">
      <w:pPr>
        <w:pStyle w:val="par1"/>
        <w:rPr>
          <w:ins w:id="285" w:author="Rascon Arana, Maria" w:date="2026-08-07T12:42:00Z" w16du:dateUtc="2026-08-07T18:42:00Z"/>
        </w:rPr>
      </w:pPr>
      <w:ins w:id="286" w:author="Rascon Arana, Maria" w:date="2026-08-07T12:41:00Z" w16du:dateUtc="2026-08-07T18:41:00Z">
        <w:r>
          <w:t>E.</w:t>
        </w:r>
        <w:r>
          <w:tab/>
        </w:r>
      </w:ins>
      <w:ins w:id="287" w:author="Rascon Arana, Maria" w:date="2026-08-07T12:42:00Z" w16du:dateUtc="2026-08-07T18:42:00Z">
        <w:r>
          <w:t>Records</w:t>
        </w:r>
      </w:ins>
    </w:p>
    <w:p w14:paraId="086BDE0F" w14:textId="77777777" w:rsidR="006A1094" w:rsidRDefault="005C71C1" w:rsidP="006A1094">
      <w:pPr>
        <w:pStyle w:val="par2"/>
        <w:rPr>
          <w:ins w:id="288" w:author="Rascon Arana, Maria" w:date="2026-08-13T11:25:00Z" w16du:dateUtc="2026-08-13T17:25:00Z"/>
        </w:rPr>
      </w:pPr>
      <w:ins w:id="289" w:author="Rascon Arana, Maria" w:date="2026-08-07T12:42:00Z" w16du:dateUtc="2026-08-07T18:42:00Z">
        <w:r>
          <w:t>1.</w:t>
        </w:r>
        <w:r>
          <w:tab/>
        </w:r>
      </w:ins>
      <w:ins w:id="290" w:author="Rascon Arana, Maria" w:date="2026-08-07T12:42:00Z">
        <w:r w:rsidRPr="005C71C1">
          <w:t>For each donated drug accepted, the licensed veterinarian shall make a record containing the information required by section 12-315-127(3)(b), C.R.S., and the name, strength, and quantity of the drug accepted.</w:t>
        </w:r>
      </w:ins>
    </w:p>
    <w:p w14:paraId="6E1F04E0" w14:textId="2CD8E5CE" w:rsidR="005C71C1" w:rsidRDefault="006A1094">
      <w:pPr>
        <w:pStyle w:val="par3"/>
        <w:rPr>
          <w:ins w:id="291" w:author="Rascon Arana, Maria" w:date="2026-08-07T12:42:00Z" w16du:dateUtc="2026-08-07T18:42:00Z"/>
        </w:rPr>
        <w:pPrChange w:id="292" w:author="Rascon Arana, Maria" w:date="2026-08-13T11:25:00Z" w16du:dateUtc="2026-08-13T17:25:00Z">
          <w:pPr>
            <w:pStyle w:val="par2"/>
          </w:pPr>
        </w:pPrChange>
      </w:pPr>
      <w:ins w:id="293" w:author="Rascon Arana, Maria" w:date="2026-08-13T11:25:00Z" w16du:dateUtc="2026-08-13T17:25:00Z">
        <w:r>
          <w:lastRenderedPageBreak/>
          <w:t>a.</w:t>
        </w:r>
        <w:r>
          <w:tab/>
        </w:r>
      </w:ins>
      <w:ins w:id="294" w:author="Rascon Arana, Maria" w:date="2026-08-07T12:42:00Z">
        <w:r w:rsidR="005C71C1" w:rsidRPr="005C71C1">
          <w:t>The acceptance record may be maintained on paper or electronically and may be incorporated into an existing donation log, medication inventory, shelter record, or patient record. A separate form or database is not required.</w:t>
        </w:r>
      </w:ins>
    </w:p>
    <w:p w14:paraId="18B77F14" w14:textId="3C204C0F" w:rsidR="005C71C1" w:rsidRDefault="006A1094" w:rsidP="005C71C1">
      <w:pPr>
        <w:pStyle w:val="par2"/>
        <w:rPr>
          <w:ins w:id="295" w:author="Rascon Arana, Maria" w:date="2026-08-07T12:42:00Z" w16du:dateUtc="2026-08-07T18:42:00Z"/>
        </w:rPr>
      </w:pPr>
      <w:ins w:id="296" w:author="Rascon Arana, Maria" w:date="2026-08-13T11:26:00Z" w16du:dateUtc="2026-08-13T17:26:00Z">
        <w:r>
          <w:t>2</w:t>
        </w:r>
      </w:ins>
      <w:ins w:id="297" w:author="Rascon Arana, Maria" w:date="2026-08-07T12:42:00Z" w16du:dateUtc="2026-08-07T18:42:00Z">
        <w:r w:rsidR="005C71C1">
          <w:t>.</w:t>
        </w:r>
        <w:r w:rsidR="005C71C1">
          <w:tab/>
        </w:r>
      </w:ins>
      <w:ins w:id="298" w:author="Rascon Arana, Maria" w:date="2026-08-07T12:42:00Z">
        <w:r w:rsidR="005C71C1" w:rsidRPr="005C71C1">
          <w:t>Reissuance shall be documented in the recipient patient’s medical record in the same manner as other prescription drugs dispensed by the veterinarian. The record shall identify the drug as donated and include the date and quantity dispensed.</w:t>
        </w:r>
      </w:ins>
    </w:p>
    <w:p w14:paraId="7BB4257A" w14:textId="17EF6B49" w:rsidR="005C71C1" w:rsidRDefault="006A1094" w:rsidP="005C71C1">
      <w:pPr>
        <w:pStyle w:val="par2"/>
        <w:rPr>
          <w:ins w:id="299" w:author="Rascon Arana, Maria" w:date="2026-08-07T12:42:00Z" w16du:dateUtc="2026-08-07T18:42:00Z"/>
        </w:rPr>
      </w:pPr>
      <w:ins w:id="300" w:author="Rascon Arana, Maria" w:date="2026-08-13T11:26:00Z" w16du:dateUtc="2026-08-13T17:26:00Z">
        <w:r>
          <w:t>3</w:t>
        </w:r>
      </w:ins>
      <w:ins w:id="301" w:author="Rascon Arana, Maria" w:date="2026-08-07T12:42:00Z" w16du:dateUtc="2026-08-07T18:42:00Z">
        <w:r w:rsidR="005C71C1">
          <w:t>.</w:t>
        </w:r>
        <w:r w:rsidR="005C71C1">
          <w:tab/>
        </w:r>
      </w:ins>
      <w:ins w:id="302" w:author="Rascon Arana, Maria" w:date="2026-08-07T12:42:00Z">
        <w:r w:rsidR="005C71C1" w:rsidRPr="005C71C1">
          <w:t>Records required by this Rule shall be maintained in accordance with section 12-315-119, C.R.S., and Rule 1.13. No separate retention period applies.</w:t>
        </w:r>
      </w:ins>
    </w:p>
    <w:p w14:paraId="7634022A" w14:textId="4F81D681" w:rsidR="005C71C1" w:rsidRDefault="005C71C1" w:rsidP="005C71C1">
      <w:pPr>
        <w:pStyle w:val="par1"/>
        <w:rPr>
          <w:ins w:id="303" w:author="Rascon Arana, Maria" w:date="2026-08-07T12:42:00Z" w16du:dateUtc="2026-08-07T18:42:00Z"/>
        </w:rPr>
      </w:pPr>
      <w:ins w:id="304" w:author="Rascon Arana, Maria" w:date="2026-08-07T12:42:00Z" w16du:dateUtc="2026-08-07T18:42:00Z">
        <w:r>
          <w:t>F.</w:t>
        </w:r>
        <w:r>
          <w:tab/>
          <w:t>Administrative Tasks</w:t>
        </w:r>
      </w:ins>
    </w:p>
    <w:p w14:paraId="1087FD2D" w14:textId="40E1553F" w:rsidR="005C71C1" w:rsidDel="006A1094" w:rsidRDefault="005C71C1" w:rsidP="00093FD9">
      <w:pPr>
        <w:pStyle w:val="par2"/>
        <w:rPr>
          <w:del w:id="305" w:author="Rascon Arana, Maria" w:date="2026-08-07T12:43:00Z" w16du:dateUtc="2026-08-07T18:43:00Z"/>
        </w:rPr>
      </w:pPr>
      <w:ins w:id="306" w:author="Rascon Arana, Maria" w:date="2026-08-07T12:42:00Z" w16du:dateUtc="2026-08-07T18:42:00Z">
        <w:r>
          <w:t>1.</w:t>
        </w:r>
        <w:r>
          <w:tab/>
        </w:r>
      </w:ins>
      <w:ins w:id="307" w:author="Rascon Arana, Maria" w:date="2026-08-07T12:42:00Z">
        <w:r w:rsidRPr="005C71C1">
          <w:t>Under the direction of a licensed veterinarian, veterinary practice or animal shelter staff may receive, record, identify, separate, store, relabel, and otherwise process donated drugs. The licensed veterinarian retains responsibility for determining owner eligibility, determining drug suitability, prescribing, and authorizing reissuance.</w:t>
        </w:r>
      </w:ins>
    </w:p>
    <w:p w14:paraId="23DE0076" w14:textId="77777777" w:rsidR="00093FD9" w:rsidRDefault="00093FD9" w:rsidP="00093FD9">
      <w:pPr>
        <w:pStyle w:val="par2"/>
        <w:rPr>
          <w:ins w:id="308" w:author="Rascon Arana, Maria" w:date="2026-08-31T10:31:00Z" w16du:dateUtc="2026-08-31T16:31:00Z"/>
        </w:rPr>
        <w:pPrChange w:id="309" w:author="Rascon Arana, Maria" w:date="2026-08-31T10:31:00Z" w16du:dateUtc="2026-08-31T16:31:00Z">
          <w:pPr>
            <w:pStyle w:val="par1"/>
          </w:pPr>
        </w:pPrChange>
      </w:pPr>
    </w:p>
    <w:p w14:paraId="3066BB5E" w14:textId="2D57FEFD" w:rsidR="006A1094" w:rsidRDefault="006A1094" w:rsidP="006A1094">
      <w:pPr>
        <w:pStyle w:val="par1"/>
        <w:rPr>
          <w:ins w:id="310" w:author="Rascon Arana, Maria" w:date="2026-08-13T11:32:00Z" w16du:dateUtc="2026-08-13T17:32:00Z"/>
        </w:rPr>
      </w:pPr>
      <w:ins w:id="311" w:author="Rascon Arana, Maria" w:date="2026-08-13T11:31:00Z" w16du:dateUtc="2026-08-13T17:31:00Z">
        <w:r>
          <w:t>G.</w:t>
        </w:r>
        <w:r>
          <w:tab/>
        </w:r>
      </w:ins>
      <w:ins w:id="312" w:author="Rascon Arana, Maria" w:date="2026-08-13T11:34:00Z" w16du:dateUtc="2026-08-13T17:34:00Z">
        <w:r w:rsidR="00286705">
          <w:t>I</w:t>
        </w:r>
      </w:ins>
      <w:ins w:id="313" w:author="Rascon Arana, Maria" w:date="2026-08-13T11:32:00Z" w16du:dateUtc="2026-08-13T17:32:00Z">
        <w:r>
          <w:t>mmunity</w:t>
        </w:r>
      </w:ins>
      <w:ins w:id="314" w:author="Rascon Arana, Maria" w:date="2026-08-13T11:31:00Z" w16du:dateUtc="2026-08-13T17:31:00Z">
        <w:r>
          <w:t xml:space="preserve"> for Prescribing Donated</w:t>
        </w:r>
      </w:ins>
      <w:ins w:id="315" w:author="Rascon Arana, Maria" w:date="2026-08-13T11:32:00Z" w16du:dateUtc="2026-08-13T17:32:00Z">
        <w:r>
          <w:t xml:space="preserve"> Drugs</w:t>
        </w:r>
      </w:ins>
    </w:p>
    <w:p w14:paraId="361E58D5" w14:textId="65B05D0D" w:rsidR="006A1094" w:rsidRPr="005C71C1" w:rsidRDefault="00E12FDB">
      <w:pPr>
        <w:pStyle w:val="par1"/>
        <w:rPr>
          <w:ins w:id="316" w:author="Rascon Arana, Maria" w:date="2026-08-13T11:31:00Z" w16du:dateUtc="2026-08-13T17:31:00Z"/>
        </w:rPr>
        <w:pPrChange w:id="317" w:author="Rascon Arana, Maria" w:date="2026-08-13T15:41:00Z" w16du:dateUtc="2026-08-13T21:41:00Z">
          <w:pPr>
            <w:pStyle w:val="Heading2"/>
          </w:pPr>
        </w:pPrChange>
      </w:pPr>
      <w:ins w:id="318" w:author="Rascon Arana, Maria" w:date="2026-08-13T15:41:00Z" w16du:dateUtc="2026-08-13T21:41:00Z">
        <w:r>
          <w:t>A.</w:t>
        </w:r>
        <w:r>
          <w:tab/>
        </w:r>
      </w:ins>
      <w:ins w:id="319" w:author="Rascon Arana, Maria" w:date="2026-08-13T11:32:00Z" w16du:dateUtc="2026-08-13T17:32:00Z">
        <w:r w:rsidR="006A1094">
          <w:t xml:space="preserve">Pursuant to section </w:t>
        </w:r>
      </w:ins>
      <w:ins w:id="320" w:author="Rascon Arana, Maria" w:date="2026-08-13T11:33:00Z" w16du:dateUtc="2026-08-13T17:33:00Z">
        <w:r w:rsidR="006A1094">
          <w:t>12-</w:t>
        </w:r>
        <w:r w:rsidR="00286705">
          <w:t>315-127(5)(a), C.R.S.</w:t>
        </w:r>
      </w:ins>
      <w:ins w:id="321" w:author="Rascon Arana, Maria" w:date="2026-08-13T15:40:00Z" w16du:dateUtc="2026-08-13T21:40:00Z">
        <w:r>
          <w:t xml:space="preserve">, a licensed </w:t>
        </w:r>
        <w:r w:rsidRPr="0032739C">
          <w:t xml:space="preserve">veterinarian, animal shelter in which veterinary medicine is practiced, or other person that exercises reasonable care in donating or accepting, distributing, or dispensing a donated drug in accordance with this section and </w:t>
        </w:r>
        <w:r>
          <w:t>these</w:t>
        </w:r>
        <w:r w:rsidRPr="0032739C">
          <w:t xml:space="preserve"> rules is not subject to civil or criminal liability or disciplinary action by a professional licensing board for any loss, injury, or death that results from the donation of a drug or the acceptance, distribution, or dispensation of the donated drug.</w:t>
        </w:r>
      </w:ins>
    </w:p>
    <w:p w14:paraId="4C871177" w14:textId="4910C4BC" w:rsidR="00205BF5" w:rsidRPr="00FA4781" w:rsidRDefault="00FA4781" w:rsidP="00FA4781">
      <w:pPr>
        <w:pStyle w:val="upar1"/>
      </w:pPr>
      <w:r w:rsidRPr="00FA4781">
        <w:t>________________________________________________________________</w:t>
      </w:r>
      <w:r w:rsidR="005C71C1">
        <w:t>___________</w:t>
      </w:r>
      <w:r w:rsidRPr="00FA4781">
        <w:t>_________</w:t>
      </w:r>
    </w:p>
    <w:p w14:paraId="74B5DFF6" w14:textId="77777777" w:rsidR="00205BF5" w:rsidRDefault="00205BF5" w:rsidP="00DF6003">
      <w:pPr>
        <w:pStyle w:val="Heading2"/>
      </w:pPr>
      <w:r>
        <w:t>Editor’s Notes</w:t>
      </w:r>
    </w:p>
    <w:p w14:paraId="005DE97D" w14:textId="77777777" w:rsidR="00205BF5" w:rsidRPr="00FA4781" w:rsidRDefault="00205BF5" w:rsidP="00FA4781">
      <w:pPr>
        <w:pStyle w:val="upar1"/>
        <w:rPr>
          <w:b/>
          <w:bCs/>
        </w:rPr>
      </w:pPr>
      <w:r w:rsidRPr="00FA4781">
        <w:rPr>
          <w:b/>
          <w:bCs/>
        </w:rPr>
        <w:t>History</w:t>
      </w:r>
    </w:p>
    <w:p w14:paraId="2DD32379" w14:textId="77777777" w:rsidR="00205BF5" w:rsidRDefault="0059403C" w:rsidP="0059403C">
      <w:pPr>
        <w:pStyle w:val="par1"/>
        <w:spacing w:before="60"/>
      </w:pPr>
      <w:r>
        <w:t>Rule</w:t>
      </w:r>
      <w:r w:rsidR="00205BF5">
        <w:t>s 1.00</w:t>
      </w:r>
      <w:r>
        <w:t>,</w:t>
      </w:r>
      <w:r w:rsidR="00205BF5">
        <w:t xml:space="preserve"> 4.00 eff. 09/30/2007.</w:t>
      </w:r>
    </w:p>
    <w:p w14:paraId="1804A23E" w14:textId="77777777" w:rsidR="00205BF5" w:rsidRDefault="0059403C" w:rsidP="0059403C">
      <w:pPr>
        <w:pStyle w:val="par1"/>
        <w:spacing w:before="60"/>
      </w:pPr>
      <w:r>
        <w:t>Rule</w:t>
      </w:r>
      <w:r w:rsidR="00205BF5">
        <w:t xml:space="preserve"> 4.00 eff. 01/30/2008.</w:t>
      </w:r>
    </w:p>
    <w:p w14:paraId="04D0D8C1" w14:textId="77777777" w:rsidR="00205BF5" w:rsidRDefault="00205BF5" w:rsidP="0059403C">
      <w:pPr>
        <w:pStyle w:val="par1"/>
        <w:spacing w:before="60"/>
      </w:pPr>
      <w:r>
        <w:t>Entire rule eff. 12/30/2011.</w:t>
      </w:r>
    </w:p>
    <w:p w14:paraId="5B180861" w14:textId="77777777" w:rsidR="00205BF5" w:rsidRDefault="00205BF5" w:rsidP="0059403C">
      <w:pPr>
        <w:pStyle w:val="par1"/>
        <w:spacing w:before="60"/>
      </w:pPr>
      <w:r>
        <w:t>Rule I.B eff. 08/30/2012.</w:t>
      </w:r>
    </w:p>
    <w:p w14:paraId="440647C8" w14:textId="77777777" w:rsidR="00205BF5" w:rsidRDefault="00205BF5" w:rsidP="0059403C">
      <w:pPr>
        <w:pStyle w:val="par1"/>
        <w:spacing w:before="60"/>
      </w:pPr>
      <w:r>
        <w:t>Rule I.B emer. rule eff. 02/08/2013.</w:t>
      </w:r>
    </w:p>
    <w:p w14:paraId="3FFC95A1" w14:textId="77777777" w:rsidR="00205BF5" w:rsidRDefault="00205BF5" w:rsidP="0059403C">
      <w:pPr>
        <w:pStyle w:val="par1"/>
        <w:spacing w:before="60"/>
      </w:pPr>
      <w:r>
        <w:t>Rules I.A, 1.B, 1.E eff. 05/30/2013.</w:t>
      </w:r>
    </w:p>
    <w:p w14:paraId="58051063" w14:textId="77777777" w:rsidR="00205BF5" w:rsidRDefault="00205BF5" w:rsidP="0059403C">
      <w:pPr>
        <w:pStyle w:val="par1"/>
        <w:spacing w:before="60"/>
      </w:pPr>
      <w:r>
        <w:t>Rule I.A eff. 06/14/2013.</w:t>
      </w:r>
    </w:p>
    <w:p w14:paraId="55528A11" w14:textId="77777777" w:rsidR="00205BF5" w:rsidRDefault="00205BF5" w:rsidP="0059403C">
      <w:pPr>
        <w:pStyle w:val="par1"/>
        <w:spacing w:before="60"/>
      </w:pPr>
      <w:r>
        <w:t>Rules I.B, II.A.17 eff. 09/30/2013.</w:t>
      </w:r>
    </w:p>
    <w:p w14:paraId="5A87A1CA" w14:textId="77777777" w:rsidR="00205BF5" w:rsidRDefault="00205BF5" w:rsidP="0059403C">
      <w:pPr>
        <w:pStyle w:val="par1"/>
        <w:spacing w:before="60"/>
      </w:pPr>
      <w:r>
        <w:t>Rule I eff. 08/14/2014.</w:t>
      </w:r>
    </w:p>
    <w:p w14:paraId="2056A6A4" w14:textId="77777777" w:rsidR="00D24764" w:rsidRDefault="00D24764" w:rsidP="0059403C">
      <w:pPr>
        <w:pStyle w:val="par1"/>
        <w:spacing w:before="60"/>
      </w:pPr>
      <w:r>
        <w:t>Rules 1.2 A.8-18, 1.2 E.4, 1.2 G eff. 11/30/2019.</w:t>
      </w:r>
    </w:p>
    <w:p w14:paraId="37439667" w14:textId="77777777" w:rsidR="00AE64DB" w:rsidRDefault="00AE64DB" w:rsidP="0059403C">
      <w:pPr>
        <w:pStyle w:val="par1"/>
        <w:spacing w:before="60"/>
      </w:pPr>
      <w:r>
        <w:t>Rule 1.23 emer. rule eff. 05/01/2020</w:t>
      </w:r>
      <w:r w:rsidR="00A443DE">
        <w:t>; expired 08/29/2020</w:t>
      </w:r>
      <w:r>
        <w:t>.</w:t>
      </w:r>
    </w:p>
    <w:p w14:paraId="36EDC96E" w14:textId="77777777" w:rsidR="00062BB2" w:rsidRDefault="00062BB2" w:rsidP="0059403C">
      <w:pPr>
        <w:pStyle w:val="par1"/>
        <w:spacing w:before="60"/>
      </w:pPr>
      <w:r>
        <w:t>Rule 1.24 emer. rule eff. 05/11/2020</w:t>
      </w:r>
      <w:r w:rsidR="00730B41">
        <w:t>; expired 09/08/2020</w:t>
      </w:r>
      <w:r>
        <w:t>.</w:t>
      </w:r>
    </w:p>
    <w:p w14:paraId="5B555CE6" w14:textId="77777777" w:rsidR="00A41BF0" w:rsidRDefault="00A41BF0" w:rsidP="0059403C">
      <w:pPr>
        <w:pStyle w:val="par1"/>
        <w:spacing w:before="60"/>
      </w:pPr>
      <w:r>
        <w:t>Rule 1.23 emer. rule eff</w:t>
      </w:r>
      <w:r w:rsidR="00827BF2">
        <w:t>.</w:t>
      </w:r>
      <w:r>
        <w:t xml:space="preserve"> 08/30/2020</w:t>
      </w:r>
      <w:r w:rsidR="00C2261E">
        <w:t>; expired 12/28/2020</w:t>
      </w:r>
      <w:r>
        <w:t>.</w:t>
      </w:r>
    </w:p>
    <w:p w14:paraId="74D9B885" w14:textId="77777777" w:rsidR="00827BF2" w:rsidRDefault="00827BF2" w:rsidP="0059403C">
      <w:pPr>
        <w:pStyle w:val="par1"/>
        <w:spacing w:before="60"/>
      </w:pPr>
      <w:r>
        <w:t>Rule 1.24 emer. rule eff. 09/09/2020.</w:t>
      </w:r>
    </w:p>
    <w:p w14:paraId="5F88C5C5" w14:textId="77777777" w:rsidR="00C01348" w:rsidRDefault="00443D40" w:rsidP="0059403C">
      <w:pPr>
        <w:pStyle w:val="par1"/>
        <w:spacing w:before="60"/>
      </w:pPr>
      <w:r>
        <w:t>Entire rule eff. 10/15/2020.</w:t>
      </w:r>
    </w:p>
    <w:p w14:paraId="1D17EF5C" w14:textId="77777777" w:rsidR="001005DA" w:rsidRDefault="001005DA" w:rsidP="0059403C">
      <w:pPr>
        <w:pStyle w:val="par1"/>
        <w:spacing w:before="60"/>
      </w:pPr>
      <w:r>
        <w:t>Rule 1.10 B eff. 12/15/2020.</w:t>
      </w:r>
    </w:p>
    <w:p w14:paraId="3A465944" w14:textId="77777777" w:rsidR="00644CEF" w:rsidRDefault="00644CEF" w:rsidP="0059403C">
      <w:pPr>
        <w:pStyle w:val="par1"/>
        <w:spacing w:before="60"/>
      </w:pPr>
      <w:r>
        <w:t>Rules 1.24, 1.25 emer. rules eff. 12/28/2020.</w:t>
      </w:r>
    </w:p>
    <w:p w14:paraId="37DB4C10" w14:textId="77777777" w:rsidR="00B054CD" w:rsidRDefault="00B054CD" w:rsidP="0059403C">
      <w:pPr>
        <w:pStyle w:val="par1"/>
        <w:spacing w:before="60"/>
      </w:pPr>
      <w:r>
        <w:lastRenderedPageBreak/>
        <w:t>Rule 1.25 emer. rule eff. 01/11/2021.</w:t>
      </w:r>
    </w:p>
    <w:p w14:paraId="7301CACA" w14:textId="77777777" w:rsidR="00A1114A" w:rsidRDefault="00A1114A" w:rsidP="0059403C">
      <w:pPr>
        <w:pStyle w:val="par1"/>
        <w:spacing w:before="60"/>
      </w:pPr>
      <w:r>
        <w:t>Rules 1.4 E-F, 1.12 C eff. 04/14/2021.</w:t>
      </w:r>
    </w:p>
    <w:p w14:paraId="26CDA471" w14:textId="77777777" w:rsidR="00137A80" w:rsidRDefault="00137A80" w:rsidP="0059403C">
      <w:pPr>
        <w:pStyle w:val="par1"/>
        <w:spacing w:before="60"/>
      </w:pPr>
      <w:r>
        <w:t>Rules 1.24, 1.25 emer. rules eff. 04/27/2021.</w:t>
      </w:r>
    </w:p>
    <w:p w14:paraId="3A2A3CAC" w14:textId="77777777" w:rsidR="00703F09" w:rsidRDefault="00703F09" w:rsidP="0059403C">
      <w:pPr>
        <w:pStyle w:val="par1"/>
        <w:spacing w:before="60"/>
      </w:pPr>
      <w:r>
        <w:t>Rule 1.25 emer. rule eff. 05/11/2021.</w:t>
      </w:r>
    </w:p>
    <w:p w14:paraId="0166601D" w14:textId="77777777" w:rsidR="00E40E9C" w:rsidRDefault="00E40E9C" w:rsidP="0059403C">
      <w:pPr>
        <w:pStyle w:val="par1"/>
        <w:spacing w:before="60"/>
      </w:pPr>
      <w:r>
        <w:t>Rules 1.24, 1.25 emer. rules eff. 07/12/2021.</w:t>
      </w:r>
    </w:p>
    <w:p w14:paraId="4F81F2E7" w14:textId="77777777" w:rsidR="005B04BD" w:rsidRDefault="005B04BD" w:rsidP="0059403C">
      <w:pPr>
        <w:pStyle w:val="par1"/>
        <w:spacing w:before="60"/>
      </w:pPr>
      <w:r>
        <w:t>Rule 1.26 emer. rule eff. 11/01/2021.</w:t>
      </w:r>
    </w:p>
    <w:p w14:paraId="475074DD" w14:textId="77777777" w:rsidR="00A41C7F" w:rsidRDefault="00A41C7F" w:rsidP="0059403C">
      <w:pPr>
        <w:pStyle w:val="par1"/>
        <w:spacing w:before="60"/>
      </w:pPr>
      <w:r>
        <w:t>Rules 1.24, 1.25 emer. rules eff. 11/02/2021.</w:t>
      </w:r>
    </w:p>
    <w:p w14:paraId="74A02BA2" w14:textId="77777777" w:rsidR="003252FA" w:rsidRDefault="003252FA" w:rsidP="0059403C">
      <w:pPr>
        <w:pStyle w:val="par1"/>
        <w:spacing w:before="60"/>
      </w:pPr>
      <w:r>
        <w:t>Rules 1.17 C</w:t>
      </w:r>
      <w:r w:rsidR="00C47F9B">
        <w:t>.1</w:t>
      </w:r>
      <w:r>
        <w:t>, 1.26 eff. 11/30/2021.</w:t>
      </w:r>
    </w:p>
    <w:p w14:paraId="3FB6CE87" w14:textId="77777777" w:rsidR="00CE4797" w:rsidRDefault="00CE4797" w:rsidP="0059403C">
      <w:pPr>
        <w:pStyle w:val="par1"/>
        <w:spacing w:before="60"/>
      </w:pPr>
      <w:r>
        <w:t xml:space="preserve">Rules </w:t>
      </w:r>
      <w:r w:rsidR="004D4A00">
        <w:t xml:space="preserve">1.24, 1.25 emer. </w:t>
      </w:r>
      <w:r w:rsidR="00634B7A">
        <w:t>r</w:t>
      </w:r>
      <w:r w:rsidR="004D4A00">
        <w:t>ules eff. 03/02/2022.</w:t>
      </w:r>
    </w:p>
    <w:p w14:paraId="631DE170" w14:textId="77777777" w:rsidR="00BE343F" w:rsidRDefault="00BE343F" w:rsidP="0059403C">
      <w:pPr>
        <w:pStyle w:val="par1"/>
        <w:spacing w:before="60"/>
      </w:pPr>
      <w:r>
        <w:t>Rules 1.24, 1.25 emer. rules eff. 06/28/2022.</w:t>
      </w:r>
    </w:p>
    <w:p w14:paraId="0C5E8212" w14:textId="77777777" w:rsidR="00EB7DEE" w:rsidRDefault="00EB7DEE" w:rsidP="0059403C">
      <w:pPr>
        <w:pStyle w:val="par1"/>
        <w:spacing w:before="60"/>
      </w:pPr>
      <w:r>
        <w:t>Rules 1.21, 1.22 emer. rules eff. 10/13/2022.</w:t>
      </w:r>
    </w:p>
    <w:p w14:paraId="20B0B419" w14:textId="77777777" w:rsidR="00141D99" w:rsidRDefault="00141D99" w:rsidP="0059403C">
      <w:pPr>
        <w:pStyle w:val="par1"/>
        <w:spacing w:before="60"/>
      </w:pPr>
      <w:r>
        <w:t>Rules 1.18, 1.19 emer. rules eff. 10/26/2022.</w:t>
      </w:r>
    </w:p>
    <w:p w14:paraId="35F9E877" w14:textId="77777777" w:rsidR="007E7C2C" w:rsidRDefault="007E7C2C" w:rsidP="0059403C">
      <w:pPr>
        <w:pStyle w:val="par1"/>
        <w:spacing w:before="60"/>
      </w:pPr>
      <w:r>
        <w:t>Rules 1.18, 1.19 emer. rules eff. 11/11/2022.</w:t>
      </w:r>
    </w:p>
    <w:p w14:paraId="4F57FEB6" w14:textId="77777777" w:rsidR="00410AF8" w:rsidRDefault="00410AF8" w:rsidP="0059403C">
      <w:pPr>
        <w:pStyle w:val="par1"/>
        <w:spacing w:before="60"/>
      </w:pPr>
      <w:r>
        <w:t>Rules 1.2-1.10, 1.12-1.22 eff. 12/15/2022.</w:t>
      </w:r>
    </w:p>
    <w:p w14:paraId="7DD37204" w14:textId="77777777" w:rsidR="00DC110C" w:rsidRDefault="00DC110C" w:rsidP="0059403C">
      <w:pPr>
        <w:pStyle w:val="par1"/>
        <w:spacing w:before="60"/>
      </w:pPr>
      <w:r>
        <w:t>Rules 1.18, 1.19 emer. rules eff. 01/09/2023</w:t>
      </w:r>
      <w:r w:rsidR="00600402">
        <w:t>; expired 05/09/2023</w:t>
      </w:r>
      <w:r>
        <w:t>.</w:t>
      </w:r>
    </w:p>
    <w:p w14:paraId="33CA04DB" w14:textId="77777777" w:rsidR="00431E26" w:rsidRDefault="00431E26" w:rsidP="0059403C">
      <w:pPr>
        <w:pStyle w:val="par1"/>
        <w:spacing w:before="60"/>
      </w:pPr>
      <w:r>
        <w:t>Rule 1.11 eff. 04/14/2023.</w:t>
      </w:r>
    </w:p>
    <w:p w14:paraId="682913B5" w14:textId="77777777" w:rsidR="00F073ED" w:rsidRDefault="00F073ED" w:rsidP="0059403C">
      <w:pPr>
        <w:pStyle w:val="par1"/>
        <w:spacing w:before="60"/>
      </w:pPr>
      <w:r>
        <w:t>Rules 1.21, 1.22 repealed, rule 1.20 renumbered as 1.18 eff. 11/30/2023.</w:t>
      </w:r>
    </w:p>
    <w:p w14:paraId="0AE5F1E8" w14:textId="77777777" w:rsidR="00527909" w:rsidRDefault="00527909" w:rsidP="0059403C">
      <w:pPr>
        <w:pStyle w:val="par1"/>
        <w:spacing w:before="60"/>
      </w:pPr>
      <w:r>
        <w:t>Rule</w:t>
      </w:r>
      <w:r w:rsidR="00393B36">
        <w:t>s</w:t>
      </w:r>
      <w:r>
        <w:t xml:space="preserve"> 1.8 </w:t>
      </w:r>
      <w:r w:rsidR="00FF0596">
        <w:t>C-D emer. rules eff. 02/13/2025.</w:t>
      </w:r>
    </w:p>
    <w:p w14:paraId="327DFB04" w14:textId="77777777" w:rsidR="00E00A43" w:rsidRDefault="00E00A43" w:rsidP="0059403C">
      <w:pPr>
        <w:pStyle w:val="par1"/>
        <w:spacing w:before="60"/>
      </w:pPr>
      <w:r>
        <w:t>Rules 1.8 C-D emer. rules eff. 06/12/2025.</w:t>
      </w:r>
    </w:p>
    <w:p w14:paraId="2613A8F6" w14:textId="77777777" w:rsidR="001A1E9E" w:rsidRDefault="001A1E9E" w:rsidP="001A1E9E">
      <w:pPr>
        <w:pStyle w:val="par1"/>
        <w:spacing w:before="60"/>
      </w:pPr>
      <w:r>
        <w:t>Rules 1.8 C-D eff. 07/30/2025.</w:t>
      </w:r>
    </w:p>
    <w:p w14:paraId="5B45BD68" w14:textId="77777777" w:rsidR="004C0B38" w:rsidRDefault="004C0B38" w:rsidP="001A1E9E">
      <w:pPr>
        <w:pStyle w:val="par1"/>
        <w:spacing w:before="60"/>
      </w:pPr>
      <w:r>
        <w:t>Entire rule eff. 10/15/2025.</w:t>
      </w:r>
    </w:p>
    <w:p w14:paraId="156773F3" w14:textId="77777777" w:rsidR="00C252F3" w:rsidRDefault="00C252F3" w:rsidP="001A1E9E">
      <w:pPr>
        <w:pStyle w:val="par1"/>
        <w:spacing w:before="60"/>
      </w:pPr>
      <w:r w:rsidRPr="00C252F3">
        <w:t xml:space="preserve">Rule 1.20 repealed eff. 01/30/2026. </w:t>
      </w:r>
    </w:p>
    <w:p w14:paraId="3A54BEA9" w14:textId="6360D8BB" w:rsidR="00C252F3" w:rsidRDefault="00C252F3" w:rsidP="001A1E9E">
      <w:pPr>
        <w:pStyle w:val="par1"/>
        <w:spacing w:before="60"/>
      </w:pPr>
      <w:r w:rsidRPr="00C252F3">
        <w:t>Rule 1.9 E emer. rule eff. 02/12/2026.</w:t>
      </w:r>
    </w:p>
    <w:p w14:paraId="2B97B7DD" w14:textId="08206E9B" w:rsidR="000C14AB" w:rsidRDefault="000C14AB" w:rsidP="001A1E9E">
      <w:pPr>
        <w:pStyle w:val="par1"/>
        <w:spacing w:before="60"/>
      </w:pPr>
      <w:r w:rsidRPr="000C14AB">
        <w:t>Rule 1.9 E.2 eff. 05/30/2026.</w:t>
      </w:r>
    </w:p>
    <w:p w14:paraId="1D802908" w14:textId="77777777" w:rsidR="00FB637F" w:rsidRDefault="00FB637F" w:rsidP="00FB637F"/>
    <w:p w14:paraId="58B2E11C" w14:textId="77777777" w:rsidR="00FB637F" w:rsidRPr="00FB637F" w:rsidRDefault="00FB637F" w:rsidP="00FB637F">
      <w:pPr>
        <w:pStyle w:val="upar1"/>
        <w:rPr>
          <w:b/>
          <w:bCs/>
        </w:rPr>
      </w:pPr>
      <w:r w:rsidRPr="00FB637F">
        <w:rPr>
          <w:b/>
          <w:bCs/>
        </w:rPr>
        <w:t>Annotations</w:t>
      </w:r>
    </w:p>
    <w:p w14:paraId="6172DAC4" w14:textId="77777777" w:rsidR="00FB637F" w:rsidRPr="00FB637F" w:rsidRDefault="00FB637F" w:rsidP="00FB637F">
      <w:pPr>
        <w:pStyle w:val="upar1"/>
      </w:pPr>
      <w:r w:rsidRPr="00FB637F">
        <w:t>Rules 1.22 B. and 1.22 C. (adopted 10/13/2022) were not extended by Senate Bill 23-102 and therefore expired 05/15/2023.</w:t>
      </w:r>
    </w:p>
    <w:sectPr w:rsidR="00FB637F" w:rsidRPr="00FB637F" w:rsidSect="00D311B0">
      <w:headerReference w:type="default" r:id="rId12"/>
      <w:footerReference w:type="default" r:id="rId13"/>
      <w:footerReference w:type="first" r:id="rId14"/>
      <w:pgSz w:w="12240" w:h="15840" w:code="1"/>
      <w:pgMar w:top="1440" w:right="1440" w:bottom="1440" w:left="144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scon Arana, Maria" w:date="2026-08-26T15:17:00Z" w:initials="MR">
    <w:p w14:paraId="63DD963E" w14:textId="77777777" w:rsidR="00573EC5" w:rsidRDefault="00573EC5" w:rsidP="00573EC5">
      <w:pPr>
        <w:pStyle w:val="CommentText"/>
      </w:pPr>
      <w:r>
        <w:rPr>
          <w:rStyle w:val="CommentReference"/>
        </w:rPr>
        <w:annotationRef/>
      </w:r>
      <w:r>
        <w:t xml:space="preserve">Gene Koprowski - Thank you so much for the opportunity to comment on 4 CCR 727-1, VETERINARIAN AND VETERINARY TECHNICIAN RULES AND REGULATIONS of the State Board of Veterinary Medicine. I was able to listen in to the meeting last night, briefly, and wanted to add to the written record of the board. </w:t>
      </w:r>
    </w:p>
    <w:p w14:paraId="46D9B791" w14:textId="77777777" w:rsidR="00573EC5" w:rsidRDefault="00573EC5" w:rsidP="00573EC5">
      <w:pPr>
        <w:pStyle w:val="CommentText"/>
      </w:pPr>
      <w:r>
        <w:t xml:space="preserve">I am in the midst of completing my master's in equine veterinary medicine, and am taking my externships starting next week at the University of Illinois Veterinary Medicine Hospital in Champaign, Ill. I will have two weeks of rounds on the equine service and then two weeks of training on the large animal (food animals) service. Then in October, I will be at Thal Equine Veterinary Hospital for two weeks of rounds on equine surgery, etc. I am still looking to book an externship in Colorado in advance of applying formally for the veterinary professional associate licensure. </w:t>
      </w:r>
    </w:p>
    <w:p w14:paraId="296416DC" w14:textId="77777777" w:rsidR="00573EC5" w:rsidRDefault="00573EC5" w:rsidP="00573EC5">
      <w:pPr>
        <w:pStyle w:val="CommentText"/>
      </w:pPr>
      <w:r>
        <w:t xml:space="preserve">The rule as drafted is quite sound. I served Gov. Robert F. McDonnell (R-Va.) for four years, 2010-2014, as a state Senate confirmed health policy advisor, and believe the rule is fair, just, and reasonable. </w:t>
      </w:r>
    </w:p>
    <w:p w14:paraId="7FCDBFF3" w14:textId="77777777" w:rsidR="00573EC5" w:rsidRDefault="00573EC5" w:rsidP="00573EC5">
      <w:pPr>
        <w:pStyle w:val="CommentText"/>
      </w:pPr>
      <w:r>
        <w:t>I did notice, however, that there was no language regarding veterinary professional associate regulation/registration. I imagine that this is still being worked on there, behind the scenes, so as to implement the law passed by the legislature and earlier by the voters per the referendum.</w:t>
      </w:r>
    </w:p>
    <w:p w14:paraId="1349B8CD" w14:textId="77777777" w:rsidR="00573EC5" w:rsidRDefault="00573EC5" w:rsidP="00573EC5">
      <w:pPr>
        <w:pStyle w:val="CommentText"/>
      </w:pPr>
      <w:r>
        <w:t xml:space="preserve">My thought here -- just a thought experiment or suggestion at this point -- is that language could be inserted into the rules soon to give effect to the legislative intent as to veterinary professional associate licensing. </w:t>
      </w:r>
    </w:p>
    <w:p w14:paraId="0E435D21" w14:textId="77777777" w:rsidR="00573EC5" w:rsidRDefault="00573EC5" w:rsidP="00573EC5">
      <w:pPr>
        <w:pStyle w:val="CommentText"/>
      </w:pPr>
      <w:r>
        <w:t>The suggested addition to the text is as follows:</w:t>
      </w:r>
    </w:p>
    <w:p w14:paraId="4958677F" w14:textId="77777777" w:rsidR="00573EC5" w:rsidRDefault="00573EC5" w:rsidP="00573EC5">
      <w:pPr>
        <w:pStyle w:val="CommentText"/>
      </w:pPr>
      <w:r>
        <w:t xml:space="preserve">1.20 Practice of Veterinary Professional Associates </w:t>
      </w:r>
    </w:p>
    <w:p w14:paraId="5F8748EE" w14:textId="77777777" w:rsidR="00573EC5" w:rsidRDefault="00573EC5" w:rsidP="00573EC5">
      <w:pPr>
        <w:pStyle w:val="CommentText"/>
      </w:pPr>
      <w:r>
        <w:t xml:space="preserve">This Rule is promulgated pursuant to sections 12-20-202, 12-20-203, 12-20-204, 12-20404, 12-315-201, 12-315-202, 12-315-203(4), and 12-315-207, C.R.S., et seq. </w:t>
      </w:r>
    </w:p>
    <w:p w14:paraId="6405AB79" w14:textId="77777777" w:rsidR="00573EC5" w:rsidRDefault="00573EC5" w:rsidP="00573EC5">
      <w:pPr>
        <w:pStyle w:val="CommentText"/>
      </w:pPr>
      <w:r>
        <w:t>A. Registration and Assessment for Permit</w:t>
      </w:r>
    </w:p>
    <w:p w14:paraId="48903911" w14:textId="77777777" w:rsidR="00573EC5" w:rsidRDefault="00573EC5" w:rsidP="00573EC5">
      <w:pPr>
        <w:pStyle w:val="CommentText"/>
      </w:pPr>
      <w:r>
        <w:t xml:space="preserve">1. This is a temporary rule implementing the intent of the Colorado legislature as to the establishment of a new category of veterinary clinician, the veterinary professional associate. </w:t>
      </w:r>
    </w:p>
    <w:p w14:paraId="5FEA2188" w14:textId="77777777" w:rsidR="00573EC5" w:rsidRDefault="00573EC5" w:rsidP="00573EC5">
      <w:pPr>
        <w:pStyle w:val="CommentText"/>
      </w:pPr>
      <w:r>
        <w:t xml:space="preserve">2. The definition of the VPA practice are described in the CRS, supra. </w:t>
      </w:r>
    </w:p>
    <w:p w14:paraId="34154EE0" w14:textId="77777777" w:rsidR="00573EC5" w:rsidRDefault="00573EC5" w:rsidP="00573EC5">
      <w:pPr>
        <w:pStyle w:val="CommentText"/>
      </w:pPr>
      <w:r>
        <w:t>3. While the examination for the VPA is being developed, students interested in practicing in Colorado have skills to contribute to the practice of veterinary medicine in Colorado, and are hereby authorized to practice under the authority of a licensed veterinarian, as follows:</w:t>
      </w:r>
    </w:p>
    <w:p w14:paraId="307FB381" w14:textId="77777777" w:rsidR="00573EC5" w:rsidRDefault="00573EC5" w:rsidP="00573EC5">
      <w:pPr>
        <w:pStyle w:val="CommentText"/>
      </w:pPr>
      <w:r>
        <w:t>A. Graduates with a master's degree in veterinary medicine shall present their degree transcripts and diploma to the board.</w:t>
      </w:r>
    </w:p>
    <w:p w14:paraId="2E162452" w14:textId="77777777" w:rsidR="00573EC5" w:rsidRDefault="00573EC5" w:rsidP="00573EC5">
      <w:pPr>
        <w:pStyle w:val="CommentText"/>
      </w:pPr>
      <w:r>
        <w:t>B. Those found to have successfully completed the degree and submitted their transcripts, will be eligible for a permit as a veterinary professional associate intern.</w:t>
      </w:r>
    </w:p>
    <w:p w14:paraId="227C2A11" w14:textId="77777777" w:rsidR="00573EC5" w:rsidRDefault="00573EC5" w:rsidP="00573EC5">
      <w:pPr>
        <w:pStyle w:val="CommentText"/>
      </w:pPr>
      <w:r>
        <w:t xml:space="preserve">C. The VPA intern shall practice exclusively within their proven species specialty, assessed through a competency portfolio initially, based on clinical logs, case records, etc. , and at all times under the supervision of a licensed veterinarian in Colorado. </w:t>
      </w:r>
    </w:p>
    <w:p w14:paraId="1066A492" w14:textId="77777777" w:rsidR="00573EC5" w:rsidRDefault="00573EC5" w:rsidP="00573EC5">
      <w:pPr>
        <w:pStyle w:val="CommentText"/>
      </w:pPr>
      <w:r>
        <w:t>D. At such time as the board approves of and releases an examination for VPAs, the current interns will transition to a license from a permit to practice, after passing the state's examination.</w:t>
      </w:r>
    </w:p>
    <w:p w14:paraId="6E3A9504" w14:textId="77777777" w:rsidR="00573EC5" w:rsidRDefault="00573EC5" w:rsidP="00573EC5">
      <w:pPr>
        <w:pStyle w:val="CommentText"/>
      </w:pPr>
      <w:r>
        <w:t xml:space="preserve">E. This rule is modeled on the regulation recently adopted in Ontario, Canada, by the College of Veterinarians of Ontario, for species-restricted veterinary practice there. </w:t>
      </w:r>
    </w:p>
  </w:comment>
  <w:comment w:id="1" w:author="Rascon Arana, Maria" w:date="2026-08-24T10:28:00Z" w:initials="MR">
    <w:p w14:paraId="31BC0861" w14:textId="77777777" w:rsidR="008405BF" w:rsidRDefault="008405BF" w:rsidP="008405BF">
      <w:pPr>
        <w:pStyle w:val="CommentText"/>
      </w:pPr>
      <w:r>
        <w:rPr>
          <w:rStyle w:val="CommentReference"/>
        </w:rPr>
        <w:annotationRef/>
      </w:r>
      <w:r>
        <w:t>Jennifer Bolser - The Stakeholder announcement indicates this comment period is for feedback regarding proposed revisions for HB 26-1198, HB25-1285, SB26-138, but the link to the draft rules posted for this stakeholder comment period don't show any rules related to this HB25-1285.</w:t>
      </w:r>
    </w:p>
  </w:comment>
  <w:comment w:id="18" w:author="Rascon Arana, Maria" w:date="2026-08-24T10:25:00Z" w:initials="MR">
    <w:p w14:paraId="3325F8F6" w14:textId="67D78793" w:rsidR="008405BF" w:rsidRDefault="008405BF" w:rsidP="008405BF">
      <w:pPr>
        <w:pStyle w:val="CommentText"/>
      </w:pPr>
      <w:r>
        <w:rPr>
          <w:rStyle w:val="CommentReference"/>
        </w:rPr>
        <w:annotationRef/>
      </w:r>
      <w:r>
        <w:t>Brad Bolon - I work as a veterinary pathologist.  I have no employees.  Per existing rules, I am exempt fro substance abuse training since I do not prescribe opioids.  A similar exemption does not exist for the proposed requirement for supervisory training for future re-licensure.  Why is this exemption lacking?</w:t>
      </w:r>
    </w:p>
  </w:comment>
  <w:comment w:id="36" w:author="Rascon Arana, Maria" w:date="2026-08-24T10:11:00Z" w:initials="MR">
    <w:p w14:paraId="1F044E4F" w14:textId="77777777" w:rsidR="00D21DC7" w:rsidRDefault="00D21DC7" w:rsidP="00D21DC7">
      <w:pPr>
        <w:pStyle w:val="CommentText"/>
      </w:pPr>
      <w:r>
        <w:rPr>
          <w:rStyle w:val="CommentReference"/>
        </w:rPr>
        <w:annotationRef/>
      </w:r>
      <w:r>
        <w:t>Anne Marie McPartlin - Why is the AVMA accredited program language being removed?</w:t>
      </w:r>
    </w:p>
  </w:comment>
  <w:comment w:id="37" w:author="Rascon Arana, Maria" w:date="2026-08-24T10:14:00Z" w:initials="MR">
    <w:p w14:paraId="691515AA" w14:textId="77777777" w:rsidR="008405BF" w:rsidRDefault="00D21DC7" w:rsidP="008405BF">
      <w:pPr>
        <w:pStyle w:val="CommentText"/>
      </w:pPr>
      <w:r>
        <w:rPr>
          <w:rStyle w:val="CommentReference"/>
        </w:rPr>
        <w:annotationRef/>
      </w:r>
      <w:r w:rsidR="008405BF">
        <w:t>Anne Marie McPartlin - Thank you. I'd be curious to know the numbers behind those who have participated in an accredited program and passed the VTNE since the AVMA CVTEA has been the accrediting body for so many years</w:t>
      </w:r>
    </w:p>
    <w:p w14:paraId="4BA4389E" w14:textId="77777777" w:rsidR="008405BF" w:rsidRDefault="008405BF" w:rsidP="008405BF">
      <w:pPr>
        <w:pStyle w:val="CommentText"/>
      </w:pPr>
      <w:r>
        <w:t>It seems to be rooted in alternative pathway to get credentials which it was my hope that most alternative pathways would be sunsetted for consistency-sake</w:t>
      </w:r>
    </w:p>
  </w:comment>
  <w:comment w:id="38" w:author="Rascon Arana, Maria" w:date="2026-08-24T11:36:00Z" w:initials="MR">
    <w:p w14:paraId="35BF2886" w14:textId="77777777" w:rsidR="009D0C36" w:rsidRDefault="009D0C36" w:rsidP="009D0C36">
      <w:pPr>
        <w:pStyle w:val="CommentText"/>
      </w:pPr>
      <w:r>
        <w:rPr>
          <w:rStyle w:val="CommentReference"/>
        </w:rPr>
        <w:annotationRef/>
      </w:r>
      <w:r>
        <w:t>Nanette Walker Smith - AVMA accredited vs CA accredited. Each state would need to determine if CA accredited program would qualify as accreditation</w:t>
      </w:r>
    </w:p>
  </w:comment>
  <w:comment w:id="39" w:author="Rascon Arana, Maria" w:date="2026-08-24T11:43:00Z" w:initials="MR">
    <w:p w14:paraId="3A1FA1DD" w14:textId="77777777" w:rsidR="002F27C5" w:rsidRDefault="001B0766" w:rsidP="002F27C5">
      <w:pPr>
        <w:pStyle w:val="CommentText"/>
      </w:pPr>
      <w:r>
        <w:rPr>
          <w:rStyle w:val="CommentReference"/>
        </w:rPr>
        <w:annotationRef/>
      </w:r>
      <w:r w:rsidR="002F27C5">
        <w:t>Erin Henninger - per legislation, AVMA removal was to allow techs from other countries to become credentialed/registered in CO</w:t>
      </w:r>
    </w:p>
  </w:comment>
  <w:comment w:id="61" w:author="Rascon Arana, Maria" w:date="2026-08-13T15:39:00Z" w:initials="MR">
    <w:p w14:paraId="763BF8A7" w14:textId="77777777" w:rsidR="00E12FDB" w:rsidRDefault="00E12FDB" w:rsidP="00E12FDB">
      <w:pPr>
        <w:pStyle w:val="CommentText"/>
      </w:pPr>
      <w:r>
        <w:rPr>
          <w:rStyle w:val="CommentReference"/>
        </w:rPr>
        <w:annotationRef/>
      </w:r>
      <w:r>
        <w:t>Elizabeth Shelov - “United States Pharmacopeia current guidelines” - add incorporation by ref provisions?</w:t>
      </w:r>
    </w:p>
  </w:comment>
  <w:comment w:id="140" w:author="Rascon Arana, Maria" w:date="2026-08-13T10:53:00Z" w:initials="MR">
    <w:p w14:paraId="14F0972B" w14:textId="77777777" w:rsidR="00811818" w:rsidRDefault="00811818" w:rsidP="00811818">
      <w:pPr>
        <w:pStyle w:val="CommentText"/>
      </w:pPr>
      <w:r>
        <w:rPr>
          <w:rStyle w:val="CommentReference"/>
        </w:rPr>
        <w:annotationRef/>
      </w:r>
      <w:r>
        <w:t>Board - please specify applicable law.</w:t>
      </w:r>
    </w:p>
  </w:comment>
  <w:comment w:id="145" w:author="Rascon Arana, Maria" w:date="2026-08-13T10:58:00Z" w:initials="MR">
    <w:p w14:paraId="50F9F729" w14:textId="77777777" w:rsidR="00811818" w:rsidRDefault="00811818" w:rsidP="00811818">
      <w:pPr>
        <w:pStyle w:val="CommentText"/>
      </w:pPr>
      <w:r>
        <w:rPr>
          <w:rStyle w:val="CommentReference"/>
        </w:rPr>
        <w:annotationRef/>
      </w:r>
      <w:r>
        <w:t>Board - add and review “in-clinic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3A9504" w15:done="0"/>
  <w15:commentEx w15:paraId="31BC0861" w15:done="0"/>
  <w15:commentEx w15:paraId="3325F8F6" w15:done="0"/>
  <w15:commentEx w15:paraId="1F044E4F" w15:done="0"/>
  <w15:commentEx w15:paraId="4BA4389E" w15:paraIdParent="1F044E4F" w15:done="0"/>
  <w15:commentEx w15:paraId="35BF2886" w15:paraIdParent="1F044E4F" w15:done="0"/>
  <w15:commentEx w15:paraId="3A1FA1DD" w15:paraIdParent="1F044E4F" w15:done="0"/>
  <w15:commentEx w15:paraId="763BF8A7" w15:done="0"/>
  <w15:commentEx w15:paraId="14F0972B" w15:done="0"/>
  <w15:commentEx w15:paraId="50F9F7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5C4CDB" w16cex:dateUtc="2026-08-26T21:17:00Z"/>
  <w16cex:commentExtensible w16cex:durableId="12D6DD1D" w16cex:dateUtc="2026-08-24T16:28:00Z"/>
  <w16cex:commentExtensible w16cex:durableId="4A052742" w16cex:dateUtc="2026-08-24T16:25:00Z"/>
  <w16cex:commentExtensible w16cex:durableId="4BCE7358" w16cex:dateUtc="2026-08-24T16:11:00Z"/>
  <w16cex:commentExtensible w16cex:durableId="30DD00AD" w16cex:dateUtc="2026-08-24T16:14:00Z"/>
  <w16cex:commentExtensible w16cex:durableId="49AFF925" w16cex:dateUtc="2026-08-24T17:36:00Z"/>
  <w16cex:commentExtensible w16cex:durableId="2A9A0A05" w16cex:dateUtc="2026-08-24T17:43:00Z"/>
  <w16cex:commentExtensible w16cex:durableId="4D93DC70" w16cex:dateUtc="2026-08-13T21:39:00Z"/>
  <w16cex:commentExtensible w16cex:durableId="44459F28" w16cex:dateUtc="2026-08-13T16:53:00Z"/>
  <w16cex:commentExtensible w16cex:durableId="24A2763A" w16cex:dateUtc="2026-08-13T1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3A9504" w16cid:durableId="4A5C4CDB"/>
  <w16cid:commentId w16cid:paraId="31BC0861" w16cid:durableId="12D6DD1D"/>
  <w16cid:commentId w16cid:paraId="3325F8F6" w16cid:durableId="4A052742"/>
  <w16cid:commentId w16cid:paraId="1F044E4F" w16cid:durableId="4BCE7358"/>
  <w16cid:commentId w16cid:paraId="4BA4389E" w16cid:durableId="30DD00AD"/>
  <w16cid:commentId w16cid:paraId="35BF2886" w16cid:durableId="49AFF925"/>
  <w16cid:commentId w16cid:paraId="3A1FA1DD" w16cid:durableId="2A9A0A05"/>
  <w16cid:commentId w16cid:paraId="763BF8A7" w16cid:durableId="4D93DC70"/>
  <w16cid:commentId w16cid:paraId="14F0972B" w16cid:durableId="44459F28"/>
  <w16cid:commentId w16cid:paraId="50F9F729" w16cid:durableId="24A276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47AE7" w14:textId="77777777" w:rsidR="004045F3" w:rsidRDefault="004045F3" w:rsidP="00112A8C">
      <w:pPr>
        <w:spacing w:before="0"/>
      </w:pPr>
      <w:r>
        <w:separator/>
      </w:r>
    </w:p>
  </w:endnote>
  <w:endnote w:type="continuationSeparator" w:id="0">
    <w:p w14:paraId="6E1C0E64" w14:textId="77777777" w:rsidR="004045F3" w:rsidRDefault="004045F3"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AC8C3"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F05D"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931A8" w14:textId="77777777" w:rsidR="004045F3" w:rsidRDefault="004045F3" w:rsidP="00112A8C">
      <w:pPr>
        <w:spacing w:before="0"/>
      </w:pPr>
      <w:r>
        <w:separator/>
      </w:r>
    </w:p>
  </w:footnote>
  <w:footnote w:type="continuationSeparator" w:id="0">
    <w:p w14:paraId="55C376E1" w14:textId="77777777" w:rsidR="004045F3" w:rsidRDefault="004045F3"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FC87"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205BF5">
      <w:rPr>
        <w:rFonts w:cs="Arial"/>
        <w:b/>
        <w:i/>
        <w:caps/>
        <w:sz w:val="18"/>
        <w:szCs w:val="18"/>
      </w:rPr>
      <w:t>4</w:t>
    </w:r>
    <w:r w:rsidRPr="00967C63">
      <w:rPr>
        <w:rFonts w:cs="Arial"/>
        <w:b/>
        <w:i/>
        <w:color w:val="000000"/>
        <w:sz w:val="18"/>
        <w:szCs w:val="18"/>
      </w:rPr>
      <w:t xml:space="preserve"> CCR </w:t>
    </w:r>
    <w:r w:rsidR="00205BF5">
      <w:rPr>
        <w:rFonts w:cs="Arial"/>
        <w:b/>
        <w:i/>
        <w:color w:val="000000"/>
        <w:sz w:val="18"/>
        <w:szCs w:val="18"/>
      </w:rPr>
      <w:t>727-1</w:t>
    </w:r>
  </w:p>
  <w:p w14:paraId="5CA271FA" w14:textId="77777777" w:rsidR="000A5A5A" w:rsidRPr="000A5A5A" w:rsidRDefault="00205BF5" w:rsidP="000A5A5A">
    <w:pPr>
      <w:pStyle w:val="Header"/>
      <w:pBdr>
        <w:bottom w:val="single" w:sz="12" w:space="1" w:color="auto"/>
      </w:pBdr>
      <w:tabs>
        <w:tab w:val="clear" w:pos="4680"/>
      </w:tabs>
      <w:spacing w:before="0"/>
      <w:rPr>
        <w:rFonts w:cs="Arial"/>
        <w:b/>
        <w:i/>
        <w:sz w:val="18"/>
        <w:szCs w:val="18"/>
      </w:rPr>
    </w:pPr>
    <w:r w:rsidRPr="00205BF5">
      <w:rPr>
        <w:rFonts w:cs="Arial"/>
        <w:b/>
        <w:i/>
        <w:color w:val="000000"/>
        <w:sz w:val="18"/>
        <w:szCs w:val="18"/>
      </w:rPr>
      <w:t>State Board of Veterinary Medicine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76030D"/>
    <w:multiLevelType w:val="multilevel"/>
    <w:tmpl w:val="92D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32964"/>
    <w:multiLevelType w:val="hybridMultilevel"/>
    <w:tmpl w:val="872AE6EC"/>
    <w:lvl w:ilvl="0" w:tplc="8BC0D1C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80272D"/>
    <w:multiLevelType w:val="hybridMultilevel"/>
    <w:tmpl w:val="B7328EB4"/>
    <w:lvl w:ilvl="0" w:tplc="82A44C8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BF6938"/>
    <w:multiLevelType w:val="hybridMultilevel"/>
    <w:tmpl w:val="52B2F9CC"/>
    <w:lvl w:ilvl="0" w:tplc="00285EE0">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3580897">
    <w:abstractNumId w:val="9"/>
  </w:num>
  <w:num w:numId="2" w16cid:durableId="1691756031">
    <w:abstractNumId w:val="7"/>
  </w:num>
  <w:num w:numId="3" w16cid:durableId="1813325742">
    <w:abstractNumId w:val="6"/>
  </w:num>
  <w:num w:numId="4" w16cid:durableId="1935700545">
    <w:abstractNumId w:val="5"/>
  </w:num>
  <w:num w:numId="5" w16cid:durableId="1951623892">
    <w:abstractNumId w:val="4"/>
  </w:num>
  <w:num w:numId="6" w16cid:durableId="46149607">
    <w:abstractNumId w:val="8"/>
  </w:num>
  <w:num w:numId="7" w16cid:durableId="1764184249">
    <w:abstractNumId w:val="3"/>
  </w:num>
  <w:num w:numId="8" w16cid:durableId="97339701">
    <w:abstractNumId w:val="2"/>
  </w:num>
  <w:num w:numId="9" w16cid:durableId="1153058233">
    <w:abstractNumId w:val="1"/>
  </w:num>
  <w:num w:numId="10" w16cid:durableId="79761322">
    <w:abstractNumId w:val="0"/>
  </w:num>
  <w:num w:numId="11" w16cid:durableId="768308015">
    <w:abstractNumId w:val="11"/>
  </w:num>
  <w:num w:numId="12" w16cid:durableId="270356237">
    <w:abstractNumId w:val="12"/>
  </w:num>
  <w:num w:numId="13" w16cid:durableId="1638339076">
    <w:abstractNumId w:val="13"/>
  </w:num>
  <w:num w:numId="14" w16cid:durableId="111255375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con Arana, Maria">
    <w15:presenceInfo w15:providerId="AD" w15:userId="S::mdhernandez@dora.state.co.us::59d6495d-0bf9-491e-a1bf-024d70509a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BF5"/>
    <w:rsid w:val="000033BA"/>
    <w:rsid w:val="0001133B"/>
    <w:rsid w:val="000138E0"/>
    <w:rsid w:val="00017E80"/>
    <w:rsid w:val="000233CD"/>
    <w:rsid w:val="000313D1"/>
    <w:rsid w:val="0003304F"/>
    <w:rsid w:val="00035068"/>
    <w:rsid w:val="00036AAA"/>
    <w:rsid w:val="00040766"/>
    <w:rsid w:val="00052154"/>
    <w:rsid w:val="00052331"/>
    <w:rsid w:val="00052BCD"/>
    <w:rsid w:val="00060C44"/>
    <w:rsid w:val="00062BB2"/>
    <w:rsid w:val="00064F3E"/>
    <w:rsid w:val="000714AD"/>
    <w:rsid w:val="00071C5E"/>
    <w:rsid w:val="000774D4"/>
    <w:rsid w:val="00085416"/>
    <w:rsid w:val="000855EB"/>
    <w:rsid w:val="00093FD9"/>
    <w:rsid w:val="00097A5A"/>
    <w:rsid w:val="000A105F"/>
    <w:rsid w:val="000A2D3E"/>
    <w:rsid w:val="000A3957"/>
    <w:rsid w:val="000A5A5A"/>
    <w:rsid w:val="000A69F8"/>
    <w:rsid w:val="000A6B8D"/>
    <w:rsid w:val="000A78CE"/>
    <w:rsid w:val="000A7D9D"/>
    <w:rsid w:val="000B47AD"/>
    <w:rsid w:val="000B76AF"/>
    <w:rsid w:val="000C0CA5"/>
    <w:rsid w:val="000C14AB"/>
    <w:rsid w:val="000C21AC"/>
    <w:rsid w:val="000C2BC2"/>
    <w:rsid w:val="000C41E2"/>
    <w:rsid w:val="000C6A8D"/>
    <w:rsid w:val="000D38A8"/>
    <w:rsid w:val="000E47B7"/>
    <w:rsid w:val="000E5BBD"/>
    <w:rsid w:val="000F052A"/>
    <w:rsid w:val="000F5840"/>
    <w:rsid w:val="001005DA"/>
    <w:rsid w:val="001043CD"/>
    <w:rsid w:val="00110092"/>
    <w:rsid w:val="00112A8C"/>
    <w:rsid w:val="00112D14"/>
    <w:rsid w:val="001264F5"/>
    <w:rsid w:val="00134EF2"/>
    <w:rsid w:val="00136129"/>
    <w:rsid w:val="00137A80"/>
    <w:rsid w:val="00141691"/>
    <w:rsid w:val="00141D99"/>
    <w:rsid w:val="001427CB"/>
    <w:rsid w:val="00150E9D"/>
    <w:rsid w:val="001552DF"/>
    <w:rsid w:val="001635F9"/>
    <w:rsid w:val="001727B5"/>
    <w:rsid w:val="00172DA5"/>
    <w:rsid w:val="00174E10"/>
    <w:rsid w:val="0018020C"/>
    <w:rsid w:val="001827C4"/>
    <w:rsid w:val="00187A85"/>
    <w:rsid w:val="00193482"/>
    <w:rsid w:val="001938B1"/>
    <w:rsid w:val="001A1B39"/>
    <w:rsid w:val="001A1E9E"/>
    <w:rsid w:val="001A4602"/>
    <w:rsid w:val="001B0766"/>
    <w:rsid w:val="001B39AF"/>
    <w:rsid w:val="001B4069"/>
    <w:rsid w:val="001B43E6"/>
    <w:rsid w:val="001C2929"/>
    <w:rsid w:val="001C70F0"/>
    <w:rsid w:val="001D2453"/>
    <w:rsid w:val="001D623E"/>
    <w:rsid w:val="001E2B2C"/>
    <w:rsid w:val="001E2D51"/>
    <w:rsid w:val="001E3BA2"/>
    <w:rsid w:val="001E6D9E"/>
    <w:rsid w:val="001F468D"/>
    <w:rsid w:val="001F5D64"/>
    <w:rsid w:val="002029C6"/>
    <w:rsid w:val="00205BF5"/>
    <w:rsid w:val="002159E8"/>
    <w:rsid w:val="00222456"/>
    <w:rsid w:val="00225D36"/>
    <w:rsid w:val="00227D31"/>
    <w:rsid w:val="00230516"/>
    <w:rsid w:val="0023592E"/>
    <w:rsid w:val="002451A9"/>
    <w:rsid w:val="00247599"/>
    <w:rsid w:val="002525EB"/>
    <w:rsid w:val="00257C99"/>
    <w:rsid w:val="00272474"/>
    <w:rsid w:val="00272E7E"/>
    <w:rsid w:val="0027440E"/>
    <w:rsid w:val="00283FB7"/>
    <w:rsid w:val="00286705"/>
    <w:rsid w:val="00287494"/>
    <w:rsid w:val="00292F17"/>
    <w:rsid w:val="002A65EE"/>
    <w:rsid w:val="002A7B75"/>
    <w:rsid w:val="002B0B7D"/>
    <w:rsid w:val="002C07E0"/>
    <w:rsid w:val="002C5414"/>
    <w:rsid w:val="002C7002"/>
    <w:rsid w:val="002D1880"/>
    <w:rsid w:val="002D4AA2"/>
    <w:rsid w:val="002D4B4E"/>
    <w:rsid w:val="002D6894"/>
    <w:rsid w:val="002E0CF1"/>
    <w:rsid w:val="002E3702"/>
    <w:rsid w:val="002E3B2B"/>
    <w:rsid w:val="002E3E6D"/>
    <w:rsid w:val="002E4474"/>
    <w:rsid w:val="002E5C73"/>
    <w:rsid w:val="002F27C5"/>
    <w:rsid w:val="00306B4F"/>
    <w:rsid w:val="003252FA"/>
    <w:rsid w:val="00327793"/>
    <w:rsid w:val="00331067"/>
    <w:rsid w:val="0033210B"/>
    <w:rsid w:val="003323D1"/>
    <w:rsid w:val="0033579F"/>
    <w:rsid w:val="00335815"/>
    <w:rsid w:val="00337635"/>
    <w:rsid w:val="0034305D"/>
    <w:rsid w:val="00344702"/>
    <w:rsid w:val="0035002E"/>
    <w:rsid w:val="00354A93"/>
    <w:rsid w:val="00356142"/>
    <w:rsid w:val="00357BE0"/>
    <w:rsid w:val="00362D18"/>
    <w:rsid w:val="003635C9"/>
    <w:rsid w:val="003662C1"/>
    <w:rsid w:val="003719E5"/>
    <w:rsid w:val="00375FA0"/>
    <w:rsid w:val="00376455"/>
    <w:rsid w:val="00376606"/>
    <w:rsid w:val="003800C9"/>
    <w:rsid w:val="00382AD3"/>
    <w:rsid w:val="00384DE6"/>
    <w:rsid w:val="00385902"/>
    <w:rsid w:val="00391C5E"/>
    <w:rsid w:val="00391ECA"/>
    <w:rsid w:val="00392C46"/>
    <w:rsid w:val="00393B36"/>
    <w:rsid w:val="00396731"/>
    <w:rsid w:val="00396B11"/>
    <w:rsid w:val="003B0156"/>
    <w:rsid w:val="003C30AF"/>
    <w:rsid w:val="003C3F2B"/>
    <w:rsid w:val="003D0441"/>
    <w:rsid w:val="003D2E68"/>
    <w:rsid w:val="003D78E1"/>
    <w:rsid w:val="003D79F5"/>
    <w:rsid w:val="003E4BA8"/>
    <w:rsid w:val="003E4BAD"/>
    <w:rsid w:val="003F25B4"/>
    <w:rsid w:val="0040196E"/>
    <w:rsid w:val="004045F3"/>
    <w:rsid w:val="00404BD6"/>
    <w:rsid w:val="0040589F"/>
    <w:rsid w:val="00410AF8"/>
    <w:rsid w:val="00412245"/>
    <w:rsid w:val="00416850"/>
    <w:rsid w:val="0041773D"/>
    <w:rsid w:val="00424482"/>
    <w:rsid w:val="00426E2B"/>
    <w:rsid w:val="004271F3"/>
    <w:rsid w:val="00431E26"/>
    <w:rsid w:val="0043300E"/>
    <w:rsid w:val="00440149"/>
    <w:rsid w:val="00443D40"/>
    <w:rsid w:val="00450CF3"/>
    <w:rsid w:val="00451FCF"/>
    <w:rsid w:val="00452F5F"/>
    <w:rsid w:val="004534E0"/>
    <w:rsid w:val="004544FC"/>
    <w:rsid w:val="00475A8A"/>
    <w:rsid w:val="0049255B"/>
    <w:rsid w:val="0049475C"/>
    <w:rsid w:val="00494E0F"/>
    <w:rsid w:val="00496D89"/>
    <w:rsid w:val="004A0A5E"/>
    <w:rsid w:val="004A1E03"/>
    <w:rsid w:val="004A474E"/>
    <w:rsid w:val="004C0B38"/>
    <w:rsid w:val="004C175C"/>
    <w:rsid w:val="004C6A60"/>
    <w:rsid w:val="004C7727"/>
    <w:rsid w:val="004C7A74"/>
    <w:rsid w:val="004D0C4C"/>
    <w:rsid w:val="004D0E39"/>
    <w:rsid w:val="004D4A00"/>
    <w:rsid w:val="004E7255"/>
    <w:rsid w:val="004F0A89"/>
    <w:rsid w:val="004F187C"/>
    <w:rsid w:val="004F3903"/>
    <w:rsid w:val="004F6C55"/>
    <w:rsid w:val="004F7031"/>
    <w:rsid w:val="005057E3"/>
    <w:rsid w:val="00506BAB"/>
    <w:rsid w:val="00515383"/>
    <w:rsid w:val="0051682B"/>
    <w:rsid w:val="00527909"/>
    <w:rsid w:val="00530427"/>
    <w:rsid w:val="005331E4"/>
    <w:rsid w:val="00541E35"/>
    <w:rsid w:val="00542696"/>
    <w:rsid w:val="005502B2"/>
    <w:rsid w:val="00554657"/>
    <w:rsid w:val="005548F0"/>
    <w:rsid w:val="00565958"/>
    <w:rsid w:val="00567404"/>
    <w:rsid w:val="00573E74"/>
    <w:rsid w:val="00573EC5"/>
    <w:rsid w:val="00574C9B"/>
    <w:rsid w:val="0057625B"/>
    <w:rsid w:val="00586F0F"/>
    <w:rsid w:val="0059403C"/>
    <w:rsid w:val="0059709E"/>
    <w:rsid w:val="005A3C97"/>
    <w:rsid w:val="005B04BD"/>
    <w:rsid w:val="005B362F"/>
    <w:rsid w:val="005B377C"/>
    <w:rsid w:val="005C3CDE"/>
    <w:rsid w:val="005C47C6"/>
    <w:rsid w:val="005C6CAA"/>
    <w:rsid w:val="005C71C1"/>
    <w:rsid w:val="005E0AF4"/>
    <w:rsid w:val="005E26F9"/>
    <w:rsid w:val="005F22C8"/>
    <w:rsid w:val="005F2938"/>
    <w:rsid w:val="005F649E"/>
    <w:rsid w:val="005F663A"/>
    <w:rsid w:val="00600402"/>
    <w:rsid w:val="00605922"/>
    <w:rsid w:val="00614C5A"/>
    <w:rsid w:val="00622977"/>
    <w:rsid w:val="00623717"/>
    <w:rsid w:val="006264D1"/>
    <w:rsid w:val="00631716"/>
    <w:rsid w:val="00634B7A"/>
    <w:rsid w:val="006358A3"/>
    <w:rsid w:val="00644CEF"/>
    <w:rsid w:val="00647618"/>
    <w:rsid w:val="00660D9D"/>
    <w:rsid w:val="00662949"/>
    <w:rsid w:val="006657C7"/>
    <w:rsid w:val="006671F7"/>
    <w:rsid w:val="00675543"/>
    <w:rsid w:val="0068281F"/>
    <w:rsid w:val="00686C20"/>
    <w:rsid w:val="006A1094"/>
    <w:rsid w:val="006A13AE"/>
    <w:rsid w:val="006A5005"/>
    <w:rsid w:val="006A6D42"/>
    <w:rsid w:val="006A6FCA"/>
    <w:rsid w:val="006B010D"/>
    <w:rsid w:val="006B3429"/>
    <w:rsid w:val="006C177A"/>
    <w:rsid w:val="006C243E"/>
    <w:rsid w:val="006C768D"/>
    <w:rsid w:val="006D1C7F"/>
    <w:rsid w:val="006D2BF4"/>
    <w:rsid w:val="006E2488"/>
    <w:rsid w:val="006E3111"/>
    <w:rsid w:val="006E58EA"/>
    <w:rsid w:val="006F0F45"/>
    <w:rsid w:val="006F1164"/>
    <w:rsid w:val="006F1D35"/>
    <w:rsid w:val="006F2C51"/>
    <w:rsid w:val="006F6EA7"/>
    <w:rsid w:val="007005CA"/>
    <w:rsid w:val="00701EFE"/>
    <w:rsid w:val="00702A4F"/>
    <w:rsid w:val="00703638"/>
    <w:rsid w:val="00703F09"/>
    <w:rsid w:val="00706011"/>
    <w:rsid w:val="0070703A"/>
    <w:rsid w:val="00711BCF"/>
    <w:rsid w:val="00714AC4"/>
    <w:rsid w:val="007151C1"/>
    <w:rsid w:val="00725837"/>
    <w:rsid w:val="00726C5A"/>
    <w:rsid w:val="00727864"/>
    <w:rsid w:val="00730B41"/>
    <w:rsid w:val="00737829"/>
    <w:rsid w:val="007467C1"/>
    <w:rsid w:val="0075097D"/>
    <w:rsid w:val="007528B1"/>
    <w:rsid w:val="00752ED0"/>
    <w:rsid w:val="00753B4A"/>
    <w:rsid w:val="0075417A"/>
    <w:rsid w:val="007553E0"/>
    <w:rsid w:val="00762642"/>
    <w:rsid w:val="00765EAB"/>
    <w:rsid w:val="00770439"/>
    <w:rsid w:val="007876C1"/>
    <w:rsid w:val="00787D39"/>
    <w:rsid w:val="007906F8"/>
    <w:rsid w:val="00792FAA"/>
    <w:rsid w:val="00794C3D"/>
    <w:rsid w:val="0079599A"/>
    <w:rsid w:val="00797DC6"/>
    <w:rsid w:val="007B4B12"/>
    <w:rsid w:val="007B7EAE"/>
    <w:rsid w:val="007C67C7"/>
    <w:rsid w:val="007D08DD"/>
    <w:rsid w:val="007E7C2C"/>
    <w:rsid w:val="007F1CB5"/>
    <w:rsid w:val="007F254B"/>
    <w:rsid w:val="0080336D"/>
    <w:rsid w:val="0080471E"/>
    <w:rsid w:val="00804EA7"/>
    <w:rsid w:val="008052AC"/>
    <w:rsid w:val="00811818"/>
    <w:rsid w:val="00811DB6"/>
    <w:rsid w:val="00812137"/>
    <w:rsid w:val="00813186"/>
    <w:rsid w:val="008135EB"/>
    <w:rsid w:val="00816C9C"/>
    <w:rsid w:val="00820FAA"/>
    <w:rsid w:val="00826C0D"/>
    <w:rsid w:val="00827BF2"/>
    <w:rsid w:val="008336A3"/>
    <w:rsid w:val="00834414"/>
    <w:rsid w:val="00835BCB"/>
    <w:rsid w:val="008405BF"/>
    <w:rsid w:val="00840912"/>
    <w:rsid w:val="00841C32"/>
    <w:rsid w:val="0084264E"/>
    <w:rsid w:val="0084696E"/>
    <w:rsid w:val="008529C4"/>
    <w:rsid w:val="00880B7F"/>
    <w:rsid w:val="00880E38"/>
    <w:rsid w:val="00882BD0"/>
    <w:rsid w:val="00883145"/>
    <w:rsid w:val="0088437B"/>
    <w:rsid w:val="008939A7"/>
    <w:rsid w:val="0089591C"/>
    <w:rsid w:val="00895A14"/>
    <w:rsid w:val="008A1490"/>
    <w:rsid w:val="008A3003"/>
    <w:rsid w:val="008A73A6"/>
    <w:rsid w:val="008A7FC9"/>
    <w:rsid w:val="008B2A48"/>
    <w:rsid w:val="008B2F5D"/>
    <w:rsid w:val="008B5DBF"/>
    <w:rsid w:val="008B67A3"/>
    <w:rsid w:val="008C6851"/>
    <w:rsid w:val="008C75BE"/>
    <w:rsid w:val="008D3194"/>
    <w:rsid w:val="008D6942"/>
    <w:rsid w:val="008D737B"/>
    <w:rsid w:val="008E114F"/>
    <w:rsid w:val="008E19A6"/>
    <w:rsid w:val="008E2553"/>
    <w:rsid w:val="008E7759"/>
    <w:rsid w:val="008F0394"/>
    <w:rsid w:val="008F1C7F"/>
    <w:rsid w:val="008F55C6"/>
    <w:rsid w:val="009002FA"/>
    <w:rsid w:val="0090238C"/>
    <w:rsid w:val="00917703"/>
    <w:rsid w:val="0092002A"/>
    <w:rsid w:val="00920D73"/>
    <w:rsid w:val="00921D6B"/>
    <w:rsid w:val="00921DEE"/>
    <w:rsid w:val="00922161"/>
    <w:rsid w:val="00926E1D"/>
    <w:rsid w:val="009276F5"/>
    <w:rsid w:val="00931B2E"/>
    <w:rsid w:val="009351CE"/>
    <w:rsid w:val="00937EAC"/>
    <w:rsid w:val="00944001"/>
    <w:rsid w:val="009479BD"/>
    <w:rsid w:val="00952721"/>
    <w:rsid w:val="00953375"/>
    <w:rsid w:val="009558E1"/>
    <w:rsid w:val="00956A10"/>
    <w:rsid w:val="009649D7"/>
    <w:rsid w:val="00971EA5"/>
    <w:rsid w:val="009827BD"/>
    <w:rsid w:val="00984E81"/>
    <w:rsid w:val="009873DC"/>
    <w:rsid w:val="00992A2E"/>
    <w:rsid w:val="0099559D"/>
    <w:rsid w:val="009A3DF6"/>
    <w:rsid w:val="009A49A8"/>
    <w:rsid w:val="009A4EEF"/>
    <w:rsid w:val="009A6021"/>
    <w:rsid w:val="009B5C11"/>
    <w:rsid w:val="009C309B"/>
    <w:rsid w:val="009C40A7"/>
    <w:rsid w:val="009C7528"/>
    <w:rsid w:val="009D0C36"/>
    <w:rsid w:val="009D53A1"/>
    <w:rsid w:val="009D7672"/>
    <w:rsid w:val="009E06BA"/>
    <w:rsid w:val="009E3FAF"/>
    <w:rsid w:val="009F1DBC"/>
    <w:rsid w:val="009F4607"/>
    <w:rsid w:val="00A05EF3"/>
    <w:rsid w:val="00A07E52"/>
    <w:rsid w:val="00A1114A"/>
    <w:rsid w:val="00A13374"/>
    <w:rsid w:val="00A205D1"/>
    <w:rsid w:val="00A23AE0"/>
    <w:rsid w:val="00A23B82"/>
    <w:rsid w:val="00A27D60"/>
    <w:rsid w:val="00A302DC"/>
    <w:rsid w:val="00A32996"/>
    <w:rsid w:val="00A35602"/>
    <w:rsid w:val="00A36541"/>
    <w:rsid w:val="00A41BF0"/>
    <w:rsid w:val="00A41C7F"/>
    <w:rsid w:val="00A43661"/>
    <w:rsid w:val="00A443DE"/>
    <w:rsid w:val="00A475BC"/>
    <w:rsid w:val="00A519F2"/>
    <w:rsid w:val="00A51C6B"/>
    <w:rsid w:val="00A52004"/>
    <w:rsid w:val="00A52DFD"/>
    <w:rsid w:val="00A5610F"/>
    <w:rsid w:val="00A56B26"/>
    <w:rsid w:val="00A6239E"/>
    <w:rsid w:val="00A64C7B"/>
    <w:rsid w:val="00A666BF"/>
    <w:rsid w:val="00A66738"/>
    <w:rsid w:val="00A70506"/>
    <w:rsid w:val="00A71975"/>
    <w:rsid w:val="00A75A2D"/>
    <w:rsid w:val="00A76E9E"/>
    <w:rsid w:val="00A82182"/>
    <w:rsid w:val="00A8721E"/>
    <w:rsid w:val="00A9083F"/>
    <w:rsid w:val="00A90D61"/>
    <w:rsid w:val="00A930C4"/>
    <w:rsid w:val="00A93B23"/>
    <w:rsid w:val="00AA239B"/>
    <w:rsid w:val="00AB0B92"/>
    <w:rsid w:val="00AB58A8"/>
    <w:rsid w:val="00AC0E7D"/>
    <w:rsid w:val="00AD18F0"/>
    <w:rsid w:val="00AD5D48"/>
    <w:rsid w:val="00AD6012"/>
    <w:rsid w:val="00AD65FA"/>
    <w:rsid w:val="00AE64DB"/>
    <w:rsid w:val="00AE6FE6"/>
    <w:rsid w:val="00AE75C4"/>
    <w:rsid w:val="00AF5CD2"/>
    <w:rsid w:val="00AF6803"/>
    <w:rsid w:val="00AF70DC"/>
    <w:rsid w:val="00AF7677"/>
    <w:rsid w:val="00B0153D"/>
    <w:rsid w:val="00B017CB"/>
    <w:rsid w:val="00B01F66"/>
    <w:rsid w:val="00B05390"/>
    <w:rsid w:val="00B054CD"/>
    <w:rsid w:val="00B10F9C"/>
    <w:rsid w:val="00B11E88"/>
    <w:rsid w:val="00B24C9E"/>
    <w:rsid w:val="00B25468"/>
    <w:rsid w:val="00B30843"/>
    <w:rsid w:val="00B31589"/>
    <w:rsid w:val="00B31A61"/>
    <w:rsid w:val="00B40A89"/>
    <w:rsid w:val="00B46DA0"/>
    <w:rsid w:val="00B472CA"/>
    <w:rsid w:val="00B51795"/>
    <w:rsid w:val="00B51943"/>
    <w:rsid w:val="00B53B4C"/>
    <w:rsid w:val="00B617A6"/>
    <w:rsid w:val="00B66BBF"/>
    <w:rsid w:val="00B678DE"/>
    <w:rsid w:val="00B80BB8"/>
    <w:rsid w:val="00B81CBB"/>
    <w:rsid w:val="00B85486"/>
    <w:rsid w:val="00BA68CE"/>
    <w:rsid w:val="00BA6CC9"/>
    <w:rsid w:val="00BB23F7"/>
    <w:rsid w:val="00BB28D5"/>
    <w:rsid w:val="00BB5CAC"/>
    <w:rsid w:val="00BC41D6"/>
    <w:rsid w:val="00BD0735"/>
    <w:rsid w:val="00BD50EF"/>
    <w:rsid w:val="00BD6189"/>
    <w:rsid w:val="00BE343F"/>
    <w:rsid w:val="00BE68CF"/>
    <w:rsid w:val="00BE7C03"/>
    <w:rsid w:val="00BF26CA"/>
    <w:rsid w:val="00BF29F4"/>
    <w:rsid w:val="00BF62C1"/>
    <w:rsid w:val="00C00DF4"/>
    <w:rsid w:val="00C01348"/>
    <w:rsid w:val="00C04CA1"/>
    <w:rsid w:val="00C14A17"/>
    <w:rsid w:val="00C16B3C"/>
    <w:rsid w:val="00C16E23"/>
    <w:rsid w:val="00C21BE5"/>
    <w:rsid w:val="00C2261E"/>
    <w:rsid w:val="00C228A8"/>
    <w:rsid w:val="00C252F3"/>
    <w:rsid w:val="00C26191"/>
    <w:rsid w:val="00C26555"/>
    <w:rsid w:val="00C27281"/>
    <w:rsid w:val="00C333DB"/>
    <w:rsid w:val="00C3693E"/>
    <w:rsid w:val="00C46E9D"/>
    <w:rsid w:val="00C47F9B"/>
    <w:rsid w:val="00C511FB"/>
    <w:rsid w:val="00C57A37"/>
    <w:rsid w:val="00C615A0"/>
    <w:rsid w:val="00C71996"/>
    <w:rsid w:val="00C82905"/>
    <w:rsid w:val="00C93010"/>
    <w:rsid w:val="00C93B90"/>
    <w:rsid w:val="00C94DDB"/>
    <w:rsid w:val="00CA2129"/>
    <w:rsid w:val="00CA3CFB"/>
    <w:rsid w:val="00CA75E6"/>
    <w:rsid w:val="00CC12EF"/>
    <w:rsid w:val="00CC5FAB"/>
    <w:rsid w:val="00CC7912"/>
    <w:rsid w:val="00CD06F3"/>
    <w:rsid w:val="00CD793F"/>
    <w:rsid w:val="00CE1826"/>
    <w:rsid w:val="00CE1A73"/>
    <w:rsid w:val="00CE4797"/>
    <w:rsid w:val="00CF3553"/>
    <w:rsid w:val="00D00133"/>
    <w:rsid w:val="00D04F01"/>
    <w:rsid w:val="00D0575C"/>
    <w:rsid w:val="00D12055"/>
    <w:rsid w:val="00D132C1"/>
    <w:rsid w:val="00D16B75"/>
    <w:rsid w:val="00D21480"/>
    <w:rsid w:val="00D21584"/>
    <w:rsid w:val="00D21DC7"/>
    <w:rsid w:val="00D24764"/>
    <w:rsid w:val="00D24BE5"/>
    <w:rsid w:val="00D27183"/>
    <w:rsid w:val="00D311B0"/>
    <w:rsid w:val="00D37449"/>
    <w:rsid w:val="00D37B37"/>
    <w:rsid w:val="00D42425"/>
    <w:rsid w:val="00D425CD"/>
    <w:rsid w:val="00D51C8F"/>
    <w:rsid w:val="00D52087"/>
    <w:rsid w:val="00D5642D"/>
    <w:rsid w:val="00D6194A"/>
    <w:rsid w:val="00D648C4"/>
    <w:rsid w:val="00D87E52"/>
    <w:rsid w:val="00D9381C"/>
    <w:rsid w:val="00D95F94"/>
    <w:rsid w:val="00DA0E43"/>
    <w:rsid w:val="00DA67E3"/>
    <w:rsid w:val="00DB075B"/>
    <w:rsid w:val="00DB4C27"/>
    <w:rsid w:val="00DC0D06"/>
    <w:rsid w:val="00DC110C"/>
    <w:rsid w:val="00DC6C58"/>
    <w:rsid w:val="00DD4DE0"/>
    <w:rsid w:val="00DD6460"/>
    <w:rsid w:val="00DD6B56"/>
    <w:rsid w:val="00DE63EC"/>
    <w:rsid w:val="00DF0958"/>
    <w:rsid w:val="00DF4A11"/>
    <w:rsid w:val="00DF6003"/>
    <w:rsid w:val="00DF6D31"/>
    <w:rsid w:val="00DF769C"/>
    <w:rsid w:val="00E00A43"/>
    <w:rsid w:val="00E00F9F"/>
    <w:rsid w:val="00E0481F"/>
    <w:rsid w:val="00E12FDB"/>
    <w:rsid w:val="00E14879"/>
    <w:rsid w:val="00E14ED2"/>
    <w:rsid w:val="00E14F21"/>
    <w:rsid w:val="00E34A69"/>
    <w:rsid w:val="00E361C7"/>
    <w:rsid w:val="00E36841"/>
    <w:rsid w:val="00E40E9C"/>
    <w:rsid w:val="00E50A30"/>
    <w:rsid w:val="00E5169E"/>
    <w:rsid w:val="00E607A5"/>
    <w:rsid w:val="00E64A90"/>
    <w:rsid w:val="00E66E2D"/>
    <w:rsid w:val="00E7166C"/>
    <w:rsid w:val="00E71F40"/>
    <w:rsid w:val="00E73F25"/>
    <w:rsid w:val="00E75B22"/>
    <w:rsid w:val="00E773C7"/>
    <w:rsid w:val="00E91A56"/>
    <w:rsid w:val="00E92ED5"/>
    <w:rsid w:val="00E9649B"/>
    <w:rsid w:val="00EA12E4"/>
    <w:rsid w:val="00EA2395"/>
    <w:rsid w:val="00EA4DE2"/>
    <w:rsid w:val="00EA5B74"/>
    <w:rsid w:val="00EB7A94"/>
    <w:rsid w:val="00EB7DEE"/>
    <w:rsid w:val="00EC2AE1"/>
    <w:rsid w:val="00EC645C"/>
    <w:rsid w:val="00EC6754"/>
    <w:rsid w:val="00ED7E26"/>
    <w:rsid w:val="00EE68AC"/>
    <w:rsid w:val="00EF71A0"/>
    <w:rsid w:val="00F01364"/>
    <w:rsid w:val="00F04704"/>
    <w:rsid w:val="00F06EA7"/>
    <w:rsid w:val="00F073ED"/>
    <w:rsid w:val="00F17608"/>
    <w:rsid w:val="00F20509"/>
    <w:rsid w:val="00F258D8"/>
    <w:rsid w:val="00F2668F"/>
    <w:rsid w:val="00F3116D"/>
    <w:rsid w:val="00F35213"/>
    <w:rsid w:val="00F42B9E"/>
    <w:rsid w:val="00F503E0"/>
    <w:rsid w:val="00F571F9"/>
    <w:rsid w:val="00F6026C"/>
    <w:rsid w:val="00F625F7"/>
    <w:rsid w:val="00F63E3A"/>
    <w:rsid w:val="00F66538"/>
    <w:rsid w:val="00F73A6E"/>
    <w:rsid w:val="00F753A3"/>
    <w:rsid w:val="00F761C5"/>
    <w:rsid w:val="00F93D03"/>
    <w:rsid w:val="00F944D6"/>
    <w:rsid w:val="00F95117"/>
    <w:rsid w:val="00FA0DC4"/>
    <w:rsid w:val="00FA4781"/>
    <w:rsid w:val="00FB637F"/>
    <w:rsid w:val="00FD4E47"/>
    <w:rsid w:val="00FD66DD"/>
    <w:rsid w:val="00FD6B0C"/>
    <w:rsid w:val="00FE3CCF"/>
    <w:rsid w:val="00FE50E9"/>
    <w:rsid w:val="00FF0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A63DB"/>
  <w15:chartTrackingRefBased/>
  <w15:docId w15:val="{1CF015AE-3C1A-435B-AE46-4C0A4F8E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4EEF"/>
    <w:pPr>
      <w:spacing w:before="240"/>
    </w:pPr>
    <w:rPr>
      <w:rFonts w:ascii="Arial" w:hAnsi="Arial"/>
    </w:rPr>
  </w:style>
  <w:style w:type="paragraph" w:styleId="Heading1">
    <w:name w:val="heading 1"/>
    <w:basedOn w:val="Normal"/>
    <w:next w:val="Normal"/>
    <w:autoRedefine/>
    <w:qFormat/>
    <w:rsid w:val="009A4EEF"/>
    <w:pPr>
      <w:keepNext/>
      <w:spacing w:after="60"/>
      <w:outlineLvl w:val="0"/>
    </w:pPr>
    <w:rPr>
      <w:b/>
      <w:bCs/>
      <w:kern w:val="32"/>
    </w:rPr>
  </w:style>
  <w:style w:type="paragraph" w:styleId="Heading2">
    <w:name w:val="heading 2"/>
    <w:basedOn w:val="Normal"/>
    <w:next w:val="Normal"/>
    <w:qFormat/>
    <w:rsid w:val="009A4EEF"/>
    <w:pPr>
      <w:keepNext/>
      <w:spacing w:after="60"/>
      <w:outlineLvl w:val="1"/>
    </w:pPr>
    <w:rPr>
      <w:b/>
      <w:bCs/>
      <w:iCs/>
      <w:szCs w:val="28"/>
    </w:rPr>
  </w:style>
  <w:style w:type="paragraph" w:styleId="Heading3">
    <w:name w:val="heading 3"/>
    <w:basedOn w:val="Normal"/>
    <w:next w:val="Normal"/>
    <w:autoRedefine/>
    <w:qFormat/>
    <w:rsid w:val="009A4EEF"/>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9A4EEF"/>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9A4EEF"/>
    <w:pPr>
      <w:outlineLvl w:val="1"/>
    </w:pPr>
  </w:style>
  <w:style w:type="paragraph" w:customStyle="1" w:styleId="par1">
    <w:name w:val="par1"/>
    <w:basedOn w:val="Normal"/>
    <w:rsid w:val="009A4EEF"/>
    <w:pPr>
      <w:tabs>
        <w:tab w:val="left" w:pos="720"/>
        <w:tab w:val="left" w:pos="1440"/>
        <w:tab w:val="left" w:pos="2160"/>
      </w:tabs>
      <w:ind w:left="720" w:hanging="720"/>
    </w:pPr>
    <w:rPr>
      <w:szCs w:val="24"/>
    </w:rPr>
  </w:style>
  <w:style w:type="paragraph" w:customStyle="1" w:styleId="cp">
    <w:name w:val="cp"/>
    <w:basedOn w:val="Normal"/>
    <w:rsid w:val="009A4EEF"/>
    <w:pPr>
      <w:jc w:val="center"/>
    </w:pPr>
  </w:style>
  <w:style w:type="paragraph" w:customStyle="1" w:styleId="par2">
    <w:name w:val="par2"/>
    <w:basedOn w:val="par1"/>
    <w:rsid w:val="009A4EEF"/>
    <w:pPr>
      <w:ind w:left="1440"/>
    </w:pPr>
  </w:style>
  <w:style w:type="paragraph" w:customStyle="1" w:styleId="upar2">
    <w:name w:val="upar2"/>
    <w:basedOn w:val="upar1"/>
    <w:rsid w:val="009A4EEF"/>
    <w:pPr>
      <w:ind w:left="720"/>
    </w:pPr>
    <w:rPr>
      <w:szCs w:val="24"/>
    </w:rPr>
  </w:style>
  <w:style w:type="paragraph" w:customStyle="1" w:styleId="upar1">
    <w:name w:val="upar1"/>
    <w:basedOn w:val="Normal"/>
    <w:rsid w:val="009A4EEF"/>
    <w:pPr>
      <w:tabs>
        <w:tab w:val="left" w:pos="720"/>
        <w:tab w:val="left" w:pos="1440"/>
      </w:tabs>
    </w:pPr>
    <w:rPr>
      <w:rFonts w:cs="Arial"/>
    </w:rPr>
  </w:style>
  <w:style w:type="paragraph" w:customStyle="1" w:styleId="upar3">
    <w:name w:val="upar3"/>
    <w:basedOn w:val="upar1"/>
    <w:rsid w:val="009A4EEF"/>
    <w:pPr>
      <w:ind w:left="1440"/>
    </w:pPr>
  </w:style>
  <w:style w:type="paragraph" w:customStyle="1" w:styleId="Title3">
    <w:name w:val="Title3"/>
    <w:basedOn w:val="Title2"/>
    <w:autoRedefine/>
    <w:rsid w:val="009A4EEF"/>
    <w:pPr>
      <w:outlineLvl w:val="2"/>
    </w:pPr>
  </w:style>
  <w:style w:type="paragraph" w:customStyle="1" w:styleId="Title4">
    <w:name w:val="Title4"/>
    <w:basedOn w:val="Title2"/>
    <w:autoRedefine/>
    <w:rsid w:val="009A4EEF"/>
    <w:pPr>
      <w:outlineLvl w:val="3"/>
    </w:pPr>
  </w:style>
  <w:style w:type="paragraph" w:customStyle="1" w:styleId="upar4">
    <w:name w:val="upar4"/>
    <w:basedOn w:val="upar1"/>
    <w:rsid w:val="009A4EEF"/>
    <w:pPr>
      <w:ind w:left="2160"/>
    </w:pPr>
  </w:style>
  <w:style w:type="paragraph" w:customStyle="1" w:styleId="par3">
    <w:name w:val="par3"/>
    <w:basedOn w:val="par1"/>
    <w:rsid w:val="009A4EEF"/>
    <w:pPr>
      <w:ind w:left="2160"/>
    </w:pPr>
  </w:style>
  <w:style w:type="paragraph" w:customStyle="1" w:styleId="par4">
    <w:name w:val="par4"/>
    <w:basedOn w:val="par1"/>
    <w:rsid w:val="009A4EEF"/>
    <w:pPr>
      <w:ind w:left="2880"/>
    </w:pPr>
  </w:style>
  <w:style w:type="paragraph" w:customStyle="1" w:styleId="par5">
    <w:name w:val="par5"/>
    <w:basedOn w:val="par1"/>
    <w:rsid w:val="009A4EEF"/>
    <w:pPr>
      <w:ind w:left="3600"/>
    </w:pPr>
  </w:style>
  <w:style w:type="paragraph" w:customStyle="1" w:styleId="upar5">
    <w:name w:val="upar5"/>
    <w:basedOn w:val="upar1"/>
    <w:rsid w:val="009A4EEF"/>
    <w:pPr>
      <w:ind w:left="2880"/>
    </w:pPr>
  </w:style>
  <w:style w:type="paragraph" w:customStyle="1" w:styleId="par6">
    <w:name w:val="par6"/>
    <w:basedOn w:val="par1"/>
    <w:rsid w:val="009A4EEF"/>
    <w:pPr>
      <w:ind w:left="4320"/>
    </w:pPr>
  </w:style>
  <w:style w:type="paragraph" w:customStyle="1" w:styleId="upar6">
    <w:name w:val="upar6"/>
    <w:basedOn w:val="upar1"/>
    <w:rsid w:val="009A4EEF"/>
    <w:pPr>
      <w:ind w:left="3600"/>
    </w:pPr>
  </w:style>
  <w:style w:type="paragraph" w:customStyle="1" w:styleId="Footnote">
    <w:name w:val="Footnote"/>
    <w:basedOn w:val="Normal"/>
    <w:rsid w:val="009A4EEF"/>
    <w:pPr>
      <w:spacing w:before="120"/>
    </w:pPr>
    <w:rPr>
      <w:sz w:val="16"/>
      <w:szCs w:val="16"/>
    </w:rPr>
  </w:style>
  <w:style w:type="paragraph" w:styleId="Header">
    <w:name w:val="header"/>
    <w:basedOn w:val="Normal"/>
    <w:link w:val="HeaderChar"/>
    <w:rsid w:val="009A4EEF"/>
    <w:pPr>
      <w:tabs>
        <w:tab w:val="center" w:pos="4680"/>
        <w:tab w:val="right" w:pos="9360"/>
      </w:tabs>
    </w:pPr>
  </w:style>
  <w:style w:type="character" w:customStyle="1" w:styleId="HeaderChar">
    <w:name w:val="Header Char"/>
    <w:link w:val="Header"/>
    <w:rsid w:val="009A4EEF"/>
    <w:rPr>
      <w:rFonts w:ascii="Arial" w:hAnsi="Arial"/>
    </w:rPr>
  </w:style>
  <w:style w:type="paragraph" w:styleId="Footer">
    <w:name w:val="footer"/>
    <w:basedOn w:val="Normal"/>
    <w:link w:val="FooterChar"/>
    <w:rsid w:val="009A4EEF"/>
    <w:pPr>
      <w:tabs>
        <w:tab w:val="center" w:pos="4680"/>
        <w:tab w:val="right" w:pos="9360"/>
      </w:tabs>
    </w:pPr>
  </w:style>
  <w:style w:type="character" w:customStyle="1" w:styleId="FooterChar">
    <w:name w:val="Footer Char"/>
    <w:link w:val="Footer"/>
    <w:rsid w:val="009A4EEF"/>
    <w:rPr>
      <w:rFonts w:ascii="Arial" w:hAnsi="Arial"/>
    </w:rPr>
  </w:style>
  <w:style w:type="paragraph" w:styleId="Revision">
    <w:name w:val="Revision"/>
    <w:hidden/>
    <w:uiPriority w:val="99"/>
    <w:semiHidden/>
    <w:rsid w:val="00F73A6E"/>
    <w:rPr>
      <w:rFonts w:ascii="Arial" w:hAnsi="Arial"/>
    </w:rPr>
  </w:style>
  <w:style w:type="character" w:styleId="CommentReference">
    <w:name w:val="annotation reference"/>
    <w:basedOn w:val="DefaultParagraphFont"/>
    <w:rsid w:val="00BA6CC9"/>
    <w:rPr>
      <w:sz w:val="16"/>
      <w:szCs w:val="16"/>
    </w:rPr>
  </w:style>
  <w:style w:type="paragraph" w:styleId="CommentText">
    <w:name w:val="annotation text"/>
    <w:basedOn w:val="Normal"/>
    <w:link w:val="CommentTextChar"/>
    <w:rsid w:val="00BA6CC9"/>
  </w:style>
  <w:style w:type="character" w:customStyle="1" w:styleId="CommentTextChar">
    <w:name w:val="Comment Text Char"/>
    <w:basedOn w:val="DefaultParagraphFont"/>
    <w:link w:val="CommentText"/>
    <w:rsid w:val="00BA6CC9"/>
    <w:rPr>
      <w:rFonts w:ascii="Arial" w:hAnsi="Arial"/>
    </w:rPr>
  </w:style>
  <w:style w:type="paragraph" w:styleId="CommentSubject">
    <w:name w:val="annotation subject"/>
    <w:basedOn w:val="CommentText"/>
    <w:next w:val="CommentText"/>
    <w:link w:val="CommentSubjectChar"/>
    <w:rsid w:val="00BA6CC9"/>
    <w:rPr>
      <w:b/>
      <w:bCs/>
    </w:rPr>
  </w:style>
  <w:style w:type="character" w:customStyle="1" w:styleId="CommentSubjectChar">
    <w:name w:val="Comment Subject Char"/>
    <w:basedOn w:val="CommentTextChar"/>
    <w:link w:val="CommentSubject"/>
    <w:rsid w:val="00BA6CC9"/>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8FF3C-3F0A-40FF-9F97-610A86BF7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80</TotalTime>
  <Pages>17</Pages>
  <Words>6656</Words>
  <Characters>37940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Secretary of State</dc:creator>
  <cp:keywords/>
  <cp:lastModifiedBy>Rascon Arana, Maria</cp:lastModifiedBy>
  <cp:revision>14</cp:revision>
  <cp:lastPrinted>2025-10-23T20:34:00Z</cp:lastPrinted>
  <dcterms:created xsi:type="dcterms:W3CDTF">2026-08-13T17:36:00Z</dcterms:created>
  <dcterms:modified xsi:type="dcterms:W3CDTF">2026-08-31T16:32:00Z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2022-11-07T15:44:51Z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19c2f6ff-de70-4860-bf74-c523bf17ddde</vt:lpwstr>
  </property>
  <property fmtid="{D5CDD505-2E9C-101B-9397-08002B2CF9AE}" pid="8" name="MSIP_Label_59e4beaa-c4ba-4ea9-a1f4-4e52626a3d73_ContentBits">
    <vt:lpwstr>0</vt:lpwstr>
  </property>
</Properties>
</file>