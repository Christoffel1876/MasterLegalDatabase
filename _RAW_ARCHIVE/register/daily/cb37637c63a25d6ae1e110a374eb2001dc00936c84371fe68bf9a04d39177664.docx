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4A9AA" w14:textId="77777777" w:rsidR="00C37EB0" w:rsidRDefault="00C37EB0" w:rsidP="00C37EB0">
      <w:pPr>
        <w:spacing w:after="0" w:line="240" w:lineRule="auto"/>
        <w:rPr>
          <w:rFonts w:ascii="Arial" w:eastAsia="Calibri" w:hAnsi="Arial" w:cs="Arial"/>
          <w:b/>
        </w:rPr>
      </w:pPr>
      <w:r w:rsidRPr="00B73DA6">
        <w:rPr>
          <w:rFonts w:ascii="Arial" w:eastAsia="Calibri" w:hAnsi="Arial" w:cs="Arial"/>
          <w:b/>
        </w:rPr>
        <w:t>DEPARTMENT OF REVENUE</w:t>
      </w:r>
    </w:p>
    <w:p w14:paraId="315DB9F2" w14:textId="77777777" w:rsidR="00C37EB0" w:rsidRPr="00B73DA6" w:rsidRDefault="00C37EB0" w:rsidP="00C37EB0">
      <w:pPr>
        <w:spacing w:after="0" w:line="240" w:lineRule="auto"/>
        <w:rPr>
          <w:rFonts w:ascii="Arial" w:eastAsia="Calibri" w:hAnsi="Arial" w:cs="Arial"/>
          <w:b/>
        </w:rPr>
      </w:pPr>
    </w:p>
    <w:p w14:paraId="73B354EC" w14:textId="77777777" w:rsidR="00C37EB0" w:rsidRPr="00B73DA6" w:rsidRDefault="00C37EB0" w:rsidP="00C37EB0">
      <w:pPr>
        <w:spacing w:after="0" w:line="240" w:lineRule="auto"/>
        <w:rPr>
          <w:rFonts w:ascii="Arial" w:eastAsia="Calibri" w:hAnsi="Arial" w:cs="Arial"/>
          <w:b/>
        </w:rPr>
      </w:pPr>
      <w:r w:rsidRPr="00B73DA6">
        <w:rPr>
          <w:rFonts w:ascii="Arial" w:eastAsia="Calibri" w:hAnsi="Arial" w:cs="Arial"/>
          <w:b/>
        </w:rPr>
        <w:t>Division of Gaming</w:t>
      </w:r>
    </w:p>
    <w:p w14:paraId="41CDE409" w14:textId="77777777" w:rsidR="00C37EB0" w:rsidRPr="00B73DA6" w:rsidRDefault="00C37EB0" w:rsidP="00C37EB0">
      <w:pPr>
        <w:pStyle w:val="Heading1"/>
        <w:rPr>
          <w:rFonts w:eastAsia="Calibri"/>
        </w:rPr>
      </w:pPr>
      <w:bookmarkStart w:id="0" w:name="_Toc37331506"/>
      <w:bookmarkStart w:id="1" w:name="_Toc169526046"/>
      <w:r w:rsidRPr="00B73DA6">
        <w:rPr>
          <w:rFonts w:eastAsia="Calibri"/>
        </w:rPr>
        <w:t>SPORTS BETTING REGULATIONS</w:t>
      </w:r>
      <w:bookmarkEnd w:id="0"/>
      <w:bookmarkEnd w:id="1"/>
    </w:p>
    <w:p w14:paraId="12B20251" w14:textId="77777777" w:rsidR="00C37EB0" w:rsidRDefault="00C37EB0" w:rsidP="00C37EB0">
      <w:pPr>
        <w:spacing w:after="0" w:line="240" w:lineRule="auto"/>
        <w:rPr>
          <w:rFonts w:ascii="Arial" w:eastAsia="Calibri" w:hAnsi="Arial" w:cs="Arial"/>
          <w:b/>
        </w:rPr>
      </w:pPr>
      <w:bookmarkStart w:id="2" w:name="_Toc37331507"/>
    </w:p>
    <w:p w14:paraId="520F971F" w14:textId="77777777" w:rsidR="00C37EB0" w:rsidRPr="00B73DA6" w:rsidRDefault="00C37EB0" w:rsidP="00C37EB0">
      <w:pPr>
        <w:spacing w:after="0" w:line="240" w:lineRule="auto"/>
        <w:rPr>
          <w:rFonts w:ascii="Arial" w:eastAsia="Calibri" w:hAnsi="Arial" w:cs="Arial"/>
          <w:b/>
        </w:rPr>
      </w:pPr>
      <w:r w:rsidRPr="00B73DA6">
        <w:rPr>
          <w:rFonts w:ascii="Arial" w:eastAsia="Calibri" w:hAnsi="Arial" w:cs="Arial"/>
          <w:b/>
        </w:rPr>
        <w:t>1 CCR 207-2</w:t>
      </w:r>
      <w:bookmarkEnd w:id="2"/>
    </w:p>
    <w:p w14:paraId="3B2554DB" w14:textId="77777777" w:rsidR="00C37EB0" w:rsidRPr="00B73DA6" w:rsidRDefault="00C37EB0" w:rsidP="00C37EB0">
      <w:pPr>
        <w:pStyle w:val="Heading2"/>
      </w:pPr>
      <w:bookmarkStart w:id="3" w:name="_Toc37331576"/>
      <w:bookmarkStart w:id="4" w:name="_Toc169526047"/>
      <w:r w:rsidRPr="00B73DA6">
        <w:t>BASIS AND PURPOSE FOR RULE 7</w:t>
      </w:r>
      <w:bookmarkEnd w:id="3"/>
      <w:bookmarkEnd w:id="4"/>
    </w:p>
    <w:p w14:paraId="156AE294" w14:textId="2235322C" w:rsidR="001A03FA" w:rsidRDefault="00C37EB0" w:rsidP="00C37EB0">
      <w:pPr>
        <w:pStyle w:val="Heading2"/>
        <w:rPr>
          <w:rFonts w:cs="Arial"/>
          <w:b w:val="0"/>
          <w:bCs/>
        </w:rPr>
      </w:pPr>
      <w:r w:rsidRPr="00C37EB0">
        <w:rPr>
          <w:rFonts w:cs="Arial"/>
          <w:b w:val="0"/>
          <w:bCs/>
        </w:rPr>
        <w:t xml:space="preserve">The purpose of Rule 7 is to establish a Sports Betting Operations Fee to defray the cost of regulating the sports betting industry, specify the requirements regarding the certification, assessment and security of sports betting systems and kiosks, direct Sports Betting Operations to establish internal control procedures, including accounting controls, outline reporting requirements and the computation of taxes, establish geofence and sports betting account requirements, and to outline procedures for change control. The statutory basis for Rule 7 is found in sections 44-30-102, C.R.S., 44-30-201, C.R.S., 44-30-202, C.R.S., 44-30-203, C.R.S., </w:t>
      </w:r>
      <w:proofErr w:type="gramStart"/>
      <w:r w:rsidRPr="00C37EB0">
        <w:rPr>
          <w:rFonts w:cs="Arial"/>
          <w:b w:val="0"/>
          <w:bCs/>
        </w:rPr>
        <w:t>44-</w:t>
      </w:r>
      <w:proofErr w:type="gramEnd"/>
      <w:r w:rsidRPr="00C37EB0">
        <w:rPr>
          <w:rFonts w:cs="Arial"/>
          <w:b w:val="0"/>
          <w:bCs/>
        </w:rPr>
        <w:t xml:space="preserve">30-302, C.R.S., 44-30-503, C.R.S., 44-30-510, C.R.S., 44-30-528, C.R.S., 44-30-833, C.R.S., </w:t>
      </w:r>
      <w:r w:rsidRPr="00C37EB0">
        <w:rPr>
          <w:rFonts w:cs="Arial"/>
          <w:b w:val="0"/>
          <w:bCs/>
          <w:shd w:val="clear" w:color="auto" w:fill="FFFFFF"/>
        </w:rPr>
        <w:t xml:space="preserve">44-30-1501, C.R.S., 44-30-1511, C.R.S., </w:t>
      </w:r>
      <w:r w:rsidRPr="00C37EB0">
        <w:rPr>
          <w:rFonts w:cs="Arial"/>
          <w:b w:val="0"/>
          <w:bCs/>
        </w:rPr>
        <w:t>and part 15 of article 30 of title 44, C.R.S.</w:t>
      </w:r>
    </w:p>
    <w:p w14:paraId="78285172" w14:textId="77777777" w:rsidR="00C37EB0" w:rsidRPr="00F06A1E" w:rsidRDefault="00C37EB0" w:rsidP="007F19C1">
      <w:pPr>
        <w:pStyle w:val="Heading3"/>
        <w:ind w:left="720" w:hanging="720"/>
      </w:pPr>
      <w:bookmarkStart w:id="5" w:name="_Toc37331585"/>
      <w:bookmarkStart w:id="6" w:name="_Toc169526056"/>
      <w:r w:rsidRPr="00F06A1E">
        <w:t>7.8</w:t>
      </w:r>
      <w:r w:rsidRPr="00F06A1E">
        <w:tab/>
        <w:t>Sports betting reports; betting revenue; computation of taxes; reconciliation.</w:t>
      </w:r>
      <w:bookmarkEnd w:id="5"/>
      <w:bookmarkEnd w:id="6"/>
      <w:r w:rsidRPr="00F06A1E">
        <w:t xml:space="preserve"> </w:t>
      </w:r>
    </w:p>
    <w:p w14:paraId="28E1C64E" w14:textId="77777777" w:rsidR="00C37EB0" w:rsidRPr="00C37EB0" w:rsidRDefault="00C37EB0" w:rsidP="00C37EB0">
      <w:pPr>
        <w:tabs>
          <w:tab w:val="left" w:pos="720"/>
          <w:tab w:val="left" w:pos="1440"/>
          <w:tab w:val="left" w:pos="2160"/>
        </w:tabs>
        <w:spacing w:before="240"/>
        <w:ind w:left="720" w:hanging="720"/>
        <w:rPr>
          <w:rFonts w:ascii="Arial" w:hAnsi="Arial" w:cs="Arial"/>
        </w:rPr>
      </w:pPr>
      <w:r w:rsidRPr="00C37EB0">
        <w:rPr>
          <w:rFonts w:ascii="Arial" w:hAnsi="Arial" w:cs="Arial"/>
        </w:rPr>
        <w:t>(2)</w:t>
      </w:r>
      <w:r w:rsidRPr="00C37EB0">
        <w:rPr>
          <w:rFonts w:ascii="Arial" w:hAnsi="Arial" w:cs="Arial"/>
        </w:rPr>
        <w:tab/>
        <w:t xml:space="preserve">Calculation of taxes. </w:t>
      </w:r>
    </w:p>
    <w:p w14:paraId="78816BF5" w14:textId="77777777" w:rsidR="00C37EB0" w:rsidRPr="00C37EB0" w:rsidRDefault="00C37EB0" w:rsidP="00C37EB0">
      <w:pPr>
        <w:tabs>
          <w:tab w:val="left" w:pos="720"/>
          <w:tab w:val="left" w:pos="1440"/>
          <w:tab w:val="left" w:pos="2160"/>
        </w:tabs>
        <w:spacing w:before="240"/>
        <w:ind w:left="1440" w:hanging="720"/>
        <w:rPr>
          <w:rFonts w:ascii="Arial" w:hAnsi="Arial" w:cs="Arial"/>
        </w:rPr>
      </w:pPr>
      <w:r w:rsidRPr="00C37EB0">
        <w:rPr>
          <w:rFonts w:ascii="Arial" w:hAnsi="Arial" w:cs="Arial"/>
        </w:rPr>
        <w:t>(a)</w:t>
      </w:r>
      <w:r w:rsidRPr="00C37EB0">
        <w:rPr>
          <w:rFonts w:ascii="Arial" w:hAnsi="Arial" w:cs="Arial"/>
        </w:rPr>
        <w:tab/>
        <w:t xml:space="preserve">Remittance of betting taxes shall be the sole responsibility of the licensee that accepts, calculates, and is responsible for settlement of the sports wager.  Such responsibility </w:t>
      </w:r>
      <w:proofErr w:type="gramStart"/>
      <w:r w:rsidRPr="00C37EB0">
        <w:rPr>
          <w:rFonts w:ascii="Arial" w:hAnsi="Arial" w:cs="Arial"/>
        </w:rPr>
        <w:t>shall</w:t>
      </w:r>
      <w:proofErr w:type="gramEnd"/>
      <w:r w:rsidRPr="00C37EB0">
        <w:rPr>
          <w:rFonts w:ascii="Arial" w:hAnsi="Arial" w:cs="Arial"/>
        </w:rPr>
        <w:t xml:space="preserve"> be included in the operating agreements between parties.</w:t>
      </w:r>
    </w:p>
    <w:p w14:paraId="5CF2B51A" w14:textId="77777777" w:rsidR="00C37EB0" w:rsidRPr="00C37EB0" w:rsidRDefault="00C37EB0" w:rsidP="00C37EB0">
      <w:pPr>
        <w:ind w:left="1440" w:hanging="720"/>
        <w:rPr>
          <w:rFonts w:ascii="Arial" w:hAnsi="Arial" w:cs="Arial"/>
        </w:rPr>
      </w:pPr>
      <w:r w:rsidRPr="00C37EB0">
        <w:rPr>
          <w:rFonts w:ascii="Arial" w:hAnsi="Arial" w:cs="Arial"/>
        </w:rPr>
        <w:t>(b)</w:t>
      </w:r>
      <w:r w:rsidRPr="00C37EB0">
        <w:rPr>
          <w:rFonts w:ascii="Arial" w:hAnsi="Arial" w:cs="Arial"/>
        </w:rPr>
        <w:tab/>
        <w:t xml:space="preserve">In determining sports betting tax liability for a reporting period, a sports betting operator shall take the sum of taxable proceeds for all gaming days in the period and multiply by the decimal representation of the sports betting tax percentage. </w:t>
      </w:r>
      <w:r w:rsidRPr="00F07385">
        <w:rPr>
          <w:rFonts w:ascii="Arial" w:eastAsia="Arial" w:hAnsi="Arial" w:cs="Arial"/>
          <w:i/>
          <w:iCs/>
          <w:color w:val="0000FF"/>
          <w:sz w:val="16"/>
          <w:szCs w:val="16"/>
        </w:rPr>
        <w:t>Amended 5/15/22</w:t>
      </w:r>
    </w:p>
    <w:p w14:paraId="661A8B4C" w14:textId="77777777" w:rsidR="00C37EB0" w:rsidRPr="00C37EB0" w:rsidRDefault="00C37EB0" w:rsidP="00C37EB0">
      <w:pPr>
        <w:tabs>
          <w:tab w:val="left" w:pos="720"/>
          <w:tab w:val="left" w:pos="1440"/>
          <w:tab w:val="left" w:pos="2160"/>
        </w:tabs>
        <w:spacing w:before="240"/>
        <w:ind w:left="1440" w:hanging="720"/>
        <w:rPr>
          <w:rFonts w:ascii="Arial" w:hAnsi="Arial" w:cs="Arial"/>
        </w:rPr>
      </w:pPr>
      <w:r w:rsidRPr="00C37EB0">
        <w:rPr>
          <w:rFonts w:ascii="Arial" w:hAnsi="Arial" w:cs="Arial"/>
        </w:rPr>
        <w:tab/>
        <w:t xml:space="preserve">Taxable proceeds for a gaming day are the net sports betting proceeds for the gaming day minus the absolute value of any carry over loss from the previous gaming day. If the taxable proceeds for a gaming day result in a negative number, the taxable proceeds for that gaming day </w:t>
      </w:r>
      <w:proofErr w:type="gramStart"/>
      <w:r w:rsidRPr="00C37EB0">
        <w:rPr>
          <w:rFonts w:ascii="Arial" w:hAnsi="Arial" w:cs="Arial"/>
        </w:rPr>
        <w:t>is</w:t>
      </w:r>
      <w:proofErr w:type="gramEnd"/>
      <w:r w:rsidRPr="00C37EB0">
        <w:rPr>
          <w:rFonts w:ascii="Arial" w:hAnsi="Arial" w:cs="Arial"/>
        </w:rPr>
        <w:t xml:space="preserve"> zero and the resulting negative number is the carry over loss applied to the next gaming day. </w:t>
      </w:r>
      <w:r w:rsidRPr="00F07385">
        <w:rPr>
          <w:rFonts w:ascii="Arial" w:eastAsia="Arial" w:hAnsi="Arial" w:cs="Arial"/>
          <w:i/>
          <w:iCs/>
          <w:color w:val="0000FF"/>
          <w:sz w:val="16"/>
          <w:szCs w:val="16"/>
        </w:rPr>
        <w:t>Effective 5/15/22</w:t>
      </w:r>
    </w:p>
    <w:p w14:paraId="073EF91F" w14:textId="62FA72D0" w:rsidR="00C37EB0" w:rsidRPr="00C37EB0" w:rsidRDefault="00C37EB0" w:rsidP="00C37EB0">
      <w:pPr>
        <w:ind w:left="1440" w:hanging="720"/>
        <w:rPr>
          <w:rFonts w:ascii="Arial" w:eastAsia="Arial" w:hAnsi="Arial" w:cs="Arial"/>
        </w:rPr>
      </w:pPr>
      <w:r w:rsidRPr="00C37EB0">
        <w:rPr>
          <w:rFonts w:ascii="Arial" w:eastAsia="Arial" w:hAnsi="Arial" w:cs="Arial"/>
        </w:rPr>
        <w:t>(c)</w:t>
      </w:r>
      <w:r w:rsidRPr="00C37EB0">
        <w:rPr>
          <w:rFonts w:ascii="Arial" w:eastAsia="Arial" w:hAnsi="Arial" w:cs="Arial"/>
        </w:rPr>
        <w:tab/>
        <w:t>Sports Betting Free Bets</w:t>
      </w:r>
      <w:del w:id="7" w:author="Spaulding, Wendy M." w:date="2026-08-13T14:03:00Z" w16du:dateUtc="2026-08-13T20:03:00Z">
        <w:r w:rsidRPr="00C37EB0" w:rsidDel="00EB4337">
          <w:rPr>
            <w:rFonts w:ascii="Arial" w:eastAsia="Arial" w:hAnsi="Arial" w:cs="Arial"/>
          </w:rPr>
          <w:delText xml:space="preserve"> Reduction</w:delText>
        </w:r>
      </w:del>
      <w:ins w:id="8" w:author="Spaulding, Wendy M." w:date="2026-08-13T14:03:00Z" w16du:dateUtc="2026-08-13T20:03:00Z">
        <w:r w:rsidR="00EB4337">
          <w:rPr>
            <w:rFonts w:ascii="Arial" w:eastAsia="Arial" w:hAnsi="Arial" w:cs="Arial"/>
          </w:rPr>
          <w:t xml:space="preserve"> Deduction</w:t>
        </w:r>
      </w:ins>
      <w:r w:rsidRPr="00C37EB0">
        <w:rPr>
          <w:rFonts w:ascii="Arial" w:eastAsia="Arial" w:hAnsi="Arial" w:cs="Arial"/>
        </w:rPr>
        <w:t>.</w:t>
      </w:r>
    </w:p>
    <w:p w14:paraId="3F62BE66" w14:textId="500FCAD5" w:rsidR="00EB4337" w:rsidRPr="00EB4337" w:rsidRDefault="00C37EB0">
      <w:pPr>
        <w:pStyle w:val="ListParagraph"/>
        <w:spacing w:after="0" w:line="240" w:lineRule="auto"/>
        <w:ind w:left="2160" w:hanging="720"/>
        <w:rPr>
          <w:ins w:id="9" w:author="Spaulding, Wendy M." w:date="2026-08-13T14:04:00Z" w16du:dateUtc="2026-08-13T20:04:00Z"/>
          <w:rFonts w:ascii="Arial" w:eastAsia="Arial" w:hAnsi="Arial" w:cs="Arial"/>
          <w:kern w:val="0"/>
          <w14:ligatures w14:val="none"/>
        </w:rPr>
        <w:pPrChange w:id="10" w:author="Spaulding, Wendy M." w:date="2026-08-13T14:05:00Z" w16du:dateUtc="2026-08-13T20:05:00Z">
          <w:pPr>
            <w:pStyle w:val="ListParagraph"/>
            <w:ind w:left="2160" w:hanging="720"/>
          </w:pPr>
        </w:pPrChange>
      </w:pPr>
      <w:r w:rsidRPr="00C37EB0">
        <w:rPr>
          <w:rFonts w:ascii="Arial" w:eastAsia="Arial" w:hAnsi="Arial" w:cs="Arial"/>
        </w:rPr>
        <w:lastRenderedPageBreak/>
        <w:t>(</w:t>
      </w:r>
      <w:proofErr w:type="spellStart"/>
      <w:r w:rsidRPr="00C37EB0">
        <w:rPr>
          <w:rFonts w:ascii="Arial" w:eastAsia="Arial" w:hAnsi="Arial" w:cs="Arial"/>
        </w:rPr>
        <w:t>i</w:t>
      </w:r>
      <w:proofErr w:type="spellEnd"/>
      <w:r w:rsidRPr="00C37EB0">
        <w:rPr>
          <w:rFonts w:ascii="Arial" w:eastAsia="Arial" w:hAnsi="Arial" w:cs="Arial"/>
        </w:rPr>
        <w:t>)</w:t>
      </w:r>
      <w:r w:rsidRPr="00C37EB0">
        <w:rPr>
          <w:rFonts w:ascii="Arial" w:eastAsia="Arial" w:hAnsi="Arial" w:cs="Arial"/>
        </w:rPr>
        <w:tab/>
      </w:r>
      <w:del w:id="11" w:author="Spaulding, Wendy M." w:date="2026-08-13T14:03:00Z" w16du:dateUtc="2026-08-13T20:03:00Z">
        <w:r w:rsidRPr="00C37EB0" w:rsidDel="00EB4337">
          <w:rPr>
            <w:rFonts w:ascii="Arial" w:eastAsia="Arial" w:hAnsi="Arial" w:cs="Arial"/>
          </w:rPr>
          <w:delText xml:space="preserve">Until January 1, 2023, when calculating "net sports betting proceeds" each month, </w:delText>
        </w:r>
      </w:del>
      <w:ins w:id="12" w:author="Spaulding, Wendy M." w:date="2026-08-13T14:03:00Z" w16du:dateUtc="2026-08-13T20:03:00Z">
        <w:r w:rsidR="00EB4337">
          <w:rPr>
            <w:rFonts w:ascii="Arial" w:eastAsia="Arial" w:hAnsi="Arial" w:cs="Arial"/>
          </w:rPr>
          <w:t xml:space="preserve">On </w:t>
        </w:r>
      </w:ins>
      <w:ins w:id="13" w:author="Spaulding, Wendy M." w:date="2026-08-13T14:06:00Z" w16du:dateUtc="2026-08-13T20:06:00Z">
        <w:r w:rsidR="00EB4337">
          <w:rPr>
            <w:rFonts w:ascii="Arial" w:eastAsia="Arial" w:hAnsi="Arial" w:cs="Arial"/>
          </w:rPr>
          <w:t>and</w:t>
        </w:r>
      </w:ins>
      <w:ins w:id="14" w:author="Spaulding, Wendy M." w:date="2026-08-13T14:03:00Z" w16du:dateUtc="2026-08-13T20:03:00Z">
        <w:r w:rsidR="00EB4337">
          <w:rPr>
            <w:rFonts w:ascii="Arial" w:eastAsia="Arial" w:hAnsi="Arial" w:cs="Arial"/>
          </w:rPr>
          <w:t xml:space="preserve"> after July 1, 2026, </w:t>
        </w:r>
      </w:ins>
      <w:r w:rsidRPr="00C37EB0">
        <w:rPr>
          <w:rFonts w:ascii="Arial" w:eastAsia="Arial" w:hAnsi="Arial" w:cs="Arial"/>
        </w:rPr>
        <w:t xml:space="preserve">a Sports Betting Operator or Internet Sports Betting Operator </w:t>
      </w:r>
      <w:del w:id="15" w:author="Spaulding, Wendy M." w:date="2026-08-13T14:04:00Z" w16du:dateUtc="2026-08-13T20:04:00Z">
        <w:r w:rsidRPr="00C37EB0" w:rsidDel="00EB4337">
          <w:rPr>
            <w:rFonts w:ascii="Arial" w:eastAsia="Arial" w:hAnsi="Arial" w:cs="Arial"/>
          </w:rPr>
          <w:delText>may:</w:delText>
        </w:r>
      </w:del>
      <w:ins w:id="16" w:author="Spaulding, Wendy M." w:date="2026-08-13T14:04:00Z" w16du:dateUtc="2026-08-13T20:04:00Z">
        <w:r w:rsidR="00EB4337" w:rsidRPr="00EB4337">
          <w:rPr>
            <w:rFonts w:ascii="Arial" w:eastAsia="Times New Roman" w:hAnsi="Arial" w:cs="Arial"/>
            <w:color w:val="222222"/>
            <w:kern w:val="0"/>
            <w:shd w:val="clear" w:color="auto" w:fill="FFFFFF"/>
            <w14:ligatures w14:val="none"/>
          </w:rPr>
          <w:t xml:space="preserve"> shall not deduct any free bets placed by players with the Sports Betting Operator or carry forward any unused free bet credits.</w:t>
        </w:r>
      </w:ins>
    </w:p>
    <w:p w14:paraId="79901489" w14:textId="6F1E6A3D" w:rsidR="00C37EB0" w:rsidRPr="00C37EB0" w:rsidDel="00EB4337" w:rsidRDefault="00C37EB0">
      <w:pPr>
        <w:pStyle w:val="ListParagraph"/>
        <w:spacing w:after="0" w:line="240" w:lineRule="auto"/>
        <w:ind w:left="2160" w:hanging="720"/>
        <w:rPr>
          <w:del w:id="17" w:author="Spaulding, Wendy M." w:date="2026-08-13T14:04:00Z" w16du:dateUtc="2026-08-13T20:04:00Z"/>
          <w:rFonts w:ascii="Arial" w:eastAsia="Arial" w:hAnsi="Arial" w:cs="Arial"/>
        </w:rPr>
        <w:pPrChange w:id="18" w:author="Spaulding, Wendy M." w:date="2026-08-13T14:05:00Z" w16du:dateUtc="2026-08-13T20:05:00Z">
          <w:pPr>
            <w:pStyle w:val="ListParagraph"/>
            <w:ind w:left="2160" w:hanging="720"/>
          </w:pPr>
        </w:pPrChange>
      </w:pPr>
    </w:p>
    <w:p w14:paraId="2B7C3628" w14:textId="3D1B68AD" w:rsidR="00C37EB0" w:rsidRPr="00C37EB0" w:rsidDel="00EB4337" w:rsidRDefault="00C37EB0" w:rsidP="00C37EB0">
      <w:pPr>
        <w:ind w:left="2880" w:hanging="720"/>
        <w:rPr>
          <w:del w:id="19" w:author="Spaulding, Wendy M." w:date="2026-08-13T14:05:00Z" w16du:dateUtc="2026-08-13T20:05:00Z"/>
          <w:rFonts w:ascii="Arial" w:eastAsia="Arial" w:hAnsi="Arial" w:cs="Arial"/>
        </w:rPr>
      </w:pPr>
      <w:del w:id="20" w:author="Spaulding, Wendy M." w:date="2026-08-13T14:05:00Z" w16du:dateUtc="2026-08-13T20:05:00Z">
        <w:r w:rsidRPr="00C37EB0" w:rsidDel="00EB4337">
          <w:rPr>
            <w:rFonts w:ascii="Arial" w:eastAsia="Arial" w:hAnsi="Arial" w:cs="Arial"/>
          </w:rPr>
          <w:delText>(A)</w:delText>
        </w:r>
        <w:r w:rsidRPr="00C37EB0" w:rsidDel="00EB4337">
          <w:rPr>
            <w:rFonts w:ascii="Arial" w:eastAsia="Arial" w:hAnsi="Arial" w:cs="Arial"/>
          </w:rPr>
          <w:tab/>
          <w:delText>Include all free bets placed by players with the Sports Betting Operator or; and</w:delText>
        </w:r>
      </w:del>
    </w:p>
    <w:p w14:paraId="5CF26881" w14:textId="06193CB1" w:rsidR="00C37EB0" w:rsidRPr="00C37EB0" w:rsidDel="00EB4337" w:rsidRDefault="00C37EB0" w:rsidP="00C37EB0">
      <w:pPr>
        <w:ind w:left="2880" w:hanging="720"/>
        <w:rPr>
          <w:del w:id="21" w:author="Spaulding, Wendy M." w:date="2026-08-13T14:05:00Z" w16du:dateUtc="2026-08-13T20:05:00Z"/>
          <w:rFonts w:ascii="Arial" w:eastAsia="Arial" w:hAnsi="Arial" w:cs="Arial"/>
        </w:rPr>
      </w:pPr>
      <w:del w:id="22" w:author="Spaulding, Wendy M." w:date="2026-08-13T14:05:00Z" w16du:dateUtc="2026-08-13T20:05:00Z">
        <w:r w:rsidRPr="00C37EB0" w:rsidDel="00EB4337">
          <w:rPr>
            <w:rFonts w:ascii="Arial" w:eastAsia="Arial" w:hAnsi="Arial" w:cs="Arial"/>
          </w:rPr>
          <w:delText>(B)</w:delText>
        </w:r>
        <w:r w:rsidRPr="00C37EB0" w:rsidDel="00EB4337">
          <w:rPr>
            <w:rFonts w:ascii="Arial" w:eastAsia="Arial" w:hAnsi="Arial" w:cs="Arial"/>
          </w:rPr>
          <w:tab/>
          <w:delText>Carry forward any unused free bet credits accumulated on or before November 30, 2022.</w:delText>
        </w:r>
      </w:del>
    </w:p>
    <w:p w14:paraId="48BC270D" w14:textId="3D437B3D" w:rsidR="00C37EB0" w:rsidRPr="00C37EB0" w:rsidDel="00EB4337" w:rsidRDefault="00C37EB0" w:rsidP="00C37EB0">
      <w:pPr>
        <w:ind w:left="2160" w:hanging="720"/>
        <w:rPr>
          <w:del w:id="23" w:author="Spaulding, Wendy M." w:date="2026-08-13T14:05:00Z" w16du:dateUtc="2026-08-13T20:05:00Z"/>
          <w:rFonts w:ascii="Arial" w:eastAsia="Arial" w:hAnsi="Arial" w:cs="Arial"/>
        </w:rPr>
      </w:pPr>
      <w:del w:id="24" w:author="Spaulding, Wendy M." w:date="2026-08-13T14:05:00Z" w16du:dateUtc="2026-08-13T20:05:00Z">
        <w:r w:rsidRPr="00C37EB0" w:rsidDel="00EB4337">
          <w:rPr>
            <w:rFonts w:ascii="Arial" w:eastAsia="Arial" w:hAnsi="Arial" w:cs="Arial"/>
          </w:rPr>
          <w:delText>(ii)</w:delText>
        </w:r>
        <w:r w:rsidRPr="00C37EB0" w:rsidDel="00EB4337">
          <w:rPr>
            <w:rFonts w:ascii="Arial" w:eastAsia="Arial" w:hAnsi="Arial" w:cs="Arial"/>
          </w:rPr>
          <w:tab/>
          <w:delText>On and after January 1, 2023, when calculating "net sports betting proceeds" each month, a sports betting operator or Internet Sports Betting Operator shall include only a portion of the total free bets placed by players with the sports betting operator or Internet Sports Betting Operator, as follows:</w:delText>
        </w:r>
      </w:del>
    </w:p>
    <w:p w14:paraId="3DCC1272" w14:textId="7E701760" w:rsidR="00C37EB0" w:rsidRPr="00C37EB0" w:rsidDel="00EB4337" w:rsidRDefault="00C37EB0" w:rsidP="00C37EB0">
      <w:pPr>
        <w:ind w:left="2880" w:hanging="720"/>
        <w:rPr>
          <w:del w:id="25" w:author="Spaulding, Wendy M." w:date="2026-08-13T14:05:00Z" w16du:dateUtc="2026-08-13T20:05:00Z"/>
          <w:rFonts w:ascii="Arial" w:eastAsia="Arial" w:hAnsi="Arial" w:cs="Arial"/>
        </w:rPr>
      </w:pPr>
      <w:del w:id="26" w:author="Spaulding, Wendy M." w:date="2026-08-13T14:05:00Z" w16du:dateUtc="2026-08-13T20:05:00Z">
        <w:r w:rsidRPr="00C37EB0" w:rsidDel="00EB4337">
          <w:rPr>
            <w:rFonts w:ascii="Arial" w:eastAsia="Arial" w:hAnsi="Arial" w:cs="Arial"/>
          </w:rPr>
          <w:delText>(A)</w:delText>
        </w:r>
        <w:r w:rsidRPr="00C37EB0" w:rsidDel="00EB4337">
          <w:rPr>
            <w:rFonts w:ascii="Arial" w:eastAsia="Arial" w:hAnsi="Arial" w:cs="Arial"/>
          </w:rPr>
          <w:tab/>
          <w:delText>On and after January 1, 2023, through June 30, 2024, no more than two and one-half percent of the total amount of all bets placed by players with that sports betting operator or Internet Sports Betting Operator each month;</w:delText>
        </w:r>
      </w:del>
    </w:p>
    <w:p w14:paraId="000925EA" w14:textId="32984F1F" w:rsidR="00C37EB0" w:rsidRPr="00C37EB0" w:rsidDel="00EB4337" w:rsidRDefault="00C37EB0" w:rsidP="00C37EB0">
      <w:pPr>
        <w:ind w:left="2880" w:hanging="720"/>
        <w:rPr>
          <w:del w:id="27" w:author="Spaulding, Wendy M." w:date="2026-08-13T14:05:00Z" w16du:dateUtc="2026-08-13T20:05:00Z"/>
          <w:rFonts w:ascii="Arial" w:eastAsia="Arial" w:hAnsi="Arial" w:cs="Arial"/>
        </w:rPr>
      </w:pPr>
      <w:del w:id="28" w:author="Spaulding, Wendy M." w:date="2026-08-13T14:05:00Z" w16du:dateUtc="2026-08-13T20:05:00Z">
        <w:r w:rsidRPr="00C37EB0" w:rsidDel="00EB4337">
          <w:rPr>
            <w:rFonts w:ascii="Arial" w:eastAsia="Arial" w:hAnsi="Arial" w:cs="Arial"/>
          </w:rPr>
          <w:delText>(B)</w:delText>
        </w:r>
        <w:r w:rsidRPr="00C37EB0" w:rsidDel="00EB4337">
          <w:rPr>
            <w:rFonts w:ascii="Arial" w:eastAsia="Arial" w:hAnsi="Arial" w:cs="Arial"/>
          </w:rPr>
          <w:tab/>
          <w:delText>On and after July 1, 2024, through June 30, 2025, no more than two and one-fourth percent of the total amount of all bets placed by players with that sports betting operator or Internet Sports Betting Operator each month;</w:delText>
        </w:r>
      </w:del>
    </w:p>
    <w:p w14:paraId="7497ED26" w14:textId="3C393706" w:rsidR="00C37EB0" w:rsidRPr="00C37EB0" w:rsidDel="00EB4337" w:rsidRDefault="00C37EB0" w:rsidP="00C37EB0">
      <w:pPr>
        <w:ind w:left="2880" w:hanging="720"/>
        <w:rPr>
          <w:del w:id="29" w:author="Spaulding, Wendy M." w:date="2026-08-13T14:05:00Z" w16du:dateUtc="2026-08-13T20:05:00Z"/>
          <w:rFonts w:ascii="Arial" w:eastAsia="Arial" w:hAnsi="Arial" w:cs="Arial"/>
        </w:rPr>
      </w:pPr>
      <w:del w:id="30" w:author="Spaulding, Wendy M." w:date="2026-08-13T14:05:00Z" w16du:dateUtc="2026-08-13T20:05:00Z">
        <w:r w:rsidRPr="00C37EB0" w:rsidDel="00EB4337">
          <w:rPr>
            <w:rFonts w:ascii="Arial" w:eastAsia="Arial" w:hAnsi="Arial" w:cs="Arial"/>
          </w:rPr>
          <w:delText>(C)</w:delText>
        </w:r>
        <w:r w:rsidRPr="00C37EB0" w:rsidDel="00EB4337">
          <w:rPr>
            <w:rFonts w:ascii="Arial" w:eastAsia="Arial" w:hAnsi="Arial" w:cs="Arial"/>
          </w:rPr>
          <w:tab/>
          <w:delText>On and after July 1, 2025, through June 30, 2026, no more than two percent of the total amount of all bets placed by players with that sports betting operator or Internet Sports Betting Operator each month; and</w:delText>
        </w:r>
      </w:del>
    </w:p>
    <w:p w14:paraId="3EB6E6C9" w14:textId="09867B52" w:rsidR="00C37EB0" w:rsidRPr="00C37EB0" w:rsidDel="00EB4337" w:rsidRDefault="00C37EB0" w:rsidP="00C37EB0">
      <w:pPr>
        <w:ind w:left="2880" w:hanging="720"/>
        <w:rPr>
          <w:del w:id="31" w:author="Spaulding, Wendy M." w:date="2026-08-13T14:05:00Z" w16du:dateUtc="2026-08-13T20:05:00Z"/>
          <w:rFonts w:ascii="Arial" w:eastAsia="Arial" w:hAnsi="Arial" w:cs="Arial"/>
        </w:rPr>
      </w:pPr>
      <w:del w:id="32" w:author="Spaulding, Wendy M." w:date="2026-08-13T14:05:00Z" w16du:dateUtc="2026-08-13T20:05:00Z">
        <w:r w:rsidRPr="00C37EB0" w:rsidDel="00EB4337">
          <w:rPr>
            <w:rFonts w:ascii="Arial" w:eastAsia="Arial" w:hAnsi="Arial" w:cs="Arial"/>
          </w:rPr>
          <w:delText>(D)</w:delText>
        </w:r>
        <w:r w:rsidRPr="00C37EB0" w:rsidDel="00EB4337">
          <w:rPr>
            <w:rFonts w:ascii="Arial" w:eastAsia="Arial" w:hAnsi="Arial" w:cs="Arial"/>
          </w:rPr>
          <w:tab/>
          <w:delText>On and after July 1, 2026, no more than one and three-quarters percent of the total amount of all bets placed by players with that sports betting operator or Internet Sports Betting Operator each month.</w:delText>
        </w:r>
      </w:del>
    </w:p>
    <w:p w14:paraId="39759DEE" w14:textId="46FA7B52" w:rsidR="00C37EB0" w:rsidRPr="00C37EB0" w:rsidDel="00EB4337" w:rsidRDefault="00C37EB0" w:rsidP="00C37EB0">
      <w:pPr>
        <w:pStyle w:val="ListParagraph"/>
        <w:ind w:left="2160" w:hanging="720"/>
        <w:rPr>
          <w:del w:id="33" w:author="Spaulding, Wendy M." w:date="2026-08-13T14:05:00Z" w16du:dateUtc="2026-08-13T20:05:00Z"/>
          <w:rFonts w:ascii="Arial" w:eastAsia="Arial" w:hAnsi="Arial" w:cs="Arial"/>
        </w:rPr>
      </w:pPr>
      <w:del w:id="34" w:author="Spaulding, Wendy M." w:date="2026-08-13T14:05:00Z" w16du:dateUtc="2026-08-13T20:05:00Z">
        <w:r w:rsidRPr="00C37EB0" w:rsidDel="00EB4337">
          <w:rPr>
            <w:rFonts w:ascii="Arial" w:eastAsia="Arial" w:hAnsi="Arial" w:cs="Arial"/>
          </w:rPr>
          <w:delText>(iii)</w:delText>
        </w:r>
        <w:r w:rsidRPr="00C37EB0" w:rsidDel="00EB4337">
          <w:rPr>
            <w:rFonts w:ascii="Arial" w:eastAsia="Arial" w:hAnsi="Arial" w:cs="Arial"/>
          </w:rPr>
          <w:tab/>
          <w:delText>On or after January 1, 2023, a sports betting operator or Internet Sports Betting Operator shall not:</w:delText>
        </w:r>
      </w:del>
    </w:p>
    <w:p w14:paraId="460463F6" w14:textId="1BF210A7" w:rsidR="00C37EB0" w:rsidRPr="00C37EB0" w:rsidDel="00EB4337" w:rsidRDefault="00C37EB0" w:rsidP="00C37EB0">
      <w:pPr>
        <w:numPr>
          <w:ilvl w:val="0"/>
          <w:numId w:val="1"/>
        </w:numPr>
        <w:pBdr>
          <w:top w:val="nil"/>
          <w:left w:val="nil"/>
          <w:bottom w:val="nil"/>
          <w:right w:val="nil"/>
          <w:between w:val="nil"/>
        </w:pBdr>
        <w:spacing w:after="0" w:line="276" w:lineRule="auto"/>
        <w:ind w:left="2880" w:hanging="720"/>
        <w:rPr>
          <w:del w:id="35" w:author="Spaulding, Wendy M." w:date="2026-08-13T14:05:00Z" w16du:dateUtc="2026-08-13T20:05:00Z"/>
          <w:rFonts w:ascii="Arial" w:eastAsia="Arial" w:hAnsi="Arial" w:cs="Arial"/>
          <w:color w:val="000000"/>
        </w:rPr>
      </w:pPr>
      <w:del w:id="36" w:author="Spaulding, Wendy M." w:date="2026-08-13T14:05:00Z" w16du:dateUtc="2026-08-13T20:05:00Z">
        <w:r w:rsidRPr="00C37EB0" w:rsidDel="00EB4337">
          <w:rPr>
            <w:rFonts w:ascii="Arial" w:eastAsia="Arial" w:hAnsi="Arial" w:cs="Arial"/>
            <w:color w:val="000000"/>
          </w:rPr>
          <w:delText>Carry over to the next month any free bets placed in excess of the deduction allowed for any month; or</w:delText>
        </w:r>
      </w:del>
    </w:p>
    <w:p w14:paraId="317BB34D" w14:textId="30759A8E" w:rsidR="00C37EB0" w:rsidRPr="00C37EB0" w:rsidDel="00EB4337" w:rsidRDefault="00C37EB0" w:rsidP="00C37EB0">
      <w:pPr>
        <w:ind w:left="2880" w:hanging="720"/>
        <w:rPr>
          <w:del w:id="37" w:author="Spaulding, Wendy M." w:date="2026-08-13T14:05:00Z" w16du:dateUtc="2026-08-13T20:05:00Z"/>
          <w:rFonts w:ascii="Arial" w:eastAsia="Arial" w:hAnsi="Arial" w:cs="Arial"/>
          <w:color w:val="000000"/>
        </w:rPr>
      </w:pPr>
      <w:bookmarkStart w:id="38" w:name="_heading=h.tyjcwt" w:colFirst="0" w:colLast="0"/>
      <w:bookmarkEnd w:id="38"/>
    </w:p>
    <w:p w14:paraId="719A7021" w14:textId="49F2EAFB" w:rsidR="00C37EB0" w:rsidRPr="00C37EB0" w:rsidDel="00EB4337" w:rsidRDefault="00C37EB0" w:rsidP="00C37EB0">
      <w:pPr>
        <w:ind w:left="2880" w:hanging="720"/>
        <w:rPr>
          <w:del w:id="39" w:author="Spaulding, Wendy M." w:date="2026-08-13T14:05:00Z" w16du:dateUtc="2026-08-13T20:05:00Z"/>
          <w:rFonts w:ascii="Arial" w:hAnsi="Arial" w:cs="Arial"/>
          <w:b/>
          <w:bCs/>
        </w:rPr>
      </w:pPr>
      <w:del w:id="40" w:author="Spaulding, Wendy M." w:date="2026-08-13T14:05:00Z" w16du:dateUtc="2026-08-13T20:05:00Z">
        <w:r w:rsidRPr="00C37EB0" w:rsidDel="00EB4337">
          <w:rPr>
            <w:rFonts w:ascii="Arial" w:eastAsia="Arial" w:hAnsi="Arial" w:cs="Arial"/>
            <w:color w:val="000000"/>
          </w:rPr>
          <w:lastRenderedPageBreak/>
          <w:delText>(B)</w:delText>
        </w:r>
        <w:r w:rsidRPr="00C37EB0" w:rsidDel="00EB4337">
          <w:rPr>
            <w:rFonts w:ascii="Arial" w:eastAsia="Arial" w:hAnsi="Arial" w:cs="Arial"/>
            <w:color w:val="000000"/>
          </w:rPr>
          <w:tab/>
          <w:delText>Carry forward any unused free bet credits accumulated before January 1, 2023.</w:delText>
        </w:r>
      </w:del>
    </w:p>
    <w:p w14:paraId="35903404" w14:textId="77777777" w:rsidR="00C37EB0" w:rsidRPr="00C37EB0" w:rsidRDefault="00C37EB0" w:rsidP="00C37EB0">
      <w:pPr>
        <w:rPr>
          <w:rFonts w:ascii="Arial" w:hAnsi="Arial" w:cs="Arial"/>
        </w:rPr>
      </w:pPr>
    </w:p>
    <w:sectPr w:rsidR="00C37EB0" w:rsidRPr="00C37EB0" w:rsidSect="00C37E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CF2084"/>
    <w:multiLevelType w:val="multilevel"/>
    <w:tmpl w:val="600044D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4380187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paulding, Wendy M.">
    <w15:presenceInfo w15:providerId="AD" w15:userId="S::spaulwm@dor.revenue.colorado.gov::cbdd3db8-d76e-4de6-942e-699e847e4a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EB0"/>
    <w:rsid w:val="001A03FA"/>
    <w:rsid w:val="001D54B3"/>
    <w:rsid w:val="001E7C6B"/>
    <w:rsid w:val="00267400"/>
    <w:rsid w:val="00321D39"/>
    <w:rsid w:val="00485BD1"/>
    <w:rsid w:val="005F60CB"/>
    <w:rsid w:val="006B0D07"/>
    <w:rsid w:val="007F19C1"/>
    <w:rsid w:val="008B73C2"/>
    <w:rsid w:val="009660A9"/>
    <w:rsid w:val="00C37EB0"/>
    <w:rsid w:val="00D54A8D"/>
    <w:rsid w:val="00EB4337"/>
    <w:rsid w:val="00F06A1E"/>
    <w:rsid w:val="00F07385"/>
    <w:rsid w:val="00F75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A345F"/>
  <w15:chartTrackingRefBased/>
  <w15:docId w15:val="{17602628-F92E-4A4B-909F-F44339F29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EB0"/>
  </w:style>
  <w:style w:type="paragraph" w:styleId="Heading1">
    <w:name w:val="heading 1"/>
    <w:basedOn w:val="Normal"/>
    <w:next w:val="Normal"/>
    <w:link w:val="Heading1Char"/>
    <w:uiPriority w:val="9"/>
    <w:qFormat/>
    <w:rsid w:val="00C37EB0"/>
    <w:pPr>
      <w:keepNext/>
      <w:keepLines/>
      <w:spacing w:before="240" w:after="0" w:line="240" w:lineRule="auto"/>
      <w:outlineLvl w:val="0"/>
    </w:pPr>
    <w:rPr>
      <w:rFonts w:ascii="Arial" w:eastAsiaTheme="majorEastAsia" w:hAnsi="Arial" w:cstheme="majorBidi"/>
      <w:b/>
      <w:szCs w:val="40"/>
    </w:rPr>
  </w:style>
  <w:style w:type="paragraph" w:styleId="Heading2">
    <w:name w:val="heading 2"/>
    <w:basedOn w:val="Normal"/>
    <w:next w:val="Normal"/>
    <w:link w:val="Heading2Char"/>
    <w:uiPriority w:val="9"/>
    <w:unhideWhenUsed/>
    <w:qFormat/>
    <w:rsid w:val="00C37EB0"/>
    <w:pPr>
      <w:keepNext/>
      <w:keepLines/>
      <w:spacing w:before="240" w:after="0" w:line="240" w:lineRule="auto"/>
      <w:outlineLvl w:val="1"/>
    </w:pPr>
    <w:rPr>
      <w:rFonts w:ascii="Arial" w:eastAsiaTheme="majorEastAsia" w:hAnsi="Arial" w:cstheme="majorBidi"/>
      <w:b/>
      <w:szCs w:val="32"/>
    </w:rPr>
  </w:style>
  <w:style w:type="paragraph" w:styleId="Heading3">
    <w:name w:val="heading 3"/>
    <w:basedOn w:val="Normal"/>
    <w:next w:val="Normal"/>
    <w:link w:val="Heading3Char"/>
    <w:uiPriority w:val="9"/>
    <w:unhideWhenUsed/>
    <w:qFormat/>
    <w:rsid w:val="00F06A1E"/>
    <w:pPr>
      <w:keepNext/>
      <w:keepLines/>
      <w:spacing w:before="240" w:after="100" w:afterAutospacing="1" w:line="240" w:lineRule="auto"/>
      <w:outlineLvl w:val="2"/>
    </w:pPr>
    <w:rPr>
      <w:rFonts w:ascii="Arial" w:eastAsiaTheme="majorEastAsia" w:hAnsi="Arial" w:cstheme="majorBidi"/>
      <w:b/>
      <w:szCs w:val="28"/>
    </w:rPr>
  </w:style>
  <w:style w:type="paragraph" w:styleId="Heading4">
    <w:name w:val="heading 4"/>
    <w:basedOn w:val="Normal"/>
    <w:next w:val="Normal"/>
    <w:link w:val="Heading4Char"/>
    <w:uiPriority w:val="9"/>
    <w:semiHidden/>
    <w:unhideWhenUsed/>
    <w:qFormat/>
    <w:rsid w:val="00C37E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7E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7E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7E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7E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7E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37EB0"/>
    <w:rPr>
      <w:rFonts w:ascii="Arial" w:eastAsiaTheme="majorEastAsia" w:hAnsi="Arial" w:cstheme="majorBidi"/>
      <w:b/>
      <w:szCs w:val="32"/>
    </w:rPr>
  </w:style>
  <w:style w:type="character" w:customStyle="1" w:styleId="Heading3Char">
    <w:name w:val="Heading 3 Char"/>
    <w:basedOn w:val="DefaultParagraphFont"/>
    <w:link w:val="Heading3"/>
    <w:uiPriority w:val="9"/>
    <w:rsid w:val="00F06A1E"/>
    <w:rPr>
      <w:rFonts w:ascii="Arial" w:eastAsiaTheme="majorEastAsia" w:hAnsi="Arial" w:cstheme="majorBidi"/>
      <w:b/>
      <w:szCs w:val="28"/>
    </w:rPr>
  </w:style>
  <w:style w:type="character" w:customStyle="1" w:styleId="Heading1Char">
    <w:name w:val="Heading 1 Char"/>
    <w:basedOn w:val="DefaultParagraphFont"/>
    <w:link w:val="Heading1"/>
    <w:uiPriority w:val="9"/>
    <w:rsid w:val="00C37EB0"/>
    <w:rPr>
      <w:rFonts w:ascii="Arial" w:eastAsiaTheme="majorEastAsia" w:hAnsi="Arial" w:cstheme="majorBidi"/>
      <w:b/>
      <w:szCs w:val="40"/>
    </w:rPr>
  </w:style>
  <w:style w:type="character" w:customStyle="1" w:styleId="Heading4Char">
    <w:name w:val="Heading 4 Char"/>
    <w:basedOn w:val="DefaultParagraphFont"/>
    <w:link w:val="Heading4"/>
    <w:uiPriority w:val="9"/>
    <w:semiHidden/>
    <w:rsid w:val="00C37E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7E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7E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7E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7E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7EB0"/>
    <w:rPr>
      <w:rFonts w:eastAsiaTheme="majorEastAsia" w:cstheme="majorBidi"/>
      <w:color w:val="272727" w:themeColor="text1" w:themeTint="D8"/>
    </w:rPr>
  </w:style>
  <w:style w:type="paragraph" w:styleId="Title">
    <w:name w:val="Title"/>
    <w:basedOn w:val="Normal"/>
    <w:next w:val="Normal"/>
    <w:link w:val="TitleChar"/>
    <w:uiPriority w:val="10"/>
    <w:qFormat/>
    <w:rsid w:val="00C37E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E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7E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7E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7EB0"/>
    <w:pPr>
      <w:spacing w:before="160"/>
      <w:jc w:val="center"/>
    </w:pPr>
    <w:rPr>
      <w:i/>
      <w:iCs/>
      <w:color w:val="404040" w:themeColor="text1" w:themeTint="BF"/>
    </w:rPr>
  </w:style>
  <w:style w:type="character" w:customStyle="1" w:styleId="QuoteChar">
    <w:name w:val="Quote Char"/>
    <w:basedOn w:val="DefaultParagraphFont"/>
    <w:link w:val="Quote"/>
    <w:uiPriority w:val="29"/>
    <w:rsid w:val="00C37EB0"/>
    <w:rPr>
      <w:i/>
      <w:iCs/>
      <w:color w:val="404040" w:themeColor="text1" w:themeTint="BF"/>
    </w:rPr>
  </w:style>
  <w:style w:type="paragraph" w:styleId="ListParagraph">
    <w:name w:val="List Paragraph"/>
    <w:basedOn w:val="Normal"/>
    <w:uiPriority w:val="34"/>
    <w:qFormat/>
    <w:rsid w:val="00C37EB0"/>
    <w:pPr>
      <w:ind w:left="720"/>
      <w:contextualSpacing/>
    </w:pPr>
  </w:style>
  <w:style w:type="character" w:styleId="IntenseEmphasis">
    <w:name w:val="Intense Emphasis"/>
    <w:basedOn w:val="DefaultParagraphFont"/>
    <w:uiPriority w:val="21"/>
    <w:qFormat/>
    <w:rsid w:val="00C37EB0"/>
    <w:rPr>
      <w:i/>
      <w:iCs/>
      <w:color w:val="0F4761" w:themeColor="accent1" w:themeShade="BF"/>
    </w:rPr>
  </w:style>
  <w:style w:type="paragraph" w:styleId="IntenseQuote">
    <w:name w:val="Intense Quote"/>
    <w:basedOn w:val="Normal"/>
    <w:next w:val="Normal"/>
    <w:link w:val="IntenseQuoteChar"/>
    <w:uiPriority w:val="30"/>
    <w:qFormat/>
    <w:rsid w:val="00C37E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7EB0"/>
    <w:rPr>
      <w:i/>
      <w:iCs/>
      <w:color w:val="0F4761" w:themeColor="accent1" w:themeShade="BF"/>
    </w:rPr>
  </w:style>
  <w:style w:type="character" w:styleId="IntenseReference">
    <w:name w:val="Intense Reference"/>
    <w:basedOn w:val="DefaultParagraphFont"/>
    <w:uiPriority w:val="32"/>
    <w:qFormat/>
    <w:rsid w:val="00C37EB0"/>
    <w:rPr>
      <w:b/>
      <w:bCs/>
      <w:smallCaps/>
      <w:color w:val="0F4761" w:themeColor="accent1" w:themeShade="BF"/>
      <w:spacing w:val="5"/>
    </w:rPr>
  </w:style>
  <w:style w:type="paragraph" w:styleId="Revision">
    <w:name w:val="Revision"/>
    <w:hidden/>
    <w:uiPriority w:val="99"/>
    <w:semiHidden/>
    <w:rsid w:val="00EB433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592</Words>
  <Characters>3380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State of Colorado - OIT</Company>
  <LinksUpToDate>false</LinksUpToDate>
  <CharactersWithSpaces>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Spaulding, Wendy M.</dc:creator>
  <cp:keywords/>
  <dc:description/>
  <cp:lastModifiedBy>Spaulding, Wendy M.</cp:lastModifiedBy>
  <cp:revision>2</cp:revision>
  <dcterms:created xsi:type="dcterms:W3CDTF">2026-08-27T21:28:00Z</dcterms:created>
  <dcterms:modified xsi:type="dcterms:W3CDTF">2026-08-27T21:28:00Z</dcterms:modified>
</cp:coreProperties>
</file>