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D0D8" w14:textId="77777777" w:rsidR="00292B73" w:rsidRDefault="00292B73" w:rsidP="00561B4B">
      <w:pPr>
        <w:pStyle w:val="BodyText"/>
      </w:pPr>
    </w:p>
    <w:p w14:paraId="2C0AE322" w14:textId="77777777" w:rsidR="00292B73" w:rsidRPr="00561B4B" w:rsidRDefault="00000000" w:rsidP="00561B4B">
      <w:pPr>
        <w:pStyle w:val="Heading1"/>
      </w:pPr>
      <w:bookmarkStart w:id="0" w:name="DEPARTMENT_OF_PUBLIC_SAFETY"/>
      <w:bookmarkEnd w:id="0"/>
      <w:r w:rsidRPr="00561B4B">
        <w:t>DEPARTMENT OF PUBLIC SAFETY</w:t>
      </w:r>
    </w:p>
    <w:p w14:paraId="38B86226" w14:textId="77777777" w:rsidR="00292B73" w:rsidRPr="00561B4B" w:rsidRDefault="00292B73" w:rsidP="00561B4B">
      <w:pPr>
        <w:pStyle w:val="Heading1"/>
        <w:tabs>
          <w:tab w:val="left" w:pos="3510"/>
          <w:tab w:val="left" w:pos="3600"/>
        </w:tabs>
        <w:ind w:left="3600" w:hanging="720"/>
      </w:pPr>
    </w:p>
    <w:p w14:paraId="149A1AA2" w14:textId="77777777" w:rsidR="00292B73" w:rsidRPr="00561B4B" w:rsidRDefault="00000000" w:rsidP="00561B4B">
      <w:pPr>
        <w:pStyle w:val="Heading1"/>
      </w:pPr>
      <w:r w:rsidRPr="00561B4B">
        <w:t>Colorado Bureau of Investigation</w:t>
      </w:r>
    </w:p>
    <w:p w14:paraId="76FC6F9F" w14:textId="77777777" w:rsidR="00292B73" w:rsidRPr="00561B4B" w:rsidRDefault="00292B73" w:rsidP="00561B4B">
      <w:pPr>
        <w:pStyle w:val="Heading1"/>
      </w:pPr>
    </w:p>
    <w:p w14:paraId="4D531E7F" w14:textId="77777777" w:rsidR="00292B73" w:rsidRPr="00561B4B" w:rsidRDefault="00000000" w:rsidP="00561B4B">
      <w:pPr>
        <w:pStyle w:val="Heading1"/>
      </w:pPr>
      <w:r w:rsidRPr="00561B4B">
        <w:t>IMPLEMENTATION OF THE NATIONAL INSTANT CRIMINAL BACKGROUND CHECK SYSTEM WITH THE COLORADO BUREAU OF INVESTIGATION SERVING AS THE POINT OF CONTACT</w:t>
      </w:r>
    </w:p>
    <w:p w14:paraId="08C5D22B" w14:textId="77777777" w:rsidR="00292B73" w:rsidRPr="00561B4B" w:rsidRDefault="00292B73" w:rsidP="00561B4B">
      <w:pPr>
        <w:pStyle w:val="Heading1"/>
      </w:pPr>
    </w:p>
    <w:p w14:paraId="281C81E8" w14:textId="77777777" w:rsidR="00292B73" w:rsidRPr="00561B4B" w:rsidRDefault="00000000" w:rsidP="00561B4B">
      <w:pPr>
        <w:pStyle w:val="Heading1"/>
        <w:spacing w:after="240"/>
      </w:pPr>
      <w:r w:rsidRPr="00561B4B">
        <w:t>8 CCR 1507-20</w:t>
      </w:r>
    </w:p>
    <w:p w14:paraId="68B0634A" w14:textId="77777777" w:rsidR="00292B73" w:rsidRPr="00561B4B" w:rsidRDefault="00000000" w:rsidP="00561B4B">
      <w:pPr>
        <w:spacing w:after="240"/>
        <w:ind w:left="1440"/>
        <w:rPr>
          <w:i/>
          <w:iCs/>
        </w:rPr>
      </w:pPr>
      <w:r w:rsidRPr="00561B4B">
        <w:rPr>
          <w:i/>
          <w:iCs/>
        </w:rPr>
        <w:t>[Editor’s</w:t>
      </w:r>
      <w:r w:rsidRPr="00561B4B">
        <w:rPr>
          <w:i/>
          <w:iCs/>
          <w:spacing w:val="-3"/>
        </w:rPr>
        <w:t xml:space="preserve"> </w:t>
      </w:r>
      <w:r w:rsidRPr="00561B4B">
        <w:rPr>
          <w:i/>
          <w:iCs/>
        </w:rPr>
        <w:t>Notes</w:t>
      </w:r>
      <w:r w:rsidRPr="00561B4B">
        <w:rPr>
          <w:i/>
          <w:iCs/>
          <w:spacing w:val="-4"/>
        </w:rPr>
        <w:t xml:space="preserve"> </w:t>
      </w:r>
      <w:r w:rsidRPr="00561B4B">
        <w:rPr>
          <w:i/>
          <w:iCs/>
        </w:rPr>
        <w:t>follow</w:t>
      </w:r>
      <w:r w:rsidRPr="00561B4B">
        <w:rPr>
          <w:i/>
          <w:iCs/>
          <w:spacing w:val="-3"/>
        </w:rPr>
        <w:t xml:space="preserve"> </w:t>
      </w:r>
      <w:r w:rsidRPr="00561B4B">
        <w:rPr>
          <w:i/>
          <w:iCs/>
        </w:rPr>
        <w:t>the</w:t>
      </w:r>
      <w:r w:rsidRPr="00561B4B">
        <w:rPr>
          <w:i/>
          <w:iCs/>
          <w:spacing w:val="-6"/>
        </w:rPr>
        <w:t xml:space="preserve"> </w:t>
      </w:r>
      <w:r w:rsidRPr="00561B4B">
        <w:rPr>
          <w:i/>
          <w:iCs/>
        </w:rPr>
        <w:t>text</w:t>
      </w:r>
      <w:r w:rsidRPr="00561B4B">
        <w:rPr>
          <w:i/>
          <w:iCs/>
          <w:spacing w:val="-4"/>
        </w:rPr>
        <w:t xml:space="preserve"> </w:t>
      </w:r>
      <w:r w:rsidRPr="00561B4B">
        <w:rPr>
          <w:i/>
          <w:iCs/>
        </w:rPr>
        <w:t>of</w:t>
      </w:r>
      <w:r w:rsidRPr="00561B4B">
        <w:rPr>
          <w:i/>
          <w:iCs/>
          <w:spacing w:val="-4"/>
        </w:rPr>
        <w:t xml:space="preserve"> </w:t>
      </w:r>
      <w:r w:rsidRPr="00561B4B">
        <w:rPr>
          <w:i/>
          <w:iCs/>
        </w:rPr>
        <w:t>the</w:t>
      </w:r>
      <w:r w:rsidRPr="00561B4B">
        <w:rPr>
          <w:i/>
          <w:iCs/>
          <w:spacing w:val="-3"/>
        </w:rPr>
        <w:t xml:space="preserve"> </w:t>
      </w:r>
      <w:r w:rsidRPr="00561B4B">
        <w:rPr>
          <w:i/>
          <w:iCs/>
        </w:rPr>
        <w:t>rules</w:t>
      </w:r>
      <w:r w:rsidRPr="00561B4B">
        <w:rPr>
          <w:i/>
          <w:iCs/>
          <w:spacing w:val="-2"/>
        </w:rPr>
        <w:t xml:space="preserve"> </w:t>
      </w:r>
      <w:r w:rsidRPr="00561B4B">
        <w:rPr>
          <w:i/>
          <w:iCs/>
        </w:rPr>
        <w:t>at</w:t>
      </w:r>
      <w:r w:rsidRPr="00561B4B">
        <w:rPr>
          <w:i/>
          <w:iCs/>
          <w:spacing w:val="-4"/>
        </w:rPr>
        <w:t xml:space="preserve"> </w:t>
      </w:r>
      <w:r w:rsidRPr="00561B4B">
        <w:rPr>
          <w:i/>
          <w:iCs/>
        </w:rPr>
        <w:t>the</w:t>
      </w:r>
      <w:r w:rsidRPr="00561B4B">
        <w:rPr>
          <w:i/>
          <w:iCs/>
          <w:spacing w:val="-3"/>
        </w:rPr>
        <w:t xml:space="preserve"> </w:t>
      </w:r>
      <w:r w:rsidRPr="00561B4B">
        <w:rPr>
          <w:i/>
          <w:iCs/>
        </w:rPr>
        <w:t>end</w:t>
      </w:r>
      <w:r w:rsidRPr="00561B4B">
        <w:rPr>
          <w:i/>
          <w:iCs/>
          <w:spacing w:val="-3"/>
        </w:rPr>
        <w:t xml:space="preserve"> </w:t>
      </w:r>
      <w:r w:rsidRPr="00561B4B">
        <w:rPr>
          <w:i/>
          <w:iCs/>
        </w:rPr>
        <w:t>of</w:t>
      </w:r>
      <w:r w:rsidRPr="00561B4B">
        <w:rPr>
          <w:i/>
          <w:iCs/>
          <w:spacing w:val="-4"/>
        </w:rPr>
        <w:t xml:space="preserve"> </w:t>
      </w:r>
      <w:r w:rsidRPr="00561B4B">
        <w:rPr>
          <w:i/>
          <w:iCs/>
        </w:rPr>
        <w:t>this</w:t>
      </w:r>
      <w:r w:rsidRPr="00561B4B">
        <w:rPr>
          <w:i/>
          <w:iCs/>
          <w:spacing w:val="-3"/>
        </w:rPr>
        <w:t xml:space="preserve"> </w:t>
      </w:r>
      <w:r w:rsidRPr="00561B4B">
        <w:rPr>
          <w:i/>
          <w:iCs/>
        </w:rPr>
        <w:t>CCR</w:t>
      </w:r>
      <w:r w:rsidRPr="00561B4B">
        <w:rPr>
          <w:i/>
          <w:iCs/>
          <w:spacing w:val="-2"/>
        </w:rPr>
        <w:t xml:space="preserve"> Document.]</w:t>
      </w:r>
    </w:p>
    <w:p w14:paraId="51DE0F0F" w14:textId="351D1049" w:rsidR="00292B73" w:rsidRDefault="00561B4B" w:rsidP="00561B4B">
      <w:pPr>
        <w:pStyle w:val="BodyText"/>
        <w:spacing w:after="240"/>
        <w:ind w:left="1440"/>
      </w:pPr>
      <w:r>
        <w:t>___________________________________________________________________________________</w:t>
      </w:r>
    </w:p>
    <w:p w14:paraId="4EF491FB" w14:textId="77777777" w:rsidR="00292B73" w:rsidRPr="00561B4B" w:rsidRDefault="00292B73" w:rsidP="00561B4B">
      <w:pPr>
        <w:pStyle w:val="Heading2"/>
      </w:pPr>
    </w:p>
    <w:p w14:paraId="106C8D29" w14:textId="508CF9D8" w:rsidR="00292B73" w:rsidRDefault="00000000" w:rsidP="00561B4B">
      <w:pPr>
        <w:pStyle w:val="Heading2"/>
        <w:spacing w:after="240"/>
        <w:ind w:left="2880" w:hanging="1440"/>
      </w:pPr>
      <w:bookmarkStart w:id="1" w:name="CBI-IC-1"/>
      <w:bookmarkEnd w:id="1"/>
      <w:r w:rsidRPr="00561B4B">
        <w:t>CBI-IC-1</w:t>
      </w:r>
      <w:r w:rsidR="00561B4B">
        <w:tab/>
      </w:r>
      <w:r>
        <w:t>Definitions</w:t>
      </w:r>
    </w:p>
    <w:p w14:paraId="784BFE36" w14:textId="4B59ADE8" w:rsidR="00292B73" w:rsidRDefault="00000000" w:rsidP="00561B4B">
      <w:pPr>
        <w:tabs>
          <w:tab w:val="left" w:pos="1440"/>
        </w:tabs>
        <w:spacing w:after="240"/>
        <w:ind w:left="1440"/>
      </w:pPr>
      <w:r>
        <w:t>The</w:t>
      </w:r>
      <w:r>
        <w:rPr>
          <w:spacing w:val="-5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rPr>
          <w:b/>
        </w:rPr>
        <w:t>business</w:t>
      </w:r>
      <w:r>
        <w:rPr>
          <w:b/>
          <w:spacing w:val="-5"/>
        </w:rPr>
        <w:t xml:space="preserve"> </w:t>
      </w:r>
      <w:r>
        <w:rPr>
          <w:b/>
        </w:rPr>
        <w:t>day</w:t>
      </w:r>
      <w:r>
        <w:rPr>
          <w:b/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24-hour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(beginning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12:01</w:t>
      </w:r>
      <w:r>
        <w:rPr>
          <w:spacing w:val="-4"/>
        </w:rPr>
        <w:t xml:space="preserve"> </w:t>
      </w:r>
      <w:r>
        <w:t>a.m.)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offices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open.</w:t>
      </w:r>
    </w:p>
    <w:p w14:paraId="21F4A41C" w14:textId="6036FCCE" w:rsidR="00292B73" w:rsidRDefault="00000000" w:rsidP="00561B4B">
      <w:pPr>
        <w:tabs>
          <w:tab w:val="left" w:pos="1440"/>
        </w:tabs>
        <w:spacing w:after="240"/>
        <w:ind w:left="1440"/>
      </w:pPr>
      <w:r>
        <w:t>The</w:t>
      </w:r>
      <w:r>
        <w:rPr>
          <w:spacing w:val="-8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proofErr w:type="spellStart"/>
      <w:r w:rsidRPr="00DF3365">
        <w:rPr>
          <w:b/>
          <w:strike/>
          <w:color w:val="C00000"/>
          <w:rPrChange w:id="2" w:author="Christine Moreno" w:date="2026-07-31T16:25:00Z" w16du:dateUtc="2026-07-31T22:25:00Z">
            <w:rPr>
              <w:b/>
            </w:rPr>
          </w:rPrChange>
        </w:rPr>
        <w:t>b</w:t>
      </w:r>
      <w:ins w:id="3" w:author="Christine Moreno" w:date="2026-07-31T16:25:00Z" w16du:dateUtc="2026-07-31T22:25:00Z">
        <w:r w:rsidR="00DF3365" w:rsidRPr="00DF3365">
          <w:rPr>
            <w:b/>
            <w:color w:val="C00000"/>
            <w:rPrChange w:id="4" w:author="Christine Moreno" w:date="2026-07-31T16:26:00Z" w16du:dateUtc="2026-07-31T22:26:00Z">
              <w:rPr>
                <w:b/>
                <w:strike/>
                <w:color w:val="C00000"/>
              </w:rPr>
            </w:rPrChange>
          </w:rPr>
          <w:t>B</w:t>
        </w:r>
      </w:ins>
      <w:r>
        <w:rPr>
          <w:b/>
        </w:rPr>
        <w:t>ureau</w:t>
      </w:r>
      <w:proofErr w:type="spellEnd"/>
      <w:r>
        <w:rPr>
          <w:b/>
          <w:spacing w:val="-4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Colorado</w:t>
      </w:r>
      <w:r>
        <w:rPr>
          <w:spacing w:val="-5"/>
        </w:rPr>
        <w:t xml:space="preserve"> </w:t>
      </w:r>
      <w:r>
        <w:t>Bureau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Investigation.</w:t>
      </w:r>
    </w:p>
    <w:p w14:paraId="16722FD4" w14:textId="7F554206" w:rsidR="00292B73" w:rsidRDefault="00000000" w:rsidP="00561B4B">
      <w:pPr>
        <w:tabs>
          <w:tab w:val="left" w:pos="1440"/>
        </w:tabs>
        <w:spacing w:after="240"/>
        <w:ind w:left="1440"/>
      </w:pPr>
      <w:r>
        <w:t xml:space="preserve">The term </w:t>
      </w:r>
      <w:r>
        <w:rPr>
          <w:b/>
        </w:rPr>
        <w:t xml:space="preserve">firearm </w:t>
      </w:r>
      <w:r>
        <w:t>means (a) any weapon (including a starter gun) which will or is designed to or may readily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expel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projectile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explosive;</w:t>
      </w:r>
      <w:r>
        <w:rPr>
          <w:spacing w:val="-3"/>
        </w:rPr>
        <w:t xml:space="preserve"> </w:t>
      </w:r>
      <w:r>
        <w:t>(b)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 such</w:t>
      </w:r>
      <w:r>
        <w:rPr>
          <w:spacing w:val="-4"/>
        </w:rPr>
        <w:t xml:space="preserve"> </w:t>
      </w:r>
      <w:r>
        <w:t>weapon;</w:t>
      </w:r>
      <w:r>
        <w:rPr>
          <w:spacing w:val="-4"/>
        </w:rPr>
        <w:t xml:space="preserve"> </w:t>
      </w:r>
      <w:r>
        <w:t>(c)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firearm</w:t>
      </w:r>
      <w:r>
        <w:rPr>
          <w:spacing w:val="-4"/>
        </w:rPr>
        <w:t xml:space="preserve"> </w:t>
      </w:r>
      <w:r>
        <w:t>muffler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firearm</w:t>
      </w:r>
      <w:r>
        <w:rPr>
          <w:spacing w:val="-4"/>
        </w:rPr>
        <w:t xml:space="preserve"> </w:t>
      </w:r>
      <w:r>
        <w:t>silencer;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(d)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destructive</w:t>
      </w:r>
      <w:r>
        <w:rPr>
          <w:spacing w:val="-4"/>
        </w:rPr>
        <w:t xml:space="preserve"> </w:t>
      </w:r>
      <w:r>
        <w:t>device.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t>does not include an antique firearm.</w:t>
      </w:r>
    </w:p>
    <w:p w14:paraId="314EBE76" w14:textId="77777777" w:rsidR="00561B4B" w:rsidRDefault="00000000" w:rsidP="00BA334B">
      <w:pPr>
        <w:tabs>
          <w:tab w:val="left" w:pos="1440"/>
        </w:tabs>
        <w:spacing w:after="240"/>
        <w:ind w:left="1440"/>
      </w:pPr>
      <w:r>
        <w:t>The</w:t>
      </w:r>
      <w:r>
        <w:rPr>
          <w:spacing w:val="-10"/>
        </w:rPr>
        <w:t xml:space="preserve"> </w:t>
      </w:r>
      <w:r>
        <w:t>term</w:t>
      </w:r>
      <w:r>
        <w:rPr>
          <w:spacing w:val="-6"/>
        </w:rPr>
        <w:t xml:space="preserve"> </w:t>
      </w:r>
      <w:r w:rsidRPr="00561B4B">
        <w:rPr>
          <w:b/>
          <w:bCs/>
        </w:rPr>
        <w:t>destructive</w:t>
      </w:r>
      <w:r w:rsidRPr="00561B4B">
        <w:rPr>
          <w:b/>
          <w:bCs/>
          <w:spacing w:val="-8"/>
        </w:rPr>
        <w:t xml:space="preserve"> </w:t>
      </w:r>
      <w:r w:rsidRPr="00561B4B">
        <w:rPr>
          <w:b/>
          <w:bCs/>
        </w:rPr>
        <w:t>device</w:t>
      </w:r>
      <w:r>
        <w:rPr>
          <w:spacing w:val="-8"/>
        </w:rPr>
        <w:t xml:space="preserve"> </w:t>
      </w:r>
      <w:r>
        <w:rPr>
          <w:spacing w:val="-2"/>
        </w:rPr>
        <w:t>means:</w:t>
      </w:r>
    </w:p>
    <w:p w14:paraId="7B1F43EF" w14:textId="1278E5B6" w:rsidR="00292B73" w:rsidRDefault="00000000" w:rsidP="00BA334B">
      <w:pPr>
        <w:pStyle w:val="ListParagraph"/>
        <w:numPr>
          <w:ilvl w:val="0"/>
          <w:numId w:val="4"/>
        </w:numPr>
        <w:tabs>
          <w:tab w:val="left" w:pos="2160"/>
        </w:tabs>
        <w:spacing w:after="240"/>
        <w:ind w:left="2880" w:hanging="720"/>
      </w:pPr>
      <w:proofErr w:type="spellStart"/>
      <w:proofErr w:type="gramStart"/>
      <w:r w:rsidRPr="00561B4B">
        <w:rPr>
          <w:strike/>
          <w:color w:val="C00000"/>
        </w:rPr>
        <w:t>a</w:t>
      </w:r>
      <w:r w:rsidR="00561B4B" w:rsidRPr="00561B4B">
        <w:rPr>
          <w:color w:val="C00000"/>
        </w:rPr>
        <w:t>A</w:t>
      </w:r>
      <w:r w:rsidRPr="00561B4B">
        <w:t>ny</w:t>
      </w:r>
      <w:proofErr w:type="spellEnd"/>
      <w:proofErr w:type="gramEnd"/>
      <w:r w:rsidRPr="00561B4B">
        <w:rPr>
          <w:spacing w:val="-8"/>
        </w:rPr>
        <w:t xml:space="preserve"> </w:t>
      </w:r>
      <w:r>
        <w:t>explosive,</w:t>
      </w:r>
      <w:r w:rsidRPr="00561B4B">
        <w:rPr>
          <w:spacing w:val="-7"/>
        </w:rPr>
        <w:t xml:space="preserve"> </w:t>
      </w:r>
      <w:r>
        <w:t>incendiary,</w:t>
      </w:r>
      <w:r w:rsidRPr="00561B4B">
        <w:rPr>
          <w:spacing w:val="-8"/>
        </w:rPr>
        <w:t xml:space="preserve"> </w:t>
      </w:r>
      <w:r>
        <w:t>or</w:t>
      </w:r>
      <w:r w:rsidRPr="00561B4B">
        <w:rPr>
          <w:spacing w:val="-8"/>
        </w:rPr>
        <w:t xml:space="preserve"> </w:t>
      </w:r>
      <w:r>
        <w:t>poison</w:t>
      </w:r>
      <w:r w:rsidRPr="00561B4B">
        <w:rPr>
          <w:spacing w:val="-8"/>
        </w:rPr>
        <w:t xml:space="preserve"> </w:t>
      </w:r>
      <w:r w:rsidRPr="00561B4B">
        <w:rPr>
          <w:spacing w:val="-4"/>
        </w:rPr>
        <w:t>gas</w:t>
      </w:r>
      <w:r w:rsidR="00561B4B" w:rsidRPr="00561B4B">
        <w:rPr>
          <w:strike/>
          <w:color w:val="C00000"/>
          <w:spacing w:val="-4"/>
        </w:rPr>
        <w:t>-</w:t>
      </w:r>
      <w:r w:rsidR="00561B4B" w:rsidRPr="00561B4B">
        <w:rPr>
          <w:color w:val="C00000"/>
          <w:spacing w:val="-4"/>
        </w:rPr>
        <w:t>:</w:t>
      </w:r>
    </w:p>
    <w:p w14:paraId="77624B41" w14:textId="57774058" w:rsidR="00292B73" w:rsidRDefault="00000000" w:rsidP="00BA334B">
      <w:pPr>
        <w:pStyle w:val="ListParagraph"/>
        <w:numPr>
          <w:ilvl w:val="0"/>
          <w:numId w:val="5"/>
        </w:numPr>
        <w:tabs>
          <w:tab w:val="left" w:pos="1440"/>
        </w:tabs>
        <w:spacing w:after="240"/>
        <w:ind w:left="3600" w:hanging="720"/>
      </w:pPr>
      <w:r>
        <w:t>Bomb,</w:t>
      </w:r>
    </w:p>
    <w:p w14:paraId="161123C7" w14:textId="5C10864D" w:rsidR="00292B73" w:rsidRDefault="00000000" w:rsidP="00BA334B">
      <w:pPr>
        <w:pStyle w:val="ListParagraph"/>
        <w:numPr>
          <w:ilvl w:val="0"/>
          <w:numId w:val="5"/>
        </w:numPr>
        <w:tabs>
          <w:tab w:val="left" w:pos="1440"/>
          <w:tab w:val="left" w:pos="3600"/>
        </w:tabs>
        <w:spacing w:after="240"/>
        <w:ind w:left="3600" w:hanging="720"/>
      </w:pPr>
      <w:r>
        <w:t>Grenade,</w:t>
      </w:r>
    </w:p>
    <w:p w14:paraId="624CB03A" w14:textId="564A9262" w:rsidR="00292B73" w:rsidRDefault="00000000" w:rsidP="00BA334B">
      <w:pPr>
        <w:pStyle w:val="ListParagraph"/>
        <w:numPr>
          <w:ilvl w:val="0"/>
          <w:numId w:val="5"/>
        </w:numPr>
        <w:tabs>
          <w:tab w:val="left" w:pos="1440"/>
        </w:tabs>
        <w:spacing w:after="240"/>
        <w:ind w:left="3600" w:hanging="720"/>
      </w:pPr>
      <w:r>
        <w:t>Rocket</w:t>
      </w:r>
      <w:r w:rsidRPr="00561B4B">
        <w:rPr>
          <w:spacing w:val="-7"/>
        </w:rPr>
        <w:t xml:space="preserve"> </w:t>
      </w:r>
      <w:r>
        <w:t>having</w:t>
      </w:r>
      <w:r w:rsidRPr="00561B4B">
        <w:rPr>
          <w:spacing w:val="-5"/>
        </w:rPr>
        <w:t xml:space="preserve"> </w:t>
      </w:r>
      <w:r>
        <w:t>a</w:t>
      </w:r>
      <w:r w:rsidRPr="00561B4B">
        <w:rPr>
          <w:spacing w:val="-6"/>
        </w:rPr>
        <w:t xml:space="preserve"> </w:t>
      </w:r>
      <w:r>
        <w:t>propellant</w:t>
      </w:r>
      <w:r w:rsidRPr="00561B4B">
        <w:rPr>
          <w:spacing w:val="-5"/>
        </w:rPr>
        <w:t xml:space="preserve"> </w:t>
      </w:r>
      <w:r>
        <w:t>charge</w:t>
      </w:r>
      <w:r w:rsidRPr="00561B4B">
        <w:rPr>
          <w:spacing w:val="-7"/>
        </w:rPr>
        <w:t xml:space="preserve"> </w:t>
      </w:r>
      <w:r>
        <w:t>of</w:t>
      </w:r>
      <w:r w:rsidRPr="00561B4B">
        <w:rPr>
          <w:spacing w:val="-4"/>
        </w:rPr>
        <w:t xml:space="preserve"> </w:t>
      </w:r>
      <w:r>
        <w:t>more</w:t>
      </w:r>
      <w:r w:rsidRPr="00561B4B">
        <w:rPr>
          <w:spacing w:val="-7"/>
        </w:rPr>
        <w:t xml:space="preserve"> </w:t>
      </w:r>
      <w:r>
        <w:t>than</w:t>
      </w:r>
      <w:r w:rsidRPr="00561B4B">
        <w:rPr>
          <w:spacing w:val="-7"/>
        </w:rPr>
        <w:t xml:space="preserve"> </w:t>
      </w:r>
      <w:r>
        <w:t>four</w:t>
      </w:r>
      <w:r w:rsidRPr="00561B4B">
        <w:rPr>
          <w:spacing w:val="-5"/>
        </w:rPr>
        <w:t xml:space="preserve"> </w:t>
      </w:r>
      <w:r w:rsidR="00561B4B">
        <w:rPr>
          <w:color w:val="C00000"/>
          <w:spacing w:val="-5"/>
        </w:rPr>
        <w:t xml:space="preserve">(4) </w:t>
      </w:r>
      <w:r w:rsidRPr="00561B4B">
        <w:rPr>
          <w:spacing w:val="-2"/>
        </w:rPr>
        <w:t>ounces,</w:t>
      </w:r>
    </w:p>
    <w:p w14:paraId="41C76141" w14:textId="3447E205" w:rsidR="00292B73" w:rsidRDefault="00000000" w:rsidP="00BA334B">
      <w:pPr>
        <w:pStyle w:val="ListParagraph"/>
        <w:numPr>
          <w:ilvl w:val="0"/>
          <w:numId w:val="5"/>
        </w:numPr>
        <w:tabs>
          <w:tab w:val="left" w:pos="1440"/>
        </w:tabs>
        <w:spacing w:after="240"/>
        <w:ind w:left="3600" w:hanging="720"/>
      </w:pPr>
      <w:r>
        <w:t>Missile</w:t>
      </w:r>
      <w:r w:rsidRPr="00561B4B">
        <w:rPr>
          <w:spacing w:val="-7"/>
        </w:rPr>
        <w:t xml:space="preserve"> </w:t>
      </w:r>
      <w:r>
        <w:t>having</w:t>
      </w:r>
      <w:r w:rsidRPr="00561B4B">
        <w:rPr>
          <w:spacing w:val="-6"/>
        </w:rPr>
        <w:t xml:space="preserve"> </w:t>
      </w:r>
      <w:r>
        <w:t>an</w:t>
      </w:r>
      <w:r w:rsidRPr="00561B4B">
        <w:rPr>
          <w:spacing w:val="-6"/>
        </w:rPr>
        <w:t xml:space="preserve"> </w:t>
      </w:r>
      <w:r>
        <w:t>explosive</w:t>
      </w:r>
      <w:r w:rsidRPr="00561B4B">
        <w:rPr>
          <w:spacing w:val="-5"/>
        </w:rPr>
        <w:t xml:space="preserve"> </w:t>
      </w:r>
      <w:r>
        <w:t>or</w:t>
      </w:r>
      <w:r w:rsidRPr="00561B4B">
        <w:rPr>
          <w:spacing w:val="-7"/>
        </w:rPr>
        <w:t xml:space="preserve"> </w:t>
      </w:r>
      <w:r>
        <w:t>incendiary</w:t>
      </w:r>
      <w:r w:rsidRPr="00561B4B">
        <w:rPr>
          <w:spacing w:val="-5"/>
        </w:rPr>
        <w:t xml:space="preserve"> </w:t>
      </w:r>
      <w:r>
        <w:t>charge</w:t>
      </w:r>
      <w:r w:rsidRPr="00561B4B">
        <w:rPr>
          <w:spacing w:val="-6"/>
        </w:rPr>
        <w:t xml:space="preserve"> </w:t>
      </w:r>
      <w:r>
        <w:t>of</w:t>
      </w:r>
      <w:r w:rsidRPr="00561B4B">
        <w:rPr>
          <w:spacing w:val="-7"/>
        </w:rPr>
        <w:t xml:space="preserve"> </w:t>
      </w:r>
      <w:r>
        <w:t>more</w:t>
      </w:r>
      <w:r w:rsidRPr="00561B4B">
        <w:rPr>
          <w:spacing w:val="-7"/>
        </w:rPr>
        <w:t xml:space="preserve"> </w:t>
      </w:r>
      <w:r>
        <w:t>than</w:t>
      </w:r>
      <w:r w:rsidRPr="00561B4B">
        <w:rPr>
          <w:spacing w:val="-6"/>
        </w:rPr>
        <w:t xml:space="preserve"> </w:t>
      </w:r>
      <w:r>
        <w:t>one-quarter</w:t>
      </w:r>
      <w:r w:rsidRPr="00561B4B">
        <w:rPr>
          <w:spacing w:val="-7"/>
        </w:rPr>
        <w:t xml:space="preserve"> </w:t>
      </w:r>
      <w:r w:rsidR="00561B4B">
        <w:rPr>
          <w:color w:val="C00000"/>
          <w:spacing w:val="-7"/>
        </w:rPr>
        <w:t xml:space="preserve">(1/4) </w:t>
      </w:r>
      <w:r w:rsidRPr="00561B4B">
        <w:rPr>
          <w:spacing w:val="-2"/>
        </w:rPr>
        <w:t>ounce,</w:t>
      </w:r>
    </w:p>
    <w:p w14:paraId="04B14EA2" w14:textId="4AF0DFAB" w:rsidR="00292B73" w:rsidRDefault="00000000" w:rsidP="00BA334B">
      <w:pPr>
        <w:pStyle w:val="ListParagraph"/>
        <w:numPr>
          <w:ilvl w:val="0"/>
          <w:numId w:val="5"/>
        </w:numPr>
        <w:tabs>
          <w:tab w:val="left" w:pos="1440"/>
          <w:tab w:val="left" w:pos="3600"/>
        </w:tabs>
        <w:spacing w:after="240"/>
        <w:ind w:left="3600" w:hanging="720"/>
      </w:pPr>
      <w:r>
        <w:t>Mine,</w:t>
      </w:r>
      <w:r w:rsidRPr="00561B4B">
        <w:rPr>
          <w:spacing w:val="-8"/>
        </w:rPr>
        <w:t xml:space="preserve"> </w:t>
      </w:r>
      <w:r w:rsidRPr="00561B4B">
        <w:rPr>
          <w:spacing w:val="-5"/>
        </w:rPr>
        <w:t>or</w:t>
      </w:r>
    </w:p>
    <w:p w14:paraId="3E844043" w14:textId="2D09E3FD" w:rsidR="00292B73" w:rsidRDefault="00000000" w:rsidP="00BA334B">
      <w:pPr>
        <w:pStyle w:val="ListParagraph"/>
        <w:numPr>
          <w:ilvl w:val="0"/>
          <w:numId w:val="5"/>
        </w:numPr>
        <w:tabs>
          <w:tab w:val="left" w:pos="1440"/>
        </w:tabs>
        <w:spacing w:after="240"/>
        <w:ind w:left="3600" w:hanging="720"/>
      </w:pPr>
      <w:r>
        <w:t>Device</w:t>
      </w:r>
      <w:r w:rsidRPr="00561B4B">
        <w:rPr>
          <w:spacing w:val="-7"/>
        </w:rPr>
        <w:t xml:space="preserve"> </w:t>
      </w:r>
      <w:r>
        <w:t>similar</w:t>
      </w:r>
      <w:r w:rsidRPr="00561B4B">
        <w:rPr>
          <w:spacing w:val="-6"/>
        </w:rPr>
        <w:t xml:space="preserve"> </w:t>
      </w:r>
      <w:r>
        <w:t>to</w:t>
      </w:r>
      <w:r w:rsidRPr="00561B4B">
        <w:rPr>
          <w:spacing w:val="-5"/>
        </w:rPr>
        <w:t xml:space="preserve"> </w:t>
      </w:r>
      <w:r>
        <w:t>any</w:t>
      </w:r>
      <w:r w:rsidRPr="00561B4B">
        <w:rPr>
          <w:spacing w:val="-5"/>
        </w:rPr>
        <w:t xml:space="preserve"> </w:t>
      </w:r>
      <w:r>
        <w:t>of</w:t>
      </w:r>
      <w:r w:rsidRPr="00561B4B">
        <w:rPr>
          <w:spacing w:val="-5"/>
        </w:rPr>
        <w:t xml:space="preserve"> </w:t>
      </w:r>
      <w:r>
        <w:t>the</w:t>
      </w:r>
      <w:r w:rsidRPr="00561B4B">
        <w:rPr>
          <w:spacing w:val="-4"/>
        </w:rPr>
        <w:t xml:space="preserve"> </w:t>
      </w:r>
      <w:r>
        <w:t>devices</w:t>
      </w:r>
      <w:r w:rsidRPr="00561B4B">
        <w:rPr>
          <w:spacing w:val="-6"/>
        </w:rPr>
        <w:t xml:space="preserve"> </w:t>
      </w:r>
      <w:r w:rsidRPr="00561B4B">
        <w:rPr>
          <w:spacing w:val="-2"/>
        </w:rPr>
        <w:t>described.</w:t>
      </w:r>
    </w:p>
    <w:p w14:paraId="51FC62C0" w14:textId="0B7D6093" w:rsidR="00292B73" w:rsidRDefault="00000000" w:rsidP="00A51388">
      <w:pPr>
        <w:pStyle w:val="ListParagraph"/>
        <w:numPr>
          <w:ilvl w:val="0"/>
          <w:numId w:val="4"/>
        </w:numPr>
        <w:tabs>
          <w:tab w:val="left" w:pos="1440"/>
        </w:tabs>
        <w:spacing w:after="240"/>
        <w:ind w:left="2880" w:hanging="720"/>
      </w:pPr>
      <w:proofErr w:type="spellStart"/>
      <w:r w:rsidRPr="00561B4B">
        <w:rPr>
          <w:strike/>
          <w:color w:val="C00000"/>
        </w:rPr>
        <w:t>a</w:t>
      </w:r>
      <w:r w:rsidR="00561B4B" w:rsidRPr="00561B4B">
        <w:rPr>
          <w:color w:val="C00000"/>
        </w:rPr>
        <w:t>A</w:t>
      </w:r>
      <w:r>
        <w:t>ny</w:t>
      </w:r>
      <w:proofErr w:type="spellEnd"/>
      <w:r>
        <w:t xml:space="preserve"> type of weapon (other than a shotgun or a shotgun shell which the Secretary finds is generally recognized as particularly suitable of sporting purposes) by whatever name known which</w:t>
      </w:r>
      <w:r w:rsidRPr="00561B4B">
        <w:rPr>
          <w:spacing w:val="-4"/>
        </w:rPr>
        <w:t xml:space="preserve"> </w:t>
      </w:r>
      <w:r>
        <w:t>will,</w:t>
      </w:r>
      <w:r w:rsidRPr="00561B4B">
        <w:rPr>
          <w:spacing w:val="-2"/>
        </w:rPr>
        <w:t xml:space="preserve"> </w:t>
      </w:r>
      <w:r>
        <w:t>or</w:t>
      </w:r>
      <w:r w:rsidRPr="00561B4B">
        <w:rPr>
          <w:spacing w:val="-4"/>
        </w:rPr>
        <w:t xml:space="preserve"> </w:t>
      </w:r>
      <w:r>
        <w:t>which</w:t>
      </w:r>
      <w:r w:rsidRPr="00561B4B">
        <w:rPr>
          <w:spacing w:val="-4"/>
        </w:rPr>
        <w:t xml:space="preserve"> </w:t>
      </w:r>
      <w:r>
        <w:t>may</w:t>
      </w:r>
      <w:r w:rsidRPr="00561B4B">
        <w:rPr>
          <w:spacing w:val="-3"/>
        </w:rPr>
        <w:t xml:space="preserve"> </w:t>
      </w:r>
      <w:r>
        <w:t>be</w:t>
      </w:r>
      <w:r w:rsidRPr="00561B4B">
        <w:rPr>
          <w:spacing w:val="-2"/>
        </w:rPr>
        <w:t xml:space="preserve"> </w:t>
      </w:r>
      <w:r>
        <w:t>readily</w:t>
      </w:r>
      <w:r w:rsidRPr="00561B4B">
        <w:rPr>
          <w:spacing w:val="-3"/>
        </w:rPr>
        <w:t xml:space="preserve"> </w:t>
      </w:r>
      <w:r>
        <w:t>converted</w:t>
      </w:r>
      <w:r w:rsidRPr="00561B4B">
        <w:rPr>
          <w:spacing w:val="-4"/>
        </w:rPr>
        <w:t xml:space="preserve"> </w:t>
      </w:r>
      <w:r>
        <w:t>to,</w:t>
      </w:r>
      <w:r w:rsidRPr="00561B4B">
        <w:rPr>
          <w:spacing w:val="-4"/>
        </w:rPr>
        <w:t xml:space="preserve"> </w:t>
      </w:r>
      <w:r>
        <w:t>expel</w:t>
      </w:r>
      <w:r w:rsidRPr="00561B4B">
        <w:rPr>
          <w:spacing w:val="-3"/>
        </w:rPr>
        <w:t xml:space="preserve"> </w:t>
      </w:r>
      <w:r>
        <w:t>a</w:t>
      </w:r>
      <w:r w:rsidRPr="00561B4B">
        <w:rPr>
          <w:spacing w:val="-4"/>
        </w:rPr>
        <w:t xml:space="preserve"> </w:t>
      </w:r>
      <w:r>
        <w:t>projectile</w:t>
      </w:r>
      <w:r w:rsidRPr="00561B4B">
        <w:rPr>
          <w:spacing w:val="-2"/>
        </w:rPr>
        <w:t xml:space="preserve"> </w:t>
      </w:r>
      <w:r>
        <w:t>by</w:t>
      </w:r>
      <w:r w:rsidRPr="00561B4B">
        <w:rPr>
          <w:spacing w:val="-3"/>
        </w:rPr>
        <w:t xml:space="preserve"> </w:t>
      </w:r>
      <w:r>
        <w:t>the</w:t>
      </w:r>
      <w:r w:rsidRPr="00561B4B">
        <w:rPr>
          <w:spacing w:val="-2"/>
        </w:rPr>
        <w:t xml:space="preserve"> </w:t>
      </w:r>
      <w:r>
        <w:t>action</w:t>
      </w:r>
      <w:r w:rsidRPr="00561B4B">
        <w:rPr>
          <w:spacing w:val="-4"/>
        </w:rPr>
        <w:t xml:space="preserve"> </w:t>
      </w:r>
      <w:r>
        <w:t>of an</w:t>
      </w:r>
      <w:r w:rsidRPr="00561B4B">
        <w:rPr>
          <w:spacing w:val="-5"/>
        </w:rPr>
        <w:t xml:space="preserve"> </w:t>
      </w:r>
      <w:r>
        <w:t>explosive</w:t>
      </w:r>
      <w:r w:rsidRPr="00561B4B">
        <w:rPr>
          <w:spacing w:val="-2"/>
        </w:rPr>
        <w:t xml:space="preserve"> </w:t>
      </w:r>
      <w:r>
        <w:t>or other</w:t>
      </w:r>
      <w:r w:rsidRPr="00561B4B">
        <w:rPr>
          <w:spacing w:val="-3"/>
        </w:rPr>
        <w:t xml:space="preserve"> </w:t>
      </w:r>
      <w:r>
        <w:t>propellant,</w:t>
      </w:r>
      <w:r w:rsidRPr="00561B4B">
        <w:rPr>
          <w:spacing w:val="-2"/>
        </w:rPr>
        <w:t xml:space="preserve"> </w:t>
      </w:r>
      <w:r>
        <w:t>and</w:t>
      </w:r>
      <w:r w:rsidRPr="00561B4B">
        <w:rPr>
          <w:spacing w:val="-3"/>
        </w:rPr>
        <w:t xml:space="preserve"> </w:t>
      </w:r>
      <w:r>
        <w:t>which</w:t>
      </w:r>
      <w:r w:rsidRPr="00561B4B">
        <w:rPr>
          <w:spacing w:val="-2"/>
        </w:rPr>
        <w:t xml:space="preserve"> </w:t>
      </w:r>
      <w:r>
        <w:t>has</w:t>
      </w:r>
      <w:r w:rsidRPr="00561B4B">
        <w:rPr>
          <w:spacing w:val="-2"/>
        </w:rPr>
        <w:t xml:space="preserve"> </w:t>
      </w:r>
      <w:r>
        <w:t>any</w:t>
      </w:r>
      <w:r w:rsidRPr="00561B4B">
        <w:rPr>
          <w:spacing w:val="-1"/>
        </w:rPr>
        <w:t xml:space="preserve"> </w:t>
      </w:r>
      <w:r>
        <w:t>barrel</w:t>
      </w:r>
      <w:r w:rsidRPr="00561B4B">
        <w:rPr>
          <w:spacing w:val="-2"/>
        </w:rPr>
        <w:t xml:space="preserve"> </w:t>
      </w:r>
      <w:r>
        <w:t>with</w:t>
      </w:r>
      <w:r w:rsidRPr="00561B4B">
        <w:rPr>
          <w:spacing w:val="-3"/>
        </w:rPr>
        <w:t xml:space="preserve"> </w:t>
      </w:r>
      <w:r>
        <w:t>a</w:t>
      </w:r>
      <w:r w:rsidRPr="00561B4B">
        <w:rPr>
          <w:spacing w:val="-2"/>
        </w:rPr>
        <w:t xml:space="preserve"> </w:t>
      </w:r>
      <w:r>
        <w:t>bore</w:t>
      </w:r>
      <w:r w:rsidRPr="00561B4B">
        <w:rPr>
          <w:spacing w:val="-2"/>
        </w:rPr>
        <w:t xml:space="preserve"> </w:t>
      </w:r>
      <w:r>
        <w:t>of</w:t>
      </w:r>
      <w:r w:rsidRPr="00561B4B">
        <w:rPr>
          <w:spacing w:val="-3"/>
        </w:rPr>
        <w:t xml:space="preserve"> </w:t>
      </w:r>
      <w:r>
        <w:t>more</w:t>
      </w:r>
      <w:r w:rsidRPr="00561B4B">
        <w:rPr>
          <w:spacing w:val="-3"/>
        </w:rPr>
        <w:t xml:space="preserve"> </w:t>
      </w:r>
      <w:r>
        <w:t>than</w:t>
      </w:r>
      <w:r w:rsidRPr="00561B4B">
        <w:rPr>
          <w:spacing w:val="-4"/>
        </w:rPr>
        <w:t xml:space="preserve"> </w:t>
      </w:r>
      <w:r>
        <w:t>one-half</w:t>
      </w:r>
      <w:r w:rsidRPr="00561B4B">
        <w:rPr>
          <w:spacing w:val="-2"/>
        </w:rPr>
        <w:t xml:space="preserve"> </w:t>
      </w:r>
      <w:r w:rsidR="00BA334B" w:rsidRPr="00BA334B">
        <w:rPr>
          <w:color w:val="C00000"/>
          <w:spacing w:val="-2"/>
        </w:rPr>
        <w:lastRenderedPageBreak/>
        <w:t xml:space="preserve">(1/2) </w:t>
      </w:r>
      <w:r>
        <w:t>inch</w:t>
      </w:r>
      <w:r w:rsidRPr="00561B4B">
        <w:rPr>
          <w:spacing w:val="-2"/>
        </w:rPr>
        <w:t xml:space="preserve"> </w:t>
      </w:r>
      <w:r>
        <w:t>in</w:t>
      </w:r>
      <w:r w:rsidRPr="00561B4B">
        <w:rPr>
          <w:spacing w:val="-3"/>
        </w:rPr>
        <w:t xml:space="preserve"> </w:t>
      </w:r>
      <w:r>
        <w:t>diameter;</w:t>
      </w:r>
      <w:r w:rsidRPr="00561B4B">
        <w:rPr>
          <w:spacing w:val="-3"/>
        </w:rPr>
        <w:t xml:space="preserve"> </w:t>
      </w:r>
      <w:r>
        <w:t>and</w:t>
      </w:r>
    </w:p>
    <w:p w14:paraId="4D9A9F52" w14:textId="1EF9820A" w:rsidR="00BA334B" w:rsidRDefault="00BA334B" w:rsidP="00A51388">
      <w:pPr>
        <w:pStyle w:val="ListParagraph"/>
        <w:numPr>
          <w:ilvl w:val="0"/>
          <w:numId w:val="4"/>
        </w:numPr>
        <w:tabs>
          <w:tab w:val="left" w:pos="1440"/>
        </w:tabs>
        <w:spacing w:after="240"/>
        <w:ind w:left="2880" w:hanging="720"/>
      </w:pPr>
      <w:proofErr w:type="spellStart"/>
      <w:proofErr w:type="gramStart"/>
      <w:r w:rsidRPr="00BA334B">
        <w:rPr>
          <w:strike/>
          <w:color w:val="C00000"/>
        </w:rPr>
        <w:t>a</w:t>
      </w:r>
      <w:r w:rsidRPr="00BA334B">
        <w:rPr>
          <w:color w:val="C00000"/>
        </w:rPr>
        <w:t>A</w:t>
      </w:r>
      <w:r>
        <w:t>ny</w:t>
      </w:r>
      <w:proofErr w:type="spellEnd"/>
      <w:proofErr w:type="gramEnd"/>
      <w:r>
        <w:t xml:space="preserve"> combination of parts either designed or intended for use in converting any device into a destructive</w:t>
      </w:r>
      <w:r w:rsidRPr="00BA334B">
        <w:rPr>
          <w:spacing w:val="-5"/>
        </w:rPr>
        <w:t xml:space="preserve"> </w:t>
      </w:r>
      <w:r>
        <w:t>device</w:t>
      </w:r>
      <w:r w:rsidRPr="00BA334B">
        <w:rPr>
          <w:spacing w:val="-3"/>
        </w:rPr>
        <w:t xml:space="preserve"> </w:t>
      </w:r>
      <w:r>
        <w:t>described</w:t>
      </w:r>
      <w:r w:rsidRPr="00BA334B">
        <w:rPr>
          <w:spacing w:val="-5"/>
        </w:rPr>
        <w:t xml:space="preserve"> </w:t>
      </w:r>
      <w:r>
        <w:t>in</w:t>
      </w:r>
      <w:r w:rsidRPr="00BA334B">
        <w:rPr>
          <w:spacing w:val="-3"/>
        </w:rPr>
        <w:t xml:space="preserve"> </w:t>
      </w:r>
      <w:r>
        <w:t>subparagraph</w:t>
      </w:r>
      <w:r w:rsidRPr="00BA334B">
        <w:rPr>
          <w:spacing w:val="-5"/>
        </w:rPr>
        <w:t xml:space="preserve"> </w:t>
      </w:r>
      <w:r>
        <w:t>(a)</w:t>
      </w:r>
      <w:r w:rsidRPr="00BA334B">
        <w:rPr>
          <w:spacing w:val="-4"/>
        </w:rPr>
        <w:t xml:space="preserve"> </w:t>
      </w:r>
      <w:r>
        <w:t>or</w:t>
      </w:r>
      <w:r w:rsidRPr="00BA334B">
        <w:rPr>
          <w:spacing w:val="-5"/>
        </w:rPr>
        <w:t xml:space="preserve"> </w:t>
      </w:r>
      <w:r>
        <w:t>(b)</w:t>
      </w:r>
      <w:r w:rsidRPr="00BA334B">
        <w:rPr>
          <w:spacing w:val="-2"/>
        </w:rPr>
        <w:t xml:space="preserve"> </w:t>
      </w:r>
      <w:r>
        <w:t>and</w:t>
      </w:r>
      <w:r w:rsidRPr="00BA334B">
        <w:rPr>
          <w:spacing w:val="-3"/>
        </w:rPr>
        <w:t xml:space="preserve"> </w:t>
      </w:r>
      <w:r>
        <w:t>from</w:t>
      </w:r>
      <w:r w:rsidRPr="00BA334B">
        <w:rPr>
          <w:spacing w:val="-5"/>
        </w:rPr>
        <w:t xml:space="preserve"> </w:t>
      </w:r>
      <w:r>
        <w:t>which</w:t>
      </w:r>
      <w:r w:rsidRPr="00BA334B">
        <w:rPr>
          <w:spacing w:val="-3"/>
        </w:rPr>
        <w:t xml:space="preserve"> </w:t>
      </w:r>
      <w:r>
        <w:t>a</w:t>
      </w:r>
      <w:r w:rsidRPr="00BA334B">
        <w:rPr>
          <w:spacing w:val="-5"/>
        </w:rPr>
        <w:t xml:space="preserve"> </w:t>
      </w:r>
      <w:r>
        <w:t>destructive</w:t>
      </w:r>
      <w:r w:rsidRPr="00BA334B">
        <w:rPr>
          <w:spacing w:val="-5"/>
        </w:rPr>
        <w:t xml:space="preserve"> </w:t>
      </w:r>
      <w:r>
        <w:t>device</w:t>
      </w:r>
      <w:r w:rsidRPr="00BA334B">
        <w:rPr>
          <w:spacing w:val="-3"/>
        </w:rPr>
        <w:t xml:space="preserve"> </w:t>
      </w:r>
      <w:r>
        <w:t>may be readily assembled.</w:t>
      </w:r>
    </w:p>
    <w:p w14:paraId="735FF116" w14:textId="51C7CADE" w:rsidR="00292B73" w:rsidRDefault="00BA334B" w:rsidP="00A51388">
      <w:pPr>
        <w:tabs>
          <w:tab w:val="left" w:pos="1440"/>
        </w:tabs>
        <w:spacing w:after="240"/>
        <w:ind w:left="1440"/>
      </w:pPr>
      <w:r>
        <w:t xml:space="preserve">The term </w:t>
      </w:r>
      <w:r w:rsidRPr="00BA334B">
        <w:rPr>
          <w:b/>
        </w:rPr>
        <w:t xml:space="preserve">destructive device </w:t>
      </w:r>
      <w:r>
        <w:t>shall not include any device which is neither designed nor redesigned for use</w:t>
      </w:r>
      <w:r w:rsidRPr="00BA334B">
        <w:rPr>
          <w:spacing w:val="-1"/>
        </w:rPr>
        <w:t xml:space="preserve"> </w:t>
      </w:r>
      <w:r>
        <w:t>as a</w:t>
      </w:r>
      <w:r w:rsidRPr="00BA334B">
        <w:rPr>
          <w:spacing w:val="-2"/>
        </w:rPr>
        <w:t xml:space="preserve"> </w:t>
      </w:r>
      <w:r>
        <w:t>weapon; any device,</w:t>
      </w:r>
      <w:r w:rsidRPr="00BA334B">
        <w:rPr>
          <w:spacing w:val="-1"/>
        </w:rPr>
        <w:t xml:space="preserve"> </w:t>
      </w:r>
      <w:r>
        <w:t>although originally designed for use as a</w:t>
      </w:r>
      <w:r w:rsidRPr="00BA334B">
        <w:rPr>
          <w:spacing w:val="-2"/>
        </w:rPr>
        <w:t xml:space="preserve"> </w:t>
      </w:r>
      <w:r>
        <w:t>weapon, which is redesigned</w:t>
      </w:r>
      <w:r w:rsidRPr="00BA334B">
        <w:rPr>
          <w:spacing w:val="-2"/>
        </w:rPr>
        <w:t xml:space="preserve"> </w:t>
      </w:r>
      <w:r>
        <w:t>for use</w:t>
      </w:r>
      <w:r w:rsidRPr="00BA334B">
        <w:rPr>
          <w:spacing w:val="-5"/>
        </w:rPr>
        <w:t xml:space="preserve"> </w:t>
      </w:r>
      <w:r>
        <w:t>as</w:t>
      </w:r>
      <w:r w:rsidRPr="00BA334B">
        <w:rPr>
          <w:spacing w:val="-4"/>
        </w:rPr>
        <w:t xml:space="preserve"> </w:t>
      </w:r>
      <w:r>
        <w:t>a</w:t>
      </w:r>
      <w:r w:rsidRPr="00BA334B">
        <w:rPr>
          <w:spacing w:val="-5"/>
        </w:rPr>
        <w:t xml:space="preserve"> </w:t>
      </w:r>
      <w:r>
        <w:t>signaling,</w:t>
      </w:r>
      <w:r w:rsidRPr="00BA334B">
        <w:rPr>
          <w:spacing w:val="-3"/>
        </w:rPr>
        <w:t xml:space="preserve"> </w:t>
      </w:r>
      <w:r>
        <w:t>pyrotechnic,</w:t>
      </w:r>
      <w:r w:rsidRPr="00BA334B">
        <w:rPr>
          <w:spacing w:val="-3"/>
        </w:rPr>
        <w:t xml:space="preserve"> </w:t>
      </w:r>
      <w:r>
        <w:t>line</w:t>
      </w:r>
      <w:r w:rsidRPr="00BA334B">
        <w:rPr>
          <w:spacing w:val="-5"/>
        </w:rPr>
        <w:t xml:space="preserve"> </w:t>
      </w:r>
      <w:r>
        <w:t>throwing,</w:t>
      </w:r>
      <w:r w:rsidRPr="00BA334B">
        <w:rPr>
          <w:spacing w:val="-5"/>
        </w:rPr>
        <w:t xml:space="preserve"> </w:t>
      </w:r>
      <w:r>
        <w:t>safety,</w:t>
      </w:r>
      <w:r w:rsidRPr="00BA334B">
        <w:rPr>
          <w:spacing w:val="-3"/>
        </w:rPr>
        <w:t xml:space="preserve"> </w:t>
      </w:r>
      <w:r>
        <w:t>or</w:t>
      </w:r>
      <w:r w:rsidRPr="00BA334B">
        <w:rPr>
          <w:spacing w:val="-5"/>
        </w:rPr>
        <w:t xml:space="preserve"> </w:t>
      </w:r>
      <w:r>
        <w:t>similar</w:t>
      </w:r>
      <w:r w:rsidRPr="00BA334B">
        <w:rPr>
          <w:spacing w:val="-2"/>
        </w:rPr>
        <w:t xml:space="preserve"> </w:t>
      </w:r>
      <w:r>
        <w:t>device;</w:t>
      </w:r>
      <w:r w:rsidRPr="00BA334B">
        <w:rPr>
          <w:spacing w:val="-5"/>
        </w:rPr>
        <w:t xml:space="preserve"> </w:t>
      </w:r>
      <w:r>
        <w:t>surplus</w:t>
      </w:r>
      <w:r w:rsidRPr="00BA334B">
        <w:rPr>
          <w:spacing w:val="-2"/>
        </w:rPr>
        <w:t xml:space="preserve"> </w:t>
      </w:r>
      <w:r>
        <w:t>ordnance</w:t>
      </w:r>
      <w:r w:rsidRPr="00BA334B">
        <w:rPr>
          <w:spacing w:val="-3"/>
        </w:rPr>
        <w:t xml:space="preserve"> </w:t>
      </w:r>
      <w:r>
        <w:t>sold,</w:t>
      </w:r>
      <w:r w:rsidRPr="00BA334B">
        <w:rPr>
          <w:spacing w:val="-5"/>
        </w:rPr>
        <w:t xml:space="preserve"> </w:t>
      </w:r>
      <w:r>
        <w:t>loaned,</w:t>
      </w:r>
      <w:r w:rsidRPr="00BA334B">
        <w:rPr>
          <w:spacing w:val="-3"/>
        </w:rPr>
        <w:t xml:space="preserve"> </w:t>
      </w:r>
      <w:r>
        <w:t>or given by the Secretary of the Army; or any other device which the Secretary of the Treasury finds is not likely to be used as a weapon, or is an antique.</w:t>
      </w:r>
    </w:p>
    <w:p w14:paraId="762813A2" w14:textId="77777777" w:rsidR="00BA334B" w:rsidRDefault="00000000" w:rsidP="00BA334B">
      <w:pPr>
        <w:spacing w:after="240"/>
        <w:ind w:left="1440"/>
      </w:pPr>
      <w:r>
        <w:t>The</w:t>
      </w:r>
      <w:r>
        <w:rPr>
          <w:spacing w:val="-8"/>
        </w:rPr>
        <w:t xml:space="preserve"> </w:t>
      </w:r>
      <w:r>
        <w:t>term</w:t>
      </w:r>
      <w:r>
        <w:rPr>
          <w:spacing w:val="-4"/>
        </w:rPr>
        <w:t xml:space="preserve"> </w:t>
      </w:r>
      <w:r w:rsidRPr="00BA334B">
        <w:rPr>
          <w:b/>
          <w:bCs/>
        </w:rPr>
        <w:t>antique</w:t>
      </w:r>
      <w:r w:rsidRPr="00BA334B">
        <w:rPr>
          <w:b/>
          <w:bCs/>
          <w:spacing w:val="-7"/>
        </w:rPr>
        <w:t xml:space="preserve"> </w:t>
      </w:r>
      <w:r w:rsidRPr="00BA334B">
        <w:rPr>
          <w:b/>
          <w:bCs/>
        </w:rPr>
        <w:t>firearm</w:t>
      </w:r>
      <w:r>
        <w:rPr>
          <w:spacing w:val="-3"/>
        </w:rPr>
        <w:t xml:space="preserve"> </w:t>
      </w:r>
      <w:r>
        <w:rPr>
          <w:spacing w:val="-2"/>
        </w:rPr>
        <w:t>means:</w:t>
      </w:r>
    </w:p>
    <w:p w14:paraId="7EAAE1A8" w14:textId="0FEC2F43" w:rsidR="00292B73" w:rsidRDefault="00BA334B" w:rsidP="00BA334B">
      <w:pPr>
        <w:pStyle w:val="ListParagraph"/>
        <w:numPr>
          <w:ilvl w:val="0"/>
          <w:numId w:val="6"/>
        </w:numPr>
        <w:spacing w:after="240"/>
        <w:ind w:left="2880" w:hanging="720"/>
      </w:pPr>
      <w:proofErr w:type="spellStart"/>
      <w:proofErr w:type="gramStart"/>
      <w:r w:rsidRPr="00BA334B">
        <w:rPr>
          <w:strike/>
          <w:color w:val="C00000"/>
        </w:rPr>
        <w:t>a</w:t>
      </w:r>
      <w:r w:rsidRPr="00BA334B">
        <w:rPr>
          <w:color w:val="C00000"/>
        </w:rPr>
        <w:t>A</w:t>
      </w:r>
      <w:r>
        <w:t>ny</w:t>
      </w:r>
      <w:proofErr w:type="spellEnd"/>
      <w:proofErr w:type="gramEnd"/>
      <w:r>
        <w:t xml:space="preserve"> firearm</w:t>
      </w:r>
      <w:r w:rsidRPr="00BA334B">
        <w:rPr>
          <w:spacing w:val="-4"/>
        </w:rPr>
        <w:t xml:space="preserve"> </w:t>
      </w:r>
      <w:r>
        <w:t>(including</w:t>
      </w:r>
      <w:r w:rsidRPr="00BA334B">
        <w:rPr>
          <w:spacing w:val="-4"/>
        </w:rPr>
        <w:t xml:space="preserve"> </w:t>
      </w:r>
      <w:r>
        <w:t>any</w:t>
      </w:r>
      <w:r w:rsidRPr="00BA334B">
        <w:rPr>
          <w:spacing w:val="-3"/>
        </w:rPr>
        <w:t xml:space="preserve"> </w:t>
      </w:r>
      <w:r>
        <w:t>firearm</w:t>
      </w:r>
      <w:r w:rsidRPr="00BA334B">
        <w:rPr>
          <w:spacing w:val="-4"/>
        </w:rPr>
        <w:t xml:space="preserve"> </w:t>
      </w:r>
      <w:r>
        <w:t>with</w:t>
      </w:r>
      <w:r w:rsidRPr="00BA334B">
        <w:rPr>
          <w:spacing w:val="-5"/>
        </w:rPr>
        <w:t xml:space="preserve"> </w:t>
      </w:r>
      <w:r>
        <w:t>a</w:t>
      </w:r>
      <w:r w:rsidRPr="00BA334B">
        <w:rPr>
          <w:spacing w:val="-2"/>
        </w:rPr>
        <w:t xml:space="preserve"> </w:t>
      </w:r>
      <w:r>
        <w:t>matchlock,</w:t>
      </w:r>
      <w:r w:rsidRPr="00BA334B">
        <w:rPr>
          <w:spacing w:val="-4"/>
        </w:rPr>
        <w:t xml:space="preserve"> </w:t>
      </w:r>
      <w:r>
        <w:t>flintlock,</w:t>
      </w:r>
      <w:r w:rsidRPr="00BA334B">
        <w:rPr>
          <w:spacing w:val="-4"/>
        </w:rPr>
        <w:t xml:space="preserve"> </w:t>
      </w:r>
      <w:r>
        <w:t>percussion</w:t>
      </w:r>
      <w:r w:rsidRPr="00BA334B">
        <w:rPr>
          <w:spacing w:val="-4"/>
        </w:rPr>
        <w:t xml:space="preserve"> </w:t>
      </w:r>
      <w:r>
        <w:t>cap,</w:t>
      </w:r>
      <w:r w:rsidRPr="00BA334B">
        <w:rPr>
          <w:spacing w:val="-2"/>
        </w:rPr>
        <w:t xml:space="preserve"> </w:t>
      </w:r>
      <w:r>
        <w:t>or</w:t>
      </w:r>
      <w:r w:rsidRPr="00BA334B">
        <w:rPr>
          <w:spacing w:val="-4"/>
        </w:rPr>
        <w:t xml:space="preserve"> </w:t>
      </w:r>
      <w:r>
        <w:t>similar</w:t>
      </w:r>
      <w:r w:rsidRPr="00BA334B">
        <w:rPr>
          <w:spacing w:val="-4"/>
        </w:rPr>
        <w:t xml:space="preserve"> </w:t>
      </w:r>
      <w:r>
        <w:t>type</w:t>
      </w:r>
      <w:r w:rsidRPr="00BA334B">
        <w:rPr>
          <w:spacing w:val="-3"/>
        </w:rPr>
        <w:t xml:space="preserve"> </w:t>
      </w:r>
      <w:r>
        <w:t>of ignition system) manufactured in or before 1898;</w:t>
      </w:r>
    </w:p>
    <w:p w14:paraId="1F2BC310" w14:textId="5D987C88" w:rsidR="00292B73" w:rsidRDefault="00BA334B" w:rsidP="00BA334B">
      <w:pPr>
        <w:pStyle w:val="ListParagraph"/>
        <w:numPr>
          <w:ilvl w:val="0"/>
          <w:numId w:val="6"/>
        </w:numPr>
        <w:spacing w:after="240"/>
        <w:ind w:left="2880" w:hanging="720"/>
      </w:pPr>
      <w:proofErr w:type="spellStart"/>
      <w:proofErr w:type="gramStart"/>
      <w:r w:rsidRPr="00BA334B">
        <w:rPr>
          <w:strike/>
          <w:color w:val="C00000"/>
        </w:rPr>
        <w:t>a</w:t>
      </w:r>
      <w:r w:rsidRPr="00BA334B">
        <w:rPr>
          <w:color w:val="C00000"/>
        </w:rPr>
        <w:t>A</w:t>
      </w:r>
      <w:r>
        <w:t>ny</w:t>
      </w:r>
      <w:proofErr w:type="spellEnd"/>
      <w:proofErr w:type="gramEnd"/>
      <w:r>
        <w:t xml:space="preserve"> replica</w:t>
      </w:r>
      <w:r w:rsidRPr="00BA334B">
        <w:rPr>
          <w:spacing w:val="-6"/>
        </w:rPr>
        <w:t xml:space="preserve"> </w:t>
      </w:r>
      <w:r>
        <w:t>of</w:t>
      </w:r>
      <w:r w:rsidRPr="00BA334B">
        <w:rPr>
          <w:spacing w:val="-6"/>
        </w:rPr>
        <w:t xml:space="preserve"> </w:t>
      </w:r>
      <w:r>
        <w:t>any</w:t>
      </w:r>
      <w:r w:rsidRPr="00BA334B">
        <w:rPr>
          <w:spacing w:val="-6"/>
        </w:rPr>
        <w:t xml:space="preserve"> </w:t>
      </w:r>
      <w:r>
        <w:t>firearm</w:t>
      </w:r>
      <w:r w:rsidRPr="00BA334B">
        <w:rPr>
          <w:spacing w:val="-7"/>
        </w:rPr>
        <w:t xml:space="preserve"> </w:t>
      </w:r>
      <w:r>
        <w:t>described</w:t>
      </w:r>
      <w:r w:rsidRPr="00BA334B">
        <w:rPr>
          <w:spacing w:val="-5"/>
        </w:rPr>
        <w:t xml:space="preserve"> </w:t>
      </w:r>
      <w:r>
        <w:t>in</w:t>
      </w:r>
      <w:r w:rsidRPr="00BA334B">
        <w:rPr>
          <w:spacing w:val="-7"/>
        </w:rPr>
        <w:t xml:space="preserve"> </w:t>
      </w:r>
      <w:r>
        <w:t>subparagraph</w:t>
      </w:r>
      <w:r w:rsidRPr="00BA334B">
        <w:rPr>
          <w:spacing w:val="-7"/>
        </w:rPr>
        <w:t xml:space="preserve"> </w:t>
      </w:r>
      <w:r>
        <w:t>(a)</w:t>
      </w:r>
      <w:r w:rsidRPr="00BA334B">
        <w:rPr>
          <w:spacing w:val="-6"/>
        </w:rPr>
        <w:t xml:space="preserve"> </w:t>
      </w:r>
      <w:r>
        <w:t>if</w:t>
      </w:r>
      <w:r w:rsidRPr="00BA334B">
        <w:rPr>
          <w:spacing w:val="-7"/>
        </w:rPr>
        <w:t xml:space="preserve"> </w:t>
      </w:r>
      <w:r>
        <w:t>such</w:t>
      </w:r>
      <w:r w:rsidRPr="00BA334B">
        <w:rPr>
          <w:spacing w:val="-7"/>
        </w:rPr>
        <w:t xml:space="preserve"> </w:t>
      </w:r>
      <w:r w:rsidRPr="00BA334B">
        <w:rPr>
          <w:spacing w:val="-2"/>
        </w:rPr>
        <w:t>replica:</w:t>
      </w:r>
      <w:r>
        <w:rPr>
          <w:spacing w:val="-2"/>
        </w:rPr>
        <w:tab/>
      </w:r>
    </w:p>
    <w:p w14:paraId="736C0F3E" w14:textId="2041A56D" w:rsidR="00292B73" w:rsidRDefault="00000000" w:rsidP="00561B4B">
      <w:pPr>
        <w:pStyle w:val="ListParagraph"/>
        <w:numPr>
          <w:ilvl w:val="0"/>
          <w:numId w:val="8"/>
        </w:numPr>
        <w:spacing w:after="240"/>
        <w:ind w:left="3600" w:hanging="720"/>
      </w:pPr>
      <w:proofErr w:type="spellStart"/>
      <w:r w:rsidRPr="00A51388">
        <w:rPr>
          <w:strike/>
          <w:color w:val="C00000"/>
        </w:rPr>
        <w:t>i</w:t>
      </w:r>
      <w:r w:rsidR="00A51388" w:rsidRPr="00A51388">
        <w:rPr>
          <w:color w:val="C00000"/>
        </w:rPr>
        <w:t>I</w:t>
      </w:r>
      <w:r>
        <w:t>s</w:t>
      </w:r>
      <w:proofErr w:type="spellEnd"/>
      <w:r w:rsidRPr="00BA334B">
        <w:rPr>
          <w:spacing w:val="-5"/>
        </w:rPr>
        <w:t xml:space="preserve"> </w:t>
      </w:r>
      <w:r>
        <w:t>not</w:t>
      </w:r>
      <w:r w:rsidRPr="00BA334B">
        <w:rPr>
          <w:spacing w:val="-4"/>
        </w:rPr>
        <w:t xml:space="preserve"> </w:t>
      </w:r>
      <w:r>
        <w:t>designed</w:t>
      </w:r>
      <w:r w:rsidRPr="00BA334B">
        <w:rPr>
          <w:spacing w:val="-5"/>
        </w:rPr>
        <w:t xml:space="preserve"> </w:t>
      </w:r>
      <w:r>
        <w:t>or</w:t>
      </w:r>
      <w:r w:rsidRPr="00BA334B">
        <w:rPr>
          <w:spacing w:val="-5"/>
        </w:rPr>
        <w:t xml:space="preserve"> </w:t>
      </w:r>
      <w:r>
        <w:t>redesigned</w:t>
      </w:r>
      <w:r w:rsidRPr="00BA334B">
        <w:rPr>
          <w:spacing w:val="-6"/>
        </w:rPr>
        <w:t xml:space="preserve"> </w:t>
      </w:r>
      <w:r>
        <w:t>for</w:t>
      </w:r>
      <w:r w:rsidRPr="00BA334B">
        <w:rPr>
          <w:spacing w:val="-3"/>
        </w:rPr>
        <w:t xml:space="preserve"> </w:t>
      </w:r>
      <w:r>
        <w:t>using</w:t>
      </w:r>
      <w:r w:rsidRPr="00BA334B">
        <w:rPr>
          <w:spacing w:val="-4"/>
        </w:rPr>
        <w:t xml:space="preserve"> </w:t>
      </w:r>
      <w:r>
        <w:t>rimfire</w:t>
      </w:r>
      <w:r w:rsidRPr="00BA334B">
        <w:rPr>
          <w:spacing w:val="-4"/>
        </w:rPr>
        <w:t xml:space="preserve"> </w:t>
      </w:r>
      <w:r>
        <w:t>or</w:t>
      </w:r>
      <w:r w:rsidRPr="00BA334B">
        <w:rPr>
          <w:spacing w:val="-5"/>
        </w:rPr>
        <w:t xml:space="preserve"> </w:t>
      </w:r>
      <w:r>
        <w:t>conventional</w:t>
      </w:r>
      <w:r w:rsidRPr="00BA334B">
        <w:rPr>
          <w:spacing w:val="-6"/>
        </w:rPr>
        <w:t xml:space="preserve"> </w:t>
      </w:r>
      <w:r>
        <w:t>centerfire</w:t>
      </w:r>
      <w:r w:rsidRPr="00BA334B">
        <w:rPr>
          <w:spacing w:val="-4"/>
        </w:rPr>
        <w:t xml:space="preserve"> </w:t>
      </w:r>
      <w:r>
        <w:t>fixed ammunition; or</w:t>
      </w:r>
    </w:p>
    <w:p w14:paraId="54E40B76" w14:textId="360FC65C" w:rsidR="00292B73" w:rsidRDefault="00BA334B" w:rsidP="00A51388">
      <w:pPr>
        <w:spacing w:after="240"/>
        <w:ind w:left="3600" w:hanging="720"/>
      </w:pPr>
      <w:r>
        <w:t>2)</w:t>
      </w:r>
      <w:r>
        <w:tab/>
      </w:r>
      <w:proofErr w:type="spellStart"/>
      <w:r w:rsidRPr="00A51388">
        <w:rPr>
          <w:strike/>
          <w:color w:val="C00000"/>
        </w:rPr>
        <w:t>u</w:t>
      </w:r>
      <w:r w:rsidR="00A51388" w:rsidRPr="00A51388">
        <w:rPr>
          <w:color w:val="C00000"/>
        </w:rPr>
        <w:t>U</w:t>
      </w:r>
      <w:r>
        <w:t>ses</w:t>
      </w:r>
      <w:proofErr w:type="spellEnd"/>
      <w:r>
        <w:rPr>
          <w:spacing w:val="-4"/>
        </w:rPr>
        <w:t xml:space="preserve"> </w:t>
      </w:r>
      <w:r>
        <w:t>rimfire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conventional</w:t>
      </w:r>
      <w:r>
        <w:rPr>
          <w:spacing w:val="-4"/>
        </w:rPr>
        <w:t xml:space="preserve"> </w:t>
      </w:r>
      <w:r>
        <w:t>centerfire</w:t>
      </w:r>
      <w:r>
        <w:rPr>
          <w:spacing w:val="-5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ammunition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longer</w:t>
      </w:r>
      <w:r>
        <w:rPr>
          <w:spacing w:val="-5"/>
        </w:rPr>
        <w:t xml:space="preserve"> </w:t>
      </w:r>
      <w:r>
        <w:t xml:space="preserve">manufactured in the United </w:t>
      </w:r>
      <w:proofErr w:type="gramStart"/>
      <w:r>
        <w:t>States</w:t>
      </w:r>
      <w:proofErr w:type="gramEnd"/>
      <w:r>
        <w:t xml:space="preserve"> and which is not readily available in the ordinary channels of commercial trade; or</w:t>
      </w:r>
    </w:p>
    <w:p w14:paraId="4B988755" w14:textId="70B9AAF0" w:rsidR="00292B73" w:rsidRDefault="00A51388" w:rsidP="00A51388">
      <w:pPr>
        <w:pStyle w:val="ListParagraph"/>
        <w:numPr>
          <w:ilvl w:val="0"/>
          <w:numId w:val="6"/>
        </w:numPr>
        <w:spacing w:after="240"/>
        <w:ind w:left="2880" w:hanging="720"/>
      </w:pPr>
      <w:proofErr w:type="spellStart"/>
      <w:proofErr w:type="gramStart"/>
      <w:r w:rsidRPr="00BA334B">
        <w:rPr>
          <w:strike/>
          <w:color w:val="C00000"/>
        </w:rPr>
        <w:t>a</w:t>
      </w:r>
      <w:r w:rsidRPr="00BA334B">
        <w:rPr>
          <w:color w:val="C00000"/>
        </w:rPr>
        <w:t>A</w:t>
      </w:r>
      <w:r>
        <w:t>ny</w:t>
      </w:r>
      <w:proofErr w:type="spellEnd"/>
      <w:proofErr w:type="gramEnd"/>
      <w:r>
        <w:t xml:space="preserve"> muzzle</w:t>
      </w:r>
      <w:r w:rsidRPr="00A51388">
        <w:rPr>
          <w:spacing w:val="-3"/>
        </w:rPr>
        <w:t xml:space="preserve"> </w:t>
      </w:r>
      <w:r>
        <w:t>loading</w:t>
      </w:r>
      <w:r w:rsidRPr="00A51388">
        <w:rPr>
          <w:spacing w:val="-1"/>
        </w:rPr>
        <w:t xml:space="preserve"> </w:t>
      </w:r>
      <w:r>
        <w:t>rifle,</w:t>
      </w:r>
      <w:r w:rsidRPr="00A51388">
        <w:rPr>
          <w:spacing w:val="-1"/>
        </w:rPr>
        <w:t xml:space="preserve"> </w:t>
      </w:r>
      <w:r>
        <w:t>muzzle</w:t>
      </w:r>
      <w:r w:rsidRPr="00A51388">
        <w:rPr>
          <w:spacing w:val="-3"/>
        </w:rPr>
        <w:t xml:space="preserve"> </w:t>
      </w:r>
      <w:r>
        <w:t>loading</w:t>
      </w:r>
      <w:r w:rsidRPr="00A51388">
        <w:rPr>
          <w:spacing w:val="-1"/>
        </w:rPr>
        <w:t xml:space="preserve"> </w:t>
      </w:r>
      <w:r>
        <w:t>shotgun,</w:t>
      </w:r>
      <w:r w:rsidRPr="00A51388">
        <w:rPr>
          <w:spacing w:val="-1"/>
        </w:rPr>
        <w:t xml:space="preserve"> </w:t>
      </w:r>
      <w:r>
        <w:t>or</w:t>
      </w:r>
      <w:r w:rsidRPr="00A51388">
        <w:rPr>
          <w:spacing w:val="-3"/>
        </w:rPr>
        <w:t xml:space="preserve"> </w:t>
      </w:r>
      <w:r>
        <w:t>muzzle</w:t>
      </w:r>
      <w:r w:rsidRPr="00A51388">
        <w:rPr>
          <w:spacing w:val="-3"/>
        </w:rPr>
        <w:t xml:space="preserve"> </w:t>
      </w:r>
      <w:r>
        <w:t>loading</w:t>
      </w:r>
      <w:r w:rsidRPr="00A51388">
        <w:rPr>
          <w:spacing w:val="-1"/>
        </w:rPr>
        <w:t xml:space="preserve"> </w:t>
      </w:r>
      <w:r>
        <w:t>pistol,</w:t>
      </w:r>
      <w:r w:rsidRPr="00A51388">
        <w:rPr>
          <w:spacing w:val="-1"/>
        </w:rPr>
        <w:t xml:space="preserve"> </w:t>
      </w:r>
      <w:r>
        <w:t>which</w:t>
      </w:r>
      <w:r w:rsidRPr="00A51388">
        <w:rPr>
          <w:spacing w:val="-3"/>
        </w:rPr>
        <w:t xml:space="preserve"> </w:t>
      </w:r>
      <w:r>
        <w:t>is</w:t>
      </w:r>
      <w:r w:rsidRPr="00A51388">
        <w:rPr>
          <w:spacing w:val="-2"/>
        </w:rPr>
        <w:t xml:space="preserve"> </w:t>
      </w:r>
      <w:r>
        <w:t>designed</w:t>
      </w:r>
      <w:r w:rsidRPr="00A51388">
        <w:rPr>
          <w:spacing w:val="-4"/>
        </w:rPr>
        <w:t xml:space="preserve"> </w:t>
      </w:r>
      <w:r>
        <w:t xml:space="preserve">to use black powder, or a black powder substitute, and which cannot use fixed ammunition. For purposes of this subparagraph, the term </w:t>
      </w:r>
      <w:r w:rsidRPr="00A51388">
        <w:rPr>
          <w:b/>
        </w:rPr>
        <w:t xml:space="preserve">antique firearm </w:t>
      </w:r>
      <w:r>
        <w:t>shall not include any weapon which incorporates a firearm frame or receiver, any firearm which is converted into a muzzle loading weapon,</w:t>
      </w:r>
      <w:r w:rsidRPr="00A51388">
        <w:rPr>
          <w:spacing w:val="-3"/>
        </w:rPr>
        <w:t xml:space="preserve"> </w:t>
      </w:r>
      <w:r>
        <w:t>or</w:t>
      </w:r>
      <w:r w:rsidRPr="00A51388">
        <w:rPr>
          <w:spacing w:val="-5"/>
        </w:rPr>
        <w:t xml:space="preserve"> </w:t>
      </w:r>
      <w:r>
        <w:t>any</w:t>
      </w:r>
      <w:r w:rsidRPr="00A51388">
        <w:rPr>
          <w:spacing w:val="-4"/>
        </w:rPr>
        <w:t xml:space="preserve"> </w:t>
      </w:r>
      <w:r>
        <w:t>muzzle</w:t>
      </w:r>
      <w:r w:rsidRPr="00A51388">
        <w:rPr>
          <w:spacing w:val="-3"/>
        </w:rPr>
        <w:t xml:space="preserve"> </w:t>
      </w:r>
      <w:r>
        <w:t>loading</w:t>
      </w:r>
      <w:r w:rsidRPr="00A51388">
        <w:rPr>
          <w:spacing w:val="-5"/>
        </w:rPr>
        <w:t xml:space="preserve"> </w:t>
      </w:r>
      <w:r>
        <w:t>weapon</w:t>
      </w:r>
      <w:r w:rsidRPr="00A51388">
        <w:rPr>
          <w:spacing w:val="-5"/>
        </w:rPr>
        <w:t xml:space="preserve"> </w:t>
      </w:r>
      <w:r>
        <w:t>which</w:t>
      </w:r>
      <w:r w:rsidRPr="00A51388">
        <w:rPr>
          <w:spacing w:val="-5"/>
        </w:rPr>
        <w:t xml:space="preserve"> </w:t>
      </w:r>
      <w:r>
        <w:t>can</w:t>
      </w:r>
      <w:r w:rsidRPr="00A51388">
        <w:rPr>
          <w:spacing w:val="-3"/>
        </w:rPr>
        <w:t xml:space="preserve"> </w:t>
      </w:r>
      <w:r>
        <w:t>be</w:t>
      </w:r>
      <w:r w:rsidRPr="00A51388">
        <w:rPr>
          <w:spacing w:val="-4"/>
        </w:rPr>
        <w:t xml:space="preserve"> </w:t>
      </w:r>
      <w:r>
        <w:t>readily</w:t>
      </w:r>
      <w:r w:rsidRPr="00A51388">
        <w:rPr>
          <w:spacing w:val="-4"/>
        </w:rPr>
        <w:t xml:space="preserve"> </w:t>
      </w:r>
      <w:r>
        <w:t>converted</w:t>
      </w:r>
      <w:r w:rsidRPr="00A51388">
        <w:rPr>
          <w:spacing w:val="-5"/>
        </w:rPr>
        <w:t xml:space="preserve"> </w:t>
      </w:r>
      <w:r>
        <w:t>to</w:t>
      </w:r>
      <w:r w:rsidRPr="00A51388">
        <w:rPr>
          <w:spacing w:val="-3"/>
        </w:rPr>
        <w:t xml:space="preserve"> </w:t>
      </w:r>
      <w:r>
        <w:t>fire</w:t>
      </w:r>
      <w:r w:rsidRPr="00A51388">
        <w:rPr>
          <w:spacing w:val="-3"/>
        </w:rPr>
        <w:t xml:space="preserve"> </w:t>
      </w:r>
      <w:r>
        <w:t>fixed</w:t>
      </w:r>
      <w:r w:rsidRPr="00A51388">
        <w:rPr>
          <w:spacing w:val="-5"/>
        </w:rPr>
        <w:t xml:space="preserve"> </w:t>
      </w:r>
      <w:r>
        <w:t xml:space="preserve">ammunition </w:t>
      </w:r>
      <w:bookmarkStart w:id="5" w:name="CBI-IC-2"/>
      <w:bookmarkEnd w:id="5"/>
      <w:r>
        <w:t>by replacing the barrel, bolt, breechblock, or any combination thereof.</w:t>
      </w:r>
    </w:p>
    <w:p w14:paraId="358C9D13" w14:textId="77777777" w:rsidR="00292B73" w:rsidRDefault="00292B73" w:rsidP="00561B4B">
      <w:pPr>
        <w:pStyle w:val="BodyText"/>
      </w:pPr>
    </w:p>
    <w:p w14:paraId="5E70B7B2" w14:textId="2F7AD4DB" w:rsidR="00292B73" w:rsidRDefault="00000000" w:rsidP="00A51388">
      <w:pPr>
        <w:pStyle w:val="Heading2"/>
        <w:tabs>
          <w:tab w:val="left" w:pos="2880"/>
        </w:tabs>
        <w:spacing w:after="240"/>
      </w:pPr>
      <w:r>
        <w:t>CBI-IC-</w:t>
      </w:r>
      <w:r>
        <w:rPr>
          <w:spacing w:val="-10"/>
        </w:rPr>
        <w:t>2</w:t>
      </w:r>
      <w:r w:rsidR="00A51388">
        <w:tab/>
      </w:r>
      <w:r>
        <w:t>Maintenance,</w:t>
      </w:r>
      <w:r>
        <w:rPr>
          <w:spacing w:val="-10"/>
        </w:rPr>
        <w:t xml:space="preserve"> </w:t>
      </w:r>
      <w:r>
        <w:t>Confidentiality,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Records</w:t>
      </w:r>
    </w:p>
    <w:p w14:paraId="3FE3020A" w14:textId="77777777" w:rsidR="00292B73" w:rsidRDefault="00000000" w:rsidP="00A51388">
      <w:pPr>
        <w:spacing w:after="240"/>
        <w:ind w:left="1440"/>
      </w:pPr>
      <w:r>
        <w:t>The</w:t>
      </w:r>
      <w:r>
        <w:rPr>
          <w:spacing w:val="-5"/>
        </w:rPr>
        <w:t xml:space="preserve"> </w:t>
      </w:r>
      <w:r>
        <w:t>Bureau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InstaCheck</w:t>
      </w:r>
      <w:proofErr w:type="spellEnd"/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adequate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any unauthorized personnel gaining access to the computer equipment or to any stored data.</w:t>
      </w:r>
    </w:p>
    <w:p w14:paraId="26CE5497" w14:textId="772289EE" w:rsidR="00292B73" w:rsidRDefault="00000000" w:rsidP="00A51388">
      <w:pPr>
        <w:spacing w:after="240"/>
        <w:ind w:left="1440"/>
      </w:pPr>
      <w:r>
        <w:t>Personnel</w:t>
      </w:r>
      <w:r>
        <w:rPr>
          <w:spacing w:val="-4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pursuant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firearm</w:t>
      </w:r>
      <w:r>
        <w:rPr>
          <w:spacing w:val="-5"/>
        </w:rPr>
        <w:t xml:space="preserve"> </w:t>
      </w:r>
      <w:r>
        <w:t>transfers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screened thoroughly by the Bureau. This screening shall apply to non-criminal justice maintenance or technical personnel. Employees accessing the NICS will be kept to a minimum.</w:t>
      </w:r>
    </w:p>
    <w:p w14:paraId="2E25DE25" w14:textId="65D1B694" w:rsidR="00292B73" w:rsidRDefault="00A51388" w:rsidP="00A51388">
      <w:pPr>
        <w:spacing w:after="240"/>
        <w:ind w:left="1440"/>
      </w:pPr>
      <w:r>
        <w:t>All</w:t>
      </w:r>
      <w:r>
        <w:rPr>
          <w:spacing w:val="-8"/>
        </w:rPr>
        <w:t xml:space="preserve"> </w:t>
      </w:r>
      <w:r>
        <w:t>visitors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InstaCheck</w:t>
      </w:r>
      <w:proofErr w:type="spellEnd"/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accompanied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staff</w:t>
      </w:r>
      <w:r>
        <w:rPr>
          <w:spacing w:val="-5"/>
        </w:rPr>
        <w:t xml:space="preserve"> </w:t>
      </w:r>
      <w:r>
        <w:t>personnel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times.</w:t>
      </w:r>
    </w:p>
    <w:p w14:paraId="7E6E3A70" w14:textId="6BE93B1F" w:rsidR="00292B73" w:rsidRDefault="00000000" w:rsidP="00A51388">
      <w:pPr>
        <w:spacing w:after="240"/>
        <w:ind w:left="1440"/>
      </w:pPr>
      <w:r>
        <w:t>The</w:t>
      </w:r>
      <w:r>
        <w:rPr>
          <w:spacing w:val="-6"/>
        </w:rPr>
        <w:t xml:space="preserve"> </w:t>
      </w:r>
      <w:r>
        <w:t>Bureau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concerning</w:t>
      </w:r>
      <w:r>
        <w:rPr>
          <w:spacing w:val="-5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for firearm transfers from being accessible to any unauthorized terminals.</w:t>
      </w:r>
    </w:p>
    <w:p w14:paraId="4A25848F" w14:textId="39541463" w:rsidR="00292B73" w:rsidRDefault="00000000" w:rsidP="00A51388">
      <w:pPr>
        <w:spacing w:after="240"/>
        <w:ind w:left="1440"/>
      </w:pPr>
      <w:r>
        <w:lastRenderedPageBreak/>
        <w:t>The</w:t>
      </w:r>
      <w:r>
        <w:rPr>
          <w:spacing w:val="-6"/>
        </w:rPr>
        <w:t xml:space="preserve"> </w:t>
      </w:r>
      <w:r>
        <w:t>Bureau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inquiry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screening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verification.</w:t>
      </w:r>
    </w:p>
    <w:p w14:paraId="3D328DE3" w14:textId="77777777" w:rsidR="00C10447" w:rsidRDefault="00000000" w:rsidP="00C10447">
      <w:pPr>
        <w:spacing w:after="240"/>
        <w:ind w:left="1440"/>
      </w:pPr>
      <w:r>
        <w:t>Bureau</w:t>
      </w:r>
      <w:r>
        <w:rPr>
          <w:spacing w:val="-5"/>
        </w:rPr>
        <w:t xml:space="preserve"> </w:t>
      </w:r>
      <w:r>
        <w:t>personnel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collected,</w:t>
      </w:r>
      <w:r>
        <w:rPr>
          <w:spacing w:val="-5"/>
        </w:rPr>
        <w:t xml:space="preserve"> </w:t>
      </w:r>
      <w:r>
        <w:t>created,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pursuant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 background check for firearm transfer, except as provided by la</w:t>
      </w:r>
      <w:r w:rsidR="00A51388">
        <w:t>w</w:t>
      </w:r>
      <w:r w:rsidR="00C10447">
        <w:t>.</w:t>
      </w:r>
      <w:bookmarkStart w:id="6" w:name="CBI-IC-3"/>
      <w:bookmarkEnd w:id="6"/>
    </w:p>
    <w:p w14:paraId="60C48183" w14:textId="38A215FE" w:rsidR="00292B73" w:rsidRDefault="00000000" w:rsidP="00C10447">
      <w:pPr>
        <w:pStyle w:val="Heading2"/>
        <w:spacing w:after="240"/>
      </w:pPr>
      <w:r>
        <w:t>CBI-IC-</w:t>
      </w:r>
      <w:r>
        <w:rPr>
          <w:spacing w:val="-10"/>
        </w:rPr>
        <w:t>3</w:t>
      </w:r>
      <w:r w:rsidR="00C10447">
        <w:t xml:space="preserve"> </w:t>
      </w:r>
      <w:r w:rsidR="00C10447">
        <w:tab/>
      </w:r>
      <w:r>
        <w:t>Procedures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Appealing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Denial</w:t>
      </w:r>
      <w:r>
        <w:rPr>
          <w:spacing w:val="-7"/>
        </w:rPr>
        <w:t xml:space="preserve"> </w:t>
      </w:r>
      <w:r>
        <w:rPr>
          <w:spacing w:val="-2"/>
        </w:rPr>
        <w:t>Decisi</w:t>
      </w:r>
      <w:r w:rsidR="00C10447">
        <w:rPr>
          <w:spacing w:val="-2"/>
        </w:rPr>
        <w:t>on</w:t>
      </w:r>
    </w:p>
    <w:p w14:paraId="19892DE5" w14:textId="16F35EFB" w:rsidR="00292B73" w:rsidRDefault="00000000" w:rsidP="00C10447">
      <w:pPr>
        <w:spacing w:after="240"/>
        <w:ind w:left="1440"/>
      </w:pPr>
      <w:r>
        <w:t xml:space="preserve">Any individual who has received a denial may within </w:t>
      </w:r>
      <w:ins w:id="7" w:author="Christine Moreno" w:date="2026-07-31T16:24:00Z" w16du:dateUtc="2026-07-31T22:24:00Z">
        <w:r w:rsidR="00DF3365">
          <w:rPr>
            <w:color w:val="FF0000"/>
          </w:rPr>
          <w:t>thirty (</w:t>
        </w:r>
      </w:ins>
      <w:r>
        <w:t>30</w:t>
      </w:r>
      <w:ins w:id="8" w:author="Christine Moreno" w:date="2026-07-31T16:24:00Z" w16du:dateUtc="2026-07-31T22:24:00Z">
        <w:r w:rsidR="00DF3365">
          <w:t>)</w:t>
        </w:r>
      </w:ins>
      <w:r>
        <w:t xml:space="preserve"> days of the date of the issuance of the denial request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denial.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denial, the CBI will by statute review and render a final administrative decision within </w:t>
      </w:r>
      <w:ins w:id="9" w:author="Christine Moreno" w:date="2026-07-31T16:25:00Z" w16du:dateUtc="2026-07-31T22:25:00Z">
        <w:r w:rsidR="00DF3365">
          <w:rPr>
            <w:color w:val="C00000"/>
          </w:rPr>
          <w:t>sixty (</w:t>
        </w:r>
      </w:ins>
      <w:r>
        <w:t>60</w:t>
      </w:r>
      <w:ins w:id="10" w:author="Christine Moreno" w:date="2026-07-31T16:25:00Z" w16du:dateUtc="2026-07-31T22:25:00Z">
        <w:r w:rsidR="00DF3365">
          <w:t>)</w:t>
        </w:r>
      </w:ins>
      <w:r>
        <w:t xml:space="preserve"> days from the date of receipt of the review request.</w:t>
      </w:r>
    </w:p>
    <w:p w14:paraId="4C689CE0" w14:textId="77777777" w:rsidR="00561B4B" w:rsidRDefault="00000000" w:rsidP="00C10447">
      <w:pPr>
        <w:spacing w:after="240"/>
        <w:ind w:left="1440"/>
      </w:pPr>
      <w:r>
        <w:t xml:space="preserve">All official forms shall be maintained on the official CBI website. </w:t>
      </w:r>
      <w:bookmarkStart w:id="11" w:name="CBI-IC-4"/>
      <w:bookmarkEnd w:id="11"/>
      <w:r>
        <w:t>Unless</w:t>
      </w:r>
      <w:r>
        <w:rPr>
          <w:spacing w:val="-6"/>
        </w:rPr>
        <w:t xml:space="preserve"> </w:t>
      </w:r>
      <w:r>
        <w:t>otherwise</w:t>
      </w:r>
      <w:r>
        <w:rPr>
          <w:spacing w:val="-6"/>
        </w:rPr>
        <w:t xml:space="preserve"> </w:t>
      </w:r>
      <w:r>
        <w:t>noted,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t>“days”</w:t>
      </w:r>
      <w:r>
        <w:rPr>
          <w:spacing w:val="-6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“calendar</w:t>
      </w:r>
      <w:r>
        <w:rPr>
          <w:spacing w:val="-6"/>
        </w:rPr>
        <w:t xml:space="preserve"> </w:t>
      </w:r>
      <w:r>
        <w:t xml:space="preserve">days”. </w:t>
      </w:r>
    </w:p>
    <w:p w14:paraId="5FB9CD03" w14:textId="167166EB" w:rsidR="00292B73" w:rsidRDefault="00000000" w:rsidP="00C10447">
      <w:pPr>
        <w:pStyle w:val="Heading2"/>
        <w:spacing w:after="240"/>
        <w:ind w:left="2880" w:hanging="1440"/>
      </w:pPr>
      <w:r>
        <w:t>CBI-IC-4</w:t>
      </w:r>
      <w:r w:rsidR="00C10447">
        <w:tab/>
      </w:r>
      <w:r>
        <w:t>Destruction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Records</w:t>
      </w:r>
    </w:p>
    <w:p w14:paraId="304E8FB8" w14:textId="77777777" w:rsidR="00292B73" w:rsidRDefault="00000000" w:rsidP="00C10447">
      <w:pPr>
        <w:spacing w:after="240"/>
        <w:ind w:left="1440"/>
      </w:pPr>
      <w:r>
        <w:t>Information</w:t>
      </w:r>
      <w:r>
        <w:rPr>
          <w:spacing w:val="-5"/>
        </w:rPr>
        <w:t xml:space="preserve"> </w:t>
      </w:r>
      <w:r>
        <w:t>pertaining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collected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pursuant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for a firearm transfer shall be destroyed within 24 hours of the issuance of the approval consistent with federal law.</w:t>
      </w:r>
    </w:p>
    <w:p w14:paraId="346EA868" w14:textId="6D1DF25B" w:rsidR="00292B73" w:rsidRDefault="00000000" w:rsidP="00C10447">
      <w:pPr>
        <w:spacing w:after="240"/>
        <w:ind w:left="1440"/>
      </w:pPr>
      <w:r>
        <w:t>The Bureau shall maintain the transaction number, the date and time of its issuance, and the Federal Firearm</w:t>
      </w:r>
      <w:r>
        <w:rPr>
          <w:spacing w:val="-2"/>
        </w:rPr>
        <w:t xml:space="preserve"> </w:t>
      </w:r>
      <w:r>
        <w:t>Licensee</w:t>
      </w:r>
      <w:r>
        <w:rPr>
          <w:spacing w:val="-4"/>
        </w:rPr>
        <w:t xml:space="preserve"> </w:t>
      </w:r>
      <w:r>
        <w:t>(FFL)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whom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relayed.</w:t>
      </w:r>
      <w:r>
        <w:rPr>
          <w:spacing w:val="-4"/>
        </w:rPr>
        <w:t xml:space="preserve"> </w:t>
      </w:r>
      <w:r>
        <w:t>Nothing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interpreted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prohibit the updating of criminal history records to accurately reflect dispositions.</w:t>
      </w:r>
    </w:p>
    <w:p w14:paraId="68679B74" w14:textId="382EE441" w:rsidR="00292B73" w:rsidRDefault="00000000" w:rsidP="00C10447">
      <w:pPr>
        <w:pStyle w:val="Heading2"/>
        <w:spacing w:after="240"/>
        <w:ind w:left="2880" w:hanging="1440"/>
      </w:pPr>
      <w:bookmarkStart w:id="12" w:name="CBI-IC-5"/>
      <w:bookmarkEnd w:id="12"/>
      <w:r>
        <w:t>CBI-IC-</w:t>
      </w:r>
      <w:r>
        <w:rPr>
          <w:spacing w:val="-10"/>
        </w:rPr>
        <w:t>5</w:t>
      </w:r>
      <w:r w:rsidR="00C10447">
        <w:tab/>
      </w:r>
      <w:r>
        <w:t>Forms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Adopted/Identification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Transferee</w:t>
      </w:r>
    </w:p>
    <w:p w14:paraId="12663AEE" w14:textId="036DC0DC" w:rsidR="00292B73" w:rsidRDefault="00000000" w:rsidP="00C10447">
      <w:pPr>
        <w:spacing w:after="240"/>
        <w:ind w:left="1440"/>
      </w:pPr>
      <w:r>
        <w:t>The Bureau shall adopt the Bureau of Alcohol, Tobacco and Firearms Form 4473 to document the transaction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avoid</w:t>
      </w:r>
      <w:r>
        <w:rPr>
          <w:spacing w:val="-5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duplication.</w:t>
      </w:r>
      <w:r>
        <w:rPr>
          <w:spacing w:val="-5"/>
        </w:rPr>
        <w:t xml:space="preserve"> </w:t>
      </w:r>
      <w:r>
        <w:t>Transferors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4473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completed by</w:t>
      </w:r>
      <w:r>
        <w:rPr>
          <w:spacing w:val="-1"/>
        </w:rPr>
        <w:t xml:space="preserve"> </w:t>
      </w:r>
      <w:r>
        <w:t>both the transferor and transferee prior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contacting</w:t>
      </w:r>
      <w:r>
        <w:rPr>
          <w:spacing w:val="-2"/>
        </w:rPr>
        <w:t xml:space="preserve"> </w:t>
      </w:r>
      <w:r>
        <w:t>the Bureau for</w:t>
      </w:r>
      <w:r>
        <w:rPr>
          <w:spacing w:val="-2"/>
        </w:rPr>
        <w:t xml:space="preserve"> </w:t>
      </w:r>
      <w:r>
        <w:t>a background</w:t>
      </w:r>
      <w:r>
        <w:rPr>
          <w:spacing w:val="-2"/>
        </w:rPr>
        <w:t xml:space="preserve"> </w:t>
      </w:r>
      <w:r>
        <w:t>check.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4473 shall be maintained in accordance with Federal law and rule.</w:t>
      </w:r>
    </w:p>
    <w:p w14:paraId="5BC2AF0E" w14:textId="624BCCDF" w:rsidR="00292B73" w:rsidRDefault="00000000" w:rsidP="00C10447">
      <w:pPr>
        <w:spacing w:after="240"/>
        <w:ind w:left="1440"/>
      </w:pPr>
      <w:r>
        <w:t>Transferors</w:t>
      </w:r>
      <w:r>
        <w:rPr>
          <w:spacing w:val="-4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transferees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photo</w:t>
      </w:r>
      <w:r>
        <w:rPr>
          <w:spacing w:val="-4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verify the name, date of birth, and address given by the transferee. Additional documents may be required to establish residency.</w:t>
      </w:r>
    </w:p>
    <w:p w14:paraId="57330622" w14:textId="523E72F3" w:rsidR="00292B73" w:rsidRDefault="00000000" w:rsidP="00C10447">
      <w:pPr>
        <w:pStyle w:val="Heading2"/>
        <w:spacing w:after="240"/>
        <w:ind w:left="2880" w:hanging="1440"/>
      </w:pPr>
      <w:bookmarkStart w:id="13" w:name="CBI-IC-6"/>
      <w:bookmarkEnd w:id="13"/>
      <w:r>
        <w:t>CBI-IC-</w:t>
      </w:r>
      <w:r>
        <w:rPr>
          <w:spacing w:val="-10"/>
        </w:rPr>
        <w:t>6</w:t>
      </w:r>
      <w:r w:rsidR="00C10447">
        <w:tab/>
      </w:r>
      <w:r>
        <w:t>Hours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Operation</w:t>
      </w:r>
    </w:p>
    <w:p w14:paraId="5B7F28D7" w14:textId="79B2E068" w:rsidR="00292B73" w:rsidRDefault="00000000" w:rsidP="00C10447">
      <w:pPr>
        <w:tabs>
          <w:tab w:val="left" w:pos="1440"/>
        </w:tabs>
        <w:ind w:left="1440"/>
      </w:pPr>
      <w:r>
        <w:t>The</w:t>
      </w:r>
      <w:r>
        <w:rPr>
          <w:spacing w:val="-5"/>
        </w:rPr>
        <w:t xml:space="preserve"> </w:t>
      </w:r>
      <w:r>
        <w:t>Bureau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firearm</w:t>
      </w:r>
      <w:r>
        <w:rPr>
          <w:spacing w:val="-2"/>
        </w:rPr>
        <w:t xml:space="preserve"> </w:t>
      </w:r>
      <w:r>
        <w:t>transfers</w:t>
      </w:r>
      <w:r>
        <w:rPr>
          <w:spacing w:val="-2"/>
        </w:rPr>
        <w:t xml:space="preserve"> </w:t>
      </w:r>
      <w:del w:id="14" w:author="Nick Baumgart" w:date="2026-07-28T15:54:00Z" w16du:dateUtc="2026-07-28T21:54:00Z">
        <w:r w:rsidDel="002606A4">
          <w:delText>from</w:delText>
        </w:r>
        <w:r w:rsidDel="002606A4">
          <w:rPr>
            <w:spacing w:val="-2"/>
          </w:rPr>
          <w:delText xml:space="preserve"> </w:delText>
        </w:r>
      </w:del>
      <w:del w:id="15" w:author="Nick Baumgart" w:date="2026-07-28T15:52:00Z" w16du:dateUtc="2026-07-28T21:52:00Z">
        <w:r w:rsidDel="006E2780">
          <w:delText>9am</w:delText>
        </w:r>
        <w:r w:rsidDel="006E2780">
          <w:rPr>
            <w:spacing w:val="-2"/>
          </w:rPr>
          <w:delText xml:space="preserve"> </w:delText>
        </w:r>
        <w:r w:rsidDel="006E2780">
          <w:delText>to</w:delText>
        </w:r>
        <w:r w:rsidDel="006E2780">
          <w:rPr>
            <w:spacing w:val="-5"/>
          </w:rPr>
          <w:delText xml:space="preserve"> </w:delText>
        </w:r>
        <w:r w:rsidDel="006E2780">
          <w:delText>9pm</w:delText>
        </w:r>
        <w:r w:rsidDel="006E2780">
          <w:rPr>
            <w:spacing w:val="-2"/>
          </w:rPr>
          <w:delText xml:space="preserve"> </w:delText>
        </w:r>
      </w:del>
      <w:r>
        <w:t>every calendar day except Christmas Day and Thanksgiving Day.</w:t>
      </w:r>
    </w:p>
    <w:p w14:paraId="384E9C91" w14:textId="77777777" w:rsidR="00292B73" w:rsidRDefault="00292B73" w:rsidP="00561B4B">
      <w:pPr>
        <w:pStyle w:val="BodyText"/>
      </w:pPr>
    </w:p>
    <w:p w14:paraId="05E0446D" w14:textId="061B895C" w:rsidR="00292B73" w:rsidRDefault="00000000" w:rsidP="00C10447">
      <w:pPr>
        <w:pStyle w:val="Heading2"/>
        <w:tabs>
          <w:tab w:val="left" w:pos="2880"/>
        </w:tabs>
        <w:spacing w:after="240"/>
        <w:ind w:left="2880" w:hanging="1440"/>
      </w:pPr>
      <w:bookmarkStart w:id="16" w:name="CBI-IC-7"/>
      <w:bookmarkEnd w:id="16"/>
      <w:r>
        <w:t>CBI-IC-</w:t>
      </w:r>
      <w:r>
        <w:rPr>
          <w:spacing w:val="-10"/>
        </w:rPr>
        <w:t>7</w:t>
      </w:r>
      <w:r w:rsidR="00C10447">
        <w:tab/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System/When</w:t>
      </w:r>
      <w:r>
        <w:rPr>
          <w:spacing w:val="-8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4"/>
        </w:rPr>
        <w:t>Made</w:t>
      </w:r>
    </w:p>
    <w:p w14:paraId="2F24F649" w14:textId="372BB610" w:rsidR="00292B73" w:rsidRDefault="00000000" w:rsidP="00C10447">
      <w:pPr>
        <w:spacing w:after="240"/>
        <w:ind w:left="1440"/>
        <w:sectPr w:rsidR="00292B73">
          <w:pgSz w:w="12240" w:h="15840"/>
          <w:pgMar w:top="1120" w:right="1440" w:bottom="600" w:left="0" w:header="677" w:footer="418" w:gutter="0"/>
          <w:cols w:space="720"/>
        </w:sectPr>
      </w:pPr>
      <w:r>
        <w:t xml:space="preserve">The Bureau shall maintain a toll-free and a local telephone number for Federal Firearms Licensees to contact the Bureau to request background checks prior to the transfer of firearms. Nothing in this rule shall </w:t>
      </w:r>
      <w:proofErr w:type="gramStart"/>
      <w:r>
        <w:t>preclude</w:t>
      </w:r>
      <w:proofErr w:type="gramEnd"/>
      <w:r>
        <w:t xml:space="preserve"> the Bureau from providing alternate means of contacting the Bureau for the purpose of conducting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checks.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toll-free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local</w:t>
      </w:r>
      <w:r>
        <w:rPr>
          <w:spacing w:val="-5"/>
        </w:rPr>
        <w:t xml:space="preserve"> </w:t>
      </w:r>
      <w:proofErr w:type="gramStart"/>
      <w:r>
        <w:t>number</w:t>
      </w:r>
      <w:proofErr w:type="gramEnd"/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proofErr w:type="gramStart"/>
      <w:r>
        <w:t>day</w:t>
      </w:r>
      <w:proofErr w:type="gramEnd"/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Bureau</w:t>
      </w:r>
      <w:r>
        <w:rPr>
          <w:spacing w:val="-2"/>
        </w:rPr>
        <w:t xml:space="preserve"> </w:t>
      </w:r>
      <w:r>
        <w:t>is open for business. The toll-free number is not available to local Federal Firearms Licensee</w:t>
      </w:r>
      <w:r w:rsidR="00210761">
        <w:t>s.</w:t>
      </w:r>
    </w:p>
    <w:p w14:paraId="38092091" w14:textId="77777777" w:rsidR="00292B73" w:rsidRDefault="00292B73" w:rsidP="00210761">
      <w:pPr>
        <w:ind w:left="1440"/>
      </w:pPr>
    </w:p>
    <w:p w14:paraId="33DA247B" w14:textId="0A57214E" w:rsidR="00292B73" w:rsidRDefault="00000000" w:rsidP="00210761">
      <w:pPr>
        <w:spacing w:after="240"/>
        <w:ind w:left="1440"/>
      </w:pPr>
      <w:r>
        <w:t>Contact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transferee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 xml:space="preserve">been </w:t>
      </w:r>
      <w:bookmarkStart w:id="17" w:name="CBI-IC-8"/>
      <w:bookmarkEnd w:id="17"/>
      <w:r>
        <w:t>transmitted to and acknowledged by the Bureau.</w:t>
      </w:r>
    </w:p>
    <w:p w14:paraId="5876B3E8" w14:textId="24E70190" w:rsidR="00292B73" w:rsidRDefault="00000000" w:rsidP="00210761">
      <w:pPr>
        <w:pStyle w:val="Heading2"/>
        <w:spacing w:after="240"/>
        <w:ind w:left="2880" w:hanging="1440"/>
      </w:pPr>
      <w:r>
        <w:t>CBI-IC-</w:t>
      </w:r>
      <w:r>
        <w:rPr>
          <w:spacing w:val="-10"/>
        </w:rPr>
        <w:t>8</w:t>
      </w:r>
      <w:r w:rsidR="00210761">
        <w:tab/>
      </w:r>
      <w:r>
        <w:t>Bureau</w:t>
      </w:r>
      <w:r>
        <w:rPr>
          <w:spacing w:val="-7"/>
        </w:rPr>
        <w:t xml:space="preserve"> </w:t>
      </w:r>
      <w:r>
        <w:t>Personnel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Training</w:t>
      </w:r>
    </w:p>
    <w:p w14:paraId="2C196B50" w14:textId="32767336" w:rsidR="00292B73" w:rsidRDefault="00000000" w:rsidP="00210761">
      <w:pPr>
        <w:spacing w:after="240"/>
        <w:ind w:left="1440"/>
      </w:pPr>
      <w:r>
        <w:t>Within fiscal restraints established by legislation, the Bureau shall employ personnel at levels that correspond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reasonably</w:t>
      </w:r>
      <w:r>
        <w:rPr>
          <w:spacing w:val="-4"/>
        </w:rPr>
        <w:t xml:space="preserve"> </w:t>
      </w:r>
      <w:r>
        <w:t>anticipated</w:t>
      </w:r>
      <w:r>
        <w:rPr>
          <w:spacing w:val="-3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inquiries.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Bureau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personnel according to the anticipated demand load. The Bureau shall provide adequate training for personnel commensurate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duties,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usage,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reasons</w:t>
      </w:r>
      <w:r>
        <w:rPr>
          <w:spacing w:val="-2"/>
        </w:rPr>
        <w:t xml:space="preserve"> </w:t>
      </w:r>
      <w:r>
        <w:t>for approval and denial.</w:t>
      </w:r>
    </w:p>
    <w:p w14:paraId="323BB3A7" w14:textId="6A0B8D55" w:rsidR="00292B73" w:rsidRDefault="00000000" w:rsidP="00210761">
      <w:pPr>
        <w:pStyle w:val="Heading2"/>
        <w:spacing w:after="240"/>
        <w:ind w:left="2880" w:hanging="1440"/>
      </w:pPr>
      <w:bookmarkStart w:id="18" w:name="CBI-IC-9"/>
      <w:bookmarkEnd w:id="18"/>
      <w:r>
        <w:t>CBI-IC-</w:t>
      </w:r>
      <w:r>
        <w:rPr>
          <w:spacing w:val="-10"/>
        </w:rPr>
        <w:t>9</w:t>
      </w:r>
      <w:r w:rsidR="00210761">
        <w:tab/>
      </w:r>
      <w:r>
        <w:t>Forms,</w:t>
      </w:r>
      <w:r>
        <w:rPr>
          <w:spacing w:val="-7"/>
        </w:rPr>
        <w:t xml:space="preserve"> </w:t>
      </w:r>
      <w:r>
        <w:t>Publications,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Incorporated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Reference</w:t>
      </w:r>
    </w:p>
    <w:p w14:paraId="2F043E01" w14:textId="595240C0" w:rsidR="00292B73" w:rsidRPr="00561B4B" w:rsidRDefault="00000000" w:rsidP="00210761">
      <w:pPr>
        <w:spacing w:after="240"/>
        <w:ind w:left="1440"/>
      </w:pPr>
      <w:r w:rsidRPr="00561B4B">
        <w:t xml:space="preserve">All forms, publications, and rules adopted and/or incorporated by reference in these regulations are on file and available for public inspection by contacting the Program Manager of the </w:t>
      </w:r>
      <w:proofErr w:type="spellStart"/>
      <w:r w:rsidRPr="00561B4B">
        <w:t>InstaCheck</w:t>
      </w:r>
      <w:proofErr w:type="spellEnd"/>
      <w:r w:rsidRPr="00561B4B">
        <w:t xml:space="preserve"> Program, Colorado Bureau of Investigation, Department of Public Safety, 690 Kipling Street, Lakewood, Colorado 80215.</w:t>
      </w:r>
    </w:p>
    <w:p w14:paraId="50CB7E7C" w14:textId="77777777" w:rsidR="00292B73" w:rsidRDefault="00000000" w:rsidP="00210761">
      <w:pPr>
        <w:spacing w:after="240"/>
        <w:ind w:left="1440"/>
      </w:pPr>
      <w:r w:rsidRPr="00561B4B">
        <w:t xml:space="preserve">This rule does not include later amendments </w:t>
      </w:r>
      <w:proofErr w:type="gramStart"/>
      <w:r w:rsidRPr="00561B4B">
        <w:t>to</w:t>
      </w:r>
      <w:proofErr w:type="gramEnd"/>
      <w:r w:rsidRPr="00561B4B">
        <w:t xml:space="preserve"> or editions of any materials incorporated by reference. All publications and rules adopted and incorporated by reference in these regulations may be examined at any state publications depository library.</w:t>
      </w:r>
    </w:p>
    <w:p w14:paraId="0D1CDAF6" w14:textId="24F56CA4" w:rsidR="00210761" w:rsidRDefault="00210761" w:rsidP="00210761">
      <w:pPr>
        <w:spacing w:after="240"/>
        <w:ind w:left="1440"/>
      </w:pPr>
      <w:r>
        <w:t>______________________________________________________________________</w:t>
      </w:r>
    </w:p>
    <w:p w14:paraId="6317817B" w14:textId="17CF2C6B" w:rsidR="00210761" w:rsidRDefault="00210761" w:rsidP="00210761">
      <w:pPr>
        <w:pStyle w:val="Heading2"/>
        <w:spacing w:after="240"/>
      </w:pPr>
      <w:r>
        <w:t>Editor’s Notes</w:t>
      </w:r>
    </w:p>
    <w:p w14:paraId="52D61830" w14:textId="7B74A7B1" w:rsidR="00210761" w:rsidRDefault="00210761" w:rsidP="00210761">
      <w:pPr>
        <w:pStyle w:val="Heading2"/>
        <w:spacing w:after="240"/>
      </w:pPr>
      <w:r>
        <w:t>History</w:t>
      </w:r>
    </w:p>
    <w:p w14:paraId="242735BC" w14:textId="77777777" w:rsidR="00292B73" w:rsidRPr="00210761" w:rsidRDefault="00000000" w:rsidP="00210761">
      <w:pPr>
        <w:pStyle w:val="BodyText"/>
        <w:spacing w:after="240"/>
        <w:ind w:left="1440"/>
        <w:rPr>
          <w:sz w:val="24"/>
          <w:szCs w:val="24"/>
        </w:rPr>
      </w:pPr>
      <w:r w:rsidRPr="00210761">
        <w:rPr>
          <w:sz w:val="24"/>
          <w:szCs w:val="24"/>
        </w:rPr>
        <w:t>Rules</w:t>
      </w:r>
      <w:r w:rsidRPr="00210761">
        <w:rPr>
          <w:spacing w:val="-7"/>
          <w:sz w:val="24"/>
          <w:szCs w:val="24"/>
        </w:rPr>
        <w:t xml:space="preserve"> </w:t>
      </w:r>
      <w:r w:rsidRPr="00210761">
        <w:rPr>
          <w:sz w:val="24"/>
          <w:szCs w:val="24"/>
        </w:rPr>
        <w:t>CBI-IC-1</w:t>
      </w:r>
      <w:r w:rsidRPr="00210761">
        <w:rPr>
          <w:spacing w:val="-6"/>
          <w:sz w:val="24"/>
          <w:szCs w:val="24"/>
        </w:rPr>
        <w:t xml:space="preserve"> </w:t>
      </w:r>
      <w:r w:rsidRPr="00210761">
        <w:rPr>
          <w:sz w:val="24"/>
          <w:szCs w:val="24"/>
        </w:rPr>
        <w:t>–</w:t>
      </w:r>
      <w:r w:rsidRPr="00210761">
        <w:rPr>
          <w:spacing w:val="-8"/>
          <w:sz w:val="24"/>
          <w:szCs w:val="24"/>
        </w:rPr>
        <w:t xml:space="preserve"> </w:t>
      </w:r>
      <w:r w:rsidRPr="00210761">
        <w:rPr>
          <w:sz w:val="24"/>
          <w:szCs w:val="24"/>
        </w:rPr>
        <w:t>CBI-IC-3,</w:t>
      </w:r>
      <w:r w:rsidRPr="00210761">
        <w:rPr>
          <w:spacing w:val="-6"/>
          <w:sz w:val="24"/>
          <w:szCs w:val="24"/>
        </w:rPr>
        <w:t xml:space="preserve"> </w:t>
      </w:r>
      <w:r w:rsidRPr="00210761">
        <w:rPr>
          <w:sz w:val="24"/>
          <w:szCs w:val="24"/>
        </w:rPr>
        <w:t>CBI-IC-9</w:t>
      </w:r>
      <w:r w:rsidRPr="00210761">
        <w:rPr>
          <w:spacing w:val="-6"/>
          <w:sz w:val="24"/>
          <w:szCs w:val="24"/>
        </w:rPr>
        <w:t xml:space="preserve"> </w:t>
      </w:r>
      <w:r w:rsidRPr="00210761">
        <w:rPr>
          <w:sz w:val="24"/>
          <w:szCs w:val="24"/>
        </w:rPr>
        <w:t>eff.</w:t>
      </w:r>
      <w:r w:rsidRPr="00210761">
        <w:rPr>
          <w:spacing w:val="-6"/>
          <w:sz w:val="24"/>
          <w:szCs w:val="24"/>
        </w:rPr>
        <w:t xml:space="preserve"> </w:t>
      </w:r>
      <w:r w:rsidRPr="00210761">
        <w:rPr>
          <w:spacing w:val="-2"/>
          <w:sz w:val="24"/>
          <w:szCs w:val="24"/>
        </w:rPr>
        <w:t>11/14/2016.</w:t>
      </w:r>
    </w:p>
    <w:p w14:paraId="0F452426" w14:textId="77777777" w:rsidR="00292B73" w:rsidRPr="00210761" w:rsidRDefault="00000000" w:rsidP="00210761">
      <w:pPr>
        <w:pStyle w:val="BodyText"/>
        <w:spacing w:after="240"/>
        <w:ind w:left="1440"/>
        <w:rPr>
          <w:sz w:val="24"/>
          <w:szCs w:val="24"/>
        </w:rPr>
      </w:pPr>
      <w:r w:rsidRPr="00210761">
        <w:rPr>
          <w:sz w:val="24"/>
          <w:szCs w:val="24"/>
        </w:rPr>
        <w:t>Entire</w:t>
      </w:r>
      <w:r w:rsidRPr="00210761">
        <w:rPr>
          <w:spacing w:val="-6"/>
          <w:sz w:val="24"/>
          <w:szCs w:val="24"/>
        </w:rPr>
        <w:t xml:space="preserve"> </w:t>
      </w:r>
      <w:r w:rsidRPr="00210761">
        <w:rPr>
          <w:sz w:val="24"/>
          <w:szCs w:val="24"/>
        </w:rPr>
        <w:t>rule</w:t>
      </w:r>
      <w:r w:rsidRPr="00210761">
        <w:rPr>
          <w:spacing w:val="-5"/>
          <w:sz w:val="24"/>
          <w:szCs w:val="24"/>
        </w:rPr>
        <w:t xml:space="preserve"> </w:t>
      </w:r>
      <w:r w:rsidRPr="00210761">
        <w:rPr>
          <w:sz w:val="24"/>
          <w:szCs w:val="24"/>
        </w:rPr>
        <w:t>eff.</w:t>
      </w:r>
      <w:r w:rsidRPr="00210761">
        <w:rPr>
          <w:spacing w:val="-6"/>
          <w:sz w:val="24"/>
          <w:szCs w:val="24"/>
        </w:rPr>
        <w:t xml:space="preserve"> </w:t>
      </w:r>
      <w:r w:rsidRPr="00210761">
        <w:rPr>
          <w:spacing w:val="-2"/>
          <w:sz w:val="24"/>
          <w:szCs w:val="24"/>
        </w:rPr>
        <w:t>06/14/2024.</w:t>
      </w:r>
    </w:p>
    <w:sectPr w:rsidR="00292B73" w:rsidRPr="00210761">
      <w:pgSz w:w="12240" w:h="15840"/>
      <w:pgMar w:top="1120" w:right="1440" w:bottom="600" w:left="0" w:header="677" w:footer="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2DC91" w14:textId="77777777" w:rsidR="008829EC" w:rsidRDefault="008829EC" w:rsidP="00561B4B">
      <w:r>
        <w:separator/>
      </w:r>
    </w:p>
  </w:endnote>
  <w:endnote w:type="continuationSeparator" w:id="0">
    <w:p w14:paraId="1F7319A1" w14:textId="77777777" w:rsidR="008829EC" w:rsidRDefault="008829EC" w:rsidP="00561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1504" w14:textId="77777777" w:rsidR="008829EC" w:rsidRDefault="008829EC" w:rsidP="00561B4B">
      <w:r>
        <w:separator/>
      </w:r>
    </w:p>
  </w:footnote>
  <w:footnote w:type="continuationSeparator" w:id="0">
    <w:p w14:paraId="0DF46254" w14:textId="77777777" w:rsidR="008829EC" w:rsidRDefault="008829EC" w:rsidP="00561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6AAA"/>
    <w:multiLevelType w:val="hybridMultilevel"/>
    <w:tmpl w:val="C46C1762"/>
    <w:lvl w:ilvl="0" w:tplc="2160B644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99A58D9"/>
    <w:multiLevelType w:val="hybridMultilevel"/>
    <w:tmpl w:val="9320B05E"/>
    <w:lvl w:ilvl="0" w:tplc="3BB4E2A6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842335C"/>
    <w:multiLevelType w:val="hybridMultilevel"/>
    <w:tmpl w:val="CD363192"/>
    <w:lvl w:ilvl="0" w:tplc="3DC071A2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29002DF9"/>
    <w:multiLevelType w:val="hybridMultilevel"/>
    <w:tmpl w:val="D5A6F138"/>
    <w:lvl w:ilvl="0" w:tplc="AA96CE30">
      <w:start w:val="1"/>
      <w:numFmt w:val="lowerLetter"/>
      <w:lvlText w:val="(%1)"/>
      <w:lvlJc w:val="left"/>
      <w:pPr>
        <w:ind w:left="216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6C9EAE">
      <w:start w:val="1"/>
      <w:numFmt w:val="decimal"/>
      <w:lvlText w:val="(%2)"/>
      <w:lvlJc w:val="left"/>
      <w:pPr>
        <w:ind w:left="288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3E06DB6">
      <w:numFmt w:val="bullet"/>
      <w:lvlText w:val="•"/>
      <w:lvlJc w:val="left"/>
      <w:pPr>
        <w:ind w:left="3760" w:hanging="720"/>
      </w:pPr>
      <w:rPr>
        <w:rFonts w:hint="default"/>
        <w:lang w:val="en-US" w:eastAsia="en-US" w:bidi="ar-SA"/>
      </w:rPr>
    </w:lvl>
    <w:lvl w:ilvl="3" w:tplc="4F90D6FE">
      <w:numFmt w:val="bullet"/>
      <w:lvlText w:val="•"/>
      <w:lvlJc w:val="left"/>
      <w:pPr>
        <w:ind w:left="4640" w:hanging="720"/>
      </w:pPr>
      <w:rPr>
        <w:rFonts w:hint="default"/>
        <w:lang w:val="en-US" w:eastAsia="en-US" w:bidi="ar-SA"/>
      </w:rPr>
    </w:lvl>
    <w:lvl w:ilvl="4" w:tplc="59E2CD14">
      <w:numFmt w:val="bullet"/>
      <w:lvlText w:val="•"/>
      <w:lvlJc w:val="left"/>
      <w:pPr>
        <w:ind w:left="5520" w:hanging="720"/>
      </w:pPr>
      <w:rPr>
        <w:rFonts w:hint="default"/>
        <w:lang w:val="en-US" w:eastAsia="en-US" w:bidi="ar-SA"/>
      </w:rPr>
    </w:lvl>
    <w:lvl w:ilvl="5" w:tplc="15C0CFB6">
      <w:numFmt w:val="bullet"/>
      <w:lvlText w:val="•"/>
      <w:lvlJc w:val="left"/>
      <w:pPr>
        <w:ind w:left="6400" w:hanging="720"/>
      </w:pPr>
      <w:rPr>
        <w:rFonts w:hint="default"/>
        <w:lang w:val="en-US" w:eastAsia="en-US" w:bidi="ar-SA"/>
      </w:rPr>
    </w:lvl>
    <w:lvl w:ilvl="6" w:tplc="221C12BC">
      <w:numFmt w:val="bullet"/>
      <w:lvlText w:val="•"/>
      <w:lvlJc w:val="left"/>
      <w:pPr>
        <w:ind w:left="7280" w:hanging="720"/>
      </w:pPr>
      <w:rPr>
        <w:rFonts w:hint="default"/>
        <w:lang w:val="en-US" w:eastAsia="en-US" w:bidi="ar-SA"/>
      </w:rPr>
    </w:lvl>
    <w:lvl w:ilvl="7" w:tplc="FB06ABCA">
      <w:numFmt w:val="bullet"/>
      <w:lvlText w:val="•"/>
      <w:lvlJc w:val="left"/>
      <w:pPr>
        <w:ind w:left="8160" w:hanging="720"/>
      </w:pPr>
      <w:rPr>
        <w:rFonts w:hint="default"/>
        <w:lang w:val="en-US" w:eastAsia="en-US" w:bidi="ar-SA"/>
      </w:rPr>
    </w:lvl>
    <w:lvl w:ilvl="8" w:tplc="E77888F2">
      <w:numFmt w:val="bullet"/>
      <w:lvlText w:val="•"/>
      <w:lvlJc w:val="left"/>
      <w:pPr>
        <w:ind w:left="904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73B181D"/>
    <w:multiLevelType w:val="hybridMultilevel"/>
    <w:tmpl w:val="41E0A83E"/>
    <w:lvl w:ilvl="0" w:tplc="1390F748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414E080D"/>
    <w:multiLevelType w:val="hybridMultilevel"/>
    <w:tmpl w:val="C568B4B2"/>
    <w:lvl w:ilvl="0" w:tplc="102E1B9E">
      <w:start w:val="1"/>
      <w:numFmt w:val="decimal"/>
      <w:lvlText w:val="(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55EB5E6B"/>
    <w:multiLevelType w:val="hybridMultilevel"/>
    <w:tmpl w:val="E1645FA8"/>
    <w:lvl w:ilvl="0" w:tplc="14D48CF4">
      <w:start w:val="1"/>
      <w:numFmt w:val="lowerLetter"/>
      <w:lvlText w:val="(%1)"/>
      <w:lvlJc w:val="left"/>
      <w:pPr>
        <w:ind w:left="216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304D46">
      <w:start w:val="1"/>
      <w:numFmt w:val="decimal"/>
      <w:lvlText w:val="(%2)"/>
      <w:lvlJc w:val="left"/>
      <w:pPr>
        <w:ind w:left="288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F50C708">
      <w:numFmt w:val="bullet"/>
      <w:lvlText w:val="•"/>
      <w:lvlJc w:val="left"/>
      <w:pPr>
        <w:ind w:left="3760" w:hanging="720"/>
      </w:pPr>
      <w:rPr>
        <w:rFonts w:hint="default"/>
        <w:lang w:val="en-US" w:eastAsia="en-US" w:bidi="ar-SA"/>
      </w:rPr>
    </w:lvl>
    <w:lvl w:ilvl="3" w:tplc="17F0A4F8">
      <w:numFmt w:val="bullet"/>
      <w:lvlText w:val="•"/>
      <w:lvlJc w:val="left"/>
      <w:pPr>
        <w:ind w:left="4640" w:hanging="720"/>
      </w:pPr>
      <w:rPr>
        <w:rFonts w:hint="default"/>
        <w:lang w:val="en-US" w:eastAsia="en-US" w:bidi="ar-SA"/>
      </w:rPr>
    </w:lvl>
    <w:lvl w:ilvl="4" w:tplc="68260FD8">
      <w:numFmt w:val="bullet"/>
      <w:lvlText w:val="•"/>
      <w:lvlJc w:val="left"/>
      <w:pPr>
        <w:ind w:left="5520" w:hanging="720"/>
      </w:pPr>
      <w:rPr>
        <w:rFonts w:hint="default"/>
        <w:lang w:val="en-US" w:eastAsia="en-US" w:bidi="ar-SA"/>
      </w:rPr>
    </w:lvl>
    <w:lvl w:ilvl="5" w:tplc="3FBEA56E">
      <w:numFmt w:val="bullet"/>
      <w:lvlText w:val="•"/>
      <w:lvlJc w:val="left"/>
      <w:pPr>
        <w:ind w:left="6400" w:hanging="720"/>
      </w:pPr>
      <w:rPr>
        <w:rFonts w:hint="default"/>
        <w:lang w:val="en-US" w:eastAsia="en-US" w:bidi="ar-SA"/>
      </w:rPr>
    </w:lvl>
    <w:lvl w:ilvl="6" w:tplc="17D6E9EA">
      <w:numFmt w:val="bullet"/>
      <w:lvlText w:val="•"/>
      <w:lvlJc w:val="left"/>
      <w:pPr>
        <w:ind w:left="7280" w:hanging="720"/>
      </w:pPr>
      <w:rPr>
        <w:rFonts w:hint="default"/>
        <w:lang w:val="en-US" w:eastAsia="en-US" w:bidi="ar-SA"/>
      </w:rPr>
    </w:lvl>
    <w:lvl w:ilvl="7" w:tplc="63F07D7E">
      <w:numFmt w:val="bullet"/>
      <w:lvlText w:val="•"/>
      <w:lvlJc w:val="left"/>
      <w:pPr>
        <w:ind w:left="8160" w:hanging="720"/>
      </w:pPr>
      <w:rPr>
        <w:rFonts w:hint="default"/>
        <w:lang w:val="en-US" w:eastAsia="en-US" w:bidi="ar-SA"/>
      </w:rPr>
    </w:lvl>
    <w:lvl w:ilvl="8" w:tplc="D0AC0B6A">
      <w:numFmt w:val="bullet"/>
      <w:lvlText w:val="•"/>
      <w:lvlJc w:val="left"/>
      <w:pPr>
        <w:ind w:left="9040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5AB9447B"/>
    <w:multiLevelType w:val="hybridMultilevel"/>
    <w:tmpl w:val="36D4AB68"/>
    <w:lvl w:ilvl="0" w:tplc="1514F20C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2839186">
    <w:abstractNumId w:val="6"/>
  </w:num>
  <w:num w:numId="2" w16cid:durableId="1117139877">
    <w:abstractNumId w:val="3"/>
  </w:num>
  <w:num w:numId="3" w16cid:durableId="122236817">
    <w:abstractNumId w:val="0"/>
  </w:num>
  <w:num w:numId="4" w16cid:durableId="47000368">
    <w:abstractNumId w:val="1"/>
  </w:num>
  <w:num w:numId="5" w16cid:durableId="655840388">
    <w:abstractNumId w:val="4"/>
  </w:num>
  <w:num w:numId="6" w16cid:durableId="1488209083">
    <w:abstractNumId w:val="7"/>
  </w:num>
  <w:num w:numId="7" w16cid:durableId="36861462">
    <w:abstractNumId w:val="5"/>
  </w:num>
  <w:num w:numId="8" w16cid:durableId="90499489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ine Moreno">
    <w15:presenceInfo w15:providerId="AD" w15:userId="S::cmmoreno@dps.state.co.us::2d8d6894-2704-4e01-b264-38e61b5afab1"/>
  </w15:person>
  <w15:person w15:author="Nick Baumgart">
    <w15:presenceInfo w15:providerId="AD" w15:userId="S::nbaumgart@dps.state.co.us::3d4387c7-5e47-4e1d-b4d6-60c8685439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73"/>
    <w:rsid w:val="00210761"/>
    <w:rsid w:val="002606A4"/>
    <w:rsid w:val="00292B73"/>
    <w:rsid w:val="002F04CC"/>
    <w:rsid w:val="00482861"/>
    <w:rsid w:val="00561B4B"/>
    <w:rsid w:val="00635B73"/>
    <w:rsid w:val="006E2780"/>
    <w:rsid w:val="008829EC"/>
    <w:rsid w:val="008E2695"/>
    <w:rsid w:val="00A51388"/>
    <w:rsid w:val="00B24B85"/>
    <w:rsid w:val="00BA334B"/>
    <w:rsid w:val="00C04811"/>
    <w:rsid w:val="00C10447"/>
    <w:rsid w:val="00DF3365"/>
    <w:rsid w:val="00FA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F3A1"/>
  <w15:docId w15:val="{CECD07D5-1E05-4485-A0B6-9A7933AC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B4B"/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uiPriority w:val="9"/>
    <w:qFormat/>
    <w:rsid w:val="00561B4B"/>
    <w:pPr>
      <w:ind w:left="14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561B4B"/>
    <w:pPr>
      <w:ind w:left="14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88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104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447"/>
    <w:rPr>
      <w:rFonts w:ascii="Arial" w:eastAsia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104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447"/>
    <w:rPr>
      <w:rFonts w:ascii="Arial" w:eastAsia="Arial" w:hAnsi="Arial" w:cs="Arial"/>
      <w:sz w:val="24"/>
      <w:szCs w:val="24"/>
    </w:rPr>
  </w:style>
  <w:style w:type="paragraph" w:styleId="Revision">
    <w:name w:val="Revision"/>
    <w:hidden/>
    <w:uiPriority w:val="99"/>
    <w:semiHidden/>
    <w:rsid w:val="00210761"/>
    <w:pPr>
      <w:widowControl/>
      <w:autoSpaceDE/>
      <w:autoSpaceDN/>
    </w:pPr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D99FC-9C69-4B0A-99FF-06786E585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Colorado Regulations 8 CCR 1507-20</vt:lpstr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Colorado Regulations 8 CCR 1507-20</dc:title>
  <dc:subject>IMPLEMENTATION OF THE NATIONAL INSTANT CRIMINAL BACKGROUND CHECK SYSTEM WITH THE COLORADO BUREAU OF INVESTIGATION SERVING AS THE POINT OF CONTACT</dc:subject>
  <dc:creator>CDPS Colorado Bureau of Investigation</dc:creator>
  <cp:lastModifiedBy>Christine Moreno</cp:lastModifiedBy>
  <cp:revision>2</cp:revision>
  <dcterms:created xsi:type="dcterms:W3CDTF">2026-07-31T22:27:00Z</dcterms:created>
  <dcterms:modified xsi:type="dcterms:W3CDTF">2026-07-31T22:27:00Z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dc926a6c-8f7a-49fd-a434-cd380bf0c816</vt:lpwstr>
  </property>
</Properties>
</file>