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01361" w14:textId="77777777" w:rsidR="009E11E2" w:rsidRDefault="009E11E2">
      <w:pPr>
        <w:pStyle w:val="BodyText"/>
        <w:rPr>
          <w:sz w:val="17"/>
        </w:rPr>
      </w:pPr>
    </w:p>
    <w:p w14:paraId="72A46439" w14:textId="77777777" w:rsidR="009E11E2" w:rsidRDefault="009E11E2">
      <w:pPr>
        <w:pStyle w:val="BodyText"/>
        <w:rPr>
          <w:sz w:val="17"/>
        </w:rPr>
      </w:pPr>
    </w:p>
    <w:p w14:paraId="27A5E5CE" w14:textId="77777777" w:rsidR="009E11E2" w:rsidRDefault="009E11E2">
      <w:pPr>
        <w:pStyle w:val="BodyText"/>
        <w:rPr>
          <w:sz w:val="17"/>
        </w:rPr>
      </w:pPr>
    </w:p>
    <w:p w14:paraId="226DD67F" w14:textId="77777777" w:rsidR="009E11E2" w:rsidRDefault="009E11E2">
      <w:pPr>
        <w:pStyle w:val="BodyText"/>
        <w:spacing w:before="42"/>
        <w:rPr>
          <w:sz w:val="17"/>
        </w:rPr>
      </w:pPr>
    </w:p>
    <w:p w14:paraId="2B7F109F" w14:textId="77777777" w:rsidR="00536C38" w:rsidRDefault="00536C38" w:rsidP="00536C38">
      <w:pPr>
        <w:pStyle w:val="BodyText"/>
        <w:rPr>
          <w:sz w:val="17"/>
        </w:rPr>
      </w:pPr>
      <w:bookmarkStart w:id="0" w:name="DEPARTMENT_OF_PUBLIC_SAFETY"/>
      <w:bookmarkEnd w:id="0"/>
    </w:p>
    <w:p w14:paraId="44AD7EBA" w14:textId="77777777" w:rsidR="00536C38" w:rsidRDefault="00536C38" w:rsidP="00536C38">
      <w:pPr>
        <w:pStyle w:val="BodyText"/>
        <w:spacing w:before="38"/>
        <w:rPr>
          <w:sz w:val="17"/>
        </w:rPr>
      </w:pPr>
    </w:p>
    <w:p w14:paraId="4EE36CAD" w14:textId="77777777" w:rsidR="00536C38" w:rsidRPr="009051D4" w:rsidRDefault="00536C38" w:rsidP="00536C38">
      <w:pPr>
        <w:pStyle w:val="Heading1"/>
        <w:jc w:val="center"/>
        <w:rPr>
          <w:rFonts w:ascii="Times New Roman" w:hAnsi="Times New Roman" w:cs="Times New Roman"/>
          <w:sz w:val="24"/>
          <w:szCs w:val="24"/>
          <w:u w:val="single"/>
        </w:rPr>
      </w:pPr>
      <w:r w:rsidRPr="009051D4">
        <w:rPr>
          <w:rFonts w:ascii="Times New Roman" w:hAnsi="Times New Roman" w:cs="Times New Roman"/>
          <w:sz w:val="24"/>
          <w:szCs w:val="24"/>
          <w:u w:val="single"/>
        </w:rPr>
        <w:t>DEPARTMENT OF PUBLIC SAFETY</w:t>
      </w:r>
    </w:p>
    <w:p w14:paraId="05CD1127" w14:textId="77777777" w:rsidR="00536C38" w:rsidRPr="009051D4" w:rsidRDefault="00536C38" w:rsidP="00536C38">
      <w:pPr>
        <w:pStyle w:val="Heading1"/>
        <w:jc w:val="center"/>
        <w:rPr>
          <w:rFonts w:ascii="Times New Roman" w:hAnsi="Times New Roman" w:cs="Times New Roman"/>
          <w:sz w:val="24"/>
          <w:szCs w:val="24"/>
          <w:u w:val="single"/>
        </w:rPr>
      </w:pPr>
    </w:p>
    <w:p w14:paraId="2717B2A7" w14:textId="77777777" w:rsidR="00536C38" w:rsidRPr="009051D4" w:rsidRDefault="00536C38" w:rsidP="00536C38">
      <w:pPr>
        <w:pStyle w:val="Heading1"/>
        <w:jc w:val="center"/>
        <w:rPr>
          <w:rFonts w:ascii="Times New Roman" w:hAnsi="Times New Roman" w:cs="Times New Roman"/>
          <w:sz w:val="24"/>
          <w:szCs w:val="24"/>
          <w:u w:val="single"/>
        </w:rPr>
      </w:pPr>
      <w:r w:rsidRPr="009051D4">
        <w:rPr>
          <w:rFonts w:ascii="Times New Roman" w:hAnsi="Times New Roman" w:cs="Times New Roman"/>
          <w:sz w:val="24"/>
          <w:szCs w:val="24"/>
          <w:u w:val="single"/>
        </w:rPr>
        <w:t>Division of Fire Prevention and Control</w:t>
      </w:r>
    </w:p>
    <w:p w14:paraId="532D6DF5" w14:textId="77777777" w:rsidR="00536C38" w:rsidRPr="009051D4" w:rsidRDefault="00536C38" w:rsidP="00536C38">
      <w:pPr>
        <w:pStyle w:val="Heading1"/>
        <w:jc w:val="center"/>
        <w:rPr>
          <w:rFonts w:ascii="Times New Roman" w:hAnsi="Times New Roman" w:cs="Times New Roman"/>
          <w:sz w:val="24"/>
          <w:szCs w:val="24"/>
          <w:u w:val="single"/>
        </w:rPr>
      </w:pPr>
    </w:p>
    <w:p w14:paraId="10E0402D" w14:textId="4BD728D4" w:rsidR="00536C38" w:rsidRPr="009051D4" w:rsidRDefault="00536C38" w:rsidP="00536C38">
      <w:pPr>
        <w:pStyle w:val="Heading1"/>
        <w:jc w:val="center"/>
        <w:rPr>
          <w:rFonts w:ascii="Times New Roman" w:hAnsi="Times New Roman" w:cs="Times New Roman"/>
          <w:sz w:val="24"/>
          <w:szCs w:val="24"/>
          <w:u w:val="single"/>
        </w:rPr>
      </w:pPr>
      <w:r w:rsidRPr="009051D4">
        <w:rPr>
          <w:rFonts w:ascii="Times New Roman" w:hAnsi="Times New Roman" w:cs="Times New Roman"/>
          <w:sz w:val="24"/>
          <w:szCs w:val="24"/>
          <w:u w:val="single"/>
        </w:rPr>
        <w:t xml:space="preserve">8 CCR 1507- </w:t>
      </w:r>
      <w:r>
        <w:rPr>
          <w:rFonts w:ascii="Times New Roman" w:hAnsi="Times New Roman" w:cs="Times New Roman"/>
          <w:sz w:val="24"/>
          <w:szCs w:val="24"/>
          <w:u w:val="single"/>
        </w:rPr>
        <w:t>11</w:t>
      </w:r>
    </w:p>
    <w:p w14:paraId="060AAE9B" w14:textId="77777777" w:rsidR="00536C38" w:rsidRPr="009051D4" w:rsidRDefault="00536C38" w:rsidP="00536C38">
      <w:pPr>
        <w:pStyle w:val="Heading1"/>
        <w:jc w:val="center"/>
        <w:rPr>
          <w:rFonts w:ascii="Times New Roman" w:hAnsi="Times New Roman" w:cs="Times New Roman"/>
          <w:sz w:val="24"/>
          <w:szCs w:val="24"/>
          <w:u w:val="single"/>
        </w:rPr>
      </w:pPr>
    </w:p>
    <w:p w14:paraId="62D922E2" w14:textId="5BBE68B2" w:rsidR="00536C38" w:rsidRDefault="00536C38" w:rsidP="00536C38">
      <w:pPr>
        <w:pStyle w:val="Heading1"/>
        <w:ind w:left="1260"/>
        <w:jc w:val="center"/>
        <w:rPr>
          <w:rFonts w:ascii="Times New Roman" w:hAnsi="Times New Roman" w:cs="Times New Roman"/>
          <w:sz w:val="24"/>
          <w:szCs w:val="24"/>
          <w:u w:val="single"/>
        </w:rPr>
      </w:pPr>
      <w:r w:rsidRPr="007D42BC">
        <w:rPr>
          <w:rFonts w:ascii="Times New Roman" w:hAnsi="Times New Roman" w:cs="Times New Roman"/>
          <w:sz w:val="24"/>
          <w:szCs w:val="24"/>
          <w:u w:val="single"/>
        </w:rPr>
        <w:t>FIRE</w:t>
      </w:r>
      <w:r w:rsidR="00857FAB">
        <w:rPr>
          <w:rFonts w:ascii="Times New Roman" w:hAnsi="Times New Roman" w:cs="Times New Roman"/>
          <w:sz w:val="24"/>
          <w:szCs w:val="24"/>
          <w:u w:val="single"/>
        </w:rPr>
        <w:t xml:space="preserve"> SUPPRESSION PROGRAM</w:t>
      </w:r>
      <w:r>
        <w:rPr>
          <w:rFonts w:ascii="Times New Roman" w:hAnsi="Times New Roman" w:cs="Times New Roman"/>
          <w:sz w:val="24"/>
          <w:szCs w:val="24"/>
          <w:u w:val="single"/>
        </w:rPr>
        <w:t xml:space="preserve"> </w:t>
      </w:r>
    </w:p>
    <w:p w14:paraId="3F1C293E" w14:textId="77777777" w:rsidR="00536C38" w:rsidRDefault="00536C38" w:rsidP="00536C38">
      <w:pPr>
        <w:pStyle w:val="Heading1"/>
        <w:jc w:val="center"/>
        <w:rPr>
          <w:rFonts w:ascii="Times New Roman" w:hAnsi="Times New Roman" w:cs="Times New Roman"/>
          <w:sz w:val="24"/>
          <w:szCs w:val="24"/>
          <w:u w:val="single"/>
        </w:rPr>
      </w:pPr>
    </w:p>
    <w:p w14:paraId="2B773418" w14:textId="272634FB" w:rsidR="00536C38" w:rsidRPr="00A24F5B" w:rsidRDefault="00536C38" w:rsidP="00A24F5B">
      <w:pPr>
        <w:pStyle w:val="Heading1"/>
        <w:spacing w:after="240"/>
        <w:jc w:val="center"/>
        <w:rPr>
          <w:rFonts w:ascii="Times New Roman" w:hAnsi="Times New Roman" w:cs="Times New Roman"/>
          <w:sz w:val="24"/>
          <w:szCs w:val="24"/>
          <w:u w:val="single"/>
        </w:rPr>
      </w:pPr>
      <w:r w:rsidRPr="009051D4">
        <w:rPr>
          <w:rFonts w:ascii="Times New Roman" w:hAnsi="Times New Roman" w:cs="Times New Roman"/>
          <w:sz w:val="24"/>
          <w:szCs w:val="24"/>
          <w:u w:val="single"/>
        </w:rPr>
        <w:t>STATEMENT OF BASIS, STATUTORY AUTHORITY, AND PURPOSE</w:t>
      </w:r>
    </w:p>
    <w:p w14:paraId="4D7C8F35" w14:textId="62D6C4C2" w:rsidR="00536C38" w:rsidRPr="00A24F5B" w:rsidRDefault="00536C38" w:rsidP="00A24F5B">
      <w:pPr>
        <w:pStyle w:val="Heading1"/>
        <w:spacing w:after="240"/>
        <w:rPr>
          <w:rFonts w:ascii="Times New Roman" w:hAnsi="Times New Roman" w:cs="Times New Roman"/>
          <w:b w:val="0"/>
          <w:sz w:val="24"/>
          <w:szCs w:val="24"/>
        </w:rPr>
      </w:pPr>
      <w:r w:rsidRPr="002D059E">
        <w:rPr>
          <w:rFonts w:ascii="Times New Roman" w:hAnsi="Times New Roman" w:cs="Times New Roman"/>
          <w:b w:val="0"/>
          <w:sz w:val="24"/>
          <w:szCs w:val="24"/>
        </w:rPr>
        <w:t>Pursuant to Section 24-33.5-1203.5, C.R.S., the Director of the Colorado Division of Fire Prevention and Control shall promulgate rules as necessary to carry out the duties of the Division of Fire Prevention and Control.  Th</w:t>
      </w:r>
      <w:r w:rsidR="00A24F5B">
        <w:rPr>
          <w:rFonts w:ascii="Times New Roman" w:hAnsi="Times New Roman" w:cs="Times New Roman"/>
          <w:b w:val="0"/>
          <w:sz w:val="24"/>
          <w:szCs w:val="24"/>
        </w:rPr>
        <w:t>ese</w:t>
      </w:r>
      <w:r w:rsidRPr="002D059E">
        <w:rPr>
          <w:rFonts w:ascii="Times New Roman" w:hAnsi="Times New Roman" w:cs="Times New Roman"/>
          <w:b w:val="0"/>
          <w:sz w:val="24"/>
          <w:szCs w:val="24"/>
        </w:rPr>
        <w:t xml:space="preserve"> rule</w:t>
      </w:r>
      <w:r w:rsidR="00A24F5B">
        <w:rPr>
          <w:rFonts w:ascii="Times New Roman" w:hAnsi="Times New Roman" w:cs="Times New Roman"/>
          <w:b w:val="0"/>
          <w:sz w:val="24"/>
          <w:szCs w:val="24"/>
        </w:rPr>
        <w:t>s</w:t>
      </w:r>
      <w:r w:rsidRPr="002D059E">
        <w:rPr>
          <w:rFonts w:ascii="Times New Roman" w:hAnsi="Times New Roman" w:cs="Times New Roman"/>
          <w:b w:val="0"/>
          <w:sz w:val="24"/>
          <w:szCs w:val="24"/>
        </w:rPr>
        <w:t xml:space="preserve"> </w:t>
      </w:r>
      <w:r w:rsidR="00A24F5B">
        <w:rPr>
          <w:rFonts w:ascii="Times New Roman" w:hAnsi="Times New Roman" w:cs="Times New Roman"/>
          <w:b w:val="0"/>
          <w:sz w:val="24"/>
          <w:szCs w:val="24"/>
        </w:rPr>
        <w:t>are</w:t>
      </w:r>
      <w:r w:rsidRPr="002D059E">
        <w:rPr>
          <w:rFonts w:ascii="Times New Roman" w:hAnsi="Times New Roman" w:cs="Times New Roman"/>
          <w:b w:val="0"/>
          <w:sz w:val="24"/>
          <w:szCs w:val="24"/>
        </w:rPr>
        <w:t xml:space="preserve"> proposed pursuant to this authority and </w:t>
      </w:r>
      <w:r w:rsidR="00A24F5B">
        <w:rPr>
          <w:rFonts w:ascii="Times New Roman" w:hAnsi="Times New Roman" w:cs="Times New Roman"/>
          <w:b w:val="0"/>
          <w:sz w:val="24"/>
          <w:szCs w:val="24"/>
        </w:rPr>
        <w:t>are</w:t>
      </w:r>
      <w:r w:rsidRPr="002D059E">
        <w:rPr>
          <w:rFonts w:ascii="Times New Roman" w:hAnsi="Times New Roman" w:cs="Times New Roman"/>
          <w:b w:val="0"/>
          <w:sz w:val="24"/>
          <w:szCs w:val="24"/>
        </w:rPr>
        <w:t xml:space="preserve"> intended to be consistent with the requirements of the State Administrative Procedure Act, Section 24-4-101, et seq., C.R.S. </w:t>
      </w:r>
    </w:p>
    <w:p w14:paraId="088F08D2" w14:textId="1BA92752" w:rsidR="00536C38" w:rsidRPr="002D059E" w:rsidRDefault="00536C38" w:rsidP="00A24F5B">
      <w:pPr>
        <w:pStyle w:val="Heading1"/>
        <w:spacing w:after="240"/>
        <w:rPr>
          <w:rFonts w:ascii="Times New Roman" w:hAnsi="Times New Roman" w:cs="Times New Roman"/>
          <w:b w:val="0"/>
          <w:sz w:val="24"/>
          <w:szCs w:val="24"/>
        </w:rPr>
      </w:pPr>
      <w:r w:rsidRPr="002D059E">
        <w:rPr>
          <w:rFonts w:ascii="Times New Roman" w:hAnsi="Times New Roman" w:cs="Times New Roman"/>
          <w:b w:val="0"/>
          <w:sz w:val="24"/>
          <w:szCs w:val="24"/>
        </w:rPr>
        <w:t xml:space="preserve">C.R.S. Title 24 Article 33.5 Part 12 directs that </w:t>
      </w:r>
      <w:r w:rsidR="00857FAB">
        <w:rPr>
          <w:rFonts w:ascii="Times New Roman" w:hAnsi="Times New Roman" w:cs="Times New Roman"/>
          <w:b w:val="0"/>
          <w:sz w:val="24"/>
          <w:szCs w:val="24"/>
        </w:rPr>
        <w:t>all fire suppression systems installed in</w:t>
      </w:r>
      <w:r w:rsidRPr="002D059E">
        <w:rPr>
          <w:rFonts w:ascii="Times New Roman" w:hAnsi="Times New Roman" w:cs="Times New Roman"/>
          <w:b w:val="0"/>
          <w:sz w:val="24"/>
          <w:szCs w:val="24"/>
        </w:rPr>
        <w:t xml:space="preserve"> the State of Colorado</w:t>
      </w:r>
      <w:r w:rsidR="000D4299">
        <w:rPr>
          <w:rFonts w:ascii="Times New Roman" w:hAnsi="Times New Roman" w:cs="Times New Roman"/>
          <w:b w:val="0"/>
          <w:sz w:val="24"/>
          <w:szCs w:val="24"/>
        </w:rPr>
        <w:t>, with the exception of those systems installed in premanufactured buildings,</w:t>
      </w:r>
      <w:r w:rsidRPr="002D059E">
        <w:rPr>
          <w:rFonts w:ascii="Times New Roman" w:hAnsi="Times New Roman" w:cs="Times New Roman"/>
          <w:b w:val="0"/>
          <w:sz w:val="24"/>
          <w:szCs w:val="24"/>
        </w:rPr>
        <w:t xml:space="preserve"> are</w:t>
      </w:r>
      <w:r w:rsidR="00A24F5B">
        <w:rPr>
          <w:rFonts w:ascii="Times New Roman" w:hAnsi="Times New Roman" w:cs="Times New Roman"/>
          <w:b w:val="0"/>
          <w:sz w:val="24"/>
          <w:szCs w:val="24"/>
        </w:rPr>
        <w:t xml:space="preserve"> </w:t>
      </w:r>
      <w:r w:rsidRPr="002D059E">
        <w:rPr>
          <w:rFonts w:ascii="Times New Roman" w:hAnsi="Times New Roman" w:cs="Times New Roman"/>
          <w:b w:val="0"/>
          <w:sz w:val="24"/>
          <w:szCs w:val="24"/>
        </w:rPr>
        <w:t>constructed and inspected according to the codes and standards adopted by the Director of the Division of Fire Prevention &amp; Control.</w:t>
      </w:r>
    </w:p>
    <w:p w14:paraId="5279901D" w14:textId="3FE4E540" w:rsidR="00536C38" w:rsidRPr="00A24F5B" w:rsidRDefault="00536C38" w:rsidP="00A24F5B">
      <w:pPr>
        <w:pStyle w:val="Heading1"/>
        <w:spacing w:after="240"/>
        <w:rPr>
          <w:rFonts w:ascii="Times New Roman" w:hAnsi="Times New Roman" w:cs="Times New Roman"/>
          <w:b w:val="0"/>
          <w:sz w:val="24"/>
          <w:szCs w:val="24"/>
        </w:rPr>
      </w:pPr>
      <w:r w:rsidRPr="002D059E">
        <w:rPr>
          <w:rFonts w:ascii="Times New Roman" w:hAnsi="Times New Roman" w:cs="Times New Roman"/>
          <w:b w:val="0"/>
          <w:sz w:val="24"/>
          <w:szCs w:val="24"/>
        </w:rPr>
        <w:t xml:space="preserve">The purpose of this rule </w:t>
      </w:r>
      <w:r w:rsidR="00A24F5B">
        <w:rPr>
          <w:rFonts w:ascii="Times New Roman" w:hAnsi="Times New Roman" w:cs="Times New Roman"/>
          <w:b w:val="0"/>
          <w:sz w:val="24"/>
          <w:szCs w:val="24"/>
        </w:rPr>
        <w:t>amendment</w:t>
      </w:r>
      <w:r w:rsidRPr="002D059E">
        <w:rPr>
          <w:rFonts w:ascii="Times New Roman" w:hAnsi="Times New Roman" w:cs="Times New Roman"/>
          <w:b w:val="0"/>
          <w:sz w:val="24"/>
          <w:szCs w:val="24"/>
        </w:rPr>
        <w:t xml:space="preserve"> is several-fold. </w:t>
      </w:r>
      <w:r w:rsidRPr="006A7F33">
        <w:rPr>
          <w:rFonts w:ascii="Times New Roman" w:hAnsi="Times New Roman" w:cs="Times New Roman"/>
          <w:b w:val="0"/>
          <w:sz w:val="24"/>
          <w:szCs w:val="24"/>
        </w:rPr>
        <w:t xml:space="preserve">First, the rule </w:t>
      </w:r>
      <w:r w:rsidR="00A24F5B">
        <w:rPr>
          <w:rFonts w:ascii="Times New Roman" w:hAnsi="Times New Roman" w:cs="Times New Roman"/>
          <w:b w:val="0"/>
          <w:sz w:val="24"/>
          <w:szCs w:val="24"/>
        </w:rPr>
        <w:t xml:space="preserve">amendment </w:t>
      </w:r>
      <w:r w:rsidRPr="006A7F33">
        <w:rPr>
          <w:rFonts w:ascii="Times New Roman" w:hAnsi="Times New Roman" w:cs="Times New Roman"/>
          <w:b w:val="0"/>
          <w:sz w:val="24"/>
          <w:szCs w:val="24"/>
        </w:rPr>
        <w:t>addresses the Division’s need to raise fees related to inspections and plan reviews under Article 1</w:t>
      </w:r>
      <w:r>
        <w:rPr>
          <w:rFonts w:ascii="Times New Roman" w:hAnsi="Times New Roman" w:cs="Times New Roman"/>
          <w:b w:val="0"/>
          <w:sz w:val="24"/>
          <w:szCs w:val="24"/>
        </w:rPr>
        <w:t>4</w:t>
      </w:r>
      <w:r w:rsidR="00B21E3C">
        <w:rPr>
          <w:rFonts w:ascii="Times New Roman" w:hAnsi="Times New Roman" w:cs="Times New Roman"/>
          <w:b w:val="0"/>
          <w:sz w:val="24"/>
          <w:szCs w:val="24"/>
        </w:rPr>
        <w:t xml:space="preserve"> of these rules</w:t>
      </w:r>
      <w:r w:rsidRPr="006A7F33">
        <w:rPr>
          <w:rFonts w:ascii="Times New Roman" w:hAnsi="Times New Roman" w:cs="Times New Roman"/>
          <w:b w:val="0"/>
          <w:sz w:val="24"/>
          <w:szCs w:val="24"/>
        </w:rPr>
        <w:t xml:space="preserve">, which is necessary </w:t>
      </w:r>
      <w:r w:rsidR="00E56D26" w:rsidRPr="006A7F33">
        <w:rPr>
          <w:rFonts w:ascii="Times New Roman" w:hAnsi="Times New Roman" w:cs="Times New Roman"/>
          <w:b w:val="0"/>
          <w:sz w:val="24"/>
          <w:szCs w:val="24"/>
        </w:rPr>
        <w:t>for</w:t>
      </w:r>
      <w:r w:rsidRPr="006A7F33">
        <w:rPr>
          <w:rFonts w:ascii="Times New Roman" w:hAnsi="Times New Roman" w:cs="Times New Roman"/>
          <w:b w:val="0"/>
          <w:sz w:val="24"/>
          <w:szCs w:val="24"/>
        </w:rPr>
        <w:t xml:space="preserve"> the Division to defray the anticipated costs of the program.  </w:t>
      </w:r>
    </w:p>
    <w:p w14:paraId="71AD4A55" w14:textId="68C5F81A" w:rsidR="00536C38" w:rsidRPr="00A24F5B" w:rsidRDefault="00536C38" w:rsidP="00A24F5B">
      <w:pPr>
        <w:pStyle w:val="Heading1"/>
        <w:spacing w:after="240"/>
        <w:rPr>
          <w:rFonts w:ascii="Times New Roman" w:hAnsi="Times New Roman" w:cs="Times New Roman"/>
          <w:b w:val="0"/>
          <w:sz w:val="24"/>
          <w:szCs w:val="24"/>
        </w:rPr>
      </w:pPr>
      <w:r w:rsidRPr="002D059E">
        <w:rPr>
          <w:rFonts w:ascii="Times New Roman" w:hAnsi="Times New Roman" w:cs="Times New Roman"/>
          <w:b w:val="0"/>
          <w:sz w:val="24"/>
          <w:szCs w:val="24"/>
        </w:rPr>
        <w:t xml:space="preserve">Second, this rule </w:t>
      </w:r>
      <w:r w:rsidR="00B21E3C">
        <w:rPr>
          <w:rFonts w:ascii="Times New Roman" w:hAnsi="Times New Roman" w:cs="Times New Roman"/>
          <w:b w:val="0"/>
          <w:sz w:val="24"/>
          <w:szCs w:val="24"/>
        </w:rPr>
        <w:t>amendment</w:t>
      </w:r>
      <w:r w:rsidRPr="002D059E">
        <w:rPr>
          <w:rFonts w:ascii="Times New Roman" w:hAnsi="Times New Roman" w:cs="Times New Roman"/>
          <w:b w:val="0"/>
          <w:sz w:val="24"/>
          <w:szCs w:val="24"/>
        </w:rPr>
        <w:t xml:space="preserve"> </w:t>
      </w:r>
      <w:r w:rsidR="00857FAB">
        <w:rPr>
          <w:rFonts w:ascii="Times New Roman" w:hAnsi="Times New Roman" w:cs="Times New Roman"/>
          <w:b w:val="0"/>
          <w:sz w:val="24"/>
          <w:szCs w:val="24"/>
        </w:rPr>
        <w:t xml:space="preserve">removes the provisions </w:t>
      </w:r>
      <w:r w:rsidR="00A30A0F">
        <w:rPr>
          <w:rFonts w:ascii="Times New Roman" w:hAnsi="Times New Roman" w:cs="Times New Roman"/>
          <w:b w:val="0"/>
          <w:sz w:val="24"/>
          <w:szCs w:val="24"/>
        </w:rPr>
        <w:t xml:space="preserve">related to and </w:t>
      </w:r>
      <w:r w:rsidR="00857FAB">
        <w:rPr>
          <w:rFonts w:ascii="Times New Roman" w:hAnsi="Times New Roman" w:cs="Times New Roman"/>
          <w:b w:val="0"/>
          <w:sz w:val="24"/>
          <w:szCs w:val="24"/>
        </w:rPr>
        <w:t>for separate</w:t>
      </w:r>
      <w:r w:rsidR="00857FAB" w:rsidRPr="00857FAB">
        <w:rPr>
          <w:rFonts w:ascii="Times New Roman" w:hAnsi="Times New Roman" w:cs="Times New Roman"/>
          <w:b w:val="0"/>
          <w:sz w:val="24"/>
          <w:szCs w:val="24"/>
        </w:rPr>
        <w:t xml:space="preserve"> contractor and inspector categor</w:t>
      </w:r>
      <w:r w:rsidR="00857FAB">
        <w:rPr>
          <w:rFonts w:ascii="Times New Roman" w:hAnsi="Times New Roman" w:cs="Times New Roman"/>
          <w:b w:val="0"/>
          <w:sz w:val="24"/>
          <w:szCs w:val="24"/>
        </w:rPr>
        <w:t>ies</w:t>
      </w:r>
      <w:r w:rsidR="00857FAB" w:rsidRPr="00857FAB">
        <w:rPr>
          <w:rFonts w:ascii="Times New Roman" w:hAnsi="Times New Roman" w:cs="Times New Roman"/>
          <w:b w:val="0"/>
          <w:sz w:val="24"/>
          <w:szCs w:val="24"/>
        </w:rPr>
        <w:t xml:space="preserve"> to accommodate </w:t>
      </w:r>
      <w:r w:rsidR="00857FAB">
        <w:rPr>
          <w:rFonts w:ascii="Times New Roman" w:hAnsi="Times New Roman" w:cs="Times New Roman"/>
          <w:b w:val="0"/>
          <w:sz w:val="24"/>
          <w:szCs w:val="24"/>
        </w:rPr>
        <w:t>fire suppression systems installed in premanufactured buildings. SB25-002</w:t>
      </w:r>
      <w:r w:rsidR="00577140">
        <w:rPr>
          <w:rFonts w:ascii="Times New Roman" w:hAnsi="Times New Roman" w:cs="Times New Roman"/>
          <w:b w:val="0"/>
          <w:sz w:val="24"/>
          <w:szCs w:val="24"/>
        </w:rPr>
        <w:t xml:space="preserve"> removed the Division’s</w:t>
      </w:r>
      <w:r w:rsidR="00857FAB">
        <w:rPr>
          <w:rFonts w:ascii="Times New Roman" w:hAnsi="Times New Roman" w:cs="Times New Roman"/>
          <w:b w:val="0"/>
          <w:sz w:val="24"/>
          <w:szCs w:val="24"/>
        </w:rPr>
        <w:t xml:space="preserve"> authority to provide oversight </w:t>
      </w:r>
      <w:r w:rsidR="000D4299">
        <w:rPr>
          <w:rFonts w:ascii="Times New Roman" w:hAnsi="Times New Roman" w:cs="Times New Roman"/>
          <w:b w:val="0"/>
          <w:sz w:val="24"/>
          <w:szCs w:val="24"/>
        </w:rPr>
        <w:t>for</w:t>
      </w:r>
      <w:r w:rsidR="00857FAB">
        <w:rPr>
          <w:rFonts w:ascii="Times New Roman" w:hAnsi="Times New Roman" w:cs="Times New Roman"/>
          <w:b w:val="0"/>
          <w:sz w:val="24"/>
          <w:szCs w:val="24"/>
        </w:rPr>
        <w:t xml:space="preserve"> the </w:t>
      </w:r>
      <w:r w:rsidR="00577140">
        <w:rPr>
          <w:rFonts w:ascii="Times New Roman" w:hAnsi="Times New Roman" w:cs="Times New Roman"/>
          <w:b w:val="0"/>
          <w:sz w:val="24"/>
          <w:szCs w:val="24"/>
        </w:rPr>
        <w:t xml:space="preserve">design, construction, and </w:t>
      </w:r>
      <w:r w:rsidR="00857FAB">
        <w:rPr>
          <w:rFonts w:ascii="Times New Roman" w:hAnsi="Times New Roman" w:cs="Times New Roman"/>
          <w:b w:val="0"/>
          <w:sz w:val="24"/>
          <w:szCs w:val="24"/>
        </w:rPr>
        <w:t xml:space="preserve">installation of these </w:t>
      </w:r>
      <w:r w:rsidR="00577140">
        <w:rPr>
          <w:rFonts w:ascii="Times New Roman" w:hAnsi="Times New Roman" w:cs="Times New Roman"/>
          <w:b w:val="0"/>
          <w:sz w:val="24"/>
          <w:szCs w:val="24"/>
        </w:rPr>
        <w:t xml:space="preserve">critical </w:t>
      </w:r>
      <w:r w:rsidR="00857FAB">
        <w:rPr>
          <w:rFonts w:ascii="Times New Roman" w:hAnsi="Times New Roman" w:cs="Times New Roman"/>
          <w:b w:val="0"/>
          <w:sz w:val="24"/>
          <w:szCs w:val="24"/>
        </w:rPr>
        <w:t>life safety systems</w:t>
      </w:r>
      <w:r w:rsidR="00577140">
        <w:rPr>
          <w:rFonts w:ascii="Times New Roman" w:hAnsi="Times New Roman" w:cs="Times New Roman"/>
          <w:b w:val="0"/>
          <w:sz w:val="24"/>
          <w:szCs w:val="24"/>
        </w:rPr>
        <w:t xml:space="preserve"> in premanufactured buildings</w:t>
      </w:r>
      <w:r w:rsidR="00857FAB">
        <w:rPr>
          <w:rFonts w:ascii="Times New Roman" w:hAnsi="Times New Roman" w:cs="Times New Roman"/>
          <w:b w:val="0"/>
          <w:sz w:val="24"/>
          <w:szCs w:val="24"/>
        </w:rPr>
        <w:t>.</w:t>
      </w:r>
    </w:p>
    <w:p w14:paraId="2BA48054" w14:textId="4B4C2633" w:rsidR="00536C38" w:rsidRPr="002D059E" w:rsidRDefault="00536C38" w:rsidP="00A24F5B">
      <w:pPr>
        <w:pStyle w:val="Heading1"/>
        <w:spacing w:after="240"/>
        <w:rPr>
          <w:rFonts w:ascii="Times New Roman" w:hAnsi="Times New Roman" w:cs="Times New Roman"/>
          <w:b w:val="0"/>
          <w:sz w:val="24"/>
          <w:szCs w:val="24"/>
        </w:rPr>
      </w:pPr>
      <w:r w:rsidRPr="002D059E">
        <w:rPr>
          <w:rFonts w:ascii="Times New Roman" w:hAnsi="Times New Roman" w:cs="Times New Roman"/>
          <w:b w:val="0"/>
          <w:sz w:val="24"/>
          <w:szCs w:val="24"/>
        </w:rPr>
        <w:t xml:space="preserve">Third, this rule </w:t>
      </w:r>
      <w:r w:rsidR="00B21E3C">
        <w:rPr>
          <w:rFonts w:ascii="Times New Roman" w:hAnsi="Times New Roman" w:cs="Times New Roman"/>
          <w:b w:val="0"/>
          <w:sz w:val="24"/>
          <w:szCs w:val="24"/>
        </w:rPr>
        <w:t>amendment</w:t>
      </w:r>
      <w:r w:rsidRPr="002D059E">
        <w:rPr>
          <w:rFonts w:ascii="Times New Roman" w:hAnsi="Times New Roman" w:cs="Times New Roman"/>
          <w:b w:val="0"/>
          <w:sz w:val="24"/>
          <w:szCs w:val="24"/>
        </w:rPr>
        <w:t xml:space="preserve"> </w:t>
      </w:r>
      <w:r w:rsidR="00F311C1">
        <w:rPr>
          <w:rFonts w:ascii="Times New Roman" w:hAnsi="Times New Roman" w:cs="Times New Roman"/>
          <w:b w:val="0"/>
          <w:sz w:val="24"/>
          <w:szCs w:val="24"/>
        </w:rPr>
        <w:t>removes the provision requiring an Affidavit of Legal Residency under section 3.4.5</w:t>
      </w:r>
      <w:r w:rsidR="00B21E3C">
        <w:rPr>
          <w:rFonts w:ascii="Times New Roman" w:hAnsi="Times New Roman" w:cs="Times New Roman"/>
          <w:b w:val="0"/>
          <w:sz w:val="24"/>
          <w:szCs w:val="24"/>
        </w:rPr>
        <w:t xml:space="preserve"> of these rules</w:t>
      </w:r>
      <w:r w:rsidR="00F311C1">
        <w:rPr>
          <w:rFonts w:ascii="Times New Roman" w:hAnsi="Times New Roman" w:cs="Times New Roman"/>
          <w:b w:val="0"/>
          <w:sz w:val="24"/>
          <w:szCs w:val="24"/>
        </w:rPr>
        <w:t xml:space="preserve">, which is no longer allowable under the requirements set forth in </w:t>
      </w:r>
      <w:r w:rsidR="00B21E3C">
        <w:rPr>
          <w:rFonts w:ascii="Times New Roman" w:hAnsi="Times New Roman" w:cs="Times New Roman"/>
          <w:b w:val="0"/>
          <w:sz w:val="24"/>
          <w:szCs w:val="24"/>
        </w:rPr>
        <w:t>Section</w:t>
      </w:r>
      <w:r w:rsidR="00F311C1" w:rsidRPr="00F311C1">
        <w:rPr>
          <w:rFonts w:ascii="Times New Roman" w:hAnsi="Times New Roman" w:cs="Times New Roman"/>
          <w:b w:val="0"/>
          <w:sz w:val="24"/>
          <w:szCs w:val="24"/>
        </w:rPr>
        <w:t xml:space="preserve"> 24-76.5-103</w:t>
      </w:r>
      <w:r w:rsidR="00B21E3C">
        <w:rPr>
          <w:rFonts w:ascii="Times New Roman" w:hAnsi="Times New Roman" w:cs="Times New Roman"/>
          <w:b w:val="0"/>
          <w:sz w:val="24"/>
          <w:szCs w:val="24"/>
        </w:rPr>
        <w:t>, C.R.S</w:t>
      </w:r>
      <w:r w:rsidR="00F311C1">
        <w:rPr>
          <w:rFonts w:ascii="Times New Roman" w:hAnsi="Times New Roman" w:cs="Times New Roman"/>
          <w:b w:val="0"/>
          <w:sz w:val="24"/>
          <w:szCs w:val="24"/>
        </w:rPr>
        <w:t>.</w:t>
      </w:r>
      <w:r w:rsidR="004F6C16">
        <w:rPr>
          <w:rFonts w:ascii="Times New Roman" w:hAnsi="Times New Roman" w:cs="Times New Roman"/>
          <w:b w:val="0"/>
          <w:sz w:val="24"/>
          <w:szCs w:val="24"/>
        </w:rPr>
        <w:t xml:space="preserve"> The language in section 5.2.9 </w:t>
      </w:r>
      <w:r w:rsidR="00B21E3C">
        <w:rPr>
          <w:rFonts w:ascii="Times New Roman" w:hAnsi="Times New Roman" w:cs="Times New Roman"/>
          <w:b w:val="0"/>
          <w:sz w:val="24"/>
          <w:szCs w:val="24"/>
        </w:rPr>
        <w:t xml:space="preserve">of these rules </w:t>
      </w:r>
      <w:r w:rsidR="004F6C16">
        <w:rPr>
          <w:rFonts w:ascii="Times New Roman" w:hAnsi="Times New Roman" w:cs="Times New Roman"/>
          <w:b w:val="0"/>
          <w:sz w:val="24"/>
          <w:szCs w:val="24"/>
        </w:rPr>
        <w:t xml:space="preserve">has also been updated to align with </w:t>
      </w:r>
      <w:r w:rsidR="00C97990">
        <w:rPr>
          <w:rFonts w:ascii="Times New Roman" w:hAnsi="Times New Roman" w:cs="Times New Roman"/>
          <w:b w:val="0"/>
          <w:sz w:val="24"/>
          <w:szCs w:val="24"/>
        </w:rPr>
        <w:t>the</w:t>
      </w:r>
      <w:r w:rsidR="004F6C16">
        <w:rPr>
          <w:rFonts w:ascii="Times New Roman" w:hAnsi="Times New Roman" w:cs="Times New Roman"/>
          <w:b w:val="0"/>
          <w:sz w:val="24"/>
          <w:szCs w:val="24"/>
        </w:rPr>
        <w:t xml:space="preserve"> above-stated statute.</w:t>
      </w:r>
    </w:p>
    <w:p w14:paraId="109E7946" w14:textId="443BC7EF" w:rsidR="00536C38" w:rsidRDefault="00536C38" w:rsidP="00A24F5B">
      <w:pPr>
        <w:pStyle w:val="Heading1"/>
        <w:spacing w:after="240"/>
        <w:rPr>
          <w:rFonts w:ascii="Times New Roman" w:hAnsi="Times New Roman" w:cs="Times New Roman"/>
          <w:b w:val="0"/>
          <w:sz w:val="24"/>
          <w:szCs w:val="24"/>
        </w:rPr>
      </w:pPr>
      <w:r w:rsidRPr="002D059E">
        <w:rPr>
          <w:rFonts w:ascii="Times New Roman" w:hAnsi="Times New Roman" w:cs="Times New Roman"/>
          <w:b w:val="0"/>
          <w:sz w:val="24"/>
          <w:szCs w:val="24"/>
        </w:rPr>
        <w:t xml:space="preserve">Fourth, </w:t>
      </w:r>
      <w:r w:rsidRPr="00770C9E">
        <w:rPr>
          <w:rFonts w:ascii="Times New Roman" w:hAnsi="Times New Roman" w:cs="Times New Roman"/>
          <w:b w:val="0"/>
          <w:sz w:val="24"/>
          <w:szCs w:val="24"/>
        </w:rPr>
        <w:t xml:space="preserve">this rule </w:t>
      </w:r>
      <w:r w:rsidR="00B21E3C">
        <w:rPr>
          <w:rFonts w:ascii="Times New Roman" w:hAnsi="Times New Roman" w:cs="Times New Roman"/>
          <w:b w:val="0"/>
          <w:sz w:val="24"/>
          <w:szCs w:val="24"/>
        </w:rPr>
        <w:t>amendment</w:t>
      </w:r>
      <w:r w:rsidRPr="00770C9E">
        <w:rPr>
          <w:rFonts w:ascii="Times New Roman" w:hAnsi="Times New Roman" w:cs="Times New Roman"/>
          <w:b w:val="0"/>
          <w:sz w:val="24"/>
          <w:szCs w:val="24"/>
        </w:rPr>
        <w:t xml:space="preserve"> updates the</w:t>
      </w:r>
      <w:r w:rsidR="00973BB8">
        <w:rPr>
          <w:rFonts w:ascii="Times New Roman" w:hAnsi="Times New Roman" w:cs="Times New Roman"/>
          <w:b w:val="0"/>
          <w:sz w:val="24"/>
          <w:szCs w:val="24"/>
        </w:rPr>
        <w:t xml:space="preserve"> requirements for contractors </w:t>
      </w:r>
      <w:r w:rsidRPr="00770C9E">
        <w:rPr>
          <w:rFonts w:ascii="Times New Roman" w:hAnsi="Times New Roman" w:cs="Times New Roman"/>
          <w:b w:val="0"/>
          <w:sz w:val="24"/>
          <w:szCs w:val="24"/>
        </w:rPr>
        <w:t xml:space="preserve">that have been </w:t>
      </w:r>
      <w:r w:rsidR="00973BB8">
        <w:rPr>
          <w:rFonts w:ascii="Times New Roman" w:hAnsi="Times New Roman" w:cs="Times New Roman"/>
          <w:b w:val="0"/>
          <w:sz w:val="24"/>
          <w:szCs w:val="24"/>
        </w:rPr>
        <w:t>registered</w:t>
      </w:r>
      <w:r w:rsidRPr="00770C9E">
        <w:rPr>
          <w:rFonts w:ascii="Times New Roman" w:hAnsi="Times New Roman" w:cs="Times New Roman"/>
          <w:b w:val="0"/>
          <w:sz w:val="24"/>
          <w:szCs w:val="24"/>
        </w:rPr>
        <w:t xml:space="preserve"> by the Division </w:t>
      </w:r>
      <w:r w:rsidR="00973BB8">
        <w:rPr>
          <w:rFonts w:ascii="Times New Roman" w:hAnsi="Times New Roman" w:cs="Times New Roman"/>
          <w:b w:val="0"/>
          <w:sz w:val="24"/>
          <w:szCs w:val="24"/>
        </w:rPr>
        <w:t>or are seeking registration from the Division to install and work on underground fire suppression system supply lines in</w:t>
      </w:r>
      <w:r w:rsidRPr="00770C9E">
        <w:rPr>
          <w:rFonts w:ascii="Times New Roman" w:hAnsi="Times New Roman" w:cs="Times New Roman"/>
          <w:b w:val="0"/>
          <w:sz w:val="24"/>
          <w:szCs w:val="24"/>
        </w:rPr>
        <w:t xml:space="preserve"> accordance with Article </w:t>
      </w:r>
      <w:r w:rsidR="00973BB8">
        <w:rPr>
          <w:rFonts w:ascii="Times New Roman" w:hAnsi="Times New Roman" w:cs="Times New Roman"/>
          <w:b w:val="0"/>
          <w:sz w:val="24"/>
          <w:szCs w:val="24"/>
        </w:rPr>
        <w:t>6.3.6</w:t>
      </w:r>
      <w:r w:rsidR="00B21E3C">
        <w:rPr>
          <w:rFonts w:ascii="Times New Roman" w:hAnsi="Times New Roman" w:cs="Times New Roman"/>
          <w:b w:val="0"/>
          <w:sz w:val="24"/>
          <w:szCs w:val="24"/>
        </w:rPr>
        <w:t xml:space="preserve"> of these rules.</w:t>
      </w:r>
    </w:p>
    <w:p w14:paraId="2A9F1CD7" w14:textId="3F7AB125" w:rsidR="00536C38" w:rsidRPr="009051D4" w:rsidRDefault="00536C38" w:rsidP="00536C38">
      <w:pPr>
        <w:pStyle w:val="Heading1"/>
        <w:rPr>
          <w:rFonts w:ascii="Times New Roman" w:hAnsi="Times New Roman" w:cs="Times New Roman"/>
          <w:b w:val="0"/>
          <w:sz w:val="24"/>
          <w:szCs w:val="24"/>
        </w:rPr>
      </w:pPr>
      <w:r>
        <w:rPr>
          <w:rFonts w:ascii="Times New Roman" w:hAnsi="Times New Roman" w:cs="Times New Roman"/>
          <w:b w:val="0"/>
          <w:sz w:val="24"/>
          <w:szCs w:val="24"/>
        </w:rPr>
        <w:t xml:space="preserve">Sixth, </w:t>
      </w:r>
      <w:r w:rsidRPr="002D059E">
        <w:rPr>
          <w:rFonts w:ascii="Times New Roman" w:hAnsi="Times New Roman" w:cs="Times New Roman"/>
          <w:b w:val="0"/>
          <w:sz w:val="24"/>
          <w:szCs w:val="24"/>
        </w:rPr>
        <w:t xml:space="preserve">this rule </w:t>
      </w:r>
      <w:r w:rsidR="00B21E3C">
        <w:rPr>
          <w:rFonts w:ascii="Times New Roman" w:hAnsi="Times New Roman" w:cs="Times New Roman"/>
          <w:b w:val="0"/>
          <w:sz w:val="24"/>
          <w:szCs w:val="24"/>
        </w:rPr>
        <w:t>amendment</w:t>
      </w:r>
      <w:r w:rsidRPr="002D059E">
        <w:rPr>
          <w:rFonts w:ascii="Times New Roman" w:hAnsi="Times New Roman" w:cs="Times New Roman"/>
          <w:b w:val="0"/>
          <w:sz w:val="24"/>
          <w:szCs w:val="24"/>
        </w:rPr>
        <w:t xml:space="preserve"> allows for correction of grammatical and formatting errors, as well as updates definitions and Division </w:t>
      </w:r>
      <w:r>
        <w:rPr>
          <w:rFonts w:ascii="Times New Roman" w:hAnsi="Times New Roman" w:cs="Times New Roman"/>
          <w:b w:val="0"/>
          <w:sz w:val="24"/>
          <w:szCs w:val="24"/>
        </w:rPr>
        <w:t>contact information</w:t>
      </w:r>
      <w:r w:rsidRPr="002D059E">
        <w:rPr>
          <w:rFonts w:ascii="Times New Roman" w:hAnsi="Times New Roman" w:cs="Times New Roman"/>
          <w:b w:val="0"/>
          <w:sz w:val="24"/>
          <w:szCs w:val="24"/>
        </w:rPr>
        <w:t>.</w:t>
      </w:r>
    </w:p>
    <w:p w14:paraId="3522369A" w14:textId="77777777" w:rsidR="00536C38" w:rsidRPr="009051D4" w:rsidRDefault="00536C38" w:rsidP="00536C38">
      <w:pPr>
        <w:pStyle w:val="Heading1"/>
        <w:rPr>
          <w:rFonts w:ascii="Times New Roman" w:hAnsi="Times New Roman" w:cs="Times New Roman"/>
          <w:b w:val="0"/>
          <w:sz w:val="24"/>
          <w:szCs w:val="24"/>
        </w:rPr>
      </w:pPr>
    </w:p>
    <w:p w14:paraId="7C958B42" w14:textId="77777777" w:rsidR="00536C38" w:rsidRPr="009051D4" w:rsidRDefault="00536C38" w:rsidP="00536C38">
      <w:pPr>
        <w:pStyle w:val="Heading1"/>
        <w:rPr>
          <w:rFonts w:ascii="Times New Roman" w:hAnsi="Times New Roman" w:cs="Times New Roman"/>
          <w:b w:val="0"/>
          <w:sz w:val="24"/>
          <w:szCs w:val="24"/>
        </w:rPr>
      </w:pPr>
    </w:p>
    <w:p w14:paraId="100C509A" w14:textId="77777777" w:rsidR="00536C38" w:rsidRPr="009051D4" w:rsidRDefault="00536C38" w:rsidP="00536C38">
      <w:pPr>
        <w:pStyle w:val="Heading1"/>
        <w:rPr>
          <w:rFonts w:ascii="Times New Roman" w:hAnsi="Times New Roman" w:cs="Times New Roman"/>
          <w:b w:val="0"/>
          <w:sz w:val="24"/>
          <w:szCs w:val="24"/>
        </w:rPr>
      </w:pPr>
      <w:r w:rsidRPr="009051D4">
        <w:rPr>
          <w:rFonts w:ascii="Times New Roman" w:hAnsi="Times New Roman" w:cs="Times New Roman"/>
          <w:b w:val="0"/>
          <w:sz w:val="24"/>
          <w:szCs w:val="24"/>
        </w:rPr>
        <w:t>______________________________                                                     _______________</w:t>
      </w:r>
    </w:p>
    <w:p w14:paraId="437CCD88" w14:textId="77777777" w:rsidR="00536C38" w:rsidRPr="009051D4" w:rsidRDefault="00536C38" w:rsidP="00536C38">
      <w:pPr>
        <w:pStyle w:val="Heading1"/>
        <w:rPr>
          <w:rFonts w:ascii="Times New Roman" w:hAnsi="Times New Roman" w:cs="Times New Roman"/>
          <w:b w:val="0"/>
          <w:sz w:val="24"/>
          <w:szCs w:val="24"/>
        </w:rPr>
      </w:pPr>
      <w:r w:rsidRPr="009051D4">
        <w:rPr>
          <w:rFonts w:ascii="Times New Roman" w:hAnsi="Times New Roman" w:cs="Times New Roman"/>
          <w:b w:val="0"/>
          <w:sz w:val="24"/>
          <w:szCs w:val="24"/>
        </w:rPr>
        <w:t xml:space="preserve">Mike Morgan, Division Director                        </w:t>
      </w:r>
      <w:r w:rsidRPr="009051D4">
        <w:rPr>
          <w:rFonts w:ascii="Times New Roman" w:hAnsi="Times New Roman" w:cs="Times New Roman"/>
          <w:b w:val="0"/>
          <w:sz w:val="24"/>
          <w:szCs w:val="24"/>
        </w:rPr>
        <w:tab/>
        <w:t xml:space="preserve">                             Date of Adoption</w:t>
      </w:r>
    </w:p>
    <w:p w14:paraId="25E5ACFB" w14:textId="77777777" w:rsidR="00536C38" w:rsidRPr="009051D4" w:rsidRDefault="00536C38" w:rsidP="00536C38">
      <w:pPr>
        <w:pStyle w:val="Heading1"/>
        <w:rPr>
          <w:rFonts w:ascii="Times New Roman" w:hAnsi="Times New Roman" w:cs="Times New Roman"/>
          <w:b w:val="0"/>
          <w:sz w:val="24"/>
          <w:szCs w:val="24"/>
        </w:rPr>
      </w:pPr>
      <w:r w:rsidRPr="009051D4">
        <w:rPr>
          <w:rFonts w:ascii="Times New Roman" w:hAnsi="Times New Roman" w:cs="Times New Roman"/>
          <w:b w:val="0"/>
          <w:sz w:val="24"/>
          <w:szCs w:val="24"/>
        </w:rPr>
        <w:t>Colorado Department of Public Safety</w:t>
      </w:r>
    </w:p>
    <w:p w14:paraId="7729D31A" w14:textId="77777777" w:rsidR="00536C38" w:rsidRDefault="00536C38" w:rsidP="00536C38">
      <w:pPr>
        <w:pStyle w:val="Heading1"/>
      </w:pPr>
      <w:r w:rsidRPr="009051D4">
        <w:rPr>
          <w:rFonts w:ascii="Times New Roman" w:hAnsi="Times New Roman" w:cs="Times New Roman"/>
          <w:b w:val="0"/>
          <w:sz w:val="24"/>
          <w:szCs w:val="24"/>
        </w:rPr>
        <w:t>Division of Fire Prevention and Control</w:t>
      </w:r>
    </w:p>
    <w:p w14:paraId="0991B154" w14:textId="77777777" w:rsidR="00536C38" w:rsidRDefault="00536C38" w:rsidP="007567C7">
      <w:pPr>
        <w:pStyle w:val="Heading1"/>
        <w:ind w:left="0"/>
      </w:pPr>
    </w:p>
    <w:p w14:paraId="6ACA84A0" w14:textId="3AC7443D" w:rsidR="009E11E2" w:rsidRDefault="00000000" w:rsidP="004A06F8">
      <w:pPr>
        <w:pStyle w:val="Heading1"/>
        <w:spacing w:line="360" w:lineRule="auto"/>
      </w:pPr>
      <w:r>
        <w:t>DEPARTMENT</w:t>
      </w:r>
      <w:r>
        <w:rPr>
          <w:spacing w:val="-8"/>
        </w:rPr>
        <w:t xml:space="preserve"> </w:t>
      </w:r>
      <w:r>
        <w:t>OF</w:t>
      </w:r>
      <w:r>
        <w:rPr>
          <w:spacing w:val="-7"/>
        </w:rPr>
        <w:t xml:space="preserve"> </w:t>
      </w:r>
      <w:r>
        <w:t>PUBLIC</w:t>
      </w:r>
      <w:r>
        <w:rPr>
          <w:spacing w:val="-8"/>
        </w:rPr>
        <w:t xml:space="preserve"> </w:t>
      </w:r>
      <w:r>
        <w:rPr>
          <w:spacing w:val="-2"/>
        </w:rPr>
        <w:t>SAFETY</w:t>
      </w:r>
    </w:p>
    <w:p w14:paraId="34F20DC1" w14:textId="77777777" w:rsidR="004A06F8" w:rsidRDefault="00000000" w:rsidP="004A06F8">
      <w:pPr>
        <w:pStyle w:val="Heading1"/>
        <w:spacing w:line="360" w:lineRule="auto"/>
        <w:rPr>
          <w:ins w:id="1" w:author="Christine Moreno" w:date="2026-07-31T14:55:00Z" w16du:dateUtc="2026-07-31T20:55:00Z"/>
        </w:rPr>
      </w:pPr>
      <w:r>
        <w:t>Division</w:t>
      </w:r>
      <w:r>
        <w:rPr>
          <w:spacing w:val="-9"/>
        </w:rPr>
        <w:t xml:space="preserve"> </w:t>
      </w:r>
      <w:r>
        <w:t>of</w:t>
      </w:r>
      <w:r>
        <w:rPr>
          <w:spacing w:val="-8"/>
        </w:rPr>
        <w:t xml:space="preserve"> </w:t>
      </w:r>
      <w:r>
        <w:t>Fire</w:t>
      </w:r>
      <w:r>
        <w:rPr>
          <w:spacing w:val="-8"/>
        </w:rPr>
        <w:t xml:space="preserve"> </w:t>
      </w:r>
      <w:r>
        <w:t>Prevention</w:t>
      </w:r>
      <w:r>
        <w:rPr>
          <w:spacing w:val="-9"/>
        </w:rPr>
        <w:t xml:space="preserve"> </w:t>
      </w:r>
      <w:r>
        <w:t>and</w:t>
      </w:r>
      <w:r>
        <w:rPr>
          <w:spacing w:val="-9"/>
        </w:rPr>
        <w:t xml:space="preserve"> </w:t>
      </w:r>
      <w:r>
        <w:t>Control</w:t>
      </w:r>
    </w:p>
    <w:p w14:paraId="4A28C025" w14:textId="1506BB8A" w:rsidR="009E11E2" w:rsidRDefault="00000000">
      <w:pPr>
        <w:pStyle w:val="Heading1"/>
        <w:spacing w:line="360" w:lineRule="auto"/>
        <w:pPrChange w:id="2" w:author="Christine Moreno" w:date="2026-07-31T14:55:00Z" w16du:dateUtc="2026-07-31T20:55:00Z">
          <w:pPr>
            <w:spacing w:line="487" w:lineRule="auto"/>
            <w:ind w:left="1440" w:right="5960"/>
          </w:pPr>
        </w:pPrChange>
      </w:pPr>
      <w:r>
        <w:t>8 CCR 1507-11</w:t>
      </w:r>
    </w:p>
    <w:p w14:paraId="1DD0F6DB" w14:textId="57D193F1" w:rsidR="009E11E2" w:rsidRPr="0042652D" w:rsidRDefault="00000000" w:rsidP="0042652D">
      <w:pPr>
        <w:pStyle w:val="Heading1"/>
        <w:spacing w:after="240"/>
      </w:pPr>
      <w:r>
        <w:t>FIRE</w:t>
      </w:r>
      <w:r>
        <w:rPr>
          <w:spacing w:val="-11"/>
        </w:rPr>
        <w:t xml:space="preserve"> </w:t>
      </w:r>
      <w:r>
        <w:t>SUPPRESSION</w:t>
      </w:r>
      <w:r>
        <w:rPr>
          <w:spacing w:val="-8"/>
        </w:rPr>
        <w:t xml:space="preserve"> </w:t>
      </w:r>
      <w:r>
        <w:rPr>
          <w:spacing w:val="-2"/>
        </w:rPr>
        <w:t>PROGRAM</w:t>
      </w:r>
    </w:p>
    <w:p w14:paraId="6F358A59" w14:textId="77777777" w:rsidR="0042652D" w:rsidRDefault="0042652D" w:rsidP="0042652D">
      <w:pPr>
        <w:spacing w:before="122" w:after="240"/>
        <w:ind w:left="1440"/>
        <w:rPr>
          <w:i/>
          <w:sz w:val="16"/>
        </w:rPr>
      </w:pPr>
      <w:bookmarkStart w:id="3" w:name="SECTION_1_INTRODUCTION_AND_BACKGROUND_IN"/>
      <w:bookmarkEnd w:id="3"/>
      <w:r>
        <w:rPr>
          <w:i/>
          <w:sz w:val="16"/>
        </w:rPr>
        <w:t>[Editor’s</w:t>
      </w:r>
      <w:r>
        <w:rPr>
          <w:i/>
          <w:spacing w:val="-3"/>
          <w:sz w:val="16"/>
        </w:rPr>
        <w:t xml:space="preserve"> </w:t>
      </w:r>
      <w:r>
        <w:rPr>
          <w:i/>
          <w:sz w:val="16"/>
        </w:rPr>
        <w:t>Notes</w:t>
      </w:r>
      <w:r>
        <w:rPr>
          <w:i/>
          <w:spacing w:val="-4"/>
          <w:sz w:val="16"/>
        </w:rPr>
        <w:t xml:space="preserve"> </w:t>
      </w:r>
      <w:r>
        <w:rPr>
          <w:i/>
          <w:sz w:val="16"/>
        </w:rPr>
        <w:t>follow</w:t>
      </w:r>
      <w:r>
        <w:rPr>
          <w:i/>
          <w:spacing w:val="-3"/>
          <w:sz w:val="16"/>
        </w:rPr>
        <w:t xml:space="preserve"> </w:t>
      </w:r>
      <w:r>
        <w:rPr>
          <w:i/>
          <w:sz w:val="16"/>
        </w:rPr>
        <w:t>the</w:t>
      </w:r>
      <w:r>
        <w:rPr>
          <w:i/>
          <w:spacing w:val="-6"/>
          <w:sz w:val="16"/>
        </w:rPr>
        <w:t xml:space="preserve"> </w:t>
      </w:r>
      <w:r>
        <w:rPr>
          <w:i/>
          <w:sz w:val="16"/>
        </w:rPr>
        <w:t>text</w:t>
      </w:r>
      <w:r>
        <w:rPr>
          <w:i/>
          <w:spacing w:val="-4"/>
          <w:sz w:val="16"/>
        </w:rPr>
        <w:t xml:space="preserve"> </w:t>
      </w:r>
      <w:r>
        <w:rPr>
          <w:i/>
          <w:sz w:val="16"/>
        </w:rPr>
        <w:t>of</w:t>
      </w:r>
      <w:r>
        <w:rPr>
          <w:i/>
          <w:spacing w:val="-4"/>
          <w:sz w:val="16"/>
        </w:rPr>
        <w:t xml:space="preserve"> </w:t>
      </w:r>
      <w:r>
        <w:rPr>
          <w:i/>
          <w:sz w:val="16"/>
        </w:rPr>
        <w:t>the</w:t>
      </w:r>
      <w:r>
        <w:rPr>
          <w:i/>
          <w:spacing w:val="-3"/>
          <w:sz w:val="16"/>
        </w:rPr>
        <w:t xml:space="preserve"> </w:t>
      </w:r>
      <w:r>
        <w:rPr>
          <w:i/>
          <w:sz w:val="16"/>
        </w:rPr>
        <w:t>rules</w:t>
      </w:r>
      <w:r>
        <w:rPr>
          <w:i/>
          <w:spacing w:val="-2"/>
          <w:sz w:val="16"/>
        </w:rPr>
        <w:t xml:space="preserve"> </w:t>
      </w:r>
      <w:r>
        <w:rPr>
          <w:i/>
          <w:sz w:val="16"/>
        </w:rPr>
        <w:t>at</w:t>
      </w:r>
      <w:r>
        <w:rPr>
          <w:i/>
          <w:spacing w:val="-4"/>
          <w:sz w:val="16"/>
        </w:rPr>
        <w:t xml:space="preserve"> </w:t>
      </w:r>
      <w:r>
        <w:rPr>
          <w:i/>
          <w:sz w:val="16"/>
        </w:rPr>
        <w:t>the</w:t>
      </w:r>
      <w:r>
        <w:rPr>
          <w:i/>
          <w:spacing w:val="-3"/>
          <w:sz w:val="16"/>
        </w:rPr>
        <w:t xml:space="preserve"> </w:t>
      </w:r>
      <w:r>
        <w:rPr>
          <w:i/>
          <w:sz w:val="16"/>
        </w:rPr>
        <w:t>end</w:t>
      </w:r>
      <w:r>
        <w:rPr>
          <w:i/>
          <w:spacing w:val="-3"/>
          <w:sz w:val="16"/>
        </w:rPr>
        <w:t xml:space="preserve"> </w:t>
      </w:r>
      <w:r>
        <w:rPr>
          <w:i/>
          <w:sz w:val="16"/>
        </w:rPr>
        <w:t>of</w:t>
      </w:r>
      <w:r>
        <w:rPr>
          <w:i/>
          <w:spacing w:val="-4"/>
          <w:sz w:val="16"/>
        </w:rPr>
        <w:t xml:space="preserve"> </w:t>
      </w:r>
      <w:r>
        <w:rPr>
          <w:i/>
          <w:sz w:val="16"/>
        </w:rPr>
        <w:t>this</w:t>
      </w:r>
      <w:r>
        <w:rPr>
          <w:i/>
          <w:spacing w:val="-3"/>
          <w:sz w:val="16"/>
        </w:rPr>
        <w:t xml:space="preserve"> </w:t>
      </w:r>
      <w:r>
        <w:rPr>
          <w:i/>
          <w:sz w:val="16"/>
        </w:rPr>
        <w:t>CCR</w:t>
      </w:r>
      <w:r>
        <w:rPr>
          <w:i/>
          <w:spacing w:val="-2"/>
          <w:sz w:val="16"/>
        </w:rPr>
        <w:t xml:space="preserve"> Document.]</w:t>
      </w:r>
    </w:p>
    <w:p w14:paraId="0F2B67D3" w14:textId="7D046519" w:rsidR="0042652D" w:rsidRDefault="0042652D" w:rsidP="0042652D">
      <w:pPr>
        <w:pStyle w:val="Heading2"/>
        <w:spacing w:after="240"/>
      </w:pPr>
      <w:r>
        <w:t>______________________________________________________________________________________</w:t>
      </w:r>
    </w:p>
    <w:p w14:paraId="796B6F3E" w14:textId="63495414" w:rsidR="009E11E2" w:rsidRPr="004A06F8" w:rsidRDefault="00000000" w:rsidP="004A06F8">
      <w:pPr>
        <w:pStyle w:val="Heading2"/>
        <w:spacing w:after="240"/>
      </w:pPr>
      <w:r w:rsidRPr="004A06F8">
        <w:t>SECTION 1</w:t>
      </w:r>
      <w:r w:rsidRPr="004A06F8">
        <w:tab/>
        <w:t>INTRODUCTION AND BACKGROUND INFORMATION</w:t>
      </w:r>
    </w:p>
    <w:p w14:paraId="37DE4214" w14:textId="490DFB40" w:rsidR="009E11E2" w:rsidRDefault="00000000" w:rsidP="004A06F8">
      <w:pPr>
        <w:pStyle w:val="BodyText"/>
        <w:spacing w:before="1" w:after="240"/>
        <w:ind w:left="1440" w:right="395"/>
      </w:pPr>
      <w:r>
        <w:t>The</w:t>
      </w:r>
      <w:r>
        <w:rPr>
          <w:spacing w:val="-5"/>
        </w:rPr>
        <w:t xml:space="preserve"> </w:t>
      </w:r>
      <w:r>
        <w:t>Colorado</w:t>
      </w:r>
      <w:r>
        <w:rPr>
          <w:spacing w:val="-5"/>
        </w:rPr>
        <w:t xml:space="preserve"> </w:t>
      </w:r>
      <w:r>
        <w:t>Fire</w:t>
      </w:r>
      <w:r>
        <w:rPr>
          <w:spacing w:val="-4"/>
        </w:rPr>
        <w:t xml:space="preserve"> </w:t>
      </w:r>
      <w:r>
        <w:t>Suppression</w:t>
      </w:r>
      <w:r>
        <w:rPr>
          <w:spacing w:val="-3"/>
        </w:rPr>
        <w:t xml:space="preserve"> </w:t>
      </w:r>
      <w:r>
        <w:t>System</w:t>
      </w:r>
      <w:r>
        <w:rPr>
          <w:spacing w:val="-2"/>
        </w:rPr>
        <w:t xml:space="preserve"> </w:t>
      </w:r>
      <w:r>
        <w:t>Program</w:t>
      </w:r>
      <w:r>
        <w:rPr>
          <w:spacing w:val="-4"/>
        </w:rPr>
        <w:t xml:space="preserve"> </w:t>
      </w:r>
      <w:r>
        <w:t>began</w:t>
      </w:r>
      <w:r>
        <w:rPr>
          <w:spacing w:val="-4"/>
        </w:rPr>
        <w:t xml:space="preserve"> </w:t>
      </w:r>
      <w:r>
        <w:t>on</w:t>
      </w:r>
      <w:r>
        <w:rPr>
          <w:spacing w:val="-4"/>
        </w:rPr>
        <w:t xml:space="preserve"> </w:t>
      </w:r>
      <w:r>
        <w:t>January</w:t>
      </w:r>
      <w:r>
        <w:rPr>
          <w:spacing w:val="-2"/>
        </w:rPr>
        <w:t xml:space="preserve"> </w:t>
      </w:r>
      <w:r>
        <w:t>1,</w:t>
      </w:r>
      <w:r>
        <w:rPr>
          <w:spacing w:val="-4"/>
        </w:rPr>
        <w:t xml:space="preserve"> </w:t>
      </w:r>
      <w:r>
        <w:t>1991.</w:t>
      </w:r>
      <w:r>
        <w:rPr>
          <w:spacing w:val="-2"/>
        </w:rPr>
        <w:t xml:space="preserve"> </w:t>
      </w:r>
      <w:r>
        <w:t>It</w:t>
      </w:r>
      <w:r>
        <w:rPr>
          <w:spacing w:val="-4"/>
        </w:rPr>
        <w:t xml:space="preserve"> </w:t>
      </w:r>
      <w:r>
        <w:t>was</w:t>
      </w:r>
      <w:r>
        <w:rPr>
          <w:spacing w:val="-3"/>
        </w:rPr>
        <w:t xml:space="preserve"> </w:t>
      </w:r>
      <w:r>
        <w:t>created</w:t>
      </w:r>
      <w:r>
        <w:rPr>
          <w:spacing w:val="-5"/>
        </w:rPr>
        <w:t xml:space="preserve"> </w:t>
      </w:r>
      <w:r>
        <w:t>by</w:t>
      </w:r>
      <w:r>
        <w:rPr>
          <w:spacing w:val="-1"/>
        </w:rPr>
        <w:t xml:space="preserve"> </w:t>
      </w:r>
      <w:r>
        <w:t>Senate</w:t>
      </w:r>
      <w:r>
        <w:rPr>
          <w:spacing w:val="-3"/>
        </w:rPr>
        <w:t xml:space="preserve"> </w:t>
      </w:r>
      <w:r>
        <w:t xml:space="preserve">Bill 90 4, which was signed into law on May 18, 1990. The purpose of the Colorado Fire Suppression Program is to ensure that life safety systems, installed in commercial and residential occupancies, are installed and maintained properly, according to nationally recognized standards. </w:t>
      </w:r>
      <w:r w:rsidR="0042652D">
        <w:rPr>
          <w:color w:val="C00000"/>
        </w:rPr>
        <w:t xml:space="preserve">Section </w:t>
      </w:r>
      <w:r>
        <w:t>24-33.5-1204.5, C.R.S. establishes the authority to promulgate rules and regulations to administer the fire suppression program and to establish fees and charges necessary to defray the anticipated costs of the program.</w:t>
      </w:r>
    </w:p>
    <w:p w14:paraId="7A0E3DF4" w14:textId="260D0C62" w:rsidR="009E11E2" w:rsidRPr="004A06F8" w:rsidRDefault="00000000" w:rsidP="007567C7">
      <w:pPr>
        <w:pStyle w:val="Heading2"/>
        <w:spacing w:after="240"/>
      </w:pPr>
      <w:bookmarkStart w:id="4" w:name="SECTION_2_DEFINITIONS"/>
      <w:bookmarkEnd w:id="4"/>
      <w:r>
        <w:t>SECTION</w:t>
      </w:r>
      <w:r>
        <w:rPr>
          <w:spacing w:val="-9"/>
        </w:rPr>
        <w:t xml:space="preserve"> </w:t>
      </w:r>
      <w:r>
        <w:rPr>
          <w:spacing w:val="-10"/>
        </w:rPr>
        <w:t>2</w:t>
      </w:r>
      <w:r>
        <w:tab/>
        <w:t>DEFINITIONS</w:t>
      </w:r>
    </w:p>
    <w:p w14:paraId="33A2BB2F" w14:textId="18D513FC" w:rsidR="009E11E2" w:rsidRDefault="00000000" w:rsidP="004A06F8">
      <w:pPr>
        <w:pStyle w:val="BodyText"/>
        <w:spacing w:after="240"/>
        <w:ind w:left="1440" w:right="395"/>
      </w:pPr>
      <w:r>
        <w:t>The</w:t>
      </w:r>
      <w:r>
        <w:rPr>
          <w:spacing w:val="-6"/>
        </w:rPr>
        <w:t xml:space="preserve"> </w:t>
      </w:r>
      <w:r>
        <w:t>definitions</w:t>
      </w:r>
      <w:r>
        <w:rPr>
          <w:spacing w:val="-2"/>
        </w:rPr>
        <w:t xml:space="preserve"> </w:t>
      </w:r>
      <w:r>
        <w:t>provided</w:t>
      </w:r>
      <w:r>
        <w:rPr>
          <w:spacing w:val="-4"/>
        </w:rPr>
        <w:t xml:space="preserve"> </w:t>
      </w:r>
      <w:r>
        <w:t>in</w:t>
      </w:r>
      <w:r>
        <w:rPr>
          <w:spacing w:val="-3"/>
        </w:rPr>
        <w:t xml:space="preserve"> </w:t>
      </w:r>
      <w:r w:rsidR="0042652D">
        <w:rPr>
          <w:color w:val="C00000"/>
          <w:spacing w:val="-3"/>
        </w:rPr>
        <w:t xml:space="preserve">Section </w:t>
      </w:r>
      <w:r>
        <w:t>24-33.5-1202,</w:t>
      </w:r>
      <w:r>
        <w:rPr>
          <w:spacing w:val="-5"/>
        </w:rPr>
        <w:t xml:space="preserve"> </w:t>
      </w:r>
      <w:r>
        <w:t>C.R.S.</w:t>
      </w:r>
      <w:r w:rsidRPr="0042652D">
        <w:rPr>
          <w:strike/>
          <w:color w:val="C00000"/>
        </w:rPr>
        <w:t>,</w:t>
      </w:r>
      <w:r w:rsidRPr="0042652D">
        <w:rPr>
          <w:strike/>
          <w:color w:val="C00000"/>
          <w:spacing w:val="-5"/>
        </w:rPr>
        <w:t xml:space="preserve"> </w:t>
      </w:r>
      <w:r>
        <w:t>apply</w:t>
      </w:r>
      <w:r>
        <w:rPr>
          <w:spacing w:val="-4"/>
        </w:rPr>
        <w:t xml:space="preserve"> </w:t>
      </w:r>
      <w:r>
        <w:t>to</w:t>
      </w:r>
      <w:r>
        <w:rPr>
          <w:spacing w:val="-6"/>
        </w:rPr>
        <w:t xml:space="preserve"> </w:t>
      </w:r>
      <w:r>
        <w:t>these</w:t>
      </w:r>
      <w:r>
        <w:rPr>
          <w:spacing w:val="-3"/>
        </w:rPr>
        <w:t xml:space="preserve"> </w:t>
      </w:r>
      <w:r>
        <w:t>rules</w:t>
      </w:r>
      <w:r>
        <w:rPr>
          <w:spacing w:val="-2"/>
        </w:rPr>
        <w:t xml:space="preserve"> </w:t>
      </w:r>
      <w:r>
        <w:t>and</w:t>
      </w:r>
      <w:r>
        <w:rPr>
          <w:spacing w:val="-3"/>
        </w:rPr>
        <w:t xml:space="preserve"> </w:t>
      </w:r>
      <w:r>
        <w:t>regulations.</w:t>
      </w:r>
      <w:r>
        <w:rPr>
          <w:spacing w:val="-5"/>
        </w:rPr>
        <w:t xml:space="preserve"> </w:t>
      </w:r>
      <w:r>
        <w:t>The following additional definitions also apply:</w:t>
      </w:r>
    </w:p>
    <w:p w14:paraId="1774BC6F" w14:textId="62D2C7BC" w:rsidR="009E11E2" w:rsidRPr="00210050" w:rsidRDefault="00000000" w:rsidP="00210050">
      <w:pPr>
        <w:pStyle w:val="ListParagraph"/>
        <w:numPr>
          <w:ilvl w:val="1"/>
          <w:numId w:val="12"/>
        </w:numPr>
        <w:tabs>
          <w:tab w:val="left" w:pos="2160"/>
        </w:tabs>
        <w:spacing w:after="240"/>
        <w:ind w:right="877"/>
        <w:rPr>
          <w:sz w:val="20"/>
        </w:rPr>
      </w:pPr>
      <w:r>
        <w:rPr>
          <w:sz w:val="20"/>
        </w:rPr>
        <w:t>APPRENTICE:</w:t>
      </w:r>
      <w:r>
        <w:rPr>
          <w:spacing w:val="-4"/>
          <w:sz w:val="20"/>
        </w:rPr>
        <w:t xml:space="preserve"> </w:t>
      </w:r>
      <w:r w:rsidRPr="0042652D">
        <w:rPr>
          <w:strike/>
          <w:color w:val="C00000"/>
          <w:sz w:val="20"/>
        </w:rPr>
        <w:t>-</w:t>
      </w:r>
      <w:r w:rsidRPr="0042652D">
        <w:rPr>
          <w:strike/>
          <w:color w:val="C00000"/>
          <w:spacing w:val="-4"/>
          <w:sz w:val="20"/>
        </w:rPr>
        <w:t xml:space="preserve"> </w:t>
      </w:r>
      <w:r>
        <w:rPr>
          <w:sz w:val="20"/>
        </w:rPr>
        <w:t>means</w:t>
      </w:r>
      <w:r>
        <w:rPr>
          <w:spacing w:val="-4"/>
          <w:sz w:val="20"/>
        </w:rPr>
        <w:t xml:space="preserve"> </w:t>
      </w:r>
      <w:r>
        <w:rPr>
          <w:sz w:val="20"/>
        </w:rPr>
        <w:t>an</w:t>
      </w:r>
      <w:r>
        <w:rPr>
          <w:spacing w:val="-3"/>
          <w:sz w:val="20"/>
        </w:rPr>
        <w:t xml:space="preserve"> </w:t>
      </w:r>
      <w:r>
        <w:rPr>
          <w:sz w:val="20"/>
        </w:rPr>
        <w:t>individual</w:t>
      </w:r>
      <w:r>
        <w:rPr>
          <w:spacing w:val="-4"/>
          <w:sz w:val="20"/>
        </w:rPr>
        <w:t xml:space="preserve"> </w:t>
      </w:r>
      <w:r>
        <w:rPr>
          <w:sz w:val="20"/>
        </w:rPr>
        <w:t>who</w:t>
      </w:r>
      <w:r>
        <w:rPr>
          <w:spacing w:val="-5"/>
          <w:sz w:val="20"/>
        </w:rPr>
        <w:t xml:space="preserve"> </w:t>
      </w:r>
      <w:r>
        <w:rPr>
          <w:sz w:val="20"/>
        </w:rPr>
        <w:t>installs</w:t>
      </w:r>
      <w:r>
        <w:rPr>
          <w:spacing w:val="-4"/>
          <w:sz w:val="20"/>
        </w:rPr>
        <w:t xml:space="preserve"> </w:t>
      </w:r>
      <w:r>
        <w:rPr>
          <w:sz w:val="20"/>
        </w:rPr>
        <w:t>sprinkler</w:t>
      </w:r>
      <w:r>
        <w:rPr>
          <w:spacing w:val="-5"/>
          <w:sz w:val="20"/>
        </w:rPr>
        <w:t xml:space="preserve"> </w:t>
      </w:r>
      <w:r>
        <w:rPr>
          <w:sz w:val="20"/>
        </w:rPr>
        <w:t>systems</w:t>
      </w:r>
      <w:r>
        <w:rPr>
          <w:spacing w:val="-4"/>
          <w:sz w:val="20"/>
        </w:rPr>
        <w:t xml:space="preserve"> </w:t>
      </w:r>
      <w:r>
        <w:rPr>
          <w:sz w:val="20"/>
        </w:rPr>
        <w:t>under</w:t>
      </w:r>
      <w:r>
        <w:rPr>
          <w:spacing w:val="-5"/>
          <w:sz w:val="20"/>
        </w:rPr>
        <w:t xml:space="preserve"> </w:t>
      </w:r>
      <w:r>
        <w:rPr>
          <w:sz w:val="20"/>
        </w:rPr>
        <w:t>the</w:t>
      </w:r>
      <w:r>
        <w:rPr>
          <w:spacing w:val="-3"/>
          <w:sz w:val="20"/>
        </w:rPr>
        <w:t xml:space="preserve"> </w:t>
      </w:r>
      <w:r>
        <w:rPr>
          <w:sz w:val="20"/>
        </w:rPr>
        <w:t>guidance</w:t>
      </w:r>
      <w:r>
        <w:rPr>
          <w:spacing w:val="-5"/>
          <w:sz w:val="20"/>
        </w:rPr>
        <w:t xml:space="preserve"> </w:t>
      </w:r>
      <w:r>
        <w:rPr>
          <w:sz w:val="20"/>
        </w:rPr>
        <w:t>and instruction of a registered Sprinkler Fitter.</w:t>
      </w:r>
    </w:p>
    <w:p w14:paraId="3023C1C5" w14:textId="1ADF7AE3" w:rsidR="009E11E2" w:rsidRPr="00210050" w:rsidRDefault="00000000" w:rsidP="00210050">
      <w:pPr>
        <w:pStyle w:val="ListParagraph"/>
        <w:numPr>
          <w:ilvl w:val="1"/>
          <w:numId w:val="12"/>
        </w:numPr>
        <w:tabs>
          <w:tab w:val="left" w:pos="2160"/>
        </w:tabs>
        <w:spacing w:after="240"/>
        <w:ind w:right="528"/>
        <w:rPr>
          <w:sz w:val="20"/>
        </w:rPr>
      </w:pPr>
      <w:r>
        <w:rPr>
          <w:sz w:val="20"/>
        </w:rPr>
        <w:t>AUTHORITY</w:t>
      </w:r>
      <w:r>
        <w:rPr>
          <w:spacing w:val="-5"/>
          <w:sz w:val="20"/>
        </w:rPr>
        <w:t xml:space="preserve"> </w:t>
      </w:r>
      <w:r>
        <w:rPr>
          <w:sz w:val="20"/>
        </w:rPr>
        <w:t>HAVING</w:t>
      </w:r>
      <w:r>
        <w:rPr>
          <w:spacing w:val="-4"/>
          <w:sz w:val="20"/>
        </w:rPr>
        <w:t xml:space="preserve"> </w:t>
      </w:r>
      <w:r>
        <w:rPr>
          <w:sz w:val="20"/>
        </w:rPr>
        <w:t>JURISDICTION</w:t>
      </w:r>
      <w:r>
        <w:rPr>
          <w:spacing w:val="-5"/>
          <w:sz w:val="20"/>
        </w:rPr>
        <w:t xml:space="preserve"> </w:t>
      </w:r>
      <w:r>
        <w:rPr>
          <w:sz w:val="20"/>
        </w:rPr>
        <w:t>(</w:t>
      </w:r>
      <w:proofErr w:type="gramStart"/>
      <w:r>
        <w:rPr>
          <w:sz w:val="20"/>
        </w:rPr>
        <w:t>AHJ):</w:t>
      </w:r>
      <w:proofErr w:type="gramEnd"/>
      <w:r>
        <w:rPr>
          <w:spacing w:val="-2"/>
          <w:sz w:val="20"/>
        </w:rPr>
        <w:t xml:space="preserve"> </w:t>
      </w:r>
      <w:r w:rsidRPr="0042652D">
        <w:rPr>
          <w:strike/>
          <w:color w:val="C00000"/>
          <w:sz w:val="20"/>
        </w:rPr>
        <w:t>-</w:t>
      </w:r>
      <w:r w:rsidRPr="0042652D">
        <w:rPr>
          <w:strike/>
          <w:color w:val="C00000"/>
          <w:spacing w:val="-4"/>
          <w:sz w:val="20"/>
        </w:rPr>
        <w:t xml:space="preserve"> </w:t>
      </w:r>
      <w:r>
        <w:rPr>
          <w:sz w:val="20"/>
        </w:rPr>
        <w:t>means</w:t>
      </w:r>
      <w:r>
        <w:rPr>
          <w:spacing w:val="-1"/>
          <w:sz w:val="20"/>
        </w:rPr>
        <w:t xml:space="preserve"> </w:t>
      </w:r>
      <w:r>
        <w:rPr>
          <w:sz w:val="20"/>
        </w:rPr>
        <w:t>the</w:t>
      </w:r>
      <w:r>
        <w:rPr>
          <w:spacing w:val="-5"/>
          <w:sz w:val="20"/>
        </w:rPr>
        <w:t xml:space="preserve"> </w:t>
      </w:r>
      <w:r>
        <w:rPr>
          <w:sz w:val="20"/>
        </w:rPr>
        <w:t>Division,</w:t>
      </w:r>
      <w:r>
        <w:rPr>
          <w:spacing w:val="-3"/>
          <w:sz w:val="20"/>
        </w:rPr>
        <w:t xml:space="preserve"> </w:t>
      </w:r>
      <w:r>
        <w:rPr>
          <w:sz w:val="20"/>
        </w:rPr>
        <w:t>unless</w:t>
      </w:r>
      <w:r>
        <w:rPr>
          <w:spacing w:val="-4"/>
          <w:sz w:val="20"/>
        </w:rPr>
        <w:t xml:space="preserve"> </w:t>
      </w:r>
      <w:r>
        <w:rPr>
          <w:sz w:val="20"/>
        </w:rPr>
        <w:t>delegated</w:t>
      </w:r>
      <w:r>
        <w:rPr>
          <w:spacing w:val="-6"/>
          <w:sz w:val="20"/>
        </w:rPr>
        <w:t xml:space="preserve"> </w:t>
      </w:r>
      <w:r>
        <w:rPr>
          <w:sz w:val="20"/>
        </w:rPr>
        <w:t>to</w:t>
      </w:r>
      <w:r>
        <w:rPr>
          <w:spacing w:val="-5"/>
          <w:sz w:val="20"/>
        </w:rPr>
        <w:t xml:space="preserve"> </w:t>
      </w:r>
      <w:r>
        <w:rPr>
          <w:sz w:val="20"/>
        </w:rPr>
        <w:t>a</w:t>
      </w:r>
      <w:r>
        <w:rPr>
          <w:spacing w:val="-4"/>
          <w:sz w:val="20"/>
        </w:rPr>
        <w:t xml:space="preserve"> </w:t>
      </w:r>
      <w:r>
        <w:rPr>
          <w:sz w:val="20"/>
        </w:rPr>
        <w:t>Local Authority Having Jurisdiction having Fire Suppression Systems Inspectors certified to the appropriate level.</w:t>
      </w:r>
    </w:p>
    <w:p w14:paraId="73D9F712" w14:textId="516730D5" w:rsidR="009E11E2" w:rsidRPr="00AF44E5" w:rsidDel="00A30A0F" w:rsidRDefault="00000000" w:rsidP="00AF44E5">
      <w:pPr>
        <w:pStyle w:val="ListParagraph"/>
        <w:numPr>
          <w:ilvl w:val="1"/>
          <w:numId w:val="12"/>
        </w:numPr>
        <w:tabs>
          <w:tab w:val="left" w:pos="2160"/>
        </w:tabs>
        <w:spacing w:after="240"/>
        <w:ind w:right="757"/>
        <w:rPr>
          <w:del w:id="5" w:author="Chris Brunette" w:date="2026-07-21T12:51:00Z" w16du:dateUtc="2026-07-21T18:51:00Z"/>
          <w:sz w:val="20"/>
        </w:rPr>
      </w:pPr>
      <w:r>
        <w:rPr>
          <w:sz w:val="20"/>
        </w:rPr>
        <w:t>CERTIFICATE</w:t>
      </w:r>
      <w:r>
        <w:rPr>
          <w:spacing w:val="-4"/>
          <w:sz w:val="20"/>
        </w:rPr>
        <w:t xml:space="preserve"> </w:t>
      </w:r>
      <w:r>
        <w:rPr>
          <w:sz w:val="20"/>
        </w:rPr>
        <w:t>OF</w:t>
      </w:r>
      <w:r>
        <w:rPr>
          <w:spacing w:val="-5"/>
          <w:sz w:val="20"/>
        </w:rPr>
        <w:t xml:space="preserve"> </w:t>
      </w:r>
      <w:r>
        <w:rPr>
          <w:sz w:val="20"/>
        </w:rPr>
        <w:t>REGISTRATION</w:t>
      </w:r>
      <w:r>
        <w:rPr>
          <w:spacing w:val="-6"/>
          <w:sz w:val="20"/>
        </w:rPr>
        <w:t xml:space="preserve"> </w:t>
      </w:r>
      <w:r>
        <w:rPr>
          <w:sz w:val="20"/>
        </w:rPr>
        <w:t>(OR</w:t>
      </w:r>
      <w:r>
        <w:rPr>
          <w:spacing w:val="-6"/>
          <w:sz w:val="20"/>
        </w:rPr>
        <w:t xml:space="preserve"> </w:t>
      </w:r>
      <w:r>
        <w:rPr>
          <w:sz w:val="20"/>
        </w:rPr>
        <w:t>REGISTRATION):</w:t>
      </w:r>
      <w:r>
        <w:rPr>
          <w:spacing w:val="-6"/>
          <w:sz w:val="20"/>
        </w:rPr>
        <w:t xml:space="preserve"> </w:t>
      </w:r>
      <w:r>
        <w:rPr>
          <w:sz w:val="20"/>
        </w:rPr>
        <w:t>means</w:t>
      </w:r>
      <w:r>
        <w:rPr>
          <w:spacing w:val="-5"/>
          <w:sz w:val="20"/>
        </w:rPr>
        <w:t xml:space="preserve"> </w:t>
      </w:r>
      <w:r>
        <w:rPr>
          <w:sz w:val="20"/>
        </w:rPr>
        <w:t>the</w:t>
      </w:r>
      <w:r>
        <w:rPr>
          <w:spacing w:val="-4"/>
          <w:sz w:val="20"/>
        </w:rPr>
        <w:t xml:space="preserve"> </w:t>
      </w:r>
      <w:r>
        <w:rPr>
          <w:sz w:val="20"/>
        </w:rPr>
        <w:t>document</w:t>
      </w:r>
      <w:r>
        <w:rPr>
          <w:spacing w:val="-4"/>
          <w:sz w:val="20"/>
        </w:rPr>
        <w:t xml:space="preserve"> </w:t>
      </w:r>
      <w:r>
        <w:rPr>
          <w:sz w:val="20"/>
        </w:rPr>
        <w:t>issued</w:t>
      </w:r>
      <w:r>
        <w:rPr>
          <w:spacing w:val="-6"/>
          <w:sz w:val="20"/>
        </w:rPr>
        <w:t xml:space="preserve"> </w:t>
      </w:r>
      <w:r>
        <w:rPr>
          <w:sz w:val="20"/>
        </w:rPr>
        <w:t>to</w:t>
      </w:r>
      <w:r>
        <w:rPr>
          <w:spacing w:val="-4"/>
          <w:sz w:val="20"/>
        </w:rPr>
        <w:t xml:space="preserve"> </w:t>
      </w:r>
      <w:r>
        <w:rPr>
          <w:sz w:val="20"/>
        </w:rPr>
        <w:t>a contractor under these Rules authorizing a contractor to conduct business in this state.</w:t>
      </w:r>
    </w:p>
    <w:p w14:paraId="0BE86D98" w14:textId="7E3BA338" w:rsidR="009E11E2" w:rsidDel="00A30A0F" w:rsidRDefault="00000000">
      <w:pPr>
        <w:pStyle w:val="ListParagraph"/>
        <w:numPr>
          <w:ilvl w:val="1"/>
          <w:numId w:val="12"/>
        </w:numPr>
        <w:tabs>
          <w:tab w:val="left" w:pos="2160"/>
        </w:tabs>
        <w:ind w:right="385"/>
        <w:rPr>
          <w:del w:id="6" w:author="Chris Brunette" w:date="2026-07-21T12:51:00Z" w16du:dateUtc="2026-07-21T18:51:00Z"/>
          <w:sz w:val="20"/>
        </w:rPr>
      </w:pPr>
      <w:del w:id="7" w:author="Chris Brunette" w:date="2026-07-21T12:51:00Z" w16du:dateUtc="2026-07-21T18:51:00Z">
        <w:r w:rsidDel="00A30A0F">
          <w:rPr>
            <w:sz w:val="20"/>
          </w:rPr>
          <w:delText>CERTIFICATE</w:delText>
        </w:r>
        <w:r w:rsidDel="00A30A0F">
          <w:rPr>
            <w:spacing w:val="-4"/>
            <w:sz w:val="20"/>
          </w:rPr>
          <w:delText xml:space="preserve"> </w:delText>
        </w:r>
        <w:r w:rsidDel="00A30A0F">
          <w:rPr>
            <w:sz w:val="20"/>
          </w:rPr>
          <w:delText>OF</w:delText>
        </w:r>
        <w:r w:rsidDel="00A30A0F">
          <w:rPr>
            <w:spacing w:val="-5"/>
            <w:sz w:val="20"/>
          </w:rPr>
          <w:delText xml:space="preserve"> </w:delText>
        </w:r>
        <w:r w:rsidDel="00A30A0F">
          <w:rPr>
            <w:sz w:val="20"/>
          </w:rPr>
          <w:delText>ROUGH</w:delText>
        </w:r>
        <w:r w:rsidDel="00A30A0F">
          <w:rPr>
            <w:spacing w:val="-3"/>
            <w:sz w:val="20"/>
          </w:rPr>
          <w:delText xml:space="preserve"> </w:delText>
        </w:r>
        <w:r w:rsidDel="00A30A0F">
          <w:rPr>
            <w:sz w:val="20"/>
          </w:rPr>
          <w:delText>INSTALLATION</w:delText>
        </w:r>
        <w:r w:rsidDel="00A30A0F">
          <w:rPr>
            <w:spacing w:val="-5"/>
            <w:sz w:val="20"/>
          </w:rPr>
          <w:delText xml:space="preserve"> </w:delText>
        </w:r>
        <w:r w:rsidDel="00A30A0F">
          <w:rPr>
            <w:sz w:val="20"/>
          </w:rPr>
          <w:delText>(CORI):</w:delText>
        </w:r>
        <w:r w:rsidDel="00A30A0F">
          <w:rPr>
            <w:spacing w:val="-2"/>
            <w:sz w:val="20"/>
          </w:rPr>
          <w:delText xml:space="preserve"> </w:delText>
        </w:r>
        <w:r w:rsidDel="00A30A0F">
          <w:rPr>
            <w:sz w:val="20"/>
          </w:rPr>
          <w:delText>-</w:delText>
        </w:r>
        <w:r w:rsidDel="00A30A0F">
          <w:rPr>
            <w:spacing w:val="-3"/>
            <w:sz w:val="20"/>
          </w:rPr>
          <w:delText xml:space="preserve"> </w:delText>
        </w:r>
        <w:r w:rsidDel="00A30A0F">
          <w:rPr>
            <w:sz w:val="20"/>
          </w:rPr>
          <w:delText>Means</w:delText>
        </w:r>
        <w:r w:rsidDel="00A30A0F">
          <w:rPr>
            <w:spacing w:val="-3"/>
            <w:sz w:val="20"/>
          </w:rPr>
          <w:delText xml:space="preserve"> </w:delText>
        </w:r>
        <w:r w:rsidDel="00A30A0F">
          <w:rPr>
            <w:sz w:val="20"/>
          </w:rPr>
          <w:delText>a</w:delText>
        </w:r>
        <w:r w:rsidDel="00A30A0F">
          <w:rPr>
            <w:spacing w:val="-5"/>
            <w:sz w:val="20"/>
          </w:rPr>
          <w:delText xml:space="preserve"> </w:delText>
        </w:r>
        <w:r w:rsidDel="00A30A0F">
          <w:rPr>
            <w:sz w:val="20"/>
          </w:rPr>
          <w:delText>record</w:delText>
        </w:r>
        <w:r w:rsidDel="00A30A0F">
          <w:rPr>
            <w:spacing w:val="-4"/>
            <w:sz w:val="20"/>
          </w:rPr>
          <w:delText xml:space="preserve"> </w:delText>
        </w:r>
        <w:r w:rsidDel="00A30A0F">
          <w:rPr>
            <w:sz w:val="20"/>
          </w:rPr>
          <w:delText>of</w:delText>
        </w:r>
        <w:r w:rsidDel="00A30A0F">
          <w:rPr>
            <w:spacing w:val="-5"/>
            <w:sz w:val="20"/>
          </w:rPr>
          <w:delText xml:space="preserve"> </w:delText>
        </w:r>
        <w:r w:rsidDel="00A30A0F">
          <w:rPr>
            <w:sz w:val="20"/>
          </w:rPr>
          <w:delText>installation</w:delText>
        </w:r>
        <w:r w:rsidDel="00A30A0F">
          <w:rPr>
            <w:spacing w:val="-6"/>
            <w:sz w:val="20"/>
          </w:rPr>
          <w:delText xml:space="preserve"> </w:delText>
        </w:r>
        <w:r w:rsidDel="00A30A0F">
          <w:rPr>
            <w:sz w:val="20"/>
          </w:rPr>
          <w:delText>documented in a format prescribed by the DFPC which asserts that the system has been installed in accordance with the State of Colorado’s Codes, Standards, Rules and Regulations pertinent to Fire Suppression systems. The CORI must accompany a complete set of the design documents created by the design professional in accordance with Section 6.2.5 of these rules. Where the AHJ is not conducting inspections, the CORI must include a signed attestation from a State of Colorado certified PREMANUFACTURED SYSTEM FIRE SUPPRESSION SPECIAL</w:delText>
        </w:r>
      </w:del>
    </w:p>
    <w:p w14:paraId="02900926" w14:textId="0E7C0DFE" w:rsidR="009E11E2" w:rsidRDefault="00000000" w:rsidP="00210050">
      <w:pPr>
        <w:pStyle w:val="BodyText"/>
        <w:spacing w:after="240"/>
        <w:ind w:left="2160"/>
      </w:pPr>
      <w:del w:id="8" w:author="Chris Brunette" w:date="2026-07-21T12:51:00Z" w16du:dateUtc="2026-07-21T18:51:00Z">
        <w:r w:rsidDel="00A30A0F">
          <w:delText>INSPECTOR</w:delText>
        </w:r>
        <w:r w:rsidDel="00A30A0F">
          <w:rPr>
            <w:spacing w:val="-3"/>
          </w:rPr>
          <w:delText xml:space="preserve"> </w:delText>
        </w:r>
        <w:r w:rsidDel="00A30A0F">
          <w:delText>asserting</w:delText>
        </w:r>
        <w:r w:rsidDel="00A30A0F">
          <w:rPr>
            <w:spacing w:val="-4"/>
          </w:rPr>
          <w:delText xml:space="preserve"> </w:delText>
        </w:r>
        <w:r w:rsidDel="00A30A0F">
          <w:delText>that</w:delText>
        </w:r>
        <w:r w:rsidDel="00A30A0F">
          <w:rPr>
            <w:spacing w:val="-3"/>
          </w:rPr>
          <w:delText xml:space="preserve"> </w:delText>
        </w:r>
        <w:r w:rsidDel="00A30A0F">
          <w:delText>the</w:delText>
        </w:r>
        <w:r w:rsidDel="00A30A0F">
          <w:rPr>
            <w:spacing w:val="-3"/>
          </w:rPr>
          <w:delText xml:space="preserve"> </w:delText>
        </w:r>
        <w:r w:rsidDel="00A30A0F">
          <w:delText>inspector</w:delText>
        </w:r>
        <w:r w:rsidDel="00A30A0F">
          <w:rPr>
            <w:spacing w:val="-4"/>
          </w:rPr>
          <w:delText xml:space="preserve"> </w:delText>
        </w:r>
        <w:r w:rsidDel="00A30A0F">
          <w:delText>has</w:delText>
        </w:r>
        <w:r w:rsidDel="00A30A0F">
          <w:rPr>
            <w:spacing w:val="-4"/>
          </w:rPr>
          <w:delText xml:space="preserve"> </w:delText>
        </w:r>
        <w:r w:rsidDel="00A30A0F">
          <w:delText>verified</w:delText>
        </w:r>
        <w:r w:rsidDel="00A30A0F">
          <w:rPr>
            <w:spacing w:val="-4"/>
          </w:rPr>
          <w:delText xml:space="preserve"> </w:delText>
        </w:r>
        <w:r w:rsidDel="00A30A0F">
          <w:delText>that</w:delText>
        </w:r>
        <w:r w:rsidDel="00A30A0F">
          <w:rPr>
            <w:spacing w:val="-4"/>
          </w:rPr>
          <w:delText xml:space="preserve"> </w:delText>
        </w:r>
        <w:r w:rsidDel="00A30A0F">
          <w:delText>the</w:delText>
        </w:r>
        <w:r w:rsidDel="00A30A0F">
          <w:rPr>
            <w:spacing w:val="-5"/>
          </w:rPr>
          <w:delText xml:space="preserve"> </w:delText>
        </w:r>
        <w:r w:rsidDel="00A30A0F">
          <w:delText>fire</w:delText>
        </w:r>
        <w:r w:rsidDel="00A30A0F">
          <w:rPr>
            <w:spacing w:val="-4"/>
          </w:rPr>
          <w:delText xml:space="preserve"> </w:delText>
        </w:r>
        <w:r w:rsidDel="00A30A0F">
          <w:delText>suppression</w:delText>
        </w:r>
        <w:r w:rsidDel="00A30A0F">
          <w:rPr>
            <w:spacing w:val="-5"/>
          </w:rPr>
          <w:delText xml:space="preserve"> </w:delText>
        </w:r>
        <w:r w:rsidDel="00A30A0F">
          <w:delText>system</w:delText>
        </w:r>
        <w:r w:rsidDel="00A30A0F">
          <w:rPr>
            <w:spacing w:val="-4"/>
          </w:rPr>
          <w:delText xml:space="preserve"> </w:delText>
        </w:r>
        <w:r w:rsidDel="00A30A0F">
          <w:delText>has</w:delText>
        </w:r>
        <w:r w:rsidDel="00A30A0F">
          <w:rPr>
            <w:spacing w:val="-4"/>
          </w:rPr>
          <w:delText xml:space="preserve"> </w:delText>
        </w:r>
        <w:r w:rsidDel="00A30A0F">
          <w:delText>been inspected and complies with the presented system documents.</w:delText>
        </w:r>
      </w:del>
    </w:p>
    <w:p w14:paraId="3A07FA48" w14:textId="1D0EDDEC" w:rsidR="009E11E2" w:rsidRPr="00210050" w:rsidRDefault="00000000" w:rsidP="00210050">
      <w:pPr>
        <w:pStyle w:val="ListParagraph"/>
        <w:numPr>
          <w:ilvl w:val="1"/>
          <w:numId w:val="12"/>
        </w:numPr>
        <w:tabs>
          <w:tab w:val="left" w:pos="2160"/>
        </w:tabs>
        <w:spacing w:before="1" w:after="240"/>
        <w:ind w:right="469"/>
        <w:rPr>
          <w:sz w:val="20"/>
        </w:rPr>
      </w:pPr>
      <w:r>
        <w:rPr>
          <w:sz w:val="20"/>
        </w:rPr>
        <w:t>COMPANY:</w:t>
      </w:r>
      <w:r>
        <w:rPr>
          <w:spacing w:val="-5"/>
          <w:sz w:val="20"/>
        </w:rPr>
        <w:t xml:space="preserve"> </w:t>
      </w:r>
      <w:r>
        <w:rPr>
          <w:sz w:val="20"/>
        </w:rPr>
        <w:t>means</w:t>
      </w:r>
      <w:r>
        <w:rPr>
          <w:spacing w:val="-4"/>
          <w:sz w:val="20"/>
        </w:rPr>
        <w:t xml:space="preserve"> </w:t>
      </w:r>
      <w:r>
        <w:rPr>
          <w:sz w:val="20"/>
        </w:rPr>
        <w:t>a</w:t>
      </w:r>
      <w:r>
        <w:rPr>
          <w:spacing w:val="-6"/>
          <w:sz w:val="20"/>
        </w:rPr>
        <w:t xml:space="preserve"> </w:t>
      </w:r>
      <w:r>
        <w:rPr>
          <w:sz w:val="20"/>
        </w:rPr>
        <w:t>corporation,</w:t>
      </w:r>
      <w:r>
        <w:rPr>
          <w:spacing w:val="-5"/>
          <w:sz w:val="20"/>
        </w:rPr>
        <w:t xml:space="preserve"> </w:t>
      </w:r>
      <w:r>
        <w:rPr>
          <w:sz w:val="20"/>
        </w:rPr>
        <w:t>partnership,</w:t>
      </w:r>
      <w:r>
        <w:rPr>
          <w:spacing w:val="-5"/>
          <w:sz w:val="20"/>
        </w:rPr>
        <w:t xml:space="preserve"> </w:t>
      </w:r>
      <w:r>
        <w:rPr>
          <w:sz w:val="20"/>
        </w:rPr>
        <w:t>firm</w:t>
      </w:r>
      <w:r>
        <w:rPr>
          <w:spacing w:val="-5"/>
          <w:sz w:val="20"/>
        </w:rPr>
        <w:t xml:space="preserve"> </w:t>
      </w:r>
      <w:r>
        <w:rPr>
          <w:sz w:val="20"/>
        </w:rPr>
        <w:t>or</w:t>
      </w:r>
      <w:r>
        <w:rPr>
          <w:spacing w:val="-2"/>
          <w:sz w:val="20"/>
        </w:rPr>
        <w:t xml:space="preserve"> </w:t>
      </w:r>
      <w:r>
        <w:rPr>
          <w:sz w:val="20"/>
        </w:rPr>
        <w:t>association,</w:t>
      </w:r>
      <w:r>
        <w:rPr>
          <w:spacing w:val="-5"/>
          <w:sz w:val="20"/>
        </w:rPr>
        <w:t xml:space="preserve"> </w:t>
      </w:r>
      <w:r>
        <w:rPr>
          <w:sz w:val="20"/>
        </w:rPr>
        <w:t>two</w:t>
      </w:r>
      <w:r w:rsidR="001B54D8">
        <w:rPr>
          <w:sz w:val="20"/>
        </w:rPr>
        <w:t xml:space="preserve"> </w:t>
      </w:r>
      <w:r w:rsidR="001B54D8" w:rsidRPr="001B54D8">
        <w:rPr>
          <w:color w:val="C00000"/>
          <w:sz w:val="20"/>
        </w:rPr>
        <w:t>(2)</w:t>
      </w:r>
      <w:r w:rsidRPr="001B54D8">
        <w:rPr>
          <w:color w:val="C00000"/>
          <w:spacing w:val="-5"/>
          <w:sz w:val="20"/>
        </w:rPr>
        <w:t xml:space="preserve"> </w:t>
      </w:r>
      <w:r>
        <w:rPr>
          <w:sz w:val="20"/>
        </w:rPr>
        <w:t>or</w:t>
      </w:r>
      <w:r>
        <w:rPr>
          <w:spacing w:val="-2"/>
          <w:sz w:val="20"/>
        </w:rPr>
        <w:t xml:space="preserve"> </w:t>
      </w:r>
      <w:r>
        <w:rPr>
          <w:sz w:val="20"/>
        </w:rPr>
        <w:t>more</w:t>
      </w:r>
      <w:r>
        <w:rPr>
          <w:spacing w:val="-3"/>
          <w:sz w:val="20"/>
        </w:rPr>
        <w:t xml:space="preserve"> </w:t>
      </w:r>
      <w:proofErr w:type="gramStart"/>
      <w:r>
        <w:rPr>
          <w:sz w:val="20"/>
        </w:rPr>
        <w:t>persons</w:t>
      </w:r>
      <w:proofErr w:type="gramEnd"/>
      <w:r>
        <w:rPr>
          <w:spacing w:val="-4"/>
          <w:sz w:val="20"/>
        </w:rPr>
        <w:t xml:space="preserve"> </w:t>
      </w:r>
      <w:r>
        <w:rPr>
          <w:sz w:val="20"/>
        </w:rPr>
        <w:t>having</w:t>
      </w:r>
      <w:r>
        <w:rPr>
          <w:spacing w:val="-5"/>
          <w:sz w:val="20"/>
        </w:rPr>
        <w:t xml:space="preserve"> </w:t>
      </w:r>
      <w:r>
        <w:rPr>
          <w:sz w:val="20"/>
        </w:rPr>
        <w:t>a joint or common interest, or any other legal or commercial entity.</w:t>
      </w:r>
    </w:p>
    <w:p w14:paraId="70155AB1" w14:textId="4E66A10F" w:rsidR="009E11E2" w:rsidRPr="00210050" w:rsidRDefault="00000000" w:rsidP="00210050">
      <w:pPr>
        <w:pStyle w:val="ListParagraph"/>
        <w:numPr>
          <w:ilvl w:val="1"/>
          <w:numId w:val="12"/>
        </w:numPr>
        <w:tabs>
          <w:tab w:val="left" w:pos="2160"/>
        </w:tabs>
        <w:spacing w:after="240"/>
        <w:ind w:right="753"/>
        <w:rPr>
          <w:sz w:val="20"/>
        </w:rPr>
      </w:pPr>
      <w:r>
        <w:rPr>
          <w:sz w:val="20"/>
        </w:rPr>
        <w:t>CEU:</w:t>
      </w:r>
      <w:r>
        <w:rPr>
          <w:spacing w:val="-5"/>
          <w:sz w:val="20"/>
        </w:rPr>
        <w:t xml:space="preserve"> </w:t>
      </w:r>
      <w:r w:rsidRPr="001B54D8">
        <w:rPr>
          <w:strike/>
          <w:color w:val="C00000"/>
          <w:sz w:val="20"/>
        </w:rPr>
        <w:t>-</w:t>
      </w:r>
      <w:r>
        <w:rPr>
          <w:spacing w:val="-3"/>
          <w:sz w:val="20"/>
        </w:rPr>
        <w:t xml:space="preserve"> </w:t>
      </w:r>
      <w:r>
        <w:rPr>
          <w:sz w:val="20"/>
        </w:rPr>
        <w:t>means</w:t>
      </w:r>
      <w:r>
        <w:rPr>
          <w:spacing w:val="-4"/>
          <w:sz w:val="20"/>
        </w:rPr>
        <w:t xml:space="preserve"> </w:t>
      </w:r>
      <w:r>
        <w:rPr>
          <w:sz w:val="20"/>
        </w:rPr>
        <w:t>continuing</w:t>
      </w:r>
      <w:r>
        <w:rPr>
          <w:spacing w:val="-4"/>
          <w:sz w:val="20"/>
        </w:rPr>
        <w:t xml:space="preserve"> </w:t>
      </w:r>
      <w:r>
        <w:rPr>
          <w:sz w:val="20"/>
        </w:rPr>
        <w:t>education</w:t>
      </w:r>
      <w:r>
        <w:rPr>
          <w:spacing w:val="-4"/>
          <w:sz w:val="20"/>
        </w:rPr>
        <w:t xml:space="preserve"> </w:t>
      </w:r>
      <w:r>
        <w:rPr>
          <w:sz w:val="20"/>
        </w:rPr>
        <w:t>units.</w:t>
      </w:r>
      <w:r>
        <w:rPr>
          <w:spacing w:val="-5"/>
          <w:sz w:val="20"/>
        </w:rPr>
        <w:t xml:space="preserve"> </w:t>
      </w:r>
      <w:r>
        <w:rPr>
          <w:sz w:val="20"/>
        </w:rPr>
        <w:t>Each</w:t>
      </w:r>
      <w:r>
        <w:rPr>
          <w:spacing w:val="-2"/>
          <w:sz w:val="20"/>
        </w:rPr>
        <w:t xml:space="preserve"> </w:t>
      </w:r>
      <w:r w:rsidR="001B54D8">
        <w:rPr>
          <w:color w:val="C00000"/>
          <w:spacing w:val="-2"/>
          <w:sz w:val="20"/>
        </w:rPr>
        <w:t>ten (</w:t>
      </w:r>
      <w:r>
        <w:rPr>
          <w:sz w:val="20"/>
        </w:rPr>
        <w:t>10</w:t>
      </w:r>
      <w:r w:rsidR="001B54D8">
        <w:rPr>
          <w:color w:val="C00000"/>
          <w:sz w:val="20"/>
        </w:rPr>
        <w:t>)</w:t>
      </w:r>
      <w:r>
        <w:rPr>
          <w:spacing w:val="-4"/>
          <w:sz w:val="20"/>
        </w:rPr>
        <w:t xml:space="preserve"> </w:t>
      </w:r>
      <w:r>
        <w:rPr>
          <w:sz w:val="20"/>
        </w:rPr>
        <w:t>hours</w:t>
      </w:r>
      <w:r>
        <w:rPr>
          <w:spacing w:val="-4"/>
          <w:sz w:val="20"/>
        </w:rPr>
        <w:t xml:space="preserve"> </w:t>
      </w:r>
      <w:r>
        <w:rPr>
          <w:sz w:val="20"/>
        </w:rPr>
        <w:t>of</w:t>
      </w:r>
      <w:r>
        <w:rPr>
          <w:spacing w:val="-5"/>
          <w:sz w:val="20"/>
        </w:rPr>
        <w:t xml:space="preserve"> </w:t>
      </w:r>
      <w:r>
        <w:rPr>
          <w:sz w:val="20"/>
        </w:rPr>
        <w:t>related</w:t>
      </w:r>
      <w:r>
        <w:rPr>
          <w:spacing w:val="-4"/>
          <w:sz w:val="20"/>
        </w:rPr>
        <w:t xml:space="preserve"> </w:t>
      </w:r>
      <w:r>
        <w:rPr>
          <w:sz w:val="20"/>
        </w:rPr>
        <w:t>professional</w:t>
      </w:r>
      <w:r>
        <w:rPr>
          <w:spacing w:val="-4"/>
          <w:sz w:val="20"/>
        </w:rPr>
        <w:t xml:space="preserve"> </w:t>
      </w:r>
      <w:r>
        <w:rPr>
          <w:sz w:val="20"/>
        </w:rPr>
        <w:t>development activities equals one CEU.</w:t>
      </w:r>
    </w:p>
    <w:p w14:paraId="16FC0D66" w14:textId="5E647A94" w:rsidR="009E11E2" w:rsidRPr="00210050" w:rsidRDefault="00000000" w:rsidP="00210050">
      <w:pPr>
        <w:pStyle w:val="ListParagraph"/>
        <w:numPr>
          <w:ilvl w:val="1"/>
          <w:numId w:val="12"/>
        </w:numPr>
        <w:tabs>
          <w:tab w:val="left" w:pos="2160"/>
        </w:tabs>
        <w:spacing w:after="240"/>
        <w:ind w:right="1064"/>
        <w:rPr>
          <w:sz w:val="20"/>
        </w:rPr>
      </w:pPr>
      <w:r>
        <w:rPr>
          <w:sz w:val="20"/>
        </w:rPr>
        <w:t>DEFICIENCY:</w:t>
      </w:r>
      <w:r w:rsidRPr="001B54D8">
        <w:rPr>
          <w:strike/>
          <w:color w:val="C00000"/>
          <w:sz w:val="20"/>
        </w:rPr>
        <w:t xml:space="preserve"> -</w:t>
      </w:r>
      <w:r w:rsidRPr="001B54D8">
        <w:rPr>
          <w:color w:val="C00000"/>
          <w:sz w:val="20"/>
        </w:rPr>
        <w:t xml:space="preserve"> </w:t>
      </w:r>
      <w:r>
        <w:rPr>
          <w:sz w:val="20"/>
        </w:rPr>
        <w:t>means</w:t>
      </w:r>
      <w:r w:rsidR="001B54D8">
        <w:rPr>
          <w:color w:val="C00000"/>
          <w:sz w:val="20"/>
        </w:rPr>
        <w:t>,</w:t>
      </w:r>
      <w:r>
        <w:rPr>
          <w:sz w:val="20"/>
        </w:rPr>
        <w:t xml:space="preserve"> for the purposes of inspection, testing, and maintenance of Fire Suppression Systems, a condition that will or has the potential to adversely impact the performance</w:t>
      </w:r>
      <w:r>
        <w:rPr>
          <w:spacing w:val="-4"/>
          <w:sz w:val="20"/>
        </w:rPr>
        <w:t xml:space="preserve"> </w:t>
      </w:r>
      <w:r>
        <w:rPr>
          <w:sz w:val="20"/>
        </w:rPr>
        <w:t>of</w:t>
      </w:r>
      <w:r>
        <w:rPr>
          <w:spacing w:val="-4"/>
          <w:sz w:val="20"/>
        </w:rPr>
        <w:t xml:space="preserve"> </w:t>
      </w:r>
      <w:r>
        <w:rPr>
          <w:sz w:val="20"/>
        </w:rPr>
        <w:t>a</w:t>
      </w:r>
      <w:r>
        <w:rPr>
          <w:spacing w:val="-5"/>
          <w:sz w:val="20"/>
        </w:rPr>
        <w:t xml:space="preserve"> </w:t>
      </w:r>
      <w:r>
        <w:rPr>
          <w:sz w:val="20"/>
        </w:rPr>
        <w:t>system</w:t>
      </w:r>
      <w:r>
        <w:rPr>
          <w:spacing w:val="-2"/>
          <w:sz w:val="20"/>
        </w:rPr>
        <w:t xml:space="preserve"> </w:t>
      </w:r>
      <w:r>
        <w:rPr>
          <w:sz w:val="20"/>
        </w:rPr>
        <w:t>or</w:t>
      </w:r>
      <w:r>
        <w:rPr>
          <w:spacing w:val="-4"/>
          <w:sz w:val="20"/>
        </w:rPr>
        <w:t xml:space="preserve"> </w:t>
      </w:r>
      <w:r>
        <w:rPr>
          <w:sz w:val="20"/>
        </w:rPr>
        <w:t>portion</w:t>
      </w:r>
      <w:r>
        <w:rPr>
          <w:spacing w:val="-5"/>
          <w:sz w:val="20"/>
        </w:rPr>
        <w:t xml:space="preserve"> </w:t>
      </w:r>
      <w:r>
        <w:rPr>
          <w:sz w:val="20"/>
        </w:rPr>
        <w:t>thereof</w:t>
      </w:r>
      <w:r>
        <w:rPr>
          <w:spacing w:val="-4"/>
          <w:sz w:val="20"/>
        </w:rPr>
        <w:t xml:space="preserve"> </w:t>
      </w:r>
      <w:r>
        <w:rPr>
          <w:sz w:val="20"/>
        </w:rPr>
        <w:t>but</w:t>
      </w:r>
      <w:r>
        <w:rPr>
          <w:spacing w:val="-4"/>
          <w:sz w:val="20"/>
        </w:rPr>
        <w:t xml:space="preserve"> </w:t>
      </w:r>
      <w:r>
        <w:rPr>
          <w:sz w:val="20"/>
        </w:rPr>
        <w:t>does not</w:t>
      </w:r>
      <w:r>
        <w:rPr>
          <w:spacing w:val="-4"/>
          <w:sz w:val="20"/>
        </w:rPr>
        <w:t xml:space="preserve"> </w:t>
      </w:r>
      <w:r>
        <w:rPr>
          <w:sz w:val="20"/>
        </w:rPr>
        <w:t>rise</w:t>
      </w:r>
      <w:r>
        <w:rPr>
          <w:spacing w:val="-4"/>
          <w:sz w:val="20"/>
        </w:rPr>
        <w:t xml:space="preserve"> </w:t>
      </w:r>
      <w:r>
        <w:rPr>
          <w:sz w:val="20"/>
        </w:rPr>
        <w:t>to</w:t>
      </w:r>
      <w:r>
        <w:rPr>
          <w:spacing w:val="-2"/>
          <w:sz w:val="20"/>
        </w:rPr>
        <w:t xml:space="preserve"> </w:t>
      </w:r>
      <w:r>
        <w:rPr>
          <w:sz w:val="20"/>
        </w:rPr>
        <w:t>the</w:t>
      </w:r>
      <w:r>
        <w:rPr>
          <w:spacing w:val="-3"/>
          <w:sz w:val="20"/>
        </w:rPr>
        <w:t xml:space="preserve"> </w:t>
      </w:r>
      <w:r>
        <w:rPr>
          <w:sz w:val="20"/>
        </w:rPr>
        <w:t>level</w:t>
      </w:r>
      <w:r>
        <w:rPr>
          <w:spacing w:val="-5"/>
          <w:sz w:val="20"/>
        </w:rPr>
        <w:t xml:space="preserve"> </w:t>
      </w:r>
      <w:r>
        <w:rPr>
          <w:sz w:val="20"/>
        </w:rPr>
        <w:t>of</w:t>
      </w:r>
      <w:r>
        <w:rPr>
          <w:spacing w:val="-2"/>
          <w:sz w:val="20"/>
        </w:rPr>
        <w:t xml:space="preserve"> </w:t>
      </w:r>
      <w:proofErr w:type="gramStart"/>
      <w:r>
        <w:rPr>
          <w:sz w:val="20"/>
        </w:rPr>
        <w:t>an</w:t>
      </w:r>
      <w:r>
        <w:rPr>
          <w:spacing w:val="-3"/>
          <w:sz w:val="20"/>
        </w:rPr>
        <w:t xml:space="preserve"> </w:t>
      </w:r>
      <w:r>
        <w:rPr>
          <w:sz w:val="20"/>
        </w:rPr>
        <w:t>impairment</w:t>
      </w:r>
      <w:proofErr w:type="gramEnd"/>
      <w:r>
        <w:rPr>
          <w:sz w:val="20"/>
        </w:rPr>
        <w:t>.</w:t>
      </w:r>
    </w:p>
    <w:p w14:paraId="6FB199E5" w14:textId="05FDFA40" w:rsidR="009E11E2" w:rsidRPr="00210050" w:rsidRDefault="00000000" w:rsidP="00210050">
      <w:pPr>
        <w:pStyle w:val="ListParagraph"/>
        <w:numPr>
          <w:ilvl w:val="1"/>
          <w:numId w:val="12"/>
        </w:numPr>
        <w:tabs>
          <w:tab w:val="left" w:pos="2160"/>
        </w:tabs>
        <w:spacing w:after="240"/>
        <w:rPr>
          <w:sz w:val="20"/>
        </w:rPr>
      </w:pPr>
      <w:r>
        <w:rPr>
          <w:sz w:val="20"/>
        </w:rPr>
        <w:t>DIRECTOR:</w:t>
      </w:r>
      <w:r>
        <w:rPr>
          <w:spacing w:val="-4"/>
          <w:sz w:val="20"/>
        </w:rPr>
        <w:t xml:space="preserve"> </w:t>
      </w:r>
      <w:r w:rsidRPr="001B54D8">
        <w:rPr>
          <w:strike/>
          <w:color w:val="C00000"/>
          <w:sz w:val="20"/>
        </w:rPr>
        <w:t>-</w:t>
      </w:r>
      <w:r>
        <w:rPr>
          <w:spacing w:val="-5"/>
          <w:sz w:val="20"/>
        </w:rPr>
        <w:t xml:space="preserve"> </w:t>
      </w:r>
      <w:r>
        <w:rPr>
          <w:sz w:val="20"/>
        </w:rPr>
        <w:t>means</w:t>
      </w:r>
      <w:r>
        <w:rPr>
          <w:spacing w:val="-5"/>
          <w:sz w:val="20"/>
        </w:rPr>
        <w:t xml:space="preserve"> </w:t>
      </w:r>
      <w:r>
        <w:rPr>
          <w:sz w:val="20"/>
        </w:rPr>
        <w:t>the</w:t>
      </w:r>
      <w:r>
        <w:rPr>
          <w:spacing w:val="-7"/>
          <w:sz w:val="20"/>
        </w:rPr>
        <w:t xml:space="preserve"> </w:t>
      </w:r>
      <w:r>
        <w:rPr>
          <w:sz w:val="20"/>
        </w:rPr>
        <w:t>Director</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z w:val="20"/>
        </w:rPr>
        <w:t>Division</w:t>
      </w:r>
      <w:r w:rsidRPr="001B54D8">
        <w:rPr>
          <w:strike/>
          <w:color w:val="C00000"/>
          <w:sz w:val="20"/>
        </w:rPr>
        <w:t>,</w:t>
      </w:r>
      <w:r>
        <w:rPr>
          <w:spacing w:val="-6"/>
          <w:sz w:val="20"/>
        </w:rPr>
        <w:t xml:space="preserve"> </w:t>
      </w:r>
      <w:r>
        <w:rPr>
          <w:sz w:val="20"/>
        </w:rPr>
        <w:t>or</w:t>
      </w:r>
      <w:r>
        <w:rPr>
          <w:spacing w:val="-4"/>
          <w:sz w:val="20"/>
        </w:rPr>
        <w:t xml:space="preserve"> </w:t>
      </w:r>
      <w:proofErr w:type="gramStart"/>
      <w:r w:rsidRPr="001B54D8">
        <w:rPr>
          <w:strike/>
          <w:color w:val="C00000"/>
          <w:sz w:val="20"/>
        </w:rPr>
        <w:t>his</w:t>
      </w:r>
      <w:r>
        <w:rPr>
          <w:spacing w:val="-2"/>
          <w:sz w:val="20"/>
        </w:rPr>
        <w:t xml:space="preserve"> </w:t>
      </w:r>
      <w:r w:rsidR="001B54D8" w:rsidRPr="001B54D8">
        <w:rPr>
          <w:color w:val="C00000"/>
          <w:spacing w:val="-2"/>
          <w:sz w:val="20"/>
        </w:rPr>
        <w:t>their</w:t>
      </w:r>
      <w:proofErr w:type="gramEnd"/>
      <w:r w:rsidR="001B54D8">
        <w:rPr>
          <w:spacing w:val="-2"/>
          <w:sz w:val="20"/>
        </w:rPr>
        <w:t xml:space="preserve"> </w:t>
      </w:r>
      <w:proofErr w:type="gramStart"/>
      <w:r>
        <w:rPr>
          <w:spacing w:val="-2"/>
          <w:sz w:val="20"/>
        </w:rPr>
        <w:t>designee</w:t>
      </w:r>
      <w:proofErr w:type="gramEnd"/>
      <w:r>
        <w:rPr>
          <w:spacing w:val="-2"/>
          <w:sz w:val="20"/>
        </w:rPr>
        <w:t>.</w:t>
      </w:r>
    </w:p>
    <w:p w14:paraId="77B2EE21" w14:textId="147CD3E4" w:rsidR="009E11E2" w:rsidRPr="00210050" w:rsidRDefault="00000000" w:rsidP="00210050">
      <w:pPr>
        <w:pStyle w:val="ListParagraph"/>
        <w:numPr>
          <w:ilvl w:val="1"/>
          <w:numId w:val="12"/>
        </w:numPr>
        <w:tabs>
          <w:tab w:val="left" w:pos="2160"/>
        </w:tabs>
        <w:spacing w:after="240"/>
        <w:rPr>
          <w:sz w:val="20"/>
        </w:rPr>
      </w:pPr>
      <w:r>
        <w:rPr>
          <w:sz w:val="20"/>
        </w:rPr>
        <w:t>DIVISION:</w:t>
      </w:r>
      <w:r>
        <w:rPr>
          <w:spacing w:val="-8"/>
          <w:sz w:val="20"/>
        </w:rPr>
        <w:t xml:space="preserve"> </w:t>
      </w:r>
      <w:r w:rsidRPr="001B54D8">
        <w:rPr>
          <w:strike/>
          <w:color w:val="C00000"/>
          <w:sz w:val="20"/>
        </w:rPr>
        <w:t>-</w:t>
      </w:r>
      <w:r>
        <w:rPr>
          <w:spacing w:val="-6"/>
          <w:sz w:val="20"/>
        </w:rPr>
        <w:t xml:space="preserve"> </w:t>
      </w:r>
      <w:r>
        <w:rPr>
          <w:sz w:val="20"/>
        </w:rPr>
        <w:t>means</w:t>
      </w:r>
      <w:r>
        <w:rPr>
          <w:spacing w:val="-6"/>
          <w:sz w:val="20"/>
        </w:rPr>
        <w:t xml:space="preserve"> </w:t>
      </w:r>
      <w:r>
        <w:rPr>
          <w:sz w:val="20"/>
        </w:rPr>
        <w:t>the</w:t>
      </w:r>
      <w:r>
        <w:rPr>
          <w:spacing w:val="-6"/>
          <w:sz w:val="20"/>
        </w:rPr>
        <w:t xml:space="preserve"> </w:t>
      </w:r>
      <w:r>
        <w:rPr>
          <w:sz w:val="20"/>
        </w:rPr>
        <w:t>Colorado</w:t>
      </w:r>
      <w:r>
        <w:rPr>
          <w:spacing w:val="-8"/>
          <w:sz w:val="20"/>
        </w:rPr>
        <w:t xml:space="preserve"> </w:t>
      </w:r>
      <w:r>
        <w:rPr>
          <w:sz w:val="20"/>
        </w:rPr>
        <w:t>Division</w:t>
      </w:r>
      <w:r>
        <w:rPr>
          <w:spacing w:val="-7"/>
          <w:sz w:val="20"/>
        </w:rPr>
        <w:t xml:space="preserve"> </w:t>
      </w:r>
      <w:r>
        <w:rPr>
          <w:sz w:val="20"/>
        </w:rPr>
        <w:t>of</w:t>
      </w:r>
      <w:r>
        <w:rPr>
          <w:spacing w:val="-7"/>
          <w:sz w:val="20"/>
        </w:rPr>
        <w:t xml:space="preserve"> </w:t>
      </w:r>
      <w:r>
        <w:rPr>
          <w:sz w:val="20"/>
        </w:rPr>
        <w:t>Fire</w:t>
      </w:r>
      <w:r>
        <w:rPr>
          <w:spacing w:val="-6"/>
          <w:sz w:val="20"/>
        </w:rPr>
        <w:t xml:space="preserve"> </w:t>
      </w:r>
      <w:r>
        <w:rPr>
          <w:sz w:val="20"/>
        </w:rPr>
        <w:t>Prevention</w:t>
      </w:r>
      <w:r>
        <w:rPr>
          <w:spacing w:val="-7"/>
          <w:sz w:val="20"/>
        </w:rPr>
        <w:t xml:space="preserve"> </w:t>
      </w:r>
      <w:r>
        <w:rPr>
          <w:sz w:val="20"/>
        </w:rPr>
        <w:t>and</w:t>
      </w:r>
      <w:r>
        <w:rPr>
          <w:spacing w:val="-5"/>
          <w:sz w:val="20"/>
        </w:rPr>
        <w:t xml:space="preserve"> </w:t>
      </w:r>
      <w:r>
        <w:rPr>
          <w:spacing w:val="-2"/>
          <w:sz w:val="20"/>
        </w:rPr>
        <w:t>Control.</w:t>
      </w:r>
    </w:p>
    <w:p w14:paraId="405C2145" w14:textId="27F00D4F" w:rsidR="009E11E2" w:rsidRPr="00210050" w:rsidRDefault="00000000" w:rsidP="00210050">
      <w:pPr>
        <w:pStyle w:val="ListParagraph"/>
        <w:numPr>
          <w:ilvl w:val="1"/>
          <w:numId w:val="12"/>
        </w:numPr>
        <w:tabs>
          <w:tab w:val="left" w:pos="2160"/>
        </w:tabs>
        <w:spacing w:after="240"/>
        <w:ind w:right="596"/>
        <w:rPr>
          <w:sz w:val="20"/>
        </w:rPr>
      </w:pPr>
      <w:r>
        <w:rPr>
          <w:sz w:val="20"/>
        </w:rPr>
        <w:t xml:space="preserve">FIRE SUPPRESSION SYSTEM: </w:t>
      </w:r>
      <w:r w:rsidRPr="001B54D8">
        <w:rPr>
          <w:strike/>
          <w:color w:val="C00000"/>
          <w:sz w:val="20"/>
        </w:rPr>
        <w:t>-</w:t>
      </w:r>
      <w:r>
        <w:rPr>
          <w:sz w:val="20"/>
        </w:rPr>
        <w:t xml:space="preserve"> means an assembly of any or all of the following: piping </w:t>
      </w:r>
      <w:r>
        <w:rPr>
          <w:sz w:val="20"/>
        </w:rPr>
        <w:lastRenderedPageBreak/>
        <w:t>valves, conduits, dispersal openings, sprinkler heads, orifices, and other similar devices that convey extinguishing agents for the purpose of controlling, confining, or extinguishing fire, with the</w:t>
      </w:r>
      <w:r>
        <w:rPr>
          <w:spacing w:val="-5"/>
          <w:sz w:val="20"/>
        </w:rPr>
        <w:t xml:space="preserve"> </w:t>
      </w:r>
      <w:r>
        <w:rPr>
          <w:sz w:val="20"/>
        </w:rPr>
        <w:t>exception</w:t>
      </w:r>
      <w:r>
        <w:rPr>
          <w:spacing w:val="-4"/>
          <w:sz w:val="20"/>
        </w:rPr>
        <w:t xml:space="preserve"> </w:t>
      </w:r>
      <w:r>
        <w:rPr>
          <w:sz w:val="20"/>
        </w:rPr>
        <w:t>of</w:t>
      </w:r>
      <w:r>
        <w:rPr>
          <w:spacing w:val="-3"/>
          <w:sz w:val="20"/>
        </w:rPr>
        <w:t xml:space="preserve"> </w:t>
      </w:r>
      <w:r>
        <w:rPr>
          <w:sz w:val="20"/>
        </w:rPr>
        <w:t>multipurpose</w:t>
      </w:r>
      <w:r>
        <w:rPr>
          <w:spacing w:val="-4"/>
          <w:sz w:val="20"/>
        </w:rPr>
        <w:t xml:space="preserve"> </w:t>
      </w:r>
      <w:r>
        <w:rPr>
          <w:sz w:val="20"/>
        </w:rPr>
        <w:t>residential</w:t>
      </w:r>
      <w:r>
        <w:rPr>
          <w:spacing w:val="-5"/>
          <w:sz w:val="20"/>
        </w:rPr>
        <w:t xml:space="preserve"> </w:t>
      </w:r>
      <w:r>
        <w:rPr>
          <w:sz w:val="20"/>
        </w:rPr>
        <w:t>fire</w:t>
      </w:r>
      <w:r>
        <w:rPr>
          <w:spacing w:val="-4"/>
          <w:sz w:val="20"/>
        </w:rPr>
        <w:t xml:space="preserve"> </w:t>
      </w:r>
      <w:r>
        <w:rPr>
          <w:sz w:val="20"/>
        </w:rPr>
        <w:t>sprinkler</w:t>
      </w:r>
      <w:r>
        <w:rPr>
          <w:spacing w:val="-2"/>
          <w:sz w:val="20"/>
        </w:rPr>
        <w:t xml:space="preserve"> </w:t>
      </w:r>
      <w:r>
        <w:rPr>
          <w:sz w:val="20"/>
        </w:rPr>
        <w:t>systems</w:t>
      </w:r>
      <w:r>
        <w:rPr>
          <w:spacing w:val="-4"/>
          <w:sz w:val="20"/>
        </w:rPr>
        <w:t xml:space="preserve"> </w:t>
      </w:r>
      <w:r>
        <w:rPr>
          <w:sz w:val="20"/>
        </w:rPr>
        <w:t>in</w:t>
      </w:r>
      <w:r>
        <w:rPr>
          <w:spacing w:val="-4"/>
          <w:sz w:val="20"/>
        </w:rPr>
        <w:t xml:space="preserve"> </w:t>
      </w:r>
      <w:r>
        <w:rPr>
          <w:sz w:val="20"/>
        </w:rPr>
        <w:t>one-</w:t>
      </w:r>
      <w:r>
        <w:rPr>
          <w:spacing w:val="-4"/>
          <w:sz w:val="20"/>
        </w:rPr>
        <w:t xml:space="preserve"> </w:t>
      </w:r>
      <w:r>
        <w:rPr>
          <w:sz w:val="20"/>
        </w:rPr>
        <w:t>and</w:t>
      </w:r>
      <w:r>
        <w:rPr>
          <w:spacing w:val="-4"/>
          <w:sz w:val="20"/>
        </w:rPr>
        <w:t xml:space="preserve"> </w:t>
      </w:r>
      <w:r>
        <w:rPr>
          <w:sz w:val="20"/>
        </w:rPr>
        <w:t>two-family</w:t>
      </w:r>
      <w:r>
        <w:rPr>
          <w:spacing w:val="-2"/>
          <w:sz w:val="20"/>
        </w:rPr>
        <w:t xml:space="preserve"> </w:t>
      </w:r>
      <w:r>
        <w:rPr>
          <w:sz w:val="20"/>
        </w:rPr>
        <w:t>dwellings and townhouses that are part of the potable water supply, pre-engineered range hoods, duct systems, and portable fire extinguishers.</w:t>
      </w:r>
    </w:p>
    <w:p w14:paraId="117177CF" w14:textId="2B6FCE13" w:rsidR="009E11E2" w:rsidRPr="00210050" w:rsidRDefault="00000000" w:rsidP="00210050">
      <w:pPr>
        <w:pStyle w:val="ListParagraph"/>
        <w:numPr>
          <w:ilvl w:val="1"/>
          <w:numId w:val="12"/>
        </w:numPr>
        <w:tabs>
          <w:tab w:val="left" w:pos="2157"/>
          <w:tab w:val="left" w:pos="2160"/>
        </w:tabs>
        <w:spacing w:before="1" w:after="240"/>
        <w:ind w:right="391"/>
        <w:jc w:val="both"/>
        <w:rPr>
          <w:sz w:val="20"/>
        </w:rPr>
      </w:pPr>
      <w:r>
        <w:rPr>
          <w:sz w:val="20"/>
        </w:rPr>
        <w:t>FIRE SPRINKLER SYSTEM:</w:t>
      </w:r>
      <w:r>
        <w:rPr>
          <w:spacing w:val="-1"/>
          <w:sz w:val="20"/>
        </w:rPr>
        <w:t xml:space="preserve"> </w:t>
      </w:r>
      <w:r w:rsidRPr="001B54D8">
        <w:rPr>
          <w:strike/>
          <w:color w:val="C00000"/>
          <w:sz w:val="20"/>
        </w:rPr>
        <w:t>-</w:t>
      </w:r>
      <w:r>
        <w:rPr>
          <w:sz w:val="20"/>
        </w:rPr>
        <w:t xml:space="preserve"> means a</w:t>
      </w:r>
      <w:r>
        <w:rPr>
          <w:spacing w:val="-2"/>
          <w:sz w:val="20"/>
        </w:rPr>
        <w:t xml:space="preserve"> </w:t>
      </w:r>
      <w:r>
        <w:rPr>
          <w:sz w:val="20"/>
        </w:rPr>
        <w:t>Fire Suppression System</w:t>
      </w:r>
      <w:r>
        <w:rPr>
          <w:spacing w:val="-1"/>
          <w:sz w:val="20"/>
        </w:rPr>
        <w:t xml:space="preserve"> </w:t>
      </w:r>
      <w:r>
        <w:rPr>
          <w:sz w:val="20"/>
        </w:rPr>
        <w:t>consisting</w:t>
      </w:r>
      <w:r>
        <w:rPr>
          <w:spacing w:val="-1"/>
          <w:sz w:val="20"/>
        </w:rPr>
        <w:t xml:space="preserve"> </w:t>
      </w:r>
      <w:r>
        <w:rPr>
          <w:sz w:val="20"/>
        </w:rPr>
        <w:t>of integrated piping, valves,</w:t>
      </w:r>
      <w:r>
        <w:rPr>
          <w:spacing w:val="-4"/>
          <w:sz w:val="20"/>
        </w:rPr>
        <w:t xml:space="preserve"> </w:t>
      </w:r>
      <w:r>
        <w:rPr>
          <w:sz w:val="20"/>
        </w:rPr>
        <w:t>sprinklers,</w:t>
      </w:r>
      <w:r>
        <w:rPr>
          <w:spacing w:val="-4"/>
          <w:sz w:val="20"/>
        </w:rPr>
        <w:t xml:space="preserve"> </w:t>
      </w:r>
      <w:r>
        <w:rPr>
          <w:sz w:val="20"/>
        </w:rPr>
        <w:t>and</w:t>
      </w:r>
      <w:r>
        <w:rPr>
          <w:spacing w:val="-2"/>
          <w:sz w:val="20"/>
        </w:rPr>
        <w:t xml:space="preserve"> </w:t>
      </w:r>
      <w:r>
        <w:rPr>
          <w:sz w:val="20"/>
        </w:rPr>
        <w:t>water</w:t>
      </w:r>
      <w:r>
        <w:rPr>
          <w:spacing w:val="-4"/>
          <w:sz w:val="20"/>
        </w:rPr>
        <w:t xml:space="preserve"> </w:t>
      </w:r>
      <w:r>
        <w:rPr>
          <w:sz w:val="20"/>
        </w:rPr>
        <w:t>supplies</w:t>
      </w:r>
      <w:r>
        <w:rPr>
          <w:spacing w:val="-1"/>
          <w:sz w:val="20"/>
        </w:rPr>
        <w:t xml:space="preserve"> </w:t>
      </w:r>
      <w:r>
        <w:rPr>
          <w:sz w:val="20"/>
        </w:rPr>
        <w:t>designed</w:t>
      </w:r>
      <w:r>
        <w:rPr>
          <w:spacing w:val="-2"/>
          <w:sz w:val="20"/>
        </w:rPr>
        <w:t xml:space="preserve"> </w:t>
      </w:r>
      <w:r>
        <w:rPr>
          <w:sz w:val="20"/>
        </w:rPr>
        <w:t>to</w:t>
      </w:r>
      <w:r>
        <w:rPr>
          <w:spacing w:val="-3"/>
          <w:sz w:val="20"/>
        </w:rPr>
        <w:t xml:space="preserve"> </w:t>
      </w:r>
      <w:r>
        <w:rPr>
          <w:sz w:val="20"/>
        </w:rPr>
        <w:t>be</w:t>
      </w:r>
      <w:r>
        <w:rPr>
          <w:spacing w:val="-3"/>
          <w:sz w:val="20"/>
        </w:rPr>
        <w:t xml:space="preserve"> </w:t>
      </w:r>
      <w:r>
        <w:rPr>
          <w:sz w:val="20"/>
        </w:rPr>
        <w:t>activated</w:t>
      </w:r>
      <w:r>
        <w:rPr>
          <w:spacing w:val="-4"/>
          <w:sz w:val="20"/>
        </w:rPr>
        <w:t xml:space="preserve"> </w:t>
      </w:r>
      <w:r>
        <w:rPr>
          <w:sz w:val="20"/>
        </w:rPr>
        <w:t>by</w:t>
      </w:r>
      <w:r>
        <w:rPr>
          <w:spacing w:val="-3"/>
          <w:sz w:val="20"/>
        </w:rPr>
        <w:t xml:space="preserve"> </w:t>
      </w:r>
      <w:r>
        <w:rPr>
          <w:sz w:val="20"/>
        </w:rPr>
        <w:t>the</w:t>
      </w:r>
      <w:r>
        <w:rPr>
          <w:spacing w:val="-4"/>
          <w:sz w:val="20"/>
        </w:rPr>
        <w:t xml:space="preserve"> </w:t>
      </w:r>
      <w:r>
        <w:rPr>
          <w:sz w:val="20"/>
        </w:rPr>
        <w:t>heat</w:t>
      </w:r>
      <w:r>
        <w:rPr>
          <w:spacing w:val="-2"/>
          <w:sz w:val="20"/>
        </w:rPr>
        <w:t xml:space="preserve"> </w:t>
      </w:r>
      <w:r>
        <w:rPr>
          <w:sz w:val="20"/>
        </w:rPr>
        <w:t>of</w:t>
      </w:r>
      <w:r>
        <w:rPr>
          <w:spacing w:val="-4"/>
          <w:sz w:val="20"/>
        </w:rPr>
        <w:t xml:space="preserve"> </w:t>
      </w:r>
      <w:r>
        <w:rPr>
          <w:sz w:val="20"/>
        </w:rPr>
        <w:t>a</w:t>
      </w:r>
      <w:r>
        <w:rPr>
          <w:spacing w:val="-2"/>
          <w:sz w:val="20"/>
        </w:rPr>
        <w:t xml:space="preserve"> </w:t>
      </w:r>
      <w:r>
        <w:rPr>
          <w:sz w:val="20"/>
        </w:rPr>
        <w:t>fire</w:t>
      </w:r>
      <w:r>
        <w:rPr>
          <w:spacing w:val="-4"/>
          <w:sz w:val="20"/>
        </w:rPr>
        <w:t xml:space="preserve"> </w:t>
      </w:r>
      <w:r>
        <w:rPr>
          <w:sz w:val="20"/>
        </w:rPr>
        <w:t>and</w:t>
      </w:r>
      <w:r>
        <w:rPr>
          <w:spacing w:val="-3"/>
          <w:sz w:val="20"/>
        </w:rPr>
        <w:t xml:space="preserve"> </w:t>
      </w:r>
      <w:r>
        <w:rPr>
          <w:sz w:val="20"/>
        </w:rPr>
        <w:t>discharge water over the fire area.</w:t>
      </w:r>
    </w:p>
    <w:p w14:paraId="35E8756D" w14:textId="661E9427" w:rsidR="009E11E2" w:rsidRPr="00210050" w:rsidRDefault="00000000" w:rsidP="00210050">
      <w:pPr>
        <w:pStyle w:val="ListParagraph"/>
        <w:numPr>
          <w:ilvl w:val="1"/>
          <w:numId w:val="12"/>
        </w:numPr>
        <w:tabs>
          <w:tab w:val="left" w:pos="2160"/>
        </w:tabs>
        <w:spacing w:after="240"/>
        <w:rPr>
          <w:sz w:val="20"/>
        </w:rPr>
      </w:pPr>
      <w:r>
        <w:rPr>
          <w:sz w:val="20"/>
        </w:rPr>
        <w:t>ICC:</w:t>
      </w:r>
      <w:r w:rsidRPr="001B54D8">
        <w:rPr>
          <w:strike/>
          <w:color w:val="C00000"/>
          <w:spacing w:val="-7"/>
          <w:sz w:val="20"/>
        </w:rPr>
        <w:t xml:space="preserve"> </w:t>
      </w:r>
      <w:r w:rsidRPr="001B54D8">
        <w:rPr>
          <w:strike/>
          <w:color w:val="C00000"/>
          <w:sz w:val="20"/>
        </w:rPr>
        <w:t>-</w:t>
      </w:r>
      <w:r w:rsidRPr="001B54D8">
        <w:rPr>
          <w:color w:val="C00000"/>
          <w:spacing w:val="-6"/>
          <w:sz w:val="20"/>
        </w:rPr>
        <w:t xml:space="preserve"> </w:t>
      </w:r>
      <w:r>
        <w:rPr>
          <w:sz w:val="20"/>
        </w:rPr>
        <w:t>means</w:t>
      </w:r>
      <w:r>
        <w:rPr>
          <w:spacing w:val="-6"/>
          <w:sz w:val="20"/>
        </w:rPr>
        <w:t xml:space="preserve"> </w:t>
      </w:r>
      <w:r>
        <w:rPr>
          <w:sz w:val="20"/>
        </w:rPr>
        <w:t>the</w:t>
      </w:r>
      <w:r>
        <w:rPr>
          <w:spacing w:val="-8"/>
          <w:sz w:val="20"/>
        </w:rPr>
        <w:t xml:space="preserve"> </w:t>
      </w:r>
      <w:r>
        <w:rPr>
          <w:sz w:val="20"/>
        </w:rPr>
        <w:t>International</w:t>
      </w:r>
      <w:r>
        <w:rPr>
          <w:spacing w:val="-6"/>
          <w:sz w:val="20"/>
        </w:rPr>
        <w:t xml:space="preserve"> </w:t>
      </w:r>
      <w:r>
        <w:rPr>
          <w:sz w:val="20"/>
        </w:rPr>
        <w:t>Code</w:t>
      </w:r>
      <w:r>
        <w:rPr>
          <w:spacing w:val="-7"/>
          <w:sz w:val="20"/>
        </w:rPr>
        <w:t xml:space="preserve"> </w:t>
      </w:r>
      <w:r>
        <w:rPr>
          <w:spacing w:val="-2"/>
          <w:sz w:val="20"/>
        </w:rPr>
        <w:t>Council.</w:t>
      </w:r>
    </w:p>
    <w:p w14:paraId="07BE9D0B" w14:textId="0F8FB248" w:rsidR="009E11E2" w:rsidRPr="00210050" w:rsidRDefault="00000000" w:rsidP="00210050">
      <w:pPr>
        <w:pStyle w:val="ListParagraph"/>
        <w:numPr>
          <w:ilvl w:val="1"/>
          <w:numId w:val="12"/>
        </w:numPr>
        <w:tabs>
          <w:tab w:val="left" w:pos="2157"/>
          <w:tab w:val="left" w:pos="2160"/>
        </w:tabs>
        <w:spacing w:after="240"/>
        <w:ind w:right="411"/>
        <w:jc w:val="both"/>
        <w:rPr>
          <w:sz w:val="20"/>
        </w:rPr>
      </w:pPr>
      <w:r>
        <w:rPr>
          <w:sz w:val="20"/>
        </w:rPr>
        <w:t>IMPAIRMENT:</w:t>
      </w:r>
      <w:r w:rsidRPr="001B54D8">
        <w:rPr>
          <w:strike/>
          <w:color w:val="C00000"/>
          <w:sz w:val="20"/>
        </w:rPr>
        <w:t xml:space="preserve"> -</w:t>
      </w:r>
      <w:r w:rsidRPr="001B54D8">
        <w:rPr>
          <w:color w:val="C00000"/>
          <w:spacing w:val="-1"/>
          <w:sz w:val="20"/>
        </w:rPr>
        <w:t xml:space="preserve"> </w:t>
      </w:r>
      <w:r>
        <w:rPr>
          <w:sz w:val="20"/>
        </w:rPr>
        <w:t>means</w:t>
      </w:r>
      <w:r>
        <w:rPr>
          <w:spacing w:val="-1"/>
          <w:sz w:val="20"/>
        </w:rPr>
        <w:t xml:space="preserve"> </w:t>
      </w:r>
      <w:r>
        <w:rPr>
          <w:sz w:val="20"/>
        </w:rPr>
        <w:t>a</w:t>
      </w:r>
      <w:r>
        <w:rPr>
          <w:spacing w:val="-3"/>
          <w:sz w:val="20"/>
        </w:rPr>
        <w:t xml:space="preserve"> </w:t>
      </w:r>
      <w:r>
        <w:rPr>
          <w:sz w:val="20"/>
        </w:rPr>
        <w:t>condition</w:t>
      </w:r>
      <w:r>
        <w:rPr>
          <w:spacing w:val="-3"/>
          <w:sz w:val="20"/>
        </w:rPr>
        <w:t xml:space="preserve"> </w:t>
      </w:r>
      <w:r>
        <w:rPr>
          <w:sz w:val="20"/>
        </w:rPr>
        <w:t>where a</w:t>
      </w:r>
      <w:r>
        <w:rPr>
          <w:spacing w:val="-2"/>
          <w:sz w:val="20"/>
        </w:rPr>
        <w:t xml:space="preserve"> </w:t>
      </w:r>
      <w:r>
        <w:rPr>
          <w:sz w:val="20"/>
        </w:rPr>
        <w:t>Fire Suppression</w:t>
      </w:r>
      <w:r>
        <w:rPr>
          <w:spacing w:val="-3"/>
          <w:sz w:val="20"/>
        </w:rPr>
        <w:t xml:space="preserve"> </w:t>
      </w:r>
      <w:r>
        <w:rPr>
          <w:sz w:val="20"/>
        </w:rPr>
        <w:t>System</w:t>
      </w:r>
      <w:r>
        <w:rPr>
          <w:spacing w:val="-2"/>
          <w:sz w:val="20"/>
        </w:rPr>
        <w:t xml:space="preserve"> </w:t>
      </w:r>
      <w:r>
        <w:rPr>
          <w:sz w:val="20"/>
        </w:rPr>
        <w:t>or</w:t>
      </w:r>
      <w:r>
        <w:rPr>
          <w:spacing w:val="-1"/>
          <w:sz w:val="20"/>
        </w:rPr>
        <w:t xml:space="preserve"> </w:t>
      </w:r>
      <w:r>
        <w:rPr>
          <w:sz w:val="20"/>
        </w:rPr>
        <w:t>unit or</w:t>
      </w:r>
      <w:r>
        <w:rPr>
          <w:spacing w:val="-2"/>
          <w:sz w:val="20"/>
        </w:rPr>
        <w:t xml:space="preserve"> </w:t>
      </w:r>
      <w:r>
        <w:rPr>
          <w:sz w:val="20"/>
        </w:rPr>
        <w:t>portion thereof is out</w:t>
      </w:r>
      <w:r>
        <w:rPr>
          <w:spacing w:val="-4"/>
          <w:sz w:val="20"/>
        </w:rPr>
        <w:t xml:space="preserve"> </w:t>
      </w:r>
      <w:r>
        <w:rPr>
          <w:sz w:val="20"/>
        </w:rPr>
        <w:t>of</w:t>
      </w:r>
      <w:r>
        <w:rPr>
          <w:spacing w:val="-4"/>
          <w:sz w:val="20"/>
        </w:rPr>
        <w:t xml:space="preserve"> </w:t>
      </w:r>
      <w:r>
        <w:rPr>
          <w:sz w:val="20"/>
        </w:rPr>
        <w:t>order,</w:t>
      </w:r>
      <w:r>
        <w:rPr>
          <w:spacing w:val="-2"/>
          <w:sz w:val="20"/>
        </w:rPr>
        <w:t xml:space="preserve"> </w:t>
      </w:r>
      <w:r>
        <w:rPr>
          <w:sz w:val="20"/>
        </w:rPr>
        <w:t>and</w:t>
      </w:r>
      <w:r>
        <w:rPr>
          <w:spacing w:val="-4"/>
          <w:sz w:val="20"/>
        </w:rPr>
        <w:t xml:space="preserve"> </w:t>
      </w:r>
      <w:r>
        <w:rPr>
          <w:sz w:val="20"/>
        </w:rPr>
        <w:t>the</w:t>
      </w:r>
      <w:r>
        <w:rPr>
          <w:spacing w:val="-4"/>
          <w:sz w:val="20"/>
        </w:rPr>
        <w:t xml:space="preserve"> </w:t>
      </w:r>
      <w:r>
        <w:rPr>
          <w:sz w:val="20"/>
        </w:rPr>
        <w:t>condition</w:t>
      </w:r>
      <w:r>
        <w:rPr>
          <w:spacing w:val="-5"/>
          <w:sz w:val="20"/>
        </w:rPr>
        <w:t xml:space="preserve"> </w:t>
      </w:r>
      <w:r>
        <w:rPr>
          <w:sz w:val="20"/>
        </w:rPr>
        <w:t>can</w:t>
      </w:r>
      <w:r>
        <w:rPr>
          <w:spacing w:val="-5"/>
          <w:sz w:val="20"/>
        </w:rPr>
        <w:t xml:space="preserve"> </w:t>
      </w:r>
      <w:r>
        <w:rPr>
          <w:sz w:val="20"/>
        </w:rPr>
        <w:t>result</w:t>
      </w:r>
      <w:r>
        <w:rPr>
          <w:spacing w:val="-2"/>
          <w:sz w:val="20"/>
        </w:rPr>
        <w:t xml:space="preserve"> </w:t>
      </w:r>
      <w:r>
        <w:rPr>
          <w:sz w:val="20"/>
        </w:rPr>
        <w:t>in</w:t>
      </w:r>
      <w:r>
        <w:rPr>
          <w:spacing w:val="-4"/>
          <w:sz w:val="20"/>
        </w:rPr>
        <w:t xml:space="preserve"> </w:t>
      </w:r>
      <w:r>
        <w:rPr>
          <w:sz w:val="20"/>
        </w:rPr>
        <w:t>the</w:t>
      </w:r>
      <w:r>
        <w:rPr>
          <w:spacing w:val="-5"/>
          <w:sz w:val="20"/>
        </w:rPr>
        <w:t xml:space="preserve"> </w:t>
      </w:r>
      <w:r>
        <w:rPr>
          <w:sz w:val="20"/>
        </w:rPr>
        <w:t>Fire</w:t>
      </w:r>
      <w:r>
        <w:rPr>
          <w:spacing w:val="-2"/>
          <w:sz w:val="20"/>
        </w:rPr>
        <w:t xml:space="preserve"> </w:t>
      </w:r>
      <w:r>
        <w:rPr>
          <w:sz w:val="20"/>
        </w:rPr>
        <w:t>Suppression</w:t>
      </w:r>
      <w:r>
        <w:rPr>
          <w:spacing w:val="-2"/>
          <w:sz w:val="20"/>
        </w:rPr>
        <w:t xml:space="preserve"> </w:t>
      </w:r>
      <w:r>
        <w:rPr>
          <w:sz w:val="20"/>
        </w:rPr>
        <w:t>System</w:t>
      </w:r>
      <w:r>
        <w:rPr>
          <w:spacing w:val="-2"/>
          <w:sz w:val="20"/>
        </w:rPr>
        <w:t xml:space="preserve"> </w:t>
      </w:r>
      <w:r>
        <w:rPr>
          <w:sz w:val="20"/>
        </w:rPr>
        <w:t>or</w:t>
      </w:r>
      <w:r>
        <w:rPr>
          <w:spacing w:val="-4"/>
          <w:sz w:val="20"/>
        </w:rPr>
        <w:t xml:space="preserve"> </w:t>
      </w:r>
      <w:r>
        <w:rPr>
          <w:sz w:val="20"/>
        </w:rPr>
        <w:t>unit</w:t>
      </w:r>
      <w:r>
        <w:rPr>
          <w:spacing w:val="-2"/>
          <w:sz w:val="20"/>
        </w:rPr>
        <w:t xml:space="preserve"> </w:t>
      </w:r>
      <w:r>
        <w:rPr>
          <w:sz w:val="20"/>
        </w:rPr>
        <w:t>not</w:t>
      </w:r>
      <w:r>
        <w:rPr>
          <w:spacing w:val="-4"/>
          <w:sz w:val="20"/>
        </w:rPr>
        <w:t xml:space="preserve"> </w:t>
      </w:r>
      <w:r>
        <w:rPr>
          <w:sz w:val="20"/>
        </w:rPr>
        <w:t>functioning</w:t>
      </w:r>
      <w:r>
        <w:rPr>
          <w:spacing w:val="-4"/>
          <w:sz w:val="20"/>
        </w:rPr>
        <w:t xml:space="preserve"> </w:t>
      </w:r>
      <w:r>
        <w:rPr>
          <w:sz w:val="20"/>
        </w:rPr>
        <w:t>in a fire event.</w:t>
      </w:r>
    </w:p>
    <w:p w14:paraId="01AD72AD" w14:textId="02782169" w:rsidR="009E11E2" w:rsidRPr="00210050" w:rsidRDefault="00000000" w:rsidP="00210050">
      <w:pPr>
        <w:pStyle w:val="ListParagraph"/>
        <w:numPr>
          <w:ilvl w:val="1"/>
          <w:numId w:val="12"/>
        </w:numPr>
        <w:tabs>
          <w:tab w:val="left" w:pos="2160"/>
        </w:tabs>
        <w:spacing w:after="240"/>
        <w:ind w:right="572"/>
        <w:rPr>
          <w:sz w:val="20"/>
        </w:rPr>
      </w:pPr>
      <w:r>
        <w:rPr>
          <w:sz w:val="20"/>
        </w:rPr>
        <w:t>INDIVIDUAL</w:t>
      </w:r>
      <w:r>
        <w:rPr>
          <w:spacing w:val="-4"/>
          <w:sz w:val="20"/>
        </w:rPr>
        <w:t xml:space="preserve"> </w:t>
      </w:r>
      <w:r>
        <w:rPr>
          <w:sz w:val="20"/>
        </w:rPr>
        <w:t>(OR</w:t>
      </w:r>
      <w:r>
        <w:rPr>
          <w:spacing w:val="-4"/>
          <w:sz w:val="20"/>
        </w:rPr>
        <w:t xml:space="preserve"> </w:t>
      </w:r>
      <w:r>
        <w:rPr>
          <w:sz w:val="20"/>
        </w:rPr>
        <w:t>PERSON):</w:t>
      </w:r>
      <w:r>
        <w:rPr>
          <w:spacing w:val="-4"/>
          <w:sz w:val="20"/>
        </w:rPr>
        <w:t xml:space="preserve"> </w:t>
      </w:r>
      <w:r>
        <w:rPr>
          <w:sz w:val="20"/>
        </w:rPr>
        <w:t>means</w:t>
      </w:r>
      <w:r>
        <w:rPr>
          <w:spacing w:val="-3"/>
          <w:sz w:val="20"/>
        </w:rPr>
        <w:t xml:space="preserve"> </w:t>
      </w:r>
      <w:r>
        <w:rPr>
          <w:sz w:val="20"/>
        </w:rPr>
        <w:t>a</w:t>
      </w:r>
      <w:r>
        <w:rPr>
          <w:spacing w:val="-5"/>
          <w:sz w:val="20"/>
        </w:rPr>
        <w:t xml:space="preserve"> </w:t>
      </w:r>
      <w:r>
        <w:rPr>
          <w:sz w:val="20"/>
        </w:rPr>
        <w:t>person,</w:t>
      </w:r>
      <w:r>
        <w:rPr>
          <w:spacing w:val="-2"/>
          <w:sz w:val="20"/>
        </w:rPr>
        <w:t xml:space="preserve"> </w:t>
      </w:r>
      <w:r>
        <w:rPr>
          <w:sz w:val="20"/>
        </w:rPr>
        <w:t>including</w:t>
      </w:r>
      <w:r>
        <w:rPr>
          <w:spacing w:val="-4"/>
          <w:sz w:val="20"/>
        </w:rPr>
        <w:t xml:space="preserve"> </w:t>
      </w:r>
      <w:r>
        <w:rPr>
          <w:sz w:val="20"/>
        </w:rPr>
        <w:t>an</w:t>
      </w:r>
      <w:r>
        <w:rPr>
          <w:spacing w:val="-2"/>
          <w:sz w:val="20"/>
        </w:rPr>
        <w:t xml:space="preserve"> </w:t>
      </w:r>
      <w:r>
        <w:rPr>
          <w:sz w:val="20"/>
        </w:rPr>
        <w:t>owner,</w:t>
      </w:r>
      <w:r>
        <w:rPr>
          <w:spacing w:val="-4"/>
          <w:sz w:val="20"/>
        </w:rPr>
        <w:t xml:space="preserve"> </w:t>
      </w:r>
      <w:r>
        <w:rPr>
          <w:sz w:val="20"/>
        </w:rPr>
        <w:t>manager,</w:t>
      </w:r>
      <w:r>
        <w:rPr>
          <w:spacing w:val="-4"/>
          <w:sz w:val="20"/>
        </w:rPr>
        <w:t xml:space="preserve"> </w:t>
      </w:r>
      <w:r>
        <w:rPr>
          <w:sz w:val="20"/>
        </w:rPr>
        <w:t>officer,</w:t>
      </w:r>
      <w:r>
        <w:rPr>
          <w:spacing w:val="-4"/>
          <w:sz w:val="20"/>
        </w:rPr>
        <w:t xml:space="preserve"> </w:t>
      </w:r>
      <w:r>
        <w:rPr>
          <w:sz w:val="20"/>
        </w:rPr>
        <w:t>employee, or individual.</w:t>
      </w:r>
    </w:p>
    <w:p w14:paraId="213F780F" w14:textId="114C61EE" w:rsidR="009E11E2" w:rsidRPr="00210050" w:rsidRDefault="00000000" w:rsidP="00210050">
      <w:pPr>
        <w:pStyle w:val="ListParagraph"/>
        <w:numPr>
          <w:ilvl w:val="1"/>
          <w:numId w:val="12"/>
        </w:numPr>
        <w:tabs>
          <w:tab w:val="left" w:pos="2160"/>
        </w:tabs>
        <w:spacing w:before="1" w:after="240"/>
        <w:ind w:right="369"/>
        <w:rPr>
          <w:sz w:val="20"/>
        </w:rPr>
      </w:pPr>
      <w:r>
        <w:rPr>
          <w:sz w:val="20"/>
        </w:rPr>
        <w:t>INSPECTION,</w:t>
      </w:r>
      <w:r>
        <w:rPr>
          <w:spacing w:val="-6"/>
          <w:sz w:val="20"/>
        </w:rPr>
        <w:t xml:space="preserve"> </w:t>
      </w:r>
      <w:r>
        <w:rPr>
          <w:sz w:val="20"/>
        </w:rPr>
        <w:t>TESTING,</w:t>
      </w:r>
      <w:r>
        <w:rPr>
          <w:spacing w:val="-4"/>
          <w:sz w:val="20"/>
        </w:rPr>
        <w:t xml:space="preserve"> </w:t>
      </w:r>
      <w:r>
        <w:rPr>
          <w:sz w:val="20"/>
        </w:rPr>
        <w:t>AND</w:t>
      </w:r>
      <w:r>
        <w:rPr>
          <w:spacing w:val="-6"/>
          <w:sz w:val="20"/>
        </w:rPr>
        <w:t xml:space="preserve"> </w:t>
      </w:r>
      <w:r>
        <w:rPr>
          <w:sz w:val="20"/>
        </w:rPr>
        <w:t>MAINTENANCE</w:t>
      </w:r>
      <w:r>
        <w:rPr>
          <w:spacing w:val="-4"/>
          <w:sz w:val="20"/>
        </w:rPr>
        <w:t xml:space="preserve"> </w:t>
      </w:r>
      <w:r>
        <w:rPr>
          <w:sz w:val="20"/>
        </w:rPr>
        <w:t>SERVICE:</w:t>
      </w:r>
      <w:r>
        <w:rPr>
          <w:spacing w:val="-4"/>
          <w:sz w:val="20"/>
        </w:rPr>
        <w:t xml:space="preserve"> </w:t>
      </w:r>
      <w:r>
        <w:rPr>
          <w:sz w:val="20"/>
        </w:rPr>
        <w:t>means</w:t>
      </w:r>
      <w:r>
        <w:rPr>
          <w:spacing w:val="-5"/>
          <w:sz w:val="20"/>
        </w:rPr>
        <w:t xml:space="preserve"> </w:t>
      </w:r>
      <w:r>
        <w:rPr>
          <w:sz w:val="20"/>
        </w:rPr>
        <w:t>a</w:t>
      </w:r>
      <w:r>
        <w:rPr>
          <w:spacing w:val="-6"/>
          <w:sz w:val="20"/>
        </w:rPr>
        <w:t xml:space="preserve"> </w:t>
      </w:r>
      <w:r>
        <w:rPr>
          <w:sz w:val="20"/>
        </w:rPr>
        <w:t>service</w:t>
      </w:r>
      <w:r>
        <w:rPr>
          <w:spacing w:val="-6"/>
          <w:sz w:val="20"/>
        </w:rPr>
        <w:t xml:space="preserve"> </w:t>
      </w:r>
      <w:r>
        <w:rPr>
          <w:sz w:val="20"/>
        </w:rPr>
        <w:t>program</w:t>
      </w:r>
      <w:r>
        <w:rPr>
          <w:spacing w:val="-6"/>
          <w:sz w:val="20"/>
        </w:rPr>
        <w:t xml:space="preserve"> </w:t>
      </w:r>
      <w:r>
        <w:rPr>
          <w:sz w:val="20"/>
        </w:rPr>
        <w:t>provided</w:t>
      </w:r>
      <w:r>
        <w:rPr>
          <w:spacing w:val="-6"/>
          <w:sz w:val="20"/>
        </w:rPr>
        <w:t xml:space="preserve"> </w:t>
      </w:r>
      <w:r>
        <w:rPr>
          <w:sz w:val="20"/>
        </w:rPr>
        <w:t>by a qualified</w:t>
      </w:r>
      <w:r>
        <w:rPr>
          <w:spacing w:val="-1"/>
          <w:sz w:val="20"/>
        </w:rPr>
        <w:t xml:space="preserve"> </w:t>
      </w:r>
      <w:r>
        <w:rPr>
          <w:sz w:val="20"/>
        </w:rPr>
        <w:t>contractor or qualified property owner’s representative in which all components unique to the property’s systems are inspected and tested at the required times and necessary maintenance is provided.</w:t>
      </w:r>
    </w:p>
    <w:p w14:paraId="2AA341F9" w14:textId="08E011A9" w:rsidR="009E11E2" w:rsidRPr="00210050" w:rsidRDefault="00000000" w:rsidP="00210050">
      <w:pPr>
        <w:pStyle w:val="ListParagraph"/>
        <w:numPr>
          <w:ilvl w:val="1"/>
          <w:numId w:val="12"/>
        </w:numPr>
        <w:tabs>
          <w:tab w:val="left" w:pos="2160"/>
        </w:tabs>
        <w:spacing w:after="240"/>
        <w:ind w:right="890"/>
        <w:rPr>
          <w:sz w:val="20"/>
        </w:rPr>
      </w:pPr>
      <w:r>
        <w:rPr>
          <w:sz w:val="20"/>
        </w:rPr>
        <w:t>INSTALLATION:</w:t>
      </w:r>
      <w:r>
        <w:rPr>
          <w:spacing w:val="-3"/>
          <w:sz w:val="20"/>
        </w:rPr>
        <w:t xml:space="preserve"> </w:t>
      </w:r>
      <w:r>
        <w:rPr>
          <w:sz w:val="20"/>
        </w:rPr>
        <w:t>means</w:t>
      </w:r>
      <w:r>
        <w:rPr>
          <w:spacing w:val="-4"/>
          <w:sz w:val="20"/>
        </w:rPr>
        <w:t xml:space="preserve"> </w:t>
      </w:r>
      <w:r>
        <w:rPr>
          <w:sz w:val="20"/>
        </w:rPr>
        <w:t>the</w:t>
      </w:r>
      <w:r>
        <w:rPr>
          <w:spacing w:val="-5"/>
          <w:sz w:val="20"/>
        </w:rPr>
        <w:t xml:space="preserve"> </w:t>
      </w:r>
      <w:r>
        <w:rPr>
          <w:sz w:val="20"/>
        </w:rPr>
        <w:t>initial</w:t>
      </w:r>
      <w:r>
        <w:rPr>
          <w:spacing w:val="-4"/>
          <w:sz w:val="20"/>
        </w:rPr>
        <w:t xml:space="preserve"> </w:t>
      </w:r>
      <w:r>
        <w:rPr>
          <w:sz w:val="20"/>
        </w:rPr>
        <w:t>placement</w:t>
      </w:r>
      <w:r>
        <w:rPr>
          <w:spacing w:val="-3"/>
          <w:sz w:val="20"/>
        </w:rPr>
        <w:t xml:space="preserve"> </w:t>
      </w:r>
      <w:r>
        <w:rPr>
          <w:sz w:val="20"/>
        </w:rPr>
        <w:t>of</w:t>
      </w:r>
      <w:r>
        <w:rPr>
          <w:spacing w:val="-5"/>
          <w:sz w:val="20"/>
        </w:rPr>
        <w:t xml:space="preserve"> </w:t>
      </w:r>
      <w:r>
        <w:rPr>
          <w:sz w:val="20"/>
        </w:rPr>
        <w:t>equipment</w:t>
      </w:r>
      <w:r>
        <w:rPr>
          <w:spacing w:val="-3"/>
          <w:sz w:val="20"/>
        </w:rPr>
        <w:t xml:space="preserve"> </w:t>
      </w:r>
      <w:r>
        <w:rPr>
          <w:sz w:val="20"/>
        </w:rPr>
        <w:t>or</w:t>
      </w:r>
      <w:r>
        <w:rPr>
          <w:spacing w:val="-5"/>
          <w:sz w:val="20"/>
        </w:rPr>
        <w:t xml:space="preserve"> </w:t>
      </w:r>
      <w:r>
        <w:rPr>
          <w:sz w:val="20"/>
        </w:rPr>
        <w:t>the</w:t>
      </w:r>
      <w:r>
        <w:rPr>
          <w:spacing w:val="-5"/>
          <w:sz w:val="20"/>
        </w:rPr>
        <w:t xml:space="preserve"> </w:t>
      </w:r>
      <w:r>
        <w:rPr>
          <w:sz w:val="20"/>
        </w:rPr>
        <w:t>extension,</w:t>
      </w:r>
      <w:r>
        <w:rPr>
          <w:spacing w:val="-5"/>
          <w:sz w:val="20"/>
        </w:rPr>
        <w:t xml:space="preserve"> </w:t>
      </w:r>
      <w:r>
        <w:rPr>
          <w:sz w:val="20"/>
        </w:rPr>
        <w:t>modification,</w:t>
      </w:r>
      <w:r>
        <w:rPr>
          <w:spacing w:val="-5"/>
          <w:sz w:val="20"/>
        </w:rPr>
        <w:t xml:space="preserve"> </w:t>
      </w:r>
      <w:r>
        <w:rPr>
          <w:sz w:val="20"/>
        </w:rPr>
        <w:t>or alteration of equipment after the initial placement.</w:t>
      </w:r>
    </w:p>
    <w:p w14:paraId="6AB36E94" w14:textId="6DF4F553" w:rsidR="009E11E2" w:rsidRPr="00210050" w:rsidRDefault="00000000" w:rsidP="00210050">
      <w:pPr>
        <w:pStyle w:val="ListParagraph"/>
        <w:numPr>
          <w:ilvl w:val="1"/>
          <w:numId w:val="12"/>
        </w:numPr>
        <w:tabs>
          <w:tab w:val="left" w:pos="2160"/>
        </w:tabs>
        <w:spacing w:after="240"/>
        <w:ind w:right="857"/>
        <w:rPr>
          <w:sz w:val="20"/>
        </w:rPr>
      </w:pPr>
      <w:r>
        <w:rPr>
          <w:sz w:val="20"/>
        </w:rPr>
        <w:t>LOCAL AUTHORITY HAVING JURISDICTION: means the fire chief, fire marshal or other designated</w:t>
      </w:r>
      <w:r>
        <w:rPr>
          <w:spacing w:val="-5"/>
          <w:sz w:val="20"/>
        </w:rPr>
        <w:t xml:space="preserve"> </w:t>
      </w:r>
      <w:r>
        <w:rPr>
          <w:sz w:val="20"/>
        </w:rPr>
        <w:t>official</w:t>
      </w:r>
      <w:r>
        <w:rPr>
          <w:spacing w:val="-4"/>
          <w:sz w:val="20"/>
        </w:rPr>
        <w:t xml:space="preserve"> </w:t>
      </w:r>
      <w:r>
        <w:rPr>
          <w:sz w:val="20"/>
        </w:rPr>
        <w:t>of</w:t>
      </w:r>
      <w:r>
        <w:rPr>
          <w:spacing w:val="-5"/>
          <w:sz w:val="20"/>
        </w:rPr>
        <w:t xml:space="preserve"> </w:t>
      </w:r>
      <w:r>
        <w:rPr>
          <w:sz w:val="20"/>
        </w:rPr>
        <w:t>a</w:t>
      </w:r>
      <w:r>
        <w:rPr>
          <w:spacing w:val="-5"/>
          <w:sz w:val="20"/>
        </w:rPr>
        <w:t xml:space="preserve"> </w:t>
      </w:r>
      <w:r>
        <w:rPr>
          <w:sz w:val="20"/>
        </w:rPr>
        <w:t>county,</w:t>
      </w:r>
      <w:r>
        <w:rPr>
          <w:spacing w:val="-5"/>
          <w:sz w:val="20"/>
        </w:rPr>
        <w:t xml:space="preserve"> </w:t>
      </w:r>
      <w:r>
        <w:rPr>
          <w:sz w:val="20"/>
        </w:rPr>
        <w:t>municipality,</w:t>
      </w:r>
      <w:r>
        <w:rPr>
          <w:spacing w:val="-3"/>
          <w:sz w:val="20"/>
        </w:rPr>
        <w:t xml:space="preserve"> </w:t>
      </w:r>
      <w:r>
        <w:rPr>
          <w:sz w:val="20"/>
        </w:rPr>
        <w:t>or</w:t>
      </w:r>
      <w:r>
        <w:rPr>
          <w:spacing w:val="-5"/>
          <w:sz w:val="20"/>
        </w:rPr>
        <w:t xml:space="preserve"> </w:t>
      </w:r>
      <w:r>
        <w:rPr>
          <w:sz w:val="20"/>
        </w:rPr>
        <w:t>special</w:t>
      </w:r>
      <w:r>
        <w:rPr>
          <w:spacing w:val="-4"/>
          <w:sz w:val="20"/>
        </w:rPr>
        <w:t xml:space="preserve"> </w:t>
      </w:r>
      <w:r>
        <w:rPr>
          <w:sz w:val="20"/>
        </w:rPr>
        <w:t>district</w:t>
      </w:r>
      <w:r>
        <w:rPr>
          <w:spacing w:val="-5"/>
          <w:sz w:val="20"/>
        </w:rPr>
        <w:t xml:space="preserve"> </w:t>
      </w:r>
      <w:r>
        <w:rPr>
          <w:sz w:val="20"/>
        </w:rPr>
        <w:t>that</w:t>
      </w:r>
      <w:r>
        <w:rPr>
          <w:spacing w:val="-5"/>
          <w:sz w:val="20"/>
        </w:rPr>
        <w:t xml:space="preserve"> </w:t>
      </w:r>
      <w:r>
        <w:rPr>
          <w:sz w:val="20"/>
        </w:rPr>
        <w:t>has</w:t>
      </w:r>
      <w:r>
        <w:rPr>
          <w:spacing w:val="-4"/>
          <w:sz w:val="20"/>
        </w:rPr>
        <w:t xml:space="preserve"> </w:t>
      </w:r>
      <w:r>
        <w:rPr>
          <w:sz w:val="20"/>
        </w:rPr>
        <w:t>fire</w:t>
      </w:r>
      <w:r>
        <w:rPr>
          <w:spacing w:val="-3"/>
          <w:sz w:val="20"/>
        </w:rPr>
        <w:t xml:space="preserve"> </w:t>
      </w:r>
      <w:r>
        <w:rPr>
          <w:sz w:val="20"/>
        </w:rPr>
        <w:t>code</w:t>
      </w:r>
      <w:r>
        <w:rPr>
          <w:spacing w:val="-3"/>
          <w:sz w:val="20"/>
        </w:rPr>
        <w:t xml:space="preserve"> </w:t>
      </w:r>
      <w:r>
        <w:rPr>
          <w:sz w:val="20"/>
        </w:rPr>
        <w:t xml:space="preserve">enforcement </w:t>
      </w:r>
      <w:r>
        <w:rPr>
          <w:spacing w:val="-2"/>
          <w:sz w:val="20"/>
        </w:rPr>
        <w:t>responsibilities.</w:t>
      </w:r>
    </w:p>
    <w:p w14:paraId="7D8E577E" w14:textId="49B8DDD7" w:rsidR="009E11E2" w:rsidRPr="00210050" w:rsidRDefault="00000000" w:rsidP="00210050">
      <w:pPr>
        <w:pStyle w:val="ListParagraph"/>
        <w:numPr>
          <w:ilvl w:val="1"/>
          <w:numId w:val="12"/>
        </w:numPr>
        <w:tabs>
          <w:tab w:val="left" w:pos="2160"/>
        </w:tabs>
        <w:spacing w:after="240"/>
        <w:ind w:right="372"/>
        <w:rPr>
          <w:sz w:val="20"/>
        </w:rPr>
      </w:pPr>
      <w:r>
        <w:rPr>
          <w:sz w:val="20"/>
        </w:rPr>
        <w:t>MAINTENANCE:</w:t>
      </w:r>
      <w:r>
        <w:rPr>
          <w:spacing w:val="-4"/>
          <w:sz w:val="20"/>
        </w:rPr>
        <w:t xml:space="preserve"> </w:t>
      </w:r>
      <w:r>
        <w:rPr>
          <w:sz w:val="20"/>
        </w:rPr>
        <w:t>means</w:t>
      </w:r>
      <w:r>
        <w:rPr>
          <w:spacing w:val="-3"/>
          <w:sz w:val="20"/>
        </w:rPr>
        <w:t xml:space="preserve"> </w:t>
      </w:r>
      <w:r>
        <w:rPr>
          <w:sz w:val="20"/>
        </w:rPr>
        <w:t>to</w:t>
      </w:r>
      <w:r>
        <w:rPr>
          <w:spacing w:val="-2"/>
          <w:sz w:val="20"/>
        </w:rPr>
        <w:t xml:space="preserve"> </w:t>
      </w:r>
      <w:r>
        <w:rPr>
          <w:sz w:val="20"/>
        </w:rPr>
        <w:t>sustain</w:t>
      </w:r>
      <w:r>
        <w:rPr>
          <w:spacing w:val="-2"/>
          <w:sz w:val="20"/>
        </w:rPr>
        <w:t xml:space="preserve"> </w:t>
      </w:r>
      <w:r>
        <w:rPr>
          <w:sz w:val="20"/>
        </w:rPr>
        <w:t>in</w:t>
      </w:r>
      <w:r>
        <w:rPr>
          <w:spacing w:val="-2"/>
          <w:sz w:val="20"/>
        </w:rPr>
        <w:t xml:space="preserve"> </w:t>
      </w:r>
      <w:r>
        <w:rPr>
          <w:sz w:val="20"/>
        </w:rPr>
        <w:t>a</w:t>
      </w:r>
      <w:r>
        <w:rPr>
          <w:spacing w:val="-4"/>
          <w:sz w:val="20"/>
        </w:rPr>
        <w:t xml:space="preserve"> </w:t>
      </w:r>
      <w:r>
        <w:rPr>
          <w:sz w:val="20"/>
        </w:rPr>
        <w:t>condition</w:t>
      </w:r>
      <w:r>
        <w:rPr>
          <w:spacing w:val="-3"/>
          <w:sz w:val="20"/>
        </w:rPr>
        <w:t xml:space="preserve"> </w:t>
      </w:r>
      <w:r>
        <w:rPr>
          <w:sz w:val="20"/>
        </w:rPr>
        <w:t>of</w:t>
      </w:r>
      <w:r>
        <w:rPr>
          <w:spacing w:val="-4"/>
          <w:sz w:val="20"/>
        </w:rPr>
        <w:t xml:space="preserve"> </w:t>
      </w:r>
      <w:r>
        <w:rPr>
          <w:sz w:val="20"/>
        </w:rPr>
        <w:t>repair</w:t>
      </w:r>
      <w:r>
        <w:rPr>
          <w:spacing w:val="-3"/>
          <w:sz w:val="20"/>
        </w:rPr>
        <w:t xml:space="preserve"> </w:t>
      </w:r>
      <w:r>
        <w:rPr>
          <w:sz w:val="20"/>
        </w:rPr>
        <w:t>that</w:t>
      </w:r>
      <w:r>
        <w:rPr>
          <w:spacing w:val="-4"/>
          <w:sz w:val="20"/>
        </w:rPr>
        <w:t xml:space="preserve"> </w:t>
      </w:r>
      <w:r>
        <w:rPr>
          <w:sz w:val="20"/>
        </w:rPr>
        <w:t>will</w:t>
      </w:r>
      <w:r>
        <w:rPr>
          <w:spacing w:val="-5"/>
          <w:sz w:val="20"/>
        </w:rPr>
        <w:t xml:space="preserve"> </w:t>
      </w:r>
      <w:r>
        <w:rPr>
          <w:sz w:val="20"/>
        </w:rPr>
        <w:t>allow</w:t>
      </w:r>
      <w:r>
        <w:rPr>
          <w:spacing w:val="-4"/>
          <w:sz w:val="20"/>
        </w:rPr>
        <w:t xml:space="preserve"> </w:t>
      </w:r>
      <w:r>
        <w:rPr>
          <w:sz w:val="20"/>
        </w:rPr>
        <w:t>performance</w:t>
      </w:r>
      <w:r>
        <w:rPr>
          <w:spacing w:val="-4"/>
          <w:sz w:val="20"/>
        </w:rPr>
        <w:t xml:space="preserve"> </w:t>
      </w:r>
      <w:r>
        <w:rPr>
          <w:sz w:val="20"/>
        </w:rPr>
        <w:t>as</w:t>
      </w:r>
      <w:r>
        <w:rPr>
          <w:spacing w:val="-3"/>
          <w:sz w:val="20"/>
        </w:rPr>
        <w:t xml:space="preserve"> </w:t>
      </w:r>
      <w:r>
        <w:rPr>
          <w:sz w:val="20"/>
        </w:rPr>
        <w:t>originally designed or intended.</w:t>
      </w:r>
    </w:p>
    <w:p w14:paraId="4244C179" w14:textId="5CA71EAC" w:rsidR="009E11E2" w:rsidRPr="00210050" w:rsidRDefault="00000000" w:rsidP="00210050">
      <w:pPr>
        <w:pStyle w:val="ListParagraph"/>
        <w:numPr>
          <w:ilvl w:val="1"/>
          <w:numId w:val="12"/>
        </w:numPr>
        <w:tabs>
          <w:tab w:val="left" w:pos="2157"/>
          <w:tab w:val="left" w:pos="2160"/>
        </w:tabs>
        <w:spacing w:after="240"/>
        <w:ind w:right="542"/>
        <w:jc w:val="both"/>
        <w:rPr>
          <w:sz w:val="20"/>
        </w:rPr>
      </w:pPr>
      <w:r>
        <w:rPr>
          <w:sz w:val="20"/>
        </w:rPr>
        <w:t>MAJOR</w:t>
      </w:r>
      <w:r>
        <w:rPr>
          <w:spacing w:val="-5"/>
          <w:sz w:val="20"/>
        </w:rPr>
        <w:t xml:space="preserve"> </w:t>
      </w:r>
      <w:r>
        <w:rPr>
          <w:sz w:val="20"/>
        </w:rPr>
        <w:t>ALTERATION:</w:t>
      </w:r>
      <w:r>
        <w:rPr>
          <w:spacing w:val="-3"/>
          <w:sz w:val="20"/>
        </w:rPr>
        <w:t xml:space="preserve"> </w:t>
      </w:r>
      <w:r w:rsidRPr="001B54D8">
        <w:rPr>
          <w:strike/>
          <w:color w:val="C00000"/>
          <w:sz w:val="20"/>
        </w:rPr>
        <w:t>-</w:t>
      </w:r>
      <w:r w:rsidRPr="001B54D8">
        <w:rPr>
          <w:strike/>
          <w:color w:val="C00000"/>
          <w:spacing w:val="-2"/>
          <w:sz w:val="20"/>
        </w:rPr>
        <w:t xml:space="preserve"> </w:t>
      </w:r>
      <w:r w:rsidRPr="001B54D8">
        <w:rPr>
          <w:strike/>
          <w:color w:val="C00000"/>
          <w:sz w:val="20"/>
        </w:rPr>
        <w:t>A</w:t>
      </w:r>
      <w:r w:rsidRPr="001B54D8">
        <w:rPr>
          <w:color w:val="C00000"/>
          <w:spacing w:val="-3"/>
          <w:sz w:val="20"/>
        </w:rPr>
        <w:t xml:space="preserve"> </w:t>
      </w:r>
      <w:r w:rsidR="001B54D8">
        <w:rPr>
          <w:color w:val="C00000"/>
          <w:sz w:val="20"/>
        </w:rPr>
        <w:t xml:space="preserve">means a </w:t>
      </w:r>
      <w:r>
        <w:rPr>
          <w:sz w:val="20"/>
        </w:rPr>
        <w:t>change</w:t>
      </w:r>
      <w:r>
        <w:rPr>
          <w:spacing w:val="-3"/>
          <w:sz w:val="20"/>
        </w:rPr>
        <w:t xml:space="preserve"> </w:t>
      </w:r>
      <w:r>
        <w:rPr>
          <w:sz w:val="20"/>
        </w:rPr>
        <w:t>in</w:t>
      </w:r>
      <w:r>
        <w:rPr>
          <w:spacing w:val="-3"/>
          <w:sz w:val="20"/>
        </w:rPr>
        <w:t xml:space="preserve"> </w:t>
      </w:r>
      <w:r>
        <w:rPr>
          <w:sz w:val="20"/>
        </w:rPr>
        <w:t>the</w:t>
      </w:r>
      <w:r>
        <w:rPr>
          <w:spacing w:val="-3"/>
          <w:sz w:val="20"/>
        </w:rPr>
        <w:t xml:space="preserve"> </w:t>
      </w:r>
      <w:r>
        <w:rPr>
          <w:sz w:val="20"/>
        </w:rPr>
        <w:t>occupancy,</w:t>
      </w:r>
      <w:r>
        <w:rPr>
          <w:spacing w:val="-5"/>
          <w:sz w:val="20"/>
        </w:rPr>
        <w:t xml:space="preserve"> </w:t>
      </w:r>
      <w:r>
        <w:rPr>
          <w:sz w:val="20"/>
        </w:rPr>
        <w:t>hazard,</w:t>
      </w:r>
      <w:r>
        <w:rPr>
          <w:spacing w:val="-5"/>
          <w:sz w:val="20"/>
        </w:rPr>
        <w:t xml:space="preserve"> </w:t>
      </w:r>
      <w:r>
        <w:rPr>
          <w:sz w:val="20"/>
        </w:rPr>
        <w:t>water</w:t>
      </w:r>
      <w:r>
        <w:rPr>
          <w:spacing w:val="-5"/>
          <w:sz w:val="20"/>
        </w:rPr>
        <w:t xml:space="preserve"> </w:t>
      </w:r>
      <w:r>
        <w:rPr>
          <w:sz w:val="20"/>
        </w:rPr>
        <w:t>supply,</w:t>
      </w:r>
      <w:r>
        <w:rPr>
          <w:spacing w:val="-5"/>
          <w:sz w:val="20"/>
        </w:rPr>
        <w:t xml:space="preserve"> </w:t>
      </w:r>
      <w:r>
        <w:rPr>
          <w:sz w:val="20"/>
        </w:rPr>
        <w:t>storage</w:t>
      </w:r>
      <w:r>
        <w:rPr>
          <w:spacing w:val="-5"/>
          <w:sz w:val="20"/>
        </w:rPr>
        <w:t xml:space="preserve"> </w:t>
      </w:r>
      <w:r>
        <w:rPr>
          <w:sz w:val="20"/>
        </w:rPr>
        <w:t>commodity, storage</w:t>
      </w:r>
      <w:r>
        <w:rPr>
          <w:spacing w:val="-5"/>
          <w:sz w:val="20"/>
        </w:rPr>
        <w:t xml:space="preserve"> </w:t>
      </w:r>
      <w:r>
        <w:rPr>
          <w:sz w:val="20"/>
        </w:rPr>
        <w:t>arrangement,</w:t>
      </w:r>
      <w:r>
        <w:rPr>
          <w:spacing w:val="-5"/>
          <w:sz w:val="20"/>
        </w:rPr>
        <w:t xml:space="preserve"> </w:t>
      </w:r>
      <w:r>
        <w:rPr>
          <w:sz w:val="20"/>
        </w:rPr>
        <w:t>building</w:t>
      </w:r>
      <w:r>
        <w:rPr>
          <w:spacing w:val="-5"/>
          <w:sz w:val="20"/>
        </w:rPr>
        <w:t xml:space="preserve"> </w:t>
      </w:r>
      <w:r>
        <w:rPr>
          <w:sz w:val="20"/>
        </w:rPr>
        <w:t>modification,</w:t>
      </w:r>
      <w:r>
        <w:rPr>
          <w:spacing w:val="-5"/>
          <w:sz w:val="20"/>
        </w:rPr>
        <w:t xml:space="preserve"> </w:t>
      </w:r>
      <w:r>
        <w:rPr>
          <w:sz w:val="20"/>
        </w:rPr>
        <w:t>or</w:t>
      </w:r>
      <w:r>
        <w:rPr>
          <w:spacing w:val="-5"/>
          <w:sz w:val="20"/>
        </w:rPr>
        <w:t xml:space="preserve"> </w:t>
      </w:r>
      <w:r>
        <w:rPr>
          <w:sz w:val="20"/>
        </w:rPr>
        <w:t>other</w:t>
      </w:r>
      <w:r>
        <w:rPr>
          <w:spacing w:val="-4"/>
          <w:sz w:val="20"/>
        </w:rPr>
        <w:t xml:space="preserve"> </w:t>
      </w:r>
      <w:proofErr w:type="gramStart"/>
      <w:r>
        <w:rPr>
          <w:sz w:val="20"/>
        </w:rPr>
        <w:t>condition</w:t>
      </w:r>
      <w:proofErr w:type="gramEnd"/>
      <w:r>
        <w:rPr>
          <w:spacing w:val="-5"/>
          <w:sz w:val="20"/>
        </w:rPr>
        <w:t xml:space="preserve"> </w:t>
      </w:r>
      <w:r>
        <w:rPr>
          <w:sz w:val="20"/>
        </w:rPr>
        <w:t>that</w:t>
      </w:r>
      <w:r>
        <w:rPr>
          <w:spacing w:val="-5"/>
          <w:sz w:val="20"/>
        </w:rPr>
        <w:t xml:space="preserve"> </w:t>
      </w:r>
      <w:proofErr w:type="gramStart"/>
      <w:r>
        <w:rPr>
          <w:sz w:val="20"/>
        </w:rPr>
        <w:t>affects</w:t>
      </w:r>
      <w:proofErr w:type="gramEnd"/>
      <w:r>
        <w:rPr>
          <w:spacing w:val="-4"/>
          <w:sz w:val="20"/>
        </w:rPr>
        <w:t xml:space="preserve"> </w:t>
      </w:r>
      <w:r>
        <w:rPr>
          <w:sz w:val="20"/>
        </w:rPr>
        <w:t>the</w:t>
      </w:r>
      <w:r>
        <w:rPr>
          <w:spacing w:val="-3"/>
          <w:sz w:val="20"/>
        </w:rPr>
        <w:t xml:space="preserve"> </w:t>
      </w:r>
      <w:r>
        <w:rPr>
          <w:sz w:val="20"/>
        </w:rPr>
        <w:t>installation</w:t>
      </w:r>
      <w:r>
        <w:rPr>
          <w:spacing w:val="-5"/>
          <w:sz w:val="20"/>
        </w:rPr>
        <w:t xml:space="preserve"> </w:t>
      </w:r>
      <w:r>
        <w:rPr>
          <w:sz w:val="20"/>
        </w:rPr>
        <w:t>criteria of a suppression system.</w:t>
      </w:r>
    </w:p>
    <w:p w14:paraId="62BF1353" w14:textId="3BC215DF" w:rsidR="009E11E2" w:rsidRDefault="00000000">
      <w:pPr>
        <w:pStyle w:val="ListParagraph"/>
        <w:numPr>
          <w:ilvl w:val="1"/>
          <w:numId w:val="12"/>
        </w:numPr>
        <w:tabs>
          <w:tab w:val="left" w:pos="2160"/>
        </w:tabs>
        <w:rPr>
          <w:sz w:val="20"/>
        </w:rPr>
      </w:pPr>
      <w:r>
        <w:rPr>
          <w:sz w:val="20"/>
        </w:rPr>
        <w:t>MULTIPURPOSE</w:t>
      </w:r>
      <w:r>
        <w:rPr>
          <w:spacing w:val="-9"/>
          <w:sz w:val="20"/>
        </w:rPr>
        <w:t xml:space="preserve"> </w:t>
      </w:r>
      <w:r>
        <w:rPr>
          <w:sz w:val="20"/>
        </w:rPr>
        <w:t>RESIDENTIAL</w:t>
      </w:r>
      <w:r>
        <w:rPr>
          <w:spacing w:val="-8"/>
          <w:sz w:val="20"/>
        </w:rPr>
        <w:t xml:space="preserve"> </w:t>
      </w:r>
      <w:r>
        <w:rPr>
          <w:sz w:val="20"/>
        </w:rPr>
        <w:t>FIRE</w:t>
      </w:r>
      <w:r>
        <w:rPr>
          <w:spacing w:val="-7"/>
          <w:sz w:val="20"/>
        </w:rPr>
        <w:t xml:space="preserve"> </w:t>
      </w:r>
      <w:r>
        <w:rPr>
          <w:sz w:val="20"/>
        </w:rPr>
        <w:t>SPRINKLER</w:t>
      </w:r>
      <w:r>
        <w:rPr>
          <w:spacing w:val="-9"/>
          <w:sz w:val="20"/>
        </w:rPr>
        <w:t xml:space="preserve"> </w:t>
      </w:r>
      <w:r>
        <w:rPr>
          <w:sz w:val="20"/>
        </w:rPr>
        <w:t>SYSTEM:</w:t>
      </w:r>
      <w:r w:rsidRPr="00AF44E5">
        <w:rPr>
          <w:strike/>
          <w:color w:val="C00000"/>
          <w:sz w:val="20"/>
        </w:rPr>
        <w:t>-</w:t>
      </w:r>
      <w:r w:rsidRPr="00AF44E5">
        <w:rPr>
          <w:strike/>
          <w:color w:val="C00000"/>
          <w:spacing w:val="-6"/>
          <w:sz w:val="20"/>
        </w:rPr>
        <w:t xml:space="preserve"> </w:t>
      </w:r>
      <w:r>
        <w:rPr>
          <w:sz w:val="20"/>
        </w:rPr>
        <w:t>means</w:t>
      </w:r>
      <w:r>
        <w:rPr>
          <w:spacing w:val="-7"/>
          <w:sz w:val="20"/>
        </w:rPr>
        <w:t xml:space="preserve"> </w:t>
      </w:r>
      <w:r>
        <w:rPr>
          <w:sz w:val="20"/>
        </w:rPr>
        <w:t>a</w:t>
      </w:r>
      <w:r>
        <w:rPr>
          <w:spacing w:val="-10"/>
          <w:sz w:val="20"/>
        </w:rPr>
        <w:t xml:space="preserve"> </w:t>
      </w:r>
      <w:r>
        <w:rPr>
          <w:sz w:val="20"/>
        </w:rPr>
        <w:t>residential</w:t>
      </w:r>
      <w:r>
        <w:rPr>
          <w:spacing w:val="-9"/>
          <w:sz w:val="20"/>
        </w:rPr>
        <w:t xml:space="preserve"> </w:t>
      </w:r>
      <w:r>
        <w:rPr>
          <w:spacing w:val="-4"/>
          <w:sz w:val="20"/>
        </w:rPr>
        <w:t>Fire</w:t>
      </w:r>
    </w:p>
    <w:p w14:paraId="7D4D6F06" w14:textId="1EB20A08" w:rsidR="009E11E2" w:rsidRDefault="00000000" w:rsidP="00210050">
      <w:pPr>
        <w:pStyle w:val="BodyText"/>
        <w:spacing w:before="1" w:after="240"/>
        <w:ind w:left="2160" w:right="395"/>
      </w:pPr>
      <w:r>
        <w:t>Suppression System intended to serve both domestic and fire protection needs, utilizing a common piping system supplying both domestic plumbing fixtures and fire sprinklers which does not</w:t>
      </w:r>
      <w:r>
        <w:rPr>
          <w:spacing w:val="-4"/>
        </w:rPr>
        <w:t xml:space="preserve"> </w:t>
      </w:r>
      <w:r>
        <w:t>contain</w:t>
      </w:r>
      <w:r>
        <w:rPr>
          <w:spacing w:val="-4"/>
        </w:rPr>
        <w:t xml:space="preserve"> </w:t>
      </w:r>
      <w:r>
        <w:t>a</w:t>
      </w:r>
      <w:r>
        <w:rPr>
          <w:spacing w:val="-5"/>
        </w:rPr>
        <w:t xml:space="preserve"> </w:t>
      </w:r>
      <w:proofErr w:type="gramStart"/>
      <w:r>
        <w:t>cross</w:t>
      </w:r>
      <w:r>
        <w:rPr>
          <w:spacing w:val="-3"/>
        </w:rPr>
        <w:t xml:space="preserve"> </w:t>
      </w:r>
      <w:r>
        <w:t>connection</w:t>
      </w:r>
      <w:proofErr w:type="gramEnd"/>
      <w:r>
        <w:rPr>
          <w:spacing w:val="-5"/>
        </w:rPr>
        <w:t xml:space="preserve"> </w:t>
      </w:r>
      <w:r>
        <w:t>control</w:t>
      </w:r>
      <w:r>
        <w:rPr>
          <w:spacing w:val="-5"/>
        </w:rPr>
        <w:t xml:space="preserve"> </w:t>
      </w:r>
      <w:r>
        <w:t>device</w:t>
      </w:r>
      <w:r>
        <w:rPr>
          <w:spacing w:val="-4"/>
        </w:rPr>
        <w:t xml:space="preserve"> </w:t>
      </w:r>
      <w:r>
        <w:t>in</w:t>
      </w:r>
      <w:r>
        <w:rPr>
          <w:spacing w:val="-4"/>
        </w:rPr>
        <w:t xml:space="preserve"> </w:t>
      </w:r>
      <w:r>
        <w:t>the</w:t>
      </w:r>
      <w:r>
        <w:rPr>
          <w:spacing w:val="-4"/>
        </w:rPr>
        <w:t xml:space="preserve"> </w:t>
      </w:r>
      <w:r>
        <w:t>system</w:t>
      </w:r>
      <w:r>
        <w:rPr>
          <w:spacing w:val="-4"/>
        </w:rPr>
        <w:t xml:space="preserve"> </w:t>
      </w:r>
      <w:r>
        <w:t>piping.</w:t>
      </w:r>
      <w:r>
        <w:rPr>
          <w:spacing w:val="-4"/>
        </w:rPr>
        <w:t xml:space="preserve"> </w:t>
      </w:r>
      <w:r>
        <w:t>This</w:t>
      </w:r>
      <w:r>
        <w:rPr>
          <w:spacing w:val="-3"/>
        </w:rPr>
        <w:t xml:space="preserve"> </w:t>
      </w:r>
      <w:r>
        <w:t>does</w:t>
      </w:r>
      <w:r>
        <w:rPr>
          <w:spacing w:val="-3"/>
        </w:rPr>
        <w:t xml:space="preserve"> </w:t>
      </w:r>
      <w:r>
        <w:t>not</w:t>
      </w:r>
      <w:r>
        <w:rPr>
          <w:spacing w:val="-4"/>
        </w:rPr>
        <w:t xml:space="preserve"> </w:t>
      </w:r>
      <w:r>
        <w:t>include</w:t>
      </w:r>
      <w:r>
        <w:rPr>
          <w:spacing w:val="-4"/>
        </w:rPr>
        <w:t xml:space="preserve"> </w:t>
      </w:r>
      <w:r>
        <w:t>Passive Purge Systems as defined by NFPA 13D. A multipurpose system may also be referred to as a combination system or network system.</w:t>
      </w:r>
    </w:p>
    <w:p w14:paraId="5CF43762" w14:textId="7696228F" w:rsidR="009E11E2" w:rsidRPr="00210050" w:rsidRDefault="00000000" w:rsidP="00210050">
      <w:pPr>
        <w:pStyle w:val="ListParagraph"/>
        <w:numPr>
          <w:ilvl w:val="1"/>
          <w:numId w:val="12"/>
        </w:numPr>
        <w:tabs>
          <w:tab w:val="left" w:pos="2160"/>
        </w:tabs>
        <w:spacing w:after="240"/>
        <w:rPr>
          <w:sz w:val="20"/>
        </w:rPr>
      </w:pPr>
      <w:r>
        <w:rPr>
          <w:sz w:val="20"/>
        </w:rPr>
        <w:t>NICET:</w:t>
      </w:r>
      <w:r>
        <w:rPr>
          <w:spacing w:val="-8"/>
          <w:sz w:val="20"/>
        </w:rPr>
        <w:t xml:space="preserve"> </w:t>
      </w:r>
      <w:r>
        <w:rPr>
          <w:sz w:val="20"/>
        </w:rPr>
        <w:t>means</w:t>
      </w:r>
      <w:r>
        <w:rPr>
          <w:spacing w:val="-7"/>
          <w:sz w:val="20"/>
        </w:rPr>
        <w:t xml:space="preserve"> </w:t>
      </w:r>
      <w:r>
        <w:rPr>
          <w:sz w:val="20"/>
        </w:rPr>
        <w:t>the</w:t>
      </w:r>
      <w:r>
        <w:rPr>
          <w:spacing w:val="-7"/>
          <w:sz w:val="20"/>
        </w:rPr>
        <w:t xml:space="preserve"> </w:t>
      </w:r>
      <w:r>
        <w:rPr>
          <w:sz w:val="20"/>
        </w:rPr>
        <w:t>National</w:t>
      </w:r>
      <w:r>
        <w:rPr>
          <w:spacing w:val="-8"/>
          <w:sz w:val="20"/>
        </w:rPr>
        <w:t xml:space="preserve"> </w:t>
      </w:r>
      <w:r>
        <w:rPr>
          <w:sz w:val="20"/>
        </w:rPr>
        <w:t>Institute</w:t>
      </w:r>
      <w:r>
        <w:rPr>
          <w:spacing w:val="-10"/>
          <w:sz w:val="20"/>
        </w:rPr>
        <w:t xml:space="preserve"> </w:t>
      </w:r>
      <w:r>
        <w:rPr>
          <w:sz w:val="20"/>
        </w:rPr>
        <w:t>for</w:t>
      </w:r>
      <w:r>
        <w:rPr>
          <w:spacing w:val="-9"/>
          <w:sz w:val="20"/>
        </w:rPr>
        <w:t xml:space="preserve"> </w:t>
      </w:r>
      <w:r>
        <w:rPr>
          <w:sz w:val="20"/>
        </w:rPr>
        <w:t>Certification</w:t>
      </w:r>
      <w:r>
        <w:rPr>
          <w:spacing w:val="-8"/>
          <w:sz w:val="20"/>
        </w:rPr>
        <w:t xml:space="preserve"> </w:t>
      </w:r>
      <w:r>
        <w:rPr>
          <w:sz w:val="20"/>
        </w:rPr>
        <w:t>in</w:t>
      </w:r>
      <w:r>
        <w:rPr>
          <w:spacing w:val="-8"/>
          <w:sz w:val="20"/>
        </w:rPr>
        <w:t xml:space="preserve"> </w:t>
      </w:r>
      <w:r>
        <w:rPr>
          <w:sz w:val="20"/>
        </w:rPr>
        <w:t>Engineering</w:t>
      </w:r>
      <w:r>
        <w:rPr>
          <w:spacing w:val="-8"/>
          <w:sz w:val="20"/>
        </w:rPr>
        <w:t xml:space="preserve"> </w:t>
      </w:r>
      <w:r>
        <w:rPr>
          <w:spacing w:val="-2"/>
          <w:sz w:val="20"/>
        </w:rPr>
        <w:t>Technologies.</w:t>
      </w:r>
    </w:p>
    <w:p w14:paraId="1A182AF6" w14:textId="33AD402F" w:rsidR="009E11E2" w:rsidRDefault="00000000" w:rsidP="00210050">
      <w:pPr>
        <w:pStyle w:val="ListParagraph"/>
        <w:numPr>
          <w:ilvl w:val="1"/>
          <w:numId w:val="12"/>
        </w:numPr>
        <w:tabs>
          <w:tab w:val="left" w:pos="2160"/>
        </w:tabs>
        <w:spacing w:before="77" w:after="240"/>
      </w:pPr>
      <w:r>
        <w:rPr>
          <w:sz w:val="20"/>
        </w:rPr>
        <w:t>NFPA:</w:t>
      </w:r>
      <w:r w:rsidRPr="00210050">
        <w:rPr>
          <w:spacing w:val="-7"/>
          <w:sz w:val="20"/>
        </w:rPr>
        <w:t xml:space="preserve"> </w:t>
      </w:r>
      <w:r>
        <w:rPr>
          <w:sz w:val="20"/>
        </w:rPr>
        <w:t>means</w:t>
      </w:r>
      <w:r w:rsidRPr="00210050">
        <w:rPr>
          <w:spacing w:val="-8"/>
          <w:sz w:val="20"/>
        </w:rPr>
        <w:t xml:space="preserve"> </w:t>
      </w:r>
      <w:r>
        <w:rPr>
          <w:sz w:val="20"/>
        </w:rPr>
        <w:t>the</w:t>
      </w:r>
      <w:r w:rsidRPr="00210050">
        <w:rPr>
          <w:spacing w:val="-8"/>
          <w:sz w:val="20"/>
        </w:rPr>
        <w:t xml:space="preserve"> </w:t>
      </w:r>
      <w:r>
        <w:rPr>
          <w:sz w:val="20"/>
        </w:rPr>
        <w:t>National</w:t>
      </w:r>
      <w:r w:rsidRPr="00210050">
        <w:rPr>
          <w:spacing w:val="-8"/>
          <w:sz w:val="20"/>
        </w:rPr>
        <w:t xml:space="preserve"> </w:t>
      </w:r>
      <w:r>
        <w:rPr>
          <w:sz w:val="20"/>
        </w:rPr>
        <w:t>Fire</w:t>
      </w:r>
      <w:r w:rsidRPr="00210050">
        <w:rPr>
          <w:spacing w:val="-8"/>
          <w:sz w:val="20"/>
        </w:rPr>
        <w:t xml:space="preserve"> </w:t>
      </w:r>
      <w:r>
        <w:rPr>
          <w:sz w:val="20"/>
        </w:rPr>
        <w:t>Protection</w:t>
      </w:r>
      <w:r w:rsidRPr="00210050">
        <w:rPr>
          <w:spacing w:val="-8"/>
          <w:sz w:val="20"/>
        </w:rPr>
        <w:t xml:space="preserve"> </w:t>
      </w:r>
      <w:r w:rsidRPr="00210050">
        <w:rPr>
          <w:spacing w:val="-2"/>
          <w:sz w:val="20"/>
        </w:rPr>
        <w:t>Association.</w:t>
      </w:r>
    </w:p>
    <w:p w14:paraId="00A3847E" w14:textId="765E9DEE" w:rsidR="009E11E2" w:rsidRPr="00AF44E5" w:rsidDel="00561BAB" w:rsidRDefault="00AF44E5" w:rsidP="00AF44E5">
      <w:pPr>
        <w:pStyle w:val="ListParagraph"/>
        <w:numPr>
          <w:ilvl w:val="1"/>
          <w:numId w:val="12"/>
        </w:numPr>
        <w:tabs>
          <w:tab w:val="left" w:pos="2160"/>
        </w:tabs>
        <w:spacing w:after="240"/>
        <w:ind w:right="392"/>
        <w:rPr>
          <w:del w:id="9" w:author="Chris Brunette" w:date="2026-07-21T12:52:00Z" w16du:dateUtc="2026-07-21T18:52:00Z"/>
          <w:sz w:val="20"/>
        </w:rPr>
      </w:pPr>
      <w:r w:rsidRPr="00AF44E5">
        <w:rPr>
          <w:color w:val="C00000"/>
          <w:sz w:val="20"/>
        </w:rPr>
        <w:t>2.21</w:t>
      </w:r>
      <w:r>
        <w:rPr>
          <w:sz w:val="20"/>
        </w:rPr>
        <w:tab/>
      </w:r>
      <w:r w:rsidR="00000000">
        <w:rPr>
          <w:sz w:val="20"/>
        </w:rPr>
        <w:t>PERMIT:</w:t>
      </w:r>
      <w:r w:rsidR="00000000" w:rsidRPr="00AF44E5">
        <w:rPr>
          <w:strike/>
          <w:color w:val="C00000"/>
          <w:sz w:val="20"/>
        </w:rPr>
        <w:t xml:space="preserve"> -</w:t>
      </w:r>
      <w:r w:rsidR="00000000" w:rsidRPr="00AF44E5">
        <w:rPr>
          <w:color w:val="C00000"/>
          <w:sz w:val="20"/>
        </w:rPr>
        <w:t xml:space="preserve"> </w:t>
      </w:r>
      <w:r w:rsidR="00000000">
        <w:rPr>
          <w:sz w:val="20"/>
        </w:rPr>
        <w:t>means a construction permit for a fire protection system issued by the Division or a certified</w:t>
      </w:r>
      <w:r w:rsidR="00000000">
        <w:rPr>
          <w:spacing w:val="-3"/>
          <w:sz w:val="20"/>
        </w:rPr>
        <w:t xml:space="preserve"> </w:t>
      </w:r>
      <w:r w:rsidR="00000000">
        <w:rPr>
          <w:sz w:val="20"/>
        </w:rPr>
        <w:t>Fire</w:t>
      </w:r>
      <w:r w:rsidR="00000000">
        <w:rPr>
          <w:spacing w:val="-1"/>
          <w:sz w:val="20"/>
        </w:rPr>
        <w:t xml:space="preserve"> </w:t>
      </w:r>
      <w:r w:rsidR="00000000">
        <w:rPr>
          <w:sz w:val="20"/>
        </w:rPr>
        <w:t>Suppression</w:t>
      </w:r>
      <w:r w:rsidR="00000000">
        <w:rPr>
          <w:spacing w:val="-2"/>
          <w:sz w:val="20"/>
        </w:rPr>
        <w:t xml:space="preserve"> </w:t>
      </w:r>
      <w:r w:rsidR="00000000">
        <w:rPr>
          <w:sz w:val="20"/>
        </w:rPr>
        <w:t>System</w:t>
      </w:r>
      <w:r w:rsidR="00000000">
        <w:rPr>
          <w:spacing w:val="-3"/>
          <w:sz w:val="20"/>
        </w:rPr>
        <w:t xml:space="preserve"> </w:t>
      </w:r>
      <w:r w:rsidR="00000000">
        <w:rPr>
          <w:sz w:val="20"/>
        </w:rPr>
        <w:t>Inspector</w:t>
      </w:r>
      <w:r w:rsidR="00000000">
        <w:rPr>
          <w:spacing w:val="-3"/>
          <w:sz w:val="20"/>
        </w:rPr>
        <w:t xml:space="preserve"> </w:t>
      </w:r>
      <w:r w:rsidR="00000000">
        <w:rPr>
          <w:sz w:val="20"/>
        </w:rPr>
        <w:t>once</w:t>
      </w:r>
      <w:r w:rsidR="00000000">
        <w:rPr>
          <w:spacing w:val="-3"/>
          <w:sz w:val="20"/>
        </w:rPr>
        <w:t xml:space="preserve"> </w:t>
      </w:r>
      <w:r w:rsidR="00000000">
        <w:rPr>
          <w:sz w:val="20"/>
        </w:rPr>
        <w:t>construction</w:t>
      </w:r>
      <w:r w:rsidR="00000000">
        <w:rPr>
          <w:spacing w:val="-4"/>
          <w:sz w:val="20"/>
        </w:rPr>
        <w:t xml:space="preserve"> </w:t>
      </w:r>
      <w:r w:rsidR="00000000">
        <w:rPr>
          <w:sz w:val="20"/>
        </w:rPr>
        <w:t>plans</w:t>
      </w:r>
      <w:r w:rsidR="00000000">
        <w:rPr>
          <w:spacing w:val="-2"/>
          <w:sz w:val="20"/>
        </w:rPr>
        <w:t xml:space="preserve"> </w:t>
      </w:r>
      <w:r w:rsidR="00000000">
        <w:rPr>
          <w:sz w:val="20"/>
        </w:rPr>
        <w:t>or</w:t>
      </w:r>
      <w:r w:rsidR="00000000">
        <w:rPr>
          <w:spacing w:val="-3"/>
          <w:sz w:val="20"/>
        </w:rPr>
        <w:t xml:space="preserve"> </w:t>
      </w:r>
      <w:r w:rsidR="00000000">
        <w:rPr>
          <w:sz w:val="20"/>
        </w:rPr>
        <w:t>shop</w:t>
      </w:r>
      <w:r w:rsidR="00000000">
        <w:rPr>
          <w:spacing w:val="-1"/>
          <w:sz w:val="20"/>
        </w:rPr>
        <w:t xml:space="preserve"> </w:t>
      </w:r>
      <w:r w:rsidR="00000000">
        <w:rPr>
          <w:sz w:val="20"/>
        </w:rPr>
        <w:t>drawings have</w:t>
      </w:r>
      <w:r w:rsidR="00000000">
        <w:rPr>
          <w:spacing w:val="-3"/>
          <w:sz w:val="20"/>
        </w:rPr>
        <w:t xml:space="preserve"> </w:t>
      </w:r>
      <w:r w:rsidR="00000000">
        <w:rPr>
          <w:sz w:val="20"/>
        </w:rPr>
        <w:t>been approved</w:t>
      </w:r>
      <w:r w:rsidR="00000000">
        <w:rPr>
          <w:spacing w:val="-5"/>
          <w:sz w:val="20"/>
        </w:rPr>
        <w:t xml:space="preserve"> </w:t>
      </w:r>
      <w:r w:rsidR="00000000">
        <w:rPr>
          <w:sz w:val="20"/>
        </w:rPr>
        <w:t>or</w:t>
      </w:r>
      <w:r w:rsidR="00000000">
        <w:rPr>
          <w:spacing w:val="-4"/>
          <w:sz w:val="20"/>
        </w:rPr>
        <w:t xml:space="preserve"> </w:t>
      </w:r>
      <w:r w:rsidR="00000000">
        <w:rPr>
          <w:sz w:val="20"/>
        </w:rPr>
        <w:t>approved</w:t>
      </w:r>
      <w:r w:rsidR="00000000">
        <w:rPr>
          <w:spacing w:val="-3"/>
          <w:sz w:val="20"/>
        </w:rPr>
        <w:t xml:space="preserve"> </w:t>
      </w:r>
      <w:r w:rsidR="00000000">
        <w:rPr>
          <w:sz w:val="20"/>
        </w:rPr>
        <w:t>with</w:t>
      </w:r>
      <w:r w:rsidR="00000000">
        <w:rPr>
          <w:spacing w:val="-3"/>
          <w:sz w:val="20"/>
        </w:rPr>
        <w:t xml:space="preserve"> </w:t>
      </w:r>
      <w:r w:rsidR="00000000">
        <w:rPr>
          <w:sz w:val="20"/>
        </w:rPr>
        <w:t>corrections.</w:t>
      </w:r>
      <w:r w:rsidR="00000000">
        <w:rPr>
          <w:spacing w:val="-5"/>
          <w:sz w:val="20"/>
        </w:rPr>
        <w:t xml:space="preserve"> </w:t>
      </w:r>
      <w:r w:rsidR="00000000">
        <w:rPr>
          <w:sz w:val="20"/>
        </w:rPr>
        <w:t>A</w:t>
      </w:r>
      <w:r w:rsidR="00000000">
        <w:rPr>
          <w:spacing w:val="-4"/>
          <w:sz w:val="20"/>
        </w:rPr>
        <w:t xml:space="preserve"> </w:t>
      </w:r>
      <w:r w:rsidR="00000000">
        <w:rPr>
          <w:sz w:val="20"/>
        </w:rPr>
        <w:t>permit</w:t>
      </w:r>
      <w:r w:rsidR="00000000">
        <w:rPr>
          <w:spacing w:val="-3"/>
          <w:sz w:val="20"/>
        </w:rPr>
        <w:t xml:space="preserve"> </w:t>
      </w:r>
      <w:r w:rsidR="00000000">
        <w:rPr>
          <w:sz w:val="20"/>
        </w:rPr>
        <w:t>allows</w:t>
      </w:r>
      <w:r w:rsidR="00000000">
        <w:rPr>
          <w:spacing w:val="-1"/>
          <w:sz w:val="20"/>
        </w:rPr>
        <w:t xml:space="preserve"> </w:t>
      </w:r>
      <w:r w:rsidR="00000000">
        <w:rPr>
          <w:sz w:val="20"/>
        </w:rPr>
        <w:t>a</w:t>
      </w:r>
      <w:r w:rsidR="00000000">
        <w:rPr>
          <w:spacing w:val="-6"/>
          <w:sz w:val="20"/>
        </w:rPr>
        <w:t xml:space="preserve"> </w:t>
      </w:r>
      <w:r w:rsidR="00000000">
        <w:rPr>
          <w:sz w:val="20"/>
        </w:rPr>
        <w:t>registered</w:t>
      </w:r>
      <w:r w:rsidR="00000000">
        <w:rPr>
          <w:spacing w:val="-3"/>
          <w:sz w:val="20"/>
        </w:rPr>
        <w:t xml:space="preserve"> </w:t>
      </w:r>
      <w:r w:rsidR="00000000">
        <w:rPr>
          <w:sz w:val="20"/>
        </w:rPr>
        <w:t>fire</w:t>
      </w:r>
      <w:r w:rsidR="00000000">
        <w:rPr>
          <w:spacing w:val="-5"/>
          <w:sz w:val="20"/>
        </w:rPr>
        <w:t xml:space="preserve"> </w:t>
      </w:r>
      <w:r w:rsidR="00000000">
        <w:rPr>
          <w:sz w:val="20"/>
        </w:rPr>
        <w:t>suppression</w:t>
      </w:r>
      <w:r w:rsidR="00000000">
        <w:rPr>
          <w:spacing w:val="-6"/>
          <w:sz w:val="20"/>
        </w:rPr>
        <w:t xml:space="preserve"> </w:t>
      </w:r>
      <w:r w:rsidR="00000000">
        <w:rPr>
          <w:sz w:val="20"/>
        </w:rPr>
        <w:t>contractor</w:t>
      </w:r>
      <w:r w:rsidR="00000000">
        <w:rPr>
          <w:spacing w:val="-5"/>
          <w:sz w:val="20"/>
        </w:rPr>
        <w:t xml:space="preserve"> </w:t>
      </w:r>
      <w:r w:rsidR="00000000">
        <w:rPr>
          <w:sz w:val="20"/>
        </w:rPr>
        <w:t>to install or modify Fire Suppression Systems, appurtenances, and equipment as shown on the approved drawings.</w:t>
      </w:r>
    </w:p>
    <w:p w14:paraId="581D0999" w14:textId="38670ECC" w:rsidR="009E11E2" w:rsidRPr="00AF44E5" w:rsidDel="00561BAB" w:rsidRDefault="00000000" w:rsidP="00AF44E5">
      <w:pPr>
        <w:pStyle w:val="ListParagraph"/>
        <w:numPr>
          <w:ilvl w:val="1"/>
          <w:numId w:val="12"/>
        </w:numPr>
        <w:tabs>
          <w:tab w:val="left" w:pos="2160"/>
        </w:tabs>
        <w:spacing w:after="240"/>
        <w:ind w:right="688"/>
        <w:rPr>
          <w:del w:id="10" w:author="Chris Brunette" w:date="2026-07-21T12:52:00Z" w16du:dateUtc="2026-07-21T18:52:00Z"/>
          <w:sz w:val="20"/>
        </w:rPr>
      </w:pPr>
      <w:del w:id="11" w:author="Chris Brunette" w:date="2026-07-21T12:52:00Z" w16du:dateUtc="2026-07-21T18:52:00Z">
        <w:r w:rsidDel="00561BAB">
          <w:rPr>
            <w:sz w:val="20"/>
          </w:rPr>
          <w:delText>PREMANUFACTURED</w:delText>
        </w:r>
        <w:r w:rsidDel="00561BAB">
          <w:rPr>
            <w:spacing w:val="-4"/>
            <w:sz w:val="20"/>
          </w:rPr>
          <w:delText xml:space="preserve"> </w:delText>
        </w:r>
        <w:r w:rsidDel="00561BAB">
          <w:rPr>
            <w:sz w:val="20"/>
          </w:rPr>
          <w:delText>SYSTEM:</w:delText>
        </w:r>
        <w:r w:rsidDel="00561BAB">
          <w:rPr>
            <w:spacing w:val="-4"/>
            <w:sz w:val="20"/>
          </w:rPr>
          <w:delText xml:space="preserve"> </w:delText>
        </w:r>
        <w:r w:rsidDel="00561BAB">
          <w:rPr>
            <w:sz w:val="20"/>
          </w:rPr>
          <w:delText>-</w:delText>
        </w:r>
        <w:r w:rsidDel="00561BAB">
          <w:rPr>
            <w:spacing w:val="-4"/>
            <w:sz w:val="20"/>
          </w:rPr>
          <w:delText xml:space="preserve"> </w:delText>
        </w:r>
        <w:r w:rsidDel="00561BAB">
          <w:rPr>
            <w:sz w:val="20"/>
          </w:rPr>
          <w:delText>Means</w:delText>
        </w:r>
        <w:r w:rsidDel="00561BAB">
          <w:rPr>
            <w:spacing w:val="-4"/>
            <w:sz w:val="20"/>
          </w:rPr>
          <w:delText xml:space="preserve"> </w:delText>
        </w:r>
        <w:r w:rsidDel="00561BAB">
          <w:rPr>
            <w:sz w:val="20"/>
          </w:rPr>
          <w:delText>a</w:delText>
        </w:r>
        <w:r w:rsidDel="00561BAB">
          <w:rPr>
            <w:spacing w:val="-4"/>
            <w:sz w:val="20"/>
          </w:rPr>
          <w:delText xml:space="preserve"> </w:delText>
        </w:r>
        <w:r w:rsidDel="00561BAB">
          <w:rPr>
            <w:sz w:val="20"/>
          </w:rPr>
          <w:delText>fire</w:delText>
        </w:r>
        <w:r w:rsidDel="00561BAB">
          <w:rPr>
            <w:spacing w:val="-5"/>
            <w:sz w:val="20"/>
          </w:rPr>
          <w:delText xml:space="preserve"> </w:delText>
        </w:r>
        <w:r w:rsidDel="00561BAB">
          <w:rPr>
            <w:sz w:val="20"/>
          </w:rPr>
          <w:delText>suppression</w:delText>
        </w:r>
        <w:r w:rsidDel="00561BAB">
          <w:rPr>
            <w:spacing w:val="-6"/>
            <w:sz w:val="20"/>
          </w:rPr>
          <w:delText xml:space="preserve"> </w:delText>
        </w:r>
        <w:r w:rsidDel="00561BAB">
          <w:rPr>
            <w:sz w:val="20"/>
          </w:rPr>
          <w:delText>system</w:delText>
        </w:r>
        <w:r w:rsidDel="00561BAB">
          <w:rPr>
            <w:spacing w:val="-5"/>
            <w:sz w:val="20"/>
          </w:rPr>
          <w:delText xml:space="preserve"> </w:delText>
        </w:r>
        <w:r w:rsidDel="00561BAB">
          <w:rPr>
            <w:sz w:val="20"/>
          </w:rPr>
          <w:delText>(or</w:delText>
        </w:r>
        <w:r w:rsidDel="00561BAB">
          <w:rPr>
            <w:spacing w:val="-5"/>
            <w:sz w:val="20"/>
          </w:rPr>
          <w:delText xml:space="preserve"> </w:delText>
        </w:r>
        <w:r w:rsidDel="00561BAB">
          <w:rPr>
            <w:sz w:val="20"/>
          </w:rPr>
          <w:delText>components</w:delText>
        </w:r>
        <w:r w:rsidDel="00561BAB">
          <w:rPr>
            <w:spacing w:val="-4"/>
            <w:sz w:val="20"/>
          </w:rPr>
          <w:delText xml:space="preserve"> </w:delText>
        </w:r>
        <w:r w:rsidDel="00561BAB">
          <w:rPr>
            <w:sz w:val="20"/>
          </w:rPr>
          <w:delText>thereof) manufactured, assembled, or tested at a centralized manufacturing location prior to being transported to its final installation site which is within the boundaries of the State of Colorado.</w:delText>
        </w:r>
      </w:del>
    </w:p>
    <w:p w14:paraId="6D061705" w14:textId="2130B635" w:rsidR="009E11E2" w:rsidDel="00561BAB" w:rsidRDefault="00000000">
      <w:pPr>
        <w:pStyle w:val="ListParagraph"/>
        <w:numPr>
          <w:ilvl w:val="1"/>
          <w:numId w:val="12"/>
        </w:numPr>
        <w:tabs>
          <w:tab w:val="left" w:pos="2160"/>
        </w:tabs>
        <w:spacing w:before="1"/>
        <w:rPr>
          <w:del w:id="12" w:author="Chris Brunette" w:date="2026-07-21T12:52:00Z" w16du:dateUtc="2026-07-21T18:52:00Z"/>
          <w:sz w:val="20"/>
        </w:rPr>
      </w:pPr>
      <w:del w:id="13" w:author="Chris Brunette" w:date="2026-07-21T12:52:00Z" w16du:dateUtc="2026-07-21T18:52:00Z">
        <w:r w:rsidDel="00561BAB">
          <w:rPr>
            <w:sz w:val="20"/>
          </w:rPr>
          <w:delText>PREMANUFACTURED</w:delText>
        </w:r>
        <w:r w:rsidDel="00561BAB">
          <w:rPr>
            <w:spacing w:val="-8"/>
            <w:sz w:val="20"/>
          </w:rPr>
          <w:delText xml:space="preserve"> </w:delText>
        </w:r>
        <w:r w:rsidDel="00561BAB">
          <w:rPr>
            <w:sz w:val="20"/>
          </w:rPr>
          <w:delText>SYSTEM</w:delText>
        </w:r>
        <w:r w:rsidDel="00561BAB">
          <w:rPr>
            <w:spacing w:val="-9"/>
            <w:sz w:val="20"/>
          </w:rPr>
          <w:delText xml:space="preserve"> </w:delText>
        </w:r>
        <w:r w:rsidDel="00561BAB">
          <w:rPr>
            <w:sz w:val="20"/>
          </w:rPr>
          <w:delText>FIRE</w:delText>
        </w:r>
        <w:r w:rsidDel="00561BAB">
          <w:rPr>
            <w:spacing w:val="-8"/>
            <w:sz w:val="20"/>
          </w:rPr>
          <w:delText xml:space="preserve"> </w:delText>
        </w:r>
        <w:r w:rsidDel="00561BAB">
          <w:rPr>
            <w:sz w:val="20"/>
          </w:rPr>
          <w:delText>SUPPRESSION</w:delText>
        </w:r>
        <w:r w:rsidDel="00561BAB">
          <w:rPr>
            <w:spacing w:val="-9"/>
            <w:sz w:val="20"/>
          </w:rPr>
          <w:delText xml:space="preserve"> </w:delText>
        </w:r>
        <w:r w:rsidDel="00561BAB">
          <w:rPr>
            <w:sz w:val="20"/>
          </w:rPr>
          <w:delText>SPECIAL</w:delText>
        </w:r>
        <w:r w:rsidDel="00561BAB">
          <w:rPr>
            <w:spacing w:val="-8"/>
            <w:sz w:val="20"/>
          </w:rPr>
          <w:delText xml:space="preserve"> </w:delText>
        </w:r>
        <w:r w:rsidDel="00561BAB">
          <w:rPr>
            <w:sz w:val="20"/>
          </w:rPr>
          <w:delText>INSPECTOR:</w:delText>
        </w:r>
        <w:r w:rsidDel="00561BAB">
          <w:rPr>
            <w:spacing w:val="-5"/>
            <w:sz w:val="20"/>
          </w:rPr>
          <w:delText xml:space="preserve"> </w:delText>
        </w:r>
        <w:r w:rsidDel="00561BAB">
          <w:rPr>
            <w:sz w:val="20"/>
          </w:rPr>
          <w:delText>-</w:delText>
        </w:r>
        <w:r w:rsidDel="00561BAB">
          <w:rPr>
            <w:spacing w:val="-7"/>
            <w:sz w:val="20"/>
          </w:rPr>
          <w:delText xml:space="preserve"> </w:delText>
        </w:r>
        <w:r w:rsidDel="00561BAB">
          <w:rPr>
            <w:sz w:val="20"/>
          </w:rPr>
          <w:delText>Means</w:delText>
        </w:r>
        <w:r w:rsidDel="00561BAB">
          <w:rPr>
            <w:spacing w:val="-8"/>
            <w:sz w:val="20"/>
          </w:rPr>
          <w:delText xml:space="preserve"> </w:delText>
        </w:r>
        <w:r w:rsidDel="00561BAB">
          <w:rPr>
            <w:spacing w:val="-5"/>
            <w:sz w:val="20"/>
          </w:rPr>
          <w:delText>an</w:delText>
        </w:r>
      </w:del>
    </w:p>
    <w:p w14:paraId="3B410149" w14:textId="370E1345" w:rsidR="009E11E2" w:rsidRDefault="00000000" w:rsidP="00210050">
      <w:pPr>
        <w:pStyle w:val="BodyText"/>
        <w:spacing w:after="240"/>
        <w:ind w:left="2160" w:right="449"/>
      </w:pPr>
      <w:del w:id="14" w:author="Chris Brunette" w:date="2026-07-21T12:52:00Z" w16du:dateUtc="2026-07-21T18:52:00Z">
        <w:r w:rsidDel="00561BAB">
          <w:lastRenderedPageBreak/>
          <w:delText>individual who has complied with the requirements for certification as a FIRE INSPECTOR II as outlined in 8 CCR 1507-101 but does not comply with Section 4.2.2 C. of said Regulation because</w:delText>
        </w:r>
        <w:r w:rsidDel="00561BAB">
          <w:rPr>
            <w:spacing w:val="-5"/>
          </w:rPr>
          <w:delText xml:space="preserve"> </w:delText>
        </w:r>
        <w:r w:rsidDel="00561BAB">
          <w:delText>there</w:delText>
        </w:r>
        <w:r w:rsidDel="00561BAB">
          <w:rPr>
            <w:spacing w:val="-3"/>
          </w:rPr>
          <w:delText xml:space="preserve"> </w:delText>
        </w:r>
        <w:r w:rsidDel="00561BAB">
          <w:delText>is</w:delText>
        </w:r>
        <w:r w:rsidDel="00561BAB">
          <w:rPr>
            <w:spacing w:val="-4"/>
          </w:rPr>
          <w:delText xml:space="preserve"> </w:delText>
        </w:r>
        <w:r w:rsidDel="00561BAB">
          <w:delText>no</w:delText>
        </w:r>
        <w:r w:rsidDel="00561BAB">
          <w:rPr>
            <w:spacing w:val="-3"/>
          </w:rPr>
          <w:delText xml:space="preserve"> </w:delText>
        </w:r>
        <w:r w:rsidDel="00561BAB">
          <w:delText>direct</w:delText>
        </w:r>
        <w:r w:rsidDel="00561BAB">
          <w:rPr>
            <w:spacing w:val="-5"/>
          </w:rPr>
          <w:delText xml:space="preserve"> </w:delText>
        </w:r>
        <w:r w:rsidDel="00561BAB">
          <w:delText>employment</w:delText>
        </w:r>
        <w:r w:rsidDel="00561BAB">
          <w:rPr>
            <w:spacing w:val="-5"/>
          </w:rPr>
          <w:delText xml:space="preserve"> </w:delText>
        </w:r>
        <w:r w:rsidDel="00561BAB">
          <w:delText>relationship</w:delText>
        </w:r>
        <w:r w:rsidDel="00561BAB">
          <w:rPr>
            <w:spacing w:val="-3"/>
          </w:rPr>
          <w:delText xml:space="preserve"> </w:delText>
        </w:r>
        <w:r w:rsidDel="00561BAB">
          <w:delText>with</w:delText>
        </w:r>
        <w:r w:rsidDel="00561BAB">
          <w:rPr>
            <w:spacing w:val="-6"/>
          </w:rPr>
          <w:delText xml:space="preserve"> </w:delText>
        </w:r>
        <w:r w:rsidDel="00561BAB">
          <w:delText>a</w:delText>
        </w:r>
        <w:r w:rsidDel="00561BAB">
          <w:rPr>
            <w:spacing w:val="-3"/>
          </w:rPr>
          <w:delText xml:space="preserve"> </w:delText>
        </w:r>
        <w:r w:rsidDel="00561BAB">
          <w:delText>State</w:delText>
        </w:r>
        <w:r w:rsidDel="00561BAB">
          <w:rPr>
            <w:spacing w:val="-5"/>
          </w:rPr>
          <w:delText xml:space="preserve"> </w:delText>
        </w:r>
        <w:r w:rsidDel="00561BAB">
          <w:delText>of</w:delText>
        </w:r>
        <w:r w:rsidDel="00561BAB">
          <w:rPr>
            <w:spacing w:val="-3"/>
          </w:rPr>
          <w:delText xml:space="preserve"> </w:delText>
        </w:r>
        <w:r w:rsidDel="00561BAB">
          <w:delText>Colorado</w:delText>
        </w:r>
        <w:r w:rsidDel="00561BAB">
          <w:rPr>
            <w:spacing w:val="-3"/>
          </w:rPr>
          <w:delText xml:space="preserve"> </w:delText>
        </w:r>
        <w:r w:rsidDel="00561BAB">
          <w:delText>AHJ</w:delText>
        </w:r>
        <w:r w:rsidDel="00561BAB">
          <w:rPr>
            <w:spacing w:val="-1"/>
          </w:rPr>
          <w:delText xml:space="preserve"> </w:delText>
        </w:r>
        <w:r w:rsidDel="00561BAB">
          <w:delText>responsible</w:delText>
        </w:r>
        <w:r w:rsidDel="00561BAB">
          <w:rPr>
            <w:spacing w:val="-3"/>
          </w:rPr>
          <w:delText xml:space="preserve"> </w:delText>
        </w:r>
        <w:r w:rsidDel="00561BAB">
          <w:delText>for</w:delText>
        </w:r>
      </w:del>
      <w:r w:rsidR="00210050">
        <w:t xml:space="preserve"> </w:t>
      </w:r>
      <w:del w:id="15" w:author="Chris Brunette" w:date="2026-07-21T12:52:00Z" w16du:dateUtc="2026-07-21T18:52:00Z">
        <w:r w:rsidDel="00561BAB">
          <w:delText>providing fire inspection or plan review services.</w:delText>
        </w:r>
      </w:del>
    </w:p>
    <w:p w14:paraId="3CDDED77" w14:textId="020166C4" w:rsidR="009E11E2" w:rsidRPr="00210050" w:rsidRDefault="00AF44E5" w:rsidP="00210050">
      <w:pPr>
        <w:pStyle w:val="ListParagraph"/>
        <w:numPr>
          <w:ilvl w:val="1"/>
          <w:numId w:val="12"/>
        </w:numPr>
        <w:tabs>
          <w:tab w:val="left" w:pos="2160"/>
        </w:tabs>
        <w:spacing w:after="240"/>
        <w:ind w:right="474"/>
        <w:rPr>
          <w:sz w:val="20"/>
        </w:rPr>
      </w:pPr>
      <w:r w:rsidRPr="00AF44E5">
        <w:rPr>
          <w:color w:val="C00000"/>
          <w:sz w:val="20"/>
        </w:rPr>
        <w:t xml:space="preserve">2.22 </w:t>
      </w:r>
      <w:r w:rsidR="00000000">
        <w:rPr>
          <w:sz w:val="20"/>
        </w:rPr>
        <w:t>PROFESSIONAL</w:t>
      </w:r>
      <w:r w:rsidR="00000000">
        <w:rPr>
          <w:spacing w:val="-3"/>
          <w:sz w:val="20"/>
        </w:rPr>
        <w:t xml:space="preserve"> </w:t>
      </w:r>
      <w:r w:rsidR="00000000">
        <w:rPr>
          <w:sz w:val="20"/>
        </w:rPr>
        <w:t>ENGINEER:</w:t>
      </w:r>
      <w:r w:rsidR="00000000">
        <w:rPr>
          <w:spacing w:val="-3"/>
          <w:sz w:val="20"/>
        </w:rPr>
        <w:t xml:space="preserve"> </w:t>
      </w:r>
      <w:r w:rsidR="00000000" w:rsidRPr="00AF44E5">
        <w:rPr>
          <w:strike/>
          <w:color w:val="C00000"/>
          <w:sz w:val="20"/>
        </w:rPr>
        <w:t>-</w:t>
      </w:r>
      <w:r w:rsidR="00000000">
        <w:rPr>
          <w:spacing w:val="-4"/>
          <w:sz w:val="20"/>
        </w:rPr>
        <w:t xml:space="preserve"> </w:t>
      </w:r>
      <w:r w:rsidR="00000000">
        <w:rPr>
          <w:sz w:val="20"/>
        </w:rPr>
        <w:t>means</w:t>
      </w:r>
      <w:r w:rsidR="00000000">
        <w:rPr>
          <w:spacing w:val="-2"/>
          <w:sz w:val="20"/>
        </w:rPr>
        <w:t xml:space="preserve"> </w:t>
      </w:r>
      <w:r w:rsidR="00000000">
        <w:rPr>
          <w:sz w:val="20"/>
        </w:rPr>
        <w:t>an</w:t>
      </w:r>
      <w:r w:rsidR="00000000">
        <w:rPr>
          <w:spacing w:val="-4"/>
          <w:sz w:val="20"/>
        </w:rPr>
        <w:t xml:space="preserve"> </w:t>
      </w:r>
      <w:r w:rsidR="00000000">
        <w:rPr>
          <w:sz w:val="20"/>
        </w:rPr>
        <w:t>individual</w:t>
      </w:r>
      <w:r w:rsidR="00000000">
        <w:rPr>
          <w:spacing w:val="-6"/>
          <w:sz w:val="20"/>
        </w:rPr>
        <w:t xml:space="preserve"> </w:t>
      </w:r>
      <w:r w:rsidR="00000000">
        <w:rPr>
          <w:sz w:val="20"/>
        </w:rPr>
        <w:t>licensed</w:t>
      </w:r>
      <w:r w:rsidR="00000000">
        <w:rPr>
          <w:spacing w:val="-6"/>
          <w:sz w:val="20"/>
        </w:rPr>
        <w:t xml:space="preserve"> </w:t>
      </w:r>
      <w:r w:rsidR="00000000">
        <w:rPr>
          <w:sz w:val="20"/>
        </w:rPr>
        <w:t>as</w:t>
      </w:r>
      <w:r w:rsidR="00000000">
        <w:rPr>
          <w:spacing w:val="-4"/>
          <w:sz w:val="20"/>
        </w:rPr>
        <w:t xml:space="preserve"> </w:t>
      </w:r>
      <w:r w:rsidR="00000000">
        <w:rPr>
          <w:sz w:val="20"/>
        </w:rPr>
        <w:t>an</w:t>
      </w:r>
      <w:r w:rsidR="00000000">
        <w:rPr>
          <w:spacing w:val="-5"/>
          <w:sz w:val="20"/>
        </w:rPr>
        <w:t xml:space="preserve"> </w:t>
      </w:r>
      <w:r w:rsidR="00000000">
        <w:rPr>
          <w:sz w:val="20"/>
        </w:rPr>
        <w:t>engineer</w:t>
      </w:r>
      <w:r w:rsidR="00000000">
        <w:rPr>
          <w:spacing w:val="-5"/>
          <w:sz w:val="20"/>
        </w:rPr>
        <w:t xml:space="preserve"> </w:t>
      </w:r>
      <w:r w:rsidR="00000000">
        <w:rPr>
          <w:sz w:val="20"/>
        </w:rPr>
        <w:t>and</w:t>
      </w:r>
      <w:r w:rsidR="00000000">
        <w:rPr>
          <w:spacing w:val="-3"/>
          <w:sz w:val="20"/>
        </w:rPr>
        <w:t xml:space="preserve"> </w:t>
      </w:r>
      <w:r w:rsidR="00000000">
        <w:rPr>
          <w:sz w:val="20"/>
        </w:rPr>
        <w:t>working</w:t>
      </w:r>
      <w:r w:rsidR="00000000">
        <w:rPr>
          <w:spacing w:val="-4"/>
          <w:sz w:val="20"/>
        </w:rPr>
        <w:t xml:space="preserve"> </w:t>
      </w:r>
      <w:r w:rsidR="00000000">
        <w:rPr>
          <w:sz w:val="20"/>
        </w:rPr>
        <w:t>within competence, training and/or education pertinent to the fire sprinkler industry.</w:t>
      </w:r>
    </w:p>
    <w:p w14:paraId="790B04D6" w14:textId="0AD0312B" w:rsidR="009E11E2" w:rsidRPr="00210050" w:rsidRDefault="00AF44E5" w:rsidP="00210050">
      <w:pPr>
        <w:pStyle w:val="ListParagraph"/>
        <w:numPr>
          <w:ilvl w:val="1"/>
          <w:numId w:val="12"/>
        </w:numPr>
        <w:tabs>
          <w:tab w:val="left" w:pos="2160"/>
        </w:tabs>
        <w:spacing w:after="240"/>
        <w:ind w:right="489"/>
        <w:rPr>
          <w:sz w:val="20"/>
        </w:rPr>
      </w:pPr>
      <w:r w:rsidRPr="00AF44E5">
        <w:rPr>
          <w:color w:val="C00000"/>
          <w:sz w:val="20"/>
        </w:rPr>
        <w:t xml:space="preserve">2.23 </w:t>
      </w:r>
      <w:r w:rsidR="00000000">
        <w:rPr>
          <w:sz w:val="20"/>
        </w:rPr>
        <w:t>RESPONSIBLE</w:t>
      </w:r>
      <w:r w:rsidR="00000000">
        <w:rPr>
          <w:spacing w:val="-4"/>
          <w:sz w:val="20"/>
        </w:rPr>
        <w:t xml:space="preserve"> </w:t>
      </w:r>
      <w:r w:rsidR="00000000">
        <w:rPr>
          <w:sz w:val="20"/>
        </w:rPr>
        <w:t>MANAGING</w:t>
      </w:r>
      <w:r w:rsidR="00000000">
        <w:rPr>
          <w:spacing w:val="-4"/>
          <w:sz w:val="20"/>
        </w:rPr>
        <w:t xml:space="preserve"> </w:t>
      </w:r>
      <w:r w:rsidR="00000000">
        <w:rPr>
          <w:sz w:val="20"/>
        </w:rPr>
        <w:t>EMPLOYEE</w:t>
      </w:r>
      <w:r w:rsidR="00000000">
        <w:rPr>
          <w:spacing w:val="-5"/>
          <w:sz w:val="20"/>
        </w:rPr>
        <w:t xml:space="preserve"> </w:t>
      </w:r>
      <w:r w:rsidR="00000000">
        <w:rPr>
          <w:sz w:val="20"/>
        </w:rPr>
        <w:t>(RME):</w:t>
      </w:r>
      <w:r w:rsidR="00000000">
        <w:rPr>
          <w:spacing w:val="-2"/>
          <w:sz w:val="20"/>
        </w:rPr>
        <w:t xml:space="preserve"> </w:t>
      </w:r>
      <w:r w:rsidR="00000000" w:rsidRPr="00AF44E5">
        <w:rPr>
          <w:strike/>
          <w:color w:val="C00000"/>
          <w:sz w:val="20"/>
        </w:rPr>
        <w:t>-</w:t>
      </w:r>
      <w:r w:rsidR="00000000" w:rsidRPr="00AF44E5">
        <w:rPr>
          <w:strike/>
          <w:color w:val="C00000"/>
          <w:spacing w:val="-4"/>
          <w:sz w:val="20"/>
        </w:rPr>
        <w:t xml:space="preserve"> </w:t>
      </w:r>
      <w:r w:rsidR="00000000">
        <w:rPr>
          <w:sz w:val="20"/>
        </w:rPr>
        <w:t>means</w:t>
      </w:r>
      <w:r w:rsidR="00000000">
        <w:rPr>
          <w:spacing w:val="-4"/>
          <w:sz w:val="20"/>
        </w:rPr>
        <w:t xml:space="preserve"> </w:t>
      </w:r>
      <w:r w:rsidR="00000000">
        <w:rPr>
          <w:sz w:val="20"/>
        </w:rPr>
        <w:t>an</w:t>
      </w:r>
      <w:r w:rsidR="00000000">
        <w:rPr>
          <w:spacing w:val="-4"/>
          <w:sz w:val="20"/>
        </w:rPr>
        <w:t xml:space="preserve"> </w:t>
      </w:r>
      <w:r w:rsidR="00000000">
        <w:rPr>
          <w:sz w:val="20"/>
        </w:rPr>
        <w:t>individual</w:t>
      </w:r>
      <w:r w:rsidR="00000000">
        <w:rPr>
          <w:spacing w:val="-6"/>
          <w:sz w:val="20"/>
        </w:rPr>
        <w:t xml:space="preserve"> </w:t>
      </w:r>
      <w:r w:rsidR="00000000">
        <w:rPr>
          <w:sz w:val="20"/>
        </w:rPr>
        <w:t>or</w:t>
      </w:r>
      <w:r w:rsidR="00000000">
        <w:rPr>
          <w:spacing w:val="-3"/>
          <w:sz w:val="20"/>
        </w:rPr>
        <w:t xml:space="preserve"> </w:t>
      </w:r>
      <w:r w:rsidR="00000000">
        <w:rPr>
          <w:sz w:val="20"/>
        </w:rPr>
        <w:t>person</w:t>
      </w:r>
      <w:r w:rsidR="00000000">
        <w:rPr>
          <w:spacing w:val="-4"/>
          <w:sz w:val="20"/>
        </w:rPr>
        <w:t xml:space="preserve"> </w:t>
      </w:r>
      <w:r w:rsidR="00000000">
        <w:rPr>
          <w:sz w:val="20"/>
        </w:rPr>
        <w:t>engaged</w:t>
      </w:r>
      <w:r w:rsidR="00000000">
        <w:rPr>
          <w:spacing w:val="-3"/>
          <w:sz w:val="20"/>
        </w:rPr>
        <w:t xml:space="preserve"> </w:t>
      </w:r>
      <w:r w:rsidR="00000000">
        <w:rPr>
          <w:sz w:val="20"/>
        </w:rPr>
        <w:t>by</w:t>
      </w:r>
      <w:r w:rsidR="00000000">
        <w:rPr>
          <w:spacing w:val="-4"/>
          <w:sz w:val="20"/>
        </w:rPr>
        <w:t xml:space="preserve"> </w:t>
      </w:r>
      <w:r w:rsidR="00000000">
        <w:rPr>
          <w:sz w:val="20"/>
        </w:rPr>
        <w:t>a fire suppression contractor who is currently a professional engineer or certified by the National Institute for Certification in Engineering Technologies (NICET) at a level III or level IV in fire protection</w:t>
      </w:r>
      <w:r w:rsidR="00000000">
        <w:rPr>
          <w:spacing w:val="-5"/>
          <w:sz w:val="20"/>
        </w:rPr>
        <w:t xml:space="preserve"> </w:t>
      </w:r>
      <w:r w:rsidR="00000000">
        <w:rPr>
          <w:sz w:val="20"/>
        </w:rPr>
        <w:t>engineering</w:t>
      </w:r>
      <w:r w:rsidR="00000000">
        <w:rPr>
          <w:spacing w:val="-4"/>
          <w:sz w:val="20"/>
        </w:rPr>
        <w:t xml:space="preserve"> </w:t>
      </w:r>
      <w:r w:rsidR="00000000">
        <w:rPr>
          <w:sz w:val="20"/>
        </w:rPr>
        <w:t>technologies,</w:t>
      </w:r>
      <w:r w:rsidR="00000000">
        <w:rPr>
          <w:spacing w:val="-4"/>
          <w:sz w:val="20"/>
        </w:rPr>
        <w:t xml:space="preserve"> </w:t>
      </w:r>
      <w:r w:rsidR="00000000">
        <w:rPr>
          <w:sz w:val="20"/>
        </w:rPr>
        <w:t>automatic</w:t>
      </w:r>
      <w:r w:rsidR="00000000">
        <w:rPr>
          <w:spacing w:val="-3"/>
          <w:sz w:val="20"/>
        </w:rPr>
        <w:t xml:space="preserve"> </w:t>
      </w:r>
      <w:r w:rsidR="00000000">
        <w:rPr>
          <w:sz w:val="20"/>
        </w:rPr>
        <w:t>sprinkler</w:t>
      </w:r>
      <w:r w:rsidR="00000000">
        <w:rPr>
          <w:spacing w:val="-4"/>
          <w:sz w:val="20"/>
        </w:rPr>
        <w:t xml:space="preserve"> </w:t>
      </w:r>
      <w:r w:rsidR="00000000">
        <w:rPr>
          <w:sz w:val="20"/>
        </w:rPr>
        <w:t>layout,</w:t>
      </w:r>
      <w:r w:rsidR="00000000">
        <w:rPr>
          <w:spacing w:val="-4"/>
          <w:sz w:val="20"/>
        </w:rPr>
        <w:t xml:space="preserve"> </w:t>
      </w:r>
      <w:r w:rsidR="00000000">
        <w:rPr>
          <w:sz w:val="20"/>
        </w:rPr>
        <w:t>or</w:t>
      </w:r>
      <w:r w:rsidR="00000000">
        <w:rPr>
          <w:spacing w:val="-1"/>
          <w:sz w:val="20"/>
        </w:rPr>
        <w:t xml:space="preserve"> </w:t>
      </w:r>
      <w:r w:rsidR="00000000">
        <w:rPr>
          <w:sz w:val="20"/>
        </w:rPr>
        <w:t>another</w:t>
      </w:r>
      <w:r w:rsidR="00000000">
        <w:rPr>
          <w:spacing w:val="-3"/>
          <w:sz w:val="20"/>
        </w:rPr>
        <w:t xml:space="preserve"> </w:t>
      </w:r>
      <w:r w:rsidR="00000000">
        <w:rPr>
          <w:sz w:val="20"/>
        </w:rPr>
        <w:t>nationally</w:t>
      </w:r>
      <w:r w:rsidR="00000000">
        <w:rPr>
          <w:spacing w:val="-3"/>
          <w:sz w:val="20"/>
        </w:rPr>
        <w:t xml:space="preserve"> </w:t>
      </w:r>
      <w:r w:rsidR="00000000">
        <w:rPr>
          <w:sz w:val="20"/>
        </w:rPr>
        <w:t>recognized organization approved by the Division.</w:t>
      </w:r>
    </w:p>
    <w:p w14:paraId="51EA0FA9" w14:textId="2B7C8DCE" w:rsidR="009E11E2" w:rsidRPr="00210050" w:rsidRDefault="00AF44E5" w:rsidP="00210050">
      <w:pPr>
        <w:pStyle w:val="ListParagraph"/>
        <w:numPr>
          <w:ilvl w:val="1"/>
          <w:numId w:val="12"/>
        </w:numPr>
        <w:tabs>
          <w:tab w:val="left" w:pos="2160"/>
        </w:tabs>
        <w:spacing w:after="240"/>
        <w:ind w:right="630"/>
        <w:rPr>
          <w:sz w:val="20"/>
        </w:rPr>
      </w:pPr>
      <w:r w:rsidRPr="00AF44E5">
        <w:rPr>
          <w:color w:val="C00000"/>
          <w:sz w:val="20"/>
        </w:rPr>
        <w:t xml:space="preserve">2.24 </w:t>
      </w:r>
      <w:r w:rsidR="00000000">
        <w:rPr>
          <w:sz w:val="20"/>
        </w:rPr>
        <w:t>RESIDENTIAL FIRE SUPPRESSION CONTRACTOR:</w:t>
      </w:r>
      <w:r w:rsidR="00000000" w:rsidRPr="00AF44E5">
        <w:rPr>
          <w:strike/>
          <w:color w:val="C00000"/>
          <w:sz w:val="20"/>
        </w:rPr>
        <w:t xml:space="preserve"> -</w:t>
      </w:r>
      <w:r w:rsidR="00000000" w:rsidRPr="00AF44E5">
        <w:rPr>
          <w:color w:val="C00000"/>
          <w:sz w:val="20"/>
        </w:rPr>
        <w:t xml:space="preserve"> </w:t>
      </w:r>
      <w:r w:rsidR="00000000">
        <w:rPr>
          <w:sz w:val="20"/>
        </w:rPr>
        <w:t>means a fire suppression contractor that, individually or through others, offers to undertake, represents itself as being able to undertake,</w:t>
      </w:r>
      <w:r w:rsidR="00000000">
        <w:rPr>
          <w:spacing w:val="-5"/>
          <w:sz w:val="20"/>
        </w:rPr>
        <w:t xml:space="preserve"> </w:t>
      </w:r>
      <w:r w:rsidR="00000000">
        <w:rPr>
          <w:sz w:val="20"/>
        </w:rPr>
        <w:t>or</w:t>
      </w:r>
      <w:r w:rsidR="00000000">
        <w:rPr>
          <w:spacing w:val="-2"/>
          <w:sz w:val="20"/>
        </w:rPr>
        <w:t xml:space="preserve"> </w:t>
      </w:r>
      <w:r w:rsidR="00000000">
        <w:rPr>
          <w:sz w:val="20"/>
        </w:rPr>
        <w:t>does</w:t>
      </w:r>
      <w:r w:rsidR="00000000">
        <w:rPr>
          <w:spacing w:val="-4"/>
          <w:sz w:val="20"/>
        </w:rPr>
        <w:t xml:space="preserve"> </w:t>
      </w:r>
      <w:r w:rsidR="00000000">
        <w:rPr>
          <w:sz w:val="20"/>
        </w:rPr>
        <w:t>undertake</w:t>
      </w:r>
      <w:r w:rsidR="00000000">
        <w:rPr>
          <w:spacing w:val="-5"/>
          <w:sz w:val="20"/>
        </w:rPr>
        <w:t xml:space="preserve"> </w:t>
      </w:r>
      <w:r w:rsidR="00000000">
        <w:rPr>
          <w:sz w:val="20"/>
        </w:rPr>
        <w:t>to</w:t>
      </w:r>
      <w:r w:rsidR="00000000">
        <w:rPr>
          <w:spacing w:val="-5"/>
          <w:sz w:val="20"/>
        </w:rPr>
        <w:t xml:space="preserve"> </w:t>
      </w:r>
      <w:r w:rsidR="00000000">
        <w:rPr>
          <w:sz w:val="20"/>
        </w:rPr>
        <w:t>sell,</w:t>
      </w:r>
      <w:r w:rsidR="00000000">
        <w:rPr>
          <w:spacing w:val="-3"/>
          <w:sz w:val="20"/>
        </w:rPr>
        <w:t xml:space="preserve"> </w:t>
      </w:r>
      <w:r w:rsidR="00000000">
        <w:rPr>
          <w:sz w:val="20"/>
        </w:rPr>
        <w:t>lay</w:t>
      </w:r>
      <w:r w:rsidR="00000000">
        <w:rPr>
          <w:spacing w:val="-4"/>
          <w:sz w:val="20"/>
        </w:rPr>
        <w:t xml:space="preserve"> </w:t>
      </w:r>
      <w:r w:rsidR="00000000">
        <w:rPr>
          <w:sz w:val="20"/>
        </w:rPr>
        <w:t>out,</w:t>
      </w:r>
      <w:r w:rsidR="00000000">
        <w:rPr>
          <w:spacing w:val="-5"/>
          <w:sz w:val="20"/>
        </w:rPr>
        <w:t xml:space="preserve"> </w:t>
      </w:r>
      <w:r w:rsidR="00000000">
        <w:rPr>
          <w:sz w:val="20"/>
        </w:rPr>
        <w:t>fabricate,</w:t>
      </w:r>
      <w:r w:rsidR="00000000">
        <w:rPr>
          <w:spacing w:val="-3"/>
          <w:sz w:val="20"/>
        </w:rPr>
        <w:t xml:space="preserve"> </w:t>
      </w:r>
      <w:r w:rsidR="00000000">
        <w:rPr>
          <w:sz w:val="20"/>
        </w:rPr>
        <w:t>install,</w:t>
      </w:r>
      <w:r w:rsidR="00000000">
        <w:rPr>
          <w:spacing w:val="-3"/>
          <w:sz w:val="20"/>
        </w:rPr>
        <w:t xml:space="preserve"> </w:t>
      </w:r>
      <w:r w:rsidR="00000000">
        <w:rPr>
          <w:sz w:val="20"/>
        </w:rPr>
        <w:t>modify,</w:t>
      </w:r>
      <w:r w:rsidR="00000000">
        <w:rPr>
          <w:spacing w:val="-3"/>
          <w:sz w:val="20"/>
        </w:rPr>
        <w:t xml:space="preserve"> </w:t>
      </w:r>
      <w:r w:rsidR="00000000">
        <w:rPr>
          <w:sz w:val="20"/>
        </w:rPr>
        <w:t>alter,</w:t>
      </w:r>
      <w:r w:rsidR="00000000">
        <w:rPr>
          <w:spacing w:val="-5"/>
          <w:sz w:val="20"/>
        </w:rPr>
        <w:t xml:space="preserve"> </w:t>
      </w:r>
      <w:r w:rsidR="00000000">
        <w:rPr>
          <w:sz w:val="20"/>
        </w:rPr>
        <w:t>repair,</w:t>
      </w:r>
      <w:r w:rsidR="00000000">
        <w:rPr>
          <w:spacing w:val="-3"/>
          <w:sz w:val="20"/>
        </w:rPr>
        <w:t xml:space="preserve"> </w:t>
      </w:r>
      <w:r w:rsidR="00000000">
        <w:rPr>
          <w:sz w:val="20"/>
        </w:rPr>
        <w:t>maintain,</w:t>
      </w:r>
      <w:r w:rsidR="00000000">
        <w:rPr>
          <w:spacing w:val="-3"/>
          <w:sz w:val="20"/>
        </w:rPr>
        <w:t xml:space="preserve"> </w:t>
      </w:r>
      <w:r w:rsidR="00000000">
        <w:rPr>
          <w:sz w:val="20"/>
        </w:rPr>
        <w:t>or perform maintenance inspections of a residential Fire Suppression System.</w:t>
      </w:r>
    </w:p>
    <w:p w14:paraId="701F1F1D" w14:textId="12CBC9C4" w:rsidR="009E11E2" w:rsidRPr="00210050" w:rsidRDefault="00AF44E5" w:rsidP="00210050">
      <w:pPr>
        <w:pStyle w:val="ListParagraph"/>
        <w:numPr>
          <w:ilvl w:val="1"/>
          <w:numId w:val="12"/>
        </w:numPr>
        <w:tabs>
          <w:tab w:val="left" w:pos="2160"/>
        </w:tabs>
        <w:spacing w:before="1" w:after="240"/>
        <w:ind w:right="411"/>
        <w:rPr>
          <w:sz w:val="20"/>
        </w:rPr>
      </w:pPr>
      <w:r w:rsidRPr="00AF44E5">
        <w:rPr>
          <w:color w:val="C00000"/>
          <w:sz w:val="20"/>
        </w:rPr>
        <w:t xml:space="preserve">2.25 </w:t>
      </w:r>
      <w:r w:rsidR="00000000">
        <w:rPr>
          <w:sz w:val="20"/>
        </w:rPr>
        <w:t xml:space="preserve">RESIDENTIAL FIRE SUPPRESSION SYSTEM: </w:t>
      </w:r>
      <w:r w:rsidR="00000000" w:rsidRPr="00AF44E5">
        <w:rPr>
          <w:strike/>
          <w:color w:val="C00000"/>
          <w:sz w:val="20"/>
        </w:rPr>
        <w:t>-</w:t>
      </w:r>
      <w:r w:rsidR="00000000">
        <w:rPr>
          <w:sz w:val="20"/>
        </w:rPr>
        <w:t xml:space="preserve"> means a Fire Suppression System designed for</w:t>
      </w:r>
      <w:r w:rsidR="00000000">
        <w:rPr>
          <w:spacing w:val="-4"/>
          <w:sz w:val="20"/>
        </w:rPr>
        <w:t xml:space="preserve"> </w:t>
      </w:r>
      <w:r w:rsidR="00000000">
        <w:rPr>
          <w:sz w:val="20"/>
        </w:rPr>
        <w:t>or</w:t>
      </w:r>
      <w:r w:rsidR="00000000">
        <w:rPr>
          <w:spacing w:val="-3"/>
          <w:sz w:val="20"/>
        </w:rPr>
        <w:t xml:space="preserve"> </w:t>
      </w:r>
      <w:r w:rsidR="00000000">
        <w:rPr>
          <w:sz w:val="20"/>
        </w:rPr>
        <w:t>installed</w:t>
      </w:r>
      <w:r w:rsidR="00000000">
        <w:rPr>
          <w:spacing w:val="-2"/>
          <w:sz w:val="20"/>
        </w:rPr>
        <w:t xml:space="preserve"> </w:t>
      </w:r>
      <w:r w:rsidR="00000000">
        <w:rPr>
          <w:sz w:val="20"/>
        </w:rPr>
        <w:t>in</w:t>
      </w:r>
      <w:r w:rsidR="00000000">
        <w:rPr>
          <w:spacing w:val="-2"/>
          <w:sz w:val="20"/>
        </w:rPr>
        <w:t xml:space="preserve"> </w:t>
      </w:r>
      <w:r w:rsidR="00000000">
        <w:rPr>
          <w:sz w:val="20"/>
        </w:rPr>
        <w:t>a</w:t>
      </w:r>
      <w:r w:rsidR="00000000">
        <w:rPr>
          <w:spacing w:val="-5"/>
          <w:sz w:val="20"/>
        </w:rPr>
        <w:t xml:space="preserve"> </w:t>
      </w:r>
      <w:r w:rsidR="00000000">
        <w:rPr>
          <w:sz w:val="20"/>
        </w:rPr>
        <w:t>one-</w:t>
      </w:r>
      <w:r w:rsidR="00000000">
        <w:rPr>
          <w:spacing w:val="-3"/>
          <w:sz w:val="20"/>
        </w:rPr>
        <w:t xml:space="preserve"> </w:t>
      </w:r>
      <w:r w:rsidR="00000000">
        <w:rPr>
          <w:sz w:val="20"/>
        </w:rPr>
        <w:t>or</w:t>
      </w:r>
      <w:r w:rsidR="00000000">
        <w:rPr>
          <w:spacing w:val="-4"/>
          <w:sz w:val="20"/>
        </w:rPr>
        <w:t xml:space="preserve"> </w:t>
      </w:r>
      <w:r w:rsidR="00000000">
        <w:rPr>
          <w:sz w:val="20"/>
        </w:rPr>
        <w:t>two-family</w:t>
      </w:r>
      <w:r w:rsidR="00000000">
        <w:rPr>
          <w:spacing w:val="-3"/>
          <w:sz w:val="20"/>
        </w:rPr>
        <w:t xml:space="preserve"> </w:t>
      </w:r>
      <w:r w:rsidR="00000000">
        <w:rPr>
          <w:sz w:val="20"/>
        </w:rPr>
        <w:t>dwelling</w:t>
      </w:r>
      <w:r w:rsidR="00000000">
        <w:rPr>
          <w:spacing w:val="-3"/>
          <w:sz w:val="20"/>
        </w:rPr>
        <w:t xml:space="preserve"> </w:t>
      </w:r>
      <w:r w:rsidR="00000000">
        <w:rPr>
          <w:sz w:val="20"/>
        </w:rPr>
        <w:t>or</w:t>
      </w:r>
      <w:r w:rsidR="00000000">
        <w:rPr>
          <w:spacing w:val="-4"/>
          <w:sz w:val="20"/>
        </w:rPr>
        <w:t xml:space="preserve"> </w:t>
      </w:r>
      <w:r w:rsidR="00000000">
        <w:rPr>
          <w:sz w:val="20"/>
        </w:rPr>
        <w:t>townhouse</w:t>
      </w:r>
      <w:r w:rsidR="00000000">
        <w:rPr>
          <w:spacing w:val="-4"/>
          <w:sz w:val="20"/>
        </w:rPr>
        <w:t xml:space="preserve"> </w:t>
      </w:r>
      <w:r w:rsidR="00000000">
        <w:rPr>
          <w:sz w:val="20"/>
        </w:rPr>
        <w:t>that</w:t>
      </w:r>
      <w:r w:rsidR="00000000">
        <w:rPr>
          <w:spacing w:val="-2"/>
          <w:sz w:val="20"/>
        </w:rPr>
        <w:t xml:space="preserve"> </w:t>
      </w:r>
      <w:r w:rsidR="00000000">
        <w:rPr>
          <w:sz w:val="20"/>
        </w:rPr>
        <w:t>is</w:t>
      </w:r>
      <w:r w:rsidR="00000000">
        <w:rPr>
          <w:spacing w:val="-3"/>
          <w:sz w:val="20"/>
        </w:rPr>
        <w:t xml:space="preserve"> </w:t>
      </w:r>
      <w:r w:rsidR="00000000">
        <w:rPr>
          <w:sz w:val="20"/>
        </w:rPr>
        <w:t>not</w:t>
      </w:r>
      <w:r w:rsidR="00000000">
        <w:rPr>
          <w:spacing w:val="-4"/>
          <w:sz w:val="20"/>
        </w:rPr>
        <w:t xml:space="preserve"> </w:t>
      </w:r>
      <w:r w:rsidR="00000000">
        <w:rPr>
          <w:sz w:val="20"/>
        </w:rPr>
        <w:t>regulated</w:t>
      </w:r>
      <w:r w:rsidR="00000000">
        <w:rPr>
          <w:spacing w:val="-5"/>
          <w:sz w:val="20"/>
        </w:rPr>
        <w:t xml:space="preserve"> </w:t>
      </w:r>
      <w:r w:rsidR="00000000">
        <w:rPr>
          <w:sz w:val="20"/>
        </w:rPr>
        <w:t>by</w:t>
      </w:r>
      <w:r w:rsidR="00000000">
        <w:rPr>
          <w:spacing w:val="-3"/>
          <w:sz w:val="20"/>
        </w:rPr>
        <w:t xml:space="preserve"> </w:t>
      </w:r>
      <w:r w:rsidR="00000000">
        <w:rPr>
          <w:sz w:val="20"/>
        </w:rPr>
        <w:t>the</w:t>
      </w:r>
      <w:r w:rsidR="00000000">
        <w:rPr>
          <w:spacing w:val="-4"/>
          <w:sz w:val="20"/>
        </w:rPr>
        <w:t xml:space="preserve"> </w:t>
      </w:r>
      <w:r w:rsidR="00000000">
        <w:rPr>
          <w:sz w:val="20"/>
        </w:rPr>
        <w:t>Colorado board of plumbers.</w:t>
      </w:r>
    </w:p>
    <w:p w14:paraId="26C4543D" w14:textId="42C59A87" w:rsidR="009E11E2" w:rsidRPr="00210050" w:rsidRDefault="00AF44E5" w:rsidP="00210050">
      <w:pPr>
        <w:pStyle w:val="ListParagraph"/>
        <w:numPr>
          <w:ilvl w:val="1"/>
          <w:numId w:val="12"/>
        </w:numPr>
        <w:tabs>
          <w:tab w:val="left" w:pos="2160"/>
        </w:tabs>
        <w:spacing w:after="240"/>
        <w:ind w:right="875"/>
        <w:rPr>
          <w:sz w:val="20"/>
        </w:rPr>
      </w:pPr>
      <w:r w:rsidRPr="00AF44E5">
        <w:rPr>
          <w:color w:val="C00000"/>
          <w:sz w:val="20"/>
        </w:rPr>
        <w:t xml:space="preserve">2.26 </w:t>
      </w:r>
      <w:r w:rsidR="00000000">
        <w:rPr>
          <w:sz w:val="20"/>
        </w:rPr>
        <w:t>SERVICE</w:t>
      </w:r>
      <w:r w:rsidR="00000000">
        <w:rPr>
          <w:spacing w:val="-4"/>
          <w:sz w:val="20"/>
        </w:rPr>
        <w:t xml:space="preserve"> </w:t>
      </w:r>
      <w:r w:rsidR="00000000">
        <w:rPr>
          <w:sz w:val="20"/>
        </w:rPr>
        <w:t>(OR</w:t>
      </w:r>
      <w:r w:rsidR="00000000">
        <w:rPr>
          <w:spacing w:val="-4"/>
          <w:sz w:val="20"/>
        </w:rPr>
        <w:t xml:space="preserve"> </w:t>
      </w:r>
      <w:r w:rsidR="00000000">
        <w:rPr>
          <w:sz w:val="20"/>
        </w:rPr>
        <w:t>REPAIR):</w:t>
      </w:r>
      <w:r w:rsidR="00000000">
        <w:rPr>
          <w:spacing w:val="-2"/>
          <w:sz w:val="20"/>
        </w:rPr>
        <w:t xml:space="preserve"> </w:t>
      </w:r>
      <w:proofErr w:type="gramStart"/>
      <w:r w:rsidR="00000000">
        <w:rPr>
          <w:sz w:val="20"/>
        </w:rPr>
        <w:t>means</w:t>
      </w:r>
      <w:r w:rsidR="00000000">
        <w:rPr>
          <w:spacing w:val="-3"/>
          <w:sz w:val="20"/>
        </w:rPr>
        <w:t xml:space="preserve"> </w:t>
      </w:r>
      <w:r w:rsidR="00000000">
        <w:rPr>
          <w:sz w:val="20"/>
        </w:rPr>
        <w:t>to</w:t>
      </w:r>
      <w:proofErr w:type="gramEnd"/>
      <w:r w:rsidR="00000000">
        <w:rPr>
          <w:spacing w:val="-2"/>
          <w:sz w:val="20"/>
        </w:rPr>
        <w:t xml:space="preserve"> </w:t>
      </w:r>
      <w:r w:rsidR="00000000">
        <w:rPr>
          <w:sz w:val="20"/>
        </w:rPr>
        <w:t>repair</w:t>
      </w:r>
      <w:r w:rsidR="00000000">
        <w:rPr>
          <w:spacing w:val="-3"/>
          <w:sz w:val="20"/>
        </w:rPr>
        <w:t xml:space="preserve"> </w:t>
      </w:r>
      <w:r w:rsidR="00000000">
        <w:rPr>
          <w:sz w:val="20"/>
        </w:rPr>
        <w:t>in</w:t>
      </w:r>
      <w:r w:rsidR="00000000">
        <w:rPr>
          <w:spacing w:val="-4"/>
          <w:sz w:val="20"/>
        </w:rPr>
        <w:t xml:space="preserve"> </w:t>
      </w:r>
      <w:r w:rsidR="00000000">
        <w:rPr>
          <w:sz w:val="20"/>
        </w:rPr>
        <w:t>order</w:t>
      </w:r>
      <w:r w:rsidR="00000000">
        <w:rPr>
          <w:spacing w:val="-4"/>
          <w:sz w:val="20"/>
        </w:rPr>
        <w:t xml:space="preserve"> </w:t>
      </w:r>
      <w:r w:rsidR="00000000">
        <w:rPr>
          <w:sz w:val="20"/>
        </w:rPr>
        <w:t>to</w:t>
      </w:r>
      <w:r w:rsidR="00000000">
        <w:rPr>
          <w:spacing w:val="-4"/>
          <w:sz w:val="20"/>
        </w:rPr>
        <w:t xml:space="preserve"> </w:t>
      </w:r>
      <w:r w:rsidR="00000000">
        <w:rPr>
          <w:sz w:val="20"/>
        </w:rPr>
        <w:t>return</w:t>
      </w:r>
      <w:r w:rsidR="00000000">
        <w:rPr>
          <w:spacing w:val="-4"/>
          <w:sz w:val="20"/>
        </w:rPr>
        <w:t xml:space="preserve"> </w:t>
      </w:r>
      <w:r w:rsidR="00000000">
        <w:rPr>
          <w:sz w:val="20"/>
        </w:rPr>
        <w:t>the</w:t>
      </w:r>
      <w:r w:rsidR="00000000">
        <w:rPr>
          <w:spacing w:val="-4"/>
          <w:sz w:val="20"/>
        </w:rPr>
        <w:t xml:space="preserve"> </w:t>
      </w:r>
      <w:r w:rsidR="00000000">
        <w:rPr>
          <w:sz w:val="20"/>
        </w:rPr>
        <w:t>system</w:t>
      </w:r>
      <w:r w:rsidR="00000000">
        <w:rPr>
          <w:spacing w:val="-4"/>
          <w:sz w:val="20"/>
        </w:rPr>
        <w:t xml:space="preserve"> </w:t>
      </w:r>
      <w:r w:rsidR="00000000">
        <w:rPr>
          <w:sz w:val="20"/>
        </w:rPr>
        <w:t>to</w:t>
      </w:r>
      <w:r w:rsidR="00000000">
        <w:rPr>
          <w:spacing w:val="-2"/>
          <w:sz w:val="20"/>
        </w:rPr>
        <w:t xml:space="preserve"> </w:t>
      </w:r>
      <w:r w:rsidR="00000000">
        <w:rPr>
          <w:sz w:val="20"/>
        </w:rPr>
        <w:t>proper</w:t>
      </w:r>
      <w:r w:rsidR="00000000">
        <w:rPr>
          <w:spacing w:val="-4"/>
          <w:sz w:val="20"/>
        </w:rPr>
        <w:t xml:space="preserve"> </w:t>
      </w:r>
      <w:r w:rsidR="00000000">
        <w:rPr>
          <w:sz w:val="20"/>
        </w:rPr>
        <w:t xml:space="preserve">operational </w:t>
      </w:r>
      <w:r w:rsidR="00000000">
        <w:rPr>
          <w:spacing w:val="-2"/>
          <w:sz w:val="20"/>
        </w:rPr>
        <w:t>condition.</w:t>
      </w:r>
    </w:p>
    <w:p w14:paraId="426C9CBE" w14:textId="73F2891B" w:rsidR="009E11E2" w:rsidRPr="00210050" w:rsidRDefault="00AF44E5" w:rsidP="00210050">
      <w:pPr>
        <w:pStyle w:val="ListParagraph"/>
        <w:numPr>
          <w:ilvl w:val="1"/>
          <w:numId w:val="12"/>
        </w:numPr>
        <w:tabs>
          <w:tab w:val="left" w:pos="2160"/>
        </w:tabs>
        <w:spacing w:after="240"/>
        <w:ind w:right="740"/>
        <w:rPr>
          <w:sz w:val="20"/>
        </w:rPr>
      </w:pPr>
      <w:r w:rsidRPr="00AF44E5">
        <w:rPr>
          <w:color w:val="C00000"/>
          <w:sz w:val="20"/>
        </w:rPr>
        <w:t xml:space="preserve">2.27 </w:t>
      </w:r>
      <w:r w:rsidR="00000000">
        <w:rPr>
          <w:sz w:val="20"/>
        </w:rPr>
        <w:t>SMALL</w:t>
      </w:r>
      <w:r w:rsidR="00000000">
        <w:rPr>
          <w:spacing w:val="-3"/>
          <w:sz w:val="20"/>
        </w:rPr>
        <w:t xml:space="preserve"> </w:t>
      </w:r>
      <w:r w:rsidR="00000000">
        <w:rPr>
          <w:sz w:val="20"/>
        </w:rPr>
        <w:t>PROJECT:</w:t>
      </w:r>
      <w:r w:rsidR="00000000" w:rsidRPr="00AF44E5">
        <w:rPr>
          <w:strike/>
          <w:color w:val="C00000"/>
          <w:spacing w:val="-3"/>
          <w:sz w:val="20"/>
        </w:rPr>
        <w:t xml:space="preserve"> </w:t>
      </w:r>
      <w:r w:rsidR="00000000" w:rsidRPr="00AF44E5">
        <w:rPr>
          <w:strike/>
          <w:color w:val="C00000"/>
          <w:sz w:val="20"/>
        </w:rPr>
        <w:t>-</w:t>
      </w:r>
      <w:r w:rsidR="00000000" w:rsidRPr="00AF44E5">
        <w:rPr>
          <w:color w:val="C00000"/>
          <w:spacing w:val="-3"/>
          <w:sz w:val="20"/>
        </w:rPr>
        <w:t xml:space="preserve"> </w:t>
      </w:r>
      <w:r w:rsidR="00000000">
        <w:rPr>
          <w:sz w:val="20"/>
        </w:rPr>
        <w:t>means</w:t>
      </w:r>
      <w:r w:rsidR="00000000">
        <w:rPr>
          <w:spacing w:val="-3"/>
          <w:sz w:val="20"/>
        </w:rPr>
        <w:t xml:space="preserve"> </w:t>
      </w:r>
      <w:r w:rsidR="00000000">
        <w:rPr>
          <w:sz w:val="20"/>
        </w:rPr>
        <w:t>any</w:t>
      </w:r>
      <w:r w:rsidR="00000000">
        <w:rPr>
          <w:spacing w:val="-3"/>
          <w:sz w:val="20"/>
        </w:rPr>
        <w:t xml:space="preserve"> </w:t>
      </w:r>
      <w:r w:rsidR="00000000">
        <w:rPr>
          <w:sz w:val="20"/>
        </w:rPr>
        <w:t>modification</w:t>
      </w:r>
      <w:r w:rsidR="00000000">
        <w:rPr>
          <w:spacing w:val="-5"/>
          <w:sz w:val="20"/>
        </w:rPr>
        <w:t xml:space="preserve"> </w:t>
      </w:r>
      <w:r w:rsidR="00000000">
        <w:rPr>
          <w:sz w:val="20"/>
        </w:rPr>
        <w:t>to</w:t>
      </w:r>
      <w:r w:rsidR="00000000">
        <w:rPr>
          <w:spacing w:val="-4"/>
          <w:sz w:val="20"/>
        </w:rPr>
        <w:t xml:space="preserve"> </w:t>
      </w:r>
      <w:r w:rsidR="00000000">
        <w:rPr>
          <w:sz w:val="20"/>
        </w:rPr>
        <w:t>an</w:t>
      </w:r>
      <w:r w:rsidR="00000000">
        <w:rPr>
          <w:spacing w:val="-4"/>
          <w:sz w:val="20"/>
        </w:rPr>
        <w:t xml:space="preserve"> </w:t>
      </w:r>
      <w:r w:rsidR="00000000">
        <w:rPr>
          <w:sz w:val="20"/>
        </w:rPr>
        <w:t>existing</w:t>
      </w:r>
      <w:r w:rsidR="00000000">
        <w:rPr>
          <w:spacing w:val="-5"/>
          <w:sz w:val="20"/>
        </w:rPr>
        <w:t xml:space="preserve"> </w:t>
      </w:r>
      <w:r w:rsidR="00000000">
        <w:rPr>
          <w:sz w:val="20"/>
        </w:rPr>
        <w:t>suppression</w:t>
      </w:r>
      <w:r w:rsidR="00000000">
        <w:rPr>
          <w:spacing w:val="-4"/>
          <w:sz w:val="20"/>
        </w:rPr>
        <w:t xml:space="preserve"> </w:t>
      </w:r>
      <w:r w:rsidR="00000000">
        <w:rPr>
          <w:sz w:val="20"/>
        </w:rPr>
        <w:t>system</w:t>
      </w:r>
      <w:r w:rsidR="00000000">
        <w:rPr>
          <w:spacing w:val="-4"/>
          <w:sz w:val="20"/>
        </w:rPr>
        <w:t xml:space="preserve"> </w:t>
      </w:r>
      <w:r w:rsidR="00000000">
        <w:rPr>
          <w:sz w:val="20"/>
        </w:rPr>
        <w:t>which</w:t>
      </w:r>
      <w:r w:rsidR="00000000">
        <w:rPr>
          <w:spacing w:val="-4"/>
          <w:sz w:val="20"/>
        </w:rPr>
        <w:t xml:space="preserve"> </w:t>
      </w:r>
      <w:r w:rsidR="00000000">
        <w:rPr>
          <w:sz w:val="20"/>
        </w:rPr>
        <w:t>has</w:t>
      </w:r>
      <w:r w:rsidR="00000000">
        <w:rPr>
          <w:spacing w:val="-3"/>
          <w:sz w:val="20"/>
        </w:rPr>
        <w:t xml:space="preserve"> </w:t>
      </w:r>
      <w:r w:rsidR="00000000">
        <w:rPr>
          <w:sz w:val="20"/>
        </w:rPr>
        <w:t>no adverse effect on the integrity of the existing fire protection system, including the hydraulic design, and which involves the addition or relocation of no more than 20 sprinkler heads.</w:t>
      </w:r>
    </w:p>
    <w:p w14:paraId="56C66AD5" w14:textId="12769678" w:rsidR="009E11E2" w:rsidRPr="00210050" w:rsidRDefault="00AF44E5" w:rsidP="00210050">
      <w:pPr>
        <w:pStyle w:val="ListParagraph"/>
        <w:numPr>
          <w:ilvl w:val="1"/>
          <w:numId w:val="12"/>
        </w:numPr>
        <w:tabs>
          <w:tab w:val="left" w:pos="2160"/>
        </w:tabs>
        <w:spacing w:after="240"/>
        <w:ind w:right="414"/>
        <w:rPr>
          <w:sz w:val="20"/>
        </w:rPr>
      </w:pPr>
      <w:r w:rsidRPr="00AF44E5">
        <w:rPr>
          <w:color w:val="C00000"/>
          <w:sz w:val="20"/>
        </w:rPr>
        <w:t xml:space="preserve">2.28 </w:t>
      </w:r>
      <w:r w:rsidR="00000000">
        <w:rPr>
          <w:sz w:val="20"/>
        </w:rPr>
        <w:t xml:space="preserve">SPRINKLER FITTER: </w:t>
      </w:r>
      <w:r w:rsidR="00000000" w:rsidRPr="00AF44E5">
        <w:rPr>
          <w:strike/>
          <w:color w:val="C00000"/>
          <w:sz w:val="20"/>
        </w:rPr>
        <w:t>-</w:t>
      </w:r>
      <w:r w:rsidR="00000000">
        <w:rPr>
          <w:sz w:val="20"/>
        </w:rPr>
        <w:t xml:space="preserve"> means a person other than an apprentice who is registered with the administrator and who installs fire sprinkler systems. “Sprinkler Fitter” does not include a person who performs maintenance and repair on Fire Suppression Systems as a part of being a direct employee or operator of the building. A Sprinkler Fitter does not include a person who performs work exclusively on cross-connection control devices or a person who performs work exclusively on</w:t>
      </w:r>
      <w:r w:rsidR="00000000">
        <w:rPr>
          <w:spacing w:val="-5"/>
          <w:sz w:val="20"/>
        </w:rPr>
        <w:t xml:space="preserve"> </w:t>
      </w:r>
      <w:r w:rsidR="00000000">
        <w:rPr>
          <w:sz w:val="20"/>
        </w:rPr>
        <w:t>an</w:t>
      </w:r>
      <w:r w:rsidR="00000000">
        <w:rPr>
          <w:spacing w:val="-4"/>
          <w:sz w:val="20"/>
        </w:rPr>
        <w:t xml:space="preserve"> </w:t>
      </w:r>
      <w:r w:rsidR="00000000">
        <w:rPr>
          <w:sz w:val="20"/>
        </w:rPr>
        <w:t>underground</w:t>
      </w:r>
      <w:r w:rsidR="00000000">
        <w:rPr>
          <w:spacing w:val="-2"/>
          <w:sz w:val="20"/>
        </w:rPr>
        <w:t xml:space="preserve"> </w:t>
      </w:r>
      <w:r w:rsidR="00000000">
        <w:rPr>
          <w:sz w:val="20"/>
        </w:rPr>
        <w:t>system. “Sprinkler</w:t>
      </w:r>
      <w:r w:rsidR="00000000">
        <w:rPr>
          <w:spacing w:val="-4"/>
          <w:sz w:val="20"/>
        </w:rPr>
        <w:t xml:space="preserve"> </w:t>
      </w:r>
      <w:r w:rsidR="00000000">
        <w:rPr>
          <w:sz w:val="20"/>
        </w:rPr>
        <w:t>Fitter”</w:t>
      </w:r>
      <w:r w:rsidR="00000000">
        <w:rPr>
          <w:spacing w:val="-3"/>
          <w:sz w:val="20"/>
        </w:rPr>
        <w:t xml:space="preserve"> </w:t>
      </w:r>
      <w:r w:rsidR="00000000">
        <w:rPr>
          <w:sz w:val="20"/>
        </w:rPr>
        <w:t>does</w:t>
      </w:r>
      <w:r w:rsidR="00000000">
        <w:rPr>
          <w:spacing w:val="-3"/>
          <w:sz w:val="20"/>
        </w:rPr>
        <w:t xml:space="preserve"> </w:t>
      </w:r>
      <w:r w:rsidR="00000000">
        <w:rPr>
          <w:sz w:val="20"/>
        </w:rPr>
        <w:t>not</w:t>
      </w:r>
      <w:r w:rsidR="00000000">
        <w:rPr>
          <w:spacing w:val="-2"/>
          <w:sz w:val="20"/>
        </w:rPr>
        <w:t xml:space="preserve"> </w:t>
      </w:r>
      <w:r w:rsidR="00000000">
        <w:rPr>
          <w:sz w:val="20"/>
        </w:rPr>
        <w:t>include</w:t>
      </w:r>
      <w:r w:rsidR="00000000">
        <w:rPr>
          <w:spacing w:val="-4"/>
          <w:sz w:val="20"/>
        </w:rPr>
        <w:t xml:space="preserve"> </w:t>
      </w:r>
      <w:r w:rsidR="00000000">
        <w:rPr>
          <w:sz w:val="20"/>
        </w:rPr>
        <w:t>a</w:t>
      </w:r>
      <w:r w:rsidR="00000000">
        <w:rPr>
          <w:spacing w:val="-3"/>
          <w:sz w:val="20"/>
        </w:rPr>
        <w:t xml:space="preserve"> </w:t>
      </w:r>
      <w:r w:rsidR="00000000">
        <w:rPr>
          <w:sz w:val="20"/>
        </w:rPr>
        <w:t>person</w:t>
      </w:r>
      <w:r w:rsidR="00000000">
        <w:rPr>
          <w:spacing w:val="-3"/>
          <w:sz w:val="20"/>
        </w:rPr>
        <w:t xml:space="preserve"> </w:t>
      </w:r>
      <w:r w:rsidR="00000000">
        <w:rPr>
          <w:sz w:val="20"/>
        </w:rPr>
        <w:t>performing</w:t>
      </w:r>
      <w:r w:rsidR="00000000">
        <w:rPr>
          <w:spacing w:val="-2"/>
          <w:sz w:val="20"/>
        </w:rPr>
        <w:t xml:space="preserve"> </w:t>
      </w:r>
      <w:r w:rsidR="00000000">
        <w:rPr>
          <w:sz w:val="20"/>
        </w:rPr>
        <w:t>work</w:t>
      </w:r>
      <w:r w:rsidR="00000000">
        <w:rPr>
          <w:spacing w:val="-2"/>
          <w:sz w:val="20"/>
        </w:rPr>
        <w:t xml:space="preserve"> </w:t>
      </w:r>
      <w:r w:rsidR="00000000">
        <w:rPr>
          <w:sz w:val="20"/>
        </w:rPr>
        <w:t>on</w:t>
      </w:r>
      <w:r w:rsidR="00000000">
        <w:rPr>
          <w:spacing w:val="-5"/>
          <w:sz w:val="20"/>
        </w:rPr>
        <w:t xml:space="preserve"> </w:t>
      </w:r>
      <w:r w:rsidR="00000000" w:rsidRPr="00DB342F">
        <w:rPr>
          <w:strike/>
          <w:color w:val="C00000"/>
          <w:sz w:val="20"/>
        </w:rPr>
        <w:t>his</w:t>
      </w:r>
      <w:r w:rsidR="00000000" w:rsidRPr="00DB342F">
        <w:rPr>
          <w:strike/>
          <w:color w:val="C00000"/>
          <w:spacing w:val="-3"/>
          <w:sz w:val="20"/>
        </w:rPr>
        <w:t xml:space="preserve"> </w:t>
      </w:r>
      <w:r w:rsidR="00000000" w:rsidRPr="00DB342F">
        <w:rPr>
          <w:strike/>
          <w:color w:val="C00000"/>
          <w:sz w:val="20"/>
        </w:rPr>
        <w:t>or her</w:t>
      </w:r>
      <w:r w:rsidR="00000000" w:rsidRPr="00DB342F">
        <w:rPr>
          <w:color w:val="C00000"/>
          <w:sz w:val="20"/>
        </w:rPr>
        <w:t xml:space="preserve"> </w:t>
      </w:r>
      <w:r w:rsidR="00DB342F">
        <w:rPr>
          <w:color w:val="C00000"/>
          <w:sz w:val="20"/>
        </w:rPr>
        <w:t xml:space="preserve">their </w:t>
      </w:r>
      <w:r w:rsidR="00000000">
        <w:rPr>
          <w:sz w:val="20"/>
        </w:rPr>
        <w:t>own home.</w:t>
      </w:r>
    </w:p>
    <w:p w14:paraId="72ACA5DB" w14:textId="55613B4F" w:rsidR="009E11E2" w:rsidRPr="00210050" w:rsidRDefault="00AF44E5" w:rsidP="00210050">
      <w:pPr>
        <w:pStyle w:val="ListParagraph"/>
        <w:numPr>
          <w:ilvl w:val="1"/>
          <w:numId w:val="12"/>
        </w:numPr>
        <w:tabs>
          <w:tab w:val="left" w:pos="2157"/>
          <w:tab w:val="left" w:pos="2160"/>
        </w:tabs>
        <w:spacing w:after="240"/>
        <w:ind w:right="434"/>
        <w:jc w:val="both"/>
        <w:rPr>
          <w:sz w:val="20"/>
        </w:rPr>
      </w:pPr>
      <w:r w:rsidRPr="00AF44E5">
        <w:rPr>
          <w:color w:val="C00000"/>
          <w:sz w:val="20"/>
        </w:rPr>
        <w:t xml:space="preserve">2.29 </w:t>
      </w:r>
      <w:r w:rsidR="00000000">
        <w:rPr>
          <w:sz w:val="20"/>
        </w:rPr>
        <w:t>TOTAL</w:t>
      </w:r>
      <w:r w:rsidR="00000000">
        <w:rPr>
          <w:spacing w:val="-1"/>
          <w:sz w:val="20"/>
        </w:rPr>
        <w:t xml:space="preserve"> </w:t>
      </w:r>
      <w:r w:rsidR="00000000">
        <w:rPr>
          <w:sz w:val="20"/>
        </w:rPr>
        <w:t>PROJECT VALUATION:</w:t>
      </w:r>
      <w:r w:rsidR="00000000" w:rsidRPr="00AF44E5">
        <w:rPr>
          <w:strike/>
          <w:color w:val="C00000"/>
          <w:sz w:val="20"/>
        </w:rPr>
        <w:t xml:space="preserve"> -</w:t>
      </w:r>
      <w:r w:rsidR="00000000" w:rsidRPr="00AF44E5">
        <w:rPr>
          <w:color w:val="C00000"/>
          <w:sz w:val="20"/>
        </w:rPr>
        <w:t xml:space="preserve"> </w:t>
      </w:r>
      <w:r w:rsidR="00000000">
        <w:rPr>
          <w:sz w:val="20"/>
        </w:rPr>
        <w:t>means the construction</w:t>
      </w:r>
      <w:r w:rsidR="00000000">
        <w:rPr>
          <w:spacing w:val="-2"/>
          <w:sz w:val="20"/>
        </w:rPr>
        <w:t xml:space="preserve"> </w:t>
      </w:r>
      <w:r w:rsidR="00000000">
        <w:rPr>
          <w:sz w:val="20"/>
        </w:rPr>
        <w:t>cost of</w:t>
      </w:r>
      <w:r w:rsidR="00000000">
        <w:rPr>
          <w:spacing w:val="-1"/>
          <w:sz w:val="20"/>
        </w:rPr>
        <w:t xml:space="preserve"> </w:t>
      </w:r>
      <w:r w:rsidR="00000000">
        <w:rPr>
          <w:sz w:val="20"/>
        </w:rPr>
        <w:t>the</w:t>
      </w:r>
      <w:r w:rsidR="00000000">
        <w:rPr>
          <w:spacing w:val="-1"/>
          <w:sz w:val="20"/>
        </w:rPr>
        <w:t xml:space="preserve"> </w:t>
      </w:r>
      <w:r w:rsidR="00000000">
        <w:rPr>
          <w:sz w:val="20"/>
        </w:rPr>
        <w:t>project, including materials and</w:t>
      </w:r>
      <w:r w:rsidR="00000000">
        <w:rPr>
          <w:spacing w:val="-2"/>
          <w:sz w:val="20"/>
        </w:rPr>
        <w:t xml:space="preserve"> </w:t>
      </w:r>
      <w:r w:rsidR="00000000">
        <w:rPr>
          <w:sz w:val="20"/>
        </w:rPr>
        <w:t>labor,</w:t>
      </w:r>
      <w:r w:rsidR="00000000">
        <w:rPr>
          <w:spacing w:val="-4"/>
          <w:sz w:val="20"/>
        </w:rPr>
        <w:t xml:space="preserve"> </w:t>
      </w:r>
      <w:r w:rsidR="00000000">
        <w:rPr>
          <w:sz w:val="20"/>
        </w:rPr>
        <w:t>for</w:t>
      </w:r>
      <w:r w:rsidR="00000000">
        <w:rPr>
          <w:spacing w:val="-4"/>
          <w:sz w:val="20"/>
        </w:rPr>
        <w:t xml:space="preserve"> </w:t>
      </w:r>
      <w:r w:rsidR="00000000">
        <w:rPr>
          <w:sz w:val="20"/>
        </w:rPr>
        <w:t>which</w:t>
      </w:r>
      <w:r w:rsidR="00000000">
        <w:rPr>
          <w:spacing w:val="-2"/>
          <w:sz w:val="20"/>
        </w:rPr>
        <w:t xml:space="preserve"> </w:t>
      </w:r>
      <w:r w:rsidR="00000000">
        <w:rPr>
          <w:sz w:val="20"/>
        </w:rPr>
        <w:t>the</w:t>
      </w:r>
      <w:r w:rsidR="00000000">
        <w:rPr>
          <w:spacing w:val="-3"/>
          <w:sz w:val="20"/>
        </w:rPr>
        <w:t xml:space="preserve"> </w:t>
      </w:r>
      <w:r w:rsidR="00000000">
        <w:rPr>
          <w:sz w:val="20"/>
        </w:rPr>
        <w:t>permit</w:t>
      </w:r>
      <w:r w:rsidR="00000000">
        <w:rPr>
          <w:spacing w:val="-2"/>
          <w:sz w:val="20"/>
        </w:rPr>
        <w:t xml:space="preserve"> </w:t>
      </w:r>
      <w:r w:rsidR="00000000">
        <w:rPr>
          <w:sz w:val="20"/>
        </w:rPr>
        <w:t>is</w:t>
      </w:r>
      <w:r w:rsidR="00000000">
        <w:rPr>
          <w:spacing w:val="-3"/>
          <w:sz w:val="20"/>
        </w:rPr>
        <w:t xml:space="preserve"> </w:t>
      </w:r>
      <w:r w:rsidR="00000000">
        <w:rPr>
          <w:sz w:val="20"/>
        </w:rPr>
        <w:t>being</w:t>
      </w:r>
      <w:r w:rsidR="00000000">
        <w:rPr>
          <w:spacing w:val="-4"/>
          <w:sz w:val="20"/>
        </w:rPr>
        <w:t xml:space="preserve"> </w:t>
      </w:r>
      <w:r w:rsidR="00000000">
        <w:rPr>
          <w:sz w:val="20"/>
        </w:rPr>
        <w:t>issued.</w:t>
      </w:r>
      <w:r w:rsidR="00000000">
        <w:rPr>
          <w:spacing w:val="-4"/>
          <w:sz w:val="20"/>
        </w:rPr>
        <w:t xml:space="preserve"> </w:t>
      </w:r>
      <w:r w:rsidR="00000000">
        <w:rPr>
          <w:sz w:val="20"/>
        </w:rPr>
        <w:t>Such</w:t>
      </w:r>
      <w:r w:rsidR="00000000">
        <w:rPr>
          <w:spacing w:val="-4"/>
          <w:sz w:val="20"/>
        </w:rPr>
        <w:t xml:space="preserve"> </w:t>
      </w:r>
      <w:r w:rsidR="00000000">
        <w:rPr>
          <w:sz w:val="20"/>
        </w:rPr>
        <w:t>valuation</w:t>
      </w:r>
      <w:r w:rsidR="00000000">
        <w:rPr>
          <w:spacing w:val="-5"/>
          <w:sz w:val="20"/>
        </w:rPr>
        <w:t xml:space="preserve"> </w:t>
      </w:r>
      <w:r w:rsidR="00000000">
        <w:rPr>
          <w:sz w:val="20"/>
        </w:rPr>
        <w:t>of</w:t>
      </w:r>
      <w:r w:rsidR="00000000">
        <w:rPr>
          <w:spacing w:val="-4"/>
          <w:sz w:val="20"/>
        </w:rPr>
        <w:t xml:space="preserve"> </w:t>
      </w:r>
      <w:r w:rsidR="00000000">
        <w:rPr>
          <w:sz w:val="20"/>
        </w:rPr>
        <w:t>construction</w:t>
      </w:r>
      <w:r w:rsidR="00000000">
        <w:rPr>
          <w:spacing w:val="-5"/>
          <w:sz w:val="20"/>
        </w:rPr>
        <w:t xml:space="preserve"> </w:t>
      </w:r>
      <w:r w:rsidR="00000000">
        <w:rPr>
          <w:sz w:val="20"/>
        </w:rPr>
        <w:t>cost</w:t>
      </w:r>
      <w:r w:rsidR="00000000">
        <w:rPr>
          <w:spacing w:val="-4"/>
          <w:sz w:val="20"/>
        </w:rPr>
        <w:t xml:space="preserve"> </w:t>
      </w:r>
      <w:r w:rsidR="00000000">
        <w:rPr>
          <w:sz w:val="20"/>
        </w:rPr>
        <w:t>is</w:t>
      </w:r>
      <w:r w:rsidR="00000000">
        <w:rPr>
          <w:spacing w:val="-3"/>
          <w:sz w:val="20"/>
        </w:rPr>
        <w:t xml:space="preserve"> </w:t>
      </w:r>
      <w:r w:rsidR="00000000">
        <w:rPr>
          <w:sz w:val="20"/>
        </w:rPr>
        <w:t>equal</w:t>
      </w:r>
      <w:r w:rsidR="00000000">
        <w:rPr>
          <w:spacing w:val="-5"/>
          <w:sz w:val="20"/>
        </w:rPr>
        <w:t xml:space="preserve"> </w:t>
      </w:r>
      <w:r w:rsidR="00000000">
        <w:rPr>
          <w:sz w:val="20"/>
        </w:rPr>
        <w:t>to</w:t>
      </w:r>
      <w:r w:rsidR="00000000">
        <w:rPr>
          <w:spacing w:val="-3"/>
          <w:sz w:val="20"/>
        </w:rPr>
        <w:t xml:space="preserve"> </w:t>
      </w:r>
      <w:r w:rsidR="00000000">
        <w:rPr>
          <w:sz w:val="20"/>
        </w:rPr>
        <w:t>the cost of the project as demonstrated by detailed estimates provided by the Permit applicant.</w:t>
      </w:r>
    </w:p>
    <w:p w14:paraId="5F06091C" w14:textId="3984B582" w:rsidR="009E11E2" w:rsidRPr="00210050" w:rsidRDefault="00AF44E5" w:rsidP="00210050">
      <w:pPr>
        <w:pStyle w:val="ListParagraph"/>
        <w:numPr>
          <w:ilvl w:val="1"/>
          <w:numId w:val="12"/>
        </w:numPr>
        <w:tabs>
          <w:tab w:val="left" w:pos="2157"/>
          <w:tab w:val="left" w:pos="2160"/>
        </w:tabs>
        <w:spacing w:after="240"/>
        <w:ind w:right="594"/>
        <w:jc w:val="both"/>
        <w:rPr>
          <w:sz w:val="20"/>
        </w:rPr>
      </w:pPr>
      <w:r w:rsidRPr="00AF44E5">
        <w:rPr>
          <w:color w:val="C00000"/>
          <w:sz w:val="20"/>
        </w:rPr>
        <w:t xml:space="preserve">2.30 </w:t>
      </w:r>
      <w:r w:rsidR="00000000">
        <w:rPr>
          <w:sz w:val="20"/>
        </w:rPr>
        <w:t>UNDERGROUND</w:t>
      </w:r>
      <w:r w:rsidR="00000000">
        <w:rPr>
          <w:spacing w:val="-4"/>
          <w:sz w:val="20"/>
        </w:rPr>
        <w:t xml:space="preserve"> </w:t>
      </w:r>
      <w:r w:rsidR="00000000">
        <w:rPr>
          <w:sz w:val="20"/>
        </w:rPr>
        <w:t>SUPPLY</w:t>
      </w:r>
      <w:r w:rsidR="00000000">
        <w:rPr>
          <w:spacing w:val="-2"/>
          <w:sz w:val="20"/>
        </w:rPr>
        <w:t xml:space="preserve"> </w:t>
      </w:r>
      <w:r w:rsidR="00000000">
        <w:rPr>
          <w:sz w:val="20"/>
        </w:rPr>
        <w:t>LINE:</w:t>
      </w:r>
      <w:r w:rsidR="00000000">
        <w:rPr>
          <w:spacing w:val="-2"/>
          <w:sz w:val="20"/>
        </w:rPr>
        <w:t xml:space="preserve"> </w:t>
      </w:r>
      <w:r w:rsidR="00000000" w:rsidRPr="00AF44E5">
        <w:rPr>
          <w:strike/>
          <w:color w:val="C00000"/>
          <w:sz w:val="20"/>
        </w:rPr>
        <w:t>-</w:t>
      </w:r>
      <w:r w:rsidR="00000000" w:rsidRPr="00AF44E5">
        <w:rPr>
          <w:strike/>
          <w:color w:val="C00000"/>
          <w:spacing w:val="-3"/>
          <w:sz w:val="20"/>
        </w:rPr>
        <w:t xml:space="preserve"> </w:t>
      </w:r>
      <w:r w:rsidR="00000000">
        <w:rPr>
          <w:sz w:val="20"/>
        </w:rPr>
        <w:t>means</w:t>
      </w:r>
      <w:r w:rsidR="00000000">
        <w:rPr>
          <w:spacing w:val="-3"/>
          <w:sz w:val="20"/>
        </w:rPr>
        <w:t xml:space="preserve"> </w:t>
      </w:r>
      <w:r w:rsidR="00000000">
        <w:rPr>
          <w:sz w:val="20"/>
        </w:rPr>
        <w:t>the</w:t>
      </w:r>
      <w:r w:rsidR="00000000">
        <w:rPr>
          <w:spacing w:val="-4"/>
          <w:sz w:val="20"/>
        </w:rPr>
        <w:t xml:space="preserve"> </w:t>
      </w:r>
      <w:r w:rsidR="00000000">
        <w:rPr>
          <w:sz w:val="20"/>
        </w:rPr>
        <w:t>piping</w:t>
      </w:r>
      <w:r w:rsidR="00000000">
        <w:rPr>
          <w:spacing w:val="-2"/>
          <w:sz w:val="20"/>
        </w:rPr>
        <w:t xml:space="preserve"> </w:t>
      </w:r>
      <w:r w:rsidR="00000000">
        <w:rPr>
          <w:sz w:val="20"/>
        </w:rPr>
        <w:t>and</w:t>
      </w:r>
      <w:r w:rsidR="00000000">
        <w:rPr>
          <w:spacing w:val="-5"/>
          <w:sz w:val="20"/>
        </w:rPr>
        <w:t xml:space="preserve"> </w:t>
      </w:r>
      <w:r w:rsidR="00000000">
        <w:rPr>
          <w:sz w:val="20"/>
        </w:rPr>
        <w:t>appurtenances</w:t>
      </w:r>
      <w:r w:rsidR="00000000">
        <w:rPr>
          <w:spacing w:val="-3"/>
          <w:sz w:val="20"/>
        </w:rPr>
        <w:t xml:space="preserve"> </w:t>
      </w:r>
      <w:r w:rsidR="00000000">
        <w:rPr>
          <w:sz w:val="20"/>
        </w:rPr>
        <w:t>downstream</w:t>
      </w:r>
      <w:r w:rsidR="00000000">
        <w:rPr>
          <w:spacing w:val="-4"/>
          <w:sz w:val="20"/>
        </w:rPr>
        <w:t xml:space="preserve"> </w:t>
      </w:r>
      <w:r w:rsidR="00000000">
        <w:rPr>
          <w:sz w:val="20"/>
        </w:rPr>
        <w:t>from</w:t>
      </w:r>
      <w:r w:rsidR="00000000">
        <w:rPr>
          <w:spacing w:val="-4"/>
          <w:sz w:val="20"/>
        </w:rPr>
        <w:t xml:space="preserve"> </w:t>
      </w:r>
      <w:r w:rsidR="00000000">
        <w:rPr>
          <w:sz w:val="20"/>
        </w:rPr>
        <w:t>the system</w:t>
      </w:r>
      <w:r w:rsidR="00000000">
        <w:rPr>
          <w:spacing w:val="-2"/>
          <w:sz w:val="20"/>
        </w:rPr>
        <w:t xml:space="preserve"> </w:t>
      </w:r>
      <w:r w:rsidR="00000000">
        <w:rPr>
          <w:sz w:val="20"/>
        </w:rPr>
        <w:t>installed</w:t>
      </w:r>
      <w:r w:rsidR="00000000">
        <w:rPr>
          <w:spacing w:val="-3"/>
          <w:sz w:val="20"/>
        </w:rPr>
        <w:t xml:space="preserve"> </w:t>
      </w:r>
      <w:r w:rsidR="00000000">
        <w:rPr>
          <w:sz w:val="20"/>
        </w:rPr>
        <w:t>and</w:t>
      </w:r>
      <w:r w:rsidR="00000000">
        <w:rPr>
          <w:spacing w:val="-1"/>
          <w:sz w:val="20"/>
        </w:rPr>
        <w:t xml:space="preserve"> </w:t>
      </w:r>
      <w:r w:rsidR="00000000">
        <w:rPr>
          <w:sz w:val="20"/>
        </w:rPr>
        <w:t>maintained</w:t>
      </w:r>
      <w:r w:rsidR="00000000">
        <w:rPr>
          <w:spacing w:val="-3"/>
          <w:sz w:val="20"/>
        </w:rPr>
        <w:t xml:space="preserve"> </w:t>
      </w:r>
      <w:r w:rsidR="00000000">
        <w:rPr>
          <w:sz w:val="20"/>
        </w:rPr>
        <w:t>by</w:t>
      </w:r>
      <w:r w:rsidR="00000000">
        <w:rPr>
          <w:spacing w:val="-1"/>
          <w:sz w:val="20"/>
        </w:rPr>
        <w:t xml:space="preserve"> </w:t>
      </w:r>
      <w:r w:rsidR="00000000">
        <w:rPr>
          <w:sz w:val="20"/>
        </w:rPr>
        <w:t>the</w:t>
      </w:r>
      <w:r w:rsidR="00000000">
        <w:rPr>
          <w:spacing w:val="-1"/>
          <w:sz w:val="20"/>
        </w:rPr>
        <w:t xml:space="preserve"> </w:t>
      </w:r>
      <w:r w:rsidR="00000000">
        <w:rPr>
          <w:sz w:val="20"/>
        </w:rPr>
        <w:t>municipal</w:t>
      </w:r>
      <w:r w:rsidR="00000000">
        <w:rPr>
          <w:spacing w:val="-1"/>
          <w:sz w:val="20"/>
        </w:rPr>
        <w:t xml:space="preserve"> </w:t>
      </w:r>
      <w:r w:rsidR="00000000">
        <w:rPr>
          <w:sz w:val="20"/>
        </w:rPr>
        <w:t>water</w:t>
      </w:r>
      <w:r w:rsidR="00000000">
        <w:rPr>
          <w:spacing w:val="-2"/>
          <w:sz w:val="20"/>
        </w:rPr>
        <w:t xml:space="preserve"> </w:t>
      </w:r>
      <w:r w:rsidR="00000000">
        <w:rPr>
          <w:sz w:val="20"/>
        </w:rPr>
        <w:t>supply which supplies</w:t>
      </w:r>
      <w:r w:rsidR="00000000">
        <w:rPr>
          <w:spacing w:val="-1"/>
          <w:sz w:val="20"/>
        </w:rPr>
        <w:t xml:space="preserve"> </w:t>
      </w:r>
      <w:r w:rsidR="00000000">
        <w:rPr>
          <w:sz w:val="20"/>
        </w:rPr>
        <w:t>water</w:t>
      </w:r>
      <w:r w:rsidR="00000000">
        <w:rPr>
          <w:spacing w:val="-1"/>
          <w:sz w:val="20"/>
        </w:rPr>
        <w:t xml:space="preserve"> </w:t>
      </w:r>
      <w:r w:rsidR="00000000">
        <w:rPr>
          <w:sz w:val="20"/>
        </w:rPr>
        <w:t>to</w:t>
      </w:r>
      <w:r w:rsidR="00000000">
        <w:rPr>
          <w:spacing w:val="-1"/>
          <w:sz w:val="20"/>
        </w:rPr>
        <w:t xml:space="preserve"> </w:t>
      </w:r>
      <w:r w:rsidR="00000000">
        <w:rPr>
          <w:sz w:val="20"/>
        </w:rPr>
        <w:t>the</w:t>
      </w:r>
      <w:r w:rsidR="00000000">
        <w:rPr>
          <w:spacing w:val="-3"/>
          <w:sz w:val="20"/>
        </w:rPr>
        <w:t xml:space="preserve"> </w:t>
      </w:r>
      <w:r w:rsidR="00000000">
        <w:rPr>
          <w:sz w:val="20"/>
        </w:rPr>
        <w:t>Fire Suppression System.</w:t>
      </w:r>
    </w:p>
    <w:p w14:paraId="41A4B807" w14:textId="665CC627" w:rsidR="009E11E2" w:rsidRPr="00210050" w:rsidRDefault="00000000" w:rsidP="00DA7227">
      <w:pPr>
        <w:pStyle w:val="Heading2"/>
        <w:spacing w:after="240"/>
      </w:pPr>
      <w:bookmarkStart w:id="16" w:name="SECTION_3_FIRE_SUPPRESSION_SYSTEM_CONTRA"/>
      <w:bookmarkEnd w:id="16"/>
      <w:r>
        <w:t>SECTION</w:t>
      </w:r>
      <w:r>
        <w:rPr>
          <w:spacing w:val="-9"/>
        </w:rPr>
        <w:t xml:space="preserve"> </w:t>
      </w:r>
      <w:r>
        <w:rPr>
          <w:spacing w:val="-10"/>
        </w:rPr>
        <w:t>3</w:t>
      </w:r>
      <w:r>
        <w:tab/>
        <w:t>FIRE</w:t>
      </w:r>
      <w:r>
        <w:rPr>
          <w:spacing w:val="-10"/>
        </w:rPr>
        <w:t xml:space="preserve"> </w:t>
      </w:r>
      <w:r>
        <w:t>SUPPRESSION</w:t>
      </w:r>
      <w:r>
        <w:rPr>
          <w:spacing w:val="-9"/>
        </w:rPr>
        <w:t xml:space="preserve"> </w:t>
      </w:r>
      <w:r>
        <w:t>SYSTEM</w:t>
      </w:r>
      <w:r>
        <w:rPr>
          <w:spacing w:val="-10"/>
        </w:rPr>
        <w:t xml:space="preserve"> </w:t>
      </w:r>
      <w:r>
        <w:t>CONTRACTOR</w:t>
      </w:r>
      <w:r>
        <w:rPr>
          <w:spacing w:val="-11"/>
        </w:rPr>
        <w:t xml:space="preserve"> </w:t>
      </w:r>
      <w:r>
        <w:rPr>
          <w:spacing w:val="-2"/>
        </w:rPr>
        <w:t>REGISTRATION</w:t>
      </w:r>
    </w:p>
    <w:p w14:paraId="6B3C8102" w14:textId="18C99C7B" w:rsidR="009E11E2" w:rsidRPr="00210050" w:rsidRDefault="00000000" w:rsidP="00210050">
      <w:pPr>
        <w:pStyle w:val="ListParagraph"/>
        <w:numPr>
          <w:ilvl w:val="1"/>
          <w:numId w:val="11"/>
        </w:numPr>
        <w:tabs>
          <w:tab w:val="left" w:pos="2160"/>
        </w:tabs>
        <w:spacing w:after="240"/>
        <w:rPr>
          <w:sz w:val="20"/>
        </w:rPr>
      </w:pPr>
      <w:r>
        <w:rPr>
          <w:spacing w:val="-2"/>
          <w:sz w:val="20"/>
        </w:rPr>
        <w:t>Registration</w:t>
      </w:r>
      <w:r>
        <w:rPr>
          <w:spacing w:val="8"/>
          <w:sz w:val="20"/>
        </w:rPr>
        <w:t xml:space="preserve"> </w:t>
      </w:r>
      <w:r>
        <w:rPr>
          <w:spacing w:val="-2"/>
          <w:sz w:val="20"/>
        </w:rPr>
        <w:t>Required</w:t>
      </w:r>
    </w:p>
    <w:p w14:paraId="01652B51" w14:textId="2E27F599" w:rsidR="009E11E2" w:rsidRPr="00210050" w:rsidRDefault="00000000" w:rsidP="00210050">
      <w:pPr>
        <w:pStyle w:val="ListParagraph"/>
        <w:numPr>
          <w:ilvl w:val="2"/>
          <w:numId w:val="11"/>
        </w:numPr>
        <w:tabs>
          <w:tab w:val="left" w:pos="2880"/>
        </w:tabs>
        <w:spacing w:before="1" w:after="240"/>
        <w:ind w:right="481"/>
        <w:rPr>
          <w:sz w:val="20"/>
        </w:rPr>
      </w:pPr>
      <w:r>
        <w:rPr>
          <w:sz w:val="20"/>
        </w:rPr>
        <w:t>Any</w:t>
      </w:r>
      <w:r>
        <w:rPr>
          <w:spacing w:val="-4"/>
          <w:sz w:val="20"/>
        </w:rPr>
        <w:t xml:space="preserve"> </w:t>
      </w:r>
      <w:r>
        <w:rPr>
          <w:sz w:val="20"/>
        </w:rPr>
        <w:t>individual</w:t>
      </w:r>
      <w:r>
        <w:rPr>
          <w:spacing w:val="-4"/>
          <w:sz w:val="20"/>
        </w:rPr>
        <w:t xml:space="preserve"> </w:t>
      </w:r>
      <w:r>
        <w:rPr>
          <w:sz w:val="20"/>
        </w:rPr>
        <w:t>or</w:t>
      </w:r>
      <w:r>
        <w:rPr>
          <w:spacing w:val="-5"/>
          <w:sz w:val="20"/>
        </w:rPr>
        <w:t xml:space="preserve"> </w:t>
      </w:r>
      <w:r>
        <w:rPr>
          <w:sz w:val="20"/>
        </w:rPr>
        <w:t>company</w:t>
      </w:r>
      <w:r>
        <w:rPr>
          <w:spacing w:val="-4"/>
          <w:sz w:val="20"/>
        </w:rPr>
        <w:t xml:space="preserve"> </w:t>
      </w:r>
      <w:r>
        <w:rPr>
          <w:sz w:val="20"/>
        </w:rPr>
        <w:t>that</w:t>
      </w:r>
      <w:r>
        <w:rPr>
          <w:spacing w:val="-5"/>
          <w:sz w:val="20"/>
        </w:rPr>
        <w:t xml:space="preserve"> </w:t>
      </w:r>
      <w:r>
        <w:rPr>
          <w:sz w:val="20"/>
        </w:rPr>
        <w:t>employs</w:t>
      </w:r>
      <w:r>
        <w:rPr>
          <w:spacing w:val="-4"/>
          <w:sz w:val="20"/>
        </w:rPr>
        <w:t xml:space="preserve"> </w:t>
      </w:r>
      <w:r>
        <w:rPr>
          <w:sz w:val="20"/>
        </w:rPr>
        <w:t>individuals</w:t>
      </w:r>
      <w:r>
        <w:rPr>
          <w:spacing w:val="-4"/>
          <w:sz w:val="20"/>
        </w:rPr>
        <w:t xml:space="preserve"> </w:t>
      </w:r>
      <w:r>
        <w:rPr>
          <w:sz w:val="20"/>
        </w:rPr>
        <w:t>who</w:t>
      </w:r>
      <w:r>
        <w:rPr>
          <w:spacing w:val="-5"/>
          <w:sz w:val="20"/>
        </w:rPr>
        <w:t xml:space="preserve"> </w:t>
      </w:r>
      <w:r>
        <w:rPr>
          <w:sz w:val="20"/>
        </w:rPr>
        <w:t>physically</w:t>
      </w:r>
      <w:r>
        <w:rPr>
          <w:spacing w:val="-4"/>
          <w:sz w:val="20"/>
        </w:rPr>
        <w:t xml:space="preserve"> </w:t>
      </w:r>
      <w:r>
        <w:rPr>
          <w:sz w:val="20"/>
        </w:rPr>
        <w:t>work</w:t>
      </w:r>
      <w:r>
        <w:rPr>
          <w:spacing w:val="-3"/>
          <w:sz w:val="20"/>
        </w:rPr>
        <w:t xml:space="preserve"> </w:t>
      </w:r>
      <w:r>
        <w:rPr>
          <w:sz w:val="20"/>
        </w:rPr>
        <w:t>on,</w:t>
      </w:r>
      <w:r>
        <w:rPr>
          <w:spacing w:val="-5"/>
          <w:sz w:val="20"/>
        </w:rPr>
        <w:t xml:space="preserve"> </w:t>
      </w:r>
      <w:r>
        <w:rPr>
          <w:sz w:val="20"/>
        </w:rPr>
        <w:t>design,</w:t>
      </w:r>
      <w:r>
        <w:rPr>
          <w:spacing w:val="-5"/>
          <w:sz w:val="20"/>
        </w:rPr>
        <w:t xml:space="preserve"> </w:t>
      </w:r>
      <w:r>
        <w:rPr>
          <w:sz w:val="20"/>
        </w:rPr>
        <w:t xml:space="preserve">test, inspect, or install any part of a Fire Suppression System, including underground supply lines from public water lines to system risers and backflow preventers, must be </w:t>
      </w:r>
      <w:r>
        <w:rPr>
          <w:spacing w:val="-2"/>
          <w:sz w:val="20"/>
        </w:rPr>
        <w:t>registered.</w:t>
      </w:r>
    </w:p>
    <w:p w14:paraId="02AAFF23" w14:textId="66A84375" w:rsidR="009E11E2" w:rsidRDefault="00000000" w:rsidP="0038343F">
      <w:pPr>
        <w:pStyle w:val="BodyText"/>
        <w:spacing w:after="240"/>
        <w:ind w:left="2880"/>
      </w:pPr>
      <w:r>
        <w:rPr>
          <w:spacing w:val="-2"/>
        </w:rPr>
        <w:t>Exemptions:</w:t>
      </w:r>
    </w:p>
    <w:p w14:paraId="30CF88A3" w14:textId="4908C799" w:rsidR="009E11E2" w:rsidRDefault="00000000" w:rsidP="00210050">
      <w:pPr>
        <w:pStyle w:val="ListParagraph"/>
        <w:numPr>
          <w:ilvl w:val="3"/>
          <w:numId w:val="11"/>
        </w:numPr>
        <w:tabs>
          <w:tab w:val="left" w:pos="3601"/>
        </w:tabs>
        <w:spacing w:before="11" w:after="240"/>
        <w:ind w:right="1273"/>
      </w:pPr>
      <w:r>
        <w:rPr>
          <w:sz w:val="20"/>
        </w:rPr>
        <w:lastRenderedPageBreak/>
        <w:t>Public</w:t>
      </w:r>
      <w:r w:rsidRPr="00210050">
        <w:rPr>
          <w:spacing w:val="-6"/>
          <w:sz w:val="20"/>
        </w:rPr>
        <w:t xml:space="preserve"> </w:t>
      </w:r>
      <w:r>
        <w:rPr>
          <w:sz w:val="20"/>
        </w:rPr>
        <w:t>utilities</w:t>
      </w:r>
      <w:r w:rsidRPr="00210050">
        <w:rPr>
          <w:spacing w:val="-4"/>
          <w:sz w:val="20"/>
        </w:rPr>
        <w:t xml:space="preserve"> </w:t>
      </w:r>
      <w:proofErr w:type="gramStart"/>
      <w:r>
        <w:rPr>
          <w:sz w:val="20"/>
        </w:rPr>
        <w:t>installing</w:t>
      </w:r>
      <w:proofErr w:type="gramEnd"/>
      <w:r w:rsidRPr="00210050">
        <w:rPr>
          <w:spacing w:val="-6"/>
          <w:sz w:val="20"/>
        </w:rPr>
        <w:t xml:space="preserve"> </w:t>
      </w:r>
      <w:r>
        <w:rPr>
          <w:sz w:val="20"/>
        </w:rPr>
        <w:t>underground</w:t>
      </w:r>
      <w:r w:rsidRPr="00210050">
        <w:rPr>
          <w:spacing w:val="-7"/>
          <w:sz w:val="20"/>
        </w:rPr>
        <w:t xml:space="preserve"> </w:t>
      </w:r>
      <w:r>
        <w:rPr>
          <w:sz w:val="20"/>
        </w:rPr>
        <w:t>supply</w:t>
      </w:r>
      <w:r w:rsidRPr="00210050">
        <w:rPr>
          <w:spacing w:val="-6"/>
          <w:sz w:val="20"/>
        </w:rPr>
        <w:t xml:space="preserve"> </w:t>
      </w:r>
      <w:r>
        <w:rPr>
          <w:sz w:val="20"/>
        </w:rPr>
        <w:t>lines</w:t>
      </w:r>
      <w:r w:rsidRPr="00210050">
        <w:rPr>
          <w:spacing w:val="-6"/>
          <w:sz w:val="20"/>
        </w:rPr>
        <w:t xml:space="preserve"> </w:t>
      </w:r>
      <w:r>
        <w:rPr>
          <w:sz w:val="20"/>
        </w:rPr>
        <w:t>for</w:t>
      </w:r>
      <w:r w:rsidRPr="00210050">
        <w:rPr>
          <w:spacing w:val="-6"/>
          <w:sz w:val="20"/>
        </w:rPr>
        <w:t xml:space="preserve"> </w:t>
      </w:r>
      <w:r>
        <w:rPr>
          <w:sz w:val="20"/>
        </w:rPr>
        <w:t>which</w:t>
      </w:r>
      <w:r w:rsidRPr="00210050">
        <w:rPr>
          <w:spacing w:val="-7"/>
          <w:sz w:val="20"/>
        </w:rPr>
        <w:t xml:space="preserve"> </w:t>
      </w:r>
      <w:r>
        <w:rPr>
          <w:sz w:val="20"/>
        </w:rPr>
        <w:t>they</w:t>
      </w:r>
      <w:r w:rsidRPr="00210050">
        <w:rPr>
          <w:spacing w:val="-6"/>
          <w:sz w:val="20"/>
        </w:rPr>
        <w:t xml:space="preserve"> </w:t>
      </w:r>
      <w:r>
        <w:rPr>
          <w:sz w:val="20"/>
        </w:rPr>
        <w:t xml:space="preserve">remain responsible </w:t>
      </w:r>
      <w:del w:id="17" w:author="Chris Brunette" w:date="2026-07-21T13:58:00Z" w16du:dateUtc="2026-07-21T19:58:00Z">
        <w:r w:rsidDel="00D25C74">
          <w:rPr>
            <w:sz w:val="20"/>
          </w:rPr>
          <w:delText>to maintain</w:delText>
        </w:r>
      </w:del>
      <w:ins w:id="18" w:author="Chris Brunette" w:date="2026-07-21T13:58:00Z" w16du:dateUtc="2026-07-21T19:58:00Z">
        <w:r w:rsidR="00D25C74">
          <w:rPr>
            <w:sz w:val="20"/>
          </w:rPr>
          <w:t>for maintaining</w:t>
        </w:r>
      </w:ins>
      <w:r>
        <w:rPr>
          <w:sz w:val="20"/>
        </w:rPr>
        <w:t xml:space="preserve"> and repair</w:t>
      </w:r>
      <w:ins w:id="19" w:author="Chris Brunette" w:date="2026-07-21T13:58:00Z" w16du:dateUtc="2026-07-21T19:58:00Z">
        <w:r w:rsidR="00D25C74">
          <w:rPr>
            <w:sz w:val="20"/>
          </w:rPr>
          <w:t>ing</w:t>
        </w:r>
      </w:ins>
      <w:r>
        <w:rPr>
          <w:sz w:val="20"/>
        </w:rPr>
        <w:t xml:space="preserve"> after initial </w:t>
      </w:r>
      <w:r w:rsidR="00DA7227">
        <w:rPr>
          <w:sz w:val="20"/>
        </w:rPr>
        <w:t>installation.</w:t>
      </w:r>
    </w:p>
    <w:p w14:paraId="01A30797" w14:textId="17891E60" w:rsidR="009E11E2" w:rsidRPr="00210050" w:rsidRDefault="00000000" w:rsidP="00210050">
      <w:pPr>
        <w:pStyle w:val="ListParagraph"/>
        <w:numPr>
          <w:ilvl w:val="3"/>
          <w:numId w:val="11"/>
        </w:numPr>
        <w:tabs>
          <w:tab w:val="left" w:pos="3601"/>
        </w:tabs>
        <w:spacing w:after="240"/>
        <w:ind w:right="385"/>
        <w:rPr>
          <w:sz w:val="20"/>
        </w:rPr>
      </w:pPr>
      <w:r>
        <w:rPr>
          <w:sz w:val="20"/>
        </w:rPr>
        <w:t>Building owners conducting maintenance on their fire protection systems under the</w:t>
      </w:r>
      <w:r>
        <w:rPr>
          <w:spacing w:val="-1"/>
          <w:sz w:val="20"/>
        </w:rPr>
        <w:t xml:space="preserve"> </w:t>
      </w:r>
      <w:r>
        <w:rPr>
          <w:sz w:val="20"/>
        </w:rPr>
        <w:t>provisions of NFPA 25 and filing reports with the local</w:t>
      </w:r>
      <w:r>
        <w:rPr>
          <w:spacing w:val="-1"/>
          <w:sz w:val="20"/>
        </w:rPr>
        <w:t xml:space="preserve"> </w:t>
      </w:r>
      <w:r>
        <w:rPr>
          <w:sz w:val="20"/>
        </w:rPr>
        <w:t>fire department having certified</w:t>
      </w:r>
      <w:r>
        <w:rPr>
          <w:spacing w:val="-6"/>
          <w:sz w:val="20"/>
        </w:rPr>
        <w:t xml:space="preserve"> </w:t>
      </w:r>
      <w:r>
        <w:rPr>
          <w:sz w:val="20"/>
        </w:rPr>
        <w:t>Fire</w:t>
      </w:r>
      <w:r>
        <w:rPr>
          <w:spacing w:val="-4"/>
          <w:sz w:val="20"/>
        </w:rPr>
        <w:t xml:space="preserve"> </w:t>
      </w:r>
      <w:r>
        <w:rPr>
          <w:sz w:val="20"/>
        </w:rPr>
        <w:t>Suppression</w:t>
      </w:r>
      <w:r>
        <w:rPr>
          <w:spacing w:val="-5"/>
          <w:sz w:val="20"/>
        </w:rPr>
        <w:t xml:space="preserve"> </w:t>
      </w:r>
      <w:r>
        <w:rPr>
          <w:sz w:val="20"/>
        </w:rPr>
        <w:t>System</w:t>
      </w:r>
      <w:r>
        <w:rPr>
          <w:spacing w:val="-6"/>
          <w:sz w:val="20"/>
        </w:rPr>
        <w:t xml:space="preserve"> </w:t>
      </w:r>
      <w:r>
        <w:rPr>
          <w:sz w:val="20"/>
        </w:rPr>
        <w:t>Inspectors</w:t>
      </w:r>
      <w:r>
        <w:rPr>
          <w:spacing w:val="-4"/>
          <w:sz w:val="20"/>
        </w:rPr>
        <w:t xml:space="preserve"> </w:t>
      </w:r>
      <w:r>
        <w:rPr>
          <w:sz w:val="20"/>
        </w:rPr>
        <w:t>or</w:t>
      </w:r>
      <w:r>
        <w:rPr>
          <w:spacing w:val="-6"/>
          <w:sz w:val="20"/>
        </w:rPr>
        <w:t xml:space="preserve"> </w:t>
      </w:r>
      <w:r>
        <w:rPr>
          <w:sz w:val="20"/>
        </w:rPr>
        <w:t>the</w:t>
      </w:r>
      <w:r>
        <w:rPr>
          <w:spacing w:val="-6"/>
          <w:sz w:val="20"/>
        </w:rPr>
        <w:t xml:space="preserve"> </w:t>
      </w:r>
      <w:r>
        <w:rPr>
          <w:sz w:val="20"/>
        </w:rPr>
        <w:t>Division.</w:t>
      </w:r>
      <w:r>
        <w:rPr>
          <w:spacing w:val="-6"/>
          <w:sz w:val="20"/>
        </w:rPr>
        <w:t xml:space="preserve"> </w:t>
      </w:r>
      <w:r>
        <w:rPr>
          <w:sz w:val="20"/>
        </w:rPr>
        <w:t>This</w:t>
      </w:r>
      <w:r>
        <w:rPr>
          <w:spacing w:val="-5"/>
          <w:sz w:val="20"/>
        </w:rPr>
        <w:t xml:space="preserve"> </w:t>
      </w:r>
      <w:r>
        <w:rPr>
          <w:sz w:val="20"/>
        </w:rPr>
        <w:t>exception</w:t>
      </w:r>
      <w:r>
        <w:rPr>
          <w:spacing w:val="-5"/>
          <w:sz w:val="20"/>
        </w:rPr>
        <w:t xml:space="preserve"> </w:t>
      </w:r>
      <w:r>
        <w:rPr>
          <w:sz w:val="20"/>
        </w:rPr>
        <w:t>does not</w:t>
      </w:r>
      <w:r>
        <w:rPr>
          <w:spacing w:val="-1"/>
          <w:sz w:val="20"/>
        </w:rPr>
        <w:t xml:space="preserve"> </w:t>
      </w:r>
      <w:r>
        <w:rPr>
          <w:sz w:val="20"/>
        </w:rPr>
        <w:t>apply to</w:t>
      </w:r>
      <w:r>
        <w:rPr>
          <w:spacing w:val="-2"/>
          <w:sz w:val="20"/>
        </w:rPr>
        <w:t xml:space="preserve"> </w:t>
      </w:r>
      <w:r>
        <w:rPr>
          <w:sz w:val="20"/>
        </w:rPr>
        <w:t>work conducted</w:t>
      </w:r>
      <w:r>
        <w:rPr>
          <w:spacing w:val="-1"/>
          <w:sz w:val="20"/>
        </w:rPr>
        <w:t xml:space="preserve"> </w:t>
      </w:r>
      <w:r>
        <w:rPr>
          <w:sz w:val="20"/>
        </w:rPr>
        <w:t>on</w:t>
      </w:r>
      <w:r>
        <w:rPr>
          <w:spacing w:val="-1"/>
          <w:sz w:val="20"/>
        </w:rPr>
        <w:t xml:space="preserve"> </w:t>
      </w:r>
      <w:r>
        <w:rPr>
          <w:sz w:val="20"/>
        </w:rPr>
        <w:t>system</w:t>
      </w:r>
      <w:r>
        <w:rPr>
          <w:spacing w:val="-1"/>
          <w:sz w:val="20"/>
        </w:rPr>
        <w:t xml:space="preserve"> </w:t>
      </w:r>
      <w:r>
        <w:rPr>
          <w:sz w:val="20"/>
        </w:rPr>
        <w:t>components that</w:t>
      </w:r>
      <w:r>
        <w:rPr>
          <w:spacing w:val="-1"/>
          <w:sz w:val="20"/>
        </w:rPr>
        <w:t xml:space="preserve"> </w:t>
      </w:r>
      <w:r>
        <w:rPr>
          <w:sz w:val="20"/>
        </w:rPr>
        <w:t>would require licensing, registration, or certification under any state or federal laws or regulations.</w:t>
      </w:r>
    </w:p>
    <w:p w14:paraId="1472C778" w14:textId="5BABC279" w:rsidR="009E11E2" w:rsidRPr="00210050" w:rsidRDefault="00000000" w:rsidP="00210050">
      <w:pPr>
        <w:pStyle w:val="ListParagraph"/>
        <w:numPr>
          <w:ilvl w:val="3"/>
          <w:numId w:val="11"/>
        </w:numPr>
        <w:tabs>
          <w:tab w:val="left" w:pos="3601"/>
        </w:tabs>
        <w:spacing w:before="1" w:after="240"/>
        <w:ind w:right="438"/>
        <w:rPr>
          <w:sz w:val="20"/>
        </w:rPr>
      </w:pPr>
      <w:r>
        <w:rPr>
          <w:sz w:val="20"/>
        </w:rPr>
        <w:t xml:space="preserve">An individual who installs a system in </w:t>
      </w:r>
      <w:r w:rsidRPr="0038343F">
        <w:rPr>
          <w:strike/>
          <w:color w:val="C00000"/>
          <w:sz w:val="20"/>
        </w:rPr>
        <w:t>his or her</w:t>
      </w:r>
      <w:r w:rsidRPr="0038343F">
        <w:rPr>
          <w:color w:val="C00000"/>
          <w:sz w:val="20"/>
        </w:rPr>
        <w:t xml:space="preserve"> </w:t>
      </w:r>
      <w:r w:rsidR="0038343F">
        <w:rPr>
          <w:color w:val="C00000"/>
          <w:sz w:val="20"/>
        </w:rPr>
        <w:t xml:space="preserve">their </w:t>
      </w:r>
      <w:proofErr w:type="gramStart"/>
      <w:r>
        <w:rPr>
          <w:sz w:val="20"/>
        </w:rPr>
        <w:t>single family</w:t>
      </w:r>
      <w:proofErr w:type="gramEnd"/>
      <w:r>
        <w:rPr>
          <w:sz w:val="20"/>
        </w:rPr>
        <w:t xml:space="preserve"> residence (owner occupied)</w:t>
      </w:r>
      <w:r>
        <w:rPr>
          <w:spacing w:val="-5"/>
          <w:sz w:val="20"/>
        </w:rPr>
        <w:t xml:space="preserve"> </w:t>
      </w:r>
      <w:r>
        <w:rPr>
          <w:sz w:val="20"/>
        </w:rPr>
        <w:t>that</w:t>
      </w:r>
      <w:r>
        <w:rPr>
          <w:spacing w:val="-5"/>
          <w:sz w:val="20"/>
        </w:rPr>
        <w:t xml:space="preserve"> </w:t>
      </w:r>
      <w:r>
        <w:rPr>
          <w:sz w:val="20"/>
        </w:rPr>
        <w:t>is</w:t>
      </w:r>
      <w:r>
        <w:rPr>
          <w:spacing w:val="-3"/>
          <w:sz w:val="20"/>
        </w:rPr>
        <w:t xml:space="preserve"> </w:t>
      </w:r>
      <w:r>
        <w:rPr>
          <w:sz w:val="20"/>
        </w:rPr>
        <w:t>designed</w:t>
      </w:r>
      <w:r>
        <w:rPr>
          <w:spacing w:val="-3"/>
          <w:sz w:val="20"/>
        </w:rPr>
        <w:t xml:space="preserve"> </w:t>
      </w:r>
      <w:r>
        <w:rPr>
          <w:sz w:val="20"/>
        </w:rPr>
        <w:t>by</w:t>
      </w:r>
      <w:r>
        <w:rPr>
          <w:spacing w:val="-4"/>
          <w:sz w:val="20"/>
        </w:rPr>
        <w:t xml:space="preserve"> </w:t>
      </w:r>
      <w:r>
        <w:rPr>
          <w:sz w:val="20"/>
        </w:rPr>
        <w:t>a</w:t>
      </w:r>
      <w:r>
        <w:rPr>
          <w:spacing w:val="-6"/>
          <w:sz w:val="20"/>
        </w:rPr>
        <w:t xml:space="preserve"> </w:t>
      </w:r>
      <w:r>
        <w:rPr>
          <w:sz w:val="20"/>
        </w:rPr>
        <w:t>registered</w:t>
      </w:r>
      <w:r>
        <w:rPr>
          <w:spacing w:val="-5"/>
          <w:sz w:val="20"/>
        </w:rPr>
        <w:t xml:space="preserve"> </w:t>
      </w:r>
      <w:r>
        <w:rPr>
          <w:sz w:val="20"/>
        </w:rPr>
        <w:t>contractor</w:t>
      </w:r>
      <w:r>
        <w:rPr>
          <w:spacing w:val="-5"/>
          <w:sz w:val="20"/>
        </w:rPr>
        <w:t xml:space="preserve"> </w:t>
      </w:r>
      <w:r>
        <w:rPr>
          <w:sz w:val="20"/>
        </w:rPr>
        <w:t>and</w:t>
      </w:r>
      <w:r>
        <w:rPr>
          <w:spacing w:val="-6"/>
          <w:sz w:val="20"/>
        </w:rPr>
        <w:t xml:space="preserve"> </w:t>
      </w:r>
      <w:r>
        <w:rPr>
          <w:sz w:val="20"/>
        </w:rPr>
        <w:t>installed</w:t>
      </w:r>
      <w:r>
        <w:rPr>
          <w:spacing w:val="-5"/>
          <w:sz w:val="20"/>
        </w:rPr>
        <w:t xml:space="preserve"> </w:t>
      </w:r>
      <w:r>
        <w:rPr>
          <w:sz w:val="20"/>
        </w:rPr>
        <w:t>in</w:t>
      </w:r>
      <w:r>
        <w:rPr>
          <w:spacing w:val="-5"/>
          <w:sz w:val="20"/>
        </w:rPr>
        <w:t xml:space="preserve"> </w:t>
      </w:r>
      <w:r>
        <w:rPr>
          <w:sz w:val="20"/>
        </w:rPr>
        <w:t>accordance with NFPA 13D standards, and meets all local requirements.</w:t>
      </w:r>
    </w:p>
    <w:p w14:paraId="46B13C4A" w14:textId="4F0D613B" w:rsidR="009E11E2" w:rsidRPr="009777FF" w:rsidRDefault="00000000" w:rsidP="009777FF">
      <w:pPr>
        <w:pStyle w:val="ListParagraph"/>
        <w:numPr>
          <w:ilvl w:val="3"/>
          <w:numId w:val="11"/>
        </w:numPr>
        <w:tabs>
          <w:tab w:val="left" w:pos="3601"/>
        </w:tabs>
        <w:spacing w:after="240"/>
        <w:ind w:right="1124"/>
        <w:rPr>
          <w:sz w:val="20"/>
        </w:rPr>
      </w:pPr>
      <w:r>
        <w:rPr>
          <w:sz w:val="20"/>
        </w:rPr>
        <w:t>Individuals</w:t>
      </w:r>
      <w:r>
        <w:rPr>
          <w:spacing w:val="-5"/>
          <w:sz w:val="20"/>
        </w:rPr>
        <w:t xml:space="preserve"> </w:t>
      </w:r>
      <w:r>
        <w:rPr>
          <w:sz w:val="20"/>
        </w:rPr>
        <w:t>or</w:t>
      </w:r>
      <w:r>
        <w:rPr>
          <w:spacing w:val="-6"/>
          <w:sz w:val="20"/>
        </w:rPr>
        <w:t xml:space="preserve"> </w:t>
      </w:r>
      <w:r>
        <w:rPr>
          <w:sz w:val="20"/>
        </w:rPr>
        <w:t>companies</w:t>
      </w:r>
      <w:r>
        <w:rPr>
          <w:spacing w:val="-5"/>
          <w:sz w:val="20"/>
        </w:rPr>
        <w:t xml:space="preserve"> </w:t>
      </w:r>
      <w:proofErr w:type="gramStart"/>
      <w:r>
        <w:rPr>
          <w:sz w:val="20"/>
        </w:rPr>
        <w:t>installing</w:t>
      </w:r>
      <w:proofErr w:type="gramEnd"/>
      <w:r>
        <w:rPr>
          <w:spacing w:val="-5"/>
          <w:sz w:val="20"/>
        </w:rPr>
        <w:t xml:space="preserve"> </w:t>
      </w:r>
      <w:r>
        <w:rPr>
          <w:sz w:val="20"/>
        </w:rPr>
        <w:t>pre-engineered</w:t>
      </w:r>
      <w:r>
        <w:rPr>
          <w:spacing w:val="-6"/>
          <w:sz w:val="20"/>
        </w:rPr>
        <w:t xml:space="preserve"> </w:t>
      </w:r>
      <w:r>
        <w:rPr>
          <w:sz w:val="20"/>
        </w:rPr>
        <w:t>range</w:t>
      </w:r>
      <w:r>
        <w:rPr>
          <w:spacing w:val="-7"/>
          <w:sz w:val="20"/>
        </w:rPr>
        <w:t xml:space="preserve"> </w:t>
      </w:r>
      <w:r>
        <w:rPr>
          <w:sz w:val="20"/>
        </w:rPr>
        <w:t>hoods</w:t>
      </w:r>
      <w:r>
        <w:rPr>
          <w:spacing w:val="-5"/>
          <w:sz w:val="20"/>
        </w:rPr>
        <w:t xml:space="preserve"> </w:t>
      </w:r>
      <w:r>
        <w:rPr>
          <w:sz w:val="20"/>
        </w:rPr>
        <w:t>and</w:t>
      </w:r>
      <w:r>
        <w:rPr>
          <w:spacing w:val="-5"/>
          <w:sz w:val="20"/>
        </w:rPr>
        <w:t xml:space="preserve"> </w:t>
      </w:r>
      <w:r>
        <w:rPr>
          <w:sz w:val="20"/>
        </w:rPr>
        <w:t>duct extinguishing systems.</w:t>
      </w:r>
    </w:p>
    <w:p w14:paraId="13C1CF55" w14:textId="3E1BA820" w:rsidR="00561BAB" w:rsidRPr="009777FF" w:rsidRDefault="00000000">
      <w:pPr>
        <w:pStyle w:val="ListParagraph"/>
        <w:numPr>
          <w:ilvl w:val="3"/>
          <w:numId w:val="11"/>
        </w:numPr>
        <w:tabs>
          <w:tab w:val="left" w:pos="3601"/>
        </w:tabs>
        <w:spacing w:after="240"/>
        <w:ind w:right="559"/>
        <w:rPr>
          <w:ins w:id="20" w:author="Chris Brunette" w:date="2026-07-21T12:58:00Z" w16du:dateUtc="2026-07-21T18:58:00Z"/>
          <w:sz w:val="20"/>
          <w:rPrChange w:id="21" w:author="Chris Brunette" w:date="2026-07-21T12:58:00Z" w16du:dateUtc="2026-07-21T18:58:00Z">
            <w:rPr>
              <w:ins w:id="22" w:author="Chris Brunette" w:date="2026-07-21T12:58:00Z" w16du:dateUtc="2026-07-21T18:58:00Z"/>
            </w:rPr>
          </w:rPrChange>
        </w:rPr>
        <w:pPrChange w:id="23" w:author="Chris Brunette" w:date="2026-07-21T12:58:00Z" w16du:dateUtc="2026-07-21T18:58:00Z">
          <w:pPr>
            <w:pStyle w:val="ListParagraph"/>
            <w:numPr>
              <w:ilvl w:val="3"/>
              <w:numId w:val="11"/>
            </w:numPr>
            <w:tabs>
              <w:tab w:val="left" w:pos="3601"/>
            </w:tabs>
            <w:ind w:left="3601" w:right="559" w:hanging="721"/>
          </w:pPr>
        </w:pPrChange>
      </w:pPr>
      <w:r>
        <w:rPr>
          <w:sz w:val="20"/>
        </w:rPr>
        <w:t>Individuals or companies that install, maintain, repair, or test Multipurpose Residential</w:t>
      </w:r>
      <w:r>
        <w:rPr>
          <w:spacing w:val="-4"/>
          <w:sz w:val="20"/>
        </w:rPr>
        <w:t xml:space="preserve"> </w:t>
      </w:r>
      <w:r>
        <w:rPr>
          <w:sz w:val="20"/>
        </w:rPr>
        <w:t>Fire</w:t>
      </w:r>
      <w:r>
        <w:rPr>
          <w:spacing w:val="-1"/>
          <w:sz w:val="20"/>
        </w:rPr>
        <w:t xml:space="preserve"> </w:t>
      </w:r>
      <w:r>
        <w:rPr>
          <w:sz w:val="20"/>
        </w:rPr>
        <w:t>Sprinkler Systems</w:t>
      </w:r>
      <w:r>
        <w:rPr>
          <w:spacing w:val="-2"/>
          <w:sz w:val="20"/>
        </w:rPr>
        <w:t xml:space="preserve"> </w:t>
      </w:r>
      <w:r>
        <w:rPr>
          <w:sz w:val="20"/>
        </w:rPr>
        <w:t>or</w:t>
      </w:r>
      <w:r>
        <w:rPr>
          <w:spacing w:val="-3"/>
          <w:sz w:val="20"/>
        </w:rPr>
        <w:t xml:space="preserve"> </w:t>
      </w:r>
      <w:r>
        <w:rPr>
          <w:sz w:val="20"/>
        </w:rPr>
        <w:t>other</w:t>
      </w:r>
      <w:r>
        <w:rPr>
          <w:spacing w:val="-3"/>
          <w:sz w:val="20"/>
        </w:rPr>
        <w:t xml:space="preserve"> </w:t>
      </w:r>
      <w:r>
        <w:rPr>
          <w:sz w:val="20"/>
        </w:rPr>
        <w:t>systems</w:t>
      </w:r>
      <w:r>
        <w:rPr>
          <w:spacing w:val="-2"/>
          <w:sz w:val="20"/>
        </w:rPr>
        <w:t xml:space="preserve"> </w:t>
      </w:r>
      <w:r>
        <w:rPr>
          <w:sz w:val="20"/>
        </w:rPr>
        <w:t>that</w:t>
      </w:r>
      <w:r>
        <w:rPr>
          <w:spacing w:val="-3"/>
          <w:sz w:val="20"/>
        </w:rPr>
        <w:t xml:space="preserve"> </w:t>
      </w:r>
      <w:r>
        <w:rPr>
          <w:sz w:val="20"/>
        </w:rPr>
        <w:t>would</w:t>
      </w:r>
      <w:r>
        <w:rPr>
          <w:spacing w:val="-1"/>
          <w:sz w:val="20"/>
        </w:rPr>
        <w:t xml:space="preserve"> </w:t>
      </w:r>
      <w:r>
        <w:rPr>
          <w:sz w:val="20"/>
        </w:rPr>
        <w:t>be</w:t>
      </w:r>
      <w:r>
        <w:rPr>
          <w:spacing w:val="-4"/>
          <w:sz w:val="20"/>
        </w:rPr>
        <w:t xml:space="preserve"> </w:t>
      </w:r>
      <w:r>
        <w:rPr>
          <w:sz w:val="20"/>
        </w:rPr>
        <w:t>classified</w:t>
      </w:r>
      <w:r>
        <w:rPr>
          <w:spacing w:val="-2"/>
          <w:sz w:val="20"/>
        </w:rPr>
        <w:t xml:space="preserve"> </w:t>
      </w:r>
      <w:r>
        <w:rPr>
          <w:sz w:val="20"/>
        </w:rPr>
        <w:t>as plumbing</w:t>
      </w:r>
      <w:r>
        <w:rPr>
          <w:spacing w:val="-4"/>
          <w:sz w:val="20"/>
        </w:rPr>
        <w:t xml:space="preserve"> </w:t>
      </w:r>
      <w:r>
        <w:rPr>
          <w:sz w:val="20"/>
        </w:rPr>
        <w:t>under</w:t>
      </w:r>
      <w:r>
        <w:rPr>
          <w:spacing w:val="-5"/>
          <w:sz w:val="20"/>
        </w:rPr>
        <w:t xml:space="preserve"> </w:t>
      </w:r>
      <w:r>
        <w:rPr>
          <w:sz w:val="20"/>
        </w:rPr>
        <w:t>these</w:t>
      </w:r>
      <w:r>
        <w:rPr>
          <w:spacing w:val="-5"/>
          <w:sz w:val="20"/>
        </w:rPr>
        <w:t xml:space="preserve"> </w:t>
      </w:r>
      <w:r>
        <w:rPr>
          <w:sz w:val="20"/>
        </w:rPr>
        <w:t>Rules</w:t>
      </w:r>
      <w:r>
        <w:rPr>
          <w:spacing w:val="-4"/>
          <w:sz w:val="20"/>
        </w:rPr>
        <w:t xml:space="preserve"> </w:t>
      </w:r>
      <w:r>
        <w:rPr>
          <w:sz w:val="20"/>
        </w:rPr>
        <w:t>and</w:t>
      </w:r>
      <w:r>
        <w:rPr>
          <w:spacing w:val="-5"/>
          <w:sz w:val="20"/>
        </w:rPr>
        <w:t xml:space="preserve"> </w:t>
      </w:r>
      <w:r>
        <w:rPr>
          <w:sz w:val="20"/>
        </w:rPr>
        <w:t>the</w:t>
      </w:r>
      <w:r>
        <w:rPr>
          <w:spacing w:val="-6"/>
          <w:sz w:val="20"/>
        </w:rPr>
        <w:t xml:space="preserve"> </w:t>
      </w:r>
      <w:r>
        <w:rPr>
          <w:sz w:val="20"/>
        </w:rPr>
        <w:t>definitions</w:t>
      </w:r>
      <w:r>
        <w:rPr>
          <w:spacing w:val="-4"/>
          <w:sz w:val="20"/>
        </w:rPr>
        <w:t xml:space="preserve"> </w:t>
      </w:r>
      <w:r>
        <w:rPr>
          <w:sz w:val="20"/>
        </w:rPr>
        <w:t>specified</w:t>
      </w:r>
      <w:r>
        <w:rPr>
          <w:spacing w:val="-6"/>
          <w:sz w:val="20"/>
        </w:rPr>
        <w:t xml:space="preserve"> </w:t>
      </w:r>
      <w:r>
        <w:rPr>
          <w:sz w:val="20"/>
        </w:rPr>
        <w:t>by</w:t>
      </w:r>
      <w:r>
        <w:rPr>
          <w:spacing w:val="-4"/>
          <w:sz w:val="20"/>
        </w:rPr>
        <w:t xml:space="preserve"> </w:t>
      </w:r>
      <w:r>
        <w:rPr>
          <w:sz w:val="20"/>
        </w:rPr>
        <w:t>the</w:t>
      </w:r>
      <w:r>
        <w:rPr>
          <w:spacing w:val="-6"/>
          <w:sz w:val="20"/>
        </w:rPr>
        <w:t xml:space="preserve"> </w:t>
      </w:r>
      <w:r>
        <w:rPr>
          <w:sz w:val="20"/>
        </w:rPr>
        <w:t>Colorado</w:t>
      </w:r>
      <w:r>
        <w:rPr>
          <w:spacing w:val="-3"/>
          <w:sz w:val="20"/>
        </w:rPr>
        <w:t xml:space="preserve"> </w:t>
      </w:r>
      <w:r>
        <w:rPr>
          <w:sz w:val="20"/>
        </w:rPr>
        <w:t xml:space="preserve">State Board of Plumbers in </w:t>
      </w:r>
      <w:r w:rsidRPr="0038343F">
        <w:rPr>
          <w:sz w:val="20"/>
        </w:rPr>
        <w:t>C</w:t>
      </w:r>
      <w:r w:rsidR="0038343F" w:rsidRPr="0038343F">
        <w:rPr>
          <w:sz w:val="20"/>
        </w:rPr>
        <w:t>.</w:t>
      </w:r>
      <w:r w:rsidRPr="0038343F">
        <w:rPr>
          <w:sz w:val="20"/>
        </w:rPr>
        <w:t>R</w:t>
      </w:r>
      <w:r w:rsidR="0038343F" w:rsidRPr="0038343F">
        <w:rPr>
          <w:sz w:val="20"/>
        </w:rPr>
        <w:t>.</w:t>
      </w:r>
      <w:r w:rsidRPr="0038343F">
        <w:rPr>
          <w:sz w:val="20"/>
        </w:rPr>
        <w:t>S</w:t>
      </w:r>
      <w:r w:rsidR="0038343F" w:rsidRPr="0038343F">
        <w:rPr>
          <w:sz w:val="20"/>
        </w:rPr>
        <w:t>.</w:t>
      </w:r>
      <w:r w:rsidRPr="0038343F">
        <w:rPr>
          <w:sz w:val="20"/>
        </w:rPr>
        <w:t xml:space="preserve"> </w:t>
      </w:r>
      <w:r>
        <w:rPr>
          <w:sz w:val="20"/>
        </w:rPr>
        <w:t>Title 12, Article 58.</w:t>
      </w:r>
    </w:p>
    <w:p w14:paraId="1F25746D" w14:textId="4E9A0563" w:rsidR="009E11E2" w:rsidRPr="009777FF" w:rsidRDefault="00561BAB" w:rsidP="009777FF">
      <w:pPr>
        <w:pStyle w:val="ListParagraph"/>
        <w:numPr>
          <w:ilvl w:val="3"/>
          <w:numId w:val="11"/>
        </w:numPr>
        <w:tabs>
          <w:tab w:val="left" w:pos="3601"/>
        </w:tabs>
        <w:spacing w:after="240"/>
        <w:ind w:right="559"/>
        <w:rPr>
          <w:sz w:val="20"/>
        </w:rPr>
      </w:pPr>
      <w:ins w:id="24" w:author="Chris Brunette" w:date="2026-07-21T12:59:00Z" w16du:dateUtc="2026-07-21T18:59:00Z">
        <w:r>
          <w:rPr>
            <w:sz w:val="20"/>
          </w:rPr>
          <w:t>In accordance with</w:t>
        </w:r>
      </w:ins>
      <w:ins w:id="25" w:author="Chris Brunette" w:date="2026-07-21T13:00:00Z" w16du:dateUtc="2026-07-21T19:00:00Z">
        <w:r>
          <w:rPr>
            <w:sz w:val="20"/>
          </w:rPr>
          <w:t xml:space="preserve"> </w:t>
        </w:r>
      </w:ins>
      <w:r w:rsidR="0038343F" w:rsidRPr="0038343F">
        <w:rPr>
          <w:color w:val="C00000"/>
          <w:sz w:val="20"/>
        </w:rPr>
        <w:t xml:space="preserve">Section </w:t>
      </w:r>
      <w:ins w:id="26" w:author="Chris Brunette" w:date="2026-07-21T13:00:00Z" w16du:dateUtc="2026-07-21T19:00:00Z">
        <w:r w:rsidRPr="0038343F">
          <w:rPr>
            <w:color w:val="C00000"/>
            <w:sz w:val="20"/>
          </w:rPr>
          <w:t xml:space="preserve">24-33.5-1204.5 (3), </w:t>
        </w:r>
      </w:ins>
      <w:r w:rsidR="0038343F" w:rsidRPr="0038343F">
        <w:rPr>
          <w:color w:val="C00000"/>
          <w:sz w:val="20"/>
        </w:rPr>
        <w:t xml:space="preserve">C.R.S., </w:t>
      </w:r>
      <w:ins w:id="27" w:author="Chris Brunette" w:date="2026-07-21T13:00:00Z" w16du:dateUtc="2026-07-21T19:00:00Z">
        <w:r>
          <w:rPr>
            <w:sz w:val="20"/>
          </w:rPr>
          <w:t>t</w:t>
        </w:r>
      </w:ins>
      <w:ins w:id="28" w:author="Chris Brunette" w:date="2026-07-21T12:59:00Z" w16du:dateUtc="2026-07-21T18:59:00Z">
        <w:r w:rsidRPr="00561BAB">
          <w:rPr>
            <w:sz w:val="20"/>
          </w:rPr>
          <w:t xml:space="preserve">he rules do not apply to activity required to undertake or complete the construction or installation of a factory-built structure, as defined in </w:t>
        </w:r>
      </w:ins>
      <w:r w:rsidR="0038343F" w:rsidRPr="0038343F">
        <w:rPr>
          <w:color w:val="C00000"/>
          <w:sz w:val="20"/>
        </w:rPr>
        <w:t>S</w:t>
      </w:r>
      <w:ins w:id="29" w:author="Chris Brunette" w:date="2026-07-21T12:59:00Z" w16du:dateUtc="2026-07-21T18:59:00Z">
        <w:r w:rsidRPr="00561BAB">
          <w:rPr>
            <w:sz w:val="20"/>
          </w:rPr>
          <w:t>ection 24-32-3302 (11</w:t>
        </w:r>
        <w:r w:rsidRPr="0038343F">
          <w:rPr>
            <w:color w:val="C00000"/>
            <w:sz w:val="20"/>
          </w:rPr>
          <w:t>)</w:t>
        </w:r>
      </w:ins>
      <w:r w:rsidR="0038343F" w:rsidRPr="0038343F">
        <w:rPr>
          <w:color w:val="C00000"/>
          <w:sz w:val="20"/>
        </w:rPr>
        <w:t>, C.R.S</w:t>
      </w:r>
      <w:ins w:id="30" w:author="Chris Brunette" w:date="2026-07-21T12:59:00Z" w16du:dateUtc="2026-07-21T18:59:00Z">
        <w:r w:rsidRPr="0038343F">
          <w:rPr>
            <w:color w:val="C00000"/>
            <w:sz w:val="20"/>
          </w:rPr>
          <w:t>.</w:t>
        </w:r>
      </w:ins>
    </w:p>
    <w:p w14:paraId="6AB06710" w14:textId="2B789A89" w:rsidR="009E11E2" w:rsidRPr="009777FF" w:rsidRDefault="00000000" w:rsidP="009777FF">
      <w:pPr>
        <w:pStyle w:val="ListParagraph"/>
        <w:numPr>
          <w:ilvl w:val="1"/>
          <w:numId w:val="11"/>
        </w:numPr>
        <w:tabs>
          <w:tab w:val="left" w:pos="2160"/>
        </w:tabs>
        <w:spacing w:after="240"/>
        <w:rPr>
          <w:sz w:val="20"/>
        </w:rPr>
      </w:pPr>
      <w:r>
        <w:rPr>
          <w:sz w:val="20"/>
        </w:rPr>
        <w:t>Specific</w:t>
      </w:r>
      <w:r>
        <w:rPr>
          <w:spacing w:val="-13"/>
          <w:sz w:val="20"/>
        </w:rPr>
        <w:t xml:space="preserve"> </w:t>
      </w:r>
      <w:r>
        <w:rPr>
          <w:spacing w:val="-2"/>
          <w:sz w:val="20"/>
        </w:rPr>
        <w:t>Registrations</w:t>
      </w:r>
    </w:p>
    <w:p w14:paraId="11B45F5F" w14:textId="263ED412" w:rsidR="009E11E2" w:rsidRPr="009777FF" w:rsidRDefault="00000000" w:rsidP="009777FF">
      <w:pPr>
        <w:pStyle w:val="ListParagraph"/>
        <w:numPr>
          <w:ilvl w:val="2"/>
          <w:numId w:val="11"/>
        </w:numPr>
        <w:tabs>
          <w:tab w:val="left" w:pos="2880"/>
        </w:tabs>
        <w:spacing w:after="240"/>
        <w:ind w:right="481"/>
        <w:rPr>
          <w:sz w:val="20"/>
        </w:rPr>
      </w:pPr>
      <w:r>
        <w:rPr>
          <w:sz w:val="20"/>
        </w:rPr>
        <w:t>Individuals or companies performing work in accordance with Section 3.1 on Fire Suppression</w:t>
      </w:r>
      <w:r>
        <w:rPr>
          <w:spacing w:val="-5"/>
          <w:sz w:val="20"/>
        </w:rPr>
        <w:t xml:space="preserve"> </w:t>
      </w:r>
      <w:r>
        <w:rPr>
          <w:sz w:val="20"/>
        </w:rPr>
        <w:t>Systems</w:t>
      </w:r>
      <w:r>
        <w:rPr>
          <w:spacing w:val="-3"/>
          <w:sz w:val="20"/>
        </w:rPr>
        <w:t xml:space="preserve"> </w:t>
      </w:r>
      <w:r>
        <w:rPr>
          <w:sz w:val="20"/>
        </w:rPr>
        <w:t>in</w:t>
      </w:r>
      <w:r>
        <w:rPr>
          <w:spacing w:val="-6"/>
          <w:sz w:val="20"/>
        </w:rPr>
        <w:t xml:space="preserve"> </w:t>
      </w:r>
      <w:r>
        <w:rPr>
          <w:sz w:val="20"/>
        </w:rPr>
        <w:t>commercial,</w:t>
      </w:r>
      <w:r>
        <w:rPr>
          <w:spacing w:val="-6"/>
          <w:sz w:val="20"/>
        </w:rPr>
        <w:t xml:space="preserve"> </w:t>
      </w:r>
      <w:r>
        <w:rPr>
          <w:sz w:val="20"/>
        </w:rPr>
        <w:t>civil,</w:t>
      </w:r>
      <w:r>
        <w:rPr>
          <w:spacing w:val="-4"/>
          <w:sz w:val="20"/>
        </w:rPr>
        <w:t xml:space="preserve"> </w:t>
      </w:r>
      <w:r>
        <w:rPr>
          <w:sz w:val="20"/>
        </w:rPr>
        <w:t>or</w:t>
      </w:r>
      <w:r>
        <w:rPr>
          <w:spacing w:val="-6"/>
          <w:sz w:val="20"/>
        </w:rPr>
        <w:t xml:space="preserve"> </w:t>
      </w:r>
      <w:r>
        <w:rPr>
          <w:sz w:val="20"/>
        </w:rPr>
        <w:t>residential</w:t>
      </w:r>
      <w:r>
        <w:rPr>
          <w:spacing w:val="-7"/>
          <w:sz w:val="20"/>
        </w:rPr>
        <w:t xml:space="preserve"> </w:t>
      </w:r>
      <w:r>
        <w:rPr>
          <w:sz w:val="20"/>
        </w:rPr>
        <w:t>occupancies</w:t>
      </w:r>
      <w:r>
        <w:rPr>
          <w:spacing w:val="-5"/>
          <w:sz w:val="20"/>
        </w:rPr>
        <w:t xml:space="preserve"> </w:t>
      </w:r>
      <w:r>
        <w:rPr>
          <w:sz w:val="20"/>
        </w:rPr>
        <w:t>must</w:t>
      </w:r>
      <w:r>
        <w:rPr>
          <w:spacing w:val="-4"/>
          <w:sz w:val="20"/>
        </w:rPr>
        <w:t xml:space="preserve"> </w:t>
      </w:r>
      <w:r>
        <w:rPr>
          <w:sz w:val="20"/>
        </w:rPr>
        <w:t>be</w:t>
      </w:r>
      <w:r>
        <w:rPr>
          <w:spacing w:val="-7"/>
          <w:sz w:val="20"/>
        </w:rPr>
        <w:t xml:space="preserve"> </w:t>
      </w:r>
      <w:r>
        <w:rPr>
          <w:sz w:val="20"/>
        </w:rPr>
        <w:t>registered as “FIRE SUPPRESSION SYSTEM CONTRACTOR.”</w:t>
      </w:r>
    </w:p>
    <w:p w14:paraId="653CE552" w14:textId="401EB5EB" w:rsidR="009E11E2" w:rsidRPr="009777FF" w:rsidRDefault="00000000" w:rsidP="009777FF">
      <w:pPr>
        <w:pStyle w:val="ListParagraph"/>
        <w:numPr>
          <w:ilvl w:val="2"/>
          <w:numId w:val="11"/>
        </w:numPr>
        <w:tabs>
          <w:tab w:val="left" w:pos="2880"/>
        </w:tabs>
        <w:spacing w:after="240"/>
        <w:ind w:right="1146"/>
        <w:rPr>
          <w:sz w:val="20"/>
        </w:rPr>
      </w:pPr>
      <w:r>
        <w:rPr>
          <w:sz w:val="20"/>
        </w:rPr>
        <w:t>Individuals</w:t>
      </w:r>
      <w:r>
        <w:rPr>
          <w:spacing w:val="-3"/>
          <w:sz w:val="20"/>
        </w:rPr>
        <w:t xml:space="preserve"> </w:t>
      </w:r>
      <w:r>
        <w:rPr>
          <w:sz w:val="20"/>
        </w:rPr>
        <w:t>or</w:t>
      </w:r>
      <w:r>
        <w:rPr>
          <w:spacing w:val="-5"/>
          <w:sz w:val="20"/>
        </w:rPr>
        <w:t xml:space="preserve"> </w:t>
      </w:r>
      <w:r>
        <w:rPr>
          <w:sz w:val="20"/>
        </w:rPr>
        <w:t>companies</w:t>
      </w:r>
      <w:r>
        <w:rPr>
          <w:spacing w:val="-4"/>
          <w:sz w:val="20"/>
        </w:rPr>
        <w:t xml:space="preserve"> </w:t>
      </w:r>
      <w:r>
        <w:rPr>
          <w:sz w:val="20"/>
        </w:rPr>
        <w:t>performing</w:t>
      </w:r>
      <w:r>
        <w:rPr>
          <w:spacing w:val="-6"/>
          <w:sz w:val="20"/>
        </w:rPr>
        <w:t xml:space="preserve"> </w:t>
      </w:r>
      <w:r>
        <w:rPr>
          <w:sz w:val="20"/>
        </w:rPr>
        <w:t>work</w:t>
      </w:r>
      <w:r>
        <w:rPr>
          <w:spacing w:val="-3"/>
          <w:sz w:val="20"/>
        </w:rPr>
        <w:t xml:space="preserve"> </w:t>
      </w:r>
      <w:r>
        <w:rPr>
          <w:sz w:val="20"/>
        </w:rPr>
        <w:t>in</w:t>
      </w:r>
      <w:r>
        <w:rPr>
          <w:spacing w:val="-3"/>
          <w:sz w:val="20"/>
        </w:rPr>
        <w:t xml:space="preserve"> </w:t>
      </w:r>
      <w:r>
        <w:rPr>
          <w:sz w:val="20"/>
        </w:rPr>
        <w:t>accordance</w:t>
      </w:r>
      <w:r>
        <w:rPr>
          <w:spacing w:val="-5"/>
          <w:sz w:val="20"/>
        </w:rPr>
        <w:t xml:space="preserve"> </w:t>
      </w:r>
      <w:r>
        <w:rPr>
          <w:sz w:val="20"/>
        </w:rPr>
        <w:t>with</w:t>
      </w:r>
      <w:r>
        <w:rPr>
          <w:spacing w:val="-3"/>
          <w:sz w:val="20"/>
        </w:rPr>
        <w:t xml:space="preserve"> </w:t>
      </w:r>
      <w:r>
        <w:rPr>
          <w:sz w:val="20"/>
        </w:rPr>
        <w:t>Section</w:t>
      </w:r>
      <w:r>
        <w:rPr>
          <w:spacing w:val="-5"/>
          <w:sz w:val="20"/>
        </w:rPr>
        <w:t xml:space="preserve"> </w:t>
      </w:r>
      <w:r>
        <w:rPr>
          <w:sz w:val="20"/>
        </w:rPr>
        <w:t>3.1</w:t>
      </w:r>
      <w:r>
        <w:rPr>
          <w:spacing w:val="-5"/>
          <w:sz w:val="20"/>
        </w:rPr>
        <w:t xml:space="preserve"> </w:t>
      </w:r>
      <w:r>
        <w:rPr>
          <w:sz w:val="20"/>
        </w:rPr>
        <w:t>on</w:t>
      </w:r>
      <w:r>
        <w:rPr>
          <w:spacing w:val="-3"/>
          <w:sz w:val="20"/>
        </w:rPr>
        <w:t xml:space="preserve"> </w:t>
      </w:r>
      <w:r>
        <w:rPr>
          <w:sz w:val="20"/>
        </w:rPr>
        <w:t>Fire Suppression Systems only in residential occupancies must be registered as “RESIDENTIAL FIRE SUPPRESSION SYSTEM CONTRACTOR.”</w:t>
      </w:r>
    </w:p>
    <w:p w14:paraId="7FCBC2F2" w14:textId="79E484D1" w:rsidR="009E11E2" w:rsidRPr="009777FF" w:rsidRDefault="00000000" w:rsidP="009777FF">
      <w:pPr>
        <w:pStyle w:val="ListParagraph"/>
        <w:numPr>
          <w:ilvl w:val="2"/>
          <w:numId w:val="11"/>
        </w:numPr>
        <w:tabs>
          <w:tab w:val="left" w:pos="2876"/>
          <w:tab w:val="left" w:pos="2880"/>
        </w:tabs>
        <w:spacing w:after="240"/>
        <w:ind w:right="530"/>
        <w:jc w:val="both"/>
        <w:rPr>
          <w:sz w:val="20"/>
        </w:rPr>
      </w:pPr>
      <w:r>
        <w:rPr>
          <w:sz w:val="20"/>
        </w:rPr>
        <w:t>Individuals</w:t>
      </w:r>
      <w:r>
        <w:rPr>
          <w:spacing w:val="-1"/>
          <w:sz w:val="20"/>
        </w:rPr>
        <w:t xml:space="preserve"> </w:t>
      </w:r>
      <w:r>
        <w:rPr>
          <w:sz w:val="20"/>
        </w:rPr>
        <w:t>or</w:t>
      </w:r>
      <w:r>
        <w:rPr>
          <w:spacing w:val="-2"/>
          <w:sz w:val="20"/>
        </w:rPr>
        <w:t xml:space="preserve"> </w:t>
      </w:r>
      <w:r>
        <w:rPr>
          <w:sz w:val="20"/>
        </w:rPr>
        <w:t>companies</w:t>
      </w:r>
      <w:r>
        <w:rPr>
          <w:spacing w:val="-1"/>
          <w:sz w:val="20"/>
        </w:rPr>
        <w:t xml:space="preserve"> </w:t>
      </w:r>
      <w:r>
        <w:rPr>
          <w:sz w:val="20"/>
        </w:rPr>
        <w:t>installing Underground</w:t>
      </w:r>
      <w:r>
        <w:rPr>
          <w:spacing w:val="-1"/>
          <w:sz w:val="20"/>
        </w:rPr>
        <w:t xml:space="preserve"> </w:t>
      </w:r>
      <w:r>
        <w:rPr>
          <w:sz w:val="20"/>
        </w:rPr>
        <w:t>Supply</w:t>
      </w:r>
      <w:r>
        <w:rPr>
          <w:spacing w:val="-1"/>
          <w:sz w:val="20"/>
        </w:rPr>
        <w:t xml:space="preserve"> </w:t>
      </w:r>
      <w:r>
        <w:rPr>
          <w:sz w:val="20"/>
        </w:rPr>
        <w:t>Lines</w:t>
      </w:r>
      <w:r>
        <w:rPr>
          <w:spacing w:val="-1"/>
          <w:sz w:val="20"/>
        </w:rPr>
        <w:t xml:space="preserve"> </w:t>
      </w:r>
      <w:r>
        <w:rPr>
          <w:sz w:val="20"/>
        </w:rPr>
        <w:t>from</w:t>
      </w:r>
      <w:r>
        <w:rPr>
          <w:spacing w:val="-2"/>
          <w:sz w:val="20"/>
        </w:rPr>
        <w:t xml:space="preserve"> </w:t>
      </w:r>
      <w:r>
        <w:rPr>
          <w:sz w:val="20"/>
        </w:rPr>
        <w:t>public</w:t>
      </w:r>
      <w:r>
        <w:rPr>
          <w:spacing w:val="-1"/>
          <w:sz w:val="20"/>
        </w:rPr>
        <w:t xml:space="preserve"> </w:t>
      </w:r>
      <w:r>
        <w:rPr>
          <w:sz w:val="20"/>
        </w:rPr>
        <w:t>water</w:t>
      </w:r>
      <w:r>
        <w:rPr>
          <w:spacing w:val="-2"/>
          <w:sz w:val="20"/>
        </w:rPr>
        <w:t xml:space="preserve"> </w:t>
      </w:r>
      <w:r>
        <w:rPr>
          <w:sz w:val="20"/>
        </w:rPr>
        <w:t>lines</w:t>
      </w:r>
      <w:r>
        <w:rPr>
          <w:spacing w:val="-1"/>
          <w:sz w:val="20"/>
        </w:rPr>
        <w:t xml:space="preserve"> </w:t>
      </w:r>
      <w:r>
        <w:rPr>
          <w:sz w:val="20"/>
        </w:rPr>
        <w:t>to system</w:t>
      </w:r>
      <w:r>
        <w:rPr>
          <w:spacing w:val="-5"/>
          <w:sz w:val="20"/>
        </w:rPr>
        <w:t xml:space="preserve"> </w:t>
      </w:r>
      <w:r>
        <w:rPr>
          <w:sz w:val="20"/>
        </w:rPr>
        <w:t>risers</w:t>
      </w:r>
      <w:r>
        <w:rPr>
          <w:spacing w:val="-4"/>
          <w:sz w:val="20"/>
        </w:rPr>
        <w:t xml:space="preserve"> </w:t>
      </w:r>
      <w:r>
        <w:rPr>
          <w:sz w:val="20"/>
        </w:rPr>
        <w:t>must</w:t>
      </w:r>
      <w:r>
        <w:rPr>
          <w:spacing w:val="-5"/>
          <w:sz w:val="20"/>
        </w:rPr>
        <w:t xml:space="preserve"> </w:t>
      </w:r>
      <w:r>
        <w:rPr>
          <w:sz w:val="20"/>
        </w:rPr>
        <w:t>be</w:t>
      </w:r>
      <w:r>
        <w:rPr>
          <w:spacing w:val="-4"/>
          <w:sz w:val="20"/>
        </w:rPr>
        <w:t xml:space="preserve"> </w:t>
      </w:r>
      <w:r>
        <w:rPr>
          <w:sz w:val="20"/>
        </w:rPr>
        <w:t>registered</w:t>
      </w:r>
      <w:r>
        <w:rPr>
          <w:spacing w:val="-5"/>
          <w:sz w:val="20"/>
        </w:rPr>
        <w:t xml:space="preserve"> </w:t>
      </w:r>
      <w:r>
        <w:rPr>
          <w:sz w:val="20"/>
        </w:rPr>
        <w:t>as</w:t>
      </w:r>
      <w:r>
        <w:rPr>
          <w:spacing w:val="-1"/>
          <w:sz w:val="20"/>
        </w:rPr>
        <w:t xml:space="preserve"> </w:t>
      </w:r>
      <w:r>
        <w:rPr>
          <w:sz w:val="20"/>
        </w:rPr>
        <w:t>“FIRE</w:t>
      </w:r>
      <w:r>
        <w:rPr>
          <w:spacing w:val="-4"/>
          <w:sz w:val="20"/>
        </w:rPr>
        <w:t xml:space="preserve"> </w:t>
      </w:r>
      <w:r>
        <w:rPr>
          <w:sz w:val="20"/>
        </w:rPr>
        <w:t>SUPPRESSION</w:t>
      </w:r>
      <w:r>
        <w:rPr>
          <w:spacing w:val="-5"/>
          <w:sz w:val="20"/>
        </w:rPr>
        <w:t xml:space="preserve"> </w:t>
      </w:r>
      <w:r>
        <w:rPr>
          <w:sz w:val="20"/>
        </w:rPr>
        <w:t>SYSTEM</w:t>
      </w:r>
      <w:r>
        <w:rPr>
          <w:spacing w:val="-6"/>
          <w:sz w:val="20"/>
        </w:rPr>
        <w:t xml:space="preserve"> </w:t>
      </w:r>
      <w:r>
        <w:rPr>
          <w:sz w:val="20"/>
        </w:rPr>
        <w:t>CONTRACTOR</w:t>
      </w:r>
      <w:r>
        <w:rPr>
          <w:spacing w:val="-2"/>
          <w:sz w:val="20"/>
        </w:rPr>
        <w:t xml:space="preserve"> </w:t>
      </w:r>
      <w:r>
        <w:rPr>
          <w:sz w:val="20"/>
        </w:rPr>
        <w:t xml:space="preserve">– </w:t>
      </w:r>
      <w:r>
        <w:rPr>
          <w:spacing w:val="-2"/>
          <w:sz w:val="20"/>
        </w:rPr>
        <w:t>UNDERGROUND.”</w:t>
      </w:r>
    </w:p>
    <w:p w14:paraId="6EB906E9" w14:textId="09243A87" w:rsidR="009E11E2" w:rsidRPr="009777FF" w:rsidRDefault="00000000" w:rsidP="009777FF">
      <w:pPr>
        <w:pStyle w:val="ListParagraph"/>
        <w:numPr>
          <w:ilvl w:val="2"/>
          <w:numId w:val="11"/>
        </w:numPr>
        <w:tabs>
          <w:tab w:val="left" w:pos="2880"/>
        </w:tabs>
        <w:spacing w:after="240"/>
        <w:ind w:right="796"/>
        <w:rPr>
          <w:sz w:val="20"/>
        </w:rPr>
      </w:pPr>
      <w:r>
        <w:rPr>
          <w:sz w:val="20"/>
        </w:rPr>
        <w:t>Individuals or companies conducting installation, maintenance, service or testing of backflow</w:t>
      </w:r>
      <w:r>
        <w:rPr>
          <w:spacing w:val="-3"/>
          <w:sz w:val="20"/>
        </w:rPr>
        <w:t xml:space="preserve"> </w:t>
      </w:r>
      <w:r>
        <w:rPr>
          <w:sz w:val="20"/>
        </w:rPr>
        <w:t>prevention</w:t>
      </w:r>
      <w:r>
        <w:rPr>
          <w:spacing w:val="-5"/>
          <w:sz w:val="20"/>
        </w:rPr>
        <w:t xml:space="preserve"> </w:t>
      </w:r>
      <w:r>
        <w:rPr>
          <w:sz w:val="20"/>
        </w:rPr>
        <w:t>devices</w:t>
      </w:r>
      <w:r>
        <w:rPr>
          <w:spacing w:val="-4"/>
          <w:sz w:val="20"/>
        </w:rPr>
        <w:t xml:space="preserve"> </w:t>
      </w:r>
      <w:r>
        <w:rPr>
          <w:sz w:val="20"/>
        </w:rPr>
        <w:t>installed</w:t>
      </w:r>
      <w:r>
        <w:rPr>
          <w:spacing w:val="-5"/>
          <w:sz w:val="20"/>
        </w:rPr>
        <w:t xml:space="preserve"> </w:t>
      </w:r>
      <w:r>
        <w:rPr>
          <w:sz w:val="20"/>
        </w:rPr>
        <w:t>on</w:t>
      </w:r>
      <w:r>
        <w:rPr>
          <w:spacing w:val="-3"/>
          <w:sz w:val="20"/>
        </w:rPr>
        <w:t xml:space="preserve"> </w:t>
      </w:r>
      <w:r>
        <w:rPr>
          <w:sz w:val="20"/>
        </w:rPr>
        <w:t>fire</w:t>
      </w:r>
      <w:r>
        <w:rPr>
          <w:spacing w:val="-1"/>
          <w:sz w:val="20"/>
        </w:rPr>
        <w:t xml:space="preserve"> </w:t>
      </w:r>
      <w:r>
        <w:rPr>
          <w:sz w:val="20"/>
        </w:rPr>
        <w:t>sprinkler</w:t>
      </w:r>
      <w:r>
        <w:rPr>
          <w:spacing w:val="-2"/>
          <w:sz w:val="20"/>
        </w:rPr>
        <w:t xml:space="preserve"> </w:t>
      </w:r>
      <w:r>
        <w:rPr>
          <w:sz w:val="20"/>
        </w:rPr>
        <w:t>systems</w:t>
      </w:r>
      <w:r>
        <w:rPr>
          <w:spacing w:val="-4"/>
          <w:sz w:val="20"/>
        </w:rPr>
        <w:t xml:space="preserve"> </w:t>
      </w:r>
      <w:r>
        <w:rPr>
          <w:sz w:val="20"/>
        </w:rPr>
        <w:t>must</w:t>
      </w:r>
      <w:r>
        <w:rPr>
          <w:spacing w:val="-5"/>
          <w:sz w:val="20"/>
        </w:rPr>
        <w:t xml:space="preserve"> </w:t>
      </w:r>
      <w:r>
        <w:rPr>
          <w:sz w:val="20"/>
        </w:rPr>
        <w:t>be</w:t>
      </w:r>
      <w:r>
        <w:rPr>
          <w:spacing w:val="-5"/>
          <w:sz w:val="20"/>
        </w:rPr>
        <w:t xml:space="preserve"> </w:t>
      </w:r>
      <w:r>
        <w:rPr>
          <w:sz w:val="20"/>
        </w:rPr>
        <w:t>registered</w:t>
      </w:r>
      <w:r>
        <w:rPr>
          <w:spacing w:val="-3"/>
          <w:sz w:val="20"/>
        </w:rPr>
        <w:t xml:space="preserve"> </w:t>
      </w:r>
      <w:r>
        <w:rPr>
          <w:sz w:val="20"/>
        </w:rPr>
        <w:t>as “FIRE SUPPRESSION SYSTEM CONTRACTOR – BACKFLOW.”</w:t>
      </w:r>
    </w:p>
    <w:p w14:paraId="1A305827" w14:textId="3C47DD04" w:rsidR="009E11E2" w:rsidRPr="009777FF" w:rsidRDefault="00000000" w:rsidP="009777FF">
      <w:pPr>
        <w:pStyle w:val="ListParagraph"/>
        <w:numPr>
          <w:ilvl w:val="2"/>
          <w:numId w:val="11"/>
        </w:numPr>
        <w:tabs>
          <w:tab w:val="left" w:pos="2880"/>
        </w:tabs>
        <w:spacing w:after="240"/>
        <w:ind w:right="370"/>
        <w:rPr>
          <w:sz w:val="20"/>
        </w:rPr>
      </w:pPr>
      <w:del w:id="31" w:author="Chris Brunette" w:date="2026-07-21T13:00:00Z" w16du:dateUtc="2026-07-21T19:00:00Z">
        <w:r w:rsidDel="00E1614C">
          <w:rPr>
            <w:sz w:val="20"/>
          </w:rPr>
          <w:delText>Individuals</w:delText>
        </w:r>
        <w:r w:rsidDel="00E1614C">
          <w:rPr>
            <w:spacing w:val="-4"/>
            <w:sz w:val="20"/>
          </w:rPr>
          <w:delText xml:space="preserve"> </w:delText>
        </w:r>
        <w:r w:rsidDel="00E1614C">
          <w:rPr>
            <w:sz w:val="20"/>
          </w:rPr>
          <w:delText>or</w:delText>
        </w:r>
        <w:r w:rsidDel="00E1614C">
          <w:rPr>
            <w:spacing w:val="-5"/>
            <w:sz w:val="20"/>
          </w:rPr>
          <w:delText xml:space="preserve"> </w:delText>
        </w:r>
        <w:r w:rsidDel="00E1614C">
          <w:rPr>
            <w:sz w:val="20"/>
          </w:rPr>
          <w:delText>companies</w:delText>
        </w:r>
        <w:r w:rsidDel="00E1614C">
          <w:rPr>
            <w:spacing w:val="-4"/>
            <w:sz w:val="20"/>
          </w:rPr>
          <w:delText xml:space="preserve"> </w:delText>
        </w:r>
        <w:r w:rsidDel="00E1614C">
          <w:rPr>
            <w:sz w:val="20"/>
          </w:rPr>
          <w:delText>performing</w:delText>
        </w:r>
        <w:r w:rsidDel="00E1614C">
          <w:rPr>
            <w:spacing w:val="-6"/>
            <w:sz w:val="20"/>
          </w:rPr>
          <w:delText xml:space="preserve"> </w:delText>
        </w:r>
        <w:r w:rsidDel="00E1614C">
          <w:rPr>
            <w:sz w:val="20"/>
          </w:rPr>
          <w:delText>work</w:delText>
        </w:r>
        <w:r w:rsidDel="00E1614C">
          <w:rPr>
            <w:spacing w:val="-3"/>
            <w:sz w:val="20"/>
          </w:rPr>
          <w:delText xml:space="preserve"> </w:delText>
        </w:r>
        <w:r w:rsidDel="00E1614C">
          <w:rPr>
            <w:sz w:val="20"/>
          </w:rPr>
          <w:delText>on</w:delText>
        </w:r>
        <w:r w:rsidDel="00E1614C">
          <w:rPr>
            <w:spacing w:val="-6"/>
            <w:sz w:val="20"/>
          </w:rPr>
          <w:delText xml:space="preserve"> </w:delText>
        </w:r>
        <w:r w:rsidDel="00E1614C">
          <w:rPr>
            <w:sz w:val="20"/>
          </w:rPr>
          <w:delText>a</w:delText>
        </w:r>
        <w:r w:rsidDel="00E1614C">
          <w:rPr>
            <w:spacing w:val="-3"/>
            <w:sz w:val="20"/>
          </w:rPr>
          <w:delText xml:space="preserve"> </w:delText>
        </w:r>
        <w:r w:rsidDel="00E1614C">
          <w:rPr>
            <w:sz w:val="20"/>
          </w:rPr>
          <w:delText>Premanufactured</w:delText>
        </w:r>
        <w:r w:rsidDel="00E1614C">
          <w:rPr>
            <w:spacing w:val="-5"/>
            <w:sz w:val="20"/>
          </w:rPr>
          <w:delText xml:space="preserve"> </w:delText>
        </w:r>
        <w:r w:rsidDel="00E1614C">
          <w:rPr>
            <w:sz w:val="20"/>
          </w:rPr>
          <w:delText>system</w:delText>
        </w:r>
        <w:r w:rsidDel="00E1614C">
          <w:rPr>
            <w:spacing w:val="-5"/>
            <w:sz w:val="20"/>
          </w:rPr>
          <w:delText xml:space="preserve"> </w:delText>
        </w:r>
        <w:r w:rsidDel="00E1614C">
          <w:rPr>
            <w:sz w:val="20"/>
          </w:rPr>
          <w:delText>to</w:delText>
        </w:r>
        <w:r w:rsidDel="00E1614C">
          <w:rPr>
            <w:spacing w:val="-5"/>
            <w:sz w:val="20"/>
          </w:rPr>
          <w:delText xml:space="preserve"> </w:delText>
        </w:r>
        <w:r w:rsidDel="00E1614C">
          <w:rPr>
            <w:sz w:val="20"/>
          </w:rPr>
          <w:delText>be</w:delText>
        </w:r>
        <w:r w:rsidDel="00E1614C">
          <w:rPr>
            <w:spacing w:val="-3"/>
            <w:sz w:val="20"/>
          </w:rPr>
          <w:delText xml:space="preserve"> </w:delText>
        </w:r>
        <w:r w:rsidDel="00E1614C">
          <w:rPr>
            <w:sz w:val="20"/>
          </w:rPr>
          <w:delText>installed</w:delText>
        </w:r>
        <w:r w:rsidDel="00E1614C">
          <w:rPr>
            <w:spacing w:val="-4"/>
            <w:sz w:val="20"/>
          </w:rPr>
          <w:delText xml:space="preserve"> </w:delText>
        </w:r>
        <w:r w:rsidDel="00E1614C">
          <w:rPr>
            <w:sz w:val="20"/>
          </w:rPr>
          <w:delText>in Colorado subject to regulation by the State of Colorado’s adopted Codes, Standards, Rules, and Regulations must be registered as “FIRE SUPPRESSION SYSTEM CONTRACTOR - PREMANUFACTURED”</w:delText>
        </w:r>
      </w:del>
    </w:p>
    <w:p w14:paraId="1B207ABA" w14:textId="640E67F8" w:rsidR="009E11E2" w:rsidRPr="009777FF" w:rsidRDefault="00000000" w:rsidP="009777FF">
      <w:pPr>
        <w:pStyle w:val="ListParagraph"/>
        <w:numPr>
          <w:ilvl w:val="1"/>
          <w:numId w:val="11"/>
        </w:numPr>
        <w:tabs>
          <w:tab w:val="left" w:pos="2160"/>
        </w:tabs>
        <w:spacing w:after="240"/>
        <w:rPr>
          <w:sz w:val="20"/>
        </w:rPr>
      </w:pPr>
      <w:r>
        <w:rPr>
          <w:spacing w:val="-2"/>
          <w:sz w:val="20"/>
        </w:rPr>
        <w:t>Registration</w:t>
      </w:r>
      <w:r>
        <w:rPr>
          <w:spacing w:val="8"/>
          <w:sz w:val="20"/>
        </w:rPr>
        <w:t xml:space="preserve"> </w:t>
      </w:r>
      <w:r>
        <w:rPr>
          <w:spacing w:val="-2"/>
          <w:sz w:val="20"/>
        </w:rPr>
        <w:t>Application</w:t>
      </w:r>
      <w:r>
        <w:rPr>
          <w:spacing w:val="8"/>
          <w:sz w:val="20"/>
        </w:rPr>
        <w:t xml:space="preserve"> </w:t>
      </w:r>
      <w:r>
        <w:rPr>
          <w:spacing w:val="-2"/>
          <w:sz w:val="20"/>
        </w:rPr>
        <w:t>Requirements</w:t>
      </w:r>
    </w:p>
    <w:p w14:paraId="4DB0D231" w14:textId="74069D8E" w:rsidR="009E11E2" w:rsidRDefault="00000000" w:rsidP="009777FF">
      <w:pPr>
        <w:pStyle w:val="BodyText"/>
        <w:spacing w:before="1" w:after="240"/>
        <w:ind w:left="2160" w:right="395"/>
      </w:pPr>
      <w:r>
        <w:t>In</w:t>
      </w:r>
      <w:r>
        <w:rPr>
          <w:spacing w:val="-5"/>
        </w:rPr>
        <w:t xml:space="preserve"> </w:t>
      </w:r>
      <w:r>
        <w:t>order</w:t>
      </w:r>
      <w:r>
        <w:rPr>
          <w:spacing w:val="-1"/>
        </w:rPr>
        <w:t xml:space="preserve"> </w:t>
      </w:r>
      <w:r>
        <w:t>to</w:t>
      </w:r>
      <w:r>
        <w:rPr>
          <w:spacing w:val="-5"/>
        </w:rPr>
        <w:t xml:space="preserve"> </w:t>
      </w:r>
      <w:r>
        <w:t>register,</w:t>
      </w:r>
      <w:r>
        <w:rPr>
          <w:spacing w:val="-1"/>
        </w:rPr>
        <w:t xml:space="preserve"> </w:t>
      </w:r>
      <w:r>
        <w:t>each</w:t>
      </w:r>
      <w:r>
        <w:rPr>
          <w:spacing w:val="-4"/>
        </w:rPr>
        <w:t xml:space="preserve"> </w:t>
      </w:r>
      <w:r>
        <w:t>contractor</w:t>
      </w:r>
      <w:r>
        <w:rPr>
          <w:spacing w:val="-4"/>
        </w:rPr>
        <w:t xml:space="preserve"> </w:t>
      </w:r>
      <w:r>
        <w:t>operating</w:t>
      </w:r>
      <w:r>
        <w:rPr>
          <w:spacing w:val="-3"/>
        </w:rPr>
        <w:t xml:space="preserve"> </w:t>
      </w:r>
      <w:r>
        <w:t>in</w:t>
      </w:r>
      <w:r>
        <w:rPr>
          <w:spacing w:val="-2"/>
        </w:rPr>
        <w:t xml:space="preserve"> </w:t>
      </w:r>
      <w:r>
        <w:t>Colorado</w:t>
      </w:r>
      <w:r>
        <w:rPr>
          <w:spacing w:val="-5"/>
        </w:rPr>
        <w:t xml:space="preserve"> </w:t>
      </w:r>
      <w:r>
        <w:t>must</w:t>
      </w:r>
      <w:r>
        <w:rPr>
          <w:spacing w:val="-4"/>
        </w:rPr>
        <w:t xml:space="preserve"> </w:t>
      </w:r>
      <w:r>
        <w:t>understand,</w:t>
      </w:r>
      <w:r>
        <w:rPr>
          <w:spacing w:val="-4"/>
        </w:rPr>
        <w:t xml:space="preserve"> </w:t>
      </w:r>
      <w:r>
        <w:t>agree,</w:t>
      </w:r>
      <w:r>
        <w:rPr>
          <w:spacing w:val="-2"/>
        </w:rPr>
        <w:t xml:space="preserve"> </w:t>
      </w:r>
      <w:r>
        <w:t>and</w:t>
      </w:r>
      <w:r>
        <w:rPr>
          <w:spacing w:val="-2"/>
        </w:rPr>
        <w:t xml:space="preserve"> </w:t>
      </w:r>
      <w:r>
        <w:t>attest</w:t>
      </w:r>
      <w:r>
        <w:rPr>
          <w:spacing w:val="-4"/>
        </w:rPr>
        <w:t xml:space="preserve"> </w:t>
      </w:r>
      <w:r>
        <w:t>to the following:</w:t>
      </w:r>
    </w:p>
    <w:p w14:paraId="29D0F20E" w14:textId="035F9EA8" w:rsidR="009E11E2" w:rsidRPr="009777FF" w:rsidRDefault="00000000" w:rsidP="009777FF">
      <w:pPr>
        <w:pStyle w:val="ListParagraph"/>
        <w:numPr>
          <w:ilvl w:val="2"/>
          <w:numId w:val="11"/>
        </w:numPr>
        <w:tabs>
          <w:tab w:val="left" w:pos="2880"/>
        </w:tabs>
        <w:spacing w:before="1" w:after="240"/>
        <w:ind w:right="936"/>
        <w:rPr>
          <w:sz w:val="20"/>
        </w:rPr>
      </w:pPr>
      <w:r>
        <w:rPr>
          <w:sz w:val="20"/>
        </w:rPr>
        <w:t>That</w:t>
      </w:r>
      <w:r>
        <w:rPr>
          <w:spacing w:val="-4"/>
          <w:sz w:val="20"/>
        </w:rPr>
        <w:t xml:space="preserve"> </w:t>
      </w:r>
      <w:r>
        <w:rPr>
          <w:sz w:val="20"/>
        </w:rPr>
        <w:t>the</w:t>
      </w:r>
      <w:r>
        <w:rPr>
          <w:spacing w:val="-4"/>
          <w:sz w:val="20"/>
        </w:rPr>
        <w:t xml:space="preserve"> </w:t>
      </w:r>
      <w:r>
        <w:rPr>
          <w:sz w:val="20"/>
        </w:rPr>
        <w:t>applicant</w:t>
      </w:r>
      <w:r>
        <w:rPr>
          <w:spacing w:val="-4"/>
          <w:sz w:val="20"/>
        </w:rPr>
        <w:t xml:space="preserve"> </w:t>
      </w:r>
      <w:r>
        <w:rPr>
          <w:sz w:val="20"/>
        </w:rPr>
        <w:t>must</w:t>
      </w:r>
      <w:r>
        <w:rPr>
          <w:spacing w:val="-4"/>
          <w:sz w:val="20"/>
        </w:rPr>
        <w:t xml:space="preserve"> </w:t>
      </w:r>
      <w:r>
        <w:rPr>
          <w:sz w:val="20"/>
        </w:rPr>
        <w:t>carry</w:t>
      </w:r>
      <w:r>
        <w:rPr>
          <w:spacing w:val="-3"/>
          <w:sz w:val="20"/>
        </w:rPr>
        <w:t xml:space="preserve"> </w:t>
      </w:r>
      <w:r>
        <w:rPr>
          <w:sz w:val="20"/>
        </w:rPr>
        <w:t>general</w:t>
      </w:r>
      <w:r>
        <w:rPr>
          <w:spacing w:val="-5"/>
          <w:sz w:val="20"/>
        </w:rPr>
        <w:t xml:space="preserve"> </w:t>
      </w:r>
      <w:r>
        <w:rPr>
          <w:sz w:val="20"/>
        </w:rPr>
        <w:t>liability</w:t>
      </w:r>
      <w:r>
        <w:rPr>
          <w:spacing w:val="-2"/>
          <w:sz w:val="20"/>
        </w:rPr>
        <w:t xml:space="preserve"> </w:t>
      </w:r>
      <w:r>
        <w:rPr>
          <w:sz w:val="20"/>
        </w:rPr>
        <w:t>insurance</w:t>
      </w:r>
      <w:r>
        <w:rPr>
          <w:spacing w:val="-4"/>
          <w:sz w:val="20"/>
        </w:rPr>
        <w:t xml:space="preserve"> </w:t>
      </w:r>
      <w:r>
        <w:rPr>
          <w:sz w:val="20"/>
        </w:rPr>
        <w:t>in</w:t>
      </w:r>
      <w:r>
        <w:rPr>
          <w:spacing w:val="-3"/>
          <w:sz w:val="20"/>
        </w:rPr>
        <w:t xml:space="preserve"> </w:t>
      </w:r>
      <w:r>
        <w:rPr>
          <w:sz w:val="20"/>
        </w:rPr>
        <w:t>the</w:t>
      </w:r>
      <w:r>
        <w:rPr>
          <w:spacing w:val="-3"/>
          <w:sz w:val="20"/>
        </w:rPr>
        <w:t xml:space="preserve"> </w:t>
      </w:r>
      <w:r>
        <w:rPr>
          <w:sz w:val="20"/>
        </w:rPr>
        <w:t>amount</w:t>
      </w:r>
      <w:r>
        <w:rPr>
          <w:spacing w:val="-4"/>
          <w:sz w:val="20"/>
        </w:rPr>
        <w:t xml:space="preserve"> </w:t>
      </w:r>
      <w:r>
        <w:rPr>
          <w:sz w:val="20"/>
        </w:rPr>
        <w:t>of</w:t>
      </w:r>
      <w:r>
        <w:rPr>
          <w:spacing w:val="-3"/>
          <w:sz w:val="20"/>
        </w:rPr>
        <w:t xml:space="preserve"> </w:t>
      </w:r>
      <w:r>
        <w:rPr>
          <w:sz w:val="20"/>
        </w:rPr>
        <w:t>at</w:t>
      </w:r>
      <w:r>
        <w:rPr>
          <w:spacing w:val="-4"/>
          <w:sz w:val="20"/>
        </w:rPr>
        <w:t xml:space="preserve"> </w:t>
      </w:r>
      <w:r>
        <w:rPr>
          <w:sz w:val="20"/>
        </w:rPr>
        <w:t>least</w:t>
      </w:r>
      <w:r>
        <w:rPr>
          <w:spacing w:val="-3"/>
          <w:sz w:val="20"/>
        </w:rPr>
        <w:t xml:space="preserve"> </w:t>
      </w:r>
      <w:r>
        <w:rPr>
          <w:sz w:val="20"/>
        </w:rPr>
        <w:t>$1 million that includes products and completed operations coverage related to the installation of Fire Suppression Systems.</w:t>
      </w:r>
    </w:p>
    <w:p w14:paraId="48711940" w14:textId="4CC4564D" w:rsidR="009E11E2" w:rsidRDefault="00000000" w:rsidP="009777FF">
      <w:pPr>
        <w:pStyle w:val="BodyText"/>
        <w:spacing w:after="240"/>
        <w:ind w:left="2880" w:right="395"/>
      </w:pPr>
      <w:r>
        <w:t>Exemption:</w:t>
      </w:r>
      <w:r>
        <w:rPr>
          <w:spacing w:val="-6"/>
        </w:rPr>
        <w:t xml:space="preserve"> </w:t>
      </w:r>
      <w:r>
        <w:t>Government</w:t>
      </w:r>
      <w:r>
        <w:rPr>
          <w:spacing w:val="-6"/>
        </w:rPr>
        <w:t xml:space="preserve"> </w:t>
      </w:r>
      <w:r>
        <w:t>entities</w:t>
      </w:r>
      <w:r>
        <w:rPr>
          <w:spacing w:val="-2"/>
        </w:rPr>
        <w:t xml:space="preserve"> </w:t>
      </w:r>
      <w:r>
        <w:t>serving</w:t>
      </w:r>
      <w:r>
        <w:rPr>
          <w:spacing w:val="-5"/>
        </w:rPr>
        <w:t xml:space="preserve"> </w:t>
      </w:r>
      <w:r>
        <w:t>as</w:t>
      </w:r>
      <w:r>
        <w:rPr>
          <w:spacing w:val="-5"/>
        </w:rPr>
        <w:t xml:space="preserve"> </w:t>
      </w:r>
      <w:r>
        <w:t>contractors</w:t>
      </w:r>
      <w:r>
        <w:rPr>
          <w:spacing w:val="-2"/>
        </w:rPr>
        <w:t xml:space="preserve"> </w:t>
      </w:r>
      <w:r>
        <w:t>on</w:t>
      </w:r>
      <w:r>
        <w:rPr>
          <w:spacing w:val="-7"/>
        </w:rPr>
        <w:t xml:space="preserve"> </w:t>
      </w:r>
      <w:r>
        <w:t>their</w:t>
      </w:r>
      <w:r>
        <w:rPr>
          <w:spacing w:val="-3"/>
        </w:rPr>
        <w:t xml:space="preserve"> </w:t>
      </w:r>
      <w:r>
        <w:t>own</w:t>
      </w:r>
      <w:r>
        <w:rPr>
          <w:spacing w:val="-4"/>
        </w:rPr>
        <w:t xml:space="preserve"> </w:t>
      </w:r>
      <w:r>
        <w:t>wholly</w:t>
      </w:r>
      <w:r>
        <w:rPr>
          <w:spacing w:val="-5"/>
        </w:rPr>
        <w:t xml:space="preserve"> </w:t>
      </w:r>
      <w:r>
        <w:t xml:space="preserve">owned </w:t>
      </w:r>
      <w:r>
        <w:rPr>
          <w:spacing w:val="-2"/>
        </w:rPr>
        <w:t>properties.</w:t>
      </w:r>
    </w:p>
    <w:p w14:paraId="4EA94D3E" w14:textId="27EAF6A8" w:rsidR="009E11E2" w:rsidRPr="009777FF" w:rsidRDefault="00000000" w:rsidP="009777FF">
      <w:pPr>
        <w:pStyle w:val="ListParagraph"/>
        <w:numPr>
          <w:ilvl w:val="2"/>
          <w:numId w:val="11"/>
        </w:numPr>
        <w:tabs>
          <w:tab w:val="left" w:pos="2880"/>
        </w:tabs>
        <w:spacing w:after="240"/>
        <w:ind w:right="482"/>
        <w:rPr>
          <w:sz w:val="20"/>
        </w:rPr>
      </w:pPr>
      <w:r>
        <w:rPr>
          <w:sz w:val="20"/>
        </w:rPr>
        <w:lastRenderedPageBreak/>
        <w:t>That</w:t>
      </w:r>
      <w:r>
        <w:rPr>
          <w:spacing w:val="-5"/>
          <w:sz w:val="20"/>
        </w:rPr>
        <w:t xml:space="preserve"> </w:t>
      </w:r>
      <w:r>
        <w:rPr>
          <w:sz w:val="20"/>
        </w:rPr>
        <w:t>the</w:t>
      </w:r>
      <w:r>
        <w:rPr>
          <w:spacing w:val="-5"/>
          <w:sz w:val="20"/>
        </w:rPr>
        <w:t xml:space="preserve"> </w:t>
      </w:r>
      <w:r>
        <w:rPr>
          <w:sz w:val="20"/>
        </w:rPr>
        <w:t>applicant</w:t>
      </w:r>
      <w:r>
        <w:rPr>
          <w:spacing w:val="-5"/>
          <w:sz w:val="20"/>
        </w:rPr>
        <w:t xml:space="preserve"> </w:t>
      </w:r>
      <w:r>
        <w:rPr>
          <w:sz w:val="20"/>
        </w:rPr>
        <w:t>is</w:t>
      </w:r>
      <w:r>
        <w:rPr>
          <w:spacing w:val="-4"/>
          <w:sz w:val="20"/>
        </w:rPr>
        <w:t xml:space="preserve"> </w:t>
      </w:r>
      <w:r>
        <w:rPr>
          <w:sz w:val="20"/>
        </w:rPr>
        <w:t>a</w:t>
      </w:r>
      <w:r>
        <w:rPr>
          <w:spacing w:val="-3"/>
          <w:sz w:val="20"/>
        </w:rPr>
        <w:t xml:space="preserve"> </w:t>
      </w:r>
      <w:r>
        <w:rPr>
          <w:sz w:val="20"/>
        </w:rPr>
        <w:t>principal</w:t>
      </w:r>
      <w:r>
        <w:rPr>
          <w:spacing w:val="-6"/>
          <w:sz w:val="20"/>
        </w:rPr>
        <w:t xml:space="preserve"> </w:t>
      </w:r>
      <w:r>
        <w:rPr>
          <w:sz w:val="20"/>
        </w:rPr>
        <w:t>of</w:t>
      </w:r>
      <w:r>
        <w:rPr>
          <w:spacing w:val="-3"/>
          <w:sz w:val="20"/>
        </w:rPr>
        <w:t xml:space="preserve"> </w:t>
      </w:r>
      <w:r>
        <w:rPr>
          <w:sz w:val="20"/>
        </w:rPr>
        <w:t>the</w:t>
      </w:r>
      <w:r>
        <w:rPr>
          <w:spacing w:val="-3"/>
          <w:sz w:val="20"/>
        </w:rPr>
        <w:t xml:space="preserve"> </w:t>
      </w:r>
      <w:r>
        <w:rPr>
          <w:sz w:val="20"/>
        </w:rPr>
        <w:t>company</w:t>
      </w:r>
      <w:r>
        <w:rPr>
          <w:spacing w:val="-4"/>
          <w:sz w:val="20"/>
        </w:rPr>
        <w:t xml:space="preserve"> </w:t>
      </w:r>
      <w:r>
        <w:rPr>
          <w:sz w:val="20"/>
        </w:rPr>
        <w:t>as</w:t>
      </w:r>
      <w:r>
        <w:rPr>
          <w:spacing w:val="-4"/>
          <w:sz w:val="20"/>
        </w:rPr>
        <w:t xml:space="preserve"> </w:t>
      </w:r>
      <w:r>
        <w:rPr>
          <w:sz w:val="20"/>
        </w:rPr>
        <w:t>defined</w:t>
      </w:r>
      <w:r>
        <w:rPr>
          <w:spacing w:val="-3"/>
          <w:sz w:val="20"/>
        </w:rPr>
        <w:t xml:space="preserve"> </w:t>
      </w:r>
      <w:r>
        <w:rPr>
          <w:sz w:val="20"/>
        </w:rPr>
        <w:t>in</w:t>
      </w:r>
      <w:r>
        <w:rPr>
          <w:spacing w:val="-5"/>
          <w:sz w:val="20"/>
        </w:rPr>
        <w:t xml:space="preserve"> </w:t>
      </w:r>
      <w:r w:rsidRPr="0038343F">
        <w:rPr>
          <w:strike/>
          <w:color w:val="C00000"/>
          <w:sz w:val="20"/>
        </w:rPr>
        <w:t>Colorado</w:t>
      </w:r>
      <w:r w:rsidRPr="0038343F">
        <w:rPr>
          <w:strike/>
          <w:color w:val="C00000"/>
          <w:spacing w:val="-3"/>
          <w:sz w:val="20"/>
        </w:rPr>
        <w:t xml:space="preserve"> </w:t>
      </w:r>
      <w:r w:rsidRPr="0038343F">
        <w:rPr>
          <w:strike/>
          <w:color w:val="C00000"/>
          <w:sz w:val="20"/>
        </w:rPr>
        <w:t>Revised</w:t>
      </w:r>
      <w:r w:rsidRPr="0038343F">
        <w:rPr>
          <w:strike/>
          <w:color w:val="C00000"/>
          <w:spacing w:val="-5"/>
          <w:sz w:val="20"/>
        </w:rPr>
        <w:t xml:space="preserve"> </w:t>
      </w:r>
      <w:r w:rsidRPr="0038343F">
        <w:rPr>
          <w:strike/>
          <w:color w:val="C00000"/>
          <w:sz w:val="20"/>
        </w:rPr>
        <w:t>Statutes</w:t>
      </w:r>
      <w:r w:rsidR="0038343F">
        <w:rPr>
          <w:color w:val="C00000"/>
          <w:sz w:val="20"/>
        </w:rPr>
        <w:t xml:space="preserve"> Section</w:t>
      </w:r>
      <w:r w:rsidRPr="0038343F">
        <w:rPr>
          <w:sz w:val="20"/>
        </w:rPr>
        <w:t xml:space="preserve"> </w:t>
      </w:r>
      <w:r>
        <w:rPr>
          <w:sz w:val="20"/>
        </w:rPr>
        <w:t>24 33.5 1202(8.4), C.R.S., which has been recorded with the Colorado Secretary of State's Office.</w:t>
      </w:r>
    </w:p>
    <w:p w14:paraId="6F58698D" w14:textId="4B0D558E" w:rsidR="009E11E2" w:rsidRDefault="00000000" w:rsidP="009777FF">
      <w:pPr>
        <w:pStyle w:val="BodyText"/>
        <w:spacing w:after="240"/>
        <w:ind w:left="2880" w:right="395"/>
      </w:pPr>
      <w:r>
        <w:t>Exemption:</w:t>
      </w:r>
      <w:r>
        <w:rPr>
          <w:spacing w:val="-6"/>
        </w:rPr>
        <w:t xml:space="preserve"> </w:t>
      </w:r>
      <w:r>
        <w:t>Government</w:t>
      </w:r>
      <w:r>
        <w:rPr>
          <w:spacing w:val="-6"/>
        </w:rPr>
        <w:t xml:space="preserve"> </w:t>
      </w:r>
      <w:r>
        <w:t>entities</w:t>
      </w:r>
      <w:r>
        <w:rPr>
          <w:spacing w:val="-5"/>
        </w:rPr>
        <w:t xml:space="preserve"> </w:t>
      </w:r>
      <w:r>
        <w:t>serving</w:t>
      </w:r>
      <w:r>
        <w:rPr>
          <w:spacing w:val="-5"/>
        </w:rPr>
        <w:t xml:space="preserve"> </w:t>
      </w:r>
      <w:r>
        <w:t>as</w:t>
      </w:r>
      <w:r>
        <w:rPr>
          <w:spacing w:val="-5"/>
        </w:rPr>
        <w:t xml:space="preserve"> </w:t>
      </w:r>
      <w:r>
        <w:t>contractors</w:t>
      </w:r>
      <w:r>
        <w:rPr>
          <w:spacing w:val="-2"/>
        </w:rPr>
        <w:t xml:space="preserve"> </w:t>
      </w:r>
      <w:r>
        <w:t>on</w:t>
      </w:r>
      <w:r>
        <w:rPr>
          <w:spacing w:val="-7"/>
        </w:rPr>
        <w:t xml:space="preserve"> </w:t>
      </w:r>
      <w:r>
        <w:t>their</w:t>
      </w:r>
      <w:r>
        <w:rPr>
          <w:spacing w:val="-3"/>
        </w:rPr>
        <w:t xml:space="preserve"> </w:t>
      </w:r>
      <w:r>
        <w:t>own</w:t>
      </w:r>
      <w:r>
        <w:rPr>
          <w:spacing w:val="-4"/>
        </w:rPr>
        <w:t xml:space="preserve"> </w:t>
      </w:r>
      <w:r>
        <w:t>wholly</w:t>
      </w:r>
      <w:r>
        <w:rPr>
          <w:spacing w:val="-5"/>
        </w:rPr>
        <w:t xml:space="preserve"> </w:t>
      </w:r>
      <w:r>
        <w:t xml:space="preserve">owned </w:t>
      </w:r>
      <w:r>
        <w:rPr>
          <w:spacing w:val="-2"/>
        </w:rPr>
        <w:t>properties.</w:t>
      </w:r>
    </w:p>
    <w:p w14:paraId="0BF4A7D7" w14:textId="0C825588" w:rsidR="009E11E2" w:rsidRPr="009777FF" w:rsidRDefault="00000000" w:rsidP="009777FF">
      <w:pPr>
        <w:pStyle w:val="ListParagraph"/>
        <w:numPr>
          <w:ilvl w:val="2"/>
          <w:numId w:val="11"/>
        </w:numPr>
        <w:tabs>
          <w:tab w:val="left" w:pos="2880"/>
        </w:tabs>
        <w:spacing w:before="1" w:after="240"/>
        <w:rPr>
          <w:sz w:val="20"/>
        </w:rPr>
      </w:pPr>
      <w:r>
        <w:rPr>
          <w:sz w:val="20"/>
        </w:rPr>
        <w:t>That</w:t>
      </w:r>
      <w:r>
        <w:rPr>
          <w:spacing w:val="-8"/>
          <w:sz w:val="20"/>
        </w:rPr>
        <w:t xml:space="preserve"> </w:t>
      </w:r>
      <w:r>
        <w:rPr>
          <w:sz w:val="20"/>
        </w:rPr>
        <w:t>all</w:t>
      </w:r>
      <w:r>
        <w:rPr>
          <w:spacing w:val="-7"/>
          <w:sz w:val="20"/>
        </w:rPr>
        <w:t xml:space="preserve"> </w:t>
      </w:r>
      <w:r>
        <w:rPr>
          <w:sz w:val="20"/>
        </w:rPr>
        <w:t>information</w:t>
      </w:r>
      <w:r>
        <w:rPr>
          <w:spacing w:val="-7"/>
          <w:sz w:val="20"/>
        </w:rPr>
        <w:t xml:space="preserve"> </w:t>
      </w:r>
      <w:r>
        <w:rPr>
          <w:sz w:val="20"/>
        </w:rPr>
        <w:t>included</w:t>
      </w:r>
      <w:r>
        <w:rPr>
          <w:spacing w:val="-8"/>
          <w:sz w:val="20"/>
        </w:rPr>
        <w:t xml:space="preserve"> </w:t>
      </w:r>
      <w:r>
        <w:rPr>
          <w:sz w:val="20"/>
        </w:rPr>
        <w:t>on</w:t>
      </w:r>
      <w:r>
        <w:rPr>
          <w:spacing w:val="-6"/>
          <w:sz w:val="20"/>
        </w:rPr>
        <w:t xml:space="preserve"> </w:t>
      </w:r>
      <w:r>
        <w:rPr>
          <w:sz w:val="20"/>
        </w:rPr>
        <w:t>the</w:t>
      </w:r>
      <w:r>
        <w:rPr>
          <w:spacing w:val="-7"/>
          <w:sz w:val="20"/>
        </w:rPr>
        <w:t xml:space="preserve"> </w:t>
      </w:r>
      <w:r>
        <w:rPr>
          <w:sz w:val="20"/>
        </w:rPr>
        <w:t>application</w:t>
      </w:r>
      <w:r>
        <w:rPr>
          <w:spacing w:val="-5"/>
          <w:sz w:val="20"/>
        </w:rPr>
        <w:t xml:space="preserve"> </w:t>
      </w:r>
      <w:r>
        <w:rPr>
          <w:sz w:val="20"/>
        </w:rPr>
        <w:t>is</w:t>
      </w:r>
      <w:r>
        <w:rPr>
          <w:spacing w:val="-7"/>
          <w:sz w:val="20"/>
        </w:rPr>
        <w:t xml:space="preserve"> </w:t>
      </w:r>
      <w:r>
        <w:rPr>
          <w:sz w:val="20"/>
        </w:rPr>
        <w:t>complete</w:t>
      </w:r>
      <w:r>
        <w:rPr>
          <w:spacing w:val="-8"/>
          <w:sz w:val="20"/>
        </w:rPr>
        <w:t xml:space="preserve"> </w:t>
      </w:r>
      <w:r>
        <w:rPr>
          <w:sz w:val="20"/>
        </w:rPr>
        <w:t>and</w:t>
      </w:r>
      <w:r>
        <w:rPr>
          <w:spacing w:val="-8"/>
          <w:sz w:val="20"/>
        </w:rPr>
        <w:t xml:space="preserve"> </w:t>
      </w:r>
      <w:r>
        <w:rPr>
          <w:spacing w:val="-2"/>
          <w:sz w:val="20"/>
        </w:rPr>
        <w:t>correct.</w:t>
      </w:r>
    </w:p>
    <w:p w14:paraId="40AA4473" w14:textId="68F3C9AA" w:rsidR="009E11E2" w:rsidRPr="009777FF" w:rsidRDefault="00000000" w:rsidP="009777FF">
      <w:pPr>
        <w:pStyle w:val="ListParagraph"/>
        <w:numPr>
          <w:ilvl w:val="2"/>
          <w:numId w:val="11"/>
        </w:numPr>
        <w:tabs>
          <w:tab w:val="left" w:pos="2880"/>
        </w:tabs>
        <w:spacing w:after="240"/>
        <w:ind w:right="402"/>
        <w:rPr>
          <w:sz w:val="20"/>
        </w:rPr>
      </w:pPr>
      <w:r>
        <w:rPr>
          <w:sz w:val="20"/>
        </w:rPr>
        <w:t xml:space="preserve">That the applicant will notify the Division within </w:t>
      </w:r>
      <w:r w:rsidR="0038343F">
        <w:rPr>
          <w:color w:val="C00000"/>
          <w:sz w:val="20"/>
        </w:rPr>
        <w:t>thirty (</w:t>
      </w:r>
      <w:r>
        <w:rPr>
          <w:sz w:val="20"/>
        </w:rPr>
        <w:t>30</w:t>
      </w:r>
      <w:r w:rsidR="0038343F">
        <w:rPr>
          <w:sz w:val="20"/>
        </w:rPr>
        <w:t>)</w:t>
      </w:r>
      <w:r>
        <w:rPr>
          <w:sz w:val="20"/>
        </w:rPr>
        <w:t xml:space="preserve"> days of any changes that occur in the information provided, including but not limited to: a change in responsible managing employee</w:t>
      </w:r>
      <w:r>
        <w:rPr>
          <w:spacing w:val="-3"/>
          <w:sz w:val="20"/>
        </w:rPr>
        <w:t xml:space="preserve"> </w:t>
      </w:r>
      <w:r>
        <w:rPr>
          <w:sz w:val="20"/>
        </w:rPr>
        <w:t>or</w:t>
      </w:r>
      <w:r>
        <w:rPr>
          <w:spacing w:val="-5"/>
          <w:sz w:val="20"/>
        </w:rPr>
        <w:t xml:space="preserve"> </w:t>
      </w:r>
      <w:r>
        <w:rPr>
          <w:sz w:val="20"/>
        </w:rPr>
        <w:t>principal</w:t>
      </w:r>
      <w:r>
        <w:rPr>
          <w:spacing w:val="-4"/>
          <w:sz w:val="20"/>
        </w:rPr>
        <w:t xml:space="preserve"> </w:t>
      </w:r>
      <w:r>
        <w:rPr>
          <w:sz w:val="20"/>
        </w:rPr>
        <w:t>agent</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contractor;</w:t>
      </w:r>
      <w:r>
        <w:rPr>
          <w:spacing w:val="-5"/>
          <w:sz w:val="20"/>
        </w:rPr>
        <w:t xml:space="preserve"> </w:t>
      </w:r>
      <w:r>
        <w:rPr>
          <w:sz w:val="20"/>
        </w:rPr>
        <w:t>a</w:t>
      </w:r>
      <w:r>
        <w:rPr>
          <w:spacing w:val="-5"/>
          <w:sz w:val="20"/>
        </w:rPr>
        <w:t xml:space="preserve"> </w:t>
      </w:r>
      <w:r>
        <w:rPr>
          <w:sz w:val="20"/>
        </w:rPr>
        <w:t>change</w:t>
      </w:r>
      <w:r>
        <w:rPr>
          <w:spacing w:val="-5"/>
          <w:sz w:val="20"/>
        </w:rPr>
        <w:t xml:space="preserve"> </w:t>
      </w:r>
      <w:r>
        <w:rPr>
          <w:sz w:val="20"/>
        </w:rPr>
        <w:t>in</w:t>
      </w:r>
      <w:r>
        <w:rPr>
          <w:spacing w:val="-3"/>
          <w:sz w:val="20"/>
        </w:rPr>
        <w:t xml:space="preserve"> </w:t>
      </w:r>
      <w:r>
        <w:rPr>
          <w:sz w:val="20"/>
        </w:rPr>
        <w:t>address,</w:t>
      </w:r>
      <w:r>
        <w:rPr>
          <w:spacing w:val="-5"/>
          <w:sz w:val="20"/>
        </w:rPr>
        <w:t xml:space="preserve"> </w:t>
      </w:r>
      <w:r>
        <w:rPr>
          <w:sz w:val="20"/>
        </w:rPr>
        <w:t>telephone</w:t>
      </w:r>
      <w:r>
        <w:rPr>
          <w:spacing w:val="-3"/>
          <w:sz w:val="20"/>
        </w:rPr>
        <w:t xml:space="preserve"> </w:t>
      </w:r>
      <w:r>
        <w:rPr>
          <w:sz w:val="20"/>
        </w:rPr>
        <w:t>number,</w:t>
      </w:r>
      <w:r>
        <w:rPr>
          <w:spacing w:val="-2"/>
          <w:sz w:val="20"/>
        </w:rPr>
        <w:t xml:space="preserve"> </w:t>
      </w:r>
      <w:r>
        <w:rPr>
          <w:sz w:val="20"/>
        </w:rPr>
        <w:t>or e-mail address; or a change in insurance coverage.</w:t>
      </w:r>
    </w:p>
    <w:p w14:paraId="1F590380" w14:textId="1231997E" w:rsidR="009E11E2" w:rsidRPr="009777FF" w:rsidRDefault="00000000" w:rsidP="009777FF">
      <w:pPr>
        <w:pStyle w:val="ListParagraph"/>
        <w:numPr>
          <w:ilvl w:val="2"/>
          <w:numId w:val="11"/>
        </w:numPr>
        <w:tabs>
          <w:tab w:val="left" w:pos="2880"/>
        </w:tabs>
        <w:spacing w:after="240"/>
        <w:ind w:right="448"/>
        <w:rPr>
          <w:sz w:val="20"/>
        </w:rPr>
      </w:pPr>
      <w:r>
        <w:rPr>
          <w:sz w:val="20"/>
        </w:rPr>
        <w:t>That the applicant has read, understands, and will comply with Colorado Revised Statutes</w:t>
      </w:r>
      <w:r>
        <w:rPr>
          <w:spacing w:val="-4"/>
          <w:sz w:val="20"/>
        </w:rPr>
        <w:t xml:space="preserve"> </w:t>
      </w:r>
      <w:r>
        <w:rPr>
          <w:sz w:val="20"/>
        </w:rPr>
        <w:t>governing</w:t>
      </w:r>
      <w:r>
        <w:rPr>
          <w:spacing w:val="-6"/>
          <w:sz w:val="20"/>
        </w:rPr>
        <w:t xml:space="preserve"> </w:t>
      </w:r>
      <w:r>
        <w:rPr>
          <w:sz w:val="20"/>
        </w:rPr>
        <w:t>Fire</w:t>
      </w:r>
      <w:r>
        <w:rPr>
          <w:spacing w:val="-5"/>
          <w:sz w:val="20"/>
        </w:rPr>
        <w:t xml:space="preserve"> </w:t>
      </w:r>
      <w:r>
        <w:rPr>
          <w:sz w:val="20"/>
        </w:rPr>
        <w:t>Suppression</w:t>
      </w:r>
      <w:r>
        <w:rPr>
          <w:spacing w:val="-3"/>
          <w:sz w:val="20"/>
        </w:rPr>
        <w:t xml:space="preserve"> </w:t>
      </w:r>
      <w:r>
        <w:rPr>
          <w:sz w:val="20"/>
        </w:rPr>
        <w:t>Systems;</w:t>
      </w:r>
      <w:r>
        <w:rPr>
          <w:spacing w:val="-3"/>
          <w:sz w:val="20"/>
        </w:rPr>
        <w:t xml:space="preserve"> </w:t>
      </w:r>
      <w:r>
        <w:rPr>
          <w:sz w:val="20"/>
        </w:rPr>
        <w:t>all</w:t>
      </w:r>
      <w:r>
        <w:rPr>
          <w:spacing w:val="-6"/>
          <w:sz w:val="20"/>
        </w:rPr>
        <w:t xml:space="preserve"> </w:t>
      </w:r>
      <w:r>
        <w:rPr>
          <w:sz w:val="20"/>
        </w:rPr>
        <w:t>applicable</w:t>
      </w:r>
      <w:r>
        <w:rPr>
          <w:spacing w:val="-5"/>
          <w:sz w:val="20"/>
        </w:rPr>
        <w:t xml:space="preserve"> </w:t>
      </w:r>
      <w:r>
        <w:rPr>
          <w:sz w:val="20"/>
        </w:rPr>
        <w:t>rules,</w:t>
      </w:r>
      <w:r>
        <w:rPr>
          <w:spacing w:val="-5"/>
          <w:sz w:val="20"/>
        </w:rPr>
        <w:t xml:space="preserve"> </w:t>
      </w:r>
      <w:r>
        <w:rPr>
          <w:sz w:val="20"/>
        </w:rPr>
        <w:t>codes,</w:t>
      </w:r>
      <w:r>
        <w:rPr>
          <w:spacing w:val="-5"/>
          <w:sz w:val="20"/>
        </w:rPr>
        <w:t xml:space="preserve"> </w:t>
      </w:r>
      <w:r>
        <w:rPr>
          <w:sz w:val="20"/>
        </w:rPr>
        <w:t>and</w:t>
      </w:r>
      <w:r>
        <w:rPr>
          <w:spacing w:val="-5"/>
          <w:sz w:val="20"/>
        </w:rPr>
        <w:t xml:space="preserve"> </w:t>
      </w:r>
      <w:r>
        <w:rPr>
          <w:sz w:val="20"/>
        </w:rPr>
        <w:t>standards adopted by the Division; and all codes, ordinances and resolutions adopted by municipalities, counties and fire protection districts in which they work.</w:t>
      </w:r>
    </w:p>
    <w:p w14:paraId="42CE7A6A" w14:textId="68CCA407" w:rsidR="009E11E2" w:rsidRPr="009777FF" w:rsidRDefault="00000000" w:rsidP="009777FF">
      <w:pPr>
        <w:pStyle w:val="ListParagraph"/>
        <w:numPr>
          <w:ilvl w:val="2"/>
          <w:numId w:val="11"/>
        </w:numPr>
        <w:tabs>
          <w:tab w:val="left" w:pos="2880"/>
        </w:tabs>
        <w:spacing w:after="240"/>
        <w:ind w:right="648"/>
        <w:rPr>
          <w:sz w:val="20"/>
        </w:rPr>
      </w:pPr>
      <w:r>
        <w:rPr>
          <w:sz w:val="20"/>
        </w:rPr>
        <w:t>That the applicant must not perform any installation or maintenance work on a Fire Suppression</w:t>
      </w:r>
      <w:r>
        <w:rPr>
          <w:spacing w:val="-4"/>
          <w:sz w:val="20"/>
        </w:rPr>
        <w:t xml:space="preserve"> </w:t>
      </w:r>
      <w:r>
        <w:rPr>
          <w:sz w:val="20"/>
        </w:rPr>
        <w:t>System</w:t>
      </w:r>
      <w:r>
        <w:rPr>
          <w:spacing w:val="-3"/>
          <w:sz w:val="20"/>
        </w:rPr>
        <w:t xml:space="preserve"> </w:t>
      </w:r>
      <w:r>
        <w:rPr>
          <w:sz w:val="20"/>
        </w:rPr>
        <w:t>in</w:t>
      </w:r>
      <w:r>
        <w:rPr>
          <w:spacing w:val="-3"/>
          <w:sz w:val="20"/>
        </w:rPr>
        <w:t xml:space="preserve"> </w:t>
      </w:r>
      <w:r>
        <w:rPr>
          <w:sz w:val="20"/>
        </w:rPr>
        <w:t>Colorado</w:t>
      </w:r>
      <w:r>
        <w:rPr>
          <w:spacing w:val="-3"/>
          <w:sz w:val="20"/>
        </w:rPr>
        <w:t xml:space="preserve"> </w:t>
      </w:r>
      <w:r>
        <w:rPr>
          <w:sz w:val="20"/>
        </w:rPr>
        <w:t>until</w:t>
      </w:r>
      <w:r>
        <w:rPr>
          <w:spacing w:val="-6"/>
          <w:sz w:val="20"/>
        </w:rPr>
        <w:t xml:space="preserve"> </w:t>
      </w:r>
      <w:r>
        <w:rPr>
          <w:sz w:val="20"/>
        </w:rPr>
        <w:t>such</w:t>
      </w:r>
      <w:r>
        <w:rPr>
          <w:spacing w:val="-3"/>
          <w:sz w:val="20"/>
        </w:rPr>
        <w:t xml:space="preserve"> </w:t>
      </w:r>
      <w:r>
        <w:rPr>
          <w:sz w:val="20"/>
        </w:rPr>
        <w:t>time</w:t>
      </w:r>
      <w:r>
        <w:rPr>
          <w:spacing w:val="-5"/>
          <w:sz w:val="20"/>
        </w:rPr>
        <w:t xml:space="preserve"> </w:t>
      </w:r>
      <w:r>
        <w:rPr>
          <w:sz w:val="20"/>
        </w:rPr>
        <w:t>as</w:t>
      </w:r>
      <w:r>
        <w:rPr>
          <w:spacing w:val="-4"/>
          <w:sz w:val="20"/>
        </w:rPr>
        <w:t xml:space="preserve"> </w:t>
      </w:r>
      <w:r>
        <w:rPr>
          <w:sz w:val="20"/>
        </w:rPr>
        <w:t>their</w:t>
      </w:r>
      <w:r>
        <w:rPr>
          <w:spacing w:val="-4"/>
          <w:sz w:val="20"/>
        </w:rPr>
        <w:t xml:space="preserve"> </w:t>
      </w:r>
      <w:r>
        <w:rPr>
          <w:sz w:val="20"/>
        </w:rPr>
        <w:t>registration</w:t>
      </w:r>
      <w:r>
        <w:rPr>
          <w:spacing w:val="-5"/>
          <w:sz w:val="20"/>
        </w:rPr>
        <w:t xml:space="preserve"> </w:t>
      </w:r>
      <w:r>
        <w:rPr>
          <w:sz w:val="20"/>
        </w:rPr>
        <w:t>has</w:t>
      </w:r>
      <w:r>
        <w:rPr>
          <w:spacing w:val="-4"/>
          <w:sz w:val="20"/>
        </w:rPr>
        <w:t xml:space="preserve"> </w:t>
      </w:r>
      <w:r>
        <w:rPr>
          <w:sz w:val="20"/>
        </w:rPr>
        <w:t>been</w:t>
      </w:r>
      <w:r>
        <w:rPr>
          <w:spacing w:val="-5"/>
          <w:sz w:val="20"/>
        </w:rPr>
        <w:t xml:space="preserve"> </w:t>
      </w:r>
      <w:r>
        <w:rPr>
          <w:sz w:val="20"/>
        </w:rPr>
        <w:t>formally issued by the Division.</w:t>
      </w:r>
    </w:p>
    <w:p w14:paraId="22492204" w14:textId="16B57316" w:rsidR="009E11E2" w:rsidRPr="009777FF" w:rsidRDefault="00000000" w:rsidP="009777FF">
      <w:pPr>
        <w:pStyle w:val="ListParagraph"/>
        <w:numPr>
          <w:ilvl w:val="1"/>
          <w:numId w:val="11"/>
        </w:numPr>
        <w:tabs>
          <w:tab w:val="left" w:pos="2160"/>
        </w:tabs>
        <w:spacing w:after="240"/>
        <w:rPr>
          <w:sz w:val="20"/>
        </w:rPr>
      </w:pPr>
      <w:r>
        <w:rPr>
          <w:sz w:val="20"/>
        </w:rPr>
        <w:t>Registration</w:t>
      </w:r>
      <w:r>
        <w:rPr>
          <w:spacing w:val="-12"/>
          <w:sz w:val="20"/>
        </w:rPr>
        <w:t xml:space="preserve"> </w:t>
      </w:r>
      <w:r>
        <w:rPr>
          <w:sz w:val="20"/>
        </w:rPr>
        <w:t>Application</w:t>
      </w:r>
      <w:r>
        <w:rPr>
          <w:spacing w:val="-11"/>
          <w:sz w:val="20"/>
        </w:rPr>
        <w:t xml:space="preserve"> </w:t>
      </w:r>
      <w:r>
        <w:rPr>
          <w:sz w:val="20"/>
        </w:rPr>
        <w:t>and</w:t>
      </w:r>
      <w:r>
        <w:rPr>
          <w:spacing w:val="-11"/>
          <w:sz w:val="20"/>
        </w:rPr>
        <w:t xml:space="preserve"> </w:t>
      </w:r>
      <w:r>
        <w:rPr>
          <w:sz w:val="20"/>
        </w:rPr>
        <w:t>Renewal</w:t>
      </w:r>
      <w:r>
        <w:rPr>
          <w:spacing w:val="-10"/>
          <w:sz w:val="20"/>
        </w:rPr>
        <w:t xml:space="preserve"> </w:t>
      </w:r>
      <w:r>
        <w:rPr>
          <w:spacing w:val="-2"/>
          <w:sz w:val="20"/>
        </w:rPr>
        <w:t>Procedures</w:t>
      </w:r>
    </w:p>
    <w:p w14:paraId="31A7550E" w14:textId="26BF7E23" w:rsidR="009E11E2" w:rsidRPr="009777FF" w:rsidRDefault="00000000" w:rsidP="009777FF">
      <w:pPr>
        <w:pStyle w:val="ListParagraph"/>
        <w:numPr>
          <w:ilvl w:val="2"/>
          <w:numId w:val="11"/>
        </w:numPr>
        <w:tabs>
          <w:tab w:val="left" w:pos="2880"/>
        </w:tabs>
        <w:spacing w:after="240"/>
        <w:ind w:right="557"/>
        <w:rPr>
          <w:sz w:val="20"/>
        </w:rPr>
      </w:pPr>
      <w:r>
        <w:rPr>
          <w:sz w:val="20"/>
        </w:rPr>
        <w:t>An</w:t>
      </w:r>
      <w:r>
        <w:rPr>
          <w:spacing w:val="-5"/>
          <w:sz w:val="20"/>
        </w:rPr>
        <w:t xml:space="preserve"> </w:t>
      </w:r>
      <w:r>
        <w:rPr>
          <w:sz w:val="20"/>
        </w:rPr>
        <w:t>applicant</w:t>
      </w:r>
      <w:r>
        <w:rPr>
          <w:spacing w:val="-5"/>
          <w:sz w:val="20"/>
        </w:rPr>
        <w:t xml:space="preserve"> </w:t>
      </w:r>
      <w:r>
        <w:rPr>
          <w:sz w:val="20"/>
        </w:rPr>
        <w:t>must</w:t>
      </w:r>
      <w:r>
        <w:rPr>
          <w:spacing w:val="-5"/>
          <w:sz w:val="20"/>
        </w:rPr>
        <w:t xml:space="preserve"> </w:t>
      </w:r>
      <w:r>
        <w:rPr>
          <w:sz w:val="20"/>
        </w:rPr>
        <w:t>apply</w:t>
      </w:r>
      <w:r>
        <w:rPr>
          <w:spacing w:val="-4"/>
          <w:sz w:val="20"/>
        </w:rPr>
        <w:t xml:space="preserve"> </w:t>
      </w:r>
      <w:r>
        <w:rPr>
          <w:sz w:val="20"/>
        </w:rPr>
        <w:t>for</w:t>
      </w:r>
      <w:r>
        <w:rPr>
          <w:spacing w:val="-2"/>
          <w:sz w:val="20"/>
        </w:rPr>
        <w:t xml:space="preserve"> </w:t>
      </w:r>
      <w:r>
        <w:rPr>
          <w:sz w:val="20"/>
        </w:rPr>
        <w:t>registration</w:t>
      </w:r>
      <w:r>
        <w:rPr>
          <w:spacing w:val="-3"/>
          <w:sz w:val="20"/>
        </w:rPr>
        <w:t xml:space="preserve"> </w:t>
      </w:r>
      <w:r>
        <w:rPr>
          <w:sz w:val="20"/>
        </w:rPr>
        <w:t>in</w:t>
      </w:r>
      <w:r>
        <w:rPr>
          <w:spacing w:val="-3"/>
          <w:sz w:val="20"/>
        </w:rPr>
        <w:t xml:space="preserve"> </w:t>
      </w:r>
      <w:r>
        <w:rPr>
          <w:sz w:val="20"/>
        </w:rPr>
        <w:t>a</w:t>
      </w:r>
      <w:r>
        <w:rPr>
          <w:spacing w:val="-6"/>
          <w:sz w:val="20"/>
        </w:rPr>
        <w:t xml:space="preserve"> </w:t>
      </w:r>
      <w:r>
        <w:rPr>
          <w:sz w:val="20"/>
        </w:rPr>
        <w:t>format</w:t>
      </w:r>
      <w:r>
        <w:rPr>
          <w:spacing w:val="-3"/>
          <w:sz w:val="20"/>
        </w:rPr>
        <w:t xml:space="preserve"> </w:t>
      </w:r>
      <w:r>
        <w:rPr>
          <w:sz w:val="20"/>
        </w:rPr>
        <w:t>provided</w:t>
      </w:r>
      <w:r>
        <w:rPr>
          <w:spacing w:val="-3"/>
          <w:sz w:val="20"/>
        </w:rPr>
        <w:t xml:space="preserve"> </w:t>
      </w:r>
      <w:r>
        <w:rPr>
          <w:sz w:val="20"/>
        </w:rPr>
        <w:t>by</w:t>
      </w:r>
      <w:r>
        <w:rPr>
          <w:spacing w:val="-4"/>
          <w:sz w:val="20"/>
        </w:rPr>
        <w:t xml:space="preserve"> </w:t>
      </w:r>
      <w:r>
        <w:rPr>
          <w:sz w:val="20"/>
        </w:rPr>
        <w:t>the</w:t>
      </w:r>
      <w:r>
        <w:rPr>
          <w:spacing w:val="-3"/>
          <w:sz w:val="20"/>
        </w:rPr>
        <w:t xml:space="preserve"> </w:t>
      </w:r>
      <w:r>
        <w:rPr>
          <w:sz w:val="20"/>
        </w:rPr>
        <w:t>Division.</w:t>
      </w:r>
      <w:r>
        <w:rPr>
          <w:spacing w:val="-3"/>
          <w:sz w:val="20"/>
        </w:rPr>
        <w:t xml:space="preserve"> </w:t>
      </w:r>
      <w:r>
        <w:rPr>
          <w:sz w:val="20"/>
        </w:rPr>
        <w:t>Application instructions are available on the Division’s website (</w:t>
      </w:r>
      <w:hyperlink r:id="rId8">
        <w:r w:rsidR="009E11E2">
          <w:rPr>
            <w:sz w:val="20"/>
            <w:u w:val="single"/>
          </w:rPr>
          <w:t>www.colorado.gov/dfpc);</w:t>
        </w:r>
      </w:hyperlink>
      <w:r>
        <w:rPr>
          <w:sz w:val="20"/>
        </w:rPr>
        <w:t xml:space="preserve"> from the Division’s offices at </w:t>
      </w:r>
      <w:del w:id="32" w:author="Chris Brunette" w:date="2026-07-21T13:01:00Z" w16du:dateUtc="2026-07-21T19:01:00Z">
        <w:r w:rsidDel="00E407DD">
          <w:rPr>
            <w:sz w:val="20"/>
          </w:rPr>
          <w:delText>700 Kipling St</w:delText>
        </w:r>
      </w:del>
      <w:ins w:id="33" w:author="Chris Brunette" w:date="2026-07-21T13:01:00Z" w16du:dateUtc="2026-07-21T19:01:00Z">
        <w:r w:rsidR="00E407DD">
          <w:rPr>
            <w:sz w:val="20"/>
          </w:rPr>
          <w:t>1697 Cole Blvd</w:t>
        </w:r>
      </w:ins>
      <w:r>
        <w:rPr>
          <w:sz w:val="20"/>
        </w:rPr>
        <w:t xml:space="preserve">, Suite </w:t>
      </w:r>
      <w:del w:id="34" w:author="Chris Brunette" w:date="2026-07-21T13:01:00Z" w16du:dateUtc="2026-07-21T19:01:00Z">
        <w:r w:rsidDel="00E407DD">
          <w:rPr>
            <w:sz w:val="20"/>
          </w:rPr>
          <w:delText>4100</w:delText>
        </w:r>
      </w:del>
      <w:ins w:id="35" w:author="Chris Brunette" w:date="2026-07-21T13:01:00Z" w16du:dateUtc="2026-07-21T19:01:00Z">
        <w:r w:rsidR="00E407DD">
          <w:rPr>
            <w:sz w:val="20"/>
          </w:rPr>
          <w:t>200</w:t>
        </w:r>
      </w:ins>
      <w:r>
        <w:rPr>
          <w:sz w:val="20"/>
        </w:rPr>
        <w:t xml:space="preserve">, </w:t>
      </w:r>
      <w:del w:id="36" w:author="Chris Brunette" w:date="2026-07-21T13:01:00Z" w16du:dateUtc="2026-07-21T19:01:00Z">
        <w:r w:rsidDel="00E407DD">
          <w:rPr>
            <w:sz w:val="20"/>
          </w:rPr>
          <w:delText>Denver</w:delText>
        </w:r>
      </w:del>
      <w:ins w:id="37" w:author="Chris Brunette" w:date="2026-07-21T13:01:00Z" w16du:dateUtc="2026-07-21T19:01:00Z">
        <w:r w:rsidR="00E407DD">
          <w:rPr>
            <w:sz w:val="20"/>
          </w:rPr>
          <w:t>Lakewood</w:t>
        </w:r>
      </w:ins>
      <w:r>
        <w:rPr>
          <w:sz w:val="20"/>
        </w:rPr>
        <w:t xml:space="preserve">, CO </w:t>
      </w:r>
      <w:del w:id="38" w:author="Chris Brunette" w:date="2026-07-21T13:01:00Z" w16du:dateUtc="2026-07-21T19:01:00Z">
        <w:r w:rsidDel="00E407DD">
          <w:rPr>
            <w:sz w:val="20"/>
          </w:rPr>
          <w:delText>80215</w:delText>
        </w:r>
      </w:del>
      <w:ins w:id="39" w:author="Chris Brunette" w:date="2026-07-21T13:01:00Z" w16du:dateUtc="2026-07-21T19:01:00Z">
        <w:r w:rsidR="00E407DD">
          <w:rPr>
            <w:sz w:val="20"/>
          </w:rPr>
          <w:t>8040</w:t>
        </w:r>
      </w:ins>
      <w:ins w:id="40" w:author="Chris Brunette" w:date="2026-07-21T13:02:00Z" w16du:dateUtc="2026-07-21T19:02:00Z">
        <w:r w:rsidR="00E407DD">
          <w:rPr>
            <w:sz w:val="20"/>
          </w:rPr>
          <w:t>1</w:t>
        </w:r>
      </w:ins>
      <w:r>
        <w:rPr>
          <w:sz w:val="20"/>
        </w:rPr>
        <w:t xml:space="preserve">; or by telephone at </w:t>
      </w:r>
      <w:r>
        <w:rPr>
          <w:spacing w:val="-2"/>
          <w:sz w:val="20"/>
        </w:rPr>
        <w:t>303-239-4100.</w:t>
      </w:r>
    </w:p>
    <w:p w14:paraId="3BF97A39" w14:textId="617F93F9" w:rsidR="009E11E2" w:rsidRPr="009777FF" w:rsidRDefault="00000000" w:rsidP="009777FF">
      <w:pPr>
        <w:pStyle w:val="ListParagraph"/>
        <w:numPr>
          <w:ilvl w:val="2"/>
          <w:numId w:val="11"/>
        </w:numPr>
        <w:tabs>
          <w:tab w:val="left" w:pos="2876"/>
          <w:tab w:val="left" w:pos="2880"/>
        </w:tabs>
        <w:spacing w:before="1" w:after="240"/>
        <w:ind w:right="541"/>
        <w:jc w:val="both"/>
        <w:rPr>
          <w:sz w:val="20"/>
        </w:rPr>
      </w:pPr>
      <w:r>
        <w:rPr>
          <w:sz w:val="20"/>
        </w:rPr>
        <w:t>An</w:t>
      </w:r>
      <w:r>
        <w:rPr>
          <w:spacing w:val="-2"/>
          <w:sz w:val="20"/>
        </w:rPr>
        <w:t xml:space="preserve"> </w:t>
      </w:r>
      <w:r>
        <w:rPr>
          <w:sz w:val="20"/>
        </w:rPr>
        <w:t>applicant</w:t>
      </w:r>
      <w:r>
        <w:rPr>
          <w:spacing w:val="-2"/>
          <w:sz w:val="20"/>
        </w:rPr>
        <w:t xml:space="preserve"> </w:t>
      </w:r>
      <w:r>
        <w:rPr>
          <w:sz w:val="20"/>
        </w:rPr>
        <w:t>must</w:t>
      </w:r>
      <w:r>
        <w:rPr>
          <w:spacing w:val="-2"/>
          <w:sz w:val="20"/>
        </w:rPr>
        <w:t xml:space="preserve"> </w:t>
      </w:r>
      <w:r>
        <w:rPr>
          <w:sz w:val="20"/>
        </w:rPr>
        <w:t>submit</w:t>
      </w:r>
      <w:r>
        <w:rPr>
          <w:spacing w:val="-2"/>
          <w:sz w:val="20"/>
        </w:rPr>
        <w:t xml:space="preserve"> </w:t>
      </w:r>
      <w:r>
        <w:rPr>
          <w:sz w:val="20"/>
        </w:rPr>
        <w:t>the</w:t>
      </w:r>
      <w:r>
        <w:rPr>
          <w:spacing w:val="-3"/>
          <w:sz w:val="20"/>
        </w:rPr>
        <w:t xml:space="preserve"> </w:t>
      </w:r>
      <w:r>
        <w:rPr>
          <w:sz w:val="20"/>
        </w:rPr>
        <w:t>completed application</w:t>
      </w:r>
      <w:r>
        <w:rPr>
          <w:spacing w:val="-3"/>
          <w:sz w:val="20"/>
        </w:rPr>
        <w:t xml:space="preserve"> </w:t>
      </w:r>
      <w:r>
        <w:rPr>
          <w:sz w:val="20"/>
        </w:rPr>
        <w:t>along</w:t>
      </w:r>
      <w:r>
        <w:rPr>
          <w:spacing w:val="-2"/>
          <w:sz w:val="20"/>
        </w:rPr>
        <w:t xml:space="preserve"> </w:t>
      </w:r>
      <w:r>
        <w:rPr>
          <w:sz w:val="20"/>
        </w:rPr>
        <w:t>with the registration</w:t>
      </w:r>
      <w:r>
        <w:rPr>
          <w:spacing w:val="-2"/>
          <w:sz w:val="20"/>
        </w:rPr>
        <w:t xml:space="preserve"> </w:t>
      </w:r>
      <w:r>
        <w:rPr>
          <w:sz w:val="20"/>
        </w:rPr>
        <w:t>fees</w:t>
      </w:r>
      <w:r>
        <w:rPr>
          <w:spacing w:val="-1"/>
          <w:sz w:val="20"/>
        </w:rPr>
        <w:t xml:space="preserve"> </w:t>
      </w:r>
      <w:r>
        <w:rPr>
          <w:sz w:val="20"/>
        </w:rPr>
        <w:t>and all</w:t>
      </w:r>
      <w:r>
        <w:rPr>
          <w:spacing w:val="-3"/>
          <w:sz w:val="20"/>
        </w:rPr>
        <w:t xml:space="preserve"> </w:t>
      </w:r>
      <w:r>
        <w:rPr>
          <w:sz w:val="20"/>
        </w:rPr>
        <w:t>required</w:t>
      </w:r>
      <w:r>
        <w:rPr>
          <w:spacing w:val="-5"/>
          <w:sz w:val="20"/>
        </w:rPr>
        <w:t xml:space="preserve"> </w:t>
      </w:r>
      <w:r>
        <w:rPr>
          <w:sz w:val="20"/>
        </w:rPr>
        <w:t>supporting</w:t>
      </w:r>
      <w:r>
        <w:rPr>
          <w:spacing w:val="-4"/>
          <w:sz w:val="20"/>
        </w:rPr>
        <w:t xml:space="preserve"> </w:t>
      </w:r>
      <w:r>
        <w:rPr>
          <w:sz w:val="20"/>
        </w:rPr>
        <w:t>documentation</w:t>
      </w:r>
      <w:r>
        <w:rPr>
          <w:spacing w:val="-3"/>
          <w:sz w:val="20"/>
        </w:rPr>
        <w:t xml:space="preserve"> </w:t>
      </w:r>
      <w:r>
        <w:rPr>
          <w:sz w:val="20"/>
        </w:rPr>
        <w:t>prior</w:t>
      </w:r>
      <w:r>
        <w:rPr>
          <w:spacing w:val="-2"/>
          <w:sz w:val="20"/>
        </w:rPr>
        <w:t xml:space="preserve"> </w:t>
      </w:r>
      <w:r>
        <w:rPr>
          <w:sz w:val="20"/>
        </w:rPr>
        <w:t>to</w:t>
      </w:r>
      <w:r>
        <w:rPr>
          <w:spacing w:val="-5"/>
          <w:sz w:val="20"/>
        </w:rPr>
        <w:t xml:space="preserve"> </w:t>
      </w:r>
      <w:r>
        <w:rPr>
          <w:sz w:val="20"/>
        </w:rPr>
        <w:t>action</w:t>
      </w:r>
      <w:r>
        <w:rPr>
          <w:spacing w:val="-2"/>
          <w:sz w:val="20"/>
        </w:rPr>
        <w:t xml:space="preserve"> </w:t>
      </w:r>
      <w:r>
        <w:rPr>
          <w:sz w:val="20"/>
        </w:rPr>
        <w:t>by</w:t>
      </w:r>
      <w:r>
        <w:rPr>
          <w:spacing w:val="-3"/>
          <w:sz w:val="20"/>
        </w:rPr>
        <w:t xml:space="preserve"> </w:t>
      </w:r>
      <w:r>
        <w:rPr>
          <w:sz w:val="20"/>
        </w:rPr>
        <w:t>the</w:t>
      </w:r>
      <w:r>
        <w:rPr>
          <w:spacing w:val="-4"/>
          <w:sz w:val="20"/>
        </w:rPr>
        <w:t xml:space="preserve"> </w:t>
      </w:r>
      <w:r>
        <w:rPr>
          <w:sz w:val="20"/>
        </w:rPr>
        <w:t>Division.</w:t>
      </w:r>
      <w:r>
        <w:rPr>
          <w:spacing w:val="-4"/>
          <w:sz w:val="20"/>
        </w:rPr>
        <w:t xml:space="preserve"> </w:t>
      </w:r>
      <w:r>
        <w:rPr>
          <w:sz w:val="20"/>
        </w:rPr>
        <w:t>No</w:t>
      </w:r>
      <w:r>
        <w:rPr>
          <w:spacing w:val="-2"/>
          <w:sz w:val="20"/>
        </w:rPr>
        <w:t xml:space="preserve"> </w:t>
      </w:r>
      <w:r>
        <w:rPr>
          <w:sz w:val="20"/>
        </w:rPr>
        <w:t>cash</w:t>
      </w:r>
      <w:r>
        <w:rPr>
          <w:spacing w:val="-4"/>
          <w:sz w:val="20"/>
        </w:rPr>
        <w:t xml:space="preserve"> </w:t>
      </w:r>
      <w:r>
        <w:rPr>
          <w:sz w:val="20"/>
        </w:rPr>
        <w:t>payments will be accepted.</w:t>
      </w:r>
    </w:p>
    <w:p w14:paraId="6C41788D" w14:textId="153D7ED7" w:rsidR="009E11E2" w:rsidRPr="009777FF" w:rsidRDefault="00000000" w:rsidP="009777FF">
      <w:pPr>
        <w:pStyle w:val="ListParagraph"/>
        <w:numPr>
          <w:ilvl w:val="2"/>
          <w:numId w:val="11"/>
        </w:numPr>
        <w:tabs>
          <w:tab w:val="left" w:pos="2880"/>
        </w:tabs>
        <w:spacing w:after="240"/>
        <w:ind w:right="439"/>
        <w:rPr>
          <w:sz w:val="20"/>
        </w:rPr>
      </w:pPr>
      <w:r>
        <w:rPr>
          <w:sz w:val="20"/>
        </w:rPr>
        <w:t>An</w:t>
      </w:r>
      <w:r>
        <w:rPr>
          <w:spacing w:val="-4"/>
          <w:sz w:val="20"/>
        </w:rPr>
        <w:t xml:space="preserve"> </w:t>
      </w:r>
      <w:r>
        <w:rPr>
          <w:sz w:val="20"/>
        </w:rPr>
        <w:t>applicant</w:t>
      </w:r>
      <w:r>
        <w:rPr>
          <w:spacing w:val="-4"/>
          <w:sz w:val="20"/>
        </w:rPr>
        <w:t xml:space="preserve"> </w:t>
      </w:r>
      <w:r>
        <w:rPr>
          <w:sz w:val="20"/>
        </w:rPr>
        <w:t>must</w:t>
      </w:r>
      <w:r>
        <w:rPr>
          <w:spacing w:val="-4"/>
          <w:sz w:val="20"/>
        </w:rPr>
        <w:t xml:space="preserve"> </w:t>
      </w:r>
      <w:r>
        <w:rPr>
          <w:sz w:val="20"/>
        </w:rPr>
        <w:t>submit</w:t>
      </w:r>
      <w:r>
        <w:rPr>
          <w:spacing w:val="-3"/>
          <w:sz w:val="20"/>
        </w:rPr>
        <w:t xml:space="preserve"> </w:t>
      </w:r>
      <w:r>
        <w:rPr>
          <w:sz w:val="20"/>
        </w:rPr>
        <w:t>documentation</w:t>
      </w:r>
      <w:r>
        <w:rPr>
          <w:spacing w:val="-3"/>
          <w:sz w:val="20"/>
        </w:rPr>
        <w:t xml:space="preserve"> </w:t>
      </w:r>
      <w:r>
        <w:rPr>
          <w:sz w:val="20"/>
        </w:rPr>
        <w:t>of</w:t>
      </w:r>
      <w:r>
        <w:rPr>
          <w:spacing w:val="-3"/>
          <w:sz w:val="20"/>
        </w:rPr>
        <w:t xml:space="preserve"> </w:t>
      </w:r>
      <w:r>
        <w:rPr>
          <w:sz w:val="20"/>
        </w:rPr>
        <w:t>general</w:t>
      </w:r>
      <w:r>
        <w:rPr>
          <w:spacing w:val="-3"/>
          <w:sz w:val="20"/>
        </w:rPr>
        <w:t xml:space="preserve"> </w:t>
      </w:r>
      <w:r>
        <w:rPr>
          <w:sz w:val="20"/>
        </w:rPr>
        <w:t>liability</w:t>
      </w:r>
      <w:r>
        <w:rPr>
          <w:spacing w:val="-3"/>
          <w:sz w:val="20"/>
        </w:rPr>
        <w:t xml:space="preserve"> </w:t>
      </w:r>
      <w:r>
        <w:rPr>
          <w:sz w:val="20"/>
        </w:rPr>
        <w:t>insurance</w:t>
      </w:r>
      <w:r>
        <w:rPr>
          <w:spacing w:val="-3"/>
          <w:sz w:val="20"/>
        </w:rPr>
        <w:t xml:space="preserve"> </w:t>
      </w:r>
      <w:r>
        <w:rPr>
          <w:sz w:val="20"/>
        </w:rPr>
        <w:t>in</w:t>
      </w:r>
      <w:r>
        <w:rPr>
          <w:spacing w:val="-3"/>
          <w:sz w:val="20"/>
        </w:rPr>
        <w:t xml:space="preserve"> </w:t>
      </w:r>
      <w:r>
        <w:rPr>
          <w:sz w:val="20"/>
        </w:rPr>
        <w:t>the</w:t>
      </w:r>
      <w:r>
        <w:rPr>
          <w:spacing w:val="-3"/>
          <w:sz w:val="20"/>
        </w:rPr>
        <w:t xml:space="preserve"> </w:t>
      </w:r>
      <w:r>
        <w:rPr>
          <w:sz w:val="20"/>
        </w:rPr>
        <w:t>amount</w:t>
      </w:r>
      <w:r>
        <w:rPr>
          <w:spacing w:val="-4"/>
          <w:sz w:val="20"/>
        </w:rPr>
        <w:t xml:space="preserve"> </w:t>
      </w:r>
      <w:r>
        <w:rPr>
          <w:sz w:val="20"/>
        </w:rPr>
        <w:t>of</w:t>
      </w:r>
      <w:r>
        <w:rPr>
          <w:spacing w:val="-3"/>
          <w:sz w:val="20"/>
        </w:rPr>
        <w:t xml:space="preserve"> </w:t>
      </w:r>
      <w:r>
        <w:rPr>
          <w:sz w:val="20"/>
        </w:rPr>
        <w:t>at least $1</w:t>
      </w:r>
      <w:r>
        <w:rPr>
          <w:spacing w:val="-1"/>
          <w:sz w:val="20"/>
        </w:rPr>
        <w:t xml:space="preserve"> </w:t>
      </w:r>
      <w:r>
        <w:rPr>
          <w:sz w:val="20"/>
        </w:rPr>
        <w:t>million that includes products and completed operations coverage</w:t>
      </w:r>
      <w:r>
        <w:rPr>
          <w:spacing w:val="-1"/>
          <w:sz w:val="20"/>
        </w:rPr>
        <w:t xml:space="preserve"> </w:t>
      </w:r>
      <w:r>
        <w:rPr>
          <w:sz w:val="20"/>
        </w:rPr>
        <w:t xml:space="preserve">related to the installation of Fire Suppression Systems. The documentation submitted must identify inclusion and exclusions of the coverage including any restrictions on the types of systems to be </w:t>
      </w:r>
      <w:proofErr w:type="gramStart"/>
      <w:r>
        <w:rPr>
          <w:sz w:val="20"/>
        </w:rPr>
        <w:t>insured</w:t>
      </w:r>
      <w:proofErr w:type="gramEnd"/>
      <w:r>
        <w:rPr>
          <w:sz w:val="20"/>
        </w:rPr>
        <w:t>.</w:t>
      </w:r>
    </w:p>
    <w:p w14:paraId="64BE9876" w14:textId="130EC9FF" w:rsidR="009E11E2" w:rsidRPr="009777FF" w:rsidRDefault="00000000" w:rsidP="009777FF">
      <w:pPr>
        <w:pStyle w:val="ListParagraph"/>
        <w:numPr>
          <w:ilvl w:val="2"/>
          <w:numId w:val="11"/>
        </w:numPr>
        <w:tabs>
          <w:tab w:val="left" w:pos="2880"/>
        </w:tabs>
        <w:spacing w:before="1" w:after="240"/>
        <w:ind w:right="558"/>
        <w:rPr>
          <w:sz w:val="20"/>
        </w:rPr>
      </w:pPr>
      <w:r>
        <w:rPr>
          <w:sz w:val="20"/>
        </w:rPr>
        <w:t>An</w:t>
      </w:r>
      <w:r>
        <w:rPr>
          <w:spacing w:val="-4"/>
          <w:sz w:val="20"/>
        </w:rPr>
        <w:t xml:space="preserve"> </w:t>
      </w:r>
      <w:r>
        <w:rPr>
          <w:sz w:val="20"/>
        </w:rPr>
        <w:t>applicant</w:t>
      </w:r>
      <w:r>
        <w:rPr>
          <w:spacing w:val="-4"/>
          <w:sz w:val="20"/>
        </w:rPr>
        <w:t xml:space="preserve"> </w:t>
      </w:r>
      <w:r>
        <w:rPr>
          <w:sz w:val="20"/>
        </w:rPr>
        <w:t>must</w:t>
      </w:r>
      <w:r>
        <w:rPr>
          <w:spacing w:val="-4"/>
          <w:sz w:val="20"/>
        </w:rPr>
        <w:t xml:space="preserve"> </w:t>
      </w:r>
      <w:r>
        <w:rPr>
          <w:sz w:val="20"/>
        </w:rPr>
        <w:t>submit</w:t>
      </w:r>
      <w:r>
        <w:rPr>
          <w:spacing w:val="-2"/>
          <w:sz w:val="20"/>
        </w:rPr>
        <w:t xml:space="preserve"> </w:t>
      </w:r>
      <w:r>
        <w:rPr>
          <w:sz w:val="20"/>
        </w:rPr>
        <w:t>proof</w:t>
      </w:r>
      <w:r>
        <w:rPr>
          <w:spacing w:val="-4"/>
          <w:sz w:val="20"/>
        </w:rPr>
        <w:t xml:space="preserve"> </w:t>
      </w:r>
      <w:r>
        <w:rPr>
          <w:sz w:val="20"/>
        </w:rPr>
        <w:t>of</w:t>
      </w:r>
      <w:r>
        <w:rPr>
          <w:spacing w:val="-2"/>
          <w:sz w:val="20"/>
        </w:rPr>
        <w:t xml:space="preserve"> </w:t>
      </w:r>
      <w:r>
        <w:rPr>
          <w:sz w:val="20"/>
        </w:rPr>
        <w:t>existence</w:t>
      </w:r>
      <w:r>
        <w:rPr>
          <w:spacing w:val="-2"/>
          <w:sz w:val="20"/>
        </w:rPr>
        <w:t xml:space="preserve"> </w:t>
      </w:r>
      <w:r>
        <w:rPr>
          <w:sz w:val="20"/>
        </w:rPr>
        <w:t>and</w:t>
      </w:r>
      <w:r>
        <w:rPr>
          <w:spacing w:val="-4"/>
          <w:sz w:val="20"/>
        </w:rPr>
        <w:t xml:space="preserve"> </w:t>
      </w:r>
      <w:r>
        <w:rPr>
          <w:sz w:val="20"/>
        </w:rPr>
        <w:t>good</w:t>
      </w:r>
      <w:r>
        <w:rPr>
          <w:spacing w:val="-2"/>
          <w:sz w:val="20"/>
        </w:rPr>
        <w:t xml:space="preserve"> </w:t>
      </w:r>
      <w:r>
        <w:rPr>
          <w:sz w:val="20"/>
        </w:rPr>
        <w:t>standing</w:t>
      </w:r>
      <w:r>
        <w:rPr>
          <w:spacing w:val="-3"/>
          <w:sz w:val="20"/>
        </w:rPr>
        <w:t xml:space="preserve"> </w:t>
      </w:r>
      <w:r>
        <w:rPr>
          <w:sz w:val="20"/>
        </w:rPr>
        <w:t>of</w:t>
      </w:r>
      <w:r>
        <w:rPr>
          <w:spacing w:val="-4"/>
          <w:sz w:val="20"/>
        </w:rPr>
        <w:t xml:space="preserve"> </w:t>
      </w:r>
      <w:r>
        <w:rPr>
          <w:sz w:val="20"/>
        </w:rPr>
        <w:t>the</w:t>
      </w:r>
      <w:r>
        <w:rPr>
          <w:spacing w:val="-4"/>
          <w:sz w:val="20"/>
        </w:rPr>
        <w:t xml:space="preserve"> </w:t>
      </w:r>
      <w:r>
        <w:rPr>
          <w:sz w:val="20"/>
        </w:rPr>
        <w:t>applicant</w:t>
      </w:r>
      <w:r>
        <w:rPr>
          <w:spacing w:val="-4"/>
          <w:sz w:val="20"/>
        </w:rPr>
        <w:t xml:space="preserve"> </w:t>
      </w:r>
      <w:r>
        <w:rPr>
          <w:sz w:val="20"/>
        </w:rPr>
        <w:t>with</w:t>
      </w:r>
      <w:r>
        <w:rPr>
          <w:spacing w:val="-5"/>
          <w:sz w:val="20"/>
        </w:rPr>
        <w:t xml:space="preserve"> </w:t>
      </w:r>
      <w:r>
        <w:rPr>
          <w:sz w:val="20"/>
        </w:rPr>
        <w:t>the Secretary of State.</w:t>
      </w:r>
    </w:p>
    <w:p w14:paraId="3ABED2B4" w14:textId="31497A16" w:rsidR="009E11E2" w:rsidRPr="009777FF" w:rsidRDefault="00000000" w:rsidP="009777FF">
      <w:pPr>
        <w:pStyle w:val="ListParagraph"/>
        <w:numPr>
          <w:ilvl w:val="2"/>
          <w:numId w:val="11"/>
        </w:numPr>
        <w:tabs>
          <w:tab w:val="left" w:pos="2880"/>
        </w:tabs>
        <w:spacing w:after="240"/>
        <w:ind w:right="583"/>
        <w:rPr>
          <w:sz w:val="20"/>
        </w:rPr>
      </w:pPr>
      <w:del w:id="41" w:author="Chris Brunette" w:date="2026-07-21T13:05:00Z" w16du:dateUtc="2026-07-21T19:05:00Z">
        <w:r w:rsidDel="00F311C1">
          <w:rPr>
            <w:sz w:val="20"/>
          </w:rPr>
          <w:delText>New</w:delText>
        </w:r>
        <w:r w:rsidDel="00F311C1">
          <w:rPr>
            <w:spacing w:val="-4"/>
            <w:sz w:val="20"/>
          </w:rPr>
          <w:delText xml:space="preserve"> </w:delText>
        </w:r>
        <w:r w:rsidDel="00F311C1">
          <w:rPr>
            <w:sz w:val="20"/>
          </w:rPr>
          <w:delText>applicants</w:delText>
        </w:r>
        <w:r w:rsidDel="00F311C1">
          <w:rPr>
            <w:spacing w:val="-1"/>
            <w:sz w:val="20"/>
          </w:rPr>
          <w:delText xml:space="preserve"> </w:delText>
        </w:r>
        <w:r w:rsidDel="00F311C1">
          <w:rPr>
            <w:sz w:val="20"/>
          </w:rPr>
          <w:delText>must</w:delText>
        </w:r>
        <w:r w:rsidDel="00F311C1">
          <w:rPr>
            <w:spacing w:val="-4"/>
            <w:sz w:val="20"/>
          </w:rPr>
          <w:delText xml:space="preserve"> </w:delText>
        </w:r>
        <w:r w:rsidDel="00F311C1">
          <w:rPr>
            <w:sz w:val="20"/>
          </w:rPr>
          <w:delText>submit</w:delText>
        </w:r>
        <w:r w:rsidDel="00F311C1">
          <w:rPr>
            <w:spacing w:val="-4"/>
            <w:sz w:val="20"/>
          </w:rPr>
          <w:delText xml:space="preserve"> </w:delText>
        </w:r>
        <w:r w:rsidDel="00F311C1">
          <w:rPr>
            <w:sz w:val="20"/>
          </w:rPr>
          <w:delText>a</w:delText>
        </w:r>
        <w:r w:rsidDel="00F311C1">
          <w:rPr>
            <w:spacing w:val="-5"/>
            <w:sz w:val="20"/>
          </w:rPr>
          <w:delText xml:space="preserve"> </w:delText>
        </w:r>
        <w:r w:rsidDel="00F311C1">
          <w:rPr>
            <w:sz w:val="20"/>
          </w:rPr>
          <w:delText>completed</w:delText>
        </w:r>
        <w:r w:rsidDel="00F311C1">
          <w:rPr>
            <w:spacing w:val="-3"/>
            <w:sz w:val="20"/>
          </w:rPr>
          <w:delText xml:space="preserve"> </w:delText>
        </w:r>
        <w:r w:rsidDel="00F311C1">
          <w:rPr>
            <w:sz w:val="20"/>
          </w:rPr>
          <w:delText>and</w:delText>
        </w:r>
        <w:r w:rsidDel="00F311C1">
          <w:rPr>
            <w:spacing w:val="-4"/>
            <w:sz w:val="20"/>
          </w:rPr>
          <w:delText xml:space="preserve"> </w:delText>
        </w:r>
        <w:r w:rsidDel="00F311C1">
          <w:rPr>
            <w:sz w:val="20"/>
          </w:rPr>
          <w:delText>notarized</w:delText>
        </w:r>
        <w:r w:rsidDel="00F311C1">
          <w:rPr>
            <w:spacing w:val="-4"/>
            <w:sz w:val="20"/>
          </w:rPr>
          <w:delText xml:space="preserve"> </w:delText>
        </w:r>
        <w:r w:rsidDel="00F311C1">
          <w:rPr>
            <w:sz w:val="20"/>
          </w:rPr>
          <w:delText>Affidavit</w:delText>
        </w:r>
        <w:r w:rsidDel="00F311C1">
          <w:rPr>
            <w:spacing w:val="-4"/>
            <w:sz w:val="20"/>
          </w:rPr>
          <w:delText xml:space="preserve"> </w:delText>
        </w:r>
        <w:r w:rsidDel="00F311C1">
          <w:rPr>
            <w:sz w:val="20"/>
          </w:rPr>
          <w:delText>of</w:delText>
        </w:r>
        <w:r w:rsidDel="00F311C1">
          <w:rPr>
            <w:spacing w:val="-4"/>
            <w:sz w:val="20"/>
          </w:rPr>
          <w:delText xml:space="preserve"> </w:delText>
        </w:r>
        <w:r w:rsidDel="00F311C1">
          <w:rPr>
            <w:sz w:val="20"/>
          </w:rPr>
          <w:delText>Legal</w:delText>
        </w:r>
        <w:r w:rsidDel="00F311C1">
          <w:rPr>
            <w:spacing w:val="-5"/>
            <w:sz w:val="20"/>
          </w:rPr>
          <w:delText xml:space="preserve"> </w:delText>
        </w:r>
        <w:r w:rsidDel="00F311C1">
          <w:rPr>
            <w:sz w:val="20"/>
          </w:rPr>
          <w:delText>Residency</w:delText>
        </w:r>
        <w:r w:rsidDel="00F311C1">
          <w:rPr>
            <w:spacing w:val="-3"/>
            <w:sz w:val="20"/>
          </w:rPr>
          <w:delText xml:space="preserve"> </w:delText>
        </w:r>
        <w:r w:rsidDel="00F311C1">
          <w:rPr>
            <w:sz w:val="20"/>
          </w:rPr>
          <w:delText>as required in 24-76.5-103(4)(b), C.R.S. The affidavit must have been executed within 30 days of the submittal of the application.</w:delText>
        </w:r>
      </w:del>
    </w:p>
    <w:p w14:paraId="101B395A" w14:textId="1C92FBCE" w:rsidR="009E11E2" w:rsidRPr="009777FF" w:rsidRDefault="00000000" w:rsidP="009777FF">
      <w:pPr>
        <w:pStyle w:val="ListParagraph"/>
        <w:numPr>
          <w:ilvl w:val="1"/>
          <w:numId w:val="11"/>
        </w:numPr>
        <w:tabs>
          <w:tab w:val="left" w:pos="2160"/>
        </w:tabs>
        <w:spacing w:after="240"/>
        <w:rPr>
          <w:sz w:val="20"/>
        </w:rPr>
      </w:pPr>
      <w:r>
        <w:rPr>
          <w:sz w:val="20"/>
        </w:rPr>
        <w:t>Duration</w:t>
      </w:r>
      <w:r>
        <w:rPr>
          <w:spacing w:val="-7"/>
          <w:sz w:val="20"/>
        </w:rPr>
        <w:t xml:space="preserve"> </w:t>
      </w:r>
      <w:r>
        <w:rPr>
          <w:sz w:val="20"/>
        </w:rPr>
        <w:t>of</w:t>
      </w:r>
      <w:r>
        <w:rPr>
          <w:spacing w:val="-7"/>
          <w:sz w:val="20"/>
        </w:rPr>
        <w:t xml:space="preserve"> </w:t>
      </w:r>
      <w:r>
        <w:rPr>
          <w:spacing w:val="-2"/>
          <w:sz w:val="20"/>
        </w:rPr>
        <w:t>Registration</w:t>
      </w:r>
    </w:p>
    <w:p w14:paraId="1C315A66" w14:textId="140A3BA4" w:rsidR="009E11E2" w:rsidRPr="009777FF" w:rsidRDefault="00000000" w:rsidP="00DA7227">
      <w:pPr>
        <w:pStyle w:val="ListParagraph"/>
        <w:numPr>
          <w:ilvl w:val="2"/>
          <w:numId w:val="11"/>
        </w:numPr>
        <w:tabs>
          <w:tab w:val="left" w:pos="2876"/>
          <w:tab w:val="left" w:pos="2880"/>
        </w:tabs>
        <w:spacing w:after="240"/>
        <w:ind w:right="653"/>
        <w:rPr>
          <w:sz w:val="20"/>
        </w:rPr>
      </w:pPr>
      <w:r>
        <w:rPr>
          <w:sz w:val="20"/>
        </w:rPr>
        <w:t>The</w:t>
      </w:r>
      <w:r>
        <w:rPr>
          <w:spacing w:val="-4"/>
          <w:sz w:val="20"/>
        </w:rPr>
        <w:t xml:space="preserve"> </w:t>
      </w:r>
      <w:r>
        <w:rPr>
          <w:sz w:val="20"/>
        </w:rPr>
        <w:t>registration</w:t>
      </w:r>
      <w:r>
        <w:rPr>
          <w:spacing w:val="-3"/>
          <w:sz w:val="20"/>
        </w:rPr>
        <w:t xml:space="preserve"> </w:t>
      </w:r>
      <w:r>
        <w:rPr>
          <w:sz w:val="20"/>
        </w:rPr>
        <w:t>period</w:t>
      </w:r>
      <w:r>
        <w:rPr>
          <w:spacing w:val="-4"/>
          <w:sz w:val="20"/>
        </w:rPr>
        <w:t xml:space="preserve"> </w:t>
      </w:r>
      <w:r>
        <w:rPr>
          <w:sz w:val="20"/>
        </w:rPr>
        <w:t>for</w:t>
      </w:r>
      <w:r>
        <w:rPr>
          <w:spacing w:val="-4"/>
          <w:sz w:val="20"/>
        </w:rPr>
        <w:t xml:space="preserve"> </w:t>
      </w:r>
      <w:r>
        <w:rPr>
          <w:sz w:val="20"/>
        </w:rPr>
        <w:t>new</w:t>
      </w:r>
      <w:r>
        <w:rPr>
          <w:spacing w:val="-4"/>
          <w:sz w:val="20"/>
        </w:rPr>
        <w:t xml:space="preserve"> </w:t>
      </w:r>
      <w:r>
        <w:rPr>
          <w:sz w:val="20"/>
        </w:rPr>
        <w:t>and</w:t>
      </w:r>
      <w:r>
        <w:rPr>
          <w:spacing w:val="-5"/>
          <w:sz w:val="20"/>
        </w:rPr>
        <w:t xml:space="preserve"> </w:t>
      </w:r>
      <w:r>
        <w:rPr>
          <w:sz w:val="20"/>
        </w:rPr>
        <w:t>renewal</w:t>
      </w:r>
      <w:r>
        <w:rPr>
          <w:spacing w:val="-5"/>
          <w:sz w:val="20"/>
        </w:rPr>
        <w:t xml:space="preserve"> </w:t>
      </w:r>
      <w:r>
        <w:rPr>
          <w:sz w:val="20"/>
        </w:rPr>
        <w:t>registrations</w:t>
      </w:r>
      <w:r>
        <w:rPr>
          <w:spacing w:val="-3"/>
          <w:sz w:val="20"/>
        </w:rPr>
        <w:t xml:space="preserve"> </w:t>
      </w:r>
      <w:r>
        <w:rPr>
          <w:sz w:val="20"/>
        </w:rPr>
        <w:t>will</w:t>
      </w:r>
      <w:r>
        <w:rPr>
          <w:spacing w:val="-5"/>
          <w:sz w:val="20"/>
        </w:rPr>
        <w:t xml:space="preserve"> </w:t>
      </w:r>
      <w:r>
        <w:rPr>
          <w:sz w:val="20"/>
        </w:rPr>
        <w:t>expire</w:t>
      </w:r>
      <w:r>
        <w:rPr>
          <w:spacing w:val="-2"/>
          <w:sz w:val="20"/>
        </w:rPr>
        <w:t xml:space="preserve"> </w:t>
      </w:r>
      <w:r>
        <w:rPr>
          <w:sz w:val="20"/>
        </w:rPr>
        <w:t>on</w:t>
      </w:r>
      <w:r>
        <w:rPr>
          <w:spacing w:val="-5"/>
          <w:sz w:val="20"/>
        </w:rPr>
        <w:t xml:space="preserve"> </w:t>
      </w:r>
      <w:r>
        <w:rPr>
          <w:sz w:val="20"/>
        </w:rPr>
        <w:t>December 31st each</w:t>
      </w:r>
      <w:r>
        <w:rPr>
          <w:spacing w:val="-3"/>
          <w:sz w:val="20"/>
        </w:rPr>
        <w:t xml:space="preserve"> </w:t>
      </w:r>
      <w:r>
        <w:rPr>
          <w:sz w:val="20"/>
        </w:rPr>
        <w:t>year</w:t>
      </w:r>
      <w:r>
        <w:rPr>
          <w:spacing w:val="-2"/>
          <w:sz w:val="20"/>
        </w:rPr>
        <w:t xml:space="preserve"> </w:t>
      </w:r>
      <w:r>
        <w:rPr>
          <w:sz w:val="20"/>
        </w:rPr>
        <w:t>regardless</w:t>
      </w:r>
      <w:r>
        <w:rPr>
          <w:spacing w:val="-2"/>
          <w:sz w:val="20"/>
        </w:rPr>
        <w:t xml:space="preserve"> </w:t>
      </w:r>
      <w:r>
        <w:rPr>
          <w:sz w:val="20"/>
        </w:rPr>
        <w:t>of</w:t>
      </w:r>
      <w:r>
        <w:rPr>
          <w:spacing w:val="-3"/>
          <w:sz w:val="20"/>
        </w:rPr>
        <w:t xml:space="preserve"> </w:t>
      </w:r>
      <w:r>
        <w:rPr>
          <w:sz w:val="20"/>
        </w:rPr>
        <w:t>when</w:t>
      </w:r>
      <w:r>
        <w:rPr>
          <w:spacing w:val="-4"/>
          <w:sz w:val="20"/>
        </w:rPr>
        <w:t xml:space="preserve"> </w:t>
      </w:r>
      <w:r>
        <w:rPr>
          <w:sz w:val="20"/>
        </w:rPr>
        <w:t>the</w:t>
      </w:r>
      <w:r>
        <w:rPr>
          <w:spacing w:val="-3"/>
          <w:sz w:val="20"/>
        </w:rPr>
        <w:t xml:space="preserve"> </w:t>
      </w:r>
      <w:r>
        <w:rPr>
          <w:sz w:val="20"/>
        </w:rPr>
        <w:t>registration</w:t>
      </w:r>
      <w:r>
        <w:rPr>
          <w:spacing w:val="-4"/>
          <w:sz w:val="20"/>
        </w:rPr>
        <w:t xml:space="preserve"> </w:t>
      </w:r>
      <w:r>
        <w:rPr>
          <w:sz w:val="20"/>
        </w:rPr>
        <w:t>was</w:t>
      </w:r>
      <w:r>
        <w:rPr>
          <w:spacing w:val="-2"/>
          <w:sz w:val="20"/>
        </w:rPr>
        <w:t xml:space="preserve"> </w:t>
      </w:r>
      <w:r>
        <w:rPr>
          <w:sz w:val="20"/>
        </w:rPr>
        <w:t>issued,</w:t>
      </w:r>
      <w:r>
        <w:rPr>
          <w:spacing w:val="-3"/>
          <w:sz w:val="20"/>
        </w:rPr>
        <w:t xml:space="preserve"> </w:t>
      </w:r>
      <w:r>
        <w:rPr>
          <w:sz w:val="20"/>
        </w:rPr>
        <w:t>unless</w:t>
      </w:r>
      <w:r>
        <w:rPr>
          <w:spacing w:val="-2"/>
          <w:sz w:val="20"/>
        </w:rPr>
        <w:t xml:space="preserve"> </w:t>
      </w:r>
      <w:r>
        <w:rPr>
          <w:sz w:val="20"/>
        </w:rPr>
        <w:t>earlier</w:t>
      </w:r>
      <w:r>
        <w:rPr>
          <w:spacing w:val="-3"/>
          <w:sz w:val="20"/>
        </w:rPr>
        <w:t xml:space="preserve"> </w:t>
      </w:r>
      <w:r>
        <w:rPr>
          <w:sz w:val="20"/>
        </w:rPr>
        <w:t>suspended</w:t>
      </w:r>
      <w:r>
        <w:rPr>
          <w:spacing w:val="-3"/>
          <w:sz w:val="20"/>
        </w:rPr>
        <w:t xml:space="preserve"> </w:t>
      </w:r>
      <w:r>
        <w:rPr>
          <w:sz w:val="20"/>
        </w:rPr>
        <w:t>or revoked. There will be no pro-rating of registration fees.</w:t>
      </w:r>
    </w:p>
    <w:p w14:paraId="5857B5DD" w14:textId="790A280B" w:rsidR="009E11E2" w:rsidRPr="009777FF" w:rsidRDefault="00000000" w:rsidP="009777FF">
      <w:pPr>
        <w:pStyle w:val="ListParagraph"/>
        <w:numPr>
          <w:ilvl w:val="2"/>
          <w:numId w:val="11"/>
        </w:numPr>
        <w:tabs>
          <w:tab w:val="left" w:pos="2880"/>
        </w:tabs>
        <w:spacing w:after="240"/>
        <w:ind w:right="367"/>
        <w:rPr>
          <w:sz w:val="20"/>
        </w:rPr>
      </w:pPr>
      <w:r>
        <w:rPr>
          <w:sz w:val="20"/>
        </w:rPr>
        <w:t xml:space="preserve">Applications for renewal shall be submitted no more than </w:t>
      </w:r>
      <w:r w:rsidR="0038343F">
        <w:rPr>
          <w:color w:val="C00000"/>
          <w:sz w:val="20"/>
        </w:rPr>
        <w:t>thirty (</w:t>
      </w:r>
      <w:r>
        <w:rPr>
          <w:sz w:val="20"/>
        </w:rPr>
        <w:t>30</w:t>
      </w:r>
      <w:r w:rsidR="0038343F" w:rsidRPr="0038343F">
        <w:rPr>
          <w:color w:val="C00000"/>
          <w:sz w:val="20"/>
        </w:rPr>
        <w:t>)</w:t>
      </w:r>
      <w:r>
        <w:rPr>
          <w:sz w:val="20"/>
        </w:rPr>
        <w:t xml:space="preserve"> days prior to expiration, A grace</w:t>
      </w:r>
      <w:r>
        <w:rPr>
          <w:spacing w:val="-4"/>
          <w:sz w:val="20"/>
        </w:rPr>
        <w:t xml:space="preserve"> </w:t>
      </w:r>
      <w:r>
        <w:rPr>
          <w:sz w:val="20"/>
        </w:rPr>
        <w:t>period</w:t>
      </w:r>
      <w:r>
        <w:rPr>
          <w:spacing w:val="-2"/>
          <w:sz w:val="20"/>
        </w:rPr>
        <w:t xml:space="preserve"> </w:t>
      </w:r>
      <w:r>
        <w:rPr>
          <w:sz w:val="20"/>
        </w:rPr>
        <w:t>for</w:t>
      </w:r>
      <w:r>
        <w:rPr>
          <w:spacing w:val="-4"/>
          <w:sz w:val="20"/>
        </w:rPr>
        <w:t xml:space="preserve"> </w:t>
      </w:r>
      <w:r>
        <w:rPr>
          <w:sz w:val="20"/>
        </w:rPr>
        <w:t>renewal</w:t>
      </w:r>
      <w:r>
        <w:rPr>
          <w:spacing w:val="-5"/>
          <w:sz w:val="20"/>
        </w:rPr>
        <w:t xml:space="preserve"> </w:t>
      </w:r>
      <w:r>
        <w:rPr>
          <w:sz w:val="20"/>
        </w:rPr>
        <w:t>may</w:t>
      </w:r>
      <w:r>
        <w:rPr>
          <w:spacing w:val="-3"/>
          <w:sz w:val="20"/>
        </w:rPr>
        <w:t xml:space="preserve"> </w:t>
      </w:r>
      <w:r>
        <w:rPr>
          <w:sz w:val="20"/>
        </w:rPr>
        <w:t>be</w:t>
      </w:r>
      <w:r>
        <w:rPr>
          <w:spacing w:val="-5"/>
          <w:sz w:val="20"/>
        </w:rPr>
        <w:t xml:space="preserve"> </w:t>
      </w:r>
      <w:r>
        <w:rPr>
          <w:sz w:val="20"/>
        </w:rPr>
        <w:t>extended</w:t>
      </w:r>
      <w:r>
        <w:rPr>
          <w:spacing w:val="-5"/>
          <w:sz w:val="20"/>
        </w:rPr>
        <w:t xml:space="preserve"> </w:t>
      </w:r>
      <w:r>
        <w:rPr>
          <w:sz w:val="20"/>
        </w:rPr>
        <w:t>for</w:t>
      </w:r>
      <w:r>
        <w:rPr>
          <w:spacing w:val="-4"/>
          <w:sz w:val="20"/>
        </w:rPr>
        <w:t xml:space="preserve"> </w:t>
      </w:r>
      <w:r>
        <w:rPr>
          <w:sz w:val="20"/>
        </w:rPr>
        <w:t>up</w:t>
      </w:r>
      <w:r>
        <w:rPr>
          <w:spacing w:val="-2"/>
          <w:sz w:val="20"/>
        </w:rPr>
        <w:t xml:space="preserve"> </w:t>
      </w:r>
      <w:r>
        <w:rPr>
          <w:sz w:val="20"/>
        </w:rPr>
        <w:t>to</w:t>
      </w:r>
      <w:r>
        <w:rPr>
          <w:spacing w:val="-5"/>
          <w:sz w:val="20"/>
        </w:rPr>
        <w:t xml:space="preserve"> </w:t>
      </w:r>
      <w:r w:rsidR="0038343F" w:rsidRPr="0038343F">
        <w:rPr>
          <w:color w:val="C00000"/>
          <w:spacing w:val="-5"/>
          <w:sz w:val="20"/>
        </w:rPr>
        <w:t>thirty (</w:t>
      </w:r>
      <w:r>
        <w:rPr>
          <w:sz w:val="20"/>
        </w:rPr>
        <w:t>30</w:t>
      </w:r>
      <w:r w:rsidR="0038343F" w:rsidRPr="0038343F">
        <w:rPr>
          <w:color w:val="C00000"/>
          <w:sz w:val="20"/>
        </w:rPr>
        <w:t>)</w:t>
      </w:r>
      <w:r>
        <w:rPr>
          <w:spacing w:val="-2"/>
          <w:sz w:val="20"/>
        </w:rPr>
        <w:t xml:space="preserve"> </w:t>
      </w:r>
      <w:r>
        <w:rPr>
          <w:sz w:val="20"/>
        </w:rPr>
        <w:t>days</w:t>
      </w:r>
      <w:r>
        <w:rPr>
          <w:spacing w:val="-3"/>
          <w:sz w:val="20"/>
        </w:rPr>
        <w:t xml:space="preserve"> </w:t>
      </w:r>
      <w:r>
        <w:rPr>
          <w:sz w:val="20"/>
        </w:rPr>
        <w:t>after</w:t>
      </w:r>
      <w:r>
        <w:rPr>
          <w:spacing w:val="-1"/>
          <w:sz w:val="20"/>
        </w:rPr>
        <w:t xml:space="preserve"> </w:t>
      </w:r>
      <w:r>
        <w:rPr>
          <w:sz w:val="20"/>
        </w:rPr>
        <w:t>expiration,</w:t>
      </w:r>
      <w:r>
        <w:rPr>
          <w:spacing w:val="-4"/>
          <w:sz w:val="20"/>
        </w:rPr>
        <w:t xml:space="preserve"> </w:t>
      </w:r>
      <w:r>
        <w:rPr>
          <w:sz w:val="20"/>
        </w:rPr>
        <w:t>after</w:t>
      </w:r>
      <w:r>
        <w:rPr>
          <w:spacing w:val="-1"/>
          <w:sz w:val="20"/>
        </w:rPr>
        <w:t xml:space="preserve"> </w:t>
      </w:r>
      <w:r>
        <w:rPr>
          <w:sz w:val="20"/>
        </w:rPr>
        <w:t>which</w:t>
      </w:r>
      <w:r>
        <w:rPr>
          <w:spacing w:val="-2"/>
          <w:sz w:val="20"/>
        </w:rPr>
        <w:t xml:space="preserve"> </w:t>
      </w:r>
      <w:r>
        <w:rPr>
          <w:sz w:val="20"/>
        </w:rPr>
        <w:t>a late application fee will be assessed.</w:t>
      </w:r>
    </w:p>
    <w:p w14:paraId="78A7F48C" w14:textId="75255A55" w:rsidR="009E11E2" w:rsidRPr="00F80BB4" w:rsidRDefault="00000000" w:rsidP="00F80BB4">
      <w:pPr>
        <w:pStyle w:val="ListParagraph"/>
        <w:numPr>
          <w:ilvl w:val="2"/>
          <w:numId w:val="11"/>
        </w:numPr>
        <w:tabs>
          <w:tab w:val="left" w:pos="2880"/>
        </w:tabs>
        <w:spacing w:before="1" w:after="240"/>
        <w:ind w:right="506"/>
        <w:rPr>
          <w:sz w:val="20"/>
        </w:rPr>
      </w:pPr>
      <w:r>
        <w:rPr>
          <w:sz w:val="20"/>
        </w:rPr>
        <w:t xml:space="preserve">All applications for registration shall have no longer than </w:t>
      </w:r>
      <w:r w:rsidR="0038343F" w:rsidRPr="0038343F">
        <w:rPr>
          <w:color w:val="C00000"/>
          <w:sz w:val="20"/>
        </w:rPr>
        <w:t>thirty (</w:t>
      </w:r>
      <w:r>
        <w:rPr>
          <w:sz w:val="20"/>
        </w:rPr>
        <w:t>30</w:t>
      </w:r>
      <w:r w:rsidR="0038343F" w:rsidRPr="0038343F">
        <w:rPr>
          <w:color w:val="C00000"/>
          <w:sz w:val="20"/>
        </w:rPr>
        <w:t>)</w:t>
      </w:r>
      <w:r>
        <w:rPr>
          <w:sz w:val="20"/>
        </w:rPr>
        <w:t xml:space="preserve"> days from the original submittal to correct deficiencies in their application including missing materials or fees. Applications</w:t>
      </w:r>
      <w:r>
        <w:rPr>
          <w:spacing w:val="-5"/>
          <w:sz w:val="20"/>
        </w:rPr>
        <w:t xml:space="preserve"> </w:t>
      </w:r>
      <w:r>
        <w:rPr>
          <w:sz w:val="20"/>
        </w:rPr>
        <w:t>older</w:t>
      </w:r>
      <w:r>
        <w:rPr>
          <w:spacing w:val="-5"/>
          <w:sz w:val="20"/>
        </w:rPr>
        <w:t xml:space="preserve"> </w:t>
      </w:r>
      <w:r>
        <w:rPr>
          <w:sz w:val="20"/>
        </w:rPr>
        <w:t>than</w:t>
      </w:r>
      <w:r>
        <w:rPr>
          <w:spacing w:val="-4"/>
          <w:sz w:val="20"/>
        </w:rPr>
        <w:t xml:space="preserve"> </w:t>
      </w:r>
      <w:r w:rsidR="0038343F" w:rsidRPr="0038343F">
        <w:rPr>
          <w:color w:val="C00000"/>
          <w:spacing w:val="-4"/>
          <w:sz w:val="20"/>
        </w:rPr>
        <w:t>thirty (</w:t>
      </w:r>
      <w:r>
        <w:rPr>
          <w:sz w:val="20"/>
        </w:rPr>
        <w:t>30</w:t>
      </w:r>
      <w:r w:rsidR="0038343F" w:rsidRPr="0038343F">
        <w:rPr>
          <w:color w:val="C00000"/>
          <w:sz w:val="20"/>
        </w:rPr>
        <w:t>)</w:t>
      </w:r>
      <w:r>
        <w:rPr>
          <w:spacing w:val="-5"/>
          <w:sz w:val="20"/>
        </w:rPr>
        <w:t xml:space="preserve"> </w:t>
      </w:r>
      <w:r>
        <w:rPr>
          <w:sz w:val="20"/>
        </w:rPr>
        <w:t>days</w:t>
      </w:r>
      <w:r>
        <w:rPr>
          <w:spacing w:val="-5"/>
          <w:sz w:val="20"/>
        </w:rPr>
        <w:t xml:space="preserve"> </w:t>
      </w:r>
      <w:r>
        <w:rPr>
          <w:sz w:val="20"/>
        </w:rPr>
        <w:t>with</w:t>
      </w:r>
      <w:r>
        <w:rPr>
          <w:spacing w:val="-4"/>
          <w:sz w:val="20"/>
        </w:rPr>
        <w:t xml:space="preserve"> </w:t>
      </w:r>
      <w:r>
        <w:rPr>
          <w:sz w:val="20"/>
        </w:rPr>
        <w:t>outstanding</w:t>
      </w:r>
      <w:r>
        <w:rPr>
          <w:spacing w:val="-4"/>
          <w:sz w:val="20"/>
        </w:rPr>
        <w:t xml:space="preserve"> </w:t>
      </w:r>
      <w:r>
        <w:rPr>
          <w:sz w:val="20"/>
        </w:rPr>
        <w:t>deficiencies</w:t>
      </w:r>
      <w:r>
        <w:rPr>
          <w:spacing w:val="-5"/>
          <w:sz w:val="20"/>
        </w:rPr>
        <w:t xml:space="preserve"> </w:t>
      </w:r>
      <w:r>
        <w:rPr>
          <w:sz w:val="20"/>
        </w:rPr>
        <w:t>will</w:t>
      </w:r>
      <w:r>
        <w:rPr>
          <w:spacing w:val="-7"/>
          <w:sz w:val="20"/>
        </w:rPr>
        <w:t xml:space="preserve"> </w:t>
      </w:r>
      <w:r>
        <w:rPr>
          <w:sz w:val="20"/>
        </w:rPr>
        <w:t>be</w:t>
      </w:r>
      <w:r>
        <w:rPr>
          <w:spacing w:val="-6"/>
          <w:sz w:val="20"/>
        </w:rPr>
        <w:t xml:space="preserve"> </w:t>
      </w:r>
      <w:r>
        <w:rPr>
          <w:sz w:val="20"/>
        </w:rPr>
        <w:lastRenderedPageBreak/>
        <w:t>considered</w:t>
      </w:r>
      <w:r>
        <w:rPr>
          <w:spacing w:val="-6"/>
          <w:sz w:val="20"/>
        </w:rPr>
        <w:t xml:space="preserve"> </w:t>
      </w:r>
      <w:r>
        <w:rPr>
          <w:sz w:val="20"/>
        </w:rPr>
        <w:t>vacated applications and the fees surrendered.</w:t>
      </w:r>
    </w:p>
    <w:p w14:paraId="4A49E7F0" w14:textId="12CEA730" w:rsidR="009E11E2" w:rsidRPr="00F80BB4" w:rsidRDefault="00000000" w:rsidP="00F80BB4">
      <w:pPr>
        <w:pStyle w:val="ListParagraph"/>
        <w:numPr>
          <w:ilvl w:val="2"/>
          <w:numId w:val="11"/>
        </w:numPr>
        <w:tabs>
          <w:tab w:val="left" w:pos="2880"/>
        </w:tabs>
        <w:spacing w:after="240"/>
        <w:ind w:right="562"/>
        <w:rPr>
          <w:sz w:val="20"/>
        </w:rPr>
      </w:pPr>
      <w:r>
        <w:rPr>
          <w:sz w:val="20"/>
        </w:rPr>
        <w:t>Applicants</w:t>
      </w:r>
      <w:r>
        <w:rPr>
          <w:spacing w:val="-4"/>
          <w:sz w:val="20"/>
        </w:rPr>
        <w:t xml:space="preserve"> </w:t>
      </w:r>
      <w:r>
        <w:rPr>
          <w:sz w:val="20"/>
        </w:rPr>
        <w:t>submitting</w:t>
      </w:r>
      <w:r>
        <w:rPr>
          <w:spacing w:val="-3"/>
          <w:sz w:val="20"/>
        </w:rPr>
        <w:t xml:space="preserve"> </w:t>
      </w:r>
      <w:r>
        <w:rPr>
          <w:sz w:val="20"/>
        </w:rPr>
        <w:t>more</w:t>
      </w:r>
      <w:r>
        <w:rPr>
          <w:spacing w:val="-3"/>
          <w:sz w:val="20"/>
        </w:rPr>
        <w:t xml:space="preserve"> </w:t>
      </w:r>
      <w:r>
        <w:rPr>
          <w:sz w:val="20"/>
        </w:rPr>
        <w:t>than</w:t>
      </w:r>
      <w:r>
        <w:rPr>
          <w:spacing w:val="-3"/>
          <w:sz w:val="20"/>
        </w:rPr>
        <w:t xml:space="preserve"> </w:t>
      </w:r>
      <w:r w:rsidR="000D6CA3" w:rsidRPr="000D6CA3">
        <w:rPr>
          <w:color w:val="C00000"/>
          <w:spacing w:val="-3"/>
          <w:sz w:val="20"/>
        </w:rPr>
        <w:t>sixty (</w:t>
      </w:r>
      <w:r>
        <w:rPr>
          <w:sz w:val="20"/>
        </w:rPr>
        <w:t>60</w:t>
      </w:r>
      <w:r w:rsidR="000D6CA3" w:rsidRPr="000D6CA3">
        <w:rPr>
          <w:color w:val="C00000"/>
          <w:sz w:val="20"/>
        </w:rPr>
        <w:t>)</w:t>
      </w:r>
      <w:r>
        <w:rPr>
          <w:spacing w:val="-4"/>
          <w:sz w:val="20"/>
        </w:rPr>
        <w:t xml:space="preserve"> </w:t>
      </w:r>
      <w:r>
        <w:rPr>
          <w:sz w:val="20"/>
        </w:rPr>
        <w:t>days</w:t>
      </w:r>
      <w:r>
        <w:rPr>
          <w:spacing w:val="-4"/>
          <w:sz w:val="20"/>
        </w:rPr>
        <w:t xml:space="preserve"> </w:t>
      </w:r>
      <w:r>
        <w:rPr>
          <w:sz w:val="20"/>
        </w:rPr>
        <w:t>after</w:t>
      </w:r>
      <w:r>
        <w:rPr>
          <w:spacing w:val="-5"/>
          <w:sz w:val="20"/>
        </w:rPr>
        <w:t xml:space="preserve"> </w:t>
      </w:r>
      <w:r>
        <w:rPr>
          <w:sz w:val="20"/>
        </w:rPr>
        <w:t>expiration</w:t>
      </w:r>
      <w:r>
        <w:rPr>
          <w:spacing w:val="-6"/>
          <w:sz w:val="20"/>
        </w:rPr>
        <w:t xml:space="preserve"> </w:t>
      </w:r>
      <w:r>
        <w:rPr>
          <w:sz w:val="20"/>
        </w:rPr>
        <w:t>shall</w:t>
      </w:r>
      <w:r>
        <w:rPr>
          <w:spacing w:val="-6"/>
          <w:sz w:val="20"/>
        </w:rPr>
        <w:t xml:space="preserve"> </w:t>
      </w:r>
      <w:r>
        <w:rPr>
          <w:sz w:val="20"/>
        </w:rPr>
        <w:t>submit</w:t>
      </w:r>
      <w:r>
        <w:rPr>
          <w:spacing w:val="-5"/>
          <w:sz w:val="20"/>
        </w:rPr>
        <w:t xml:space="preserve"> </w:t>
      </w:r>
      <w:r>
        <w:rPr>
          <w:sz w:val="20"/>
        </w:rPr>
        <w:t xml:space="preserve">all documentation required of a new applicant in addition to any required documentation for their renewal </w:t>
      </w:r>
      <w:r>
        <w:rPr>
          <w:spacing w:val="-2"/>
          <w:sz w:val="20"/>
        </w:rPr>
        <w:t>application.</w:t>
      </w:r>
    </w:p>
    <w:p w14:paraId="75A95E00" w14:textId="71105D5A" w:rsidR="009E11E2" w:rsidRPr="00F80BB4" w:rsidRDefault="00000000" w:rsidP="00F80BB4">
      <w:pPr>
        <w:pStyle w:val="ListParagraph"/>
        <w:numPr>
          <w:ilvl w:val="1"/>
          <w:numId w:val="11"/>
        </w:numPr>
        <w:tabs>
          <w:tab w:val="left" w:pos="2160"/>
        </w:tabs>
        <w:spacing w:before="1" w:after="240"/>
        <w:rPr>
          <w:sz w:val="20"/>
        </w:rPr>
      </w:pPr>
      <w:r>
        <w:rPr>
          <w:sz w:val="20"/>
        </w:rPr>
        <w:t>Specific</w:t>
      </w:r>
      <w:r>
        <w:rPr>
          <w:spacing w:val="-9"/>
          <w:sz w:val="20"/>
        </w:rPr>
        <w:t xml:space="preserve"> </w:t>
      </w:r>
      <w:r>
        <w:rPr>
          <w:sz w:val="20"/>
        </w:rPr>
        <w:t>Requirements</w:t>
      </w:r>
      <w:r>
        <w:rPr>
          <w:spacing w:val="-9"/>
          <w:sz w:val="20"/>
        </w:rPr>
        <w:t xml:space="preserve"> </w:t>
      </w:r>
      <w:r>
        <w:rPr>
          <w:sz w:val="20"/>
        </w:rPr>
        <w:t>for</w:t>
      </w:r>
      <w:r>
        <w:rPr>
          <w:spacing w:val="-7"/>
          <w:sz w:val="20"/>
        </w:rPr>
        <w:t xml:space="preserve"> </w:t>
      </w:r>
      <w:r>
        <w:rPr>
          <w:sz w:val="20"/>
        </w:rPr>
        <w:t>Fire</w:t>
      </w:r>
      <w:r>
        <w:rPr>
          <w:spacing w:val="-9"/>
          <w:sz w:val="20"/>
        </w:rPr>
        <w:t xml:space="preserve"> </w:t>
      </w:r>
      <w:r>
        <w:rPr>
          <w:sz w:val="20"/>
        </w:rPr>
        <w:t>Suppression</w:t>
      </w:r>
      <w:r>
        <w:rPr>
          <w:spacing w:val="-9"/>
          <w:sz w:val="20"/>
        </w:rPr>
        <w:t xml:space="preserve"> </w:t>
      </w:r>
      <w:r>
        <w:rPr>
          <w:sz w:val="20"/>
        </w:rPr>
        <w:t>System</w:t>
      </w:r>
      <w:r>
        <w:rPr>
          <w:spacing w:val="-10"/>
          <w:sz w:val="20"/>
        </w:rPr>
        <w:t xml:space="preserve"> </w:t>
      </w:r>
      <w:r>
        <w:rPr>
          <w:spacing w:val="-2"/>
          <w:sz w:val="20"/>
        </w:rPr>
        <w:t>Contractors</w:t>
      </w:r>
    </w:p>
    <w:p w14:paraId="67DE70B6" w14:textId="6A989C67" w:rsidR="009E11E2" w:rsidRPr="00F80BB4" w:rsidRDefault="00000000" w:rsidP="00F80BB4">
      <w:pPr>
        <w:pStyle w:val="ListParagraph"/>
        <w:numPr>
          <w:ilvl w:val="2"/>
          <w:numId w:val="11"/>
        </w:numPr>
        <w:tabs>
          <w:tab w:val="left" w:pos="2880"/>
        </w:tabs>
        <w:spacing w:before="1" w:after="240"/>
        <w:rPr>
          <w:sz w:val="20"/>
        </w:rPr>
      </w:pPr>
      <w:r>
        <w:rPr>
          <w:sz w:val="20"/>
        </w:rPr>
        <w:t>A</w:t>
      </w:r>
      <w:r>
        <w:rPr>
          <w:spacing w:val="-9"/>
          <w:sz w:val="20"/>
        </w:rPr>
        <w:t xml:space="preserve"> </w:t>
      </w:r>
      <w:r>
        <w:rPr>
          <w:sz w:val="20"/>
        </w:rPr>
        <w:t>Fire</w:t>
      </w:r>
      <w:r>
        <w:rPr>
          <w:spacing w:val="-7"/>
          <w:sz w:val="20"/>
        </w:rPr>
        <w:t xml:space="preserve"> </w:t>
      </w:r>
      <w:r>
        <w:rPr>
          <w:sz w:val="20"/>
        </w:rPr>
        <w:t>Suppression</w:t>
      </w:r>
      <w:r>
        <w:rPr>
          <w:spacing w:val="-8"/>
          <w:sz w:val="20"/>
        </w:rPr>
        <w:t xml:space="preserve"> </w:t>
      </w:r>
      <w:r>
        <w:rPr>
          <w:sz w:val="20"/>
        </w:rPr>
        <w:t>Contractor</w:t>
      </w:r>
      <w:r>
        <w:rPr>
          <w:spacing w:val="-9"/>
          <w:sz w:val="20"/>
        </w:rPr>
        <w:t xml:space="preserve"> </w:t>
      </w:r>
      <w:r>
        <w:rPr>
          <w:sz w:val="20"/>
        </w:rPr>
        <w:t>must</w:t>
      </w:r>
      <w:r>
        <w:rPr>
          <w:spacing w:val="-8"/>
          <w:sz w:val="20"/>
        </w:rPr>
        <w:t xml:space="preserve"> </w:t>
      </w:r>
      <w:r>
        <w:rPr>
          <w:sz w:val="20"/>
        </w:rPr>
        <w:t>engage</w:t>
      </w:r>
      <w:r>
        <w:rPr>
          <w:spacing w:val="-10"/>
          <w:sz w:val="20"/>
        </w:rPr>
        <w:t xml:space="preserve"> </w:t>
      </w:r>
      <w:r>
        <w:rPr>
          <w:sz w:val="20"/>
        </w:rPr>
        <w:t>a</w:t>
      </w:r>
      <w:r>
        <w:rPr>
          <w:spacing w:val="-6"/>
          <w:sz w:val="20"/>
        </w:rPr>
        <w:t xml:space="preserve"> </w:t>
      </w:r>
      <w:r>
        <w:rPr>
          <w:sz w:val="20"/>
        </w:rPr>
        <w:t>Responsible</w:t>
      </w:r>
      <w:r>
        <w:rPr>
          <w:spacing w:val="-9"/>
          <w:sz w:val="20"/>
        </w:rPr>
        <w:t xml:space="preserve"> </w:t>
      </w:r>
      <w:r>
        <w:rPr>
          <w:sz w:val="20"/>
        </w:rPr>
        <w:t>Managing</w:t>
      </w:r>
      <w:r>
        <w:rPr>
          <w:spacing w:val="-8"/>
          <w:sz w:val="20"/>
        </w:rPr>
        <w:t xml:space="preserve"> </w:t>
      </w:r>
      <w:r>
        <w:rPr>
          <w:spacing w:val="-2"/>
          <w:sz w:val="20"/>
        </w:rPr>
        <w:t>Employee</w:t>
      </w:r>
      <w:r w:rsidR="000D6CA3" w:rsidRPr="000D6CA3">
        <w:rPr>
          <w:color w:val="C00000"/>
          <w:spacing w:val="-2"/>
          <w:sz w:val="20"/>
        </w:rPr>
        <w:t>.</w:t>
      </w:r>
      <w:r w:rsidRPr="000D6CA3">
        <w:rPr>
          <w:strike/>
          <w:color w:val="C00000"/>
          <w:spacing w:val="-2"/>
          <w:sz w:val="20"/>
        </w:rPr>
        <w:t>,</w:t>
      </w:r>
    </w:p>
    <w:p w14:paraId="479D0EAC" w14:textId="154BCE4B" w:rsidR="009E11E2" w:rsidRPr="00F80BB4" w:rsidRDefault="00000000" w:rsidP="00F80BB4">
      <w:pPr>
        <w:pStyle w:val="ListParagraph"/>
        <w:numPr>
          <w:ilvl w:val="2"/>
          <w:numId w:val="11"/>
        </w:numPr>
        <w:tabs>
          <w:tab w:val="left" w:pos="2880"/>
        </w:tabs>
        <w:spacing w:after="240"/>
        <w:ind w:right="790"/>
        <w:rPr>
          <w:sz w:val="20"/>
        </w:rPr>
      </w:pPr>
      <w:r>
        <w:rPr>
          <w:sz w:val="20"/>
        </w:rPr>
        <w:t>Contractors</w:t>
      </w:r>
      <w:r>
        <w:rPr>
          <w:spacing w:val="-2"/>
          <w:sz w:val="20"/>
        </w:rPr>
        <w:t xml:space="preserve"> </w:t>
      </w:r>
      <w:r>
        <w:rPr>
          <w:sz w:val="20"/>
        </w:rPr>
        <w:t>without</w:t>
      </w:r>
      <w:r>
        <w:rPr>
          <w:spacing w:val="-4"/>
          <w:sz w:val="20"/>
        </w:rPr>
        <w:t xml:space="preserve"> </w:t>
      </w:r>
      <w:proofErr w:type="gramStart"/>
      <w:r>
        <w:rPr>
          <w:sz w:val="20"/>
        </w:rPr>
        <w:t>a</w:t>
      </w:r>
      <w:proofErr w:type="gramEnd"/>
      <w:r>
        <w:rPr>
          <w:spacing w:val="-2"/>
          <w:sz w:val="20"/>
        </w:rPr>
        <w:t xml:space="preserve"> </w:t>
      </w:r>
      <w:r>
        <w:rPr>
          <w:sz w:val="20"/>
        </w:rPr>
        <w:t>RME</w:t>
      </w:r>
      <w:r>
        <w:rPr>
          <w:spacing w:val="-2"/>
          <w:sz w:val="20"/>
        </w:rPr>
        <w:t xml:space="preserve"> </w:t>
      </w:r>
      <w:r>
        <w:rPr>
          <w:sz w:val="20"/>
        </w:rPr>
        <w:t>on</w:t>
      </w:r>
      <w:r>
        <w:rPr>
          <w:spacing w:val="-5"/>
          <w:sz w:val="20"/>
        </w:rPr>
        <w:t xml:space="preserve"> </w:t>
      </w:r>
      <w:r>
        <w:rPr>
          <w:sz w:val="20"/>
        </w:rPr>
        <w:t>staff</w:t>
      </w:r>
      <w:r>
        <w:rPr>
          <w:spacing w:val="-4"/>
          <w:sz w:val="20"/>
        </w:rPr>
        <w:t xml:space="preserve"> </w:t>
      </w:r>
      <w:r>
        <w:rPr>
          <w:sz w:val="20"/>
        </w:rPr>
        <w:t>shall</w:t>
      </w:r>
      <w:r>
        <w:rPr>
          <w:spacing w:val="-5"/>
          <w:sz w:val="20"/>
        </w:rPr>
        <w:t xml:space="preserve"> </w:t>
      </w:r>
      <w:r>
        <w:rPr>
          <w:sz w:val="20"/>
        </w:rPr>
        <w:t>employ</w:t>
      </w:r>
      <w:r>
        <w:rPr>
          <w:spacing w:val="-3"/>
          <w:sz w:val="20"/>
        </w:rPr>
        <w:t xml:space="preserve"> </w:t>
      </w:r>
      <w:r>
        <w:rPr>
          <w:sz w:val="20"/>
        </w:rPr>
        <w:t>on</w:t>
      </w:r>
      <w:r>
        <w:rPr>
          <w:spacing w:val="-4"/>
          <w:sz w:val="20"/>
        </w:rPr>
        <w:t xml:space="preserve"> </w:t>
      </w:r>
      <w:r>
        <w:rPr>
          <w:sz w:val="20"/>
        </w:rPr>
        <w:t>staff</w:t>
      </w:r>
      <w:r>
        <w:rPr>
          <w:spacing w:val="-4"/>
          <w:sz w:val="20"/>
        </w:rPr>
        <w:t xml:space="preserve"> </w:t>
      </w:r>
      <w:r>
        <w:rPr>
          <w:sz w:val="20"/>
        </w:rPr>
        <w:t>an</w:t>
      </w:r>
      <w:r>
        <w:rPr>
          <w:spacing w:val="-2"/>
          <w:sz w:val="20"/>
        </w:rPr>
        <w:t xml:space="preserve"> </w:t>
      </w:r>
      <w:r>
        <w:rPr>
          <w:sz w:val="20"/>
        </w:rPr>
        <w:t>individual</w:t>
      </w:r>
      <w:r>
        <w:rPr>
          <w:spacing w:val="-5"/>
          <w:sz w:val="20"/>
        </w:rPr>
        <w:t xml:space="preserve"> </w:t>
      </w:r>
      <w:r>
        <w:rPr>
          <w:sz w:val="20"/>
        </w:rPr>
        <w:t>qualified</w:t>
      </w:r>
      <w:r>
        <w:rPr>
          <w:spacing w:val="-2"/>
          <w:sz w:val="20"/>
        </w:rPr>
        <w:t xml:space="preserve"> </w:t>
      </w:r>
      <w:r>
        <w:rPr>
          <w:sz w:val="20"/>
        </w:rPr>
        <w:t>in</w:t>
      </w:r>
      <w:r>
        <w:rPr>
          <w:spacing w:val="-2"/>
          <w:sz w:val="20"/>
        </w:rPr>
        <w:t xml:space="preserve"> </w:t>
      </w:r>
      <w:r>
        <w:rPr>
          <w:sz w:val="20"/>
        </w:rPr>
        <w:t xml:space="preserve">the layout, fabrication, installation, alteration, servicing, repair, and inspection of fire suppression systems. A registered sprinkler fitter may be utilized to meet this </w:t>
      </w:r>
      <w:r>
        <w:rPr>
          <w:spacing w:val="-2"/>
          <w:sz w:val="20"/>
        </w:rPr>
        <w:t>requirement.</w:t>
      </w:r>
    </w:p>
    <w:p w14:paraId="5142B9F3" w14:textId="10A9943A" w:rsidR="009E11E2" w:rsidRPr="00F80BB4" w:rsidRDefault="00000000" w:rsidP="00F80BB4">
      <w:pPr>
        <w:pStyle w:val="ListParagraph"/>
        <w:numPr>
          <w:ilvl w:val="2"/>
          <w:numId w:val="11"/>
        </w:numPr>
        <w:tabs>
          <w:tab w:val="left" w:pos="2880"/>
        </w:tabs>
        <w:spacing w:after="240"/>
        <w:ind w:right="526"/>
        <w:rPr>
          <w:sz w:val="20"/>
        </w:rPr>
      </w:pPr>
      <w:r>
        <w:rPr>
          <w:sz w:val="20"/>
        </w:rPr>
        <w:t>Fire</w:t>
      </w:r>
      <w:r>
        <w:rPr>
          <w:spacing w:val="-5"/>
          <w:sz w:val="20"/>
        </w:rPr>
        <w:t xml:space="preserve"> </w:t>
      </w:r>
      <w:r>
        <w:rPr>
          <w:sz w:val="20"/>
        </w:rPr>
        <w:t>Suppression</w:t>
      </w:r>
      <w:r>
        <w:rPr>
          <w:spacing w:val="-4"/>
          <w:sz w:val="20"/>
        </w:rPr>
        <w:t xml:space="preserve"> </w:t>
      </w:r>
      <w:r>
        <w:rPr>
          <w:sz w:val="20"/>
        </w:rPr>
        <w:t>System</w:t>
      </w:r>
      <w:r>
        <w:rPr>
          <w:spacing w:val="-5"/>
          <w:sz w:val="20"/>
        </w:rPr>
        <w:t xml:space="preserve"> </w:t>
      </w:r>
      <w:r>
        <w:rPr>
          <w:sz w:val="20"/>
        </w:rPr>
        <w:t>Contractors</w:t>
      </w:r>
      <w:r>
        <w:rPr>
          <w:spacing w:val="-3"/>
          <w:sz w:val="20"/>
        </w:rPr>
        <w:t xml:space="preserve"> </w:t>
      </w:r>
      <w:r>
        <w:rPr>
          <w:sz w:val="20"/>
        </w:rPr>
        <w:t>regulated</w:t>
      </w:r>
      <w:r>
        <w:rPr>
          <w:spacing w:val="-4"/>
          <w:sz w:val="20"/>
        </w:rPr>
        <w:t xml:space="preserve"> </w:t>
      </w:r>
      <w:r>
        <w:rPr>
          <w:sz w:val="20"/>
        </w:rPr>
        <w:t>by</w:t>
      </w:r>
      <w:r>
        <w:rPr>
          <w:spacing w:val="-4"/>
          <w:sz w:val="20"/>
        </w:rPr>
        <w:t xml:space="preserve"> </w:t>
      </w:r>
      <w:r>
        <w:rPr>
          <w:sz w:val="20"/>
        </w:rPr>
        <w:t>these</w:t>
      </w:r>
      <w:r>
        <w:rPr>
          <w:spacing w:val="-5"/>
          <w:sz w:val="20"/>
        </w:rPr>
        <w:t xml:space="preserve"> </w:t>
      </w:r>
      <w:r>
        <w:rPr>
          <w:sz w:val="20"/>
        </w:rPr>
        <w:t>Rules</w:t>
      </w:r>
      <w:r>
        <w:rPr>
          <w:spacing w:val="-4"/>
          <w:sz w:val="20"/>
        </w:rPr>
        <w:t xml:space="preserve"> </w:t>
      </w:r>
      <w:r>
        <w:rPr>
          <w:sz w:val="20"/>
        </w:rPr>
        <w:t>must</w:t>
      </w:r>
      <w:r>
        <w:rPr>
          <w:spacing w:val="-5"/>
          <w:sz w:val="20"/>
        </w:rPr>
        <w:t xml:space="preserve"> </w:t>
      </w:r>
      <w:r>
        <w:rPr>
          <w:sz w:val="20"/>
        </w:rPr>
        <w:t>not</w:t>
      </w:r>
      <w:r>
        <w:rPr>
          <w:spacing w:val="-3"/>
          <w:sz w:val="20"/>
        </w:rPr>
        <w:t xml:space="preserve"> </w:t>
      </w:r>
      <w:r>
        <w:rPr>
          <w:sz w:val="20"/>
        </w:rPr>
        <w:t>allow</w:t>
      </w:r>
      <w:r>
        <w:rPr>
          <w:spacing w:val="-3"/>
          <w:sz w:val="20"/>
        </w:rPr>
        <w:t xml:space="preserve"> </w:t>
      </w:r>
      <w:r>
        <w:rPr>
          <w:sz w:val="20"/>
        </w:rPr>
        <w:t>a</w:t>
      </w:r>
      <w:r>
        <w:rPr>
          <w:spacing w:val="-5"/>
          <w:sz w:val="20"/>
        </w:rPr>
        <w:t xml:space="preserve"> </w:t>
      </w:r>
      <w:r>
        <w:rPr>
          <w:sz w:val="20"/>
        </w:rPr>
        <w:t xml:space="preserve">person to work on a fire sprinkler system who is not registered with the Division as a Sprinkler </w:t>
      </w:r>
      <w:r>
        <w:rPr>
          <w:spacing w:val="-2"/>
          <w:sz w:val="20"/>
        </w:rPr>
        <w:t>Fitter.</w:t>
      </w:r>
    </w:p>
    <w:p w14:paraId="613B5A43" w14:textId="16620E38" w:rsidR="009E11E2" w:rsidRDefault="00000000" w:rsidP="00F80BB4">
      <w:pPr>
        <w:pStyle w:val="BodyText"/>
        <w:spacing w:after="240"/>
        <w:ind w:left="2880" w:right="437"/>
        <w:jc w:val="both"/>
      </w:pPr>
      <w:r>
        <w:t>Exemption:</w:t>
      </w:r>
      <w:r>
        <w:rPr>
          <w:spacing w:val="-3"/>
        </w:rPr>
        <w:t xml:space="preserve"> </w:t>
      </w:r>
      <w:r>
        <w:t>Persons</w:t>
      </w:r>
      <w:r>
        <w:rPr>
          <w:spacing w:val="-4"/>
        </w:rPr>
        <w:t xml:space="preserve"> </w:t>
      </w:r>
      <w:r>
        <w:t>who</w:t>
      </w:r>
      <w:r>
        <w:rPr>
          <w:spacing w:val="-5"/>
        </w:rPr>
        <w:t xml:space="preserve"> </w:t>
      </w:r>
      <w:r>
        <w:t>are</w:t>
      </w:r>
      <w:r>
        <w:rPr>
          <w:spacing w:val="-5"/>
        </w:rPr>
        <w:t xml:space="preserve"> </w:t>
      </w:r>
      <w:r>
        <w:t>enrolled</w:t>
      </w:r>
      <w:r>
        <w:rPr>
          <w:spacing w:val="-4"/>
        </w:rPr>
        <w:t xml:space="preserve"> </w:t>
      </w:r>
      <w:r>
        <w:t>in</w:t>
      </w:r>
      <w:r>
        <w:rPr>
          <w:spacing w:val="-3"/>
        </w:rPr>
        <w:t xml:space="preserve"> </w:t>
      </w:r>
      <w:r>
        <w:t>a</w:t>
      </w:r>
      <w:r>
        <w:rPr>
          <w:spacing w:val="-5"/>
        </w:rPr>
        <w:t xml:space="preserve"> </w:t>
      </w:r>
      <w:r>
        <w:t>sprinkler</w:t>
      </w:r>
      <w:r>
        <w:rPr>
          <w:spacing w:val="-5"/>
        </w:rPr>
        <w:t xml:space="preserve"> </w:t>
      </w:r>
      <w:r>
        <w:t>fitter</w:t>
      </w:r>
      <w:r>
        <w:rPr>
          <w:spacing w:val="-4"/>
        </w:rPr>
        <w:t xml:space="preserve"> </w:t>
      </w:r>
      <w:r>
        <w:t>apprenticeship</w:t>
      </w:r>
      <w:r>
        <w:rPr>
          <w:spacing w:val="-5"/>
        </w:rPr>
        <w:t xml:space="preserve"> </w:t>
      </w:r>
      <w:r>
        <w:t>program</w:t>
      </w:r>
      <w:r>
        <w:rPr>
          <w:spacing w:val="-3"/>
        </w:rPr>
        <w:t xml:space="preserve"> </w:t>
      </w:r>
      <w:r>
        <w:t>and</w:t>
      </w:r>
      <w:r>
        <w:rPr>
          <w:spacing w:val="-6"/>
        </w:rPr>
        <w:t xml:space="preserve"> </w:t>
      </w:r>
      <w:r>
        <w:t>are under</w:t>
      </w:r>
      <w:r>
        <w:rPr>
          <w:spacing w:val="-2"/>
        </w:rPr>
        <w:t xml:space="preserve"> </w:t>
      </w:r>
      <w:r>
        <w:t>the</w:t>
      </w:r>
      <w:r>
        <w:rPr>
          <w:spacing w:val="-2"/>
        </w:rPr>
        <w:t xml:space="preserve"> </w:t>
      </w:r>
      <w:r>
        <w:t>direct</w:t>
      </w:r>
      <w:r>
        <w:rPr>
          <w:spacing w:val="-3"/>
        </w:rPr>
        <w:t xml:space="preserve"> </w:t>
      </w:r>
      <w:r>
        <w:t>supervision</w:t>
      </w:r>
      <w:r>
        <w:rPr>
          <w:spacing w:val="-3"/>
        </w:rPr>
        <w:t xml:space="preserve"> </w:t>
      </w:r>
      <w:r>
        <w:t>and</w:t>
      </w:r>
      <w:r>
        <w:rPr>
          <w:spacing w:val="-3"/>
        </w:rPr>
        <w:t xml:space="preserve"> </w:t>
      </w:r>
      <w:r>
        <w:t>immediate</w:t>
      </w:r>
      <w:r>
        <w:rPr>
          <w:spacing w:val="-2"/>
        </w:rPr>
        <w:t xml:space="preserve"> </w:t>
      </w:r>
      <w:r>
        <w:t>presence</w:t>
      </w:r>
      <w:r>
        <w:rPr>
          <w:spacing w:val="-1"/>
        </w:rPr>
        <w:t xml:space="preserve"> </w:t>
      </w:r>
      <w:r>
        <w:t>of</w:t>
      </w:r>
      <w:r>
        <w:rPr>
          <w:spacing w:val="-3"/>
        </w:rPr>
        <w:t xml:space="preserve"> </w:t>
      </w:r>
      <w:r>
        <w:t>a</w:t>
      </w:r>
      <w:r>
        <w:rPr>
          <w:spacing w:val="-3"/>
        </w:rPr>
        <w:t xml:space="preserve"> </w:t>
      </w:r>
      <w:r>
        <w:t>registered</w:t>
      </w:r>
      <w:r>
        <w:rPr>
          <w:spacing w:val="-3"/>
        </w:rPr>
        <w:t xml:space="preserve"> </w:t>
      </w:r>
      <w:r>
        <w:t>Sprinkler</w:t>
      </w:r>
      <w:r>
        <w:rPr>
          <w:spacing w:val="-3"/>
        </w:rPr>
        <w:t xml:space="preserve"> </w:t>
      </w:r>
      <w:r>
        <w:t>Fitter</w:t>
      </w:r>
      <w:r>
        <w:rPr>
          <w:spacing w:val="-3"/>
        </w:rPr>
        <w:t xml:space="preserve"> </w:t>
      </w:r>
      <w:r>
        <w:t>may perform work on a Fire Suppression System.</w:t>
      </w:r>
    </w:p>
    <w:p w14:paraId="284AE8BF" w14:textId="785A2135" w:rsidR="009E11E2" w:rsidRPr="00F80BB4" w:rsidRDefault="00000000" w:rsidP="00F80BB4">
      <w:pPr>
        <w:pStyle w:val="ListParagraph"/>
        <w:numPr>
          <w:ilvl w:val="1"/>
          <w:numId w:val="11"/>
        </w:numPr>
        <w:tabs>
          <w:tab w:val="left" w:pos="2160"/>
        </w:tabs>
        <w:spacing w:after="240"/>
        <w:rPr>
          <w:sz w:val="20"/>
        </w:rPr>
      </w:pPr>
      <w:r>
        <w:rPr>
          <w:sz w:val="20"/>
        </w:rPr>
        <w:t>Specific</w:t>
      </w:r>
      <w:r>
        <w:rPr>
          <w:spacing w:val="-10"/>
          <w:sz w:val="20"/>
        </w:rPr>
        <w:t xml:space="preserve"> </w:t>
      </w:r>
      <w:r>
        <w:rPr>
          <w:sz w:val="20"/>
        </w:rPr>
        <w:t>Requirements</w:t>
      </w:r>
      <w:r>
        <w:rPr>
          <w:spacing w:val="-9"/>
          <w:sz w:val="20"/>
        </w:rPr>
        <w:t xml:space="preserve"> </w:t>
      </w:r>
      <w:r>
        <w:rPr>
          <w:sz w:val="20"/>
        </w:rPr>
        <w:t>for</w:t>
      </w:r>
      <w:r>
        <w:rPr>
          <w:spacing w:val="-8"/>
          <w:sz w:val="20"/>
        </w:rPr>
        <w:t xml:space="preserve"> </w:t>
      </w:r>
      <w:r>
        <w:rPr>
          <w:sz w:val="20"/>
        </w:rPr>
        <w:t>Residential</w:t>
      </w:r>
      <w:r>
        <w:rPr>
          <w:spacing w:val="-11"/>
          <w:sz w:val="20"/>
        </w:rPr>
        <w:t xml:space="preserve"> </w:t>
      </w:r>
      <w:r>
        <w:rPr>
          <w:sz w:val="20"/>
        </w:rPr>
        <w:t>Fire</w:t>
      </w:r>
      <w:r>
        <w:rPr>
          <w:spacing w:val="-9"/>
          <w:sz w:val="20"/>
        </w:rPr>
        <w:t xml:space="preserve"> </w:t>
      </w:r>
      <w:r>
        <w:rPr>
          <w:sz w:val="20"/>
        </w:rPr>
        <w:t>Suppression</w:t>
      </w:r>
      <w:r>
        <w:rPr>
          <w:spacing w:val="-10"/>
          <w:sz w:val="20"/>
        </w:rPr>
        <w:t xml:space="preserve"> </w:t>
      </w:r>
      <w:r>
        <w:rPr>
          <w:sz w:val="20"/>
        </w:rPr>
        <w:t>System</w:t>
      </w:r>
      <w:r>
        <w:rPr>
          <w:spacing w:val="-8"/>
          <w:sz w:val="20"/>
        </w:rPr>
        <w:t xml:space="preserve"> </w:t>
      </w:r>
      <w:r>
        <w:rPr>
          <w:spacing w:val="-2"/>
          <w:sz w:val="20"/>
        </w:rPr>
        <w:t>Contractors</w:t>
      </w:r>
    </w:p>
    <w:p w14:paraId="7B292375" w14:textId="3DD75114" w:rsidR="009E11E2" w:rsidRDefault="00000000" w:rsidP="00F80BB4">
      <w:pPr>
        <w:pStyle w:val="ListParagraph"/>
        <w:numPr>
          <w:ilvl w:val="2"/>
          <w:numId w:val="11"/>
        </w:numPr>
        <w:tabs>
          <w:tab w:val="left" w:pos="2880"/>
        </w:tabs>
        <w:spacing w:before="77" w:after="240"/>
      </w:pPr>
      <w:r>
        <w:rPr>
          <w:sz w:val="20"/>
        </w:rPr>
        <w:t>A</w:t>
      </w:r>
      <w:r w:rsidRPr="00F80BB4">
        <w:rPr>
          <w:spacing w:val="-8"/>
          <w:sz w:val="20"/>
        </w:rPr>
        <w:t xml:space="preserve"> </w:t>
      </w:r>
      <w:r>
        <w:rPr>
          <w:sz w:val="20"/>
        </w:rPr>
        <w:t>Residential</w:t>
      </w:r>
      <w:r w:rsidRPr="00F80BB4">
        <w:rPr>
          <w:spacing w:val="-8"/>
          <w:sz w:val="20"/>
        </w:rPr>
        <w:t xml:space="preserve"> </w:t>
      </w:r>
      <w:r>
        <w:rPr>
          <w:sz w:val="20"/>
        </w:rPr>
        <w:t>Fire</w:t>
      </w:r>
      <w:r w:rsidRPr="00F80BB4">
        <w:rPr>
          <w:spacing w:val="-8"/>
          <w:sz w:val="20"/>
        </w:rPr>
        <w:t xml:space="preserve"> </w:t>
      </w:r>
      <w:r>
        <w:rPr>
          <w:sz w:val="20"/>
        </w:rPr>
        <w:t>Suppression</w:t>
      </w:r>
      <w:r w:rsidRPr="00F80BB4">
        <w:rPr>
          <w:spacing w:val="-6"/>
          <w:sz w:val="20"/>
        </w:rPr>
        <w:t xml:space="preserve"> </w:t>
      </w:r>
      <w:r>
        <w:rPr>
          <w:sz w:val="20"/>
        </w:rPr>
        <w:t>System</w:t>
      </w:r>
      <w:r w:rsidRPr="00F80BB4">
        <w:rPr>
          <w:spacing w:val="-7"/>
          <w:sz w:val="20"/>
        </w:rPr>
        <w:t xml:space="preserve"> </w:t>
      </w:r>
      <w:r>
        <w:rPr>
          <w:sz w:val="20"/>
        </w:rPr>
        <w:t>Contractor</w:t>
      </w:r>
      <w:r w:rsidRPr="00F80BB4">
        <w:rPr>
          <w:spacing w:val="-5"/>
          <w:sz w:val="20"/>
        </w:rPr>
        <w:t xml:space="preserve"> </w:t>
      </w:r>
      <w:r>
        <w:rPr>
          <w:sz w:val="20"/>
        </w:rPr>
        <w:t>must</w:t>
      </w:r>
      <w:r w:rsidRPr="00F80BB4">
        <w:rPr>
          <w:spacing w:val="-8"/>
          <w:sz w:val="20"/>
        </w:rPr>
        <w:t xml:space="preserve"> </w:t>
      </w:r>
      <w:r>
        <w:rPr>
          <w:sz w:val="20"/>
        </w:rPr>
        <w:t>engage</w:t>
      </w:r>
      <w:r w:rsidRPr="00F80BB4">
        <w:rPr>
          <w:spacing w:val="-6"/>
          <w:sz w:val="20"/>
        </w:rPr>
        <w:t xml:space="preserve"> </w:t>
      </w:r>
      <w:proofErr w:type="gramStart"/>
      <w:r>
        <w:rPr>
          <w:sz w:val="20"/>
        </w:rPr>
        <w:t>a</w:t>
      </w:r>
      <w:proofErr w:type="gramEnd"/>
      <w:r w:rsidRPr="00F80BB4">
        <w:rPr>
          <w:spacing w:val="-7"/>
          <w:sz w:val="20"/>
        </w:rPr>
        <w:t xml:space="preserve"> </w:t>
      </w:r>
      <w:r w:rsidRPr="00F80BB4">
        <w:rPr>
          <w:spacing w:val="-4"/>
          <w:sz w:val="20"/>
        </w:rPr>
        <w:t>RME.</w:t>
      </w:r>
    </w:p>
    <w:p w14:paraId="2E4AA0A4" w14:textId="2D109B9B" w:rsidR="009E11E2" w:rsidRPr="00F80BB4" w:rsidRDefault="00000000" w:rsidP="00F80BB4">
      <w:pPr>
        <w:pStyle w:val="ListParagraph"/>
        <w:numPr>
          <w:ilvl w:val="2"/>
          <w:numId w:val="11"/>
        </w:numPr>
        <w:tabs>
          <w:tab w:val="left" w:pos="2880"/>
        </w:tabs>
        <w:spacing w:after="240"/>
        <w:ind w:right="447"/>
        <w:rPr>
          <w:sz w:val="20"/>
        </w:rPr>
      </w:pPr>
      <w:r>
        <w:rPr>
          <w:sz w:val="20"/>
        </w:rPr>
        <w:t>Contractors</w:t>
      </w:r>
      <w:r>
        <w:rPr>
          <w:spacing w:val="-3"/>
          <w:sz w:val="20"/>
        </w:rPr>
        <w:t xml:space="preserve"> </w:t>
      </w:r>
      <w:r>
        <w:rPr>
          <w:sz w:val="20"/>
        </w:rPr>
        <w:t>without</w:t>
      </w:r>
      <w:r>
        <w:rPr>
          <w:spacing w:val="-4"/>
          <w:sz w:val="20"/>
        </w:rPr>
        <w:t xml:space="preserve"> </w:t>
      </w:r>
      <w:proofErr w:type="gramStart"/>
      <w:r>
        <w:rPr>
          <w:sz w:val="20"/>
        </w:rPr>
        <w:t>a</w:t>
      </w:r>
      <w:proofErr w:type="gramEnd"/>
      <w:r>
        <w:rPr>
          <w:spacing w:val="-3"/>
          <w:sz w:val="20"/>
        </w:rPr>
        <w:t xml:space="preserve"> </w:t>
      </w:r>
      <w:r>
        <w:rPr>
          <w:sz w:val="20"/>
        </w:rPr>
        <w:t>RME</w:t>
      </w:r>
      <w:r>
        <w:rPr>
          <w:spacing w:val="-3"/>
          <w:sz w:val="20"/>
        </w:rPr>
        <w:t xml:space="preserve"> </w:t>
      </w:r>
      <w:r>
        <w:rPr>
          <w:sz w:val="20"/>
        </w:rPr>
        <w:t>on</w:t>
      </w:r>
      <w:r>
        <w:rPr>
          <w:spacing w:val="-5"/>
          <w:sz w:val="20"/>
        </w:rPr>
        <w:t xml:space="preserve"> </w:t>
      </w:r>
      <w:r>
        <w:rPr>
          <w:sz w:val="20"/>
        </w:rPr>
        <w:t>staff</w:t>
      </w:r>
      <w:r>
        <w:rPr>
          <w:spacing w:val="-4"/>
          <w:sz w:val="20"/>
        </w:rPr>
        <w:t xml:space="preserve"> </w:t>
      </w:r>
      <w:r>
        <w:rPr>
          <w:sz w:val="20"/>
        </w:rPr>
        <w:t>shall</w:t>
      </w:r>
      <w:r>
        <w:rPr>
          <w:spacing w:val="-5"/>
          <w:sz w:val="20"/>
        </w:rPr>
        <w:t xml:space="preserve"> </w:t>
      </w:r>
      <w:proofErr w:type="gramStart"/>
      <w:r>
        <w:rPr>
          <w:sz w:val="20"/>
        </w:rPr>
        <w:t>employ</w:t>
      </w:r>
      <w:r>
        <w:rPr>
          <w:spacing w:val="-4"/>
          <w:sz w:val="20"/>
        </w:rPr>
        <w:t xml:space="preserve"> </w:t>
      </w:r>
      <w:r>
        <w:rPr>
          <w:sz w:val="20"/>
        </w:rPr>
        <w:t>on</w:t>
      </w:r>
      <w:r>
        <w:rPr>
          <w:spacing w:val="-4"/>
          <w:sz w:val="20"/>
        </w:rPr>
        <w:t xml:space="preserve"> </w:t>
      </w:r>
      <w:r>
        <w:rPr>
          <w:sz w:val="20"/>
        </w:rPr>
        <w:t>staff</w:t>
      </w:r>
      <w:proofErr w:type="gramEnd"/>
      <w:r>
        <w:rPr>
          <w:spacing w:val="-4"/>
          <w:sz w:val="20"/>
        </w:rPr>
        <w:t xml:space="preserve"> </w:t>
      </w:r>
      <w:r>
        <w:rPr>
          <w:sz w:val="20"/>
        </w:rPr>
        <w:t>an</w:t>
      </w:r>
      <w:r>
        <w:rPr>
          <w:spacing w:val="-3"/>
          <w:sz w:val="20"/>
        </w:rPr>
        <w:t xml:space="preserve"> </w:t>
      </w:r>
      <w:r>
        <w:rPr>
          <w:sz w:val="20"/>
        </w:rPr>
        <w:t>individual</w:t>
      </w:r>
      <w:r>
        <w:rPr>
          <w:spacing w:val="-5"/>
          <w:sz w:val="20"/>
        </w:rPr>
        <w:t xml:space="preserve"> </w:t>
      </w:r>
      <w:r>
        <w:rPr>
          <w:sz w:val="20"/>
        </w:rPr>
        <w:t>with</w:t>
      </w:r>
      <w:r>
        <w:rPr>
          <w:spacing w:val="-3"/>
          <w:sz w:val="20"/>
        </w:rPr>
        <w:t xml:space="preserve"> </w:t>
      </w:r>
      <w:r>
        <w:rPr>
          <w:sz w:val="20"/>
        </w:rPr>
        <w:t xml:space="preserve">demonstrated knowledge of suppression systems to serve as primary technical point of contact for the </w:t>
      </w:r>
      <w:r>
        <w:rPr>
          <w:spacing w:val="-2"/>
          <w:sz w:val="20"/>
        </w:rPr>
        <w:t>contractor.</w:t>
      </w:r>
    </w:p>
    <w:p w14:paraId="540BB107" w14:textId="40DE270E" w:rsidR="009E11E2" w:rsidRPr="00F80BB4" w:rsidRDefault="00000000" w:rsidP="00F80BB4">
      <w:pPr>
        <w:pStyle w:val="ListParagraph"/>
        <w:numPr>
          <w:ilvl w:val="2"/>
          <w:numId w:val="11"/>
        </w:numPr>
        <w:tabs>
          <w:tab w:val="left" w:pos="2880"/>
        </w:tabs>
        <w:spacing w:after="240"/>
        <w:ind w:right="414"/>
        <w:rPr>
          <w:sz w:val="20"/>
        </w:rPr>
      </w:pPr>
      <w:r>
        <w:rPr>
          <w:sz w:val="20"/>
        </w:rPr>
        <w:t>Knowledge may be demonstrated by successful completion of residential sprinkler system training, completion of NFPA 13D related coursework, or other residential suppression</w:t>
      </w:r>
      <w:r>
        <w:rPr>
          <w:spacing w:val="-3"/>
          <w:sz w:val="20"/>
        </w:rPr>
        <w:t xml:space="preserve"> </w:t>
      </w:r>
      <w:r>
        <w:rPr>
          <w:sz w:val="20"/>
        </w:rPr>
        <w:t>system</w:t>
      </w:r>
      <w:r>
        <w:rPr>
          <w:spacing w:val="-5"/>
          <w:sz w:val="20"/>
        </w:rPr>
        <w:t xml:space="preserve"> </w:t>
      </w:r>
      <w:r>
        <w:rPr>
          <w:sz w:val="20"/>
        </w:rPr>
        <w:t>training</w:t>
      </w:r>
      <w:r>
        <w:rPr>
          <w:spacing w:val="-5"/>
          <w:sz w:val="20"/>
        </w:rPr>
        <w:t xml:space="preserve"> </w:t>
      </w:r>
      <w:r>
        <w:rPr>
          <w:sz w:val="20"/>
        </w:rPr>
        <w:t>as</w:t>
      </w:r>
      <w:r>
        <w:rPr>
          <w:spacing w:val="-4"/>
          <w:sz w:val="20"/>
        </w:rPr>
        <w:t xml:space="preserve"> </w:t>
      </w:r>
      <w:r>
        <w:rPr>
          <w:sz w:val="20"/>
        </w:rPr>
        <w:t>approved</w:t>
      </w:r>
      <w:r>
        <w:rPr>
          <w:spacing w:val="-4"/>
          <w:sz w:val="20"/>
        </w:rPr>
        <w:t xml:space="preserve"> </w:t>
      </w:r>
      <w:r>
        <w:rPr>
          <w:sz w:val="20"/>
        </w:rPr>
        <w:t>by</w:t>
      </w:r>
      <w:r>
        <w:rPr>
          <w:spacing w:val="-4"/>
          <w:sz w:val="20"/>
        </w:rPr>
        <w:t xml:space="preserve"> </w:t>
      </w:r>
      <w:r>
        <w:rPr>
          <w:sz w:val="20"/>
        </w:rPr>
        <w:t>the</w:t>
      </w:r>
      <w:r>
        <w:rPr>
          <w:spacing w:val="-3"/>
          <w:sz w:val="20"/>
        </w:rPr>
        <w:t xml:space="preserve"> </w:t>
      </w:r>
      <w:r>
        <w:rPr>
          <w:sz w:val="20"/>
        </w:rPr>
        <w:t>Division.</w:t>
      </w:r>
      <w:r>
        <w:rPr>
          <w:spacing w:val="-3"/>
          <w:sz w:val="20"/>
        </w:rPr>
        <w:t xml:space="preserve"> </w:t>
      </w:r>
      <w:r>
        <w:rPr>
          <w:sz w:val="20"/>
        </w:rPr>
        <w:t>A</w:t>
      </w:r>
      <w:r>
        <w:rPr>
          <w:spacing w:val="-5"/>
          <w:sz w:val="20"/>
        </w:rPr>
        <w:t xml:space="preserve"> </w:t>
      </w:r>
      <w:r>
        <w:rPr>
          <w:sz w:val="20"/>
        </w:rPr>
        <w:t>registered</w:t>
      </w:r>
      <w:r>
        <w:rPr>
          <w:spacing w:val="-5"/>
          <w:sz w:val="20"/>
        </w:rPr>
        <w:t xml:space="preserve"> </w:t>
      </w:r>
      <w:r>
        <w:rPr>
          <w:sz w:val="20"/>
        </w:rPr>
        <w:t>sprinkler</w:t>
      </w:r>
      <w:r>
        <w:rPr>
          <w:spacing w:val="-5"/>
          <w:sz w:val="20"/>
        </w:rPr>
        <w:t xml:space="preserve"> </w:t>
      </w:r>
      <w:r>
        <w:rPr>
          <w:sz w:val="20"/>
        </w:rPr>
        <w:t>fitter</w:t>
      </w:r>
      <w:r>
        <w:rPr>
          <w:spacing w:val="-5"/>
          <w:sz w:val="20"/>
        </w:rPr>
        <w:t xml:space="preserve"> </w:t>
      </w:r>
      <w:r>
        <w:rPr>
          <w:sz w:val="20"/>
        </w:rPr>
        <w:t>may be utilized to meet this requirement.</w:t>
      </w:r>
    </w:p>
    <w:p w14:paraId="2FEA3653" w14:textId="690B8F7E" w:rsidR="009E11E2" w:rsidRDefault="00000000" w:rsidP="005C01DE">
      <w:pPr>
        <w:pStyle w:val="BodyText"/>
        <w:spacing w:after="240"/>
        <w:ind w:left="2880" w:right="395"/>
      </w:pPr>
      <w:r>
        <w:t>Codes and Standards Assessment (CSA) Sprinkler Residential On-Site Competent Person</w:t>
      </w:r>
      <w:r>
        <w:rPr>
          <w:spacing w:val="-5"/>
        </w:rPr>
        <w:t xml:space="preserve"> </w:t>
      </w:r>
      <w:r>
        <w:t>Exam</w:t>
      </w:r>
      <w:r>
        <w:rPr>
          <w:spacing w:val="-6"/>
        </w:rPr>
        <w:t xml:space="preserve"> </w:t>
      </w:r>
      <w:r>
        <w:t>(ASR2)</w:t>
      </w:r>
      <w:r>
        <w:rPr>
          <w:spacing w:val="-5"/>
        </w:rPr>
        <w:t xml:space="preserve"> </w:t>
      </w:r>
      <w:r>
        <w:t>or</w:t>
      </w:r>
      <w:r>
        <w:rPr>
          <w:spacing w:val="-3"/>
        </w:rPr>
        <w:t xml:space="preserve"> </w:t>
      </w:r>
      <w:r>
        <w:t>Sprinkler</w:t>
      </w:r>
      <w:r>
        <w:rPr>
          <w:spacing w:val="-6"/>
        </w:rPr>
        <w:t xml:space="preserve"> </w:t>
      </w:r>
      <w:r>
        <w:t>Commercial/Residential</w:t>
      </w:r>
      <w:r>
        <w:rPr>
          <w:spacing w:val="-7"/>
        </w:rPr>
        <w:t xml:space="preserve"> </w:t>
      </w:r>
      <w:r>
        <w:t>On-Site</w:t>
      </w:r>
      <w:r>
        <w:rPr>
          <w:spacing w:val="-6"/>
        </w:rPr>
        <w:t xml:space="preserve"> </w:t>
      </w:r>
      <w:r>
        <w:t>Competent</w:t>
      </w:r>
      <w:r>
        <w:rPr>
          <w:spacing w:val="-4"/>
        </w:rPr>
        <w:t xml:space="preserve"> </w:t>
      </w:r>
      <w:r>
        <w:t>Person (ASCR2) satisfies this experience requirement.</w:t>
      </w:r>
    </w:p>
    <w:p w14:paraId="022F642C" w14:textId="1B9CC278" w:rsidR="009E11E2" w:rsidRPr="005C01DE" w:rsidRDefault="00000000" w:rsidP="005C01DE">
      <w:pPr>
        <w:pStyle w:val="ListParagraph"/>
        <w:numPr>
          <w:ilvl w:val="2"/>
          <w:numId w:val="11"/>
        </w:numPr>
        <w:tabs>
          <w:tab w:val="left" w:pos="2880"/>
        </w:tabs>
        <w:spacing w:after="240"/>
        <w:ind w:right="771"/>
        <w:rPr>
          <w:sz w:val="20"/>
        </w:rPr>
      </w:pPr>
      <w:r>
        <w:rPr>
          <w:sz w:val="20"/>
        </w:rPr>
        <w:t>For</w:t>
      </w:r>
      <w:r>
        <w:rPr>
          <w:spacing w:val="-1"/>
          <w:sz w:val="20"/>
        </w:rPr>
        <w:t xml:space="preserve"> </w:t>
      </w:r>
      <w:r>
        <w:rPr>
          <w:sz w:val="20"/>
        </w:rPr>
        <w:t>contractors installing</w:t>
      </w:r>
      <w:r>
        <w:rPr>
          <w:spacing w:val="-1"/>
          <w:sz w:val="20"/>
        </w:rPr>
        <w:t xml:space="preserve"> </w:t>
      </w:r>
      <w:r>
        <w:rPr>
          <w:sz w:val="20"/>
        </w:rPr>
        <w:t>CPVC or</w:t>
      </w:r>
      <w:r>
        <w:rPr>
          <w:spacing w:val="-1"/>
          <w:sz w:val="20"/>
        </w:rPr>
        <w:t xml:space="preserve"> </w:t>
      </w:r>
      <w:r>
        <w:rPr>
          <w:sz w:val="20"/>
        </w:rPr>
        <w:t>PEX</w:t>
      </w:r>
      <w:r>
        <w:rPr>
          <w:spacing w:val="-1"/>
          <w:sz w:val="20"/>
        </w:rPr>
        <w:t xml:space="preserve"> </w:t>
      </w:r>
      <w:r>
        <w:rPr>
          <w:sz w:val="20"/>
        </w:rPr>
        <w:t>piping</w:t>
      </w:r>
      <w:r>
        <w:rPr>
          <w:spacing w:val="-2"/>
          <w:sz w:val="20"/>
        </w:rPr>
        <w:t xml:space="preserve"> </w:t>
      </w:r>
      <w:r>
        <w:rPr>
          <w:sz w:val="20"/>
        </w:rPr>
        <w:t>systems,</w:t>
      </w:r>
      <w:r>
        <w:rPr>
          <w:spacing w:val="-1"/>
          <w:sz w:val="20"/>
        </w:rPr>
        <w:t xml:space="preserve"> </w:t>
      </w:r>
      <w:r>
        <w:rPr>
          <w:sz w:val="20"/>
        </w:rPr>
        <w:t>the</w:t>
      </w:r>
      <w:r>
        <w:rPr>
          <w:spacing w:val="-1"/>
          <w:sz w:val="20"/>
        </w:rPr>
        <w:t xml:space="preserve"> </w:t>
      </w:r>
      <w:r>
        <w:rPr>
          <w:sz w:val="20"/>
        </w:rPr>
        <w:t>applicant</w:t>
      </w:r>
      <w:r>
        <w:rPr>
          <w:spacing w:val="-1"/>
          <w:sz w:val="20"/>
        </w:rPr>
        <w:t xml:space="preserve"> </w:t>
      </w:r>
      <w:r>
        <w:rPr>
          <w:sz w:val="20"/>
        </w:rPr>
        <w:t>must</w:t>
      </w:r>
      <w:r>
        <w:rPr>
          <w:spacing w:val="-1"/>
          <w:sz w:val="20"/>
        </w:rPr>
        <w:t xml:space="preserve"> </w:t>
      </w:r>
      <w:r>
        <w:rPr>
          <w:sz w:val="20"/>
        </w:rPr>
        <w:t>provide</w:t>
      </w:r>
      <w:r>
        <w:rPr>
          <w:spacing w:val="-1"/>
          <w:sz w:val="20"/>
        </w:rPr>
        <w:t xml:space="preserve"> </w:t>
      </w:r>
      <w:r>
        <w:rPr>
          <w:sz w:val="20"/>
        </w:rPr>
        <w:t>a certificate of successful completion of the applicable training course issued by the manufacturer</w:t>
      </w:r>
      <w:r>
        <w:rPr>
          <w:spacing w:val="-3"/>
          <w:sz w:val="20"/>
        </w:rPr>
        <w:t xml:space="preserve"> </w:t>
      </w:r>
      <w:r>
        <w:rPr>
          <w:sz w:val="20"/>
        </w:rPr>
        <w:t>or</w:t>
      </w:r>
      <w:r>
        <w:rPr>
          <w:spacing w:val="-6"/>
          <w:sz w:val="20"/>
        </w:rPr>
        <w:t xml:space="preserve"> </w:t>
      </w:r>
      <w:r>
        <w:rPr>
          <w:sz w:val="20"/>
        </w:rPr>
        <w:t>their</w:t>
      </w:r>
      <w:r>
        <w:rPr>
          <w:spacing w:val="-5"/>
          <w:sz w:val="20"/>
        </w:rPr>
        <w:t xml:space="preserve"> </w:t>
      </w:r>
      <w:r>
        <w:rPr>
          <w:sz w:val="20"/>
        </w:rPr>
        <w:t>representative</w:t>
      </w:r>
      <w:r>
        <w:rPr>
          <w:spacing w:val="-6"/>
          <w:sz w:val="20"/>
        </w:rPr>
        <w:t xml:space="preserve"> </w:t>
      </w:r>
      <w:r>
        <w:rPr>
          <w:sz w:val="20"/>
        </w:rPr>
        <w:t>to</w:t>
      </w:r>
      <w:r>
        <w:rPr>
          <w:spacing w:val="-4"/>
          <w:sz w:val="20"/>
        </w:rPr>
        <w:t xml:space="preserve"> </w:t>
      </w:r>
      <w:r>
        <w:rPr>
          <w:sz w:val="20"/>
        </w:rPr>
        <w:t>the</w:t>
      </w:r>
      <w:r>
        <w:rPr>
          <w:spacing w:val="-7"/>
          <w:sz w:val="20"/>
        </w:rPr>
        <w:t xml:space="preserve"> </w:t>
      </w:r>
      <w:r>
        <w:rPr>
          <w:sz w:val="20"/>
        </w:rPr>
        <w:t>contractor’s</w:t>
      </w:r>
      <w:r>
        <w:rPr>
          <w:spacing w:val="-2"/>
          <w:sz w:val="20"/>
        </w:rPr>
        <w:t xml:space="preserve"> </w:t>
      </w:r>
      <w:r>
        <w:rPr>
          <w:sz w:val="20"/>
        </w:rPr>
        <w:t>employed</w:t>
      </w:r>
      <w:r>
        <w:rPr>
          <w:spacing w:val="-6"/>
          <w:sz w:val="20"/>
        </w:rPr>
        <w:t xml:space="preserve"> </w:t>
      </w:r>
      <w:r>
        <w:rPr>
          <w:sz w:val="20"/>
        </w:rPr>
        <w:t>fitter(s)</w:t>
      </w:r>
      <w:r>
        <w:rPr>
          <w:spacing w:val="-5"/>
          <w:sz w:val="20"/>
        </w:rPr>
        <w:t xml:space="preserve"> </w:t>
      </w:r>
      <w:r>
        <w:rPr>
          <w:sz w:val="20"/>
        </w:rPr>
        <w:t>intending</w:t>
      </w:r>
      <w:r>
        <w:rPr>
          <w:spacing w:val="-6"/>
          <w:sz w:val="20"/>
        </w:rPr>
        <w:t xml:space="preserve"> </w:t>
      </w:r>
      <w:r>
        <w:rPr>
          <w:sz w:val="20"/>
        </w:rPr>
        <w:t>to work on and install these systems.</w:t>
      </w:r>
    </w:p>
    <w:p w14:paraId="1D7A6CFC" w14:textId="035C75E9" w:rsidR="009E11E2" w:rsidRPr="005C01DE" w:rsidRDefault="00000000" w:rsidP="005C01DE">
      <w:pPr>
        <w:pStyle w:val="ListParagraph"/>
        <w:numPr>
          <w:ilvl w:val="2"/>
          <w:numId w:val="11"/>
        </w:numPr>
        <w:tabs>
          <w:tab w:val="left" w:pos="2876"/>
          <w:tab w:val="left" w:pos="2880"/>
        </w:tabs>
        <w:spacing w:after="240"/>
        <w:ind w:right="522"/>
        <w:jc w:val="both"/>
        <w:rPr>
          <w:sz w:val="20"/>
        </w:rPr>
      </w:pPr>
      <w:r>
        <w:rPr>
          <w:sz w:val="20"/>
        </w:rPr>
        <w:t>Before</w:t>
      </w:r>
      <w:r>
        <w:rPr>
          <w:spacing w:val="-5"/>
          <w:sz w:val="20"/>
        </w:rPr>
        <w:t xml:space="preserve"> </w:t>
      </w:r>
      <w:r>
        <w:rPr>
          <w:sz w:val="20"/>
        </w:rPr>
        <w:t>installing</w:t>
      </w:r>
      <w:r>
        <w:rPr>
          <w:spacing w:val="-6"/>
          <w:sz w:val="20"/>
        </w:rPr>
        <w:t xml:space="preserve"> </w:t>
      </w:r>
      <w:r>
        <w:rPr>
          <w:sz w:val="20"/>
        </w:rPr>
        <w:t>a</w:t>
      </w:r>
      <w:r>
        <w:rPr>
          <w:spacing w:val="-3"/>
          <w:sz w:val="20"/>
        </w:rPr>
        <w:t xml:space="preserve"> </w:t>
      </w:r>
      <w:r>
        <w:rPr>
          <w:sz w:val="20"/>
        </w:rPr>
        <w:t>pre-engineered</w:t>
      </w:r>
      <w:r>
        <w:rPr>
          <w:spacing w:val="-5"/>
          <w:sz w:val="20"/>
        </w:rPr>
        <w:t xml:space="preserve"> </w:t>
      </w:r>
      <w:r>
        <w:rPr>
          <w:sz w:val="20"/>
        </w:rPr>
        <w:t>residential</w:t>
      </w:r>
      <w:r>
        <w:rPr>
          <w:spacing w:val="-6"/>
          <w:sz w:val="20"/>
        </w:rPr>
        <w:t xml:space="preserve"> </w:t>
      </w:r>
      <w:r>
        <w:rPr>
          <w:sz w:val="20"/>
        </w:rPr>
        <w:t>Fire</w:t>
      </w:r>
      <w:r>
        <w:rPr>
          <w:spacing w:val="-3"/>
          <w:sz w:val="20"/>
        </w:rPr>
        <w:t xml:space="preserve"> </w:t>
      </w:r>
      <w:r>
        <w:rPr>
          <w:sz w:val="20"/>
        </w:rPr>
        <w:t>Suppression</w:t>
      </w:r>
      <w:r>
        <w:rPr>
          <w:spacing w:val="-4"/>
          <w:sz w:val="20"/>
        </w:rPr>
        <w:t xml:space="preserve"> </w:t>
      </w:r>
      <w:r>
        <w:rPr>
          <w:sz w:val="20"/>
        </w:rPr>
        <w:t>System,</w:t>
      </w:r>
      <w:r>
        <w:rPr>
          <w:spacing w:val="-3"/>
          <w:sz w:val="20"/>
        </w:rPr>
        <w:t xml:space="preserve"> </w:t>
      </w:r>
      <w:r>
        <w:rPr>
          <w:sz w:val="20"/>
        </w:rPr>
        <w:t>applicants</w:t>
      </w:r>
      <w:r>
        <w:rPr>
          <w:spacing w:val="-4"/>
          <w:sz w:val="20"/>
        </w:rPr>
        <w:t xml:space="preserve"> </w:t>
      </w:r>
      <w:r>
        <w:rPr>
          <w:sz w:val="20"/>
        </w:rPr>
        <w:t>must demonstrate</w:t>
      </w:r>
      <w:r>
        <w:rPr>
          <w:spacing w:val="-1"/>
          <w:sz w:val="20"/>
        </w:rPr>
        <w:t xml:space="preserve"> </w:t>
      </w:r>
      <w:r>
        <w:rPr>
          <w:sz w:val="20"/>
        </w:rPr>
        <w:t>that they are</w:t>
      </w:r>
      <w:r>
        <w:rPr>
          <w:spacing w:val="-2"/>
          <w:sz w:val="20"/>
        </w:rPr>
        <w:t xml:space="preserve"> </w:t>
      </w:r>
      <w:r>
        <w:rPr>
          <w:sz w:val="20"/>
        </w:rPr>
        <w:t>authorized</w:t>
      </w:r>
      <w:r>
        <w:rPr>
          <w:spacing w:val="-2"/>
          <w:sz w:val="20"/>
        </w:rPr>
        <w:t xml:space="preserve"> </w:t>
      </w:r>
      <w:r>
        <w:rPr>
          <w:sz w:val="20"/>
        </w:rPr>
        <w:t>and</w:t>
      </w:r>
      <w:r>
        <w:rPr>
          <w:spacing w:val="-2"/>
          <w:sz w:val="20"/>
        </w:rPr>
        <w:t xml:space="preserve"> </w:t>
      </w:r>
      <w:r>
        <w:rPr>
          <w:sz w:val="20"/>
        </w:rPr>
        <w:t>certified</w:t>
      </w:r>
      <w:r>
        <w:rPr>
          <w:spacing w:val="-1"/>
          <w:sz w:val="20"/>
        </w:rPr>
        <w:t xml:space="preserve"> </w:t>
      </w:r>
      <w:r>
        <w:rPr>
          <w:sz w:val="20"/>
        </w:rPr>
        <w:t>by</w:t>
      </w:r>
      <w:r>
        <w:rPr>
          <w:spacing w:val="-1"/>
          <w:sz w:val="20"/>
        </w:rPr>
        <w:t xml:space="preserve"> </w:t>
      </w:r>
      <w:r>
        <w:rPr>
          <w:sz w:val="20"/>
        </w:rPr>
        <w:t>the</w:t>
      </w:r>
      <w:r>
        <w:rPr>
          <w:spacing w:val="-2"/>
          <w:sz w:val="20"/>
        </w:rPr>
        <w:t xml:space="preserve"> </w:t>
      </w:r>
      <w:r>
        <w:rPr>
          <w:sz w:val="20"/>
        </w:rPr>
        <w:t>system</w:t>
      </w:r>
      <w:r>
        <w:rPr>
          <w:spacing w:val="-2"/>
          <w:sz w:val="20"/>
        </w:rPr>
        <w:t xml:space="preserve"> </w:t>
      </w:r>
      <w:r>
        <w:rPr>
          <w:sz w:val="20"/>
        </w:rPr>
        <w:t>manufacturer</w:t>
      </w:r>
      <w:r>
        <w:rPr>
          <w:spacing w:val="-1"/>
          <w:sz w:val="20"/>
        </w:rPr>
        <w:t xml:space="preserve"> </w:t>
      </w:r>
      <w:r>
        <w:rPr>
          <w:sz w:val="20"/>
        </w:rPr>
        <w:t>to install that specific residential Fire Suppression System.</w:t>
      </w:r>
    </w:p>
    <w:p w14:paraId="17602267" w14:textId="5089369B" w:rsidR="009E11E2" w:rsidRPr="005C01DE" w:rsidRDefault="00000000" w:rsidP="005C01DE">
      <w:pPr>
        <w:pStyle w:val="ListParagraph"/>
        <w:numPr>
          <w:ilvl w:val="1"/>
          <w:numId w:val="11"/>
        </w:numPr>
        <w:tabs>
          <w:tab w:val="left" w:pos="2160"/>
        </w:tabs>
        <w:spacing w:before="1" w:after="240"/>
        <w:rPr>
          <w:sz w:val="20"/>
        </w:rPr>
      </w:pPr>
      <w:r>
        <w:rPr>
          <w:sz w:val="20"/>
        </w:rPr>
        <w:t>Specific</w:t>
      </w:r>
      <w:r>
        <w:rPr>
          <w:spacing w:val="-10"/>
          <w:sz w:val="20"/>
        </w:rPr>
        <w:t xml:space="preserve"> </w:t>
      </w:r>
      <w:r>
        <w:rPr>
          <w:sz w:val="20"/>
        </w:rPr>
        <w:t>Requirements</w:t>
      </w:r>
      <w:r>
        <w:rPr>
          <w:spacing w:val="-9"/>
          <w:sz w:val="20"/>
        </w:rPr>
        <w:t xml:space="preserve"> </w:t>
      </w:r>
      <w:r>
        <w:rPr>
          <w:sz w:val="20"/>
        </w:rPr>
        <w:t>for</w:t>
      </w:r>
      <w:r>
        <w:rPr>
          <w:spacing w:val="-7"/>
          <w:sz w:val="20"/>
        </w:rPr>
        <w:t xml:space="preserve"> </w:t>
      </w:r>
      <w:r>
        <w:rPr>
          <w:sz w:val="20"/>
        </w:rPr>
        <w:t>Fire</w:t>
      </w:r>
      <w:r>
        <w:rPr>
          <w:spacing w:val="-10"/>
          <w:sz w:val="20"/>
        </w:rPr>
        <w:t xml:space="preserve"> </w:t>
      </w:r>
      <w:r>
        <w:rPr>
          <w:sz w:val="20"/>
        </w:rPr>
        <w:t>Suppression</w:t>
      </w:r>
      <w:r>
        <w:rPr>
          <w:spacing w:val="-10"/>
          <w:sz w:val="20"/>
        </w:rPr>
        <w:t xml:space="preserve"> </w:t>
      </w:r>
      <w:r>
        <w:rPr>
          <w:sz w:val="20"/>
        </w:rPr>
        <w:t>System</w:t>
      </w:r>
      <w:r>
        <w:rPr>
          <w:spacing w:val="-10"/>
          <w:sz w:val="20"/>
        </w:rPr>
        <w:t xml:space="preserve"> </w:t>
      </w:r>
      <w:r>
        <w:rPr>
          <w:sz w:val="20"/>
        </w:rPr>
        <w:t>Contractors-</w:t>
      </w:r>
      <w:r>
        <w:rPr>
          <w:spacing w:val="-2"/>
          <w:sz w:val="20"/>
        </w:rPr>
        <w:t>Backflow</w:t>
      </w:r>
    </w:p>
    <w:p w14:paraId="55191711" w14:textId="5AEBE422" w:rsidR="009E11E2" w:rsidRPr="005C01DE" w:rsidRDefault="00000000" w:rsidP="005C01DE">
      <w:pPr>
        <w:pStyle w:val="ListParagraph"/>
        <w:numPr>
          <w:ilvl w:val="2"/>
          <w:numId w:val="11"/>
        </w:numPr>
        <w:tabs>
          <w:tab w:val="left" w:pos="2880"/>
        </w:tabs>
        <w:spacing w:after="240"/>
        <w:ind w:right="513"/>
        <w:rPr>
          <w:sz w:val="20"/>
        </w:rPr>
      </w:pPr>
      <w:r>
        <w:rPr>
          <w:sz w:val="20"/>
        </w:rPr>
        <w:t>A Fire Suppression System Contractor-Backflow must employ cross-connection control technicians</w:t>
      </w:r>
      <w:r>
        <w:rPr>
          <w:spacing w:val="-5"/>
          <w:sz w:val="20"/>
        </w:rPr>
        <w:t xml:space="preserve"> </w:t>
      </w:r>
      <w:r>
        <w:rPr>
          <w:sz w:val="20"/>
        </w:rPr>
        <w:t>holding</w:t>
      </w:r>
      <w:r>
        <w:rPr>
          <w:spacing w:val="-7"/>
          <w:sz w:val="20"/>
        </w:rPr>
        <w:t xml:space="preserve"> </w:t>
      </w:r>
      <w:r>
        <w:rPr>
          <w:sz w:val="20"/>
        </w:rPr>
        <w:t>valid</w:t>
      </w:r>
      <w:r>
        <w:rPr>
          <w:spacing w:val="-4"/>
          <w:sz w:val="20"/>
        </w:rPr>
        <w:t xml:space="preserve"> </w:t>
      </w:r>
      <w:r>
        <w:rPr>
          <w:sz w:val="20"/>
        </w:rPr>
        <w:t>certification</w:t>
      </w:r>
      <w:r>
        <w:rPr>
          <w:spacing w:val="-4"/>
          <w:sz w:val="20"/>
        </w:rPr>
        <w:t xml:space="preserve"> </w:t>
      </w:r>
      <w:r>
        <w:rPr>
          <w:sz w:val="20"/>
        </w:rPr>
        <w:t>from</w:t>
      </w:r>
      <w:r>
        <w:rPr>
          <w:spacing w:val="-4"/>
          <w:sz w:val="20"/>
        </w:rPr>
        <w:t xml:space="preserve"> </w:t>
      </w:r>
      <w:r>
        <w:rPr>
          <w:sz w:val="20"/>
        </w:rPr>
        <w:t>the</w:t>
      </w:r>
      <w:r>
        <w:rPr>
          <w:spacing w:val="-5"/>
          <w:sz w:val="20"/>
        </w:rPr>
        <w:t xml:space="preserve"> </w:t>
      </w:r>
      <w:r>
        <w:rPr>
          <w:sz w:val="20"/>
        </w:rPr>
        <w:t>American</w:t>
      </w:r>
      <w:r>
        <w:rPr>
          <w:spacing w:val="-6"/>
          <w:sz w:val="20"/>
        </w:rPr>
        <w:t xml:space="preserve"> </w:t>
      </w:r>
      <w:r>
        <w:rPr>
          <w:sz w:val="20"/>
        </w:rPr>
        <w:t>Society</w:t>
      </w:r>
      <w:r>
        <w:rPr>
          <w:spacing w:val="-5"/>
          <w:sz w:val="20"/>
        </w:rPr>
        <w:t xml:space="preserve"> </w:t>
      </w:r>
      <w:r>
        <w:rPr>
          <w:sz w:val="20"/>
        </w:rPr>
        <w:t>of</w:t>
      </w:r>
      <w:r>
        <w:rPr>
          <w:spacing w:val="-4"/>
          <w:sz w:val="20"/>
        </w:rPr>
        <w:t xml:space="preserve"> </w:t>
      </w:r>
      <w:r>
        <w:rPr>
          <w:sz w:val="20"/>
        </w:rPr>
        <w:t>Sanitary</w:t>
      </w:r>
      <w:r>
        <w:rPr>
          <w:spacing w:val="-4"/>
          <w:sz w:val="20"/>
        </w:rPr>
        <w:t xml:space="preserve"> </w:t>
      </w:r>
      <w:r>
        <w:rPr>
          <w:sz w:val="20"/>
        </w:rPr>
        <w:t>Engineering (ASSE), the American Backflow Prevention Association (ABPA), or the Association of Boards of Certification (ABC), in conformance with requirements set forth by the Colorado Primary Drinking Water Regulations.</w:t>
      </w:r>
    </w:p>
    <w:p w14:paraId="3E96C98F" w14:textId="77777777" w:rsidR="009E11E2" w:rsidRDefault="00000000" w:rsidP="005C01DE">
      <w:pPr>
        <w:pStyle w:val="ListParagraph"/>
        <w:numPr>
          <w:ilvl w:val="1"/>
          <w:numId w:val="11"/>
        </w:numPr>
        <w:tabs>
          <w:tab w:val="left" w:pos="2160"/>
        </w:tabs>
        <w:spacing w:after="240"/>
        <w:rPr>
          <w:sz w:val="20"/>
        </w:rPr>
      </w:pPr>
      <w:r>
        <w:rPr>
          <w:sz w:val="20"/>
        </w:rPr>
        <w:t>Specific</w:t>
      </w:r>
      <w:r>
        <w:rPr>
          <w:spacing w:val="-10"/>
          <w:sz w:val="20"/>
        </w:rPr>
        <w:t xml:space="preserve"> </w:t>
      </w:r>
      <w:r>
        <w:rPr>
          <w:sz w:val="20"/>
        </w:rPr>
        <w:t>Requirements</w:t>
      </w:r>
      <w:r>
        <w:rPr>
          <w:spacing w:val="-9"/>
          <w:sz w:val="20"/>
        </w:rPr>
        <w:t xml:space="preserve"> </w:t>
      </w:r>
      <w:r>
        <w:rPr>
          <w:sz w:val="20"/>
        </w:rPr>
        <w:t>for</w:t>
      </w:r>
      <w:r>
        <w:rPr>
          <w:spacing w:val="-7"/>
          <w:sz w:val="20"/>
        </w:rPr>
        <w:t xml:space="preserve"> </w:t>
      </w:r>
      <w:r>
        <w:rPr>
          <w:sz w:val="20"/>
        </w:rPr>
        <w:t>Fire</w:t>
      </w:r>
      <w:r>
        <w:rPr>
          <w:spacing w:val="-10"/>
          <w:sz w:val="20"/>
        </w:rPr>
        <w:t xml:space="preserve"> </w:t>
      </w:r>
      <w:r>
        <w:rPr>
          <w:sz w:val="20"/>
        </w:rPr>
        <w:t>Suppression</w:t>
      </w:r>
      <w:r>
        <w:rPr>
          <w:spacing w:val="-10"/>
          <w:sz w:val="20"/>
        </w:rPr>
        <w:t xml:space="preserve"> </w:t>
      </w:r>
      <w:r>
        <w:rPr>
          <w:sz w:val="20"/>
        </w:rPr>
        <w:t>System</w:t>
      </w:r>
      <w:r>
        <w:rPr>
          <w:spacing w:val="-10"/>
          <w:sz w:val="20"/>
        </w:rPr>
        <w:t xml:space="preserve"> </w:t>
      </w:r>
      <w:r>
        <w:rPr>
          <w:sz w:val="20"/>
        </w:rPr>
        <w:t>Contractors-</w:t>
      </w:r>
      <w:r>
        <w:rPr>
          <w:spacing w:val="-2"/>
          <w:sz w:val="20"/>
        </w:rPr>
        <w:t>Underground</w:t>
      </w:r>
    </w:p>
    <w:p w14:paraId="39BF3962" w14:textId="77777777" w:rsidR="009E11E2" w:rsidRDefault="009E11E2">
      <w:pPr>
        <w:pStyle w:val="BodyText"/>
        <w:spacing w:before="10"/>
      </w:pPr>
    </w:p>
    <w:p w14:paraId="1431D7CC" w14:textId="49544833" w:rsidR="009E11E2" w:rsidRPr="005C01DE" w:rsidRDefault="00000000" w:rsidP="005C01DE">
      <w:pPr>
        <w:pStyle w:val="ListParagraph"/>
        <w:numPr>
          <w:ilvl w:val="2"/>
          <w:numId w:val="11"/>
        </w:numPr>
        <w:tabs>
          <w:tab w:val="left" w:pos="2880"/>
        </w:tabs>
        <w:spacing w:after="240"/>
        <w:ind w:right="555"/>
        <w:rPr>
          <w:sz w:val="20"/>
        </w:rPr>
      </w:pPr>
      <w:r>
        <w:rPr>
          <w:sz w:val="20"/>
        </w:rPr>
        <w:lastRenderedPageBreak/>
        <w:t>Upon initial application or renewal, Fire Suppression System Contractors-Underground will</w:t>
      </w:r>
      <w:r>
        <w:rPr>
          <w:spacing w:val="-6"/>
          <w:sz w:val="20"/>
        </w:rPr>
        <w:t xml:space="preserve"> </w:t>
      </w:r>
      <w:r>
        <w:rPr>
          <w:sz w:val="20"/>
        </w:rPr>
        <w:t>attest</w:t>
      </w:r>
      <w:r>
        <w:rPr>
          <w:spacing w:val="-5"/>
          <w:sz w:val="20"/>
        </w:rPr>
        <w:t xml:space="preserve"> </w:t>
      </w:r>
      <w:r>
        <w:rPr>
          <w:sz w:val="20"/>
        </w:rPr>
        <w:t>that</w:t>
      </w:r>
      <w:r>
        <w:rPr>
          <w:spacing w:val="-5"/>
          <w:sz w:val="20"/>
        </w:rPr>
        <w:t xml:space="preserve"> </w:t>
      </w:r>
      <w:r>
        <w:rPr>
          <w:sz w:val="20"/>
        </w:rPr>
        <w:t>all</w:t>
      </w:r>
      <w:r>
        <w:rPr>
          <w:spacing w:val="-4"/>
          <w:sz w:val="20"/>
        </w:rPr>
        <w:t xml:space="preserve"> </w:t>
      </w:r>
      <w:r>
        <w:rPr>
          <w:sz w:val="20"/>
        </w:rPr>
        <w:t>personnel</w:t>
      </w:r>
      <w:r>
        <w:rPr>
          <w:spacing w:val="-4"/>
          <w:sz w:val="20"/>
        </w:rPr>
        <w:t xml:space="preserve"> </w:t>
      </w:r>
      <w:r>
        <w:rPr>
          <w:sz w:val="20"/>
        </w:rPr>
        <w:t>performing</w:t>
      </w:r>
      <w:r>
        <w:rPr>
          <w:spacing w:val="-5"/>
          <w:sz w:val="20"/>
        </w:rPr>
        <w:t xml:space="preserve"> </w:t>
      </w:r>
      <w:r>
        <w:rPr>
          <w:sz w:val="20"/>
        </w:rPr>
        <w:t>work</w:t>
      </w:r>
      <w:r>
        <w:rPr>
          <w:spacing w:val="-4"/>
          <w:sz w:val="20"/>
        </w:rPr>
        <w:t xml:space="preserve"> </w:t>
      </w:r>
      <w:r>
        <w:rPr>
          <w:sz w:val="20"/>
        </w:rPr>
        <w:t>on</w:t>
      </w:r>
      <w:r>
        <w:rPr>
          <w:spacing w:val="-3"/>
          <w:sz w:val="20"/>
        </w:rPr>
        <w:t xml:space="preserve"> </w:t>
      </w:r>
      <w:r>
        <w:rPr>
          <w:sz w:val="20"/>
        </w:rPr>
        <w:t>fire</w:t>
      </w:r>
      <w:r>
        <w:rPr>
          <w:spacing w:val="-3"/>
          <w:sz w:val="20"/>
        </w:rPr>
        <w:t xml:space="preserve"> </w:t>
      </w:r>
      <w:r>
        <w:rPr>
          <w:sz w:val="20"/>
        </w:rPr>
        <w:t>suppression</w:t>
      </w:r>
      <w:r>
        <w:rPr>
          <w:spacing w:val="-3"/>
          <w:sz w:val="20"/>
        </w:rPr>
        <w:t xml:space="preserve"> </w:t>
      </w:r>
      <w:r>
        <w:rPr>
          <w:sz w:val="20"/>
        </w:rPr>
        <w:t>systems</w:t>
      </w:r>
      <w:r>
        <w:rPr>
          <w:spacing w:val="-4"/>
          <w:sz w:val="20"/>
        </w:rPr>
        <w:t xml:space="preserve"> </w:t>
      </w:r>
      <w:r>
        <w:rPr>
          <w:sz w:val="20"/>
        </w:rPr>
        <w:t>have</w:t>
      </w:r>
      <w:r>
        <w:rPr>
          <w:spacing w:val="-5"/>
          <w:sz w:val="20"/>
        </w:rPr>
        <w:t xml:space="preserve"> </w:t>
      </w:r>
      <w:r>
        <w:rPr>
          <w:sz w:val="20"/>
        </w:rPr>
        <w:t>received training on and retain</w:t>
      </w:r>
      <w:r>
        <w:rPr>
          <w:spacing w:val="-1"/>
          <w:sz w:val="20"/>
        </w:rPr>
        <w:t xml:space="preserve"> </w:t>
      </w:r>
      <w:r>
        <w:rPr>
          <w:sz w:val="20"/>
        </w:rPr>
        <w:t>copies available</w:t>
      </w:r>
      <w:r>
        <w:rPr>
          <w:spacing w:val="-1"/>
          <w:sz w:val="20"/>
        </w:rPr>
        <w:t xml:space="preserve"> </w:t>
      </w:r>
      <w:r>
        <w:rPr>
          <w:sz w:val="20"/>
        </w:rPr>
        <w:t>for use</w:t>
      </w:r>
      <w:r>
        <w:rPr>
          <w:spacing w:val="-1"/>
          <w:sz w:val="20"/>
        </w:rPr>
        <w:t xml:space="preserve"> </w:t>
      </w:r>
      <w:r>
        <w:rPr>
          <w:sz w:val="20"/>
        </w:rPr>
        <w:t>of NFPA 13,</w:t>
      </w:r>
      <w:r>
        <w:rPr>
          <w:spacing w:val="-1"/>
          <w:sz w:val="20"/>
        </w:rPr>
        <w:t xml:space="preserve"> </w:t>
      </w:r>
      <w:r>
        <w:rPr>
          <w:sz w:val="20"/>
        </w:rPr>
        <w:t>NFPA 22, and</w:t>
      </w:r>
      <w:r>
        <w:rPr>
          <w:spacing w:val="-1"/>
          <w:sz w:val="20"/>
        </w:rPr>
        <w:t xml:space="preserve"> </w:t>
      </w:r>
      <w:r>
        <w:rPr>
          <w:sz w:val="20"/>
        </w:rPr>
        <w:t>NFPA 24,</w:t>
      </w:r>
      <w:r>
        <w:rPr>
          <w:spacing w:val="-1"/>
          <w:sz w:val="20"/>
        </w:rPr>
        <w:t xml:space="preserve"> </w:t>
      </w:r>
      <w:r>
        <w:rPr>
          <w:sz w:val="20"/>
        </w:rPr>
        <w:t>as adopted by the Division in 8 CCR 1507-101, and a copy of these Fire Suppression Program Rules.</w:t>
      </w:r>
    </w:p>
    <w:p w14:paraId="76F320C8" w14:textId="7CC56FD4" w:rsidR="009E11E2" w:rsidRPr="005C01DE" w:rsidRDefault="00000000" w:rsidP="005C01DE">
      <w:pPr>
        <w:pStyle w:val="ListParagraph"/>
        <w:numPr>
          <w:ilvl w:val="2"/>
          <w:numId w:val="11"/>
        </w:numPr>
        <w:tabs>
          <w:tab w:val="left" w:pos="2880"/>
        </w:tabs>
        <w:spacing w:after="240"/>
        <w:ind w:right="374"/>
        <w:rPr>
          <w:sz w:val="20"/>
        </w:rPr>
      </w:pPr>
      <w:r>
        <w:rPr>
          <w:sz w:val="20"/>
        </w:rPr>
        <w:t>All Fire Suppression System Contractors-Underground personnel shall at all times have access</w:t>
      </w:r>
      <w:r>
        <w:rPr>
          <w:spacing w:val="-2"/>
          <w:sz w:val="20"/>
        </w:rPr>
        <w:t xml:space="preserve"> </w:t>
      </w:r>
      <w:r>
        <w:rPr>
          <w:sz w:val="20"/>
        </w:rPr>
        <w:t>on</w:t>
      </w:r>
      <w:r>
        <w:rPr>
          <w:spacing w:val="-4"/>
          <w:sz w:val="20"/>
        </w:rPr>
        <w:t xml:space="preserve"> </w:t>
      </w:r>
      <w:r>
        <w:rPr>
          <w:sz w:val="20"/>
        </w:rPr>
        <w:t>the</w:t>
      </w:r>
      <w:r>
        <w:rPr>
          <w:spacing w:val="-2"/>
          <w:sz w:val="20"/>
        </w:rPr>
        <w:t xml:space="preserve"> </w:t>
      </w:r>
      <w:r>
        <w:rPr>
          <w:sz w:val="20"/>
        </w:rPr>
        <w:t>worksite</w:t>
      </w:r>
      <w:r>
        <w:rPr>
          <w:spacing w:val="-4"/>
          <w:sz w:val="20"/>
        </w:rPr>
        <w:t xml:space="preserve"> </w:t>
      </w:r>
      <w:r>
        <w:rPr>
          <w:sz w:val="20"/>
        </w:rPr>
        <w:t>to</w:t>
      </w:r>
      <w:r>
        <w:rPr>
          <w:spacing w:val="-3"/>
          <w:sz w:val="20"/>
        </w:rPr>
        <w:t xml:space="preserve"> </w:t>
      </w:r>
      <w:r>
        <w:rPr>
          <w:sz w:val="20"/>
        </w:rPr>
        <w:t>copies</w:t>
      </w:r>
      <w:r>
        <w:rPr>
          <w:spacing w:val="-2"/>
          <w:sz w:val="20"/>
        </w:rPr>
        <w:t xml:space="preserve"> </w:t>
      </w:r>
      <w:r>
        <w:rPr>
          <w:sz w:val="20"/>
        </w:rPr>
        <w:t>of</w:t>
      </w:r>
      <w:r>
        <w:rPr>
          <w:spacing w:val="-3"/>
          <w:sz w:val="20"/>
        </w:rPr>
        <w:t xml:space="preserve"> </w:t>
      </w:r>
      <w:r>
        <w:rPr>
          <w:sz w:val="20"/>
        </w:rPr>
        <w:t>NFPA</w:t>
      </w:r>
      <w:r>
        <w:rPr>
          <w:spacing w:val="-2"/>
          <w:sz w:val="20"/>
        </w:rPr>
        <w:t xml:space="preserve"> </w:t>
      </w:r>
      <w:r>
        <w:rPr>
          <w:sz w:val="20"/>
        </w:rPr>
        <w:t>13,</w:t>
      </w:r>
      <w:r>
        <w:rPr>
          <w:spacing w:val="-2"/>
          <w:sz w:val="20"/>
        </w:rPr>
        <w:t xml:space="preserve"> </w:t>
      </w:r>
      <w:r>
        <w:rPr>
          <w:sz w:val="20"/>
        </w:rPr>
        <w:t>NFPA</w:t>
      </w:r>
      <w:r>
        <w:rPr>
          <w:spacing w:val="-3"/>
          <w:sz w:val="20"/>
        </w:rPr>
        <w:t xml:space="preserve"> </w:t>
      </w:r>
      <w:r>
        <w:rPr>
          <w:sz w:val="20"/>
        </w:rPr>
        <w:t>22,</w:t>
      </w:r>
      <w:r>
        <w:rPr>
          <w:spacing w:val="-3"/>
          <w:sz w:val="20"/>
        </w:rPr>
        <w:t xml:space="preserve"> </w:t>
      </w:r>
      <w:r>
        <w:rPr>
          <w:sz w:val="20"/>
        </w:rPr>
        <w:t>and</w:t>
      </w:r>
      <w:r>
        <w:rPr>
          <w:spacing w:val="-3"/>
          <w:sz w:val="20"/>
        </w:rPr>
        <w:t xml:space="preserve"> </w:t>
      </w:r>
      <w:r>
        <w:rPr>
          <w:sz w:val="20"/>
        </w:rPr>
        <w:t>NFPA</w:t>
      </w:r>
      <w:r>
        <w:rPr>
          <w:spacing w:val="-2"/>
          <w:sz w:val="20"/>
        </w:rPr>
        <w:t xml:space="preserve"> </w:t>
      </w:r>
      <w:r>
        <w:rPr>
          <w:sz w:val="20"/>
        </w:rPr>
        <w:t>24,</w:t>
      </w:r>
      <w:r>
        <w:rPr>
          <w:spacing w:val="-2"/>
          <w:sz w:val="20"/>
        </w:rPr>
        <w:t xml:space="preserve"> </w:t>
      </w:r>
      <w:r>
        <w:rPr>
          <w:sz w:val="20"/>
        </w:rPr>
        <w:t>as</w:t>
      </w:r>
      <w:r>
        <w:rPr>
          <w:spacing w:val="-2"/>
          <w:sz w:val="20"/>
        </w:rPr>
        <w:t xml:space="preserve"> </w:t>
      </w:r>
      <w:r>
        <w:rPr>
          <w:sz w:val="20"/>
        </w:rPr>
        <w:t>adopted</w:t>
      </w:r>
      <w:r>
        <w:rPr>
          <w:spacing w:val="-3"/>
          <w:sz w:val="20"/>
        </w:rPr>
        <w:t xml:space="preserve"> </w:t>
      </w:r>
      <w:r>
        <w:rPr>
          <w:sz w:val="20"/>
        </w:rPr>
        <w:t>by</w:t>
      </w:r>
      <w:r>
        <w:rPr>
          <w:spacing w:val="-2"/>
          <w:sz w:val="20"/>
        </w:rPr>
        <w:t xml:space="preserve"> </w:t>
      </w:r>
      <w:r>
        <w:rPr>
          <w:sz w:val="20"/>
        </w:rPr>
        <w:t>the Division in 8 CCR 1507-101, and a copy of these Fire Suppression Program rules.</w:t>
      </w:r>
    </w:p>
    <w:p w14:paraId="1B71E073" w14:textId="2D622422" w:rsidR="009E11E2" w:rsidRPr="005C01DE" w:rsidRDefault="00000000" w:rsidP="005C01DE">
      <w:pPr>
        <w:pStyle w:val="ListParagraph"/>
        <w:numPr>
          <w:ilvl w:val="2"/>
          <w:numId w:val="11"/>
        </w:numPr>
        <w:tabs>
          <w:tab w:val="left" w:pos="2880"/>
        </w:tabs>
        <w:spacing w:after="240"/>
        <w:ind w:right="463"/>
        <w:rPr>
          <w:sz w:val="20"/>
        </w:rPr>
      </w:pPr>
      <w:r>
        <w:rPr>
          <w:sz w:val="20"/>
        </w:rPr>
        <w:t>Upon</w:t>
      </w:r>
      <w:r>
        <w:rPr>
          <w:spacing w:val="-5"/>
          <w:sz w:val="20"/>
        </w:rPr>
        <w:t xml:space="preserve"> </w:t>
      </w:r>
      <w:r>
        <w:rPr>
          <w:sz w:val="20"/>
        </w:rPr>
        <w:t>initial</w:t>
      </w:r>
      <w:r>
        <w:rPr>
          <w:spacing w:val="-4"/>
          <w:sz w:val="20"/>
        </w:rPr>
        <w:t xml:space="preserve"> </w:t>
      </w:r>
      <w:r>
        <w:rPr>
          <w:sz w:val="20"/>
        </w:rPr>
        <w:t>application</w:t>
      </w:r>
      <w:r>
        <w:rPr>
          <w:spacing w:val="-6"/>
          <w:sz w:val="20"/>
        </w:rPr>
        <w:t xml:space="preserve"> </w:t>
      </w:r>
      <w:r>
        <w:rPr>
          <w:sz w:val="20"/>
        </w:rPr>
        <w:t>or</w:t>
      </w:r>
      <w:r>
        <w:rPr>
          <w:spacing w:val="-6"/>
          <w:sz w:val="20"/>
        </w:rPr>
        <w:t xml:space="preserve"> </w:t>
      </w:r>
      <w:r>
        <w:rPr>
          <w:sz w:val="20"/>
        </w:rPr>
        <w:t>renewal,</w:t>
      </w:r>
      <w:r>
        <w:rPr>
          <w:spacing w:val="-6"/>
          <w:sz w:val="20"/>
        </w:rPr>
        <w:t xml:space="preserve"> </w:t>
      </w:r>
      <w:r>
        <w:rPr>
          <w:sz w:val="20"/>
        </w:rPr>
        <w:t>Fire</w:t>
      </w:r>
      <w:r>
        <w:rPr>
          <w:spacing w:val="-4"/>
          <w:sz w:val="20"/>
        </w:rPr>
        <w:t xml:space="preserve"> </w:t>
      </w:r>
      <w:r>
        <w:rPr>
          <w:sz w:val="20"/>
        </w:rPr>
        <w:t>Suppression</w:t>
      </w:r>
      <w:r>
        <w:rPr>
          <w:spacing w:val="-2"/>
          <w:sz w:val="20"/>
        </w:rPr>
        <w:t xml:space="preserve"> </w:t>
      </w:r>
      <w:r>
        <w:rPr>
          <w:sz w:val="20"/>
        </w:rPr>
        <w:t>Contractors-Underground</w:t>
      </w:r>
      <w:r>
        <w:rPr>
          <w:spacing w:val="-5"/>
          <w:sz w:val="20"/>
        </w:rPr>
        <w:t xml:space="preserve"> </w:t>
      </w:r>
      <w:r>
        <w:rPr>
          <w:sz w:val="20"/>
        </w:rPr>
        <w:t>will</w:t>
      </w:r>
      <w:r>
        <w:rPr>
          <w:spacing w:val="-6"/>
          <w:sz w:val="20"/>
        </w:rPr>
        <w:t xml:space="preserve"> </w:t>
      </w:r>
      <w:r>
        <w:rPr>
          <w:sz w:val="20"/>
        </w:rPr>
        <w:t>attest that until they release responsibility for the underground fire main installation to the owner, they will not allow any fire suppression system to be connected to the underground fire main by any person not registered with the Division as a Fire Suppression System Contractor, unless said person is exempt from registration by Section 3.1.1 of these rules.</w:t>
      </w:r>
    </w:p>
    <w:p w14:paraId="2974F188" w14:textId="69BF5838" w:rsidR="009E11E2" w:rsidRPr="005C01DE" w:rsidDel="00F311C1" w:rsidRDefault="00000000" w:rsidP="005C01DE">
      <w:pPr>
        <w:pStyle w:val="ListParagraph"/>
        <w:numPr>
          <w:ilvl w:val="1"/>
          <w:numId w:val="11"/>
        </w:numPr>
        <w:tabs>
          <w:tab w:val="left" w:pos="2160"/>
        </w:tabs>
        <w:spacing w:after="240"/>
        <w:rPr>
          <w:del w:id="42" w:author="Chris Brunette" w:date="2026-07-21T13:09:00Z" w16du:dateUtc="2026-07-21T19:09:00Z"/>
          <w:sz w:val="20"/>
        </w:rPr>
      </w:pPr>
      <w:del w:id="43" w:author="Chris Brunette" w:date="2026-07-21T13:09:00Z" w16du:dateUtc="2026-07-21T19:09:00Z">
        <w:r w:rsidDel="00F311C1">
          <w:rPr>
            <w:sz w:val="20"/>
          </w:rPr>
          <w:delText>Specific</w:delText>
        </w:r>
        <w:r w:rsidDel="00F311C1">
          <w:rPr>
            <w:spacing w:val="-8"/>
            <w:sz w:val="20"/>
          </w:rPr>
          <w:delText xml:space="preserve"> </w:delText>
        </w:r>
        <w:r w:rsidDel="00F311C1">
          <w:rPr>
            <w:sz w:val="20"/>
          </w:rPr>
          <w:delText>requirements</w:delText>
        </w:r>
        <w:r w:rsidDel="00F311C1">
          <w:rPr>
            <w:spacing w:val="-8"/>
            <w:sz w:val="20"/>
          </w:rPr>
          <w:delText xml:space="preserve"> </w:delText>
        </w:r>
        <w:r w:rsidDel="00F311C1">
          <w:rPr>
            <w:sz w:val="20"/>
          </w:rPr>
          <w:delText>for</w:delText>
        </w:r>
        <w:r w:rsidDel="00F311C1">
          <w:rPr>
            <w:spacing w:val="-8"/>
            <w:sz w:val="20"/>
          </w:rPr>
          <w:delText xml:space="preserve"> </w:delText>
        </w:r>
        <w:r w:rsidDel="00F311C1">
          <w:rPr>
            <w:sz w:val="20"/>
          </w:rPr>
          <w:delText>Fire</w:delText>
        </w:r>
        <w:r w:rsidDel="00F311C1">
          <w:rPr>
            <w:spacing w:val="-8"/>
            <w:sz w:val="20"/>
          </w:rPr>
          <w:delText xml:space="preserve"> </w:delText>
        </w:r>
        <w:r w:rsidDel="00F311C1">
          <w:rPr>
            <w:sz w:val="20"/>
          </w:rPr>
          <w:delText>Suppression</w:delText>
        </w:r>
        <w:r w:rsidDel="00F311C1">
          <w:rPr>
            <w:spacing w:val="-9"/>
            <w:sz w:val="20"/>
          </w:rPr>
          <w:delText xml:space="preserve"> </w:delText>
        </w:r>
        <w:r w:rsidDel="00F311C1">
          <w:rPr>
            <w:sz w:val="20"/>
          </w:rPr>
          <w:delText>System</w:delText>
        </w:r>
        <w:r w:rsidDel="00F311C1">
          <w:rPr>
            <w:spacing w:val="-9"/>
            <w:sz w:val="20"/>
          </w:rPr>
          <w:delText xml:space="preserve"> </w:delText>
        </w:r>
        <w:r w:rsidDel="00F311C1">
          <w:rPr>
            <w:sz w:val="20"/>
          </w:rPr>
          <w:delText>Contractor</w:delText>
        </w:r>
        <w:r w:rsidDel="00F311C1">
          <w:rPr>
            <w:spacing w:val="-1"/>
            <w:sz w:val="20"/>
          </w:rPr>
          <w:delText xml:space="preserve"> </w:delText>
        </w:r>
        <w:r w:rsidDel="00F311C1">
          <w:rPr>
            <w:sz w:val="20"/>
          </w:rPr>
          <w:delText>–</w:delText>
        </w:r>
        <w:r w:rsidDel="00F311C1">
          <w:rPr>
            <w:spacing w:val="-7"/>
            <w:sz w:val="20"/>
          </w:rPr>
          <w:delText xml:space="preserve"> </w:delText>
        </w:r>
        <w:r w:rsidDel="00F311C1">
          <w:rPr>
            <w:spacing w:val="-2"/>
            <w:sz w:val="20"/>
          </w:rPr>
          <w:delText>Premanufactured</w:delText>
        </w:r>
      </w:del>
    </w:p>
    <w:p w14:paraId="69B7BDC4" w14:textId="321A6FC4" w:rsidR="009E11E2" w:rsidRPr="005C01DE" w:rsidDel="00F311C1" w:rsidRDefault="00000000" w:rsidP="005C01DE">
      <w:pPr>
        <w:pStyle w:val="ListParagraph"/>
        <w:numPr>
          <w:ilvl w:val="2"/>
          <w:numId w:val="11"/>
        </w:numPr>
        <w:tabs>
          <w:tab w:val="left" w:pos="2876"/>
          <w:tab w:val="left" w:pos="2880"/>
        </w:tabs>
        <w:spacing w:after="240"/>
        <w:ind w:right="534"/>
        <w:rPr>
          <w:del w:id="44" w:author="Chris Brunette" w:date="2026-07-21T13:09:00Z" w16du:dateUtc="2026-07-21T19:09:00Z"/>
          <w:sz w:val="20"/>
        </w:rPr>
      </w:pPr>
      <w:del w:id="45" w:author="Chris Brunette" w:date="2026-07-21T13:09:00Z" w16du:dateUtc="2026-07-21T19:09:00Z">
        <w:r w:rsidDel="00F311C1">
          <w:rPr>
            <w:sz w:val="20"/>
          </w:rPr>
          <w:delText>Fire</w:delText>
        </w:r>
        <w:r w:rsidDel="00F311C1">
          <w:rPr>
            <w:spacing w:val="-5"/>
            <w:sz w:val="20"/>
          </w:rPr>
          <w:delText xml:space="preserve"> </w:delText>
        </w:r>
        <w:r w:rsidDel="00F311C1">
          <w:rPr>
            <w:sz w:val="20"/>
          </w:rPr>
          <w:delText>Suppression</w:delText>
        </w:r>
        <w:r w:rsidDel="00F311C1">
          <w:rPr>
            <w:spacing w:val="-4"/>
            <w:sz w:val="20"/>
          </w:rPr>
          <w:delText xml:space="preserve"> </w:delText>
        </w:r>
        <w:r w:rsidDel="00F311C1">
          <w:rPr>
            <w:sz w:val="20"/>
          </w:rPr>
          <w:delText>System</w:delText>
        </w:r>
        <w:r w:rsidDel="00F311C1">
          <w:rPr>
            <w:spacing w:val="-5"/>
            <w:sz w:val="20"/>
          </w:rPr>
          <w:delText xml:space="preserve"> </w:delText>
        </w:r>
        <w:r w:rsidDel="00F311C1">
          <w:rPr>
            <w:sz w:val="20"/>
          </w:rPr>
          <w:delText>Contractor</w:delText>
        </w:r>
        <w:r w:rsidDel="00F311C1">
          <w:rPr>
            <w:spacing w:val="-1"/>
            <w:sz w:val="20"/>
          </w:rPr>
          <w:delText xml:space="preserve"> </w:delText>
        </w:r>
        <w:r w:rsidDel="00F311C1">
          <w:rPr>
            <w:sz w:val="20"/>
          </w:rPr>
          <w:delText>–</w:delText>
        </w:r>
        <w:r w:rsidDel="00F311C1">
          <w:rPr>
            <w:spacing w:val="-3"/>
            <w:sz w:val="20"/>
          </w:rPr>
          <w:delText xml:space="preserve"> </w:delText>
        </w:r>
        <w:r w:rsidDel="00F311C1">
          <w:rPr>
            <w:sz w:val="20"/>
          </w:rPr>
          <w:delText>Premanufactured</w:delText>
        </w:r>
        <w:r w:rsidDel="00F311C1">
          <w:rPr>
            <w:spacing w:val="-5"/>
            <w:sz w:val="20"/>
          </w:rPr>
          <w:delText xml:space="preserve"> </w:delText>
        </w:r>
        <w:r w:rsidDel="00F311C1">
          <w:rPr>
            <w:sz w:val="20"/>
          </w:rPr>
          <w:delText>must</w:delText>
        </w:r>
        <w:r w:rsidDel="00F311C1">
          <w:rPr>
            <w:spacing w:val="-3"/>
            <w:sz w:val="20"/>
          </w:rPr>
          <w:delText xml:space="preserve"> </w:delText>
        </w:r>
        <w:r w:rsidDel="00F311C1">
          <w:rPr>
            <w:sz w:val="20"/>
          </w:rPr>
          <w:delText>employ</w:delText>
        </w:r>
        <w:r w:rsidDel="00F311C1">
          <w:rPr>
            <w:spacing w:val="-4"/>
            <w:sz w:val="20"/>
          </w:rPr>
          <w:delText xml:space="preserve"> </w:delText>
        </w:r>
        <w:r w:rsidDel="00F311C1">
          <w:rPr>
            <w:sz w:val="20"/>
          </w:rPr>
          <w:delText>or</w:delText>
        </w:r>
        <w:r w:rsidDel="00F311C1">
          <w:rPr>
            <w:spacing w:val="-5"/>
            <w:sz w:val="20"/>
          </w:rPr>
          <w:delText xml:space="preserve"> </w:delText>
        </w:r>
        <w:r w:rsidDel="00F311C1">
          <w:rPr>
            <w:sz w:val="20"/>
          </w:rPr>
          <w:delText>contract</w:delText>
        </w:r>
        <w:r w:rsidDel="00F311C1">
          <w:rPr>
            <w:spacing w:val="-3"/>
            <w:sz w:val="20"/>
          </w:rPr>
          <w:delText xml:space="preserve"> </w:delText>
        </w:r>
        <w:r w:rsidDel="00F311C1">
          <w:rPr>
            <w:sz w:val="20"/>
          </w:rPr>
          <w:delText>with</w:delText>
        </w:r>
        <w:r w:rsidDel="00F311C1">
          <w:rPr>
            <w:spacing w:val="-3"/>
            <w:sz w:val="20"/>
          </w:rPr>
          <w:delText xml:space="preserve"> </w:delText>
        </w:r>
        <w:r w:rsidDel="00F311C1">
          <w:rPr>
            <w:sz w:val="20"/>
          </w:rPr>
          <w:delText>a State of Colorado Certified PREMANUFACTURED SYSTEM FIRE SUPPRESSION SPECIAL INSPECTOR who is responsible to:</w:delText>
        </w:r>
      </w:del>
    </w:p>
    <w:p w14:paraId="69906731" w14:textId="13276408" w:rsidR="009E11E2" w:rsidRPr="005C01DE" w:rsidDel="00F311C1" w:rsidRDefault="00000000" w:rsidP="005C01DE">
      <w:pPr>
        <w:pStyle w:val="ListParagraph"/>
        <w:numPr>
          <w:ilvl w:val="3"/>
          <w:numId w:val="11"/>
        </w:numPr>
        <w:tabs>
          <w:tab w:val="left" w:pos="3601"/>
        </w:tabs>
        <w:spacing w:after="240"/>
        <w:ind w:right="401"/>
        <w:rPr>
          <w:del w:id="46" w:author="Chris Brunette" w:date="2026-07-21T13:09:00Z" w16du:dateUtc="2026-07-21T19:09:00Z"/>
          <w:sz w:val="20"/>
        </w:rPr>
      </w:pPr>
      <w:del w:id="47" w:author="Chris Brunette" w:date="2026-07-21T13:09:00Z" w16du:dateUtc="2026-07-21T19:09:00Z">
        <w:r w:rsidDel="00F311C1">
          <w:rPr>
            <w:sz w:val="20"/>
          </w:rPr>
          <w:delText>Oversee,</w:delText>
        </w:r>
        <w:r w:rsidDel="00F311C1">
          <w:rPr>
            <w:spacing w:val="-4"/>
            <w:sz w:val="20"/>
          </w:rPr>
          <w:delText xml:space="preserve"> </w:delText>
        </w:r>
        <w:r w:rsidDel="00F311C1">
          <w:rPr>
            <w:sz w:val="20"/>
          </w:rPr>
          <w:delText>inspect,</w:delText>
        </w:r>
        <w:r w:rsidDel="00F311C1">
          <w:rPr>
            <w:spacing w:val="-4"/>
            <w:sz w:val="20"/>
          </w:rPr>
          <w:delText xml:space="preserve"> </w:delText>
        </w:r>
        <w:r w:rsidDel="00F311C1">
          <w:rPr>
            <w:sz w:val="20"/>
          </w:rPr>
          <w:delText>and</w:delText>
        </w:r>
        <w:r w:rsidDel="00F311C1">
          <w:rPr>
            <w:spacing w:val="-4"/>
            <w:sz w:val="20"/>
          </w:rPr>
          <w:delText xml:space="preserve"> </w:delText>
        </w:r>
        <w:r w:rsidDel="00F311C1">
          <w:rPr>
            <w:sz w:val="20"/>
          </w:rPr>
          <w:delText>certify</w:delText>
        </w:r>
        <w:r w:rsidDel="00F311C1">
          <w:rPr>
            <w:spacing w:val="-3"/>
            <w:sz w:val="20"/>
          </w:rPr>
          <w:delText xml:space="preserve"> </w:delText>
        </w:r>
        <w:r w:rsidDel="00F311C1">
          <w:rPr>
            <w:sz w:val="20"/>
          </w:rPr>
          <w:delText>(via</w:delText>
        </w:r>
        <w:r w:rsidDel="00F311C1">
          <w:rPr>
            <w:spacing w:val="-4"/>
            <w:sz w:val="20"/>
          </w:rPr>
          <w:delText xml:space="preserve"> </w:delText>
        </w:r>
        <w:r w:rsidDel="00F311C1">
          <w:rPr>
            <w:sz w:val="20"/>
          </w:rPr>
          <w:delText>the</w:delText>
        </w:r>
        <w:r w:rsidDel="00F311C1">
          <w:rPr>
            <w:spacing w:val="-5"/>
            <w:sz w:val="20"/>
          </w:rPr>
          <w:delText xml:space="preserve"> </w:delText>
        </w:r>
        <w:r w:rsidDel="00F311C1">
          <w:rPr>
            <w:sz w:val="20"/>
          </w:rPr>
          <w:delText>CORI)</w:delText>
        </w:r>
        <w:r w:rsidDel="00F311C1">
          <w:rPr>
            <w:spacing w:val="-3"/>
            <w:sz w:val="20"/>
          </w:rPr>
          <w:delText xml:space="preserve"> </w:delText>
        </w:r>
        <w:r w:rsidDel="00F311C1">
          <w:rPr>
            <w:sz w:val="20"/>
          </w:rPr>
          <w:delText>that</w:delText>
        </w:r>
        <w:r w:rsidDel="00F311C1">
          <w:rPr>
            <w:spacing w:val="-4"/>
            <w:sz w:val="20"/>
          </w:rPr>
          <w:delText xml:space="preserve"> </w:delText>
        </w:r>
        <w:r w:rsidDel="00F311C1">
          <w:rPr>
            <w:sz w:val="20"/>
          </w:rPr>
          <w:delText>the</w:delText>
        </w:r>
        <w:r w:rsidDel="00F311C1">
          <w:rPr>
            <w:spacing w:val="-4"/>
            <w:sz w:val="20"/>
          </w:rPr>
          <w:delText xml:space="preserve"> </w:delText>
        </w:r>
        <w:r w:rsidDel="00F311C1">
          <w:rPr>
            <w:sz w:val="20"/>
          </w:rPr>
          <w:delText>system</w:delText>
        </w:r>
        <w:r w:rsidDel="00F311C1">
          <w:rPr>
            <w:spacing w:val="-4"/>
            <w:sz w:val="20"/>
          </w:rPr>
          <w:delText xml:space="preserve"> </w:delText>
        </w:r>
        <w:r w:rsidDel="00F311C1">
          <w:rPr>
            <w:sz w:val="20"/>
          </w:rPr>
          <w:delText>has</w:delText>
        </w:r>
        <w:r w:rsidDel="00F311C1">
          <w:rPr>
            <w:spacing w:val="-1"/>
            <w:sz w:val="20"/>
          </w:rPr>
          <w:delText xml:space="preserve"> </w:delText>
        </w:r>
        <w:r w:rsidDel="00F311C1">
          <w:rPr>
            <w:sz w:val="20"/>
          </w:rPr>
          <w:delText>been</w:delText>
        </w:r>
        <w:r w:rsidDel="00F311C1">
          <w:rPr>
            <w:spacing w:val="-4"/>
            <w:sz w:val="20"/>
          </w:rPr>
          <w:delText xml:space="preserve"> </w:delText>
        </w:r>
        <w:r w:rsidDel="00F311C1">
          <w:rPr>
            <w:sz w:val="20"/>
          </w:rPr>
          <w:delText>installed</w:delText>
        </w:r>
        <w:r w:rsidDel="00F311C1">
          <w:rPr>
            <w:spacing w:val="-4"/>
            <w:sz w:val="20"/>
          </w:rPr>
          <w:delText xml:space="preserve"> </w:delText>
        </w:r>
        <w:r w:rsidDel="00F311C1">
          <w:rPr>
            <w:sz w:val="20"/>
          </w:rPr>
          <w:delText xml:space="preserve">in accordance the State of Colorado’s adopted Codes, Standards, Rules, and </w:delText>
        </w:r>
        <w:r w:rsidDel="00F311C1">
          <w:rPr>
            <w:spacing w:val="-2"/>
            <w:sz w:val="20"/>
          </w:rPr>
          <w:delText>Regulations.</w:delText>
        </w:r>
      </w:del>
    </w:p>
    <w:p w14:paraId="49D39E3D" w14:textId="5135DF9D" w:rsidR="009E11E2" w:rsidRPr="005C01DE" w:rsidDel="00F311C1" w:rsidRDefault="00000000" w:rsidP="005C01DE">
      <w:pPr>
        <w:pStyle w:val="ListParagraph"/>
        <w:numPr>
          <w:ilvl w:val="3"/>
          <w:numId w:val="11"/>
        </w:numPr>
        <w:tabs>
          <w:tab w:val="left" w:pos="3601"/>
        </w:tabs>
        <w:spacing w:after="240"/>
        <w:ind w:right="406"/>
        <w:rPr>
          <w:del w:id="48" w:author="Chris Brunette" w:date="2026-07-21T13:09:00Z" w16du:dateUtc="2026-07-21T19:09:00Z"/>
          <w:sz w:val="20"/>
        </w:rPr>
      </w:pPr>
      <w:del w:id="49" w:author="Chris Brunette" w:date="2026-07-21T13:09:00Z" w16du:dateUtc="2026-07-21T19:09:00Z">
        <w:r w:rsidDel="00F311C1">
          <w:rPr>
            <w:sz w:val="20"/>
          </w:rPr>
          <w:delText>Oversee,</w:delText>
        </w:r>
        <w:r w:rsidDel="00F311C1">
          <w:rPr>
            <w:spacing w:val="-4"/>
            <w:sz w:val="20"/>
          </w:rPr>
          <w:delText xml:space="preserve"> </w:delText>
        </w:r>
        <w:r w:rsidDel="00F311C1">
          <w:rPr>
            <w:sz w:val="20"/>
          </w:rPr>
          <w:delText>inspect,</w:delText>
        </w:r>
        <w:r w:rsidDel="00F311C1">
          <w:rPr>
            <w:spacing w:val="-4"/>
            <w:sz w:val="20"/>
          </w:rPr>
          <w:delText xml:space="preserve"> </w:delText>
        </w:r>
        <w:r w:rsidDel="00F311C1">
          <w:rPr>
            <w:sz w:val="20"/>
          </w:rPr>
          <w:delText>and</w:delText>
        </w:r>
        <w:r w:rsidDel="00F311C1">
          <w:rPr>
            <w:spacing w:val="-4"/>
            <w:sz w:val="20"/>
          </w:rPr>
          <w:delText xml:space="preserve"> </w:delText>
        </w:r>
        <w:r w:rsidDel="00F311C1">
          <w:rPr>
            <w:sz w:val="20"/>
          </w:rPr>
          <w:delText>certify</w:delText>
        </w:r>
        <w:r w:rsidDel="00F311C1">
          <w:rPr>
            <w:spacing w:val="-3"/>
            <w:sz w:val="20"/>
          </w:rPr>
          <w:delText xml:space="preserve"> </w:delText>
        </w:r>
        <w:r w:rsidDel="00F311C1">
          <w:rPr>
            <w:sz w:val="20"/>
          </w:rPr>
          <w:delText>(via</w:delText>
        </w:r>
        <w:r w:rsidDel="00F311C1">
          <w:rPr>
            <w:spacing w:val="-4"/>
            <w:sz w:val="20"/>
          </w:rPr>
          <w:delText xml:space="preserve"> </w:delText>
        </w:r>
        <w:r w:rsidDel="00F311C1">
          <w:rPr>
            <w:sz w:val="20"/>
          </w:rPr>
          <w:delText>the</w:delText>
        </w:r>
        <w:r w:rsidDel="00F311C1">
          <w:rPr>
            <w:spacing w:val="-5"/>
            <w:sz w:val="20"/>
          </w:rPr>
          <w:delText xml:space="preserve"> </w:delText>
        </w:r>
        <w:r w:rsidDel="00F311C1">
          <w:rPr>
            <w:sz w:val="20"/>
          </w:rPr>
          <w:delText>CORI)</w:delText>
        </w:r>
        <w:r w:rsidDel="00F311C1">
          <w:rPr>
            <w:spacing w:val="-3"/>
            <w:sz w:val="20"/>
          </w:rPr>
          <w:delText xml:space="preserve"> </w:delText>
        </w:r>
        <w:r w:rsidDel="00F311C1">
          <w:rPr>
            <w:sz w:val="20"/>
          </w:rPr>
          <w:delText>that</w:delText>
        </w:r>
        <w:r w:rsidDel="00F311C1">
          <w:rPr>
            <w:spacing w:val="-4"/>
            <w:sz w:val="20"/>
          </w:rPr>
          <w:delText xml:space="preserve"> </w:delText>
        </w:r>
        <w:r w:rsidDel="00F311C1">
          <w:rPr>
            <w:sz w:val="20"/>
          </w:rPr>
          <w:delText>the</w:delText>
        </w:r>
        <w:r w:rsidDel="00F311C1">
          <w:rPr>
            <w:spacing w:val="-4"/>
            <w:sz w:val="20"/>
          </w:rPr>
          <w:delText xml:space="preserve"> </w:delText>
        </w:r>
        <w:r w:rsidDel="00F311C1">
          <w:rPr>
            <w:sz w:val="20"/>
          </w:rPr>
          <w:delText>system</w:delText>
        </w:r>
        <w:r w:rsidDel="00F311C1">
          <w:rPr>
            <w:spacing w:val="-4"/>
            <w:sz w:val="20"/>
          </w:rPr>
          <w:delText xml:space="preserve"> </w:delText>
        </w:r>
        <w:r w:rsidDel="00F311C1">
          <w:rPr>
            <w:sz w:val="20"/>
          </w:rPr>
          <w:delText>has</w:delText>
        </w:r>
        <w:r w:rsidDel="00F311C1">
          <w:rPr>
            <w:spacing w:val="-1"/>
            <w:sz w:val="20"/>
          </w:rPr>
          <w:delText xml:space="preserve"> </w:delText>
        </w:r>
        <w:r w:rsidDel="00F311C1">
          <w:rPr>
            <w:sz w:val="20"/>
          </w:rPr>
          <w:delText>been</w:delText>
        </w:r>
        <w:r w:rsidDel="00F311C1">
          <w:rPr>
            <w:spacing w:val="-4"/>
            <w:sz w:val="20"/>
          </w:rPr>
          <w:delText xml:space="preserve"> </w:delText>
        </w:r>
        <w:r w:rsidDel="00F311C1">
          <w:rPr>
            <w:sz w:val="20"/>
          </w:rPr>
          <w:delText>installed</w:delText>
        </w:r>
        <w:r w:rsidDel="00F311C1">
          <w:rPr>
            <w:spacing w:val="-4"/>
            <w:sz w:val="20"/>
          </w:rPr>
          <w:delText xml:space="preserve"> </w:delText>
        </w:r>
        <w:r w:rsidDel="00F311C1">
          <w:rPr>
            <w:sz w:val="20"/>
          </w:rPr>
          <w:delText>in accordance with the accompanying design documents which have been reviewed, approved, and permitted by the qualified local jurisdiction where the premanufactured system will be installed.</w:delText>
        </w:r>
      </w:del>
    </w:p>
    <w:p w14:paraId="4BAD789C" w14:textId="023766BB" w:rsidR="009E11E2" w:rsidRPr="005C01DE" w:rsidDel="00F311C1" w:rsidRDefault="00000000" w:rsidP="005C01DE">
      <w:pPr>
        <w:pStyle w:val="ListParagraph"/>
        <w:numPr>
          <w:ilvl w:val="2"/>
          <w:numId w:val="11"/>
        </w:numPr>
        <w:tabs>
          <w:tab w:val="left" w:pos="2876"/>
          <w:tab w:val="left" w:pos="2880"/>
        </w:tabs>
        <w:spacing w:after="240"/>
        <w:ind w:right="1200"/>
        <w:rPr>
          <w:del w:id="50" w:author="Chris Brunette" w:date="2026-07-21T13:09:00Z" w16du:dateUtc="2026-07-21T19:09:00Z"/>
          <w:sz w:val="20"/>
        </w:rPr>
      </w:pPr>
      <w:del w:id="51" w:author="Chris Brunette" w:date="2026-07-21T13:09:00Z" w16du:dateUtc="2026-07-21T19:09:00Z">
        <w:r w:rsidDel="00F311C1">
          <w:rPr>
            <w:sz w:val="20"/>
          </w:rPr>
          <w:delText>Fire</w:delText>
        </w:r>
        <w:r w:rsidDel="00F311C1">
          <w:rPr>
            <w:spacing w:val="-5"/>
            <w:sz w:val="20"/>
          </w:rPr>
          <w:delText xml:space="preserve"> </w:delText>
        </w:r>
        <w:r w:rsidDel="00F311C1">
          <w:rPr>
            <w:sz w:val="20"/>
          </w:rPr>
          <w:delText>Suppression</w:delText>
        </w:r>
        <w:r w:rsidDel="00F311C1">
          <w:rPr>
            <w:spacing w:val="-4"/>
            <w:sz w:val="20"/>
          </w:rPr>
          <w:delText xml:space="preserve"> </w:delText>
        </w:r>
        <w:r w:rsidDel="00F311C1">
          <w:rPr>
            <w:sz w:val="20"/>
          </w:rPr>
          <w:delText>System</w:delText>
        </w:r>
        <w:r w:rsidDel="00F311C1">
          <w:rPr>
            <w:spacing w:val="-5"/>
            <w:sz w:val="20"/>
          </w:rPr>
          <w:delText xml:space="preserve"> </w:delText>
        </w:r>
        <w:r w:rsidDel="00F311C1">
          <w:rPr>
            <w:sz w:val="20"/>
          </w:rPr>
          <w:delText>Contractor</w:delText>
        </w:r>
        <w:r w:rsidDel="00F311C1">
          <w:rPr>
            <w:spacing w:val="-2"/>
            <w:sz w:val="20"/>
          </w:rPr>
          <w:delText xml:space="preserve"> </w:delText>
        </w:r>
        <w:r w:rsidDel="00F311C1">
          <w:rPr>
            <w:sz w:val="20"/>
          </w:rPr>
          <w:delText>–</w:delText>
        </w:r>
        <w:r w:rsidDel="00F311C1">
          <w:rPr>
            <w:spacing w:val="-4"/>
            <w:sz w:val="20"/>
          </w:rPr>
          <w:delText xml:space="preserve"> </w:delText>
        </w:r>
        <w:r w:rsidDel="00F311C1">
          <w:rPr>
            <w:sz w:val="20"/>
          </w:rPr>
          <w:delText>Premanufactured</w:delText>
        </w:r>
        <w:r w:rsidDel="00F311C1">
          <w:rPr>
            <w:spacing w:val="-5"/>
            <w:sz w:val="20"/>
          </w:rPr>
          <w:delText xml:space="preserve"> </w:delText>
        </w:r>
        <w:r w:rsidDel="00F311C1">
          <w:rPr>
            <w:sz w:val="20"/>
          </w:rPr>
          <w:delText>must</w:delText>
        </w:r>
        <w:r w:rsidDel="00F311C1">
          <w:rPr>
            <w:spacing w:val="-4"/>
            <w:sz w:val="20"/>
          </w:rPr>
          <w:delText xml:space="preserve"> </w:delText>
        </w:r>
        <w:r w:rsidDel="00F311C1">
          <w:rPr>
            <w:sz w:val="20"/>
          </w:rPr>
          <w:delText>employ</w:delText>
        </w:r>
        <w:r w:rsidDel="00F311C1">
          <w:rPr>
            <w:spacing w:val="-4"/>
            <w:sz w:val="20"/>
          </w:rPr>
          <w:delText xml:space="preserve"> </w:delText>
        </w:r>
        <w:r w:rsidDel="00F311C1">
          <w:rPr>
            <w:sz w:val="20"/>
          </w:rPr>
          <w:delText>a</w:delText>
        </w:r>
        <w:r w:rsidDel="00F311C1">
          <w:rPr>
            <w:spacing w:val="-4"/>
            <w:sz w:val="20"/>
          </w:rPr>
          <w:delText xml:space="preserve"> </w:delText>
        </w:r>
        <w:r w:rsidDel="00F311C1">
          <w:rPr>
            <w:sz w:val="20"/>
          </w:rPr>
          <w:delText>State</w:delText>
        </w:r>
        <w:r w:rsidDel="00F311C1">
          <w:rPr>
            <w:spacing w:val="-4"/>
            <w:sz w:val="20"/>
          </w:rPr>
          <w:delText xml:space="preserve"> </w:delText>
        </w:r>
        <w:r w:rsidDel="00F311C1">
          <w:rPr>
            <w:sz w:val="20"/>
          </w:rPr>
          <w:delText>of Colorado registered Sprinkler Fitter.</w:delText>
        </w:r>
      </w:del>
    </w:p>
    <w:p w14:paraId="5D7CD414" w14:textId="7B0850B9" w:rsidR="009E11E2" w:rsidRPr="000D6CA3" w:rsidRDefault="00000000" w:rsidP="000D6CA3">
      <w:pPr>
        <w:pStyle w:val="ListParagraph"/>
        <w:numPr>
          <w:ilvl w:val="2"/>
          <w:numId w:val="11"/>
        </w:numPr>
        <w:tabs>
          <w:tab w:val="left" w:pos="2876"/>
          <w:tab w:val="left" w:pos="2880"/>
        </w:tabs>
        <w:spacing w:after="240"/>
        <w:ind w:right="377"/>
        <w:rPr>
          <w:sz w:val="20"/>
        </w:rPr>
      </w:pPr>
      <w:del w:id="52" w:author="Chris Brunette" w:date="2026-07-21T13:09:00Z" w16du:dateUtc="2026-07-21T19:09:00Z">
        <w:r w:rsidDel="00F311C1">
          <w:rPr>
            <w:sz w:val="20"/>
          </w:rPr>
          <w:delText>Fire Suppression System Contractor – Premanufactured upon application for renewal must</w:delText>
        </w:r>
        <w:r w:rsidDel="00F311C1">
          <w:rPr>
            <w:spacing w:val="-5"/>
            <w:sz w:val="20"/>
          </w:rPr>
          <w:delText xml:space="preserve"> </w:delText>
        </w:r>
        <w:r w:rsidDel="00F311C1">
          <w:rPr>
            <w:sz w:val="20"/>
          </w:rPr>
          <w:delText>produce</w:delText>
        </w:r>
        <w:r w:rsidDel="00F311C1">
          <w:rPr>
            <w:spacing w:val="-5"/>
            <w:sz w:val="20"/>
          </w:rPr>
          <w:delText xml:space="preserve"> </w:delText>
        </w:r>
        <w:r w:rsidDel="00F311C1">
          <w:rPr>
            <w:sz w:val="20"/>
          </w:rPr>
          <w:delText>evidence</w:delText>
        </w:r>
        <w:r w:rsidDel="00F311C1">
          <w:rPr>
            <w:spacing w:val="-5"/>
            <w:sz w:val="20"/>
          </w:rPr>
          <w:delText xml:space="preserve"> </w:delText>
        </w:r>
        <w:r w:rsidDel="00F311C1">
          <w:rPr>
            <w:sz w:val="20"/>
          </w:rPr>
          <w:delText>that</w:delText>
        </w:r>
        <w:r w:rsidDel="00F311C1">
          <w:rPr>
            <w:spacing w:val="-5"/>
            <w:sz w:val="20"/>
          </w:rPr>
          <w:delText xml:space="preserve"> </w:delText>
        </w:r>
        <w:r w:rsidDel="00F311C1">
          <w:rPr>
            <w:sz w:val="20"/>
          </w:rPr>
          <w:delText>the</w:delText>
        </w:r>
        <w:r w:rsidDel="00F311C1">
          <w:rPr>
            <w:spacing w:val="-3"/>
            <w:sz w:val="20"/>
          </w:rPr>
          <w:delText xml:space="preserve"> </w:delText>
        </w:r>
        <w:r w:rsidDel="00F311C1">
          <w:rPr>
            <w:sz w:val="20"/>
          </w:rPr>
          <w:delText>company’s</w:delText>
        </w:r>
        <w:r w:rsidDel="00F311C1">
          <w:rPr>
            <w:spacing w:val="-4"/>
            <w:sz w:val="20"/>
          </w:rPr>
          <w:delText xml:space="preserve"> </w:delText>
        </w:r>
        <w:r w:rsidDel="00F311C1">
          <w:rPr>
            <w:sz w:val="20"/>
          </w:rPr>
          <w:delText>design</w:delText>
        </w:r>
        <w:r w:rsidDel="00F311C1">
          <w:rPr>
            <w:spacing w:val="-4"/>
            <w:sz w:val="20"/>
          </w:rPr>
          <w:delText xml:space="preserve"> </w:delText>
        </w:r>
        <w:r w:rsidDel="00F311C1">
          <w:rPr>
            <w:sz w:val="20"/>
          </w:rPr>
          <w:delText>processes,</w:delText>
        </w:r>
        <w:r w:rsidDel="00F311C1">
          <w:rPr>
            <w:spacing w:val="-5"/>
            <w:sz w:val="20"/>
          </w:rPr>
          <w:delText xml:space="preserve"> </w:delText>
        </w:r>
        <w:r w:rsidDel="00F311C1">
          <w:rPr>
            <w:sz w:val="20"/>
          </w:rPr>
          <w:delText>installation</w:delText>
        </w:r>
        <w:r w:rsidDel="00F311C1">
          <w:rPr>
            <w:spacing w:val="-4"/>
            <w:sz w:val="20"/>
          </w:rPr>
          <w:delText xml:space="preserve"> </w:delText>
        </w:r>
        <w:r w:rsidDel="00F311C1">
          <w:rPr>
            <w:sz w:val="20"/>
          </w:rPr>
          <w:delText>operations,</w:delText>
        </w:r>
        <w:r w:rsidDel="00F311C1">
          <w:rPr>
            <w:spacing w:val="-5"/>
            <w:sz w:val="20"/>
          </w:rPr>
          <w:delText xml:space="preserve"> </w:delText>
        </w:r>
        <w:r w:rsidDel="00F311C1">
          <w:rPr>
            <w:sz w:val="20"/>
          </w:rPr>
          <w:delText>and inspection practices have been inspected and approved by DFPC within the previous three years. The cost of said inspection and review is the sole responsibility of the Contractor including all travel cost as deemed necessary by the Division for onsite inspection. The documentation of this approval by DFPC will not be released until the associated cost of the inspection have been remitted to DFPC.</w:delText>
        </w:r>
      </w:del>
    </w:p>
    <w:p w14:paraId="07A2EE8F" w14:textId="70F8D8D3" w:rsidR="009E11E2" w:rsidRPr="005C01DE" w:rsidRDefault="00000000" w:rsidP="005C01DE">
      <w:pPr>
        <w:pStyle w:val="ListParagraph"/>
        <w:numPr>
          <w:ilvl w:val="1"/>
          <w:numId w:val="11"/>
        </w:numPr>
        <w:tabs>
          <w:tab w:val="left" w:pos="2160"/>
        </w:tabs>
        <w:spacing w:after="240"/>
        <w:rPr>
          <w:sz w:val="20"/>
        </w:rPr>
      </w:pPr>
      <w:r>
        <w:rPr>
          <w:sz w:val="20"/>
        </w:rPr>
        <w:t>Denial</w:t>
      </w:r>
      <w:r>
        <w:rPr>
          <w:spacing w:val="-6"/>
          <w:sz w:val="20"/>
        </w:rPr>
        <w:t xml:space="preserve"> </w:t>
      </w:r>
      <w:r>
        <w:rPr>
          <w:sz w:val="20"/>
        </w:rPr>
        <w:t>of</w:t>
      </w:r>
      <w:r>
        <w:rPr>
          <w:spacing w:val="-5"/>
          <w:sz w:val="20"/>
        </w:rPr>
        <w:t xml:space="preserve"> </w:t>
      </w:r>
      <w:r>
        <w:rPr>
          <w:spacing w:val="-2"/>
          <w:sz w:val="20"/>
        </w:rPr>
        <w:t>Application</w:t>
      </w:r>
    </w:p>
    <w:p w14:paraId="62B59AA3" w14:textId="6948B2EA" w:rsidR="009E11E2" w:rsidRPr="005C01DE" w:rsidRDefault="00000000" w:rsidP="005C01DE">
      <w:pPr>
        <w:pStyle w:val="ListParagraph"/>
        <w:numPr>
          <w:ilvl w:val="2"/>
          <w:numId w:val="11"/>
        </w:numPr>
        <w:tabs>
          <w:tab w:val="left" w:pos="2876"/>
        </w:tabs>
        <w:spacing w:before="1" w:after="240"/>
        <w:ind w:left="2876" w:hanging="716"/>
        <w:rPr>
          <w:sz w:val="20"/>
        </w:rPr>
      </w:pPr>
      <w:r>
        <w:rPr>
          <w:sz w:val="20"/>
        </w:rPr>
        <w:t>The</w:t>
      </w:r>
      <w:r>
        <w:rPr>
          <w:spacing w:val="-9"/>
          <w:sz w:val="20"/>
        </w:rPr>
        <w:t xml:space="preserve"> </w:t>
      </w:r>
      <w:r>
        <w:rPr>
          <w:sz w:val="20"/>
        </w:rPr>
        <w:t>Division</w:t>
      </w:r>
      <w:r>
        <w:rPr>
          <w:spacing w:val="-8"/>
          <w:sz w:val="20"/>
        </w:rPr>
        <w:t xml:space="preserve"> </w:t>
      </w:r>
      <w:r>
        <w:rPr>
          <w:sz w:val="20"/>
        </w:rPr>
        <w:t>may</w:t>
      </w:r>
      <w:r>
        <w:rPr>
          <w:spacing w:val="-5"/>
          <w:sz w:val="20"/>
        </w:rPr>
        <w:t xml:space="preserve"> </w:t>
      </w:r>
      <w:r>
        <w:rPr>
          <w:sz w:val="20"/>
        </w:rPr>
        <w:t>deny</w:t>
      </w:r>
      <w:r>
        <w:rPr>
          <w:spacing w:val="-6"/>
          <w:sz w:val="20"/>
        </w:rPr>
        <w:t xml:space="preserve"> </w:t>
      </w:r>
      <w:r>
        <w:rPr>
          <w:sz w:val="20"/>
        </w:rPr>
        <w:t>any</w:t>
      </w:r>
      <w:r>
        <w:rPr>
          <w:spacing w:val="-4"/>
          <w:sz w:val="20"/>
        </w:rPr>
        <w:t xml:space="preserve"> </w:t>
      </w:r>
      <w:r>
        <w:rPr>
          <w:sz w:val="20"/>
        </w:rPr>
        <w:t>application</w:t>
      </w:r>
      <w:r>
        <w:rPr>
          <w:spacing w:val="-8"/>
          <w:sz w:val="20"/>
        </w:rPr>
        <w:t xml:space="preserve"> </w:t>
      </w:r>
      <w:r>
        <w:rPr>
          <w:sz w:val="20"/>
        </w:rPr>
        <w:t>for</w:t>
      </w:r>
      <w:r>
        <w:rPr>
          <w:spacing w:val="-8"/>
          <w:sz w:val="20"/>
        </w:rPr>
        <w:t xml:space="preserve"> </w:t>
      </w:r>
      <w:r>
        <w:rPr>
          <w:sz w:val="20"/>
        </w:rPr>
        <w:t>registration</w:t>
      </w:r>
      <w:r>
        <w:rPr>
          <w:spacing w:val="-4"/>
          <w:sz w:val="20"/>
        </w:rPr>
        <w:t xml:space="preserve"> </w:t>
      </w:r>
      <w:r>
        <w:rPr>
          <w:sz w:val="20"/>
        </w:rPr>
        <w:t>for</w:t>
      </w:r>
      <w:r>
        <w:rPr>
          <w:spacing w:val="-8"/>
          <w:sz w:val="20"/>
        </w:rPr>
        <w:t xml:space="preserve"> </w:t>
      </w:r>
      <w:r>
        <w:rPr>
          <w:sz w:val="20"/>
        </w:rPr>
        <w:t>the</w:t>
      </w:r>
      <w:r>
        <w:rPr>
          <w:spacing w:val="-7"/>
          <w:sz w:val="20"/>
        </w:rPr>
        <w:t xml:space="preserve"> </w:t>
      </w:r>
      <w:r>
        <w:rPr>
          <w:sz w:val="20"/>
        </w:rPr>
        <w:t>following</w:t>
      </w:r>
      <w:r>
        <w:rPr>
          <w:spacing w:val="-8"/>
          <w:sz w:val="20"/>
        </w:rPr>
        <w:t xml:space="preserve"> </w:t>
      </w:r>
      <w:r>
        <w:rPr>
          <w:spacing w:val="-2"/>
          <w:sz w:val="20"/>
        </w:rPr>
        <w:t>reasons:</w:t>
      </w:r>
    </w:p>
    <w:p w14:paraId="7D28D4B0" w14:textId="2A0A4091" w:rsidR="009E11E2" w:rsidRPr="005C01DE" w:rsidRDefault="00000000" w:rsidP="005C01DE">
      <w:pPr>
        <w:pStyle w:val="ListParagraph"/>
        <w:numPr>
          <w:ilvl w:val="3"/>
          <w:numId w:val="11"/>
        </w:numPr>
        <w:tabs>
          <w:tab w:val="left" w:pos="3601"/>
        </w:tabs>
        <w:spacing w:after="240"/>
        <w:ind w:right="644"/>
        <w:rPr>
          <w:sz w:val="20"/>
        </w:rPr>
      </w:pPr>
      <w:r>
        <w:rPr>
          <w:sz w:val="20"/>
        </w:rPr>
        <w:t>False</w:t>
      </w:r>
      <w:r>
        <w:rPr>
          <w:spacing w:val="-5"/>
          <w:sz w:val="20"/>
        </w:rPr>
        <w:t xml:space="preserve"> </w:t>
      </w:r>
      <w:r>
        <w:rPr>
          <w:sz w:val="20"/>
        </w:rPr>
        <w:t>statements</w:t>
      </w:r>
      <w:r>
        <w:rPr>
          <w:spacing w:val="-4"/>
          <w:sz w:val="20"/>
        </w:rPr>
        <w:t xml:space="preserve"> </w:t>
      </w:r>
      <w:r>
        <w:rPr>
          <w:sz w:val="20"/>
        </w:rPr>
        <w:t>on</w:t>
      </w:r>
      <w:r>
        <w:rPr>
          <w:spacing w:val="-3"/>
          <w:sz w:val="20"/>
        </w:rPr>
        <w:t xml:space="preserve"> </w:t>
      </w:r>
      <w:r>
        <w:rPr>
          <w:sz w:val="20"/>
        </w:rPr>
        <w:t>the</w:t>
      </w:r>
      <w:r>
        <w:rPr>
          <w:spacing w:val="-3"/>
          <w:sz w:val="20"/>
        </w:rPr>
        <w:t xml:space="preserve"> </w:t>
      </w:r>
      <w:r>
        <w:rPr>
          <w:sz w:val="20"/>
        </w:rPr>
        <w:t>application</w:t>
      </w:r>
      <w:r>
        <w:rPr>
          <w:spacing w:val="-5"/>
          <w:sz w:val="20"/>
        </w:rPr>
        <w:t xml:space="preserve"> </w:t>
      </w:r>
      <w:r>
        <w:rPr>
          <w:sz w:val="20"/>
        </w:rPr>
        <w:t>form</w:t>
      </w:r>
      <w:r>
        <w:rPr>
          <w:spacing w:val="-5"/>
          <w:sz w:val="20"/>
        </w:rPr>
        <w:t xml:space="preserve"> </w:t>
      </w:r>
      <w:r>
        <w:rPr>
          <w:sz w:val="20"/>
        </w:rPr>
        <w:t>or</w:t>
      </w:r>
      <w:r>
        <w:rPr>
          <w:spacing w:val="-2"/>
          <w:sz w:val="20"/>
        </w:rPr>
        <w:t xml:space="preserve"> </w:t>
      </w:r>
      <w:r>
        <w:rPr>
          <w:sz w:val="20"/>
        </w:rPr>
        <w:t>in</w:t>
      </w:r>
      <w:r>
        <w:rPr>
          <w:spacing w:val="-5"/>
          <w:sz w:val="20"/>
        </w:rPr>
        <w:t xml:space="preserve"> </w:t>
      </w:r>
      <w:r>
        <w:rPr>
          <w:sz w:val="20"/>
        </w:rPr>
        <w:t>any</w:t>
      </w:r>
      <w:r>
        <w:rPr>
          <w:spacing w:val="-4"/>
          <w:sz w:val="20"/>
        </w:rPr>
        <w:t xml:space="preserve"> </w:t>
      </w:r>
      <w:r>
        <w:rPr>
          <w:sz w:val="20"/>
        </w:rPr>
        <w:t>of</w:t>
      </w:r>
      <w:r>
        <w:rPr>
          <w:spacing w:val="-5"/>
          <w:sz w:val="20"/>
        </w:rPr>
        <w:t xml:space="preserve"> </w:t>
      </w:r>
      <w:r>
        <w:rPr>
          <w:sz w:val="20"/>
        </w:rPr>
        <w:t>the</w:t>
      </w:r>
      <w:r>
        <w:rPr>
          <w:spacing w:val="-5"/>
          <w:sz w:val="20"/>
        </w:rPr>
        <w:t xml:space="preserve"> </w:t>
      </w:r>
      <w:r>
        <w:rPr>
          <w:sz w:val="20"/>
        </w:rPr>
        <w:t>attachments</w:t>
      </w:r>
      <w:r>
        <w:rPr>
          <w:spacing w:val="-4"/>
          <w:sz w:val="20"/>
        </w:rPr>
        <w:t xml:space="preserve"> </w:t>
      </w:r>
      <w:r>
        <w:rPr>
          <w:sz w:val="20"/>
        </w:rPr>
        <w:t>required for registration;</w:t>
      </w:r>
    </w:p>
    <w:p w14:paraId="67747C57" w14:textId="29435130" w:rsidR="009E11E2" w:rsidRPr="005C01DE" w:rsidRDefault="00000000" w:rsidP="005C01DE">
      <w:pPr>
        <w:pStyle w:val="ListParagraph"/>
        <w:numPr>
          <w:ilvl w:val="3"/>
          <w:numId w:val="11"/>
        </w:numPr>
        <w:tabs>
          <w:tab w:val="left" w:pos="3600"/>
        </w:tabs>
        <w:spacing w:after="240"/>
        <w:ind w:left="3600" w:hanging="720"/>
        <w:rPr>
          <w:sz w:val="20"/>
        </w:rPr>
      </w:pPr>
      <w:r>
        <w:rPr>
          <w:sz w:val="20"/>
        </w:rPr>
        <w:t>Failure</w:t>
      </w:r>
      <w:r>
        <w:rPr>
          <w:spacing w:val="-8"/>
          <w:sz w:val="20"/>
        </w:rPr>
        <w:t xml:space="preserve"> </w:t>
      </w:r>
      <w:r>
        <w:rPr>
          <w:sz w:val="20"/>
        </w:rPr>
        <w:t>to</w:t>
      </w:r>
      <w:r>
        <w:rPr>
          <w:spacing w:val="-7"/>
          <w:sz w:val="20"/>
        </w:rPr>
        <w:t xml:space="preserve"> </w:t>
      </w:r>
      <w:r>
        <w:rPr>
          <w:sz w:val="20"/>
        </w:rPr>
        <w:t>meet</w:t>
      </w:r>
      <w:r>
        <w:rPr>
          <w:spacing w:val="-8"/>
          <w:sz w:val="20"/>
        </w:rPr>
        <w:t xml:space="preserve"> </w:t>
      </w:r>
      <w:r>
        <w:rPr>
          <w:sz w:val="20"/>
        </w:rPr>
        <w:t>or</w:t>
      </w:r>
      <w:r>
        <w:rPr>
          <w:spacing w:val="-8"/>
          <w:sz w:val="20"/>
        </w:rPr>
        <w:t xml:space="preserve"> </w:t>
      </w:r>
      <w:r>
        <w:rPr>
          <w:sz w:val="20"/>
        </w:rPr>
        <w:t>complete</w:t>
      </w:r>
      <w:r>
        <w:rPr>
          <w:spacing w:val="-6"/>
          <w:sz w:val="20"/>
        </w:rPr>
        <w:t xml:space="preserve"> </w:t>
      </w:r>
      <w:r>
        <w:rPr>
          <w:sz w:val="20"/>
        </w:rPr>
        <w:t>all</w:t>
      </w:r>
      <w:r>
        <w:rPr>
          <w:spacing w:val="-9"/>
          <w:sz w:val="20"/>
        </w:rPr>
        <w:t xml:space="preserve"> </w:t>
      </w:r>
      <w:r>
        <w:rPr>
          <w:sz w:val="20"/>
        </w:rPr>
        <w:t>requirements</w:t>
      </w:r>
      <w:r>
        <w:rPr>
          <w:spacing w:val="-7"/>
          <w:sz w:val="20"/>
        </w:rPr>
        <w:t xml:space="preserve"> </w:t>
      </w:r>
      <w:r>
        <w:rPr>
          <w:sz w:val="20"/>
        </w:rPr>
        <w:t>specified</w:t>
      </w:r>
      <w:r>
        <w:rPr>
          <w:spacing w:val="-7"/>
          <w:sz w:val="20"/>
        </w:rPr>
        <w:t xml:space="preserve"> </w:t>
      </w:r>
      <w:r>
        <w:rPr>
          <w:sz w:val="20"/>
        </w:rPr>
        <w:t>within</w:t>
      </w:r>
      <w:r>
        <w:rPr>
          <w:spacing w:val="-8"/>
          <w:sz w:val="20"/>
        </w:rPr>
        <w:t xml:space="preserve"> </w:t>
      </w:r>
      <w:r>
        <w:rPr>
          <w:sz w:val="20"/>
        </w:rPr>
        <w:t>the</w:t>
      </w:r>
      <w:r>
        <w:rPr>
          <w:spacing w:val="-7"/>
          <w:sz w:val="20"/>
        </w:rPr>
        <w:t xml:space="preserve"> </w:t>
      </w:r>
      <w:r>
        <w:rPr>
          <w:spacing w:val="-2"/>
          <w:sz w:val="20"/>
        </w:rPr>
        <w:t>application;</w:t>
      </w:r>
    </w:p>
    <w:p w14:paraId="0A04D0E8" w14:textId="574D06B8" w:rsidR="009E11E2" w:rsidRPr="005C01DE" w:rsidRDefault="00000000" w:rsidP="005C01DE">
      <w:pPr>
        <w:pStyle w:val="ListParagraph"/>
        <w:numPr>
          <w:ilvl w:val="3"/>
          <w:numId w:val="11"/>
        </w:numPr>
        <w:tabs>
          <w:tab w:val="left" w:pos="3601"/>
        </w:tabs>
        <w:spacing w:after="240"/>
        <w:ind w:right="485"/>
        <w:rPr>
          <w:sz w:val="20"/>
        </w:rPr>
      </w:pPr>
      <w:r>
        <w:rPr>
          <w:sz w:val="20"/>
        </w:rPr>
        <w:t>The</w:t>
      </w:r>
      <w:r>
        <w:rPr>
          <w:spacing w:val="-7"/>
          <w:sz w:val="20"/>
        </w:rPr>
        <w:t xml:space="preserve"> </w:t>
      </w:r>
      <w:r>
        <w:rPr>
          <w:sz w:val="20"/>
        </w:rPr>
        <w:t>applicant</w:t>
      </w:r>
      <w:r>
        <w:rPr>
          <w:spacing w:val="-4"/>
          <w:sz w:val="20"/>
        </w:rPr>
        <w:t xml:space="preserve"> </w:t>
      </w:r>
      <w:r>
        <w:rPr>
          <w:sz w:val="20"/>
        </w:rPr>
        <w:t>is</w:t>
      </w:r>
      <w:r>
        <w:rPr>
          <w:spacing w:val="-5"/>
          <w:sz w:val="20"/>
        </w:rPr>
        <w:t xml:space="preserve"> </w:t>
      </w:r>
      <w:r>
        <w:rPr>
          <w:sz w:val="20"/>
        </w:rPr>
        <w:t>currently</w:t>
      </w:r>
      <w:r>
        <w:rPr>
          <w:spacing w:val="-5"/>
          <w:sz w:val="20"/>
        </w:rPr>
        <w:t xml:space="preserve"> </w:t>
      </w:r>
      <w:r>
        <w:rPr>
          <w:sz w:val="20"/>
        </w:rPr>
        <w:t>barred</w:t>
      </w:r>
      <w:r>
        <w:rPr>
          <w:spacing w:val="-7"/>
          <w:sz w:val="20"/>
        </w:rPr>
        <w:t xml:space="preserve"> </w:t>
      </w:r>
      <w:r>
        <w:rPr>
          <w:sz w:val="20"/>
        </w:rPr>
        <w:t>from</w:t>
      </w:r>
      <w:r>
        <w:rPr>
          <w:spacing w:val="-4"/>
          <w:sz w:val="20"/>
        </w:rPr>
        <w:t xml:space="preserve"> </w:t>
      </w:r>
      <w:r>
        <w:rPr>
          <w:sz w:val="20"/>
        </w:rPr>
        <w:t>registration,</w:t>
      </w:r>
      <w:r>
        <w:rPr>
          <w:spacing w:val="-6"/>
          <w:sz w:val="20"/>
        </w:rPr>
        <w:t xml:space="preserve"> </w:t>
      </w:r>
      <w:r>
        <w:rPr>
          <w:sz w:val="20"/>
        </w:rPr>
        <w:t>certification,</w:t>
      </w:r>
      <w:r>
        <w:rPr>
          <w:spacing w:val="-6"/>
          <w:sz w:val="20"/>
        </w:rPr>
        <w:t xml:space="preserve"> </w:t>
      </w:r>
      <w:r>
        <w:rPr>
          <w:sz w:val="20"/>
        </w:rPr>
        <w:t>or</w:t>
      </w:r>
      <w:r>
        <w:rPr>
          <w:spacing w:val="-3"/>
          <w:sz w:val="20"/>
        </w:rPr>
        <w:t xml:space="preserve"> </w:t>
      </w:r>
      <w:r>
        <w:rPr>
          <w:sz w:val="20"/>
        </w:rPr>
        <w:t>licensure</w:t>
      </w:r>
      <w:r>
        <w:rPr>
          <w:spacing w:val="-6"/>
          <w:sz w:val="20"/>
        </w:rPr>
        <w:t xml:space="preserve"> </w:t>
      </w:r>
      <w:r>
        <w:rPr>
          <w:sz w:val="20"/>
        </w:rPr>
        <w:t>from another State agency, governing body, or local jurisdiction;</w:t>
      </w:r>
    </w:p>
    <w:p w14:paraId="24801719" w14:textId="4C381743" w:rsidR="009E11E2" w:rsidRPr="005C01DE" w:rsidRDefault="00000000" w:rsidP="005C01DE">
      <w:pPr>
        <w:pStyle w:val="ListParagraph"/>
        <w:numPr>
          <w:ilvl w:val="3"/>
          <w:numId w:val="11"/>
        </w:numPr>
        <w:tabs>
          <w:tab w:val="left" w:pos="3601"/>
        </w:tabs>
        <w:spacing w:after="240"/>
        <w:ind w:right="569"/>
        <w:rPr>
          <w:sz w:val="20"/>
        </w:rPr>
      </w:pPr>
      <w:r>
        <w:rPr>
          <w:sz w:val="20"/>
        </w:rPr>
        <w:t>The</w:t>
      </w:r>
      <w:r>
        <w:rPr>
          <w:spacing w:val="-5"/>
          <w:sz w:val="20"/>
        </w:rPr>
        <w:t xml:space="preserve"> </w:t>
      </w:r>
      <w:r>
        <w:rPr>
          <w:sz w:val="20"/>
        </w:rPr>
        <w:t>applicant</w:t>
      </w:r>
      <w:r>
        <w:rPr>
          <w:spacing w:val="-2"/>
          <w:sz w:val="20"/>
        </w:rPr>
        <w:t xml:space="preserve"> </w:t>
      </w:r>
      <w:r>
        <w:rPr>
          <w:sz w:val="20"/>
        </w:rPr>
        <w:t>has</w:t>
      </w:r>
      <w:r>
        <w:rPr>
          <w:spacing w:val="-3"/>
          <w:sz w:val="20"/>
        </w:rPr>
        <w:t xml:space="preserve"> </w:t>
      </w:r>
      <w:r>
        <w:rPr>
          <w:sz w:val="20"/>
        </w:rPr>
        <w:t>been</w:t>
      </w:r>
      <w:r>
        <w:rPr>
          <w:spacing w:val="-2"/>
          <w:sz w:val="20"/>
        </w:rPr>
        <w:t xml:space="preserve"> </w:t>
      </w:r>
      <w:r>
        <w:rPr>
          <w:sz w:val="20"/>
        </w:rPr>
        <w:t>convicted</w:t>
      </w:r>
      <w:r>
        <w:rPr>
          <w:spacing w:val="-3"/>
          <w:sz w:val="20"/>
        </w:rPr>
        <w:t xml:space="preserve"> </w:t>
      </w:r>
      <w:r>
        <w:rPr>
          <w:sz w:val="20"/>
        </w:rPr>
        <w:t>of</w:t>
      </w:r>
      <w:r>
        <w:rPr>
          <w:spacing w:val="-4"/>
          <w:sz w:val="20"/>
        </w:rPr>
        <w:t xml:space="preserve"> </w:t>
      </w:r>
      <w:r>
        <w:rPr>
          <w:sz w:val="20"/>
        </w:rPr>
        <w:t>a</w:t>
      </w:r>
      <w:r>
        <w:rPr>
          <w:spacing w:val="-4"/>
          <w:sz w:val="20"/>
        </w:rPr>
        <w:t xml:space="preserve"> </w:t>
      </w:r>
      <w:r>
        <w:rPr>
          <w:sz w:val="20"/>
        </w:rPr>
        <w:t>crime</w:t>
      </w:r>
      <w:r>
        <w:rPr>
          <w:spacing w:val="-4"/>
          <w:sz w:val="20"/>
        </w:rPr>
        <w:t xml:space="preserve"> </w:t>
      </w:r>
      <w:r>
        <w:rPr>
          <w:sz w:val="20"/>
        </w:rPr>
        <w:t>which</w:t>
      </w:r>
      <w:r>
        <w:rPr>
          <w:spacing w:val="-4"/>
          <w:sz w:val="20"/>
        </w:rPr>
        <w:t xml:space="preserve"> </w:t>
      </w:r>
      <w:r>
        <w:rPr>
          <w:sz w:val="20"/>
        </w:rPr>
        <w:t>reflects</w:t>
      </w:r>
      <w:r>
        <w:rPr>
          <w:spacing w:val="-3"/>
          <w:sz w:val="20"/>
        </w:rPr>
        <w:t xml:space="preserve"> </w:t>
      </w:r>
      <w:r>
        <w:rPr>
          <w:sz w:val="20"/>
        </w:rPr>
        <w:t>upon</w:t>
      </w:r>
      <w:r>
        <w:rPr>
          <w:spacing w:val="-5"/>
          <w:sz w:val="20"/>
        </w:rPr>
        <w:t xml:space="preserve"> </w:t>
      </w:r>
      <w:r>
        <w:rPr>
          <w:sz w:val="20"/>
        </w:rPr>
        <w:t>the</w:t>
      </w:r>
      <w:r>
        <w:rPr>
          <w:spacing w:val="-3"/>
          <w:sz w:val="20"/>
        </w:rPr>
        <w:t xml:space="preserve"> </w:t>
      </w:r>
      <w:r>
        <w:rPr>
          <w:sz w:val="20"/>
        </w:rPr>
        <w:t>integrity</w:t>
      </w:r>
      <w:r>
        <w:rPr>
          <w:spacing w:val="-3"/>
          <w:sz w:val="20"/>
        </w:rPr>
        <w:t xml:space="preserve"> </w:t>
      </w:r>
      <w:r>
        <w:rPr>
          <w:sz w:val="20"/>
        </w:rPr>
        <w:t xml:space="preserve">of the applicant in operating within the capacity for which they are seeking </w:t>
      </w:r>
      <w:r>
        <w:rPr>
          <w:spacing w:val="-2"/>
          <w:sz w:val="20"/>
        </w:rPr>
        <w:t>registration;</w:t>
      </w:r>
    </w:p>
    <w:p w14:paraId="43A0381B" w14:textId="087CC1B7" w:rsidR="009E11E2" w:rsidRPr="005C01DE" w:rsidRDefault="00000000" w:rsidP="005C01DE">
      <w:pPr>
        <w:pStyle w:val="ListParagraph"/>
        <w:numPr>
          <w:ilvl w:val="3"/>
          <w:numId w:val="11"/>
        </w:numPr>
        <w:tabs>
          <w:tab w:val="left" w:pos="3601"/>
        </w:tabs>
        <w:spacing w:after="240"/>
        <w:ind w:right="726"/>
        <w:rPr>
          <w:sz w:val="20"/>
        </w:rPr>
      </w:pPr>
      <w:r>
        <w:rPr>
          <w:sz w:val="20"/>
        </w:rPr>
        <w:t xml:space="preserve">The applicant has been terminated from employment </w:t>
      </w:r>
      <w:proofErr w:type="gramStart"/>
      <w:r>
        <w:rPr>
          <w:sz w:val="20"/>
        </w:rPr>
        <w:t>from</w:t>
      </w:r>
      <w:proofErr w:type="gramEnd"/>
      <w:r>
        <w:rPr>
          <w:sz w:val="20"/>
        </w:rPr>
        <w:t xml:space="preserve"> a registered fire </w:t>
      </w:r>
      <w:r>
        <w:rPr>
          <w:sz w:val="20"/>
        </w:rPr>
        <w:lastRenderedPageBreak/>
        <w:t>suppression</w:t>
      </w:r>
      <w:r>
        <w:rPr>
          <w:spacing w:val="-4"/>
          <w:sz w:val="20"/>
        </w:rPr>
        <w:t xml:space="preserve"> </w:t>
      </w:r>
      <w:r>
        <w:rPr>
          <w:sz w:val="20"/>
        </w:rPr>
        <w:t>contractor,</w:t>
      </w:r>
      <w:r>
        <w:rPr>
          <w:spacing w:val="-3"/>
          <w:sz w:val="20"/>
        </w:rPr>
        <w:t xml:space="preserve"> </w:t>
      </w:r>
      <w:r>
        <w:rPr>
          <w:sz w:val="20"/>
        </w:rPr>
        <w:t>fire</w:t>
      </w:r>
      <w:r>
        <w:rPr>
          <w:spacing w:val="-4"/>
          <w:sz w:val="20"/>
        </w:rPr>
        <w:t xml:space="preserve"> </w:t>
      </w:r>
      <w:r>
        <w:rPr>
          <w:sz w:val="20"/>
        </w:rPr>
        <w:t>authority,</w:t>
      </w:r>
      <w:r>
        <w:rPr>
          <w:spacing w:val="-6"/>
          <w:sz w:val="20"/>
        </w:rPr>
        <w:t xml:space="preserve"> </w:t>
      </w:r>
      <w:r>
        <w:rPr>
          <w:sz w:val="20"/>
        </w:rPr>
        <w:t>or</w:t>
      </w:r>
      <w:r>
        <w:rPr>
          <w:spacing w:val="-3"/>
          <w:sz w:val="20"/>
        </w:rPr>
        <w:t xml:space="preserve"> </w:t>
      </w:r>
      <w:r>
        <w:rPr>
          <w:sz w:val="20"/>
        </w:rPr>
        <w:t>other</w:t>
      </w:r>
      <w:r>
        <w:rPr>
          <w:spacing w:val="-6"/>
          <w:sz w:val="20"/>
        </w:rPr>
        <w:t xml:space="preserve"> </w:t>
      </w:r>
      <w:r>
        <w:rPr>
          <w:sz w:val="20"/>
        </w:rPr>
        <w:t>governing</w:t>
      </w:r>
      <w:r>
        <w:rPr>
          <w:spacing w:val="-6"/>
          <w:sz w:val="20"/>
        </w:rPr>
        <w:t xml:space="preserve"> </w:t>
      </w:r>
      <w:r>
        <w:rPr>
          <w:sz w:val="20"/>
        </w:rPr>
        <w:t>body</w:t>
      </w:r>
      <w:r>
        <w:rPr>
          <w:spacing w:val="-5"/>
          <w:sz w:val="20"/>
        </w:rPr>
        <w:t xml:space="preserve"> </w:t>
      </w:r>
      <w:r>
        <w:rPr>
          <w:sz w:val="20"/>
        </w:rPr>
        <w:t>for</w:t>
      </w:r>
      <w:r>
        <w:rPr>
          <w:spacing w:val="-5"/>
          <w:sz w:val="20"/>
        </w:rPr>
        <w:t xml:space="preserve"> </w:t>
      </w:r>
      <w:r>
        <w:rPr>
          <w:sz w:val="20"/>
        </w:rPr>
        <w:t>engaging</w:t>
      </w:r>
      <w:r>
        <w:rPr>
          <w:spacing w:val="-6"/>
          <w:sz w:val="20"/>
        </w:rPr>
        <w:t xml:space="preserve"> </w:t>
      </w:r>
      <w:r>
        <w:rPr>
          <w:sz w:val="20"/>
        </w:rPr>
        <w:t>in negligent or unsafe work or construction practices.</w:t>
      </w:r>
    </w:p>
    <w:p w14:paraId="19E13835" w14:textId="4B2D036F" w:rsidR="009E11E2" w:rsidRPr="005C01DE" w:rsidRDefault="00000000" w:rsidP="005C01DE">
      <w:pPr>
        <w:pStyle w:val="ListParagraph"/>
        <w:numPr>
          <w:ilvl w:val="2"/>
          <w:numId w:val="11"/>
        </w:numPr>
        <w:tabs>
          <w:tab w:val="left" w:pos="2876"/>
          <w:tab w:val="left" w:pos="2880"/>
        </w:tabs>
        <w:spacing w:after="240"/>
        <w:ind w:right="761"/>
        <w:rPr>
          <w:sz w:val="20"/>
        </w:rPr>
      </w:pPr>
      <w:r>
        <w:rPr>
          <w:sz w:val="20"/>
        </w:rPr>
        <w:t>If</w:t>
      </w:r>
      <w:r>
        <w:rPr>
          <w:spacing w:val="-4"/>
          <w:sz w:val="20"/>
        </w:rPr>
        <w:t xml:space="preserve"> </w:t>
      </w:r>
      <w:r>
        <w:rPr>
          <w:sz w:val="20"/>
        </w:rPr>
        <w:t>the</w:t>
      </w:r>
      <w:r>
        <w:rPr>
          <w:spacing w:val="-3"/>
          <w:sz w:val="20"/>
        </w:rPr>
        <w:t xml:space="preserve"> </w:t>
      </w:r>
      <w:r>
        <w:rPr>
          <w:sz w:val="20"/>
        </w:rPr>
        <w:t>Division</w:t>
      </w:r>
      <w:r>
        <w:rPr>
          <w:spacing w:val="-3"/>
          <w:sz w:val="20"/>
        </w:rPr>
        <w:t xml:space="preserve"> </w:t>
      </w:r>
      <w:r>
        <w:rPr>
          <w:sz w:val="20"/>
        </w:rPr>
        <w:t>finds</w:t>
      </w:r>
      <w:r>
        <w:rPr>
          <w:spacing w:val="-3"/>
          <w:sz w:val="20"/>
        </w:rPr>
        <w:t xml:space="preserve"> </w:t>
      </w:r>
      <w:r>
        <w:rPr>
          <w:sz w:val="20"/>
        </w:rPr>
        <w:t>that</w:t>
      </w:r>
      <w:r>
        <w:rPr>
          <w:spacing w:val="-4"/>
          <w:sz w:val="20"/>
        </w:rPr>
        <w:t xml:space="preserve"> </w:t>
      </w:r>
      <w:r>
        <w:rPr>
          <w:sz w:val="20"/>
        </w:rPr>
        <w:t>grounds</w:t>
      </w:r>
      <w:r>
        <w:rPr>
          <w:spacing w:val="-3"/>
          <w:sz w:val="20"/>
        </w:rPr>
        <w:t xml:space="preserve"> </w:t>
      </w:r>
      <w:r>
        <w:rPr>
          <w:sz w:val="20"/>
        </w:rPr>
        <w:t>exist</w:t>
      </w:r>
      <w:r>
        <w:rPr>
          <w:spacing w:val="-2"/>
          <w:sz w:val="20"/>
        </w:rPr>
        <w:t xml:space="preserve"> </w:t>
      </w:r>
      <w:r>
        <w:rPr>
          <w:sz w:val="20"/>
        </w:rPr>
        <w:t>for</w:t>
      </w:r>
      <w:r>
        <w:rPr>
          <w:spacing w:val="-4"/>
          <w:sz w:val="20"/>
        </w:rPr>
        <w:t xml:space="preserve"> </w:t>
      </w:r>
      <w:r>
        <w:rPr>
          <w:sz w:val="20"/>
        </w:rPr>
        <w:t>the</w:t>
      </w:r>
      <w:r>
        <w:rPr>
          <w:spacing w:val="-4"/>
          <w:sz w:val="20"/>
        </w:rPr>
        <w:t xml:space="preserve"> </w:t>
      </w:r>
      <w:r>
        <w:rPr>
          <w:sz w:val="20"/>
        </w:rPr>
        <w:t>denial</w:t>
      </w:r>
      <w:r>
        <w:rPr>
          <w:spacing w:val="-3"/>
          <w:sz w:val="20"/>
        </w:rPr>
        <w:t xml:space="preserve"> </w:t>
      </w:r>
      <w:r>
        <w:rPr>
          <w:sz w:val="20"/>
        </w:rPr>
        <w:t>of</w:t>
      </w:r>
      <w:r>
        <w:rPr>
          <w:spacing w:val="-2"/>
          <w:sz w:val="20"/>
        </w:rPr>
        <w:t xml:space="preserve"> </w:t>
      </w:r>
      <w:r>
        <w:rPr>
          <w:sz w:val="20"/>
        </w:rPr>
        <w:t>any</w:t>
      </w:r>
      <w:r>
        <w:rPr>
          <w:spacing w:val="-3"/>
          <w:sz w:val="20"/>
        </w:rPr>
        <w:t xml:space="preserve"> </w:t>
      </w:r>
      <w:r>
        <w:rPr>
          <w:sz w:val="20"/>
        </w:rPr>
        <w:t>application</w:t>
      </w:r>
      <w:r>
        <w:rPr>
          <w:spacing w:val="-5"/>
          <w:sz w:val="20"/>
        </w:rPr>
        <w:t xml:space="preserve"> </w:t>
      </w:r>
      <w:r>
        <w:rPr>
          <w:sz w:val="20"/>
        </w:rPr>
        <w:t>for</w:t>
      </w:r>
      <w:r>
        <w:rPr>
          <w:spacing w:val="-4"/>
          <w:sz w:val="20"/>
        </w:rPr>
        <w:t xml:space="preserve"> </w:t>
      </w:r>
      <w:r>
        <w:rPr>
          <w:sz w:val="20"/>
        </w:rPr>
        <w:t>registration, action shall be taken according to the provisions of the Colorado Administrative Procedure Act, Section 24-4-101, et seq., C.R.S.</w:t>
      </w:r>
    </w:p>
    <w:p w14:paraId="63B45204" w14:textId="7BAE19E4" w:rsidR="009E11E2" w:rsidRPr="005C01DE" w:rsidRDefault="00000000" w:rsidP="005C01DE">
      <w:pPr>
        <w:pStyle w:val="ListParagraph"/>
        <w:numPr>
          <w:ilvl w:val="1"/>
          <w:numId w:val="11"/>
        </w:numPr>
        <w:tabs>
          <w:tab w:val="left" w:pos="2160"/>
        </w:tabs>
        <w:spacing w:after="240"/>
        <w:rPr>
          <w:sz w:val="20"/>
        </w:rPr>
      </w:pPr>
      <w:r>
        <w:rPr>
          <w:spacing w:val="-2"/>
          <w:sz w:val="20"/>
        </w:rPr>
        <w:t>Registration</w:t>
      </w:r>
      <w:r>
        <w:rPr>
          <w:spacing w:val="8"/>
          <w:sz w:val="20"/>
        </w:rPr>
        <w:t xml:space="preserve"> </w:t>
      </w:r>
      <w:r>
        <w:rPr>
          <w:spacing w:val="-2"/>
          <w:sz w:val="20"/>
        </w:rPr>
        <w:t>Renewal</w:t>
      </w:r>
    </w:p>
    <w:p w14:paraId="075E9E93" w14:textId="0BE6636B" w:rsidR="009E11E2" w:rsidRPr="005C01DE" w:rsidRDefault="00000000" w:rsidP="005C01DE">
      <w:pPr>
        <w:pStyle w:val="ListParagraph"/>
        <w:numPr>
          <w:ilvl w:val="2"/>
          <w:numId w:val="11"/>
        </w:numPr>
        <w:tabs>
          <w:tab w:val="left" w:pos="2876"/>
          <w:tab w:val="left" w:pos="2880"/>
        </w:tabs>
        <w:spacing w:after="240"/>
        <w:ind w:right="529"/>
        <w:rPr>
          <w:sz w:val="20"/>
        </w:rPr>
      </w:pPr>
      <w:r>
        <w:rPr>
          <w:sz w:val="20"/>
        </w:rPr>
        <w:t>Applications</w:t>
      </w:r>
      <w:r>
        <w:rPr>
          <w:spacing w:val="-3"/>
          <w:sz w:val="20"/>
        </w:rPr>
        <w:t xml:space="preserve"> </w:t>
      </w:r>
      <w:r>
        <w:rPr>
          <w:sz w:val="20"/>
        </w:rPr>
        <w:t>for</w:t>
      </w:r>
      <w:r>
        <w:rPr>
          <w:spacing w:val="-3"/>
          <w:sz w:val="20"/>
        </w:rPr>
        <w:t xml:space="preserve"> </w:t>
      </w:r>
      <w:r>
        <w:rPr>
          <w:sz w:val="20"/>
        </w:rPr>
        <w:t>renewal</w:t>
      </w:r>
      <w:r>
        <w:rPr>
          <w:spacing w:val="-5"/>
          <w:sz w:val="20"/>
        </w:rPr>
        <w:t xml:space="preserve"> </w:t>
      </w:r>
      <w:r>
        <w:rPr>
          <w:sz w:val="20"/>
        </w:rPr>
        <w:t>shall</w:t>
      </w:r>
      <w:r>
        <w:rPr>
          <w:spacing w:val="-3"/>
          <w:sz w:val="20"/>
        </w:rPr>
        <w:t xml:space="preserve"> </w:t>
      </w:r>
      <w:r>
        <w:rPr>
          <w:sz w:val="20"/>
        </w:rPr>
        <w:t>be</w:t>
      </w:r>
      <w:r>
        <w:rPr>
          <w:spacing w:val="-5"/>
          <w:sz w:val="20"/>
        </w:rPr>
        <w:t xml:space="preserve"> </w:t>
      </w:r>
      <w:r>
        <w:rPr>
          <w:sz w:val="20"/>
        </w:rPr>
        <w:t>submitted</w:t>
      </w:r>
      <w:r>
        <w:rPr>
          <w:spacing w:val="-4"/>
          <w:sz w:val="20"/>
        </w:rPr>
        <w:t xml:space="preserve"> </w:t>
      </w:r>
      <w:r>
        <w:rPr>
          <w:sz w:val="20"/>
        </w:rPr>
        <w:t>prior</w:t>
      </w:r>
      <w:r>
        <w:rPr>
          <w:spacing w:val="-4"/>
          <w:sz w:val="20"/>
        </w:rPr>
        <w:t xml:space="preserve"> </w:t>
      </w:r>
      <w:r>
        <w:rPr>
          <w:sz w:val="20"/>
        </w:rPr>
        <w:t>to</w:t>
      </w:r>
      <w:r>
        <w:rPr>
          <w:spacing w:val="-2"/>
          <w:sz w:val="20"/>
        </w:rPr>
        <w:t xml:space="preserve"> </w:t>
      </w:r>
      <w:r>
        <w:rPr>
          <w:sz w:val="20"/>
        </w:rPr>
        <w:t>expiration,</w:t>
      </w:r>
      <w:r>
        <w:rPr>
          <w:spacing w:val="-2"/>
          <w:sz w:val="20"/>
        </w:rPr>
        <w:t xml:space="preserve"> </w:t>
      </w:r>
      <w:r>
        <w:rPr>
          <w:sz w:val="20"/>
        </w:rPr>
        <w:t>subject</w:t>
      </w:r>
      <w:r>
        <w:rPr>
          <w:spacing w:val="-4"/>
          <w:sz w:val="20"/>
        </w:rPr>
        <w:t xml:space="preserve"> </w:t>
      </w:r>
      <w:r>
        <w:rPr>
          <w:sz w:val="20"/>
        </w:rPr>
        <w:t>to</w:t>
      </w:r>
      <w:r>
        <w:rPr>
          <w:spacing w:val="-2"/>
          <w:sz w:val="20"/>
        </w:rPr>
        <w:t xml:space="preserve"> </w:t>
      </w:r>
      <w:r>
        <w:rPr>
          <w:sz w:val="20"/>
        </w:rPr>
        <w:t>a</w:t>
      </w:r>
      <w:r>
        <w:rPr>
          <w:spacing w:val="-5"/>
          <w:sz w:val="20"/>
        </w:rPr>
        <w:t xml:space="preserve"> </w:t>
      </w:r>
      <w:r w:rsidR="000D6CA3" w:rsidRPr="000D6CA3">
        <w:rPr>
          <w:color w:val="C00000"/>
          <w:spacing w:val="-5"/>
          <w:sz w:val="20"/>
        </w:rPr>
        <w:t>sixty (</w:t>
      </w:r>
      <w:r>
        <w:rPr>
          <w:sz w:val="20"/>
        </w:rPr>
        <w:t>60</w:t>
      </w:r>
      <w:r w:rsidR="000D6CA3" w:rsidRPr="000D6CA3">
        <w:rPr>
          <w:color w:val="C00000"/>
          <w:sz w:val="20"/>
        </w:rPr>
        <w:t>)</w:t>
      </w:r>
      <w:r w:rsidRPr="000D6CA3">
        <w:rPr>
          <w:strike/>
          <w:color w:val="C00000"/>
          <w:sz w:val="20"/>
        </w:rPr>
        <w:t>-</w:t>
      </w:r>
      <w:r>
        <w:rPr>
          <w:sz w:val="20"/>
        </w:rPr>
        <w:t>day</w:t>
      </w:r>
      <w:r>
        <w:rPr>
          <w:spacing w:val="-3"/>
          <w:sz w:val="20"/>
        </w:rPr>
        <w:t xml:space="preserve"> </w:t>
      </w:r>
      <w:r>
        <w:rPr>
          <w:sz w:val="20"/>
        </w:rPr>
        <w:t xml:space="preserve">grace period. Applicants submitting more than </w:t>
      </w:r>
      <w:r w:rsidR="000D6CA3" w:rsidRPr="000D6CA3">
        <w:rPr>
          <w:color w:val="C00000"/>
          <w:sz w:val="20"/>
        </w:rPr>
        <w:t>sixty (</w:t>
      </w:r>
      <w:r>
        <w:rPr>
          <w:sz w:val="20"/>
        </w:rPr>
        <w:t>60</w:t>
      </w:r>
      <w:r w:rsidR="000D6CA3" w:rsidRPr="000D6CA3">
        <w:rPr>
          <w:color w:val="C00000"/>
          <w:sz w:val="20"/>
        </w:rPr>
        <w:t>)</w:t>
      </w:r>
      <w:r w:rsidRPr="000D6CA3">
        <w:rPr>
          <w:color w:val="C00000"/>
          <w:sz w:val="20"/>
        </w:rPr>
        <w:t xml:space="preserve"> </w:t>
      </w:r>
      <w:r>
        <w:rPr>
          <w:sz w:val="20"/>
        </w:rPr>
        <w:t>days after expiration shall submit all documentation required of a new applicant in addition to documentation of continuing education in accordance with</w:t>
      </w:r>
      <w:r w:rsidR="00DB342F" w:rsidRPr="00DB342F">
        <w:rPr>
          <w:color w:val="C00000"/>
          <w:sz w:val="20"/>
        </w:rPr>
        <w:t xml:space="preserve"> </w:t>
      </w:r>
      <w:r w:rsidR="00DB342F">
        <w:rPr>
          <w:color w:val="C00000"/>
          <w:sz w:val="20"/>
        </w:rPr>
        <w:t>S</w:t>
      </w:r>
      <w:r w:rsidR="00DB342F" w:rsidRPr="00DB342F">
        <w:rPr>
          <w:color w:val="C00000"/>
          <w:sz w:val="20"/>
        </w:rPr>
        <w:t>ection</w:t>
      </w:r>
      <w:r w:rsidRPr="00DB342F">
        <w:rPr>
          <w:color w:val="C00000"/>
          <w:spacing w:val="-3"/>
          <w:sz w:val="20"/>
        </w:rPr>
        <w:t xml:space="preserve"> </w:t>
      </w:r>
      <w:r>
        <w:rPr>
          <w:sz w:val="20"/>
        </w:rPr>
        <w:t>5.4.2</w:t>
      </w:r>
      <w:r>
        <w:rPr>
          <w:spacing w:val="-1"/>
          <w:sz w:val="20"/>
        </w:rPr>
        <w:t xml:space="preserve"> </w:t>
      </w:r>
      <w:r w:rsidR="00DB342F">
        <w:rPr>
          <w:color w:val="C00000"/>
          <w:spacing w:val="-1"/>
          <w:sz w:val="20"/>
        </w:rPr>
        <w:t xml:space="preserve">of these rules </w:t>
      </w:r>
      <w:r>
        <w:rPr>
          <w:sz w:val="20"/>
        </w:rPr>
        <w:t>and may</w:t>
      </w:r>
      <w:r>
        <w:rPr>
          <w:spacing w:val="-1"/>
          <w:sz w:val="20"/>
        </w:rPr>
        <w:t xml:space="preserve"> </w:t>
      </w:r>
      <w:r>
        <w:rPr>
          <w:sz w:val="20"/>
        </w:rPr>
        <w:t>be</w:t>
      </w:r>
      <w:r>
        <w:rPr>
          <w:spacing w:val="-2"/>
          <w:sz w:val="20"/>
        </w:rPr>
        <w:t xml:space="preserve"> </w:t>
      </w:r>
      <w:r>
        <w:rPr>
          <w:sz w:val="20"/>
        </w:rPr>
        <w:t>required</w:t>
      </w:r>
      <w:r>
        <w:rPr>
          <w:spacing w:val="-2"/>
          <w:sz w:val="20"/>
        </w:rPr>
        <w:t xml:space="preserve"> </w:t>
      </w:r>
      <w:r>
        <w:rPr>
          <w:sz w:val="20"/>
        </w:rPr>
        <w:t>to pay</w:t>
      </w:r>
      <w:r>
        <w:rPr>
          <w:spacing w:val="-1"/>
          <w:sz w:val="20"/>
        </w:rPr>
        <w:t xml:space="preserve"> </w:t>
      </w:r>
      <w:r>
        <w:rPr>
          <w:sz w:val="20"/>
        </w:rPr>
        <w:t>a late</w:t>
      </w:r>
      <w:r>
        <w:rPr>
          <w:spacing w:val="-2"/>
          <w:sz w:val="20"/>
        </w:rPr>
        <w:t xml:space="preserve"> </w:t>
      </w:r>
      <w:r>
        <w:rPr>
          <w:sz w:val="20"/>
        </w:rPr>
        <w:t>application</w:t>
      </w:r>
      <w:r>
        <w:rPr>
          <w:spacing w:val="-3"/>
          <w:sz w:val="20"/>
        </w:rPr>
        <w:t xml:space="preserve"> </w:t>
      </w:r>
      <w:r>
        <w:rPr>
          <w:sz w:val="20"/>
        </w:rPr>
        <w:t>fee</w:t>
      </w:r>
      <w:r>
        <w:rPr>
          <w:spacing w:val="-3"/>
          <w:sz w:val="20"/>
        </w:rPr>
        <w:t xml:space="preserve"> </w:t>
      </w:r>
      <w:r>
        <w:rPr>
          <w:sz w:val="20"/>
        </w:rPr>
        <w:t>as well as the renewal fee.</w:t>
      </w:r>
    </w:p>
    <w:p w14:paraId="3FDF6A40" w14:textId="6211FFA1" w:rsidR="009E11E2" w:rsidRPr="005C01DE" w:rsidRDefault="00000000" w:rsidP="005C01DE">
      <w:pPr>
        <w:pStyle w:val="ListParagraph"/>
        <w:numPr>
          <w:ilvl w:val="2"/>
          <w:numId w:val="11"/>
        </w:numPr>
        <w:tabs>
          <w:tab w:val="left" w:pos="2876"/>
          <w:tab w:val="left" w:pos="2880"/>
        </w:tabs>
        <w:spacing w:after="240"/>
        <w:ind w:right="822"/>
        <w:rPr>
          <w:sz w:val="20"/>
        </w:rPr>
      </w:pPr>
      <w:r>
        <w:rPr>
          <w:sz w:val="20"/>
        </w:rPr>
        <w:t>RMEs</w:t>
      </w:r>
      <w:r>
        <w:rPr>
          <w:spacing w:val="-4"/>
          <w:sz w:val="20"/>
        </w:rPr>
        <w:t xml:space="preserve"> </w:t>
      </w:r>
      <w:r>
        <w:rPr>
          <w:sz w:val="20"/>
        </w:rPr>
        <w:t>must</w:t>
      </w:r>
      <w:r>
        <w:rPr>
          <w:spacing w:val="-5"/>
          <w:sz w:val="20"/>
        </w:rPr>
        <w:t xml:space="preserve"> </w:t>
      </w:r>
      <w:r>
        <w:rPr>
          <w:sz w:val="20"/>
        </w:rPr>
        <w:t>demonstrate</w:t>
      </w:r>
      <w:r>
        <w:rPr>
          <w:spacing w:val="-6"/>
          <w:sz w:val="20"/>
        </w:rPr>
        <w:t xml:space="preserve"> </w:t>
      </w:r>
      <w:r>
        <w:rPr>
          <w:sz w:val="20"/>
        </w:rPr>
        <w:t>that</w:t>
      </w:r>
      <w:r>
        <w:rPr>
          <w:spacing w:val="-5"/>
          <w:sz w:val="20"/>
        </w:rPr>
        <w:t xml:space="preserve"> </w:t>
      </w:r>
      <w:r>
        <w:rPr>
          <w:sz w:val="20"/>
        </w:rPr>
        <w:t>they</w:t>
      </w:r>
      <w:r>
        <w:rPr>
          <w:spacing w:val="-4"/>
          <w:sz w:val="20"/>
        </w:rPr>
        <w:t xml:space="preserve"> </w:t>
      </w:r>
      <w:r>
        <w:rPr>
          <w:sz w:val="20"/>
        </w:rPr>
        <w:t>have</w:t>
      </w:r>
      <w:r>
        <w:rPr>
          <w:spacing w:val="-3"/>
          <w:sz w:val="20"/>
        </w:rPr>
        <w:t xml:space="preserve"> </w:t>
      </w:r>
      <w:r>
        <w:rPr>
          <w:sz w:val="20"/>
        </w:rPr>
        <w:t>maintained</w:t>
      </w:r>
      <w:r>
        <w:rPr>
          <w:spacing w:val="-6"/>
          <w:sz w:val="20"/>
        </w:rPr>
        <w:t xml:space="preserve"> </w:t>
      </w:r>
      <w:r>
        <w:rPr>
          <w:sz w:val="20"/>
        </w:rPr>
        <w:t>their</w:t>
      </w:r>
      <w:r>
        <w:rPr>
          <w:spacing w:val="-4"/>
          <w:sz w:val="20"/>
        </w:rPr>
        <w:t xml:space="preserve"> </w:t>
      </w:r>
      <w:r>
        <w:rPr>
          <w:sz w:val="20"/>
        </w:rPr>
        <w:t>appropriate</w:t>
      </w:r>
      <w:r>
        <w:rPr>
          <w:spacing w:val="-3"/>
          <w:sz w:val="20"/>
        </w:rPr>
        <w:t xml:space="preserve"> </w:t>
      </w:r>
      <w:r>
        <w:rPr>
          <w:sz w:val="20"/>
        </w:rPr>
        <w:t>certifications</w:t>
      </w:r>
      <w:r>
        <w:rPr>
          <w:spacing w:val="-4"/>
          <w:sz w:val="20"/>
        </w:rPr>
        <w:t xml:space="preserve"> </w:t>
      </w:r>
      <w:r>
        <w:rPr>
          <w:sz w:val="20"/>
        </w:rPr>
        <w:t xml:space="preserve">or licensure. Individuals qualified under </w:t>
      </w:r>
      <w:r w:rsidR="00DB342F">
        <w:rPr>
          <w:color w:val="C00000"/>
          <w:sz w:val="20"/>
        </w:rPr>
        <w:t xml:space="preserve">Sections </w:t>
      </w:r>
      <w:r>
        <w:rPr>
          <w:sz w:val="20"/>
        </w:rPr>
        <w:t>3.6.2 or 3.7.2</w:t>
      </w:r>
      <w:r w:rsidR="00DB342F">
        <w:rPr>
          <w:sz w:val="20"/>
        </w:rPr>
        <w:t xml:space="preserve"> </w:t>
      </w:r>
      <w:r w:rsidR="00DB342F">
        <w:rPr>
          <w:color w:val="C00000"/>
          <w:sz w:val="20"/>
        </w:rPr>
        <w:t>of these rules</w:t>
      </w:r>
      <w:r>
        <w:rPr>
          <w:sz w:val="20"/>
        </w:rPr>
        <w:t xml:space="preserve"> must demonstrate CEU</w:t>
      </w:r>
      <w:r w:rsidRPr="00DB342F">
        <w:rPr>
          <w:strike/>
          <w:color w:val="C00000"/>
          <w:sz w:val="20"/>
        </w:rPr>
        <w:t>’</w:t>
      </w:r>
      <w:r>
        <w:rPr>
          <w:sz w:val="20"/>
        </w:rPr>
        <w:t>s in accordance with Section 5.4.2</w:t>
      </w:r>
      <w:r w:rsidR="00DB342F">
        <w:rPr>
          <w:sz w:val="20"/>
        </w:rPr>
        <w:t xml:space="preserve"> </w:t>
      </w:r>
      <w:r w:rsidR="00DB342F" w:rsidRPr="00DB342F">
        <w:rPr>
          <w:color w:val="C00000"/>
          <w:sz w:val="20"/>
        </w:rPr>
        <w:t>of these rules</w:t>
      </w:r>
      <w:r>
        <w:rPr>
          <w:sz w:val="20"/>
        </w:rPr>
        <w:t>.</w:t>
      </w:r>
    </w:p>
    <w:p w14:paraId="76C312D7" w14:textId="50F250E7" w:rsidR="009E11E2" w:rsidRPr="005C01DE" w:rsidRDefault="00000000" w:rsidP="00DB342F">
      <w:pPr>
        <w:pStyle w:val="Heading2"/>
        <w:spacing w:after="240"/>
      </w:pPr>
      <w:bookmarkStart w:id="53" w:name="SECTION_4_FIRE_SUPPRESSION_SYSTEM_INSPEC"/>
      <w:bookmarkEnd w:id="53"/>
      <w:r>
        <w:t>SECTION</w:t>
      </w:r>
      <w:r>
        <w:rPr>
          <w:spacing w:val="-9"/>
        </w:rPr>
        <w:t xml:space="preserve"> </w:t>
      </w:r>
      <w:r>
        <w:rPr>
          <w:spacing w:val="-10"/>
        </w:rPr>
        <w:t>4</w:t>
      </w:r>
      <w:r>
        <w:tab/>
        <w:t>FIRE</w:t>
      </w:r>
      <w:r>
        <w:rPr>
          <w:spacing w:val="-9"/>
        </w:rPr>
        <w:t xml:space="preserve"> </w:t>
      </w:r>
      <w:r>
        <w:t>SUPPRESSION</w:t>
      </w:r>
      <w:r>
        <w:rPr>
          <w:spacing w:val="-9"/>
        </w:rPr>
        <w:t xml:space="preserve"> </w:t>
      </w:r>
      <w:r>
        <w:t>SYSTEM</w:t>
      </w:r>
      <w:r>
        <w:rPr>
          <w:spacing w:val="-11"/>
        </w:rPr>
        <w:t xml:space="preserve"> </w:t>
      </w:r>
      <w:r>
        <w:t>INSPECTOR</w:t>
      </w:r>
      <w:r>
        <w:rPr>
          <w:spacing w:val="-8"/>
        </w:rPr>
        <w:t xml:space="preserve"> </w:t>
      </w:r>
      <w:r>
        <w:rPr>
          <w:spacing w:val="-2"/>
        </w:rPr>
        <w:t>CERTIFICATION</w:t>
      </w:r>
    </w:p>
    <w:p w14:paraId="61B968E9" w14:textId="5F6C2BF9" w:rsidR="009E11E2" w:rsidRPr="005C01DE" w:rsidRDefault="00000000" w:rsidP="005C01DE">
      <w:pPr>
        <w:pStyle w:val="ListParagraph"/>
        <w:numPr>
          <w:ilvl w:val="1"/>
          <w:numId w:val="10"/>
        </w:numPr>
        <w:tabs>
          <w:tab w:val="left" w:pos="2160"/>
        </w:tabs>
        <w:spacing w:after="240"/>
        <w:rPr>
          <w:sz w:val="20"/>
        </w:rPr>
      </w:pPr>
      <w:r>
        <w:rPr>
          <w:spacing w:val="-2"/>
          <w:sz w:val="20"/>
        </w:rPr>
        <w:t>Certification</w:t>
      </w:r>
      <w:r>
        <w:rPr>
          <w:spacing w:val="8"/>
          <w:sz w:val="20"/>
        </w:rPr>
        <w:t xml:space="preserve"> </w:t>
      </w:r>
      <w:r>
        <w:rPr>
          <w:spacing w:val="-2"/>
          <w:sz w:val="20"/>
        </w:rPr>
        <w:t>Required</w:t>
      </w:r>
    </w:p>
    <w:p w14:paraId="4A087EE5" w14:textId="7D09A703" w:rsidR="009E11E2" w:rsidRPr="005C01DE" w:rsidRDefault="00000000" w:rsidP="005C01DE">
      <w:pPr>
        <w:pStyle w:val="ListParagraph"/>
        <w:numPr>
          <w:ilvl w:val="2"/>
          <w:numId w:val="10"/>
        </w:numPr>
        <w:tabs>
          <w:tab w:val="left" w:pos="2880"/>
        </w:tabs>
        <w:spacing w:after="240"/>
        <w:ind w:right="522"/>
        <w:rPr>
          <w:sz w:val="20"/>
        </w:rPr>
      </w:pPr>
      <w:r>
        <w:rPr>
          <w:sz w:val="20"/>
        </w:rPr>
        <w:t>Any</w:t>
      </w:r>
      <w:r>
        <w:rPr>
          <w:spacing w:val="-4"/>
          <w:sz w:val="20"/>
        </w:rPr>
        <w:t xml:space="preserve"> </w:t>
      </w:r>
      <w:r>
        <w:rPr>
          <w:sz w:val="20"/>
        </w:rPr>
        <w:t>installation,</w:t>
      </w:r>
      <w:r>
        <w:rPr>
          <w:spacing w:val="-5"/>
          <w:sz w:val="20"/>
        </w:rPr>
        <w:t xml:space="preserve"> </w:t>
      </w:r>
      <w:r>
        <w:rPr>
          <w:sz w:val="20"/>
        </w:rPr>
        <w:t>modification,</w:t>
      </w:r>
      <w:r>
        <w:rPr>
          <w:spacing w:val="-5"/>
          <w:sz w:val="20"/>
        </w:rPr>
        <w:t xml:space="preserve"> </w:t>
      </w:r>
      <w:r>
        <w:rPr>
          <w:sz w:val="20"/>
        </w:rPr>
        <w:t>alteration,</w:t>
      </w:r>
      <w:r>
        <w:rPr>
          <w:spacing w:val="-5"/>
          <w:sz w:val="20"/>
        </w:rPr>
        <w:t xml:space="preserve"> </w:t>
      </w:r>
      <w:r>
        <w:rPr>
          <w:sz w:val="20"/>
        </w:rPr>
        <w:t>or</w:t>
      </w:r>
      <w:r>
        <w:rPr>
          <w:spacing w:val="-4"/>
          <w:sz w:val="20"/>
        </w:rPr>
        <w:t xml:space="preserve"> </w:t>
      </w:r>
      <w:r>
        <w:rPr>
          <w:sz w:val="20"/>
        </w:rPr>
        <w:t>repair</w:t>
      </w:r>
      <w:r>
        <w:rPr>
          <w:spacing w:val="-2"/>
          <w:sz w:val="20"/>
        </w:rPr>
        <w:t xml:space="preserve"> </w:t>
      </w:r>
      <w:r>
        <w:rPr>
          <w:sz w:val="20"/>
        </w:rPr>
        <w:t>of</w:t>
      </w:r>
      <w:r>
        <w:rPr>
          <w:spacing w:val="-5"/>
          <w:sz w:val="20"/>
        </w:rPr>
        <w:t xml:space="preserve"> </w:t>
      </w:r>
      <w:r>
        <w:rPr>
          <w:sz w:val="20"/>
        </w:rPr>
        <w:t>a</w:t>
      </w:r>
      <w:r>
        <w:rPr>
          <w:spacing w:val="-3"/>
          <w:sz w:val="20"/>
        </w:rPr>
        <w:t xml:space="preserve"> </w:t>
      </w:r>
      <w:r>
        <w:rPr>
          <w:sz w:val="20"/>
        </w:rPr>
        <w:t>Fire</w:t>
      </w:r>
      <w:r>
        <w:rPr>
          <w:spacing w:val="-5"/>
          <w:sz w:val="20"/>
        </w:rPr>
        <w:t xml:space="preserve"> </w:t>
      </w:r>
      <w:r>
        <w:rPr>
          <w:sz w:val="20"/>
        </w:rPr>
        <w:t>Suppression</w:t>
      </w:r>
      <w:r>
        <w:rPr>
          <w:spacing w:val="-4"/>
          <w:sz w:val="20"/>
        </w:rPr>
        <w:t xml:space="preserve"> </w:t>
      </w:r>
      <w:r>
        <w:rPr>
          <w:sz w:val="20"/>
        </w:rPr>
        <w:t>System</w:t>
      </w:r>
      <w:r>
        <w:rPr>
          <w:spacing w:val="-3"/>
          <w:sz w:val="20"/>
        </w:rPr>
        <w:t xml:space="preserve"> </w:t>
      </w:r>
      <w:r>
        <w:rPr>
          <w:sz w:val="20"/>
        </w:rPr>
        <w:t>must</w:t>
      </w:r>
      <w:r>
        <w:rPr>
          <w:spacing w:val="-5"/>
          <w:sz w:val="20"/>
        </w:rPr>
        <w:t xml:space="preserve"> </w:t>
      </w:r>
      <w:r>
        <w:rPr>
          <w:sz w:val="20"/>
        </w:rPr>
        <w:t xml:space="preserve">be approved by a certified Fire Inspector II, in accordance with the provisions of 8 CCR 1507-101 § 4.2.3B. Each </w:t>
      </w:r>
      <w:proofErr w:type="gramStart"/>
      <w:r>
        <w:rPr>
          <w:sz w:val="20"/>
        </w:rPr>
        <w:t>county</w:t>
      </w:r>
      <w:proofErr w:type="gramEnd"/>
      <w:r>
        <w:rPr>
          <w:sz w:val="20"/>
        </w:rPr>
        <w:t>, municipality, or special district that has Fire Suppression Systems enforcement responsibilities must, as needed, provide certified Fire Inspectors certified to the appropriate level.</w:t>
      </w:r>
    </w:p>
    <w:p w14:paraId="6499A230" w14:textId="2CD07FB7" w:rsidR="009E11E2" w:rsidRDefault="00000000" w:rsidP="005C01DE">
      <w:pPr>
        <w:pStyle w:val="BodyText"/>
        <w:spacing w:before="1" w:after="240"/>
        <w:ind w:left="2880"/>
      </w:pPr>
      <w:r>
        <w:rPr>
          <w:spacing w:val="-2"/>
        </w:rPr>
        <w:t>Exemption:</w:t>
      </w:r>
    </w:p>
    <w:p w14:paraId="336978E3" w14:textId="3688E728" w:rsidR="009E11E2" w:rsidRPr="005C01DE" w:rsidRDefault="00000000" w:rsidP="005C01DE">
      <w:pPr>
        <w:pStyle w:val="ListParagraph"/>
        <w:numPr>
          <w:ilvl w:val="3"/>
          <w:numId w:val="10"/>
        </w:numPr>
        <w:tabs>
          <w:tab w:val="left" w:pos="3601"/>
        </w:tabs>
        <w:spacing w:before="1" w:after="240"/>
        <w:ind w:right="1060"/>
        <w:rPr>
          <w:sz w:val="20"/>
        </w:rPr>
      </w:pPr>
      <w:r>
        <w:rPr>
          <w:sz w:val="20"/>
        </w:rPr>
        <w:t>Inspectors of multipurpose residential sprinkler systems must meet the requirements</w:t>
      </w:r>
      <w:r>
        <w:rPr>
          <w:spacing w:val="-4"/>
          <w:sz w:val="20"/>
        </w:rPr>
        <w:t xml:space="preserve"> </w:t>
      </w:r>
      <w:r>
        <w:rPr>
          <w:sz w:val="20"/>
        </w:rPr>
        <w:t>of</w:t>
      </w:r>
      <w:r>
        <w:rPr>
          <w:spacing w:val="-5"/>
          <w:sz w:val="20"/>
        </w:rPr>
        <w:t xml:space="preserve"> </w:t>
      </w:r>
      <w:r>
        <w:rPr>
          <w:sz w:val="20"/>
        </w:rPr>
        <w:t>the</w:t>
      </w:r>
      <w:r>
        <w:rPr>
          <w:spacing w:val="-4"/>
          <w:sz w:val="20"/>
        </w:rPr>
        <w:t xml:space="preserve"> </w:t>
      </w:r>
      <w:r>
        <w:rPr>
          <w:sz w:val="20"/>
        </w:rPr>
        <w:t>State</w:t>
      </w:r>
      <w:r>
        <w:rPr>
          <w:spacing w:val="-3"/>
          <w:sz w:val="20"/>
        </w:rPr>
        <w:t xml:space="preserve"> </w:t>
      </w:r>
      <w:r>
        <w:rPr>
          <w:sz w:val="20"/>
        </w:rPr>
        <w:t>Board</w:t>
      </w:r>
      <w:r>
        <w:rPr>
          <w:spacing w:val="-5"/>
          <w:sz w:val="20"/>
        </w:rPr>
        <w:t xml:space="preserve"> </w:t>
      </w:r>
      <w:r>
        <w:rPr>
          <w:sz w:val="20"/>
        </w:rPr>
        <w:t>of</w:t>
      </w:r>
      <w:r>
        <w:rPr>
          <w:spacing w:val="-3"/>
          <w:sz w:val="20"/>
        </w:rPr>
        <w:t xml:space="preserve"> </w:t>
      </w:r>
      <w:r>
        <w:rPr>
          <w:sz w:val="20"/>
        </w:rPr>
        <w:t>Plumbing</w:t>
      </w:r>
      <w:r>
        <w:rPr>
          <w:spacing w:val="-4"/>
          <w:sz w:val="20"/>
        </w:rPr>
        <w:t xml:space="preserve"> </w:t>
      </w:r>
      <w:r>
        <w:rPr>
          <w:sz w:val="20"/>
        </w:rPr>
        <w:t>and</w:t>
      </w:r>
      <w:r>
        <w:rPr>
          <w:spacing w:val="-3"/>
          <w:sz w:val="20"/>
        </w:rPr>
        <w:t xml:space="preserve"> </w:t>
      </w:r>
      <w:r>
        <w:rPr>
          <w:sz w:val="20"/>
        </w:rPr>
        <w:t>are</w:t>
      </w:r>
      <w:r>
        <w:rPr>
          <w:spacing w:val="-5"/>
          <w:sz w:val="20"/>
        </w:rPr>
        <w:t xml:space="preserve"> </w:t>
      </w:r>
      <w:r>
        <w:rPr>
          <w:sz w:val="20"/>
        </w:rPr>
        <w:t>not</w:t>
      </w:r>
      <w:r>
        <w:rPr>
          <w:spacing w:val="-5"/>
          <w:sz w:val="20"/>
        </w:rPr>
        <w:t xml:space="preserve"> </w:t>
      </w:r>
      <w:r>
        <w:rPr>
          <w:sz w:val="20"/>
        </w:rPr>
        <w:t>regulated</w:t>
      </w:r>
      <w:r>
        <w:rPr>
          <w:spacing w:val="-4"/>
          <w:sz w:val="20"/>
        </w:rPr>
        <w:t xml:space="preserve"> </w:t>
      </w:r>
      <w:r>
        <w:rPr>
          <w:sz w:val="20"/>
        </w:rPr>
        <w:t>by</w:t>
      </w:r>
      <w:r>
        <w:rPr>
          <w:spacing w:val="-4"/>
          <w:sz w:val="20"/>
        </w:rPr>
        <w:t xml:space="preserve"> </w:t>
      </w:r>
      <w:r>
        <w:rPr>
          <w:sz w:val="20"/>
        </w:rPr>
        <w:t xml:space="preserve">the </w:t>
      </w:r>
      <w:r>
        <w:rPr>
          <w:spacing w:val="-2"/>
          <w:sz w:val="20"/>
        </w:rPr>
        <w:t>Division.</w:t>
      </w:r>
    </w:p>
    <w:p w14:paraId="31D0F326" w14:textId="72655E42" w:rsidR="009E11E2" w:rsidRPr="005C01DE" w:rsidRDefault="00000000" w:rsidP="005C01DE">
      <w:pPr>
        <w:pStyle w:val="ListParagraph"/>
        <w:numPr>
          <w:ilvl w:val="2"/>
          <w:numId w:val="10"/>
        </w:numPr>
        <w:tabs>
          <w:tab w:val="left" w:pos="2880"/>
        </w:tabs>
        <w:spacing w:after="240"/>
        <w:ind w:right="704"/>
        <w:rPr>
          <w:sz w:val="20"/>
        </w:rPr>
      </w:pPr>
      <w:r>
        <w:rPr>
          <w:sz w:val="20"/>
        </w:rPr>
        <w:t>Individuals</w:t>
      </w:r>
      <w:r>
        <w:rPr>
          <w:spacing w:val="-4"/>
          <w:sz w:val="20"/>
        </w:rPr>
        <w:t xml:space="preserve"> </w:t>
      </w:r>
      <w:r>
        <w:rPr>
          <w:sz w:val="20"/>
        </w:rPr>
        <w:t>performing</w:t>
      </w:r>
      <w:r>
        <w:rPr>
          <w:spacing w:val="-5"/>
          <w:sz w:val="20"/>
        </w:rPr>
        <w:t xml:space="preserve"> </w:t>
      </w:r>
      <w:r>
        <w:rPr>
          <w:sz w:val="20"/>
        </w:rPr>
        <w:t>plan</w:t>
      </w:r>
      <w:r>
        <w:rPr>
          <w:spacing w:val="-5"/>
          <w:sz w:val="20"/>
        </w:rPr>
        <w:t xml:space="preserve"> </w:t>
      </w:r>
      <w:r>
        <w:rPr>
          <w:sz w:val="20"/>
        </w:rPr>
        <w:t>reviews</w:t>
      </w:r>
      <w:r>
        <w:rPr>
          <w:spacing w:val="-5"/>
          <w:sz w:val="20"/>
        </w:rPr>
        <w:t xml:space="preserve"> </w:t>
      </w:r>
      <w:r>
        <w:rPr>
          <w:sz w:val="20"/>
        </w:rPr>
        <w:t>on</w:t>
      </w:r>
      <w:r>
        <w:rPr>
          <w:spacing w:val="-4"/>
          <w:sz w:val="20"/>
        </w:rPr>
        <w:t xml:space="preserve"> </w:t>
      </w:r>
      <w:r>
        <w:rPr>
          <w:sz w:val="20"/>
        </w:rPr>
        <w:t>Fire</w:t>
      </w:r>
      <w:r>
        <w:rPr>
          <w:spacing w:val="-4"/>
          <w:sz w:val="20"/>
        </w:rPr>
        <w:t xml:space="preserve"> </w:t>
      </w:r>
      <w:r>
        <w:rPr>
          <w:sz w:val="20"/>
        </w:rPr>
        <w:t>Suppression</w:t>
      </w:r>
      <w:r>
        <w:rPr>
          <w:spacing w:val="-6"/>
          <w:sz w:val="20"/>
        </w:rPr>
        <w:t xml:space="preserve"> </w:t>
      </w:r>
      <w:r>
        <w:rPr>
          <w:sz w:val="20"/>
        </w:rPr>
        <w:t>Systems</w:t>
      </w:r>
      <w:r>
        <w:rPr>
          <w:spacing w:val="-3"/>
          <w:sz w:val="20"/>
        </w:rPr>
        <w:t xml:space="preserve"> </w:t>
      </w:r>
      <w:r>
        <w:rPr>
          <w:sz w:val="20"/>
        </w:rPr>
        <w:t>must</w:t>
      </w:r>
      <w:r>
        <w:rPr>
          <w:spacing w:val="-6"/>
          <w:sz w:val="20"/>
        </w:rPr>
        <w:t xml:space="preserve"> </w:t>
      </w:r>
      <w:r>
        <w:rPr>
          <w:sz w:val="20"/>
        </w:rPr>
        <w:t>be</w:t>
      </w:r>
      <w:r>
        <w:rPr>
          <w:spacing w:val="-6"/>
          <w:sz w:val="20"/>
        </w:rPr>
        <w:t xml:space="preserve"> </w:t>
      </w:r>
      <w:r>
        <w:rPr>
          <w:sz w:val="20"/>
        </w:rPr>
        <w:t>certified</w:t>
      </w:r>
      <w:r>
        <w:rPr>
          <w:spacing w:val="-6"/>
          <w:sz w:val="20"/>
        </w:rPr>
        <w:t xml:space="preserve"> </w:t>
      </w:r>
      <w:r>
        <w:rPr>
          <w:sz w:val="20"/>
        </w:rPr>
        <w:t>as Fire Inspector III-Plans Examiner, in accordance with 8 CCR 1507-101 § 4.2.3C.</w:t>
      </w:r>
    </w:p>
    <w:p w14:paraId="380CCE73" w14:textId="77777777" w:rsidR="009E11E2" w:rsidRDefault="00000000">
      <w:pPr>
        <w:pStyle w:val="ListParagraph"/>
        <w:numPr>
          <w:ilvl w:val="2"/>
          <w:numId w:val="10"/>
        </w:numPr>
        <w:tabs>
          <w:tab w:val="left" w:pos="2880"/>
        </w:tabs>
        <w:spacing w:line="229" w:lineRule="exact"/>
        <w:rPr>
          <w:sz w:val="20"/>
        </w:rPr>
      </w:pPr>
      <w:r>
        <w:rPr>
          <w:sz w:val="20"/>
        </w:rPr>
        <w:t>Individuals</w:t>
      </w:r>
      <w:r>
        <w:rPr>
          <w:spacing w:val="-8"/>
          <w:sz w:val="20"/>
        </w:rPr>
        <w:t xml:space="preserve"> </w:t>
      </w:r>
      <w:r>
        <w:rPr>
          <w:sz w:val="20"/>
        </w:rPr>
        <w:t>performing</w:t>
      </w:r>
      <w:r>
        <w:rPr>
          <w:spacing w:val="-8"/>
          <w:sz w:val="20"/>
        </w:rPr>
        <w:t xml:space="preserve"> </w:t>
      </w:r>
      <w:r>
        <w:rPr>
          <w:sz w:val="20"/>
        </w:rPr>
        <w:t>inspections</w:t>
      </w:r>
      <w:r>
        <w:rPr>
          <w:spacing w:val="-6"/>
          <w:sz w:val="20"/>
        </w:rPr>
        <w:t xml:space="preserve"> </w:t>
      </w:r>
      <w:r>
        <w:rPr>
          <w:sz w:val="20"/>
        </w:rPr>
        <w:t>on</w:t>
      </w:r>
      <w:r>
        <w:rPr>
          <w:spacing w:val="-10"/>
          <w:sz w:val="20"/>
        </w:rPr>
        <w:t xml:space="preserve"> </w:t>
      </w:r>
      <w:r>
        <w:rPr>
          <w:sz w:val="20"/>
        </w:rPr>
        <w:t>Fire</w:t>
      </w:r>
      <w:r>
        <w:rPr>
          <w:spacing w:val="-8"/>
          <w:sz w:val="20"/>
        </w:rPr>
        <w:t xml:space="preserve"> </w:t>
      </w:r>
      <w:r>
        <w:rPr>
          <w:sz w:val="20"/>
        </w:rPr>
        <w:t>Suppression</w:t>
      </w:r>
      <w:r>
        <w:rPr>
          <w:spacing w:val="-9"/>
          <w:sz w:val="20"/>
        </w:rPr>
        <w:t xml:space="preserve"> </w:t>
      </w:r>
      <w:r>
        <w:rPr>
          <w:sz w:val="20"/>
        </w:rPr>
        <w:t>Systems</w:t>
      </w:r>
      <w:r>
        <w:rPr>
          <w:spacing w:val="-6"/>
          <w:sz w:val="20"/>
        </w:rPr>
        <w:t xml:space="preserve"> </w:t>
      </w:r>
      <w:r>
        <w:rPr>
          <w:sz w:val="20"/>
        </w:rPr>
        <w:t>must</w:t>
      </w:r>
      <w:r>
        <w:rPr>
          <w:spacing w:val="-9"/>
          <w:sz w:val="20"/>
        </w:rPr>
        <w:t xml:space="preserve"> </w:t>
      </w:r>
      <w:r>
        <w:rPr>
          <w:sz w:val="20"/>
        </w:rPr>
        <w:t>be</w:t>
      </w:r>
      <w:r>
        <w:rPr>
          <w:spacing w:val="-8"/>
          <w:sz w:val="20"/>
        </w:rPr>
        <w:t xml:space="preserve"> </w:t>
      </w:r>
      <w:r>
        <w:rPr>
          <w:sz w:val="20"/>
        </w:rPr>
        <w:t>certified</w:t>
      </w:r>
      <w:r>
        <w:rPr>
          <w:spacing w:val="-9"/>
          <w:sz w:val="20"/>
        </w:rPr>
        <w:t xml:space="preserve"> </w:t>
      </w:r>
      <w:r>
        <w:rPr>
          <w:sz w:val="20"/>
        </w:rPr>
        <w:t>as</w:t>
      </w:r>
      <w:r>
        <w:rPr>
          <w:spacing w:val="-8"/>
          <w:sz w:val="20"/>
        </w:rPr>
        <w:t xml:space="preserve"> </w:t>
      </w:r>
      <w:r>
        <w:rPr>
          <w:spacing w:val="-4"/>
          <w:sz w:val="20"/>
        </w:rPr>
        <w:t>Fire</w:t>
      </w:r>
    </w:p>
    <w:p w14:paraId="5E58DCDB" w14:textId="77777777" w:rsidR="009E11E2" w:rsidRDefault="00000000" w:rsidP="005C01DE">
      <w:pPr>
        <w:pStyle w:val="BodyText"/>
        <w:spacing w:after="240"/>
        <w:ind w:left="2880" w:right="395"/>
      </w:pPr>
      <w:r>
        <w:t>-Inspector</w:t>
      </w:r>
      <w:r>
        <w:rPr>
          <w:spacing w:val="-4"/>
        </w:rPr>
        <w:t xml:space="preserve"> </w:t>
      </w:r>
      <w:r>
        <w:t>II,</w:t>
      </w:r>
      <w:r>
        <w:rPr>
          <w:spacing w:val="-2"/>
        </w:rPr>
        <w:t xml:space="preserve"> </w:t>
      </w:r>
      <w:r>
        <w:t>in</w:t>
      </w:r>
      <w:r>
        <w:rPr>
          <w:spacing w:val="-2"/>
        </w:rPr>
        <w:t xml:space="preserve"> </w:t>
      </w:r>
      <w:r>
        <w:t>accordance</w:t>
      </w:r>
      <w:r>
        <w:rPr>
          <w:spacing w:val="-2"/>
        </w:rPr>
        <w:t xml:space="preserve"> </w:t>
      </w:r>
      <w:r>
        <w:t>with</w:t>
      </w:r>
      <w:r>
        <w:rPr>
          <w:spacing w:val="-2"/>
        </w:rPr>
        <w:t xml:space="preserve"> </w:t>
      </w:r>
      <w:r>
        <w:t>the</w:t>
      </w:r>
      <w:r>
        <w:rPr>
          <w:spacing w:val="-2"/>
        </w:rPr>
        <w:t xml:space="preserve"> </w:t>
      </w:r>
      <w:r>
        <w:t>provisions</w:t>
      </w:r>
      <w:r>
        <w:rPr>
          <w:spacing w:val="-3"/>
        </w:rPr>
        <w:t xml:space="preserve"> </w:t>
      </w:r>
      <w:r>
        <w:t>of</w:t>
      </w:r>
      <w:r>
        <w:rPr>
          <w:spacing w:val="-2"/>
        </w:rPr>
        <w:t xml:space="preserve"> </w:t>
      </w:r>
      <w:r>
        <w:t>8</w:t>
      </w:r>
      <w:r>
        <w:rPr>
          <w:spacing w:val="-5"/>
        </w:rPr>
        <w:t xml:space="preserve"> </w:t>
      </w:r>
      <w:r>
        <w:t>CCR</w:t>
      </w:r>
      <w:r>
        <w:rPr>
          <w:spacing w:val="-4"/>
        </w:rPr>
        <w:t xml:space="preserve"> </w:t>
      </w:r>
      <w:r>
        <w:t>1507-101</w:t>
      </w:r>
      <w:r>
        <w:rPr>
          <w:spacing w:val="-4"/>
        </w:rPr>
        <w:t xml:space="preserve"> </w:t>
      </w:r>
      <w:r>
        <w:t>§</w:t>
      </w:r>
      <w:r>
        <w:rPr>
          <w:spacing w:val="-3"/>
        </w:rPr>
        <w:t xml:space="preserve"> </w:t>
      </w:r>
      <w:r>
        <w:t>4.2.3B</w:t>
      </w:r>
      <w:r>
        <w:rPr>
          <w:spacing w:val="-3"/>
        </w:rPr>
        <w:t xml:space="preserve"> </w:t>
      </w:r>
      <w:r>
        <w:t>or</w:t>
      </w:r>
      <w:r>
        <w:rPr>
          <w:spacing w:val="-4"/>
        </w:rPr>
        <w:t xml:space="preserve"> </w:t>
      </w:r>
      <w:r>
        <w:t>Fire Inspector III-Plans Examiner, in accordance with 8 CCR 1507-101 § 4.2.3C.</w:t>
      </w:r>
    </w:p>
    <w:p w14:paraId="377D8DBE" w14:textId="67DC5409" w:rsidR="009E11E2" w:rsidRPr="005C01DE" w:rsidRDefault="00000000" w:rsidP="005C01DE">
      <w:pPr>
        <w:pStyle w:val="ListParagraph"/>
        <w:numPr>
          <w:ilvl w:val="1"/>
          <w:numId w:val="10"/>
        </w:numPr>
        <w:tabs>
          <w:tab w:val="left" w:pos="2160"/>
        </w:tabs>
        <w:spacing w:after="240"/>
        <w:rPr>
          <w:sz w:val="20"/>
        </w:rPr>
      </w:pPr>
      <w:r>
        <w:rPr>
          <w:spacing w:val="-2"/>
          <w:sz w:val="20"/>
        </w:rPr>
        <w:t>Certification</w:t>
      </w:r>
      <w:r>
        <w:rPr>
          <w:spacing w:val="10"/>
          <w:sz w:val="20"/>
        </w:rPr>
        <w:t xml:space="preserve"> </w:t>
      </w:r>
      <w:r>
        <w:rPr>
          <w:spacing w:val="-2"/>
          <w:sz w:val="20"/>
        </w:rPr>
        <w:t>Requirements</w:t>
      </w:r>
    </w:p>
    <w:p w14:paraId="0F68A1B6" w14:textId="315D1F5F" w:rsidR="009E11E2" w:rsidRPr="005C01DE" w:rsidRDefault="00000000" w:rsidP="005C01DE">
      <w:pPr>
        <w:pStyle w:val="ListParagraph"/>
        <w:numPr>
          <w:ilvl w:val="2"/>
          <w:numId w:val="10"/>
        </w:numPr>
        <w:tabs>
          <w:tab w:val="left" w:pos="2880"/>
        </w:tabs>
        <w:spacing w:before="1" w:after="240"/>
        <w:ind w:right="483"/>
        <w:rPr>
          <w:sz w:val="20"/>
        </w:rPr>
      </w:pPr>
      <w:r>
        <w:rPr>
          <w:sz w:val="20"/>
        </w:rPr>
        <w:t>Inspectors</w:t>
      </w:r>
      <w:r>
        <w:rPr>
          <w:spacing w:val="-3"/>
          <w:sz w:val="20"/>
        </w:rPr>
        <w:t xml:space="preserve"> </w:t>
      </w:r>
      <w:r>
        <w:rPr>
          <w:sz w:val="20"/>
        </w:rPr>
        <w:t>performing</w:t>
      </w:r>
      <w:r>
        <w:rPr>
          <w:spacing w:val="-6"/>
          <w:sz w:val="20"/>
        </w:rPr>
        <w:t xml:space="preserve"> </w:t>
      </w:r>
      <w:r>
        <w:rPr>
          <w:sz w:val="20"/>
        </w:rPr>
        <w:t>work</w:t>
      </w:r>
      <w:r>
        <w:rPr>
          <w:spacing w:val="-3"/>
          <w:sz w:val="20"/>
        </w:rPr>
        <w:t xml:space="preserve"> </w:t>
      </w:r>
      <w:r>
        <w:rPr>
          <w:sz w:val="20"/>
        </w:rPr>
        <w:t>under</w:t>
      </w:r>
      <w:r>
        <w:rPr>
          <w:spacing w:val="-5"/>
          <w:sz w:val="20"/>
        </w:rPr>
        <w:t xml:space="preserve"> </w:t>
      </w:r>
      <w:r>
        <w:rPr>
          <w:sz w:val="20"/>
        </w:rPr>
        <w:t>this</w:t>
      </w:r>
      <w:r>
        <w:rPr>
          <w:spacing w:val="-4"/>
          <w:sz w:val="20"/>
        </w:rPr>
        <w:t xml:space="preserve"> </w:t>
      </w:r>
      <w:r>
        <w:rPr>
          <w:sz w:val="20"/>
        </w:rPr>
        <w:t>rule</w:t>
      </w:r>
      <w:r>
        <w:rPr>
          <w:spacing w:val="-5"/>
          <w:sz w:val="20"/>
        </w:rPr>
        <w:t xml:space="preserve"> </w:t>
      </w:r>
      <w:r>
        <w:rPr>
          <w:sz w:val="20"/>
        </w:rPr>
        <w:t>shall</w:t>
      </w:r>
      <w:r>
        <w:rPr>
          <w:spacing w:val="-6"/>
          <w:sz w:val="20"/>
        </w:rPr>
        <w:t xml:space="preserve"> </w:t>
      </w:r>
      <w:r>
        <w:rPr>
          <w:sz w:val="20"/>
        </w:rPr>
        <w:t>be</w:t>
      </w:r>
      <w:r>
        <w:rPr>
          <w:spacing w:val="-5"/>
          <w:sz w:val="20"/>
        </w:rPr>
        <w:t xml:space="preserve"> </w:t>
      </w:r>
      <w:r>
        <w:rPr>
          <w:sz w:val="20"/>
        </w:rPr>
        <w:t>governed</w:t>
      </w:r>
      <w:r>
        <w:rPr>
          <w:spacing w:val="-3"/>
          <w:sz w:val="20"/>
        </w:rPr>
        <w:t xml:space="preserve"> </w:t>
      </w:r>
      <w:r>
        <w:rPr>
          <w:sz w:val="20"/>
        </w:rPr>
        <w:t>by</w:t>
      </w:r>
      <w:r>
        <w:rPr>
          <w:spacing w:val="-4"/>
          <w:sz w:val="20"/>
        </w:rPr>
        <w:t xml:space="preserve"> </w:t>
      </w:r>
      <w:r>
        <w:rPr>
          <w:sz w:val="20"/>
        </w:rPr>
        <w:t>the</w:t>
      </w:r>
      <w:r>
        <w:rPr>
          <w:spacing w:val="-3"/>
          <w:sz w:val="20"/>
        </w:rPr>
        <w:t xml:space="preserve"> </w:t>
      </w:r>
      <w:r>
        <w:rPr>
          <w:sz w:val="20"/>
        </w:rPr>
        <w:t>provisions</w:t>
      </w:r>
      <w:r>
        <w:rPr>
          <w:spacing w:val="-4"/>
          <w:sz w:val="20"/>
        </w:rPr>
        <w:t xml:space="preserve"> </w:t>
      </w:r>
      <w:r>
        <w:rPr>
          <w:sz w:val="20"/>
        </w:rPr>
        <w:t>of</w:t>
      </w:r>
      <w:r>
        <w:rPr>
          <w:spacing w:val="-3"/>
          <w:sz w:val="20"/>
        </w:rPr>
        <w:t xml:space="preserve"> </w:t>
      </w:r>
      <w:r>
        <w:rPr>
          <w:sz w:val="20"/>
        </w:rPr>
        <w:t>8</w:t>
      </w:r>
      <w:r>
        <w:rPr>
          <w:spacing w:val="-5"/>
          <w:sz w:val="20"/>
        </w:rPr>
        <w:t xml:space="preserve"> </w:t>
      </w:r>
      <w:r>
        <w:rPr>
          <w:sz w:val="20"/>
        </w:rPr>
        <w:t xml:space="preserve">CCR 1507-101 </w:t>
      </w:r>
      <w:r w:rsidRPr="00DB342F">
        <w:rPr>
          <w:strike/>
          <w:color w:val="C00000"/>
          <w:sz w:val="20"/>
        </w:rPr>
        <w:t>(</w:t>
      </w:r>
      <w:r>
        <w:rPr>
          <w:sz w:val="20"/>
        </w:rPr>
        <w:t>BUILDING AND FIRE CODE ADOPTION AND CERTIFICATION OF INSPECTORS FOR FIRE &amp; LIFE SAFETY PROGRAMS ADMINISTERED BY THE STATE OF COLORADO</w:t>
      </w:r>
      <w:r w:rsidRPr="00DB342F">
        <w:rPr>
          <w:strike/>
          <w:color w:val="C00000"/>
          <w:sz w:val="20"/>
        </w:rPr>
        <w:t>)</w:t>
      </w:r>
      <w:r>
        <w:rPr>
          <w:sz w:val="20"/>
        </w:rPr>
        <w:t>.</w:t>
      </w:r>
    </w:p>
    <w:p w14:paraId="61E13183" w14:textId="2667D5BD" w:rsidR="009E11E2" w:rsidRPr="005C01DE" w:rsidRDefault="00000000" w:rsidP="00DB342F">
      <w:pPr>
        <w:pStyle w:val="Heading2"/>
        <w:spacing w:after="240"/>
      </w:pPr>
      <w:bookmarkStart w:id="54" w:name="SECTION_5_SPRINKLER_FITTER_REGISTRATION"/>
      <w:bookmarkEnd w:id="54"/>
      <w:r>
        <w:t>SECTION</w:t>
      </w:r>
      <w:r>
        <w:rPr>
          <w:spacing w:val="-9"/>
        </w:rPr>
        <w:t xml:space="preserve"> </w:t>
      </w:r>
      <w:r>
        <w:rPr>
          <w:spacing w:val="-10"/>
        </w:rPr>
        <w:t>5</w:t>
      </w:r>
      <w:r>
        <w:tab/>
        <w:t>SPRINKLER</w:t>
      </w:r>
      <w:r>
        <w:rPr>
          <w:spacing w:val="-11"/>
        </w:rPr>
        <w:t xml:space="preserve"> </w:t>
      </w:r>
      <w:r>
        <w:t>FITTER</w:t>
      </w:r>
      <w:r>
        <w:rPr>
          <w:spacing w:val="-7"/>
        </w:rPr>
        <w:t xml:space="preserve"> </w:t>
      </w:r>
      <w:r>
        <w:rPr>
          <w:spacing w:val="-2"/>
        </w:rPr>
        <w:t>REGISTRATION</w:t>
      </w:r>
    </w:p>
    <w:p w14:paraId="17356C9F" w14:textId="77777777" w:rsidR="009E11E2" w:rsidRDefault="00000000" w:rsidP="005C01DE">
      <w:pPr>
        <w:pStyle w:val="ListParagraph"/>
        <w:numPr>
          <w:ilvl w:val="1"/>
          <w:numId w:val="9"/>
        </w:numPr>
        <w:tabs>
          <w:tab w:val="left" w:pos="2160"/>
        </w:tabs>
        <w:spacing w:after="240"/>
        <w:rPr>
          <w:sz w:val="20"/>
        </w:rPr>
      </w:pPr>
      <w:r>
        <w:rPr>
          <w:spacing w:val="-2"/>
          <w:sz w:val="20"/>
        </w:rPr>
        <w:t>Registration</w:t>
      </w:r>
      <w:r>
        <w:rPr>
          <w:spacing w:val="8"/>
          <w:sz w:val="20"/>
        </w:rPr>
        <w:t xml:space="preserve"> </w:t>
      </w:r>
      <w:r>
        <w:rPr>
          <w:spacing w:val="-2"/>
          <w:sz w:val="20"/>
        </w:rPr>
        <w:t>Required</w:t>
      </w:r>
    </w:p>
    <w:p w14:paraId="7E72E7AE" w14:textId="6AE1376F" w:rsidR="009E11E2" w:rsidRPr="005C01DE" w:rsidRDefault="00000000" w:rsidP="005C01DE">
      <w:pPr>
        <w:pStyle w:val="ListParagraph"/>
        <w:numPr>
          <w:ilvl w:val="2"/>
          <w:numId w:val="9"/>
        </w:numPr>
        <w:tabs>
          <w:tab w:val="left" w:pos="2880"/>
        </w:tabs>
        <w:spacing w:after="240"/>
        <w:ind w:right="528"/>
        <w:rPr>
          <w:sz w:val="20"/>
        </w:rPr>
      </w:pPr>
      <w:r>
        <w:rPr>
          <w:sz w:val="20"/>
        </w:rPr>
        <w:t>No</w:t>
      </w:r>
      <w:r>
        <w:rPr>
          <w:spacing w:val="-4"/>
          <w:sz w:val="20"/>
        </w:rPr>
        <w:t xml:space="preserve"> </w:t>
      </w:r>
      <w:r>
        <w:rPr>
          <w:sz w:val="20"/>
        </w:rPr>
        <w:t>person</w:t>
      </w:r>
      <w:r>
        <w:rPr>
          <w:spacing w:val="-4"/>
          <w:sz w:val="20"/>
        </w:rPr>
        <w:t xml:space="preserve"> </w:t>
      </w:r>
      <w:r>
        <w:rPr>
          <w:sz w:val="20"/>
        </w:rPr>
        <w:t>may</w:t>
      </w:r>
      <w:r>
        <w:rPr>
          <w:spacing w:val="-1"/>
          <w:sz w:val="20"/>
        </w:rPr>
        <w:t xml:space="preserve"> </w:t>
      </w:r>
      <w:r>
        <w:rPr>
          <w:sz w:val="20"/>
        </w:rPr>
        <w:t>act,</w:t>
      </w:r>
      <w:r>
        <w:rPr>
          <w:spacing w:val="-4"/>
          <w:sz w:val="20"/>
        </w:rPr>
        <w:t xml:space="preserve"> </w:t>
      </w:r>
      <w:r>
        <w:rPr>
          <w:sz w:val="20"/>
        </w:rPr>
        <w:t>assume</w:t>
      </w:r>
      <w:r>
        <w:rPr>
          <w:spacing w:val="-4"/>
          <w:sz w:val="20"/>
        </w:rPr>
        <w:t xml:space="preserve"> </w:t>
      </w:r>
      <w:r>
        <w:rPr>
          <w:sz w:val="20"/>
        </w:rPr>
        <w:t>to</w:t>
      </w:r>
      <w:r>
        <w:rPr>
          <w:spacing w:val="-2"/>
          <w:sz w:val="20"/>
        </w:rPr>
        <w:t xml:space="preserve"> </w:t>
      </w:r>
      <w:r>
        <w:rPr>
          <w:sz w:val="20"/>
        </w:rPr>
        <w:t>act,</w:t>
      </w:r>
      <w:r>
        <w:rPr>
          <w:spacing w:val="-4"/>
          <w:sz w:val="20"/>
        </w:rPr>
        <w:t xml:space="preserve"> </w:t>
      </w:r>
      <w:r>
        <w:rPr>
          <w:sz w:val="20"/>
        </w:rPr>
        <w:t>or</w:t>
      </w:r>
      <w:r>
        <w:rPr>
          <w:spacing w:val="-3"/>
          <w:sz w:val="20"/>
        </w:rPr>
        <w:t xml:space="preserve"> </w:t>
      </w:r>
      <w:r>
        <w:rPr>
          <w:sz w:val="20"/>
        </w:rPr>
        <w:t>advertise</w:t>
      </w:r>
      <w:r>
        <w:rPr>
          <w:spacing w:val="-2"/>
          <w:sz w:val="20"/>
        </w:rPr>
        <w:t xml:space="preserve"> </w:t>
      </w:r>
      <w:r>
        <w:rPr>
          <w:sz w:val="20"/>
        </w:rPr>
        <w:t>as</w:t>
      </w:r>
      <w:r>
        <w:rPr>
          <w:spacing w:val="-3"/>
          <w:sz w:val="20"/>
        </w:rPr>
        <w:t xml:space="preserve"> </w:t>
      </w:r>
      <w:r>
        <w:rPr>
          <w:sz w:val="20"/>
        </w:rPr>
        <w:t>a</w:t>
      </w:r>
      <w:r>
        <w:rPr>
          <w:spacing w:val="-5"/>
          <w:sz w:val="20"/>
        </w:rPr>
        <w:t xml:space="preserve"> </w:t>
      </w:r>
      <w:r>
        <w:rPr>
          <w:sz w:val="20"/>
        </w:rPr>
        <w:t>Sprinkler</w:t>
      </w:r>
      <w:r>
        <w:rPr>
          <w:spacing w:val="-4"/>
          <w:sz w:val="20"/>
        </w:rPr>
        <w:t xml:space="preserve"> </w:t>
      </w:r>
      <w:r>
        <w:rPr>
          <w:sz w:val="20"/>
        </w:rPr>
        <w:t>Fitter</w:t>
      </w:r>
      <w:r>
        <w:rPr>
          <w:spacing w:val="-1"/>
          <w:sz w:val="20"/>
        </w:rPr>
        <w:t xml:space="preserve"> </w:t>
      </w:r>
      <w:r>
        <w:rPr>
          <w:sz w:val="20"/>
        </w:rPr>
        <w:t>who</w:t>
      </w:r>
      <w:r>
        <w:rPr>
          <w:spacing w:val="-2"/>
          <w:sz w:val="20"/>
        </w:rPr>
        <w:t xml:space="preserve"> </w:t>
      </w:r>
      <w:r>
        <w:rPr>
          <w:sz w:val="20"/>
        </w:rPr>
        <w:t>is</w:t>
      </w:r>
      <w:r>
        <w:rPr>
          <w:spacing w:val="-3"/>
          <w:sz w:val="20"/>
        </w:rPr>
        <w:t xml:space="preserve"> </w:t>
      </w:r>
      <w:r>
        <w:rPr>
          <w:sz w:val="20"/>
        </w:rPr>
        <w:t>not</w:t>
      </w:r>
      <w:r>
        <w:rPr>
          <w:spacing w:val="-4"/>
          <w:sz w:val="20"/>
        </w:rPr>
        <w:t xml:space="preserve"> </w:t>
      </w:r>
      <w:r>
        <w:rPr>
          <w:sz w:val="20"/>
        </w:rPr>
        <w:t>currently registered with the Division.</w:t>
      </w:r>
    </w:p>
    <w:p w14:paraId="3C9506CD" w14:textId="0A7BF6C3" w:rsidR="009E11E2" w:rsidRPr="005C01DE" w:rsidRDefault="00000000" w:rsidP="005C01DE">
      <w:pPr>
        <w:pStyle w:val="ListParagraph"/>
        <w:numPr>
          <w:ilvl w:val="2"/>
          <w:numId w:val="9"/>
        </w:numPr>
        <w:tabs>
          <w:tab w:val="left" w:pos="2880"/>
        </w:tabs>
        <w:spacing w:before="1" w:after="240"/>
        <w:ind w:right="543"/>
        <w:rPr>
          <w:sz w:val="20"/>
        </w:rPr>
      </w:pPr>
      <w:r>
        <w:rPr>
          <w:sz w:val="20"/>
        </w:rPr>
        <w:t>A Sprinkler Fitter may work on Fire Suppression Systems only under the employ of a registered</w:t>
      </w:r>
      <w:r>
        <w:rPr>
          <w:spacing w:val="-5"/>
          <w:sz w:val="20"/>
        </w:rPr>
        <w:t xml:space="preserve"> </w:t>
      </w:r>
      <w:r>
        <w:rPr>
          <w:sz w:val="20"/>
        </w:rPr>
        <w:t>Fire</w:t>
      </w:r>
      <w:r>
        <w:rPr>
          <w:spacing w:val="-3"/>
          <w:sz w:val="20"/>
        </w:rPr>
        <w:t xml:space="preserve"> </w:t>
      </w:r>
      <w:r>
        <w:rPr>
          <w:sz w:val="20"/>
        </w:rPr>
        <w:t>Suppression</w:t>
      </w:r>
      <w:r>
        <w:rPr>
          <w:spacing w:val="-5"/>
          <w:sz w:val="20"/>
        </w:rPr>
        <w:t xml:space="preserve"> </w:t>
      </w:r>
      <w:r>
        <w:rPr>
          <w:sz w:val="20"/>
        </w:rPr>
        <w:t>System</w:t>
      </w:r>
      <w:r>
        <w:rPr>
          <w:spacing w:val="-3"/>
          <w:sz w:val="20"/>
        </w:rPr>
        <w:t xml:space="preserve"> </w:t>
      </w:r>
      <w:r>
        <w:rPr>
          <w:sz w:val="20"/>
        </w:rPr>
        <w:t>contractor.</w:t>
      </w:r>
      <w:r>
        <w:rPr>
          <w:spacing w:val="-2"/>
          <w:sz w:val="20"/>
        </w:rPr>
        <w:t xml:space="preserve"> </w:t>
      </w:r>
      <w:r>
        <w:rPr>
          <w:sz w:val="20"/>
        </w:rPr>
        <w:t>A</w:t>
      </w:r>
      <w:r>
        <w:rPr>
          <w:spacing w:val="-3"/>
          <w:sz w:val="20"/>
        </w:rPr>
        <w:t xml:space="preserve"> </w:t>
      </w:r>
      <w:r>
        <w:rPr>
          <w:sz w:val="20"/>
        </w:rPr>
        <w:t>Sprinkler</w:t>
      </w:r>
      <w:r>
        <w:rPr>
          <w:spacing w:val="-5"/>
          <w:sz w:val="20"/>
        </w:rPr>
        <w:t xml:space="preserve"> </w:t>
      </w:r>
      <w:r>
        <w:rPr>
          <w:sz w:val="20"/>
        </w:rPr>
        <w:t>Fitter</w:t>
      </w:r>
      <w:r>
        <w:rPr>
          <w:spacing w:val="-5"/>
          <w:sz w:val="20"/>
        </w:rPr>
        <w:t xml:space="preserve"> </w:t>
      </w:r>
      <w:r>
        <w:rPr>
          <w:sz w:val="20"/>
        </w:rPr>
        <w:t>may</w:t>
      </w:r>
      <w:r>
        <w:rPr>
          <w:spacing w:val="-4"/>
          <w:sz w:val="20"/>
        </w:rPr>
        <w:t xml:space="preserve"> </w:t>
      </w:r>
      <w:r>
        <w:rPr>
          <w:sz w:val="20"/>
        </w:rPr>
        <w:t>be</w:t>
      </w:r>
      <w:r>
        <w:rPr>
          <w:spacing w:val="-6"/>
          <w:sz w:val="20"/>
        </w:rPr>
        <w:t xml:space="preserve"> </w:t>
      </w:r>
      <w:r>
        <w:rPr>
          <w:sz w:val="20"/>
        </w:rPr>
        <w:t xml:space="preserve">self-employed provided that </w:t>
      </w:r>
      <w:r w:rsidRPr="00DB342F">
        <w:rPr>
          <w:strike/>
          <w:color w:val="C00000"/>
          <w:sz w:val="20"/>
        </w:rPr>
        <w:t xml:space="preserve">he or she </w:t>
      </w:r>
      <w:proofErr w:type="gramStart"/>
      <w:r w:rsidRPr="00DB342F">
        <w:rPr>
          <w:strike/>
          <w:color w:val="C00000"/>
          <w:sz w:val="20"/>
        </w:rPr>
        <w:t>is</w:t>
      </w:r>
      <w:r w:rsidRPr="00DB342F">
        <w:rPr>
          <w:color w:val="C00000"/>
          <w:sz w:val="20"/>
        </w:rPr>
        <w:t xml:space="preserve"> </w:t>
      </w:r>
      <w:r w:rsidR="00DB342F">
        <w:rPr>
          <w:color w:val="C00000"/>
          <w:sz w:val="20"/>
        </w:rPr>
        <w:t>they are</w:t>
      </w:r>
      <w:proofErr w:type="gramEnd"/>
      <w:r w:rsidR="00DB342F">
        <w:rPr>
          <w:color w:val="C00000"/>
          <w:sz w:val="20"/>
        </w:rPr>
        <w:t xml:space="preserve"> </w:t>
      </w:r>
      <w:r>
        <w:rPr>
          <w:sz w:val="20"/>
        </w:rPr>
        <w:t>also registered as a Fire Suppression System contractor.</w:t>
      </w:r>
    </w:p>
    <w:p w14:paraId="02C92613" w14:textId="3E7CB7E3" w:rsidR="009E11E2" w:rsidRPr="00DB342F" w:rsidRDefault="00000000" w:rsidP="00DB342F">
      <w:pPr>
        <w:pStyle w:val="ListParagraph"/>
        <w:numPr>
          <w:ilvl w:val="1"/>
          <w:numId w:val="9"/>
        </w:numPr>
        <w:tabs>
          <w:tab w:val="left" w:pos="2160"/>
        </w:tabs>
        <w:spacing w:after="240"/>
        <w:rPr>
          <w:sz w:val="20"/>
        </w:rPr>
      </w:pPr>
      <w:r>
        <w:rPr>
          <w:spacing w:val="-2"/>
          <w:sz w:val="20"/>
        </w:rPr>
        <w:lastRenderedPageBreak/>
        <w:t>Registration</w:t>
      </w:r>
      <w:r>
        <w:rPr>
          <w:spacing w:val="8"/>
          <w:sz w:val="20"/>
        </w:rPr>
        <w:t xml:space="preserve"> </w:t>
      </w:r>
      <w:r>
        <w:rPr>
          <w:spacing w:val="-2"/>
          <w:sz w:val="20"/>
        </w:rPr>
        <w:t>Application</w:t>
      </w:r>
      <w:r>
        <w:rPr>
          <w:spacing w:val="8"/>
          <w:sz w:val="20"/>
        </w:rPr>
        <w:t xml:space="preserve"> </w:t>
      </w:r>
      <w:r>
        <w:rPr>
          <w:spacing w:val="-2"/>
          <w:sz w:val="20"/>
        </w:rPr>
        <w:t>Requirements</w:t>
      </w:r>
    </w:p>
    <w:p w14:paraId="48527AC0" w14:textId="17DDB8BE" w:rsidR="009E11E2" w:rsidRPr="00DB342F" w:rsidRDefault="00000000" w:rsidP="00DB342F">
      <w:pPr>
        <w:pStyle w:val="ListParagraph"/>
        <w:numPr>
          <w:ilvl w:val="2"/>
          <w:numId w:val="9"/>
        </w:numPr>
        <w:tabs>
          <w:tab w:val="left" w:pos="2880"/>
        </w:tabs>
        <w:spacing w:after="240"/>
        <w:ind w:right="466"/>
        <w:rPr>
          <w:sz w:val="20"/>
        </w:rPr>
      </w:pPr>
      <w:r>
        <w:rPr>
          <w:sz w:val="20"/>
        </w:rPr>
        <w:t>In</w:t>
      </w:r>
      <w:r>
        <w:rPr>
          <w:spacing w:val="-5"/>
          <w:sz w:val="20"/>
        </w:rPr>
        <w:t xml:space="preserve"> </w:t>
      </w:r>
      <w:r>
        <w:rPr>
          <w:sz w:val="20"/>
        </w:rPr>
        <w:t>order</w:t>
      </w:r>
      <w:r>
        <w:rPr>
          <w:spacing w:val="-2"/>
          <w:sz w:val="20"/>
        </w:rPr>
        <w:t xml:space="preserve"> </w:t>
      </w:r>
      <w:r>
        <w:rPr>
          <w:sz w:val="20"/>
        </w:rPr>
        <w:t>to</w:t>
      </w:r>
      <w:r>
        <w:rPr>
          <w:spacing w:val="-5"/>
          <w:sz w:val="20"/>
        </w:rPr>
        <w:t xml:space="preserve"> </w:t>
      </w:r>
      <w:r>
        <w:rPr>
          <w:sz w:val="20"/>
        </w:rPr>
        <w:t>become</w:t>
      </w:r>
      <w:r>
        <w:rPr>
          <w:spacing w:val="-5"/>
          <w:sz w:val="20"/>
        </w:rPr>
        <w:t xml:space="preserve"> </w:t>
      </w:r>
      <w:r>
        <w:rPr>
          <w:sz w:val="20"/>
        </w:rPr>
        <w:t>registered,</w:t>
      </w:r>
      <w:r>
        <w:rPr>
          <w:spacing w:val="-5"/>
          <w:sz w:val="20"/>
        </w:rPr>
        <w:t xml:space="preserve"> </w:t>
      </w:r>
      <w:r>
        <w:rPr>
          <w:sz w:val="20"/>
        </w:rPr>
        <w:t>an</w:t>
      </w:r>
      <w:r>
        <w:rPr>
          <w:spacing w:val="-5"/>
          <w:sz w:val="20"/>
        </w:rPr>
        <w:t xml:space="preserve"> </w:t>
      </w:r>
      <w:r>
        <w:rPr>
          <w:sz w:val="20"/>
        </w:rPr>
        <w:t>applicant</w:t>
      </w:r>
      <w:r>
        <w:rPr>
          <w:spacing w:val="-3"/>
          <w:sz w:val="20"/>
        </w:rPr>
        <w:t xml:space="preserve"> </w:t>
      </w:r>
      <w:r>
        <w:rPr>
          <w:sz w:val="20"/>
        </w:rPr>
        <w:t>must</w:t>
      </w:r>
      <w:r>
        <w:rPr>
          <w:spacing w:val="-5"/>
          <w:sz w:val="20"/>
        </w:rPr>
        <w:t xml:space="preserve"> </w:t>
      </w:r>
      <w:r>
        <w:rPr>
          <w:sz w:val="20"/>
        </w:rPr>
        <w:t>submit</w:t>
      </w:r>
      <w:r>
        <w:rPr>
          <w:spacing w:val="-5"/>
          <w:sz w:val="20"/>
        </w:rPr>
        <w:t xml:space="preserve"> </w:t>
      </w:r>
      <w:r>
        <w:rPr>
          <w:sz w:val="20"/>
        </w:rPr>
        <w:t>the</w:t>
      </w:r>
      <w:r>
        <w:rPr>
          <w:spacing w:val="-5"/>
          <w:sz w:val="20"/>
        </w:rPr>
        <w:t xml:space="preserve"> </w:t>
      </w:r>
      <w:r>
        <w:rPr>
          <w:sz w:val="20"/>
        </w:rPr>
        <w:t>completed</w:t>
      </w:r>
      <w:r>
        <w:rPr>
          <w:spacing w:val="-4"/>
          <w:sz w:val="20"/>
        </w:rPr>
        <w:t xml:space="preserve"> </w:t>
      </w:r>
      <w:r>
        <w:rPr>
          <w:sz w:val="20"/>
        </w:rPr>
        <w:t>application</w:t>
      </w:r>
      <w:r>
        <w:rPr>
          <w:spacing w:val="-3"/>
          <w:sz w:val="20"/>
        </w:rPr>
        <w:t xml:space="preserve"> </w:t>
      </w:r>
      <w:r>
        <w:rPr>
          <w:sz w:val="20"/>
        </w:rPr>
        <w:t>along with the registration fee and all required supporting documentation prior to action by the Division. No cash payments will be accepted.</w:t>
      </w:r>
    </w:p>
    <w:p w14:paraId="5A28BA18" w14:textId="55B50C9F" w:rsidR="009E11E2" w:rsidRPr="00DB342F" w:rsidRDefault="00000000" w:rsidP="00DB342F">
      <w:pPr>
        <w:pStyle w:val="ListParagraph"/>
        <w:numPr>
          <w:ilvl w:val="2"/>
          <w:numId w:val="9"/>
        </w:numPr>
        <w:tabs>
          <w:tab w:val="left" w:pos="2880"/>
        </w:tabs>
        <w:spacing w:after="240"/>
        <w:rPr>
          <w:sz w:val="20"/>
        </w:rPr>
      </w:pPr>
      <w:r>
        <w:rPr>
          <w:sz w:val="20"/>
        </w:rPr>
        <w:t>The</w:t>
      </w:r>
      <w:r>
        <w:rPr>
          <w:spacing w:val="-7"/>
          <w:sz w:val="20"/>
        </w:rPr>
        <w:t xml:space="preserve"> </w:t>
      </w:r>
      <w:r>
        <w:rPr>
          <w:sz w:val="20"/>
        </w:rPr>
        <w:t>applicant</w:t>
      </w:r>
      <w:r>
        <w:rPr>
          <w:spacing w:val="-4"/>
          <w:sz w:val="20"/>
        </w:rPr>
        <w:t xml:space="preserve"> </w:t>
      </w:r>
      <w:r>
        <w:rPr>
          <w:sz w:val="20"/>
        </w:rPr>
        <w:t>must</w:t>
      </w:r>
      <w:r>
        <w:rPr>
          <w:spacing w:val="-4"/>
          <w:sz w:val="20"/>
        </w:rPr>
        <w:t xml:space="preserve"> </w:t>
      </w:r>
      <w:r>
        <w:rPr>
          <w:sz w:val="20"/>
        </w:rPr>
        <w:t>provide</w:t>
      </w:r>
      <w:r>
        <w:rPr>
          <w:spacing w:val="-3"/>
          <w:sz w:val="20"/>
        </w:rPr>
        <w:t xml:space="preserve"> </w:t>
      </w:r>
      <w:r>
        <w:rPr>
          <w:sz w:val="20"/>
        </w:rPr>
        <w:t>proof</w:t>
      </w:r>
      <w:r>
        <w:rPr>
          <w:spacing w:val="-4"/>
          <w:sz w:val="20"/>
        </w:rPr>
        <w:t xml:space="preserve"> </w:t>
      </w:r>
      <w:r>
        <w:rPr>
          <w:sz w:val="20"/>
        </w:rPr>
        <w:t>of</w:t>
      </w:r>
      <w:r>
        <w:rPr>
          <w:spacing w:val="-6"/>
          <w:sz w:val="20"/>
        </w:rPr>
        <w:t xml:space="preserve"> </w:t>
      </w:r>
      <w:r>
        <w:rPr>
          <w:sz w:val="20"/>
        </w:rPr>
        <w:t>at</w:t>
      </w:r>
      <w:r>
        <w:rPr>
          <w:spacing w:val="-4"/>
          <w:sz w:val="20"/>
        </w:rPr>
        <w:t xml:space="preserve"> </w:t>
      </w:r>
      <w:r>
        <w:rPr>
          <w:sz w:val="20"/>
        </w:rPr>
        <w:t>least</w:t>
      </w:r>
      <w:r>
        <w:rPr>
          <w:spacing w:val="-5"/>
          <w:sz w:val="20"/>
        </w:rPr>
        <w:t xml:space="preserve"> </w:t>
      </w:r>
      <w:r>
        <w:rPr>
          <w:sz w:val="20"/>
        </w:rPr>
        <w:t>one</w:t>
      </w:r>
      <w:r>
        <w:rPr>
          <w:spacing w:val="-6"/>
          <w:sz w:val="20"/>
        </w:rPr>
        <w:t xml:space="preserve"> </w:t>
      </w:r>
      <w:r>
        <w:rPr>
          <w:sz w:val="20"/>
        </w:rPr>
        <w:t>of</w:t>
      </w:r>
      <w:r>
        <w:rPr>
          <w:spacing w:val="-4"/>
          <w:sz w:val="20"/>
        </w:rPr>
        <w:t xml:space="preserve"> </w:t>
      </w:r>
      <w:r>
        <w:rPr>
          <w:sz w:val="20"/>
        </w:rPr>
        <w:t>the</w:t>
      </w:r>
      <w:r>
        <w:rPr>
          <w:spacing w:val="-2"/>
          <w:sz w:val="20"/>
        </w:rPr>
        <w:t xml:space="preserve"> following:</w:t>
      </w:r>
    </w:p>
    <w:p w14:paraId="05111412" w14:textId="3C06E23F" w:rsidR="009E11E2" w:rsidRDefault="00000000" w:rsidP="00DB342F">
      <w:pPr>
        <w:pStyle w:val="BodyText"/>
        <w:spacing w:after="240"/>
        <w:ind w:left="2880" w:right="284"/>
      </w:pPr>
      <w:r>
        <w:t>Successful</w:t>
      </w:r>
      <w:r>
        <w:rPr>
          <w:spacing w:val="-7"/>
        </w:rPr>
        <w:t xml:space="preserve"> </w:t>
      </w:r>
      <w:r>
        <w:t>completion</w:t>
      </w:r>
      <w:r>
        <w:rPr>
          <w:spacing w:val="-5"/>
        </w:rPr>
        <w:t xml:space="preserve"> </w:t>
      </w:r>
      <w:r>
        <w:t>of</w:t>
      </w:r>
      <w:r>
        <w:rPr>
          <w:spacing w:val="-6"/>
        </w:rPr>
        <w:t xml:space="preserve"> </w:t>
      </w:r>
      <w:r>
        <w:t>an</w:t>
      </w:r>
      <w:r>
        <w:rPr>
          <w:spacing w:val="-6"/>
        </w:rPr>
        <w:t xml:space="preserve"> </w:t>
      </w:r>
      <w:r>
        <w:t>accredited</w:t>
      </w:r>
      <w:r>
        <w:rPr>
          <w:spacing w:val="-7"/>
        </w:rPr>
        <w:t xml:space="preserve"> </w:t>
      </w:r>
      <w:r>
        <w:t>sprinkler</w:t>
      </w:r>
      <w:r>
        <w:rPr>
          <w:spacing w:val="-6"/>
        </w:rPr>
        <w:t xml:space="preserve"> </w:t>
      </w:r>
      <w:r>
        <w:t>fitter</w:t>
      </w:r>
      <w:r>
        <w:rPr>
          <w:spacing w:val="-6"/>
        </w:rPr>
        <w:t xml:space="preserve"> </w:t>
      </w:r>
      <w:r>
        <w:t>apprenticeship</w:t>
      </w:r>
      <w:r>
        <w:rPr>
          <w:spacing w:val="-4"/>
        </w:rPr>
        <w:t xml:space="preserve"> </w:t>
      </w:r>
      <w:r>
        <w:t>program</w:t>
      </w:r>
      <w:r>
        <w:rPr>
          <w:spacing w:val="-6"/>
        </w:rPr>
        <w:t xml:space="preserve"> </w:t>
      </w:r>
      <w:r>
        <w:t>recognized by the United States Department of Labor or state apprenticeship agency, in accordance with the requirements of 29 C.F.R. 29.1 et seq., or other similar apprenticeship program approved by the administrator;</w:t>
      </w:r>
    </w:p>
    <w:p w14:paraId="75D2D67A" w14:textId="572C8B27" w:rsidR="009E11E2" w:rsidRPr="00DB342F" w:rsidRDefault="00000000" w:rsidP="00DB342F">
      <w:pPr>
        <w:pStyle w:val="BodyText"/>
        <w:spacing w:after="240"/>
        <w:ind w:left="2880"/>
        <w:rPr>
          <w:strike/>
          <w:color w:val="C00000"/>
        </w:rPr>
      </w:pPr>
      <w:r w:rsidRPr="00DB342F">
        <w:rPr>
          <w:strike/>
          <w:color w:val="C00000"/>
          <w:spacing w:val="-2"/>
        </w:rPr>
        <w:t>--or-</w:t>
      </w:r>
      <w:r w:rsidRPr="00DB342F">
        <w:rPr>
          <w:strike/>
          <w:color w:val="C00000"/>
          <w:spacing w:val="-10"/>
        </w:rPr>
        <w:t>-</w:t>
      </w:r>
    </w:p>
    <w:p w14:paraId="6C51D00C" w14:textId="4B8538B6" w:rsidR="009E11E2" w:rsidRDefault="00000000" w:rsidP="0014377D">
      <w:pPr>
        <w:pStyle w:val="BodyText"/>
        <w:spacing w:after="240"/>
        <w:ind w:left="2880" w:right="284"/>
      </w:pPr>
      <w:r>
        <w:t>Current authorization to practice as a Sprinkler Fitter in another state or jurisdiction that has</w:t>
      </w:r>
      <w:r>
        <w:rPr>
          <w:spacing w:val="-4"/>
        </w:rPr>
        <w:t xml:space="preserve"> </w:t>
      </w:r>
      <w:r>
        <w:t>substantially</w:t>
      </w:r>
      <w:r>
        <w:rPr>
          <w:spacing w:val="-4"/>
        </w:rPr>
        <w:t xml:space="preserve"> </w:t>
      </w:r>
      <w:r>
        <w:t>similar</w:t>
      </w:r>
      <w:r>
        <w:rPr>
          <w:spacing w:val="-2"/>
        </w:rPr>
        <w:t xml:space="preserve"> </w:t>
      </w:r>
      <w:r>
        <w:t>or</w:t>
      </w:r>
      <w:r>
        <w:rPr>
          <w:spacing w:val="-5"/>
        </w:rPr>
        <w:t xml:space="preserve"> </w:t>
      </w:r>
      <w:r>
        <w:t>greater</w:t>
      </w:r>
      <w:r>
        <w:rPr>
          <w:spacing w:val="-5"/>
        </w:rPr>
        <w:t xml:space="preserve"> </w:t>
      </w:r>
      <w:r>
        <w:t>requirements</w:t>
      </w:r>
      <w:r>
        <w:rPr>
          <w:spacing w:val="-4"/>
        </w:rPr>
        <w:t xml:space="preserve"> </w:t>
      </w:r>
      <w:r>
        <w:t>than</w:t>
      </w:r>
      <w:r>
        <w:rPr>
          <w:spacing w:val="-6"/>
        </w:rPr>
        <w:t xml:space="preserve"> </w:t>
      </w:r>
      <w:r>
        <w:t>the</w:t>
      </w:r>
      <w:r>
        <w:rPr>
          <w:spacing w:val="-6"/>
        </w:rPr>
        <w:t xml:space="preserve"> </w:t>
      </w:r>
      <w:r>
        <w:t>requirements</w:t>
      </w:r>
      <w:r>
        <w:rPr>
          <w:spacing w:val="-4"/>
        </w:rPr>
        <w:t xml:space="preserve"> </w:t>
      </w:r>
      <w:r>
        <w:t>established</w:t>
      </w:r>
      <w:r>
        <w:rPr>
          <w:spacing w:val="-5"/>
        </w:rPr>
        <w:t xml:space="preserve"> </w:t>
      </w:r>
      <w:r>
        <w:t>in</w:t>
      </w:r>
      <w:r>
        <w:rPr>
          <w:spacing w:val="-3"/>
        </w:rPr>
        <w:t xml:space="preserve"> </w:t>
      </w:r>
      <w:r>
        <w:t xml:space="preserve">this </w:t>
      </w:r>
      <w:r>
        <w:rPr>
          <w:spacing w:val="-2"/>
        </w:rPr>
        <w:t>rule;</w:t>
      </w:r>
    </w:p>
    <w:p w14:paraId="402D24F6" w14:textId="525F84E9" w:rsidR="009E11E2" w:rsidRPr="0014377D" w:rsidRDefault="00000000" w:rsidP="0014377D">
      <w:pPr>
        <w:pStyle w:val="BodyText"/>
        <w:spacing w:after="240"/>
        <w:ind w:left="2880"/>
        <w:rPr>
          <w:strike/>
          <w:color w:val="C00000"/>
        </w:rPr>
      </w:pPr>
      <w:r w:rsidRPr="00DB342F">
        <w:rPr>
          <w:strike/>
          <w:color w:val="C00000"/>
          <w:spacing w:val="-2"/>
        </w:rPr>
        <w:t>--or-</w:t>
      </w:r>
      <w:r w:rsidRPr="00DB342F">
        <w:rPr>
          <w:strike/>
          <w:color w:val="C00000"/>
          <w:spacing w:val="-10"/>
        </w:rPr>
        <w:t>-</w:t>
      </w:r>
    </w:p>
    <w:p w14:paraId="6DD83E81" w14:textId="30ECBFDC" w:rsidR="009E11E2" w:rsidRPr="0014377D" w:rsidRDefault="00000000" w:rsidP="0014377D">
      <w:pPr>
        <w:pStyle w:val="BodyText"/>
        <w:spacing w:after="240"/>
        <w:ind w:left="2880" w:right="395"/>
        <w:rPr>
          <w:color w:val="C00000"/>
        </w:rPr>
      </w:pPr>
      <w:r>
        <w:t>Documentary</w:t>
      </w:r>
      <w:r>
        <w:rPr>
          <w:spacing w:val="-5"/>
        </w:rPr>
        <w:t xml:space="preserve"> </w:t>
      </w:r>
      <w:r>
        <w:t>evidence</w:t>
      </w:r>
      <w:r>
        <w:rPr>
          <w:spacing w:val="-4"/>
        </w:rPr>
        <w:t xml:space="preserve"> </w:t>
      </w:r>
      <w:proofErr w:type="gramStart"/>
      <w:r>
        <w:t>demonstrating</w:t>
      </w:r>
      <w:proofErr w:type="gramEnd"/>
      <w:r>
        <w:rPr>
          <w:spacing w:val="-4"/>
        </w:rPr>
        <w:t xml:space="preserve"> </w:t>
      </w:r>
      <w:r>
        <w:t>the</w:t>
      </w:r>
      <w:r>
        <w:rPr>
          <w:spacing w:val="-4"/>
        </w:rPr>
        <w:t xml:space="preserve"> </w:t>
      </w:r>
      <w:r>
        <w:t>performance</w:t>
      </w:r>
      <w:r>
        <w:rPr>
          <w:spacing w:val="-6"/>
        </w:rPr>
        <w:t xml:space="preserve"> </w:t>
      </w:r>
      <w:r>
        <w:t>of</w:t>
      </w:r>
      <w:r>
        <w:rPr>
          <w:spacing w:val="-4"/>
        </w:rPr>
        <w:t xml:space="preserve"> </w:t>
      </w:r>
      <w:r>
        <w:t>at</w:t>
      </w:r>
      <w:r>
        <w:rPr>
          <w:spacing w:val="-6"/>
        </w:rPr>
        <w:t xml:space="preserve"> </w:t>
      </w:r>
      <w:r>
        <w:t>least</w:t>
      </w:r>
      <w:r>
        <w:rPr>
          <w:spacing w:val="-6"/>
        </w:rPr>
        <w:t xml:space="preserve"> </w:t>
      </w:r>
      <w:r>
        <w:t>eight</w:t>
      </w:r>
      <w:r>
        <w:rPr>
          <w:spacing w:val="-6"/>
        </w:rPr>
        <w:t xml:space="preserve"> </w:t>
      </w:r>
      <w:r>
        <w:t>thousand</w:t>
      </w:r>
      <w:r>
        <w:rPr>
          <w:spacing w:val="-4"/>
        </w:rPr>
        <w:t xml:space="preserve"> </w:t>
      </w:r>
      <w:r>
        <w:t xml:space="preserve">(8,000) hours of practical work experience on Fire Suppression Systems within the past five (5) </w:t>
      </w:r>
      <w:r>
        <w:rPr>
          <w:spacing w:val="-2"/>
        </w:rPr>
        <w:t>years;</w:t>
      </w:r>
      <w:r w:rsidR="00DB342F">
        <w:rPr>
          <w:spacing w:val="-2"/>
        </w:rPr>
        <w:t xml:space="preserve"> </w:t>
      </w:r>
      <w:r w:rsidR="00DB342F">
        <w:rPr>
          <w:color w:val="C00000"/>
          <w:spacing w:val="-2"/>
        </w:rPr>
        <w:t>or</w:t>
      </w:r>
    </w:p>
    <w:p w14:paraId="676B5ED2" w14:textId="3D8492EE" w:rsidR="009E11E2" w:rsidRPr="0014377D" w:rsidRDefault="00000000" w:rsidP="0014377D">
      <w:pPr>
        <w:pStyle w:val="BodyText"/>
        <w:spacing w:before="1" w:after="240"/>
        <w:ind w:left="2880"/>
        <w:rPr>
          <w:strike/>
          <w:color w:val="C00000"/>
        </w:rPr>
      </w:pPr>
      <w:r w:rsidRPr="00DB342F">
        <w:rPr>
          <w:strike/>
          <w:color w:val="C00000"/>
          <w:spacing w:val="-2"/>
        </w:rPr>
        <w:t>--or-</w:t>
      </w:r>
      <w:r w:rsidRPr="00DB342F">
        <w:rPr>
          <w:strike/>
          <w:color w:val="C00000"/>
          <w:spacing w:val="-10"/>
        </w:rPr>
        <w:t>-</w:t>
      </w:r>
    </w:p>
    <w:p w14:paraId="2D543EC0" w14:textId="2662CA4D" w:rsidR="009E11E2" w:rsidRDefault="00000000" w:rsidP="0014377D">
      <w:pPr>
        <w:pStyle w:val="BodyText"/>
        <w:spacing w:before="1" w:after="240"/>
        <w:ind w:left="2880"/>
      </w:pPr>
      <w:r>
        <w:t>Demonstration</w:t>
      </w:r>
      <w:r>
        <w:rPr>
          <w:spacing w:val="-8"/>
        </w:rPr>
        <w:t xml:space="preserve"> </w:t>
      </w:r>
      <w:r>
        <w:t>of</w:t>
      </w:r>
      <w:r>
        <w:rPr>
          <w:spacing w:val="-7"/>
        </w:rPr>
        <w:t xml:space="preserve"> </w:t>
      </w:r>
      <w:r>
        <w:t>similar</w:t>
      </w:r>
      <w:r>
        <w:rPr>
          <w:spacing w:val="-7"/>
        </w:rPr>
        <w:t xml:space="preserve"> </w:t>
      </w:r>
      <w:r>
        <w:t>competency</w:t>
      </w:r>
      <w:r>
        <w:rPr>
          <w:spacing w:val="-6"/>
        </w:rPr>
        <w:t xml:space="preserve"> </w:t>
      </w:r>
      <w:r>
        <w:t>as</w:t>
      </w:r>
      <w:r>
        <w:rPr>
          <w:spacing w:val="-7"/>
        </w:rPr>
        <w:t xml:space="preserve"> </w:t>
      </w:r>
      <w:r>
        <w:t>a</w:t>
      </w:r>
      <w:r>
        <w:rPr>
          <w:spacing w:val="-1"/>
        </w:rPr>
        <w:t xml:space="preserve"> </w:t>
      </w:r>
      <w:r>
        <w:t>Sprinkler</w:t>
      </w:r>
      <w:r>
        <w:rPr>
          <w:spacing w:val="-7"/>
        </w:rPr>
        <w:t xml:space="preserve"> </w:t>
      </w:r>
      <w:r>
        <w:t>Fitter</w:t>
      </w:r>
      <w:r>
        <w:rPr>
          <w:spacing w:val="-7"/>
        </w:rPr>
        <w:t xml:space="preserve"> </w:t>
      </w:r>
      <w:r>
        <w:t>as</w:t>
      </w:r>
      <w:r>
        <w:rPr>
          <w:spacing w:val="-6"/>
        </w:rPr>
        <w:t xml:space="preserve"> </w:t>
      </w:r>
      <w:r>
        <w:t>determined</w:t>
      </w:r>
      <w:r>
        <w:rPr>
          <w:spacing w:val="-7"/>
        </w:rPr>
        <w:t xml:space="preserve"> </w:t>
      </w:r>
      <w:r>
        <w:t>by</w:t>
      </w:r>
      <w:r>
        <w:rPr>
          <w:spacing w:val="-6"/>
        </w:rPr>
        <w:t xml:space="preserve"> </w:t>
      </w:r>
      <w:r>
        <w:t>the</w:t>
      </w:r>
      <w:r>
        <w:rPr>
          <w:spacing w:val="-7"/>
        </w:rPr>
        <w:t xml:space="preserve"> </w:t>
      </w:r>
      <w:r>
        <w:rPr>
          <w:spacing w:val="-2"/>
        </w:rPr>
        <w:t>Division.</w:t>
      </w:r>
    </w:p>
    <w:p w14:paraId="2E48EBC0" w14:textId="30B04AC2" w:rsidR="009E11E2" w:rsidRPr="0014377D" w:rsidRDefault="00000000" w:rsidP="0014377D">
      <w:pPr>
        <w:pStyle w:val="ListParagraph"/>
        <w:numPr>
          <w:ilvl w:val="2"/>
          <w:numId w:val="9"/>
        </w:numPr>
        <w:tabs>
          <w:tab w:val="left" w:pos="2880"/>
        </w:tabs>
        <w:spacing w:after="240"/>
        <w:rPr>
          <w:sz w:val="20"/>
        </w:rPr>
      </w:pPr>
      <w:r>
        <w:rPr>
          <w:sz w:val="20"/>
        </w:rPr>
        <w:t>The</w:t>
      </w:r>
      <w:r>
        <w:rPr>
          <w:spacing w:val="-9"/>
          <w:sz w:val="20"/>
        </w:rPr>
        <w:t xml:space="preserve"> </w:t>
      </w:r>
      <w:r>
        <w:rPr>
          <w:sz w:val="20"/>
        </w:rPr>
        <w:t>applicant</w:t>
      </w:r>
      <w:r>
        <w:rPr>
          <w:spacing w:val="-6"/>
          <w:sz w:val="20"/>
        </w:rPr>
        <w:t xml:space="preserve"> </w:t>
      </w:r>
      <w:r>
        <w:rPr>
          <w:sz w:val="20"/>
        </w:rPr>
        <w:t>must</w:t>
      </w:r>
      <w:r>
        <w:rPr>
          <w:spacing w:val="-6"/>
          <w:sz w:val="20"/>
        </w:rPr>
        <w:t xml:space="preserve"> </w:t>
      </w:r>
      <w:r>
        <w:rPr>
          <w:sz w:val="20"/>
        </w:rPr>
        <w:t>attest</w:t>
      </w:r>
      <w:r>
        <w:rPr>
          <w:spacing w:val="-8"/>
          <w:sz w:val="20"/>
        </w:rPr>
        <w:t xml:space="preserve"> </w:t>
      </w:r>
      <w:r>
        <w:rPr>
          <w:sz w:val="20"/>
        </w:rPr>
        <w:t>that</w:t>
      </w:r>
      <w:r>
        <w:rPr>
          <w:spacing w:val="-8"/>
          <w:sz w:val="20"/>
        </w:rPr>
        <w:t xml:space="preserve"> </w:t>
      </w:r>
      <w:r>
        <w:rPr>
          <w:sz w:val="20"/>
        </w:rPr>
        <w:t>all</w:t>
      </w:r>
      <w:r>
        <w:rPr>
          <w:spacing w:val="-7"/>
          <w:sz w:val="20"/>
        </w:rPr>
        <w:t xml:space="preserve"> </w:t>
      </w:r>
      <w:r>
        <w:rPr>
          <w:sz w:val="20"/>
        </w:rPr>
        <w:t>information</w:t>
      </w:r>
      <w:r>
        <w:rPr>
          <w:spacing w:val="-8"/>
          <w:sz w:val="20"/>
        </w:rPr>
        <w:t xml:space="preserve"> </w:t>
      </w:r>
      <w:r>
        <w:rPr>
          <w:sz w:val="20"/>
        </w:rPr>
        <w:t>included</w:t>
      </w:r>
      <w:r>
        <w:rPr>
          <w:spacing w:val="-4"/>
          <w:sz w:val="20"/>
        </w:rPr>
        <w:t xml:space="preserve"> </w:t>
      </w:r>
      <w:r>
        <w:rPr>
          <w:sz w:val="20"/>
        </w:rPr>
        <w:t>on</w:t>
      </w:r>
      <w:r>
        <w:rPr>
          <w:spacing w:val="-9"/>
          <w:sz w:val="20"/>
        </w:rPr>
        <w:t xml:space="preserve"> </w:t>
      </w:r>
      <w:r>
        <w:rPr>
          <w:sz w:val="20"/>
        </w:rPr>
        <w:t>the</w:t>
      </w:r>
      <w:r>
        <w:rPr>
          <w:spacing w:val="-8"/>
          <w:sz w:val="20"/>
        </w:rPr>
        <w:t xml:space="preserve"> </w:t>
      </w:r>
      <w:r>
        <w:rPr>
          <w:sz w:val="20"/>
        </w:rPr>
        <w:t>application</w:t>
      </w:r>
      <w:r>
        <w:rPr>
          <w:spacing w:val="-7"/>
          <w:sz w:val="20"/>
        </w:rPr>
        <w:t xml:space="preserve"> </w:t>
      </w:r>
      <w:r>
        <w:rPr>
          <w:sz w:val="20"/>
        </w:rPr>
        <w:t>is</w:t>
      </w:r>
      <w:r>
        <w:rPr>
          <w:spacing w:val="-7"/>
          <w:sz w:val="20"/>
        </w:rPr>
        <w:t xml:space="preserve"> </w:t>
      </w:r>
      <w:r>
        <w:rPr>
          <w:spacing w:val="-2"/>
          <w:sz w:val="20"/>
        </w:rPr>
        <w:t>correct.</w:t>
      </w:r>
    </w:p>
    <w:p w14:paraId="2523807E" w14:textId="7CFBD8BB" w:rsidR="009E11E2" w:rsidRPr="0014377D" w:rsidRDefault="00000000" w:rsidP="0014377D">
      <w:pPr>
        <w:pStyle w:val="ListParagraph"/>
        <w:numPr>
          <w:ilvl w:val="2"/>
          <w:numId w:val="9"/>
        </w:numPr>
        <w:tabs>
          <w:tab w:val="left" w:pos="2880"/>
        </w:tabs>
        <w:spacing w:after="240"/>
        <w:ind w:right="740"/>
        <w:rPr>
          <w:sz w:val="20"/>
        </w:rPr>
      </w:pPr>
      <w:r>
        <w:rPr>
          <w:sz w:val="20"/>
        </w:rPr>
        <w:t>The</w:t>
      </w:r>
      <w:r>
        <w:rPr>
          <w:spacing w:val="-5"/>
          <w:sz w:val="20"/>
        </w:rPr>
        <w:t xml:space="preserve"> </w:t>
      </w:r>
      <w:r>
        <w:rPr>
          <w:sz w:val="20"/>
        </w:rPr>
        <w:t>applicant</w:t>
      </w:r>
      <w:r>
        <w:rPr>
          <w:spacing w:val="-2"/>
          <w:sz w:val="20"/>
        </w:rPr>
        <w:t xml:space="preserve"> </w:t>
      </w:r>
      <w:r>
        <w:rPr>
          <w:sz w:val="20"/>
        </w:rPr>
        <w:t>must</w:t>
      </w:r>
      <w:r>
        <w:rPr>
          <w:spacing w:val="-2"/>
          <w:sz w:val="20"/>
        </w:rPr>
        <w:t xml:space="preserve"> </w:t>
      </w:r>
      <w:r>
        <w:rPr>
          <w:sz w:val="20"/>
        </w:rPr>
        <w:t>notify</w:t>
      </w:r>
      <w:r>
        <w:rPr>
          <w:spacing w:val="-3"/>
          <w:sz w:val="20"/>
        </w:rPr>
        <w:t xml:space="preserve"> </w:t>
      </w:r>
      <w:r>
        <w:rPr>
          <w:sz w:val="20"/>
        </w:rPr>
        <w:t>the</w:t>
      </w:r>
      <w:r>
        <w:rPr>
          <w:spacing w:val="-4"/>
          <w:sz w:val="20"/>
        </w:rPr>
        <w:t xml:space="preserve"> </w:t>
      </w:r>
      <w:r>
        <w:rPr>
          <w:sz w:val="20"/>
        </w:rPr>
        <w:t>Division</w:t>
      </w:r>
      <w:r>
        <w:rPr>
          <w:spacing w:val="-3"/>
          <w:sz w:val="20"/>
        </w:rPr>
        <w:t xml:space="preserve"> </w:t>
      </w:r>
      <w:r>
        <w:rPr>
          <w:sz w:val="20"/>
        </w:rPr>
        <w:t>within</w:t>
      </w:r>
      <w:r>
        <w:rPr>
          <w:spacing w:val="-2"/>
          <w:sz w:val="20"/>
        </w:rPr>
        <w:t xml:space="preserve"> </w:t>
      </w:r>
      <w:r w:rsidR="0014377D">
        <w:rPr>
          <w:color w:val="C00000"/>
          <w:spacing w:val="-2"/>
          <w:sz w:val="20"/>
        </w:rPr>
        <w:t>thirty (</w:t>
      </w:r>
      <w:r>
        <w:rPr>
          <w:sz w:val="20"/>
        </w:rPr>
        <w:t>30</w:t>
      </w:r>
      <w:r w:rsidR="0014377D">
        <w:rPr>
          <w:color w:val="C00000"/>
          <w:sz w:val="20"/>
        </w:rPr>
        <w:t>)</w:t>
      </w:r>
      <w:r>
        <w:rPr>
          <w:spacing w:val="-2"/>
          <w:sz w:val="20"/>
        </w:rPr>
        <w:t xml:space="preserve"> </w:t>
      </w:r>
      <w:r>
        <w:rPr>
          <w:sz w:val="20"/>
        </w:rPr>
        <w:t>days</w:t>
      </w:r>
      <w:r>
        <w:rPr>
          <w:spacing w:val="-3"/>
          <w:sz w:val="20"/>
        </w:rPr>
        <w:t xml:space="preserve"> </w:t>
      </w:r>
      <w:r>
        <w:rPr>
          <w:sz w:val="20"/>
        </w:rPr>
        <w:t>of</w:t>
      </w:r>
      <w:r>
        <w:rPr>
          <w:spacing w:val="-2"/>
          <w:sz w:val="20"/>
        </w:rPr>
        <w:t xml:space="preserve"> </w:t>
      </w:r>
      <w:r>
        <w:rPr>
          <w:sz w:val="20"/>
        </w:rPr>
        <w:t>any</w:t>
      </w:r>
      <w:r>
        <w:rPr>
          <w:spacing w:val="-3"/>
          <w:sz w:val="20"/>
        </w:rPr>
        <w:t xml:space="preserve"> </w:t>
      </w:r>
      <w:r>
        <w:rPr>
          <w:sz w:val="20"/>
        </w:rPr>
        <w:t>changes</w:t>
      </w:r>
      <w:r>
        <w:rPr>
          <w:spacing w:val="-3"/>
          <w:sz w:val="20"/>
        </w:rPr>
        <w:t xml:space="preserve"> </w:t>
      </w:r>
      <w:r>
        <w:rPr>
          <w:sz w:val="20"/>
        </w:rPr>
        <w:t>that</w:t>
      </w:r>
      <w:r>
        <w:rPr>
          <w:spacing w:val="-4"/>
          <w:sz w:val="20"/>
        </w:rPr>
        <w:t xml:space="preserve"> </w:t>
      </w:r>
      <w:r>
        <w:rPr>
          <w:sz w:val="20"/>
        </w:rPr>
        <w:t>occur</w:t>
      </w:r>
      <w:r>
        <w:rPr>
          <w:spacing w:val="-4"/>
          <w:sz w:val="20"/>
        </w:rPr>
        <w:t xml:space="preserve"> </w:t>
      </w:r>
      <w:r>
        <w:rPr>
          <w:sz w:val="20"/>
        </w:rPr>
        <w:t>to</w:t>
      </w:r>
      <w:r>
        <w:rPr>
          <w:spacing w:val="-2"/>
          <w:sz w:val="20"/>
        </w:rPr>
        <w:t xml:space="preserve"> </w:t>
      </w:r>
      <w:r>
        <w:rPr>
          <w:sz w:val="20"/>
        </w:rPr>
        <w:t>the information provided including, but not limited to, a change in principal agent of the contractor, a change in physical address, telephone number, or e- mail address.</w:t>
      </w:r>
    </w:p>
    <w:p w14:paraId="05185DE6" w14:textId="6D5D2BE8" w:rsidR="009E11E2" w:rsidRPr="0014377D" w:rsidRDefault="00000000" w:rsidP="0014377D">
      <w:pPr>
        <w:pStyle w:val="ListParagraph"/>
        <w:numPr>
          <w:ilvl w:val="2"/>
          <w:numId w:val="9"/>
        </w:numPr>
        <w:tabs>
          <w:tab w:val="left" w:pos="2880"/>
        </w:tabs>
        <w:spacing w:after="240"/>
        <w:ind w:right="601"/>
        <w:rPr>
          <w:sz w:val="20"/>
        </w:rPr>
      </w:pPr>
      <w:r>
        <w:rPr>
          <w:sz w:val="20"/>
        </w:rPr>
        <w:t>The applicant must attest they have read, understand, and will comply with Colorado Revised</w:t>
      </w:r>
      <w:r>
        <w:rPr>
          <w:spacing w:val="-5"/>
          <w:sz w:val="20"/>
        </w:rPr>
        <w:t xml:space="preserve"> </w:t>
      </w:r>
      <w:r>
        <w:rPr>
          <w:sz w:val="20"/>
        </w:rPr>
        <w:t>Statutes</w:t>
      </w:r>
      <w:r>
        <w:rPr>
          <w:spacing w:val="-3"/>
          <w:sz w:val="20"/>
        </w:rPr>
        <w:t xml:space="preserve"> </w:t>
      </w:r>
      <w:r>
        <w:rPr>
          <w:sz w:val="20"/>
        </w:rPr>
        <w:t>governing</w:t>
      </w:r>
      <w:r>
        <w:rPr>
          <w:spacing w:val="-4"/>
          <w:sz w:val="20"/>
        </w:rPr>
        <w:t xml:space="preserve"> </w:t>
      </w:r>
      <w:r>
        <w:rPr>
          <w:sz w:val="20"/>
        </w:rPr>
        <w:t>Fire</w:t>
      </w:r>
      <w:r>
        <w:rPr>
          <w:spacing w:val="-6"/>
          <w:sz w:val="20"/>
        </w:rPr>
        <w:t xml:space="preserve"> </w:t>
      </w:r>
      <w:r>
        <w:rPr>
          <w:sz w:val="20"/>
        </w:rPr>
        <w:t>Suppression</w:t>
      </w:r>
      <w:r>
        <w:rPr>
          <w:spacing w:val="-5"/>
          <w:sz w:val="20"/>
        </w:rPr>
        <w:t xml:space="preserve"> </w:t>
      </w:r>
      <w:r>
        <w:rPr>
          <w:sz w:val="20"/>
        </w:rPr>
        <w:t>Systems;</w:t>
      </w:r>
      <w:r>
        <w:rPr>
          <w:spacing w:val="-4"/>
          <w:sz w:val="20"/>
        </w:rPr>
        <w:t xml:space="preserve"> </w:t>
      </w:r>
      <w:r>
        <w:rPr>
          <w:sz w:val="20"/>
        </w:rPr>
        <w:t>all</w:t>
      </w:r>
      <w:r>
        <w:rPr>
          <w:spacing w:val="-7"/>
          <w:sz w:val="20"/>
        </w:rPr>
        <w:t xml:space="preserve"> </w:t>
      </w:r>
      <w:r>
        <w:rPr>
          <w:sz w:val="20"/>
        </w:rPr>
        <w:t>applicable</w:t>
      </w:r>
      <w:r>
        <w:rPr>
          <w:spacing w:val="-6"/>
          <w:sz w:val="20"/>
        </w:rPr>
        <w:t xml:space="preserve"> </w:t>
      </w:r>
      <w:r>
        <w:rPr>
          <w:sz w:val="20"/>
        </w:rPr>
        <w:t>rules,</w:t>
      </w:r>
      <w:r>
        <w:rPr>
          <w:spacing w:val="-6"/>
          <w:sz w:val="20"/>
        </w:rPr>
        <w:t xml:space="preserve"> </w:t>
      </w:r>
      <w:r>
        <w:rPr>
          <w:sz w:val="20"/>
        </w:rPr>
        <w:t>codes,</w:t>
      </w:r>
      <w:r>
        <w:rPr>
          <w:spacing w:val="-4"/>
          <w:sz w:val="20"/>
        </w:rPr>
        <w:t xml:space="preserve"> </w:t>
      </w:r>
      <w:r>
        <w:rPr>
          <w:sz w:val="20"/>
        </w:rPr>
        <w:t>and standards adopted by the Division; and with all codes, ordinances and resolutions adopted by municipalities, counties and fire protection districts in which they work.</w:t>
      </w:r>
    </w:p>
    <w:p w14:paraId="5B59C8B5" w14:textId="79BC80AE" w:rsidR="009E11E2" w:rsidRPr="0014377D" w:rsidRDefault="00000000" w:rsidP="0014377D">
      <w:pPr>
        <w:pStyle w:val="ListParagraph"/>
        <w:numPr>
          <w:ilvl w:val="2"/>
          <w:numId w:val="9"/>
        </w:numPr>
        <w:tabs>
          <w:tab w:val="left" w:pos="2880"/>
        </w:tabs>
        <w:spacing w:before="1" w:after="240"/>
        <w:ind w:right="648"/>
        <w:rPr>
          <w:sz w:val="20"/>
        </w:rPr>
      </w:pPr>
      <w:r>
        <w:rPr>
          <w:sz w:val="20"/>
        </w:rPr>
        <w:t>The applicant may not perform any installation or maintenance work on a Fire Suppression</w:t>
      </w:r>
      <w:r>
        <w:rPr>
          <w:spacing w:val="-4"/>
          <w:sz w:val="20"/>
        </w:rPr>
        <w:t xml:space="preserve"> </w:t>
      </w:r>
      <w:r>
        <w:rPr>
          <w:sz w:val="20"/>
        </w:rPr>
        <w:t>System</w:t>
      </w:r>
      <w:r>
        <w:rPr>
          <w:spacing w:val="-3"/>
          <w:sz w:val="20"/>
        </w:rPr>
        <w:t xml:space="preserve"> </w:t>
      </w:r>
      <w:r>
        <w:rPr>
          <w:sz w:val="20"/>
        </w:rPr>
        <w:t>in</w:t>
      </w:r>
      <w:r>
        <w:rPr>
          <w:spacing w:val="-3"/>
          <w:sz w:val="20"/>
        </w:rPr>
        <w:t xml:space="preserve"> </w:t>
      </w:r>
      <w:r>
        <w:rPr>
          <w:sz w:val="20"/>
        </w:rPr>
        <w:t>Colorado</w:t>
      </w:r>
      <w:r>
        <w:rPr>
          <w:spacing w:val="-3"/>
          <w:sz w:val="20"/>
        </w:rPr>
        <w:t xml:space="preserve"> </w:t>
      </w:r>
      <w:r>
        <w:rPr>
          <w:sz w:val="20"/>
        </w:rPr>
        <w:t>until</w:t>
      </w:r>
      <w:r>
        <w:rPr>
          <w:spacing w:val="-6"/>
          <w:sz w:val="20"/>
        </w:rPr>
        <w:t xml:space="preserve"> </w:t>
      </w:r>
      <w:r>
        <w:rPr>
          <w:sz w:val="20"/>
        </w:rPr>
        <w:t>such</w:t>
      </w:r>
      <w:r>
        <w:rPr>
          <w:spacing w:val="-3"/>
          <w:sz w:val="20"/>
        </w:rPr>
        <w:t xml:space="preserve"> </w:t>
      </w:r>
      <w:r>
        <w:rPr>
          <w:sz w:val="20"/>
        </w:rPr>
        <w:t>time</w:t>
      </w:r>
      <w:r>
        <w:rPr>
          <w:spacing w:val="-5"/>
          <w:sz w:val="20"/>
        </w:rPr>
        <w:t xml:space="preserve"> </w:t>
      </w:r>
      <w:r>
        <w:rPr>
          <w:sz w:val="20"/>
        </w:rPr>
        <w:t>as</w:t>
      </w:r>
      <w:r>
        <w:rPr>
          <w:spacing w:val="-4"/>
          <w:sz w:val="20"/>
        </w:rPr>
        <w:t xml:space="preserve"> </w:t>
      </w:r>
      <w:r>
        <w:rPr>
          <w:sz w:val="20"/>
        </w:rPr>
        <w:t>their</w:t>
      </w:r>
      <w:r>
        <w:rPr>
          <w:spacing w:val="-4"/>
          <w:sz w:val="20"/>
        </w:rPr>
        <w:t xml:space="preserve"> </w:t>
      </w:r>
      <w:r>
        <w:rPr>
          <w:sz w:val="20"/>
        </w:rPr>
        <w:t>registration</w:t>
      </w:r>
      <w:r>
        <w:rPr>
          <w:spacing w:val="-5"/>
          <w:sz w:val="20"/>
        </w:rPr>
        <w:t xml:space="preserve"> </w:t>
      </w:r>
      <w:r>
        <w:rPr>
          <w:sz w:val="20"/>
        </w:rPr>
        <w:t>has</w:t>
      </w:r>
      <w:r>
        <w:rPr>
          <w:spacing w:val="-4"/>
          <w:sz w:val="20"/>
        </w:rPr>
        <w:t xml:space="preserve"> </w:t>
      </w:r>
      <w:r>
        <w:rPr>
          <w:sz w:val="20"/>
        </w:rPr>
        <w:t>been</w:t>
      </w:r>
      <w:r>
        <w:rPr>
          <w:spacing w:val="-5"/>
          <w:sz w:val="20"/>
        </w:rPr>
        <w:t xml:space="preserve"> </w:t>
      </w:r>
      <w:r>
        <w:rPr>
          <w:sz w:val="20"/>
        </w:rPr>
        <w:t>formally issued by the Division.</w:t>
      </w:r>
    </w:p>
    <w:p w14:paraId="2251EF8E" w14:textId="55331304" w:rsidR="009E11E2" w:rsidRPr="0014377D" w:rsidRDefault="00000000" w:rsidP="0014377D">
      <w:pPr>
        <w:pStyle w:val="ListParagraph"/>
        <w:numPr>
          <w:ilvl w:val="2"/>
          <w:numId w:val="9"/>
        </w:numPr>
        <w:tabs>
          <w:tab w:val="left" w:pos="2880"/>
        </w:tabs>
        <w:spacing w:after="240"/>
        <w:ind w:right="368"/>
        <w:rPr>
          <w:sz w:val="20"/>
        </w:rPr>
      </w:pPr>
      <w:r>
        <w:rPr>
          <w:sz w:val="20"/>
        </w:rPr>
        <w:t xml:space="preserve">Upon </w:t>
      </w:r>
      <w:proofErr w:type="gramStart"/>
      <w:r>
        <w:rPr>
          <w:sz w:val="20"/>
        </w:rPr>
        <w:t>the initial</w:t>
      </w:r>
      <w:proofErr w:type="gramEnd"/>
      <w:r>
        <w:rPr>
          <w:sz w:val="20"/>
        </w:rPr>
        <w:t xml:space="preserve"> registration with the Division and upon the first registration after the Division</w:t>
      </w:r>
      <w:r>
        <w:rPr>
          <w:spacing w:val="-5"/>
          <w:sz w:val="20"/>
        </w:rPr>
        <w:t xml:space="preserve"> </w:t>
      </w:r>
      <w:r>
        <w:rPr>
          <w:sz w:val="20"/>
        </w:rPr>
        <w:t>adopts</w:t>
      </w:r>
      <w:r>
        <w:rPr>
          <w:spacing w:val="-2"/>
          <w:sz w:val="20"/>
        </w:rPr>
        <w:t xml:space="preserve"> </w:t>
      </w:r>
      <w:r>
        <w:rPr>
          <w:sz w:val="20"/>
        </w:rPr>
        <w:t>a</w:t>
      </w:r>
      <w:r>
        <w:rPr>
          <w:spacing w:val="-5"/>
          <w:sz w:val="20"/>
        </w:rPr>
        <w:t xml:space="preserve"> </w:t>
      </w:r>
      <w:r>
        <w:rPr>
          <w:sz w:val="20"/>
        </w:rPr>
        <w:t>new</w:t>
      </w:r>
      <w:r>
        <w:rPr>
          <w:spacing w:val="-5"/>
          <w:sz w:val="20"/>
        </w:rPr>
        <w:t xml:space="preserve"> </w:t>
      </w:r>
      <w:r>
        <w:rPr>
          <w:sz w:val="20"/>
        </w:rPr>
        <w:t>code</w:t>
      </w:r>
      <w:r>
        <w:rPr>
          <w:spacing w:val="-3"/>
          <w:sz w:val="20"/>
        </w:rPr>
        <w:t xml:space="preserve"> </w:t>
      </w:r>
      <w:r>
        <w:rPr>
          <w:sz w:val="20"/>
        </w:rPr>
        <w:t>set,</w:t>
      </w:r>
      <w:r>
        <w:rPr>
          <w:spacing w:val="-5"/>
          <w:sz w:val="20"/>
        </w:rPr>
        <w:t xml:space="preserve"> </w:t>
      </w:r>
      <w:r>
        <w:rPr>
          <w:sz w:val="20"/>
        </w:rPr>
        <w:t>the</w:t>
      </w:r>
      <w:r>
        <w:rPr>
          <w:spacing w:val="-3"/>
          <w:sz w:val="20"/>
        </w:rPr>
        <w:t xml:space="preserve"> </w:t>
      </w:r>
      <w:r>
        <w:rPr>
          <w:sz w:val="20"/>
        </w:rPr>
        <w:t>applicant</w:t>
      </w:r>
      <w:r>
        <w:rPr>
          <w:spacing w:val="-3"/>
          <w:sz w:val="20"/>
        </w:rPr>
        <w:t xml:space="preserve"> </w:t>
      </w:r>
      <w:r>
        <w:rPr>
          <w:sz w:val="20"/>
        </w:rPr>
        <w:t>must</w:t>
      </w:r>
      <w:r>
        <w:rPr>
          <w:spacing w:val="-3"/>
          <w:sz w:val="20"/>
        </w:rPr>
        <w:t xml:space="preserve"> </w:t>
      </w:r>
      <w:r>
        <w:rPr>
          <w:sz w:val="20"/>
        </w:rPr>
        <w:t>pass</w:t>
      </w:r>
      <w:r>
        <w:rPr>
          <w:spacing w:val="-4"/>
          <w:sz w:val="20"/>
        </w:rPr>
        <w:t xml:space="preserve"> </w:t>
      </w:r>
      <w:r>
        <w:rPr>
          <w:sz w:val="20"/>
        </w:rPr>
        <w:t>a</w:t>
      </w:r>
      <w:r>
        <w:rPr>
          <w:spacing w:val="-6"/>
          <w:sz w:val="20"/>
        </w:rPr>
        <w:t xml:space="preserve"> </w:t>
      </w:r>
      <w:r>
        <w:rPr>
          <w:sz w:val="20"/>
        </w:rPr>
        <w:t>Division</w:t>
      </w:r>
      <w:r>
        <w:rPr>
          <w:spacing w:val="-4"/>
          <w:sz w:val="20"/>
        </w:rPr>
        <w:t xml:space="preserve"> </w:t>
      </w:r>
      <w:r>
        <w:rPr>
          <w:sz w:val="20"/>
        </w:rPr>
        <w:t>approved</w:t>
      </w:r>
      <w:r>
        <w:rPr>
          <w:spacing w:val="-5"/>
          <w:sz w:val="20"/>
        </w:rPr>
        <w:t xml:space="preserve"> </w:t>
      </w:r>
      <w:r>
        <w:rPr>
          <w:sz w:val="20"/>
        </w:rPr>
        <w:t xml:space="preserve">examination pertinent to the Division’s currently adopted codes and standards. In addition to tests offered by the Division, the following examinations are approved for compliance with the examination </w:t>
      </w:r>
      <w:proofErr w:type="gramStart"/>
      <w:r>
        <w:rPr>
          <w:sz w:val="20"/>
        </w:rPr>
        <w:t>requirement</w:t>
      </w:r>
      <w:proofErr w:type="gramEnd"/>
      <w:r>
        <w:rPr>
          <w:sz w:val="20"/>
        </w:rPr>
        <w:t>:</w:t>
      </w:r>
    </w:p>
    <w:p w14:paraId="469B7D81" w14:textId="76A9A8A6" w:rsidR="009E11E2" w:rsidRPr="0014377D" w:rsidRDefault="00000000" w:rsidP="0014377D">
      <w:pPr>
        <w:pStyle w:val="ListParagraph"/>
        <w:numPr>
          <w:ilvl w:val="3"/>
          <w:numId w:val="9"/>
        </w:numPr>
        <w:tabs>
          <w:tab w:val="left" w:pos="3600"/>
        </w:tabs>
        <w:spacing w:before="1" w:after="240"/>
        <w:ind w:left="3600" w:hanging="720"/>
        <w:rPr>
          <w:sz w:val="20"/>
        </w:rPr>
      </w:pPr>
      <w:r>
        <w:rPr>
          <w:sz w:val="20"/>
        </w:rPr>
        <w:t>STAR</w:t>
      </w:r>
      <w:r>
        <w:rPr>
          <w:spacing w:val="-9"/>
          <w:sz w:val="20"/>
        </w:rPr>
        <w:t xml:space="preserve"> </w:t>
      </w:r>
      <w:r>
        <w:rPr>
          <w:sz w:val="20"/>
        </w:rPr>
        <w:t>Fire</w:t>
      </w:r>
      <w:r>
        <w:rPr>
          <w:spacing w:val="-6"/>
          <w:sz w:val="20"/>
        </w:rPr>
        <w:t xml:space="preserve"> </w:t>
      </w:r>
      <w:r>
        <w:rPr>
          <w:sz w:val="20"/>
        </w:rPr>
        <w:t>Sprinkler</w:t>
      </w:r>
      <w:r>
        <w:rPr>
          <w:spacing w:val="-8"/>
          <w:sz w:val="20"/>
        </w:rPr>
        <w:t xml:space="preserve"> </w:t>
      </w:r>
      <w:r>
        <w:rPr>
          <w:sz w:val="20"/>
        </w:rPr>
        <w:t>fitting</w:t>
      </w:r>
      <w:r>
        <w:rPr>
          <w:spacing w:val="-8"/>
          <w:sz w:val="20"/>
        </w:rPr>
        <w:t xml:space="preserve"> </w:t>
      </w:r>
      <w:r>
        <w:rPr>
          <w:sz w:val="20"/>
        </w:rPr>
        <w:t>Mastery</w:t>
      </w:r>
      <w:r>
        <w:rPr>
          <w:spacing w:val="-6"/>
          <w:sz w:val="20"/>
        </w:rPr>
        <w:t xml:space="preserve"> </w:t>
      </w:r>
      <w:r>
        <w:rPr>
          <w:spacing w:val="-4"/>
          <w:sz w:val="20"/>
        </w:rPr>
        <w:t>Exam</w:t>
      </w:r>
    </w:p>
    <w:p w14:paraId="3BD0FD24" w14:textId="3A9AF6B5" w:rsidR="009E11E2" w:rsidRPr="0014377D" w:rsidRDefault="00000000" w:rsidP="0014377D">
      <w:pPr>
        <w:pStyle w:val="ListParagraph"/>
        <w:numPr>
          <w:ilvl w:val="3"/>
          <w:numId w:val="9"/>
        </w:numPr>
        <w:tabs>
          <w:tab w:val="left" w:pos="3600"/>
        </w:tabs>
        <w:spacing w:after="240"/>
        <w:ind w:left="3600" w:hanging="720"/>
        <w:rPr>
          <w:sz w:val="20"/>
        </w:rPr>
      </w:pPr>
      <w:r>
        <w:rPr>
          <w:sz w:val="20"/>
        </w:rPr>
        <w:t>CSA</w:t>
      </w:r>
      <w:r>
        <w:rPr>
          <w:spacing w:val="-7"/>
          <w:sz w:val="20"/>
        </w:rPr>
        <w:t xml:space="preserve"> </w:t>
      </w:r>
      <w:r>
        <w:rPr>
          <w:sz w:val="20"/>
        </w:rPr>
        <w:t>Sprinkler</w:t>
      </w:r>
      <w:r>
        <w:rPr>
          <w:spacing w:val="-9"/>
          <w:sz w:val="20"/>
        </w:rPr>
        <w:t xml:space="preserve"> </w:t>
      </w:r>
      <w:r>
        <w:rPr>
          <w:sz w:val="20"/>
        </w:rPr>
        <w:t>Commercial</w:t>
      </w:r>
      <w:r>
        <w:rPr>
          <w:spacing w:val="-8"/>
          <w:sz w:val="20"/>
        </w:rPr>
        <w:t xml:space="preserve"> </w:t>
      </w:r>
      <w:r>
        <w:rPr>
          <w:sz w:val="20"/>
        </w:rPr>
        <w:t>On-site</w:t>
      </w:r>
      <w:r>
        <w:rPr>
          <w:spacing w:val="-9"/>
          <w:sz w:val="20"/>
        </w:rPr>
        <w:t xml:space="preserve"> </w:t>
      </w:r>
      <w:r>
        <w:rPr>
          <w:sz w:val="20"/>
        </w:rPr>
        <w:t>Competent</w:t>
      </w:r>
      <w:r>
        <w:rPr>
          <w:spacing w:val="-7"/>
          <w:sz w:val="20"/>
        </w:rPr>
        <w:t xml:space="preserve"> </w:t>
      </w:r>
      <w:r>
        <w:rPr>
          <w:sz w:val="20"/>
        </w:rPr>
        <w:t>Person</w:t>
      </w:r>
      <w:r>
        <w:rPr>
          <w:spacing w:val="-8"/>
          <w:sz w:val="20"/>
        </w:rPr>
        <w:t xml:space="preserve"> </w:t>
      </w:r>
      <w:r>
        <w:rPr>
          <w:sz w:val="20"/>
        </w:rPr>
        <w:t>Exam</w:t>
      </w:r>
      <w:r>
        <w:rPr>
          <w:spacing w:val="-9"/>
          <w:sz w:val="20"/>
        </w:rPr>
        <w:t xml:space="preserve"> </w:t>
      </w:r>
      <w:r>
        <w:rPr>
          <w:spacing w:val="-2"/>
          <w:sz w:val="20"/>
        </w:rPr>
        <w:t>(ASCR2</w:t>
      </w:r>
      <w:ins w:id="55" w:author="Chris Brunette" w:date="2026-07-21T14:00:00Z" w16du:dateUtc="2026-07-21T20:00:00Z">
        <w:r w:rsidR="00D25C74">
          <w:rPr>
            <w:spacing w:val="-2"/>
            <w:sz w:val="20"/>
          </w:rPr>
          <w:t xml:space="preserve"> or ASCR4</w:t>
        </w:r>
      </w:ins>
      <w:r>
        <w:rPr>
          <w:spacing w:val="-2"/>
          <w:sz w:val="20"/>
        </w:rPr>
        <w:t>)</w:t>
      </w:r>
    </w:p>
    <w:p w14:paraId="5B8C17A8" w14:textId="77777777" w:rsidR="009E11E2" w:rsidRDefault="00000000">
      <w:pPr>
        <w:pStyle w:val="ListParagraph"/>
        <w:numPr>
          <w:ilvl w:val="3"/>
          <w:numId w:val="9"/>
        </w:numPr>
        <w:tabs>
          <w:tab w:val="left" w:pos="3601"/>
        </w:tabs>
        <w:ind w:right="516"/>
        <w:rPr>
          <w:sz w:val="20"/>
        </w:rPr>
      </w:pPr>
      <w:r>
        <w:rPr>
          <w:sz w:val="20"/>
        </w:rPr>
        <w:t>City of Denver’s Fire Sprinkler Systems Installer Examination Examinations specified in these rules taken to comply with another jurisdiction’s registration requirements</w:t>
      </w:r>
      <w:r>
        <w:rPr>
          <w:spacing w:val="-4"/>
          <w:sz w:val="20"/>
        </w:rPr>
        <w:t xml:space="preserve"> </w:t>
      </w:r>
      <w:r>
        <w:rPr>
          <w:sz w:val="20"/>
        </w:rPr>
        <w:t>may</w:t>
      </w:r>
      <w:r>
        <w:rPr>
          <w:spacing w:val="-4"/>
          <w:sz w:val="20"/>
        </w:rPr>
        <w:t xml:space="preserve"> </w:t>
      </w:r>
      <w:r>
        <w:rPr>
          <w:sz w:val="20"/>
        </w:rPr>
        <w:t>be</w:t>
      </w:r>
      <w:r>
        <w:rPr>
          <w:spacing w:val="-5"/>
          <w:sz w:val="20"/>
        </w:rPr>
        <w:t xml:space="preserve"> </w:t>
      </w:r>
      <w:r>
        <w:rPr>
          <w:sz w:val="20"/>
        </w:rPr>
        <w:t>accepted</w:t>
      </w:r>
      <w:r>
        <w:rPr>
          <w:spacing w:val="-3"/>
          <w:sz w:val="20"/>
        </w:rPr>
        <w:t xml:space="preserve"> </w:t>
      </w:r>
      <w:r>
        <w:rPr>
          <w:sz w:val="20"/>
        </w:rPr>
        <w:t>by</w:t>
      </w:r>
      <w:r>
        <w:rPr>
          <w:spacing w:val="-4"/>
          <w:sz w:val="20"/>
        </w:rPr>
        <w:t xml:space="preserve"> </w:t>
      </w:r>
      <w:r>
        <w:rPr>
          <w:sz w:val="20"/>
        </w:rPr>
        <w:t>the</w:t>
      </w:r>
      <w:r>
        <w:rPr>
          <w:spacing w:val="-3"/>
          <w:sz w:val="20"/>
        </w:rPr>
        <w:t xml:space="preserve"> </w:t>
      </w:r>
      <w:r>
        <w:rPr>
          <w:sz w:val="20"/>
        </w:rPr>
        <w:t>Division</w:t>
      </w:r>
      <w:r>
        <w:rPr>
          <w:spacing w:val="-4"/>
          <w:sz w:val="20"/>
        </w:rPr>
        <w:t xml:space="preserve"> </w:t>
      </w:r>
      <w:r>
        <w:rPr>
          <w:sz w:val="20"/>
        </w:rPr>
        <w:t>if</w:t>
      </w:r>
      <w:r>
        <w:rPr>
          <w:spacing w:val="-5"/>
          <w:sz w:val="20"/>
        </w:rPr>
        <w:t xml:space="preserve"> </w:t>
      </w:r>
      <w:r>
        <w:rPr>
          <w:sz w:val="20"/>
        </w:rPr>
        <w:t>the</w:t>
      </w:r>
      <w:r>
        <w:rPr>
          <w:spacing w:val="-4"/>
          <w:sz w:val="20"/>
        </w:rPr>
        <w:t xml:space="preserve"> </w:t>
      </w:r>
      <w:r>
        <w:rPr>
          <w:sz w:val="20"/>
        </w:rPr>
        <w:t>exam</w:t>
      </w:r>
      <w:r>
        <w:rPr>
          <w:spacing w:val="-5"/>
          <w:sz w:val="20"/>
        </w:rPr>
        <w:t xml:space="preserve"> </w:t>
      </w:r>
      <w:r>
        <w:rPr>
          <w:sz w:val="20"/>
        </w:rPr>
        <w:t>was</w:t>
      </w:r>
      <w:r>
        <w:rPr>
          <w:spacing w:val="-4"/>
          <w:sz w:val="20"/>
        </w:rPr>
        <w:t xml:space="preserve"> </w:t>
      </w:r>
      <w:r>
        <w:rPr>
          <w:sz w:val="20"/>
        </w:rPr>
        <w:t>taken</w:t>
      </w:r>
      <w:r>
        <w:rPr>
          <w:spacing w:val="-5"/>
          <w:sz w:val="20"/>
        </w:rPr>
        <w:t xml:space="preserve"> </w:t>
      </w:r>
      <w:r>
        <w:rPr>
          <w:sz w:val="20"/>
        </w:rPr>
        <w:t>within</w:t>
      </w:r>
      <w:r>
        <w:rPr>
          <w:spacing w:val="-3"/>
          <w:sz w:val="20"/>
        </w:rPr>
        <w:t xml:space="preserve"> </w:t>
      </w:r>
      <w:r>
        <w:rPr>
          <w:sz w:val="20"/>
        </w:rPr>
        <w:t>one</w:t>
      </w:r>
    </w:p>
    <w:p w14:paraId="15FDA11D" w14:textId="706467AA" w:rsidR="009E11E2" w:rsidRPr="0014377D" w:rsidRDefault="00000000" w:rsidP="0014377D">
      <w:pPr>
        <w:pStyle w:val="ListParagraph"/>
        <w:numPr>
          <w:ilvl w:val="4"/>
          <w:numId w:val="9"/>
        </w:numPr>
        <w:tabs>
          <w:tab w:val="left" w:pos="3899"/>
        </w:tabs>
        <w:spacing w:before="2" w:after="240"/>
        <w:ind w:left="3899" w:hanging="298"/>
        <w:rPr>
          <w:sz w:val="20"/>
        </w:rPr>
      </w:pPr>
      <w:r>
        <w:rPr>
          <w:sz w:val="20"/>
        </w:rPr>
        <w:t>year</w:t>
      </w:r>
      <w:r>
        <w:rPr>
          <w:spacing w:val="-6"/>
          <w:sz w:val="20"/>
        </w:rPr>
        <w:t xml:space="preserve"> </w:t>
      </w:r>
      <w:r>
        <w:rPr>
          <w:sz w:val="20"/>
        </w:rPr>
        <w:t>of</w:t>
      </w:r>
      <w:r>
        <w:rPr>
          <w:spacing w:val="-7"/>
          <w:sz w:val="20"/>
        </w:rPr>
        <w:t xml:space="preserve"> </w:t>
      </w:r>
      <w:r>
        <w:rPr>
          <w:sz w:val="20"/>
        </w:rPr>
        <w:t>the</w:t>
      </w:r>
      <w:r>
        <w:rPr>
          <w:spacing w:val="-7"/>
          <w:sz w:val="20"/>
        </w:rPr>
        <w:t xml:space="preserve"> </w:t>
      </w:r>
      <w:r>
        <w:rPr>
          <w:sz w:val="20"/>
        </w:rPr>
        <w:t>application</w:t>
      </w:r>
      <w:r>
        <w:rPr>
          <w:spacing w:val="-4"/>
          <w:sz w:val="20"/>
        </w:rPr>
        <w:t xml:space="preserve"> date.</w:t>
      </w:r>
    </w:p>
    <w:p w14:paraId="1E59E37C" w14:textId="0E93F15B" w:rsidR="009E11E2" w:rsidRPr="0014377D" w:rsidRDefault="00000000" w:rsidP="0014377D">
      <w:pPr>
        <w:pStyle w:val="ListParagraph"/>
        <w:numPr>
          <w:ilvl w:val="2"/>
          <w:numId w:val="9"/>
        </w:numPr>
        <w:tabs>
          <w:tab w:val="left" w:pos="2880"/>
        </w:tabs>
        <w:spacing w:after="240"/>
        <w:ind w:right="691"/>
        <w:rPr>
          <w:sz w:val="20"/>
        </w:rPr>
      </w:pPr>
      <w:r>
        <w:rPr>
          <w:sz w:val="20"/>
        </w:rPr>
        <w:lastRenderedPageBreak/>
        <w:t>Applicants installing CPVC or PEX piping systems must provide a certificate of successful</w:t>
      </w:r>
      <w:r>
        <w:rPr>
          <w:spacing w:val="-6"/>
          <w:sz w:val="20"/>
        </w:rPr>
        <w:t xml:space="preserve"> </w:t>
      </w:r>
      <w:r>
        <w:rPr>
          <w:sz w:val="20"/>
        </w:rPr>
        <w:t>completion</w:t>
      </w:r>
      <w:r>
        <w:rPr>
          <w:spacing w:val="-4"/>
          <w:sz w:val="20"/>
        </w:rPr>
        <w:t xml:space="preserve"> </w:t>
      </w:r>
      <w:r>
        <w:rPr>
          <w:sz w:val="20"/>
        </w:rPr>
        <w:t>of</w:t>
      </w:r>
      <w:r>
        <w:rPr>
          <w:spacing w:val="-5"/>
          <w:sz w:val="20"/>
        </w:rPr>
        <w:t xml:space="preserve"> </w:t>
      </w:r>
      <w:r>
        <w:rPr>
          <w:sz w:val="20"/>
        </w:rPr>
        <w:t>the</w:t>
      </w:r>
      <w:r>
        <w:rPr>
          <w:spacing w:val="-5"/>
          <w:sz w:val="20"/>
        </w:rPr>
        <w:t xml:space="preserve"> </w:t>
      </w:r>
      <w:r>
        <w:rPr>
          <w:sz w:val="20"/>
        </w:rPr>
        <w:t>applicable</w:t>
      </w:r>
      <w:r>
        <w:rPr>
          <w:spacing w:val="-5"/>
          <w:sz w:val="20"/>
        </w:rPr>
        <w:t xml:space="preserve"> </w:t>
      </w:r>
      <w:r>
        <w:rPr>
          <w:sz w:val="20"/>
        </w:rPr>
        <w:t>training</w:t>
      </w:r>
      <w:r>
        <w:rPr>
          <w:spacing w:val="-6"/>
          <w:sz w:val="20"/>
        </w:rPr>
        <w:t xml:space="preserve"> </w:t>
      </w:r>
      <w:r>
        <w:rPr>
          <w:sz w:val="20"/>
        </w:rPr>
        <w:t>course,</w:t>
      </w:r>
      <w:r>
        <w:rPr>
          <w:spacing w:val="-5"/>
          <w:sz w:val="20"/>
        </w:rPr>
        <w:t xml:space="preserve"> </w:t>
      </w:r>
      <w:r>
        <w:rPr>
          <w:sz w:val="20"/>
        </w:rPr>
        <w:t>issued</w:t>
      </w:r>
      <w:r>
        <w:rPr>
          <w:spacing w:val="-3"/>
          <w:sz w:val="20"/>
        </w:rPr>
        <w:t xml:space="preserve"> </w:t>
      </w:r>
      <w:r>
        <w:rPr>
          <w:sz w:val="20"/>
        </w:rPr>
        <w:t>by</w:t>
      </w:r>
      <w:r>
        <w:rPr>
          <w:spacing w:val="-4"/>
          <w:sz w:val="20"/>
        </w:rPr>
        <w:t xml:space="preserve"> </w:t>
      </w:r>
      <w:r>
        <w:rPr>
          <w:sz w:val="20"/>
        </w:rPr>
        <w:t>the</w:t>
      </w:r>
      <w:r>
        <w:rPr>
          <w:spacing w:val="-3"/>
          <w:sz w:val="20"/>
        </w:rPr>
        <w:t xml:space="preserve"> </w:t>
      </w:r>
      <w:r>
        <w:rPr>
          <w:sz w:val="20"/>
        </w:rPr>
        <w:t>manufacturer</w:t>
      </w:r>
      <w:r>
        <w:rPr>
          <w:spacing w:val="-4"/>
          <w:sz w:val="20"/>
        </w:rPr>
        <w:t xml:space="preserve"> </w:t>
      </w:r>
      <w:r>
        <w:rPr>
          <w:sz w:val="20"/>
        </w:rPr>
        <w:t>or their representative.</w:t>
      </w:r>
    </w:p>
    <w:p w14:paraId="2971FCAE" w14:textId="64D76A32" w:rsidR="009E11E2" w:rsidRPr="0014377D" w:rsidRDefault="00000000" w:rsidP="0014377D">
      <w:pPr>
        <w:pStyle w:val="ListParagraph"/>
        <w:numPr>
          <w:ilvl w:val="2"/>
          <w:numId w:val="9"/>
        </w:numPr>
        <w:tabs>
          <w:tab w:val="left" w:pos="2880"/>
        </w:tabs>
        <w:spacing w:before="1" w:after="240"/>
        <w:ind w:right="1481"/>
        <w:rPr>
          <w:sz w:val="20"/>
        </w:rPr>
      </w:pPr>
      <w:r>
        <w:rPr>
          <w:sz w:val="20"/>
        </w:rPr>
        <w:t>The</w:t>
      </w:r>
      <w:r>
        <w:rPr>
          <w:spacing w:val="-6"/>
          <w:sz w:val="20"/>
        </w:rPr>
        <w:t xml:space="preserve"> </w:t>
      </w:r>
      <w:r>
        <w:rPr>
          <w:sz w:val="20"/>
        </w:rPr>
        <w:t>applicant</w:t>
      </w:r>
      <w:r>
        <w:rPr>
          <w:spacing w:val="-3"/>
          <w:sz w:val="20"/>
        </w:rPr>
        <w:t xml:space="preserve"> </w:t>
      </w:r>
      <w:r>
        <w:rPr>
          <w:sz w:val="20"/>
        </w:rPr>
        <w:t>must</w:t>
      </w:r>
      <w:r>
        <w:rPr>
          <w:spacing w:val="-5"/>
          <w:sz w:val="20"/>
        </w:rPr>
        <w:t xml:space="preserve"> </w:t>
      </w:r>
      <w:r>
        <w:rPr>
          <w:sz w:val="20"/>
        </w:rPr>
        <w:t>submit</w:t>
      </w:r>
      <w:r>
        <w:rPr>
          <w:spacing w:val="-3"/>
          <w:sz w:val="20"/>
        </w:rPr>
        <w:t xml:space="preserve"> </w:t>
      </w:r>
      <w:r>
        <w:rPr>
          <w:sz w:val="20"/>
        </w:rPr>
        <w:t>a</w:t>
      </w:r>
      <w:r>
        <w:rPr>
          <w:spacing w:val="-5"/>
          <w:sz w:val="20"/>
        </w:rPr>
        <w:t xml:space="preserve"> </w:t>
      </w:r>
      <w:r>
        <w:rPr>
          <w:sz w:val="20"/>
        </w:rPr>
        <w:t>copy</w:t>
      </w:r>
      <w:r>
        <w:rPr>
          <w:spacing w:val="-4"/>
          <w:sz w:val="20"/>
        </w:rPr>
        <w:t xml:space="preserve"> </w:t>
      </w:r>
      <w:r>
        <w:rPr>
          <w:sz w:val="20"/>
        </w:rPr>
        <w:t>of</w:t>
      </w:r>
      <w:r>
        <w:rPr>
          <w:spacing w:val="-3"/>
          <w:sz w:val="20"/>
        </w:rPr>
        <w:t xml:space="preserve"> </w:t>
      </w:r>
      <w:r>
        <w:rPr>
          <w:sz w:val="20"/>
        </w:rPr>
        <w:t>their</w:t>
      </w:r>
      <w:r>
        <w:rPr>
          <w:spacing w:val="-4"/>
          <w:sz w:val="20"/>
        </w:rPr>
        <w:t xml:space="preserve"> </w:t>
      </w:r>
      <w:r>
        <w:rPr>
          <w:sz w:val="20"/>
        </w:rPr>
        <w:t>current</w:t>
      </w:r>
      <w:r>
        <w:rPr>
          <w:spacing w:val="-3"/>
          <w:sz w:val="20"/>
        </w:rPr>
        <w:t xml:space="preserve"> </w:t>
      </w:r>
      <w:r>
        <w:rPr>
          <w:sz w:val="20"/>
        </w:rPr>
        <w:t>driver’s</w:t>
      </w:r>
      <w:r>
        <w:rPr>
          <w:spacing w:val="-4"/>
          <w:sz w:val="20"/>
        </w:rPr>
        <w:t xml:space="preserve"> </w:t>
      </w:r>
      <w:r>
        <w:rPr>
          <w:sz w:val="20"/>
        </w:rPr>
        <w:t>license</w:t>
      </w:r>
      <w:r>
        <w:rPr>
          <w:spacing w:val="-5"/>
          <w:sz w:val="20"/>
        </w:rPr>
        <w:t xml:space="preserve"> </w:t>
      </w:r>
      <w:r>
        <w:rPr>
          <w:sz w:val="20"/>
        </w:rPr>
        <w:t>or</w:t>
      </w:r>
      <w:r>
        <w:rPr>
          <w:spacing w:val="-4"/>
          <w:sz w:val="20"/>
        </w:rPr>
        <w:t xml:space="preserve"> </w:t>
      </w:r>
      <w:del w:id="56" w:author="Chris Brunette" w:date="2026-07-21T13:13:00Z" w16du:dateUtc="2026-07-21T19:13:00Z">
        <w:r w:rsidDel="00F311C1">
          <w:rPr>
            <w:sz w:val="20"/>
          </w:rPr>
          <w:delText xml:space="preserve">Colorado </w:delText>
        </w:r>
      </w:del>
      <w:ins w:id="57" w:author="Chris Brunette" w:date="2026-07-21T13:13:00Z" w16du:dateUtc="2026-07-21T19:13:00Z">
        <w:r w:rsidR="00F311C1">
          <w:rPr>
            <w:sz w:val="20"/>
          </w:rPr>
          <w:t>oth</w:t>
        </w:r>
      </w:ins>
      <w:ins w:id="58" w:author="Chris Brunette" w:date="2026-07-21T13:14:00Z" w16du:dateUtc="2026-07-21T19:14:00Z">
        <w:r w:rsidR="00F311C1">
          <w:rPr>
            <w:sz w:val="20"/>
          </w:rPr>
          <w:t>er acceptable form of Government-issued</w:t>
        </w:r>
      </w:ins>
      <w:ins w:id="59" w:author="Chris Brunette" w:date="2026-07-21T13:13:00Z" w16du:dateUtc="2026-07-21T19:13:00Z">
        <w:r w:rsidR="00F311C1">
          <w:rPr>
            <w:sz w:val="20"/>
          </w:rPr>
          <w:t xml:space="preserve"> </w:t>
        </w:r>
      </w:ins>
      <w:r>
        <w:rPr>
          <w:sz w:val="20"/>
        </w:rPr>
        <w:t>Identification</w:t>
      </w:r>
      <w:del w:id="60" w:author="Chris Brunette" w:date="2026-07-21T13:14:00Z" w16du:dateUtc="2026-07-21T19:14:00Z">
        <w:r w:rsidDel="00F311C1">
          <w:rPr>
            <w:sz w:val="20"/>
          </w:rPr>
          <w:delText xml:space="preserve"> Card</w:delText>
        </w:r>
      </w:del>
      <w:r>
        <w:rPr>
          <w:sz w:val="20"/>
        </w:rPr>
        <w:t>.</w:t>
      </w:r>
    </w:p>
    <w:p w14:paraId="2E4A0742" w14:textId="756C0F6C" w:rsidR="009E11E2" w:rsidRPr="0014377D" w:rsidRDefault="00000000" w:rsidP="0014377D">
      <w:pPr>
        <w:pStyle w:val="ListParagraph"/>
        <w:numPr>
          <w:ilvl w:val="2"/>
          <w:numId w:val="9"/>
        </w:numPr>
        <w:tabs>
          <w:tab w:val="left" w:pos="2875"/>
        </w:tabs>
        <w:spacing w:before="1" w:after="240"/>
        <w:ind w:left="2875" w:hanging="715"/>
        <w:rPr>
          <w:sz w:val="20"/>
        </w:rPr>
      </w:pPr>
      <w:r>
        <w:rPr>
          <w:sz w:val="20"/>
        </w:rPr>
        <w:t>The</w:t>
      </w:r>
      <w:r>
        <w:rPr>
          <w:spacing w:val="-8"/>
          <w:sz w:val="20"/>
        </w:rPr>
        <w:t xml:space="preserve"> </w:t>
      </w:r>
      <w:r>
        <w:rPr>
          <w:sz w:val="20"/>
        </w:rPr>
        <w:t>applicant</w:t>
      </w:r>
      <w:r>
        <w:rPr>
          <w:spacing w:val="-5"/>
          <w:sz w:val="20"/>
        </w:rPr>
        <w:t xml:space="preserve"> </w:t>
      </w:r>
      <w:r>
        <w:rPr>
          <w:sz w:val="20"/>
        </w:rPr>
        <w:t>must</w:t>
      </w:r>
      <w:r>
        <w:rPr>
          <w:spacing w:val="-5"/>
          <w:sz w:val="20"/>
        </w:rPr>
        <w:t xml:space="preserve"> </w:t>
      </w:r>
      <w:r>
        <w:rPr>
          <w:sz w:val="20"/>
        </w:rPr>
        <w:t>pay</w:t>
      </w:r>
      <w:r>
        <w:rPr>
          <w:spacing w:val="-5"/>
          <w:sz w:val="20"/>
        </w:rPr>
        <w:t xml:space="preserve"> </w:t>
      </w:r>
      <w:r>
        <w:rPr>
          <w:sz w:val="20"/>
        </w:rPr>
        <w:t>all</w:t>
      </w:r>
      <w:r>
        <w:rPr>
          <w:spacing w:val="-8"/>
          <w:sz w:val="20"/>
        </w:rPr>
        <w:t xml:space="preserve"> </w:t>
      </w:r>
      <w:r>
        <w:rPr>
          <w:sz w:val="20"/>
        </w:rPr>
        <w:t>fees</w:t>
      </w:r>
      <w:r>
        <w:rPr>
          <w:spacing w:val="-5"/>
          <w:sz w:val="20"/>
        </w:rPr>
        <w:t xml:space="preserve"> </w:t>
      </w:r>
      <w:r>
        <w:rPr>
          <w:sz w:val="20"/>
        </w:rPr>
        <w:t>associated</w:t>
      </w:r>
      <w:r>
        <w:rPr>
          <w:spacing w:val="-8"/>
          <w:sz w:val="20"/>
        </w:rPr>
        <w:t xml:space="preserve"> </w:t>
      </w:r>
      <w:r>
        <w:rPr>
          <w:sz w:val="20"/>
        </w:rPr>
        <w:t>with</w:t>
      </w:r>
      <w:r>
        <w:rPr>
          <w:spacing w:val="-5"/>
          <w:sz w:val="20"/>
        </w:rPr>
        <w:t xml:space="preserve"> </w:t>
      </w:r>
      <w:r>
        <w:rPr>
          <w:sz w:val="20"/>
        </w:rPr>
        <w:t>the</w:t>
      </w:r>
      <w:r>
        <w:rPr>
          <w:spacing w:val="-7"/>
          <w:sz w:val="20"/>
        </w:rPr>
        <w:t xml:space="preserve"> </w:t>
      </w:r>
      <w:r>
        <w:rPr>
          <w:spacing w:val="-2"/>
          <w:sz w:val="20"/>
        </w:rPr>
        <w:t>registration.</w:t>
      </w:r>
    </w:p>
    <w:p w14:paraId="0ACD0B58" w14:textId="33088A64" w:rsidR="009E11E2" w:rsidRPr="0014377D" w:rsidRDefault="00000000" w:rsidP="0014377D">
      <w:pPr>
        <w:pStyle w:val="ListParagraph"/>
        <w:numPr>
          <w:ilvl w:val="1"/>
          <w:numId w:val="9"/>
        </w:numPr>
        <w:tabs>
          <w:tab w:val="left" w:pos="2160"/>
        </w:tabs>
        <w:spacing w:after="240"/>
        <w:rPr>
          <w:sz w:val="20"/>
        </w:rPr>
      </w:pPr>
      <w:r>
        <w:rPr>
          <w:sz w:val="20"/>
        </w:rPr>
        <w:t>Duration</w:t>
      </w:r>
      <w:r>
        <w:rPr>
          <w:spacing w:val="-7"/>
          <w:sz w:val="20"/>
        </w:rPr>
        <w:t xml:space="preserve"> </w:t>
      </w:r>
      <w:r>
        <w:rPr>
          <w:sz w:val="20"/>
        </w:rPr>
        <w:t>of</w:t>
      </w:r>
      <w:r>
        <w:rPr>
          <w:spacing w:val="-7"/>
          <w:sz w:val="20"/>
        </w:rPr>
        <w:t xml:space="preserve"> </w:t>
      </w:r>
      <w:r>
        <w:rPr>
          <w:spacing w:val="-2"/>
          <w:sz w:val="20"/>
        </w:rPr>
        <w:t>Registration</w:t>
      </w:r>
    </w:p>
    <w:p w14:paraId="5B069016" w14:textId="235EEB3A" w:rsidR="009E11E2" w:rsidRPr="0014377D" w:rsidRDefault="00000000" w:rsidP="0014377D">
      <w:pPr>
        <w:pStyle w:val="ListParagraph"/>
        <w:numPr>
          <w:ilvl w:val="2"/>
          <w:numId w:val="9"/>
        </w:numPr>
        <w:tabs>
          <w:tab w:val="left" w:pos="2880"/>
        </w:tabs>
        <w:spacing w:after="240"/>
        <w:ind w:right="651"/>
        <w:rPr>
          <w:sz w:val="20"/>
        </w:rPr>
      </w:pPr>
      <w:r>
        <w:rPr>
          <w:sz w:val="20"/>
        </w:rPr>
        <w:t>The</w:t>
      </w:r>
      <w:r>
        <w:rPr>
          <w:spacing w:val="-5"/>
          <w:sz w:val="20"/>
        </w:rPr>
        <w:t xml:space="preserve"> </w:t>
      </w:r>
      <w:r>
        <w:rPr>
          <w:sz w:val="20"/>
        </w:rPr>
        <w:t>registration</w:t>
      </w:r>
      <w:r>
        <w:rPr>
          <w:spacing w:val="-3"/>
          <w:sz w:val="20"/>
        </w:rPr>
        <w:t xml:space="preserve"> </w:t>
      </w:r>
      <w:r>
        <w:rPr>
          <w:sz w:val="20"/>
        </w:rPr>
        <w:t>period</w:t>
      </w:r>
      <w:r>
        <w:rPr>
          <w:spacing w:val="-4"/>
          <w:sz w:val="20"/>
        </w:rPr>
        <w:t xml:space="preserve"> </w:t>
      </w:r>
      <w:r>
        <w:rPr>
          <w:sz w:val="20"/>
        </w:rPr>
        <w:t>for</w:t>
      </w:r>
      <w:r>
        <w:rPr>
          <w:spacing w:val="-4"/>
          <w:sz w:val="20"/>
        </w:rPr>
        <w:t xml:space="preserve"> </w:t>
      </w:r>
      <w:r>
        <w:rPr>
          <w:sz w:val="20"/>
        </w:rPr>
        <w:t>new</w:t>
      </w:r>
      <w:r>
        <w:rPr>
          <w:spacing w:val="-4"/>
          <w:sz w:val="20"/>
        </w:rPr>
        <w:t xml:space="preserve"> </w:t>
      </w:r>
      <w:r>
        <w:rPr>
          <w:sz w:val="20"/>
        </w:rPr>
        <w:t>and</w:t>
      </w:r>
      <w:r>
        <w:rPr>
          <w:spacing w:val="-5"/>
          <w:sz w:val="20"/>
        </w:rPr>
        <w:t xml:space="preserve"> </w:t>
      </w:r>
      <w:r>
        <w:rPr>
          <w:sz w:val="20"/>
        </w:rPr>
        <w:t>renewal</w:t>
      </w:r>
      <w:r>
        <w:rPr>
          <w:spacing w:val="-5"/>
          <w:sz w:val="20"/>
        </w:rPr>
        <w:t xml:space="preserve"> </w:t>
      </w:r>
      <w:r>
        <w:rPr>
          <w:sz w:val="20"/>
        </w:rPr>
        <w:t>registrations</w:t>
      </w:r>
      <w:r>
        <w:rPr>
          <w:spacing w:val="-3"/>
          <w:sz w:val="20"/>
        </w:rPr>
        <w:t xml:space="preserve"> </w:t>
      </w:r>
      <w:r>
        <w:rPr>
          <w:sz w:val="20"/>
        </w:rPr>
        <w:t>will</w:t>
      </w:r>
      <w:r>
        <w:rPr>
          <w:spacing w:val="-5"/>
          <w:sz w:val="20"/>
        </w:rPr>
        <w:t xml:space="preserve"> </w:t>
      </w:r>
      <w:r>
        <w:rPr>
          <w:sz w:val="20"/>
        </w:rPr>
        <w:t>expire</w:t>
      </w:r>
      <w:r>
        <w:rPr>
          <w:spacing w:val="-2"/>
          <w:sz w:val="20"/>
        </w:rPr>
        <w:t xml:space="preserve"> </w:t>
      </w:r>
      <w:r>
        <w:rPr>
          <w:sz w:val="20"/>
        </w:rPr>
        <w:t>on</w:t>
      </w:r>
      <w:r>
        <w:rPr>
          <w:spacing w:val="-5"/>
          <w:sz w:val="20"/>
        </w:rPr>
        <w:t xml:space="preserve"> </w:t>
      </w:r>
      <w:r>
        <w:rPr>
          <w:sz w:val="20"/>
        </w:rPr>
        <w:t>June</w:t>
      </w:r>
      <w:r>
        <w:rPr>
          <w:spacing w:val="-4"/>
          <w:sz w:val="20"/>
        </w:rPr>
        <w:t xml:space="preserve"> </w:t>
      </w:r>
      <w:r>
        <w:rPr>
          <w:sz w:val="20"/>
        </w:rPr>
        <w:t>30th</w:t>
      </w:r>
      <w:r>
        <w:rPr>
          <w:spacing w:val="-3"/>
          <w:sz w:val="20"/>
        </w:rPr>
        <w:t xml:space="preserve"> </w:t>
      </w:r>
      <w:r>
        <w:rPr>
          <w:sz w:val="20"/>
        </w:rPr>
        <w:t>each year regardless of when the registration was issued, unless earlier suspended or revoked. There will be no pro-rating of registration fees.</w:t>
      </w:r>
    </w:p>
    <w:p w14:paraId="189A200D" w14:textId="7F2BEA33" w:rsidR="009E11E2" w:rsidRPr="0014377D" w:rsidRDefault="00000000" w:rsidP="0014377D">
      <w:pPr>
        <w:pStyle w:val="ListParagraph"/>
        <w:numPr>
          <w:ilvl w:val="2"/>
          <w:numId w:val="9"/>
        </w:numPr>
        <w:tabs>
          <w:tab w:val="left" w:pos="2880"/>
        </w:tabs>
        <w:spacing w:after="240"/>
        <w:ind w:right="367"/>
        <w:rPr>
          <w:sz w:val="20"/>
        </w:rPr>
      </w:pPr>
      <w:r>
        <w:rPr>
          <w:sz w:val="20"/>
        </w:rPr>
        <w:t xml:space="preserve">Applications for renewal shall be submitted no more than </w:t>
      </w:r>
      <w:r w:rsidR="0014377D">
        <w:rPr>
          <w:color w:val="C00000"/>
          <w:sz w:val="20"/>
        </w:rPr>
        <w:t>thirty (</w:t>
      </w:r>
      <w:r>
        <w:rPr>
          <w:sz w:val="20"/>
        </w:rPr>
        <w:t>30</w:t>
      </w:r>
      <w:r w:rsidR="0014377D">
        <w:rPr>
          <w:color w:val="C00000"/>
          <w:sz w:val="20"/>
        </w:rPr>
        <w:t>)</w:t>
      </w:r>
      <w:r>
        <w:rPr>
          <w:sz w:val="20"/>
        </w:rPr>
        <w:t xml:space="preserve"> days prior to expiration, A grace</w:t>
      </w:r>
      <w:r>
        <w:rPr>
          <w:spacing w:val="-4"/>
          <w:sz w:val="20"/>
        </w:rPr>
        <w:t xml:space="preserve"> </w:t>
      </w:r>
      <w:r>
        <w:rPr>
          <w:sz w:val="20"/>
        </w:rPr>
        <w:t>period</w:t>
      </w:r>
      <w:r>
        <w:rPr>
          <w:spacing w:val="-3"/>
          <w:sz w:val="20"/>
        </w:rPr>
        <w:t xml:space="preserve"> </w:t>
      </w:r>
      <w:r>
        <w:rPr>
          <w:sz w:val="20"/>
        </w:rPr>
        <w:t>for</w:t>
      </w:r>
      <w:r>
        <w:rPr>
          <w:spacing w:val="-4"/>
          <w:sz w:val="20"/>
        </w:rPr>
        <w:t xml:space="preserve"> </w:t>
      </w:r>
      <w:r>
        <w:rPr>
          <w:sz w:val="20"/>
        </w:rPr>
        <w:t>renewal</w:t>
      </w:r>
      <w:r>
        <w:rPr>
          <w:spacing w:val="-5"/>
          <w:sz w:val="20"/>
        </w:rPr>
        <w:t xml:space="preserve"> </w:t>
      </w:r>
      <w:r>
        <w:rPr>
          <w:sz w:val="20"/>
        </w:rPr>
        <w:t>may</w:t>
      </w:r>
      <w:r>
        <w:rPr>
          <w:spacing w:val="-3"/>
          <w:sz w:val="20"/>
        </w:rPr>
        <w:t xml:space="preserve"> </w:t>
      </w:r>
      <w:r>
        <w:rPr>
          <w:sz w:val="20"/>
        </w:rPr>
        <w:t>be</w:t>
      </w:r>
      <w:r>
        <w:rPr>
          <w:spacing w:val="-5"/>
          <w:sz w:val="20"/>
        </w:rPr>
        <w:t xml:space="preserve"> </w:t>
      </w:r>
      <w:r>
        <w:rPr>
          <w:sz w:val="20"/>
        </w:rPr>
        <w:t>extended</w:t>
      </w:r>
      <w:r>
        <w:rPr>
          <w:spacing w:val="-5"/>
          <w:sz w:val="20"/>
        </w:rPr>
        <w:t xml:space="preserve"> </w:t>
      </w:r>
      <w:r>
        <w:rPr>
          <w:sz w:val="20"/>
        </w:rPr>
        <w:t>for</w:t>
      </w:r>
      <w:r>
        <w:rPr>
          <w:spacing w:val="-4"/>
          <w:sz w:val="20"/>
        </w:rPr>
        <w:t xml:space="preserve"> </w:t>
      </w:r>
      <w:r>
        <w:rPr>
          <w:sz w:val="20"/>
        </w:rPr>
        <w:t>up</w:t>
      </w:r>
      <w:r>
        <w:rPr>
          <w:spacing w:val="-2"/>
          <w:sz w:val="20"/>
        </w:rPr>
        <w:t xml:space="preserve"> </w:t>
      </w:r>
      <w:r>
        <w:rPr>
          <w:sz w:val="20"/>
        </w:rPr>
        <w:t>to</w:t>
      </w:r>
      <w:r>
        <w:rPr>
          <w:spacing w:val="-5"/>
          <w:sz w:val="20"/>
        </w:rPr>
        <w:t xml:space="preserve"> </w:t>
      </w:r>
      <w:r w:rsidR="0014377D">
        <w:rPr>
          <w:color w:val="C00000"/>
          <w:spacing w:val="-5"/>
          <w:sz w:val="20"/>
        </w:rPr>
        <w:t>thirty (</w:t>
      </w:r>
      <w:r>
        <w:rPr>
          <w:sz w:val="20"/>
        </w:rPr>
        <w:t>30</w:t>
      </w:r>
      <w:r w:rsidR="0014377D">
        <w:rPr>
          <w:color w:val="C00000"/>
          <w:sz w:val="20"/>
        </w:rPr>
        <w:t>)</w:t>
      </w:r>
      <w:r>
        <w:rPr>
          <w:spacing w:val="-2"/>
          <w:sz w:val="20"/>
        </w:rPr>
        <w:t xml:space="preserve"> </w:t>
      </w:r>
      <w:r>
        <w:rPr>
          <w:sz w:val="20"/>
        </w:rPr>
        <w:t>days</w:t>
      </w:r>
      <w:r>
        <w:rPr>
          <w:spacing w:val="-3"/>
          <w:sz w:val="20"/>
        </w:rPr>
        <w:t xml:space="preserve"> </w:t>
      </w:r>
      <w:r>
        <w:rPr>
          <w:sz w:val="20"/>
        </w:rPr>
        <w:t>after</w:t>
      </w:r>
      <w:r>
        <w:rPr>
          <w:spacing w:val="-1"/>
          <w:sz w:val="20"/>
        </w:rPr>
        <w:t xml:space="preserve"> </w:t>
      </w:r>
      <w:r>
        <w:rPr>
          <w:sz w:val="20"/>
        </w:rPr>
        <w:t>expiration,</w:t>
      </w:r>
      <w:r>
        <w:rPr>
          <w:spacing w:val="-4"/>
          <w:sz w:val="20"/>
        </w:rPr>
        <w:t xml:space="preserve"> </w:t>
      </w:r>
      <w:r>
        <w:rPr>
          <w:sz w:val="20"/>
        </w:rPr>
        <w:t>after</w:t>
      </w:r>
      <w:r>
        <w:rPr>
          <w:spacing w:val="-1"/>
          <w:sz w:val="20"/>
        </w:rPr>
        <w:t xml:space="preserve"> </w:t>
      </w:r>
      <w:r>
        <w:rPr>
          <w:sz w:val="20"/>
        </w:rPr>
        <w:t>which</w:t>
      </w:r>
      <w:r>
        <w:rPr>
          <w:spacing w:val="-2"/>
          <w:sz w:val="20"/>
        </w:rPr>
        <w:t xml:space="preserve"> </w:t>
      </w:r>
      <w:r>
        <w:rPr>
          <w:sz w:val="20"/>
        </w:rPr>
        <w:t>a late application fee will be assessed.</w:t>
      </w:r>
    </w:p>
    <w:p w14:paraId="170F9FCE" w14:textId="3B180568" w:rsidR="009E11E2" w:rsidRPr="0014377D" w:rsidRDefault="00000000" w:rsidP="0014377D">
      <w:pPr>
        <w:pStyle w:val="ListParagraph"/>
        <w:numPr>
          <w:ilvl w:val="2"/>
          <w:numId w:val="9"/>
        </w:numPr>
        <w:tabs>
          <w:tab w:val="left" w:pos="2880"/>
        </w:tabs>
        <w:spacing w:before="1" w:after="240"/>
        <w:ind w:right="479"/>
        <w:rPr>
          <w:sz w:val="20"/>
        </w:rPr>
      </w:pPr>
      <w:r>
        <w:rPr>
          <w:sz w:val="20"/>
        </w:rPr>
        <w:t xml:space="preserve">All applications for registration shall have no longer than </w:t>
      </w:r>
      <w:r w:rsidR="0014377D" w:rsidRPr="0014377D">
        <w:rPr>
          <w:color w:val="C00000"/>
          <w:sz w:val="20"/>
        </w:rPr>
        <w:t>thirty (</w:t>
      </w:r>
      <w:r>
        <w:rPr>
          <w:sz w:val="20"/>
        </w:rPr>
        <w:t>30</w:t>
      </w:r>
      <w:r w:rsidR="0014377D">
        <w:rPr>
          <w:color w:val="C00000"/>
          <w:sz w:val="20"/>
        </w:rPr>
        <w:t>)</w:t>
      </w:r>
      <w:r>
        <w:rPr>
          <w:sz w:val="20"/>
        </w:rPr>
        <w:t xml:space="preserve"> days from the original submittal to correct deficiencies in their application including missing materials or fees. Applications</w:t>
      </w:r>
      <w:r>
        <w:rPr>
          <w:spacing w:val="-4"/>
          <w:sz w:val="20"/>
        </w:rPr>
        <w:t xml:space="preserve"> </w:t>
      </w:r>
      <w:r>
        <w:rPr>
          <w:sz w:val="20"/>
        </w:rPr>
        <w:t>older</w:t>
      </w:r>
      <w:r>
        <w:rPr>
          <w:spacing w:val="-4"/>
          <w:sz w:val="20"/>
        </w:rPr>
        <w:t xml:space="preserve"> </w:t>
      </w:r>
      <w:r>
        <w:rPr>
          <w:sz w:val="20"/>
        </w:rPr>
        <w:t>than</w:t>
      </w:r>
      <w:r>
        <w:rPr>
          <w:spacing w:val="-3"/>
          <w:sz w:val="20"/>
        </w:rPr>
        <w:t xml:space="preserve"> </w:t>
      </w:r>
      <w:r w:rsidR="0014377D">
        <w:rPr>
          <w:color w:val="C00000"/>
          <w:spacing w:val="-3"/>
          <w:sz w:val="20"/>
        </w:rPr>
        <w:t>thirty (</w:t>
      </w:r>
      <w:r>
        <w:rPr>
          <w:sz w:val="20"/>
        </w:rPr>
        <w:t>30</w:t>
      </w:r>
      <w:r w:rsidR="0014377D">
        <w:rPr>
          <w:color w:val="C00000"/>
          <w:sz w:val="20"/>
        </w:rPr>
        <w:t>)</w:t>
      </w:r>
      <w:r>
        <w:rPr>
          <w:spacing w:val="-4"/>
          <w:sz w:val="20"/>
        </w:rPr>
        <w:t xml:space="preserve"> </w:t>
      </w:r>
      <w:r>
        <w:rPr>
          <w:sz w:val="20"/>
        </w:rPr>
        <w:t>days</w:t>
      </w:r>
      <w:r>
        <w:rPr>
          <w:spacing w:val="-4"/>
          <w:sz w:val="20"/>
        </w:rPr>
        <w:t xml:space="preserve"> </w:t>
      </w:r>
      <w:r>
        <w:rPr>
          <w:sz w:val="20"/>
        </w:rPr>
        <w:t>with</w:t>
      </w:r>
      <w:r>
        <w:rPr>
          <w:spacing w:val="-3"/>
          <w:sz w:val="20"/>
        </w:rPr>
        <w:t xml:space="preserve"> </w:t>
      </w:r>
      <w:r>
        <w:rPr>
          <w:sz w:val="20"/>
        </w:rPr>
        <w:t>deficiencies</w:t>
      </w:r>
      <w:r>
        <w:rPr>
          <w:spacing w:val="-4"/>
          <w:sz w:val="20"/>
        </w:rPr>
        <w:t xml:space="preserve"> </w:t>
      </w:r>
      <w:r>
        <w:rPr>
          <w:sz w:val="20"/>
        </w:rPr>
        <w:t>will</w:t>
      </w:r>
      <w:r>
        <w:rPr>
          <w:spacing w:val="-6"/>
          <w:sz w:val="20"/>
        </w:rPr>
        <w:t xml:space="preserve"> </w:t>
      </w:r>
      <w:r>
        <w:rPr>
          <w:sz w:val="20"/>
        </w:rPr>
        <w:t>be</w:t>
      </w:r>
      <w:r>
        <w:rPr>
          <w:spacing w:val="-5"/>
          <w:sz w:val="20"/>
        </w:rPr>
        <w:t xml:space="preserve"> </w:t>
      </w:r>
      <w:r>
        <w:rPr>
          <w:sz w:val="20"/>
        </w:rPr>
        <w:t>considered</w:t>
      </w:r>
      <w:r>
        <w:rPr>
          <w:spacing w:val="-5"/>
          <w:sz w:val="20"/>
        </w:rPr>
        <w:t xml:space="preserve"> </w:t>
      </w:r>
      <w:r>
        <w:rPr>
          <w:sz w:val="20"/>
        </w:rPr>
        <w:t>vacated</w:t>
      </w:r>
      <w:r>
        <w:rPr>
          <w:spacing w:val="-4"/>
          <w:sz w:val="20"/>
        </w:rPr>
        <w:t xml:space="preserve"> </w:t>
      </w:r>
      <w:r>
        <w:rPr>
          <w:sz w:val="20"/>
        </w:rPr>
        <w:t>applications and the fees surrendered.</w:t>
      </w:r>
    </w:p>
    <w:p w14:paraId="382E197E" w14:textId="2AB85B20" w:rsidR="009E11E2" w:rsidRPr="0014377D" w:rsidRDefault="00000000" w:rsidP="0014377D">
      <w:pPr>
        <w:pStyle w:val="ListParagraph"/>
        <w:numPr>
          <w:ilvl w:val="2"/>
          <w:numId w:val="9"/>
        </w:numPr>
        <w:tabs>
          <w:tab w:val="left" w:pos="2880"/>
        </w:tabs>
        <w:spacing w:after="240"/>
        <w:ind w:right="570"/>
        <w:rPr>
          <w:sz w:val="20"/>
        </w:rPr>
      </w:pPr>
      <w:r>
        <w:rPr>
          <w:sz w:val="20"/>
        </w:rPr>
        <w:t>Applicants</w:t>
      </w:r>
      <w:r>
        <w:rPr>
          <w:spacing w:val="-4"/>
          <w:sz w:val="20"/>
        </w:rPr>
        <w:t xml:space="preserve"> </w:t>
      </w:r>
      <w:r>
        <w:rPr>
          <w:sz w:val="20"/>
        </w:rPr>
        <w:t>submitting</w:t>
      </w:r>
      <w:r>
        <w:rPr>
          <w:spacing w:val="-3"/>
          <w:sz w:val="20"/>
        </w:rPr>
        <w:t xml:space="preserve"> </w:t>
      </w:r>
      <w:r>
        <w:rPr>
          <w:sz w:val="20"/>
        </w:rPr>
        <w:t>more</w:t>
      </w:r>
      <w:r>
        <w:rPr>
          <w:spacing w:val="-3"/>
          <w:sz w:val="20"/>
        </w:rPr>
        <w:t xml:space="preserve"> </w:t>
      </w:r>
      <w:r>
        <w:rPr>
          <w:sz w:val="20"/>
        </w:rPr>
        <w:t>than</w:t>
      </w:r>
      <w:r>
        <w:rPr>
          <w:spacing w:val="-3"/>
          <w:sz w:val="20"/>
        </w:rPr>
        <w:t xml:space="preserve"> </w:t>
      </w:r>
      <w:r w:rsidR="0014377D">
        <w:rPr>
          <w:color w:val="C00000"/>
          <w:spacing w:val="-3"/>
          <w:sz w:val="20"/>
        </w:rPr>
        <w:t>sixty (</w:t>
      </w:r>
      <w:r>
        <w:rPr>
          <w:sz w:val="20"/>
        </w:rPr>
        <w:t>60</w:t>
      </w:r>
      <w:r w:rsidR="0014377D">
        <w:rPr>
          <w:color w:val="C00000"/>
          <w:sz w:val="20"/>
        </w:rPr>
        <w:t>)</w:t>
      </w:r>
      <w:r>
        <w:rPr>
          <w:spacing w:val="-4"/>
          <w:sz w:val="20"/>
        </w:rPr>
        <w:t xml:space="preserve"> </w:t>
      </w:r>
      <w:r>
        <w:rPr>
          <w:sz w:val="20"/>
        </w:rPr>
        <w:t>days</w:t>
      </w:r>
      <w:r>
        <w:rPr>
          <w:spacing w:val="-4"/>
          <w:sz w:val="20"/>
        </w:rPr>
        <w:t xml:space="preserve"> </w:t>
      </w:r>
      <w:r>
        <w:rPr>
          <w:sz w:val="20"/>
        </w:rPr>
        <w:t>after</w:t>
      </w:r>
      <w:r>
        <w:rPr>
          <w:spacing w:val="-5"/>
          <w:sz w:val="20"/>
        </w:rPr>
        <w:t xml:space="preserve"> </w:t>
      </w:r>
      <w:r>
        <w:rPr>
          <w:sz w:val="20"/>
        </w:rPr>
        <w:t>expiration</w:t>
      </w:r>
      <w:r>
        <w:rPr>
          <w:spacing w:val="-6"/>
          <w:sz w:val="20"/>
        </w:rPr>
        <w:t xml:space="preserve"> </w:t>
      </w:r>
      <w:r>
        <w:rPr>
          <w:sz w:val="20"/>
        </w:rPr>
        <w:t>shall</w:t>
      </w:r>
      <w:r>
        <w:rPr>
          <w:spacing w:val="-6"/>
          <w:sz w:val="20"/>
        </w:rPr>
        <w:t xml:space="preserve"> </w:t>
      </w:r>
      <w:r>
        <w:rPr>
          <w:sz w:val="20"/>
        </w:rPr>
        <w:t>submit</w:t>
      </w:r>
      <w:r>
        <w:rPr>
          <w:spacing w:val="-5"/>
          <w:sz w:val="20"/>
        </w:rPr>
        <w:t xml:space="preserve"> </w:t>
      </w:r>
      <w:r>
        <w:rPr>
          <w:sz w:val="20"/>
        </w:rPr>
        <w:t>all</w:t>
      </w:r>
      <w:r>
        <w:rPr>
          <w:spacing w:val="-4"/>
          <w:sz w:val="20"/>
        </w:rPr>
        <w:t xml:space="preserve"> </w:t>
      </w:r>
      <w:r>
        <w:rPr>
          <w:sz w:val="20"/>
        </w:rPr>
        <w:t xml:space="preserve">documentation required of a new applicant in addition to documentation of continuing education in accordance with </w:t>
      </w:r>
      <w:r w:rsidR="0014377D">
        <w:rPr>
          <w:color w:val="C00000"/>
          <w:sz w:val="20"/>
        </w:rPr>
        <w:t xml:space="preserve">Section </w:t>
      </w:r>
      <w:r>
        <w:rPr>
          <w:sz w:val="20"/>
        </w:rPr>
        <w:t>5.4.2</w:t>
      </w:r>
      <w:r w:rsidR="0014377D">
        <w:rPr>
          <w:sz w:val="20"/>
        </w:rPr>
        <w:t xml:space="preserve"> </w:t>
      </w:r>
      <w:r w:rsidR="0014377D" w:rsidRPr="0014377D">
        <w:rPr>
          <w:color w:val="C00000"/>
          <w:sz w:val="20"/>
        </w:rPr>
        <w:t>of these rules</w:t>
      </w:r>
      <w:r>
        <w:rPr>
          <w:sz w:val="20"/>
        </w:rPr>
        <w:t>.</w:t>
      </w:r>
    </w:p>
    <w:p w14:paraId="74454909" w14:textId="639FFE68" w:rsidR="009E11E2" w:rsidRPr="0014377D" w:rsidRDefault="00000000" w:rsidP="0014377D">
      <w:pPr>
        <w:pStyle w:val="ListParagraph"/>
        <w:numPr>
          <w:ilvl w:val="1"/>
          <w:numId w:val="9"/>
        </w:numPr>
        <w:tabs>
          <w:tab w:val="left" w:pos="2160"/>
        </w:tabs>
        <w:spacing w:after="240"/>
        <w:rPr>
          <w:sz w:val="20"/>
        </w:rPr>
      </w:pPr>
      <w:r>
        <w:rPr>
          <w:spacing w:val="-2"/>
          <w:sz w:val="20"/>
        </w:rPr>
        <w:t>Registration</w:t>
      </w:r>
      <w:r>
        <w:rPr>
          <w:spacing w:val="9"/>
          <w:sz w:val="20"/>
        </w:rPr>
        <w:t xml:space="preserve"> </w:t>
      </w:r>
      <w:r>
        <w:rPr>
          <w:spacing w:val="-2"/>
          <w:sz w:val="20"/>
        </w:rPr>
        <w:t>Renewal</w:t>
      </w:r>
    </w:p>
    <w:p w14:paraId="77F0A40C" w14:textId="2121AD14" w:rsidR="009E11E2" w:rsidRPr="0014377D" w:rsidRDefault="00000000" w:rsidP="0014377D">
      <w:pPr>
        <w:pStyle w:val="ListParagraph"/>
        <w:numPr>
          <w:ilvl w:val="2"/>
          <w:numId w:val="9"/>
        </w:numPr>
        <w:tabs>
          <w:tab w:val="left" w:pos="2880"/>
        </w:tabs>
        <w:spacing w:after="240"/>
        <w:ind w:right="760"/>
        <w:rPr>
          <w:sz w:val="20"/>
        </w:rPr>
      </w:pPr>
      <w:r>
        <w:rPr>
          <w:sz w:val="20"/>
        </w:rPr>
        <w:t>Renewal of certification is the responsibility of the certified individual. Registrants requesting</w:t>
      </w:r>
      <w:r>
        <w:rPr>
          <w:spacing w:val="-4"/>
          <w:sz w:val="20"/>
        </w:rPr>
        <w:t xml:space="preserve"> </w:t>
      </w:r>
      <w:r>
        <w:rPr>
          <w:sz w:val="20"/>
        </w:rPr>
        <w:t>a</w:t>
      </w:r>
      <w:r>
        <w:rPr>
          <w:spacing w:val="-5"/>
          <w:sz w:val="20"/>
        </w:rPr>
        <w:t xml:space="preserve"> </w:t>
      </w:r>
      <w:r>
        <w:rPr>
          <w:sz w:val="20"/>
        </w:rPr>
        <w:t>renewal</w:t>
      </w:r>
      <w:r>
        <w:rPr>
          <w:spacing w:val="-6"/>
          <w:sz w:val="20"/>
        </w:rPr>
        <w:t xml:space="preserve"> </w:t>
      </w:r>
      <w:r>
        <w:rPr>
          <w:sz w:val="20"/>
        </w:rPr>
        <w:t>of</w:t>
      </w:r>
      <w:r>
        <w:rPr>
          <w:spacing w:val="-3"/>
          <w:sz w:val="20"/>
        </w:rPr>
        <w:t xml:space="preserve"> </w:t>
      </w:r>
      <w:r>
        <w:rPr>
          <w:sz w:val="20"/>
        </w:rPr>
        <w:t>their</w:t>
      </w:r>
      <w:r>
        <w:rPr>
          <w:spacing w:val="-4"/>
          <w:sz w:val="20"/>
        </w:rPr>
        <w:t xml:space="preserve"> </w:t>
      </w:r>
      <w:r>
        <w:rPr>
          <w:sz w:val="20"/>
        </w:rPr>
        <w:t>sprinkler</w:t>
      </w:r>
      <w:r>
        <w:rPr>
          <w:spacing w:val="-5"/>
          <w:sz w:val="20"/>
        </w:rPr>
        <w:t xml:space="preserve"> </w:t>
      </w:r>
      <w:r>
        <w:rPr>
          <w:sz w:val="20"/>
        </w:rPr>
        <w:t>fitter</w:t>
      </w:r>
      <w:r>
        <w:rPr>
          <w:spacing w:val="-5"/>
          <w:sz w:val="20"/>
        </w:rPr>
        <w:t xml:space="preserve"> </w:t>
      </w:r>
      <w:r>
        <w:rPr>
          <w:sz w:val="20"/>
        </w:rPr>
        <w:t>registration</w:t>
      </w:r>
      <w:r>
        <w:rPr>
          <w:spacing w:val="-3"/>
          <w:sz w:val="20"/>
        </w:rPr>
        <w:t xml:space="preserve"> </w:t>
      </w:r>
      <w:r>
        <w:rPr>
          <w:sz w:val="20"/>
        </w:rPr>
        <w:t>must</w:t>
      </w:r>
      <w:r>
        <w:rPr>
          <w:spacing w:val="-5"/>
          <w:sz w:val="20"/>
        </w:rPr>
        <w:t xml:space="preserve"> </w:t>
      </w:r>
      <w:r>
        <w:rPr>
          <w:sz w:val="20"/>
        </w:rPr>
        <w:t>complete</w:t>
      </w:r>
      <w:r>
        <w:rPr>
          <w:spacing w:val="-4"/>
          <w:sz w:val="20"/>
        </w:rPr>
        <w:t xml:space="preserve"> </w:t>
      </w:r>
      <w:r>
        <w:rPr>
          <w:sz w:val="20"/>
        </w:rPr>
        <w:t>an</w:t>
      </w:r>
      <w:r>
        <w:rPr>
          <w:spacing w:val="-6"/>
          <w:sz w:val="20"/>
        </w:rPr>
        <w:t xml:space="preserve"> </w:t>
      </w:r>
      <w:r>
        <w:rPr>
          <w:sz w:val="20"/>
        </w:rPr>
        <w:t>application, provide documented continuing education, and pay a renewal fee.</w:t>
      </w:r>
    </w:p>
    <w:p w14:paraId="65D2577E" w14:textId="029DA1B4" w:rsidR="009E11E2" w:rsidRDefault="00000000">
      <w:pPr>
        <w:pStyle w:val="ListParagraph"/>
        <w:numPr>
          <w:ilvl w:val="2"/>
          <w:numId w:val="9"/>
        </w:numPr>
        <w:tabs>
          <w:tab w:val="left" w:pos="2880"/>
        </w:tabs>
        <w:ind w:right="1069"/>
        <w:rPr>
          <w:sz w:val="20"/>
        </w:rPr>
      </w:pPr>
      <w:r>
        <w:rPr>
          <w:sz w:val="20"/>
        </w:rPr>
        <w:t>Registrants</w:t>
      </w:r>
      <w:r>
        <w:rPr>
          <w:spacing w:val="-4"/>
          <w:sz w:val="20"/>
        </w:rPr>
        <w:t xml:space="preserve"> </w:t>
      </w:r>
      <w:r>
        <w:rPr>
          <w:sz w:val="20"/>
        </w:rPr>
        <w:t>must</w:t>
      </w:r>
      <w:r>
        <w:rPr>
          <w:spacing w:val="-3"/>
          <w:sz w:val="20"/>
        </w:rPr>
        <w:t xml:space="preserve"> </w:t>
      </w:r>
      <w:r>
        <w:rPr>
          <w:sz w:val="20"/>
        </w:rPr>
        <w:t>document</w:t>
      </w:r>
      <w:r>
        <w:rPr>
          <w:spacing w:val="-3"/>
          <w:sz w:val="20"/>
        </w:rPr>
        <w:t xml:space="preserve"> </w:t>
      </w:r>
      <w:r>
        <w:rPr>
          <w:sz w:val="20"/>
        </w:rPr>
        <w:t>at</w:t>
      </w:r>
      <w:r>
        <w:rPr>
          <w:spacing w:val="-5"/>
          <w:sz w:val="20"/>
        </w:rPr>
        <w:t xml:space="preserve"> </w:t>
      </w:r>
      <w:r>
        <w:rPr>
          <w:sz w:val="20"/>
        </w:rPr>
        <w:t>least</w:t>
      </w:r>
      <w:r>
        <w:rPr>
          <w:spacing w:val="-5"/>
          <w:sz w:val="20"/>
        </w:rPr>
        <w:t xml:space="preserve"> </w:t>
      </w:r>
      <w:r>
        <w:rPr>
          <w:sz w:val="20"/>
        </w:rPr>
        <w:t>2.4</w:t>
      </w:r>
      <w:r>
        <w:rPr>
          <w:spacing w:val="-6"/>
          <w:sz w:val="20"/>
        </w:rPr>
        <w:t xml:space="preserve"> </w:t>
      </w:r>
      <w:r>
        <w:rPr>
          <w:sz w:val="20"/>
        </w:rPr>
        <w:t>CEU</w:t>
      </w:r>
      <w:r w:rsidRPr="00DB342F">
        <w:rPr>
          <w:strike/>
          <w:color w:val="C00000"/>
          <w:sz w:val="20"/>
        </w:rPr>
        <w:t>’</w:t>
      </w:r>
      <w:r>
        <w:rPr>
          <w:sz w:val="20"/>
        </w:rPr>
        <w:t>s</w:t>
      </w:r>
      <w:r>
        <w:rPr>
          <w:spacing w:val="-2"/>
          <w:sz w:val="20"/>
        </w:rPr>
        <w:t xml:space="preserve"> </w:t>
      </w:r>
      <w:r>
        <w:rPr>
          <w:sz w:val="20"/>
        </w:rPr>
        <w:t>earned</w:t>
      </w:r>
      <w:r>
        <w:rPr>
          <w:spacing w:val="-3"/>
          <w:sz w:val="20"/>
        </w:rPr>
        <w:t xml:space="preserve"> </w:t>
      </w:r>
      <w:r>
        <w:rPr>
          <w:sz w:val="20"/>
        </w:rPr>
        <w:t>subsequent</w:t>
      </w:r>
      <w:r>
        <w:rPr>
          <w:spacing w:val="-5"/>
          <w:sz w:val="20"/>
        </w:rPr>
        <w:t xml:space="preserve"> </w:t>
      </w:r>
      <w:r>
        <w:rPr>
          <w:sz w:val="20"/>
        </w:rPr>
        <w:t>to</w:t>
      </w:r>
      <w:r>
        <w:rPr>
          <w:spacing w:val="-5"/>
          <w:sz w:val="20"/>
        </w:rPr>
        <w:t xml:space="preserve"> </w:t>
      </w:r>
      <w:r>
        <w:rPr>
          <w:sz w:val="20"/>
        </w:rPr>
        <w:t>July</w:t>
      </w:r>
      <w:r>
        <w:rPr>
          <w:spacing w:val="-4"/>
          <w:sz w:val="20"/>
        </w:rPr>
        <w:t xml:space="preserve"> </w:t>
      </w:r>
      <w:r>
        <w:rPr>
          <w:sz w:val="20"/>
        </w:rPr>
        <w:t>1</w:t>
      </w:r>
      <w:r>
        <w:rPr>
          <w:spacing w:val="-3"/>
          <w:sz w:val="20"/>
        </w:rPr>
        <w:t xml:space="preserve"> </w:t>
      </w:r>
      <w:r>
        <w:rPr>
          <w:sz w:val="20"/>
        </w:rPr>
        <w:t>of</w:t>
      </w:r>
      <w:r>
        <w:rPr>
          <w:spacing w:val="-5"/>
          <w:sz w:val="20"/>
        </w:rPr>
        <w:t xml:space="preserve"> </w:t>
      </w:r>
      <w:r>
        <w:rPr>
          <w:sz w:val="20"/>
        </w:rPr>
        <w:t>the previous year relevant to the field of fire suppression as</w:t>
      </w:r>
      <w:r w:rsidR="0014377D">
        <w:rPr>
          <w:sz w:val="20"/>
        </w:rPr>
        <w:t xml:space="preserve"> </w:t>
      </w:r>
      <w:r w:rsidR="0014377D" w:rsidRPr="0014377D">
        <w:rPr>
          <w:color w:val="C00000"/>
          <w:sz w:val="20"/>
        </w:rPr>
        <w:t>follows:</w:t>
      </w:r>
      <w:r w:rsidRPr="0014377D">
        <w:rPr>
          <w:color w:val="C00000"/>
          <w:sz w:val="20"/>
        </w:rPr>
        <w:t xml:space="preserve"> </w:t>
      </w:r>
      <w:r w:rsidRPr="0014377D">
        <w:rPr>
          <w:strike/>
          <w:color w:val="C00000"/>
          <w:sz w:val="20"/>
        </w:rPr>
        <w:t>indicated in Table 5.4.2</w:t>
      </w:r>
      <w:r w:rsidR="0014377D" w:rsidRPr="0014377D">
        <w:rPr>
          <w:strike/>
          <w:color w:val="C00000"/>
          <w:sz w:val="20"/>
        </w:rPr>
        <w:t>.</w:t>
      </w:r>
    </w:p>
    <w:p w14:paraId="517375C8" w14:textId="77777777" w:rsidR="009E11E2" w:rsidRDefault="009E11E2">
      <w:pPr>
        <w:pStyle w:val="BodyText"/>
        <w:spacing w:before="8"/>
      </w:pPr>
    </w:p>
    <w:p w14:paraId="557A60E8" w14:textId="77777777" w:rsidR="009E11E2" w:rsidRDefault="00000000" w:rsidP="0014377D">
      <w:pPr>
        <w:pStyle w:val="Heading2"/>
        <w:spacing w:after="240"/>
        <w:ind w:left="2160"/>
        <w:rPr>
          <w:strike/>
          <w:color w:val="C00000"/>
          <w:spacing w:val="-2"/>
        </w:rPr>
      </w:pPr>
      <w:r w:rsidRPr="0014377D">
        <w:rPr>
          <w:strike/>
          <w:color w:val="C00000"/>
        </w:rPr>
        <w:t>Table</w:t>
      </w:r>
      <w:r w:rsidRPr="0014377D">
        <w:rPr>
          <w:strike/>
          <w:color w:val="C00000"/>
          <w:spacing w:val="-10"/>
        </w:rPr>
        <w:t xml:space="preserve"> </w:t>
      </w:r>
      <w:r w:rsidRPr="0014377D">
        <w:rPr>
          <w:strike/>
          <w:color w:val="C00000"/>
          <w:spacing w:val="-2"/>
        </w:rPr>
        <w:t>5.4.2</w:t>
      </w:r>
    </w:p>
    <w:p w14:paraId="6651F82D" w14:textId="06D4168E" w:rsidR="0014377D" w:rsidRPr="00675999" w:rsidRDefault="0014377D" w:rsidP="0014377D">
      <w:pPr>
        <w:pStyle w:val="Heading2"/>
        <w:numPr>
          <w:ilvl w:val="0"/>
          <w:numId w:val="14"/>
        </w:numPr>
        <w:spacing w:after="240"/>
        <w:ind w:left="3600" w:hanging="720"/>
        <w:rPr>
          <w:b w:val="0"/>
          <w:bCs w:val="0"/>
          <w:color w:val="C00000"/>
        </w:rPr>
      </w:pPr>
      <w:r>
        <w:rPr>
          <w:b w:val="0"/>
          <w:bCs w:val="0"/>
          <w:color w:val="C00000"/>
          <w:spacing w:val="-2"/>
        </w:rPr>
        <w:t>Participation as a student in a seminar related to Fire Suppression Systems conducted by a qualified organization</w:t>
      </w:r>
      <w:r w:rsidR="00675999">
        <w:rPr>
          <w:b w:val="0"/>
          <w:bCs w:val="0"/>
          <w:color w:val="C00000"/>
          <w:spacing w:val="-2"/>
        </w:rPr>
        <w:t>. (See 8 CCR 1507-101 § 4.2.2.4) = 0.1 per clock hour of attendance</w:t>
      </w:r>
    </w:p>
    <w:p w14:paraId="5A6743C3" w14:textId="6D2DCF99" w:rsidR="00675999" w:rsidRPr="00675999" w:rsidRDefault="00675999" w:rsidP="0014377D">
      <w:pPr>
        <w:pStyle w:val="Heading2"/>
        <w:numPr>
          <w:ilvl w:val="0"/>
          <w:numId w:val="14"/>
        </w:numPr>
        <w:spacing w:after="240"/>
        <w:ind w:left="3600" w:hanging="720"/>
        <w:rPr>
          <w:b w:val="0"/>
          <w:bCs w:val="0"/>
          <w:color w:val="C00000"/>
        </w:rPr>
      </w:pPr>
      <w:r>
        <w:rPr>
          <w:b w:val="0"/>
          <w:bCs w:val="0"/>
          <w:color w:val="C00000"/>
          <w:spacing w:val="-2"/>
        </w:rPr>
        <w:t>Fire code or building code overview classes = 0.4 maximum per course</w:t>
      </w:r>
    </w:p>
    <w:p w14:paraId="5833D443" w14:textId="6388A05A" w:rsidR="00675999" w:rsidRPr="00675999" w:rsidRDefault="00675999" w:rsidP="00675999">
      <w:pPr>
        <w:pStyle w:val="Heading2"/>
        <w:numPr>
          <w:ilvl w:val="0"/>
          <w:numId w:val="14"/>
        </w:numPr>
        <w:spacing w:after="240"/>
        <w:ind w:left="3600" w:hanging="720"/>
        <w:rPr>
          <w:b w:val="0"/>
          <w:bCs w:val="0"/>
          <w:color w:val="C00000"/>
        </w:rPr>
      </w:pPr>
      <w:r>
        <w:rPr>
          <w:b w:val="0"/>
          <w:bCs w:val="0"/>
          <w:color w:val="C00000"/>
          <w:spacing w:val="-2"/>
        </w:rPr>
        <w:t>Attendance at NFPA and/or ICC code development hearings related to Fire Suppression Systems = 1.0 max</w:t>
      </w:r>
    </w:p>
    <w:p w14:paraId="4169111B" w14:textId="1750993A" w:rsidR="00675999" w:rsidRPr="00675999" w:rsidRDefault="00675999" w:rsidP="00675999">
      <w:pPr>
        <w:pStyle w:val="Heading2"/>
        <w:numPr>
          <w:ilvl w:val="0"/>
          <w:numId w:val="14"/>
        </w:numPr>
        <w:spacing w:after="240"/>
        <w:ind w:left="3600" w:hanging="720"/>
        <w:rPr>
          <w:b w:val="0"/>
          <w:bCs w:val="0"/>
          <w:color w:val="C00000"/>
        </w:rPr>
      </w:pPr>
      <w:r>
        <w:rPr>
          <w:b w:val="0"/>
          <w:bCs w:val="0"/>
          <w:color w:val="C00000"/>
          <w:spacing w:val="-2"/>
        </w:rPr>
        <w:t>Active service on a committee or board with a fire sprinkler association or organization = 0.5 per committee or board</w:t>
      </w:r>
    </w:p>
    <w:p w14:paraId="185D7A9B" w14:textId="33CBBD14" w:rsidR="00675999" w:rsidRPr="00675999" w:rsidRDefault="00675999" w:rsidP="00675999">
      <w:pPr>
        <w:pStyle w:val="Heading2"/>
        <w:numPr>
          <w:ilvl w:val="0"/>
          <w:numId w:val="14"/>
        </w:numPr>
        <w:spacing w:after="240"/>
        <w:ind w:left="3600" w:hanging="720"/>
        <w:rPr>
          <w:b w:val="0"/>
          <w:bCs w:val="0"/>
          <w:color w:val="C00000"/>
        </w:rPr>
      </w:pPr>
      <w:r>
        <w:rPr>
          <w:b w:val="0"/>
          <w:bCs w:val="0"/>
          <w:color w:val="C00000"/>
          <w:spacing w:val="-2"/>
        </w:rPr>
        <w:t>Completion of a college level course related to Fire Suppression Systems offered through a regionally accredited post-secondary institution = 1.0 per credit hour earned/ 3.0 max</w:t>
      </w:r>
    </w:p>
    <w:p w14:paraId="62B71569" w14:textId="360012E2" w:rsidR="00675999" w:rsidRPr="00675999" w:rsidRDefault="00675999" w:rsidP="00675999">
      <w:pPr>
        <w:pStyle w:val="Heading2"/>
        <w:numPr>
          <w:ilvl w:val="0"/>
          <w:numId w:val="14"/>
        </w:numPr>
        <w:spacing w:after="240"/>
        <w:ind w:left="3600" w:hanging="720"/>
        <w:rPr>
          <w:b w:val="0"/>
          <w:bCs w:val="0"/>
          <w:color w:val="C00000"/>
        </w:rPr>
      </w:pPr>
      <w:r>
        <w:rPr>
          <w:b w:val="0"/>
          <w:bCs w:val="0"/>
          <w:color w:val="C00000"/>
          <w:spacing w:val="-2"/>
        </w:rPr>
        <w:t xml:space="preserve">Work experience as a registered Sprinkler Fitter during the registration period (must be documented through formal </w:t>
      </w:r>
      <w:proofErr w:type="gramStart"/>
      <w:r>
        <w:rPr>
          <w:b w:val="0"/>
          <w:bCs w:val="0"/>
          <w:color w:val="C00000"/>
          <w:spacing w:val="-2"/>
        </w:rPr>
        <w:t>letter</w:t>
      </w:r>
      <w:proofErr w:type="gramEnd"/>
      <w:r>
        <w:rPr>
          <w:b w:val="0"/>
          <w:bCs w:val="0"/>
          <w:color w:val="C00000"/>
          <w:spacing w:val="-2"/>
        </w:rPr>
        <w:t xml:space="preserve"> from employer, contractor, project </w:t>
      </w:r>
      <w:proofErr w:type="gramStart"/>
      <w:r>
        <w:rPr>
          <w:b w:val="0"/>
          <w:bCs w:val="0"/>
          <w:color w:val="C00000"/>
          <w:spacing w:val="-2"/>
        </w:rPr>
        <w:t>owner, steward</w:t>
      </w:r>
      <w:proofErr w:type="gramEnd"/>
      <w:r>
        <w:rPr>
          <w:b w:val="0"/>
          <w:bCs w:val="0"/>
          <w:color w:val="C00000"/>
          <w:spacing w:val="-2"/>
        </w:rPr>
        <w:t>, project manager, or business manager for whom the project was performed) = 0.1 CEU per 100 hours worked/1.6 max</w:t>
      </w:r>
    </w:p>
    <w:tbl>
      <w:tblPr>
        <w:tblW w:w="0" w:type="auto"/>
        <w:tblInd w:w="28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42"/>
        <w:gridCol w:w="1443"/>
      </w:tblGrid>
      <w:tr w:rsidR="009E11E2" w:rsidRPr="00675999" w14:paraId="73BF4DD4" w14:textId="77777777">
        <w:trPr>
          <w:trHeight w:val="930"/>
        </w:trPr>
        <w:tc>
          <w:tcPr>
            <w:tcW w:w="6842" w:type="dxa"/>
          </w:tcPr>
          <w:p w14:paraId="28CA5CC9" w14:textId="77777777" w:rsidR="0014377D" w:rsidRPr="00675999" w:rsidRDefault="0014377D">
            <w:pPr>
              <w:pStyle w:val="TableParagraph"/>
              <w:spacing w:before="9"/>
              <w:ind w:left="0"/>
              <w:rPr>
                <w:b/>
                <w:strike/>
                <w:color w:val="C00000"/>
                <w:sz w:val="20"/>
              </w:rPr>
            </w:pPr>
          </w:p>
          <w:p w14:paraId="2481E905" w14:textId="77777777" w:rsidR="009E11E2" w:rsidRPr="00675999" w:rsidRDefault="00000000">
            <w:pPr>
              <w:pStyle w:val="TableParagraph"/>
              <w:tabs>
                <w:tab w:val="left" w:pos="792"/>
              </w:tabs>
              <w:ind w:left="792" w:right="182" w:hanging="721"/>
              <w:rPr>
                <w:strike/>
                <w:color w:val="C00000"/>
                <w:sz w:val="20"/>
              </w:rPr>
            </w:pPr>
            <w:r w:rsidRPr="00675999">
              <w:rPr>
                <w:strike/>
                <w:color w:val="C00000"/>
                <w:spacing w:val="-6"/>
                <w:sz w:val="20"/>
              </w:rPr>
              <w:t>1)</w:t>
            </w:r>
            <w:r w:rsidRPr="00675999">
              <w:rPr>
                <w:strike/>
                <w:color w:val="C00000"/>
                <w:sz w:val="20"/>
              </w:rPr>
              <w:tab/>
              <w:t>Participation</w:t>
            </w:r>
            <w:r w:rsidRPr="00675999">
              <w:rPr>
                <w:strike/>
                <w:color w:val="C00000"/>
                <w:spacing w:val="-5"/>
                <w:sz w:val="20"/>
              </w:rPr>
              <w:t xml:space="preserve"> </w:t>
            </w:r>
            <w:r w:rsidRPr="00675999">
              <w:rPr>
                <w:strike/>
                <w:color w:val="C00000"/>
                <w:sz w:val="20"/>
              </w:rPr>
              <w:t>as</w:t>
            </w:r>
            <w:r w:rsidRPr="00675999">
              <w:rPr>
                <w:strike/>
                <w:color w:val="C00000"/>
                <w:spacing w:val="-4"/>
                <w:sz w:val="20"/>
              </w:rPr>
              <w:t xml:space="preserve"> </w:t>
            </w:r>
            <w:r w:rsidRPr="00675999">
              <w:rPr>
                <w:strike/>
                <w:color w:val="C00000"/>
                <w:sz w:val="20"/>
              </w:rPr>
              <w:t>a</w:t>
            </w:r>
            <w:r w:rsidRPr="00675999">
              <w:rPr>
                <w:strike/>
                <w:color w:val="C00000"/>
                <w:spacing w:val="-5"/>
                <w:sz w:val="20"/>
              </w:rPr>
              <w:t xml:space="preserve"> </w:t>
            </w:r>
            <w:r w:rsidRPr="00675999">
              <w:rPr>
                <w:strike/>
                <w:color w:val="C00000"/>
                <w:sz w:val="20"/>
              </w:rPr>
              <w:t>student</w:t>
            </w:r>
            <w:r w:rsidRPr="00675999">
              <w:rPr>
                <w:strike/>
                <w:color w:val="C00000"/>
                <w:spacing w:val="-4"/>
                <w:sz w:val="20"/>
              </w:rPr>
              <w:t xml:space="preserve"> </w:t>
            </w:r>
            <w:r w:rsidRPr="00675999">
              <w:rPr>
                <w:strike/>
                <w:color w:val="C00000"/>
                <w:sz w:val="20"/>
              </w:rPr>
              <w:t>in</w:t>
            </w:r>
            <w:r w:rsidRPr="00675999">
              <w:rPr>
                <w:strike/>
                <w:color w:val="C00000"/>
                <w:spacing w:val="-5"/>
                <w:sz w:val="20"/>
              </w:rPr>
              <w:t xml:space="preserve"> </w:t>
            </w:r>
            <w:r w:rsidRPr="00675999">
              <w:rPr>
                <w:strike/>
                <w:color w:val="C00000"/>
                <w:sz w:val="20"/>
              </w:rPr>
              <w:t>a</w:t>
            </w:r>
            <w:r w:rsidRPr="00675999">
              <w:rPr>
                <w:strike/>
                <w:color w:val="C00000"/>
                <w:spacing w:val="-5"/>
                <w:sz w:val="20"/>
              </w:rPr>
              <w:t xml:space="preserve"> </w:t>
            </w:r>
            <w:r w:rsidRPr="00675999">
              <w:rPr>
                <w:strike/>
                <w:color w:val="C00000"/>
                <w:sz w:val="20"/>
              </w:rPr>
              <w:t>seminar</w:t>
            </w:r>
            <w:r w:rsidRPr="00675999">
              <w:rPr>
                <w:strike/>
                <w:color w:val="C00000"/>
                <w:spacing w:val="-4"/>
                <w:sz w:val="20"/>
              </w:rPr>
              <w:t xml:space="preserve"> </w:t>
            </w:r>
            <w:r w:rsidRPr="00675999">
              <w:rPr>
                <w:strike/>
                <w:color w:val="C00000"/>
                <w:sz w:val="20"/>
              </w:rPr>
              <w:t>related</w:t>
            </w:r>
            <w:r w:rsidRPr="00675999">
              <w:rPr>
                <w:strike/>
                <w:color w:val="C00000"/>
                <w:spacing w:val="-3"/>
                <w:sz w:val="20"/>
              </w:rPr>
              <w:t xml:space="preserve"> </w:t>
            </w:r>
            <w:r w:rsidRPr="00675999">
              <w:rPr>
                <w:strike/>
                <w:color w:val="C00000"/>
                <w:sz w:val="20"/>
              </w:rPr>
              <w:t>to</w:t>
            </w:r>
            <w:r w:rsidRPr="00675999">
              <w:rPr>
                <w:strike/>
                <w:color w:val="C00000"/>
                <w:spacing w:val="-5"/>
                <w:sz w:val="20"/>
              </w:rPr>
              <w:t xml:space="preserve"> </w:t>
            </w:r>
            <w:r w:rsidRPr="00675999">
              <w:rPr>
                <w:strike/>
                <w:color w:val="C00000"/>
                <w:sz w:val="20"/>
              </w:rPr>
              <w:t>Fire</w:t>
            </w:r>
            <w:r w:rsidRPr="00675999">
              <w:rPr>
                <w:strike/>
                <w:color w:val="C00000"/>
                <w:spacing w:val="-3"/>
                <w:sz w:val="20"/>
              </w:rPr>
              <w:t xml:space="preserve"> </w:t>
            </w:r>
            <w:r w:rsidRPr="00675999">
              <w:rPr>
                <w:strike/>
                <w:color w:val="C00000"/>
                <w:sz w:val="20"/>
              </w:rPr>
              <w:t>Suppression Systems conducted by a qualified organization.</w:t>
            </w:r>
          </w:p>
          <w:p w14:paraId="26D52961" w14:textId="77777777" w:rsidR="009E11E2" w:rsidRPr="00675999" w:rsidRDefault="00000000">
            <w:pPr>
              <w:pStyle w:val="TableParagraph"/>
              <w:spacing w:before="1" w:line="210" w:lineRule="exact"/>
              <w:ind w:left="792"/>
              <w:rPr>
                <w:strike/>
                <w:color w:val="C00000"/>
                <w:sz w:val="20"/>
              </w:rPr>
            </w:pPr>
            <w:r w:rsidRPr="00675999">
              <w:rPr>
                <w:strike/>
                <w:color w:val="C00000"/>
                <w:sz w:val="20"/>
              </w:rPr>
              <w:t>(See</w:t>
            </w:r>
            <w:r w:rsidRPr="00675999">
              <w:rPr>
                <w:strike/>
                <w:color w:val="C00000"/>
                <w:spacing w:val="-6"/>
                <w:sz w:val="20"/>
              </w:rPr>
              <w:t xml:space="preserve"> </w:t>
            </w:r>
            <w:r w:rsidRPr="00675999">
              <w:rPr>
                <w:strike/>
                <w:color w:val="C00000"/>
                <w:sz w:val="20"/>
              </w:rPr>
              <w:t>Section</w:t>
            </w:r>
            <w:r w:rsidRPr="00675999">
              <w:rPr>
                <w:strike/>
                <w:color w:val="C00000"/>
                <w:spacing w:val="-5"/>
                <w:sz w:val="20"/>
              </w:rPr>
              <w:t xml:space="preserve"> </w:t>
            </w:r>
            <w:r w:rsidRPr="00675999">
              <w:rPr>
                <w:strike/>
                <w:color w:val="C00000"/>
                <w:sz w:val="20"/>
              </w:rPr>
              <w:t>4.2.2.4</w:t>
            </w:r>
            <w:r w:rsidRPr="00675999">
              <w:rPr>
                <w:strike/>
                <w:color w:val="C00000"/>
                <w:spacing w:val="-6"/>
                <w:sz w:val="20"/>
              </w:rPr>
              <w:t xml:space="preserve"> </w:t>
            </w:r>
            <w:r w:rsidRPr="00675999">
              <w:rPr>
                <w:strike/>
                <w:color w:val="C00000"/>
                <w:sz w:val="20"/>
              </w:rPr>
              <w:t>of</w:t>
            </w:r>
            <w:r w:rsidRPr="00675999">
              <w:rPr>
                <w:strike/>
                <w:color w:val="C00000"/>
                <w:spacing w:val="-7"/>
                <w:sz w:val="20"/>
              </w:rPr>
              <w:t xml:space="preserve"> </w:t>
            </w:r>
            <w:r w:rsidRPr="00675999">
              <w:rPr>
                <w:strike/>
                <w:color w:val="C00000"/>
                <w:sz w:val="20"/>
              </w:rPr>
              <w:t>8</w:t>
            </w:r>
            <w:r w:rsidRPr="00675999">
              <w:rPr>
                <w:strike/>
                <w:color w:val="C00000"/>
                <w:spacing w:val="-6"/>
                <w:sz w:val="20"/>
              </w:rPr>
              <w:t xml:space="preserve"> </w:t>
            </w:r>
            <w:r w:rsidRPr="00675999">
              <w:rPr>
                <w:strike/>
                <w:color w:val="C00000"/>
                <w:sz w:val="20"/>
              </w:rPr>
              <w:t>CCR</w:t>
            </w:r>
            <w:r w:rsidRPr="00675999">
              <w:rPr>
                <w:strike/>
                <w:color w:val="C00000"/>
                <w:spacing w:val="-7"/>
                <w:sz w:val="20"/>
              </w:rPr>
              <w:t xml:space="preserve"> </w:t>
            </w:r>
            <w:r w:rsidRPr="00675999">
              <w:rPr>
                <w:strike/>
                <w:color w:val="C00000"/>
                <w:sz w:val="20"/>
              </w:rPr>
              <w:t>1507-</w:t>
            </w:r>
            <w:r w:rsidRPr="00675999">
              <w:rPr>
                <w:strike/>
                <w:color w:val="C00000"/>
                <w:spacing w:val="-4"/>
                <w:sz w:val="20"/>
              </w:rPr>
              <w:t>101)</w:t>
            </w:r>
          </w:p>
        </w:tc>
        <w:tc>
          <w:tcPr>
            <w:tcW w:w="1443" w:type="dxa"/>
          </w:tcPr>
          <w:p w14:paraId="5AA1296E" w14:textId="77777777" w:rsidR="009E11E2" w:rsidRPr="00675999" w:rsidRDefault="00000000">
            <w:pPr>
              <w:pStyle w:val="TableParagraph"/>
              <w:spacing w:before="220" w:line="230" w:lineRule="atLeast"/>
              <w:ind w:right="145"/>
              <w:rPr>
                <w:strike/>
                <w:color w:val="C00000"/>
                <w:sz w:val="20"/>
              </w:rPr>
            </w:pPr>
            <w:r w:rsidRPr="00675999">
              <w:rPr>
                <w:strike/>
                <w:color w:val="C00000"/>
                <w:sz w:val="20"/>
              </w:rPr>
              <w:t>0.1</w:t>
            </w:r>
            <w:r w:rsidRPr="00675999">
              <w:rPr>
                <w:strike/>
                <w:color w:val="C00000"/>
                <w:spacing w:val="-14"/>
                <w:sz w:val="20"/>
              </w:rPr>
              <w:t xml:space="preserve"> </w:t>
            </w:r>
            <w:r w:rsidRPr="00675999">
              <w:rPr>
                <w:strike/>
                <w:color w:val="C00000"/>
                <w:sz w:val="20"/>
              </w:rPr>
              <w:t>per</w:t>
            </w:r>
            <w:r w:rsidRPr="00675999">
              <w:rPr>
                <w:strike/>
                <w:color w:val="C00000"/>
                <w:spacing w:val="-14"/>
                <w:sz w:val="20"/>
              </w:rPr>
              <w:t xml:space="preserve"> </w:t>
            </w:r>
            <w:r w:rsidRPr="00675999">
              <w:rPr>
                <w:strike/>
                <w:color w:val="C00000"/>
                <w:sz w:val="20"/>
              </w:rPr>
              <w:t xml:space="preserve">clock hour of </w:t>
            </w:r>
            <w:r w:rsidRPr="00675999">
              <w:rPr>
                <w:strike/>
                <w:color w:val="C00000"/>
                <w:spacing w:val="-2"/>
                <w:sz w:val="20"/>
              </w:rPr>
              <w:t>attendance</w:t>
            </w:r>
          </w:p>
        </w:tc>
      </w:tr>
      <w:tr w:rsidR="009E11E2" w:rsidRPr="00675999" w14:paraId="4E605306" w14:textId="77777777">
        <w:trPr>
          <w:trHeight w:val="736"/>
        </w:trPr>
        <w:tc>
          <w:tcPr>
            <w:tcW w:w="6842" w:type="dxa"/>
          </w:tcPr>
          <w:p w14:paraId="0D19BB4D" w14:textId="77777777" w:rsidR="009E11E2" w:rsidRPr="00675999" w:rsidRDefault="009E11E2">
            <w:pPr>
              <w:pStyle w:val="TableParagraph"/>
              <w:spacing w:before="9"/>
              <w:ind w:left="0"/>
              <w:rPr>
                <w:b/>
                <w:strike/>
                <w:color w:val="C00000"/>
                <w:sz w:val="20"/>
              </w:rPr>
            </w:pPr>
          </w:p>
          <w:p w14:paraId="2F332110" w14:textId="77777777" w:rsidR="009E11E2" w:rsidRPr="00675999" w:rsidRDefault="00000000">
            <w:pPr>
              <w:pStyle w:val="TableParagraph"/>
              <w:tabs>
                <w:tab w:val="left" w:pos="792"/>
              </w:tabs>
              <w:rPr>
                <w:strike/>
                <w:color w:val="C00000"/>
                <w:sz w:val="20"/>
              </w:rPr>
            </w:pPr>
            <w:r w:rsidRPr="00675999">
              <w:rPr>
                <w:strike/>
                <w:color w:val="C00000"/>
                <w:spacing w:val="-5"/>
                <w:sz w:val="20"/>
              </w:rPr>
              <w:t>2)</w:t>
            </w:r>
            <w:r w:rsidRPr="00675999">
              <w:rPr>
                <w:strike/>
                <w:color w:val="C00000"/>
                <w:sz w:val="20"/>
              </w:rPr>
              <w:tab/>
              <w:t>Fire</w:t>
            </w:r>
            <w:r w:rsidRPr="00675999">
              <w:rPr>
                <w:strike/>
                <w:color w:val="C00000"/>
                <w:spacing w:val="-8"/>
                <w:sz w:val="20"/>
              </w:rPr>
              <w:t xml:space="preserve"> </w:t>
            </w:r>
            <w:r w:rsidRPr="00675999">
              <w:rPr>
                <w:strike/>
                <w:color w:val="C00000"/>
                <w:sz w:val="20"/>
              </w:rPr>
              <w:t>code</w:t>
            </w:r>
            <w:r w:rsidRPr="00675999">
              <w:rPr>
                <w:strike/>
                <w:color w:val="C00000"/>
                <w:spacing w:val="-5"/>
                <w:sz w:val="20"/>
              </w:rPr>
              <w:t xml:space="preserve"> </w:t>
            </w:r>
            <w:r w:rsidRPr="00675999">
              <w:rPr>
                <w:strike/>
                <w:color w:val="C00000"/>
                <w:sz w:val="20"/>
              </w:rPr>
              <w:t>or</w:t>
            </w:r>
            <w:r w:rsidRPr="00675999">
              <w:rPr>
                <w:strike/>
                <w:color w:val="C00000"/>
                <w:spacing w:val="-8"/>
                <w:sz w:val="20"/>
              </w:rPr>
              <w:t xml:space="preserve"> </w:t>
            </w:r>
            <w:r w:rsidRPr="00675999">
              <w:rPr>
                <w:strike/>
                <w:color w:val="C00000"/>
                <w:sz w:val="20"/>
              </w:rPr>
              <w:t>building</w:t>
            </w:r>
            <w:r w:rsidRPr="00675999">
              <w:rPr>
                <w:strike/>
                <w:color w:val="C00000"/>
                <w:spacing w:val="-8"/>
                <w:sz w:val="20"/>
              </w:rPr>
              <w:t xml:space="preserve"> </w:t>
            </w:r>
            <w:r w:rsidRPr="00675999">
              <w:rPr>
                <w:strike/>
                <w:color w:val="C00000"/>
                <w:sz w:val="20"/>
              </w:rPr>
              <w:t>code</w:t>
            </w:r>
            <w:r w:rsidRPr="00675999">
              <w:rPr>
                <w:strike/>
                <w:color w:val="C00000"/>
                <w:spacing w:val="-6"/>
                <w:sz w:val="20"/>
              </w:rPr>
              <w:t xml:space="preserve"> </w:t>
            </w:r>
            <w:r w:rsidRPr="00675999">
              <w:rPr>
                <w:strike/>
                <w:color w:val="C00000"/>
                <w:sz w:val="20"/>
              </w:rPr>
              <w:t>overview</w:t>
            </w:r>
            <w:r w:rsidRPr="00675999">
              <w:rPr>
                <w:strike/>
                <w:color w:val="C00000"/>
                <w:spacing w:val="-5"/>
                <w:sz w:val="20"/>
              </w:rPr>
              <w:t xml:space="preserve"> </w:t>
            </w:r>
            <w:r w:rsidRPr="00675999">
              <w:rPr>
                <w:strike/>
                <w:color w:val="C00000"/>
                <w:spacing w:val="-2"/>
                <w:sz w:val="20"/>
              </w:rPr>
              <w:t>classes.</w:t>
            </w:r>
          </w:p>
        </w:tc>
        <w:tc>
          <w:tcPr>
            <w:tcW w:w="1443" w:type="dxa"/>
          </w:tcPr>
          <w:p w14:paraId="57881D1B" w14:textId="77777777" w:rsidR="009E11E2" w:rsidRPr="00675999" w:rsidRDefault="009E11E2">
            <w:pPr>
              <w:pStyle w:val="TableParagraph"/>
              <w:spacing w:before="9"/>
              <w:ind w:left="0"/>
              <w:rPr>
                <w:b/>
                <w:strike/>
                <w:color w:val="C00000"/>
                <w:sz w:val="20"/>
              </w:rPr>
            </w:pPr>
          </w:p>
          <w:p w14:paraId="1BD17ACA" w14:textId="77777777" w:rsidR="009E11E2" w:rsidRPr="00675999" w:rsidRDefault="00000000">
            <w:pPr>
              <w:pStyle w:val="TableParagraph"/>
              <w:ind w:right="145"/>
              <w:rPr>
                <w:strike/>
                <w:color w:val="C00000"/>
                <w:sz w:val="20"/>
              </w:rPr>
            </w:pPr>
            <w:r w:rsidRPr="00675999">
              <w:rPr>
                <w:strike/>
                <w:color w:val="C00000"/>
                <w:sz w:val="20"/>
              </w:rPr>
              <w:t>0.4</w:t>
            </w:r>
            <w:r w:rsidRPr="00675999">
              <w:rPr>
                <w:strike/>
                <w:color w:val="C00000"/>
                <w:spacing w:val="-14"/>
                <w:sz w:val="20"/>
              </w:rPr>
              <w:t xml:space="preserve"> </w:t>
            </w:r>
            <w:r w:rsidRPr="00675999">
              <w:rPr>
                <w:strike/>
                <w:color w:val="C00000"/>
                <w:sz w:val="20"/>
              </w:rPr>
              <w:t>maximum Per course</w:t>
            </w:r>
          </w:p>
        </w:tc>
      </w:tr>
      <w:tr w:rsidR="009E11E2" w:rsidRPr="00675999" w14:paraId="348D4F7B" w14:textId="77777777">
        <w:trPr>
          <w:trHeight w:val="791"/>
        </w:trPr>
        <w:tc>
          <w:tcPr>
            <w:tcW w:w="6842" w:type="dxa"/>
          </w:tcPr>
          <w:p w14:paraId="605DFD7F" w14:textId="77777777" w:rsidR="009E11E2" w:rsidRPr="00675999" w:rsidRDefault="009E11E2">
            <w:pPr>
              <w:pStyle w:val="TableParagraph"/>
              <w:spacing w:before="9"/>
              <w:ind w:left="0"/>
              <w:rPr>
                <w:b/>
                <w:strike/>
                <w:color w:val="C00000"/>
                <w:sz w:val="20"/>
              </w:rPr>
            </w:pPr>
          </w:p>
          <w:p w14:paraId="10D2D5B2" w14:textId="77777777" w:rsidR="009E11E2" w:rsidRPr="00675999" w:rsidRDefault="00000000">
            <w:pPr>
              <w:pStyle w:val="TableParagraph"/>
              <w:tabs>
                <w:tab w:val="left" w:pos="792"/>
              </w:tabs>
              <w:ind w:left="792" w:right="2" w:hanging="721"/>
              <w:rPr>
                <w:strike/>
                <w:color w:val="C00000"/>
                <w:sz w:val="20"/>
              </w:rPr>
            </w:pPr>
            <w:r w:rsidRPr="00675999">
              <w:rPr>
                <w:strike/>
                <w:color w:val="C00000"/>
                <w:spacing w:val="-6"/>
                <w:sz w:val="20"/>
              </w:rPr>
              <w:t>3)</w:t>
            </w:r>
            <w:r w:rsidRPr="00675999">
              <w:rPr>
                <w:strike/>
                <w:color w:val="C00000"/>
                <w:sz w:val="20"/>
              </w:rPr>
              <w:tab/>
              <w:t>Attendance</w:t>
            </w:r>
            <w:r w:rsidRPr="00675999">
              <w:rPr>
                <w:strike/>
                <w:color w:val="C00000"/>
                <w:spacing w:val="-6"/>
                <w:sz w:val="20"/>
              </w:rPr>
              <w:t xml:space="preserve"> </w:t>
            </w:r>
            <w:r w:rsidRPr="00675999">
              <w:rPr>
                <w:strike/>
                <w:color w:val="C00000"/>
                <w:sz w:val="20"/>
              </w:rPr>
              <w:t>at</w:t>
            </w:r>
            <w:r w:rsidRPr="00675999">
              <w:rPr>
                <w:strike/>
                <w:color w:val="C00000"/>
                <w:spacing w:val="-5"/>
                <w:sz w:val="20"/>
              </w:rPr>
              <w:t xml:space="preserve"> </w:t>
            </w:r>
            <w:r w:rsidRPr="00675999">
              <w:rPr>
                <w:strike/>
                <w:color w:val="C00000"/>
                <w:sz w:val="20"/>
              </w:rPr>
              <w:t>NFPA</w:t>
            </w:r>
            <w:r w:rsidRPr="00675999">
              <w:rPr>
                <w:strike/>
                <w:color w:val="C00000"/>
                <w:spacing w:val="-6"/>
                <w:sz w:val="20"/>
              </w:rPr>
              <w:t xml:space="preserve"> </w:t>
            </w:r>
            <w:r w:rsidRPr="00675999">
              <w:rPr>
                <w:strike/>
                <w:color w:val="C00000"/>
                <w:sz w:val="20"/>
              </w:rPr>
              <w:t>and/or</w:t>
            </w:r>
            <w:r w:rsidRPr="00675999">
              <w:rPr>
                <w:strike/>
                <w:color w:val="C00000"/>
                <w:spacing w:val="-4"/>
                <w:sz w:val="20"/>
              </w:rPr>
              <w:t xml:space="preserve"> </w:t>
            </w:r>
            <w:r w:rsidRPr="00675999">
              <w:rPr>
                <w:strike/>
                <w:color w:val="C00000"/>
                <w:sz w:val="20"/>
              </w:rPr>
              <w:t>ICC</w:t>
            </w:r>
            <w:r w:rsidRPr="00675999">
              <w:rPr>
                <w:strike/>
                <w:color w:val="C00000"/>
                <w:spacing w:val="-6"/>
                <w:sz w:val="20"/>
              </w:rPr>
              <w:t xml:space="preserve"> </w:t>
            </w:r>
            <w:r w:rsidRPr="00675999">
              <w:rPr>
                <w:strike/>
                <w:color w:val="C00000"/>
                <w:sz w:val="20"/>
              </w:rPr>
              <w:t>code</w:t>
            </w:r>
            <w:r w:rsidRPr="00675999">
              <w:rPr>
                <w:strike/>
                <w:color w:val="C00000"/>
                <w:spacing w:val="-6"/>
                <w:sz w:val="20"/>
              </w:rPr>
              <w:t xml:space="preserve"> </w:t>
            </w:r>
            <w:r w:rsidRPr="00675999">
              <w:rPr>
                <w:strike/>
                <w:color w:val="C00000"/>
                <w:sz w:val="20"/>
              </w:rPr>
              <w:t>development</w:t>
            </w:r>
            <w:r w:rsidRPr="00675999">
              <w:rPr>
                <w:strike/>
                <w:color w:val="C00000"/>
                <w:spacing w:val="-3"/>
                <w:sz w:val="20"/>
              </w:rPr>
              <w:t xml:space="preserve"> </w:t>
            </w:r>
            <w:r w:rsidRPr="00675999">
              <w:rPr>
                <w:strike/>
                <w:color w:val="C00000"/>
                <w:sz w:val="20"/>
              </w:rPr>
              <w:t>hearings</w:t>
            </w:r>
            <w:r w:rsidRPr="00675999">
              <w:rPr>
                <w:strike/>
                <w:color w:val="C00000"/>
                <w:spacing w:val="-5"/>
                <w:sz w:val="20"/>
              </w:rPr>
              <w:t xml:space="preserve"> </w:t>
            </w:r>
            <w:r w:rsidRPr="00675999">
              <w:rPr>
                <w:strike/>
                <w:color w:val="C00000"/>
                <w:sz w:val="20"/>
              </w:rPr>
              <w:t>related to Fire Suppression Systems.</w:t>
            </w:r>
          </w:p>
        </w:tc>
        <w:tc>
          <w:tcPr>
            <w:tcW w:w="1443" w:type="dxa"/>
          </w:tcPr>
          <w:p w14:paraId="035CB801" w14:textId="77777777" w:rsidR="009E11E2" w:rsidRPr="00675999" w:rsidRDefault="009E11E2">
            <w:pPr>
              <w:pStyle w:val="TableParagraph"/>
              <w:spacing w:before="9"/>
              <w:ind w:left="0"/>
              <w:rPr>
                <w:b/>
                <w:strike/>
                <w:color w:val="C00000"/>
                <w:sz w:val="20"/>
              </w:rPr>
            </w:pPr>
          </w:p>
          <w:p w14:paraId="170BA388" w14:textId="77777777" w:rsidR="009E11E2" w:rsidRPr="00675999" w:rsidRDefault="00000000">
            <w:pPr>
              <w:pStyle w:val="TableParagraph"/>
              <w:rPr>
                <w:strike/>
                <w:color w:val="C00000"/>
                <w:sz w:val="20"/>
              </w:rPr>
            </w:pPr>
            <w:r w:rsidRPr="00675999">
              <w:rPr>
                <w:strike/>
                <w:color w:val="C00000"/>
                <w:sz w:val="20"/>
              </w:rPr>
              <w:t>1.0</w:t>
            </w:r>
            <w:r w:rsidRPr="00675999">
              <w:rPr>
                <w:strike/>
                <w:color w:val="C00000"/>
                <w:spacing w:val="-7"/>
                <w:sz w:val="20"/>
              </w:rPr>
              <w:t xml:space="preserve"> </w:t>
            </w:r>
            <w:r w:rsidRPr="00675999">
              <w:rPr>
                <w:strike/>
                <w:color w:val="C00000"/>
                <w:spacing w:val="-5"/>
                <w:sz w:val="20"/>
              </w:rPr>
              <w:t>max</w:t>
            </w:r>
          </w:p>
        </w:tc>
      </w:tr>
      <w:tr w:rsidR="009E11E2" w:rsidRPr="00675999" w14:paraId="33952FBC" w14:textId="77777777">
        <w:trPr>
          <w:trHeight w:val="928"/>
        </w:trPr>
        <w:tc>
          <w:tcPr>
            <w:tcW w:w="6842" w:type="dxa"/>
          </w:tcPr>
          <w:p w14:paraId="2C2EE891" w14:textId="77777777" w:rsidR="009E11E2" w:rsidRPr="00675999" w:rsidRDefault="009E11E2">
            <w:pPr>
              <w:pStyle w:val="TableParagraph"/>
              <w:spacing w:before="9"/>
              <w:ind w:left="0"/>
              <w:rPr>
                <w:b/>
                <w:strike/>
                <w:color w:val="C00000"/>
                <w:sz w:val="20"/>
              </w:rPr>
            </w:pPr>
          </w:p>
          <w:p w14:paraId="1E9CD613" w14:textId="77777777" w:rsidR="009E11E2" w:rsidRPr="00675999" w:rsidRDefault="00000000">
            <w:pPr>
              <w:pStyle w:val="TableParagraph"/>
              <w:tabs>
                <w:tab w:val="left" w:pos="792"/>
              </w:tabs>
              <w:ind w:left="792" w:right="849" w:hanging="721"/>
              <w:rPr>
                <w:strike/>
                <w:color w:val="C00000"/>
                <w:sz w:val="20"/>
              </w:rPr>
            </w:pPr>
            <w:r w:rsidRPr="00675999">
              <w:rPr>
                <w:strike/>
                <w:color w:val="C00000"/>
                <w:spacing w:val="-6"/>
                <w:sz w:val="20"/>
              </w:rPr>
              <w:t>4)</w:t>
            </w:r>
            <w:r w:rsidRPr="00675999">
              <w:rPr>
                <w:strike/>
                <w:color w:val="C00000"/>
                <w:sz w:val="20"/>
              </w:rPr>
              <w:tab/>
              <w:t>Active</w:t>
            </w:r>
            <w:r w:rsidRPr="00675999">
              <w:rPr>
                <w:strike/>
                <w:color w:val="C00000"/>
                <w:spacing w:val="-5"/>
                <w:sz w:val="20"/>
              </w:rPr>
              <w:t xml:space="preserve"> </w:t>
            </w:r>
            <w:r w:rsidRPr="00675999">
              <w:rPr>
                <w:strike/>
                <w:color w:val="C00000"/>
                <w:sz w:val="20"/>
              </w:rPr>
              <w:t>service</w:t>
            </w:r>
            <w:r w:rsidRPr="00675999">
              <w:rPr>
                <w:strike/>
                <w:color w:val="C00000"/>
                <w:spacing w:val="-3"/>
                <w:sz w:val="20"/>
              </w:rPr>
              <w:t xml:space="preserve"> </w:t>
            </w:r>
            <w:r w:rsidRPr="00675999">
              <w:rPr>
                <w:strike/>
                <w:color w:val="C00000"/>
                <w:sz w:val="20"/>
              </w:rPr>
              <w:t>on</w:t>
            </w:r>
            <w:r w:rsidRPr="00675999">
              <w:rPr>
                <w:strike/>
                <w:color w:val="C00000"/>
                <w:spacing w:val="-6"/>
                <w:sz w:val="20"/>
              </w:rPr>
              <w:t xml:space="preserve"> </w:t>
            </w:r>
            <w:r w:rsidRPr="00675999">
              <w:rPr>
                <w:strike/>
                <w:color w:val="C00000"/>
                <w:sz w:val="20"/>
              </w:rPr>
              <w:t>a</w:t>
            </w:r>
            <w:r w:rsidRPr="00675999">
              <w:rPr>
                <w:strike/>
                <w:color w:val="C00000"/>
                <w:spacing w:val="-3"/>
                <w:sz w:val="20"/>
              </w:rPr>
              <w:t xml:space="preserve"> </w:t>
            </w:r>
            <w:r w:rsidRPr="00675999">
              <w:rPr>
                <w:strike/>
                <w:color w:val="C00000"/>
                <w:sz w:val="20"/>
              </w:rPr>
              <w:t>committee</w:t>
            </w:r>
            <w:r w:rsidRPr="00675999">
              <w:rPr>
                <w:strike/>
                <w:color w:val="C00000"/>
                <w:spacing w:val="-6"/>
                <w:sz w:val="20"/>
              </w:rPr>
              <w:t xml:space="preserve"> </w:t>
            </w:r>
            <w:r w:rsidRPr="00675999">
              <w:rPr>
                <w:strike/>
                <w:color w:val="C00000"/>
                <w:sz w:val="20"/>
              </w:rPr>
              <w:t>or</w:t>
            </w:r>
            <w:r w:rsidRPr="00675999">
              <w:rPr>
                <w:strike/>
                <w:color w:val="C00000"/>
                <w:spacing w:val="-5"/>
                <w:sz w:val="20"/>
              </w:rPr>
              <w:t xml:space="preserve"> </w:t>
            </w:r>
            <w:r w:rsidRPr="00675999">
              <w:rPr>
                <w:strike/>
                <w:color w:val="C00000"/>
                <w:sz w:val="20"/>
              </w:rPr>
              <w:t>board</w:t>
            </w:r>
            <w:r w:rsidRPr="00675999">
              <w:rPr>
                <w:strike/>
                <w:color w:val="C00000"/>
                <w:spacing w:val="-3"/>
                <w:sz w:val="20"/>
              </w:rPr>
              <w:t xml:space="preserve"> </w:t>
            </w:r>
            <w:r w:rsidRPr="00675999">
              <w:rPr>
                <w:strike/>
                <w:color w:val="C00000"/>
                <w:sz w:val="20"/>
              </w:rPr>
              <w:t>with</w:t>
            </w:r>
            <w:r w:rsidRPr="00675999">
              <w:rPr>
                <w:strike/>
                <w:color w:val="C00000"/>
                <w:spacing w:val="-5"/>
                <w:sz w:val="20"/>
              </w:rPr>
              <w:t xml:space="preserve"> </w:t>
            </w:r>
            <w:r w:rsidRPr="00675999">
              <w:rPr>
                <w:strike/>
                <w:color w:val="C00000"/>
                <w:sz w:val="20"/>
              </w:rPr>
              <w:t>a</w:t>
            </w:r>
            <w:r w:rsidRPr="00675999">
              <w:rPr>
                <w:strike/>
                <w:color w:val="C00000"/>
                <w:spacing w:val="-6"/>
                <w:sz w:val="20"/>
              </w:rPr>
              <w:t xml:space="preserve"> </w:t>
            </w:r>
            <w:r w:rsidRPr="00675999">
              <w:rPr>
                <w:strike/>
                <w:color w:val="C00000"/>
                <w:sz w:val="20"/>
              </w:rPr>
              <w:t>fire</w:t>
            </w:r>
            <w:r w:rsidRPr="00675999">
              <w:rPr>
                <w:strike/>
                <w:color w:val="C00000"/>
                <w:spacing w:val="-1"/>
                <w:sz w:val="20"/>
              </w:rPr>
              <w:t xml:space="preserve"> </w:t>
            </w:r>
            <w:r w:rsidRPr="00675999">
              <w:rPr>
                <w:strike/>
                <w:color w:val="C00000"/>
                <w:sz w:val="20"/>
              </w:rPr>
              <w:t>sprinkler association or organization.</w:t>
            </w:r>
          </w:p>
        </w:tc>
        <w:tc>
          <w:tcPr>
            <w:tcW w:w="1443" w:type="dxa"/>
          </w:tcPr>
          <w:p w14:paraId="01CD50C0" w14:textId="77777777" w:rsidR="009E11E2" w:rsidRPr="00675999" w:rsidRDefault="009E11E2">
            <w:pPr>
              <w:pStyle w:val="TableParagraph"/>
              <w:spacing w:before="9"/>
              <w:ind w:left="0"/>
              <w:rPr>
                <w:b/>
                <w:strike/>
                <w:color w:val="C00000"/>
                <w:sz w:val="20"/>
              </w:rPr>
            </w:pPr>
          </w:p>
          <w:p w14:paraId="3C9F91EB" w14:textId="77777777" w:rsidR="009E11E2" w:rsidRPr="00675999" w:rsidRDefault="00000000">
            <w:pPr>
              <w:pStyle w:val="TableParagraph"/>
              <w:rPr>
                <w:strike/>
                <w:color w:val="C00000"/>
                <w:sz w:val="20"/>
              </w:rPr>
            </w:pPr>
            <w:r w:rsidRPr="00675999">
              <w:rPr>
                <w:strike/>
                <w:color w:val="C00000"/>
                <w:sz w:val="20"/>
              </w:rPr>
              <w:t>0.5</w:t>
            </w:r>
            <w:r w:rsidRPr="00675999">
              <w:rPr>
                <w:strike/>
                <w:color w:val="C00000"/>
                <w:spacing w:val="-7"/>
                <w:sz w:val="20"/>
              </w:rPr>
              <w:t xml:space="preserve"> </w:t>
            </w:r>
            <w:r w:rsidRPr="00675999">
              <w:rPr>
                <w:strike/>
                <w:color w:val="C00000"/>
                <w:spacing w:val="-5"/>
                <w:sz w:val="20"/>
              </w:rPr>
              <w:t>per</w:t>
            </w:r>
          </w:p>
          <w:p w14:paraId="50ADB8BE" w14:textId="77777777" w:rsidR="009E11E2" w:rsidRPr="00675999" w:rsidRDefault="00000000">
            <w:pPr>
              <w:pStyle w:val="TableParagraph"/>
              <w:spacing w:line="228" w:lineRule="exact"/>
              <w:ind w:right="190"/>
              <w:rPr>
                <w:strike/>
                <w:color w:val="C00000"/>
                <w:sz w:val="20"/>
              </w:rPr>
            </w:pPr>
            <w:r w:rsidRPr="00675999">
              <w:rPr>
                <w:strike/>
                <w:color w:val="C00000"/>
                <w:sz w:val="20"/>
              </w:rPr>
              <w:t>committee</w:t>
            </w:r>
            <w:r w:rsidRPr="00675999">
              <w:rPr>
                <w:strike/>
                <w:color w:val="C00000"/>
                <w:spacing w:val="-14"/>
                <w:sz w:val="20"/>
              </w:rPr>
              <w:t xml:space="preserve"> </w:t>
            </w:r>
            <w:r w:rsidRPr="00675999">
              <w:rPr>
                <w:strike/>
                <w:color w:val="C00000"/>
                <w:sz w:val="20"/>
              </w:rPr>
              <w:t xml:space="preserve">or </w:t>
            </w:r>
            <w:r w:rsidRPr="00675999">
              <w:rPr>
                <w:strike/>
                <w:color w:val="C00000"/>
                <w:spacing w:val="-2"/>
                <w:sz w:val="20"/>
              </w:rPr>
              <w:t>board</w:t>
            </w:r>
          </w:p>
        </w:tc>
      </w:tr>
      <w:tr w:rsidR="009E11E2" w:rsidRPr="00675999" w14:paraId="0D265B26" w14:textId="77777777">
        <w:trPr>
          <w:trHeight w:val="930"/>
        </w:trPr>
        <w:tc>
          <w:tcPr>
            <w:tcW w:w="6842" w:type="dxa"/>
          </w:tcPr>
          <w:p w14:paraId="7D55098C" w14:textId="77777777" w:rsidR="009E11E2" w:rsidRPr="00675999" w:rsidRDefault="009E11E2">
            <w:pPr>
              <w:pStyle w:val="TableParagraph"/>
              <w:spacing w:before="11"/>
              <w:ind w:left="0"/>
              <w:rPr>
                <w:b/>
                <w:strike/>
                <w:color w:val="C00000"/>
                <w:sz w:val="20"/>
              </w:rPr>
            </w:pPr>
          </w:p>
          <w:p w14:paraId="425C4049" w14:textId="77777777" w:rsidR="009E11E2" w:rsidRPr="00675999" w:rsidRDefault="00000000">
            <w:pPr>
              <w:pStyle w:val="TableParagraph"/>
              <w:tabs>
                <w:tab w:val="left" w:pos="792"/>
              </w:tabs>
              <w:spacing w:before="1"/>
              <w:ind w:left="792" w:right="363" w:hanging="721"/>
              <w:rPr>
                <w:strike/>
                <w:color w:val="C00000"/>
                <w:sz w:val="20"/>
              </w:rPr>
            </w:pPr>
            <w:r w:rsidRPr="00675999">
              <w:rPr>
                <w:strike/>
                <w:color w:val="C00000"/>
                <w:spacing w:val="-6"/>
                <w:sz w:val="20"/>
              </w:rPr>
              <w:t>5)</w:t>
            </w:r>
            <w:r w:rsidRPr="00675999">
              <w:rPr>
                <w:strike/>
                <w:color w:val="C00000"/>
                <w:sz w:val="20"/>
              </w:rPr>
              <w:tab/>
              <w:t>Completion</w:t>
            </w:r>
            <w:r w:rsidRPr="00675999">
              <w:rPr>
                <w:strike/>
                <w:color w:val="C00000"/>
                <w:spacing w:val="-6"/>
                <w:sz w:val="20"/>
              </w:rPr>
              <w:t xml:space="preserve"> </w:t>
            </w:r>
            <w:r w:rsidRPr="00675999">
              <w:rPr>
                <w:strike/>
                <w:color w:val="C00000"/>
                <w:sz w:val="20"/>
              </w:rPr>
              <w:t>of</w:t>
            </w:r>
            <w:r w:rsidRPr="00675999">
              <w:rPr>
                <w:strike/>
                <w:color w:val="C00000"/>
                <w:spacing w:val="-4"/>
                <w:sz w:val="20"/>
              </w:rPr>
              <w:t xml:space="preserve"> </w:t>
            </w:r>
            <w:r w:rsidRPr="00675999">
              <w:rPr>
                <w:strike/>
                <w:color w:val="C00000"/>
                <w:sz w:val="20"/>
              </w:rPr>
              <w:t>a</w:t>
            </w:r>
            <w:r w:rsidRPr="00675999">
              <w:rPr>
                <w:strike/>
                <w:color w:val="C00000"/>
                <w:spacing w:val="-6"/>
                <w:sz w:val="20"/>
              </w:rPr>
              <w:t xml:space="preserve"> </w:t>
            </w:r>
            <w:r w:rsidRPr="00675999">
              <w:rPr>
                <w:strike/>
                <w:color w:val="C00000"/>
                <w:sz w:val="20"/>
              </w:rPr>
              <w:t>college</w:t>
            </w:r>
            <w:r w:rsidRPr="00675999">
              <w:rPr>
                <w:strike/>
                <w:color w:val="C00000"/>
                <w:spacing w:val="-5"/>
                <w:sz w:val="20"/>
              </w:rPr>
              <w:t xml:space="preserve"> </w:t>
            </w:r>
            <w:r w:rsidRPr="00675999">
              <w:rPr>
                <w:strike/>
                <w:color w:val="C00000"/>
                <w:sz w:val="20"/>
              </w:rPr>
              <w:t>level</w:t>
            </w:r>
            <w:r w:rsidRPr="00675999">
              <w:rPr>
                <w:strike/>
                <w:color w:val="C00000"/>
                <w:spacing w:val="-6"/>
                <w:sz w:val="20"/>
              </w:rPr>
              <w:t xml:space="preserve"> </w:t>
            </w:r>
            <w:r w:rsidRPr="00675999">
              <w:rPr>
                <w:strike/>
                <w:color w:val="C00000"/>
                <w:sz w:val="20"/>
              </w:rPr>
              <w:t>course</w:t>
            </w:r>
            <w:r w:rsidRPr="00675999">
              <w:rPr>
                <w:strike/>
                <w:color w:val="C00000"/>
                <w:spacing w:val="-6"/>
                <w:sz w:val="20"/>
              </w:rPr>
              <w:t xml:space="preserve"> </w:t>
            </w:r>
            <w:r w:rsidRPr="00675999">
              <w:rPr>
                <w:strike/>
                <w:color w:val="C00000"/>
                <w:sz w:val="20"/>
              </w:rPr>
              <w:t>related</w:t>
            </w:r>
            <w:r w:rsidRPr="00675999">
              <w:rPr>
                <w:strike/>
                <w:color w:val="C00000"/>
                <w:spacing w:val="-6"/>
                <w:sz w:val="20"/>
              </w:rPr>
              <w:t xml:space="preserve"> </w:t>
            </w:r>
            <w:r w:rsidRPr="00675999">
              <w:rPr>
                <w:strike/>
                <w:color w:val="C00000"/>
                <w:sz w:val="20"/>
              </w:rPr>
              <w:t>to</w:t>
            </w:r>
            <w:r w:rsidRPr="00675999">
              <w:rPr>
                <w:strike/>
                <w:color w:val="C00000"/>
                <w:spacing w:val="-6"/>
                <w:sz w:val="20"/>
              </w:rPr>
              <w:t xml:space="preserve"> </w:t>
            </w:r>
            <w:r w:rsidRPr="00675999">
              <w:rPr>
                <w:strike/>
                <w:color w:val="C00000"/>
                <w:sz w:val="20"/>
              </w:rPr>
              <w:t>Fire</w:t>
            </w:r>
            <w:r w:rsidRPr="00675999">
              <w:rPr>
                <w:strike/>
                <w:color w:val="C00000"/>
                <w:spacing w:val="-4"/>
                <w:sz w:val="20"/>
              </w:rPr>
              <w:t xml:space="preserve"> </w:t>
            </w:r>
            <w:r w:rsidRPr="00675999">
              <w:rPr>
                <w:strike/>
                <w:color w:val="C00000"/>
                <w:sz w:val="20"/>
              </w:rPr>
              <w:t>Suppression Systems</w:t>
            </w:r>
            <w:r w:rsidRPr="00675999">
              <w:rPr>
                <w:strike/>
                <w:color w:val="C00000"/>
                <w:spacing w:val="-9"/>
                <w:sz w:val="20"/>
              </w:rPr>
              <w:t xml:space="preserve"> </w:t>
            </w:r>
            <w:r w:rsidRPr="00675999">
              <w:rPr>
                <w:strike/>
                <w:color w:val="C00000"/>
                <w:sz w:val="20"/>
              </w:rPr>
              <w:t>offered</w:t>
            </w:r>
            <w:r w:rsidRPr="00675999">
              <w:rPr>
                <w:strike/>
                <w:color w:val="C00000"/>
                <w:spacing w:val="-10"/>
                <w:sz w:val="20"/>
              </w:rPr>
              <w:t xml:space="preserve"> </w:t>
            </w:r>
            <w:r w:rsidRPr="00675999">
              <w:rPr>
                <w:strike/>
                <w:color w:val="C00000"/>
                <w:sz w:val="20"/>
              </w:rPr>
              <w:t>through</w:t>
            </w:r>
            <w:r w:rsidRPr="00675999">
              <w:rPr>
                <w:strike/>
                <w:color w:val="C00000"/>
                <w:spacing w:val="-11"/>
                <w:sz w:val="20"/>
              </w:rPr>
              <w:t xml:space="preserve"> </w:t>
            </w:r>
            <w:r w:rsidRPr="00675999">
              <w:rPr>
                <w:strike/>
                <w:color w:val="C00000"/>
                <w:sz w:val="20"/>
              </w:rPr>
              <w:t>a</w:t>
            </w:r>
            <w:r w:rsidRPr="00675999">
              <w:rPr>
                <w:strike/>
                <w:color w:val="C00000"/>
                <w:spacing w:val="-6"/>
                <w:sz w:val="20"/>
              </w:rPr>
              <w:t xml:space="preserve"> </w:t>
            </w:r>
            <w:r w:rsidRPr="00675999">
              <w:rPr>
                <w:strike/>
                <w:color w:val="C00000"/>
                <w:sz w:val="20"/>
              </w:rPr>
              <w:t>regionally</w:t>
            </w:r>
            <w:r w:rsidRPr="00675999">
              <w:rPr>
                <w:strike/>
                <w:color w:val="C00000"/>
                <w:spacing w:val="-9"/>
                <w:sz w:val="20"/>
              </w:rPr>
              <w:t xml:space="preserve"> </w:t>
            </w:r>
            <w:r w:rsidRPr="00675999">
              <w:rPr>
                <w:strike/>
                <w:color w:val="C00000"/>
                <w:sz w:val="20"/>
              </w:rPr>
              <w:t>accredited</w:t>
            </w:r>
            <w:r w:rsidRPr="00675999">
              <w:rPr>
                <w:strike/>
                <w:color w:val="C00000"/>
                <w:spacing w:val="-9"/>
                <w:sz w:val="20"/>
              </w:rPr>
              <w:t xml:space="preserve"> </w:t>
            </w:r>
            <w:r w:rsidRPr="00675999">
              <w:rPr>
                <w:strike/>
                <w:color w:val="C00000"/>
                <w:sz w:val="20"/>
              </w:rPr>
              <w:t>post-</w:t>
            </w:r>
            <w:r w:rsidRPr="00675999">
              <w:rPr>
                <w:strike/>
                <w:color w:val="C00000"/>
                <w:spacing w:val="-2"/>
                <w:sz w:val="20"/>
              </w:rPr>
              <w:t>secondary</w:t>
            </w:r>
          </w:p>
          <w:p w14:paraId="681B173E" w14:textId="77777777" w:rsidR="009E11E2" w:rsidRPr="00675999" w:rsidRDefault="00000000">
            <w:pPr>
              <w:pStyle w:val="TableParagraph"/>
              <w:spacing w:line="209" w:lineRule="exact"/>
              <w:ind w:left="792"/>
              <w:rPr>
                <w:strike/>
                <w:color w:val="C00000"/>
                <w:sz w:val="20"/>
              </w:rPr>
            </w:pPr>
            <w:r w:rsidRPr="00675999">
              <w:rPr>
                <w:strike/>
                <w:color w:val="C00000"/>
                <w:spacing w:val="-2"/>
                <w:sz w:val="20"/>
              </w:rPr>
              <w:t>institution.</w:t>
            </w:r>
          </w:p>
        </w:tc>
        <w:tc>
          <w:tcPr>
            <w:tcW w:w="1443" w:type="dxa"/>
          </w:tcPr>
          <w:p w14:paraId="7257A6D9" w14:textId="77777777" w:rsidR="009E11E2" w:rsidRPr="00675999" w:rsidRDefault="009E11E2">
            <w:pPr>
              <w:pStyle w:val="TableParagraph"/>
              <w:spacing w:before="11"/>
              <w:ind w:left="0"/>
              <w:rPr>
                <w:b/>
                <w:strike/>
                <w:color w:val="C00000"/>
                <w:sz w:val="20"/>
              </w:rPr>
            </w:pPr>
          </w:p>
          <w:p w14:paraId="27A8C04E" w14:textId="77777777" w:rsidR="009E11E2" w:rsidRPr="00675999" w:rsidRDefault="00000000">
            <w:pPr>
              <w:pStyle w:val="TableParagraph"/>
              <w:spacing w:before="1"/>
              <w:ind w:right="145"/>
              <w:rPr>
                <w:strike/>
                <w:color w:val="C00000"/>
                <w:sz w:val="20"/>
              </w:rPr>
            </w:pPr>
            <w:r w:rsidRPr="00675999">
              <w:rPr>
                <w:strike/>
                <w:color w:val="C00000"/>
                <w:sz w:val="20"/>
              </w:rPr>
              <w:t>1.0</w:t>
            </w:r>
            <w:r w:rsidRPr="00675999">
              <w:rPr>
                <w:strike/>
                <w:color w:val="C00000"/>
                <w:spacing w:val="-14"/>
                <w:sz w:val="20"/>
              </w:rPr>
              <w:t xml:space="preserve"> </w:t>
            </w:r>
            <w:r w:rsidRPr="00675999">
              <w:rPr>
                <w:strike/>
                <w:color w:val="C00000"/>
                <w:sz w:val="20"/>
              </w:rPr>
              <w:t>per</w:t>
            </w:r>
            <w:r w:rsidRPr="00675999">
              <w:rPr>
                <w:strike/>
                <w:color w:val="C00000"/>
                <w:spacing w:val="-14"/>
                <w:sz w:val="20"/>
              </w:rPr>
              <w:t xml:space="preserve"> </w:t>
            </w:r>
            <w:r w:rsidRPr="00675999">
              <w:rPr>
                <w:strike/>
                <w:color w:val="C00000"/>
                <w:sz w:val="20"/>
              </w:rPr>
              <w:t>credit hour</w:t>
            </w:r>
            <w:r w:rsidRPr="00675999">
              <w:rPr>
                <w:strike/>
                <w:color w:val="C00000"/>
                <w:spacing w:val="-9"/>
                <w:sz w:val="20"/>
              </w:rPr>
              <w:t xml:space="preserve"> </w:t>
            </w:r>
            <w:r w:rsidRPr="00675999">
              <w:rPr>
                <w:strike/>
                <w:color w:val="C00000"/>
                <w:spacing w:val="-2"/>
                <w:sz w:val="20"/>
              </w:rPr>
              <w:t>earned.</w:t>
            </w:r>
          </w:p>
          <w:p w14:paraId="0FE6325A" w14:textId="77777777" w:rsidR="009E11E2" w:rsidRPr="00675999" w:rsidRDefault="00000000">
            <w:pPr>
              <w:pStyle w:val="TableParagraph"/>
              <w:spacing w:line="209" w:lineRule="exact"/>
              <w:rPr>
                <w:strike/>
                <w:color w:val="C00000"/>
                <w:sz w:val="20"/>
              </w:rPr>
            </w:pPr>
            <w:r w:rsidRPr="00675999">
              <w:rPr>
                <w:strike/>
                <w:color w:val="C00000"/>
                <w:sz w:val="20"/>
              </w:rPr>
              <w:t>3.0</w:t>
            </w:r>
            <w:r w:rsidRPr="00675999">
              <w:rPr>
                <w:strike/>
                <w:color w:val="C00000"/>
                <w:spacing w:val="-7"/>
                <w:sz w:val="20"/>
              </w:rPr>
              <w:t xml:space="preserve"> </w:t>
            </w:r>
            <w:r w:rsidRPr="00675999">
              <w:rPr>
                <w:strike/>
                <w:color w:val="C00000"/>
                <w:spacing w:val="-5"/>
                <w:sz w:val="20"/>
              </w:rPr>
              <w:t>max</w:t>
            </w:r>
          </w:p>
        </w:tc>
      </w:tr>
      <w:tr w:rsidR="009E11E2" w:rsidRPr="00675999" w14:paraId="46BF588D" w14:textId="77777777">
        <w:trPr>
          <w:trHeight w:val="1160"/>
        </w:trPr>
        <w:tc>
          <w:tcPr>
            <w:tcW w:w="6842" w:type="dxa"/>
          </w:tcPr>
          <w:p w14:paraId="138379FA" w14:textId="77777777" w:rsidR="009E11E2" w:rsidRPr="00675999" w:rsidRDefault="00000000">
            <w:pPr>
              <w:pStyle w:val="TableParagraph"/>
              <w:tabs>
                <w:tab w:val="left" w:pos="792"/>
              </w:tabs>
              <w:spacing w:before="221" w:line="230" w:lineRule="atLeast"/>
              <w:ind w:left="792" w:right="139" w:hanging="721"/>
              <w:rPr>
                <w:strike/>
                <w:color w:val="C00000"/>
                <w:sz w:val="20"/>
              </w:rPr>
            </w:pPr>
            <w:r w:rsidRPr="00675999">
              <w:rPr>
                <w:strike/>
                <w:color w:val="C00000"/>
                <w:spacing w:val="-6"/>
                <w:sz w:val="20"/>
              </w:rPr>
              <w:t>6)</w:t>
            </w:r>
            <w:r w:rsidRPr="00675999">
              <w:rPr>
                <w:strike/>
                <w:color w:val="C00000"/>
                <w:sz w:val="20"/>
              </w:rPr>
              <w:tab/>
              <w:t>Work experience as a registered Sprinkler Fitter during the registration</w:t>
            </w:r>
            <w:r w:rsidRPr="00675999">
              <w:rPr>
                <w:strike/>
                <w:color w:val="C00000"/>
                <w:spacing w:val="-4"/>
                <w:sz w:val="20"/>
              </w:rPr>
              <w:t xml:space="preserve"> </w:t>
            </w:r>
            <w:r w:rsidRPr="00675999">
              <w:rPr>
                <w:strike/>
                <w:color w:val="C00000"/>
                <w:sz w:val="20"/>
              </w:rPr>
              <w:t>period</w:t>
            </w:r>
            <w:r w:rsidRPr="00675999">
              <w:rPr>
                <w:strike/>
                <w:color w:val="C00000"/>
                <w:spacing w:val="-7"/>
                <w:sz w:val="20"/>
              </w:rPr>
              <w:t xml:space="preserve"> </w:t>
            </w:r>
            <w:r w:rsidRPr="00675999">
              <w:rPr>
                <w:strike/>
                <w:color w:val="C00000"/>
                <w:sz w:val="20"/>
              </w:rPr>
              <w:t>(must</w:t>
            </w:r>
            <w:r w:rsidRPr="00675999">
              <w:rPr>
                <w:strike/>
                <w:color w:val="C00000"/>
                <w:spacing w:val="-6"/>
                <w:sz w:val="20"/>
              </w:rPr>
              <w:t xml:space="preserve"> </w:t>
            </w:r>
            <w:r w:rsidRPr="00675999">
              <w:rPr>
                <w:strike/>
                <w:color w:val="C00000"/>
                <w:sz w:val="20"/>
              </w:rPr>
              <w:t>be</w:t>
            </w:r>
            <w:r w:rsidRPr="00675999">
              <w:rPr>
                <w:strike/>
                <w:color w:val="C00000"/>
                <w:spacing w:val="-5"/>
                <w:sz w:val="20"/>
              </w:rPr>
              <w:t xml:space="preserve"> </w:t>
            </w:r>
            <w:r w:rsidRPr="00675999">
              <w:rPr>
                <w:strike/>
                <w:color w:val="C00000"/>
                <w:sz w:val="20"/>
              </w:rPr>
              <w:t>documented</w:t>
            </w:r>
            <w:r w:rsidRPr="00675999">
              <w:rPr>
                <w:strike/>
                <w:color w:val="C00000"/>
                <w:spacing w:val="-6"/>
                <w:sz w:val="20"/>
              </w:rPr>
              <w:t xml:space="preserve"> </w:t>
            </w:r>
            <w:r w:rsidRPr="00675999">
              <w:rPr>
                <w:strike/>
                <w:color w:val="C00000"/>
                <w:sz w:val="20"/>
              </w:rPr>
              <w:t>through</w:t>
            </w:r>
            <w:r w:rsidRPr="00675999">
              <w:rPr>
                <w:strike/>
                <w:color w:val="C00000"/>
                <w:spacing w:val="-6"/>
                <w:sz w:val="20"/>
              </w:rPr>
              <w:t xml:space="preserve"> </w:t>
            </w:r>
            <w:r w:rsidRPr="00675999">
              <w:rPr>
                <w:strike/>
                <w:color w:val="C00000"/>
                <w:sz w:val="20"/>
              </w:rPr>
              <w:t>formal</w:t>
            </w:r>
            <w:r w:rsidRPr="00675999">
              <w:rPr>
                <w:strike/>
                <w:color w:val="C00000"/>
                <w:spacing w:val="-6"/>
                <w:sz w:val="20"/>
              </w:rPr>
              <w:t xml:space="preserve"> </w:t>
            </w:r>
            <w:proofErr w:type="gramStart"/>
            <w:r w:rsidRPr="00675999">
              <w:rPr>
                <w:strike/>
                <w:color w:val="C00000"/>
                <w:sz w:val="20"/>
              </w:rPr>
              <w:t>letter</w:t>
            </w:r>
            <w:proofErr w:type="gramEnd"/>
            <w:r w:rsidRPr="00675999">
              <w:rPr>
                <w:strike/>
                <w:color w:val="C00000"/>
                <w:spacing w:val="-6"/>
                <w:sz w:val="20"/>
              </w:rPr>
              <w:t xml:space="preserve"> </w:t>
            </w:r>
            <w:r w:rsidRPr="00675999">
              <w:rPr>
                <w:strike/>
                <w:color w:val="C00000"/>
                <w:sz w:val="20"/>
              </w:rPr>
              <w:t>from employer, contractor, project owner, steward, project manager, or business manager for whom the project was performed).</w:t>
            </w:r>
          </w:p>
        </w:tc>
        <w:tc>
          <w:tcPr>
            <w:tcW w:w="1443" w:type="dxa"/>
          </w:tcPr>
          <w:p w14:paraId="35EB3600" w14:textId="77777777" w:rsidR="009E11E2" w:rsidRPr="00675999" w:rsidRDefault="009E11E2">
            <w:pPr>
              <w:pStyle w:val="TableParagraph"/>
              <w:spacing w:before="9"/>
              <w:ind w:left="0"/>
              <w:rPr>
                <w:b/>
                <w:strike/>
                <w:color w:val="C00000"/>
                <w:sz w:val="20"/>
              </w:rPr>
            </w:pPr>
          </w:p>
          <w:p w14:paraId="1B837119" w14:textId="77777777" w:rsidR="009E11E2" w:rsidRPr="00675999" w:rsidRDefault="00000000">
            <w:pPr>
              <w:pStyle w:val="TableParagraph"/>
              <w:rPr>
                <w:strike/>
                <w:color w:val="C00000"/>
                <w:sz w:val="20"/>
              </w:rPr>
            </w:pPr>
            <w:r w:rsidRPr="00675999">
              <w:rPr>
                <w:strike/>
                <w:color w:val="C00000"/>
                <w:sz w:val="20"/>
              </w:rPr>
              <w:t>0.1</w:t>
            </w:r>
            <w:r w:rsidRPr="00675999">
              <w:rPr>
                <w:strike/>
                <w:color w:val="C00000"/>
                <w:spacing w:val="-8"/>
                <w:sz w:val="20"/>
              </w:rPr>
              <w:t xml:space="preserve"> </w:t>
            </w:r>
            <w:r w:rsidRPr="00675999">
              <w:rPr>
                <w:strike/>
                <w:color w:val="C00000"/>
                <w:sz w:val="20"/>
              </w:rPr>
              <w:t>CEU</w:t>
            </w:r>
            <w:r w:rsidRPr="00675999">
              <w:rPr>
                <w:strike/>
                <w:color w:val="C00000"/>
                <w:spacing w:val="-5"/>
                <w:sz w:val="20"/>
              </w:rPr>
              <w:t xml:space="preserve"> per</w:t>
            </w:r>
          </w:p>
          <w:p w14:paraId="1C96906B" w14:textId="77777777" w:rsidR="009E11E2" w:rsidRPr="00675999" w:rsidRDefault="00000000">
            <w:pPr>
              <w:pStyle w:val="TableParagraph"/>
              <w:ind w:right="456"/>
              <w:rPr>
                <w:strike/>
                <w:color w:val="C00000"/>
                <w:sz w:val="20"/>
              </w:rPr>
            </w:pPr>
            <w:r w:rsidRPr="00675999">
              <w:rPr>
                <w:strike/>
                <w:color w:val="C00000"/>
                <w:sz w:val="20"/>
              </w:rPr>
              <w:t>100</w:t>
            </w:r>
            <w:r w:rsidRPr="00675999">
              <w:rPr>
                <w:strike/>
                <w:color w:val="C00000"/>
                <w:spacing w:val="-14"/>
                <w:sz w:val="20"/>
              </w:rPr>
              <w:t xml:space="preserve"> </w:t>
            </w:r>
            <w:r w:rsidRPr="00675999">
              <w:rPr>
                <w:strike/>
                <w:color w:val="C00000"/>
                <w:sz w:val="20"/>
              </w:rPr>
              <w:t xml:space="preserve">hours </w:t>
            </w:r>
            <w:r w:rsidRPr="00675999">
              <w:rPr>
                <w:strike/>
                <w:color w:val="C00000"/>
                <w:spacing w:val="-2"/>
                <w:sz w:val="20"/>
              </w:rPr>
              <w:t>worked.</w:t>
            </w:r>
          </w:p>
          <w:p w14:paraId="572F2586" w14:textId="77777777" w:rsidR="009E11E2" w:rsidRPr="00675999" w:rsidRDefault="00000000">
            <w:pPr>
              <w:pStyle w:val="TableParagraph"/>
              <w:spacing w:before="1" w:line="210" w:lineRule="exact"/>
              <w:rPr>
                <w:strike/>
                <w:color w:val="C00000"/>
                <w:sz w:val="20"/>
              </w:rPr>
            </w:pPr>
            <w:r w:rsidRPr="00675999">
              <w:rPr>
                <w:strike/>
                <w:color w:val="C00000"/>
                <w:sz w:val="20"/>
              </w:rPr>
              <w:t>1.6</w:t>
            </w:r>
            <w:r w:rsidRPr="00675999">
              <w:rPr>
                <w:strike/>
                <w:color w:val="C00000"/>
                <w:spacing w:val="-7"/>
                <w:sz w:val="20"/>
              </w:rPr>
              <w:t xml:space="preserve"> </w:t>
            </w:r>
            <w:r w:rsidRPr="00675999">
              <w:rPr>
                <w:strike/>
                <w:color w:val="C00000"/>
                <w:spacing w:val="-4"/>
                <w:sz w:val="20"/>
              </w:rPr>
              <w:t>max.</w:t>
            </w:r>
          </w:p>
        </w:tc>
      </w:tr>
    </w:tbl>
    <w:p w14:paraId="79424577" w14:textId="77777777" w:rsidR="009E11E2" w:rsidRDefault="009E11E2">
      <w:pPr>
        <w:pStyle w:val="BodyText"/>
        <w:spacing w:before="77"/>
        <w:rPr>
          <w:b/>
        </w:rPr>
      </w:pPr>
    </w:p>
    <w:p w14:paraId="24B1900A" w14:textId="6CCD11AA" w:rsidR="009E11E2" w:rsidRPr="00675999" w:rsidDel="00CF43D1" w:rsidRDefault="00000000" w:rsidP="00675999">
      <w:pPr>
        <w:pStyle w:val="ListParagraph"/>
        <w:numPr>
          <w:ilvl w:val="2"/>
          <w:numId w:val="9"/>
        </w:numPr>
        <w:tabs>
          <w:tab w:val="left" w:pos="2880"/>
        </w:tabs>
        <w:spacing w:after="240"/>
        <w:ind w:right="592"/>
        <w:rPr>
          <w:del w:id="61" w:author="Chris Brunette" w:date="2026-07-21T13:15:00Z" w16du:dateUtc="2026-07-21T19:15:00Z"/>
          <w:sz w:val="20"/>
        </w:rPr>
      </w:pPr>
      <w:r>
        <w:rPr>
          <w:sz w:val="20"/>
        </w:rPr>
        <w:t>In</w:t>
      </w:r>
      <w:r>
        <w:rPr>
          <w:spacing w:val="-5"/>
          <w:sz w:val="20"/>
        </w:rPr>
        <w:t xml:space="preserve"> </w:t>
      </w:r>
      <w:r>
        <w:rPr>
          <w:sz w:val="20"/>
        </w:rPr>
        <w:t>years</w:t>
      </w:r>
      <w:r>
        <w:rPr>
          <w:spacing w:val="-3"/>
          <w:sz w:val="20"/>
        </w:rPr>
        <w:t xml:space="preserve"> </w:t>
      </w:r>
      <w:r>
        <w:rPr>
          <w:sz w:val="20"/>
        </w:rPr>
        <w:t>that</w:t>
      </w:r>
      <w:r>
        <w:rPr>
          <w:spacing w:val="-4"/>
          <w:sz w:val="20"/>
        </w:rPr>
        <w:t xml:space="preserve"> </w:t>
      </w:r>
      <w:r>
        <w:rPr>
          <w:sz w:val="20"/>
        </w:rPr>
        <w:t>the</w:t>
      </w:r>
      <w:r>
        <w:rPr>
          <w:spacing w:val="-4"/>
          <w:sz w:val="20"/>
        </w:rPr>
        <w:t xml:space="preserve"> </w:t>
      </w:r>
      <w:r>
        <w:rPr>
          <w:sz w:val="20"/>
        </w:rPr>
        <w:t>Division</w:t>
      </w:r>
      <w:r>
        <w:rPr>
          <w:spacing w:val="-4"/>
          <w:sz w:val="20"/>
        </w:rPr>
        <w:t xml:space="preserve"> </w:t>
      </w:r>
      <w:r>
        <w:rPr>
          <w:sz w:val="20"/>
        </w:rPr>
        <w:t>adopts</w:t>
      </w:r>
      <w:r>
        <w:rPr>
          <w:spacing w:val="-3"/>
          <w:sz w:val="20"/>
        </w:rPr>
        <w:t xml:space="preserve"> </w:t>
      </w:r>
      <w:r>
        <w:rPr>
          <w:sz w:val="20"/>
        </w:rPr>
        <w:t>a</w:t>
      </w:r>
      <w:r>
        <w:rPr>
          <w:spacing w:val="-2"/>
          <w:sz w:val="20"/>
        </w:rPr>
        <w:t xml:space="preserve"> </w:t>
      </w:r>
      <w:r>
        <w:rPr>
          <w:sz w:val="20"/>
        </w:rPr>
        <w:t>new</w:t>
      </w:r>
      <w:r>
        <w:rPr>
          <w:spacing w:val="-1"/>
          <w:sz w:val="20"/>
        </w:rPr>
        <w:t xml:space="preserve"> </w:t>
      </w:r>
      <w:r>
        <w:rPr>
          <w:sz w:val="20"/>
        </w:rPr>
        <w:t>edition</w:t>
      </w:r>
      <w:r>
        <w:rPr>
          <w:spacing w:val="-3"/>
          <w:sz w:val="20"/>
        </w:rPr>
        <w:t xml:space="preserve"> </w:t>
      </w:r>
      <w:r>
        <w:rPr>
          <w:sz w:val="20"/>
        </w:rPr>
        <w:t>of</w:t>
      </w:r>
      <w:r>
        <w:rPr>
          <w:spacing w:val="-4"/>
          <w:sz w:val="20"/>
        </w:rPr>
        <w:t xml:space="preserve"> </w:t>
      </w:r>
      <w:r>
        <w:rPr>
          <w:sz w:val="20"/>
        </w:rPr>
        <w:t>the</w:t>
      </w:r>
      <w:r>
        <w:rPr>
          <w:spacing w:val="-4"/>
          <w:sz w:val="20"/>
        </w:rPr>
        <w:t xml:space="preserve"> </w:t>
      </w:r>
      <w:r>
        <w:rPr>
          <w:sz w:val="20"/>
        </w:rPr>
        <w:t>fire</w:t>
      </w:r>
      <w:r>
        <w:rPr>
          <w:spacing w:val="-4"/>
          <w:sz w:val="20"/>
        </w:rPr>
        <w:t xml:space="preserve"> </w:t>
      </w:r>
      <w:r>
        <w:rPr>
          <w:sz w:val="20"/>
        </w:rPr>
        <w:t>code</w:t>
      </w:r>
      <w:r>
        <w:rPr>
          <w:spacing w:val="-4"/>
          <w:sz w:val="20"/>
        </w:rPr>
        <w:t xml:space="preserve"> </w:t>
      </w:r>
      <w:r>
        <w:rPr>
          <w:sz w:val="20"/>
        </w:rPr>
        <w:t>or</w:t>
      </w:r>
      <w:r>
        <w:rPr>
          <w:spacing w:val="-3"/>
          <w:sz w:val="20"/>
        </w:rPr>
        <w:t xml:space="preserve"> </w:t>
      </w:r>
      <w:r>
        <w:rPr>
          <w:sz w:val="20"/>
        </w:rPr>
        <w:t>standards,</w:t>
      </w:r>
      <w:r>
        <w:rPr>
          <w:spacing w:val="-4"/>
          <w:sz w:val="20"/>
        </w:rPr>
        <w:t xml:space="preserve"> </w:t>
      </w:r>
      <w:r>
        <w:rPr>
          <w:sz w:val="20"/>
        </w:rPr>
        <w:t>a</w:t>
      </w:r>
      <w:r>
        <w:rPr>
          <w:spacing w:val="-3"/>
          <w:sz w:val="20"/>
        </w:rPr>
        <w:t xml:space="preserve"> </w:t>
      </w:r>
      <w:r>
        <w:rPr>
          <w:sz w:val="20"/>
        </w:rPr>
        <w:t>Sprinkler Fitter will be required to provide proof of passing one of the examinations specified in Section 5.2.7</w:t>
      </w:r>
      <w:r w:rsidR="00675999">
        <w:rPr>
          <w:color w:val="C00000"/>
          <w:sz w:val="20"/>
        </w:rPr>
        <w:t xml:space="preserve"> of these rules</w:t>
      </w:r>
      <w:r>
        <w:rPr>
          <w:sz w:val="20"/>
        </w:rPr>
        <w:t>. A fee will be assessed for those taking an exam offered by the Division.</w:t>
      </w:r>
    </w:p>
    <w:p w14:paraId="65F7E7A1" w14:textId="7A4BB5FA" w:rsidR="009E11E2" w:rsidDel="00CF43D1" w:rsidRDefault="00000000" w:rsidP="00675999">
      <w:pPr>
        <w:pStyle w:val="BodyText"/>
        <w:spacing w:after="240"/>
        <w:ind w:left="2880"/>
        <w:rPr>
          <w:del w:id="62" w:author="Chris Brunette" w:date="2026-07-21T13:15:00Z" w16du:dateUtc="2026-07-21T19:15:00Z"/>
        </w:rPr>
      </w:pPr>
      <w:del w:id="63" w:author="Chris Brunette" w:date="2026-07-21T13:15:00Z" w16du:dateUtc="2026-07-21T19:15:00Z">
        <w:r w:rsidDel="00CF43D1">
          <w:rPr>
            <w:spacing w:val="-2"/>
          </w:rPr>
          <w:delText>Exemption:</w:delText>
        </w:r>
      </w:del>
    </w:p>
    <w:p w14:paraId="6568BB71" w14:textId="0D529EA6" w:rsidR="009E11E2" w:rsidRPr="00675999" w:rsidRDefault="00000000" w:rsidP="00675999">
      <w:pPr>
        <w:pStyle w:val="ListParagraph"/>
        <w:numPr>
          <w:ilvl w:val="3"/>
          <w:numId w:val="9"/>
        </w:numPr>
        <w:tabs>
          <w:tab w:val="left" w:pos="3601"/>
        </w:tabs>
        <w:spacing w:after="240"/>
        <w:ind w:right="399"/>
        <w:rPr>
          <w:sz w:val="20"/>
        </w:rPr>
      </w:pPr>
      <w:del w:id="64" w:author="Chris Brunette" w:date="2026-07-21T13:15:00Z" w16du:dateUtc="2026-07-21T19:15:00Z">
        <w:r w:rsidDel="00CF43D1">
          <w:rPr>
            <w:sz w:val="20"/>
          </w:rPr>
          <w:delText>Renewal applicants for the 2022 registration year (July 1, 2022 thru June 30, 2023)</w:delText>
        </w:r>
        <w:r w:rsidDel="00CF43D1">
          <w:rPr>
            <w:spacing w:val="-3"/>
            <w:sz w:val="20"/>
          </w:rPr>
          <w:delText xml:space="preserve"> </w:delText>
        </w:r>
        <w:r w:rsidDel="00CF43D1">
          <w:rPr>
            <w:sz w:val="20"/>
          </w:rPr>
          <w:delText>will</w:delText>
        </w:r>
        <w:r w:rsidDel="00CF43D1">
          <w:rPr>
            <w:spacing w:val="-3"/>
            <w:sz w:val="20"/>
          </w:rPr>
          <w:delText xml:space="preserve"> </w:delText>
        </w:r>
        <w:r w:rsidDel="00CF43D1">
          <w:rPr>
            <w:sz w:val="20"/>
          </w:rPr>
          <w:delText>have</w:delText>
        </w:r>
        <w:r w:rsidDel="00CF43D1">
          <w:rPr>
            <w:spacing w:val="-4"/>
            <w:sz w:val="20"/>
          </w:rPr>
          <w:delText xml:space="preserve"> </w:delText>
        </w:r>
        <w:r w:rsidDel="00CF43D1">
          <w:rPr>
            <w:sz w:val="20"/>
          </w:rPr>
          <w:delText>an</w:delText>
        </w:r>
        <w:r w:rsidDel="00CF43D1">
          <w:rPr>
            <w:spacing w:val="-4"/>
            <w:sz w:val="20"/>
          </w:rPr>
          <w:delText xml:space="preserve"> </w:delText>
        </w:r>
        <w:r w:rsidDel="00CF43D1">
          <w:rPr>
            <w:sz w:val="20"/>
          </w:rPr>
          <w:delText>additional</w:delText>
        </w:r>
        <w:r w:rsidDel="00CF43D1">
          <w:rPr>
            <w:spacing w:val="-5"/>
            <w:sz w:val="20"/>
          </w:rPr>
          <w:delText xml:space="preserve"> </w:delText>
        </w:r>
        <w:r w:rsidDel="00CF43D1">
          <w:rPr>
            <w:sz w:val="20"/>
          </w:rPr>
          <w:delText>calendar</w:delText>
        </w:r>
        <w:r w:rsidDel="00CF43D1">
          <w:rPr>
            <w:spacing w:val="-3"/>
            <w:sz w:val="20"/>
          </w:rPr>
          <w:delText xml:space="preserve"> </w:delText>
        </w:r>
        <w:r w:rsidDel="00CF43D1">
          <w:rPr>
            <w:sz w:val="20"/>
          </w:rPr>
          <w:delText>year</w:delText>
        </w:r>
        <w:r w:rsidDel="00CF43D1">
          <w:rPr>
            <w:spacing w:val="-3"/>
            <w:sz w:val="20"/>
          </w:rPr>
          <w:delText xml:space="preserve"> </w:delText>
        </w:r>
        <w:r w:rsidDel="00CF43D1">
          <w:rPr>
            <w:sz w:val="20"/>
          </w:rPr>
          <w:delText>until</w:delText>
        </w:r>
        <w:r w:rsidDel="00CF43D1">
          <w:rPr>
            <w:spacing w:val="-1"/>
            <w:sz w:val="20"/>
          </w:rPr>
          <w:delText xml:space="preserve"> </w:delText>
        </w:r>
        <w:r w:rsidDel="00CF43D1">
          <w:rPr>
            <w:sz w:val="20"/>
          </w:rPr>
          <w:delText>June</w:delText>
        </w:r>
        <w:r w:rsidDel="00CF43D1">
          <w:rPr>
            <w:spacing w:val="-3"/>
            <w:sz w:val="20"/>
          </w:rPr>
          <w:delText xml:space="preserve"> </w:delText>
        </w:r>
        <w:r w:rsidDel="00CF43D1">
          <w:rPr>
            <w:sz w:val="20"/>
          </w:rPr>
          <w:delText>30,</w:delText>
        </w:r>
        <w:r w:rsidDel="00CF43D1">
          <w:rPr>
            <w:spacing w:val="-4"/>
            <w:sz w:val="20"/>
          </w:rPr>
          <w:delText xml:space="preserve"> </w:delText>
        </w:r>
        <w:r w:rsidDel="00CF43D1">
          <w:rPr>
            <w:sz w:val="20"/>
          </w:rPr>
          <w:delText>2023</w:delText>
        </w:r>
        <w:r w:rsidDel="00CF43D1">
          <w:rPr>
            <w:spacing w:val="-2"/>
            <w:sz w:val="20"/>
          </w:rPr>
          <w:delText xml:space="preserve"> </w:delText>
        </w:r>
        <w:r w:rsidDel="00CF43D1">
          <w:rPr>
            <w:sz w:val="20"/>
          </w:rPr>
          <w:delText>to</w:delText>
        </w:r>
        <w:r w:rsidDel="00CF43D1">
          <w:rPr>
            <w:spacing w:val="-3"/>
            <w:sz w:val="20"/>
          </w:rPr>
          <w:delText xml:space="preserve"> </w:delText>
        </w:r>
        <w:r w:rsidDel="00CF43D1">
          <w:rPr>
            <w:sz w:val="20"/>
          </w:rPr>
          <w:delText>pass</w:delText>
        </w:r>
        <w:r w:rsidDel="00CF43D1">
          <w:rPr>
            <w:spacing w:val="-3"/>
            <w:sz w:val="20"/>
          </w:rPr>
          <w:delText xml:space="preserve"> </w:delText>
        </w:r>
        <w:r w:rsidDel="00CF43D1">
          <w:rPr>
            <w:sz w:val="20"/>
          </w:rPr>
          <w:delText>a</w:delText>
        </w:r>
        <w:r w:rsidDel="00CF43D1">
          <w:rPr>
            <w:spacing w:val="-5"/>
            <w:sz w:val="20"/>
          </w:rPr>
          <w:delText xml:space="preserve"> </w:delText>
        </w:r>
        <w:r w:rsidDel="00CF43D1">
          <w:rPr>
            <w:sz w:val="20"/>
          </w:rPr>
          <w:delText xml:space="preserve">Division approved examination pertinent to the Division’s currently adopted codes and </w:delText>
        </w:r>
        <w:r w:rsidDel="00CF43D1">
          <w:rPr>
            <w:spacing w:val="-2"/>
            <w:sz w:val="20"/>
          </w:rPr>
          <w:delText>standards.</w:delText>
        </w:r>
      </w:del>
    </w:p>
    <w:p w14:paraId="589864E0" w14:textId="3477B94D" w:rsidR="009E11E2" w:rsidRPr="00675999" w:rsidRDefault="00000000" w:rsidP="00675999">
      <w:pPr>
        <w:pStyle w:val="ListParagraph"/>
        <w:numPr>
          <w:ilvl w:val="1"/>
          <w:numId w:val="9"/>
        </w:numPr>
        <w:tabs>
          <w:tab w:val="left" w:pos="2160"/>
        </w:tabs>
        <w:spacing w:before="1" w:after="240"/>
        <w:rPr>
          <w:sz w:val="20"/>
        </w:rPr>
      </w:pPr>
      <w:r>
        <w:rPr>
          <w:sz w:val="20"/>
        </w:rPr>
        <w:t>Denial</w:t>
      </w:r>
      <w:r>
        <w:rPr>
          <w:spacing w:val="-6"/>
          <w:sz w:val="20"/>
        </w:rPr>
        <w:t xml:space="preserve"> </w:t>
      </w:r>
      <w:r>
        <w:rPr>
          <w:sz w:val="20"/>
        </w:rPr>
        <w:t>of</w:t>
      </w:r>
      <w:r>
        <w:rPr>
          <w:spacing w:val="-5"/>
          <w:sz w:val="20"/>
        </w:rPr>
        <w:t xml:space="preserve"> </w:t>
      </w:r>
      <w:r>
        <w:rPr>
          <w:spacing w:val="-2"/>
          <w:sz w:val="20"/>
        </w:rPr>
        <w:t>Application</w:t>
      </w:r>
    </w:p>
    <w:p w14:paraId="0F50CFFF" w14:textId="3E0A991F" w:rsidR="009E11E2" w:rsidRPr="00675999" w:rsidRDefault="00000000" w:rsidP="00675999">
      <w:pPr>
        <w:pStyle w:val="ListParagraph"/>
        <w:numPr>
          <w:ilvl w:val="2"/>
          <w:numId w:val="9"/>
        </w:numPr>
        <w:tabs>
          <w:tab w:val="left" w:pos="2880"/>
        </w:tabs>
        <w:spacing w:after="240"/>
        <w:ind w:right="551"/>
        <w:rPr>
          <w:sz w:val="20"/>
        </w:rPr>
      </w:pPr>
      <w:r>
        <w:rPr>
          <w:sz w:val="20"/>
        </w:rPr>
        <w:t>The</w:t>
      </w:r>
      <w:r>
        <w:rPr>
          <w:spacing w:val="-5"/>
          <w:sz w:val="20"/>
        </w:rPr>
        <w:t xml:space="preserve"> </w:t>
      </w:r>
      <w:r>
        <w:rPr>
          <w:sz w:val="20"/>
        </w:rPr>
        <w:t>denial</w:t>
      </w:r>
      <w:r>
        <w:rPr>
          <w:spacing w:val="-3"/>
          <w:sz w:val="20"/>
        </w:rPr>
        <w:t xml:space="preserve"> </w:t>
      </w:r>
      <w:r>
        <w:rPr>
          <w:sz w:val="20"/>
        </w:rPr>
        <w:t>of</w:t>
      </w:r>
      <w:r>
        <w:rPr>
          <w:spacing w:val="-4"/>
          <w:sz w:val="20"/>
        </w:rPr>
        <w:t xml:space="preserve"> </w:t>
      </w:r>
      <w:r>
        <w:rPr>
          <w:sz w:val="20"/>
        </w:rPr>
        <w:t>an</w:t>
      </w:r>
      <w:r>
        <w:rPr>
          <w:spacing w:val="-4"/>
          <w:sz w:val="20"/>
        </w:rPr>
        <w:t xml:space="preserve"> </w:t>
      </w:r>
      <w:r>
        <w:rPr>
          <w:sz w:val="20"/>
        </w:rPr>
        <w:t>application</w:t>
      </w:r>
      <w:r>
        <w:rPr>
          <w:spacing w:val="-2"/>
          <w:sz w:val="20"/>
        </w:rPr>
        <w:t xml:space="preserve"> </w:t>
      </w:r>
      <w:r>
        <w:rPr>
          <w:sz w:val="20"/>
        </w:rPr>
        <w:t>shall</w:t>
      </w:r>
      <w:r>
        <w:rPr>
          <w:spacing w:val="-5"/>
          <w:sz w:val="20"/>
        </w:rPr>
        <w:t xml:space="preserve"> </w:t>
      </w:r>
      <w:r>
        <w:rPr>
          <w:sz w:val="20"/>
        </w:rPr>
        <w:t>be</w:t>
      </w:r>
      <w:r>
        <w:rPr>
          <w:spacing w:val="-2"/>
          <w:sz w:val="20"/>
        </w:rPr>
        <w:t xml:space="preserve"> </w:t>
      </w:r>
      <w:r>
        <w:rPr>
          <w:sz w:val="20"/>
        </w:rPr>
        <w:t>conducted</w:t>
      </w:r>
      <w:r>
        <w:rPr>
          <w:spacing w:val="-3"/>
          <w:sz w:val="20"/>
        </w:rPr>
        <w:t xml:space="preserve"> </w:t>
      </w:r>
      <w:r>
        <w:rPr>
          <w:sz w:val="20"/>
        </w:rPr>
        <w:t>in</w:t>
      </w:r>
      <w:r>
        <w:rPr>
          <w:spacing w:val="-2"/>
          <w:sz w:val="20"/>
        </w:rPr>
        <w:t xml:space="preserve"> </w:t>
      </w:r>
      <w:r>
        <w:rPr>
          <w:sz w:val="20"/>
        </w:rPr>
        <w:t>accordance</w:t>
      </w:r>
      <w:r>
        <w:rPr>
          <w:spacing w:val="-4"/>
          <w:sz w:val="20"/>
        </w:rPr>
        <w:t xml:space="preserve"> </w:t>
      </w:r>
      <w:r>
        <w:rPr>
          <w:sz w:val="20"/>
        </w:rPr>
        <w:t>with the</w:t>
      </w:r>
      <w:r>
        <w:rPr>
          <w:spacing w:val="-3"/>
          <w:sz w:val="20"/>
        </w:rPr>
        <w:t xml:space="preserve"> </w:t>
      </w:r>
      <w:r>
        <w:rPr>
          <w:sz w:val="20"/>
        </w:rPr>
        <w:t>provisions</w:t>
      </w:r>
      <w:r>
        <w:rPr>
          <w:spacing w:val="-1"/>
          <w:sz w:val="20"/>
        </w:rPr>
        <w:t xml:space="preserve"> </w:t>
      </w:r>
      <w:r>
        <w:rPr>
          <w:sz w:val="20"/>
        </w:rPr>
        <w:t>of</w:t>
      </w:r>
      <w:r>
        <w:rPr>
          <w:spacing w:val="-4"/>
          <w:sz w:val="20"/>
        </w:rPr>
        <w:t xml:space="preserve"> </w:t>
      </w:r>
      <w:r>
        <w:rPr>
          <w:sz w:val="20"/>
        </w:rPr>
        <w:t>the Colorado Administrative Procedure Act, Section 24-4-101, et seq., C.R.S. The Division may deny an application for registration for the following reasons:</w:t>
      </w:r>
    </w:p>
    <w:p w14:paraId="2CB6E604" w14:textId="17FB941A" w:rsidR="009E11E2" w:rsidRPr="00675999" w:rsidRDefault="00000000" w:rsidP="00675999">
      <w:pPr>
        <w:pStyle w:val="ListParagraph"/>
        <w:numPr>
          <w:ilvl w:val="3"/>
          <w:numId w:val="9"/>
        </w:numPr>
        <w:tabs>
          <w:tab w:val="left" w:pos="3601"/>
        </w:tabs>
        <w:spacing w:after="240"/>
        <w:ind w:right="643"/>
        <w:rPr>
          <w:sz w:val="20"/>
        </w:rPr>
      </w:pPr>
      <w:r>
        <w:rPr>
          <w:sz w:val="20"/>
        </w:rPr>
        <w:t>False</w:t>
      </w:r>
      <w:r>
        <w:rPr>
          <w:spacing w:val="-4"/>
          <w:sz w:val="20"/>
        </w:rPr>
        <w:t xml:space="preserve"> </w:t>
      </w:r>
      <w:r>
        <w:rPr>
          <w:sz w:val="20"/>
        </w:rPr>
        <w:t>statements</w:t>
      </w:r>
      <w:r>
        <w:rPr>
          <w:spacing w:val="-4"/>
          <w:sz w:val="20"/>
        </w:rPr>
        <w:t xml:space="preserve"> </w:t>
      </w:r>
      <w:r>
        <w:rPr>
          <w:sz w:val="20"/>
        </w:rPr>
        <w:t>on</w:t>
      </w:r>
      <w:r>
        <w:rPr>
          <w:spacing w:val="-3"/>
          <w:sz w:val="20"/>
        </w:rPr>
        <w:t xml:space="preserve"> </w:t>
      </w:r>
      <w:r>
        <w:rPr>
          <w:sz w:val="20"/>
        </w:rPr>
        <w:t>the</w:t>
      </w:r>
      <w:r>
        <w:rPr>
          <w:spacing w:val="-3"/>
          <w:sz w:val="20"/>
        </w:rPr>
        <w:t xml:space="preserve"> </w:t>
      </w:r>
      <w:r>
        <w:rPr>
          <w:sz w:val="20"/>
        </w:rPr>
        <w:t>application</w:t>
      </w:r>
      <w:r>
        <w:rPr>
          <w:spacing w:val="-4"/>
          <w:sz w:val="20"/>
        </w:rPr>
        <w:t xml:space="preserve"> </w:t>
      </w:r>
      <w:r>
        <w:rPr>
          <w:sz w:val="20"/>
        </w:rPr>
        <w:t>form</w:t>
      </w:r>
      <w:r>
        <w:rPr>
          <w:spacing w:val="-4"/>
          <w:sz w:val="20"/>
        </w:rPr>
        <w:t xml:space="preserve"> </w:t>
      </w:r>
      <w:r>
        <w:rPr>
          <w:sz w:val="20"/>
        </w:rPr>
        <w:t>or</w:t>
      </w:r>
      <w:r>
        <w:rPr>
          <w:spacing w:val="-2"/>
          <w:sz w:val="20"/>
        </w:rPr>
        <w:t xml:space="preserve"> </w:t>
      </w:r>
      <w:r>
        <w:rPr>
          <w:sz w:val="20"/>
        </w:rPr>
        <w:t>in</w:t>
      </w:r>
      <w:r>
        <w:rPr>
          <w:spacing w:val="-4"/>
          <w:sz w:val="20"/>
        </w:rPr>
        <w:t xml:space="preserve"> </w:t>
      </w:r>
      <w:r>
        <w:rPr>
          <w:sz w:val="20"/>
        </w:rPr>
        <w:t>any</w:t>
      </w:r>
      <w:r>
        <w:rPr>
          <w:spacing w:val="-4"/>
          <w:sz w:val="20"/>
        </w:rPr>
        <w:t xml:space="preserve"> </w:t>
      </w:r>
      <w:r>
        <w:rPr>
          <w:sz w:val="20"/>
        </w:rPr>
        <w:t>of</w:t>
      </w:r>
      <w:r>
        <w:rPr>
          <w:spacing w:val="-4"/>
          <w:sz w:val="20"/>
        </w:rPr>
        <w:t xml:space="preserve"> </w:t>
      </w:r>
      <w:r>
        <w:rPr>
          <w:sz w:val="20"/>
        </w:rPr>
        <w:t>the</w:t>
      </w:r>
      <w:r>
        <w:rPr>
          <w:spacing w:val="-5"/>
          <w:sz w:val="20"/>
        </w:rPr>
        <w:t xml:space="preserve"> </w:t>
      </w:r>
      <w:r>
        <w:rPr>
          <w:sz w:val="20"/>
        </w:rPr>
        <w:t>attachments</w:t>
      </w:r>
      <w:r>
        <w:rPr>
          <w:spacing w:val="-4"/>
          <w:sz w:val="20"/>
        </w:rPr>
        <w:t xml:space="preserve"> </w:t>
      </w:r>
      <w:r>
        <w:rPr>
          <w:sz w:val="20"/>
        </w:rPr>
        <w:t>required for registration;</w:t>
      </w:r>
    </w:p>
    <w:p w14:paraId="2BA369DA" w14:textId="1A4E404A" w:rsidR="009E11E2" w:rsidRPr="00675999" w:rsidRDefault="00000000" w:rsidP="00675999">
      <w:pPr>
        <w:pStyle w:val="ListParagraph"/>
        <w:numPr>
          <w:ilvl w:val="3"/>
          <w:numId w:val="9"/>
        </w:numPr>
        <w:tabs>
          <w:tab w:val="left" w:pos="3600"/>
        </w:tabs>
        <w:spacing w:after="240"/>
        <w:ind w:left="3600" w:hanging="720"/>
        <w:rPr>
          <w:sz w:val="20"/>
        </w:rPr>
      </w:pPr>
      <w:r>
        <w:rPr>
          <w:sz w:val="20"/>
        </w:rPr>
        <w:t>Failure</w:t>
      </w:r>
      <w:r>
        <w:rPr>
          <w:spacing w:val="-8"/>
          <w:sz w:val="20"/>
        </w:rPr>
        <w:t xml:space="preserve"> </w:t>
      </w:r>
      <w:r>
        <w:rPr>
          <w:sz w:val="20"/>
        </w:rPr>
        <w:t>to</w:t>
      </w:r>
      <w:r>
        <w:rPr>
          <w:spacing w:val="-7"/>
          <w:sz w:val="20"/>
        </w:rPr>
        <w:t xml:space="preserve"> </w:t>
      </w:r>
      <w:r>
        <w:rPr>
          <w:sz w:val="20"/>
        </w:rPr>
        <w:t>meet</w:t>
      </w:r>
      <w:r>
        <w:rPr>
          <w:spacing w:val="-8"/>
          <w:sz w:val="20"/>
        </w:rPr>
        <w:t xml:space="preserve"> </w:t>
      </w:r>
      <w:r>
        <w:rPr>
          <w:sz w:val="20"/>
        </w:rPr>
        <w:t>or</w:t>
      </w:r>
      <w:r>
        <w:rPr>
          <w:spacing w:val="-8"/>
          <w:sz w:val="20"/>
        </w:rPr>
        <w:t xml:space="preserve"> </w:t>
      </w:r>
      <w:r>
        <w:rPr>
          <w:sz w:val="20"/>
        </w:rPr>
        <w:t>complete</w:t>
      </w:r>
      <w:r>
        <w:rPr>
          <w:spacing w:val="-6"/>
          <w:sz w:val="20"/>
        </w:rPr>
        <w:t xml:space="preserve"> </w:t>
      </w:r>
      <w:r>
        <w:rPr>
          <w:sz w:val="20"/>
        </w:rPr>
        <w:t>all</w:t>
      </w:r>
      <w:r>
        <w:rPr>
          <w:spacing w:val="-9"/>
          <w:sz w:val="20"/>
        </w:rPr>
        <w:t xml:space="preserve"> </w:t>
      </w:r>
      <w:r>
        <w:rPr>
          <w:sz w:val="20"/>
        </w:rPr>
        <w:t>requirements</w:t>
      </w:r>
      <w:r>
        <w:rPr>
          <w:spacing w:val="-7"/>
          <w:sz w:val="20"/>
        </w:rPr>
        <w:t xml:space="preserve"> </w:t>
      </w:r>
      <w:r>
        <w:rPr>
          <w:sz w:val="20"/>
        </w:rPr>
        <w:t>specified</w:t>
      </w:r>
      <w:r>
        <w:rPr>
          <w:spacing w:val="-7"/>
          <w:sz w:val="20"/>
        </w:rPr>
        <w:t xml:space="preserve"> </w:t>
      </w:r>
      <w:r>
        <w:rPr>
          <w:sz w:val="20"/>
        </w:rPr>
        <w:t>within</w:t>
      </w:r>
      <w:r>
        <w:rPr>
          <w:spacing w:val="-8"/>
          <w:sz w:val="20"/>
        </w:rPr>
        <w:t xml:space="preserve"> </w:t>
      </w:r>
      <w:r>
        <w:rPr>
          <w:sz w:val="20"/>
        </w:rPr>
        <w:t>the</w:t>
      </w:r>
      <w:r>
        <w:rPr>
          <w:spacing w:val="-7"/>
          <w:sz w:val="20"/>
        </w:rPr>
        <w:t xml:space="preserve"> </w:t>
      </w:r>
      <w:r>
        <w:rPr>
          <w:spacing w:val="-2"/>
          <w:sz w:val="20"/>
        </w:rPr>
        <w:t>application;</w:t>
      </w:r>
    </w:p>
    <w:p w14:paraId="76FA9D0C" w14:textId="23F5F7DB" w:rsidR="009E11E2" w:rsidRPr="00675999" w:rsidRDefault="00000000" w:rsidP="00675999">
      <w:pPr>
        <w:pStyle w:val="ListParagraph"/>
        <w:numPr>
          <w:ilvl w:val="3"/>
          <w:numId w:val="9"/>
        </w:numPr>
        <w:tabs>
          <w:tab w:val="left" w:pos="3601"/>
        </w:tabs>
        <w:spacing w:after="240"/>
        <w:ind w:right="666"/>
        <w:rPr>
          <w:sz w:val="20"/>
        </w:rPr>
      </w:pPr>
      <w:r>
        <w:rPr>
          <w:sz w:val="20"/>
        </w:rPr>
        <w:t>The</w:t>
      </w:r>
      <w:r>
        <w:rPr>
          <w:spacing w:val="-6"/>
          <w:sz w:val="20"/>
        </w:rPr>
        <w:t xml:space="preserve"> </w:t>
      </w:r>
      <w:r>
        <w:rPr>
          <w:sz w:val="20"/>
        </w:rPr>
        <w:t>applicant</w:t>
      </w:r>
      <w:r>
        <w:rPr>
          <w:spacing w:val="-3"/>
          <w:sz w:val="20"/>
        </w:rPr>
        <w:t xml:space="preserve"> </w:t>
      </w:r>
      <w:r>
        <w:rPr>
          <w:sz w:val="20"/>
        </w:rPr>
        <w:t>is</w:t>
      </w:r>
      <w:r>
        <w:rPr>
          <w:spacing w:val="-4"/>
          <w:sz w:val="20"/>
        </w:rPr>
        <w:t xml:space="preserve"> </w:t>
      </w:r>
      <w:r>
        <w:rPr>
          <w:sz w:val="20"/>
        </w:rPr>
        <w:t>currently</w:t>
      </w:r>
      <w:r>
        <w:rPr>
          <w:spacing w:val="-4"/>
          <w:sz w:val="20"/>
        </w:rPr>
        <w:t xml:space="preserve"> </w:t>
      </w:r>
      <w:r>
        <w:rPr>
          <w:sz w:val="20"/>
        </w:rPr>
        <w:t>barred</w:t>
      </w:r>
      <w:r>
        <w:rPr>
          <w:spacing w:val="-6"/>
          <w:sz w:val="20"/>
        </w:rPr>
        <w:t xml:space="preserve"> </w:t>
      </w:r>
      <w:r>
        <w:rPr>
          <w:sz w:val="20"/>
        </w:rPr>
        <w:t>from</w:t>
      </w:r>
      <w:r>
        <w:rPr>
          <w:spacing w:val="-3"/>
          <w:sz w:val="20"/>
        </w:rPr>
        <w:t xml:space="preserve"> </w:t>
      </w:r>
      <w:r>
        <w:rPr>
          <w:sz w:val="20"/>
        </w:rPr>
        <w:t>registration,</w:t>
      </w:r>
      <w:r>
        <w:rPr>
          <w:spacing w:val="-5"/>
          <w:sz w:val="20"/>
        </w:rPr>
        <w:t xml:space="preserve"> </w:t>
      </w:r>
      <w:r>
        <w:rPr>
          <w:sz w:val="20"/>
        </w:rPr>
        <w:t>certification,</w:t>
      </w:r>
      <w:r>
        <w:rPr>
          <w:spacing w:val="-5"/>
          <w:sz w:val="20"/>
        </w:rPr>
        <w:t xml:space="preserve"> </w:t>
      </w:r>
      <w:r>
        <w:rPr>
          <w:sz w:val="20"/>
        </w:rPr>
        <w:t>or</w:t>
      </w:r>
      <w:r>
        <w:rPr>
          <w:spacing w:val="-2"/>
          <w:sz w:val="20"/>
        </w:rPr>
        <w:t xml:space="preserve"> </w:t>
      </w:r>
      <w:r>
        <w:rPr>
          <w:sz w:val="20"/>
        </w:rPr>
        <w:t>licensure</w:t>
      </w:r>
      <w:r>
        <w:rPr>
          <w:spacing w:val="-5"/>
          <w:sz w:val="20"/>
        </w:rPr>
        <w:t xml:space="preserve"> </w:t>
      </w:r>
      <w:r>
        <w:rPr>
          <w:sz w:val="20"/>
        </w:rPr>
        <w:t>by another State agency, governing body, or local jurisdiction.</w:t>
      </w:r>
    </w:p>
    <w:p w14:paraId="352E0A6C" w14:textId="2BEAD448" w:rsidR="009E11E2" w:rsidRPr="00675999" w:rsidRDefault="00000000" w:rsidP="00675999">
      <w:pPr>
        <w:pStyle w:val="ListParagraph"/>
        <w:numPr>
          <w:ilvl w:val="3"/>
          <w:numId w:val="9"/>
        </w:numPr>
        <w:tabs>
          <w:tab w:val="left" w:pos="3601"/>
        </w:tabs>
        <w:spacing w:before="1" w:after="240"/>
        <w:ind w:right="620"/>
        <w:rPr>
          <w:sz w:val="20"/>
        </w:rPr>
      </w:pPr>
      <w:r>
        <w:rPr>
          <w:sz w:val="20"/>
        </w:rPr>
        <w:t>The</w:t>
      </w:r>
      <w:r>
        <w:rPr>
          <w:spacing w:val="-5"/>
          <w:sz w:val="20"/>
        </w:rPr>
        <w:t xml:space="preserve"> </w:t>
      </w:r>
      <w:r>
        <w:rPr>
          <w:sz w:val="20"/>
        </w:rPr>
        <w:t>applicant</w:t>
      </w:r>
      <w:r>
        <w:rPr>
          <w:spacing w:val="-3"/>
          <w:sz w:val="20"/>
        </w:rPr>
        <w:t xml:space="preserve"> </w:t>
      </w:r>
      <w:r>
        <w:rPr>
          <w:sz w:val="20"/>
        </w:rPr>
        <w:t>has</w:t>
      </w:r>
      <w:r>
        <w:rPr>
          <w:spacing w:val="-4"/>
          <w:sz w:val="20"/>
        </w:rPr>
        <w:t xml:space="preserve"> </w:t>
      </w:r>
      <w:r>
        <w:rPr>
          <w:sz w:val="20"/>
        </w:rPr>
        <w:t>engaged</w:t>
      </w:r>
      <w:r>
        <w:rPr>
          <w:spacing w:val="-3"/>
          <w:sz w:val="20"/>
        </w:rPr>
        <w:t xml:space="preserve"> </w:t>
      </w:r>
      <w:r>
        <w:rPr>
          <w:sz w:val="20"/>
        </w:rPr>
        <w:t>in</w:t>
      </w:r>
      <w:r>
        <w:rPr>
          <w:spacing w:val="-3"/>
          <w:sz w:val="20"/>
        </w:rPr>
        <w:t xml:space="preserve"> </w:t>
      </w:r>
      <w:r>
        <w:rPr>
          <w:sz w:val="20"/>
        </w:rPr>
        <w:t>any</w:t>
      </w:r>
      <w:r>
        <w:rPr>
          <w:spacing w:val="-4"/>
          <w:sz w:val="20"/>
        </w:rPr>
        <w:t xml:space="preserve"> </w:t>
      </w:r>
      <w:r>
        <w:rPr>
          <w:sz w:val="20"/>
        </w:rPr>
        <w:t>of</w:t>
      </w:r>
      <w:r>
        <w:rPr>
          <w:spacing w:val="-3"/>
          <w:sz w:val="20"/>
        </w:rPr>
        <w:t xml:space="preserve"> </w:t>
      </w:r>
      <w:r>
        <w:rPr>
          <w:sz w:val="20"/>
        </w:rPr>
        <w:t>the</w:t>
      </w:r>
      <w:r>
        <w:rPr>
          <w:spacing w:val="-6"/>
          <w:sz w:val="20"/>
        </w:rPr>
        <w:t xml:space="preserve"> </w:t>
      </w:r>
      <w:r>
        <w:rPr>
          <w:sz w:val="20"/>
        </w:rPr>
        <w:t>conduct</w:t>
      </w:r>
      <w:r>
        <w:rPr>
          <w:spacing w:val="-3"/>
          <w:sz w:val="20"/>
        </w:rPr>
        <w:t xml:space="preserve"> </w:t>
      </w:r>
      <w:r>
        <w:rPr>
          <w:sz w:val="20"/>
        </w:rPr>
        <w:t>described</w:t>
      </w:r>
      <w:r>
        <w:rPr>
          <w:spacing w:val="-5"/>
          <w:sz w:val="20"/>
        </w:rPr>
        <w:t xml:space="preserve"> </w:t>
      </w:r>
      <w:r>
        <w:rPr>
          <w:sz w:val="20"/>
        </w:rPr>
        <w:t>in</w:t>
      </w:r>
      <w:r>
        <w:rPr>
          <w:spacing w:val="-5"/>
          <w:sz w:val="20"/>
        </w:rPr>
        <w:t xml:space="preserve"> </w:t>
      </w:r>
      <w:proofErr w:type="spellStart"/>
      <w:r w:rsidRPr="00675999">
        <w:rPr>
          <w:strike/>
          <w:color w:val="C00000"/>
          <w:sz w:val="20"/>
        </w:rPr>
        <w:t>s</w:t>
      </w:r>
      <w:r w:rsidR="00675999">
        <w:rPr>
          <w:color w:val="C00000"/>
          <w:sz w:val="20"/>
        </w:rPr>
        <w:t>S</w:t>
      </w:r>
      <w:r w:rsidRPr="00675999">
        <w:rPr>
          <w:sz w:val="20"/>
        </w:rPr>
        <w:t>ection</w:t>
      </w:r>
      <w:proofErr w:type="spellEnd"/>
      <w:r w:rsidRPr="00675999">
        <w:rPr>
          <w:spacing w:val="-5"/>
          <w:sz w:val="20"/>
        </w:rPr>
        <w:t xml:space="preserve"> </w:t>
      </w:r>
      <w:r>
        <w:rPr>
          <w:sz w:val="20"/>
        </w:rPr>
        <w:t>24-33.5-1206.6(2), C.R.S.</w:t>
      </w:r>
    </w:p>
    <w:p w14:paraId="78432C07" w14:textId="5FC53DFF" w:rsidR="009E11E2" w:rsidRPr="00675999" w:rsidRDefault="00000000" w:rsidP="00675999">
      <w:pPr>
        <w:pStyle w:val="ListParagraph"/>
        <w:numPr>
          <w:ilvl w:val="3"/>
          <w:numId w:val="9"/>
        </w:numPr>
        <w:tabs>
          <w:tab w:val="left" w:pos="3601"/>
        </w:tabs>
        <w:spacing w:after="240"/>
        <w:ind w:right="726"/>
        <w:rPr>
          <w:sz w:val="20"/>
        </w:rPr>
      </w:pPr>
      <w:r>
        <w:rPr>
          <w:sz w:val="20"/>
        </w:rPr>
        <w:t xml:space="preserve">The applicant has been terminated from employment </w:t>
      </w:r>
      <w:proofErr w:type="gramStart"/>
      <w:r>
        <w:rPr>
          <w:sz w:val="20"/>
        </w:rPr>
        <w:t>from</w:t>
      </w:r>
      <w:proofErr w:type="gramEnd"/>
      <w:r>
        <w:rPr>
          <w:sz w:val="20"/>
        </w:rPr>
        <w:t xml:space="preserve"> a registered fire suppression</w:t>
      </w:r>
      <w:r>
        <w:rPr>
          <w:spacing w:val="-4"/>
          <w:sz w:val="20"/>
        </w:rPr>
        <w:t xml:space="preserve"> </w:t>
      </w:r>
      <w:r>
        <w:rPr>
          <w:sz w:val="20"/>
        </w:rPr>
        <w:t>contractor,</w:t>
      </w:r>
      <w:r>
        <w:rPr>
          <w:spacing w:val="-3"/>
          <w:sz w:val="20"/>
        </w:rPr>
        <w:t xml:space="preserve"> </w:t>
      </w:r>
      <w:r>
        <w:rPr>
          <w:sz w:val="20"/>
        </w:rPr>
        <w:t>fire</w:t>
      </w:r>
      <w:r>
        <w:rPr>
          <w:spacing w:val="-4"/>
          <w:sz w:val="20"/>
        </w:rPr>
        <w:t xml:space="preserve"> </w:t>
      </w:r>
      <w:r>
        <w:rPr>
          <w:sz w:val="20"/>
        </w:rPr>
        <w:t>authority,</w:t>
      </w:r>
      <w:r>
        <w:rPr>
          <w:spacing w:val="-6"/>
          <w:sz w:val="20"/>
        </w:rPr>
        <w:t xml:space="preserve"> </w:t>
      </w:r>
      <w:r>
        <w:rPr>
          <w:sz w:val="20"/>
        </w:rPr>
        <w:t>or</w:t>
      </w:r>
      <w:r>
        <w:rPr>
          <w:spacing w:val="-3"/>
          <w:sz w:val="20"/>
        </w:rPr>
        <w:t xml:space="preserve"> </w:t>
      </w:r>
      <w:r>
        <w:rPr>
          <w:sz w:val="20"/>
        </w:rPr>
        <w:t>other</w:t>
      </w:r>
      <w:r>
        <w:rPr>
          <w:spacing w:val="-6"/>
          <w:sz w:val="20"/>
        </w:rPr>
        <w:t xml:space="preserve"> </w:t>
      </w:r>
      <w:r>
        <w:rPr>
          <w:sz w:val="20"/>
        </w:rPr>
        <w:t>governing</w:t>
      </w:r>
      <w:r>
        <w:rPr>
          <w:spacing w:val="-6"/>
          <w:sz w:val="20"/>
        </w:rPr>
        <w:t xml:space="preserve"> </w:t>
      </w:r>
      <w:r>
        <w:rPr>
          <w:sz w:val="20"/>
        </w:rPr>
        <w:t>body</w:t>
      </w:r>
      <w:r>
        <w:rPr>
          <w:spacing w:val="-5"/>
          <w:sz w:val="20"/>
        </w:rPr>
        <w:t xml:space="preserve"> </w:t>
      </w:r>
      <w:r>
        <w:rPr>
          <w:sz w:val="20"/>
        </w:rPr>
        <w:t>for</w:t>
      </w:r>
      <w:r>
        <w:rPr>
          <w:spacing w:val="-5"/>
          <w:sz w:val="20"/>
        </w:rPr>
        <w:t xml:space="preserve"> </w:t>
      </w:r>
      <w:r>
        <w:rPr>
          <w:sz w:val="20"/>
        </w:rPr>
        <w:t>engaging</w:t>
      </w:r>
      <w:r>
        <w:rPr>
          <w:spacing w:val="-6"/>
          <w:sz w:val="20"/>
        </w:rPr>
        <w:t xml:space="preserve"> </w:t>
      </w:r>
      <w:r>
        <w:rPr>
          <w:sz w:val="20"/>
        </w:rPr>
        <w:t>in negligent or unsafe work or construction practices.</w:t>
      </w:r>
    </w:p>
    <w:p w14:paraId="43FD09DF" w14:textId="1B684363" w:rsidR="009E11E2" w:rsidRDefault="00000000" w:rsidP="00675999">
      <w:pPr>
        <w:pStyle w:val="ListParagraph"/>
        <w:numPr>
          <w:ilvl w:val="2"/>
          <w:numId w:val="9"/>
        </w:numPr>
        <w:tabs>
          <w:tab w:val="left" w:pos="2880"/>
        </w:tabs>
        <w:spacing w:after="240"/>
        <w:ind w:right="411"/>
        <w:rPr>
          <w:sz w:val="20"/>
        </w:rPr>
      </w:pPr>
      <w:r>
        <w:rPr>
          <w:sz w:val="20"/>
        </w:rPr>
        <w:t>Notices</w:t>
      </w:r>
      <w:r>
        <w:rPr>
          <w:spacing w:val="-3"/>
          <w:sz w:val="20"/>
        </w:rPr>
        <w:t xml:space="preserve"> </w:t>
      </w:r>
      <w:r>
        <w:rPr>
          <w:sz w:val="20"/>
        </w:rPr>
        <w:t>of</w:t>
      </w:r>
      <w:r>
        <w:rPr>
          <w:spacing w:val="-4"/>
          <w:sz w:val="20"/>
        </w:rPr>
        <w:t xml:space="preserve"> </w:t>
      </w:r>
      <w:r>
        <w:rPr>
          <w:sz w:val="20"/>
        </w:rPr>
        <w:t>denial</w:t>
      </w:r>
      <w:r>
        <w:rPr>
          <w:spacing w:val="-5"/>
          <w:sz w:val="20"/>
        </w:rPr>
        <w:t xml:space="preserve"> </w:t>
      </w:r>
      <w:r>
        <w:rPr>
          <w:sz w:val="20"/>
        </w:rPr>
        <w:t>will</w:t>
      </w:r>
      <w:r>
        <w:rPr>
          <w:spacing w:val="-3"/>
          <w:sz w:val="20"/>
        </w:rPr>
        <w:t xml:space="preserve"> </w:t>
      </w:r>
      <w:r>
        <w:rPr>
          <w:sz w:val="20"/>
        </w:rPr>
        <w:t>be</w:t>
      </w:r>
      <w:r>
        <w:rPr>
          <w:spacing w:val="-3"/>
          <w:sz w:val="20"/>
        </w:rPr>
        <w:t xml:space="preserve"> </w:t>
      </w:r>
      <w:r>
        <w:rPr>
          <w:sz w:val="20"/>
        </w:rPr>
        <w:t>issued</w:t>
      </w:r>
      <w:r>
        <w:rPr>
          <w:spacing w:val="-2"/>
          <w:sz w:val="20"/>
        </w:rPr>
        <w:t xml:space="preserve"> </w:t>
      </w:r>
      <w:r>
        <w:rPr>
          <w:sz w:val="20"/>
        </w:rPr>
        <w:t>as</w:t>
      </w:r>
      <w:r>
        <w:rPr>
          <w:spacing w:val="-3"/>
          <w:sz w:val="20"/>
        </w:rPr>
        <w:t xml:space="preserve"> </w:t>
      </w:r>
      <w:r>
        <w:rPr>
          <w:sz w:val="20"/>
        </w:rPr>
        <w:t>Letters</w:t>
      </w:r>
      <w:r>
        <w:rPr>
          <w:spacing w:val="-2"/>
          <w:sz w:val="20"/>
        </w:rPr>
        <w:t xml:space="preserve"> </w:t>
      </w:r>
      <w:r>
        <w:rPr>
          <w:sz w:val="20"/>
        </w:rPr>
        <w:t>of</w:t>
      </w:r>
      <w:r>
        <w:rPr>
          <w:spacing w:val="-2"/>
          <w:sz w:val="20"/>
        </w:rPr>
        <w:t xml:space="preserve"> </w:t>
      </w:r>
      <w:r>
        <w:rPr>
          <w:sz w:val="20"/>
        </w:rPr>
        <w:t>Admonition</w:t>
      </w:r>
      <w:r>
        <w:rPr>
          <w:spacing w:val="-4"/>
          <w:sz w:val="20"/>
        </w:rPr>
        <w:t xml:space="preserve"> </w:t>
      </w:r>
      <w:r>
        <w:rPr>
          <w:sz w:val="20"/>
        </w:rPr>
        <w:t>in</w:t>
      </w:r>
      <w:r>
        <w:rPr>
          <w:spacing w:val="-2"/>
          <w:sz w:val="20"/>
        </w:rPr>
        <w:t xml:space="preserve"> </w:t>
      </w:r>
      <w:r>
        <w:rPr>
          <w:sz w:val="20"/>
        </w:rPr>
        <w:t>accordance</w:t>
      </w:r>
      <w:r>
        <w:rPr>
          <w:spacing w:val="-2"/>
          <w:sz w:val="20"/>
        </w:rPr>
        <w:t xml:space="preserve"> </w:t>
      </w:r>
      <w:r>
        <w:rPr>
          <w:sz w:val="20"/>
        </w:rPr>
        <w:t>with</w:t>
      </w:r>
      <w:r>
        <w:rPr>
          <w:spacing w:val="-4"/>
          <w:sz w:val="20"/>
        </w:rPr>
        <w:t xml:space="preserve"> </w:t>
      </w:r>
      <w:r>
        <w:rPr>
          <w:sz w:val="20"/>
        </w:rPr>
        <w:t>Section</w:t>
      </w:r>
      <w:r>
        <w:rPr>
          <w:spacing w:val="-4"/>
          <w:sz w:val="20"/>
        </w:rPr>
        <w:t xml:space="preserve"> </w:t>
      </w:r>
      <w:r>
        <w:rPr>
          <w:sz w:val="20"/>
        </w:rPr>
        <w:t xml:space="preserve">10.4. </w:t>
      </w:r>
      <w:bookmarkStart w:id="65" w:name="SECTION_6_FIRE_SUPPRESSION_CONTRACTOR_RE"/>
      <w:bookmarkEnd w:id="65"/>
      <w:r w:rsidR="00675999">
        <w:rPr>
          <w:color w:val="C00000"/>
          <w:sz w:val="20"/>
        </w:rPr>
        <w:t xml:space="preserve">of these rules </w:t>
      </w:r>
      <w:r>
        <w:rPr>
          <w:sz w:val="20"/>
        </w:rPr>
        <w:t>and in accordance with the Colorado Administrative Procedure Act.</w:t>
      </w:r>
    </w:p>
    <w:p w14:paraId="5D707744" w14:textId="77777777" w:rsidR="009E11E2" w:rsidRDefault="009E11E2">
      <w:pPr>
        <w:pStyle w:val="BodyText"/>
        <w:spacing w:before="10"/>
      </w:pPr>
    </w:p>
    <w:p w14:paraId="10662628" w14:textId="46A99FDA" w:rsidR="009E11E2" w:rsidRPr="00675999" w:rsidRDefault="00000000" w:rsidP="00675999">
      <w:pPr>
        <w:pStyle w:val="Heading2"/>
        <w:spacing w:after="240"/>
      </w:pPr>
      <w:r>
        <w:t>SECTION</w:t>
      </w:r>
      <w:r>
        <w:rPr>
          <w:spacing w:val="-9"/>
        </w:rPr>
        <w:t xml:space="preserve"> </w:t>
      </w:r>
      <w:r>
        <w:rPr>
          <w:spacing w:val="-10"/>
        </w:rPr>
        <w:t>6</w:t>
      </w:r>
      <w:r>
        <w:tab/>
        <w:t>FIRE</w:t>
      </w:r>
      <w:r>
        <w:rPr>
          <w:spacing w:val="-9"/>
        </w:rPr>
        <w:t xml:space="preserve"> </w:t>
      </w:r>
      <w:r>
        <w:t>SUPPRESSION</w:t>
      </w:r>
      <w:r>
        <w:rPr>
          <w:spacing w:val="-11"/>
        </w:rPr>
        <w:t xml:space="preserve"> </w:t>
      </w:r>
      <w:r>
        <w:t>CONTRACTOR</w:t>
      </w:r>
      <w:r>
        <w:rPr>
          <w:spacing w:val="-11"/>
        </w:rPr>
        <w:t xml:space="preserve"> </w:t>
      </w:r>
      <w:r>
        <w:rPr>
          <w:spacing w:val="-2"/>
        </w:rPr>
        <w:t>RESPONSIBILITIES</w:t>
      </w:r>
    </w:p>
    <w:p w14:paraId="5D1AEC29" w14:textId="0FC2FA0F" w:rsidR="009E11E2" w:rsidRPr="00675999" w:rsidRDefault="00000000" w:rsidP="00675999">
      <w:pPr>
        <w:pStyle w:val="ListParagraph"/>
        <w:numPr>
          <w:ilvl w:val="1"/>
          <w:numId w:val="8"/>
        </w:numPr>
        <w:tabs>
          <w:tab w:val="left" w:pos="2160"/>
        </w:tabs>
        <w:spacing w:before="1" w:after="240"/>
        <w:rPr>
          <w:sz w:val="20"/>
        </w:rPr>
      </w:pPr>
      <w:r>
        <w:rPr>
          <w:spacing w:val="-2"/>
          <w:sz w:val="20"/>
        </w:rPr>
        <w:t>Credentials</w:t>
      </w:r>
    </w:p>
    <w:p w14:paraId="55F9783A" w14:textId="2F5F2330" w:rsidR="009E11E2" w:rsidRPr="00675999" w:rsidRDefault="00000000" w:rsidP="00675999">
      <w:pPr>
        <w:pStyle w:val="ListParagraph"/>
        <w:numPr>
          <w:ilvl w:val="2"/>
          <w:numId w:val="8"/>
        </w:numPr>
        <w:tabs>
          <w:tab w:val="left" w:pos="2880"/>
        </w:tabs>
        <w:spacing w:after="240"/>
        <w:ind w:right="1249"/>
        <w:rPr>
          <w:sz w:val="20"/>
        </w:rPr>
      </w:pPr>
      <w:r>
        <w:rPr>
          <w:sz w:val="20"/>
        </w:rPr>
        <w:t>Registered</w:t>
      </w:r>
      <w:r>
        <w:rPr>
          <w:spacing w:val="-6"/>
          <w:sz w:val="20"/>
        </w:rPr>
        <w:t xml:space="preserve"> </w:t>
      </w:r>
      <w:r>
        <w:rPr>
          <w:sz w:val="20"/>
        </w:rPr>
        <w:t>contractors</w:t>
      </w:r>
      <w:r>
        <w:rPr>
          <w:spacing w:val="-4"/>
          <w:sz w:val="20"/>
        </w:rPr>
        <w:t xml:space="preserve"> </w:t>
      </w:r>
      <w:r>
        <w:rPr>
          <w:sz w:val="20"/>
        </w:rPr>
        <w:t>must</w:t>
      </w:r>
      <w:r>
        <w:rPr>
          <w:spacing w:val="-6"/>
          <w:sz w:val="20"/>
        </w:rPr>
        <w:t xml:space="preserve"> </w:t>
      </w:r>
      <w:r>
        <w:rPr>
          <w:sz w:val="20"/>
        </w:rPr>
        <w:t>provide</w:t>
      </w:r>
      <w:r>
        <w:rPr>
          <w:spacing w:val="-6"/>
          <w:sz w:val="20"/>
        </w:rPr>
        <w:t xml:space="preserve"> </w:t>
      </w:r>
      <w:r>
        <w:rPr>
          <w:sz w:val="20"/>
        </w:rPr>
        <w:t>their</w:t>
      </w:r>
      <w:r>
        <w:rPr>
          <w:spacing w:val="-5"/>
          <w:sz w:val="20"/>
        </w:rPr>
        <w:t xml:space="preserve"> </w:t>
      </w:r>
      <w:r>
        <w:rPr>
          <w:sz w:val="20"/>
        </w:rPr>
        <w:t>registration</w:t>
      </w:r>
      <w:r>
        <w:rPr>
          <w:spacing w:val="-5"/>
          <w:sz w:val="20"/>
        </w:rPr>
        <w:t xml:space="preserve"> </w:t>
      </w:r>
      <w:r>
        <w:rPr>
          <w:sz w:val="20"/>
        </w:rPr>
        <w:t>number</w:t>
      </w:r>
      <w:r>
        <w:rPr>
          <w:spacing w:val="-3"/>
          <w:sz w:val="20"/>
        </w:rPr>
        <w:t xml:space="preserve"> </w:t>
      </w:r>
      <w:r>
        <w:rPr>
          <w:sz w:val="20"/>
        </w:rPr>
        <w:t>on</w:t>
      </w:r>
      <w:r>
        <w:rPr>
          <w:spacing w:val="-5"/>
          <w:sz w:val="20"/>
        </w:rPr>
        <w:t xml:space="preserve"> </w:t>
      </w:r>
      <w:r>
        <w:rPr>
          <w:sz w:val="20"/>
        </w:rPr>
        <w:t>all</w:t>
      </w:r>
      <w:r>
        <w:rPr>
          <w:spacing w:val="-7"/>
          <w:sz w:val="20"/>
        </w:rPr>
        <w:t xml:space="preserve"> </w:t>
      </w:r>
      <w:r>
        <w:rPr>
          <w:sz w:val="20"/>
        </w:rPr>
        <w:t>plan</w:t>
      </w:r>
      <w:r>
        <w:rPr>
          <w:spacing w:val="-7"/>
          <w:sz w:val="20"/>
        </w:rPr>
        <w:t xml:space="preserve"> </w:t>
      </w:r>
      <w:r>
        <w:rPr>
          <w:sz w:val="20"/>
        </w:rPr>
        <w:t>review applications and correspondence.</w:t>
      </w:r>
    </w:p>
    <w:p w14:paraId="5EEFA889" w14:textId="4CDC26CF" w:rsidR="009E11E2" w:rsidRPr="00353C3D" w:rsidRDefault="00000000" w:rsidP="00353C3D">
      <w:pPr>
        <w:pStyle w:val="ListParagraph"/>
        <w:numPr>
          <w:ilvl w:val="2"/>
          <w:numId w:val="8"/>
        </w:numPr>
        <w:tabs>
          <w:tab w:val="left" w:pos="2880"/>
        </w:tabs>
        <w:spacing w:after="240"/>
        <w:ind w:right="788"/>
        <w:rPr>
          <w:sz w:val="20"/>
        </w:rPr>
      </w:pPr>
      <w:r>
        <w:rPr>
          <w:sz w:val="20"/>
        </w:rPr>
        <w:t>To</w:t>
      </w:r>
      <w:r>
        <w:rPr>
          <w:spacing w:val="-5"/>
          <w:sz w:val="20"/>
        </w:rPr>
        <w:t xml:space="preserve"> </w:t>
      </w:r>
      <w:r>
        <w:rPr>
          <w:sz w:val="20"/>
        </w:rPr>
        <w:t>ensure</w:t>
      </w:r>
      <w:r>
        <w:rPr>
          <w:spacing w:val="-3"/>
          <w:sz w:val="20"/>
        </w:rPr>
        <w:t xml:space="preserve"> </w:t>
      </w:r>
      <w:r>
        <w:rPr>
          <w:sz w:val="20"/>
        </w:rPr>
        <w:t>that</w:t>
      </w:r>
      <w:r>
        <w:rPr>
          <w:spacing w:val="-3"/>
          <w:sz w:val="20"/>
        </w:rPr>
        <w:t xml:space="preserve"> </w:t>
      </w:r>
      <w:r>
        <w:rPr>
          <w:sz w:val="20"/>
        </w:rPr>
        <w:t>only</w:t>
      </w:r>
      <w:r>
        <w:rPr>
          <w:spacing w:val="-4"/>
          <w:sz w:val="20"/>
        </w:rPr>
        <w:t xml:space="preserve"> </w:t>
      </w:r>
      <w:r>
        <w:rPr>
          <w:sz w:val="20"/>
        </w:rPr>
        <w:t>qualified</w:t>
      </w:r>
      <w:r>
        <w:rPr>
          <w:spacing w:val="-5"/>
          <w:sz w:val="20"/>
        </w:rPr>
        <w:t xml:space="preserve"> </w:t>
      </w:r>
      <w:proofErr w:type="gramStart"/>
      <w:r>
        <w:rPr>
          <w:sz w:val="20"/>
        </w:rPr>
        <w:t>persons</w:t>
      </w:r>
      <w:proofErr w:type="gramEnd"/>
      <w:r>
        <w:rPr>
          <w:spacing w:val="-4"/>
          <w:sz w:val="20"/>
        </w:rPr>
        <w:t xml:space="preserve"> </w:t>
      </w:r>
      <w:r>
        <w:rPr>
          <w:sz w:val="20"/>
        </w:rPr>
        <w:t>are</w:t>
      </w:r>
      <w:r>
        <w:rPr>
          <w:spacing w:val="-5"/>
          <w:sz w:val="20"/>
        </w:rPr>
        <w:t xml:space="preserve"> </w:t>
      </w:r>
      <w:r>
        <w:rPr>
          <w:sz w:val="20"/>
        </w:rPr>
        <w:t>conducting</w:t>
      </w:r>
      <w:r>
        <w:rPr>
          <w:spacing w:val="-6"/>
          <w:sz w:val="20"/>
        </w:rPr>
        <w:t xml:space="preserve"> </w:t>
      </w:r>
      <w:r>
        <w:rPr>
          <w:sz w:val="20"/>
        </w:rPr>
        <w:t>plan</w:t>
      </w:r>
      <w:r>
        <w:rPr>
          <w:spacing w:val="-6"/>
          <w:sz w:val="20"/>
        </w:rPr>
        <w:t xml:space="preserve"> </w:t>
      </w:r>
      <w:r>
        <w:rPr>
          <w:sz w:val="20"/>
        </w:rPr>
        <w:t>reviews</w:t>
      </w:r>
      <w:r>
        <w:rPr>
          <w:spacing w:val="-4"/>
          <w:sz w:val="20"/>
        </w:rPr>
        <w:t xml:space="preserve"> </w:t>
      </w:r>
      <w:r>
        <w:rPr>
          <w:sz w:val="20"/>
        </w:rPr>
        <w:t>or</w:t>
      </w:r>
      <w:r>
        <w:rPr>
          <w:spacing w:val="-2"/>
          <w:sz w:val="20"/>
        </w:rPr>
        <w:t xml:space="preserve"> </w:t>
      </w:r>
      <w:r>
        <w:rPr>
          <w:sz w:val="20"/>
        </w:rPr>
        <w:t>inspections,</w:t>
      </w:r>
      <w:r>
        <w:rPr>
          <w:spacing w:val="-3"/>
          <w:sz w:val="20"/>
        </w:rPr>
        <w:t xml:space="preserve"> </w:t>
      </w:r>
      <w:r>
        <w:rPr>
          <w:sz w:val="20"/>
        </w:rPr>
        <w:t>the contractor must request the certification number of any local inspector reviewing or inspecting their job.</w:t>
      </w:r>
    </w:p>
    <w:p w14:paraId="3BA3D9EE" w14:textId="6A648B0F" w:rsidR="009E11E2" w:rsidRPr="00353C3D" w:rsidRDefault="00000000" w:rsidP="00353C3D">
      <w:pPr>
        <w:pStyle w:val="ListParagraph"/>
        <w:numPr>
          <w:ilvl w:val="3"/>
          <w:numId w:val="8"/>
        </w:numPr>
        <w:tabs>
          <w:tab w:val="left" w:pos="3601"/>
        </w:tabs>
        <w:spacing w:after="240"/>
        <w:ind w:right="565"/>
        <w:rPr>
          <w:sz w:val="20"/>
        </w:rPr>
      </w:pPr>
      <w:r>
        <w:rPr>
          <w:sz w:val="20"/>
        </w:rPr>
        <w:t>If</w:t>
      </w:r>
      <w:r>
        <w:rPr>
          <w:spacing w:val="-4"/>
          <w:sz w:val="20"/>
        </w:rPr>
        <w:t xml:space="preserve"> </w:t>
      </w:r>
      <w:r>
        <w:rPr>
          <w:sz w:val="20"/>
        </w:rPr>
        <w:t>in</w:t>
      </w:r>
      <w:r>
        <w:rPr>
          <w:spacing w:val="-2"/>
          <w:sz w:val="20"/>
        </w:rPr>
        <w:t xml:space="preserve"> </w:t>
      </w:r>
      <w:r>
        <w:rPr>
          <w:sz w:val="20"/>
        </w:rPr>
        <w:t>doubt,</w:t>
      </w:r>
      <w:r>
        <w:rPr>
          <w:spacing w:val="-2"/>
          <w:sz w:val="20"/>
        </w:rPr>
        <w:t xml:space="preserve"> </w:t>
      </w:r>
      <w:r>
        <w:rPr>
          <w:sz w:val="20"/>
        </w:rPr>
        <w:t>a</w:t>
      </w:r>
      <w:r>
        <w:rPr>
          <w:spacing w:val="-4"/>
          <w:sz w:val="20"/>
        </w:rPr>
        <w:t xml:space="preserve"> </w:t>
      </w:r>
      <w:r>
        <w:rPr>
          <w:sz w:val="20"/>
        </w:rPr>
        <w:t>contractor</w:t>
      </w:r>
      <w:r>
        <w:rPr>
          <w:spacing w:val="-4"/>
          <w:sz w:val="20"/>
        </w:rPr>
        <w:t xml:space="preserve"> </w:t>
      </w:r>
      <w:r>
        <w:rPr>
          <w:sz w:val="20"/>
        </w:rPr>
        <w:t>may</w:t>
      </w:r>
      <w:r>
        <w:rPr>
          <w:spacing w:val="-3"/>
          <w:sz w:val="20"/>
        </w:rPr>
        <w:t xml:space="preserve"> </w:t>
      </w:r>
      <w:r>
        <w:rPr>
          <w:sz w:val="20"/>
        </w:rPr>
        <w:t>verify</w:t>
      </w:r>
      <w:r>
        <w:rPr>
          <w:spacing w:val="-3"/>
          <w:sz w:val="20"/>
        </w:rPr>
        <w:t xml:space="preserve"> </w:t>
      </w:r>
      <w:r>
        <w:rPr>
          <w:sz w:val="20"/>
        </w:rPr>
        <w:t>a</w:t>
      </w:r>
      <w:r>
        <w:rPr>
          <w:spacing w:val="-5"/>
          <w:sz w:val="20"/>
        </w:rPr>
        <w:t xml:space="preserve"> </w:t>
      </w:r>
      <w:r>
        <w:rPr>
          <w:sz w:val="20"/>
        </w:rPr>
        <w:t>local</w:t>
      </w:r>
      <w:r>
        <w:rPr>
          <w:spacing w:val="-5"/>
          <w:sz w:val="20"/>
        </w:rPr>
        <w:t xml:space="preserve"> </w:t>
      </w:r>
      <w:r>
        <w:rPr>
          <w:sz w:val="20"/>
        </w:rPr>
        <w:t>person’s</w:t>
      </w:r>
      <w:r>
        <w:rPr>
          <w:spacing w:val="-3"/>
          <w:sz w:val="20"/>
        </w:rPr>
        <w:t xml:space="preserve"> </w:t>
      </w:r>
      <w:r>
        <w:rPr>
          <w:sz w:val="20"/>
        </w:rPr>
        <w:t>credentials</w:t>
      </w:r>
      <w:r>
        <w:rPr>
          <w:spacing w:val="-3"/>
          <w:sz w:val="20"/>
        </w:rPr>
        <w:t xml:space="preserve"> </w:t>
      </w:r>
      <w:r>
        <w:rPr>
          <w:sz w:val="20"/>
        </w:rPr>
        <w:t>on</w:t>
      </w:r>
      <w:r>
        <w:rPr>
          <w:spacing w:val="-5"/>
          <w:sz w:val="20"/>
        </w:rPr>
        <w:t xml:space="preserve"> </w:t>
      </w:r>
      <w:r>
        <w:rPr>
          <w:sz w:val="20"/>
        </w:rPr>
        <w:t>the</w:t>
      </w:r>
      <w:r>
        <w:rPr>
          <w:spacing w:val="-5"/>
          <w:sz w:val="20"/>
        </w:rPr>
        <w:t xml:space="preserve"> </w:t>
      </w:r>
      <w:r>
        <w:rPr>
          <w:sz w:val="20"/>
        </w:rPr>
        <w:t>Division’s website or by mail or phone (See Section 1</w:t>
      </w:r>
      <w:r w:rsidR="00876BDF" w:rsidRPr="00876BDF">
        <w:rPr>
          <w:color w:val="C00000"/>
          <w:sz w:val="20"/>
        </w:rPr>
        <w:t>2</w:t>
      </w:r>
      <w:r w:rsidRPr="00876BDF">
        <w:rPr>
          <w:strike/>
          <w:color w:val="C00000"/>
          <w:sz w:val="20"/>
        </w:rPr>
        <w:t>3</w:t>
      </w:r>
      <w:r w:rsidR="00353C3D">
        <w:rPr>
          <w:sz w:val="20"/>
        </w:rPr>
        <w:t xml:space="preserve"> </w:t>
      </w:r>
      <w:r w:rsidR="00353C3D">
        <w:rPr>
          <w:color w:val="C00000"/>
          <w:sz w:val="20"/>
        </w:rPr>
        <w:t>of these rules</w:t>
      </w:r>
      <w:r>
        <w:rPr>
          <w:sz w:val="20"/>
        </w:rPr>
        <w:t>).</w:t>
      </w:r>
    </w:p>
    <w:p w14:paraId="61F3E797" w14:textId="3A8DE9B6" w:rsidR="009E11E2" w:rsidRPr="00353C3D" w:rsidRDefault="00000000" w:rsidP="00353C3D">
      <w:pPr>
        <w:pStyle w:val="ListParagraph"/>
        <w:numPr>
          <w:ilvl w:val="1"/>
          <w:numId w:val="8"/>
        </w:numPr>
        <w:tabs>
          <w:tab w:val="left" w:pos="2160"/>
        </w:tabs>
        <w:spacing w:after="240"/>
        <w:rPr>
          <w:sz w:val="20"/>
        </w:rPr>
      </w:pPr>
      <w:r>
        <w:rPr>
          <w:sz w:val="20"/>
        </w:rPr>
        <w:t>Requirements</w:t>
      </w:r>
      <w:r>
        <w:rPr>
          <w:spacing w:val="-9"/>
          <w:sz w:val="20"/>
        </w:rPr>
        <w:t xml:space="preserve"> </w:t>
      </w:r>
      <w:r>
        <w:rPr>
          <w:sz w:val="20"/>
        </w:rPr>
        <w:t>for</w:t>
      </w:r>
      <w:r>
        <w:rPr>
          <w:spacing w:val="-7"/>
          <w:sz w:val="20"/>
        </w:rPr>
        <w:t xml:space="preserve"> </w:t>
      </w:r>
      <w:r>
        <w:rPr>
          <w:sz w:val="20"/>
        </w:rPr>
        <w:t>Plan</w:t>
      </w:r>
      <w:r>
        <w:rPr>
          <w:spacing w:val="-9"/>
          <w:sz w:val="20"/>
        </w:rPr>
        <w:t xml:space="preserve"> </w:t>
      </w:r>
      <w:r>
        <w:rPr>
          <w:spacing w:val="-2"/>
          <w:sz w:val="20"/>
        </w:rPr>
        <w:t>Submittal</w:t>
      </w:r>
    </w:p>
    <w:p w14:paraId="10E4104D" w14:textId="2FAFB0B2" w:rsidR="009E11E2" w:rsidRPr="00353C3D" w:rsidRDefault="00000000" w:rsidP="00353C3D">
      <w:pPr>
        <w:pStyle w:val="ListParagraph"/>
        <w:numPr>
          <w:ilvl w:val="2"/>
          <w:numId w:val="8"/>
        </w:numPr>
        <w:tabs>
          <w:tab w:val="left" w:pos="2880"/>
        </w:tabs>
        <w:spacing w:after="240"/>
        <w:ind w:right="461"/>
        <w:rPr>
          <w:sz w:val="20"/>
        </w:rPr>
      </w:pPr>
      <w:r>
        <w:rPr>
          <w:sz w:val="20"/>
        </w:rPr>
        <w:t>Fire Suppression Systems must not be installed or modified unless plans have been approved</w:t>
      </w:r>
      <w:r>
        <w:rPr>
          <w:spacing w:val="-5"/>
          <w:sz w:val="20"/>
        </w:rPr>
        <w:t xml:space="preserve"> </w:t>
      </w:r>
      <w:r>
        <w:rPr>
          <w:sz w:val="20"/>
        </w:rPr>
        <w:t>by</w:t>
      </w:r>
      <w:r>
        <w:rPr>
          <w:spacing w:val="-4"/>
          <w:sz w:val="20"/>
        </w:rPr>
        <w:t xml:space="preserve"> </w:t>
      </w:r>
      <w:r>
        <w:rPr>
          <w:sz w:val="20"/>
        </w:rPr>
        <w:t>a</w:t>
      </w:r>
      <w:r>
        <w:rPr>
          <w:spacing w:val="-5"/>
          <w:sz w:val="20"/>
        </w:rPr>
        <w:t xml:space="preserve"> </w:t>
      </w:r>
      <w:r>
        <w:rPr>
          <w:sz w:val="20"/>
        </w:rPr>
        <w:t>certified</w:t>
      </w:r>
      <w:r>
        <w:rPr>
          <w:spacing w:val="-5"/>
          <w:sz w:val="20"/>
        </w:rPr>
        <w:t xml:space="preserve"> </w:t>
      </w:r>
      <w:r>
        <w:rPr>
          <w:sz w:val="20"/>
        </w:rPr>
        <w:t>Fire</w:t>
      </w:r>
      <w:r>
        <w:rPr>
          <w:spacing w:val="-3"/>
          <w:sz w:val="20"/>
        </w:rPr>
        <w:t xml:space="preserve"> </w:t>
      </w:r>
      <w:r>
        <w:rPr>
          <w:sz w:val="20"/>
        </w:rPr>
        <w:t>Inspector</w:t>
      </w:r>
      <w:r>
        <w:rPr>
          <w:spacing w:val="-5"/>
          <w:sz w:val="20"/>
        </w:rPr>
        <w:t xml:space="preserve"> </w:t>
      </w:r>
      <w:r>
        <w:rPr>
          <w:sz w:val="20"/>
        </w:rPr>
        <w:t>III-Plans</w:t>
      </w:r>
      <w:r>
        <w:rPr>
          <w:spacing w:val="-2"/>
          <w:sz w:val="20"/>
        </w:rPr>
        <w:t xml:space="preserve"> </w:t>
      </w:r>
      <w:r>
        <w:rPr>
          <w:sz w:val="20"/>
        </w:rPr>
        <w:t>Examiner</w:t>
      </w:r>
      <w:r>
        <w:rPr>
          <w:spacing w:val="-5"/>
          <w:sz w:val="20"/>
        </w:rPr>
        <w:t xml:space="preserve"> </w:t>
      </w:r>
      <w:r>
        <w:rPr>
          <w:sz w:val="20"/>
        </w:rPr>
        <w:t>in</w:t>
      </w:r>
      <w:r>
        <w:rPr>
          <w:spacing w:val="-3"/>
          <w:sz w:val="20"/>
        </w:rPr>
        <w:t xml:space="preserve"> </w:t>
      </w:r>
      <w:r>
        <w:rPr>
          <w:sz w:val="20"/>
        </w:rPr>
        <w:t>accordance</w:t>
      </w:r>
      <w:r>
        <w:rPr>
          <w:spacing w:val="-5"/>
          <w:sz w:val="20"/>
        </w:rPr>
        <w:t xml:space="preserve"> </w:t>
      </w:r>
      <w:r>
        <w:rPr>
          <w:sz w:val="20"/>
        </w:rPr>
        <w:t>with</w:t>
      </w:r>
      <w:r>
        <w:rPr>
          <w:spacing w:val="-3"/>
          <w:sz w:val="20"/>
        </w:rPr>
        <w:t xml:space="preserve"> </w:t>
      </w:r>
      <w:r>
        <w:rPr>
          <w:sz w:val="20"/>
        </w:rPr>
        <w:t>this section.</w:t>
      </w:r>
    </w:p>
    <w:p w14:paraId="7323DB93" w14:textId="0A42D574" w:rsidR="009E11E2" w:rsidRDefault="00000000" w:rsidP="00353C3D">
      <w:pPr>
        <w:pStyle w:val="BodyText"/>
        <w:spacing w:after="240"/>
        <w:ind w:left="2880"/>
      </w:pPr>
      <w:r>
        <w:rPr>
          <w:spacing w:val="-2"/>
        </w:rPr>
        <w:t>Exemptions:</w:t>
      </w:r>
    </w:p>
    <w:p w14:paraId="6D33BBD8" w14:textId="2AE96AD6" w:rsidR="009E11E2" w:rsidRPr="00353C3D" w:rsidRDefault="00000000" w:rsidP="00353C3D">
      <w:pPr>
        <w:pStyle w:val="ListParagraph"/>
        <w:numPr>
          <w:ilvl w:val="3"/>
          <w:numId w:val="8"/>
        </w:numPr>
        <w:tabs>
          <w:tab w:val="left" w:pos="3600"/>
        </w:tabs>
        <w:spacing w:after="240"/>
        <w:ind w:left="3600" w:hanging="720"/>
        <w:rPr>
          <w:sz w:val="20"/>
        </w:rPr>
      </w:pPr>
      <w:r>
        <w:rPr>
          <w:sz w:val="20"/>
        </w:rPr>
        <w:t>Pre-engineered</w:t>
      </w:r>
      <w:r>
        <w:rPr>
          <w:spacing w:val="-11"/>
          <w:sz w:val="20"/>
        </w:rPr>
        <w:t xml:space="preserve"> </w:t>
      </w:r>
      <w:r>
        <w:rPr>
          <w:sz w:val="20"/>
        </w:rPr>
        <w:t>range</w:t>
      </w:r>
      <w:r>
        <w:rPr>
          <w:spacing w:val="-10"/>
          <w:sz w:val="20"/>
        </w:rPr>
        <w:t xml:space="preserve"> </w:t>
      </w:r>
      <w:r>
        <w:rPr>
          <w:sz w:val="20"/>
        </w:rPr>
        <w:t>hoods</w:t>
      </w:r>
      <w:r>
        <w:rPr>
          <w:spacing w:val="-10"/>
          <w:sz w:val="20"/>
        </w:rPr>
        <w:t xml:space="preserve"> </w:t>
      </w:r>
      <w:r>
        <w:rPr>
          <w:sz w:val="20"/>
        </w:rPr>
        <w:t>and</w:t>
      </w:r>
      <w:r>
        <w:rPr>
          <w:spacing w:val="-10"/>
          <w:sz w:val="20"/>
        </w:rPr>
        <w:t xml:space="preserve"> </w:t>
      </w:r>
      <w:r>
        <w:rPr>
          <w:sz w:val="20"/>
        </w:rPr>
        <w:t>duct</w:t>
      </w:r>
      <w:r>
        <w:rPr>
          <w:spacing w:val="-10"/>
          <w:sz w:val="20"/>
        </w:rPr>
        <w:t xml:space="preserve"> </w:t>
      </w:r>
      <w:r>
        <w:rPr>
          <w:sz w:val="20"/>
        </w:rPr>
        <w:t>extinguishing</w:t>
      </w:r>
      <w:r>
        <w:rPr>
          <w:spacing w:val="-12"/>
          <w:sz w:val="20"/>
        </w:rPr>
        <w:t xml:space="preserve"> </w:t>
      </w:r>
      <w:r>
        <w:rPr>
          <w:spacing w:val="-2"/>
          <w:sz w:val="20"/>
        </w:rPr>
        <w:t>systems.</w:t>
      </w:r>
    </w:p>
    <w:p w14:paraId="2AA72CC8" w14:textId="102659AC" w:rsidR="009E11E2" w:rsidRPr="00353C3D" w:rsidRDefault="00000000" w:rsidP="00353C3D">
      <w:pPr>
        <w:pStyle w:val="ListParagraph"/>
        <w:numPr>
          <w:ilvl w:val="3"/>
          <w:numId w:val="8"/>
        </w:numPr>
        <w:tabs>
          <w:tab w:val="left" w:pos="3601"/>
        </w:tabs>
        <w:spacing w:after="240"/>
        <w:ind w:right="366"/>
        <w:rPr>
          <w:sz w:val="20"/>
        </w:rPr>
      </w:pPr>
      <w:r>
        <w:rPr>
          <w:sz w:val="20"/>
        </w:rPr>
        <w:t>Any</w:t>
      </w:r>
      <w:r>
        <w:rPr>
          <w:spacing w:val="-4"/>
          <w:sz w:val="20"/>
        </w:rPr>
        <w:t xml:space="preserve"> </w:t>
      </w:r>
      <w:r>
        <w:rPr>
          <w:sz w:val="20"/>
        </w:rPr>
        <w:t>work</w:t>
      </w:r>
      <w:r>
        <w:rPr>
          <w:spacing w:val="-3"/>
          <w:sz w:val="20"/>
        </w:rPr>
        <w:t xml:space="preserve"> </w:t>
      </w:r>
      <w:r>
        <w:rPr>
          <w:sz w:val="20"/>
        </w:rPr>
        <w:t>defined</w:t>
      </w:r>
      <w:r>
        <w:rPr>
          <w:spacing w:val="-3"/>
          <w:sz w:val="20"/>
        </w:rPr>
        <w:t xml:space="preserve"> </w:t>
      </w:r>
      <w:r>
        <w:rPr>
          <w:sz w:val="20"/>
        </w:rPr>
        <w:t>as</w:t>
      </w:r>
      <w:r>
        <w:rPr>
          <w:spacing w:val="-3"/>
          <w:sz w:val="20"/>
        </w:rPr>
        <w:t xml:space="preserve"> </w:t>
      </w:r>
      <w:r>
        <w:rPr>
          <w:sz w:val="20"/>
        </w:rPr>
        <w:t>“plumbing”</w:t>
      </w:r>
      <w:r>
        <w:rPr>
          <w:spacing w:val="-4"/>
          <w:sz w:val="20"/>
        </w:rPr>
        <w:t xml:space="preserve"> </w:t>
      </w:r>
      <w:r>
        <w:rPr>
          <w:sz w:val="20"/>
        </w:rPr>
        <w:t>by</w:t>
      </w:r>
      <w:r>
        <w:rPr>
          <w:spacing w:val="-4"/>
          <w:sz w:val="20"/>
        </w:rPr>
        <w:t xml:space="preserve"> </w:t>
      </w:r>
      <w:r>
        <w:rPr>
          <w:sz w:val="20"/>
        </w:rPr>
        <w:t>the</w:t>
      </w:r>
      <w:r>
        <w:rPr>
          <w:spacing w:val="-3"/>
          <w:sz w:val="20"/>
        </w:rPr>
        <w:t xml:space="preserve"> </w:t>
      </w:r>
      <w:r>
        <w:rPr>
          <w:sz w:val="20"/>
        </w:rPr>
        <w:t>Colorado</w:t>
      </w:r>
      <w:r>
        <w:rPr>
          <w:spacing w:val="-4"/>
          <w:sz w:val="20"/>
        </w:rPr>
        <w:t xml:space="preserve"> </w:t>
      </w:r>
      <w:r>
        <w:rPr>
          <w:sz w:val="20"/>
        </w:rPr>
        <w:t>Board</w:t>
      </w:r>
      <w:r>
        <w:rPr>
          <w:spacing w:val="-5"/>
          <w:sz w:val="20"/>
        </w:rPr>
        <w:t xml:space="preserve"> </w:t>
      </w:r>
      <w:r>
        <w:rPr>
          <w:sz w:val="20"/>
        </w:rPr>
        <w:t>of</w:t>
      </w:r>
      <w:r>
        <w:rPr>
          <w:spacing w:val="-3"/>
          <w:sz w:val="20"/>
        </w:rPr>
        <w:t xml:space="preserve"> </w:t>
      </w:r>
      <w:r>
        <w:rPr>
          <w:sz w:val="20"/>
        </w:rPr>
        <w:t>Plumbing</w:t>
      </w:r>
      <w:r>
        <w:rPr>
          <w:spacing w:val="-5"/>
          <w:sz w:val="20"/>
        </w:rPr>
        <w:t xml:space="preserve"> </w:t>
      </w:r>
      <w:r>
        <w:rPr>
          <w:sz w:val="20"/>
        </w:rPr>
        <w:t>or</w:t>
      </w:r>
      <w:r>
        <w:rPr>
          <w:spacing w:val="-4"/>
          <w:sz w:val="20"/>
        </w:rPr>
        <w:t xml:space="preserve"> </w:t>
      </w:r>
      <w:r w:rsidRPr="00353C3D">
        <w:rPr>
          <w:strike/>
          <w:color w:val="C00000"/>
          <w:sz w:val="20"/>
        </w:rPr>
        <w:t>C.R.S.</w:t>
      </w:r>
      <w:r w:rsidRPr="00353C3D">
        <w:rPr>
          <w:color w:val="C00000"/>
          <w:spacing w:val="-3"/>
          <w:sz w:val="20"/>
        </w:rPr>
        <w:t xml:space="preserve"> </w:t>
      </w:r>
      <w:r w:rsidR="00353C3D">
        <w:rPr>
          <w:color w:val="C00000"/>
          <w:sz w:val="20"/>
        </w:rPr>
        <w:t xml:space="preserve">Section </w:t>
      </w:r>
      <w:r>
        <w:rPr>
          <w:sz w:val="20"/>
        </w:rPr>
        <w:t>12-</w:t>
      </w:r>
      <w:r>
        <w:rPr>
          <w:spacing w:val="-2"/>
          <w:sz w:val="20"/>
        </w:rPr>
        <w:t>58-102</w:t>
      </w:r>
      <w:r w:rsidR="00353C3D">
        <w:rPr>
          <w:color w:val="C00000"/>
          <w:spacing w:val="-2"/>
          <w:sz w:val="20"/>
        </w:rPr>
        <w:t>, C.R.S</w:t>
      </w:r>
      <w:r>
        <w:rPr>
          <w:spacing w:val="-2"/>
          <w:sz w:val="20"/>
        </w:rPr>
        <w:t>.</w:t>
      </w:r>
    </w:p>
    <w:p w14:paraId="0F41CAB6" w14:textId="5FAB36FB" w:rsidR="009E11E2" w:rsidRPr="00353C3D" w:rsidRDefault="00000000" w:rsidP="00353C3D">
      <w:pPr>
        <w:pStyle w:val="ListParagraph"/>
        <w:numPr>
          <w:ilvl w:val="2"/>
          <w:numId w:val="8"/>
        </w:numPr>
        <w:tabs>
          <w:tab w:val="left" w:pos="2880"/>
        </w:tabs>
        <w:spacing w:after="240"/>
        <w:ind w:right="382"/>
        <w:rPr>
          <w:sz w:val="20"/>
        </w:rPr>
      </w:pPr>
      <w:r>
        <w:rPr>
          <w:sz w:val="20"/>
        </w:rPr>
        <w:t>Plans,</w:t>
      </w:r>
      <w:r>
        <w:rPr>
          <w:spacing w:val="-5"/>
          <w:sz w:val="20"/>
        </w:rPr>
        <w:t xml:space="preserve"> </w:t>
      </w:r>
      <w:r>
        <w:rPr>
          <w:sz w:val="20"/>
        </w:rPr>
        <w:t>product</w:t>
      </w:r>
      <w:r>
        <w:rPr>
          <w:spacing w:val="-5"/>
          <w:sz w:val="20"/>
        </w:rPr>
        <w:t xml:space="preserve"> </w:t>
      </w:r>
      <w:r>
        <w:rPr>
          <w:sz w:val="20"/>
        </w:rPr>
        <w:t>data</w:t>
      </w:r>
      <w:r>
        <w:rPr>
          <w:spacing w:val="-6"/>
          <w:sz w:val="20"/>
        </w:rPr>
        <w:t xml:space="preserve"> </w:t>
      </w:r>
      <w:r>
        <w:rPr>
          <w:sz w:val="20"/>
        </w:rPr>
        <w:t>sheets,</w:t>
      </w:r>
      <w:r>
        <w:rPr>
          <w:spacing w:val="-3"/>
          <w:sz w:val="20"/>
        </w:rPr>
        <w:t xml:space="preserve"> </w:t>
      </w:r>
      <w:r>
        <w:rPr>
          <w:sz w:val="20"/>
        </w:rPr>
        <w:t>and</w:t>
      </w:r>
      <w:r>
        <w:rPr>
          <w:spacing w:val="-3"/>
          <w:sz w:val="20"/>
        </w:rPr>
        <w:t xml:space="preserve"> </w:t>
      </w:r>
      <w:r>
        <w:rPr>
          <w:sz w:val="20"/>
        </w:rPr>
        <w:t>hydraulic</w:t>
      </w:r>
      <w:r>
        <w:rPr>
          <w:spacing w:val="-4"/>
          <w:sz w:val="20"/>
        </w:rPr>
        <w:t xml:space="preserve"> </w:t>
      </w:r>
      <w:r>
        <w:rPr>
          <w:sz w:val="20"/>
        </w:rPr>
        <w:t>calculations</w:t>
      </w:r>
      <w:r>
        <w:rPr>
          <w:spacing w:val="-2"/>
          <w:sz w:val="20"/>
        </w:rPr>
        <w:t xml:space="preserve"> </w:t>
      </w:r>
      <w:r>
        <w:rPr>
          <w:sz w:val="20"/>
        </w:rPr>
        <w:t>must</w:t>
      </w:r>
      <w:r>
        <w:rPr>
          <w:spacing w:val="-5"/>
          <w:sz w:val="20"/>
        </w:rPr>
        <w:t xml:space="preserve"> </w:t>
      </w:r>
      <w:r>
        <w:rPr>
          <w:sz w:val="20"/>
        </w:rPr>
        <w:t>be</w:t>
      </w:r>
      <w:r>
        <w:rPr>
          <w:spacing w:val="-3"/>
          <w:sz w:val="20"/>
        </w:rPr>
        <w:t xml:space="preserve"> </w:t>
      </w:r>
      <w:r>
        <w:rPr>
          <w:sz w:val="20"/>
        </w:rPr>
        <w:t>submitted</w:t>
      </w:r>
      <w:r>
        <w:rPr>
          <w:spacing w:val="-6"/>
          <w:sz w:val="20"/>
        </w:rPr>
        <w:t xml:space="preserve"> </w:t>
      </w:r>
      <w:r>
        <w:rPr>
          <w:sz w:val="20"/>
        </w:rPr>
        <w:t>to</w:t>
      </w:r>
      <w:r>
        <w:rPr>
          <w:spacing w:val="-5"/>
          <w:sz w:val="20"/>
        </w:rPr>
        <w:t xml:space="preserve"> </w:t>
      </w:r>
      <w:r>
        <w:rPr>
          <w:sz w:val="20"/>
        </w:rPr>
        <w:t>the</w:t>
      </w:r>
      <w:r>
        <w:rPr>
          <w:spacing w:val="-5"/>
          <w:sz w:val="20"/>
        </w:rPr>
        <w:t xml:space="preserve"> </w:t>
      </w:r>
      <w:r>
        <w:rPr>
          <w:sz w:val="20"/>
        </w:rPr>
        <w:t>AHJ</w:t>
      </w:r>
      <w:r>
        <w:rPr>
          <w:spacing w:val="-3"/>
          <w:sz w:val="20"/>
        </w:rPr>
        <w:t xml:space="preserve"> </w:t>
      </w:r>
      <w:r>
        <w:rPr>
          <w:sz w:val="20"/>
        </w:rPr>
        <w:t>prior to the installation, fabrication, modification, or alteration of any Fire Suppression System in the State of Colorado.</w:t>
      </w:r>
    </w:p>
    <w:p w14:paraId="2C5151E8" w14:textId="19110C2E" w:rsidR="009E11E2" w:rsidRDefault="00000000" w:rsidP="00353C3D">
      <w:pPr>
        <w:pStyle w:val="BodyText"/>
        <w:spacing w:after="240"/>
        <w:ind w:left="2880"/>
      </w:pPr>
      <w:r>
        <w:rPr>
          <w:spacing w:val="-2"/>
        </w:rPr>
        <w:t>Exemptions:</w:t>
      </w:r>
    </w:p>
    <w:p w14:paraId="4EE5080A" w14:textId="635670F4" w:rsidR="009E11E2" w:rsidRPr="00353C3D" w:rsidRDefault="00000000" w:rsidP="00353C3D">
      <w:pPr>
        <w:pStyle w:val="ListParagraph"/>
        <w:numPr>
          <w:ilvl w:val="3"/>
          <w:numId w:val="8"/>
        </w:numPr>
        <w:tabs>
          <w:tab w:val="left" w:pos="3601"/>
        </w:tabs>
        <w:spacing w:before="1" w:after="240"/>
        <w:ind w:right="437"/>
        <w:rPr>
          <w:sz w:val="20"/>
        </w:rPr>
      </w:pPr>
      <w:r>
        <w:rPr>
          <w:sz w:val="20"/>
        </w:rPr>
        <w:t>Hydraulic</w:t>
      </w:r>
      <w:r>
        <w:rPr>
          <w:spacing w:val="-4"/>
          <w:sz w:val="20"/>
        </w:rPr>
        <w:t xml:space="preserve"> </w:t>
      </w:r>
      <w:r>
        <w:rPr>
          <w:sz w:val="20"/>
        </w:rPr>
        <w:t>calculations</w:t>
      </w:r>
      <w:r>
        <w:rPr>
          <w:spacing w:val="-4"/>
          <w:sz w:val="20"/>
        </w:rPr>
        <w:t xml:space="preserve"> </w:t>
      </w:r>
      <w:r>
        <w:rPr>
          <w:sz w:val="20"/>
        </w:rPr>
        <w:t>are</w:t>
      </w:r>
      <w:r>
        <w:rPr>
          <w:spacing w:val="-5"/>
          <w:sz w:val="20"/>
        </w:rPr>
        <w:t xml:space="preserve"> </w:t>
      </w:r>
      <w:r>
        <w:rPr>
          <w:sz w:val="20"/>
        </w:rPr>
        <w:t>not</w:t>
      </w:r>
      <w:r>
        <w:rPr>
          <w:spacing w:val="-5"/>
          <w:sz w:val="20"/>
        </w:rPr>
        <w:t xml:space="preserve"> </w:t>
      </w:r>
      <w:r>
        <w:rPr>
          <w:sz w:val="20"/>
        </w:rPr>
        <w:t>required</w:t>
      </w:r>
      <w:r>
        <w:rPr>
          <w:spacing w:val="-3"/>
          <w:sz w:val="20"/>
        </w:rPr>
        <w:t xml:space="preserve"> </w:t>
      </w:r>
      <w:r>
        <w:rPr>
          <w:sz w:val="20"/>
        </w:rPr>
        <w:t>for</w:t>
      </w:r>
      <w:r>
        <w:rPr>
          <w:spacing w:val="-4"/>
          <w:sz w:val="20"/>
        </w:rPr>
        <w:t xml:space="preserve"> </w:t>
      </w:r>
      <w:r>
        <w:rPr>
          <w:sz w:val="20"/>
        </w:rPr>
        <w:t>small</w:t>
      </w:r>
      <w:r>
        <w:rPr>
          <w:spacing w:val="-4"/>
          <w:sz w:val="20"/>
        </w:rPr>
        <w:t xml:space="preserve"> </w:t>
      </w:r>
      <w:r>
        <w:rPr>
          <w:sz w:val="20"/>
        </w:rPr>
        <w:t>projects</w:t>
      </w:r>
      <w:r>
        <w:rPr>
          <w:spacing w:val="-4"/>
          <w:sz w:val="20"/>
        </w:rPr>
        <w:t xml:space="preserve"> </w:t>
      </w:r>
      <w:r>
        <w:rPr>
          <w:sz w:val="20"/>
        </w:rPr>
        <w:t>unless,</w:t>
      </w:r>
      <w:r>
        <w:rPr>
          <w:spacing w:val="-3"/>
          <w:sz w:val="20"/>
        </w:rPr>
        <w:t xml:space="preserve"> </w:t>
      </w:r>
      <w:r>
        <w:rPr>
          <w:sz w:val="20"/>
        </w:rPr>
        <w:t>in</w:t>
      </w:r>
      <w:r>
        <w:rPr>
          <w:spacing w:val="-5"/>
          <w:sz w:val="20"/>
        </w:rPr>
        <w:t xml:space="preserve"> </w:t>
      </w:r>
      <w:r>
        <w:rPr>
          <w:sz w:val="20"/>
        </w:rPr>
        <w:t>the</w:t>
      </w:r>
      <w:r>
        <w:rPr>
          <w:spacing w:val="-6"/>
          <w:sz w:val="20"/>
        </w:rPr>
        <w:t xml:space="preserve"> </w:t>
      </w:r>
      <w:r>
        <w:rPr>
          <w:sz w:val="20"/>
        </w:rPr>
        <w:t>opinion</w:t>
      </w:r>
      <w:r>
        <w:rPr>
          <w:spacing w:val="-5"/>
          <w:sz w:val="20"/>
        </w:rPr>
        <w:t xml:space="preserve"> </w:t>
      </w:r>
      <w:r>
        <w:rPr>
          <w:sz w:val="20"/>
        </w:rPr>
        <w:t>of the AHJ, the hydraulic design of the existing system may be affected by the scope of work.</w:t>
      </w:r>
    </w:p>
    <w:p w14:paraId="116ECED2" w14:textId="585FF76F" w:rsidR="009E11E2" w:rsidRPr="00353C3D" w:rsidRDefault="00000000" w:rsidP="00353C3D">
      <w:pPr>
        <w:pStyle w:val="ListParagraph"/>
        <w:numPr>
          <w:ilvl w:val="3"/>
          <w:numId w:val="8"/>
        </w:numPr>
        <w:tabs>
          <w:tab w:val="left" w:pos="3601"/>
        </w:tabs>
        <w:spacing w:after="240"/>
        <w:ind w:right="464"/>
        <w:rPr>
          <w:sz w:val="20"/>
        </w:rPr>
      </w:pPr>
      <w:r>
        <w:rPr>
          <w:sz w:val="20"/>
        </w:rPr>
        <w:t>Hydraulic</w:t>
      </w:r>
      <w:r>
        <w:rPr>
          <w:spacing w:val="-4"/>
          <w:sz w:val="20"/>
        </w:rPr>
        <w:t xml:space="preserve"> </w:t>
      </w:r>
      <w:r>
        <w:rPr>
          <w:sz w:val="20"/>
        </w:rPr>
        <w:t>calculations</w:t>
      </w:r>
      <w:r>
        <w:rPr>
          <w:spacing w:val="-5"/>
          <w:sz w:val="20"/>
        </w:rPr>
        <w:t xml:space="preserve"> </w:t>
      </w:r>
      <w:r>
        <w:rPr>
          <w:sz w:val="20"/>
        </w:rPr>
        <w:t>are</w:t>
      </w:r>
      <w:r>
        <w:rPr>
          <w:spacing w:val="-6"/>
          <w:sz w:val="20"/>
        </w:rPr>
        <w:t xml:space="preserve"> </w:t>
      </w:r>
      <w:r>
        <w:rPr>
          <w:sz w:val="20"/>
        </w:rPr>
        <w:t>not</w:t>
      </w:r>
      <w:r>
        <w:rPr>
          <w:spacing w:val="-6"/>
          <w:sz w:val="20"/>
        </w:rPr>
        <w:t xml:space="preserve"> </w:t>
      </w:r>
      <w:r>
        <w:rPr>
          <w:sz w:val="20"/>
        </w:rPr>
        <w:t>required</w:t>
      </w:r>
      <w:r>
        <w:rPr>
          <w:spacing w:val="-4"/>
          <w:sz w:val="20"/>
        </w:rPr>
        <w:t xml:space="preserve"> </w:t>
      </w:r>
      <w:r>
        <w:rPr>
          <w:sz w:val="20"/>
        </w:rPr>
        <w:t>for</w:t>
      </w:r>
      <w:r>
        <w:rPr>
          <w:spacing w:val="-5"/>
          <w:sz w:val="20"/>
        </w:rPr>
        <w:t xml:space="preserve"> </w:t>
      </w:r>
      <w:r>
        <w:rPr>
          <w:sz w:val="20"/>
        </w:rPr>
        <w:t>residential,</w:t>
      </w:r>
      <w:r>
        <w:rPr>
          <w:spacing w:val="-4"/>
          <w:sz w:val="20"/>
        </w:rPr>
        <w:t xml:space="preserve"> </w:t>
      </w:r>
      <w:r>
        <w:rPr>
          <w:sz w:val="20"/>
        </w:rPr>
        <w:t>prescriptive</w:t>
      </w:r>
      <w:r>
        <w:rPr>
          <w:spacing w:val="-6"/>
          <w:sz w:val="20"/>
        </w:rPr>
        <w:t xml:space="preserve"> </w:t>
      </w:r>
      <w:r>
        <w:rPr>
          <w:sz w:val="20"/>
        </w:rPr>
        <w:t>pipe-schedule systems if designed in accordance with adopted standards.</w:t>
      </w:r>
    </w:p>
    <w:p w14:paraId="3B766DCE" w14:textId="4B6BA13F" w:rsidR="009E11E2" w:rsidRPr="00353C3D" w:rsidRDefault="00000000" w:rsidP="00353C3D">
      <w:pPr>
        <w:pStyle w:val="ListParagraph"/>
        <w:numPr>
          <w:ilvl w:val="2"/>
          <w:numId w:val="8"/>
        </w:numPr>
        <w:tabs>
          <w:tab w:val="left" w:pos="2880"/>
        </w:tabs>
        <w:spacing w:after="240"/>
        <w:ind w:right="522"/>
        <w:rPr>
          <w:sz w:val="20"/>
        </w:rPr>
      </w:pPr>
      <w:r>
        <w:rPr>
          <w:sz w:val="20"/>
        </w:rPr>
        <w:t>If</w:t>
      </w:r>
      <w:r>
        <w:rPr>
          <w:spacing w:val="-4"/>
          <w:sz w:val="20"/>
        </w:rPr>
        <w:t xml:space="preserve"> </w:t>
      </w:r>
      <w:r>
        <w:rPr>
          <w:sz w:val="20"/>
        </w:rPr>
        <w:t>a</w:t>
      </w:r>
      <w:r>
        <w:rPr>
          <w:spacing w:val="-5"/>
          <w:sz w:val="20"/>
        </w:rPr>
        <w:t xml:space="preserve"> </w:t>
      </w:r>
      <w:r>
        <w:rPr>
          <w:sz w:val="20"/>
        </w:rPr>
        <w:t>local</w:t>
      </w:r>
      <w:r>
        <w:rPr>
          <w:spacing w:val="-3"/>
          <w:sz w:val="20"/>
        </w:rPr>
        <w:t xml:space="preserve"> </w:t>
      </w:r>
      <w:r>
        <w:rPr>
          <w:sz w:val="20"/>
        </w:rPr>
        <w:t>AHJ</w:t>
      </w:r>
      <w:r>
        <w:rPr>
          <w:spacing w:val="-2"/>
          <w:sz w:val="20"/>
        </w:rPr>
        <w:t xml:space="preserve"> </w:t>
      </w:r>
      <w:r>
        <w:rPr>
          <w:sz w:val="20"/>
        </w:rPr>
        <w:t>employs</w:t>
      </w:r>
      <w:r>
        <w:rPr>
          <w:spacing w:val="-3"/>
          <w:sz w:val="20"/>
        </w:rPr>
        <w:t xml:space="preserve"> </w:t>
      </w:r>
      <w:r>
        <w:rPr>
          <w:sz w:val="20"/>
        </w:rPr>
        <w:t>a</w:t>
      </w:r>
      <w:r>
        <w:rPr>
          <w:spacing w:val="-5"/>
          <w:sz w:val="20"/>
        </w:rPr>
        <w:t xml:space="preserve"> </w:t>
      </w:r>
      <w:r>
        <w:rPr>
          <w:sz w:val="20"/>
        </w:rPr>
        <w:t>Fire</w:t>
      </w:r>
      <w:r>
        <w:rPr>
          <w:spacing w:val="-4"/>
          <w:sz w:val="20"/>
        </w:rPr>
        <w:t xml:space="preserve"> </w:t>
      </w:r>
      <w:r>
        <w:rPr>
          <w:sz w:val="20"/>
        </w:rPr>
        <w:t>Inspector</w:t>
      </w:r>
      <w:r>
        <w:rPr>
          <w:spacing w:val="-4"/>
          <w:sz w:val="20"/>
        </w:rPr>
        <w:t xml:space="preserve"> </w:t>
      </w:r>
      <w:r>
        <w:rPr>
          <w:sz w:val="20"/>
        </w:rPr>
        <w:t>III-Plans</w:t>
      </w:r>
      <w:r>
        <w:rPr>
          <w:spacing w:val="-1"/>
          <w:sz w:val="20"/>
        </w:rPr>
        <w:t xml:space="preserve"> </w:t>
      </w:r>
      <w:r>
        <w:rPr>
          <w:sz w:val="20"/>
        </w:rPr>
        <w:t>Examiner,</w:t>
      </w:r>
      <w:r>
        <w:rPr>
          <w:spacing w:val="-4"/>
          <w:sz w:val="20"/>
        </w:rPr>
        <w:t xml:space="preserve"> </w:t>
      </w:r>
      <w:r>
        <w:rPr>
          <w:sz w:val="20"/>
        </w:rPr>
        <w:t>required</w:t>
      </w:r>
      <w:r>
        <w:rPr>
          <w:spacing w:val="-4"/>
          <w:sz w:val="20"/>
        </w:rPr>
        <w:t xml:space="preserve"> </w:t>
      </w:r>
      <w:r>
        <w:rPr>
          <w:sz w:val="20"/>
        </w:rPr>
        <w:t>documents</w:t>
      </w:r>
      <w:r>
        <w:rPr>
          <w:spacing w:val="-3"/>
          <w:sz w:val="20"/>
        </w:rPr>
        <w:t xml:space="preserve"> </w:t>
      </w:r>
      <w:r>
        <w:rPr>
          <w:sz w:val="20"/>
        </w:rPr>
        <w:t>must</w:t>
      </w:r>
      <w:r>
        <w:rPr>
          <w:spacing w:val="-4"/>
          <w:sz w:val="20"/>
        </w:rPr>
        <w:t xml:space="preserve"> </w:t>
      </w:r>
      <w:r>
        <w:rPr>
          <w:sz w:val="20"/>
        </w:rPr>
        <w:t>be submitted in accordance with local rules.</w:t>
      </w:r>
    </w:p>
    <w:p w14:paraId="650D16B6" w14:textId="787F9BCB" w:rsidR="009E11E2" w:rsidRPr="00353C3D" w:rsidRDefault="00000000" w:rsidP="00353C3D">
      <w:pPr>
        <w:pStyle w:val="ListParagraph"/>
        <w:numPr>
          <w:ilvl w:val="2"/>
          <w:numId w:val="8"/>
        </w:numPr>
        <w:tabs>
          <w:tab w:val="left" w:pos="2880"/>
        </w:tabs>
        <w:spacing w:after="240"/>
        <w:ind w:right="896"/>
        <w:rPr>
          <w:sz w:val="20"/>
        </w:rPr>
      </w:pPr>
      <w:r>
        <w:rPr>
          <w:sz w:val="20"/>
        </w:rPr>
        <w:t>If</w:t>
      </w:r>
      <w:r>
        <w:rPr>
          <w:spacing w:val="-4"/>
          <w:sz w:val="20"/>
        </w:rPr>
        <w:t xml:space="preserve"> </w:t>
      </w:r>
      <w:r>
        <w:rPr>
          <w:sz w:val="20"/>
        </w:rPr>
        <w:t>a</w:t>
      </w:r>
      <w:r>
        <w:rPr>
          <w:spacing w:val="-5"/>
          <w:sz w:val="20"/>
        </w:rPr>
        <w:t xml:space="preserve"> </w:t>
      </w:r>
      <w:r>
        <w:rPr>
          <w:sz w:val="20"/>
        </w:rPr>
        <w:t>local</w:t>
      </w:r>
      <w:r>
        <w:rPr>
          <w:spacing w:val="-3"/>
          <w:sz w:val="20"/>
        </w:rPr>
        <w:t xml:space="preserve"> </w:t>
      </w:r>
      <w:r>
        <w:rPr>
          <w:sz w:val="20"/>
        </w:rPr>
        <w:t>AHJ</w:t>
      </w:r>
      <w:r>
        <w:rPr>
          <w:spacing w:val="-2"/>
          <w:sz w:val="20"/>
        </w:rPr>
        <w:t xml:space="preserve"> </w:t>
      </w:r>
      <w:r>
        <w:rPr>
          <w:sz w:val="20"/>
        </w:rPr>
        <w:t>does</w:t>
      </w:r>
      <w:r>
        <w:rPr>
          <w:spacing w:val="-3"/>
          <w:sz w:val="20"/>
        </w:rPr>
        <w:t xml:space="preserve"> </w:t>
      </w:r>
      <w:r>
        <w:rPr>
          <w:sz w:val="20"/>
        </w:rPr>
        <w:t>NOT</w:t>
      </w:r>
      <w:r>
        <w:rPr>
          <w:spacing w:val="-3"/>
          <w:sz w:val="20"/>
        </w:rPr>
        <w:t xml:space="preserve"> </w:t>
      </w:r>
      <w:r>
        <w:rPr>
          <w:sz w:val="20"/>
        </w:rPr>
        <w:t>employee</w:t>
      </w:r>
      <w:r>
        <w:rPr>
          <w:spacing w:val="-3"/>
          <w:sz w:val="20"/>
        </w:rPr>
        <w:t xml:space="preserve"> </w:t>
      </w:r>
      <w:r>
        <w:rPr>
          <w:sz w:val="20"/>
        </w:rPr>
        <w:t>a</w:t>
      </w:r>
      <w:r>
        <w:rPr>
          <w:spacing w:val="-4"/>
          <w:sz w:val="20"/>
        </w:rPr>
        <w:t xml:space="preserve"> </w:t>
      </w:r>
      <w:r>
        <w:rPr>
          <w:sz w:val="20"/>
        </w:rPr>
        <w:t>Fire</w:t>
      </w:r>
      <w:r>
        <w:rPr>
          <w:spacing w:val="-4"/>
          <w:sz w:val="20"/>
        </w:rPr>
        <w:t xml:space="preserve"> </w:t>
      </w:r>
      <w:r>
        <w:rPr>
          <w:sz w:val="20"/>
        </w:rPr>
        <w:t>Inspector</w:t>
      </w:r>
      <w:r>
        <w:rPr>
          <w:spacing w:val="-4"/>
          <w:sz w:val="20"/>
        </w:rPr>
        <w:t xml:space="preserve"> </w:t>
      </w:r>
      <w:r>
        <w:rPr>
          <w:sz w:val="20"/>
        </w:rPr>
        <w:t>III-Plans</w:t>
      </w:r>
      <w:r>
        <w:rPr>
          <w:spacing w:val="-3"/>
          <w:sz w:val="20"/>
        </w:rPr>
        <w:t xml:space="preserve"> </w:t>
      </w:r>
      <w:r>
        <w:rPr>
          <w:sz w:val="20"/>
        </w:rPr>
        <w:t>Examiner,</w:t>
      </w:r>
      <w:r>
        <w:rPr>
          <w:spacing w:val="-4"/>
          <w:sz w:val="20"/>
        </w:rPr>
        <w:t xml:space="preserve"> </w:t>
      </w:r>
      <w:r>
        <w:rPr>
          <w:sz w:val="20"/>
        </w:rPr>
        <w:t>the</w:t>
      </w:r>
      <w:r>
        <w:rPr>
          <w:spacing w:val="-4"/>
          <w:sz w:val="20"/>
        </w:rPr>
        <w:t xml:space="preserve"> </w:t>
      </w:r>
      <w:r>
        <w:rPr>
          <w:sz w:val="20"/>
        </w:rPr>
        <w:t>required documents must be submitted to the Division for review.</w:t>
      </w:r>
    </w:p>
    <w:p w14:paraId="5CDF5841" w14:textId="68DAEDA0" w:rsidR="009E11E2" w:rsidRPr="00353C3D" w:rsidRDefault="00000000" w:rsidP="00353C3D">
      <w:pPr>
        <w:pStyle w:val="ListParagraph"/>
        <w:numPr>
          <w:ilvl w:val="3"/>
          <w:numId w:val="8"/>
        </w:numPr>
        <w:tabs>
          <w:tab w:val="left" w:pos="3601"/>
        </w:tabs>
        <w:spacing w:after="240"/>
        <w:ind w:right="415"/>
        <w:rPr>
          <w:sz w:val="20"/>
        </w:rPr>
      </w:pPr>
      <w:r>
        <w:rPr>
          <w:sz w:val="20"/>
        </w:rPr>
        <w:t>Submittal</w:t>
      </w:r>
      <w:r>
        <w:rPr>
          <w:spacing w:val="-5"/>
          <w:sz w:val="20"/>
        </w:rPr>
        <w:t xml:space="preserve"> </w:t>
      </w:r>
      <w:r>
        <w:rPr>
          <w:sz w:val="20"/>
        </w:rPr>
        <w:t>requirements</w:t>
      </w:r>
      <w:r>
        <w:rPr>
          <w:spacing w:val="-5"/>
          <w:sz w:val="20"/>
        </w:rPr>
        <w:t xml:space="preserve"> </w:t>
      </w:r>
      <w:r>
        <w:rPr>
          <w:sz w:val="20"/>
        </w:rPr>
        <w:t>are</w:t>
      </w:r>
      <w:r>
        <w:rPr>
          <w:spacing w:val="-4"/>
          <w:sz w:val="20"/>
        </w:rPr>
        <w:t xml:space="preserve"> </w:t>
      </w:r>
      <w:r>
        <w:rPr>
          <w:sz w:val="20"/>
        </w:rPr>
        <w:t>posted</w:t>
      </w:r>
      <w:r>
        <w:rPr>
          <w:spacing w:val="-4"/>
          <w:sz w:val="20"/>
        </w:rPr>
        <w:t xml:space="preserve"> </w:t>
      </w:r>
      <w:r>
        <w:rPr>
          <w:sz w:val="20"/>
        </w:rPr>
        <w:t>on</w:t>
      </w:r>
      <w:r>
        <w:rPr>
          <w:spacing w:val="-5"/>
          <w:sz w:val="20"/>
        </w:rPr>
        <w:t xml:space="preserve"> </w:t>
      </w:r>
      <w:r>
        <w:rPr>
          <w:sz w:val="20"/>
        </w:rPr>
        <w:t>the</w:t>
      </w:r>
      <w:r>
        <w:rPr>
          <w:spacing w:val="-5"/>
          <w:sz w:val="20"/>
        </w:rPr>
        <w:t xml:space="preserve"> </w:t>
      </w:r>
      <w:r>
        <w:rPr>
          <w:sz w:val="20"/>
        </w:rPr>
        <w:t>Division’s</w:t>
      </w:r>
      <w:r>
        <w:rPr>
          <w:spacing w:val="-5"/>
          <w:sz w:val="20"/>
        </w:rPr>
        <w:t xml:space="preserve"> </w:t>
      </w:r>
      <w:r>
        <w:rPr>
          <w:sz w:val="20"/>
        </w:rPr>
        <w:t>website.</w:t>
      </w:r>
      <w:r>
        <w:rPr>
          <w:spacing w:val="-6"/>
          <w:sz w:val="20"/>
        </w:rPr>
        <w:t xml:space="preserve"> </w:t>
      </w:r>
      <w:r>
        <w:rPr>
          <w:sz w:val="20"/>
        </w:rPr>
        <w:t>It</w:t>
      </w:r>
      <w:r>
        <w:rPr>
          <w:spacing w:val="-4"/>
          <w:sz w:val="20"/>
        </w:rPr>
        <w:t xml:space="preserve"> </w:t>
      </w:r>
      <w:r>
        <w:rPr>
          <w:sz w:val="20"/>
        </w:rPr>
        <w:t>is</w:t>
      </w:r>
      <w:r>
        <w:rPr>
          <w:spacing w:val="-5"/>
          <w:sz w:val="20"/>
        </w:rPr>
        <w:t xml:space="preserve"> </w:t>
      </w:r>
      <w:r>
        <w:rPr>
          <w:sz w:val="20"/>
        </w:rPr>
        <w:t>the</w:t>
      </w:r>
      <w:r>
        <w:rPr>
          <w:spacing w:val="-4"/>
          <w:sz w:val="20"/>
        </w:rPr>
        <w:t xml:space="preserve"> </w:t>
      </w:r>
      <w:r>
        <w:rPr>
          <w:sz w:val="20"/>
        </w:rPr>
        <w:t>contractor’s responsibility to ensure that all necessary documents are provided before a review can commence.</w:t>
      </w:r>
    </w:p>
    <w:p w14:paraId="45C0536A" w14:textId="723F0835" w:rsidR="009E11E2" w:rsidRPr="00353C3D" w:rsidRDefault="00000000" w:rsidP="00353C3D">
      <w:pPr>
        <w:pStyle w:val="ListParagraph"/>
        <w:numPr>
          <w:ilvl w:val="3"/>
          <w:numId w:val="8"/>
        </w:numPr>
        <w:tabs>
          <w:tab w:val="left" w:pos="3601"/>
        </w:tabs>
        <w:spacing w:after="240"/>
        <w:ind w:right="403"/>
        <w:rPr>
          <w:sz w:val="20"/>
        </w:rPr>
      </w:pPr>
      <w:r>
        <w:rPr>
          <w:sz w:val="20"/>
        </w:rPr>
        <w:t>Once</w:t>
      </w:r>
      <w:r>
        <w:rPr>
          <w:spacing w:val="-5"/>
          <w:sz w:val="20"/>
        </w:rPr>
        <w:t xml:space="preserve"> </w:t>
      </w:r>
      <w:r>
        <w:rPr>
          <w:sz w:val="20"/>
        </w:rPr>
        <w:t>the</w:t>
      </w:r>
      <w:r>
        <w:rPr>
          <w:spacing w:val="-4"/>
          <w:sz w:val="20"/>
        </w:rPr>
        <w:t xml:space="preserve"> </w:t>
      </w:r>
      <w:r>
        <w:rPr>
          <w:sz w:val="20"/>
        </w:rPr>
        <w:t>plans</w:t>
      </w:r>
      <w:r>
        <w:rPr>
          <w:spacing w:val="-4"/>
          <w:sz w:val="20"/>
        </w:rPr>
        <w:t xml:space="preserve"> </w:t>
      </w:r>
      <w:r>
        <w:rPr>
          <w:sz w:val="20"/>
        </w:rPr>
        <w:t>are</w:t>
      </w:r>
      <w:r>
        <w:rPr>
          <w:spacing w:val="-5"/>
          <w:sz w:val="20"/>
        </w:rPr>
        <w:t xml:space="preserve"> </w:t>
      </w:r>
      <w:r>
        <w:rPr>
          <w:sz w:val="20"/>
        </w:rPr>
        <w:t>reviewed</w:t>
      </w:r>
      <w:r>
        <w:rPr>
          <w:spacing w:val="-5"/>
          <w:sz w:val="20"/>
        </w:rPr>
        <w:t xml:space="preserve"> </w:t>
      </w:r>
      <w:r>
        <w:rPr>
          <w:sz w:val="20"/>
        </w:rPr>
        <w:t>and</w:t>
      </w:r>
      <w:r>
        <w:rPr>
          <w:spacing w:val="-5"/>
          <w:sz w:val="20"/>
        </w:rPr>
        <w:t xml:space="preserve"> </w:t>
      </w:r>
      <w:r>
        <w:rPr>
          <w:sz w:val="20"/>
        </w:rPr>
        <w:t>acted</w:t>
      </w:r>
      <w:r>
        <w:rPr>
          <w:spacing w:val="-5"/>
          <w:sz w:val="20"/>
        </w:rPr>
        <w:t xml:space="preserve"> </w:t>
      </w:r>
      <w:r>
        <w:rPr>
          <w:sz w:val="20"/>
        </w:rPr>
        <w:t>upon</w:t>
      </w:r>
      <w:r>
        <w:rPr>
          <w:spacing w:val="-4"/>
          <w:sz w:val="20"/>
        </w:rPr>
        <w:t xml:space="preserve"> </w:t>
      </w:r>
      <w:r>
        <w:rPr>
          <w:sz w:val="20"/>
        </w:rPr>
        <w:t>by</w:t>
      </w:r>
      <w:r>
        <w:rPr>
          <w:spacing w:val="-4"/>
          <w:sz w:val="20"/>
        </w:rPr>
        <w:t xml:space="preserve"> </w:t>
      </w:r>
      <w:r>
        <w:rPr>
          <w:sz w:val="20"/>
        </w:rPr>
        <w:t>the</w:t>
      </w:r>
      <w:r>
        <w:rPr>
          <w:spacing w:val="-3"/>
          <w:sz w:val="20"/>
        </w:rPr>
        <w:t xml:space="preserve"> </w:t>
      </w:r>
      <w:r>
        <w:rPr>
          <w:sz w:val="20"/>
        </w:rPr>
        <w:t>Division,</w:t>
      </w:r>
      <w:r>
        <w:rPr>
          <w:spacing w:val="-3"/>
          <w:sz w:val="20"/>
        </w:rPr>
        <w:t xml:space="preserve"> </w:t>
      </w:r>
      <w:r>
        <w:rPr>
          <w:sz w:val="20"/>
        </w:rPr>
        <w:t>the</w:t>
      </w:r>
      <w:r>
        <w:rPr>
          <w:spacing w:val="-6"/>
          <w:sz w:val="20"/>
        </w:rPr>
        <w:t xml:space="preserve"> </w:t>
      </w:r>
      <w:r>
        <w:rPr>
          <w:sz w:val="20"/>
        </w:rPr>
        <w:t>contractor</w:t>
      </w:r>
      <w:r>
        <w:rPr>
          <w:spacing w:val="-2"/>
          <w:sz w:val="20"/>
        </w:rPr>
        <w:t xml:space="preserve"> </w:t>
      </w:r>
      <w:r>
        <w:rPr>
          <w:sz w:val="20"/>
        </w:rPr>
        <w:t>must send one set of approved plans to the local AHJ.</w:t>
      </w:r>
    </w:p>
    <w:p w14:paraId="6602A747" w14:textId="4D79920E" w:rsidR="009E11E2" w:rsidRPr="00353C3D" w:rsidRDefault="00000000" w:rsidP="00353C3D">
      <w:pPr>
        <w:pStyle w:val="ListParagraph"/>
        <w:numPr>
          <w:ilvl w:val="2"/>
          <w:numId w:val="8"/>
        </w:numPr>
        <w:tabs>
          <w:tab w:val="left" w:pos="2876"/>
          <w:tab w:val="left" w:pos="2880"/>
        </w:tabs>
        <w:spacing w:after="240"/>
        <w:ind w:right="635"/>
        <w:jc w:val="both"/>
        <w:rPr>
          <w:sz w:val="20"/>
        </w:rPr>
      </w:pPr>
      <w:r>
        <w:rPr>
          <w:sz w:val="20"/>
        </w:rPr>
        <w:t>Plans</w:t>
      </w:r>
      <w:r>
        <w:rPr>
          <w:spacing w:val="-2"/>
          <w:sz w:val="20"/>
        </w:rPr>
        <w:t xml:space="preserve"> </w:t>
      </w:r>
      <w:r>
        <w:rPr>
          <w:sz w:val="20"/>
        </w:rPr>
        <w:t>and</w:t>
      </w:r>
      <w:r>
        <w:rPr>
          <w:spacing w:val="-3"/>
          <w:sz w:val="20"/>
        </w:rPr>
        <w:t xml:space="preserve"> </w:t>
      </w:r>
      <w:r>
        <w:rPr>
          <w:sz w:val="20"/>
        </w:rPr>
        <w:t>hydraulic</w:t>
      </w:r>
      <w:r>
        <w:rPr>
          <w:spacing w:val="-2"/>
          <w:sz w:val="20"/>
        </w:rPr>
        <w:t xml:space="preserve"> </w:t>
      </w:r>
      <w:r>
        <w:rPr>
          <w:sz w:val="20"/>
        </w:rPr>
        <w:t>calculations must</w:t>
      </w:r>
      <w:r>
        <w:rPr>
          <w:spacing w:val="-3"/>
          <w:sz w:val="20"/>
        </w:rPr>
        <w:t xml:space="preserve"> </w:t>
      </w:r>
      <w:r>
        <w:rPr>
          <w:sz w:val="20"/>
        </w:rPr>
        <w:t>bear</w:t>
      </w:r>
      <w:r>
        <w:rPr>
          <w:spacing w:val="-3"/>
          <w:sz w:val="20"/>
        </w:rPr>
        <w:t xml:space="preserve"> </w:t>
      </w:r>
      <w:r>
        <w:rPr>
          <w:sz w:val="20"/>
        </w:rPr>
        <w:t>the</w:t>
      </w:r>
      <w:r>
        <w:rPr>
          <w:spacing w:val="-3"/>
          <w:sz w:val="20"/>
        </w:rPr>
        <w:t xml:space="preserve"> </w:t>
      </w:r>
      <w:r>
        <w:rPr>
          <w:sz w:val="20"/>
        </w:rPr>
        <w:t>signature</w:t>
      </w:r>
      <w:r>
        <w:rPr>
          <w:spacing w:val="-3"/>
          <w:sz w:val="20"/>
        </w:rPr>
        <w:t xml:space="preserve"> </w:t>
      </w:r>
      <w:r>
        <w:rPr>
          <w:sz w:val="20"/>
        </w:rPr>
        <w:t>of</w:t>
      </w:r>
      <w:r>
        <w:rPr>
          <w:spacing w:val="-3"/>
          <w:sz w:val="20"/>
        </w:rPr>
        <w:t xml:space="preserve"> </w:t>
      </w:r>
      <w:r>
        <w:rPr>
          <w:sz w:val="20"/>
        </w:rPr>
        <w:t>a</w:t>
      </w:r>
      <w:r>
        <w:rPr>
          <w:spacing w:val="-2"/>
          <w:sz w:val="20"/>
        </w:rPr>
        <w:t xml:space="preserve"> </w:t>
      </w:r>
      <w:r>
        <w:rPr>
          <w:sz w:val="20"/>
        </w:rPr>
        <w:t>P.E.</w:t>
      </w:r>
      <w:r>
        <w:rPr>
          <w:spacing w:val="-3"/>
          <w:sz w:val="20"/>
        </w:rPr>
        <w:t xml:space="preserve"> </w:t>
      </w:r>
      <w:r>
        <w:rPr>
          <w:sz w:val="20"/>
        </w:rPr>
        <w:t>or</w:t>
      </w:r>
      <w:r>
        <w:rPr>
          <w:spacing w:val="-2"/>
          <w:sz w:val="20"/>
        </w:rPr>
        <w:t xml:space="preserve"> </w:t>
      </w:r>
      <w:r>
        <w:rPr>
          <w:sz w:val="20"/>
        </w:rPr>
        <w:t>NICET level</w:t>
      </w:r>
      <w:r>
        <w:rPr>
          <w:spacing w:val="-2"/>
          <w:sz w:val="20"/>
        </w:rPr>
        <w:t xml:space="preserve"> </w:t>
      </w:r>
      <w:r>
        <w:rPr>
          <w:sz w:val="20"/>
        </w:rPr>
        <w:t>III</w:t>
      </w:r>
      <w:r>
        <w:rPr>
          <w:spacing w:val="-3"/>
          <w:sz w:val="20"/>
        </w:rPr>
        <w:t xml:space="preserve"> </w:t>
      </w:r>
      <w:r>
        <w:rPr>
          <w:sz w:val="20"/>
        </w:rPr>
        <w:t>or above.</w:t>
      </w:r>
      <w:r>
        <w:rPr>
          <w:spacing w:val="-4"/>
          <w:sz w:val="20"/>
        </w:rPr>
        <w:t xml:space="preserve"> </w:t>
      </w:r>
      <w:r>
        <w:rPr>
          <w:sz w:val="20"/>
        </w:rPr>
        <w:t>This</w:t>
      </w:r>
      <w:r>
        <w:rPr>
          <w:spacing w:val="-3"/>
          <w:sz w:val="20"/>
        </w:rPr>
        <w:t xml:space="preserve"> </w:t>
      </w:r>
      <w:r>
        <w:rPr>
          <w:sz w:val="20"/>
        </w:rPr>
        <w:t>signature</w:t>
      </w:r>
      <w:r>
        <w:rPr>
          <w:spacing w:val="-4"/>
          <w:sz w:val="20"/>
        </w:rPr>
        <w:t xml:space="preserve"> </w:t>
      </w:r>
      <w:r>
        <w:rPr>
          <w:sz w:val="20"/>
        </w:rPr>
        <w:t>attests</w:t>
      </w:r>
      <w:r>
        <w:rPr>
          <w:spacing w:val="-3"/>
          <w:sz w:val="20"/>
        </w:rPr>
        <w:t xml:space="preserve"> </w:t>
      </w:r>
      <w:r>
        <w:rPr>
          <w:sz w:val="20"/>
        </w:rPr>
        <w:t>that</w:t>
      </w:r>
      <w:r>
        <w:rPr>
          <w:spacing w:val="-4"/>
          <w:sz w:val="20"/>
        </w:rPr>
        <w:t xml:space="preserve"> </w:t>
      </w:r>
      <w:r>
        <w:rPr>
          <w:sz w:val="20"/>
        </w:rPr>
        <w:t>the</w:t>
      </w:r>
      <w:r>
        <w:rPr>
          <w:spacing w:val="-5"/>
          <w:sz w:val="20"/>
        </w:rPr>
        <w:t xml:space="preserve"> </w:t>
      </w:r>
      <w:r>
        <w:rPr>
          <w:sz w:val="20"/>
        </w:rPr>
        <w:t>plans</w:t>
      </w:r>
      <w:r>
        <w:rPr>
          <w:spacing w:val="-3"/>
          <w:sz w:val="20"/>
        </w:rPr>
        <w:t xml:space="preserve"> </w:t>
      </w:r>
      <w:r>
        <w:rPr>
          <w:sz w:val="20"/>
        </w:rPr>
        <w:t>have</w:t>
      </w:r>
      <w:r>
        <w:rPr>
          <w:spacing w:val="-2"/>
          <w:sz w:val="20"/>
        </w:rPr>
        <w:t xml:space="preserve"> </w:t>
      </w:r>
      <w:r>
        <w:rPr>
          <w:sz w:val="20"/>
        </w:rPr>
        <w:t>been</w:t>
      </w:r>
      <w:r>
        <w:rPr>
          <w:spacing w:val="-2"/>
          <w:sz w:val="20"/>
        </w:rPr>
        <w:t xml:space="preserve"> </w:t>
      </w:r>
      <w:r>
        <w:rPr>
          <w:sz w:val="20"/>
        </w:rPr>
        <w:t>reviewed</w:t>
      </w:r>
      <w:r>
        <w:rPr>
          <w:spacing w:val="-4"/>
          <w:sz w:val="20"/>
        </w:rPr>
        <w:t xml:space="preserve"> </w:t>
      </w:r>
      <w:r>
        <w:rPr>
          <w:sz w:val="20"/>
        </w:rPr>
        <w:t>and</w:t>
      </w:r>
      <w:r>
        <w:rPr>
          <w:spacing w:val="-5"/>
          <w:sz w:val="20"/>
        </w:rPr>
        <w:t xml:space="preserve"> </w:t>
      </w:r>
      <w:r>
        <w:rPr>
          <w:sz w:val="20"/>
        </w:rPr>
        <w:t>meet</w:t>
      </w:r>
      <w:r>
        <w:rPr>
          <w:spacing w:val="-2"/>
          <w:sz w:val="20"/>
        </w:rPr>
        <w:t xml:space="preserve"> </w:t>
      </w:r>
      <w:r>
        <w:rPr>
          <w:sz w:val="20"/>
        </w:rPr>
        <w:t>the</w:t>
      </w:r>
      <w:r>
        <w:rPr>
          <w:spacing w:val="-3"/>
          <w:sz w:val="20"/>
        </w:rPr>
        <w:t xml:space="preserve"> </w:t>
      </w:r>
      <w:r>
        <w:rPr>
          <w:sz w:val="20"/>
        </w:rPr>
        <w:t>intent</w:t>
      </w:r>
      <w:r>
        <w:rPr>
          <w:spacing w:val="-4"/>
          <w:sz w:val="20"/>
        </w:rPr>
        <w:t xml:space="preserve"> </w:t>
      </w:r>
      <w:r>
        <w:rPr>
          <w:sz w:val="20"/>
        </w:rPr>
        <w:t>of the standard.</w:t>
      </w:r>
    </w:p>
    <w:p w14:paraId="1A97E71B" w14:textId="4430C396" w:rsidR="009E11E2" w:rsidRDefault="00000000" w:rsidP="00353C3D">
      <w:pPr>
        <w:pStyle w:val="BodyText"/>
        <w:spacing w:before="1" w:after="240"/>
        <w:ind w:left="2880"/>
      </w:pPr>
      <w:r>
        <w:rPr>
          <w:spacing w:val="-2"/>
        </w:rPr>
        <w:t>Exemptions:</w:t>
      </w:r>
    </w:p>
    <w:p w14:paraId="4E05B0CB" w14:textId="62656EE6" w:rsidR="009E11E2" w:rsidRPr="00353C3D" w:rsidRDefault="00000000" w:rsidP="00353C3D">
      <w:pPr>
        <w:pStyle w:val="ListParagraph"/>
        <w:numPr>
          <w:ilvl w:val="3"/>
          <w:numId w:val="8"/>
        </w:numPr>
        <w:tabs>
          <w:tab w:val="left" w:pos="3601"/>
        </w:tabs>
        <w:spacing w:before="1" w:after="240"/>
        <w:ind w:right="405"/>
        <w:rPr>
          <w:sz w:val="20"/>
        </w:rPr>
      </w:pPr>
      <w:r>
        <w:rPr>
          <w:sz w:val="20"/>
        </w:rPr>
        <w:t xml:space="preserve">No signature is required for small projects unless, in the opinion of the AHJ, the </w:t>
      </w:r>
      <w:r>
        <w:rPr>
          <w:sz w:val="20"/>
        </w:rPr>
        <w:lastRenderedPageBreak/>
        <w:t>hydraulic</w:t>
      </w:r>
      <w:r>
        <w:rPr>
          <w:spacing w:val="-4"/>
          <w:sz w:val="20"/>
        </w:rPr>
        <w:t xml:space="preserve"> </w:t>
      </w:r>
      <w:r>
        <w:rPr>
          <w:sz w:val="20"/>
        </w:rPr>
        <w:t>design</w:t>
      </w:r>
      <w:r>
        <w:rPr>
          <w:spacing w:val="-4"/>
          <w:sz w:val="20"/>
        </w:rPr>
        <w:t xml:space="preserve"> </w:t>
      </w:r>
      <w:r>
        <w:rPr>
          <w:sz w:val="20"/>
        </w:rPr>
        <w:t>or</w:t>
      </w:r>
      <w:r>
        <w:rPr>
          <w:spacing w:val="-5"/>
          <w:sz w:val="20"/>
        </w:rPr>
        <w:t xml:space="preserve"> </w:t>
      </w:r>
      <w:r>
        <w:rPr>
          <w:sz w:val="20"/>
        </w:rPr>
        <w:t>integrity</w:t>
      </w:r>
      <w:r>
        <w:rPr>
          <w:spacing w:val="-4"/>
          <w:sz w:val="20"/>
        </w:rPr>
        <w:t xml:space="preserve"> </w:t>
      </w:r>
      <w:r>
        <w:rPr>
          <w:sz w:val="20"/>
        </w:rPr>
        <w:t>of</w:t>
      </w:r>
      <w:r>
        <w:rPr>
          <w:spacing w:val="-5"/>
          <w:sz w:val="20"/>
        </w:rPr>
        <w:t xml:space="preserve"> </w:t>
      </w:r>
      <w:r>
        <w:rPr>
          <w:sz w:val="20"/>
        </w:rPr>
        <w:t>the</w:t>
      </w:r>
      <w:r>
        <w:rPr>
          <w:spacing w:val="-5"/>
          <w:sz w:val="20"/>
        </w:rPr>
        <w:t xml:space="preserve"> </w:t>
      </w:r>
      <w:r>
        <w:rPr>
          <w:sz w:val="20"/>
        </w:rPr>
        <w:t>existing</w:t>
      </w:r>
      <w:r>
        <w:rPr>
          <w:spacing w:val="-3"/>
          <w:sz w:val="20"/>
        </w:rPr>
        <w:t xml:space="preserve"> </w:t>
      </w:r>
      <w:r>
        <w:rPr>
          <w:sz w:val="20"/>
        </w:rPr>
        <w:t>fire</w:t>
      </w:r>
      <w:r>
        <w:rPr>
          <w:spacing w:val="-3"/>
          <w:sz w:val="20"/>
        </w:rPr>
        <w:t xml:space="preserve"> </w:t>
      </w:r>
      <w:r>
        <w:rPr>
          <w:sz w:val="20"/>
        </w:rPr>
        <w:t>protection</w:t>
      </w:r>
      <w:r>
        <w:rPr>
          <w:spacing w:val="-5"/>
          <w:sz w:val="20"/>
        </w:rPr>
        <w:t xml:space="preserve"> </w:t>
      </w:r>
      <w:r>
        <w:rPr>
          <w:sz w:val="20"/>
        </w:rPr>
        <w:t>system</w:t>
      </w:r>
      <w:r>
        <w:rPr>
          <w:spacing w:val="-5"/>
          <w:sz w:val="20"/>
        </w:rPr>
        <w:t xml:space="preserve"> </w:t>
      </w:r>
      <w:r>
        <w:rPr>
          <w:sz w:val="20"/>
        </w:rPr>
        <w:t>may</w:t>
      </w:r>
      <w:r>
        <w:rPr>
          <w:spacing w:val="-2"/>
          <w:sz w:val="20"/>
        </w:rPr>
        <w:t xml:space="preserve"> </w:t>
      </w:r>
      <w:r>
        <w:rPr>
          <w:sz w:val="20"/>
        </w:rPr>
        <w:t>be</w:t>
      </w:r>
      <w:r>
        <w:rPr>
          <w:spacing w:val="-6"/>
          <w:sz w:val="20"/>
        </w:rPr>
        <w:t xml:space="preserve"> </w:t>
      </w:r>
      <w:r>
        <w:rPr>
          <w:sz w:val="20"/>
        </w:rPr>
        <w:t>affected by the scope of work.</w:t>
      </w:r>
    </w:p>
    <w:p w14:paraId="2AC89571" w14:textId="51B2B38E" w:rsidR="009E11E2" w:rsidRPr="00353C3D" w:rsidRDefault="00000000" w:rsidP="00353C3D">
      <w:pPr>
        <w:pStyle w:val="ListParagraph"/>
        <w:numPr>
          <w:ilvl w:val="3"/>
          <w:numId w:val="8"/>
        </w:numPr>
        <w:tabs>
          <w:tab w:val="left" w:pos="3601"/>
        </w:tabs>
        <w:spacing w:after="240"/>
        <w:ind w:right="635"/>
        <w:rPr>
          <w:sz w:val="20"/>
        </w:rPr>
      </w:pPr>
      <w:r>
        <w:rPr>
          <w:sz w:val="20"/>
        </w:rPr>
        <w:t>Residential</w:t>
      </w:r>
      <w:r>
        <w:rPr>
          <w:spacing w:val="-5"/>
          <w:sz w:val="20"/>
        </w:rPr>
        <w:t xml:space="preserve"> </w:t>
      </w:r>
      <w:r>
        <w:rPr>
          <w:sz w:val="20"/>
        </w:rPr>
        <w:t>prescriptive</w:t>
      </w:r>
      <w:r>
        <w:rPr>
          <w:spacing w:val="-6"/>
          <w:sz w:val="20"/>
        </w:rPr>
        <w:t xml:space="preserve"> </w:t>
      </w:r>
      <w:r>
        <w:rPr>
          <w:sz w:val="20"/>
        </w:rPr>
        <w:t>pipe-schedule</w:t>
      </w:r>
      <w:r>
        <w:rPr>
          <w:spacing w:val="-6"/>
          <w:sz w:val="20"/>
        </w:rPr>
        <w:t xml:space="preserve"> </w:t>
      </w:r>
      <w:r>
        <w:rPr>
          <w:sz w:val="20"/>
        </w:rPr>
        <w:t>design</w:t>
      </w:r>
      <w:r>
        <w:rPr>
          <w:spacing w:val="-4"/>
          <w:sz w:val="20"/>
        </w:rPr>
        <w:t xml:space="preserve"> </w:t>
      </w:r>
      <w:r>
        <w:rPr>
          <w:sz w:val="20"/>
        </w:rPr>
        <w:t>does</w:t>
      </w:r>
      <w:r>
        <w:rPr>
          <w:spacing w:val="-5"/>
          <w:sz w:val="20"/>
        </w:rPr>
        <w:t xml:space="preserve"> </w:t>
      </w:r>
      <w:r>
        <w:rPr>
          <w:sz w:val="20"/>
        </w:rPr>
        <w:t>not</w:t>
      </w:r>
      <w:r>
        <w:rPr>
          <w:spacing w:val="-4"/>
          <w:sz w:val="20"/>
        </w:rPr>
        <w:t xml:space="preserve"> </w:t>
      </w:r>
      <w:r>
        <w:rPr>
          <w:sz w:val="20"/>
        </w:rPr>
        <w:t>require</w:t>
      </w:r>
      <w:r>
        <w:rPr>
          <w:spacing w:val="-6"/>
          <w:sz w:val="20"/>
        </w:rPr>
        <w:t xml:space="preserve"> </w:t>
      </w:r>
      <w:r>
        <w:rPr>
          <w:sz w:val="20"/>
        </w:rPr>
        <w:t>a</w:t>
      </w:r>
      <w:r>
        <w:rPr>
          <w:spacing w:val="-6"/>
          <w:sz w:val="20"/>
        </w:rPr>
        <w:t xml:space="preserve"> </w:t>
      </w:r>
      <w:r>
        <w:rPr>
          <w:sz w:val="20"/>
        </w:rPr>
        <w:t>signature</w:t>
      </w:r>
      <w:r>
        <w:rPr>
          <w:spacing w:val="-4"/>
          <w:sz w:val="20"/>
        </w:rPr>
        <w:t xml:space="preserve"> </w:t>
      </w:r>
      <w:r>
        <w:rPr>
          <w:sz w:val="20"/>
        </w:rPr>
        <w:t>if</w:t>
      </w:r>
      <w:r>
        <w:rPr>
          <w:spacing w:val="-4"/>
          <w:sz w:val="20"/>
        </w:rPr>
        <w:t xml:space="preserve"> </w:t>
      </w:r>
      <w:r>
        <w:rPr>
          <w:sz w:val="20"/>
        </w:rPr>
        <w:t>in accordance with adopted standards.</w:t>
      </w:r>
    </w:p>
    <w:p w14:paraId="38656A8E" w14:textId="5E1FE6F8" w:rsidR="009E11E2" w:rsidRPr="00353C3D" w:rsidRDefault="00000000" w:rsidP="00353C3D">
      <w:pPr>
        <w:pStyle w:val="ListParagraph"/>
        <w:numPr>
          <w:ilvl w:val="2"/>
          <w:numId w:val="8"/>
        </w:numPr>
        <w:tabs>
          <w:tab w:val="left" w:pos="2880"/>
        </w:tabs>
        <w:spacing w:after="240"/>
        <w:rPr>
          <w:sz w:val="20"/>
        </w:rPr>
      </w:pPr>
      <w:r>
        <w:rPr>
          <w:sz w:val="20"/>
        </w:rPr>
        <w:t>Hydraulic</w:t>
      </w:r>
      <w:r>
        <w:rPr>
          <w:spacing w:val="-14"/>
          <w:sz w:val="20"/>
        </w:rPr>
        <w:t xml:space="preserve"> </w:t>
      </w:r>
      <w:r>
        <w:rPr>
          <w:spacing w:val="-2"/>
          <w:sz w:val="20"/>
        </w:rPr>
        <w:t>Calculations</w:t>
      </w:r>
      <w:r w:rsidRPr="00353C3D">
        <w:rPr>
          <w:strike/>
          <w:color w:val="C00000"/>
          <w:spacing w:val="-2"/>
          <w:sz w:val="20"/>
        </w:rPr>
        <w:t>.</w:t>
      </w:r>
    </w:p>
    <w:p w14:paraId="25B5908C" w14:textId="311EF0D5" w:rsidR="009E11E2" w:rsidRDefault="00000000">
      <w:pPr>
        <w:pStyle w:val="ListParagraph"/>
        <w:numPr>
          <w:ilvl w:val="3"/>
          <w:numId w:val="8"/>
        </w:numPr>
        <w:tabs>
          <w:tab w:val="left" w:pos="3601"/>
        </w:tabs>
        <w:ind w:right="922"/>
        <w:rPr>
          <w:sz w:val="20"/>
        </w:rPr>
      </w:pPr>
      <w:r>
        <w:rPr>
          <w:sz w:val="20"/>
        </w:rPr>
        <w:t>Flow</w:t>
      </w:r>
      <w:r>
        <w:rPr>
          <w:spacing w:val="-5"/>
          <w:sz w:val="20"/>
        </w:rPr>
        <w:t xml:space="preserve"> </w:t>
      </w:r>
      <w:r>
        <w:rPr>
          <w:sz w:val="20"/>
        </w:rPr>
        <w:t>tests</w:t>
      </w:r>
      <w:r>
        <w:rPr>
          <w:spacing w:val="-4"/>
          <w:sz w:val="20"/>
        </w:rPr>
        <w:t xml:space="preserve"> </w:t>
      </w:r>
      <w:r>
        <w:rPr>
          <w:sz w:val="20"/>
        </w:rPr>
        <w:t>on</w:t>
      </w:r>
      <w:r>
        <w:rPr>
          <w:spacing w:val="-6"/>
          <w:sz w:val="20"/>
        </w:rPr>
        <w:t xml:space="preserve"> </w:t>
      </w:r>
      <w:r>
        <w:rPr>
          <w:sz w:val="20"/>
        </w:rPr>
        <w:t>water</w:t>
      </w:r>
      <w:r>
        <w:rPr>
          <w:spacing w:val="-4"/>
          <w:sz w:val="20"/>
        </w:rPr>
        <w:t xml:space="preserve"> </w:t>
      </w:r>
      <w:r>
        <w:rPr>
          <w:sz w:val="20"/>
        </w:rPr>
        <w:t>supply</w:t>
      </w:r>
      <w:r>
        <w:rPr>
          <w:spacing w:val="-2"/>
          <w:sz w:val="20"/>
        </w:rPr>
        <w:t xml:space="preserve"> </w:t>
      </w:r>
      <w:r>
        <w:rPr>
          <w:sz w:val="20"/>
        </w:rPr>
        <w:t>systems</w:t>
      </w:r>
      <w:r>
        <w:rPr>
          <w:spacing w:val="-4"/>
          <w:sz w:val="20"/>
        </w:rPr>
        <w:t xml:space="preserve"> </w:t>
      </w:r>
      <w:r>
        <w:rPr>
          <w:sz w:val="20"/>
        </w:rPr>
        <w:t>must</w:t>
      </w:r>
      <w:r>
        <w:rPr>
          <w:spacing w:val="-5"/>
          <w:sz w:val="20"/>
        </w:rPr>
        <w:t xml:space="preserve"> </w:t>
      </w:r>
      <w:r>
        <w:rPr>
          <w:sz w:val="20"/>
        </w:rPr>
        <w:t>be</w:t>
      </w:r>
      <w:r>
        <w:rPr>
          <w:spacing w:val="-3"/>
          <w:sz w:val="20"/>
        </w:rPr>
        <w:t xml:space="preserve"> </w:t>
      </w:r>
      <w:r>
        <w:rPr>
          <w:sz w:val="20"/>
        </w:rPr>
        <w:t>less</w:t>
      </w:r>
      <w:r>
        <w:rPr>
          <w:spacing w:val="-4"/>
          <w:sz w:val="20"/>
        </w:rPr>
        <w:t xml:space="preserve"> </w:t>
      </w:r>
      <w:r>
        <w:rPr>
          <w:sz w:val="20"/>
        </w:rPr>
        <w:t>than</w:t>
      </w:r>
      <w:r>
        <w:rPr>
          <w:spacing w:val="-4"/>
          <w:sz w:val="20"/>
        </w:rPr>
        <w:t xml:space="preserve"> </w:t>
      </w:r>
      <w:r>
        <w:rPr>
          <w:sz w:val="20"/>
        </w:rPr>
        <w:t>one</w:t>
      </w:r>
      <w:r w:rsidR="00353C3D">
        <w:rPr>
          <w:sz w:val="20"/>
        </w:rPr>
        <w:t xml:space="preserve"> </w:t>
      </w:r>
      <w:r w:rsidR="00353C3D" w:rsidRPr="00353C3D">
        <w:rPr>
          <w:color w:val="C00000"/>
          <w:sz w:val="20"/>
        </w:rPr>
        <w:t>(1)</w:t>
      </w:r>
      <w:r w:rsidRPr="00353C3D">
        <w:rPr>
          <w:strike/>
          <w:color w:val="C00000"/>
          <w:sz w:val="20"/>
        </w:rPr>
        <w:t>-</w:t>
      </w:r>
      <w:r>
        <w:rPr>
          <w:sz w:val="20"/>
        </w:rPr>
        <w:t>year</w:t>
      </w:r>
      <w:r w:rsidRPr="00353C3D">
        <w:rPr>
          <w:strike/>
          <w:color w:val="C00000"/>
          <w:sz w:val="20"/>
        </w:rPr>
        <w:t>-</w:t>
      </w:r>
      <w:r>
        <w:rPr>
          <w:sz w:val="20"/>
        </w:rPr>
        <w:t>old</w:t>
      </w:r>
      <w:r w:rsidRPr="00353C3D">
        <w:rPr>
          <w:strike/>
          <w:color w:val="C00000"/>
          <w:sz w:val="20"/>
        </w:rPr>
        <w:t>,</w:t>
      </w:r>
      <w:r w:rsidRPr="00353C3D">
        <w:rPr>
          <w:strike/>
          <w:color w:val="C00000"/>
          <w:spacing w:val="-3"/>
          <w:sz w:val="20"/>
        </w:rPr>
        <w:t xml:space="preserve"> </w:t>
      </w:r>
      <w:r>
        <w:rPr>
          <w:sz w:val="20"/>
        </w:rPr>
        <w:t>unless approved by the Fire Inspector III-Plans Examiner.</w:t>
      </w:r>
    </w:p>
    <w:p w14:paraId="4176FEDC" w14:textId="77777777" w:rsidR="009E11E2" w:rsidRDefault="009E11E2">
      <w:pPr>
        <w:pStyle w:val="BodyText"/>
        <w:spacing w:before="11"/>
      </w:pPr>
    </w:p>
    <w:p w14:paraId="0A1EA1A3" w14:textId="3FDF898A" w:rsidR="009E11E2" w:rsidRPr="00353C3D" w:rsidRDefault="00000000" w:rsidP="00353C3D">
      <w:pPr>
        <w:pStyle w:val="ListParagraph"/>
        <w:numPr>
          <w:ilvl w:val="3"/>
          <w:numId w:val="8"/>
        </w:numPr>
        <w:tabs>
          <w:tab w:val="left" w:pos="3601"/>
        </w:tabs>
        <w:spacing w:after="240"/>
        <w:ind w:right="367"/>
        <w:rPr>
          <w:sz w:val="20"/>
        </w:rPr>
      </w:pPr>
      <w:r>
        <w:rPr>
          <w:sz w:val="20"/>
        </w:rPr>
        <w:t>When calculating water supply requirements for new installations, deduct ten percent</w:t>
      </w:r>
      <w:r>
        <w:rPr>
          <w:spacing w:val="-3"/>
          <w:sz w:val="20"/>
        </w:rPr>
        <w:t xml:space="preserve"> </w:t>
      </w:r>
      <w:r>
        <w:rPr>
          <w:sz w:val="20"/>
        </w:rPr>
        <w:t>(10%)</w:t>
      </w:r>
      <w:r>
        <w:rPr>
          <w:spacing w:val="-2"/>
          <w:sz w:val="20"/>
        </w:rPr>
        <w:t xml:space="preserve"> </w:t>
      </w:r>
      <w:r>
        <w:rPr>
          <w:sz w:val="20"/>
        </w:rPr>
        <w:t>to a</w:t>
      </w:r>
      <w:r>
        <w:rPr>
          <w:spacing w:val="-3"/>
          <w:sz w:val="20"/>
        </w:rPr>
        <w:t xml:space="preserve"> </w:t>
      </w:r>
      <w:r>
        <w:rPr>
          <w:sz w:val="20"/>
        </w:rPr>
        <w:t>maximum</w:t>
      </w:r>
      <w:r>
        <w:rPr>
          <w:spacing w:val="-3"/>
          <w:sz w:val="20"/>
        </w:rPr>
        <w:t xml:space="preserve"> </w:t>
      </w:r>
      <w:r>
        <w:rPr>
          <w:sz w:val="20"/>
        </w:rPr>
        <w:t>of</w:t>
      </w:r>
      <w:r>
        <w:rPr>
          <w:spacing w:val="-3"/>
          <w:sz w:val="20"/>
        </w:rPr>
        <w:t xml:space="preserve"> </w:t>
      </w:r>
      <w:r>
        <w:rPr>
          <w:sz w:val="20"/>
        </w:rPr>
        <w:t>ten</w:t>
      </w:r>
      <w:r>
        <w:rPr>
          <w:spacing w:val="-4"/>
          <w:sz w:val="20"/>
        </w:rPr>
        <w:t xml:space="preserve"> </w:t>
      </w:r>
      <w:r>
        <w:rPr>
          <w:sz w:val="20"/>
        </w:rPr>
        <w:t>(10)</w:t>
      </w:r>
      <w:r>
        <w:rPr>
          <w:spacing w:val="-3"/>
          <w:sz w:val="20"/>
        </w:rPr>
        <w:t xml:space="preserve"> </w:t>
      </w:r>
      <w:r>
        <w:rPr>
          <w:sz w:val="20"/>
        </w:rPr>
        <w:t>psi</w:t>
      </w:r>
      <w:r>
        <w:rPr>
          <w:spacing w:val="-4"/>
          <w:sz w:val="20"/>
        </w:rPr>
        <w:t xml:space="preserve"> </w:t>
      </w:r>
      <w:r>
        <w:rPr>
          <w:sz w:val="20"/>
        </w:rPr>
        <w:t>from</w:t>
      </w:r>
      <w:r>
        <w:rPr>
          <w:spacing w:val="-3"/>
          <w:sz w:val="20"/>
        </w:rPr>
        <w:t xml:space="preserve"> </w:t>
      </w:r>
      <w:r>
        <w:rPr>
          <w:sz w:val="20"/>
        </w:rPr>
        <w:t>the</w:t>
      </w:r>
      <w:r>
        <w:rPr>
          <w:spacing w:val="-4"/>
          <w:sz w:val="20"/>
        </w:rPr>
        <w:t xml:space="preserve"> </w:t>
      </w:r>
      <w:r>
        <w:rPr>
          <w:sz w:val="20"/>
        </w:rPr>
        <w:t>static</w:t>
      </w:r>
      <w:r>
        <w:rPr>
          <w:spacing w:val="-2"/>
          <w:sz w:val="20"/>
        </w:rPr>
        <w:t xml:space="preserve"> </w:t>
      </w:r>
      <w:r>
        <w:rPr>
          <w:sz w:val="20"/>
        </w:rPr>
        <w:t>and</w:t>
      </w:r>
      <w:r>
        <w:rPr>
          <w:spacing w:val="-4"/>
          <w:sz w:val="20"/>
        </w:rPr>
        <w:t xml:space="preserve"> </w:t>
      </w:r>
      <w:r>
        <w:rPr>
          <w:sz w:val="20"/>
        </w:rPr>
        <w:t>residual</w:t>
      </w:r>
      <w:r>
        <w:rPr>
          <w:spacing w:val="-4"/>
          <w:sz w:val="20"/>
        </w:rPr>
        <w:t xml:space="preserve"> </w:t>
      </w:r>
      <w:r>
        <w:rPr>
          <w:sz w:val="20"/>
        </w:rPr>
        <w:t>pressure. Show the actual flow and reduction on hydraulic calculation sheets.</w:t>
      </w:r>
    </w:p>
    <w:p w14:paraId="0A8C66F8" w14:textId="7D9AD997" w:rsidR="009E11E2" w:rsidRDefault="00000000" w:rsidP="00353C3D">
      <w:pPr>
        <w:pStyle w:val="BodyText"/>
        <w:spacing w:after="240"/>
        <w:ind w:left="3601"/>
      </w:pPr>
      <w:r>
        <w:rPr>
          <w:spacing w:val="-2"/>
        </w:rPr>
        <w:t>Exemption:</w:t>
      </w:r>
    </w:p>
    <w:p w14:paraId="6F9D4EEB" w14:textId="480EA361" w:rsidR="009E11E2" w:rsidRPr="00353C3D" w:rsidRDefault="00000000" w:rsidP="00353C3D">
      <w:pPr>
        <w:pStyle w:val="ListParagraph"/>
        <w:numPr>
          <w:ilvl w:val="4"/>
          <w:numId w:val="8"/>
        </w:numPr>
        <w:tabs>
          <w:tab w:val="left" w:pos="4321"/>
        </w:tabs>
        <w:spacing w:after="240"/>
        <w:ind w:right="386"/>
        <w:rPr>
          <w:sz w:val="20"/>
        </w:rPr>
      </w:pPr>
      <w:r>
        <w:rPr>
          <w:sz w:val="20"/>
        </w:rPr>
        <w:t>13D</w:t>
      </w:r>
      <w:r>
        <w:rPr>
          <w:spacing w:val="-4"/>
          <w:sz w:val="20"/>
        </w:rPr>
        <w:t xml:space="preserve"> </w:t>
      </w:r>
      <w:r>
        <w:rPr>
          <w:sz w:val="20"/>
        </w:rPr>
        <w:t>Systems</w:t>
      </w:r>
      <w:r>
        <w:rPr>
          <w:spacing w:val="-5"/>
          <w:sz w:val="20"/>
        </w:rPr>
        <w:t xml:space="preserve"> </w:t>
      </w:r>
      <w:r>
        <w:rPr>
          <w:sz w:val="20"/>
        </w:rPr>
        <w:t>(One</w:t>
      </w:r>
      <w:r w:rsidR="00353C3D">
        <w:rPr>
          <w:color w:val="C00000"/>
          <w:sz w:val="20"/>
        </w:rPr>
        <w:t>-</w:t>
      </w:r>
      <w:r>
        <w:rPr>
          <w:spacing w:val="-6"/>
          <w:sz w:val="20"/>
        </w:rPr>
        <w:t xml:space="preserve"> </w:t>
      </w:r>
      <w:r>
        <w:rPr>
          <w:sz w:val="20"/>
        </w:rPr>
        <w:t>and</w:t>
      </w:r>
      <w:r>
        <w:rPr>
          <w:spacing w:val="-5"/>
          <w:sz w:val="20"/>
        </w:rPr>
        <w:t xml:space="preserve"> </w:t>
      </w:r>
      <w:r w:rsidRPr="00353C3D">
        <w:rPr>
          <w:sz w:val="20"/>
        </w:rPr>
        <w:t>two</w:t>
      </w:r>
      <w:r w:rsidR="00353C3D">
        <w:rPr>
          <w:color w:val="C00000"/>
          <w:spacing w:val="-4"/>
          <w:sz w:val="20"/>
        </w:rPr>
        <w:t>-</w:t>
      </w:r>
      <w:r w:rsidRPr="00353C3D">
        <w:rPr>
          <w:sz w:val="20"/>
        </w:rPr>
        <w:t>family</w:t>
      </w:r>
      <w:r>
        <w:rPr>
          <w:spacing w:val="-5"/>
          <w:sz w:val="20"/>
        </w:rPr>
        <w:t xml:space="preserve"> </w:t>
      </w:r>
      <w:r>
        <w:rPr>
          <w:sz w:val="20"/>
        </w:rPr>
        <w:t>dwellings)</w:t>
      </w:r>
      <w:r>
        <w:rPr>
          <w:spacing w:val="-5"/>
          <w:sz w:val="20"/>
        </w:rPr>
        <w:t xml:space="preserve"> </w:t>
      </w:r>
      <w:r>
        <w:rPr>
          <w:sz w:val="20"/>
        </w:rPr>
        <w:t>unless</w:t>
      </w:r>
      <w:r>
        <w:rPr>
          <w:spacing w:val="-5"/>
          <w:sz w:val="20"/>
        </w:rPr>
        <w:t xml:space="preserve"> </w:t>
      </w:r>
      <w:r>
        <w:rPr>
          <w:sz w:val="20"/>
        </w:rPr>
        <w:t>required</w:t>
      </w:r>
      <w:r>
        <w:rPr>
          <w:spacing w:val="-6"/>
          <w:sz w:val="20"/>
        </w:rPr>
        <w:t xml:space="preserve"> </w:t>
      </w:r>
      <w:r>
        <w:rPr>
          <w:sz w:val="20"/>
        </w:rPr>
        <w:t>by</w:t>
      </w:r>
      <w:r>
        <w:rPr>
          <w:spacing w:val="-5"/>
          <w:sz w:val="20"/>
        </w:rPr>
        <w:t xml:space="preserve"> </w:t>
      </w:r>
      <w:r>
        <w:rPr>
          <w:sz w:val="20"/>
        </w:rPr>
        <w:t>the</w:t>
      </w:r>
      <w:r>
        <w:rPr>
          <w:spacing w:val="-4"/>
          <w:sz w:val="20"/>
        </w:rPr>
        <w:t xml:space="preserve"> </w:t>
      </w:r>
      <w:r>
        <w:rPr>
          <w:sz w:val="20"/>
        </w:rPr>
        <w:t xml:space="preserve">local </w:t>
      </w:r>
      <w:r>
        <w:rPr>
          <w:spacing w:val="-4"/>
          <w:sz w:val="20"/>
        </w:rPr>
        <w:t>AHJ.</w:t>
      </w:r>
    </w:p>
    <w:p w14:paraId="1B702C26" w14:textId="7DC1E58B" w:rsidR="009E11E2" w:rsidRPr="00353C3D" w:rsidRDefault="00000000" w:rsidP="00353C3D">
      <w:pPr>
        <w:pStyle w:val="ListParagraph"/>
        <w:numPr>
          <w:ilvl w:val="2"/>
          <w:numId w:val="8"/>
        </w:numPr>
        <w:tabs>
          <w:tab w:val="left" w:pos="2880"/>
        </w:tabs>
        <w:spacing w:after="240"/>
        <w:rPr>
          <w:sz w:val="20"/>
        </w:rPr>
      </w:pPr>
      <w:r>
        <w:rPr>
          <w:sz w:val="20"/>
        </w:rPr>
        <w:t>Special</w:t>
      </w:r>
      <w:r>
        <w:rPr>
          <w:spacing w:val="-8"/>
          <w:sz w:val="20"/>
        </w:rPr>
        <w:t xml:space="preserve"> </w:t>
      </w:r>
      <w:proofErr w:type="spellStart"/>
      <w:r w:rsidRPr="00353C3D">
        <w:rPr>
          <w:strike/>
          <w:color w:val="C00000"/>
          <w:sz w:val="20"/>
        </w:rPr>
        <w:t>r</w:t>
      </w:r>
      <w:r w:rsidR="00353C3D">
        <w:rPr>
          <w:color w:val="C00000"/>
          <w:sz w:val="20"/>
        </w:rPr>
        <w:t>R</w:t>
      </w:r>
      <w:r w:rsidRPr="00353C3D">
        <w:rPr>
          <w:sz w:val="20"/>
        </w:rPr>
        <w:t>ules</w:t>
      </w:r>
      <w:proofErr w:type="spellEnd"/>
      <w:r w:rsidRPr="00353C3D">
        <w:rPr>
          <w:spacing w:val="-5"/>
          <w:sz w:val="20"/>
        </w:rPr>
        <w:t xml:space="preserve"> </w:t>
      </w:r>
      <w:r>
        <w:rPr>
          <w:sz w:val="20"/>
        </w:rPr>
        <w:t>for</w:t>
      </w:r>
      <w:r>
        <w:rPr>
          <w:spacing w:val="-7"/>
          <w:sz w:val="20"/>
        </w:rPr>
        <w:t xml:space="preserve"> </w:t>
      </w:r>
      <w:proofErr w:type="spellStart"/>
      <w:r w:rsidRPr="00353C3D">
        <w:rPr>
          <w:strike/>
          <w:color w:val="C00000"/>
          <w:sz w:val="20"/>
        </w:rPr>
        <w:t>s</w:t>
      </w:r>
      <w:r w:rsidR="00353C3D" w:rsidRPr="00353C3D">
        <w:rPr>
          <w:color w:val="C00000"/>
          <w:sz w:val="20"/>
        </w:rPr>
        <w:t>S</w:t>
      </w:r>
      <w:r w:rsidRPr="00353C3D">
        <w:rPr>
          <w:sz w:val="20"/>
        </w:rPr>
        <w:t>mall</w:t>
      </w:r>
      <w:proofErr w:type="spellEnd"/>
      <w:r>
        <w:rPr>
          <w:spacing w:val="-5"/>
          <w:sz w:val="20"/>
        </w:rPr>
        <w:t xml:space="preserve"> </w:t>
      </w:r>
      <w:proofErr w:type="spellStart"/>
      <w:r w:rsidRPr="00353C3D">
        <w:rPr>
          <w:strike/>
          <w:color w:val="C00000"/>
          <w:sz w:val="20"/>
        </w:rPr>
        <w:t>p</w:t>
      </w:r>
      <w:r w:rsidR="00353C3D" w:rsidRPr="00353C3D">
        <w:rPr>
          <w:sz w:val="20"/>
        </w:rPr>
        <w:t>Pr</w:t>
      </w:r>
      <w:r w:rsidRPr="00353C3D">
        <w:rPr>
          <w:sz w:val="20"/>
        </w:rPr>
        <w:t>oject</w:t>
      </w:r>
      <w:proofErr w:type="spellEnd"/>
      <w:r>
        <w:rPr>
          <w:spacing w:val="-6"/>
          <w:sz w:val="20"/>
        </w:rPr>
        <w:t xml:space="preserve"> </w:t>
      </w:r>
      <w:proofErr w:type="spellStart"/>
      <w:r w:rsidRPr="00353C3D">
        <w:rPr>
          <w:strike/>
          <w:color w:val="C00000"/>
          <w:spacing w:val="-2"/>
          <w:sz w:val="20"/>
        </w:rPr>
        <w:t>s</w:t>
      </w:r>
      <w:r w:rsidR="00353C3D" w:rsidRPr="00353C3D">
        <w:rPr>
          <w:color w:val="C00000"/>
          <w:spacing w:val="-2"/>
          <w:sz w:val="20"/>
        </w:rPr>
        <w:t>S</w:t>
      </w:r>
      <w:r>
        <w:rPr>
          <w:spacing w:val="-2"/>
          <w:sz w:val="20"/>
        </w:rPr>
        <w:t>ubmittals</w:t>
      </w:r>
      <w:proofErr w:type="spellEnd"/>
      <w:r w:rsidRPr="00353C3D">
        <w:rPr>
          <w:strike/>
          <w:color w:val="C00000"/>
          <w:spacing w:val="-2"/>
          <w:sz w:val="20"/>
        </w:rPr>
        <w:t>.</w:t>
      </w:r>
    </w:p>
    <w:p w14:paraId="5D107048" w14:textId="7EBB001D" w:rsidR="009E11E2" w:rsidRPr="00353C3D" w:rsidRDefault="00000000" w:rsidP="00353C3D">
      <w:pPr>
        <w:pStyle w:val="ListParagraph"/>
        <w:numPr>
          <w:ilvl w:val="3"/>
          <w:numId w:val="8"/>
        </w:numPr>
        <w:tabs>
          <w:tab w:val="left" w:pos="3601"/>
        </w:tabs>
        <w:spacing w:after="240"/>
        <w:ind w:right="538"/>
        <w:rPr>
          <w:sz w:val="20"/>
        </w:rPr>
      </w:pPr>
      <w:r>
        <w:rPr>
          <w:sz w:val="20"/>
        </w:rPr>
        <w:t>In</w:t>
      </w:r>
      <w:r>
        <w:rPr>
          <w:spacing w:val="-5"/>
          <w:sz w:val="20"/>
        </w:rPr>
        <w:t xml:space="preserve"> </w:t>
      </w:r>
      <w:r>
        <w:rPr>
          <w:sz w:val="20"/>
        </w:rPr>
        <w:t>lieu</w:t>
      </w:r>
      <w:r>
        <w:rPr>
          <w:spacing w:val="-2"/>
          <w:sz w:val="20"/>
        </w:rPr>
        <w:t xml:space="preserve"> </w:t>
      </w:r>
      <w:r>
        <w:rPr>
          <w:sz w:val="20"/>
        </w:rPr>
        <w:t>of</w:t>
      </w:r>
      <w:r>
        <w:rPr>
          <w:spacing w:val="-4"/>
          <w:sz w:val="20"/>
        </w:rPr>
        <w:t xml:space="preserve"> </w:t>
      </w:r>
      <w:r>
        <w:rPr>
          <w:sz w:val="20"/>
        </w:rPr>
        <w:t>full-sized</w:t>
      </w:r>
      <w:r>
        <w:rPr>
          <w:spacing w:val="-3"/>
          <w:sz w:val="20"/>
        </w:rPr>
        <w:t xml:space="preserve"> </w:t>
      </w:r>
      <w:r>
        <w:rPr>
          <w:sz w:val="20"/>
        </w:rPr>
        <w:t>drawings,</w:t>
      </w:r>
      <w:r>
        <w:rPr>
          <w:spacing w:val="-4"/>
          <w:sz w:val="20"/>
        </w:rPr>
        <w:t xml:space="preserve"> </w:t>
      </w:r>
      <w:r>
        <w:rPr>
          <w:sz w:val="20"/>
        </w:rPr>
        <w:t>an</w:t>
      </w:r>
      <w:r>
        <w:rPr>
          <w:spacing w:val="-4"/>
          <w:sz w:val="20"/>
        </w:rPr>
        <w:t xml:space="preserve"> </w:t>
      </w:r>
      <w:r>
        <w:rPr>
          <w:sz w:val="20"/>
        </w:rPr>
        <w:t>AHJ</w:t>
      </w:r>
      <w:r>
        <w:rPr>
          <w:spacing w:val="-2"/>
          <w:sz w:val="20"/>
        </w:rPr>
        <w:t xml:space="preserve"> </w:t>
      </w:r>
      <w:r>
        <w:rPr>
          <w:sz w:val="20"/>
        </w:rPr>
        <w:t>may</w:t>
      </w:r>
      <w:r>
        <w:rPr>
          <w:spacing w:val="-3"/>
          <w:sz w:val="20"/>
        </w:rPr>
        <w:t xml:space="preserve"> </w:t>
      </w:r>
      <w:r>
        <w:rPr>
          <w:sz w:val="20"/>
        </w:rPr>
        <w:t>allow</w:t>
      </w:r>
      <w:r>
        <w:rPr>
          <w:spacing w:val="-4"/>
          <w:sz w:val="20"/>
        </w:rPr>
        <w:t xml:space="preserve"> </w:t>
      </w:r>
      <w:r>
        <w:rPr>
          <w:sz w:val="20"/>
        </w:rPr>
        <w:t>the</w:t>
      </w:r>
      <w:r>
        <w:rPr>
          <w:spacing w:val="-5"/>
          <w:sz w:val="20"/>
        </w:rPr>
        <w:t xml:space="preserve"> </w:t>
      </w:r>
      <w:r>
        <w:rPr>
          <w:sz w:val="20"/>
        </w:rPr>
        <w:t>submittal</w:t>
      </w:r>
      <w:r>
        <w:rPr>
          <w:spacing w:val="-3"/>
          <w:sz w:val="20"/>
        </w:rPr>
        <w:t xml:space="preserve"> </w:t>
      </w:r>
      <w:r>
        <w:rPr>
          <w:sz w:val="20"/>
        </w:rPr>
        <w:t>of</w:t>
      </w:r>
      <w:r>
        <w:rPr>
          <w:spacing w:val="-2"/>
          <w:sz w:val="20"/>
        </w:rPr>
        <w:t xml:space="preserve"> </w:t>
      </w:r>
      <w:r>
        <w:rPr>
          <w:sz w:val="20"/>
        </w:rPr>
        <w:t>a</w:t>
      </w:r>
      <w:r>
        <w:rPr>
          <w:spacing w:val="-4"/>
          <w:sz w:val="20"/>
        </w:rPr>
        <w:t xml:space="preserve"> </w:t>
      </w:r>
      <w:r>
        <w:rPr>
          <w:sz w:val="20"/>
        </w:rPr>
        <w:t>scale</w:t>
      </w:r>
      <w:r>
        <w:rPr>
          <w:spacing w:val="-2"/>
          <w:sz w:val="20"/>
        </w:rPr>
        <w:t xml:space="preserve"> </w:t>
      </w:r>
      <w:r>
        <w:rPr>
          <w:sz w:val="20"/>
        </w:rPr>
        <w:t>drawing of the proposed project on 8½ x 11-inch paper, including product data sheets, calculations,</w:t>
      </w:r>
      <w:r>
        <w:rPr>
          <w:spacing w:val="-4"/>
          <w:sz w:val="20"/>
        </w:rPr>
        <w:t xml:space="preserve"> </w:t>
      </w:r>
      <w:r>
        <w:rPr>
          <w:sz w:val="20"/>
        </w:rPr>
        <w:t>and</w:t>
      </w:r>
      <w:r>
        <w:rPr>
          <w:spacing w:val="-4"/>
          <w:sz w:val="20"/>
        </w:rPr>
        <w:t xml:space="preserve"> </w:t>
      </w:r>
      <w:r>
        <w:rPr>
          <w:sz w:val="20"/>
        </w:rPr>
        <w:t>all</w:t>
      </w:r>
      <w:r>
        <w:rPr>
          <w:spacing w:val="-3"/>
          <w:sz w:val="20"/>
        </w:rPr>
        <w:t xml:space="preserve"> </w:t>
      </w:r>
      <w:r>
        <w:rPr>
          <w:sz w:val="20"/>
        </w:rPr>
        <w:t>information</w:t>
      </w:r>
      <w:r>
        <w:rPr>
          <w:spacing w:val="-4"/>
          <w:sz w:val="20"/>
        </w:rPr>
        <w:t xml:space="preserve"> </w:t>
      </w:r>
      <w:r>
        <w:rPr>
          <w:sz w:val="20"/>
        </w:rPr>
        <w:t>required</w:t>
      </w:r>
      <w:r>
        <w:rPr>
          <w:spacing w:val="-4"/>
          <w:sz w:val="20"/>
        </w:rPr>
        <w:t xml:space="preserve"> </w:t>
      </w:r>
      <w:r>
        <w:rPr>
          <w:sz w:val="20"/>
        </w:rPr>
        <w:t>by</w:t>
      </w:r>
      <w:r>
        <w:rPr>
          <w:spacing w:val="-3"/>
          <w:sz w:val="20"/>
        </w:rPr>
        <w:t xml:space="preserve"> </w:t>
      </w:r>
      <w:r>
        <w:rPr>
          <w:sz w:val="20"/>
        </w:rPr>
        <w:t>the</w:t>
      </w:r>
      <w:r>
        <w:rPr>
          <w:spacing w:val="-4"/>
          <w:sz w:val="20"/>
        </w:rPr>
        <w:t xml:space="preserve"> </w:t>
      </w:r>
      <w:r>
        <w:rPr>
          <w:sz w:val="20"/>
        </w:rPr>
        <w:t>applicable</w:t>
      </w:r>
      <w:r>
        <w:rPr>
          <w:spacing w:val="-4"/>
          <w:sz w:val="20"/>
        </w:rPr>
        <w:t xml:space="preserve"> </w:t>
      </w:r>
      <w:r>
        <w:rPr>
          <w:sz w:val="20"/>
        </w:rPr>
        <w:t>NFPA</w:t>
      </w:r>
      <w:r>
        <w:rPr>
          <w:spacing w:val="-4"/>
          <w:sz w:val="20"/>
        </w:rPr>
        <w:t xml:space="preserve"> </w:t>
      </w:r>
      <w:r>
        <w:rPr>
          <w:sz w:val="20"/>
        </w:rPr>
        <w:t>standard.</w:t>
      </w:r>
      <w:r>
        <w:rPr>
          <w:spacing w:val="-4"/>
          <w:sz w:val="20"/>
        </w:rPr>
        <w:t xml:space="preserve"> </w:t>
      </w:r>
      <w:r>
        <w:rPr>
          <w:sz w:val="20"/>
        </w:rPr>
        <w:t>The certified</w:t>
      </w:r>
      <w:r>
        <w:rPr>
          <w:spacing w:val="-1"/>
          <w:sz w:val="20"/>
        </w:rPr>
        <w:t xml:space="preserve"> </w:t>
      </w:r>
      <w:r>
        <w:rPr>
          <w:sz w:val="20"/>
        </w:rPr>
        <w:t>Fire Inspector</w:t>
      </w:r>
      <w:r>
        <w:rPr>
          <w:spacing w:val="-1"/>
          <w:sz w:val="20"/>
        </w:rPr>
        <w:t xml:space="preserve"> </w:t>
      </w:r>
      <w:r>
        <w:rPr>
          <w:sz w:val="20"/>
        </w:rPr>
        <w:t>has the</w:t>
      </w:r>
      <w:r>
        <w:rPr>
          <w:spacing w:val="-2"/>
          <w:sz w:val="20"/>
        </w:rPr>
        <w:t xml:space="preserve"> </w:t>
      </w:r>
      <w:r>
        <w:rPr>
          <w:sz w:val="20"/>
        </w:rPr>
        <w:t>right</w:t>
      </w:r>
      <w:r>
        <w:rPr>
          <w:spacing w:val="-1"/>
          <w:sz w:val="20"/>
        </w:rPr>
        <w:t xml:space="preserve"> </w:t>
      </w:r>
      <w:r>
        <w:rPr>
          <w:sz w:val="20"/>
        </w:rPr>
        <w:t>to</w:t>
      </w:r>
      <w:r>
        <w:rPr>
          <w:spacing w:val="-1"/>
          <w:sz w:val="20"/>
        </w:rPr>
        <w:t xml:space="preserve"> </w:t>
      </w:r>
      <w:r>
        <w:rPr>
          <w:sz w:val="20"/>
        </w:rPr>
        <w:t>require additional information as may be necessary to fully evaluate the project.</w:t>
      </w:r>
    </w:p>
    <w:p w14:paraId="3DB7DF96" w14:textId="6C16BDA4" w:rsidR="009E11E2" w:rsidRPr="00353C3D" w:rsidRDefault="00000000" w:rsidP="00353C3D">
      <w:pPr>
        <w:pStyle w:val="ListParagraph"/>
        <w:numPr>
          <w:ilvl w:val="3"/>
          <w:numId w:val="8"/>
        </w:numPr>
        <w:tabs>
          <w:tab w:val="left" w:pos="3601"/>
        </w:tabs>
        <w:spacing w:before="1" w:after="240"/>
        <w:ind w:right="381"/>
        <w:rPr>
          <w:sz w:val="20"/>
        </w:rPr>
      </w:pPr>
      <w:r>
        <w:rPr>
          <w:sz w:val="20"/>
        </w:rPr>
        <w:t>A signed letter on the registered contractor's letterhead must be submitted explaining the scope of work and a statement that tenant finish, remodel, or additions</w:t>
      </w:r>
      <w:r>
        <w:rPr>
          <w:spacing w:val="-3"/>
          <w:sz w:val="20"/>
        </w:rPr>
        <w:t xml:space="preserve"> </w:t>
      </w:r>
      <w:r>
        <w:rPr>
          <w:sz w:val="20"/>
        </w:rPr>
        <w:t>do</w:t>
      </w:r>
      <w:r>
        <w:rPr>
          <w:spacing w:val="-3"/>
          <w:sz w:val="20"/>
        </w:rPr>
        <w:t xml:space="preserve"> </w:t>
      </w:r>
      <w:r>
        <w:rPr>
          <w:sz w:val="20"/>
        </w:rPr>
        <w:t>not</w:t>
      </w:r>
      <w:r>
        <w:rPr>
          <w:spacing w:val="-3"/>
          <w:sz w:val="20"/>
        </w:rPr>
        <w:t xml:space="preserve"> </w:t>
      </w:r>
      <w:r>
        <w:rPr>
          <w:sz w:val="20"/>
        </w:rPr>
        <w:t>affect</w:t>
      </w:r>
      <w:r>
        <w:rPr>
          <w:spacing w:val="-5"/>
          <w:sz w:val="20"/>
        </w:rPr>
        <w:t xml:space="preserve"> </w:t>
      </w:r>
      <w:r>
        <w:rPr>
          <w:sz w:val="20"/>
        </w:rPr>
        <w:t>the</w:t>
      </w:r>
      <w:r>
        <w:rPr>
          <w:spacing w:val="-1"/>
          <w:sz w:val="20"/>
        </w:rPr>
        <w:t xml:space="preserve"> </w:t>
      </w:r>
      <w:r>
        <w:rPr>
          <w:sz w:val="20"/>
        </w:rPr>
        <w:t>hydraulic</w:t>
      </w:r>
      <w:r>
        <w:rPr>
          <w:spacing w:val="-4"/>
          <w:sz w:val="20"/>
        </w:rPr>
        <w:t xml:space="preserve"> </w:t>
      </w:r>
      <w:r>
        <w:rPr>
          <w:sz w:val="20"/>
        </w:rPr>
        <w:t>demand</w:t>
      </w:r>
      <w:r>
        <w:rPr>
          <w:spacing w:val="-5"/>
          <w:sz w:val="20"/>
        </w:rPr>
        <w:t xml:space="preserve"> </w:t>
      </w:r>
      <w:r>
        <w:rPr>
          <w:sz w:val="20"/>
        </w:rPr>
        <w:t>design</w:t>
      </w:r>
      <w:r>
        <w:rPr>
          <w:spacing w:val="-5"/>
          <w:sz w:val="20"/>
        </w:rPr>
        <w:t xml:space="preserve"> </w:t>
      </w:r>
      <w:r>
        <w:rPr>
          <w:sz w:val="20"/>
        </w:rPr>
        <w:t>or</w:t>
      </w:r>
      <w:r>
        <w:rPr>
          <w:spacing w:val="-4"/>
          <w:sz w:val="20"/>
        </w:rPr>
        <w:t xml:space="preserve"> </w:t>
      </w:r>
      <w:r>
        <w:rPr>
          <w:sz w:val="20"/>
        </w:rPr>
        <w:t>integrity</w:t>
      </w:r>
      <w:r>
        <w:rPr>
          <w:spacing w:val="-4"/>
          <w:sz w:val="20"/>
        </w:rPr>
        <w:t xml:space="preserve"> </w:t>
      </w:r>
      <w:r>
        <w:rPr>
          <w:sz w:val="20"/>
        </w:rPr>
        <w:t>of</w:t>
      </w:r>
      <w:r>
        <w:rPr>
          <w:spacing w:val="-3"/>
          <w:sz w:val="20"/>
        </w:rPr>
        <w:t xml:space="preserve"> </w:t>
      </w:r>
      <w:r>
        <w:rPr>
          <w:sz w:val="20"/>
        </w:rPr>
        <w:t>the</w:t>
      </w:r>
      <w:r>
        <w:rPr>
          <w:spacing w:val="-3"/>
          <w:sz w:val="20"/>
        </w:rPr>
        <w:t xml:space="preserve"> </w:t>
      </w:r>
      <w:r>
        <w:rPr>
          <w:sz w:val="20"/>
        </w:rPr>
        <w:t>existing</w:t>
      </w:r>
      <w:r>
        <w:rPr>
          <w:spacing w:val="-6"/>
          <w:sz w:val="20"/>
        </w:rPr>
        <w:t xml:space="preserve"> </w:t>
      </w:r>
      <w:r>
        <w:rPr>
          <w:sz w:val="20"/>
        </w:rPr>
        <w:t>fire protection system.</w:t>
      </w:r>
    </w:p>
    <w:p w14:paraId="4D6AB267" w14:textId="52047565" w:rsidR="009E11E2" w:rsidRPr="00353C3D" w:rsidRDefault="00000000" w:rsidP="00353C3D">
      <w:pPr>
        <w:pStyle w:val="ListParagraph"/>
        <w:numPr>
          <w:ilvl w:val="1"/>
          <w:numId w:val="8"/>
        </w:numPr>
        <w:tabs>
          <w:tab w:val="left" w:pos="2160"/>
        </w:tabs>
        <w:spacing w:after="240"/>
        <w:rPr>
          <w:sz w:val="20"/>
        </w:rPr>
      </w:pPr>
      <w:r>
        <w:rPr>
          <w:sz w:val="20"/>
        </w:rPr>
        <w:t>General</w:t>
      </w:r>
      <w:r>
        <w:rPr>
          <w:spacing w:val="-9"/>
          <w:sz w:val="20"/>
        </w:rPr>
        <w:t xml:space="preserve"> </w:t>
      </w:r>
      <w:r>
        <w:rPr>
          <w:sz w:val="20"/>
        </w:rPr>
        <w:t>Requirements</w:t>
      </w:r>
      <w:r>
        <w:rPr>
          <w:spacing w:val="-9"/>
          <w:sz w:val="20"/>
        </w:rPr>
        <w:t xml:space="preserve"> </w:t>
      </w:r>
      <w:r>
        <w:rPr>
          <w:sz w:val="20"/>
        </w:rPr>
        <w:t>for</w:t>
      </w:r>
      <w:r>
        <w:rPr>
          <w:spacing w:val="-9"/>
          <w:sz w:val="20"/>
        </w:rPr>
        <w:t xml:space="preserve"> </w:t>
      </w:r>
      <w:r>
        <w:rPr>
          <w:sz w:val="20"/>
        </w:rPr>
        <w:t>Installation</w:t>
      </w:r>
      <w:r>
        <w:rPr>
          <w:spacing w:val="-9"/>
          <w:sz w:val="20"/>
        </w:rPr>
        <w:t xml:space="preserve"> </w:t>
      </w:r>
      <w:r>
        <w:rPr>
          <w:sz w:val="20"/>
        </w:rPr>
        <w:t>of</w:t>
      </w:r>
      <w:r>
        <w:rPr>
          <w:spacing w:val="-10"/>
          <w:sz w:val="20"/>
        </w:rPr>
        <w:t xml:space="preserve"> </w:t>
      </w:r>
      <w:r>
        <w:rPr>
          <w:sz w:val="20"/>
        </w:rPr>
        <w:t>Fire</w:t>
      </w:r>
      <w:r>
        <w:rPr>
          <w:spacing w:val="-10"/>
          <w:sz w:val="20"/>
        </w:rPr>
        <w:t xml:space="preserve"> </w:t>
      </w:r>
      <w:r>
        <w:rPr>
          <w:sz w:val="20"/>
        </w:rPr>
        <w:t>Suppression</w:t>
      </w:r>
      <w:r>
        <w:rPr>
          <w:spacing w:val="-9"/>
          <w:sz w:val="20"/>
        </w:rPr>
        <w:t xml:space="preserve"> </w:t>
      </w:r>
      <w:r>
        <w:rPr>
          <w:spacing w:val="-2"/>
          <w:sz w:val="20"/>
        </w:rPr>
        <w:t>Systems</w:t>
      </w:r>
    </w:p>
    <w:p w14:paraId="02016C8F" w14:textId="3E9484FF" w:rsidR="009E11E2" w:rsidRPr="00353C3D" w:rsidRDefault="00000000" w:rsidP="00353C3D">
      <w:pPr>
        <w:pStyle w:val="ListParagraph"/>
        <w:numPr>
          <w:ilvl w:val="2"/>
          <w:numId w:val="8"/>
        </w:numPr>
        <w:tabs>
          <w:tab w:val="left" w:pos="2880"/>
        </w:tabs>
        <w:spacing w:after="240"/>
        <w:ind w:right="682"/>
        <w:rPr>
          <w:sz w:val="20"/>
        </w:rPr>
      </w:pPr>
      <w:r>
        <w:rPr>
          <w:sz w:val="20"/>
        </w:rPr>
        <w:t>One set of plans and product data sheets, approved by the Fire Inspector III-Plans Examiner,</w:t>
      </w:r>
      <w:r>
        <w:rPr>
          <w:spacing w:val="-2"/>
          <w:sz w:val="20"/>
        </w:rPr>
        <w:t xml:space="preserve"> </w:t>
      </w:r>
      <w:r>
        <w:rPr>
          <w:sz w:val="20"/>
        </w:rPr>
        <w:t>must</w:t>
      </w:r>
      <w:r>
        <w:rPr>
          <w:spacing w:val="-4"/>
          <w:sz w:val="20"/>
        </w:rPr>
        <w:t xml:space="preserve"> </w:t>
      </w:r>
      <w:r>
        <w:rPr>
          <w:sz w:val="20"/>
        </w:rPr>
        <w:t>remain</w:t>
      </w:r>
      <w:r>
        <w:rPr>
          <w:spacing w:val="-4"/>
          <w:sz w:val="20"/>
        </w:rPr>
        <w:t xml:space="preserve"> </w:t>
      </w:r>
      <w:r>
        <w:rPr>
          <w:sz w:val="20"/>
        </w:rPr>
        <w:t>on</w:t>
      </w:r>
      <w:r>
        <w:rPr>
          <w:spacing w:val="-4"/>
          <w:sz w:val="20"/>
        </w:rPr>
        <w:t xml:space="preserve"> </w:t>
      </w:r>
      <w:r>
        <w:rPr>
          <w:sz w:val="20"/>
        </w:rPr>
        <w:t>the</w:t>
      </w:r>
      <w:r>
        <w:rPr>
          <w:spacing w:val="-5"/>
          <w:sz w:val="20"/>
        </w:rPr>
        <w:t xml:space="preserve"> </w:t>
      </w:r>
      <w:r>
        <w:rPr>
          <w:sz w:val="20"/>
        </w:rPr>
        <w:t>job</w:t>
      </w:r>
      <w:r>
        <w:rPr>
          <w:spacing w:val="-5"/>
          <w:sz w:val="20"/>
        </w:rPr>
        <w:t xml:space="preserve"> </w:t>
      </w:r>
      <w:r>
        <w:rPr>
          <w:sz w:val="20"/>
        </w:rPr>
        <w:t>site</w:t>
      </w:r>
      <w:r>
        <w:rPr>
          <w:spacing w:val="-5"/>
          <w:sz w:val="20"/>
        </w:rPr>
        <w:t xml:space="preserve"> </w:t>
      </w:r>
      <w:r>
        <w:rPr>
          <w:sz w:val="20"/>
        </w:rPr>
        <w:t>for</w:t>
      </w:r>
      <w:r>
        <w:rPr>
          <w:spacing w:val="-4"/>
          <w:sz w:val="20"/>
        </w:rPr>
        <w:t xml:space="preserve"> </w:t>
      </w:r>
      <w:r>
        <w:rPr>
          <w:sz w:val="20"/>
        </w:rPr>
        <w:t>use</w:t>
      </w:r>
      <w:r>
        <w:rPr>
          <w:spacing w:val="-4"/>
          <w:sz w:val="20"/>
        </w:rPr>
        <w:t xml:space="preserve"> </w:t>
      </w:r>
      <w:r>
        <w:rPr>
          <w:sz w:val="20"/>
        </w:rPr>
        <w:t>by</w:t>
      </w:r>
      <w:r>
        <w:rPr>
          <w:spacing w:val="-3"/>
          <w:sz w:val="20"/>
        </w:rPr>
        <w:t xml:space="preserve"> </w:t>
      </w:r>
      <w:r>
        <w:rPr>
          <w:sz w:val="20"/>
        </w:rPr>
        <w:t>the</w:t>
      </w:r>
      <w:r>
        <w:rPr>
          <w:spacing w:val="-3"/>
          <w:sz w:val="20"/>
        </w:rPr>
        <w:t xml:space="preserve"> </w:t>
      </w:r>
      <w:r>
        <w:rPr>
          <w:sz w:val="20"/>
        </w:rPr>
        <w:t>inspector.</w:t>
      </w:r>
      <w:r>
        <w:rPr>
          <w:spacing w:val="-4"/>
          <w:sz w:val="20"/>
        </w:rPr>
        <w:t xml:space="preserve"> </w:t>
      </w:r>
      <w:r>
        <w:rPr>
          <w:sz w:val="20"/>
        </w:rPr>
        <w:t>No</w:t>
      </w:r>
      <w:r>
        <w:rPr>
          <w:spacing w:val="-2"/>
          <w:sz w:val="20"/>
        </w:rPr>
        <w:t xml:space="preserve"> </w:t>
      </w:r>
      <w:r>
        <w:rPr>
          <w:sz w:val="20"/>
        </w:rPr>
        <w:t>deviations</w:t>
      </w:r>
      <w:r>
        <w:rPr>
          <w:spacing w:val="-3"/>
          <w:sz w:val="20"/>
        </w:rPr>
        <w:t xml:space="preserve"> </w:t>
      </w:r>
      <w:r>
        <w:rPr>
          <w:sz w:val="20"/>
        </w:rPr>
        <w:t>from</w:t>
      </w:r>
      <w:r>
        <w:rPr>
          <w:spacing w:val="-2"/>
          <w:sz w:val="20"/>
        </w:rPr>
        <w:t xml:space="preserve"> </w:t>
      </w:r>
      <w:r>
        <w:rPr>
          <w:sz w:val="20"/>
        </w:rPr>
        <w:t>the approved</w:t>
      </w:r>
      <w:r>
        <w:rPr>
          <w:spacing w:val="-4"/>
          <w:sz w:val="20"/>
        </w:rPr>
        <w:t xml:space="preserve"> </w:t>
      </w:r>
      <w:r>
        <w:rPr>
          <w:sz w:val="20"/>
        </w:rPr>
        <w:t>plans</w:t>
      </w:r>
      <w:r>
        <w:rPr>
          <w:spacing w:val="-3"/>
          <w:sz w:val="20"/>
        </w:rPr>
        <w:t xml:space="preserve"> </w:t>
      </w:r>
      <w:r>
        <w:rPr>
          <w:sz w:val="20"/>
        </w:rPr>
        <w:t>are</w:t>
      </w:r>
      <w:r>
        <w:rPr>
          <w:spacing w:val="-4"/>
          <w:sz w:val="20"/>
        </w:rPr>
        <w:t xml:space="preserve"> </w:t>
      </w:r>
      <w:r>
        <w:rPr>
          <w:sz w:val="20"/>
        </w:rPr>
        <w:t>allowed</w:t>
      </w:r>
      <w:r>
        <w:rPr>
          <w:spacing w:val="-2"/>
          <w:sz w:val="20"/>
        </w:rPr>
        <w:t xml:space="preserve"> </w:t>
      </w:r>
      <w:r>
        <w:rPr>
          <w:sz w:val="20"/>
        </w:rPr>
        <w:t>unless</w:t>
      </w:r>
      <w:r>
        <w:rPr>
          <w:spacing w:val="-3"/>
          <w:sz w:val="20"/>
        </w:rPr>
        <w:t xml:space="preserve"> </w:t>
      </w:r>
      <w:r>
        <w:rPr>
          <w:sz w:val="20"/>
        </w:rPr>
        <w:t>approved</w:t>
      </w:r>
      <w:r>
        <w:rPr>
          <w:spacing w:val="-4"/>
          <w:sz w:val="20"/>
        </w:rPr>
        <w:t xml:space="preserve"> </w:t>
      </w:r>
      <w:r>
        <w:rPr>
          <w:sz w:val="20"/>
        </w:rPr>
        <w:t>by</w:t>
      </w:r>
      <w:r>
        <w:rPr>
          <w:spacing w:val="-3"/>
          <w:sz w:val="20"/>
        </w:rPr>
        <w:t xml:space="preserve"> </w:t>
      </w:r>
      <w:r>
        <w:rPr>
          <w:sz w:val="20"/>
        </w:rPr>
        <w:t>the</w:t>
      </w:r>
      <w:r>
        <w:rPr>
          <w:spacing w:val="-5"/>
          <w:sz w:val="20"/>
        </w:rPr>
        <w:t xml:space="preserve"> </w:t>
      </w:r>
      <w:r>
        <w:rPr>
          <w:sz w:val="20"/>
        </w:rPr>
        <w:t>Fire</w:t>
      </w:r>
      <w:r>
        <w:rPr>
          <w:spacing w:val="-4"/>
          <w:sz w:val="20"/>
        </w:rPr>
        <w:t xml:space="preserve"> </w:t>
      </w:r>
      <w:r>
        <w:rPr>
          <w:sz w:val="20"/>
        </w:rPr>
        <w:t>Inspector</w:t>
      </w:r>
      <w:r>
        <w:rPr>
          <w:spacing w:val="-4"/>
          <w:sz w:val="20"/>
        </w:rPr>
        <w:t xml:space="preserve"> </w:t>
      </w:r>
      <w:r>
        <w:rPr>
          <w:sz w:val="20"/>
        </w:rPr>
        <w:t>III-Plans</w:t>
      </w:r>
      <w:r>
        <w:rPr>
          <w:spacing w:val="-1"/>
          <w:sz w:val="20"/>
        </w:rPr>
        <w:t xml:space="preserve"> </w:t>
      </w:r>
      <w:r>
        <w:rPr>
          <w:sz w:val="20"/>
        </w:rPr>
        <w:t>Examiner.</w:t>
      </w:r>
    </w:p>
    <w:p w14:paraId="3C6B02F4" w14:textId="0F38B767" w:rsidR="009E11E2" w:rsidRDefault="00000000" w:rsidP="00353C3D">
      <w:pPr>
        <w:pStyle w:val="BodyText"/>
        <w:spacing w:after="240"/>
        <w:ind w:left="2880"/>
      </w:pPr>
      <w:r>
        <w:rPr>
          <w:spacing w:val="-2"/>
        </w:rPr>
        <w:t>Exemption:</w:t>
      </w:r>
    </w:p>
    <w:p w14:paraId="3D8F97E6" w14:textId="2A12F647" w:rsidR="009E11E2" w:rsidRPr="00353C3D" w:rsidRDefault="00000000" w:rsidP="00353C3D">
      <w:pPr>
        <w:pStyle w:val="ListParagraph"/>
        <w:numPr>
          <w:ilvl w:val="3"/>
          <w:numId w:val="8"/>
        </w:numPr>
        <w:tabs>
          <w:tab w:val="left" w:pos="3601"/>
        </w:tabs>
        <w:spacing w:before="1" w:after="240"/>
        <w:ind w:right="499"/>
        <w:rPr>
          <w:sz w:val="20"/>
        </w:rPr>
      </w:pPr>
      <w:r>
        <w:rPr>
          <w:sz w:val="20"/>
        </w:rPr>
        <w:t>Minor</w:t>
      </w:r>
      <w:r>
        <w:rPr>
          <w:spacing w:val="-5"/>
          <w:sz w:val="20"/>
        </w:rPr>
        <w:t xml:space="preserve"> </w:t>
      </w:r>
      <w:r>
        <w:rPr>
          <w:sz w:val="20"/>
        </w:rPr>
        <w:t>modifications</w:t>
      </w:r>
      <w:r>
        <w:rPr>
          <w:spacing w:val="-4"/>
          <w:sz w:val="20"/>
        </w:rPr>
        <w:t xml:space="preserve"> </w:t>
      </w:r>
      <w:r w:rsidR="00353C3D">
        <w:rPr>
          <w:color w:val="C00000"/>
          <w:spacing w:val="-4"/>
          <w:sz w:val="20"/>
        </w:rPr>
        <w:t xml:space="preserve">that are </w:t>
      </w:r>
      <w:r>
        <w:rPr>
          <w:sz w:val="20"/>
        </w:rPr>
        <w:t>required</w:t>
      </w:r>
      <w:r>
        <w:rPr>
          <w:spacing w:val="-5"/>
          <w:sz w:val="20"/>
        </w:rPr>
        <w:t xml:space="preserve"> </w:t>
      </w:r>
      <w:r>
        <w:rPr>
          <w:sz w:val="20"/>
        </w:rPr>
        <w:t>to</w:t>
      </w:r>
      <w:r>
        <w:rPr>
          <w:spacing w:val="-3"/>
          <w:sz w:val="20"/>
        </w:rPr>
        <w:t xml:space="preserve"> </w:t>
      </w:r>
      <w:r>
        <w:rPr>
          <w:sz w:val="20"/>
        </w:rPr>
        <w:t>adapt</w:t>
      </w:r>
      <w:r>
        <w:rPr>
          <w:spacing w:val="-5"/>
          <w:sz w:val="20"/>
        </w:rPr>
        <w:t xml:space="preserve"> </w:t>
      </w:r>
      <w:r>
        <w:rPr>
          <w:sz w:val="20"/>
        </w:rPr>
        <w:t>to</w:t>
      </w:r>
      <w:r>
        <w:rPr>
          <w:spacing w:val="-3"/>
          <w:sz w:val="20"/>
        </w:rPr>
        <w:t xml:space="preserve"> </w:t>
      </w:r>
      <w:r>
        <w:rPr>
          <w:sz w:val="20"/>
        </w:rPr>
        <w:t>unexpected</w:t>
      </w:r>
      <w:r>
        <w:rPr>
          <w:spacing w:val="-3"/>
          <w:sz w:val="20"/>
        </w:rPr>
        <w:t xml:space="preserve"> </w:t>
      </w:r>
      <w:r>
        <w:rPr>
          <w:sz w:val="20"/>
        </w:rPr>
        <w:t>on-site</w:t>
      </w:r>
      <w:r>
        <w:rPr>
          <w:spacing w:val="-6"/>
          <w:sz w:val="20"/>
        </w:rPr>
        <w:t xml:space="preserve"> </w:t>
      </w:r>
      <w:r>
        <w:rPr>
          <w:sz w:val="20"/>
        </w:rPr>
        <w:t>conditions</w:t>
      </w:r>
      <w:r>
        <w:rPr>
          <w:spacing w:val="-4"/>
          <w:sz w:val="20"/>
        </w:rPr>
        <w:t xml:space="preserve"> </w:t>
      </w:r>
      <w:r>
        <w:rPr>
          <w:sz w:val="20"/>
        </w:rPr>
        <w:t>which</w:t>
      </w:r>
      <w:r>
        <w:rPr>
          <w:spacing w:val="-3"/>
          <w:sz w:val="20"/>
        </w:rPr>
        <w:t xml:space="preserve"> </w:t>
      </w:r>
      <w:r>
        <w:rPr>
          <w:sz w:val="20"/>
        </w:rPr>
        <w:t>do not affect a system’s integrity or hydraulic design.</w:t>
      </w:r>
    </w:p>
    <w:p w14:paraId="0365668A" w14:textId="0F575812" w:rsidR="009E11E2" w:rsidRPr="00353C3D" w:rsidRDefault="00000000" w:rsidP="00353C3D">
      <w:pPr>
        <w:pStyle w:val="ListParagraph"/>
        <w:numPr>
          <w:ilvl w:val="2"/>
          <w:numId w:val="8"/>
        </w:numPr>
        <w:tabs>
          <w:tab w:val="left" w:pos="2880"/>
        </w:tabs>
        <w:spacing w:after="240"/>
        <w:ind w:right="444"/>
        <w:rPr>
          <w:sz w:val="20"/>
        </w:rPr>
      </w:pPr>
      <w:r>
        <w:rPr>
          <w:sz w:val="20"/>
        </w:rPr>
        <w:t xml:space="preserve">All components, including aboveground and underground </w:t>
      </w:r>
      <w:proofErr w:type="gramStart"/>
      <w:r>
        <w:rPr>
          <w:sz w:val="20"/>
        </w:rPr>
        <w:t>piping</w:t>
      </w:r>
      <w:proofErr w:type="gramEnd"/>
      <w:r>
        <w:rPr>
          <w:sz w:val="20"/>
        </w:rPr>
        <w:t xml:space="preserve"> must be accessible for inspection</w:t>
      </w:r>
      <w:r>
        <w:rPr>
          <w:spacing w:val="-4"/>
          <w:sz w:val="20"/>
        </w:rPr>
        <w:t xml:space="preserve"> </w:t>
      </w:r>
      <w:r>
        <w:rPr>
          <w:sz w:val="20"/>
        </w:rPr>
        <w:t>by</w:t>
      </w:r>
      <w:r>
        <w:rPr>
          <w:spacing w:val="-4"/>
          <w:sz w:val="20"/>
        </w:rPr>
        <w:t xml:space="preserve"> </w:t>
      </w:r>
      <w:r>
        <w:rPr>
          <w:sz w:val="20"/>
        </w:rPr>
        <w:t>a</w:t>
      </w:r>
      <w:r>
        <w:rPr>
          <w:spacing w:val="-6"/>
          <w:sz w:val="20"/>
        </w:rPr>
        <w:t xml:space="preserve"> </w:t>
      </w:r>
      <w:r>
        <w:rPr>
          <w:sz w:val="20"/>
        </w:rPr>
        <w:t>certified</w:t>
      </w:r>
      <w:r>
        <w:rPr>
          <w:spacing w:val="-6"/>
          <w:sz w:val="20"/>
        </w:rPr>
        <w:t xml:space="preserve"> </w:t>
      </w:r>
      <w:r>
        <w:rPr>
          <w:sz w:val="20"/>
        </w:rPr>
        <w:t>Fire</w:t>
      </w:r>
      <w:r>
        <w:rPr>
          <w:spacing w:val="-5"/>
          <w:sz w:val="20"/>
        </w:rPr>
        <w:t xml:space="preserve"> </w:t>
      </w:r>
      <w:r>
        <w:rPr>
          <w:sz w:val="20"/>
        </w:rPr>
        <w:t>Inspector.</w:t>
      </w:r>
      <w:r>
        <w:rPr>
          <w:spacing w:val="-5"/>
          <w:sz w:val="20"/>
        </w:rPr>
        <w:t xml:space="preserve"> </w:t>
      </w:r>
      <w:r>
        <w:rPr>
          <w:sz w:val="20"/>
        </w:rPr>
        <w:t>Whenever</w:t>
      </w:r>
      <w:r>
        <w:rPr>
          <w:spacing w:val="-5"/>
          <w:sz w:val="20"/>
        </w:rPr>
        <w:t xml:space="preserve"> </w:t>
      </w:r>
      <w:r>
        <w:rPr>
          <w:sz w:val="20"/>
        </w:rPr>
        <w:t>any installation</w:t>
      </w:r>
      <w:r>
        <w:rPr>
          <w:spacing w:val="-5"/>
          <w:sz w:val="20"/>
        </w:rPr>
        <w:t xml:space="preserve"> </w:t>
      </w:r>
      <w:r>
        <w:rPr>
          <w:sz w:val="20"/>
        </w:rPr>
        <w:t>subject</w:t>
      </w:r>
      <w:r>
        <w:rPr>
          <w:spacing w:val="-5"/>
          <w:sz w:val="20"/>
        </w:rPr>
        <w:t xml:space="preserve"> </w:t>
      </w:r>
      <w:r>
        <w:rPr>
          <w:sz w:val="20"/>
        </w:rPr>
        <w:t>to</w:t>
      </w:r>
      <w:r>
        <w:rPr>
          <w:spacing w:val="-5"/>
          <w:sz w:val="20"/>
        </w:rPr>
        <w:t xml:space="preserve"> </w:t>
      </w:r>
      <w:r>
        <w:rPr>
          <w:sz w:val="20"/>
        </w:rPr>
        <w:t>inspection</w:t>
      </w:r>
      <w:r>
        <w:rPr>
          <w:spacing w:val="-4"/>
          <w:sz w:val="20"/>
        </w:rPr>
        <w:t xml:space="preserve"> </w:t>
      </w:r>
      <w:r>
        <w:rPr>
          <w:sz w:val="20"/>
        </w:rPr>
        <w:t>is covered or concealed prior to being inspected, the inspector shall have the authority to require that such work be exposed for inspection.</w:t>
      </w:r>
    </w:p>
    <w:p w14:paraId="0A92D0FD" w14:textId="4ED14126" w:rsidR="009E11E2" w:rsidRPr="007E5B92" w:rsidRDefault="00000000" w:rsidP="007E5B92">
      <w:pPr>
        <w:pStyle w:val="ListParagraph"/>
        <w:numPr>
          <w:ilvl w:val="2"/>
          <w:numId w:val="8"/>
        </w:numPr>
        <w:tabs>
          <w:tab w:val="left" w:pos="2880"/>
        </w:tabs>
        <w:spacing w:after="240"/>
        <w:ind w:right="399"/>
        <w:rPr>
          <w:sz w:val="20"/>
        </w:rPr>
      </w:pPr>
      <w:r>
        <w:rPr>
          <w:sz w:val="20"/>
        </w:rPr>
        <w:t>A “Contractor's Material and Test Certificate for Aboveground Piping” or “Contractor's Material</w:t>
      </w:r>
      <w:r>
        <w:rPr>
          <w:spacing w:val="-4"/>
          <w:sz w:val="20"/>
        </w:rPr>
        <w:t xml:space="preserve"> </w:t>
      </w:r>
      <w:r>
        <w:rPr>
          <w:sz w:val="20"/>
        </w:rPr>
        <w:t>and</w:t>
      </w:r>
      <w:r>
        <w:rPr>
          <w:spacing w:val="-5"/>
          <w:sz w:val="20"/>
        </w:rPr>
        <w:t xml:space="preserve"> </w:t>
      </w:r>
      <w:r>
        <w:rPr>
          <w:sz w:val="20"/>
        </w:rPr>
        <w:t>Test</w:t>
      </w:r>
      <w:r>
        <w:rPr>
          <w:spacing w:val="-5"/>
          <w:sz w:val="20"/>
        </w:rPr>
        <w:t xml:space="preserve"> </w:t>
      </w:r>
      <w:r>
        <w:rPr>
          <w:sz w:val="20"/>
        </w:rPr>
        <w:t>Certificate</w:t>
      </w:r>
      <w:r>
        <w:rPr>
          <w:spacing w:val="-5"/>
          <w:sz w:val="20"/>
        </w:rPr>
        <w:t xml:space="preserve"> </w:t>
      </w:r>
      <w:r>
        <w:rPr>
          <w:sz w:val="20"/>
        </w:rPr>
        <w:t>for</w:t>
      </w:r>
      <w:r>
        <w:rPr>
          <w:spacing w:val="-5"/>
          <w:sz w:val="20"/>
        </w:rPr>
        <w:t xml:space="preserve"> </w:t>
      </w:r>
      <w:r>
        <w:rPr>
          <w:sz w:val="20"/>
        </w:rPr>
        <w:t>Underground</w:t>
      </w:r>
      <w:r>
        <w:rPr>
          <w:spacing w:val="-3"/>
          <w:sz w:val="20"/>
        </w:rPr>
        <w:t xml:space="preserve"> </w:t>
      </w:r>
      <w:r>
        <w:rPr>
          <w:sz w:val="20"/>
        </w:rPr>
        <w:t>Piping”,</w:t>
      </w:r>
      <w:r>
        <w:rPr>
          <w:spacing w:val="-3"/>
          <w:sz w:val="20"/>
        </w:rPr>
        <w:t xml:space="preserve"> </w:t>
      </w:r>
      <w:r>
        <w:rPr>
          <w:sz w:val="20"/>
        </w:rPr>
        <w:t>as</w:t>
      </w:r>
      <w:r>
        <w:rPr>
          <w:spacing w:val="-4"/>
          <w:sz w:val="20"/>
        </w:rPr>
        <w:t xml:space="preserve"> </w:t>
      </w:r>
      <w:r>
        <w:rPr>
          <w:sz w:val="20"/>
        </w:rPr>
        <w:t>appropriate,</w:t>
      </w:r>
      <w:r>
        <w:rPr>
          <w:spacing w:val="-3"/>
          <w:sz w:val="20"/>
        </w:rPr>
        <w:t xml:space="preserve"> </w:t>
      </w:r>
      <w:r>
        <w:rPr>
          <w:sz w:val="20"/>
        </w:rPr>
        <w:t>must</w:t>
      </w:r>
      <w:r>
        <w:rPr>
          <w:spacing w:val="-5"/>
          <w:sz w:val="20"/>
        </w:rPr>
        <w:t xml:space="preserve"> </w:t>
      </w:r>
      <w:r>
        <w:rPr>
          <w:sz w:val="20"/>
        </w:rPr>
        <w:t>be</w:t>
      </w:r>
      <w:r>
        <w:rPr>
          <w:spacing w:val="-5"/>
          <w:sz w:val="20"/>
        </w:rPr>
        <w:t xml:space="preserve"> </w:t>
      </w:r>
      <w:r>
        <w:rPr>
          <w:sz w:val="20"/>
        </w:rPr>
        <w:t>completed with all test results documented and copies provided by the contractor to the owner and certified Fire Inspector.</w:t>
      </w:r>
    </w:p>
    <w:p w14:paraId="5EA81766" w14:textId="0E3CB90B" w:rsidR="009E11E2" w:rsidRPr="007E5B92" w:rsidRDefault="00000000" w:rsidP="007E5B92">
      <w:pPr>
        <w:pStyle w:val="ListParagraph"/>
        <w:numPr>
          <w:ilvl w:val="2"/>
          <w:numId w:val="8"/>
        </w:numPr>
        <w:tabs>
          <w:tab w:val="left" w:pos="2880"/>
        </w:tabs>
        <w:spacing w:after="240"/>
        <w:ind w:right="597"/>
        <w:rPr>
          <w:sz w:val="20"/>
        </w:rPr>
      </w:pPr>
      <w:r>
        <w:rPr>
          <w:sz w:val="20"/>
        </w:rPr>
        <w:t>Required</w:t>
      </w:r>
      <w:r>
        <w:rPr>
          <w:spacing w:val="-3"/>
          <w:sz w:val="20"/>
        </w:rPr>
        <w:t xml:space="preserve"> </w:t>
      </w:r>
      <w:r>
        <w:rPr>
          <w:sz w:val="20"/>
        </w:rPr>
        <w:t>hydrostatic,</w:t>
      </w:r>
      <w:r>
        <w:rPr>
          <w:spacing w:val="-4"/>
          <w:sz w:val="20"/>
        </w:rPr>
        <w:t xml:space="preserve"> </w:t>
      </w:r>
      <w:r>
        <w:rPr>
          <w:sz w:val="20"/>
        </w:rPr>
        <w:t>operational,</w:t>
      </w:r>
      <w:r>
        <w:rPr>
          <w:spacing w:val="-4"/>
          <w:sz w:val="20"/>
        </w:rPr>
        <w:t xml:space="preserve"> </w:t>
      </w:r>
      <w:r>
        <w:rPr>
          <w:sz w:val="20"/>
        </w:rPr>
        <w:t>and</w:t>
      </w:r>
      <w:r>
        <w:rPr>
          <w:spacing w:val="-5"/>
          <w:sz w:val="20"/>
        </w:rPr>
        <w:t xml:space="preserve"> </w:t>
      </w:r>
      <w:r>
        <w:rPr>
          <w:sz w:val="20"/>
        </w:rPr>
        <w:t>flush</w:t>
      </w:r>
      <w:r>
        <w:rPr>
          <w:spacing w:val="-4"/>
          <w:sz w:val="20"/>
        </w:rPr>
        <w:t xml:space="preserve"> </w:t>
      </w:r>
      <w:r>
        <w:rPr>
          <w:sz w:val="20"/>
        </w:rPr>
        <w:t>testing</w:t>
      </w:r>
      <w:r>
        <w:rPr>
          <w:spacing w:val="-4"/>
          <w:sz w:val="20"/>
        </w:rPr>
        <w:t xml:space="preserve"> </w:t>
      </w:r>
      <w:r>
        <w:rPr>
          <w:sz w:val="20"/>
        </w:rPr>
        <w:t>must</w:t>
      </w:r>
      <w:r>
        <w:rPr>
          <w:spacing w:val="-4"/>
          <w:sz w:val="20"/>
        </w:rPr>
        <w:t xml:space="preserve"> </w:t>
      </w:r>
      <w:r>
        <w:rPr>
          <w:sz w:val="20"/>
        </w:rPr>
        <w:t>be</w:t>
      </w:r>
      <w:r>
        <w:rPr>
          <w:spacing w:val="-4"/>
          <w:sz w:val="20"/>
        </w:rPr>
        <w:t xml:space="preserve"> </w:t>
      </w:r>
      <w:r>
        <w:rPr>
          <w:sz w:val="20"/>
        </w:rPr>
        <w:t>witnessed</w:t>
      </w:r>
      <w:r>
        <w:rPr>
          <w:spacing w:val="-5"/>
          <w:sz w:val="20"/>
        </w:rPr>
        <w:t xml:space="preserve"> </w:t>
      </w:r>
      <w:r>
        <w:rPr>
          <w:sz w:val="20"/>
        </w:rPr>
        <w:t>and</w:t>
      </w:r>
      <w:r>
        <w:rPr>
          <w:spacing w:val="-5"/>
          <w:sz w:val="20"/>
        </w:rPr>
        <w:t xml:space="preserve"> </w:t>
      </w:r>
      <w:r>
        <w:rPr>
          <w:sz w:val="20"/>
        </w:rPr>
        <w:t>signed</w:t>
      </w:r>
      <w:r>
        <w:rPr>
          <w:spacing w:val="-4"/>
          <w:sz w:val="20"/>
        </w:rPr>
        <w:t xml:space="preserve"> </w:t>
      </w:r>
      <w:r>
        <w:rPr>
          <w:sz w:val="20"/>
        </w:rPr>
        <w:t>by</w:t>
      </w:r>
      <w:r>
        <w:rPr>
          <w:spacing w:val="-3"/>
          <w:sz w:val="20"/>
        </w:rPr>
        <w:t xml:space="preserve"> </w:t>
      </w:r>
      <w:r>
        <w:rPr>
          <w:sz w:val="20"/>
        </w:rPr>
        <w:t>a certified Fire Inspector. At the discretion of the inspector, all or part of the test may be witnessed by the general contractor or another responsible, independent party.</w:t>
      </w:r>
    </w:p>
    <w:p w14:paraId="34CD52D9" w14:textId="3749BAAF" w:rsidR="009E11E2" w:rsidRPr="007E5B92" w:rsidRDefault="00000000" w:rsidP="007E5B92">
      <w:pPr>
        <w:pStyle w:val="ListParagraph"/>
        <w:numPr>
          <w:ilvl w:val="2"/>
          <w:numId w:val="8"/>
        </w:numPr>
        <w:tabs>
          <w:tab w:val="left" w:pos="2880"/>
        </w:tabs>
        <w:spacing w:after="240"/>
        <w:ind w:right="730"/>
        <w:rPr>
          <w:sz w:val="20"/>
        </w:rPr>
      </w:pPr>
      <w:r>
        <w:rPr>
          <w:sz w:val="20"/>
        </w:rPr>
        <w:t>Contractors</w:t>
      </w:r>
      <w:r>
        <w:rPr>
          <w:spacing w:val="-3"/>
          <w:sz w:val="20"/>
        </w:rPr>
        <w:t xml:space="preserve"> </w:t>
      </w:r>
      <w:r>
        <w:rPr>
          <w:sz w:val="20"/>
        </w:rPr>
        <w:t>may</w:t>
      </w:r>
      <w:r>
        <w:rPr>
          <w:spacing w:val="-4"/>
          <w:sz w:val="20"/>
        </w:rPr>
        <w:t xml:space="preserve"> </w:t>
      </w:r>
      <w:r>
        <w:rPr>
          <w:sz w:val="20"/>
        </w:rPr>
        <w:t>not</w:t>
      </w:r>
      <w:r>
        <w:rPr>
          <w:spacing w:val="-3"/>
          <w:sz w:val="20"/>
        </w:rPr>
        <w:t xml:space="preserve"> </w:t>
      </w:r>
      <w:r>
        <w:rPr>
          <w:sz w:val="20"/>
        </w:rPr>
        <w:t>allow</w:t>
      </w:r>
      <w:r>
        <w:rPr>
          <w:spacing w:val="-1"/>
          <w:sz w:val="20"/>
        </w:rPr>
        <w:t xml:space="preserve"> </w:t>
      </w:r>
      <w:proofErr w:type="gramStart"/>
      <w:r>
        <w:rPr>
          <w:sz w:val="20"/>
        </w:rPr>
        <w:t>persons</w:t>
      </w:r>
      <w:proofErr w:type="gramEnd"/>
      <w:r>
        <w:rPr>
          <w:spacing w:val="-4"/>
          <w:sz w:val="20"/>
        </w:rPr>
        <w:t xml:space="preserve"> </w:t>
      </w:r>
      <w:r>
        <w:rPr>
          <w:sz w:val="20"/>
        </w:rPr>
        <w:t>to</w:t>
      </w:r>
      <w:r>
        <w:rPr>
          <w:spacing w:val="-6"/>
          <w:sz w:val="20"/>
        </w:rPr>
        <w:t xml:space="preserve"> </w:t>
      </w:r>
      <w:r>
        <w:rPr>
          <w:sz w:val="20"/>
        </w:rPr>
        <w:t>work</w:t>
      </w:r>
      <w:r>
        <w:rPr>
          <w:spacing w:val="-3"/>
          <w:sz w:val="20"/>
        </w:rPr>
        <w:t xml:space="preserve"> </w:t>
      </w:r>
      <w:r>
        <w:rPr>
          <w:sz w:val="20"/>
        </w:rPr>
        <w:t>on</w:t>
      </w:r>
      <w:r>
        <w:rPr>
          <w:spacing w:val="-6"/>
          <w:sz w:val="20"/>
        </w:rPr>
        <w:t xml:space="preserve"> </w:t>
      </w:r>
      <w:r>
        <w:rPr>
          <w:sz w:val="20"/>
        </w:rPr>
        <w:t>Fire</w:t>
      </w:r>
      <w:r>
        <w:rPr>
          <w:spacing w:val="-3"/>
          <w:sz w:val="20"/>
        </w:rPr>
        <w:t xml:space="preserve"> </w:t>
      </w:r>
      <w:r>
        <w:rPr>
          <w:sz w:val="20"/>
        </w:rPr>
        <w:t>Suppression</w:t>
      </w:r>
      <w:r>
        <w:rPr>
          <w:spacing w:val="-3"/>
          <w:sz w:val="20"/>
        </w:rPr>
        <w:t xml:space="preserve"> </w:t>
      </w:r>
      <w:r>
        <w:rPr>
          <w:sz w:val="20"/>
        </w:rPr>
        <w:t>Systems</w:t>
      </w:r>
      <w:r>
        <w:rPr>
          <w:spacing w:val="-4"/>
          <w:sz w:val="20"/>
        </w:rPr>
        <w:t xml:space="preserve"> </w:t>
      </w:r>
      <w:r>
        <w:rPr>
          <w:sz w:val="20"/>
        </w:rPr>
        <w:t>who are</w:t>
      </w:r>
      <w:r>
        <w:rPr>
          <w:spacing w:val="-5"/>
          <w:sz w:val="20"/>
        </w:rPr>
        <w:t xml:space="preserve"> </w:t>
      </w:r>
      <w:r>
        <w:rPr>
          <w:sz w:val="20"/>
        </w:rPr>
        <w:t>not registered with the Division as Sprinkler Fitters.</w:t>
      </w:r>
    </w:p>
    <w:p w14:paraId="6E1EAE1F" w14:textId="7F3C3EE9" w:rsidR="009E11E2" w:rsidRDefault="00000000" w:rsidP="007E5B92">
      <w:pPr>
        <w:pStyle w:val="BodyText"/>
        <w:spacing w:after="240"/>
        <w:ind w:left="2880"/>
      </w:pPr>
      <w:r>
        <w:rPr>
          <w:spacing w:val="-2"/>
        </w:rPr>
        <w:lastRenderedPageBreak/>
        <w:t>Exemptions:</w:t>
      </w:r>
    </w:p>
    <w:p w14:paraId="7B369122" w14:textId="7FF6582E" w:rsidR="009E11E2" w:rsidRPr="007E5B92" w:rsidRDefault="00000000" w:rsidP="007E5B92">
      <w:pPr>
        <w:pStyle w:val="ListParagraph"/>
        <w:numPr>
          <w:ilvl w:val="3"/>
          <w:numId w:val="8"/>
        </w:numPr>
        <w:tabs>
          <w:tab w:val="left" w:pos="3599"/>
          <w:tab w:val="left" w:pos="3601"/>
        </w:tabs>
        <w:spacing w:after="240"/>
        <w:ind w:right="672"/>
        <w:jc w:val="both"/>
        <w:rPr>
          <w:sz w:val="20"/>
        </w:rPr>
      </w:pPr>
      <w:proofErr w:type="gramStart"/>
      <w:r>
        <w:rPr>
          <w:sz w:val="20"/>
        </w:rPr>
        <w:t>Persons</w:t>
      </w:r>
      <w:proofErr w:type="gramEnd"/>
      <w:r>
        <w:rPr>
          <w:spacing w:val="-4"/>
          <w:sz w:val="20"/>
        </w:rPr>
        <w:t xml:space="preserve"> </w:t>
      </w:r>
      <w:r>
        <w:rPr>
          <w:sz w:val="20"/>
        </w:rPr>
        <w:t>who</w:t>
      </w:r>
      <w:r>
        <w:rPr>
          <w:spacing w:val="-5"/>
          <w:sz w:val="20"/>
        </w:rPr>
        <w:t xml:space="preserve"> </w:t>
      </w:r>
      <w:r>
        <w:rPr>
          <w:sz w:val="20"/>
        </w:rPr>
        <w:t>are</w:t>
      </w:r>
      <w:r>
        <w:rPr>
          <w:spacing w:val="-3"/>
          <w:sz w:val="20"/>
        </w:rPr>
        <w:t xml:space="preserve"> </w:t>
      </w:r>
      <w:r>
        <w:rPr>
          <w:sz w:val="20"/>
        </w:rPr>
        <w:t>enrolled</w:t>
      </w:r>
      <w:r>
        <w:rPr>
          <w:spacing w:val="-4"/>
          <w:sz w:val="20"/>
        </w:rPr>
        <w:t xml:space="preserve"> </w:t>
      </w:r>
      <w:r>
        <w:rPr>
          <w:sz w:val="20"/>
        </w:rPr>
        <w:t>in</w:t>
      </w:r>
      <w:r>
        <w:rPr>
          <w:spacing w:val="-5"/>
          <w:sz w:val="20"/>
        </w:rPr>
        <w:t xml:space="preserve"> </w:t>
      </w:r>
      <w:r>
        <w:rPr>
          <w:sz w:val="20"/>
        </w:rPr>
        <w:t>a</w:t>
      </w:r>
      <w:r>
        <w:rPr>
          <w:spacing w:val="-4"/>
          <w:sz w:val="20"/>
        </w:rPr>
        <w:t xml:space="preserve"> </w:t>
      </w:r>
      <w:r>
        <w:rPr>
          <w:sz w:val="20"/>
        </w:rPr>
        <w:t>Sprinkler</w:t>
      </w:r>
      <w:r>
        <w:rPr>
          <w:spacing w:val="-5"/>
          <w:sz w:val="20"/>
        </w:rPr>
        <w:t xml:space="preserve"> </w:t>
      </w:r>
      <w:r>
        <w:rPr>
          <w:sz w:val="20"/>
        </w:rPr>
        <w:t>Fitter</w:t>
      </w:r>
      <w:r>
        <w:rPr>
          <w:spacing w:val="-4"/>
          <w:sz w:val="20"/>
        </w:rPr>
        <w:t xml:space="preserve"> </w:t>
      </w:r>
      <w:r>
        <w:rPr>
          <w:sz w:val="20"/>
        </w:rPr>
        <w:t>apprenticeship</w:t>
      </w:r>
      <w:r>
        <w:rPr>
          <w:spacing w:val="-5"/>
          <w:sz w:val="20"/>
        </w:rPr>
        <w:t xml:space="preserve"> </w:t>
      </w:r>
      <w:r>
        <w:rPr>
          <w:sz w:val="20"/>
        </w:rPr>
        <w:t>program</w:t>
      </w:r>
      <w:r>
        <w:rPr>
          <w:spacing w:val="-3"/>
          <w:sz w:val="20"/>
        </w:rPr>
        <w:t xml:space="preserve"> </w:t>
      </w:r>
      <w:r>
        <w:rPr>
          <w:sz w:val="20"/>
        </w:rPr>
        <w:t>and</w:t>
      </w:r>
      <w:r>
        <w:rPr>
          <w:spacing w:val="-5"/>
          <w:sz w:val="20"/>
        </w:rPr>
        <w:t xml:space="preserve"> </w:t>
      </w:r>
      <w:r>
        <w:rPr>
          <w:sz w:val="20"/>
        </w:rPr>
        <w:t>are under</w:t>
      </w:r>
      <w:r>
        <w:rPr>
          <w:spacing w:val="-3"/>
          <w:sz w:val="20"/>
        </w:rPr>
        <w:t xml:space="preserve"> </w:t>
      </w:r>
      <w:r>
        <w:rPr>
          <w:sz w:val="20"/>
        </w:rPr>
        <w:t>the</w:t>
      </w:r>
      <w:r>
        <w:rPr>
          <w:spacing w:val="-3"/>
          <w:sz w:val="20"/>
        </w:rPr>
        <w:t xml:space="preserve"> </w:t>
      </w:r>
      <w:r>
        <w:rPr>
          <w:sz w:val="20"/>
        </w:rPr>
        <w:t>direct</w:t>
      </w:r>
      <w:r>
        <w:rPr>
          <w:spacing w:val="-4"/>
          <w:sz w:val="20"/>
        </w:rPr>
        <w:t xml:space="preserve"> </w:t>
      </w:r>
      <w:r>
        <w:rPr>
          <w:sz w:val="20"/>
        </w:rPr>
        <w:t>supervision</w:t>
      </w:r>
      <w:r>
        <w:rPr>
          <w:spacing w:val="-4"/>
          <w:sz w:val="20"/>
        </w:rPr>
        <w:t xml:space="preserve"> </w:t>
      </w:r>
      <w:r>
        <w:rPr>
          <w:sz w:val="20"/>
        </w:rPr>
        <w:t>and</w:t>
      </w:r>
      <w:r>
        <w:rPr>
          <w:spacing w:val="-4"/>
          <w:sz w:val="20"/>
        </w:rPr>
        <w:t xml:space="preserve"> </w:t>
      </w:r>
      <w:r>
        <w:rPr>
          <w:sz w:val="20"/>
        </w:rPr>
        <w:t>immediate</w:t>
      </w:r>
      <w:r>
        <w:rPr>
          <w:spacing w:val="-3"/>
          <w:sz w:val="20"/>
        </w:rPr>
        <w:t xml:space="preserve"> </w:t>
      </w:r>
      <w:r>
        <w:rPr>
          <w:sz w:val="20"/>
        </w:rPr>
        <w:t>presence</w:t>
      </w:r>
      <w:r>
        <w:rPr>
          <w:spacing w:val="-3"/>
          <w:sz w:val="20"/>
        </w:rPr>
        <w:t xml:space="preserve"> </w:t>
      </w:r>
      <w:r>
        <w:rPr>
          <w:sz w:val="20"/>
        </w:rPr>
        <w:t>of</w:t>
      </w:r>
      <w:r>
        <w:rPr>
          <w:spacing w:val="-4"/>
          <w:sz w:val="20"/>
        </w:rPr>
        <w:t xml:space="preserve"> </w:t>
      </w:r>
      <w:r>
        <w:rPr>
          <w:sz w:val="20"/>
        </w:rPr>
        <w:t>a</w:t>
      </w:r>
      <w:r>
        <w:rPr>
          <w:spacing w:val="-4"/>
          <w:sz w:val="20"/>
        </w:rPr>
        <w:t xml:space="preserve"> </w:t>
      </w:r>
      <w:r>
        <w:rPr>
          <w:sz w:val="20"/>
        </w:rPr>
        <w:t>registered</w:t>
      </w:r>
      <w:r>
        <w:rPr>
          <w:spacing w:val="-4"/>
          <w:sz w:val="20"/>
        </w:rPr>
        <w:t xml:space="preserve"> </w:t>
      </w:r>
      <w:r>
        <w:rPr>
          <w:sz w:val="20"/>
        </w:rPr>
        <w:t xml:space="preserve">Sprinkler </w:t>
      </w:r>
      <w:r>
        <w:rPr>
          <w:spacing w:val="-2"/>
          <w:sz w:val="20"/>
        </w:rPr>
        <w:t>Fitter.</w:t>
      </w:r>
    </w:p>
    <w:p w14:paraId="549A1C3C" w14:textId="2C2B7ADE" w:rsidR="009E11E2" w:rsidRPr="007E5B92" w:rsidRDefault="00000000" w:rsidP="007E5B92">
      <w:pPr>
        <w:pStyle w:val="ListParagraph"/>
        <w:numPr>
          <w:ilvl w:val="3"/>
          <w:numId w:val="8"/>
        </w:numPr>
        <w:tabs>
          <w:tab w:val="left" w:pos="3599"/>
          <w:tab w:val="left" w:pos="3601"/>
        </w:tabs>
        <w:spacing w:after="240"/>
        <w:ind w:right="1386"/>
        <w:jc w:val="both"/>
        <w:rPr>
          <w:sz w:val="20"/>
        </w:rPr>
      </w:pPr>
      <w:r>
        <w:rPr>
          <w:sz w:val="20"/>
        </w:rPr>
        <w:t>Persons</w:t>
      </w:r>
      <w:r>
        <w:rPr>
          <w:spacing w:val="-5"/>
          <w:sz w:val="20"/>
        </w:rPr>
        <w:t xml:space="preserve"> </w:t>
      </w:r>
      <w:r>
        <w:rPr>
          <w:sz w:val="20"/>
        </w:rPr>
        <w:t>working</w:t>
      </w:r>
      <w:r>
        <w:rPr>
          <w:spacing w:val="-4"/>
          <w:sz w:val="20"/>
        </w:rPr>
        <w:t xml:space="preserve"> </w:t>
      </w:r>
      <w:r>
        <w:rPr>
          <w:sz w:val="20"/>
        </w:rPr>
        <w:t>under</w:t>
      </w:r>
      <w:r>
        <w:rPr>
          <w:spacing w:val="-6"/>
          <w:sz w:val="20"/>
        </w:rPr>
        <w:t xml:space="preserve"> </w:t>
      </w:r>
      <w:r>
        <w:rPr>
          <w:sz w:val="20"/>
        </w:rPr>
        <w:t>the</w:t>
      </w:r>
      <w:r>
        <w:rPr>
          <w:spacing w:val="-2"/>
          <w:sz w:val="20"/>
        </w:rPr>
        <w:t xml:space="preserve"> </w:t>
      </w:r>
      <w:r>
        <w:rPr>
          <w:sz w:val="20"/>
        </w:rPr>
        <w:t>auspices</w:t>
      </w:r>
      <w:r>
        <w:rPr>
          <w:spacing w:val="-5"/>
          <w:sz w:val="20"/>
        </w:rPr>
        <w:t xml:space="preserve"> </w:t>
      </w:r>
      <w:r>
        <w:rPr>
          <w:sz w:val="20"/>
        </w:rPr>
        <w:t>of</w:t>
      </w:r>
      <w:r>
        <w:rPr>
          <w:spacing w:val="-6"/>
          <w:sz w:val="20"/>
        </w:rPr>
        <w:t xml:space="preserve"> </w:t>
      </w:r>
      <w:r>
        <w:rPr>
          <w:sz w:val="20"/>
        </w:rPr>
        <w:t>Fire</w:t>
      </w:r>
      <w:r>
        <w:rPr>
          <w:spacing w:val="-4"/>
          <w:sz w:val="20"/>
        </w:rPr>
        <w:t xml:space="preserve"> </w:t>
      </w:r>
      <w:r>
        <w:rPr>
          <w:sz w:val="20"/>
        </w:rPr>
        <w:t>Suppression</w:t>
      </w:r>
      <w:r>
        <w:rPr>
          <w:spacing w:val="-7"/>
          <w:sz w:val="20"/>
        </w:rPr>
        <w:t xml:space="preserve"> </w:t>
      </w:r>
      <w:r>
        <w:rPr>
          <w:sz w:val="20"/>
        </w:rPr>
        <w:t>Contractors-Underground,</w:t>
      </w:r>
      <w:r>
        <w:rPr>
          <w:spacing w:val="-5"/>
          <w:sz w:val="20"/>
        </w:rPr>
        <w:t xml:space="preserve"> </w:t>
      </w:r>
      <w:r>
        <w:rPr>
          <w:sz w:val="20"/>
        </w:rPr>
        <w:t>Fire</w:t>
      </w:r>
      <w:r>
        <w:rPr>
          <w:spacing w:val="-4"/>
          <w:sz w:val="20"/>
        </w:rPr>
        <w:t xml:space="preserve"> </w:t>
      </w:r>
      <w:r>
        <w:rPr>
          <w:sz w:val="20"/>
        </w:rPr>
        <w:t>Suppression</w:t>
      </w:r>
      <w:r>
        <w:rPr>
          <w:spacing w:val="-5"/>
          <w:sz w:val="20"/>
        </w:rPr>
        <w:t xml:space="preserve"> </w:t>
      </w:r>
      <w:r>
        <w:rPr>
          <w:sz w:val="20"/>
        </w:rPr>
        <w:t>System</w:t>
      </w:r>
      <w:r>
        <w:rPr>
          <w:spacing w:val="-5"/>
          <w:sz w:val="20"/>
        </w:rPr>
        <w:t xml:space="preserve"> </w:t>
      </w:r>
      <w:r>
        <w:rPr>
          <w:sz w:val="20"/>
        </w:rPr>
        <w:t>Contractors-Backflow,</w:t>
      </w:r>
      <w:r>
        <w:rPr>
          <w:spacing w:val="-4"/>
          <w:sz w:val="20"/>
        </w:rPr>
        <w:t xml:space="preserve"> </w:t>
      </w:r>
      <w:r>
        <w:rPr>
          <w:sz w:val="20"/>
        </w:rPr>
        <w:t>or</w:t>
      </w:r>
      <w:r>
        <w:rPr>
          <w:spacing w:val="-5"/>
          <w:sz w:val="20"/>
        </w:rPr>
        <w:t xml:space="preserve"> </w:t>
      </w:r>
      <w:r>
        <w:rPr>
          <w:sz w:val="20"/>
        </w:rPr>
        <w:t>Fire Suppression Systems Contractors- Residential.</w:t>
      </w:r>
    </w:p>
    <w:p w14:paraId="31AD333B" w14:textId="42A3D8B3" w:rsidR="009E11E2" w:rsidRPr="007E5B92" w:rsidRDefault="00000000" w:rsidP="007E5B92">
      <w:pPr>
        <w:pStyle w:val="ListParagraph"/>
        <w:numPr>
          <w:ilvl w:val="3"/>
          <w:numId w:val="8"/>
        </w:numPr>
        <w:tabs>
          <w:tab w:val="left" w:pos="3600"/>
        </w:tabs>
        <w:spacing w:after="240"/>
        <w:ind w:left="3600" w:hanging="720"/>
        <w:rPr>
          <w:sz w:val="20"/>
        </w:rPr>
      </w:pPr>
      <w:proofErr w:type="gramStart"/>
      <w:r>
        <w:rPr>
          <w:sz w:val="20"/>
        </w:rPr>
        <w:t>Persons</w:t>
      </w:r>
      <w:r>
        <w:rPr>
          <w:spacing w:val="-8"/>
          <w:sz w:val="20"/>
        </w:rPr>
        <w:t xml:space="preserve"> </w:t>
      </w:r>
      <w:r>
        <w:rPr>
          <w:sz w:val="20"/>
        </w:rPr>
        <w:t>performing</w:t>
      </w:r>
      <w:proofErr w:type="gramEnd"/>
      <w:r>
        <w:rPr>
          <w:spacing w:val="-8"/>
          <w:sz w:val="20"/>
        </w:rPr>
        <w:t xml:space="preserve"> </w:t>
      </w:r>
      <w:r>
        <w:rPr>
          <w:sz w:val="20"/>
        </w:rPr>
        <w:t>only</w:t>
      </w:r>
      <w:r>
        <w:rPr>
          <w:spacing w:val="-7"/>
          <w:sz w:val="20"/>
        </w:rPr>
        <w:t xml:space="preserve"> </w:t>
      </w:r>
      <w:r>
        <w:rPr>
          <w:sz w:val="20"/>
        </w:rPr>
        <w:t>maintenance</w:t>
      </w:r>
      <w:r>
        <w:rPr>
          <w:spacing w:val="-9"/>
          <w:sz w:val="20"/>
        </w:rPr>
        <w:t xml:space="preserve"> </w:t>
      </w:r>
      <w:r>
        <w:rPr>
          <w:sz w:val="20"/>
        </w:rPr>
        <w:t>and</w:t>
      </w:r>
      <w:r>
        <w:rPr>
          <w:spacing w:val="-9"/>
          <w:sz w:val="20"/>
        </w:rPr>
        <w:t xml:space="preserve"> </w:t>
      </w:r>
      <w:r>
        <w:rPr>
          <w:sz w:val="20"/>
        </w:rPr>
        <w:t>repair</w:t>
      </w:r>
      <w:r>
        <w:rPr>
          <w:spacing w:val="-6"/>
          <w:sz w:val="20"/>
        </w:rPr>
        <w:t xml:space="preserve"> </w:t>
      </w:r>
      <w:r>
        <w:rPr>
          <w:sz w:val="20"/>
        </w:rPr>
        <w:t>on</w:t>
      </w:r>
      <w:r>
        <w:rPr>
          <w:spacing w:val="-10"/>
          <w:sz w:val="20"/>
        </w:rPr>
        <w:t xml:space="preserve"> </w:t>
      </w:r>
      <w:r>
        <w:rPr>
          <w:sz w:val="20"/>
        </w:rPr>
        <w:t>Fire</w:t>
      </w:r>
      <w:r>
        <w:rPr>
          <w:spacing w:val="-8"/>
          <w:sz w:val="20"/>
        </w:rPr>
        <w:t xml:space="preserve"> </w:t>
      </w:r>
      <w:r>
        <w:rPr>
          <w:sz w:val="20"/>
        </w:rPr>
        <w:t>Suppression</w:t>
      </w:r>
      <w:r>
        <w:rPr>
          <w:spacing w:val="-9"/>
          <w:sz w:val="20"/>
        </w:rPr>
        <w:t xml:space="preserve"> </w:t>
      </w:r>
      <w:r>
        <w:rPr>
          <w:spacing w:val="-2"/>
          <w:sz w:val="20"/>
        </w:rPr>
        <w:t>Systems.</w:t>
      </w:r>
    </w:p>
    <w:p w14:paraId="12E63504" w14:textId="6C4A8B9F" w:rsidR="009E11E2" w:rsidRPr="007E5B92" w:rsidRDefault="00000000" w:rsidP="007E5B92">
      <w:pPr>
        <w:pStyle w:val="ListParagraph"/>
        <w:numPr>
          <w:ilvl w:val="3"/>
          <w:numId w:val="8"/>
        </w:numPr>
        <w:tabs>
          <w:tab w:val="left" w:pos="3601"/>
        </w:tabs>
        <w:spacing w:after="240"/>
        <w:ind w:right="484"/>
        <w:rPr>
          <w:sz w:val="20"/>
        </w:rPr>
      </w:pPr>
      <w:proofErr w:type="gramStart"/>
      <w:r>
        <w:rPr>
          <w:sz w:val="20"/>
        </w:rPr>
        <w:t>Persons</w:t>
      </w:r>
      <w:proofErr w:type="gramEnd"/>
      <w:r>
        <w:rPr>
          <w:spacing w:val="-6"/>
          <w:sz w:val="20"/>
        </w:rPr>
        <w:t xml:space="preserve"> </w:t>
      </w:r>
      <w:r>
        <w:rPr>
          <w:sz w:val="20"/>
        </w:rPr>
        <w:t>working</w:t>
      </w:r>
      <w:r>
        <w:rPr>
          <w:spacing w:val="-6"/>
          <w:sz w:val="20"/>
        </w:rPr>
        <w:t xml:space="preserve"> </w:t>
      </w:r>
      <w:r>
        <w:rPr>
          <w:sz w:val="20"/>
        </w:rPr>
        <w:t>on</w:t>
      </w:r>
      <w:r>
        <w:rPr>
          <w:spacing w:val="-8"/>
          <w:sz w:val="20"/>
        </w:rPr>
        <w:t xml:space="preserve"> </w:t>
      </w:r>
      <w:r>
        <w:rPr>
          <w:sz w:val="20"/>
        </w:rPr>
        <w:t>residential</w:t>
      </w:r>
      <w:r>
        <w:rPr>
          <w:spacing w:val="-8"/>
          <w:sz w:val="20"/>
        </w:rPr>
        <w:t xml:space="preserve"> </w:t>
      </w:r>
      <w:r>
        <w:rPr>
          <w:sz w:val="20"/>
        </w:rPr>
        <w:t>plumbing</w:t>
      </w:r>
      <w:r>
        <w:rPr>
          <w:spacing w:val="-6"/>
          <w:sz w:val="20"/>
        </w:rPr>
        <w:t xml:space="preserve"> </w:t>
      </w:r>
      <w:r>
        <w:rPr>
          <w:sz w:val="20"/>
        </w:rPr>
        <w:t>appliances,</w:t>
      </w:r>
      <w:r>
        <w:rPr>
          <w:spacing w:val="-7"/>
          <w:sz w:val="20"/>
        </w:rPr>
        <w:t xml:space="preserve"> </w:t>
      </w:r>
      <w:r>
        <w:rPr>
          <w:sz w:val="20"/>
        </w:rPr>
        <w:t>fixtures,</w:t>
      </w:r>
      <w:r>
        <w:rPr>
          <w:spacing w:val="-7"/>
          <w:sz w:val="20"/>
        </w:rPr>
        <w:t xml:space="preserve"> </w:t>
      </w:r>
      <w:r>
        <w:rPr>
          <w:sz w:val="20"/>
        </w:rPr>
        <w:t>appurtenances,</w:t>
      </w:r>
      <w:r>
        <w:rPr>
          <w:spacing w:val="-5"/>
          <w:sz w:val="20"/>
        </w:rPr>
        <w:t xml:space="preserve"> </w:t>
      </w:r>
      <w:r>
        <w:rPr>
          <w:sz w:val="20"/>
        </w:rPr>
        <w:t xml:space="preserve">or multipurpose residential fire sprinkler systems in one- or two-family dwellings or </w:t>
      </w:r>
      <w:r>
        <w:rPr>
          <w:spacing w:val="-2"/>
          <w:sz w:val="20"/>
        </w:rPr>
        <w:t>townhomes.</w:t>
      </w:r>
    </w:p>
    <w:p w14:paraId="3FE2CCFC" w14:textId="6DAAC6F6" w:rsidR="009E11E2" w:rsidRPr="007E5B92" w:rsidRDefault="00000000" w:rsidP="007E5B92">
      <w:pPr>
        <w:pStyle w:val="ListParagraph"/>
        <w:numPr>
          <w:ilvl w:val="2"/>
          <w:numId w:val="8"/>
        </w:numPr>
        <w:tabs>
          <w:tab w:val="left" w:pos="2880"/>
        </w:tabs>
        <w:spacing w:after="240"/>
        <w:rPr>
          <w:sz w:val="20"/>
        </w:rPr>
      </w:pPr>
      <w:r>
        <w:rPr>
          <w:sz w:val="20"/>
        </w:rPr>
        <w:t>Installation</w:t>
      </w:r>
      <w:r>
        <w:rPr>
          <w:spacing w:val="-8"/>
          <w:sz w:val="20"/>
        </w:rPr>
        <w:t xml:space="preserve"> </w:t>
      </w:r>
      <w:r>
        <w:rPr>
          <w:sz w:val="20"/>
        </w:rPr>
        <w:t>of</w:t>
      </w:r>
      <w:r>
        <w:rPr>
          <w:spacing w:val="-7"/>
          <w:sz w:val="20"/>
        </w:rPr>
        <w:t xml:space="preserve"> </w:t>
      </w:r>
      <w:proofErr w:type="spellStart"/>
      <w:r w:rsidRPr="007E5B92">
        <w:rPr>
          <w:strike/>
          <w:color w:val="C00000"/>
          <w:sz w:val="20"/>
        </w:rPr>
        <w:t>u</w:t>
      </w:r>
      <w:r w:rsidR="007E5B92" w:rsidRPr="007E5B92">
        <w:rPr>
          <w:color w:val="C00000"/>
          <w:sz w:val="20"/>
        </w:rPr>
        <w:t>U</w:t>
      </w:r>
      <w:r w:rsidRPr="007E5B92">
        <w:rPr>
          <w:sz w:val="20"/>
        </w:rPr>
        <w:t>nderground</w:t>
      </w:r>
      <w:proofErr w:type="spellEnd"/>
      <w:r>
        <w:rPr>
          <w:spacing w:val="-8"/>
          <w:sz w:val="20"/>
        </w:rPr>
        <w:t xml:space="preserve"> </w:t>
      </w:r>
      <w:proofErr w:type="spellStart"/>
      <w:r w:rsidRPr="007E5B92">
        <w:rPr>
          <w:strike/>
          <w:color w:val="C00000"/>
          <w:sz w:val="20"/>
        </w:rPr>
        <w:t>f</w:t>
      </w:r>
      <w:r w:rsidR="007E5B92" w:rsidRPr="007E5B92">
        <w:rPr>
          <w:color w:val="C00000"/>
          <w:sz w:val="20"/>
        </w:rPr>
        <w:t>F</w:t>
      </w:r>
      <w:r>
        <w:rPr>
          <w:sz w:val="20"/>
        </w:rPr>
        <w:t>ire</w:t>
      </w:r>
      <w:proofErr w:type="spellEnd"/>
      <w:r>
        <w:rPr>
          <w:spacing w:val="-10"/>
          <w:sz w:val="20"/>
        </w:rPr>
        <w:t xml:space="preserve"> </w:t>
      </w:r>
      <w:proofErr w:type="spellStart"/>
      <w:r w:rsidRPr="007E5B92">
        <w:rPr>
          <w:strike/>
          <w:color w:val="C00000"/>
          <w:sz w:val="20"/>
        </w:rPr>
        <w:t>p</w:t>
      </w:r>
      <w:r w:rsidR="007E5B92" w:rsidRPr="007E5B92">
        <w:rPr>
          <w:color w:val="C00000"/>
          <w:sz w:val="20"/>
        </w:rPr>
        <w:t>P</w:t>
      </w:r>
      <w:r>
        <w:rPr>
          <w:sz w:val="20"/>
        </w:rPr>
        <w:t>rotection</w:t>
      </w:r>
      <w:proofErr w:type="spellEnd"/>
      <w:r>
        <w:rPr>
          <w:spacing w:val="-9"/>
          <w:sz w:val="20"/>
        </w:rPr>
        <w:t xml:space="preserve"> </w:t>
      </w:r>
      <w:proofErr w:type="spellStart"/>
      <w:r w:rsidRPr="007E5B92">
        <w:rPr>
          <w:strike/>
          <w:color w:val="C00000"/>
          <w:sz w:val="20"/>
        </w:rPr>
        <w:t>s</w:t>
      </w:r>
      <w:r w:rsidR="007E5B92" w:rsidRPr="007E5B92">
        <w:rPr>
          <w:color w:val="C00000"/>
          <w:sz w:val="20"/>
        </w:rPr>
        <w:t>S</w:t>
      </w:r>
      <w:r>
        <w:rPr>
          <w:sz w:val="20"/>
        </w:rPr>
        <w:t>ystem</w:t>
      </w:r>
      <w:proofErr w:type="spellEnd"/>
      <w:r>
        <w:rPr>
          <w:spacing w:val="-10"/>
          <w:sz w:val="20"/>
        </w:rPr>
        <w:t xml:space="preserve"> </w:t>
      </w:r>
      <w:proofErr w:type="spellStart"/>
      <w:r w:rsidRPr="007E5B92">
        <w:rPr>
          <w:strike/>
          <w:color w:val="C00000"/>
          <w:sz w:val="20"/>
        </w:rPr>
        <w:t>s</w:t>
      </w:r>
      <w:r w:rsidR="007E5B92" w:rsidRPr="007E5B92">
        <w:rPr>
          <w:color w:val="C00000"/>
          <w:sz w:val="20"/>
        </w:rPr>
        <w:t>S</w:t>
      </w:r>
      <w:r>
        <w:rPr>
          <w:sz w:val="20"/>
        </w:rPr>
        <w:t>upply</w:t>
      </w:r>
      <w:proofErr w:type="spellEnd"/>
      <w:r>
        <w:rPr>
          <w:spacing w:val="-8"/>
          <w:sz w:val="20"/>
        </w:rPr>
        <w:t xml:space="preserve"> </w:t>
      </w:r>
      <w:proofErr w:type="spellStart"/>
      <w:r w:rsidRPr="007E5B92">
        <w:rPr>
          <w:strike/>
          <w:color w:val="C00000"/>
          <w:spacing w:val="-2"/>
          <w:sz w:val="20"/>
        </w:rPr>
        <w:t>l</w:t>
      </w:r>
      <w:r w:rsidR="007E5B92" w:rsidRPr="007E5B92">
        <w:rPr>
          <w:color w:val="C00000"/>
          <w:spacing w:val="-2"/>
          <w:sz w:val="20"/>
        </w:rPr>
        <w:t>L</w:t>
      </w:r>
      <w:r>
        <w:rPr>
          <w:spacing w:val="-2"/>
          <w:sz w:val="20"/>
        </w:rPr>
        <w:t>ines</w:t>
      </w:r>
      <w:proofErr w:type="spellEnd"/>
      <w:r w:rsidRPr="007E5B92">
        <w:rPr>
          <w:strike/>
          <w:color w:val="C00000"/>
          <w:spacing w:val="-2"/>
          <w:sz w:val="20"/>
        </w:rPr>
        <w:t>.</w:t>
      </w:r>
    </w:p>
    <w:p w14:paraId="4EBFAE06" w14:textId="2BA30CEE" w:rsidR="009E11E2" w:rsidRPr="007E5B92" w:rsidRDefault="00000000" w:rsidP="007E5B92">
      <w:pPr>
        <w:pStyle w:val="ListParagraph"/>
        <w:numPr>
          <w:ilvl w:val="3"/>
          <w:numId w:val="8"/>
        </w:numPr>
        <w:tabs>
          <w:tab w:val="left" w:pos="3601"/>
        </w:tabs>
        <w:spacing w:after="240"/>
        <w:ind w:right="692"/>
        <w:rPr>
          <w:sz w:val="20"/>
        </w:rPr>
      </w:pPr>
      <w:r>
        <w:rPr>
          <w:sz w:val="20"/>
        </w:rPr>
        <w:t>Underground</w:t>
      </w:r>
      <w:r>
        <w:rPr>
          <w:spacing w:val="-4"/>
          <w:sz w:val="20"/>
        </w:rPr>
        <w:t xml:space="preserve"> </w:t>
      </w:r>
      <w:r>
        <w:rPr>
          <w:sz w:val="20"/>
        </w:rPr>
        <w:t>supply</w:t>
      </w:r>
      <w:r>
        <w:rPr>
          <w:spacing w:val="-5"/>
          <w:sz w:val="20"/>
        </w:rPr>
        <w:t xml:space="preserve"> </w:t>
      </w:r>
      <w:r>
        <w:rPr>
          <w:sz w:val="20"/>
        </w:rPr>
        <w:t>lines</w:t>
      </w:r>
      <w:r>
        <w:rPr>
          <w:spacing w:val="-3"/>
          <w:sz w:val="20"/>
        </w:rPr>
        <w:t xml:space="preserve"> </w:t>
      </w:r>
      <w:r>
        <w:rPr>
          <w:sz w:val="20"/>
        </w:rPr>
        <w:t>installed</w:t>
      </w:r>
      <w:r>
        <w:rPr>
          <w:spacing w:val="-5"/>
          <w:sz w:val="20"/>
        </w:rPr>
        <w:t xml:space="preserve"> </w:t>
      </w:r>
      <w:r>
        <w:rPr>
          <w:sz w:val="20"/>
        </w:rPr>
        <w:t>between</w:t>
      </w:r>
      <w:r>
        <w:rPr>
          <w:spacing w:val="-4"/>
          <w:sz w:val="20"/>
        </w:rPr>
        <w:t xml:space="preserve"> </w:t>
      </w:r>
      <w:r>
        <w:rPr>
          <w:sz w:val="20"/>
        </w:rPr>
        <w:t>the</w:t>
      </w:r>
      <w:r>
        <w:rPr>
          <w:spacing w:val="-6"/>
          <w:sz w:val="20"/>
        </w:rPr>
        <w:t xml:space="preserve"> </w:t>
      </w:r>
      <w:r>
        <w:rPr>
          <w:sz w:val="20"/>
        </w:rPr>
        <w:t>public</w:t>
      </w:r>
      <w:r>
        <w:rPr>
          <w:spacing w:val="-5"/>
          <w:sz w:val="20"/>
        </w:rPr>
        <w:t xml:space="preserve"> </w:t>
      </w:r>
      <w:r>
        <w:rPr>
          <w:sz w:val="20"/>
        </w:rPr>
        <w:t>water</w:t>
      </w:r>
      <w:r>
        <w:rPr>
          <w:spacing w:val="-3"/>
          <w:sz w:val="20"/>
        </w:rPr>
        <w:t xml:space="preserve"> </w:t>
      </w:r>
      <w:r>
        <w:rPr>
          <w:sz w:val="20"/>
        </w:rPr>
        <w:t>main</w:t>
      </w:r>
      <w:r>
        <w:rPr>
          <w:spacing w:val="-6"/>
          <w:sz w:val="20"/>
        </w:rPr>
        <w:t xml:space="preserve"> </w:t>
      </w:r>
      <w:r>
        <w:rPr>
          <w:sz w:val="20"/>
        </w:rPr>
        <w:t>or</w:t>
      </w:r>
      <w:r>
        <w:rPr>
          <w:spacing w:val="-5"/>
          <w:sz w:val="20"/>
        </w:rPr>
        <w:t xml:space="preserve"> </w:t>
      </w:r>
      <w:r>
        <w:rPr>
          <w:sz w:val="20"/>
        </w:rPr>
        <w:t>a</w:t>
      </w:r>
      <w:r>
        <w:rPr>
          <w:spacing w:val="-4"/>
          <w:sz w:val="20"/>
        </w:rPr>
        <w:t xml:space="preserve"> </w:t>
      </w:r>
      <w:r>
        <w:rPr>
          <w:sz w:val="20"/>
        </w:rPr>
        <w:t>private water source and the Fire Suppression System riser must be installed in accordance with NFPA 24 or NFPA 13, chapter 10, Underground Piping.</w:t>
      </w:r>
    </w:p>
    <w:p w14:paraId="22A77952" w14:textId="6D65BA01" w:rsidR="009E11E2" w:rsidRPr="007E5B92" w:rsidRDefault="00000000" w:rsidP="007E5B92">
      <w:pPr>
        <w:pStyle w:val="ListParagraph"/>
        <w:numPr>
          <w:ilvl w:val="3"/>
          <w:numId w:val="8"/>
        </w:numPr>
        <w:tabs>
          <w:tab w:val="left" w:pos="3601"/>
        </w:tabs>
        <w:spacing w:before="1" w:after="240"/>
        <w:ind w:right="955"/>
        <w:rPr>
          <w:sz w:val="20"/>
        </w:rPr>
      </w:pPr>
      <w:r>
        <w:rPr>
          <w:sz w:val="20"/>
        </w:rPr>
        <w:t>Underground</w:t>
      </w:r>
      <w:r>
        <w:rPr>
          <w:spacing w:val="-4"/>
          <w:sz w:val="20"/>
        </w:rPr>
        <w:t xml:space="preserve"> </w:t>
      </w:r>
      <w:r>
        <w:rPr>
          <w:sz w:val="20"/>
        </w:rPr>
        <w:t>supply</w:t>
      </w:r>
      <w:r>
        <w:rPr>
          <w:spacing w:val="-5"/>
          <w:sz w:val="20"/>
        </w:rPr>
        <w:t xml:space="preserve"> </w:t>
      </w:r>
      <w:r>
        <w:rPr>
          <w:sz w:val="20"/>
        </w:rPr>
        <w:t>lines</w:t>
      </w:r>
      <w:r>
        <w:rPr>
          <w:spacing w:val="-3"/>
          <w:sz w:val="20"/>
        </w:rPr>
        <w:t xml:space="preserve"> </w:t>
      </w:r>
      <w:r>
        <w:rPr>
          <w:sz w:val="20"/>
        </w:rPr>
        <w:t>must</w:t>
      </w:r>
      <w:r>
        <w:rPr>
          <w:spacing w:val="-6"/>
          <w:sz w:val="20"/>
        </w:rPr>
        <w:t xml:space="preserve"> </w:t>
      </w:r>
      <w:r>
        <w:rPr>
          <w:sz w:val="20"/>
        </w:rPr>
        <w:t>be</w:t>
      </w:r>
      <w:r>
        <w:rPr>
          <w:spacing w:val="-4"/>
          <w:sz w:val="20"/>
        </w:rPr>
        <w:t xml:space="preserve"> </w:t>
      </w:r>
      <w:r>
        <w:rPr>
          <w:sz w:val="20"/>
        </w:rPr>
        <w:t>installed</w:t>
      </w:r>
      <w:r>
        <w:rPr>
          <w:spacing w:val="-4"/>
          <w:sz w:val="20"/>
        </w:rPr>
        <w:t xml:space="preserve"> </w:t>
      </w:r>
      <w:r>
        <w:rPr>
          <w:sz w:val="20"/>
        </w:rPr>
        <w:t>by</w:t>
      </w:r>
      <w:r>
        <w:rPr>
          <w:spacing w:val="-5"/>
          <w:sz w:val="20"/>
        </w:rPr>
        <w:t xml:space="preserve"> </w:t>
      </w:r>
      <w:r>
        <w:rPr>
          <w:sz w:val="20"/>
        </w:rPr>
        <w:t>registered</w:t>
      </w:r>
      <w:r>
        <w:rPr>
          <w:spacing w:val="-7"/>
          <w:sz w:val="20"/>
        </w:rPr>
        <w:t xml:space="preserve"> </w:t>
      </w:r>
      <w:r>
        <w:rPr>
          <w:sz w:val="20"/>
        </w:rPr>
        <w:t>Fire</w:t>
      </w:r>
      <w:r>
        <w:rPr>
          <w:spacing w:val="-4"/>
          <w:sz w:val="20"/>
        </w:rPr>
        <w:t xml:space="preserve"> </w:t>
      </w:r>
      <w:r>
        <w:rPr>
          <w:sz w:val="20"/>
        </w:rPr>
        <w:t xml:space="preserve">Suppression </w:t>
      </w:r>
      <w:r>
        <w:rPr>
          <w:spacing w:val="-2"/>
          <w:sz w:val="20"/>
        </w:rPr>
        <w:t>Contractors-Underground.</w:t>
      </w:r>
    </w:p>
    <w:p w14:paraId="01096177" w14:textId="2D68BF9C" w:rsidR="00B14BC5" w:rsidRPr="007E5B92" w:rsidRDefault="00000000" w:rsidP="007E5B92">
      <w:pPr>
        <w:pStyle w:val="ListParagraph"/>
        <w:numPr>
          <w:ilvl w:val="3"/>
          <w:numId w:val="8"/>
        </w:numPr>
        <w:tabs>
          <w:tab w:val="left" w:pos="3601"/>
        </w:tabs>
        <w:spacing w:after="240"/>
        <w:ind w:right="740"/>
        <w:rPr>
          <w:ins w:id="66" w:author="Chris Brunette" w:date="2026-07-21T14:14:00Z" w16du:dateUtc="2026-07-21T20:14:00Z"/>
          <w:sz w:val="20"/>
          <w:rPrChange w:id="67" w:author="Chris Brunette" w:date="2026-07-21T14:14:00Z" w16du:dateUtc="2026-07-21T20:14:00Z">
            <w:rPr>
              <w:ins w:id="68" w:author="Chris Brunette" w:date="2026-07-21T14:14:00Z" w16du:dateUtc="2026-07-21T20:14:00Z"/>
            </w:rPr>
          </w:rPrChange>
        </w:rPr>
        <w:pPrChange w:id="69" w:author="Chris Brunette" w:date="2026-07-21T14:14:00Z" w16du:dateUtc="2026-07-21T20:14:00Z">
          <w:pPr>
            <w:pStyle w:val="ListParagraph"/>
            <w:numPr>
              <w:ilvl w:val="3"/>
              <w:numId w:val="8"/>
            </w:numPr>
            <w:tabs>
              <w:tab w:val="left" w:pos="3601"/>
            </w:tabs>
            <w:ind w:left="3601" w:right="740" w:hanging="721"/>
          </w:pPr>
        </w:pPrChange>
      </w:pPr>
      <w:r>
        <w:rPr>
          <w:sz w:val="20"/>
        </w:rPr>
        <w:t>The</w:t>
      </w:r>
      <w:r>
        <w:rPr>
          <w:spacing w:val="-7"/>
          <w:sz w:val="20"/>
        </w:rPr>
        <w:t xml:space="preserve"> </w:t>
      </w:r>
      <w:r>
        <w:rPr>
          <w:sz w:val="20"/>
        </w:rPr>
        <w:t>certified</w:t>
      </w:r>
      <w:r>
        <w:rPr>
          <w:spacing w:val="-6"/>
          <w:sz w:val="20"/>
        </w:rPr>
        <w:t xml:space="preserve"> </w:t>
      </w:r>
      <w:r>
        <w:rPr>
          <w:sz w:val="20"/>
        </w:rPr>
        <w:t>Fire</w:t>
      </w:r>
      <w:r>
        <w:rPr>
          <w:spacing w:val="-4"/>
          <w:sz w:val="20"/>
        </w:rPr>
        <w:t xml:space="preserve"> </w:t>
      </w:r>
      <w:r>
        <w:rPr>
          <w:sz w:val="20"/>
        </w:rPr>
        <w:t>Inspector</w:t>
      </w:r>
      <w:r>
        <w:rPr>
          <w:spacing w:val="-3"/>
          <w:sz w:val="20"/>
        </w:rPr>
        <w:t xml:space="preserve"> </w:t>
      </w:r>
      <w:r>
        <w:rPr>
          <w:sz w:val="20"/>
        </w:rPr>
        <w:t>may</w:t>
      </w:r>
      <w:r>
        <w:rPr>
          <w:spacing w:val="-5"/>
          <w:sz w:val="20"/>
        </w:rPr>
        <w:t xml:space="preserve"> </w:t>
      </w:r>
      <w:r>
        <w:rPr>
          <w:sz w:val="20"/>
        </w:rPr>
        <w:t>require</w:t>
      </w:r>
      <w:r>
        <w:rPr>
          <w:spacing w:val="-6"/>
          <w:sz w:val="20"/>
        </w:rPr>
        <w:t xml:space="preserve"> </w:t>
      </w:r>
      <w:r>
        <w:rPr>
          <w:sz w:val="20"/>
        </w:rPr>
        <w:t>flushing</w:t>
      </w:r>
      <w:r>
        <w:rPr>
          <w:spacing w:val="-4"/>
          <w:sz w:val="20"/>
        </w:rPr>
        <w:t xml:space="preserve"> </w:t>
      </w:r>
      <w:r>
        <w:rPr>
          <w:sz w:val="20"/>
        </w:rPr>
        <w:t>of</w:t>
      </w:r>
      <w:r>
        <w:rPr>
          <w:spacing w:val="-6"/>
          <w:sz w:val="20"/>
        </w:rPr>
        <w:t xml:space="preserve"> </w:t>
      </w:r>
      <w:r>
        <w:rPr>
          <w:sz w:val="20"/>
        </w:rPr>
        <w:t>the</w:t>
      </w:r>
      <w:r>
        <w:rPr>
          <w:spacing w:val="-5"/>
          <w:sz w:val="20"/>
        </w:rPr>
        <w:t xml:space="preserve"> </w:t>
      </w:r>
      <w:r>
        <w:rPr>
          <w:sz w:val="20"/>
        </w:rPr>
        <w:t>aboveground</w:t>
      </w:r>
      <w:r>
        <w:rPr>
          <w:spacing w:val="-6"/>
          <w:sz w:val="20"/>
        </w:rPr>
        <w:t xml:space="preserve"> </w:t>
      </w:r>
      <w:r>
        <w:rPr>
          <w:sz w:val="20"/>
        </w:rPr>
        <w:t>sprinkler piping if required tests for the underground piping cannot be documented.</w:t>
      </w:r>
    </w:p>
    <w:p w14:paraId="4D1CAD63" w14:textId="18112777" w:rsidR="00B14BC5" w:rsidRPr="007E5B92" w:rsidRDefault="00B14BC5" w:rsidP="007E5B92">
      <w:pPr>
        <w:pStyle w:val="ListParagraph"/>
        <w:numPr>
          <w:ilvl w:val="3"/>
          <w:numId w:val="8"/>
        </w:numPr>
        <w:tabs>
          <w:tab w:val="left" w:pos="3601"/>
        </w:tabs>
        <w:spacing w:after="240"/>
        <w:ind w:right="740"/>
        <w:rPr>
          <w:ins w:id="70" w:author="Chris Brunette" w:date="2026-07-21T14:14:00Z" w16du:dateUtc="2026-07-21T20:14:00Z"/>
          <w:sz w:val="20"/>
        </w:rPr>
      </w:pPr>
      <w:ins w:id="71" w:author="Chris Brunette" w:date="2026-07-21T14:14:00Z" w16du:dateUtc="2026-07-21T20:14:00Z">
        <w:r w:rsidRPr="00B14BC5">
          <w:rPr>
            <w:sz w:val="20"/>
          </w:rPr>
          <w:t xml:space="preserve">Contractors may not allow </w:t>
        </w:r>
        <w:proofErr w:type="gramStart"/>
        <w:r w:rsidRPr="00B14BC5">
          <w:rPr>
            <w:sz w:val="20"/>
          </w:rPr>
          <w:t>persons</w:t>
        </w:r>
        <w:proofErr w:type="gramEnd"/>
        <w:r w:rsidRPr="00B14BC5">
          <w:rPr>
            <w:sz w:val="20"/>
          </w:rPr>
          <w:t xml:space="preserve"> to work on underground fire suppression supply lines who are not registered with the Division as Fire Suppression Systems Contractor - Underground.</w:t>
        </w:r>
      </w:ins>
    </w:p>
    <w:p w14:paraId="5D5F56C1" w14:textId="62B9F158" w:rsidR="00B14BC5" w:rsidRDefault="00B14BC5" w:rsidP="007E5B92">
      <w:pPr>
        <w:tabs>
          <w:tab w:val="left" w:pos="3601"/>
        </w:tabs>
        <w:spacing w:after="240"/>
        <w:ind w:left="3600" w:right="740"/>
        <w:rPr>
          <w:ins w:id="72" w:author="Chris Brunette" w:date="2026-07-21T14:14:00Z" w16du:dateUtc="2026-07-21T20:14:00Z"/>
          <w:sz w:val="20"/>
        </w:rPr>
      </w:pPr>
      <w:ins w:id="73" w:author="Chris Brunette" w:date="2026-07-21T14:14:00Z" w16du:dateUtc="2026-07-21T20:14:00Z">
        <w:r>
          <w:rPr>
            <w:sz w:val="20"/>
          </w:rPr>
          <w:tab/>
          <w:t>Exemption:</w:t>
        </w:r>
        <w:r>
          <w:t xml:space="preserve"> </w:t>
        </w:r>
        <w:r w:rsidRPr="00B14BC5">
          <w:rPr>
            <w:sz w:val="20"/>
          </w:rPr>
          <w:t>Persons working under the direct supervision and immediate presence of:</w:t>
        </w:r>
      </w:ins>
    </w:p>
    <w:p w14:paraId="2D900215" w14:textId="77777777" w:rsidR="00B14BC5" w:rsidRPr="00B14BC5" w:rsidRDefault="00B14BC5" w:rsidP="007E5B92">
      <w:pPr>
        <w:pStyle w:val="ListParagraph"/>
        <w:numPr>
          <w:ilvl w:val="0"/>
          <w:numId w:val="13"/>
        </w:numPr>
        <w:tabs>
          <w:tab w:val="left" w:pos="3601"/>
        </w:tabs>
        <w:spacing w:after="240"/>
        <w:ind w:right="740"/>
        <w:rPr>
          <w:ins w:id="74" w:author="Chris Brunette" w:date="2026-07-21T14:14:00Z" w16du:dateUtc="2026-07-21T20:14:00Z"/>
          <w:sz w:val="20"/>
        </w:rPr>
      </w:pPr>
      <w:ins w:id="75" w:author="Chris Brunette" w:date="2026-07-21T14:14:00Z" w16du:dateUtc="2026-07-21T20:14:00Z">
        <w:r w:rsidRPr="00B14BC5">
          <w:rPr>
            <w:sz w:val="20"/>
          </w:rPr>
          <w:t>A registered Fire Suppression Systems Contractor – Underground</w:t>
        </w:r>
      </w:ins>
    </w:p>
    <w:p w14:paraId="08AC9C8D" w14:textId="77777777" w:rsidR="00B14BC5" w:rsidRPr="00B14BC5" w:rsidRDefault="00B14BC5" w:rsidP="007E5B92">
      <w:pPr>
        <w:pStyle w:val="ListParagraph"/>
        <w:numPr>
          <w:ilvl w:val="0"/>
          <w:numId w:val="13"/>
        </w:numPr>
        <w:tabs>
          <w:tab w:val="left" w:pos="3601"/>
        </w:tabs>
        <w:spacing w:after="240"/>
        <w:ind w:right="740"/>
        <w:rPr>
          <w:ins w:id="76" w:author="Chris Brunette" w:date="2026-07-21T14:14:00Z" w16du:dateUtc="2026-07-21T20:14:00Z"/>
          <w:sz w:val="20"/>
        </w:rPr>
      </w:pPr>
      <w:ins w:id="77" w:author="Chris Brunette" w:date="2026-07-21T14:14:00Z" w16du:dateUtc="2026-07-21T20:14:00Z">
        <w:r w:rsidRPr="00B14BC5">
          <w:rPr>
            <w:sz w:val="20"/>
          </w:rPr>
          <w:t>A registered Sprinkler Fitter</w:t>
        </w:r>
      </w:ins>
    </w:p>
    <w:p w14:paraId="50060099" w14:textId="74A4474C" w:rsidR="00B14BC5" w:rsidRPr="007E5B92" w:rsidRDefault="00B14BC5" w:rsidP="007E5B92">
      <w:pPr>
        <w:pStyle w:val="ListParagraph"/>
        <w:numPr>
          <w:ilvl w:val="0"/>
          <w:numId w:val="13"/>
        </w:numPr>
        <w:tabs>
          <w:tab w:val="left" w:pos="3601"/>
        </w:tabs>
        <w:spacing w:after="240"/>
        <w:ind w:right="740"/>
        <w:rPr>
          <w:ins w:id="78" w:author="Chris Brunette" w:date="2026-07-21T14:14:00Z" w16du:dateUtc="2026-07-21T20:14:00Z"/>
          <w:sz w:val="20"/>
          <w:rPrChange w:id="79" w:author="Chris Brunette" w:date="2026-07-21T14:14:00Z" w16du:dateUtc="2026-07-21T20:14:00Z">
            <w:rPr>
              <w:ins w:id="80" w:author="Chris Brunette" w:date="2026-07-21T14:14:00Z" w16du:dateUtc="2026-07-21T20:14:00Z"/>
            </w:rPr>
          </w:rPrChange>
        </w:rPr>
        <w:pPrChange w:id="81" w:author="Chris Brunette" w:date="2026-07-21T14:14:00Z" w16du:dateUtc="2026-07-21T20:14:00Z">
          <w:pPr>
            <w:pStyle w:val="ListParagraph"/>
            <w:numPr>
              <w:numId w:val="13"/>
            </w:numPr>
            <w:tabs>
              <w:tab w:val="left" w:pos="3601"/>
            </w:tabs>
            <w:ind w:left="3960" w:right="740" w:hanging="360"/>
          </w:pPr>
        </w:pPrChange>
      </w:pPr>
      <w:ins w:id="82" w:author="Chris Brunette" w:date="2026-07-21T14:14:00Z" w16du:dateUtc="2026-07-21T20:14:00Z">
        <w:r w:rsidRPr="00B14BC5">
          <w:rPr>
            <w:sz w:val="20"/>
          </w:rPr>
          <w:t xml:space="preserve">Other Qualified </w:t>
        </w:r>
      </w:ins>
      <w:ins w:id="83" w:author="Chris Brunette" w:date="2026-07-31T11:57:00Z" w16du:dateUtc="2026-07-31T17:57:00Z">
        <w:r w:rsidR="0075777B" w:rsidRPr="00B14BC5">
          <w:rPr>
            <w:sz w:val="20"/>
          </w:rPr>
          <w:t>people</w:t>
        </w:r>
      </w:ins>
      <w:ins w:id="84" w:author="Chris Brunette" w:date="2026-07-21T14:14:00Z" w16du:dateUtc="2026-07-21T20:14:00Z">
        <w:r w:rsidRPr="00B14BC5">
          <w:rPr>
            <w:sz w:val="20"/>
          </w:rPr>
          <w:t xml:space="preserve"> approved by </w:t>
        </w:r>
      </w:ins>
      <w:r w:rsidR="007E5B92" w:rsidRPr="007E5B92">
        <w:rPr>
          <w:color w:val="C00000"/>
          <w:sz w:val="20"/>
        </w:rPr>
        <w:t>the Division</w:t>
      </w:r>
    </w:p>
    <w:p w14:paraId="4A6C224A" w14:textId="76FF762A" w:rsidR="009E11E2" w:rsidRPr="007E5B92" w:rsidRDefault="00B14BC5" w:rsidP="007E5B92">
      <w:pPr>
        <w:pStyle w:val="ListParagraph"/>
        <w:numPr>
          <w:ilvl w:val="3"/>
          <w:numId w:val="8"/>
        </w:numPr>
        <w:spacing w:after="240"/>
        <w:rPr>
          <w:sz w:val="20"/>
        </w:rPr>
      </w:pPr>
      <w:ins w:id="85" w:author="Chris Brunette" w:date="2026-07-21T14:14:00Z" w16du:dateUtc="2026-07-21T20:14:00Z">
        <w:r w:rsidRPr="00B14BC5">
          <w:rPr>
            <w:sz w:val="20"/>
          </w:rPr>
          <w:t>Underground contractors will be responsible for the work of any employees or sub-contractors under their authority. Qualified supervisors may oversee no more than six</w:t>
        </w:r>
      </w:ins>
      <w:r w:rsidR="007E5B92">
        <w:rPr>
          <w:sz w:val="20"/>
        </w:rPr>
        <w:t xml:space="preserve"> </w:t>
      </w:r>
      <w:r w:rsidR="007E5B92" w:rsidRPr="007E5B92">
        <w:rPr>
          <w:color w:val="C00000"/>
          <w:sz w:val="20"/>
        </w:rPr>
        <w:t>(6)</w:t>
      </w:r>
      <w:ins w:id="86" w:author="Chris Brunette" w:date="2026-07-21T14:14:00Z" w16du:dateUtc="2026-07-21T20:14:00Z">
        <w:r w:rsidRPr="007E5B92">
          <w:rPr>
            <w:color w:val="C00000"/>
            <w:sz w:val="20"/>
          </w:rPr>
          <w:t xml:space="preserve"> </w:t>
        </w:r>
        <w:r w:rsidRPr="00B14BC5">
          <w:rPr>
            <w:sz w:val="20"/>
          </w:rPr>
          <w:t>workers at any one time. Qualified supervisors must not leave workers unsupervised and must be immediately available on site.</w:t>
        </w:r>
      </w:ins>
    </w:p>
    <w:p w14:paraId="203C86BF" w14:textId="7C24ACF4" w:rsidR="009E11E2" w:rsidRPr="007E5B92" w:rsidRDefault="00000000" w:rsidP="007E5B92">
      <w:pPr>
        <w:pStyle w:val="ListParagraph"/>
        <w:numPr>
          <w:ilvl w:val="2"/>
          <w:numId w:val="8"/>
        </w:numPr>
        <w:tabs>
          <w:tab w:val="left" w:pos="2880"/>
        </w:tabs>
        <w:spacing w:after="240"/>
        <w:rPr>
          <w:sz w:val="20"/>
        </w:rPr>
      </w:pPr>
      <w:r>
        <w:rPr>
          <w:sz w:val="20"/>
        </w:rPr>
        <w:t>Installation</w:t>
      </w:r>
      <w:r>
        <w:rPr>
          <w:spacing w:val="-9"/>
          <w:sz w:val="20"/>
        </w:rPr>
        <w:t xml:space="preserve"> </w:t>
      </w:r>
      <w:r>
        <w:rPr>
          <w:sz w:val="20"/>
        </w:rPr>
        <w:t>of</w:t>
      </w:r>
      <w:r>
        <w:rPr>
          <w:spacing w:val="-9"/>
          <w:sz w:val="20"/>
        </w:rPr>
        <w:t xml:space="preserve"> </w:t>
      </w:r>
      <w:proofErr w:type="spellStart"/>
      <w:r w:rsidRPr="007E5B92">
        <w:rPr>
          <w:strike/>
          <w:color w:val="C00000"/>
          <w:sz w:val="20"/>
        </w:rPr>
        <w:t>b</w:t>
      </w:r>
      <w:r w:rsidR="007E5B92" w:rsidRPr="007E5B92">
        <w:rPr>
          <w:color w:val="C00000"/>
          <w:sz w:val="20"/>
        </w:rPr>
        <w:t>B</w:t>
      </w:r>
      <w:r>
        <w:rPr>
          <w:sz w:val="20"/>
        </w:rPr>
        <w:t>ackflow</w:t>
      </w:r>
      <w:proofErr w:type="spellEnd"/>
      <w:r>
        <w:rPr>
          <w:spacing w:val="-9"/>
          <w:sz w:val="20"/>
        </w:rPr>
        <w:t xml:space="preserve"> </w:t>
      </w:r>
      <w:proofErr w:type="spellStart"/>
      <w:r w:rsidRPr="007E5B92">
        <w:rPr>
          <w:strike/>
          <w:color w:val="C00000"/>
          <w:spacing w:val="-2"/>
          <w:sz w:val="20"/>
        </w:rPr>
        <w:t>p</w:t>
      </w:r>
      <w:r w:rsidR="007E5B92" w:rsidRPr="007E5B92">
        <w:rPr>
          <w:color w:val="C00000"/>
          <w:spacing w:val="-2"/>
          <w:sz w:val="20"/>
        </w:rPr>
        <w:t>P</w:t>
      </w:r>
      <w:r>
        <w:rPr>
          <w:spacing w:val="-2"/>
          <w:sz w:val="20"/>
        </w:rPr>
        <w:t>reventers</w:t>
      </w:r>
      <w:proofErr w:type="spellEnd"/>
      <w:r w:rsidRPr="007E5B92">
        <w:rPr>
          <w:strike/>
          <w:color w:val="C00000"/>
          <w:spacing w:val="-2"/>
          <w:sz w:val="20"/>
        </w:rPr>
        <w:t>.</w:t>
      </w:r>
    </w:p>
    <w:p w14:paraId="168790AA" w14:textId="58F1AA7E" w:rsidR="009E11E2" w:rsidRPr="007E5B92" w:rsidRDefault="00000000" w:rsidP="007E5B92">
      <w:pPr>
        <w:pStyle w:val="ListParagraph"/>
        <w:numPr>
          <w:ilvl w:val="3"/>
          <w:numId w:val="8"/>
        </w:numPr>
        <w:tabs>
          <w:tab w:val="left" w:pos="3601"/>
        </w:tabs>
        <w:spacing w:after="240"/>
        <w:ind w:right="1427"/>
        <w:rPr>
          <w:sz w:val="20"/>
        </w:rPr>
      </w:pPr>
      <w:r>
        <w:rPr>
          <w:sz w:val="20"/>
        </w:rPr>
        <w:t>Backflow</w:t>
      </w:r>
      <w:r>
        <w:rPr>
          <w:spacing w:val="-5"/>
          <w:sz w:val="20"/>
        </w:rPr>
        <w:t xml:space="preserve"> </w:t>
      </w:r>
      <w:r>
        <w:rPr>
          <w:sz w:val="20"/>
        </w:rPr>
        <w:t>preventers</w:t>
      </w:r>
      <w:r>
        <w:rPr>
          <w:spacing w:val="-5"/>
          <w:sz w:val="20"/>
        </w:rPr>
        <w:t xml:space="preserve"> </w:t>
      </w:r>
      <w:r>
        <w:rPr>
          <w:sz w:val="20"/>
        </w:rPr>
        <w:t>must</w:t>
      </w:r>
      <w:r>
        <w:rPr>
          <w:spacing w:val="-5"/>
          <w:sz w:val="20"/>
        </w:rPr>
        <w:t xml:space="preserve"> </w:t>
      </w:r>
      <w:r>
        <w:rPr>
          <w:sz w:val="20"/>
        </w:rPr>
        <w:t>be</w:t>
      </w:r>
      <w:r>
        <w:rPr>
          <w:spacing w:val="-8"/>
          <w:sz w:val="20"/>
        </w:rPr>
        <w:t xml:space="preserve"> </w:t>
      </w:r>
      <w:r>
        <w:rPr>
          <w:sz w:val="20"/>
        </w:rPr>
        <w:t>installed</w:t>
      </w:r>
      <w:r>
        <w:rPr>
          <w:spacing w:val="-7"/>
          <w:sz w:val="20"/>
        </w:rPr>
        <w:t xml:space="preserve"> </w:t>
      </w:r>
      <w:r>
        <w:rPr>
          <w:sz w:val="20"/>
        </w:rPr>
        <w:t>by</w:t>
      </w:r>
      <w:r>
        <w:rPr>
          <w:spacing w:val="-6"/>
          <w:sz w:val="20"/>
        </w:rPr>
        <w:t xml:space="preserve"> </w:t>
      </w:r>
      <w:r>
        <w:rPr>
          <w:sz w:val="20"/>
        </w:rPr>
        <w:t>registered</w:t>
      </w:r>
      <w:r>
        <w:rPr>
          <w:spacing w:val="-7"/>
          <w:sz w:val="20"/>
        </w:rPr>
        <w:t xml:space="preserve"> </w:t>
      </w:r>
      <w:r>
        <w:rPr>
          <w:sz w:val="20"/>
        </w:rPr>
        <w:t>Fire</w:t>
      </w:r>
      <w:r>
        <w:rPr>
          <w:spacing w:val="-7"/>
          <w:sz w:val="20"/>
        </w:rPr>
        <w:t xml:space="preserve"> </w:t>
      </w:r>
      <w:r>
        <w:rPr>
          <w:sz w:val="20"/>
        </w:rPr>
        <w:t xml:space="preserve">Suppression </w:t>
      </w:r>
      <w:r>
        <w:rPr>
          <w:spacing w:val="-2"/>
          <w:sz w:val="20"/>
        </w:rPr>
        <w:t>Contractors-Backflow.</w:t>
      </w:r>
    </w:p>
    <w:p w14:paraId="5856B8FC" w14:textId="4ED1AD27" w:rsidR="009E11E2" w:rsidRPr="007E5B92" w:rsidDel="008D2634" w:rsidRDefault="00000000" w:rsidP="007E5B92">
      <w:pPr>
        <w:pStyle w:val="ListParagraph"/>
        <w:numPr>
          <w:ilvl w:val="3"/>
          <w:numId w:val="8"/>
        </w:numPr>
        <w:tabs>
          <w:tab w:val="left" w:pos="3601"/>
        </w:tabs>
        <w:spacing w:after="240"/>
        <w:ind w:right="935"/>
        <w:rPr>
          <w:del w:id="87" w:author="Chris Brunette" w:date="2026-07-21T13:19:00Z" w16du:dateUtc="2026-07-21T19:19:00Z"/>
          <w:sz w:val="20"/>
        </w:rPr>
      </w:pPr>
      <w:r>
        <w:rPr>
          <w:sz w:val="20"/>
        </w:rPr>
        <w:t>For new installations, the backflow preventer may not be installed until Contractor's</w:t>
      </w:r>
      <w:r>
        <w:rPr>
          <w:spacing w:val="-6"/>
          <w:sz w:val="20"/>
        </w:rPr>
        <w:t xml:space="preserve"> </w:t>
      </w:r>
      <w:r>
        <w:rPr>
          <w:sz w:val="20"/>
        </w:rPr>
        <w:t>Material</w:t>
      </w:r>
      <w:r>
        <w:rPr>
          <w:spacing w:val="-6"/>
          <w:sz w:val="20"/>
        </w:rPr>
        <w:t xml:space="preserve"> </w:t>
      </w:r>
      <w:r>
        <w:rPr>
          <w:sz w:val="20"/>
        </w:rPr>
        <w:t>and</w:t>
      </w:r>
      <w:r>
        <w:rPr>
          <w:spacing w:val="-5"/>
          <w:sz w:val="20"/>
        </w:rPr>
        <w:t xml:space="preserve"> </w:t>
      </w:r>
      <w:r>
        <w:rPr>
          <w:sz w:val="20"/>
        </w:rPr>
        <w:t>Test</w:t>
      </w:r>
      <w:r>
        <w:rPr>
          <w:spacing w:val="-7"/>
          <w:sz w:val="20"/>
        </w:rPr>
        <w:t xml:space="preserve"> </w:t>
      </w:r>
      <w:r>
        <w:rPr>
          <w:sz w:val="20"/>
        </w:rPr>
        <w:t>Certificate</w:t>
      </w:r>
      <w:r>
        <w:rPr>
          <w:spacing w:val="-5"/>
          <w:sz w:val="20"/>
        </w:rPr>
        <w:t xml:space="preserve"> </w:t>
      </w:r>
      <w:r>
        <w:rPr>
          <w:sz w:val="20"/>
        </w:rPr>
        <w:t>for</w:t>
      </w:r>
      <w:r>
        <w:rPr>
          <w:spacing w:val="-6"/>
          <w:sz w:val="20"/>
        </w:rPr>
        <w:t xml:space="preserve"> </w:t>
      </w:r>
      <w:r>
        <w:rPr>
          <w:sz w:val="20"/>
        </w:rPr>
        <w:t>Underground</w:t>
      </w:r>
      <w:r>
        <w:rPr>
          <w:spacing w:val="-5"/>
          <w:sz w:val="20"/>
        </w:rPr>
        <w:t xml:space="preserve"> </w:t>
      </w:r>
      <w:r>
        <w:rPr>
          <w:sz w:val="20"/>
        </w:rPr>
        <w:t>Piping</w:t>
      </w:r>
      <w:r>
        <w:rPr>
          <w:spacing w:val="-7"/>
          <w:sz w:val="20"/>
        </w:rPr>
        <w:t xml:space="preserve"> </w:t>
      </w:r>
      <w:r>
        <w:rPr>
          <w:sz w:val="20"/>
        </w:rPr>
        <w:t>has</w:t>
      </w:r>
      <w:r>
        <w:rPr>
          <w:spacing w:val="-6"/>
          <w:sz w:val="20"/>
        </w:rPr>
        <w:t xml:space="preserve"> </w:t>
      </w:r>
      <w:r>
        <w:rPr>
          <w:sz w:val="20"/>
        </w:rPr>
        <w:t xml:space="preserve">been </w:t>
      </w:r>
      <w:r>
        <w:rPr>
          <w:spacing w:val="-2"/>
          <w:sz w:val="20"/>
        </w:rPr>
        <w:t>completed.</w:t>
      </w:r>
    </w:p>
    <w:p w14:paraId="1203856C" w14:textId="490316E2" w:rsidR="009E11E2" w:rsidDel="008D2634" w:rsidRDefault="00000000">
      <w:pPr>
        <w:pStyle w:val="ListParagraph"/>
        <w:numPr>
          <w:ilvl w:val="2"/>
          <w:numId w:val="8"/>
        </w:numPr>
        <w:tabs>
          <w:tab w:val="left" w:pos="2880"/>
        </w:tabs>
        <w:spacing w:before="1"/>
        <w:rPr>
          <w:del w:id="88" w:author="Chris Brunette" w:date="2026-07-21T13:19:00Z" w16du:dateUtc="2026-07-21T19:19:00Z"/>
          <w:sz w:val="20"/>
        </w:rPr>
      </w:pPr>
      <w:del w:id="89" w:author="Chris Brunette" w:date="2026-07-21T13:19:00Z" w16du:dateUtc="2026-07-21T19:19:00Z">
        <w:r w:rsidDel="008D2634">
          <w:rPr>
            <w:sz w:val="20"/>
          </w:rPr>
          <w:delText>Installation</w:delText>
        </w:r>
        <w:r w:rsidDel="008D2634">
          <w:rPr>
            <w:spacing w:val="-9"/>
            <w:sz w:val="20"/>
          </w:rPr>
          <w:delText xml:space="preserve"> </w:delText>
        </w:r>
        <w:r w:rsidDel="008D2634">
          <w:rPr>
            <w:sz w:val="20"/>
          </w:rPr>
          <w:delText>of</w:delText>
        </w:r>
        <w:r w:rsidDel="008D2634">
          <w:rPr>
            <w:spacing w:val="-10"/>
            <w:sz w:val="20"/>
          </w:rPr>
          <w:delText xml:space="preserve"> </w:delText>
        </w:r>
        <w:r w:rsidDel="008D2634">
          <w:rPr>
            <w:sz w:val="20"/>
          </w:rPr>
          <w:delText>Fire</w:delText>
        </w:r>
        <w:r w:rsidDel="008D2634">
          <w:rPr>
            <w:spacing w:val="-8"/>
            <w:sz w:val="20"/>
          </w:rPr>
          <w:delText xml:space="preserve"> </w:delText>
        </w:r>
        <w:r w:rsidDel="008D2634">
          <w:rPr>
            <w:sz w:val="20"/>
          </w:rPr>
          <w:delText>Suppression</w:delText>
        </w:r>
        <w:r w:rsidDel="008D2634">
          <w:rPr>
            <w:spacing w:val="-9"/>
            <w:sz w:val="20"/>
          </w:rPr>
          <w:delText xml:space="preserve"> </w:delText>
        </w:r>
        <w:r w:rsidDel="008D2634">
          <w:rPr>
            <w:sz w:val="20"/>
          </w:rPr>
          <w:delText>Systems</w:delText>
        </w:r>
        <w:r w:rsidDel="008D2634">
          <w:rPr>
            <w:spacing w:val="-9"/>
            <w:sz w:val="20"/>
          </w:rPr>
          <w:delText xml:space="preserve"> </w:delText>
        </w:r>
        <w:r w:rsidDel="008D2634">
          <w:rPr>
            <w:sz w:val="20"/>
          </w:rPr>
          <w:delText>in</w:delText>
        </w:r>
        <w:r w:rsidDel="008D2634">
          <w:rPr>
            <w:spacing w:val="-10"/>
            <w:sz w:val="20"/>
          </w:rPr>
          <w:delText xml:space="preserve"> </w:delText>
        </w:r>
        <w:r w:rsidDel="008D2634">
          <w:rPr>
            <w:sz w:val="20"/>
          </w:rPr>
          <w:delText>Premanufactured</w:delText>
        </w:r>
        <w:r w:rsidDel="008D2634">
          <w:rPr>
            <w:spacing w:val="-9"/>
            <w:sz w:val="20"/>
          </w:rPr>
          <w:delText xml:space="preserve"> </w:delText>
        </w:r>
        <w:r w:rsidDel="008D2634">
          <w:rPr>
            <w:sz w:val="20"/>
          </w:rPr>
          <w:delText>Buildings</w:delText>
        </w:r>
        <w:r w:rsidDel="008D2634">
          <w:rPr>
            <w:spacing w:val="-9"/>
            <w:sz w:val="20"/>
          </w:rPr>
          <w:delText xml:space="preserve"> </w:delText>
        </w:r>
        <w:r w:rsidDel="008D2634">
          <w:rPr>
            <w:sz w:val="20"/>
          </w:rPr>
          <w:delText>or</w:delText>
        </w:r>
        <w:r w:rsidDel="008D2634">
          <w:rPr>
            <w:spacing w:val="-8"/>
            <w:sz w:val="20"/>
          </w:rPr>
          <w:delText xml:space="preserve"> </w:delText>
        </w:r>
        <w:r w:rsidDel="008D2634">
          <w:rPr>
            <w:spacing w:val="-2"/>
            <w:sz w:val="20"/>
          </w:rPr>
          <w:delText>Structures</w:delText>
        </w:r>
      </w:del>
    </w:p>
    <w:p w14:paraId="2C224CF6" w14:textId="1691B139" w:rsidR="009E11E2" w:rsidDel="008D2634" w:rsidRDefault="009E11E2">
      <w:pPr>
        <w:pStyle w:val="BodyText"/>
        <w:spacing w:before="10"/>
        <w:rPr>
          <w:del w:id="90" w:author="Chris Brunette" w:date="2026-07-21T13:19:00Z" w16du:dateUtc="2026-07-21T19:19:00Z"/>
        </w:rPr>
      </w:pPr>
    </w:p>
    <w:p w14:paraId="3AEF5335" w14:textId="300979A6" w:rsidR="009E11E2" w:rsidDel="008D2634" w:rsidRDefault="00000000">
      <w:pPr>
        <w:pStyle w:val="ListParagraph"/>
        <w:numPr>
          <w:ilvl w:val="3"/>
          <w:numId w:val="8"/>
        </w:numPr>
        <w:tabs>
          <w:tab w:val="left" w:pos="3601"/>
        </w:tabs>
        <w:ind w:right="481"/>
        <w:rPr>
          <w:del w:id="91" w:author="Chris Brunette" w:date="2026-07-21T13:19:00Z" w16du:dateUtc="2026-07-21T19:19:00Z"/>
          <w:sz w:val="20"/>
        </w:rPr>
      </w:pPr>
      <w:del w:id="92" w:author="Chris Brunette" w:date="2026-07-21T13:19:00Z" w16du:dateUtc="2026-07-21T19:19:00Z">
        <w:r w:rsidDel="008D2634">
          <w:rPr>
            <w:sz w:val="20"/>
          </w:rPr>
          <w:delText>Fire</w:delText>
        </w:r>
        <w:r w:rsidDel="008D2634">
          <w:rPr>
            <w:spacing w:val="-3"/>
            <w:sz w:val="20"/>
          </w:rPr>
          <w:delText xml:space="preserve"> </w:delText>
        </w:r>
        <w:r w:rsidDel="008D2634">
          <w:rPr>
            <w:sz w:val="20"/>
          </w:rPr>
          <w:delText>Suppression</w:delText>
        </w:r>
        <w:r w:rsidDel="008D2634">
          <w:rPr>
            <w:spacing w:val="-2"/>
            <w:sz w:val="20"/>
          </w:rPr>
          <w:delText xml:space="preserve"> </w:delText>
        </w:r>
        <w:r w:rsidDel="008D2634">
          <w:rPr>
            <w:sz w:val="20"/>
          </w:rPr>
          <w:delText>System</w:delText>
        </w:r>
        <w:r w:rsidDel="008D2634">
          <w:rPr>
            <w:spacing w:val="-3"/>
            <w:sz w:val="20"/>
          </w:rPr>
          <w:delText xml:space="preserve"> </w:delText>
        </w:r>
        <w:r w:rsidDel="008D2634">
          <w:rPr>
            <w:sz w:val="20"/>
          </w:rPr>
          <w:delText>Contractor –</w:delText>
        </w:r>
        <w:r w:rsidDel="008D2634">
          <w:rPr>
            <w:spacing w:val="-1"/>
            <w:sz w:val="20"/>
          </w:rPr>
          <w:delText xml:space="preserve"> </w:delText>
        </w:r>
        <w:r w:rsidDel="008D2634">
          <w:rPr>
            <w:sz w:val="20"/>
          </w:rPr>
          <w:delText>Premanufactured</w:delText>
        </w:r>
        <w:r w:rsidDel="008D2634">
          <w:rPr>
            <w:spacing w:val="-3"/>
            <w:sz w:val="20"/>
          </w:rPr>
          <w:delText xml:space="preserve"> </w:delText>
        </w:r>
        <w:r w:rsidDel="008D2634">
          <w:rPr>
            <w:sz w:val="20"/>
          </w:rPr>
          <w:delText>must</w:delText>
        </w:r>
        <w:r w:rsidDel="008D2634">
          <w:rPr>
            <w:spacing w:val="-1"/>
            <w:sz w:val="20"/>
          </w:rPr>
          <w:delText xml:space="preserve"> </w:delText>
        </w:r>
        <w:r w:rsidDel="008D2634">
          <w:rPr>
            <w:sz w:val="20"/>
          </w:rPr>
          <w:delText>generate,</w:delText>
        </w:r>
        <w:r w:rsidDel="008D2634">
          <w:rPr>
            <w:spacing w:val="-1"/>
            <w:sz w:val="20"/>
          </w:rPr>
          <w:delText xml:space="preserve"> </w:delText>
        </w:r>
        <w:r w:rsidDel="008D2634">
          <w:rPr>
            <w:sz w:val="20"/>
          </w:rPr>
          <w:delText>prior</w:delText>
        </w:r>
        <w:r w:rsidDel="008D2634">
          <w:rPr>
            <w:spacing w:val="-3"/>
            <w:sz w:val="20"/>
          </w:rPr>
          <w:delText xml:space="preserve"> </w:delText>
        </w:r>
        <w:r w:rsidDel="008D2634">
          <w:rPr>
            <w:sz w:val="20"/>
          </w:rPr>
          <w:delText>to shipping,</w:delText>
        </w:r>
        <w:r w:rsidDel="008D2634">
          <w:rPr>
            <w:spacing w:val="-5"/>
            <w:sz w:val="20"/>
          </w:rPr>
          <w:delText xml:space="preserve"> </w:delText>
        </w:r>
        <w:r w:rsidDel="008D2634">
          <w:rPr>
            <w:sz w:val="20"/>
          </w:rPr>
          <w:delText>a</w:delText>
        </w:r>
        <w:r w:rsidDel="008D2634">
          <w:rPr>
            <w:spacing w:val="-5"/>
            <w:sz w:val="20"/>
          </w:rPr>
          <w:delText xml:space="preserve"> </w:delText>
        </w:r>
        <w:r w:rsidDel="008D2634">
          <w:rPr>
            <w:sz w:val="20"/>
          </w:rPr>
          <w:delText>CORI</w:delText>
        </w:r>
        <w:r w:rsidDel="008D2634">
          <w:rPr>
            <w:spacing w:val="-5"/>
            <w:sz w:val="20"/>
          </w:rPr>
          <w:delText xml:space="preserve"> </w:delText>
        </w:r>
        <w:r w:rsidDel="008D2634">
          <w:rPr>
            <w:sz w:val="20"/>
          </w:rPr>
          <w:delText>to</w:delText>
        </w:r>
        <w:r w:rsidDel="008D2634">
          <w:rPr>
            <w:spacing w:val="-4"/>
            <w:sz w:val="20"/>
          </w:rPr>
          <w:delText xml:space="preserve"> </w:delText>
        </w:r>
        <w:r w:rsidDel="008D2634">
          <w:rPr>
            <w:sz w:val="20"/>
          </w:rPr>
          <w:delText>accompany</w:delText>
        </w:r>
        <w:r w:rsidDel="008D2634">
          <w:rPr>
            <w:spacing w:val="-4"/>
            <w:sz w:val="20"/>
          </w:rPr>
          <w:delText xml:space="preserve"> </w:delText>
        </w:r>
        <w:r w:rsidDel="008D2634">
          <w:rPr>
            <w:sz w:val="20"/>
          </w:rPr>
          <w:delText>the</w:delText>
        </w:r>
        <w:r w:rsidDel="008D2634">
          <w:rPr>
            <w:spacing w:val="-5"/>
            <w:sz w:val="20"/>
          </w:rPr>
          <w:delText xml:space="preserve"> </w:delText>
        </w:r>
        <w:r w:rsidDel="008D2634">
          <w:rPr>
            <w:sz w:val="20"/>
          </w:rPr>
          <w:delText>system</w:delText>
        </w:r>
        <w:r w:rsidDel="008D2634">
          <w:rPr>
            <w:spacing w:val="-5"/>
            <w:sz w:val="20"/>
          </w:rPr>
          <w:delText xml:space="preserve"> </w:delText>
        </w:r>
        <w:r w:rsidDel="008D2634">
          <w:rPr>
            <w:sz w:val="20"/>
          </w:rPr>
          <w:delText>to</w:delText>
        </w:r>
        <w:r w:rsidDel="008D2634">
          <w:rPr>
            <w:spacing w:val="-3"/>
            <w:sz w:val="20"/>
          </w:rPr>
          <w:delText xml:space="preserve"> </w:delText>
        </w:r>
        <w:r w:rsidDel="008D2634">
          <w:rPr>
            <w:sz w:val="20"/>
          </w:rPr>
          <w:delText>be</w:delText>
        </w:r>
        <w:r w:rsidDel="008D2634">
          <w:rPr>
            <w:spacing w:val="-4"/>
            <w:sz w:val="20"/>
          </w:rPr>
          <w:delText xml:space="preserve"> </w:delText>
        </w:r>
        <w:r w:rsidDel="008D2634">
          <w:rPr>
            <w:sz w:val="20"/>
          </w:rPr>
          <w:delText>presented</w:delText>
        </w:r>
        <w:r w:rsidDel="008D2634">
          <w:rPr>
            <w:spacing w:val="-5"/>
            <w:sz w:val="20"/>
          </w:rPr>
          <w:delText xml:space="preserve"> </w:delText>
        </w:r>
        <w:r w:rsidDel="008D2634">
          <w:rPr>
            <w:sz w:val="20"/>
          </w:rPr>
          <w:delText>to</w:delText>
        </w:r>
        <w:r w:rsidDel="008D2634">
          <w:rPr>
            <w:spacing w:val="-3"/>
            <w:sz w:val="20"/>
          </w:rPr>
          <w:delText xml:space="preserve"> </w:delText>
        </w:r>
        <w:r w:rsidDel="008D2634">
          <w:rPr>
            <w:sz w:val="20"/>
          </w:rPr>
          <w:delText>the</w:delText>
        </w:r>
        <w:r w:rsidDel="008D2634">
          <w:rPr>
            <w:spacing w:val="-4"/>
            <w:sz w:val="20"/>
          </w:rPr>
          <w:delText xml:space="preserve"> </w:delText>
        </w:r>
        <w:r w:rsidDel="008D2634">
          <w:rPr>
            <w:sz w:val="20"/>
          </w:rPr>
          <w:delText>qualified</w:delText>
        </w:r>
        <w:r w:rsidDel="008D2634">
          <w:rPr>
            <w:spacing w:val="-3"/>
            <w:sz w:val="20"/>
          </w:rPr>
          <w:delText xml:space="preserve"> </w:delText>
        </w:r>
        <w:r w:rsidDel="008D2634">
          <w:rPr>
            <w:sz w:val="20"/>
          </w:rPr>
          <w:delText xml:space="preserve">AHJ who is inspecting the final installation. Said CORI shall be in the format </w:delText>
        </w:r>
        <w:r w:rsidDel="008D2634">
          <w:rPr>
            <w:sz w:val="20"/>
          </w:rPr>
          <w:lastRenderedPageBreak/>
          <w:delText>prescribed by DFPC which contains the following:</w:delText>
        </w:r>
      </w:del>
    </w:p>
    <w:p w14:paraId="0A57E9EE" w14:textId="768C9B6F" w:rsidR="009E11E2" w:rsidDel="008D2634" w:rsidRDefault="009E11E2">
      <w:pPr>
        <w:pStyle w:val="BodyText"/>
        <w:spacing w:before="10"/>
        <w:rPr>
          <w:del w:id="93" w:author="Chris Brunette" w:date="2026-07-21T13:19:00Z" w16du:dateUtc="2026-07-21T19:19:00Z"/>
        </w:rPr>
      </w:pPr>
    </w:p>
    <w:p w14:paraId="69B6027C" w14:textId="74D8D2DA" w:rsidR="009E11E2" w:rsidDel="008D2634" w:rsidRDefault="00000000">
      <w:pPr>
        <w:pStyle w:val="ListParagraph"/>
        <w:numPr>
          <w:ilvl w:val="4"/>
          <w:numId w:val="8"/>
        </w:numPr>
        <w:tabs>
          <w:tab w:val="left" w:pos="3601"/>
        </w:tabs>
        <w:ind w:left="3601" w:right="703" w:hanging="721"/>
        <w:rPr>
          <w:del w:id="94" w:author="Chris Brunette" w:date="2026-07-21T13:19:00Z" w16du:dateUtc="2026-07-21T19:19:00Z"/>
          <w:sz w:val="20"/>
        </w:rPr>
      </w:pPr>
      <w:del w:id="95" w:author="Chris Brunette" w:date="2026-07-21T13:19:00Z" w16du:dateUtc="2026-07-21T19:19:00Z">
        <w:r w:rsidDel="008D2634">
          <w:rPr>
            <w:sz w:val="20"/>
          </w:rPr>
          <w:delText>An</w:delText>
        </w:r>
        <w:r w:rsidDel="008D2634">
          <w:rPr>
            <w:spacing w:val="-7"/>
            <w:sz w:val="20"/>
          </w:rPr>
          <w:delText xml:space="preserve"> </w:delText>
        </w:r>
        <w:r w:rsidDel="008D2634">
          <w:rPr>
            <w:sz w:val="20"/>
          </w:rPr>
          <w:delText>attestation</w:delText>
        </w:r>
        <w:r w:rsidDel="008D2634">
          <w:rPr>
            <w:spacing w:val="-7"/>
            <w:sz w:val="20"/>
          </w:rPr>
          <w:delText xml:space="preserve"> </w:delText>
        </w:r>
        <w:r w:rsidDel="008D2634">
          <w:rPr>
            <w:sz w:val="20"/>
          </w:rPr>
          <w:delText>by</w:delText>
        </w:r>
        <w:r w:rsidDel="008D2634">
          <w:rPr>
            <w:spacing w:val="-6"/>
            <w:sz w:val="20"/>
          </w:rPr>
          <w:delText xml:space="preserve"> </w:delText>
        </w:r>
        <w:r w:rsidDel="008D2634">
          <w:rPr>
            <w:sz w:val="20"/>
          </w:rPr>
          <w:delText>the</w:delText>
        </w:r>
        <w:r w:rsidDel="008D2634">
          <w:rPr>
            <w:spacing w:val="-6"/>
            <w:sz w:val="20"/>
          </w:rPr>
          <w:delText xml:space="preserve"> </w:delText>
        </w:r>
        <w:r w:rsidDel="008D2634">
          <w:rPr>
            <w:sz w:val="20"/>
          </w:rPr>
          <w:delText>PREMANUFACTURED</w:delText>
        </w:r>
        <w:r w:rsidDel="008D2634">
          <w:rPr>
            <w:spacing w:val="-6"/>
            <w:sz w:val="20"/>
          </w:rPr>
          <w:delText xml:space="preserve"> </w:delText>
        </w:r>
        <w:r w:rsidDel="008D2634">
          <w:rPr>
            <w:sz w:val="20"/>
          </w:rPr>
          <w:delText>SYSTEM</w:delText>
        </w:r>
        <w:r w:rsidDel="008D2634">
          <w:rPr>
            <w:spacing w:val="-7"/>
            <w:sz w:val="20"/>
          </w:rPr>
          <w:delText xml:space="preserve"> </w:delText>
        </w:r>
        <w:r w:rsidDel="008D2634">
          <w:rPr>
            <w:sz w:val="20"/>
          </w:rPr>
          <w:delText>FIRE</w:delText>
        </w:r>
        <w:r w:rsidDel="008D2634">
          <w:rPr>
            <w:spacing w:val="-6"/>
            <w:sz w:val="20"/>
          </w:rPr>
          <w:delText xml:space="preserve"> </w:delText>
        </w:r>
        <w:r w:rsidDel="008D2634">
          <w:rPr>
            <w:sz w:val="20"/>
          </w:rPr>
          <w:delText>SUPPRESSION SPECIAL</w:delText>
        </w:r>
        <w:r w:rsidDel="008D2634">
          <w:rPr>
            <w:spacing w:val="-4"/>
            <w:sz w:val="20"/>
          </w:rPr>
          <w:delText xml:space="preserve"> </w:delText>
        </w:r>
        <w:r w:rsidDel="008D2634">
          <w:rPr>
            <w:sz w:val="20"/>
          </w:rPr>
          <w:delText>INSPECTOR</w:delText>
        </w:r>
        <w:r w:rsidDel="008D2634">
          <w:rPr>
            <w:spacing w:val="-1"/>
            <w:sz w:val="20"/>
          </w:rPr>
          <w:delText xml:space="preserve"> </w:delText>
        </w:r>
        <w:r w:rsidDel="008D2634">
          <w:rPr>
            <w:sz w:val="20"/>
          </w:rPr>
          <w:delText>that</w:delText>
        </w:r>
        <w:r w:rsidDel="008D2634">
          <w:rPr>
            <w:spacing w:val="-4"/>
            <w:sz w:val="20"/>
          </w:rPr>
          <w:delText xml:space="preserve"> </w:delText>
        </w:r>
        <w:r w:rsidDel="008D2634">
          <w:rPr>
            <w:sz w:val="20"/>
          </w:rPr>
          <w:delText>the</w:delText>
        </w:r>
        <w:r w:rsidDel="008D2634">
          <w:rPr>
            <w:spacing w:val="-4"/>
            <w:sz w:val="20"/>
          </w:rPr>
          <w:delText xml:space="preserve"> </w:delText>
        </w:r>
        <w:r w:rsidDel="008D2634">
          <w:rPr>
            <w:sz w:val="20"/>
          </w:rPr>
          <w:delText>fire</w:delText>
        </w:r>
        <w:r w:rsidDel="008D2634">
          <w:rPr>
            <w:spacing w:val="-4"/>
            <w:sz w:val="20"/>
          </w:rPr>
          <w:delText xml:space="preserve"> </w:delText>
        </w:r>
        <w:r w:rsidDel="008D2634">
          <w:rPr>
            <w:sz w:val="20"/>
          </w:rPr>
          <w:delText>suppression</w:delText>
        </w:r>
        <w:r w:rsidDel="008D2634">
          <w:rPr>
            <w:spacing w:val="-4"/>
            <w:sz w:val="20"/>
          </w:rPr>
          <w:delText xml:space="preserve"> </w:delText>
        </w:r>
        <w:r w:rsidDel="008D2634">
          <w:rPr>
            <w:sz w:val="20"/>
          </w:rPr>
          <w:delText>system</w:delText>
        </w:r>
        <w:r w:rsidDel="008D2634">
          <w:rPr>
            <w:spacing w:val="-4"/>
            <w:sz w:val="20"/>
          </w:rPr>
          <w:delText xml:space="preserve"> </w:delText>
        </w:r>
        <w:r w:rsidDel="008D2634">
          <w:rPr>
            <w:sz w:val="20"/>
          </w:rPr>
          <w:delText>in</w:delText>
        </w:r>
        <w:r w:rsidDel="008D2634">
          <w:rPr>
            <w:spacing w:val="-2"/>
            <w:sz w:val="20"/>
          </w:rPr>
          <w:delText xml:space="preserve"> </w:delText>
        </w:r>
        <w:r w:rsidDel="008D2634">
          <w:rPr>
            <w:sz w:val="20"/>
          </w:rPr>
          <w:delText>the</w:delText>
        </w:r>
        <w:r w:rsidDel="008D2634">
          <w:rPr>
            <w:spacing w:val="-2"/>
            <w:sz w:val="20"/>
          </w:rPr>
          <w:delText xml:space="preserve"> </w:delText>
        </w:r>
        <w:r w:rsidDel="008D2634">
          <w:rPr>
            <w:sz w:val="20"/>
          </w:rPr>
          <w:delText>accompanying building or structure was installed in accordance with the State of Colorado’s adopted codes, standards, rules, and regulations and the qualified local jurisdiction’s permit restrictions.</w:delText>
        </w:r>
      </w:del>
    </w:p>
    <w:p w14:paraId="068A43A4" w14:textId="3D1DF21A" w:rsidR="009E11E2" w:rsidDel="008D2634" w:rsidRDefault="009E11E2">
      <w:pPr>
        <w:pStyle w:val="BodyText"/>
        <w:spacing w:before="9"/>
        <w:rPr>
          <w:del w:id="96" w:author="Chris Brunette" w:date="2026-07-21T13:19:00Z" w16du:dateUtc="2026-07-21T19:19:00Z"/>
        </w:rPr>
      </w:pPr>
    </w:p>
    <w:p w14:paraId="01518FF9" w14:textId="18E4EBDA" w:rsidR="009E11E2" w:rsidDel="008D2634" w:rsidRDefault="00000000">
      <w:pPr>
        <w:pStyle w:val="ListParagraph"/>
        <w:numPr>
          <w:ilvl w:val="4"/>
          <w:numId w:val="8"/>
        </w:numPr>
        <w:tabs>
          <w:tab w:val="left" w:pos="3601"/>
        </w:tabs>
        <w:ind w:left="3601" w:right="594" w:hanging="721"/>
        <w:rPr>
          <w:del w:id="97" w:author="Chris Brunette" w:date="2026-07-21T13:19:00Z" w16du:dateUtc="2026-07-21T19:19:00Z"/>
          <w:sz w:val="20"/>
        </w:rPr>
      </w:pPr>
      <w:del w:id="98" w:author="Chris Brunette" w:date="2026-07-21T13:19:00Z" w16du:dateUtc="2026-07-21T19:19:00Z">
        <w:r w:rsidDel="008D2634">
          <w:rPr>
            <w:sz w:val="20"/>
          </w:rPr>
          <w:delText>An attestation signed by the responsible party for the manufacturer that the company</w:delText>
        </w:r>
        <w:r w:rsidDel="008D2634">
          <w:rPr>
            <w:spacing w:val="-2"/>
            <w:sz w:val="20"/>
          </w:rPr>
          <w:delText xml:space="preserve"> </w:delText>
        </w:r>
        <w:r w:rsidDel="008D2634">
          <w:rPr>
            <w:sz w:val="20"/>
          </w:rPr>
          <w:delText>is</w:delText>
        </w:r>
        <w:r w:rsidDel="008D2634">
          <w:rPr>
            <w:spacing w:val="-4"/>
            <w:sz w:val="20"/>
          </w:rPr>
          <w:delText xml:space="preserve"> </w:delText>
        </w:r>
        <w:r w:rsidDel="008D2634">
          <w:rPr>
            <w:sz w:val="20"/>
          </w:rPr>
          <w:delText>responsible</w:delText>
        </w:r>
        <w:r w:rsidDel="008D2634">
          <w:rPr>
            <w:spacing w:val="-5"/>
            <w:sz w:val="20"/>
          </w:rPr>
          <w:delText xml:space="preserve"> </w:delText>
        </w:r>
        <w:r w:rsidDel="008D2634">
          <w:rPr>
            <w:sz w:val="20"/>
          </w:rPr>
          <w:delText>for</w:delText>
        </w:r>
        <w:r w:rsidDel="008D2634">
          <w:rPr>
            <w:spacing w:val="-5"/>
            <w:sz w:val="20"/>
          </w:rPr>
          <w:delText xml:space="preserve"> </w:delText>
        </w:r>
        <w:r w:rsidDel="008D2634">
          <w:rPr>
            <w:sz w:val="20"/>
          </w:rPr>
          <w:delText>ensuring</w:delText>
        </w:r>
        <w:r w:rsidDel="008D2634">
          <w:rPr>
            <w:spacing w:val="-5"/>
            <w:sz w:val="20"/>
          </w:rPr>
          <w:delText xml:space="preserve"> </w:delText>
        </w:r>
        <w:r w:rsidDel="008D2634">
          <w:rPr>
            <w:sz w:val="20"/>
          </w:rPr>
          <w:delText>correction</w:delText>
        </w:r>
        <w:r w:rsidDel="008D2634">
          <w:rPr>
            <w:spacing w:val="-5"/>
            <w:sz w:val="20"/>
          </w:rPr>
          <w:delText xml:space="preserve"> </w:delText>
        </w:r>
        <w:r w:rsidDel="008D2634">
          <w:rPr>
            <w:sz w:val="20"/>
          </w:rPr>
          <w:delText>of</w:delText>
        </w:r>
        <w:r w:rsidDel="008D2634">
          <w:rPr>
            <w:spacing w:val="-3"/>
            <w:sz w:val="20"/>
          </w:rPr>
          <w:delText xml:space="preserve"> </w:delText>
        </w:r>
        <w:r w:rsidDel="008D2634">
          <w:rPr>
            <w:sz w:val="20"/>
          </w:rPr>
          <w:delText>any</w:delText>
        </w:r>
        <w:r w:rsidDel="008D2634">
          <w:rPr>
            <w:spacing w:val="-2"/>
            <w:sz w:val="20"/>
          </w:rPr>
          <w:delText xml:space="preserve"> </w:delText>
        </w:r>
        <w:r w:rsidDel="008D2634">
          <w:rPr>
            <w:sz w:val="20"/>
          </w:rPr>
          <w:delText>work</w:delText>
        </w:r>
        <w:r w:rsidDel="008D2634">
          <w:rPr>
            <w:spacing w:val="-4"/>
            <w:sz w:val="20"/>
          </w:rPr>
          <w:delText xml:space="preserve"> </w:delText>
        </w:r>
        <w:r w:rsidDel="008D2634">
          <w:rPr>
            <w:sz w:val="20"/>
          </w:rPr>
          <w:delText>done</w:delText>
        </w:r>
        <w:r w:rsidDel="008D2634">
          <w:rPr>
            <w:spacing w:val="-5"/>
            <w:sz w:val="20"/>
          </w:rPr>
          <w:delText xml:space="preserve"> </w:delText>
        </w:r>
        <w:r w:rsidDel="008D2634">
          <w:rPr>
            <w:sz w:val="20"/>
          </w:rPr>
          <w:delText>outside</w:delText>
        </w:r>
        <w:r w:rsidDel="008D2634">
          <w:rPr>
            <w:spacing w:val="-3"/>
            <w:sz w:val="20"/>
          </w:rPr>
          <w:delText xml:space="preserve"> </w:delText>
        </w:r>
        <w:r w:rsidDel="008D2634">
          <w:rPr>
            <w:sz w:val="20"/>
          </w:rPr>
          <w:delText>of</w:delText>
        </w:r>
        <w:r w:rsidDel="008D2634">
          <w:rPr>
            <w:spacing w:val="-5"/>
            <w:sz w:val="20"/>
          </w:rPr>
          <w:delText xml:space="preserve"> </w:delText>
        </w:r>
        <w:r w:rsidDel="008D2634">
          <w:rPr>
            <w:sz w:val="20"/>
          </w:rPr>
          <w:delText>the permitted conditions for the building or structure or damaged during transport.</w:delText>
        </w:r>
      </w:del>
    </w:p>
    <w:p w14:paraId="310CE913" w14:textId="2138BBBA" w:rsidR="009E11E2" w:rsidDel="008D2634" w:rsidRDefault="009E11E2">
      <w:pPr>
        <w:pStyle w:val="BodyText"/>
        <w:spacing w:before="12"/>
        <w:rPr>
          <w:del w:id="99" w:author="Chris Brunette" w:date="2026-07-21T13:19:00Z" w16du:dateUtc="2026-07-21T19:19:00Z"/>
        </w:rPr>
      </w:pPr>
    </w:p>
    <w:p w14:paraId="5756386C" w14:textId="48C08C99" w:rsidR="009E11E2" w:rsidDel="008D2634" w:rsidRDefault="00000000">
      <w:pPr>
        <w:pStyle w:val="ListParagraph"/>
        <w:numPr>
          <w:ilvl w:val="4"/>
          <w:numId w:val="8"/>
        </w:numPr>
        <w:tabs>
          <w:tab w:val="left" w:pos="3601"/>
        </w:tabs>
        <w:ind w:left="3601" w:right="404" w:hanging="721"/>
        <w:rPr>
          <w:del w:id="100" w:author="Chris Brunette" w:date="2026-07-21T13:19:00Z" w16du:dateUtc="2026-07-21T19:19:00Z"/>
          <w:sz w:val="20"/>
        </w:rPr>
      </w:pPr>
      <w:del w:id="101" w:author="Chris Brunette" w:date="2026-07-21T13:19:00Z" w16du:dateUtc="2026-07-21T19:19:00Z">
        <w:r w:rsidDel="008D2634">
          <w:rPr>
            <w:sz w:val="20"/>
          </w:rPr>
          <w:delText>Photo</w:delText>
        </w:r>
        <w:r w:rsidDel="008D2634">
          <w:rPr>
            <w:spacing w:val="-5"/>
            <w:sz w:val="20"/>
          </w:rPr>
          <w:delText xml:space="preserve"> </w:delText>
        </w:r>
        <w:r w:rsidDel="008D2634">
          <w:rPr>
            <w:sz w:val="20"/>
          </w:rPr>
          <w:delText>Documentation</w:delText>
        </w:r>
        <w:r w:rsidDel="008D2634">
          <w:rPr>
            <w:spacing w:val="-3"/>
            <w:sz w:val="20"/>
          </w:rPr>
          <w:delText xml:space="preserve"> </w:delText>
        </w:r>
        <w:r w:rsidDel="008D2634">
          <w:rPr>
            <w:sz w:val="20"/>
          </w:rPr>
          <w:delText>of</w:delText>
        </w:r>
        <w:r w:rsidDel="008D2634">
          <w:rPr>
            <w:spacing w:val="-3"/>
            <w:sz w:val="20"/>
          </w:rPr>
          <w:delText xml:space="preserve"> </w:delText>
        </w:r>
        <w:r w:rsidDel="008D2634">
          <w:rPr>
            <w:sz w:val="20"/>
          </w:rPr>
          <w:delText>all</w:delText>
        </w:r>
        <w:r w:rsidDel="008D2634">
          <w:rPr>
            <w:spacing w:val="-4"/>
            <w:sz w:val="20"/>
          </w:rPr>
          <w:delText xml:space="preserve"> </w:delText>
        </w:r>
        <w:r w:rsidDel="008D2634">
          <w:rPr>
            <w:sz w:val="20"/>
          </w:rPr>
          <w:delText>Fire</w:delText>
        </w:r>
        <w:r w:rsidDel="008D2634">
          <w:rPr>
            <w:spacing w:val="-5"/>
            <w:sz w:val="20"/>
          </w:rPr>
          <w:delText xml:space="preserve"> </w:delText>
        </w:r>
        <w:r w:rsidDel="008D2634">
          <w:rPr>
            <w:sz w:val="20"/>
          </w:rPr>
          <w:delText>Suppression</w:delText>
        </w:r>
        <w:r w:rsidDel="008D2634">
          <w:rPr>
            <w:spacing w:val="-4"/>
            <w:sz w:val="20"/>
          </w:rPr>
          <w:delText xml:space="preserve"> </w:delText>
        </w:r>
        <w:r w:rsidDel="008D2634">
          <w:rPr>
            <w:sz w:val="20"/>
          </w:rPr>
          <w:delText>System</w:delText>
        </w:r>
        <w:r w:rsidDel="008D2634">
          <w:rPr>
            <w:spacing w:val="-3"/>
            <w:sz w:val="20"/>
          </w:rPr>
          <w:delText xml:space="preserve"> </w:delText>
        </w:r>
        <w:r w:rsidDel="008D2634">
          <w:rPr>
            <w:sz w:val="20"/>
          </w:rPr>
          <w:delText>work</w:delText>
        </w:r>
        <w:r w:rsidDel="008D2634">
          <w:rPr>
            <w:spacing w:val="-4"/>
            <w:sz w:val="20"/>
          </w:rPr>
          <w:delText xml:space="preserve"> </w:delText>
        </w:r>
        <w:r w:rsidDel="008D2634">
          <w:rPr>
            <w:sz w:val="20"/>
          </w:rPr>
          <w:delText>completed</w:delText>
        </w:r>
        <w:r w:rsidDel="008D2634">
          <w:rPr>
            <w:spacing w:val="-5"/>
            <w:sz w:val="20"/>
          </w:rPr>
          <w:delText xml:space="preserve"> </w:delText>
        </w:r>
        <w:r w:rsidDel="008D2634">
          <w:rPr>
            <w:sz w:val="20"/>
          </w:rPr>
          <w:delText>prior</w:delText>
        </w:r>
        <w:r w:rsidDel="008D2634">
          <w:rPr>
            <w:spacing w:val="-5"/>
            <w:sz w:val="20"/>
          </w:rPr>
          <w:delText xml:space="preserve"> </w:delText>
        </w:r>
        <w:r w:rsidDel="008D2634">
          <w:rPr>
            <w:sz w:val="20"/>
          </w:rPr>
          <w:delText>to</w:delText>
        </w:r>
        <w:r w:rsidDel="008D2634">
          <w:rPr>
            <w:spacing w:val="-5"/>
            <w:sz w:val="20"/>
          </w:rPr>
          <w:delText xml:space="preserve"> </w:delText>
        </w:r>
        <w:r w:rsidDel="008D2634">
          <w:rPr>
            <w:sz w:val="20"/>
          </w:rPr>
          <w:delText>the building or structure leaving the manufacture’s plant. Such photo documentation shall be clear and through enough to allow the qualified local jurisdiction to review and determine adequacy of the installation to the permit’s restrictions.</w:delText>
        </w:r>
      </w:del>
    </w:p>
    <w:p w14:paraId="21BF6742" w14:textId="1DDEB242" w:rsidR="009E11E2" w:rsidDel="008D2634" w:rsidRDefault="009E11E2">
      <w:pPr>
        <w:pStyle w:val="BodyText"/>
        <w:spacing w:before="9"/>
        <w:rPr>
          <w:del w:id="102" w:author="Chris Brunette" w:date="2026-07-21T13:19:00Z" w16du:dateUtc="2026-07-21T19:19:00Z"/>
        </w:rPr>
      </w:pPr>
    </w:p>
    <w:p w14:paraId="025E9CC2" w14:textId="484E8345" w:rsidR="009E11E2" w:rsidRPr="007E5B92" w:rsidRDefault="00000000" w:rsidP="007E5B92">
      <w:pPr>
        <w:pStyle w:val="ListParagraph"/>
        <w:numPr>
          <w:ilvl w:val="4"/>
          <w:numId w:val="8"/>
        </w:numPr>
        <w:tabs>
          <w:tab w:val="left" w:pos="3601"/>
        </w:tabs>
        <w:spacing w:before="1" w:after="240"/>
        <w:ind w:left="3601" w:right="427" w:hanging="721"/>
        <w:rPr>
          <w:sz w:val="20"/>
        </w:rPr>
      </w:pPr>
      <w:del w:id="103" w:author="Chris Brunette" w:date="2026-07-21T13:19:00Z" w16du:dateUtc="2026-07-21T19:19:00Z">
        <w:r w:rsidDel="008D2634">
          <w:rPr>
            <w:sz w:val="20"/>
          </w:rPr>
          <w:delText>An attestation signed by the Premanufactured System Fire Suppression Special Inspector attesting to the fact they conducted the requisite Premanufactured System Special Inspections and verified compliance with 8 CCR 1507-11, the requirements of the Colorado Division of Fire Prevention &amp; Control, and the stipulations of the fire sprinkler system permit and approved plans issued by the appropriate</w:delText>
        </w:r>
        <w:r w:rsidDel="008D2634">
          <w:rPr>
            <w:spacing w:val="-5"/>
            <w:sz w:val="20"/>
          </w:rPr>
          <w:delText xml:space="preserve"> </w:delText>
        </w:r>
        <w:r w:rsidDel="008D2634">
          <w:rPr>
            <w:sz w:val="20"/>
          </w:rPr>
          <w:delText>Fire</w:delText>
        </w:r>
        <w:r w:rsidDel="008D2634">
          <w:rPr>
            <w:spacing w:val="-3"/>
            <w:sz w:val="20"/>
          </w:rPr>
          <w:delText xml:space="preserve"> </w:delText>
        </w:r>
        <w:r w:rsidDel="008D2634">
          <w:rPr>
            <w:sz w:val="20"/>
          </w:rPr>
          <w:delText>Code</w:delText>
        </w:r>
        <w:r w:rsidDel="008D2634">
          <w:rPr>
            <w:spacing w:val="-5"/>
            <w:sz w:val="20"/>
          </w:rPr>
          <w:delText xml:space="preserve"> </w:delText>
        </w:r>
        <w:r w:rsidDel="008D2634">
          <w:rPr>
            <w:sz w:val="20"/>
          </w:rPr>
          <w:delText>Authority</w:delText>
        </w:r>
        <w:r w:rsidDel="008D2634">
          <w:rPr>
            <w:spacing w:val="-4"/>
            <w:sz w:val="20"/>
          </w:rPr>
          <w:delText xml:space="preserve"> </w:delText>
        </w:r>
        <w:r w:rsidDel="008D2634">
          <w:rPr>
            <w:sz w:val="20"/>
          </w:rPr>
          <w:delText>Having</w:delText>
        </w:r>
        <w:r w:rsidDel="008D2634">
          <w:rPr>
            <w:spacing w:val="-6"/>
            <w:sz w:val="20"/>
          </w:rPr>
          <w:delText xml:space="preserve"> </w:delText>
        </w:r>
        <w:r w:rsidDel="008D2634">
          <w:rPr>
            <w:sz w:val="20"/>
          </w:rPr>
          <w:delText>Jurisdiction</w:delText>
        </w:r>
        <w:r w:rsidDel="008D2634">
          <w:rPr>
            <w:spacing w:val="-6"/>
            <w:sz w:val="20"/>
          </w:rPr>
          <w:delText xml:space="preserve"> </w:delText>
        </w:r>
        <w:r w:rsidDel="008D2634">
          <w:rPr>
            <w:sz w:val="20"/>
          </w:rPr>
          <w:delText>(AHJ)</w:delText>
        </w:r>
        <w:r w:rsidDel="008D2634">
          <w:rPr>
            <w:spacing w:val="-4"/>
            <w:sz w:val="20"/>
          </w:rPr>
          <w:delText xml:space="preserve"> </w:delText>
        </w:r>
        <w:r w:rsidDel="008D2634">
          <w:rPr>
            <w:sz w:val="20"/>
          </w:rPr>
          <w:delText>for</w:delText>
        </w:r>
        <w:r w:rsidDel="008D2634">
          <w:rPr>
            <w:spacing w:val="-4"/>
            <w:sz w:val="20"/>
          </w:rPr>
          <w:delText xml:space="preserve"> </w:delText>
        </w:r>
        <w:r w:rsidDel="008D2634">
          <w:rPr>
            <w:sz w:val="20"/>
          </w:rPr>
          <w:delText>the</w:delText>
        </w:r>
        <w:r w:rsidDel="008D2634">
          <w:rPr>
            <w:spacing w:val="-5"/>
            <w:sz w:val="20"/>
          </w:rPr>
          <w:delText xml:space="preserve"> </w:delText>
        </w:r>
        <w:r w:rsidDel="008D2634">
          <w:rPr>
            <w:sz w:val="20"/>
          </w:rPr>
          <w:delText>final</w:delText>
        </w:r>
        <w:r w:rsidDel="008D2634">
          <w:rPr>
            <w:spacing w:val="-4"/>
            <w:sz w:val="20"/>
          </w:rPr>
          <w:delText xml:space="preserve"> </w:delText>
        </w:r>
        <w:r w:rsidDel="008D2634">
          <w:rPr>
            <w:sz w:val="20"/>
          </w:rPr>
          <w:delText xml:space="preserve">installation </w:delText>
        </w:r>
        <w:r w:rsidDel="008D2634">
          <w:rPr>
            <w:spacing w:val="-2"/>
            <w:sz w:val="20"/>
          </w:rPr>
          <w:delText>site.</w:delText>
        </w:r>
      </w:del>
    </w:p>
    <w:p w14:paraId="4660EBB2" w14:textId="726ED706" w:rsidR="009E11E2" w:rsidRPr="007E5B92" w:rsidRDefault="00000000" w:rsidP="007E5B92">
      <w:pPr>
        <w:pStyle w:val="ListParagraph"/>
        <w:numPr>
          <w:ilvl w:val="1"/>
          <w:numId w:val="8"/>
        </w:numPr>
        <w:tabs>
          <w:tab w:val="left" w:pos="2160"/>
        </w:tabs>
        <w:spacing w:after="240"/>
        <w:rPr>
          <w:sz w:val="20"/>
        </w:rPr>
      </w:pPr>
      <w:r>
        <w:rPr>
          <w:sz w:val="20"/>
        </w:rPr>
        <w:t>Requirements</w:t>
      </w:r>
      <w:r>
        <w:rPr>
          <w:spacing w:val="-10"/>
          <w:sz w:val="20"/>
        </w:rPr>
        <w:t xml:space="preserve"> </w:t>
      </w:r>
      <w:r>
        <w:rPr>
          <w:sz w:val="20"/>
        </w:rPr>
        <w:t>for</w:t>
      </w:r>
      <w:r>
        <w:rPr>
          <w:spacing w:val="-8"/>
          <w:sz w:val="20"/>
        </w:rPr>
        <w:t xml:space="preserve"> </w:t>
      </w:r>
      <w:r>
        <w:rPr>
          <w:sz w:val="20"/>
        </w:rPr>
        <w:t>Contractors</w:t>
      </w:r>
      <w:r>
        <w:rPr>
          <w:spacing w:val="-9"/>
          <w:sz w:val="20"/>
        </w:rPr>
        <w:t xml:space="preserve"> </w:t>
      </w:r>
      <w:r>
        <w:rPr>
          <w:sz w:val="20"/>
        </w:rPr>
        <w:t>Performing</w:t>
      </w:r>
      <w:r>
        <w:rPr>
          <w:spacing w:val="-10"/>
          <w:sz w:val="20"/>
        </w:rPr>
        <w:t xml:space="preserve"> </w:t>
      </w:r>
      <w:r>
        <w:rPr>
          <w:sz w:val="20"/>
        </w:rPr>
        <w:t>Inspection,</w:t>
      </w:r>
      <w:r>
        <w:rPr>
          <w:spacing w:val="-9"/>
          <w:sz w:val="20"/>
        </w:rPr>
        <w:t xml:space="preserve"> </w:t>
      </w:r>
      <w:r>
        <w:rPr>
          <w:sz w:val="20"/>
        </w:rPr>
        <w:t>Testing,</w:t>
      </w:r>
      <w:r>
        <w:rPr>
          <w:spacing w:val="-4"/>
          <w:sz w:val="20"/>
        </w:rPr>
        <w:t xml:space="preserve"> </w:t>
      </w:r>
      <w:r>
        <w:rPr>
          <w:sz w:val="20"/>
        </w:rPr>
        <w:t>and</w:t>
      </w:r>
      <w:r>
        <w:rPr>
          <w:spacing w:val="-11"/>
          <w:sz w:val="20"/>
        </w:rPr>
        <w:t xml:space="preserve"> </w:t>
      </w:r>
      <w:r>
        <w:rPr>
          <w:spacing w:val="-2"/>
          <w:sz w:val="20"/>
        </w:rPr>
        <w:t>Maintenance</w:t>
      </w:r>
    </w:p>
    <w:p w14:paraId="788D2555" w14:textId="228D22C1" w:rsidR="009E11E2" w:rsidRPr="007E5B92" w:rsidRDefault="00000000" w:rsidP="007E5B92">
      <w:pPr>
        <w:pStyle w:val="ListParagraph"/>
        <w:numPr>
          <w:ilvl w:val="2"/>
          <w:numId w:val="8"/>
        </w:numPr>
        <w:tabs>
          <w:tab w:val="left" w:pos="2880"/>
        </w:tabs>
        <w:spacing w:after="240"/>
        <w:ind w:right="741"/>
        <w:rPr>
          <w:sz w:val="20"/>
        </w:rPr>
      </w:pPr>
      <w:r>
        <w:rPr>
          <w:sz w:val="20"/>
        </w:rPr>
        <w:t>Businesses</w:t>
      </w:r>
      <w:r>
        <w:rPr>
          <w:spacing w:val="-5"/>
          <w:sz w:val="20"/>
        </w:rPr>
        <w:t xml:space="preserve"> </w:t>
      </w:r>
      <w:r>
        <w:rPr>
          <w:sz w:val="20"/>
        </w:rPr>
        <w:t>conducting</w:t>
      </w:r>
      <w:r>
        <w:rPr>
          <w:spacing w:val="-4"/>
          <w:sz w:val="20"/>
        </w:rPr>
        <w:t xml:space="preserve"> </w:t>
      </w:r>
      <w:r>
        <w:rPr>
          <w:sz w:val="20"/>
        </w:rPr>
        <w:t>inspections</w:t>
      </w:r>
      <w:r>
        <w:rPr>
          <w:spacing w:val="-5"/>
          <w:sz w:val="20"/>
        </w:rPr>
        <w:t xml:space="preserve"> </w:t>
      </w:r>
      <w:r>
        <w:rPr>
          <w:sz w:val="20"/>
        </w:rPr>
        <w:t>on</w:t>
      </w:r>
      <w:r>
        <w:rPr>
          <w:spacing w:val="-5"/>
          <w:sz w:val="20"/>
        </w:rPr>
        <w:t xml:space="preserve"> </w:t>
      </w:r>
      <w:r>
        <w:rPr>
          <w:sz w:val="20"/>
        </w:rPr>
        <w:t>Suppression</w:t>
      </w:r>
      <w:r>
        <w:rPr>
          <w:spacing w:val="-6"/>
          <w:sz w:val="20"/>
        </w:rPr>
        <w:t xml:space="preserve"> </w:t>
      </w:r>
      <w:r>
        <w:rPr>
          <w:sz w:val="20"/>
        </w:rPr>
        <w:t>Systems</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Registered</w:t>
      </w:r>
      <w:r>
        <w:rPr>
          <w:spacing w:val="-4"/>
          <w:sz w:val="20"/>
        </w:rPr>
        <w:t xml:space="preserve"> </w:t>
      </w:r>
      <w:r>
        <w:rPr>
          <w:sz w:val="20"/>
        </w:rPr>
        <w:t>Fire Suppression System Contractors.</w:t>
      </w:r>
    </w:p>
    <w:p w14:paraId="390E2AA9" w14:textId="411A776A" w:rsidR="009E11E2" w:rsidRPr="007E5B92" w:rsidRDefault="00000000" w:rsidP="007E5B92">
      <w:pPr>
        <w:pStyle w:val="ListParagraph"/>
        <w:numPr>
          <w:ilvl w:val="2"/>
          <w:numId w:val="8"/>
        </w:numPr>
        <w:tabs>
          <w:tab w:val="left" w:pos="2880"/>
        </w:tabs>
        <w:spacing w:after="240"/>
        <w:ind w:right="425"/>
        <w:rPr>
          <w:sz w:val="20"/>
        </w:rPr>
      </w:pPr>
      <w:r>
        <w:rPr>
          <w:sz w:val="20"/>
        </w:rPr>
        <w:t>Registered</w:t>
      </w:r>
      <w:r>
        <w:rPr>
          <w:spacing w:val="-6"/>
          <w:sz w:val="20"/>
        </w:rPr>
        <w:t xml:space="preserve"> </w:t>
      </w:r>
      <w:r>
        <w:rPr>
          <w:sz w:val="20"/>
        </w:rPr>
        <w:t>Fire</w:t>
      </w:r>
      <w:r>
        <w:rPr>
          <w:spacing w:val="-6"/>
          <w:sz w:val="20"/>
        </w:rPr>
        <w:t xml:space="preserve"> </w:t>
      </w:r>
      <w:r>
        <w:rPr>
          <w:sz w:val="20"/>
        </w:rPr>
        <w:t>Suppression</w:t>
      </w:r>
      <w:r>
        <w:rPr>
          <w:spacing w:val="-6"/>
          <w:sz w:val="20"/>
        </w:rPr>
        <w:t xml:space="preserve"> </w:t>
      </w:r>
      <w:r>
        <w:rPr>
          <w:sz w:val="20"/>
        </w:rPr>
        <w:t>System</w:t>
      </w:r>
      <w:r>
        <w:rPr>
          <w:spacing w:val="-4"/>
          <w:sz w:val="20"/>
        </w:rPr>
        <w:t xml:space="preserve"> </w:t>
      </w:r>
      <w:r>
        <w:rPr>
          <w:sz w:val="20"/>
        </w:rPr>
        <w:t>Contractors</w:t>
      </w:r>
      <w:r>
        <w:rPr>
          <w:spacing w:val="-4"/>
          <w:sz w:val="20"/>
        </w:rPr>
        <w:t xml:space="preserve"> </w:t>
      </w:r>
      <w:r>
        <w:rPr>
          <w:sz w:val="20"/>
        </w:rPr>
        <w:t>must</w:t>
      </w:r>
      <w:r>
        <w:rPr>
          <w:spacing w:val="-4"/>
          <w:sz w:val="20"/>
        </w:rPr>
        <w:t xml:space="preserve"> </w:t>
      </w:r>
      <w:r>
        <w:rPr>
          <w:sz w:val="20"/>
        </w:rPr>
        <w:t>complete</w:t>
      </w:r>
      <w:r>
        <w:rPr>
          <w:spacing w:val="-5"/>
          <w:sz w:val="20"/>
        </w:rPr>
        <w:t xml:space="preserve"> </w:t>
      </w:r>
      <w:r>
        <w:rPr>
          <w:sz w:val="20"/>
        </w:rPr>
        <w:t>and</w:t>
      </w:r>
      <w:r>
        <w:rPr>
          <w:spacing w:val="-6"/>
          <w:sz w:val="20"/>
        </w:rPr>
        <w:t xml:space="preserve"> </w:t>
      </w:r>
      <w:r>
        <w:rPr>
          <w:sz w:val="20"/>
        </w:rPr>
        <w:t>maintain</w:t>
      </w:r>
      <w:r>
        <w:rPr>
          <w:spacing w:val="-6"/>
          <w:sz w:val="20"/>
        </w:rPr>
        <w:t xml:space="preserve"> </w:t>
      </w:r>
      <w:r>
        <w:rPr>
          <w:sz w:val="20"/>
        </w:rPr>
        <w:t>inspection reports, in accordance with the applicable NFPA standard, for each inspection, test, or maintenance performed on any Fire Suppression System in the State of Colorado.</w:t>
      </w:r>
    </w:p>
    <w:p w14:paraId="36286BFC" w14:textId="22DFB038" w:rsidR="009E11E2" w:rsidRPr="007E5B92" w:rsidRDefault="00000000" w:rsidP="007E5B92">
      <w:pPr>
        <w:pStyle w:val="ListParagraph"/>
        <w:numPr>
          <w:ilvl w:val="2"/>
          <w:numId w:val="8"/>
        </w:numPr>
        <w:tabs>
          <w:tab w:val="left" w:pos="2880"/>
        </w:tabs>
        <w:spacing w:after="240"/>
        <w:ind w:right="1191"/>
        <w:rPr>
          <w:sz w:val="20"/>
        </w:rPr>
      </w:pPr>
      <w:r>
        <w:rPr>
          <w:sz w:val="20"/>
        </w:rPr>
        <w:t>Registered</w:t>
      </w:r>
      <w:r>
        <w:rPr>
          <w:spacing w:val="-6"/>
          <w:sz w:val="20"/>
        </w:rPr>
        <w:t xml:space="preserve"> </w:t>
      </w:r>
      <w:r>
        <w:rPr>
          <w:sz w:val="20"/>
        </w:rPr>
        <w:t>Fire</w:t>
      </w:r>
      <w:r>
        <w:rPr>
          <w:spacing w:val="-6"/>
          <w:sz w:val="20"/>
        </w:rPr>
        <w:t xml:space="preserve"> </w:t>
      </w:r>
      <w:r>
        <w:rPr>
          <w:sz w:val="20"/>
        </w:rPr>
        <w:t>Suppression</w:t>
      </w:r>
      <w:r>
        <w:rPr>
          <w:spacing w:val="-6"/>
          <w:sz w:val="20"/>
        </w:rPr>
        <w:t xml:space="preserve"> </w:t>
      </w:r>
      <w:r>
        <w:rPr>
          <w:sz w:val="20"/>
        </w:rPr>
        <w:t>System</w:t>
      </w:r>
      <w:r>
        <w:rPr>
          <w:spacing w:val="-4"/>
          <w:sz w:val="20"/>
        </w:rPr>
        <w:t xml:space="preserve"> </w:t>
      </w:r>
      <w:r>
        <w:rPr>
          <w:sz w:val="20"/>
        </w:rPr>
        <w:t>Contractors</w:t>
      </w:r>
      <w:r>
        <w:rPr>
          <w:spacing w:val="-4"/>
          <w:sz w:val="20"/>
        </w:rPr>
        <w:t xml:space="preserve"> </w:t>
      </w:r>
      <w:r>
        <w:rPr>
          <w:sz w:val="20"/>
        </w:rPr>
        <w:t>shall</w:t>
      </w:r>
      <w:r>
        <w:rPr>
          <w:spacing w:val="-5"/>
          <w:sz w:val="20"/>
        </w:rPr>
        <w:t xml:space="preserve"> </w:t>
      </w:r>
      <w:r>
        <w:rPr>
          <w:sz w:val="20"/>
        </w:rPr>
        <w:t>ensure</w:t>
      </w:r>
      <w:r>
        <w:rPr>
          <w:spacing w:val="-6"/>
          <w:sz w:val="20"/>
        </w:rPr>
        <w:t xml:space="preserve"> </w:t>
      </w:r>
      <w:r>
        <w:rPr>
          <w:sz w:val="20"/>
        </w:rPr>
        <w:t>that</w:t>
      </w:r>
      <w:r>
        <w:rPr>
          <w:spacing w:val="-6"/>
          <w:sz w:val="20"/>
        </w:rPr>
        <w:t xml:space="preserve"> </w:t>
      </w:r>
      <w:r>
        <w:rPr>
          <w:sz w:val="20"/>
        </w:rPr>
        <w:t>only</w:t>
      </w:r>
      <w:r>
        <w:rPr>
          <w:spacing w:val="-3"/>
          <w:sz w:val="20"/>
        </w:rPr>
        <w:t xml:space="preserve"> </w:t>
      </w:r>
      <w:r>
        <w:rPr>
          <w:sz w:val="20"/>
        </w:rPr>
        <w:t>qualified individuals perform inspections.</w:t>
      </w:r>
    </w:p>
    <w:p w14:paraId="2E7F968E" w14:textId="1522483C" w:rsidR="009E11E2" w:rsidRPr="007E5B92" w:rsidRDefault="00000000" w:rsidP="007E5B92">
      <w:pPr>
        <w:pStyle w:val="ListParagraph"/>
        <w:numPr>
          <w:ilvl w:val="2"/>
          <w:numId w:val="8"/>
        </w:numPr>
        <w:tabs>
          <w:tab w:val="left" w:pos="2880"/>
        </w:tabs>
        <w:spacing w:before="1" w:after="240"/>
        <w:ind w:right="1051"/>
        <w:rPr>
          <w:sz w:val="20"/>
        </w:rPr>
      </w:pPr>
      <w:r>
        <w:rPr>
          <w:sz w:val="20"/>
        </w:rPr>
        <w:t>Inspection</w:t>
      </w:r>
      <w:r>
        <w:rPr>
          <w:spacing w:val="-5"/>
          <w:sz w:val="20"/>
        </w:rPr>
        <w:t xml:space="preserve"> </w:t>
      </w:r>
      <w:r>
        <w:rPr>
          <w:sz w:val="20"/>
        </w:rPr>
        <w:t>reports</w:t>
      </w:r>
      <w:r>
        <w:rPr>
          <w:spacing w:val="-3"/>
          <w:sz w:val="20"/>
        </w:rPr>
        <w:t xml:space="preserve"> </w:t>
      </w:r>
      <w:r>
        <w:rPr>
          <w:sz w:val="20"/>
        </w:rPr>
        <w:t>must</w:t>
      </w:r>
      <w:r>
        <w:rPr>
          <w:spacing w:val="-2"/>
          <w:sz w:val="20"/>
        </w:rPr>
        <w:t xml:space="preserve"> </w:t>
      </w:r>
      <w:r>
        <w:rPr>
          <w:sz w:val="20"/>
        </w:rPr>
        <w:t>be</w:t>
      </w:r>
      <w:r>
        <w:rPr>
          <w:spacing w:val="-3"/>
          <w:sz w:val="20"/>
        </w:rPr>
        <w:t xml:space="preserve"> </w:t>
      </w:r>
      <w:r>
        <w:rPr>
          <w:sz w:val="20"/>
        </w:rPr>
        <w:t>maintained</w:t>
      </w:r>
      <w:r>
        <w:rPr>
          <w:spacing w:val="-4"/>
          <w:sz w:val="20"/>
        </w:rPr>
        <w:t xml:space="preserve"> </w:t>
      </w:r>
      <w:r>
        <w:rPr>
          <w:sz w:val="20"/>
        </w:rPr>
        <w:t>for</w:t>
      </w:r>
      <w:r>
        <w:rPr>
          <w:spacing w:val="-1"/>
          <w:sz w:val="20"/>
        </w:rPr>
        <w:t xml:space="preserve"> </w:t>
      </w:r>
      <w:r>
        <w:rPr>
          <w:sz w:val="20"/>
        </w:rPr>
        <w:t>a</w:t>
      </w:r>
      <w:r>
        <w:rPr>
          <w:spacing w:val="-4"/>
          <w:sz w:val="20"/>
        </w:rPr>
        <w:t xml:space="preserve"> </w:t>
      </w:r>
      <w:r>
        <w:rPr>
          <w:sz w:val="20"/>
        </w:rPr>
        <w:t>period</w:t>
      </w:r>
      <w:r>
        <w:rPr>
          <w:spacing w:val="-2"/>
          <w:sz w:val="20"/>
        </w:rPr>
        <w:t xml:space="preserve"> </w:t>
      </w:r>
      <w:r>
        <w:rPr>
          <w:sz w:val="20"/>
        </w:rPr>
        <w:t>of</w:t>
      </w:r>
      <w:r>
        <w:rPr>
          <w:spacing w:val="-2"/>
          <w:sz w:val="20"/>
        </w:rPr>
        <w:t xml:space="preserve"> </w:t>
      </w:r>
      <w:r>
        <w:rPr>
          <w:sz w:val="20"/>
        </w:rPr>
        <w:t>no</w:t>
      </w:r>
      <w:r>
        <w:rPr>
          <w:spacing w:val="-4"/>
          <w:sz w:val="20"/>
        </w:rPr>
        <w:t xml:space="preserve"> </w:t>
      </w:r>
      <w:r>
        <w:rPr>
          <w:sz w:val="20"/>
        </w:rPr>
        <w:t>less</w:t>
      </w:r>
      <w:r>
        <w:rPr>
          <w:spacing w:val="-3"/>
          <w:sz w:val="20"/>
        </w:rPr>
        <w:t xml:space="preserve"> </w:t>
      </w:r>
      <w:r>
        <w:rPr>
          <w:sz w:val="20"/>
        </w:rPr>
        <w:t>than</w:t>
      </w:r>
      <w:r>
        <w:rPr>
          <w:spacing w:val="-5"/>
          <w:sz w:val="20"/>
        </w:rPr>
        <w:t xml:space="preserve"> </w:t>
      </w:r>
      <w:r>
        <w:rPr>
          <w:sz w:val="20"/>
        </w:rPr>
        <w:t>five</w:t>
      </w:r>
      <w:r>
        <w:rPr>
          <w:spacing w:val="-4"/>
          <w:sz w:val="20"/>
        </w:rPr>
        <w:t xml:space="preserve"> </w:t>
      </w:r>
      <w:r w:rsidR="007E5B92">
        <w:rPr>
          <w:color w:val="C00000"/>
          <w:spacing w:val="-4"/>
          <w:sz w:val="20"/>
        </w:rPr>
        <w:t xml:space="preserve">(5) </w:t>
      </w:r>
      <w:r>
        <w:rPr>
          <w:sz w:val="20"/>
        </w:rPr>
        <w:t>years</w:t>
      </w:r>
      <w:r>
        <w:rPr>
          <w:spacing w:val="-3"/>
          <w:sz w:val="20"/>
        </w:rPr>
        <w:t xml:space="preserve"> </w:t>
      </w:r>
      <w:r>
        <w:rPr>
          <w:sz w:val="20"/>
        </w:rPr>
        <w:t>or</w:t>
      </w:r>
      <w:r>
        <w:rPr>
          <w:spacing w:val="-1"/>
          <w:sz w:val="20"/>
        </w:rPr>
        <w:t xml:space="preserve"> </w:t>
      </w:r>
      <w:r>
        <w:rPr>
          <w:sz w:val="20"/>
        </w:rPr>
        <w:t>as required by a local AHJ, whichever is greater.</w:t>
      </w:r>
    </w:p>
    <w:p w14:paraId="25486ACA" w14:textId="3B06FAD1" w:rsidR="009E11E2" w:rsidRPr="007E5B92" w:rsidRDefault="00000000" w:rsidP="007E5B92">
      <w:pPr>
        <w:pStyle w:val="ListParagraph"/>
        <w:numPr>
          <w:ilvl w:val="2"/>
          <w:numId w:val="8"/>
        </w:numPr>
        <w:tabs>
          <w:tab w:val="left" w:pos="2880"/>
        </w:tabs>
        <w:spacing w:after="240"/>
        <w:ind w:right="491"/>
        <w:rPr>
          <w:sz w:val="20"/>
        </w:rPr>
      </w:pPr>
      <w:r>
        <w:rPr>
          <w:sz w:val="20"/>
        </w:rPr>
        <w:t>Copies of inspection reports must be submitted to the AHJ unless the contractor is notified in writing that they do not wish to receive such reports. Impairment reports in accordance</w:t>
      </w:r>
      <w:r>
        <w:rPr>
          <w:spacing w:val="-4"/>
          <w:sz w:val="20"/>
        </w:rPr>
        <w:t xml:space="preserve"> </w:t>
      </w:r>
      <w:r>
        <w:rPr>
          <w:sz w:val="20"/>
        </w:rPr>
        <w:t>with</w:t>
      </w:r>
      <w:r>
        <w:rPr>
          <w:spacing w:val="-3"/>
          <w:sz w:val="20"/>
        </w:rPr>
        <w:t xml:space="preserve"> </w:t>
      </w:r>
      <w:r>
        <w:rPr>
          <w:sz w:val="20"/>
        </w:rPr>
        <w:t>6.4.9</w:t>
      </w:r>
      <w:r>
        <w:rPr>
          <w:spacing w:val="-4"/>
          <w:sz w:val="20"/>
        </w:rPr>
        <w:t xml:space="preserve"> </w:t>
      </w:r>
      <w:r>
        <w:rPr>
          <w:sz w:val="20"/>
        </w:rPr>
        <w:t>must</w:t>
      </w:r>
      <w:r>
        <w:rPr>
          <w:spacing w:val="-4"/>
          <w:sz w:val="20"/>
        </w:rPr>
        <w:t xml:space="preserve"> </w:t>
      </w:r>
      <w:r>
        <w:rPr>
          <w:sz w:val="20"/>
        </w:rPr>
        <w:t>be</w:t>
      </w:r>
      <w:r>
        <w:rPr>
          <w:spacing w:val="-4"/>
          <w:sz w:val="20"/>
        </w:rPr>
        <w:t xml:space="preserve"> </w:t>
      </w:r>
      <w:r>
        <w:rPr>
          <w:sz w:val="20"/>
        </w:rPr>
        <w:t>submitted</w:t>
      </w:r>
      <w:r>
        <w:rPr>
          <w:spacing w:val="-5"/>
          <w:sz w:val="20"/>
        </w:rPr>
        <w:t xml:space="preserve"> </w:t>
      </w:r>
      <w:r>
        <w:rPr>
          <w:sz w:val="20"/>
        </w:rPr>
        <w:t>regardless</w:t>
      </w:r>
      <w:r>
        <w:rPr>
          <w:spacing w:val="-4"/>
          <w:sz w:val="20"/>
        </w:rPr>
        <w:t xml:space="preserve"> </w:t>
      </w:r>
      <w:r>
        <w:rPr>
          <w:sz w:val="20"/>
        </w:rPr>
        <w:t>of</w:t>
      </w:r>
      <w:r>
        <w:rPr>
          <w:spacing w:val="-3"/>
          <w:sz w:val="20"/>
        </w:rPr>
        <w:t xml:space="preserve"> </w:t>
      </w:r>
      <w:r>
        <w:rPr>
          <w:sz w:val="20"/>
        </w:rPr>
        <w:t>whether</w:t>
      </w:r>
      <w:r>
        <w:rPr>
          <w:spacing w:val="-4"/>
          <w:sz w:val="20"/>
        </w:rPr>
        <w:t xml:space="preserve"> </w:t>
      </w:r>
      <w:r>
        <w:rPr>
          <w:sz w:val="20"/>
        </w:rPr>
        <w:t>the</w:t>
      </w:r>
      <w:r>
        <w:rPr>
          <w:spacing w:val="-4"/>
          <w:sz w:val="20"/>
        </w:rPr>
        <w:t xml:space="preserve"> </w:t>
      </w:r>
      <w:r>
        <w:rPr>
          <w:sz w:val="20"/>
        </w:rPr>
        <w:t>AHJ</w:t>
      </w:r>
      <w:r>
        <w:rPr>
          <w:spacing w:val="-3"/>
          <w:sz w:val="20"/>
        </w:rPr>
        <w:t xml:space="preserve"> </w:t>
      </w:r>
      <w:r>
        <w:rPr>
          <w:sz w:val="20"/>
        </w:rPr>
        <w:t>has</w:t>
      </w:r>
      <w:r>
        <w:rPr>
          <w:spacing w:val="-4"/>
          <w:sz w:val="20"/>
        </w:rPr>
        <w:t xml:space="preserve"> </w:t>
      </w:r>
      <w:r>
        <w:rPr>
          <w:sz w:val="20"/>
        </w:rPr>
        <w:t>notified</w:t>
      </w:r>
      <w:r>
        <w:rPr>
          <w:spacing w:val="-5"/>
          <w:sz w:val="20"/>
        </w:rPr>
        <w:t xml:space="preserve"> </w:t>
      </w:r>
      <w:r>
        <w:rPr>
          <w:sz w:val="20"/>
        </w:rPr>
        <w:t>the contractor that they do not wish to receive inspection reports. If possible, reports should be</w:t>
      </w:r>
      <w:r>
        <w:rPr>
          <w:spacing w:val="-3"/>
          <w:sz w:val="20"/>
        </w:rPr>
        <w:t xml:space="preserve"> </w:t>
      </w:r>
      <w:r>
        <w:rPr>
          <w:sz w:val="20"/>
        </w:rPr>
        <w:t>sent to</w:t>
      </w:r>
      <w:r>
        <w:rPr>
          <w:spacing w:val="-3"/>
          <w:sz w:val="20"/>
        </w:rPr>
        <w:t xml:space="preserve"> </w:t>
      </w:r>
      <w:r>
        <w:rPr>
          <w:sz w:val="20"/>
        </w:rPr>
        <w:t>the</w:t>
      </w:r>
      <w:r>
        <w:rPr>
          <w:spacing w:val="-1"/>
          <w:sz w:val="20"/>
        </w:rPr>
        <w:t xml:space="preserve"> </w:t>
      </w:r>
      <w:r>
        <w:rPr>
          <w:sz w:val="20"/>
        </w:rPr>
        <w:t>AHJ through telephonic</w:t>
      </w:r>
      <w:r>
        <w:rPr>
          <w:spacing w:val="-1"/>
          <w:sz w:val="20"/>
        </w:rPr>
        <w:t xml:space="preserve"> </w:t>
      </w:r>
      <w:r>
        <w:rPr>
          <w:sz w:val="20"/>
        </w:rPr>
        <w:t>or other</w:t>
      </w:r>
      <w:r>
        <w:rPr>
          <w:spacing w:val="-2"/>
          <w:sz w:val="20"/>
        </w:rPr>
        <w:t xml:space="preserve"> </w:t>
      </w:r>
      <w:r>
        <w:rPr>
          <w:sz w:val="20"/>
        </w:rPr>
        <w:t>electronic</w:t>
      </w:r>
      <w:r>
        <w:rPr>
          <w:spacing w:val="-1"/>
          <w:sz w:val="20"/>
        </w:rPr>
        <w:t xml:space="preserve"> </w:t>
      </w:r>
      <w:r>
        <w:rPr>
          <w:sz w:val="20"/>
        </w:rPr>
        <w:t>means,</w:t>
      </w:r>
      <w:r>
        <w:rPr>
          <w:spacing w:val="-2"/>
          <w:sz w:val="20"/>
        </w:rPr>
        <w:t xml:space="preserve"> </w:t>
      </w:r>
      <w:r>
        <w:rPr>
          <w:sz w:val="20"/>
        </w:rPr>
        <w:t>such</w:t>
      </w:r>
      <w:r>
        <w:rPr>
          <w:spacing w:val="-2"/>
          <w:sz w:val="20"/>
        </w:rPr>
        <w:t xml:space="preserve"> </w:t>
      </w:r>
      <w:r>
        <w:rPr>
          <w:sz w:val="20"/>
        </w:rPr>
        <w:t>as</w:t>
      </w:r>
      <w:r>
        <w:rPr>
          <w:spacing w:val="-1"/>
          <w:sz w:val="20"/>
        </w:rPr>
        <w:t xml:space="preserve"> </w:t>
      </w:r>
      <w:r>
        <w:rPr>
          <w:sz w:val="20"/>
        </w:rPr>
        <w:t>facsimile or</w:t>
      </w:r>
      <w:r>
        <w:rPr>
          <w:spacing w:val="-2"/>
          <w:sz w:val="20"/>
        </w:rPr>
        <w:t xml:space="preserve"> </w:t>
      </w:r>
      <w:r>
        <w:rPr>
          <w:sz w:val="20"/>
        </w:rPr>
        <w:t>e-mail. If the AHJ does not have electronic communication capabilities, a report shall be deemed delivered when mailed through the US Postal Service to the AHJ.</w:t>
      </w:r>
    </w:p>
    <w:p w14:paraId="2F23FFA9" w14:textId="35DA3B94" w:rsidR="009E11E2" w:rsidRPr="007E5B92" w:rsidRDefault="00000000" w:rsidP="007E5B92">
      <w:pPr>
        <w:pStyle w:val="ListParagraph"/>
        <w:numPr>
          <w:ilvl w:val="2"/>
          <w:numId w:val="8"/>
        </w:numPr>
        <w:tabs>
          <w:tab w:val="left" w:pos="2880"/>
        </w:tabs>
        <w:spacing w:before="1" w:after="240"/>
        <w:rPr>
          <w:sz w:val="20"/>
        </w:rPr>
      </w:pPr>
      <w:r>
        <w:rPr>
          <w:sz w:val="20"/>
        </w:rPr>
        <w:t>Tagging</w:t>
      </w:r>
      <w:r>
        <w:rPr>
          <w:spacing w:val="-7"/>
          <w:sz w:val="20"/>
        </w:rPr>
        <w:t xml:space="preserve"> </w:t>
      </w:r>
      <w:r>
        <w:rPr>
          <w:sz w:val="20"/>
        </w:rPr>
        <w:t>of</w:t>
      </w:r>
      <w:r>
        <w:rPr>
          <w:spacing w:val="-7"/>
          <w:sz w:val="20"/>
        </w:rPr>
        <w:t xml:space="preserve"> </w:t>
      </w:r>
      <w:r>
        <w:rPr>
          <w:sz w:val="20"/>
        </w:rPr>
        <w:t>Fire</w:t>
      </w:r>
      <w:r>
        <w:rPr>
          <w:spacing w:val="-8"/>
          <w:sz w:val="20"/>
        </w:rPr>
        <w:t xml:space="preserve"> </w:t>
      </w:r>
      <w:r>
        <w:rPr>
          <w:sz w:val="20"/>
        </w:rPr>
        <w:t>Suppression</w:t>
      </w:r>
      <w:r>
        <w:rPr>
          <w:spacing w:val="-7"/>
          <w:sz w:val="20"/>
        </w:rPr>
        <w:t xml:space="preserve"> </w:t>
      </w:r>
      <w:r>
        <w:rPr>
          <w:spacing w:val="-2"/>
          <w:sz w:val="20"/>
        </w:rPr>
        <w:t>Systems</w:t>
      </w:r>
      <w:r w:rsidRPr="007E5B92">
        <w:rPr>
          <w:strike/>
          <w:color w:val="C00000"/>
          <w:spacing w:val="-2"/>
          <w:sz w:val="20"/>
        </w:rPr>
        <w:t>.</w:t>
      </w:r>
    </w:p>
    <w:p w14:paraId="78EC2DB1" w14:textId="5F97C6C6" w:rsidR="009E11E2" w:rsidRPr="00832D74" w:rsidRDefault="00000000" w:rsidP="00832D74">
      <w:pPr>
        <w:pStyle w:val="ListParagraph"/>
        <w:numPr>
          <w:ilvl w:val="3"/>
          <w:numId w:val="8"/>
        </w:numPr>
        <w:tabs>
          <w:tab w:val="left" w:pos="3601"/>
        </w:tabs>
        <w:spacing w:after="240"/>
        <w:ind w:right="393"/>
        <w:rPr>
          <w:sz w:val="20"/>
        </w:rPr>
      </w:pPr>
      <w:r>
        <w:rPr>
          <w:sz w:val="20"/>
        </w:rPr>
        <w:t xml:space="preserve">Systems installed, altered, or inspected after January 1st, </w:t>
      </w:r>
      <w:proofErr w:type="gramStart"/>
      <w:r>
        <w:rPr>
          <w:sz w:val="20"/>
        </w:rPr>
        <w:t>2016</w:t>
      </w:r>
      <w:proofErr w:type="gramEnd"/>
      <w:r>
        <w:rPr>
          <w:sz w:val="20"/>
        </w:rPr>
        <w:t xml:space="preserve"> must have a </w:t>
      </w:r>
      <w:proofErr w:type="gramStart"/>
      <w:r>
        <w:rPr>
          <w:sz w:val="20"/>
        </w:rPr>
        <w:t>color</w:t>
      </w:r>
      <w:r>
        <w:rPr>
          <w:spacing w:val="-4"/>
          <w:sz w:val="20"/>
        </w:rPr>
        <w:t xml:space="preserve"> </w:t>
      </w:r>
      <w:r>
        <w:rPr>
          <w:sz w:val="20"/>
        </w:rPr>
        <w:t>coded</w:t>
      </w:r>
      <w:proofErr w:type="gramEnd"/>
      <w:r>
        <w:rPr>
          <w:spacing w:val="-5"/>
          <w:sz w:val="20"/>
        </w:rPr>
        <w:t xml:space="preserve"> </w:t>
      </w:r>
      <w:r>
        <w:rPr>
          <w:sz w:val="20"/>
        </w:rPr>
        <w:t>tag</w:t>
      </w:r>
      <w:r>
        <w:rPr>
          <w:spacing w:val="-5"/>
          <w:sz w:val="20"/>
        </w:rPr>
        <w:t xml:space="preserve"> </w:t>
      </w:r>
      <w:r>
        <w:rPr>
          <w:sz w:val="20"/>
        </w:rPr>
        <w:t>or</w:t>
      </w:r>
      <w:r>
        <w:rPr>
          <w:spacing w:val="-4"/>
          <w:sz w:val="20"/>
        </w:rPr>
        <w:t xml:space="preserve"> </w:t>
      </w:r>
      <w:r>
        <w:rPr>
          <w:sz w:val="20"/>
        </w:rPr>
        <w:t>collar</w:t>
      </w:r>
      <w:r>
        <w:rPr>
          <w:spacing w:val="-4"/>
          <w:sz w:val="20"/>
        </w:rPr>
        <w:t xml:space="preserve"> </w:t>
      </w:r>
      <w:r>
        <w:rPr>
          <w:sz w:val="20"/>
        </w:rPr>
        <w:t>physically</w:t>
      </w:r>
      <w:r>
        <w:rPr>
          <w:spacing w:val="-3"/>
          <w:sz w:val="20"/>
        </w:rPr>
        <w:t xml:space="preserve"> </w:t>
      </w:r>
      <w:r>
        <w:rPr>
          <w:sz w:val="20"/>
        </w:rPr>
        <w:t>placed</w:t>
      </w:r>
      <w:r>
        <w:rPr>
          <w:spacing w:val="-3"/>
          <w:sz w:val="20"/>
        </w:rPr>
        <w:t xml:space="preserve"> </w:t>
      </w:r>
      <w:r>
        <w:rPr>
          <w:sz w:val="20"/>
        </w:rPr>
        <w:t>on</w:t>
      </w:r>
      <w:r>
        <w:rPr>
          <w:spacing w:val="-5"/>
          <w:sz w:val="20"/>
        </w:rPr>
        <w:t xml:space="preserve"> </w:t>
      </w:r>
      <w:r>
        <w:rPr>
          <w:sz w:val="20"/>
        </w:rPr>
        <w:t>the</w:t>
      </w:r>
      <w:r>
        <w:rPr>
          <w:spacing w:val="-5"/>
          <w:sz w:val="20"/>
        </w:rPr>
        <w:t xml:space="preserve"> </w:t>
      </w:r>
      <w:r>
        <w:rPr>
          <w:sz w:val="20"/>
        </w:rPr>
        <w:t>Fire</w:t>
      </w:r>
      <w:r>
        <w:rPr>
          <w:spacing w:val="-3"/>
          <w:sz w:val="20"/>
        </w:rPr>
        <w:t xml:space="preserve"> </w:t>
      </w:r>
      <w:r>
        <w:rPr>
          <w:sz w:val="20"/>
        </w:rPr>
        <w:t>Suppression</w:t>
      </w:r>
      <w:r>
        <w:rPr>
          <w:spacing w:val="-3"/>
          <w:sz w:val="20"/>
        </w:rPr>
        <w:t xml:space="preserve"> </w:t>
      </w:r>
      <w:r>
        <w:rPr>
          <w:sz w:val="20"/>
        </w:rPr>
        <w:t>System</w:t>
      </w:r>
      <w:r>
        <w:rPr>
          <w:spacing w:val="-3"/>
          <w:sz w:val="20"/>
        </w:rPr>
        <w:t xml:space="preserve"> </w:t>
      </w:r>
      <w:r>
        <w:rPr>
          <w:sz w:val="20"/>
        </w:rPr>
        <w:t xml:space="preserve">which identifies the responsible contractor by name, registration number, and contact information (phone number and address). Tags must not be removed unless replaced by a registered Fire Suppression System Contractor who has done a subsequent inspection. Such tag must be placed and remain in the main or primary system control or riser room and must comply with the following </w:t>
      </w:r>
      <w:r>
        <w:rPr>
          <w:spacing w:val="-2"/>
          <w:sz w:val="20"/>
        </w:rPr>
        <w:t>parameters:</w:t>
      </w:r>
    </w:p>
    <w:p w14:paraId="36E8B68B" w14:textId="6B53565D" w:rsidR="009E11E2" w:rsidRPr="00832D74" w:rsidRDefault="00000000" w:rsidP="00832D74">
      <w:pPr>
        <w:pStyle w:val="ListParagraph"/>
        <w:numPr>
          <w:ilvl w:val="0"/>
          <w:numId w:val="7"/>
        </w:numPr>
        <w:tabs>
          <w:tab w:val="left" w:pos="4321"/>
        </w:tabs>
        <w:spacing w:after="240"/>
        <w:ind w:right="383"/>
        <w:rPr>
          <w:sz w:val="20"/>
        </w:rPr>
      </w:pPr>
      <w:r>
        <w:rPr>
          <w:sz w:val="20"/>
        </w:rPr>
        <w:t xml:space="preserve">New Installations and </w:t>
      </w:r>
      <w:r>
        <w:rPr>
          <w:b/>
          <w:sz w:val="20"/>
        </w:rPr>
        <w:t xml:space="preserve">Major </w:t>
      </w:r>
      <w:r>
        <w:rPr>
          <w:sz w:val="20"/>
        </w:rPr>
        <w:t xml:space="preserve">Alterations – Must be marked with a White </w:t>
      </w:r>
      <w:r>
        <w:rPr>
          <w:sz w:val="20"/>
        </w:rPr>
        <w:lastRenderedPageBreak/>
        <w:t>Tag of heavy cardboard or water resistant (plasticized) paper with the word “INSTALL” printed in all caps and in a font no smaller than 24</w:t>
      </w:r>
      <w:r>
        <w:rPr>
          <w:spacing w:val="40"/>
          <w:sz w:val="20"/>
        </w:rPr>
        <w:t xml:space="preserve"> </w:t>
      </w:r>
      <w:r>
        <w:rPr>
          <w:sz w:val="20"/>
        </w:rPr>
        <w:t>points on it. Such tag must be marked to show the date of the final acceptance</w:t>
      </w:r>
      <w:r>
        <w:rPr>
          <w:spacing w:val="-3"/>
          <w:sz w:val="20"/>
        </w:rPr>
        <w:t xml:space="preserve"> </w:t>
      </w:r>
      <w:r>
        <w:rPr>
          <w:sz w:val="20"/>
        </w:rPr>
        <w:t>of</w:t>
      </w:r>
      <w:r>
        <w:rPr>
          <w:spacing w:val="-5"/>
          <w:sz w:val="20"/>
        </w:rPr>
        <w:t xml:space="preserve"> </w:t>
      </w:r>
      <w:r>
        <w:rPr>
          <w:sz w:val="20"/>
        </w:rPr>
        <w:t>the</w:t>
      </w:r>
      <w:r>
        <w:rPr>
          <w:spacing w:val="-4"/>
          <w:sz w:val="20"/>
        </w:rPr>
        <w:t xml:space="preserve"> </w:t>
      </w:r>
      <w:r>
        <w:rPr>
          <w:sz w:val="20"/>
        </w:rPr>
        <w:t>System</w:t>
      </w:r>
      <w:r>
        <w:rPr>
          <w:spacing w:val="-3"/>
          <w:sz w:val="20"/>
        </w:rPr>
        <w:t xml:space="preserve"> </w:t>
      </w:r>
      <w:r>
        <w:rPr>
          <w:sz w:val="20"/>
        </w:rPr>
        <w:t>or</w:t>
      </w:r>
      <w:r>
        <w:rPr>
          <w:spacing w:val="-5"/>
          <w:sz w:val="20"/>
        </w:rPr>
        <w:t xml:space="preserve"> </w:t>
      </w:r>
      <w:r>
        <w:rPr>
          <w:sz w:val="20"/>
        </w:rPr>
        <w:t>alteration</w:t>
      </w:r>
      <w:r>
        <w:rPr>
          <w:spacing w:val="-4"/>
          <w:sz w:val="20"/>
        </w:rPr>
        <w:t xml:space="preserve"> </w:t>
      </w:r>
      <w:r>
        <w:rPr>
          <w:sz w:val="20"/>
        </w:rPr>
        <w:t>and</w:t>
      </w:r>
      <w:r>
        <w:rPr>
          <w:spacing w:val="-3"/>
          <w:sz w:val="20"/>
        </w:rPr>
        <w:t xml:space="preserve"> </w:t>
      </w:r>
      <w:r>
        <w:rPr>
          <w:sz w:val="20"/>
        </w:rPr>
        <w:t>if</w:t>
      </w:r>
      <w:r>
        <w:rPr>
          <w:spacing w:val="-3"/>
          <w:sz w:val="20"/>
        </w:rPr>
        <w:t xml:space="preserve"> </w:t>
      </w:r>
      <w:r>
        <w:rPr>
          <w:sz w:val="20"/>
        </w:rPr>
        <w:t>a</w:t>
      </w:r>
      <w:r>
        <w:rPr>
          <w:spacing w:val="-5"/>
          <w:sz w:val="20"/>
        </w:rPr>
        <w:t xml:space="preserve"> </w:t>
      </w:r>
      <w:r>
        <w:rPr>
          <w:sz w:val="20"/>
        </w:rPr>
        <w:t>Sprinkler</w:t>
      </w:r>
      <w:r>
        <w:rPr>
          <w:spacing w:val="-5"/>
          <w:sz w:val="20"/>
        </w:rPr>
        <w:t xml:space="preserve"> </w:t>
      </w:r>
      <w:r>
        <w:rPr>
          <w:sz w:val="20"/>
        </w:rPr>
        <w:t>Fitter</w:t>
      </w:r>
      <w:r>
        <w:rPr>
          <w:spacing w:val="-4"/>
          <w:sz w:val="20"/>
        </w:rPr>
        <w:t xml:space="preserve"> </w:t>
      </w:r>
      <w:r>
        <w:rPr>
          <w:sz w:val="20"/>
        </w:rPr>
        <w:t>conducted the final acceptance test, his registration number. These tags must remain attached to the System for the life of the System.</w:t>
      </w:r>
    </w:p>
    <w:p w14:paraId="4180DD51" w14:textId="697E8F4A" w:rsidR="009E11E2" w:rsidRPr="00832D74" w:rsidRDefault="00000000" w:rsidP="00832D74">
      <w:pPr>
        <w:pStyle w:val="ListParagraph"/>
        <w:numPr>
          <w:ilvl w:val="0"/>
          <w:numId w:val="7"/>
        </w:numPr>
        <w:tabs>
          <w:tab w:val="left" w:pos="4321"/>
        </w:tabs>
        <w:spacing w:before="1" w:after="240"/>
        <w:ind w:right="371"/>
        <w:rPr>
          <w:sz w:val="20"/>
        </w:rPr>
      </w:pPr>
      <w:r>
        <w:rPr>
          <w:sz w:val="20"/>
        </w:rPr>
        <w:t>Upon completion of all annual inspection, testing, and maintenance requirements</w:t>
      </w:r>
      <w:r>
        <w:rPr>
          <w:spacing w:val="-2"/>
          <w:sz w:val="20"/>
        </w:rPr>
        <w:t xml:space="preserve"> </w:t>
      </w:r>
      <w:r>
        <w:rPr>
          <w:sz w:val="20"/>
        </w:rPr>
        <w:t>in</w:t>
      </w:r>
      <w:r>
        <w:rPr>
          <w:spacing w:val="-1"/>
          <w:sz w:val="20"/>
        </w:rPr>
        <w:t xml:space="preserve"> </w:t>
      </w:r>
      <w:r>
        <w:rPr>
          <w:sz w:val="20"/>
        </w:rPr>
        <w:t>accordance</w:t>
      </w:r>
      <w:r>
        <w:rPr>
          <w:spacing w:val="-3"/>
          <w:sz w:val="20"/>
        </w:rPr>
        <w:t xml:space="preserve"> </w:t>
      </w:r>
      <w:r>
        <w:rPr>
          <w:sz w:val="20"/>
        </w:rPr>
        <w:t>with</w:t>
      </w:r>
      <w:r>
        <w:rPr>
          <w:spacing w:val="-3"/>
          <w:sz w:val="20"/>
        </w:rPr>
        <w:t xml:space="preserve"> </w:t>
      </w:r>
      <w:r>
        <w:rPr>
          <w:sz w:val="20"/>
        </w:rPr>
        <w:t>NFPA</w:t>
      </w:r>
      <w:r>
        <w:rPr>
          <w:spacing w:val="-1"/>
          <w:sz w:val="20"/>
        </w:rPr>
        <w:t xml:space="preserve"> </w:t>
      </w:r>
      <w:r>
        <w:rPr>
          <w:sz w:val="20"/>
        </w:rPr>
        <w:t>25,</w:t>
      </w:r>
      <w:r>
        <w:rPr>
          <w:spacing w:val="-3"/>
          <w:sz w:val="20"/>
        </w:rPr>
        <w:t xml:space="preserve"> </w:t>
      </w:r>
      <w:r>
        <w:rPr>
          <w:sz w:val="20"/>
        </w:rPr>
        <w:t>systems</w:t>
      </w:r>
      <w:r>
        <w:rPr>
          <w:spacing w:val="-2"/>
          <w:sz w:val="20"/>
        </w:rPr>
        <w:t xml:space="preserve"> </w:t>
      </w:r>
      <w:r>
        <w:rPr>
          <w:sz w:val="20"/>
        </w:rPr>
        <w:t>with</w:t>
      </w:r>
      <w:r>
        <w:rPr>
          <w:spacing w:val="-4"/>
          <w:sz w:val="20"/>
        </w:rPr>
        <w:t xml:space="preserve"> </w:t>
      </w:r>
      <w:r>
        <w:rPr>
          <w:sz w:val="20"/>
        </w:rPr>
        <w:t>No</w:t>
      </w:r>
      <w:r>
        <w:rPr>
          <w:spacing w:val="-3"/>
          <w:sz w:val="20"/>
        </w:rPr>
        <w:t xml:space="preserve"> </w:t>
      </w:r>
      <w:r>
        <w:rPr>
          <w:sz w:val="20"/>
        </w:rPr>
        <w:t xml:space="preserve">Deficiencies or Impairments - </w:t>
      </w:r>
      <w:proofErr w:type="spellStart"/>
      <w:r w:rsidRPr="00832D74">
        <w:rPr>
          <w:strike/>
          <w:color w:val="C00000"/>
          <w:sz w:val="20"/>
        </w:rPr>
        <w:t>M</w:t>
      </w:r>
      <w:r w:rsidR="00832D74">
        <w:rPr>
          <w:color w:val="C00000"/>
          <w:sz w:val="20"/>
        </w:rPr>
        <w:t>m</w:t>
      </w:r>
      <w:r w:rsidRPr="00832D74">
        <w:rPr>
          <w:sz w:val="20"/>
        </w:rPr>
        <w:t>ust</w:t>
      </w:r>
      <w:proofErr w:type="spellEnd"/>
      <w:r>
        <w:rPr>
          <w:sz w:val="20"/>
        </w:rPr>
        <w:t xml:space="preserve"> be marked with a Green Tag of heavy cardboard or water resistant (plasticized) paper with the word “OPERATIONAL” printed in all caps and in a font no smaller than 24 points on it. Such tag must</w:t>
      </w:r>
      <w:r>
        <w:rPr>
          <w:spacing w:val="-4"/>
          <w:sz w:val="20"/>
        </w:rPr>
        <w:t xml:space="preserve"> </w:t>
      </w:r>
      <w:r>
        <w:rPr>
          <w:sz w:val="20"/>
        </w:rPr>
        <w:t>be</w:t>
      </w:r>
      <w:r>
        <w:rPr>
          <w:spacing w:val="-2"/>
          <w:sz w:val="20"/>
        </w:rPr>
        <w:t xml:space="preserve"> </w:t>
      </w:r>
      <w:r>
        <w:rPr>
          <w:sz w:val="20"/>
        </w:rPr>
        <w:t>marked</w:t>
      </w:r>
      <w:r>
        <w:rPr>
          <w:spacing w:val="-2"/>
          <w:sz w:val="20"/>
        </w:rPr>
        <w:t xml:space="preserve"> </w:t>
      </w:r>
      <w:r>
        <w:rPr>
          <w:sz w:val="20"/>
        </w:rPr>
        <w:t>to</w:t>
      </w:r>
      <w:r>
        <w:rPr>
          <w:spacing w:val="-5"/>
          <w:sz w:val="20"/>
        </w:rPr>
        <w:t xml:space="preserve"> </w:t>
      </w:r>
      <w:r>
        <w:rPr>
          <w:sz w:val="20"/>
        </w:rPr>
        <w:t>show</w:t>
      </w:r>
      <w:r>
        <w:rPr>
          <w:spacing w:val="-4"/>
          <w:sz w:val="20"/>
        </w:rPr>
        <w:t xml:space="preserve"> </w:t>
      </w:r>
      <w:r>
        <w:rPr>
          <w:sz w:val="20"/>
        </w:rPr>
        <w:t>the</w:t>
      </w:r>
      <w:r>
        <w:rPr>
          <w:spacing w:val="-4"/>
          <w:sz w:val="20"/>
        </w:rPr>
        <w:t xml:space="preserve"> </w:t>
      </w:r>
      <w:r>
        <w:rPr>
          <w:sz w:val="20"/>
        </w:rPr>
        <w:t>date</w:t>
      </w:r>
      <w:r>
        <w:rPr>
          <w:spacing w:val="-4"/>
          <w:sz w:val="20"/>
        </w:rPr>
        <w:t xml:space="preserve"> </w:t>
      </w:r>
      <w:r>
        <w:rPr>
          <w:sz w:val="20"/>
        </w:rPr>
        <w:t>of</w:t>
      </w:r>
      <w:r>
        <w:rPr>
          <w:spacing w:val="-2"/>
          <w:sz w:val="20"/>
        </w:rPr>
        <w:t xml:space="preserve"> </w:t>
      </w:r>
      <w:r>
        <w:rPr>
          <w:sz w:val="20"/>
        </w:rPr>
        <w:t>the</w:t>
      </w:r>
      <w:r>
        <w:rPr>
          <w:spacing w:val="-2"/>
          <w:sz w:val="20"/>
        </w:rPr>
        <w:t xml:space="preserve"> </w:t>
      </w:r>
      <w:r>
        <w:rPr>
          <w:sz w:val="20"/>
        </w:rPr>
        <w:t>inspection</w:t>
      </w:r>
      <w:r>
        <w:rPr>
          <w:spacing w:val="-4"/>
          <w:sz w:val="20"/>
        </w:rPr>
        <w:t xml:space="preserve"> </w:t>
      </w:r>
      <w:r>
        <w:rPr>
          <w:sz w:val="20"/>
        </w:rPr>
        <w:t>of</w:t>
      </w:r>
      <w:r>
        <w:rPr>
          <w:spacing w:val="-2"/>
          <w:sz w:val="20"/>
        </w:rPr>
        <w:t xml:space="preserve"> </w:t>
      </w:r>
      <w:r>
        <w:rPr>
          <w:sz w:val="20"/>
        </w:rPr>
        <w:t>the</w:t>
      </w:r>
      <w:r>
        <w:rPr>
          <w:spacing w:val="-5"/>
          <w:sz w:val="20"/>
        </w:rPr>
        <w:t xml:space="preserve"> </w:t>
      </w:r>
      <w:r>
        <w:rPr>
          <w:sz w:val="20"/>
        </w:rPr>
        <w:t>System</w:t>
      </w:r>
      <w:r>
        <w:rPr>
          <w:spacing w:val="-4"/>
          <w:sz w:val="20"/>
        </w:rPr>
        <w:t xml:space="preserve"> </w:t>
      </w:r>
      <w:r>
        <w:rPr>
          <w:sz w:val="20"/>
        </w:rPr>
        <w:t>and</w:t>
      </w:r>
      <w:r>
        <w:rPr>
          <w:spacing w:val="-5"/>
          <w:sz w:val="20"/>
        </w:rPr>
        <w:t xml:space="preserve"> </w:t>
      </w:r>
      <w:r>
        <w:rPr>
          <w:sz w:val="20"/>
        </w:rPr>
        <w:t xml:space="preserve">the registration or certification number of the Sprinkler Fitter or the name of the person conducting the inspection test. These tags must remain attached to the System until replaced after the next annual inspection is </w:t>
      </w:r>
      <w:r>
        <w:rPr>
          <w:spacing w:val="-2"/>
          <w:sz w:val="20"/>
        </w:rPr>
        <w:t>conducted.</w:t>
      </w:r>
    </w:p>
    <w:p w14:paraId="1E8ADF4E" w14:textId="39FF6FD6" w:rsidR="009E11E2" w:rsidRPr="00832D74" w:rsidRDefault="00000000" w:rsidP="00832D74">
      <w:pPr>
        <w:pStyle w:val="ListParagraph"/>
        <w:numPr>
          <w:ilvl w:val="0"/>
          <w:numId w:val="7"/>
        </w:numPr>
        <w:tabs>
          <w:tab w:val="left" w:pos="4321"/>
        </w:tabs>
        <w:spacing w:after="240"/>
        <w:ind w:right="374"/>
        <w:rPr>
          <w:sz w:val="20"/>
        </w:rPr>
      </w:pPr>
      <w:r>
        <w:rPr>
          <w:sz w:val="20"/>
        </w:rPr>
        <w:t>Systems inspected in accordance with NFPA 25 with Deficiency(</w:t>
      </w:r>
      <w:proofErr w:type="spellStart"/>
      <w:r>
        <w:rPr>
          <w:sz w:val="20"/>
        </w:rPr>
        <w:t>ies</w:t>
      </w:r>
      <w:proofErr w:type="spellEnd"/>
      <w:r>
        <w:rPr>
          <w:sz w:val="20"/>
        </w:rPr>
        <w:t xml:space="preserve">) - </w:t>
      </w:r>
      <w:proofErr w:type="spellStart"/>
      <w:r w:rsidRPr="00832D74">
        <w:rPr>
          <w:strike/>
          <w:color w:val="C00000"/>
          <w:sz w:val="20"/>
        </w:rPr>
        <w:t>M</w:t>
      </w:r>
      <w:r w:rsidR="00832D74" w:rsidRPr="00832D74">
        <w:rPr>
          <w:color w:val="C00000"/>
          <w:sz w:val="20"/>
        </w:rPr>
        <w:t>m</w:t>
      </w:r>
      <w:r>
        <w:rPr>
          <w:sz w:val="20"/>
        </w:rPr>
        <w:t>ust</w:t>
      </w:r>
      <w:proofErr w:type="spellEnd"/>
      <w:r>
        <w:rPr>
          <w:spacing w:val="-1"/>
          <w:sz w:val="20"/>
        </w:rPr>
        <w:t xml:space="preserve"> </w:t>
      </w:r>
      <w:r>
        <w:rPr>
          <w:sz w:val="20"/>
        </w:rPr>
        <w:t>be marked with</w:t>
      </w:r>
      <w:r>
        <w:rPr>
          <w:spacing w:val="-2"/>
          <w:sz w:val="20"/>
        </w:rPr>
        <w:t xml:space="preserve"> </w:t>
      </w:r>
      <w:r>
        <w:rPr>
          <w:sz w:val="20"/>
        </w:rPr>
        <w:t>a Yellow</w:t>
      </w:r>
      <w:r>
        <w:rPr>
          <w:spacing w:val="-1"/>
          <w:sz w:val="20"/>
        </w:rPr>
        <w:t xml:space="preserve"> </w:t>
      </w:r>
      <w:r>
        <w:rPr>
          <w:sz w:val="20"/>
        </w:rPr>
        <w:t>Tag of</w:t>
      </w:r>
      <w:r>
        <w:rPr>
          <w:spacing w:val="-1"/>
          <w:sz w:val="20"/>
        </w:rPr>
        <w:t xml:space="preserve"> </w:t>
      </w:r>
      <w:r>
        <w:rPr>
          <w:sz w:val="20"/>
        </w:rPr>
        <w:t>heavy cardboard or</w:t>
      </w:r>
      <w:r>
        <w:rPr>
          <w:spacing w:val="-1"/>
          <w:sz w:val="20"/>
        </w:rPr>
        <w:t xml:space="preserve"> </w:t>
      </w:r>
      <w:r>
        <w:rPr>
          <w:sz w:val="20"/>
        </w:rPr>
        <w:t>water</w:t>
      </w:r>
      <w:r>
        <w:rPr>
          <w:spacing w:val="-1"/>
          <w:sz w:val="20"/>
        </w:rPr>
        <w:t xml:space="preserve"> </w:t>
      </w:r>
      <w:r>
        <w:rPr>
          <w:sz w:val="20"/>
        </w:rPr>
        <w:t>resistant (plasticized) paper with the word “DEFICIENCY” printed in all caps and</w:t>
      </w:r>
      <w:r>
        <w:rPr>
          <w:spacing w:val="40"/>
          <w:sz w:val="20"/>
        </w:rPr>
        <w:t xml:space="preserve"> </w:t>
      </w:r>
      <w:r>
        <w:rPr>
          <w:sz w:val="20"/>
        </w:rPr>
        <w:t>in a font no smaller than 24 points on it. Such tag must be marked to show the date of the inspection of the System and the registration or certification number of the Sprinkler Fitter or the name of the person conducting the inspection test. These tags must remain attached to the System</w:t>
      </w:r>
      <w:r>
        <w:rPr>
          <w:spacing w:val="-5"/>
          <w:sz w:val="20"/>
        </w:rPr>
        <w:t xml:space="preserve"> </w:t>
      </w:r>
      <w:r>
        <w:rPr>
          <w:sz w:val="20"/>
        </w:rPr>
        <w:t>until</w:t>
      </w:r>
      <w:r>
        <w:rPr>
          <w:spacing w:val="-6"/>
          <w:sz w:val="20"/>
        </w:rPr>
        <w:t xml:space="preserve"> </w:t>
      </w:r>
      <w:r>
        <w:rPr>
          <w:sz w:val="20"/>
        </w:rPr>
        <w:t>the</w:t>
      </w:r>
      <w:r>
        <w:rPr>
          <w:spacing w:val="-6"/>
          <w:sz w:val="20"/>
        </w:rPr>
        <w:t xml:space="preserve"> </w:t>
      </w:r>
      <w:r>
        <w:rPr>
          <w:sz w:val="20"/>
        </w:rPr>
        <w:t>deficiency</w:t>
      </w:r>
      <w:r>
        <w:rPr>
          <w:spacing w:val="-2"/>
          <w:sz w:val="20"/>
        </w:rPr>
        <w:t xml:space="preserve"> </w:t>
      </w:r>
      <w:r>
        <w:rPr>
          <w:sz w:val="20"/>
        </w:rPr>
        <w:t>is</w:t>
      </w:r>
      <w:r>
        <w:rPr>
          <w:spacing w:val="-4"/>
          <w:sz w:val="20"/>
        </w:rPr>
        <w:t xml:space="preserve"> </w:t>
      </w:r>
      <w:r>
        <w:rPr>
          <w:sz w:val="20"/>
        </w:rPr>
        <w:t>repaired</w:t>
      </w:r>
      <w:r>
        <w:rPr>
          <w:spacing w:val="-4"/>
          <w:sz w:val="20"/>
        </w:rPr>
        <w:t xml:space="preserve"> </w:t>
      </w:r>
      <w:r>
        <w:rPr>
          <w:sz w:val="20"/>
        </w:rPr>
        <w:t>or</w:t>
      </w:r>
      <w:r>
        <w:rPr>
          <w:spacing w:val="-5"/>
          <w:sz w:val="20"/>
        </w:rPr>
        <w:t xml:space="preserve"> </w:t>
      </w:r>
      <w:r>
        <w:rPr>
          <w:sz w:val="20"/>
        </w:rPr>
        <w:t>shall</w:t>
      </w:r>
      <w:r>
        <w:rPr>
          <w:spacing w:val="-6"/>
          <w:sz w:val="20"/>
        </w:rPr>
        <w:t xml:space="preserve"> </w:t>
      </w:r>
      <w:r>
        <w:rPr>
          <w:sz w:val="20"/>
        </w:rPr>
        <w:t>be</w:t>
      </w:r>
      <w:r>
        <w:rPr>
          <w:spacing w:val="-5"/>
          <w:sz w:val="20"/>
        </w:rPr>
        <w:t xml:space="preserve"> </w:t>
      </w:r>
      <w:r>
        <w:rPr>
          <w:sz w:val="20"/>
        </w:rPr>
        <w:t>removed</w:t>
      </w:r>
      <w:r>
        <w:rPr>
          <w:spacing w:val="-6"/>
          <w:sz w:val="20"/>
        </w:rPr>
        <w:t xml:space="preserve"> </w:t>
      </w:r>
      <w:r>
        <w:rPr>
          <w:sz w:val="20"/>
        </w:rPr>
        <w:t>in</w:t>
      </w:r>
      <w:r>
        <w:rPr>
          <w:spacing w:val="-3"/>
          <w:sz w:val="20"/>
        </w:rPr>
        <w:t xml:space="preserve"> </w:t>
      </w:r>
      <w:r>
        <w:rPr>
          <w:sz w:val="20"/>
        </w:rPr>
        <w:t>accordance with (F).</w:t>
      </w:r>
    </w:p>
    <w:p w14:paraId="790C15B1" w14:textId="3626BE27" w:rsidR="009E11E2" w:rsidRPr="00832D74" w:rsidRDefault="00000000" w:rsidP="00832D74">
      <w:pPr>
        <w:pStyle w:val="ListParagraph"/>
        <w:numPr>
          <w:ilvl w:val="0"/>
          <w:numId w:val="7"/>
        </w:numPr>
        <w:tabs>
          <w:tab w:val="left" w:pos="4321"/>
        </w:tabs>
        <w:spacing w:after="240"/>
        <w:ind w:right="443"/>
        <w:rPr>
          <w:sz w:val="20"/>
        </w:rPr>
      </w:pPr>
      <w:r>
        <w:rPr>
          <w:sz w:val="20"/>
        </w:rPr>
        <w:t xml:space="preserve">Systems inspected in accordance with NFPA 25 with Impairment(s) - </w:t>
      </w:r>
      <w:proofErr w:type="spellStart"/>
      <w:r w:rsidRPr="00832D74">
        <w:rPr>
          <w:strike/>
          <w:color w:val="C00000"/>
          <w:sz w:val="20"/>
        </w:rPr>
        <w:t>M</w:t>
      </w:r>
      <w:r w:rsidR="00832D74">
        <w:rPr>
          <w:color w:val="C00000"/>
          <w:sz w:val="20"/>
        </w:rPr>
        <w:t>m</w:t>
      </w:r>
      <w:r w:rsidRPr="00832D74">
        <w:rPr>
          <w:sz w:val="20"/>
        </w:rPr>
        <w:t>ust</w:t>
      </w:r>
      <w:proofErr w:type="spellEnd"/>
      <w:r>
        <w:rPr>
          <w:sz w:val="20"/>
        </w:rPr>
        <w:t xml:space="preserve"> be marked with a RED Tag of heavy cardboard or water resistant (plasticized) paper with the word “IMPAIRMENT” printed in all caps and in a font no smaller than 24 points on it. Such tag must be marked to show the date of the inspection of the System and the registration or certification number of the Sprinkler Fitter or the name of the person conducting the inspection test. These tags must remain attached to the System</w:t>
      </w:r>
      <w:r>
        <w:rPr>
          <w:spacing w:val="-4"/>
          <w:sz w:val="20"/>
        </w:rPr>
        <w:t xml:space="preserve"> </w:t>
      </w:r>
      <w:r>
        <w:rPr>
          <w:sz w:val="20"/>
        </w:rPr>
        <w:t>until</w:t>
      </w:r>
      <w:r>
        <w:rPr>
          <w:spacing w:val="-5"/>
          <w:sz w:val="20"/>
        </w:rPr>
        <w:t xml:space="preserve"> </w:t>
      </w:r>
      <w:r>
        <w:rPr>
          <w:sz w:val="20"/>
        </w:rPr>
        <w:t>all</w:t>
      </w:r>
      <w:r>
        <w:rPr>
          <w:spacing w:val="-3"/>
          <w:sz w:val="20"/>
        </w:rPr>
        <w:t xml:space="preserve"> </w:t>
      </w:r>
      <w:r>
        <w:rPr>
          <w:sz w:val="20"/>
        </w:rPr>
        <w:t>impairments</w:t>
      </w:r>
      <w:r>
        <w:rPr>
          <w:spacing w:val="-3"/>
          <w:sz w:val="20"/>
        </w:rPr>
        <w:t xml:space="preserve"> </w:t>
      </w:r>
      <w:r>
        <w:rPr>
          <w:sz w:val="20"/>
        </w:rPr>
        <w:t>have</w:t>
      </w:r>
      <w:r>
        <w:rPr>
          <w:spacing w:val="-4"/>
          <w:sz w:val="20"/>
        </w:rPr>
        <w:t xml:space="preserve"> </w:t>
      </w:r>
      <w:r>
        <w:rPr>
          <w:sz w:val="20"/>
        </w:rPr>
        <w:t>been</w:t>
      </w:r>
      <w:r>
        <w:rPr>
          <w:spacing w:val="-5"/>
          <w:sz w:val="20"/>
        </w:rPr>
        <w:t xml:space="preserve"> </w:t>
      </w:r>
      <w:r>
        <w:rPr>
          <w:sz w:val="20"/>
        </w:rPr>
        <w:t>corrected</w:t>
      </w:r>
      <w:r>
        <w:rPr>
          <w:spacing w:val="-4"/>
          <w:sz w:val="20"/>
        </w:rPr>
        <w:t xml:space="preserve"> </w:t>
      </w:r>
      <w:r>
        <w:rPr>
          <w:sz w:val="20"/>
        </w:rPr>
        <w:t>or</w:t>
      </w:r>
      <w:r>
        <w:rPr>
          <w:spacing w:val="-4"/>
          <w:sz w:val="20"/>
        </w:rPr>
        <w:t xml:space="preserve"> </w:t>
      </w:r>
      <w:r>
        <w:rPr>
          <w:sz w:val="20"/>
        </w:rPr>
        <w:t>shall</w:t>
      </w:r>
      <w:r>
        <w:rPr>
          <w:spacing w:val="-5"/>
          <w:sz w:val="20"/>
        </w:rPr>
        <w:t xml:space="preserve"> </w:t>
      </w:r>
      <w:r>
        <w:rPr>
          <w:sz w:val="20"/>
        </w:rPr>
        <w:t>be</w:t>
      </w:r>
      <w:r>
        <w:rPr>
          <w:spacing w:val="-4"/>
          <w:sz w:val="20"/>
        </w:rPr>
        <w:t xml:space="preserve"> </w:t>
      </w:r>
      <w:r>
        <w:rPr>
          <w:sz w:val="20"/>
        </w:rPr>
        <w:t>removed</w:t>
      </w:r>
      <w:r>
        <w:rPr>
          <w:spacing w:val="-1"/>
          <w:sz w:val="20"/>
        </w:rPr>
        <w:t xml:space="preserve"> </w:t>
      </w:r>
      <w:r>
        <w:rPr>
          <w:sz w:val="20"/>
        </w:rPr>
        <w:t>in accordance with (F).</w:t>
      </w:r>
    </w:p>
    <w:p w14:paraId="749471AE" w14:textId="6F5354EB" w:rsidR="009E11E2" w:rsidRPr="00832D74" w:rsidRDefault="00000000" w:rsidP="00832D74">
      <w:pPr>
        <w:pStyle w:val="ListParagraph"/>
        <w:numPr>
          <w:ilvl w:val="0"/>
          <w:numId w:val="7"/>
        </w:numPr>
        <w:tabs>
          <w:tab w:val="left" w:pos="4321"/>
        </w:tabs>
        <w:spacing w:after="240"/>
        <w:ind w:right="430"/>
        <w:rPr>
          <w:sz w:val="20"/>
        </w:rPr>
      </w:pPr>
      <w:r>
        <w:rPr>
          <w:sz w:val="20"/>
        </w:rPr>
        <w:t xml:space="preserve">Systems with deficiencies or impairments that have been corrected – </w:t>
      </w:r>
      <w:proofErr w:type="spellStart"/>
      <w:r w:rsidRPr="00832D74">
        <w:rPr>
          <w:strike/>
          <w:color w:val="C00000"/>
          <w:sz w:val="20"/>
        </w:rPr>
        <w:t>M</w:t>
      </w:r>
      <w:r w:rsidR="00832D74">
        <w:rPr>
          <w:color w:val="C00000"/>
          <w:sz w:val="20"/>
        </w:rPr>
        <w:t>m</w:t>
      </w:r>
      <w:r w:rsidRPr="00832D74">
        <w:rPr>
          <w:sz w:val="20"/>
        </w:rPr>
        <w:t>ust</w:t>
      </w:r>
      <w:proofErr w:type="spellEnd"/>
      <w:r>
        <w:rPr>
          <w:sz w:val="20"/>
        </w:rPr>
        <w:t xml:space="preserve"> be marked with</w:t>
      </w:r>
      <w:r>
        <w:rPr>
          <w:spacing w:val="-1"/>
          <w:sz w:val="20"/>
        </w:rPr>
        <w:t xml:space="preserve"> </w:t>
      </w:r>
      <w:r>
        <w:rPr>
          <w:sz w:val="20"/>
        </w:rPr>
        <w:t>a BLUE Tag of heavy cardboard or water resistant (plasticized) paper with the word “REPAIR” printed in all caps and in a font no smaller than 24 points on it. Such tag must be marked to show the date of the repair of the System and the registration or certification number of the Sprinkler Fitter or the name of the person correcting the deficiency or impairment. These tags must be attached to the YELLOW or RED tag and shall identify the deficiency or impairment corrected. REPAIR</w:t>
      </w:r>
      <w:r>
        <w:rPr>
          <w:spacing w:val="-4"/>
          <w:sz w:val="20"/>
        </w:rPr>
        <w:t xml:space="preserve"> </w:t>
      </w:r>
      <w:r>
        <w:rPr>
          <w:sz w:val="20"/>
        </w:rPr>
        <w:t>tags</w:t>
      </w:r>
      <w:r>
        <w:rPr>
          <w:spacing w:val="-3"/>
          <w:sz w:val="20"/>
        </w:rPr>
        <w:t xml:space="preserve"> </w:t>
      </w:r>
      <w:r>
        <w:rPr>
          <w:sz w:val="20"/>
        </w:rPr>
        <w:t>may</w:t>
      </w:r>
      <w:r>
        <w:rPr>
          <w:spacing w:val="-5"/>
          <w:sz w:val="20"/>
        </w:rPr>
        <w:t xml:space="preserve"> </w:t>
      </w:r>
      <w:r>
        <w:rPr>
          <w:sz w:val="20"/>
        </w:rPr>
        <w:t>be</w:t>
      </w:r>
      <w:r>
        <w:rPr>
          <w:spacing w:val="-4"/>
          <w:sz w:val="20"/>
        </w:rPr>
        <w:t xml:space="preserve"> </w:t>
      </w:r>
      <w:r>
        <w:rPr>
          <w:sz w:val="20"/>
        </w:rPr>
        <w:t>attached</w:t>
      </w:r>
      <w:r>
        <w:rPr>
          <w:spacing w:val="-6"/>
          <w:sz w:val="20"/>
        </w:rPr>
        <w:t xml:space="preserve"> </w:t>
      </w:r>
      <w:r>
        <w:rPr>
          <w:sz w:val="20"/>
        </w:rPr>
        <w:t>to</w:t>
      </w:r>
      <w:r>
        <w:rPr>
          <w:spacing w:val="-6"/>
          <w:sz w:val="20"/>
        </w:rPr>
        <w:t xml:space="preserve"> </w:t>
      </w:r>
      <w:r>
        <w:rPr>
          <w:sz w:val="20"/>
        </w:rPr>
        <w:t>DEFICIENCY</w:t>
      </w:r>
      <w:r>
        <w:rPr>
          <w:spacing w:val="-6"/>
          <w:sz w:val="20"/>
        </w:rPr>
        <w:t xml:space="preserve"> </w:t>
      </w:r>
      <w:r>
        <w:rPr>
          <w:sz w:val="20"/>
        </w:rPr>
        <w:t>tags</w:t>
      </w:r>
      <w:r>
        <w:rPr>
          <w:spacing w:val="-5"/>
          <w:sz w:val="20"/>
        </w:rPr>
        <w:t xml:space="preserve"> </w:t>
      </w:r>
      <w:r>
        <w:rPr>
          <w:sz w:val="20"/>
        </w:rPr>
        <w:t>after</w:t>
      </w:r>
      <w:r>
        <w:rPr>
          <w:spacing w:val="-5"/>
          <w:sz w:val="20"/>
        </w:rPr>
        <w:t xml:space="preserve"> </w:t>
      </w:r>
      <w:r>
        <w:rPr>
          <w:sz w:val="20"/>
        </w:rPr>
        <w:t>any</w:t>
      </w:r>
      <w:r>
        <w:rPr>
          <w:spacing w:val="-5"/>
          <w:sz w:val="20"/>
        </w:rPr>
        <w:t xml:space="preserve"> </w:t>
      </w:r>
      <w:r>
        <w:rPr>
          <w:sz w:val="20"/>
        </w:rPr>
        <w:t>deficiency has</w:t>
      </w:r>
      <w:r>
        <w:rPr>
          <w:spacing w:val="-2"/>
          <w:sz w:val="20"/>
        </w:rPr>
        <w:t xml:space="preserve"> </w:t>
      </w:r>
      <w:r>
        <w:rPr>
          <w:sz w:val="20"/>
        </w:rPr>
        <w:t>been</w:t>
      </w:r>
      <w:r>
        <w:rPr>
          <w:spacing w:val="-4"/>
          <w:sz w:val="20"/>
        </w:rPr>
        <w:t xml:space="preserve"> </w:t>
      </w:r>
      <w:r>
        <w:rPr>
          <w:sz w:val="20"/>
        </w:rPr>
        <w:t>repaired.</w:t>
      </w:r>
      <w:r>
        <w:rPr>
          <w:spacing w:val="-3"/>
          <w:sz w:val="20"/>
        </w:rPr>
        <w:t xml:space="preserve"> </w:t>
      </w:r>
      <w:r>
        <w:rPr>
          <w:sz w:val="20"/>
        </w:rPr>
        <w:t>REPAIR</w:t>
      </w:r>
      <w:r>
        <w:rPr>
          <w:spacing w:val="-3"/>
          <w:sz w:val="20"/>
        </w:rPr>
        <w:t xml:space="preserve"> </w:t>
      </w:r>
      <w:r>
        <w:rPr>
          <w:sz w:val="20"/>
        </w:rPr>
        <w:t>tags</w:t>
      </w:r>
      <w:r>
        <w:rPr>
          <w:spacing w:val="-2"/>
          <w:sz w:val="20"/>
        </w:rPr>
        <w:t xml:space="preserve"> </w:t>
      </w:r>
      <w:r>
        <w:rPr>
          <w:sz w:val="20"/>
        </w:rPr>
        <w:t>may</w:t>
      </w:r>
      <w:r>
        <w:rPr>
          <w:spacing w:val="-2"/>
          <w:sz w:val="20"/>
        </w:rPr>
        <w:t xml:space="preserve"> </w:t>
      </w:r>
      <w:r>
        <w:rPr>
          <w:sz w:val="20"/>
        </w:rPr>
        <w:t>only</w:t>
      </w:r>
      <w:r>
        <w:rPr>
          <w:spacing w:val="-2"/>
          <w:sz w:val="20"/>
        </w:rPr>
        <w:t xml:space="preserve"> </w:t>
      </w:r>
      <w:r>
        <w:rPr>
          <w:sz w:val="20"/>
        </w:rPr>
        <w:t>be</w:t>
      </w:r>
      <w:r>
        <w:rPr>
          <w:spacing w:val="-1"/>
          <w:sz w:val="20"/>
        </w:rPr>
        <w:t xml:space="preserve"> </w:t>
      </w:r>
      <w:r>
        <w:rPr>
          <w:sz w:val="20"/>
        </w:rPr>
        <w:t>attached</w:t>
      </w:r>
      <w:r>
        <w:rPr>
          <w:spacing w:val="-3"/>
          <w:sz w:val="20"/>
        </w:rPr>
        <w:t xml:space="preserve"> </w:t>
      </w:r>
      <w:r>
        <w:rPr>
          <w:sz w:val="20"/>
        </w:rPr>
        <w:t>to</w:t>
      </w:r>
      <w:r>
        <w:rPr>
          <w:spacing w:val="-3"/>
          <w:sz w:val="20"/>
        </w:rPr>
        <w:t xml:space="preserve"> </w:t>
      </w:r>
      <w:r>
        <w:rPr>
          <w:sz w:val="20"/>
        </w:rPr>
        <w:t>IMPAIRMENT tags once all impairments have been corrected or shall be removed in accordance with (F).</w:t>
      </w:r>
    </w:p>
    <w:p w14:paraId="7DDA1924" w14:textId="77777777" w:rsidR="009E11E2" w:rsidRDefault="00000000">
      <w:pPr>
        <w:pStyle w:val="ListParagraph"/>
        <w:numPr>
          <w:ilvl w:val="0"/>
          <w:numId w:val="7"/>
        </w:numPr>
        <w:tabs>
          <w:tab w:val="left" w:pos="4320"/>
        </w:tabs>
        <w:spacing w:before="1" w:line="229" w:lineRule="exact"/>
        <w:ind w:left="4320" w:hanging="719"/>
        <w:rPr>
          <w:sz w:val="20"/>
        </w:rPr>
      </w:pPr>
      <w:r>
        <w:rPr>
          <w:sz w:val="20"/>
        </w:rPr>
        <w:t>All</w:t>
      </w:r>
      <w:r>
        <w:rPr>
          <w:spacing w:val="-10"/>
          <w:sz w:val="20"/>
        </w:rPr>
        <w:t xml:space="preserve"> </w:t>
      </w:r>
      <w:r>
        <w:rPr>
          <w:sz w:val="20"/>
        </w:rPr>
        <w:t>INSPECTION,</w:t>
      </w:r>
      <w:r>
        <w:rPr>
          <w:spacing w:val="-7"/>
          <w:sz w:val="20"/>
        </w:rPr>
        <w:t xml:space="preserve"> </w:t>
      </w:r>
      <w:r>
        <w:rPr>
          <w:sz w:val="20"/>
        </w:rPr>
        <w:t>DEFICIENCY,</w:t>
      </w:r>
      <w:r>
        <w:rPr>
          <w:spacing w:val="-9"/>
          <w:sz w:val="20"/>
        </w:rPr>
        <w:t xml:space="preserve"> </w:t>
      </w:r>
      <w:r>
        <w:rPr>
          <w:sz w:val="20"/>
        </w:rPr>
        <w:t>IMPAIRMENT,</w:t>
      </w:r>
      <w:r>
        <w:rPr>
          <w:spacing w:val="-9"/>
          <w:sz w:val="20"/>
        </w:rPr>
        <w:t xml:space="preserve"> </w:t>
      </w:r>
      <w:r>
        <w:rPr>
          <w:sz w:val="20"/>
        </w:rPr>
        <w:t>and</w:t>
      </w:r>
      <w:r>
        <w:rPr>
          <w:spacing w:val="-8"/>
          <w:sz w:val="20"/>
        </w:rPr>
        <w:t xml:space="preserve"> </w:t>
      </w:r>
      <w:r>
        <w:rPr>
          <w:sz w:val="20"/>
        </w:rPr>
        <w:t>REPAIR</w:t>
      </w:r>
      <w:r>
        <w:rPr>
          <w:spacing w:val="-9"/>
          <w:sz w:val="20"/>
        </w:rPr>
        <w:t xml:space="preserve"> </w:t>
      </w:r>
      <w:r>
        <w:rPr>
          <w:sz w:val="20"/>
        </w:rPr>
        <w:t>tags</w:t>
      </w:r>
      <w:r>
        <w:rPr>
          <w:spacing w:val="-8"/>
          <w:sz w:val="20"/>
        </w:rPr>
        <w:t xml:space="preserve"> </w:t>
      </w:r>
      <w:r>
        <w:rPr>
          <w:spacing w:val="-4"/>
          <w:sz w:val="20"/>
        </w:rPr>
        <w:t>must</w:t>
      </w:r>
    </w:p>
    <w:p w14:paraId="2873E286" w14:textId="2C4A9097" w:rsidR="009E11E2" w:rsidRDefault="00000000" w:rsidP="00832D74">
      <w:pPr>
        <w:pStyle w:val="BodyText"/>
        <w:spacing w:after="240"/>
        <w:ind w:left="4321"/>
      </w:pPr>
      <w:r>
        <w:t>be</w:t>
      </w:r>
      <w:r>
        <w:rPr>
          <w:spacing w:val="-7"/>
        </w:rPr>
        <w:t xml:space="preserve"> </w:t>
      </w:r>
      <w:r>
        <w:t>removed</w:t>
      </w:r>
      <w:r>
        <w:rPr>
          <w:spacing w:val="-5"/>
        </w:rPr>
        <w:t xml:space="preserve"> </w:t>
      </w:r>
      <w:r>
        <w:t>by</w:t>
      </w:r>
      <w:r>
        <w:rPr>
          <w:spacing w:val="-5"/>
        </w:rPr>
        <w:t xml:space="preserve"> </w:t>
      </w:r>
      <w:r>
        <w:t>the</w:t>
      </w:r>
      <w:r>
        <w:rPr>
          <w:spacing w:val="-4"/>
        </w:rPr>
        <w:t xml:space="preserve"> </w:t>
      </w:r>
      <w:r>
        <w:t>person</w:t>
      </w:r>
      <w:r>
        <w:rPr>
          <w:spacing w:val="-5"/>
        </w:rPr>
        <w:t xml:space="preserve"> </w:t>
      </w:r>
      <w:r>
        <w:t>performing</w:t>
      </w:r>
      <w:r>
        <w:rPr>
          <w:spacing w:val="-4"/>
        </w:rPr>
        <w:t xml:space="preserve"> </w:t>
      </w:r>
      <w:r>
        <w:t>a</w:t>
      </w:r>
      <w:r>
        <w:rPr>
          <w:spacing w:val="-7"/>
        </w:rPr>
        <w:t xml:space="preserve"> </w:t>
      </w:r>
      <w:r>
        <w:t>subsequent</w:t>
      </w:r>
      <w:r>
        <w:rPr>
          <w:spacing w:val="-6"/>
        </w:rPr>
        <w:t xml:space="preserve"> </w:t>
      </w:r>
      <w:r>
        <w:t>annual</w:t>
      </w:r>
      <w:r>
        <w:rPr>
          <w:spacing w:val="-5"/>
        </w:rPr>
        <w:t xml:space="preserve"> </w:t>
      </w:r>
      <w:r>
        <w:t>inspection</w:t>
      </w:r>
      <w:r>
        <w:rPr>
          <w:spacing w:val="-5"/>
        </w:rPr>
        <w:t xml:space="preserve"> </w:t>
      </w:r>
      <w:r>
        <w:t>in accordance with NFPA 25. INSTALL tags must not be removed.</w:t>
      </w:r>
    </w:p>
    <w:p w14:paraId="46A0DABE" w14:textId="51B26FCF" w:rsidR="009E11E2" w:rsidRPr="00832D74" w:rsidRDefault="00000000" w:rsidP="00832D74">
      <w:pPr>
        <w:pStyle w:val="ListParagraph"/>
        <w:numPr>
          <w:ilvl w:val="2"/>
          <w:numId w:val="8"/>
        </w:numPr>
        <w:tabs>
          <w:tab w:val="left" w:pos="2880"/>
        </w:tabs>
        <w:spacing w:after="240"/>
        <w:ind w:right="383"/>
        <w:rPr>
          <w:sz w:val="20"/>
        </w:rPr>
      </w:pPr>
      <w:r>
        <w:rPr>
          <w:sz w:val="20"/>
        </w:rPr>
        <w:t>Records and reports of inspections, testing and maintenance must be maintained by the system owner, on the premises of the System, for a period of no less than five (5) years. Such</w:t>
      </w:r>
      <w:r>
        <w:rPr>
          <w:spacing w:val="-4"/>
          <w:sz w:val="20"/>
        </w:rPr>
        <w:t xml:space="preserve"> </w:t>
      </w:r>
      <w:r>
        <w:rPr>
          <w:sz w:val="20"/>
        </w:rPr>
        <w:t>records must</w:t>
      </w:r>
      <w:r>
        <w:rPr>
          <w:spacing w:val="-4"/>
          <w:sz w:val="20"/>
        </w:rPr>
        <w:t xml:space="preserve"> </w:t>
      </w:r>
      <w:r>
        <w:rPr>
          <w:sz w:val="20"/>
        </w:rPr>
        <w:t>be</w:t>
      </w:r>
      <w:r>
        <w:rPr>
          <w:spacing w:val="-4"/>
          <w:sz w:val="20"/>
        </w:rPr>
        <w:t xml:space="preserve"> </w:t>
      </w:r>
      <w:r>
        <w:rPr>
          <w:sz w:val="20"/>
        </w:rPr>
        <w:t>made</w:t>
      </w:r>
      <w:r>
        <w:rPr>
          <w:spacing w:val="-4"/>
          <w:sz w:val="20"/>
        </w:rPr>
        <w:t xml:space="preserve"> </w:t>
      </w:r>
      <w:r>
        <w:rPr>
          <w:sz w:val="20"/>
        </w:rPr>
        <w:t>available</w:t>
      </w:r>
      <w:r>
        <w:rPr>
          <w:spacing w:val="-2"/>
          <w:sz w:val="20"/>
        </w:rPr>
        <w:t xml:space="preserve"> </w:t>
      </w:r>
      <w:r>
        <w:rPr>
          <w:sz w:val="20"/>
        </w:rPr>
        <w:t>for</w:t>
      </w:r>
      <w:r>
        <w:rPr>
          <w:spacing w:val="-3"/>
          <w:sz w:val="20"/>
        </w:rPr>
        <w:t xml:space="preserve"> </w:t>
      </w:r>
      <w:r>
        <w:rPr>
          <w:sz w:val="20"/>
        </w:rPr>
        <w:t>review</w:t>
      </w:r>
      <w:r>
        <w:rPr>
          <w:spacing w:val="-4"/>
          <w:sz w:val="20"/>
        </w:rPr>
        <w:t xml:space="preserve"> </w:t>
      </w:r>
      <w:r>
        <w:rPr>
          <w:sz w:val="20"/>
        </w:rPr>
        <w:t>at</w:t>
      </w:r>
      <w:r>
        <w:rPr>
          <w:spacing w:val="-4"/>
          <w:sz w:val="20"/>
        </w:rPr>
        <w:t xml:space="preserve"> </w:t>
      </w:r>
      <w:r>
        <w:rPr>
          <w:sz w:val="20"/>
        </w:rPr>
        <w:t>the</w:t>
      </w:r>
      <w:r>
        <w:rPr>
          <w:spacing w:val="-2"/>
          <w:sz w:val="20"/>
        </w:rPr>
        <w:t xml:space="preserve"> </w:t>
      </w:r>
      <w:r>
        <w:rPr>
          <w:sz w:val="20"/>
        </w:rPr>
        <w:t>request</w:t>
      </w:r>
      <w:r>
        <w:rPr>
          <w:spacing w:val="-2"/>
          <w:sz w:val="20"/>
        </w:rPr>
        <w:t xml:space="preserve"> </w:t>
      </w:r>
      <w:r>
        <w:rPr>
          <w:sz w:val="20"/>
        </w:rPr>
        <w:t>of</w:t>
      </w:r>
      <w:r>
        <w:rPr>
          <w:spacing w:val="-4"/>
          <w:sz w:val="20"/>
        </w:rPr>
        <w:t xml:space="preserve"> </w:t>
      </w:r>
      <w:r>
        <w:rPr>
          <w:sz w:val="20"/>
        </w:rPr>
        <w:t>the</w:t>
      </w:r>
      <w:r>
        <w:rPr>
          <w:spacing w:val="-4"/>
          <w:sz w:val="20"/>
        </w:rPr>
        <w:t xml:space="preserve"> </w:t>
      </w:r>
      <w:r>
        <w:rPr>
          <w:sz w:val="20"/>
        </w:rPr>
        <w:t>Division</w:t>
      </w:r>
      <w:r>
        <w:rPr>
          <w:spacing w:val="-4"/>
          <w:sz w:val="20"/>
        </w:rPr>
        <w:t xml:space="preserve"> </w:t>
      </w:r>
      <w:r>
        <w:rPr>
          <w:sz w:val="20"/>
        </w:rPr>
        <w:t>or</w:t>
      </w:r>
      <w:r>
        <w:rPr>
          <w:spacing w:val="-3"/>
          <w:sz w:val="20"/>
        </w:rPr>
        <w:t xml:space="preserve"> </w:t>
      </w:r>
      <w:r>
        <w:rPr>
          <w:sz w:val="20"/>
        </w:rPr>
        <w:t>the</w:t>
      </w:r>
      <w:r>
        <w:rPr>
          <w:spacing w:val="-3"/>
          <w:sz w:val="20"/>
        </w:rPr>
        <w:t xml:space="preserve"> </w:t>
      </w:r>
      <w:r>
        <w:rPr>
          <w:sz w:val="20"/>
        </w:rPr>
        <w:t xml:space="preserve">local </w:t>
      </w:r>
      <w:r>
        <w:rPr>
          <w:spacing w:val="-4"/>
          <w:sz w:val="20"/>
        </w:rPr>
        <w:t>AHJ.</w:t>
      </w:r>
    </w:p>
    <w:p w14:paraId="7418EC42" w14:textId="50C3BF3B" w:rsidR="009E11E2" w:rsidRPr="00832D74" w:rsidRDefault="00000000" w:rsidP="00832D74">
      <w:pPr>
        <w:pStyle w:val="ListParagraph"/>
        <w:numPr>
          <w:ilvl w:val="2"/>
          <w:numId w:val="8"/>
        </w:numPr>
        <w:tabs>
          <w:tab w:val="left" w:pos="2880"/>
        </w:tabs>
        <w:spacing w:before="240" w:after="240"/>
        <w:ind w:right="669"/>
        <w:rPr>
          <w:sz w:val="20"/>
        </w:rPr>
      </w:pPr>
      <w:r>
        <w:rPr>
          <w:sz w:val="20"/>
        </w:rPr>
        <w:t>Records</w:t>
      </w:r>
      <w:r>
        <w:rPr>
          <w:spacing w:val="-4"/>
          <w:sz w:val="20"/>
        </w:rPr>
        <w:t xml:space="preserve"> </w:t>
      </w:r>
      <w:r>
        <w:rPr>
          <w:sz w:val="20"/>
        </w:rPr>
        <w:t>of</w:t>
      </w:r>
      <w:r>
        <w:rPr>
          <w:spacing w:val="-4"/>
          <w:sz w:val="20"/>
        </w:rPr>
        <w:t xml:space="preserve"> </w:t>
      </w:r>
      <w:r>
        <w:rPr>
          <w:sz w:val="20"/>
        </w:rPr>
        <w:t>inspections,</w:t>
      </w:r>
      <w:r>
        <w:rPr>
          <w:spacing w:val="-4"/>
          <w:sz w:val="20"/>
        </w:rPr>
        <w:t xml:space="preserve"> </w:t>
      </w:r>
      <w:r>
        <w:rPr>
          <w:sz w:val="20"/>
        </w:rPr>
        <w:t>testing,</w:t>
      </w:r>
      <w:r>
        <w:rPr>
          <w:spacing w:val="-5"/>
          <w:sz w:val="20"/>
        </w:rPr>
        <w:t xml:space="preserve"> </w:t>
      </w:r>
      <w:r>
        <w:rPr>
          <w:sz w:val="20"/>
        </w:rPr>
        <w:t>or</w:t>
      </w:r>
      <w:r>
        <w:rPr>
          <w:spacing w:val="-5"/>
          <w:sz w:val="20"/>
        </w:rPr>
        <w:t xml:space="preserve"> </w:t>
      </w:r>
      <w:r>
        <w:rPr>
          <w:sz w:val="20"/>
        </w:rPr>
        <w:t>maintenance</w:t>
      </w:r>
      <w:r>
        <w:rPr>
          <w:spacing w:val="-5"/>
          <w:sz w:val="20"/>
        </w:rPr>
        <w:t xml:space="preserve"> </w:t>
      </w:r>
      <w:r>
        <w:rPr>
          <w:sz w:val="20"/>
        </w:rPr>
        <w:t>conducted</w:t>
      </w:r>
      <w:r>
        <w:rPr>
          <w:spacing w:val="-6"/>
          <w:sz w:val="20"/>
        </w:rPr>
        <w:t xml:space="preserve"> </w:t>
      </w:r>
      <w:r>
        <w:rPr>
          <w:sz w:val="20"/>
        </w:rPr>
        <w:t>outside</w:t>
      </w:r>
      <w:r>
        <w:rPr>
          <w:spacing w:val="-4"/>
          <w:sz w:val="20"/>
        </w:rPr>
        <w:t xml:space="preserve"> </w:t>
      </w:r>
      <w:r>
        <w:rPr>
          <w:sz w:val="20"/>
        </w:rPr>
        <w:t>of</w:t>
      </w:r>
      <w:r>
        <w:rPr>
          <w:spacing w:val="-4"/>
          <w:sz w:val="20"/>
        </w:rPr>
        <w:t xml:space="preserve"> </w:t>
      </w:r>
      <w:r>
        <w:rPr>
          <w:sz w:val="20"/>
        </w:rPr>
        <w:t>a</w:t>
      </w:r>
      <w:r>
        <w:rPr>
          <w:spacing w:val="-5"/>
          <w:sz w:val="20"/>
        </w:rPr>
        <w:t xml:space="preserve"> </w:t>
      </w:r>
      <w:r>
        <w:rPr>
          <w:sz w:val="20"/>
        </w:rPr>
        <w:t>full</w:t>
      </w:r>
      <w:r>
        <w:rPr>
          <w:spacing w:val="-5"/>
          <w:sz w:val="20"/>
        </w:rPr>
        <w:t xml:space="preserve"> </w:t>
      </w:r>
      <w:r>
        <w:rPr>
          <w:sz w:val="20"/>
        </w:rPr>
        <w:t xml:space="preserve">Inspection, </w:t>
      </w:r>
      <w:r>
        <w:rPr>
          <w:sz w:val="20"/>
        </w:rPr>
        <w:lastRenderedPageBreak/>
        <w:t>Testing, and Maintenance Service must contain a notice to the System owner or responsible party advising of the limitations of the work conducted in relation to the overall responsibilities of the System owner.</w:t>
      </w:r>
    </w:p>
    <w:p w14:paraId="510CE5CE" w14:textId="585DE92C" w:rsidR="009E11E2" w:rsidRPr="00832D74" w:rsidRDefault="00000000" w:rsidP="00832D74">
      <w:pPr>
        <w:pStyle w:val="ListParagraph"/>
        <w:numPr>
          <w:ilvl w:val="2"/>
          <w:numId w:val="8"/>
        </w:numPr>
        <w:tabs>
          <w:tab w:val="left" w:pos="2880"/>
        </w:tabs>
        <w:spacing w:after="240"/>
        <w:ind w:right="473"/>
        <w:rPr>
          <w:sz w:val="20"/>
        </w:rPr>
      </w:pPr>
      <w:r>
        <w:rPr>
          <w:sz w:val="20"/>
        </w:rPr>
        <w:t>Any contractor, Sprinkler Fitter, or inspector who finds a Fire Suppression System with impairments</w:t>
      </w:r>
      <w:r>
        <w:rPr>
          <w:spacing w:val="-3"/>
          <w:sz w:val="20"/>
        </w:rPr>
        <w:t xml:space="preserve"> </w:t>
      </w:r>
      <w:r>
        <w:rPr>
          <w:sz w:val="20"/>
        </w:rPr>
        <w:t>must</w:t>
      </w:r>
      <w:r>
        <w:rPr>
          <w:spacing w:val="-4"/>
          <w:sz w:val="20"/>
        </w:rPr>
        <w:t xml:space="preserve"> </w:t>
      </w:r>
      <w:r>
        <w:rPr>
          <w:sz w:val="20"/>
        </w:rPr>
        <w:t>provide</w:t>
      </w:r>
      <w:r>
        <w:rPr>
          <w:spacing w:val="-3"/>
          <w:sz w:val="20"/>
        </w:rPr>
        <w:t xml:space="preserve"> </w:t>
      </w:r>
      <w:r>
        <w:rPr>
          <w:sz w:val="20"/>
        </w:rPr>
        <w:t>a</w:t>
      </w:r>
      <w:r>
        <w:rPr>
          <w:spacing w:val="-4"/>
          <w:sz w:val="20"/>
        </w:rPr>
        <w:t xml:space="preserve"> </w:t>
      </w:r>
      <w:r>
        <w:rPr>
          <w:sz w:val="20"/>
        </w:rPr>
        <w:t>copy</w:t>
      </w:r>
      <w:r>
        <w:rPr>
          <w:spacing w:val="-3"/>
          <w:sz w:val="20"/>
        </w:rPr>
        <w:t xml:space="preserve"> </w:t>
      </w:r>
      <w:r>
        <w:rPr>
          <w:sz w:val="20"/>
        </w:rPr>
        <w:t>of</w:t>
      </w:r>
      <w:r>
        <w:rPr>
          <w:spacing w:val="-2"/>
          <w:sz w:val="20"/>
        </w:rPr>
        <w:t xml:space="preserve"> </w:t>
      </w:r>
      <w:r>
        <w:rPr>
          <w:sz w:val="20"/>
        </w:rPr>
        <w:t>the</w:t>
      </w:r>
      <w:r>
        <w:rPr>
          <w:spacing w:val="-5"/>
          <w:sz w:val="20"/>
        </w:rPr>
        <w:t xml:space="preserve"> </w:t>
      </w:r>
      <w:r>
        <w:rPr>
          <w:sz w:val="20"/>
        </w:rPr>
        <w:t>reports</w:t>
      </w:r>
      <w:r>
        <w:rPr>
          <w:spacing w:val="-3"/>
          <w:sz w:val="20"/>
        </w:rPr>
        <w:t xml:space="preserve"> </w:t>
      </w:r>
      <w:r>
        <w:rPr>
          <w:sz w:val="20"/>
        </w:rPr>
        <w:t>or</w:t>
      </w:r>
      <w:r>
        <w:rPr>
          <w:spacing w:val="-4"/>
          <w:sz w:val="20"/>
        </w:rPr>
        <w:t xml:space="preserve"> </w:t>
      </w:r>
      <w:r>
        <w:rPr>
          <w:sz w:val="20"/>
        </w:rPr>
        <w:t>records</w:t>
      </w:r>
      <w:r>
        <w:rPr>
          <w:spacing w:val="-2"/>
          <w:sz w:val="20"/>
        </w:rPr>
        <w:t xml:space="preserve"> </w:t>
      </w:r>
      <w:r>
        <w:rPr>
          <w:sz w:val="20"/>
        </w:rPr>
        <w:t>associated</w:t>
      </w:r>
      <w:r>
        <w:rPr>
          <w:spacing w:val="-4"/>
          <w:sz w:val="20"/>
        </w:rPr>
        <w:t xml:space="preserve"> </w:t>
      </w:r>
      <w:r>
        <w:rPr>
          <w:sz w:val="20"/>
        </w:rPr>
        <w:t>with</w:t>
      </w:r>
      <w:r>
        <w:rPr>
          <w:spacing w:val="-5"/>
          <w:sz w:val="20"/>
        </w:rPr>
        <w:t xml:space="preserve"> </w:t>
      </w:r>
      <w:r>
        <w:rPr>
          <w:sz w:val="20"/>
        </w:rPr>
        <w:t>that</w:t>
      </w:r>
      <w:r>
        <w:rPr>
          <w:spacing w:val="-2"/>
          <w:sz w:val="20"/>
        </w:rPr>
        <w:t xml:space="preserve"> </w:t>
      </w:r>
      <w:r>
        <w:rPr>
          <w:sz w:val="20"/>
        </w:rPr>
        <w:t>finding</w:t>
      </w:r>
      <w:r>
        <w:rPr>
          <w:spacing w:val="-5"/>
          <w:sz w:val="20"/>
        </w:rPr>
        <w:t xml:space="preserve"> </w:t>
      </w:r>
      <w:r>
        <w:rPr>
          <w:sz w:val="20"/>
        </w:rPr>
        <w:t>to the local responding fire department and the appropriate AHJ for the Fire Suppression System</w:t>
      </w:r>
      <w:r>
        <w:rPr>
          <w:spacing w:val="-1"/>
          <w:sz w:val="20"/>
        </w:rPr>
        <w:t xml:space="preserve"> </w:t>
      </w:r>
      <w:r>
        <w:rPr>
          <w:sz w:val="20"/>
        </w:rPr>
        <w:t xml:space="preserve">within </w:t>
      </w:r>
      <w:r w:rsidR="00832D74">
        <w:rPr>
          <w:color w:val="C00000"/>
          <w:sz w:val="20"/>
        </w:rPr>
        <w:t>twenty-four (</w:t>
      </w:r>
      <w:r>
        <w:rPr>
          <w:sz w:val="20"/>
        </w:rPr>
        <w:t>24</w:t>
      </w:r>
      <w:r w:rsidR="00832D74">
        <w:rPr>
          <w:color w:val="C00000"/>
          <w:sz w:val="20"/>
        </w:rPr>
        <w:t>)</w:t>
      </w:r>
      <w:r>
        <w:rPr>
          <w:spacing w:val="-2"/>
          <w:sz w:val="20"/>
        </w:rPr>
        <w:t xml:space="preserve"> </w:t>
      </w:r>
      <w:r>
        <w:rPr>
          <w:sz w:val="20"/>
        </w:rPr>
        <w:t>hours.</w:t>
      </w:r>
      <w:r>
        <w:rPr>
          <w:spacing w:val="-1"/>
          <w:sz w:val="20"/>
        </w:rPr>
        <w:t xml:space="preserve"> </w:t>
      </w:r>
      <w:r>
        <w:rPr>
          <w:sz w:val="20"/>
        </w:rPr>
        <w:t>Impairment</w:t>
      </w:r>
      <w:r>
        <w:rPr>
          <w:spacing w:val="-1"/>
          <w:sz w:val="20"/>
        </w:rPr>
        <w:t xml:space="preserve"> </w:t>
      </w:r>
      <w:r>
        <w:rPr>
          <w:sz w:val="20"/>
        </w:rPr>
        <w:t>reports must</w:t>
      </w:r>
      <w:r>
        <w:rPr>
          <w:spacing w:val="-1"/>
          <w:sz w:val="20"/>
        </w:rPr>
        <w:t xml:space="preserve"> </w:t>
      </w:r>
      <w:r>
        <w:rPr>
          <w:sz w:val="20"/>
        </w:rPr>
        <w:t>be provided</w:t>
      </w:r>
      <w:r>
        <w:rPr>
          <w:spacing w:val="-1"/>
          <w:sz w:val="20"/>
        </w:rPr>
        <w:t xml:space="preserve"> </w:t>
      </w:r>
      <w:r>
        <w:rPr>
          <w:sz w:val="20"/>
        </w:rPr>
        <w:t>regardless of whether the AHJ has notified a contractor that they do not wish to receive inspection reports in accordance with 6.4.5.</w:t>
      </w:r>
    </w:p>
    <w:p w14:paraId="7D18C608" w14:textId="0EA62AD8" w:rsidR="009E11E2" w:rsidRPr="00832D74" w:rsidRDefault="00000000" w:rsidP="00832D74">
      <w:pPr>
        <w:pStyle w:val="ListParagraph"/>
        <w:numPr>
          <w:ilvl w:val="1"/>
          <w:numId w:val="8"/>
        </w:numPr>
        <w:tabs>
          <w:tab w:val="left" w:pos="2160"/>
        </w:tabs>
        <w:spacing w:after="240"/>
        <w:rPr>
          <w:sz w:val="20"/>
        </w:rPr>
      </w:pPr>
      <w:r>
        <w:rPr>
          <w:sz w:val="20"/>
        </w:rPr>
        <w:t>Complaint</w:t>
      </w:r>
      <w:r>
        <w:rPr>
          <w:spacing w:val="-15"/>
          <w:sz w:val="20"/>
        </w:rPr>
        <w:t xml:space="preserve"> </w:t>
      </w:r>
      <w:r>
        <w:rPr>
          <w:spacing w:val="-2"/>
          <w:sz w:val="20"/>
        </w:rPr>
        <w:t>Reporting</w:t>
      </w:r>
    </w:p>
    <w:p w14:paraId="448D2207" w14:textId="55EE109E" w:rsidR="009E11E2" w:rsidRPr="00832D74" w:rsidRDefault="00000000" w:rsidP="00832D74">
      <w:pPr>
        <w:pStyle w:val="ListParagraph"/>
        <w:numPr>
          <w:ilvl w:val="2"/>
          <w:numId w:val="8"/>
        </w:numPr>
        <w:tabs>
          <w:tab w:val="left" w:pos="2880"/>
        </w:tabs>
        <w:spacing w:after="240"/>
        <w:ind w:right="403"/>
        <w:rPr>
          <w:sz w:val="20"/>
        </w:rPr>
      </w:pPr>
      <w:r>
        <w:rPr>
          <w:sz w:val="20"/>
        </w:rPr>
        <w:t>Registered</w:t>
      </w:r>
      <w:r>
        <w:rPr>
          <w:spacing w:val="-5"/>
          <w:sz w:val="20"/>
        </w:rPr>
        <w:t xml:space="preserve"> </w:t>
      </w:r>
      <w:r>
        <w:rPr>
          <w:sz w:val="20"/>
        </w:rPr>
        <w:t>contractors</w:t>
      </w:r>
      <w:r>
        <w:rPr>
          <w:spacing w:val="-4"/>
          <w:sz w:val="20"/>
        </w:rPr>
        <w:t xml:space="preserve"> </w:t>
      </w:r>
      <w:r>
        <w:rPr>
          <w:sz w:val="20"/>
        </w:rPr>
        <w:t>and</w:t>
      </w:r>
      <w:r>
        <w:rPr>
          <w:spacing w:val="-4"/>
          <w:sz w:val="20"/>
        </w:rPr>
        <w:t xml:space="preserve"> </w:t>
      </w:r>
      <w:r>
        <w:rPr>
          <w:sz w:val="20"/>
        </w:rPr>
        <w:t>their</w:t>
      </w:r>
      <w:r>
        <w:rPr>
          <w:spacing w:val="-5"/>
          <w:sz w:val="20"/>
        </w:rPr>
        <w:t xml:space="preserve"> </w:t>
      </w:r>
      <w:r>
        <w:rPr>
          <w:sz w:val="20"/>
        </w:rPr>
        <w:t>employees</w:t>
      </w:r>
      <w:r>
        <w:rPr>
          <w:spacing w:val="-5"/>
          <w:sz w:val="20"/>
        </w:rPr>
        <w:t xml:space="preserve"> </w:t>
      </w:r>
      <w:r>
        <w:rPr>
          <w:sz w:val="20"/>
        </w:rPr>
        <w:t>who</w:t>
      </w:r>
      <w:r>
        <w:rPr>
          <w:spacing w:val="-4"/>
          <w:sz w:val="20"/>
        </w:rPr>
        <w:t xml:space="preserve"> </w:t>
      </w:r>
      <w:r>
        <w:rPr>
          <w:sz w:val="20"/>
        </w:rPr>
        <w:t>identify</w:t>
      </w:r>
      <w:r>
        <w:rPr>
          <w:spacing w:val="-5"/>
          <w:sz w:val="20"/>
        </w:rPr>
        <w:t xml:space="preserve"> </w:t>
      </w:r>
      <w:r>
        <w:rPr>
          <w:sz w:val="20"/>
        </w:rPr>
        <w:t>significant</w:t>
      </w:r>
      <w:r>
        <w:rPr>
          <w:spacing w:val="-5"/>
          <w:sz w:val="20"/>
        </w:rPr>
        <w:t xml:space="preserve"> </w:t>
      </w:r>
      <w:r>
        <w:rPr>
          <w:sz w:val="20"/>
        </w:rPr>
        <w:t>or</w:t>
      </w:r>
      <w:r>
        <w:rPr>
          <w:spacing w:val="-5"/>
          <w:sz w:val="20"/>
        </w:rPr>
        <w:t xml:space="preserve"> </w:t>
      </w:r>
      <w:r>
        <w:rPr>
          <w:sz w:val="20"/>
        </w:rPr>
        <w:t>repeated</w:t>
      </w:r>
      <w:r>
        <w:rPr>
          <w:spacing w:val="-6"/>
          <w:sz w:val="20"/>
        </w:rPr>
        <w:t xml:space="preserve"> </w:t>
      </w:r>
      <w:r>
        <w:rPr>
          <w:sz w:val="20"/>
        </w:rPr>
        <w:t>design</w:t>
      </w:r>
      <w:r>
        <w:rPr>
          <w:spacing w:val="-5"/>
          <w:sz w:val="20"/>
        </w:rPr>
        <w:t xml:space="preserve"> </w:t>
      </w:r>
      <w:r>
        <w:rPr>
          <w:sz w:val="20"/>
        </w:rPr>
        <w:t>or installation</w:t>
      </w:r>
      <w:r>
        <w:rPr>
          <w:spacing w:val="-1"/>
          <w:sz w:val="20"/>
        </w:rPr>
        <w:t xml:space="preserve"> </w:t>
      </w:r>
      <w:r>
        <w:rPr>
          <w:sz w:val="20"/>
        </w:rPr>
        <w:t>deficiencies or</w:t>
      </w:r>
      <w:r>
        <w:rPr>
          <w:spacing w:val="-1"/>
          <w:sz w:val="20"/>
        </w:rPr>
        <w:t xml:space="preserve"> </w:t>
      </w:r>
      <w:r>
        <w:rPr>
          <w:sz w:val="20"/>
        </w:rPr>
        <w:t>other violations of</w:t>
      </w:r>
      <w:r>
        <w:rPr>
          <w:spacing w:val="-1"/>
          <w:sz w:val="20"/>
        </w:rPr>
        <w:t xml:space="preserve"> </w:t>
      </w:r>
      <w:r>
        <w:rPr>
          <w:sz w:val="20"/>
        </w:rPr>
        <w:t>these</w:t>
      </w:r>
      <w:r>
        <w:rPr>
          <w:spacing w:val="-1"/>
          <w:sz w:val="20"/>
        </w:rPr>
        <w:t xml:space="preserve"> </w:t>
      </w:r>
      <w:r>
        <w:rPr>
          <w:sz w:val="20"/>
        </w:rPr>
        <w:t>rules by coworkers,</w:t>
      </w:r>
      <w:r>
        <w:rPr>
          <w:spacing w:val="-1"/>
          <w:sz w:val="20"/>
        </w:rPr>
        <w:t xml:space="preserve"> </w:t>
      </w:r>
      <w:r>
        <w:rPr>
          <w:sz w:val="20"/>
        </w:rPr>
        <w:t>other contractors, or certified Fire Inspectors or Plans Examiners must report them to the Division in accordance with the complaint procedures identified in Section 10</w:t>
      </w:r>
      <w:r w:rsidR="00832D74">
        <w:rPr>
          <w:sz w:val="20"/>
        </w:rPr>
        <w:t xml:space="preserve"> </w:t>
      </w:r>
      <w:r w:rsidR="00832D74">
        <w:rPr>
          <w:color w:val="C00000"/>
          <w:sz w:val="20"/>
        </w:rPr>
        <w:t>of these rules</w:t>
      </w:r>
      <w:r>
        <w:rPr>
          <w:sz w:val="20"/>
        </w:rPr>
        <w:t>.</w:t>
      </w:r>
    </w:p>
    <w:p w14:paraId="604FF721" w14:textId="66DE35E8" w:rsidR="009E11E2" w:rsidRPr="00832D74" w:rsidRDefault="00000000" w:rsidP="00832D74">
      <w:pPr>
        <w:pStyle w:val="ListParagraph"/>
        <w:numPr>
          <w:ilvl w:val="2"/>
          <w:numId w:val="8"/>
        </w:numPr>
        <w:tabs>
          <w:tab w:val="left" w:pos="2880"/>
        </w:tabs>
        <w:spacing w:before="1" w:after="240"/>
        <w:ind w:right="446"/>
        <w:rPr>
          <w:sz w:val="20"/>
        </w:rPr>
      </w:pPr>
      <w:r>
        <w:rPr>
          <w:sz w:val="20"/>
        </w:rPr>
        <w:t xml:space="preserve">Contractors reporting such complaints must </w:t>
      </w:r>
      <w:proofErr w:type="gramStart"/>
      <w:r>
        <w:rPr>
          <w:sz w:val="20"/>
        </w:rPr>
        <w:t>provide to the Division</w:t>
      </w:r>
      <w:proofErr w:type="gramEnd"/>
      <w:r>
        <w:rPr>
          <w:sz w:val="20"/>
        </w:rPr>
        <w:t xml:space="preserve"> copies of submittal documents,</w:t>
      </w:r>
      <w:r>
        <w:rPr>
          <w:spacing w:val="-6"/>
          <w:sz w:val="20"/>
        </w:rPr>
        <w:t xml:space="preserve"> </w:t>
      </w:r>
      <w:r>
        <w:rPr>
          <w:sz w:val="20"/>
        </w:rPr>
        <w:t>inspection</w:t>
      </w:r>
      <w:r>
        <w:rPr>
          <w:spacing w:val="-6"/>
          <w:sz w:val="20"/>
        </w:rPr>
        <w:t xml:space="preserve"> </w:t>
      </w:r>
      <w:r>
        <w:rPr>
          <w:sz w:val="20"/>
        </w:rPr>
        <w:t>reports,</w:t>
      </w:r>
      <w:r>
        <w:rPr>
          <w:spacing w:val="-6"/>
          <w:sz w:val="20"/>
        </w:rPr>
        <w:t xml:space="preserve"> </w:t>
      </w:r>
      <w:r>
        <w:rPr>
          <w:sz w:val="20"/>
        </w:rPr>
        <w:t>photographs,</w:t>
      </w:r>
      <w:r>
        <w:rPr>
          <w:spacing w:val="-6"/>
          <w:sz w:val="20"/>
        </w:rPr>
        <w:t xml:space="preserve"> </w:t>
      </w:r>
      <w:r>
        <w:rPr>
          <w:sz w:val="20"/>
        </w:rPr>
        <w:t>or</w:t>
      </w:r>
      <w:r>
        <w:rPr>
          <w:spacing w:val="-5"/>
          <w:sz w:val="20"/>
        </w:rPr>
        <w:t xml:space="preserve"> </w:t>
      </w:r>
      <w:r>
        <w:rPr>
          <w:sz w:val="20"/>
        </w:rPr>
        <w:t>other</w:t>
      </w:r>
      <w:r>
        <w:rPr>
          <w:spacing w:val="-5"/>
          <w:sz w:val="20"/>
        </w:rPr>
        <w:t xml:space="preserve"> </w:t>
      </w:r>
      <w:r>
        <w:rPr>
          <w:sz w:val="20"/>
        </w:rPr>
        <w:t>evidence</w:t>
      </w:r>
      <w:r>
        <w:rPr>
          <w:spacing w:val="-6"/>
          <w:sz w:val="20"/>
        </w:rPr>
        <w:t xml:space="preserve"> </w:t>
      </w:r>
      <w:r>
        <w:rPr>
          <w:sz w:val="20"/>
        </w:rPr>
        <w:t>supporting</w:t>
      </w:r>
      <w:r>
        <w:rPr>
          <w:spacing w:val="-6"/>
          <w:sz w:val="20"/>
        </w:rPr>
        <w:t xml:space="preserve"> </w:t>
      </w:r>
      <w:r>
        <w:rPr>
          <w:sz w:val="20"/>
        </w:rPr>
        <w:t>the</w:t>
      </w:r>
      <w:r>
        <w:rPr>
          <w:spacing w:val="-6"/>
          <w:sz w:val="20"/>
        </w:rPr>
        <w:t xml:space="preserve"> </w:t>
      </w:r>
      <w:r>
        <w:rPr>
          <w:sz w:val="20"/>
        </w:rPr>
        <w:t>complaint.</w:t>
      </w:r>
    </w:p>
    <w:p w14:paraId="06BDFB1F" w14:textId="4DECDED3" w:rsidR="009E11E2" w:rsidRPr="00832D74" w:rsidRDefault="00000000" w:rsidP="00832D74">
      <w:pPr>
        <w:pStyle w:val="ListParagraph"/>
        <w:numPr>
          <w:ilvl w:val="2"/>
          <w:numId w:val="8"/>
        </w:numPr>
        <w:tabs>
          <w:tab w:val="left" w:pos="2880"/>
        </w:tabs>
        <w:spacing w:before="1" w:after="240"/>
        <w:ind w:right="592"/>
        <w:rPr>
          <w:sz w:val="20"/>
        </w:rPr>
      </w:pPr>
      <w:r>
        <w:rPr>
          <w:sz w:val="20"/>
        </w:rPr>
        <w:t>Failure to report identified significant or repeated design or installation deficiencies or other</w:t>
      </w:r>
      <w:r>
        <w:rPr>
          <w:spacing w:val="-5"/>
          <w:sz w:val="20"/>
        </w:rPr>
        <w:t xml:space="preserve"> </w:t>
      </w:r>
      <w:r>
        <w:rPr>
          <w:sz w:val="20"/>
        </w:rPr>
        <w:t>violations</w:t>
      </w:r>
      <w:r>
        <w:rPr>
          <w:spacing w:val="-4"/>
          <w:sz w:val="20"/>
        </w:rPr>
        <w:t xml:space="preserve"> </w:t>
      </w:r>
      <w:r>
        <w:rPr>
          <w:sz w:val="20"/>
        </w:rPr>
        <w:t>of</w:t>
      </w:r>
      <w:r>
        <w:rPr>
          <w:spacing w:val="-3"/>
          <w:sz w:val="20"/>
        </w:rPr>
        <w:t xml:space="preserve"> </w:t>
      </w:r>
      <w:r>
        <w:rPr>
          <w:sz w:val="20"/>
        </w:rPr>
        <w:t>these</w:t>
      </w:r>
      <w:r>
        <w:rPr>
          <w:spacing w:val="-5"/>
          <w:sz w:val="20"/>
        </w:rPr>
        <w:t xml:space="preserve"> </w:t>
      </w:r>
      <w:r>
        <w:rPr>
          <w:sz w:val="20"/>
        </w:rPr>
        <w:t>rules</w:t>
      </w:r>
      <w:r>
        <w:rPr>
          <w:spacing w:val="-4"/>
          <w:sz w:val="20"/>
        </w:rPr>
        <w:t xml:space="preserve"> </w:t>
      </w:r>
      <w:r>
        <w:rPr>
          <w:sz w:val="20"/>
        </w:rPr>
        <w:t>may</w:t>
      </w:r>
      <w:r>
        <w:rPr>
          <w:spacing w:val="-4"/>
          <w:sz w:val="20"/>
        </w:rPr>
        <w:t xml:space="preserve"> </w:t>
      </w:r>
      <w:r>
        <w:rPr>
          <w:sz w:val="20"/>
        </w:rPr>
        <w:t>lead</w:t>
      </w:r>
      <w:r>
        <w:rPr>
          <w:spacing w:val="-3"/>
          <w:sz w:val="20"/>
        </w:rPr>
        <w:t xml:space="preserve"> </w:t>
      </w:r>
      <w:r>
        <w:rPr>
          <w:sz w:val="20"/>
        </w:rPr>
        <w:t>to</w:t>
      </w:r>
      <w:r>
        <w:rPr>
          <w:spacing w:val="-6"/>
          <w:sz w:val="20"/>
        </w:rPr>
        <w:t xml:space="preserve"> </w:t>
      </w:r>
      <w:r>
        <w:rPr>
          <w:sz w:val="20"/>
        </w:rPr>
        <w:t>disciplinary</w:t>
      </w:r>
      <w:r>
        <w:rPr>
          <w:spacing w:val="-2"/>
          <w:sz w:val="20"/>
        </w:rPr>
        <w:t xml:space="preserve"> </w:t>
      </w:r>
      <w:r>
        <w:rPr>
          <w:sz w:val="20"/>
        </w:rPr>
        <w:t>action</w:t>
      </w:r>
      <w:r>
        <w:rPr>
          <w:spacing w:val="-3"/>
          <w:sz w:val="20"/>
        </w:rPr>
        <w:t xml:space="preserve"> </w:t>
      </w:r>
      <w:r>
        <w:rPr>
          <w:sz w:val="20"/>
        </w:rPr>
        <w:t>against</w:t>
      </w:r>
      <w:r>
        <w:rPr>
          <w:spacing w:val="-5"/>
          <w:sz w:val="20"/>
        </w:rPr>
        <w:t xml:space="preserve"> </w:t>
      </w:r>
      <w:r>
        <w:rPr>
          <w:sz w:val="20"/>
        </w:rPr>
        <w:t>contractors</w:t>
      </w:r>
      <w:r>
        <w:rPr>
          <w:spacing w:val="-3"/>
          <w:sz w:val="20"/>
        </w:rPr>
        <w:t xml:space="preserve"> </w:t>
      </w:r>
      <w:r>
        <w:rPr>
          <w:sz w:val="20"/>
        </w:rPr>
        <w:t>and/or their employees.</w:t>
      </w:r>
    </w:p>
    <w:p w14:paraId="5638ACBF" w14:textId="6A5D9C24" w:rsidR="009E11E2" w:rsidRPr="00832D74" w:rsidRDefault="00000000" w:rsidP="00832D74">
      <w:pPr>
        <w:pStyle w:val="Heading2"/>
        <w:spacing w:after="240"/>
      </w:pPr>
      <w:bookmarkStart w:id="104" w:name="SECTION_7_FIRE_SUPPRESSION_SYSTEM_INSPEC"/>
      <w:bookmarkEnd w:id="104"/>
      <w:r>
        <w:t>SECTION</w:t>
      </w:r>
      <w:r>
        <w:rPr>
          <w:spacing w:val="-9"/>
        </w:rPr>
        <w:t xml:space="preserve"> </w:t>
      </w:r>
      <w:r>
        <w:rPr>
          <w:spacing w:val="-10"/>
        </w:rPr>
        <w:t>7</w:t>
      </w:r>
      <w:r>
        <w:tab/>
        <w:t>FIRE</w:t>
      </w:r>
      <w:r>
        <w:rPr>
          <w:spacing w:val="-9"/>
        </w:rPr>
        <w:t xml:space="preserve"> </w:t>
      </w:r>
      <w:r>
        <w:t>SUPPRESSION</w:t>
      </w:r>
      <w:r>
        <w:rPr>
          <w:spacing w:val="-9"/>
        </w:rPr>
        <w:t xml:space="preserve"> </w:t>
      </w:r>
      <w:r>
        <w:t>SYSTEM</w:t>
      </w:r>
      <w:r>
        <w:rPr>
          <w:spacing w:val="-11"/>
        </w:rPr>
        <w:t xml:space="preserve"> </w:t>
      </w:r>
      <w:r>
        <w:t>INSPECTOR</w:t>
      </w:r>
      <w:r>
        <w:rPr>
          <w:spacing w:val="-8"/>
        </w:rPr>
        <w:t xml:space="preserve"> </w:t>
      </w:r>
      <w:r>
        <w:rPr>
          <w:spacing w:val="-2"/>
        </w:rPr>
        <w:t>RESPONSIBILITIES</w:t>
      </w:r>
    </w:p>
    <w:p w14:paraId="7DABCE58" w14:textId="635CDD7C" w:rsidR="009E11E2" w:rsidRPr="00832D74" w:rsidRDefault="00000000" w:rsidP="00832D74">
      <w:pPr>
        <w:pStyle w:val="ListParagraph"/>
        <w:numPr>
          <w:ilvl w:val="1"/>
          <w:numId w:val="6"/>
        </w:numPr>
        <w:tabs>
          <w:tab w:val="left" w:pos="2160"/>
        </w:tabs>
        <w:spacing w:after="240"/>
        <w:rPr>
          <w:sz w:val="20"/>
        </w:rPr>
      </w:pPr>
      <w:r>
        <w:rPr>
          <w:spacing w:val="-2"/>
          <w:sz w:val="20"/>
        </w:rPr>
        <w:t>Credentials</w:t>
      </w:r>
    </w:p>
    <w:p w14:paraId="0A86A52F" w14:textId="75070D67" w:rsidR="009E11E2" w:rsidRPr="00832D74" w:rsidRDefault="00000000" w:rsidP="00832D74">
      <w:pPr>
        <w:pStyle w:val="ListParagraph"/>
        <w:numPr>
          <w:ilvl w:val="2"/>
          <w:numId w:val="6"/>
        </w:numPr>
        <w:tabs>
          <w:tab w:val="left" w:pos="2880"/>
        </w:tabs>
        <w:spacing w:after="240"/>
        <w:ind w:right="495"/>
        <w:rPr>
          <w:sz w:val="20"/>
        </w:rPr>
      </w:pPr>
      <w:r>
        <w:rPr>
          <w:sz w:val="20"/>
        </w:rPr>
        <w:t>Certified</w:t>
      </w:r>
      <w:r>
        <w:rPr>
          <w:spacing w:val="-6"/>
          <w:sz w:val="20"/>
        </w:rPr>
        <w:t xml:space="preserve"> </w:t>
      </w:r>
      <w:r>
        <w:rPr>
          <w:sz w:val="20"/>
        </w:rPr>
        <w:t>Fire</w:t>
      </w:r>
      <w:r>
        <w:rPr>
          <w:spacing w:val="-6"/>
          <w:sz w:val="20"/>
        </w:rPr>
        <w:t xml:space="preserve"> </w:t>
      </w:r>
      <w:r>
        <w:rPr>
          <w:sz w:val="20"/>
        </w:rPr>
        <w:t>Inspectors</w:t>
      </w:r>
      <w:r>
        <w:rPr>
          <w:spacing w:val="-4"/>
          <w:sz w:val="20"/>
        </w:rPr>
        <w:t xml:space="preserve"> </w:t>
      </w:r>
      <w:r>
        <w:rPr>
          <w:sz w:val="20"/>
        </w:rPr>
        <w:t>and</w:t>
      </w:r>
      <w:r>
        <w:rPr>
          <w:spacing w:val="-6"/>
          <w:sz w:val="20"/>
        </w:rPr>
        <w:t xml:space="preserve"> </w:t>
      </w:r>
      <w:r>
        <w:rPr>
          <w:sz w:val="20"/>
        </w:rPr>
        <w:t>Plans</w:t>
      </w:r>
      <w:r>
        <w:rPr>
          <w:spacing w:val="-3"/>
          <w:sz w:val="20"/>
        </w:rPr>
        <w:t xml:space="preserve"> </w:t>
      </w:r>
      <w:r>
        <w:rPr>
          <w:sz w:val="20"/>
        </w:rPr>
        <w:t>Examiners</w:t>
      </w:r>
      <w:r>
        <w:rPr>
          <w:spacing w:val="-5"/>
          <w:sz w:val="20"/>
        </w:rPr>
        <w:t xml:space="preserve"> </w:t>
      </w:r>
      <w:r>
        <w:rPr>
          <w:sz w:val="20"/>
        </w:rPr>
        <w:t>must</w:t>
      </w:r>
      <w:r>
        <w:rPr>
          <w:spacing w:val="-6"/>
          <w:sz w:val="20"/>
        </w:rPr>
        <w:t xml:space="preserve"> </w:t>
      </w:r>
      <w:r>
        <w:rPr>
          <w:sz w:val="20"/>
        </w:rPr>
        <w:t>provide</w:t>
      </w:r>
      <w:r>
        <w:rPr>
          <w:spacing w:val="-5"/>
          <w:sz w:val="20"/>
        </w:rPr>
        <w:t xml:space="preserve"> </w:t>
      </w:r>
      <w:r>
        <w:rPr>
          <w:sz w:val="20"/>
        </w:rPr>
        <w:t>their</w:t>
      </w:r>
      <w:r>
        <w:rPr>
          <w:spacing w:val="-5"/>
          <w:sz w:val="20"/>
        </w:rPr>
        <w:t xml:space="preserve"> </w:t>
      </w:r>
      <w:r>
        <w:rPr>
          <w:sz w:val="20"/>
        </w:rPr>
        <w:t>certification</w:t>
      </w:r>
      <w:r>
        <w:rPr>
          <w:spacing w:val="-5"/>
          <w:sz w:val="20"/>
        </w:rPr>
        <w:t xml:space="preserve"> </w:t>
      </w:r>
      <w:r>
        <w:rPr>
          <w:sz w:val="20"/>
        </w:rPr>
        <w:t>number</w:t>
      </w:r>
      <w:r>
        <w:rPr>
          <w:spacing w:val="-5"/>
          <w:sz w:val="20"/>
        </w:rPr>
        <w:t xml:space="preserve"> </w:t>
      </w:r>
      <w:r>
        <w:rPr>
          <w:sz w:val="20"/>
        </w:rPr>
        <w:t>on all Fire Suppression System plan reviews, permits, and inspection reports.</w:t>
      </w:r>
    </w:p>
    <w:p w14:paraId="28018F44" w14:textId="0199EC4D" w:rsidR="009E11E2" w:rsidRPr="00832D74" w:rsidRDefault="00000000" w:rsidP="00832D74">
      <w:pPr>
        <w:pStyle w:val="ListParagraph"/>
        <w:numPr>
          <w:ilvl w:val="2"/>
          <w:numId w:val="6"/>
        </w:numPr>
        <w:tabs>
          <w:tab w:val="left" w:pos="2880"/>
        </w:tabs>
        <w:spacing w:after="240"/>
        <w:ind w:right="405"/>
        <w:rPr>
          <w:sz w:val="20"/>
        </w:rPr>
      </w:pPr>
      <w:r>
        <w:rPr>
          <w:sz w:val="20"/>
        </w:rPr>
        <w:t>To</w:t>
      </w:r>
      <w:r>
        <w:rPr>
          <w:spacing w:val="-5"/>
          <w:sz w:val="20"/>
        </w:rPr>
        <w:t xml:space="preserve"> </w:t>
      </w:r>
      <w:r>
        <w:rPr>
          <w:sz w:val="20"/>
        </w:rPr>
        <w:t>ensure</w:t>
      </w:r>
      <w:r>
        <w:rPr>
          <w:spacing w:val="-3"/>
          <w:sz w:val="20"/>
        </w:rPr>
        <w:t xml:space="preserve"> </w:t>
      </w:r>
      <w:r>
        <w:rPr>
          <w:sz w:val="20"/>
        </w:rPr>
        <w:t>that</w:t>
      </w:r>
      <w:r>
        <w:rPr>
          <w:spacing w:val="-3"/>
          <w:sz w:val="20"/>
        </w:rPr>
        <w:t xml:space="preserve"> </w:t>
      </w:r>
      <w:r>
        <w:rPr>
          <w:sz w:val="20"/>
        </w:rPr>
        <w:t>only</w:t>
      </w:r>
      <w:r>
        <w:rPr>
          <w:spacing w:val="-4"/>
          <w:sz w:val="20"/>
        </w:rPr>
        <w:t xml:space="preserve"> </w:t>
      </w:r>
      <w:r>
        <w:rPr>
          <w:sz w:val="20"/>
        </w:rPr>
        <w:t>qualified</w:t>
      </w:r>
      <w:r>
        <w:rPr>
          <w:spacing w:val="-5"/>
          <w:sz w:val="20"/>
        </w:rPr>
        <w:t xml:space="preserve"> </w:t>
      </w:r>
      <w:r>
        <w:rPr>
          <w:sz w:val="20"/>
        </w:rPr>
        <w:t>contractors</w:t>
      </w:r>
      <w:r>
        <w:rPr>
          <w:spacing w:val="-3"/>
          <w:sz w:val="20"/>
        </w:rPr>
        <w:t xml:space="preserve"> </w:t>
      </w:r>
      <w:r>
        <w:rPr>
          <w:sz w:val="20"/>
        </w:rPr>
        <w:t>are</w:t>
      </w:r>
      <w:r>
        <w:rPr>
          <w:spacing w:val="-3"/>
          <w:sz w:val="20"/>
        </w:rPr>
        <w:t xml:space="preserve"> </w:t>
      </w:r>
      <w:r>
        <w:rPr>
          <w:sz w:val="20"/>
        </w:rPr>
        <w:t>performing</w:t>
      </w:r>
      <w:r>
        <w:rPr>
          <w:spacing w:val="-5"/>
          <w:sz w:val="20"/>
        </w:rPr>
        <w:t xml:space="preserve"> </w:t>
      </w:r>
      <w:r>
        <w:rPr>
          <w:sz w:val="20"/>
        </w:rPr>
        <w:t>work</w:t>
      </w:r>
      <w:r>
        <w:rPr>
          <w:spacing w:val="-4"/>
          <w:sz w:val="20"/>
        </w:rPr>
        <w:t xml:space="preserve"> </w:t>
      </w:r>
      <w:r>
        <w:rPr>
          <w:sz w:val="20"/>
        </w:rPr>
        <w:t>on</w:t>
      </w:r>
      <w:r>
        <w:rPr>
          <w:spacing w:val="-6"/>
          <w:sz w:val="20"/>
        </w:rPr>
        <w:t xml:space="preserve"> </w:t>
      </w:r>
      <w:r>
        <w:rPr>
          <w:sz w:val="20"/>
        </w:rPr>
        <w:t>sprinkler</w:t>
      </w:r>
      <w:r>
        <w:rPr>
          <w:spacing w:val="-5"/>
          <w:sz w:val="20"/>
        </w:rPr>
        <w:t xml:space="preserve"> </w:t>
      </w:r>
      <w:r>
        <w:rPr>
          <w:sz w:val="20"/>
        </w:rPr>
        <w:t>systems,</w:t>
      </w:r>
      <w:r>
        <w:rPr>
          <w:spacing w:val="-5"/>
          <w:sz w:val="20"/>
        </w:rPr>
        <w:t xml:space="preserve"> </w:t>
      </w:r>
      <w:r>
        <w:rPr>
          <w:sz w:val="20"/>
        </w:rPr>
        <w:t xml:space="preserve">Plans Examiners must require the registration number of any contractor submitting plans for </w:t>
      </w:r>
      <w:r>
        <w:rPr>
          <w:spacing w:val="-2"/>
          <w:sz w:val="20"/>
        </w:rPr>
        <w:t>review.</w:t>
      </w:r>
    </w:p>
    <w:p w14:paraId="1A1FA4D7" w14:textId="175E70D1" w:rsidR="009E11E2" w:rsidRPr="00832D74" w:rsidRDefault="00000000" w:rsidP="00832D74">
      <w:pPr>
        <w:pStyle w:val="ListParagraph"/>
        <w:numPr>
          <w:ilvl w:val="2"/>
          <w:numId w:val="6"/>
        </w:numPr>
        <w:tabs>
          <w:tab w:val="left" w:pos="2876"/>
          <w:tab w:val="left" w:pos="2880"/>
        </w:tabs>
        <w:spacing w:before="1" w:after="240"/>
        <w:ind w:right="1176"/>
        <w:jc w:val="both"/>
        <w:rPr>
          <w:sz w:val="20"/>
        </w:rPr>
      </w:pPr>
      <w:r>
        <w:rPr>
          <w:sz w:val="20"/>
        </w:rPr>
        <w:t>To</w:t>
      </w:r>
      <w:r>
        <w:rPr>
          <w:spacing w:val="-5"/>
          <w:sz w:val="20"/>
        </w:rPr>
        <w:t xml:space="preserve"> </w:t>
      </w:r>
      <w:r>
        <w:rPr>
          <w:sz w:val="20"/>
        </w:rPr>
        <w:t>ensure</w:t>
      </w:r>
      <w:r>
        <w:rPr>
          <w:spacing w:val="-3"/>
          <w:sz w:val="20"/>
        </w:rPr>
        <w:t xml:space="preserve"> </w:t>
      </w:r>
      <w:r>
        <w:rPr>
          <w:sz w:val="20"/>
        </w:rPr>
        <w:t>that</w:t>
      </w:r>
      <w:r>
        <w:rPr>
          <w:spacing w:val="-3"/>
          <w:sz w:val="20"/>
        </w:rPr>
        <w:t xml:space="preserve"> </w:t>
      </w:r>
      <w:r>
        <w:rPr>
          <w:sz w:val="20"/>
        </w:rPr>
        <w:t>only</w:t>
      </w:r>
      <w:r>
        <w:rPr>
          <w:spacing w:val="-4"/>
          <w:sz w:val="20"/>
        </w:rPr>
        <w:t xml:space="preserve"> </w:t>
      </w:r>
      <w:r>
        <w:rPr>
          <w:sz w:val="20"/>
        </w:rPr>
        <w:t>qualified</w:t>
      </w:r>
      <w:r>
        <w:rPr>
          <w:spacing w:val="-5"/>
          <w:sz w:val="20"/>
        </w:rPr>
        <w:t xml:space="preserve"> </w:t>
      </w:r>
      <w:r>
        <w:rPr>
          <w:sz w:val="20"/>
        </w:rPr>
        <w:t>Sprinkler</w:t>
      </w:r>
      <w:r>
        <w:rPr>
          <w:spacing w:val="-5"/>
          <w:sz w:val="20"/>
        </w:rPr>
        <w:t xml:space="preserve"> </w:t>
      </w:r>
      <w:r>
        <w:rPr>
          <w:sz w:val="20"/>
        </w:rPr>
        <w:t>Fitters</w:t>
      </w:r>
      <w:r>
        <w:rPr>
          <w:spacing w:val="-3"/>
          <w:sz w:val="20"/>
        </w:rPr>
        <w:t xml:space="preserve"> </w:t>
      </w:r>
      <w:r>
        <w:rPr>
          <w:sz w:val="20"/>
        </w:rPr>
        <w:t>are</w:t>
      </w:r>
      <w:r>
        <w:rPr>
          <w:spacing w:val="-5"/>
          <w:sz w:val="20"/>
        </w:rPr>
        <w:t xml:space="preserve"> </w:t>
      </w:r>
      <w:r>
        <w:rPr>
          <w:sz w:val="20"/>
        </w:rPr>
        <w:t>installing</w:t>
      </w:r>
      <w:r>
        <w:rPr>
          <w:spacing w:val="-5"/>
          <w:sz w:val="20"/>
        </w:rPr>
        <w:t xml:space="preserve"> </w:t>
      </w:r>
      <w:r>
        <w:rPr>
          <w:sz w:val="20"/>
        </w:rPr>
        <w:t>or</w:t>
      </w:r>
      <w:r>
        <w:rPr>
          <w:spacing w:val="-2"/>
          <w:sz w:val="20"/>
        </w:rPr>
        <w:t xml:space="preserve"> </w:t>
      </w:r>
      <w:r>
        <w:rPr>
          <w:sz w:val="20"/>
        </w:rPr>
        <w:t>modifying</w:t>
      </w:r>
      <w:r>
        <w:rPr>
          <w:spacing w:val="-5"/>
          <w:sz w:val="20"/>
        </w:rPr>
        <w:t xml:space="preserve"> </w:t>
      </w:r>
      <w:r>
        <w:rPr>
          <w:sz w:val="20"/>
        </w:rPr>
        <w:t>sprinkler systems,</w:t>
      </w:r>
      <w:r>
        <w:rPr>
          <w:spacing w:val="-5"/>
          <w:sz w:val="20"/>
        </w:rPr>
        <w:t xml:space="preserve"> </w:t>
      </w:r>
      <w:r>
        <w:rPr>
          <w:sz w:val="20"/>
        </w:rPr>
        <w:t>Fire</w:t>
      </w:r>
      <w:r>
        <w:rPr>
          <w:spacing w:val="-5"/>
          <w:sz w:val="20"/>
        </w:rPr>
        <w:t xml:space="preserve"> </w:t>
      </w:r>
      <w:r>
        <w:rPr>
          <w:sz w:val="20"/>
        </w:rPr>
        <w:t>Inspectors</w:t>
      </w:r>
      <w:r>
        <w:rPr>
          <w:spacing w:val="-3"/>
          <w:sz w:val="20"/>
        </w:rPr>
        <w:t xml:space="preserve"> </w:t>
      </w:r>
      <w:r>
        <w:rPr>
          <w:sz w:val="20"/>
        </w:rPr>
        <w:t>must</w:t>
      </w:r>
      <w:r>
        <w:rPr>
          <w:spacing w:val="-5"/>
          <w:sz w:val="20"/>
        </w:rPr>
        <w:t xml:space="preserve"> </w:t>
      </w:r>
      <w:r>
        <w:rPr>
          <w:sz w:val="20"/>
        </w:rPr>
        <w:t>require</w:t>
      </w:r>
      <w:r>
        <w:rPr>
          <w:spacing w:val="-5"/>
          <w:sz w:val="20"/>
        </w:rPr>
        <w:t xml:space="preserve"> </w:t>
      </w:r>
      <w:r>
        <w:rPr>
          <w:sz w:val="20"/>
        </w:rPr>
        <w:t>the</w:t>
      </w:r>
      <w:r>
        <w:rPr>
          <w:spacing w:val="-5"/>
          <w:sz w:val="20"/>
        </w:rPr>
        <w:t xml:space="preserve"> </w:t>
      </w:r>
      <w:r>
        <w:rPr>
          <w:sz w:val="20"/>
        </w:rPr>
        <w:t>registration</w:t>
      </w:r>
      <w:r>
        <w:rPr>
          <w:spacing w:val="-4"/>
          <w:sz w:val="20"/>
        </w:rPr>
        <w:t xml:space="preserve"> </w:t>
      </w:r>
      <w:r>
        <w:rPr>
          <w:sz w:val="20"/>
        </w:rPr>
        <w:t>number</w:t>
      </w:r>
      <w:r>
        <w:rPr>
          <w:spacing w:val="-5"/>
          <w:sz w:val="20"/>
        </w:rPr>
        <w:t xml:space="preserve"> </w:t>
      </w:r>
      <w:r>
        <w:rPr>
          <w:sz w:val="20"/>
        </w:rPr>
        <w:t>of</w:t>
      </w:r>
      <w:r>
        <w:rPr>
          <w:spacing w:val="-3"/>
          <w:sz w:val="20"/>
        </w:rPr>
        <w:t xml:space="preserve"> </w:t>
      </w:r>
      <w:r>
        <w:rPr>
          <w:sz w:val="20"/>
        </w:rPr>
        <w:t>the</w:t>
      </w:r>
      <w:r>
        <w:rPr>
          <w:spacing w:val="-6"/>
          <w:sz w:val="20"/>
        </w:rPr>
        <w:t xml:space="preserve"> </w:t>
      </w:r>
      <w:r>
        <w:rPr>
          <w:sz w:val="20"/>
        </w:rPr>
        <w:t>journeyman overseeing a project, prior to beginning an inspection.</w:t>
      </w:r>
    </w:p>
    <w:p w14:paraId="6386C32A" w14:textId="2E379CB6" w:rsidR="009E11E2" w:rsidRPr="00832D74" w:rsidRDefault="00000000" w:rsidP="00832D74">
      <w:pPr>
        <w:pStyle w:val="ListParagraph"/>
        <w:numPr>
          <w:ilvl w:val="2"/>
          <w:numId w:val="6"/>
        </w:numPr>
        <w:tabs>
          <w:tab w:val="left" w:pos="2880"/>
        </w:tabs>
        <w:spacing w:after="240"/>
        <w:ind w:right="640"/>
        <w:rPr>
          <w:sz w:val="20"/>
        </w:rPr>
      </w:pPr>
      <w:r>
        <w:rPr>
          <w:sz w:val="20"/>
        </w:rPr>
        <w:t>Credentials</w:t>
      </w:r>
      <w:r>
        <w:rPr>
          <w:spacing w:val="-3"/>
          <w:sz w:val="20"/>
        </w:rPr>
        <w:t xml:space="preserve"> </w:t>
      </w:r>
      <w:r>
        <w:rPr>
          <w:sz w:val="20"/>
        </w:rPr>
        <w:t>may</w:t>
      </w:r>
      <w:r>
        <w:rPr>
          <w:spacing w:val="-1"/>
          <w:sz w:val="20"/>
        </w:rPr>
        <w:t xml:space="preserve"> </w:t>
      </w:r>
      <w:r>
        <w:rPr>
          <w:sz w:val="20"/>
        </w:rPr>
        <w:t>be</w:t>
      </w:r>
      <w:r>
        <w:rPr>
          <w:spacing w:val="-5"/>
          <w:sz w:val="20"/>
        </w:rPr>
        <w:t xml:space="preserve"> </w:t>
      </w:r>
      <w:r>
        <w:rPr>
          <w:sz w:val="20"/>
        </w:rPr>
        <w:t>verified</w:t>
      </w:r>
      <w:r>
        <w:rPr>
          <w:spacing w:val="-2"/>
          <w:sz w:val="20"/>
        </w:rPr>
        <w:t xml:space="preserve"> </w:t>
      </w:r>
      <w:r>
        <w:rPr>
          <w:sz w:val="20"/>
        </w:rPr>
        <w:t>on</w:t>
      </w:r>
      <w:r>
        <w:rPr>
          <w:spacing w:val="-5"/>
          <w:sz w:val="20"/>
        </w:rPr>
        <w:t xml:space="preserve"> </w:t>
      </w:r>
      <w:r>
        <w:rPr>
          <w:sz w:val="20"/>
        </w:rPr>
        <w:t>the</w:t>
      </w:r>
      <w:r>
        <w:rPr>
          <w:spacing w:val="-5"/>
          <w:sz w:val="20"/>
        </w:rPr>
        <w:t xml:space="preserve"> </w:t>
      </w:r>
      <w:r>
        <w:rPr>
          <w:sz w:val="20"/>
        </w:rPr>
        <w:t>Division’s</w:t>
      </w:r>
      <w:r>
        <w:rPr>
          <w:spacing w:val="-3"/>
          <w:sz w:val="20"/>
        </w:rPr>
        <w:t xml:space="preserve"> </w:t>
      </w:r>
      <w:r>
        <w:rPr>
          <w:sz w:val="20"/>
        </w:rPr>
        <w:t>website</w:t>
      </w:r>
      <w:r>
        <w:rPr>
          <w:spacing w:val="-4"/>
          <w:sz w:val="20"/>
        </w:rPr>
        <w:t xml:space="preserve"> </w:t>
      </w:r>
      <w:r>
        <w:rPr>
          <w:sz w:val="20"/>
        </w:rPr>
        <w:t>or</w:t>
      </w:r>
      <w:r>
        <w:rPr>
          <w:spacing w:val="-3"/>
          <w:sz w:val="20"/>
        </w:rPr>
        <w:t xml:space="preserve"> </w:t>
      </w:r>
      <w:r>
        <w:rPr>
          <w:sz w:val="20"/>
        </w:rPr>
        <w:t>by</w:t>
      </w:r>
      <w:r>
        <w:rPr>
          <w:spacing w:val="-3"/>
          <w:sz w:val="20"/>
        </w:rPr>
        <w:t xml:space="preserve"> </w:t>
      </w:r>
      <w:r>
        <w:rPr>
          <w:sz w:val="20"/>
        </w:rPr>
        <w:t>mail</w:t>
      </w:r>
      <w:r>
        <w:rPr>
          <w:spacing w:val="-5"/>
          <w:sz w:val="20"/>
        </w:rPr>
        <w:t xml:space="preserve"> </w:t>
      </w:r>
      <w:r>
        <w:rPr>
          <w:sz w:val="20"/>
        </w:rPr>
        <w:t>or</w:t>
      </w:r>
      <w:r>
        <w:rPr>
          <w:spacing w:val="-1"/>
          <w:sz w:val="20"/>
        </w:rPr>
        <w:t xml:space="preserve"> </w:t>
      </w:r>
      <w:r>
        <w:rPr>
          <w:sz w:val="20"/>
        </w:rPr>
        <w:t>phone</w:t>
      </w:r>
      <w:r w:rsidR="00832D74">
        <w:rPr>
          <w:color w:val="C00000"/>
          <w:sz w:val="20"/>
        </w:rPr>
        <w:t>.</w:t>
      </w:r>
      <w:r>
        <w:rPr>
          <w:spacing w:val="-5"/>
          <w:sz w:val="20"/>
        </w:rPr>
        <w:t xml:space="preserve"> </w:t>
      </w:r>
      <w:r>
        <w:rPr>
          <w:sz w:val="20"/>
        </w:rPr>
        <w:t>(See</w:t>
      </w:r>
      <w:r>
        <w:rPr>
          <w:spacing w:val="-3"/>
          <w:sz w:val="20"/>
        </w:rPr>
        <w:t xml:space="preserve"> </w:t>
      </w:r>
      <w:r>
        <w:rPr>
          <w:sz w:val="20"/>
        </w:rPr>
        <w:t xml:space="preserve">Section </w:t>
      </w:r>
      <w:r w:rsidRPr="00876BDF">
        <w:rPr>
          <w:spacing w:val="-4"/>
          <w:sz w:val="20"/>
        </w:rPr>
        <w:t>1</w:t>
      </w:r>
      <w:r w:rsidR="00876BDF">
        <w:rPr>
          <w:color w:val="C00000"/>
          <w:spacing w:val="-4"/>
          <w:sz w:val="20"/>
        </w:rPr>
        <w:t>2</w:t>
      </w:r>
      <w:r w:rsidRPr="00876BDF">
        <w:rPr>
          <w:strike/>
          <w:color w:val="C00000"/>
          <w:spacing w:val="-4"/>
          <w:sz w:val="20"/>
        </w:rPr>
        <w:t>3</w:t>
      </w:r>
      <w:r w:rsidR="00832D74">
        <w:rPr>
          <w:color w:val="C00000"/>
          <w:spacing w:val="-4"/>
          <w:sz w:val="20"/>
        </w:rPr>
        <w:t xml:space="preserve"> of these rules</w:t>
      </w:r>
      <w:r>
        <w:rPr>
          <w:spacing w:val="-4"/>
          <w:sz w:val="20"/>
        </w:rPr>
        <w:t>).</w:t>
      </w:r>
    </w:p>
    <w:p w14:paraId="6C794C83" w14:textId="4DC193F7" w:rsidR="009E11E2" w:rsidRPr="00832D74" w:rsidRDefault="00000000" w:rsidP="00832D74">
      <w:pPr>
        <w:pStyle w:val="ListParagraph"/>
        <w:numPr>
          <w:ilvl w:val="1"/>
          <w:numId w:val="6"/>
        </w:numPr>
        <w:tabs>
          <w:tab w:val="left" w:pos="2160"/>
        </w:tabs>
        <w:spacing w:after="240"/>
        <w:rPr>
          <w:sz w:val="20"/>
        </w:rPr>
      </w:pPr>
      <w:r>
        <w:rPr>
          <w:sz w:val="20"/>
        </w:rPr>
        <w:t>Requirements</w:t>
      </w:r>
      <w:r>
        <w:rPr>
          <w:spacing w:val="-9"/>
          <w:sz w:val="20"/>
        </w:rPr>
        <w:t xml:space="preserve"> </w:t>
      </w:r>
      <w:r>
        <w:rPr>
          <w:sz w:val="20"/>
        </w:rPr>
        <w:t>for</w:t>
      </w:r>
      <w:r>
        <w:rPr>
          <w:spacing w:val="-7"/>
          <w:sz w:val="20"/>
        </w:rPr>
        <w:t xml:space="preserve"> </w:t>
      </w:r>
      <w:r>
        <w:rPr>
          <w:sz w:val="20"/>
        </w:rPr>
        <w:t>Plan</w:t>
      </w:r>
      <w:r>
        <w:rPr>
          <w:spacing w:val="-9"/>
          <w:sz w:val="20"/>
        </w:rPr>
        <w:t xml:space="preserve"> </w:t>
      </w:r>
      <w:r>
        <w:rPr>
          <w:spacing w:val="-2"/>
          <w:sz w:val="20"/>
        </w:rPr>
        <w:t>Review</w:t>
      </w:r>
    </w:p>
    <w:p w14:paraId="39CE8BDF" w14:textId="64ED7F12" w:rsidR="009E11E2" w:rsidRPr="00832D74" w:rsidRDefault="00000000" w:rsidP="00832D74">
      <w:pPr>
        <w:pStyle w:val="ListParagraph"/>
        <w:numPr>
          <w:ilvl w:val="2"/>
          <w:numId w:val="6"/>
        </w:numPr>
        <w:tabs>
          <w:tab w:val="left" w:pos="2880"/>
        </w:tabs>
        <w:spacing w:after="240"/>
        <w:ind w:right="458"/>
        <w:rPr>
          <w:sz w:val="20"/>
        </w:rPr>
      </w:pPr>
      <w:r>
        <w:rPr>
          <w:sz w:val="20"/>
        </w:rPr>
        <w:t>Plans</w:t>
      </w:r>
      <w:r>
        <w:rPr>
          <w:spacing w:val="-5"/>
          <w:sz w:val="20"/>
        </w:rPr>
        <w:t xml:space="preserve"> </w:t>
      </w:r>
      <w:r>
        <w:rPr>
          <w:sz w:val="20"/>
        </w:rPr>
        <w:t>Examiners</w:t>
      </w:r>
      <w:r>
        <w:rPr>
          <w:spacing w:val="-5"/>
          <w:sz w:val="20"/>
        </w:rPr>
        <w:t xml:space="preserve"> </w:t>
      </w:r>
      <w:r>
        <w:rPr>
          <w:sz w:val="20"/>
        </w:rPr>
        <w:t>must</w:t>
      </w:r>
      <w:r>
        <w:rPr>
          <w:spacing w:val="-6"/>
          <w:sz w:val="20"/>
        </w:rPr>
        <w:t xml:space="preserve"> </w:t>
      </w:r>
      <w:r>
        <w:rPr>
          <w:sz w:val="20"/>
        </w:rPr>
        <w:t>verify</w:t>
      </w:r>
      <w:r>
        <w:rPr>
          <w:spacing w:val="-5"/>
          <w:sz w:val="20"/>
        </w:rPr>
        <w:t xml:space="preserve"> </w:t>
      </w:r>
      <w:r>
        <w:rPr>
          <w:sz w:val="20"/>
        </w:rPr>
        <w:t>that</w:t>
      </w:r>
      <w:r>
        <w:rPr>
          <w:spacing w:val="-6"/>
          <w:sz w:val="20"/>
        </w:rPr>
        <w:t xml:space="preserve"> </w:t>
      </w:r>
      <w:r>
        <w:rPr>
          <w:sz w:val="20"/>
        </w:rPr>
        <w:t>submitted</w:t>
      </w:r>
      <w:r>
        <w:rPr>
          <w:spacing w:val="-5"/>
          <w:sz w:val="20"/>
        </w:rPr>
        <w:t xml:space="preserve"> </w:t>
      </w:r>
      <w:r>
        <w:rPr>
          <w:sz w:val="20"/>
        </w:rPr>
        <w:t>documents</w:t>
      </w:r>
      <w:r>
        <w:rPr>
          <w:spacing w:val="-3"/>
          <w:sz w:val="20"/>
        </w:rPr>
        <w:t xml:space="preserve"> </w:t>
      </w:r>
      <w:r>
        <w:rPr>
          <w:sz w:val="20"/>
        </w:rPr>
        <w:t>include</w:t>
      </w:r>
      <w:r>
        <w:rPr>
          <w:spacing w:val="-4"/>
          <w:sz w:val="20"/>
        </w:rPr>
        <w:t xml:space="preserve"> </w:t>
      </w:r>
      <w:r>
        <w:rPr>
          <w:sz w:val="20"/>
        </w:rPr>
        <w:t>all</w:t>
      </w:r>
      <w:r>
        <w:rPr>
          <w:spacing w:val="-7"/>
          <w:sz w:val="20"/>
        </w:rPr>
        <w:t xml:space="preserve"> </w:t>
      </w:r>
      <w:r>
        <w:rPr>
          <w:sz w:val="20"/>
        </w:rPr>
        <w:t>information</w:t>
      </w:r>
      <w:r>
        <w:rPr>
          <w:spacing w:val="-5"/>
          <w:sz w:val="20"/>
        </w:rPr>
        <w:t xml:space="preserve"> </w:t>
      </w:r>
      <w:r>
        <w:rPr>
          <w:sz w:val="20"/>
        </w:rPr>
        <w:t>necessary to ensure that plans are designed in accordance with the appropriate standards.</w:t>
      </w:r>
    </w:p>
    <w:p w14:paraId="6C770408" w14:textId="691CDBC8" w:rsidR="009E11E2" w:rsidRPr="00832D74" w:rsidRDefault="00000000" w:rsidP="00832D74">
      <w:pPr>
        <w:pStyle w:val="ListParagraph"/>
        <w:numPr>
          <w:ilvl w:val="2"/>
          <w:numId w:val="6"/>
        </w:numPr>
        <w:tabs>
          <w:tab w:val="left" w:pos="2876"/>
          <w:tab w:val="left" w:pos="2880"/>
        </w:tabs>
        <w:spacing w:before="1" w:after="240"/>
        <w:ind w:right="420"/>
        <w:jc w:val="both"/>
        <w:rPr>
          <w:sz w:val="20"/>
        </w:rPr>
      </w:pPr>
      <w:r>
        <w:rPr>
          <w:sz w:val="20"/>
        </w:rPr>
        <w:t>Plans</w:t>
      </w:r>
      <w:r>
        <w:rPr>
          <w:spacing w:val="-3"/>
          <w:sz w:val="20"/>
        </w:rPr>
        <w:t xml:space="preserve"> </w:t>
      </w:r>
      <w:r>
        <w:rPr>
          <w:sz w:val="20"/>
        </w:rPr>
        <w:t>Examiners</w:t>
      </w:r>
      <w:r>
        <w:rPr>
          <w:spacing w:val="-3"/>
          <w:sz w:val="20"/>
        </w:rPr>
        <w:t xml:space="preserve"> </w:t>
      </w:r>
      <w:r>
        <w:rPr>
          <w:sz w:val="20"/>
        </w:rPr>
        <w:t>may</w:t>
      </w:r>
      <w:r>
        <w:rPr>
          <w:spacing w:val="-3"/>
          <w:sz w:val="20"/>
        </w:rPr>
        <w:t xml:space="preserve"> </w:t>
      </w:r>
      <w:r>
        <w:rPr>
          <w:sz w:val="20"/>
        </w:rPr>
        <w:t>ask</w:t>
      </w:r>
      <w:r>
        <w:rPr>
          <w:spacing w:val="-3"/>
          <w:sz w:val="20"/>
        </w:rPr>
        <w:t xml:space="preserve"> </w:t>
      </w:r>
      <w:r>
        <w:rPr>
          <w:sz w:val="20"/>
        </w:rPr>
        <w:t>for</w:t>
      </w:r>
      <w:r>
        <w:rPr>
          <w:spacing w:val="-4"/>
          <w:sz w:val="20"/>
        </w:rPr>
        <w:t xml:space="preserve"> </w:t>
      </w:r>
      <w:r>
        <w:rPr>
          <w:sz w:val="20"/>
        </w:rPr>
        <w:t>any</w:t>
      </w:r>
      <w:r>
        <w:rPr>
          <w:spacing w:val="-3"/>
          <w:sz w:val="20"/>
        </w:rPr>
        <w:t xml:space="preserve"> </w:t>
      </w:r>
      <w:r>
        <w:rPr>
          <w:sz w:val="20"/>
        </w:rPr>
        <w:t>additional</w:t>
      </w:r>
      <w:r>
        <w:rPr>
          <w:spacing w:val="-5"/>
          <w:sz w:val="20"/>
        </w:rPr>
        <w:t xml:space="preserve"> </w:t>
      </w:r>
      <w:r>
        <w:rPr>
          <w:sz w:val="20"/>
        </w:rPr>
        <w:t>information</w:t>
      </w:r>
      <w:r>
        <w:rPr>
          <w:spacing w:val="-4"/>
          <w:sz w:val="20"/>
        </w:rPr>
        <w:t xml:space="preserve"> </w:t>
      </w:r>
      <w:r>
        <w:rPr>
          <w:sz w:val="20"/>
        </w:rPr>
        <w:t>beyond</w:t>
      </w:r>
      <w:r>
        <w:rPr>
          <w:spacing w:val="-5"/>
          <w:sz w:val="20"/>
        </w:rPr>
        <w:t xml:space="preserve"> </w:t>
      </w:r>
      <w:r>
        <w:rPr>
          <w:sz w:val="20"/>
        </w:rPr>
        <w:t>that</w:t>
      </w:r>
      <w:r>
        <w:rPr>
          <w:spacing w:val="-4"/>
          <w:sz w:val="20"/>
        </w:rPr>
        <w:t xml:space="preserve"> </w:t>
      </w:r>
      <w:r>
        <w:rPr>
          <w:sz w:val="20"/>
        </w:rPr>
        <w:t>required</w:t>
      </w:r>
      <w:r>
        <w:rPr>
          <w:spacing w:val="-3"/>
          <w:sz w:val="20"/>
        </w:rPr>
        <w:t xml:space="preserve"> </w:t>
      </w:r>
      <w:r>
        <w:rPr>
          <w:sz w:val="20"/>
        </w:rPr>
        <w:t>by</w:t>
      </w:r>
      <w:r>
        <w:rPr>
          <w:spacing w:val="-3"/>
          <w:sz w:val="20"/>
        </w:rPr>
        <w:t xml:space="preserve"> </w:t>
      </w:r>
      <w:r>
        <w:rPr>
          <w:sz w:val="20"/>
        </w:rPr>
        <w:t>adopted standards</w:t>
      </w:r>
      <w:r>
        <w:rPr>
          <w:spacing w:val="-3"/>
          <w:sz w:val="20"/>
        </w:rPr>
        <w:t xml:space="preserve"> </w:t>
      </w:r>
      <w:r>
        <w:rPr>
          <w:sz w:val="20"/>
        </w:rPr>
        <w:t>when</w:t>
      </w:r>
      <w:r>
        <w:rPr>
          <w:spacing w:val="-2"/>
          <w:sz w:val="20"/>
        </w:rPr>
        <w:t xml:space="preserve"> </w:t>
      </w:r>
      <w:r>
        <w:rPr>
          <w:sz w:val="20"/>
        </w:rPr>
        <w:t>necessary to</w:t>
      </w:r>
      <w:r>
        <w:rPr>
          <w:spacing w:val="-5"/>
          <w:sz w:val="20"/>
        </w:rPr>
        <w:t xml:space="preserve"> </w:t>
      </w:r>
      <w:r>
        <w:rPr>
          <w:sz w:val="20"/>
        </w:rPr>
        <w:t>verify</w:t>
      </w:r>
      <w:r>
        <w:rPr>
          <w:spacing w:val="-3"/>
          <w:sz w:val="20"/>
        </w:rPr>
        <w:t xml:space="preserve"> </w:t>
      </w:r>
      <w:r>
        <w:rPr>
          <w:sz w:val="20"/>
        </w:rPr>
        <w:t>the</w:t>
      </w:r>
      <w:r>
        <w:rPr>
          <w:spacing w:val="-4"/>
          <w:sz w:val="20"/>
        </w:rPr>
        <w:t xml:space="preserve"> </w:t>
      </w:r>
      <w:r>
        <w:rPr>
          <w:sz w:val="20"/>
        </w:rPr>
        <w:t>effectiveness</w:t>
      </w:r>
      <w:r>
        <w:rPr>
          <w:spacing w:val="-3"/>
          <w:sz w:val="20"/>
        </w:rPr>
        <w:t xml:space="preserve"> </w:t>
      </w:r>
      <w:r>
        <w:rPr>
          <w:sz w:val="20"/>
        </w:rPr>
        <w:t>and</w:t>
      </w:r>
      <w:r>
        <w:rPr>
          <w:spacing w:val="-5"/>
          <w:sz w:val="20"/>
        </w:rPr>
        <w:t xml:space="preserve"> </w:t>
      </w:r>
      <w:r>
        <w:rPr>
          <w:sz w:val="20"/>
        </w:rPr>
        <w:t>appropriateness</w:t>
      </w:r>
      <w:r>
        <w:rPr>
          <w:spacing w:val="-3"/>
          <w:sz w:val="20"/>
        </w:rPr>
        <w:t xml:space="preserve"> </w:t>
      </w:r>
      <w:r>
        <w:rPr>
          <w:sz w:val="20"/>
        </w:rPr>
        <w:t>of</w:t>
      </w:r>
      <w:r>
        <w:rPr>
          <w:spacing w:val="-2"/>
          <w:sz w:val="20"/>
        </w:rPr>
        <w:t xml:space="preserve"> </w:t>
      </w:r>
      <w:r>
        <w:rPr>
          <w:sz w:val="20"/>
        </w:rPr>
        <w:t>a</w:t>
      </w:r>
      <w:r>
        <w:rPr>
          <w:spacing w:val="-4"/>
          <w:sz w:val="20"/>
        </w:rPr>
        <w:t xml:space="preserve"> </w:t>
      </w:r>
      <w:r>
        <w:rPr>
          <w:sz w:val="20"/>
        </w:rPr>
        <w:t>proposed sprinkler design.</w:t>
      </w:r>
    </w:p>
    <w:p w14:paraId="0AD63584" w14:textId="64162E6B" w:rsidR="009E11E2" w:rsidRPr="00832D74" w:rsidRDefault="00000000" w:rsidP="00832D74">
      <w:pPr>
        <w:pStyle w:val="ListParagraph"/>
        <w:numPr>
          <w:ilvl w:val="1"/>
          <w:numId w:val="6"/>
        </w:numPr>
        <w:tabs>
          <w:tab w:val="left" w:pos="2160"/>
        </w:tabs>
        <w:spacing w:after="240"/>
        <w:rPr>
          <w:sz w:val="20"/>
        </w:rPr>
      </w:pPr>
      <w:r>
        <w:rPr>
          <w:sz w:val="20"/>
        </w:rPr>
        <w:t>Requirements</w:t>
      </w:r>
      <w:r>
        <w:rPr>
          <w:spacing w:val="-12"/>
          <w:sz w:val="20"/>
        </w:rPr>
        <w:t xml:space="preserve"> </w:t>
      </w:r>
      <w:r>
        <w:rPr>
          <w:sz w:val="20"/>
        </w:rPr>
        <w:t>for</w:t>
      </w:r>
      <w:r>
        <w:rPr>
          <w:spacing w:val="-9"/>
          <w:sz w:val="20"/>
        </w:rPr>
        <w:t xml:space="preserve"> </w:t>
      </w:r>
      <w:r>
        <w:rPr>
          <w:sz w:val="20"/>
        </w:rPr>
        <w:t>Performing</w:t>
      </w:r>
      <w:r>
        <w:rPr>
          <w:spacing w:val="-13"/>
          <w:sz w:val="20"/>
        </w:rPr>
        <w:t xml:space="preserve"> </w:t>
      </w:r>
      <w:r>
        <w:rPr>
          <w:spacing w:val="-2"/>
          <w:sz w:val="20"/>
        </w:rPr>
        <w:t>Inspections</w:t>
      </w:r>
    </w:p>
    <w:p w14:paraId="7B1AB284" w14:textId="0DE8D176" w:rsidR="009E11E2" w:rsidRPr="00832D74" w:rsidRDefault="00000000" w:rsidP="00832D74">
      <w:pPr>
        <w:pStyle w:val="ListParagraph"/>
        <w:numPr>
          <w:ilvl w:val="2"/>
          <w:numId w:val="6"/>
        </w:numPr>
        <w:tabs>
          <w:tab w:val="left" w:pos="2880"/>
        </w:tabs>
        <w:spacing w:after="240"/>
        <w:ind w:right="1024"/>
        <w:rPr>
          <w:sz w:val="20"/>
        </w:rPr>
      </w:pPr>
      <w:r>
        <w:rPr>
          <w:sz w:val="20"/>
        </w:rPr>
        <w:t>Fire</w:t>
      </w:r>
      <w:r>
        <w:rPr>
          <w:spacing w:val="-5"/>
          <w:sz w:val="20"/>
        </w:rPr>
        <w:t xml:space="preserve"> </w:t>
      </w:r>
      <w:r>
        <w:rPr>
          <w:sz w:val="20"/>
        </w:rPr>
        <w:t>Inspectors</w:t>
      </w:r>
      <w:r>
        <w:rPr>
          <w:spacing w:val="-3"/>
          <w:sz w:val="20"/>
        </w:rPr>
        <w:t xml:space="preserve"> </w:t>
      </w:r>
      <w:r>
        <w:rPr>
          <w:sz w:val="20"/>
        </w:rPr>
        <w:t>must</w:t>
      </w:r>
      <w:r>
        <w:rPr>
          <w:spacing w:val="-5"/>
          <w:sz w:val="20"/>
        </w:rPr>
        <w:t xml:space="preserve"> </w:t>
      </w:r>
      <w:r>
        <w:rPr>
          <w:sz w:val="20"/>
        </w:rPr>
        <w:t>verify</w:t>
      </w:r>
      <w:r>
        <w:rPr>
          <w:spacing w:val="-4"/>
          <w:sz w:val="20"/>
        </w:rPr>
        <w:t xml:space="preserve"> </w:t>
      </w:r>
      <w:r>
        <w:rPr>
          <w:sz w:val="20"/>
        </w:rPr>
        <w:t>that</w:t>
      </w:r>
      <w:r>
        <w:rPr>
          <w:spacing w:val="-5"/>
          <w:sz w:val="20"/>
        </w:rPr>
        <w:t xml:space="preserve"> </w:t>
      </w:r>
      <w:r>
        <w:rPr>
          <w:sz w:val="20"/>
        </w:rPr>
        <w:t>work</w:t>
      </w:r>
      <w:r>
        <w:rPr>
          <w:spacing w:val="-3"/>
          <w:sz w:val="20"/>
        </w:rPr>
        <w:t xml:space="preserve"> </w:t>
      </w:r>
      <w:r>
        <w:rPr>
          <w:sz w:val="20"/>
        </w:rPr>
        <w:t>is</w:t>
      </w:r>
      <w:r>
        <w:rPr>
          <w:spacing w:val="-4"/>
          <w:sz w:val="20"/>
        </w:rPr>
        <w:t xml:space="preserve"> </w:t>
      </w:r>
      <w:r>
        <w:rPr>
          <w:sz w:val="20"/>
        </w:rPr>
        <w:t>performed</w:t>
      </w:r>
      <w:r>
        <w:rPr>
          <w:spacing w:val="-4"/>
          <w:sz w:val="20"/>
        </w:rPr>
        <w:t xml:space="preserve"> </w:t>
      </w:r>
      <w:r>
        <w:rPr>
          <w:sz w:val="20"/>
        </w:rPr>
        <w:t>in</w:t>
      </w:r>
      <w:r>
        <w:rPr>
          <w:spacing w:val="-3"/>
          <w:sz w:val="20"/>
        </w:rPr>
        <w:t xml:space="preserve"> </w:t>
      </w:r>
      <w:r>
        <w:rPr>
          <w:sz w:val="20"/>
        </w:rPr>
        <w:t>a</w:t>
      </w:r>
      <w:r>
        <w:rPr>
          <w:spacing w:val="-3"/>
          <w:sz w:val="20"/>
        </w:rPr>
        <w:t xml:space="preserve"> </w:t>
      </w:r>
      <w:r>
        <w:rPr>
          <w:sz w:val="20"/>
        </w:rPr>
        <w:t>workmanlike</w:t>
      </w:r>
      <w:r>
        <w:rPr>
          <w:spacing w:val="-3"/>
          <w:sz w:val="20"/>
        </w:rPr>
        <w:t xml:space="preserve"> </w:t>
      </w:r>
      <w:r>
        <w:rPr>
          <w:sz w:val="20"/>
        </w:rPr>
        <w:t>manner</w:t>
      </w:r>
      <w:r>
        <w:rPr>
          <w:spacing w:val="-4"/>
          <w:sz w:val="20"/>
        </w:rPr>
        <w:t xml:space="preserve"> </w:t>
      </w:r>
      <w:r>
        <w:rPr>
          <w:sz w:val="20"/>
        </w:rPr>
        <w:t>and</w:t>
      </w:r>
      <w:r>
        <w:rPr>
          <w:spacing w:val="-4"/>
          <w:sz w:val="20"/>
        </w:rPr>
        <w:t xml:space="preserve"> </w:t>
      </w:r>
      <w:r>
        <w:rPr>
          <w:sz w:val="20"/>
        </w:rPr>
        <w:t>in accordance with the approved plans.</w:t>
      </w:r>
    </w:p>
    <w:p w14:paraId="7F8114E6" w14:textId="2AB57E0A" w:rsidR="009E11E2" w:rsidRPr="00832D74" w:rsidRDefault="00000000" w:rsidP="00832D74">
      <w:pPr>
        <w:pStyle w:val="ListParagraph"/>
        <w:numPr>
          <w:ilvl w:val="1"/>
          <w:numId w:val="6"/>
        </w:numPr>
        <w:tabs>
          <w:tab w:val="left" w:pos="2160"/>
        </w:tabs>
        <w:spacing w:after="240"/>
        <w:rPr>
          <w:sz w:val="20"/>
        </w:rPr>
      </w:pPr>
      <w:r>
        <w:rPr>
          <w:sz w:val="20"/>
        </w:rPr>
        <w:t>Record</w:t>
      </w:r>
      <w:r>
        <w:rPr>
          <w:spacing w:val="-10"/>
          <w:sz w:val="20"/>
        </w:rPr>
        <w:t xml:space="preserve"> </w:t>
      </w:r>
      <w:r>
        <w:rPr>
          <w:spacing w:val="-2"/>
          <w:sz w:val="20"/>
        </w:rPr>
        <w:t>Keeping</w:t>
      </w:r>
    </w:p>
    <w:p w14:paraId="6DD6D739" w14:textId="031CD05D" w:rsidR="009E11E2" w:rsidRPr="00832D74" w:rsidRDefault="00000000" w:rsidP="00832D74">
      <w:pPr>
        <w:pStyle w:val="ListParagraph"/>
        <w:numPr>
          <w:ilvl w:val="2"/>
          <w:numId w:val="6"/>
        </w:numPr>
        <w:tabs>
          <w:tab w:val="left" w:pos="2880"/>
        </w:tabs>
        <w:spacing w:after="240"/>
        <w:ind w:right="869"/>
        <w:rPr>
          <w:sz w:val="20"/>
        </w:rPr>
      </w:pPr>
      <w:r>
        <w:rPr>
          <w:sz w:val="20"/>
        </w:rPr>
        <w:t xml:space="preserve">Municipalities, counties, fire protection districts, and other state or local authorities </w:t>
      </w:r>
      <w:proofErr w:type="gramStart"/>
      <w:r>
        <w:rPr>
          <w:sz w:val="20"/>
        </w:rPr>
        <w:lastRenderedPageBreak/>
        <w:t>employing</w:t>
      </w:r>
      <w:proofErr w:type="gramEnd"/>
      <w:r>
        <w:rPr>
          <w:sz w:val="20"/>
        </w:rPr>
        <w:t xml:space="preserve"> certified Fire Inspectors must maintain records of all plan reviews and inspections conducted by each inspector and plan reviewer during their three-year certification</w:t>
      </w:r>
      <w:r>
        <w:rPr>
          <w:spacing w:val="-4"/>
          <w:sz w:val="20"/>
        </w:rPr>
        <w:t xml:space="preserve"> </w:t>
      </w:r>
      <w:r>
        <w:rPr>
          <w:sz w:val="20"/>
        </w:rPr>
        <w:t>periods</w:t>
      </w:r>
      <w:r>
        <w:rPr>
          <w:spacing w:val="-3"/>
          <w:sz w:val="20"/>
        </w:rPr>
        <w:t xml:space="preserve"> </w:t>
      </w:r>
      <w:r>
        <w:rPr>
          <w:sz w:val="20"/>
        </w:rPr>
        <w:t>and</w:t>
      </w:r>
      <w:r>
        <w:rPr>
          <w:spacing w:val="-3"/>
          <w:sz w:val="20"/>
        </w:rPr>
        <w:t xml:space="preserve"> </w:t>
      </w:r>
      <w:r>
        <w:rPr>
          <w:sz w:val="20"/>
        </w:rPr>
        <w:t>for</w:t>
      </w:r>
      <w:r>
        <w:rPr>
          <w:spacing w:val="-1"/>
          <w:sz w:val="20"/>
        </w:rPr>
        <w:t xml:space="preserve"> </w:t>
      </w:r>
      <w:r>
        <w:rPr>
          <w:sz w:val="20"/>
        </w:rPr>
        <w:t>at</w:t>
      </w:r>
      <w:r>
        <w:rPr>
          <w:spacing w:val="-4"/>
          <w:sz w:val="20"/>
        </w:rPr>
        <w:t xml:space="preserve"> </w:t>
      </w:r>
      <w:r>
        <w:rPr>
          <w:sz w:val="20"/>
        </w:rPr>
        <w:t>least</w:t>
      </w:r>
      <w:r>
        <w:rPr>
          <w:spacing w:val="-4"/>
          <w:sz w:val="20"/>
        </w:rPr>
        <w:t xml:space="preserve"> </w:t>
      </w:r>
      <w:r>
        <w:rPr>
          <w:sz w:val="20"/>
        </w:rPr>
        <w:t>three</w:t>
      </w:r>
      <w:r>
        <w:rPr>
          <w:spacing w:val="-4"/>
          <w:sz w:val="20"/>
        </w:rPr>
        <w:t xml:space="preserve"> </w:t>
      </w:r>
      <w:r>
        <w:rPr>
          <w:sz w:val="20"/>
        </w:rPr>
        <w:t>(3)</w:t>
      </w:r>
      <w:r>
        <w:rPr>
          <w:spacing w:val="-3"/>
          <w:sz w:val="20"/>
        </w:rPr>
        <w:t xml:space="preserve"> </w:t>
      </w:r>
      <w:r>
        <w:rPr>
          <w:sz w:val="20"/>
        </w:rPr>
        <w:t>years</w:t>
      </w:r>
      <w:r>
        <w:rPr>
          <w:spacing w:val="-3"/>
          <w:sz w:val="20"/>
        </w:rPr>
        <w:t xml:space="preserve"> </w:t>
      </w:r>
      <w:r>
        <w:rPr>
          <w:sz w:val="20"/>
        </w:rPr>
        <w:t>after</w:t>
      </w:r>
      <w:r>
        <w:rPr>
          <w:spacing w:val="-3"/>
          <w:sz w:val="20"/>
        </w:rPr>
        <w:t xml:space="preserve"> </w:t>
      </w:r>
      <w:r>
        <w:rPr>
          <w:sz w:val="20"/>
        </w:rPr>
        <w:t>a</w:t>
      </w:r>
      <w:r>
        <w:rPr>
          <w:spacing w:val="-5"/>
          <w:sz w:val="20"/>
        </w:rPr>
        <w:t xml:space="preserve"> </w:t>
      </w:r>
      <w:r>
        <w:rPr>
          <w:sz w:val="20"/>
        </w:rPr>
        <w:t>project</w:t>
      </w:r>
      <w:r>
        <w:rPr>
          <w:spacing w:val="-4"/>
          <w:sz w:val="20"/>
        </w:rPr>
        <w:t xml:space="preserve"> </w:t>
      </w:r>
      <w:r>
        <w:rPr>
          <w:sz w:val="20"/>
        </w:rPr>
        <w:t>is</w:t>
      </w:r>
      <w:r>
        <w:rPr>
          <w:spacing w:val="-3"/>
          <w:sz w:val="20"/>
        </w:rPr>
        <w:t xml:space="preserve"> </w:t>
      </w:r>
      <w:r>
        <w:rPr>
          <w:sz w:val="20"/>
        </w:rPr>
        <w:t>completed,</w:t>
      </w:r>
      <w:r>
        <w:rPr>
          <w:spacing w:val="-4"/>
          <w:sz w:val="20"/>
        </w:rPr>
        <w:t xml:space="preserve"> </w:t>
      </w:r>
      <w:r>
        <w:rPr>
          <w:sz w:val="20"/>
        </w:rPr>
        <w:t>or</w:t>
      </w:r>
      <w:r>
        <w:rPr>
          <w:spacing w:val="-1"/>
          <w:sz w:val="20"/>
        </w:rPr>
        <w:t xml:space="preserve"> </w:t>
      </w:r>
      <w:r>
        <w:rPr>
          <w:sz w:val="20"/>
        </w:rPr>
        <w:t>in accordance with other applicable regulations or statutes, whichever is longer. Said records must be made available for review by the Division, upon request.</w:t>
      </w:r>
    </w:p>
    <w:p w14:paraId="647914F7" w14:textId="201492E2" w:rsidR="009E11E2" w:rsidRPr="00832D74" w:rsidRDefault="00000000" w:rsidP="00832D74">
      <w:pPr>
        <w:pStyle w:val="ListParagraph"/>
        <w:numPr>
          <w:ilvl w:val="1"/>
          <w:numId w:val="6"/>
        </w:numPr>
        <w:tabs>
          <w:tab w:val="left" w:pos="2160"/>
        </w:tabs>
        <w:spacing w:after="240"/>
        <w:rPr>
          <w:sz w:val="20"/>
        </w:rPr>
      </w:pPr>
      <w:r>
        <w:rPr>
          <w:sz w:val="20"/>
        </w:rPr>
        <w:t>Complaint</w:t>
      </w:r>
      <w:r>
        <w:rPr>
          <w:spacing w:val="-15"/>
          <w:sz w:val="20"/>
        </w:rPr>
        <w:t xml:space="preserve"> </w:t>
      </w:r>
      <w:r>
        <w:rPr>
          <w:spacing w:val="-2"/>
          <w:sz w:val="20"/>
        </w:rPr>
        <w:t>Reporting</w:t>
      </w:r>
    </w:p>
    <w:p w14:paraId="161F0CFF" w14:textId="18E68A37" w:rsidR="009E11E2" w:rsidRPr="00832D74" w:rsidRDefault="00000000" w:rsidP="00832D74">
      <w:pPr>
        <w:pStyle w:val="ListParagraph"/>
        <w:numPr>
          <w:ilvl w:val="2"/>
          <w:numId w:val="6"/>
        </w:numPr>
        <w:tabs>
          <w:tab w:val="left" w:pos="2880"/>
        </w:tabs>
        <w:spacing w:after="240"/>
        <w:ind w:right="416"/>
        <w:rPr>
          <w:sz w:val="20"/>
        </w:rPr>
      </w:pPr>
      <w:r>
        <w:rPr>
          <w:sz w:val="20"/>
        </w:rPr>
        <w:t>Certified Fire Inspectors or Plans Examiners who identify significant or repeated design or installation deficiencies or other violations of these Rules by contractors, Sprinkler Fitters,</w:t>
      </w:r>
      <w:r>
        <w:rPr>
          <w:spacing w:val="-5"/>
          <w:sz w:val="20"/>
        </w:rPr>
        <w:t xml:space="preserve"> </w:t>
      </w:r>
      <w:r>
        <w:rPr>
          <w:sz w:val="20"/>
        </w:rPr>
        <w:t>coworkers,</w:t>
      </w:r>
      <w:r>
        <w:rPr>
          <w:spacing w:val="-5"/>
          <w:sz w:val="20"/>
        </w:rPr>
        <w:t xml:space="preserve"> </w:t>
      </w:r>
      <w:r>
        <w:rPr>
          <w:sz w:val="20"/>
        </w:rPr>
        <w:t>or</w:t>
      </w:r>
      <w:r>
        <w:rPr>
          <w:spacing w:val="-4"/>
          <w:sz w:val="20"/>
        </w:rPr>
        <w:t xml:space="preserve"> </w:t>
      </w:r>
      <w:r>
        <w:rPr>
          <w:sz w:val="20"/>
        </w:rPr>
        <w:t>other</w:t>
      </w:r>
      <w:r>
        <w:rPr>
          <w:spacing w:val="-2"/>
          <w:sz w:val="20"/>
        </w:rPr>
        <w:t xml:space="preserve"> </w:t>
      </w:r>
      <w:r>
        <w:rPr>
          <w:sz w:val="20"/>
        </w:rPr>
        <w:t>certified</w:t>
      </w:r>
      <w:r>
        <w:rPr>
          <w:spacing w:val="-5"/>
          <w:sz w:val="20"/>
        </w:rPr>
        <w:t xml:space="preserve"> </w:t>
      </w:r>
      <w:r>
        <w:rPr>
          <w:sz w:val="20"/>
        </w:rPr>
        <w:t>Fire</w:t>
      </w:r>
      <w:r>
        <w:rPr>
          <w:spacing w:val="-3"/>
          <w:sz w:val="20"/>
        </w:rPr>
        <w:t xml:space="preserve"> </w:t>
      </w:r>
      <w:r>
        <w:rPr>
          <w:sz w:val="20"/>
        </w:rPr>
        <w:t>Inspectors</w:t>
      </w:r>
      <w:r>
        <w:rPr>
          <w:spacing w:val="-3"/>
          <w:sz w:val="20"/>
        </w:rPr>
        <w:t xml:space="preserve"> </w:t>
      </w:r>
      <w:r>
        <w:rPr>
          <w:sz w:val="20"/>
        </w:rPr>
        <w:t>or</w:t>
      </w:r>
      <w:r>
        <w:rPr>
          <w:spacing w:val="-2"/>
          <w:sz w:val="20"/>
        </w:rPr>
        <w:t xml:space="preserve"> </w:t>
      </w:r>
      <w:r>
        <w:rPr>
          <w:sz w:val="20"/>
        </w:rPr>
        <w:t>Plans</w:t>
      </w:r>
      <w:r>
        <w:rPr>
          <w:spacing w:val="-4"/>
          <w:sz w:val="20"/>
        </w:rPr>
        <w:t xml:space="preserve"> </w:t>
      </w:r>
      <w:r>
        <w:rPr>
          <w:sz w:val="20"/>
        </w:rPr>
        <w:t>Examiners</w:t>
      </w:r>
      <w:r>
        <w:rPr>
          <w:spacing w:val="-4"/>
          <w:sz w:val="20"/>
        </w:rPr>
        <w:t xml:space="preserve"> </w:t>
      </w:r>
      <w:r>
        <w:rPr>
          <w:sz w:val="20"/>
        </w:rPr>
        <w:t>must</w:t>
      </w:r>
      <w:r>
        <w:rPr>
          <w:spacing w:val="-5"/>
          <w:sz w:val="20"/>
        </w:rPr>
        <w:t xml:space="preserve"> </w:t>
      </w:r>
      <w:r>
        <w:rPr>
          <w:sz w:val="20"/>
        </w:rPr>
        <w:t>report</w:t>
      </w:r>
      <w:r>
        <w:rPr>
          <w:spacing w:val="-5"/>
          <w:sz w:val="20"/>
        </w:rPr>
        <w:t xml:space="preserve"> </w:t>
      </w:r>
      <w:r>
        <w:rPr>
          <w:sz w:val="20"/>
        </w:rPr>
        <w:t>them to the Division in accordance with the complaint procedures identified in Section 10</w:t>
      </w:r>
      <w:r w:rsidR="00832D74">
        <w:rPr>
          <w:color w:val="C00000"/>
          <w:sz w:val="20"/>
        </w:rPr>
        <w:t xml:space="preserve"> of these rules</w:t>
      </w:r>
      <w:r>
        <w:rPr>
          <w:sz w:val="20"/>
        </w:rPr>
        <w:t>.</w:t>
      </w:r>
    </w:p>
    <w:p w14:paraId="4DBE87B6" w14:textId="457158BB" w:rsidR="009E11E2" w:rsidRPr="00832D74" w:rsidRDefault="00000000" w:rsidP="00832D74">
      <w:pPr>
        <w:pStyle w:val="ListParagraph"/>
        <w:numPr>
          <w:ilvl w:val="2"/>
          <w:numId w:val="6"/>
        </w:numPr>
        <w:tabs>
          <w:tab w:val="left" w:pos="2880"/>
        </w:tabs>
        <w:spacing w:before="1" w:after="240"/>
        <w:ind w:right="612"/>
        <w:rPr>
          <w:sz w:val="20"/>
        </w:rPr>
      </w:pPr>
      <w:r>
        <w:rPr>
          <w:sz w:val="20"/>
        </w:rPr>
        <w:t>Certified</w:t>
      </w:r>
      <w:r>
        <w:rPr>
          <w:spacing w:val="-6"/>
          <w:sz w:val="20"/>
        </w:rPr>
        <w:t xml:space="preserve"> </w:t>
      </w:r>
      <w:r>
        <w:rPr>
          <w:sz w:val="20"/>
        </w:rPr>
        <w:t>Fire</w:t>
      </w:r>
      <w:r>
        <w:rPr>
          <w:spacing w:val="-6"/>
          <w:sz w:val="20"/>
        </w:rPr>
        <w:t xml:space="preserve"> </w:t>
      </w:r>
      <w:r>
        <w:rPr>
          <w:sz w:val="20"/>
        </w:rPr>
        <w:t>Inspectors</w:t>
      </w:r>
      <w:r>
        <w:rPr>
          <w:spacing w:val="-4"/>
          <w:sz w:val="20"/>
        </w:rPr>
        <w:t xml:space="preserve"> </w:t>
      </w:r>
      <w:r>
        <w:rPr>
          <w:sz w:val="20"/>
        </w:rPr>
        <w:t>or</w:t>
      </w:r>
      <w:r>
        <w:rPr>
          <w:spacing w:val="-1"/>
          <w:sz w:val="20"/>
        </w:rPr>
        <w:t xml:space="preserve"> </w:t>
      </w:r>
      <w:r>
        <w:rPr>
          <w:sz w:val="20"/>
        </w:rPr>
        <w:t>Plans</w:t>
      </w:r>
      <w:r>
        <w:rPr>
          <w:spacing w:val="-4"/>
          <w:sz w:val="20"/>
        </w:rPr>
        <w:t xml:space="preserve"> </w:t>
      </w:r>
      <w:r>
        <w:rPr>
          <w:sz w:val="20"/>
        </w:rPr>
        <w:t>Examiners</w:t>
      </w:r>
      <w:r>
        <w:rPr>
          <w:spacing w:val="-5"/>
          <w:sz w:val="20"/>
        </w:rPr>
        <w:t xml:space="preserve"> </w:t>
      </w:r>
      <w:r>
        <w:rPr>
          <w:sz w:val="20"/>
        </w:rPr>
        <w:t>reporting</w:t>
      </w:r>
      <w:r>
        <w:rPr>
          <w:spacing w:val="-2"/>
          <w:sz w:val="20"/>
        </w:rPr>
        <w:t xml:space="preserve"> </w:t>
      </w:r>
      <w:r>
        <w:rPr>
          <w:sz w:val="20"/>
        </w:rPr>
        <w:t>such</w:t>
      </w:r>
      <w:r>
        <w:rPr>
          <w:spacing w:val="-6"/>
          <w:sz w:val="20"/>
        </w:rPr>
        <w:t xml:space="preserve"> </w:t>
      </w:r>
      <w:r>
        <w:rPr>
          <w:sz w:val="20"/>
        </w:rPr>
        <w:t>complaints</w:t>
      </w:r>
      <w:r>
        <w:rPr>
          <w:spacing w:val="-5"/>
          <w:sz w:val="20"/>
        </w:rPr>
        <w:t xml:space="preserve"> </w:t>
      </w:r>
      <w:r>
        <w:rPr>
          <w:sz w:val="20"/>
        </w:rPr>
        <w:t>must</w:t>
      </w:r>
      <w:r>
        <w:rPr>
          <w:spacing w:val="-4"/>
          <w:sz w:val="20"/>
        </w:rPr>
        <w:t xml:space="preserve"> </w:t>
      </w:r>
      <w:r>
        <w:rPr>
          <w:sz w:val="20"/>
        </w:rPr>
        <w:t>provide</w:t>
      </w:r>
      <w:r>
        <w:rPr>
          <w:spacing w:val="-6"/>
          <w:sz w:val="20"/>
        </w:rPr>
        <w:t xml:space="preserve"> </w:t>
      </w:r>
      <w:r>
        <w:rPr>
          <w:sz w:val="20"/>
        </w:rPr>
        <w:t>to the Division copies of submittal documents, inspection reports, photographs, or other evidence supporting the complaint.</w:t>
      </w:r>
    </w:p>
    <w:p w14:paraId="58EFBE34" w14:textId="5E405D3A" w:rsidR="009E11E2" w:rsidRPr="00832D74" w:rsidRDefault="00000000" w:rsidP="00832D74">
      <w:pPr>
        <w:pStyle w:val="ListParagraph"/>
        <w:numPr>
          <w:ilvl w:val="2"/>
          <w:numId w:val="6"/>
        </w:numPr>
        <w:tabs>
          <w:tab w:val="left" w:pos="2880"/>
        </w:tabs>
        <w:spacing w:before="1" w:after="240"/>
        <w:ind w:right="1119"/>
        <w:rPr>
          <w:sz w:val="20"/>
        </w:rPr>
      </w:pPr>
      <w:r>
        <w:rPr>
          <w:sz w:val="20"/>
        </w:rPr>
        <w:t>Failure</w:t>
      </w:r>
      <w:r>
        <w:rPr>
          <w:spacing w:val="-5"/>
          <w:sz w:val="20"/>
        </w:rPr>
        <w:t xml:space="preserve"> </w:t>
      </w:r>
      <w:r>
        <w:rPr>
          <w:sz w:val="20"/>
        </w:rPr>
        <w:t>to</w:t>
      </w:r>
      <w:r>
        <w:rPr>
          <w:spacing w:val="-3"/>
          <w:sz w:val="20"/>
        </w:rPr>
        <w:t xml:space="preserve"> </w:t>
      </w:r>
      <w:r>
        <w:rPr>
          <w:sz w:val="20"/>
        </w:rPr>
        <w:t>report</w:t>
      </w:r>
      <w:r>
        <w:rPr>
          <w:spacing w:val="-5"/>
          <w:sz w:val="20"/>
        </w:rPr>
        <w:t xml:space="preserve"> </w:t>
      </w:r>
      <w:r>
        <w:rPr>
          <w:sz w:val="20"/>
        </w:rPr>
        <w:t>significant</w:t>
      </w:r>
      <w:r>
        <w:rPr>
          <w:spacing w:val="-3"/>
          <w:sz w:val="20"/>
        </w:rPr>
        <w:t xml:space="preserve"> </w:t>
      </w:r>
      <w:r>
        <w:rPr>
          <w:sz w:val="20"/>
        </w:rPr>
        <w:t>or</w:t>
      </w:r>
      <w:r>
        <w:rPr>
          <w:spacing w:val="-5"/>
          <w:sz w:val="20"/>
        </w:rPr>
        <w:t xml:space="preserve"> </w:t>
      </w:r>
      <w:r>
        <w:rPr>
          <w:sz w:val="20"/>
        </w:rPr>
        <w:t>repeated</w:t>
      </w:r>
      <w:r>
        <w:rPr>
          <w:spacing w:val="-4"/>
          <w:sz w:val="20"/>
        </w:rPr>
        <w:t xml:space="preserve"> </w:t>
      </w:r>
      <w:r>
        <w:rPr>
          <w:sz w:val="20"/>
        </w:rPr>
        <w:t>design</w:t>
      </w:r>
      <w:r>
        <w:rPr>
          <w:spacing w:val="-4"/>
          <w:sz w:val="20"/>
        </w:rPr>
        <w:t xml:space="preserve"> </w:t>
      </w:r>
      <w:r>
        <w:rPr>
          <w:sz w:val="20"/>
        </w:rPr>
        <w:t>or</w:t>
      </w:r>
      <w:r>
        <w:rPr>
          <w:spacing w:val="-5"/>
          <w:sz w:val="20"/>
        </w:rPr>
        <w:t xml:space="preserve"> </w:t>
      </w:r>
      <w:r>
        <w:rPr>
          <w:sz w:val="20"/>
        </w:rPr>
        <w:t>installation</w:t>
      </w:r>
      <w:r>
        <w:rPr>
          <w:spacing w:val="-4"/>
          <w:sz w:val="20"/>
        </w:rPr>
        <w:t xml:space="preserve"> </w:t>
      </w:r>
      <w:r>
        <w:rPr>
          <w:sz w:val="20"/>
        </w:rPr>
        <w:t>deficiencies</w:t>
      </w:r>
      <w:r>
        <w:rPr>
          <w:spacing w:val="-4"/>
          <w:sz w:val="20"/>
        </w:rPr>
        <w:t xml:space="preserve"> </w:t>
      </w:r>
      <w:r>
        <w:rPr>
          <w:sz w:val="20"/>
        </w:rPr>
        <w:t>or</w:t>
      </w:r>
      <w:r>
        <w:rPr>
          <w:spacing w:val="-2"/>
          <w:sz w:val="20"/>
        </w:rPr>
        <w:t xml:space="preserve"> </w:t>
      </w:r>
      <w:r>
        <w:rPr>
          <w:sz w:val="20"/>
        </w:rPr>
        <w:t>other violations of these Rules may lead to disciplinary action against the certified Fire Suppression Systems Inspectors or Plan Reviewer.</w:t>
      </w:r>
    </w:p>
    <w:p w14:paraId="18B62BC5" w14:textId="747828B7" w:rsidR="009E11E2" w:rsidRPr="00832D74" w:rsidRDefault="00000000" w:rsidP="00832D74">
      <w:pPr>
        <w:pStyle w:val="ListParagraph"/>
        <w:numPr>
          <w:ilvl w:val="2"/>
          <w:numId w:val="6"/>
        </w:numPr>
        <w:tabs>
          <w:tab w:val="left" w:pos="2880"/>
        </w:tabs>
        <w:spacing w:after="240"/>
        <w:ind w:right="668"/>
        <w:rPr>
          <w:sz w:val="20"/>
        </w:rPr>
      </w:pPr>
      <w:r>
        <w:rPr>
          <w:sz w:val="20"/>
        </w:rPr>
        <w:t>Fire</w:t>
      </w:r>
      <w:r>
        <w:rPr>
          <w:spacing w:val="-4"/>
          <w:sz w:val="20"/>
        </w:rPr>
        <w:t xml:space="preserve"> </w:t>
      </w:r>
      <w:r>
        <w:rPr>
          <w:sz w:val="20"/>
        </w:rPr>
        <w:t>Inspectors</w:t>
      </w:r>
      <w:r>
        <w:rPr>
          <w:spacing w:val="-2"/>
          <w:sz w:val="20"/>
        </w:rPr>
        <w:t xml:space="preserve"> </w:t>
      </w:r>
      <w:r>
        <w:rPr>
          <w:sz w:val="20"/>
        </w:rPr>
        <w:t>or</w:t>
      </w:r>
      <w:r>
        <w:rPr>
          <w:spacing w:val="-4"/>
          <w:sz w:val="20"/>
        </w:rPr>
        <w:t xml:space="preserve"> </w:t>
      </w:r>
      <w:r>
        <w:rPr>
          <w:sz w:val="20"/>
        </w:rPr>
        <w:t>Plans</w:t>
      </w:r>
      <w:r>
        <w:rPr>
          <w:spacing w:val="-1"/>
          <w:sz w:val="20"/>
        </w:rPr>
        <w:t xml:space="preserve"> </w:t>
      </w:r>
      <w:r>
        <w:rPr>
          <w:sz w:val="20"/>
        </w:rPr>
        <w:t>Examiners</w:t>
      </w:r>
      <w:r>
        <w:rPr>
          <w:spacing w:val="-3"/>
          <w:sz w:val="20"/>
        </w:rPr>
        <w:t xml:space="preserve"> </w:t>
      </w:r>
      <w:r>
        <w:rPr>
          <w:sz w:val="20"/>
        </w:rPr>
        <w:t>who</w:t>
      </w:r>
      <w:r>
        <w:rPr>
          <w:spacing w:val="-2"/>
          <w:sz w:val="20"/>
        </w:rPr>
        <w:t xml:space="preserve"> </w:t>
      </w:r>
      <w:r>
        <w:rPr>
          <w:sz w:val="20"/>
        </w:rPr>
        <w:t>are</w:t>
      </w:r>
      <w:r>
        <w:rPr>
          <w:spacing w:val="-4"/>
          <w:sz w:val="20"/>
        </w:rPr>
        <w:t xml:space="preserve"> </w:t>
      </w:r>
      <w:r>
        <w:rPr>
          <w:sz w:val="20"/>
        </w:rPr>
        <w:t>subject</w:t>
      </w:r>
      <w:r>
        <w:rPr>
          <w:spacing w:val="-4"/>
          <w:sz w:val="20"/>
        </w:rPr>
        <w:t xml:space="preserve"> </w:t>
      </w:r>
      <w:r>
        <w:rPr>
          <w:sz w:val="20"/>
        </w:rPr>
        <w:t>to</w:t>
      </w:r>
      <w:r>
        <w:rPr>
          <w:spacing w:val="-3"/>
          <w:sz w:val="20"/>
        </w:rPr>
        <w:t xml:space="preserve"> </w:t>
      </w:r>
      <w:r>
        <w:rPr>
          <w:sz w:val="20"/>
        </w:rPr>
        <w:t>complaints</w:t>
      </w:r>
      <w:r>
        <w:rPr>
          <w:spacing w:val="-3"/>
          <w:sz w:val="20"/>
        </w:rPr>
        <w:t xml:space="preserve"> </w:t>
      </w:r>
      <w:r>
        <w:rPr>
          <w:sz w:val="20"/>
        </w:rPr>
        <w:t>must</w:t>
      </w:r>
      <w:r>
        <w:rPr>
          <w:spacing w:val="-2"/>
          <w:sz w:val="20"/>
        </w:rPr>
        <w:t xml:space="preserve"> </w:t>
      </w:r>
      <w:r>
        <w:rPr>
          <w:sz w:val="20"/>
        </w:rPr>
        <w:t>not</w:t>
      </w:r>
      <w:r>
        <w:rPr>
          <w:spacing w:val="-4"/>
          <w:sz w:val="20"/>
        </w:rPr>
        <w:t xml:space="preserve"> </w:t>
      </w:r>
      <w:r>
        <w:rPr>
          <w:sz w:val="20"/>
        </w:rPr>
        <w:t>retaliate</w:t>
      </w:r>
      <w:r>
        <w:rPr>
          <w:spacing w:val="-4"/>
          <w:sz w:val="20"/>
        </w:rPr>
        <w:t xml:space="preserve"> </w:t>
      </w:r>
      <w:r>
        <w:rPr>
          <w:sz w:val="20"/>
        </w:rPr>
        <w:t>in any</w:t>
      </w:r>
      <w:r>
        <w:rPr>
          <w:spacing w:val="-3"/>
          <w:sz w:val="20"/>
        </w:rPr>
        <w:t xml:space="preserve"> </w:t>
      </w:r>
      <w:r>
        <w:rPr>
          <w:sz w:val="20"/>
        </w:rPr>
        <w:t>way</w:t>
      </w:r>
      <w:r>
        <w:rPr>
          <w:spacing w:val="-3"/>
          <w:sz w:val="20"/>
        </w:rPr>
        <w:t xml:space="preserve"> </w:t>
      </w:r>
      <w:r>
        <w:rPr>
          <w:sz w:val="20"/>
        </w:rPr>
        <w:t>against</w:t>
      </w:r>
      <w:r>
        <w:rPr>
          <w:spacing w:val="-4"/>
          <w:sz w:val="20"/>
        </w:rPr>
        <w:t xml:space="preserve"> </w:t>
      </w:r>
      <w:r>
        <w:rPr>
          <w:sz w:val="20"/>
        </w:rPr>
        <w:t>a</w:t>
      </w:r>
      <w:r>
        <w:rPr>
          <w:spacing w:val="-5"/>
          <w:sz w:val="20"/>
        </w:rPr>
        <w:t xml:space="preserve"> </w:t>
      </w:r>
      <w:r>
        <w:rPr>
          <w:sz w:val="20"/>
        </w:rPr>
        <w:t>complainant.</w:t>
      </w:r>
      <w:r>
        <w:rPr>
          <w:spacing w:val="-3"/>
          <w:sz w:val="20"/>
        </w:rPr>
        <w:t xml:space="preserve"> </w:t>
      </w:r>
      <w:proofErr w:type="gramStart"/>
      <w:r>
        <w:rPr>
          <w:sz w:val="20"/>
        </w:rPr>
        <w:t>A</w:t>
      </w:r>
      <w:r>
        <w:rPr>
          <w:spacing w:val="-5"/>
          <w:sz w:val="20"/>
        </w:rPr>
        <w:t xml:space="preserve"> </w:t>
      </w:r>
      <w:r>
        <w:rPr>
          <w:sz w:val="20"/>
        </w:rPr>
        <w:t>finding</w:t>
      </w:r>
      <w:proofErr w:type="gramEnd"/>
      <w:r>
        <w:rPr>
          <w:spacing w:val="-4"/>
          <w:sz w:val="20"/>
        </w:rPr>
        <w:t xml:space="preserve"> </w:t>
      </w:r>
      <w:proofErr w:type="gramStart"/>
      <w:r>
        <w:rPr>
          <w:sz w:val="20"/>
        </w:rPr>
        <w:t>of</w:t>
      </w:r>
      <w:r>
        <w:rPr>
          <w:spacing w:val="-3"/>
          <w:sz w:val="20"/>
        </w:rPr>
        <w:t xml:space="preserve"> </w:t>
      </w:r>
      <w:r>
        <w:rPr>
          <w:sz w:val="20"/>
        </w:rPr>
        <w:t>retaliation</w:t>
      </w:r>
      <w:proofErr w:type="gramEnd"/>
      <w:r>
        <w:rPr>
          <w:spacing w:val="-3"/>
          <w:sz w:val="20"/>
        </w:rPr>
        <w:t xml:space="preserve"> </w:t>
      </w:r>
      <w:r>
        <w:rPr>
          <w:sz w:val="20"/>
        </w:rPr>
        <w:t>may</w:t>
      </w:r>
      <w:r>
        <w:rPr>
          <w:spacing w:val="-3"/>
          <w:sz w:val="20"/>
        </w:rPr>
        <w:t xml:space="preserve"> </w:t>
      </w:r>
      <w:r>
        <w:rPr>
          <w:sz w:val="20"/>
        </w:rPr>
        <w:t>lead</w:t>
      </w:r>
      <w:r>
        <w:rPr>
          <w:spacing w:val="-3"/>
          <w:sz w:val="20"/>
        </w:rPr>
        <w:t xml:space="preserve"> </w:t>
      </w:r>
      <w:r>
        <w:rPr>
          <w:sz w:val="20"/>
        </w:rPr>
        <w:t>to</w:t>
      </w:r>
      <w:r>
        <w:rPr>
          <w:spacing w:val="-3"/>
          <w:sz w:val="20"/>
        </w:rPr>
        <w:t xml:space="preserve"> </w:t>
      </w:r>
      <w:r>
        <w:rPr>
          <w:sz w:val="20"/>
        </w:rPr>
        <w:t>loss</w:t>
      </w:r>
      <w:r>
        <w:rPr>
          <w:spacing w:val="-3"/>
          <w:sz w:val="20"/>
        </w:rPr>
        <w:t xml:space="preserve"> </w:t>
      </w:r>
      <w:r>
        <w:rPr>
          <w:sz w:val="20"/>
        </w:rPr>
        <w:t>of</w:t>
      </w:r>
      <w:r>
        <w:rPr>
          <w:spacing w:val="-4"/>
          <w:sz w:val="20"/>
        </w:rPr>
        <w:t xml:space="preserve"> </w:t>
      </w:r>
      <w:r>
        <w:rPr>
          <w:sz w:val="20"/>
        </w:rPr>
        <w:t>certification.</w:t>
      </w:r>
    </w:p>
    <w:p w14:paraId="3A793D51" w14:textId="0EC0232E" w:rsidR="009E11E2" w:rsidRPr="00832D74" w:rsidRDefault="00000000" w:rsidP="00832D74">
      <w:pPr>
        <w:pStyle w:val="Heading2"/>
        <w:spacing w:after="240"/>
      </w:pPr>
      <w:bookmarkStart w:id="105" w:name="SECTION_8_SPRINKLER_FITTER_RESPONSIBILIT"/>
      <w:bookmarkEnd w:id="105"/>
      <w:r>
        <w:t>SECTION</w:t>
      </w:r>
      <w:r>
        <w:rPr>
          <w:spacing w:val="-9"/>
        </w:rPr>
        <w:t xml:space="preserve"> </w:t>
      </w:r>
      <w:r>
        <w:rPr>
          <w:spacing w:val="-10"/>
        </w:rPr>
        <w:t>8</w:t>
      </w:r>
      <w:r>
        <w:tab/>
        <w:t>SPRINKLER</w:t>
      </w:r>
      <w:r>
        <w:rPr>
          <w:spacing w:val="-10"/>
        </w:rPr>
        <w:t xml:space="preserve"> </w:t>
      </w:r>
      <w:r>
        <w:t>FITTER</w:t>
      </w:r>
      <w:r>
        <w:rPr>
          <w:spacing w:val="-7"/>
        </w:rPr>
        <w:t xml:space="preserve"> </w:t>
      </w:r>
      <w:r>
        <w:rPr>
          <w:spacing w:val="-2"/>
        </w:rPr>
        <w:t>RESPONSIBILITIES</w:t>
      </w:r>
    </w:p>
    <w:p w14:paraId="1651D79F" w14:textId="3ECDB441" w:rsidR="009E11E2" w:rsidRPr="00832D74" w:rsidRDefault="00000000" w:rsidP="00832D74">
      <w:pPr>
        <w:pStyle w:val="ListParagraph"/>
        <w:numPr>
          <w:ilvl w:val="1"/>
          <w:numId w:val="5"/>
        </w:numPr>
        <w:tabs>
          <w:tab w:val="left" w:pos="2160"/>
        </w:tabs>
        <w:spacing w:after="240"/>
        <w:rPr>
          <w:sz w:val="20"/>
        </w:rPr>
      </w:pPr>
      <w:r>
        <w:rPr>
          <w:spacing w:val="-2"/>
          <w:sz w:val="20"/>
        </w:rPr>
        <w:t>Credentials</w:t>
      </w:r>
    </w:p>
    <w:p w14:paraId="3E678F93" w14:textId="05FD0B77" w:rsidR="009E11E2" w:rsidRPr="00661F1B" w:rsidRDefault="00000000" w:rsidP="00661F1B">
      <w:pPr>
        <w:pStyle w:val="ListParagraph"/>
        <w:numPr>
          <w:ilvl w:val="2"/>
          <w:numId w:val="5"/>
        </w:numPr>
        <w:tabs>
          <w:tab w:val="left" w:pos="2880"/>
        </w:tabs>
        <w:spacing w:after="240"/>
        <w:ind w:right="460"/>
        <w:rPr>
          <w:sz w:val="20"/>
        </w:rPr>
      </w:pPr>
      <w:r>
        <w:rPr>
          <w:sz w:val="20"/>
        </w:rPr>
        <w:t>Registered</w:t>
      </w:r>
      <w:r>
        <w:rPr>
          <w:spacing w:val="-3"/>
          <w:sz w:val="20"/>
        </w:rPr>
        <w:t xml:space="preserve"> </w:t>
      </w:r>
      <w:r>
        <w:rPr>
          <w:sz w:val="20"/>
        </w:rPr>
        <w:t>Sprinkler</w:t>
      </w:r>
      <w:r>
        <w:rPr>
          <w:spacing w:val="-4"/>
          <w:sz w:val="20"/>
        </w:rPr>
        <w:t xml:space="preserve"> </w:t>
      </w:r>
      <w:r>
        <w:rPr>
          <w:sz w:val="20"/>
        </w:rPr>
        <w:t>Fitters</w:t>
      </w:r>
      <w:r>
        <w:rPr>
          <w:spacing w:val="-1"/>
          <w:sz w:val="20"/>
        </w:rPr>
        <w:t xml:space="preserve"> </w:t>
      </w:r>
      <w:r>
        <w:rPr>
          <w:sz w:val="20"/>
        </w:rPr>
        <w:t>must</w:t>
      </w:r>
      <w:r>
        <w:rPr>
          <w:spacing w:val="-4"/>
          <w:sz w:val="20"/>
        </w:rPr>
        <w:t xml:space="preserve"> </w:t>
      </w:r>
      <w:r>
        <w:rPr>
          <w:sz w:val="20"/>
        </w:rPr>
        <w:t>keep</w:t>
      </w:r>
      <w:r>
        <w:rPr>
          <w:spacing w:val="-4"/>
          <w:sz w:val="20"/>
        </w:rPr>
        <w:t xml:space="preserve"> </w:t>
      </w:r>
      <w:r>
        <w:rPr>
          <w:sz w:val="20"/>
        </w:rPr>
        <w:t>a</w:t>
      </w:r>
      <w:r>
        <w:rPr>
          <w:spacing w:val="-5"/>
          <w:sz w:val="20"/>
        </w:rPr>
        <w:t xml:space="preserve"> </w:t>
      </w:r>
      <w:r>
        <w:rPr>
          <w:sz w:val="20"/>
        </w:rPr>
        <w:t>copy</w:t>
      </w:r>
      <w:r>
        <w:rPr>
          <w:spacing w:val="-4"/>
          <w:sz w:val="20"/>
        </w:rPr>
        <w:t xml:space="preserve"> </w:t>
      </w:r>
      <w:r>
        <w:rPr>
          <w:sz w:val="20"/>
        </w:rPr>
        <w:t>of</w:t>
      </w:r>
      <w:r>
        <w:rPr>
          <w:spacing w:val="-4"/>
          <w:sz w:val="20"/>
        </w:rPr>
        <w:t xml:space="preserve"> </w:t>
      </w:r>
      <w:r>
        <w:rPr>
          <w:sz w:val="20"/>
        </w:rPr>
        <w:t>their</w:t>
      </w:r>
      <w:r>
        <w:rPr>
          <w:spacing w:val="-4"/>
          <w:sz w:val="20"/>
        </w:rPr>
        <w:t xml:space="preserve"> </w:t>
      </w:r>
      <w:r>
        <w:rPr>
          <w:sz w:val="20"/>
        </w:rPr>
        <w:t>State</w:t>
      </w:r>
      <w:r>
        <w:rPr>
          <w:spacing w:val="-4"/>
          <w:sz w:val="20"/>
        </w:rPr>
        <w:t xml:space="preserve"> </w:t>
      </w:r>
      <w:r>
        <w:rPr>
          <w:sz w:val="20"/>
        </w:rPr>
        <w:t>issued</w:t>
      </w:r>
      <w:r>
        <w:rPr>
          <w:spacing w:val="-4"/>
          <w:sz w:val="20"/>
        </w:rPr>
        <w:t xml:space="preserve"> </w:t>
      </w:r>
      <w:r>
        <w:rPr>
          <w:sz w:val="20"/>
        </w:rPr>
        <w:t>registration</w:t>
      </w:r>
      <w:r>
        <w:rPr>
          <w:spacing w:val="-5"/>
          <w:sz w:val="20"/>
        </w:rPr>
        <w:t xml:space="preserve"> </w:t>
      </w:r>
      <w:r>
        <w:rPr>
          <w:sz w:val="20"/>
        </w:rPr>
        <w:t>with</w:t>
      </w:r>
      <w:r>
        <w:rPr>
          <w:spacing w:val="-4"/>
          <w:sz w:val="20"/>
        </w:rPr>
        <w:t xml:space="preserve"> </w:t>
      </w:r>
      <w:r>
        <w:rPr>
          <w:sz w:val="20"/>
        </w:rPr>
        <w:t>them when performing work on a Fire Suppression System and must present it to a certified Fire Inspector or AHJ at their request.</w:t>
      </w:r>
    </w:p>
    <w:p w14:paraId="47BCAF32" w14:textId="2638E3AD" w:rsidR="009E11E2" w:rsidRPr="00661F1B" w:rsidRDefault="00000000" w:rsidP="00661F1B">
      <w:pPr>
        <w:pStyle w:val="ListParagraph"/>
        <w:numPr>
          <w:ilvl w:val="2"/>
          <w:numId w:val="5"/>
        </w:numPr>
        <w:tabs>
          <w:tab w:val="left" w:pos="2880"/>
        </w:tabs>
        <w:spacing w:after="240"/>
        <w:ind w:right="577"/>
        <w:rPr>
          <w:sz w:val="20"/>
        </w:rPr>
      </w:pPr>
      <w:r>
        <w:rPr>
          <w:sz w:val="20"/>
        </w:rPr>
        <w:t>To</w:t>
      </w:r>
      <w:r>
        <w:rPr>
          <w:spacing w:val="-5"/>
          <w:sz w:val="20"/>
        </w:rPr>
        <w:t xml:space="preserve"> </w:t>
      </w:r>
      <w:r>
        <w:rPr>
          <w:sz w:val="20"/>
        </w:rPr>
        <w:t>ensure</w:t>
      </w:r>
      <w:r>
        <w:rPr>
          <w:spacing w:val="-3"/>
          <w:sz w:val="20"/>
        </w:rPr>
        <w:t xml:space="preserve"> </w:t>
      </w:r>
      <w:r>
        <w:rPr>
          <w:sz w:val="20"/>
        </w:rPr>
        <w:t>that</w:t>
      </w:r>
      <w:r>
        <w:rPr>
          <w:spacing w:val="-3"/>
          <w:sz w:val="20"/>
        </w:rPr>
        <w:t xml:space="preserve"> </w:t>
      </w:r>
      <w:r>
        <w:rPr>
          <w:sz w:val="20"/>
        </w:rPr>
        <w:t>only</w:t>
      </w:r>
      <w:r>
        <w:rPr>
          <w:spacing w:val="-4"/>
          <w:sz w:val="20"/>
        </w:rPr>
        <w:t xml:space="preserve"> </w:t>
      </w:r>
      <w:r>
        <w:rPr>
          <w:sz w:val="20"/>
        </w:rPr>
        <w:t>qualified</w:t>
      </w:r>
      <w:r>
        <w:rPr>
          <w:spacing w:val="-5"/>
          <w:sz w:val="20"/>
        </w:rPr>
        <w:t xml:space="preserve"> </w:t>
      </w:r>
      <w:r>
        <w:rPr>
          <w:sz w:val="20"/>
        </w:rPr>
        <w:t>Fire</w:t>
      </w:r>
      <w:r>
        <w:rPr>
          <w:spacing w:val="-5"/>
          <w:sz w:val="20"/>
        </w:rPr>
        <w:t xml:space="preserve"> </w:t>
      </w:r>
      <w:r>
        <w:rPr>
          <w:sz w:val="20"/>
        </w:rPr>
        <w:t>Inspectors</w:t>
      </w:r>
      <w:r>
        <w:rPr>
          <w:spacing w:val="-3"/>
          <w:sz w:val="20"/>
        </w:rPr>
        <w:t xml:space="preserve"> </w:t>
      </w:r>
      <w:r>
        <w:rPr>
          <w:sz w:val="20"/>
        </w:rPr>
        <w:t>are</w:t>
      </w:r>
      <w:r>
        <w:rPr>
          <w:spacing w:val="-3"/>
          <w:sz w:val="20"/>
        </w:rPr>
        <w:t xml:space="preserve"> </w:t>
      </w:r>
      <w:r>
        <w:rPr>
          <w:sz w:val="20"/>
        </w:rPr>
        <w:t>performing</w:t>
      </w:r>
      <w:r>
        <w:rPr>
          <w:spacing w:val="-5"/>
          <w:sz w:val="20"/>
        </w:rPr>
        <w:t xml:space="preserve"> </w:t>
      </w:r>
      <w:r>
        <w:rPr>
          <w:sz w:val="20"/>
        </w:rPr>
        <w:t>plan</w:t>
      </w:r>
      <w:r>
        <w:rPr>
          <w:spacing w:val="-3"/>
          <w:sz w:val="20"/>
        </w:rPr>
        <w:t xml:space="preserve"> </w:t>
      </w:r>
      <w:r>
        <w:rPr>
          <w:sz w:val="20"/>
        </w:rPr>
        <w:t>reviews</w:t>
      </w:r>
      <w:r>
        <w:rPr>
          <w:spacing w:val="-2"/>
          <w:sz w:val="20"/>
        </w:rPr>
        <w:t xml:space="preserve"> </w:t>
      </w:r>
      <w:r>
        <w:rPr>
          <w:sz w:val="20"/>
        </w:rPr>
        <w:t>or</w:t>
      </w:r>
      <w:r>
        <w:rPr>
          <w:spacing w:val="-5"/>
          <w:sz w:val="20"/>
        </w:rPr>
        <w:t xml:space="preserve"> </w:t>
      </w:r>
      <w:r>
        <w:rPr>
          <w:sz w:val="20"/>
        </w:rPr>
        <w:t>inspections of Fire Suppression Systems, Sprinkler Fitters may ask for their certification number.</w:t>
      </w:r>
    </w:p>
    <w:p w14:paraId="2A6E794B" w14:textId="730B7D90" w:rsidR="009E11E2" w:rsidRPr="00661F1B" w:rsidRDefault="00000000" w:rsidP="00661F1B">
      <w:pPr>
        <w:pStyle w:val="ListParagraph"/>
        <w:numPr>
          <w:ilvl w:val="2"/>
          <w:numId w:val="5"/>
        </w:numPr>
        <w:tabs>
          <w:tab w:val="left" w:pos="2880"/>
        </w:tabs>
        <w:spacing w:after="240"/>
        <w:ind w:right="649"/>
        <w:rPr>
          <w:sz w:val="20"/>
        </w:rPr>
      </w:pPr>
      <w:r>
        <w:rPr>
          <w:sz w:val="20"/>
        </w:rPr>
        <w:t>Credentials</w:t>
      </w:r>
      <w:r>
        <w:rPr>
          <w:spacing w:val="-3"/>
          <w:sz w:val="20"/>
        </w:rPr>
        <w:t xml:space="preserve"> </w:t>
      </w:r>
      <w:r>
        <w:rPr>
          <w:sz w:val="20"/>
        </w:rPr>
        <w:t>may</w:t>
      </w:r>
      <w:r>
        <w:rPr>
          <w:spacing w:val="-1"/>
          <w:sz w:val="20"/>
        </w:rPr>
        <w:t xml:space="preserve"> </w:t>
      </w:r>
      <w:r>
        <w:rPr>
          <w:sz w:val="20"/>
        </w:rPr>
        <w:t>be</w:t>
      </w:r>
      <w:r>
        <w:rPr>
          <w:spacing w:val="-5"/>
          <w:sz w:val="20"/>
        </w:rPr>
        <w:t xml:space="preserve"> </w:t>
      </w:r>
      <w:r>
        <w:rPr>
          <w:sz w:val="20"/>
        </w:rPr>
        <w:t>verified</w:t>
      </w:r>
      <w:r>
        <w:rPr>
          <w:spacing w:val="-2"/>
          <w:sz w:val="20"/>
        </w:rPr>
        <w:t xml:space="preserve"> </w:t>
      </w:r>
      <w:r>
        <w:rPr>
          <w:sz w:val="20"/>
        </w:rPr>
        <w:t>on</w:t>
      </w:r>
      <w:r>
        <w:rPr>
          <w:spacing w:val="-5"/>
          <w:sz w:val="20"/>
        </w:rPr>
        <w:t xml:space="preserve"> </w:t>
      </w:r>
      <w:r>
        <w:rPr>
          <w:sz w:val="20"/>
        </w:rPr>
        <w:t>the</w:t>
      </w:r>
      <w:r>
        <w:rPr>
          <w:spacing w:val="-5"/>
          <w:sz w:val="20"/>
        </w:rPr>
        <w:t xml:space="preserve"> </w:t>
      </w:r>
      <w:r>
        <w:rPr>
          <w:sz w:val="20"/>
        </w:rPr>
        <w:t>Division’s</w:t>
      </w:r>
      <w:r>
        <w:rPr>
          <w:spacing w:val="-3"/>
          <w:sz w:val="20"/>
        </w:rPr>
        <w:t xml:space="preserve"> </w:t>
      </w:r>
      <w:r>
        <w:rPr>
          <w:sz w:val="20"/>
        </w:rPr>
        <w:t>website</w:t>
      </w:r>
      <w:r>
        <w:rPr>
          <w:spacing w:val="-4"/>
          <w:sz w:val="20"/>
        </w:rPr>
        <w:t xml:space="preserve"> </w:t>
      </w:r>
      <w:r>
        <w:rPr>
          <w:sz w:val="20"/>
        </w:rPr>
        <w:t>or</w:t>
      </w:r>
      <w:r>
        <w:rPr>
          <w:spacing w:val="-3"/>
          <w:sz w:val="20"/>
        </w:rPr>
        <w:t xml:space="preserve"> </w:t>
      </w:r>
      <w:r>
        <w:rPr>
          <w:sz w:val="20"/>
        </w:rPr>
        <w:t>by</w:t>
      </w:r>
      <w:r>
        <w:rPr>
          <w:spacing w:val="-3"/>
          <w:sz w:val="20"/>
        </w:rPr>
        <w:t xml:space="preserve"> </w:t>
      </w:r>
      <w:r>
        <w:rPr>
          <w:sz w:val="20"/>
        </w:rPr>
        <w:t>mail</w:t>
      </w:r>
      <w:r>
        <w:rPr>
          <w:spacing w:val="-5"/>
          <w:sz w:val="20"/>
        </w:rPr>
        <w:t xml:space="preserve"> </w:t>
      </w:r>
      <w:r>
        <w:rPr>
          <w:sz w:val="20"/>
        </w:rPr>
        <w:t>or</w:t>
      </w:r>
      <w:r>
        <w:rPr>
          <w:spacing w:val="-1"/>
          <w:sz w:val="20"/>
        </w:rPr>
        <w:t xml:space="preserve"> </w:t>
      </w:r>
      <w:r>
        <w:rPr>
          <w:sz w:val="20"/>
        </w:rPr>
        <w:t>phone</w:t>
      </w:r>
      <w:r w:rsidR="00661F1B">
        <w:rPr>
          <w:color w:val="C00000"/>
          <w:sz w:val="20"/>
        </w:rPr>
        <w:t>.</w:t>
      </w:r>
      <w:r>
        <w:rPr>
          <w:spacing w:val="-5"/>
          <w:sz w:val="20"/>
        </w:rPr>
        <w:t xml:space="preserve"> </w:t>
      </w:r>
      <w:r>
        <w:rPr>
          <w:sz w:val="20"/>
        </w:rPr>
        <w:t>(See</w:t>
      </w:r>
      <w:r>
        <w:rPr>
          <w:spacing w:val="-3"/>
          <w:sz w:val="20"/>
        </w:rPr>
        <w:t xml:space="preserve"> </w:t>
      </w:r>
      <w:r>
        <w:rPr>
          <w:sz w:val="20"/>
        </w:rPr>
        <w:t xml:space="preserve">Section </w:t>
      </w:r>
      <w:r w:rsidRPr="00876BDF">
        <w:rPr>
          <w:spacing w:val="-4"/>
          <w:sz w:val="20"/>
        </w:rPr>
        <w:t>1</w:t>
      </w:r>
      <w:r w:rsidR="00876BDF">
        <w:rPr>
          <w:color w:val="C00000"/>
          <w:spacing w:val="-4"/>
          <w:sz w:val="20"/>
        </w:rPr>
        <w:t>2</w:t>
      </w:r>
      <w:r w:rsidRPr="00876BDF">
        <w:rPr>
          <w:strike/>
          <w:color w:val="C00000"/>
          <w:spacing w:val="-4"/>
          <w:sz w:val="20"/>
        </w:rPr>
        <w:t>3</w:t>
      </w:r>
      <w:r w:rsidR="00661F1B">
        <w:rPr>
          <w:color w:val="C00000"/>
          <w:spacing w:val="-4"/>
          <w:sz w:val="20"/>
        </w:rPr>
        <w:t xml:space="preserve"> of these rules</w:t>
      </w:r>
      <w:r>
        <w:rPr>
          <w:spacing w:val="-4"/>
          <w:sz w:val="20"/>
        </w:rPr>
        <w:t>).</w:t>
      </w:r>
    </w:p>
    <w:p w14:paraId="292AA942" w14:textId="693CDB2F" w:rsidR="009E11E2" w:rsidRPr="00661F1B" w:rsidRDefault="00000000" w:rsidP="00661F1B">
      <w:pPr>
        <w:pStyle w:val="ListParagraph"/>
        <w:numPr>
          <w:ilvl w:val="1"/>
          <w:numId w:val="5"/>
        </w:numPr>
        <w:tabs>
          <w:tab w:val="left" w:pos="2160"/>
        </w:tabs>
        <w:spacing w:after="240"/>
        <w:rPr>
          <w:sz w:val="20"/>
        </w:rPr>
      </w:pPr>
      <w:r>
        <w:rPr>
          <w:sz w:val="20"/>
        </w:rPr>
        <w:t>Requirements</w:t>
      </w:r>
      <w:r>
        <w:rPr>
          <w:spacing w:val="-10"/>
          <w:sz w:val="20"/>
        </w:rPr>
        <w:t xml:space="preserve"> </w:t>
      </w:r>
      <w:r>
        <w:rPr>
          <w:sz w:val="20"/>
        </w:rPr>
        <w:t>for</w:t>
      </w:r>
      <w:r>
        <w:rPr>
          <w:spacing w:val="-9"/>
          <w:sz w:val="20"/>
        </w:rPr>
        <w:t xml:space="preserve"> </w:t>
      </w:r>
      <w:r>
        <w:rPr>
          <w:sz w:val="20"/>
        </w:rPr>
        <w:t>Installation,</w:t>
      </w:r>
      <w:r>
        <w:rPr>
          <w:spacing w:val="-11"/>
          <w:sz w:val="20"/>
        </w:rPr>
        <w:t xml:space="preserve"> </w:t>
      </w:r>
      <w:r>
        <w:rPr>
          <w:sz w:val="20"/>
        </w:rPr>
        <w:t>Modification,</w:t>
      </w:r>
      <w:r>
        <w:rPr>
          <w:spacing w:val="-12"/>
          <w:sz w:val="20"/>
        </w:rPr>
        <w:t xml:space="preserve"> </w:t>
      </w:r>
      <w:r>
        <w:rPr>
          <w:sz w:val="20"/>
        </w:rPr>
        <w:t>and</w:t>
      </w:r>
      <w:r>
        <w:rPr>
          <w:spacing w:val="-11"/>
          <w:sz w:val="20"/>
        </w:rPr>
        <w:t xml:space="preserve"> </w:t>
      </w:r>
      <w:r>
        <w:rPr>
          <w:spacing w:val="-2"/>
          <w:sz w:val="20"/>
        </w:rPr>
        <w:t>Repair</w:t>
      </w:r>
    </w:p>
    <w:p w14:paraId="38031D27" w14:textId="5A876219" w:rsidR="009E11E2" w:rsidRPr="00661F1B" w:rsidRDefault="00000000" w:rsidP="00661F1B">
      <w:pPr>
        <w:pStyle w:val="ListParagraph"/>
        <w:numPr>
          <w:ilvl w:val="2"/>
          <w:numId w:val="5"/>
        </w:numPr>
        <w:tabs>
          <w:tab w:val="left" w:pos="2880"/>
        </w:tabs>
        <w:spacing w:after="240"/>
        <w:ind w:right="1331"/>
        <w:rPr>
          <w:sz w:val="20"/>
        </w:rPr>
      </w:pPr>
      <w:r>
        <w:rPr>
          <w:sz w:val="20"/>
        </w:rPr>
        <w:t>A</w:t>
      </w:r>
      <w:r>
        <w:rPr>
          <w:spacing w:val="-4"/>
          <w:sz w:val="20"/>
        </w:rPr>
        <w:t xml:space="preserve"> </w:t>
      </w:r>
      <w:r>
        <w:rPr>
          <w:sz w:val="20"/>
        </w:rPr>
        <w:t>registered</w:t>
      </w:r>
      <w:r>
        <w:rPr>
          <w:spacing w:val="-2"/>
          <w:sz w:val="20"/>
        </w:rPr>
        <w:t xml:space="preserve"> </w:t>
      </w:r>
      <w:r>
        <w:rPr>
          <w:sz w:val="20"/>
        </w:rPr>
        <w:t>Sprinkler</w:t>
      </w:r>
      <w:r>
        <w:rPr>
          <w:spacing w:val="-4"/>
          <w:sz w:val="20"/>
        </w:rPr>
        <w:t xml:space="preserve"> </w:t>
      </w:r>
      <w:r>
        <w:rPr>
          <w:sz w:val="20"/>
        </w:rPr>
        <w:t>Fitter</w:t>
      </w:r>
      <w:r>
        <w:rPr>
          <w:spacing w:val="-4"/>
          <w:sz w:val="20"/>
        </w:rPr>
        <w:t xml:space="preserve"> </w:t>
      </w:r>
      <w:r>
        <w:rPr>
          <w:sz w:val="20"/>
        </w:rPr>
        <w:t>will</w:t>
      </w:r>
      <w:r>
        <w:rPr>
          <w:spacing w:val="-5"/>
          <w:sz w:val="20"/>
        </w:rPr>
        <w:t xml:space="preserve"> </w:t>
      </w:r>
      <w:r>
        <w:rPr>
          <w:sz w:val="20"/>
        </w:rPr>
        <w:t>be</w:t>
      </w:r>
      <w:r>
        <w:rPr>
          <w:spacing w:val="-4"/>
          <w:sz w:val="20"/>
        </w:rPr>
        <w:t xml:space="preserve"> </w:t>
      </w:r>
      <w:r>
        <w:rPr>
          <w:sz w:val="20"/>
        </w:rPr>
        <w:t>responsible</w:t>
      </w:r>
      <w:r>
        <w:rPr>
          <w:spacing w:val="-4"/>
          <w:sz w:val="20"/>
        </w:rPr>
        <w:t xml:space="preserve"> </w:t>
      </w:r>
      <w:r>
        <w:rPr>
          <w:sz w:val="20"/>
        </w:rPr>
        <w:t>to</w:t>
      </w:r>
      <w:r>
        <w:rPr>
          <w:spacing w:val="-4"/>
          <w:sz w:val="20"/>
        </w:rPr>
        <w:t xml:space="preserve"> </w:t>
      </w:r>
      <w:r>
        <w:rPr>
          <w:sz w:val="20"/>
        </w:rPr>
        <w:t>perform</w:t>
      </w:r>
      <w:r>
        <w:rPr>
          <w:spacing w:val="-4"/>
          <w:sz w:val="20"/>
        </w:rPr>
        <w:t xml:space="preserve"> </w:t>
      </w:r>
      <w:r w:rsidRPr="00DB342F">
        <w:rPr>
          <w:strike/>
          <w:color w:val="C00000"/>
          <w:sz w:val="20"/>
        </w:rPr>
        <w:t>his</w:t>
      </w:r>
      <w:r w:rsidRPr="00DB342F">
        <w:rPr>
          <w:strike/>
          <w:color w:val="C00000"/>
          <w:spacing w:val="-3"/>
          <w:sz w:val="20"/>
        </w:rPr>
        <w:t xml:space="preserve"> </w:t>
      </w:r>
      <w:r w:rsidRPr="00DB342F">
        <w:rPr>
          <w:strike/>
          <w:color w:val="C00000"/>
          <w:sz w:val="20"/>
        </w:rPr>
        <w:t>or her</w:t>
      </w:r>
      <w:r w:rsidRPr="00DB342F">
        <w:rPr>
          <w:strike/>
          <w:color w:val="C00000"/>
          <w:spacing w:val="-3"/>
          <w:sz w:val="20"/>
        </w:rPr>
        <w:t xml:space="preserve"> </w:t>
      </w:r>
      <w:r w:rsidR="00DB342F">
        <w:rPr>
          <w:color w:val="C00000"/>
          <w:spacing w:val="-3"/>
          <w:sz w:val="20"/>
        </w:rPr>
        <w:t xml:space="preserve">their </w:t>
      </w:r>
      <w:r>
        <w:rPr>
          <w:sz w:val="20"/>
        </w:rPr>
        <w:t>duties</w:t>
      </w:r>
      <w:r>
        <w:rPr>
          <w:spacing w:val="-3"/>
          <w:sz w:val="20"/>
        </w:rPr>
        <w:t xml:space="preserve"> </w:t>
      </w:r>
      <w:r>
        <w:rPr>
          <w:sz w:val="20"/>
        </w:rPr>
        <w:t>in</w:t>
      </w:r>
      <w:r>
        <w:rPr>
          <w:spacing w:val="-2"/>
          <w:sz w:val="20"/>
        </w:rPr>
        <w:t xml:space="preserve"> </w:t>
      </w:r>
      <w:r>
        <w:rPr>
          <w:sz w:val="20"/>
        </w:rPr>
        <w:t>a workmanlike manner.</w:t>
      </w:r>
    </w:p>
    <w:p w14:paraId="2243C036" w14:textId="307912BC" w:rsidR="009E11E2" w:rsidRPr="00661F1B" w:rsidRDefault="00000000" w:rsidP="00661F1B">
      <w:pPr>
        <w:pStyle w:val="ListParagraph"/>
        <w:numPr>
          <w:ilvl w:val="2"/>
          <w:numId w:val="5"/>
        </w:numPr>
        <w:tabs>
          <w:tab w:val="left" w:pos="2876"/>
          <w:tab w:val="left" w:pos="2880"/>
        </w:tabs>
        <w:spacing w:before="1" w:after="240"/>
        <w:ind w:right="557"/>
        <w:jc w:val="both"/>
        <w:rPr>
          <w:sz w:val="20"/>
        </w:rPr>
      </w:pPr>
      <w:r>
        <w:rPr>
          <w:sz w:val="20"/>
        </w:rPr>
        <w:t>A</w:t>
      </w:r>
      <w:r>
        <w:rPr>
          <w:spacing w:val="-2"/>
          <w:sz w:val="20"/>
        </w:rPr>
        <w:t xml:space="preserve"> </w:t>
      </w:r>
      <w:r>
        <w:rPr>
          <w:sz w:val="20"/>
        </w:rPr>
        <w:t>registered Sprinkler</w:t>
      </w:r>
      <w:r>
        <w:rPr>
          <w:spacing w:val="-2"/>
          <w:sz w:val="20"/>
        </w:rPr>
        <w:t xml:space="preserve"> </w:t>
      </w:r>
      <w:r>
        <w:rPr>
          <w:sz w:val="20"/>
        </w:rPr>
        <w:t>Fitter</w:t>
      </w:r>
      <w:r>
        <w:rPr>
          <w:spacing w:val="-2"/>
          <w:sz w:val="20"/>
        </w:rPr>
        <w:t xml:space="preserve"> </w:t>
      </w:r>
      <w:r>
        <w:rPr>
          <w:sz w:val="20"/>
        </w:rPr>
        <w:t>must</w:t>
      </w:r>
      <w:r>
        <w:rPr>
          <w:spacing w:val="-2"/>
          <w:sz w:val="20"/>
        </w:rPr>
        <w:t xml:space="preserve"> </w:t>
      </w:r>
      <w:r>
        <w:rPr>
          <w:sz w:val="20"/>
        </w:rPr>
        <w:t>not</w:t>
      </w:r>
      <w:r>
        <w:rPr>
          <w:spacing w:val="-2"/>
          <w:sz w:val="20"/>
        </w:rPr>
        <w:t xml:space="preserve"> </w:t>
      </w:r>
      <w:r>
        <w:rPr>
          <w:sz w:val="20"/>
        </w:rPr>
        <w:t>leave a</w:t>
      </w:r>
      <w:r>
        <w:rPr>
          <w:spacing w:val="-2"/>
          <w:sz w:val="20"/>
        </w:rPr>
        <w:t xml:space="preserve"> </w:t>
      </w:r>
      <w:r>
        <w:rPr>
          <w:sz w:val="20"/>
        </w:rPr>
        <w:t>Fire Suppression</w:t>
      </w:r>
      <w:r>
        <w:rPr>
          <w:spacing w:val="-3"/>
          <w:sz w:val="20"/>
        </w:rPr>
        <w:t xml:space="preserve"> </w:t>
      </w:r>
      <w:r>
        <w:rPr>
          <w:sz w:val="20"/>
        </w:rPr>
        <w:t>System</w:t>
      </w:r>
      <w:r>
        <w:rPr>
          <w:spacing w:val="-2"/>
          <w:sz w:val="20"/>
        </w:rPr>
        <w:t xml:space="preserve"> </w:t>
      </w:r>
      <w:r>
        <w:rPr>
          <w:sz w:val="20"/>
        </w:rPr>
        <w:t>out</w:t>
      </w:r>
      <w:r>
        <w:rPr>
          <w:spacing w:val="-2"/>
          <w:sz w:val="20"/>
        </w:rPr>
        <w:t xml:space="preserve"> </w:t>
      </w:r>
      <w:r>
        <w:rPr>
          <w:sz w:val="20"/>
        </w:rPr>
        <w:t>of</w:t>
      </w:r>
      <w:r>
        <w:rPr>
          <w:spacing w:val="-2"/>
          <w:sz w:val="20"/>
        </w:rPr>
        <w:t xml:space="preserve"> </w:t>
      </w:r>
      <w:r>
        <w:rPr>
          <w:sz w:val="20"/>
        </w:rPr>
        <w:t>service</w:t>
      </w:r>
      <w:r>
        <w:rPr>
          <w:spacing w:val="-2"/>
          <w:sz w:val="20"/>
        </w:rPr>
        <w:t xml:space="preserve"> </w:t>
      </w:r>
      <w:r>
        <w:rPr>
          <w:sz w:val="20"/>
        </w:rPr>
        <w:t>in an</w:t>
      </w:r>
      <w:r>
        <w:rPr>
          <w:spacing w:val="-5"/>
          <w:sz w:val="20"/>
        </w:rPr>
        <w:t xml:space="preserve"> </w:t>
      </w:r>
      <w:r>
        <w:rPr>
          <w:sz w:val="20"/>
        </w:rPr>
        <w:t>occupied</w:t>
      </w:r>
      <w:r>
        <w:rPr>
          <w:spacing w:val="-3"/>
          <w:sz w:val="20"/>
        </w:rPr>
        <w:t xml:space="preserve"> </w:t>
      </w:r>
      <w:r>
        <w:rPr>
          <w:sz w:val="20"/>
        </w:rPr>
        <w:t>building</w:t>
      </w:r>
      <w:r>
        <w:rPr>
          <w:spacing w:val="-6"/>
          <w:sz w:val="20"/>
        </w:rPr>
        <w:t xml:space="preserve"> </w:t>
      </w:r>
      <w:r>
        <w:rPr>
          <w:sz w:val="20"/>
        </w:rPr>
        <w:t>without</w:t>
      </w:r>
      <w:r>
        <w:rPr>
          <w:spacing w:val="-5"/>
          <w:sz w:val="20"/>
        </w:rPr>
        <w:t xml:space="preserve"> </w:t>
      </w:r>
      <w:r>
        <w:rPr>
          <w:sz w:val="20"/>
        </w:rPr>
        <w:t>consulting</w:t>
      </w:r>
      <w:r>
        <w:rPr>
          <w:spacing w:val="-6"/>
          <w:sz w:val="20"/>
        </w:rPr>
        <w:t xml:space="preserve"> </w:t>
      </w:r>
      <w:r>
        <w:rPr>
          <w:sz w:val="20"/>
        </w:rPr>
        <w:t>with</w:t>
      </w:r>
      <w:r>
        <w:rPr>
          <w:spacing w:val="-3"/>
          <w:sz w:val="20"/>
        </w:rPr>
        <w:t xml:space="preserve"> </w:t>
      </w:r>
      <w:r>
        <w:rPr>
          <w:sz w:val="20"/>
        </w:rPr>
        <w:t>and</w:t>
      </w:r>
      <w:r>
        <w:rPr>
          <w:spacing w:val="-3"/>
          <w:sz w:val="20"/>
        </w:rPr>
        <w:t xml:space="preserve"> </w:t>
      </w:r>
      <w:r>
        <w:rPr>
          <w:sz w:val="20"/>
        </w:rPr>
        <w:t>meeting</w:t>
      </w:r>
      <w:r>
        <w:rPr>
          <w:spacing w:val="-4"/>
          <w:sz w:val="20"/>
        </w:rPr>
        <w:t xml:space="preserve"> </w:t>
      </w:r>
      <w:r>
        <w:rPr>
          <w:sz w:val="20"/>
        </w:rPr>
        <w:t>the</w:t>
      </w:r>
      <w:r>
        <w:rPr>
          <w:spacing w:val="-4"/>
          <w:sz w:val="20"/>
        </w:rPr>
        <w:t xml:space="preserve"> </w:t>
      </w:r>
      <w:r>
        <w:rPr>
          <w:sz w:val="20"/>
        </w:rPr>
        <w:t>fire</w:t>
      </w:r>
      <w:r>
        <w:rPr>
          <w:spacing w:val="-5"/>
          <w:sz w:val="20"/>
        </w:rPr>
        <w:t xml:space="preserve"> </w:t>
      </w:r>
      <w:r>
        <w:rPr>
          <w:sz w:val="20"/>
        </w:rPr>
        <w:t>watch</w:t>
      </w:r>
      <w:r>
        <w:rPr>
          <w:spacing w:val="-5"/>
          <w:sz w:val="20"/>
        </w:rPr>
        <w:t xml:space="preserve"> </w:t>
      </w:r>
      <w:r>
        <w:rPr>
          <w:sz w:val="20"/>
        </w:rPr>
        <w:t>requirements</w:t>
      </w:r>
      <w:r>
        <w:rPr>
          <w:spacing w:val="-4"/>
          <w:sz w:val="20"/>
        </w:rPr>
        <w:t xml:space="preserve"> </w:t>
      </w:r>
      <w:r>
        <w:rPr>
          <w:sz w:val="20"/>
        </w:rPr>
        <w:t>of the AHJ.</w:t>
      </w:r>
    </w:p>
    <w:p w14:paraId="33DFE753" w14:textId="35EAE3C2" w:rsidR="009E11E2" w:rsidRPr="00661F1B" w:rsidRDefault="00000000" w:rsidP="00661F1B">
      <w:pPr>
        <w:pStyle w:val="ListParagraph"/>
        <w:numPr>
          <w:ilvl w:val="2"/>
          <w:numId w:val="5"/>
        </w:numPr>
        <w:tabs>
          <w:tab w:val="left" w:pos="2880"/>
        </w:tabs>
        <w:spacing w:after="240"/>
        <w:ind w:right="513"/>
        <w:rPr>
          <w:sz w:val="20"/>
        </w:rPr>
      </w:pPr>
      <w:r>
        <w:rPr>
          <w:sz w:val="20"/>
        </w:rPr>
        <w:t>Sprinkler</w:t>
      </w:r>
      <w:r>
        <w:rPr>
          <w:spacing w:val="-5"/>
          <w:sz w:val="20"/>
        </w:rPr>
        <w:t xml:space="preserve"> </w:t>
      </w:r>
      <w:r>
        <w:rPr>
          <w:sz w:val="20"/>
        </w:rPr>
        <w:t>Fitters</w:t>
      </w:r>
      <w:r>
        <w:rPr>
          <w:spacing w:val="-4"/>
          <w:sz w:val="20"/>
        </w:rPr>
        <w:t xml:space="preserve"> </w:t>
      </w:r>
      <w:r>
        <w:rPr>
          <w:sz w:val="20"/>
        </w:rPr>
        <w:t>will</w:t>
      </w:r>
      <w:r>
        <w:rPr>
          <w:spacing w:val="-1"/>
          <w:sz w:val="20"/>
        </w:rPr>
        <w:t xml:space="preserve"> </w:t>
      </w:r>
      <w:r>
        <w:rPr>
          <w:sz w:val="20"/>
        </w:rPr>
        <w:t>be</w:t>
      </w:r>
      <w:r>
        <w:rPr>
          <w:spacing w:val="-6"/>
          <w:sz w:val="20"/>
        </w:rPr>
        <w:t xml:space="preserve"> </w:t>
      </w:r>
      <w:r>
        <w:rPr>
          <w:sz w:val="20"/>
        </w:rPr>
        <w:t>responsible</w:t>
      </w:r>
      <w:r>
        <w:rPr>
          <w:spacing w:val="-3"/>
          <w:sz w:val="20"/>
        </w:rPr>
        <w:t xml:space="preserve"> </w:t>
      </w:r>
      <w:r>
        <w:rPr>
          <w:sz w:val="20"/>
        </w:rPr>
        <w:t>for</w:t>
      </w:r>
      <w:r>
        <w:rPr>
          <w:spacing w:val="-4"/>
          <w:sz w:val="20"/>
        </w:rPr>
        <w:t xml:space="preserve"> </w:t>
      </w:r>
      <w:r>
        <w:rPr>
          <w:sz w:val="20"/>
        </w:rPr>
        <w:t>the</w:t>
      </w:r>
      <w:r>
        <w:rPr>
          <w:spacing w:val="-6"/>
          <w:sz w:val="20"/>
        </w:rPr>
        <w:t xml:space="preserve"> </w:t>
      </w:r>
      <w:r>
        <w:rPr>
          <w:sz w:val="20"/>
        </w:rPr>
        <w:t>work</w:t>
      </w:r>
      <w:r>
        <w:rPr>
          <w:spacing w:val="-3"/>
          <w:sz w:val="20"/>
        </w:rPr>
        <w:t xml:space="preserve"> </w:t>
      </w:r>
      <w:r>
        <w:rPr>
          <w:sz w:val="20"/>
        </w:rPr>
        <w:t>of</w:t>
      </w:r>
      <w:r>
        <w:rPr>
          <w:spacing w:val="-5"/>
          <w:sz w:val="20"/>
        </w:rPr>
        <w:t xml:space="preserve"> </w:t>
      </w:r>
      <w:r>
        <w:rPr>
          <w:sz w:val="20"/>
        </w:rPr>
        <w:t>any</w:t>
      </w:r>
      <w:r>
        <w:rPr>
          <w:spacing w:val="-1"/>
          <w:sz w:val="20"/>
        </w:rPr>
        <w:t xml:space="preserve"> </w:t>
      </w:r>
      <w:r>
        <w:rPr>
          <w:sz w:val="20"/>
        </w:rPr>
        <w:t>apprentices</w:t>
      </w:r>
      <w:r>
        <w:rPr>
          <w:spacing w:val="-2"/>
          <w:sz w:val="20"/>
        </w:rPr>
        <w:t xml:space="preserve"> </w:t>
      </w:r>
      <w:r>
        <w:rPr>
          <w:sz w:val="20"/>
        </w:rPr>
        <w:t>under</w:t>
      </w:r>
      <w:r>
        <w:rPr>
          <w:spacing w:val="-5"/>
          <w:sz w:val="20"/>
        </w:rPr>
        <w:t xml:space="preserve"> </w:t>
      </w:r>
      <w:r>
        <w:rPr>
          <w:sz w:val="20"/>
        </w:rPr>
        <w:t>their</w:t>
      </w:r>
      <w:r>
        <w:rPr>
          <w:spacing w:val="-4"/>
          <w:sz w:val="20"/>
        </w:rPr>
        <w:t xml:space="preserve"> </w:t>
      </w:r>
      <w:r>
        <w:rPr>
          <w:sz w:val="20"/>
        </w:rPr>
        <w:t>authority. A Sprinkler Fitter may supervise no more than three</w:t>
      </w:r>
      <w:r w:rsidR="00661F1B">
        <w:rPr>
          <w:sz w:val="20"/>
        </w:rPr>
        <w:t xml:space="preserve"> </w:t>
      </w:r>
      <w:r w:rsidR="00661F1B">
        <w:rPr>
          <w:color w:val="C00000"/>
          <w:sz w:val="20"/>
        </w:rPr>
        <w:t>(3)</w:t>
      </w:r>
      <w:r>
        <w:rPr>
          <w:sz w:val="20"/>
        </w:rPr>
        <w:t xml:space="preserve"> apprentices at any one time. A Sprinkler Fitter must not leave apprentices unsupervised and must be immediately available on site.</w:t>
      </w:r>
    </w:p>
    <w:p w14:paraId="115CB651" w14:textId="111D3D1A" w:rsidR="009E11E2" w:rsidRPr="00661F1B" w:rsidRDefault="00000000" w:rsidP="00661F1B">
      <w:pPr>
        <w:pStyle w:val="ListParagraph"/>
        <w:numPr>
          <w:ilvl w:val="1"/>
          <w:numId w:val="5"/>
        </w:numPr>
        <w:tabs>
          <w:tab w:val="left" w:pos="2160"/>
        </w:tabs>
        <w:spacing w:after="240"/>
        <w:rPr>
          <w:sz w:val="20"/>
        </w:rPr>
      </w:pPr>
      <w:r>
        <w:rPr>
          <w:sz w:val="20"/>
        </w:rPr>
        <w:t>Complaint</w:t>
      </w:r>
      <w:r>
        <w:rPr>
          <w:spacing w:val="-15"/>
          <w:sz w:val="20"/>
        </w:rPr>
        <w:t xml:space="preserve"> </w:t>
      </w:r>
      <w:r>
        <w:rPr>
          <w:spacing w:val="-2"/>
          <w:sz w:val="20"/>
        </w:rPr>
        <w:t>Reporting</w:t>
      </w:r>
    </w:p>
    <w:p w14:paraId="2CCAFB32" w14:textId="7130654C" w:rsidR="009E11E2" w:rsidRDefault="00000000">
      <w:pPr>
        <w:pStyle w:val="ListParagraph"/>
        <w:numPr>
          <w:ilvl w:val="2"/>
          <w:numId w:val="5"/>
        </w:numPr>
        <w:tabs>
          <w:tab w:val="left" w:pos="2880"/>
        </w:tabs>
        <w:ind w:right="848"/>
        <w:rPr>
          <w:sz w:val="20"/>
        </w:rPr>
      </w:pPr>
      <w:r>
        <w:rPr>
          <w:sz w:val="20"/>
        </w:rPr>
        <w:t>Registered</w:t>
      </w:r>
      <w:r>
        <w:rPr>
          <w:spacing w:val="-4"/>
          <w:sz w:val="20"/>
        </w:rPr>
        <w:t xml:space="preserve"> </w:t>
      </w:r>
      <w:r>
        <w:rPr>
          <w:sz w:val="20"/>
        </w:rPr>
        <w:t>Sprinkler</w:t>
      </w:r>
      <w:r>
        <w:rPr>
          <w:spacing w:val="-6"/>
          <w:sz w:val="20"/>
        </w:rPr>
        <w:t xml:space="preserve"> </w:t>
      </w:r>
      <w:r>
        <w:rPr>
          <w:sz w:val="20"/>
        </w:rPr>
        <w:t>Fitters</w:t>
      </w:r>
      <w:r>
        <w:rPr>
          <w:spacing w:val="-3"/>
          <w:sz w:val="20"/>
        </w:rPr>
        <w:t xml:space="preserve"> </w:t>
      </w:r>
      <w:r>
        <w:rPr>
          <w:sz w:val="20"/>
        </w:rPr>
        <w:t>who</w:t>
      </w:r>
      <w:r>
        <w:rPr>
          <w:spacing w:val="-5"/>
          <w:sz w:val="20"/>
        </w:rPr>
        <w:t xml:space="preserve"> </w:t>
      </w:r>
      <w:r>
        <w:rPr>
          <w:sz w:val="20"/>
        </w:rPr>
        <w:t>identify</w:t>
      </w:r>
      <w:r>
        <w:rPr>
          <w:spacing w:val="-5"/>
          <w:sz w:val="20"/>
        </w:rPr>
        <w:t xml:space="preserve"> </w:t>
      </w:r>
      <w:r>
        <w:rPr>
          <w:sz w:val="20"/>
        </w:rPr>
        <w:t>significant</w:t>
      </w:r>
      <w:r>
        <w:rPr>
          <w:spacing w:val="-4"/>
          <w:sz w:val="20"/>
        </w:rPr>
        <w:t xml:space="preserve"> </w:t>
      </w:r>
      <w:r>
        <w:rPr>
          <w:sz w:val="20"/>
        </w:rPr>
        <w:t>or</w:t>
      </w:r>
      <w:r>
        <w:rPr>
          <w:spacing w:val="-6"/>
          <w:sz w:val="20"/>
        </w:rPr>
        <w:t xml:space="preserve"> </w:t>
      </w:r>
      <w:r>
        <w:rPr>
          <w:sz w:val="20"/>
        </w:rPr>
        <w:t>repeated</w:t>
      </w:r>
      <w:r>
        <w:rPr>
          <w:spacing w:val="-5"/>
          <w:sz w:val="20"/>
        </w:rPr>
        <w:t xml:space="preserve"> </w:t>
      </w:r>
      <w:r>
        <w:rPr>
          <w:sz w:val="20"/>
        </w:rPr>
        <w:t>design</w:t>
      </w:r>
      <w:r>
        <w:rPr>
          <w:spacing w:val="-7"/>
          <w:sz w:val="20"/>
        </w:rPr>
        <w:t xml:space="preserve"> </w:t>
      </w:r>
      <w:r>
        <w:rPr>
          <w:sz w:val="20"/>
        </w:rPr>
        <w:t>or</w:t>
      </w:r>
      <w:r>
        <w:rPr>
          <w:spacing w:val="-3"/>
          <w:sz w:val="20"/>
        </w:rPr>
        <w:t xml:space="preserve"> </w:t>
      </w:r>
      <w:r>
        <w:rPr>
          <w:sz w:val="20"/>
        </w:rPr>
        <w:t>installation deficiencies or other violations of these rules by contractors, other Sprinkler Fitters, coworkers, or certified Fire Inspectors or Plans Examiners must report them to the Division in accordance with the complaint procedures identified in Section 10</w:t>
      </w:r>
      <w:r w:rsidR="00661F1B">
        <w:rPr>
          <w:color w:val="C00000"/>
          <w:sz w:val="20"/>
        </w:rPr>
        <w:t xml:space="preserve"> of these rules</w:t>
      </w:r>
      <w:r>
        <w:rPr>
          <w:sz w:val="20"/>
        </w:rPr>
        <w:t>.</w:t>
      </w:r>
    </w:p>
    <w:p w14:paraId="021388BB" w14:textId="77777777" w:rsidR="009E11E2" w:rsidRPr="00661F1B" w:rsidRDefault="009E11E2" w:rsidP="00661F1B">
      <w:pPr>
        <w:spacing w:after="240"/>
        <w:rPr>
          <w:sz w:val="20"/>
        </w:rPr>
        <w:sectPr w:rsidR="009E11E2" w:rsidRPr="00661F1B">
          <w:headerReference w:type="default" r:id="rId9"/>
          <w:footerReference w:type="default" r:id="rId10"/>
          <w:pgSz w:w="12240" w:h="15840"/>
          <w:pgMar w:top="1120" w:right="1080" w:bottom="600" w:left="0" w:header="677" w:footer="418" w:gutter="0"/>
          <w:cols w:space="720"/>
        </w:sectPr>
      </w:pPr>
    </w:p>
    <w:p w14:paraId="42712010" w14:textId="77777777" w:rsidR="009E11E2" w:rsidRDefault="009E11E2">
      <w:pPr>
        <w:pStyle w:val="BodyText"/>
        <w:spacing w:before="77"/>
      </w:pPr>
    </w:p>
    <w:p w14:paraId="3FB5F249" w14:textId="7A0D7675" w:rsidR="009E11E2" w:rsidRPr="00661F1B" w:rsidRDefault="00000000" w:rsidP="00661F1B">
      <w:pPr>
        <w:pStyle w:val="ListParagraph"/>
        <w:numPr>
          <w:ilvl w:val="2"/>
          <w:numId w:val="4"/>
        </w:numPr>
        <w:tabs>
          <w:tab w:val="left" w:pos="2880"/>
        </w:tabs>
        <w:spacing w:after="240"/>
        <w:ind w:right="381"/>
        <w:rPr>
          <w:sz w:val="20"/>
        </w:rPr>
      </w:pPr>
      <w:r>
        <w:rPr>
          <w:sz w:val="20"/>
        </w:rPr>
        <w:t>Registered</w:t>
      </w:r>
      <w:r>
        <w:rPr>
          <w:spacing w:val="-3"/>
          <w:sz w:val="20"/>
        </w:rPr>
        <w:t xml:space="preserve"> </w:t>
      </w:r>
      <w:r>
        <w:rPr>
          <w:sz w:val="20"/>
        </w:rPr>
        <w:t>Sprinkler</w:t>
      </w:r>
      <w:r>
        <w:rPr>
          <w:spacing w:val="-5"/>
          <w:sz w:val="20"/>
        </w:rPr>
        <w:t xml:space="preserve"> </w:t>
      </w:r>
      <w:r>
        <w:rPr>
          <w:sz w:val="20"/>
        </w:rPr>
        <w:t>Fitters</w:t>
      </w:r>
      <w:r>
        <w:rPr>
          <w:spacing w:val="-1"/>
          <w:sz w:val="20"/>
        </w:rPr>
        <w:t xml:space="preserve"> </w:t>
      </w:r>
      <w:r>
        <w:rPr>
          <w:sz w:val="20"/>
        </w:rPr>
        <w:t>reporting</w:t>
      </w:r>
      <w:r>
        <w:rPr>
          <w:spacing w:val="-6"/>
          <w:sz w:val="20"/>
        </w:rPr>
        <w:t xml:space="preserve"> </w:t>
      </w:r>
      <w:r>
        <w:rPr>
          <w:sz w:val="20"/>
        </w:rPr>
        <w:t>such</w:t>
      </w:r>
      <w:r>
        <w:rPr>
          <w:spacing w:val="-5"/>
          <w:sz w:val="20"/>
        </w:rPr>
        <w:t xml:space="preserve"> </w:t>
      </w:r>
      <w:r>
        <w:rPr>
          <w:sz w:val="20"/>
        </w:rPr>
        <w:t>complaints</w:t>
      </w:r>
      <w:r>
        <w:rPr>
          <w:spacing w:val="-2"/>
          <w:sz w:val="20"/>
        </w:rPr>
        <w:t xml:space="preserve"> </w:t>
      </w:r>
      <w:r>
        <w:rPr>
          <w:sz w:val="20"/>
        </w:rPr>
        <w:t>must</w:t>
      </w:r>
      <w:r>
        <w:rPr>
          <w:spacing w:val="-5"/>
          <w:sz w:val="20"/>
        </w:rPr>
        <w:t xml:space="preserve"> </w:t>
      </w:r>
      <w:r>
        <w:rPr>
          <w:sz w:val="20"/>
        </w:rPr>
        <w:t>provide</w:t>
      </w:r>
      <w:r>
        <w:rPr>
          <w:spacing w:val="-6"/>
          <w:sz w:val="20"/>
        </w:rPr>
        <w:t xml:space="preserve"> </w:t>
      </w:r>
      <w:r>
        <w:rPr>
          <w:sz w:val="20"/>
        </w:rPr>
        <w:t>to</w:t>
      </w:r>
      <w:r>
        <w:rPr>
          <w:spacing w:val="-5"/>
          <w:sz w:val="20"/>
        </w:rPr>
        <w:t xml:space="preserve"> </w:t>
      </w:r>
      <w:r>
        <w:rPr>
          <w:sz w:val="20"/>
        </w:rPr>
        <w:t>the</w:t>
      </w:r>
      <w:r>
        <w:rPr>
          <w:spacing w:val="-5"/>
          <w:sz w:val="20"/>
        </w:rPr>
        <w:t xml:space="preserve"> </w:t>
      </w:r>
      <w:r>
        <w:rPr>
          <w:sz w:val="20"/>
        </w:rPr>
        <w:t>Division</w:t>
      </w:r>
      <w:r>
        <w:rPr>
          <w:spacing w:val="-5"/>
          <w:sz w:val="20"/>
        </w:rPr>
        <w:t xml:space="preserve"> </w:t>
      </w:r>
      <w:r>
        <w:rPr>
          <w:sz w:val="20"/>
        </w:rPr>
        <w:t>copies of submittal documents, inspection reports, photographs, or other evidence supporting the complaint.</w:t>
      </w:r>
    </w:p>
    <w:p w14:paraId="63E3AC36" w14:textId="79F5B5CE" w:rsidR="009E11E2" w:rsidRPr="00661F1B" w:rsidRDefault="00000000" w:rsidP="00661F1B">
      <w:pPr>
        <w:pStyle w:val="ListParagraph"/>
        <w:numPr>
          <w:ilvl w:val="2"/>
          <w:numId w:val="4"/>
        </w:numPr>
        <w:tabs>
          <w:tab w:val="left" w:pos="2880"/>
        </w:tabs>
        <w:spacing w:after="240"/>
        <w:ind w:right="648"/>
        <w:rPr>
          <w:sz w:val="20"/>
        </w:rPr>
      </w:pPr>
      <w:r>
        <w:rPr>
          <w:sz w:val="20"/>
        </w:rPr>
        <w:t>Failure to report significant or repeated design or installation deficiencies or other violations</w:t>
      </w:r>
      <w:r>
        <w:rPr>
          <w:spacing w:val="-4"/>
          <w:sz w:val="20"/>
        </w:rPr>
        <w:t xml:space="preserve"> </w:t>
      </w:r>
      <w:r>
        <w:rPr>
          <w:sz w:val="20"/>
        </w:rPr>
        <w:t>of</w:t>
      </w:r>
      <w:r>
        <w:rPr>
          <w:spacing w:val="-5"/>
          <w:sz w:val="20"/>
        </w:rPr>
        <w:t xml:space="preserve"> </w:t>
      </w:r>
      <w:r>
        <w:rPr>
          <w:sz w:val="20"/>
        </w:rPr>
        <w:t>these</w:t>
      </w:r>
      <w:r>
        <w:rPr>
          <w:spacing w:val="-5"/>
          <w:sz w:val="20"/>
        </w:rPr>
        <w:t xml:space="preserve"> </w:t>
      </w:r>
      <w:r>
        <w:rPr>
          <w:sz w:val="20"/>
        </w:rPr>
        <w:t>rules</w:t>
      </w:r>
      <w:r>
        <w:rPr>
          <w:spacing w:val="-4"/>
          <w:sz w:val="20"/>
        </w:rPr>
        <w:t xml:space="preserve"> </w:t>
      </w:r>
      <w:r>
        <w:rPr>
          <w:sz w:val="20"/>
        </w:rPr>
        <w:t>may</w:t>
      </w:r>
      <w:r>
        <w:rPr>
          <w:spacing w:val="-4"/>
          <w:sz w:val="20"/>
        </w:rPr>
        <w:t xml:space="preserve"> </w:t>
      </w:r>
      <w:r>
        <w:rPr>
          <w:sz w:val="20"/>
        </w:rPr>
        <w:t>lead</w:t>
      </w:r>
      <w:r>
        <w:rPr>
          <w:spacing w:val="-3"/>
          <w:sz w:val="20"/>
        </w:rPr>
        <w:t xml:space="preserve"> </w:t>
      </w:r>
      <w:r>
        <w:rPr>
          <w:sz w:val="20"/>
        </w:rPr>
        <w:t>to</w:t>
      </w:r>
      <w:r>
        <w:rPr>
          <w:spacing w:val="-4"/>
          <w:sz w:val="20"/>
        </w:rPr>
        <w:t xml:space="preserve"> </w:t>
      </w:r>
      <w:r>
        <w:rPr>
          <w:sz w:val="20"/>
        </w:rPr>
        <w:t>disciplinary</w:t>
      </w:r>
      <w:r>
        <w:rPr>
          <w:spacing w:val="-4"/>
          <w:sz w:val="20"/>
        </w:rPr>
        <w:t xml:space="preserve"> </w:t>
      </w:r>
      <w:r>
        <w:rPr>
          <w:sz w:val="20"/>
        </w:rPr>
        <w:t>action</w:t>
      </w:r>
      <w:r>
        <w:rPr>
          <w:spacing w:val="-4"/>
          <w:sz w:val="20"/>
        </w:rPr>
        <w:t xml:space="preserve"> </w:t>
      </w:r>
      <w:r>
        <w:rPr>
          <w:sz w:val="20"/>
        </w:rPr>
        <w:t>against</w:t>
      </w:r>
      <w:r>
        <w:rPr>
          <w:spacing w:val="-5"/>
          <w:sz w:val="20"/>
        </w:rPr>
        <w:t xml:space="preserve"> </w:t>
      </w:r>
      <w:r>
        <w:rPr>
          <w:sz w:val="20"/>
        </w:rPr>
        <w:t>the</w:t>
      </w:r>
      <w:r>
        <w:rPr>
          <w:spacing w:val="-5"/>
          <w:sz w:val="20"/>
        </w:rPr>
        <w:t xml:space="preserve"> </w:t>
      </w:r>
      <w:r>
        <w:rPr>
          <w:sz w:val="20"/>
        </w:rPr>
        <w:t>registered</w:t>
      </w:r>
      <w:r>
        <w:rPr>
          <w:spacing w:val="-3"/>
          <w:sz w:val="20"/>
        </w:rPr>
        <w:t xml:space="preserve"> </w:t>
      </w:r>
      <w:r>
        <w:rPr>
          <w:sz w:val="20"/>
        </w:rPr>
        <w:t xml:space="preserve">Sprinkler </w:t>
      </w:r>
      <w:r>
        <w:rPr>
          <w:spacing w:val="-2"/>
          <w:sz w:val="20"/>
        </w:rPr>
        <w:t>Fitter.</w:t>
      </w:r>
    </w:p>
    <w:p w14:paraId="66FE5F00" w14:textId="4C86CC49" w:rsidR="009E11E2" w:rsidRPr="00661F1B" w:rsidRDefault="00000000" w:rsidP="00661F1B">
      <w:pPr>
        <w:pStyle w:val="ListParagraph"/>
        <w:numPr>
          <w:ilvl w:val="2"/>
          <w:numId w:val="4"/>
        </w:numPr>
        <w:tabs>
          <w:tab w:val="left" w:pos="2880"/>
        </w:tabs>
        <w:spacing w:after="240"/>
        <w:ind w:right="579"/>
        <w:rPr>
          <w:sz w:val="20"/>
        </w:rPr>
      </w:pPr>
      <w:r>
        <w:rPr>
          <w:sz w:val="20"/>
        </w:rPr>
        <w:t>Registered</w:t>
      </w:r>
      <w:r>
        <w:rPr>
          <w:spacing w:val="-3"/>
          <w:sz w:val="20"/>
        </w:rPr>
        <w:t xml:space="preserve"> </w:t>
      </w:r>
      <w:r>
        <w:rPr>
          <w:sz w:val="20"/>
        </w:rPr>
        <w:t>Sprinkler</w:t>
      </w:r>
      <w:r>
        <w:rPr>
          <w:spacing w:val="-5"/>
          <w:sz w:val="20"/>
        </w:rPr>
        <w:t xml:space="preserve"> </w:t>
      </w:r>
      <w:r>
        <w:rPr>
          <w:sz w:val="20"/>
        </w:rPr>
        <w:t>Fitters</w:t>
      </w:r>
      <w:r>
        <w:rPr>
          <w:spacing w:val="-1"/>
          <w:sz w:val="20"/>
        </w:rPr>
        <w:t xml:space="preserve"> </w:t>
      </w:r>
      <w:r>
        <w:rPr>
          <w:sz w:val="20"/>
        </w:rPr>
        <w:t>who</w:t>
      </w:r>
      <w:r>
        <w:rPr>
          <w:spacing w:val="-4"/>
          <w:sz w:val="20"/>
        </w:rPr>
        <w:t xml:space="preserve"> </w:t>
      </w:r>
      <w:r>
        <w:rPr>
          <w:sz w:val="20"/>
        </w:rPr>
        <w:t>are</w:t>
      </w:r>
      <w:r>
        <w:rPr>
          <w:spacing w:val="-5"/>
          <w:sz w:val="20"/>
        </w:rPr>
        <w:t xml:space="preserve"> </w:t>
      </w:r>
      <w:r>
        <w:rPr>
          <w:sz w:val="20"/>
        </w:rPr>
        <w:t>subject</w:t>
      </w:r>
      <w:r>
        <w:rPr>
          <w:spacing w:val="-5"/>
          <w:sz w:val="20"/>
        </w:rPr>
        <w:t xml:space="preserve"> </w:t>
      </w:r>
      <w:r>
        <w:rPr>
          <w:sz w:val="20"/>
        </w:rPr>
        <w:t>to</w:t>
      </w:r>
      <w:r>
        <w:rPr>
          <w:spacing w:val="-5"/>
          <w:sz w:val="20"/>
        </w:rPr>
        <w:t xml:space="preserve"> </w:t>
      </w:r>
      <w:r>
        <w:rPr>
          <w:sz w:val="20"/>
        </w:rPr>
        <w:t>complaints</w:t>
      </w:r>
      <w:r>
        <w:rPr>
          <w:spacing w:val="-4"/>
          <w:sz w:val="20"/>
        </w:rPr>
        <w:t xml:space="preserve"> </w:t>
      </w:r>
      <w:r>
        <w:rPr>
          <w:sz w:val="20"/>
        </w:rPr>
        <w:t>must</w:t>
      </w:r>
      <w:r>
        <w:rPr>
          <w:spacing w:val="-5"/>
          <w:sz w:val="20"/>
        </w:rPr>
        <w:t xml:space="preserve"> </w:t>
      </w:r>
      <w:r>
        <w:rPr>
          <w:sz w:val="20"/>
        </w:rPr>
        <w:t>not</w:t>
      </w:r>
      <w:r>
        <w:rPr>
          <w:spacing w:val="-5"/>
          <w:sz w:val="20"/>
        </w:rPr>
        <w:t xml:space="preserve"> </w:t>
      </w:r>
      <w:r>
        <w:rPr>
          <w:sz w:val="20"/>
        </w:rPr>
        <w:t>retaliate</w:t>
      </w:r>
      <w:r>
        <w:rPr>
          <w:spacing w:val="-5"/>
          <w:sz w:val="20"/>
        </w:rPr>
        <w:t xml:space="preserve"> </w:t>
      </w:r>
      <w:r>
        <w:rPr>
          <w:sz w:val="20"/>
        </w:rPr>
        <w:t>in</w:t>
      </w:r>
      <w:r>
        <w:rPr>
          <w:spacing w:val="-5"/>
          <w:sz w:val="20"/>
        </w:rPr>
        <w:t xml:space="preserve"> </w:t>
      </w:r>
      <w:r>
        <w:rPr>
          <w:sz w:val="20"/>
        </w:rPr>
        <w:t>any</w:t>
      </w:r>
      <w:r>
        <w:rPr>
          <w:spacing w:val="-2"/>
          <w:sz w:val="20"/>
        </w:rPr>
        <w:t xml:space="preserve"> </w:t>
      </w:r>
      <w:r>
        <w:rPr>
          <w:sz w:val="20"/>
        </w:rPr>
        <w:t xml:space="preserve">way </w:t>
      </w:r>
      <w:bookmarkStart w:id="106" w:name="SECTION_9_CODES_AND_STANDARDS_ADOPTED"/>
      <w:bookmarkEnd w:id="106"/>
      <w:r>
        <w:rPr>
          <w:sz w:val="20"/>
        </w:rPr>
        <w:t xml:space="preserve">against a complainant. </w:t>
      </w:r>
      <w:proofErr w:type="gramStart"/>
      <w:r>
        <w:rPr>
          <w:sz w:val="20"/>
        </w:rPr>
        <w:t>A finding</w:t>
      </w:r>
      <w:proofErr w:type="gramEnd"/>
      <w:r>
        <w:rPr>
          <w:sz w:val="20"/>
        </w:rPr>
        <w:t xml:space="preserve"> of retaliation may lead to loss of registration.</w:t>
      </w:r>
    </w:p>
    <w:p w14:paraId="633CA684" w14:textId="16D0F66C" w:rsidR="009E11E2" w:rsidRPr="00661F1B" w:rsidRDefault="00000000" w:rsidP="00661F1B">
      <w:pPr>
        <w:pStyle w:val="Heading2"/>
        <w:spacing w:after="240"/>
      </w:pPr>
      <w:r>
        <w:t>SECTION</w:t>
      </w:r>
      <w:r>
        <w:rPr>
          <w:spacing w:val="-9"/>
        </w:rPr>
        <w:t xml:space="preserve"> </w:t>
      </w:r>
      <w:r>
        <w:rPr>
          <w:spacing w:val="-10"/>
        </w:rPr>
        <w:t>9</w:t>
      </w:r>
      <w:r>
        <w:tab/>
        <w:t>CODES</w:t>
      </w:r>
      <w:r>
        <w:rPr>
          <w:spacing w:val="-11"/>
        </w:rPr>
        <w:t xml:space="preserve"> </w:t>
      </w:r>
      <w:r>
        <w:t>AND</w:t>
      </w:r>
      <w:r>
        <w:rPr>
          <w:spacing w:val="-7"/>
        </w:rPr>
        <w:t xml:space="preserve"> </w:t>
      </w:r>
      <w:r>
        <w:t>STANDARDS</w:t>
      </w:r>
      <w:r>
        <w:rPr>
          <w:spacing w:val="-9"/>
        </w:rPr>
        <w:t xml:space="preserve"> </w:t>
      </w:r>
      <w:r>
        <w:rPr>
          <w:spacing w:val="-2"/>
        </w:rPr>
        <w:t>ADOPTED</w:t>
      </w:r>
    </w:p>
    <w:p w14:paraId="5AE3FBB9" w14:textId="7030F0A5" w:rsidR="009E11E2" w:rsidRPr="00661F1B" w:rsidRDefault="00000000" w:rsidP="00661F1B">
      <w:pPr>
        <w:pStyle w:val="ListParagraph"/>
        <w:numPr>
          <w:ilvl w:val="1"/>
          <w:numId w:val="3"/>
        </w:numPr>
        <w:tabs>
          <w:tab w:val="left" w:pos="2160"/>
        </w:tabs>
        <w:spacing w:after="240"/>
        <w:ind w:right="664"/>
        <w:rPr>
          <w:sz w:val="20"/>
        </w:rPr>
      </w:pPr>
      <w:r>
        <w:rPr>
          <w:sz w:val="20"/>
        </w:rPr>
        <w:t>The</w:t>
      </w:r>
      <w:r>
        <w:rPr>
          <w:spacing w:val="-5"/>
          <w:sz w:val="20"/>
        </w:rPr>
        <w:t xml:space="preserve"> </w:t>
      </w:r>
      <w:r>
        <w:rPr>
          <w:sz w:val="20"/>
        </w:rPr>
        <w:t>following</w:t>
      </w:r>
      <w:r>
        <w:rPr>
          <w:spacing w:val="-5"/>
          <w:sz w:val="20"/>
        </w:rPr>
        <w:t xml:space="preserve"> </w:t>
      </w:r>
      <w:r>
        <w:rPr>
          <w:sz w:val="20"/>
        </w:rPr>
        <w:t>codes</w:t>
      </w:r>
      <w:r>
        <w:rPr>
          <w:spacing w:val="-3"/>
          <w:sz w:val="20"/>
        </w:rPr>
        <w:t xml:space="preserve"> </w:t>
      </w:r>
      <w:r>
        <w:rPr>
          <w:sz w:val="20"/>
        </w:rPr>
        <w:t>and</w:t>
      </w:r>
      <w:r>
        <w:rPr>
          <w:spacing w:val="-4"/>
          <w:sz w:val="20"/>
        </w:rPr>
        <w:t xml:space="preserve"> </w:t>
      </w:r>
      <w:r>
        <w:rPr>
          <w:sz w:val="20"/>
        </w:rPr>
        <w:t>standards</w:t>
      </w:r>
      <w:r>
        <w:rPr>
          <w:spacing w:val="-3"/>
          <w:sz w:val="20"/>
        </w:rPr>
        <w:t xml:space="preserve"> </w:t>
      </w:r>
      <w:r>
        <w:rPr>
          <w:sz w:val="20"/>
        </w:rPr>
        <w:t>are</w:t>
      </w:r>
      <w:r>
        <w:rPr>
          <w:spacing w:val="-4"/>
          <w:sz w:val="20"/>
        </w:rPr>
        <w:t xml:space="preserve"> </w:t>
      </w:r>
      <w:r>
        <w:rPr>
          <w:sz w:val="20"/>
        </w:rPr>
        <w:t>adopted</w:t>
      </w:r>
      <w:r>
        <w:rPr>
          <w:spacing w:val="-3"/>
          <w:sz w:val="20"/>
        </w:rPr>
        <w:t xml:space="preserve"> </w:t>
      </w:r>
      <w:r>
        <w:rPr>
          <w:sz w:val="20"/>
        </w:rPr>
        <w:t>by</w:t>
      </w:r>
      <w:r>
        <w:rPr>
          <w:spacing w:val="-3"/>
          <w:sz w:val="20"/>
        </w:rPr>
        <w:t xml:space="preserve"> </w:t>
      </w:r>
      <w:r>
        <w:rPr>
          <w:sz w:val="20"/>
        </w:rPr>
        <w:t>the</w:t>
      </w:r>
      <w:r>
        <w:rPr>
          <w:spacing w:val="-2"/>
          <w:sz w:val="20"/>
        </w:rPr>
        <w:t xml:space="preserve"> </w:t>
      </w:r>
      <w:r>
        <w:rPr>
          <w:sz w:val="20"/>
        </w:rPr>
        <w:t>Division</w:t>
      </w:r>
      <w:r>
        <w:rPr>
          <w:spacing w:val="-5"/>
          <w:sz w:val="20"/>
        </w:rPr>
        <w:t xml:space="preserve"> </w:t>
      </w:r>
      <w:r>
        <w:rPr>
          <w:sz w:val="20"/>
        </w:rPr>
        <w:t>for</w:t>
      </w:r>
      <w:r>
        <w:rPr>
          <w:spacing w:val="-4"/>
          <w:sz w:val="20"/>
        </w:rPr>
        <w:t xml:space="preserve"> </w:t>
      </w:r>
      <w:r>
        <w:rPr>
          <w:sz w:val="20"/>
        </w:rPr>
        <w:t>the</w:t>
      </w:r>
      <w:r>
        <w:rPr>
          <w:spacing w:val="-2"/>
          <w:sz w:val="20"/>
        </w:rPr>
        <w:t xml:space="preserve"> </w:t>
      </w:r>
      <w:r>
        <w:rPr>
          <w:sz w:val="20"/>
        </w:rPr>
        <w:t>design,</w:t>
      </w:r>
      <w:r>
        <w:rPr>
          <w:spacing w:val="-2"/>
          <w:sz w:val="20"/>
        </w:rPr>
        <w:t xml:space="preserve"> </w:t>
      </w:r>
      <w:r>
        <w:rPr>
          <w:sz w:val="20"/>
        </w:rPr>
        <w:t>installation,</w:t>
      </w:r>
      <w:r>
        <w:rPr>
          <w:spacing w:val="-2"/>
          <w:sz w:val="20"/>
        </w:rPr>
        <w:t xml:space="preserve"> </w:t>
      </w:r>
      <w:r>
        <w:rPr>
          <w:sz w:val="20"/>
        </w:rPr>
        <w:t>and maintenance of Fire Suppression Systems within the State of Colorado:</w:t>
      </w:r>
    </w:p>
    <w:p w14:paraId="7587A301" w14:textId="22818044" w:rsidR="009E11E2" w:rsidRPr="00661F1B" w:rsidRDefault="00000000" w:rsidP="00661F1B">
      <w:pPr>
        <w:pStyle w:val="ListParagraph"/>
        <w:numPr>
          <w:ilvl w:val="2"/>
          <w:numId w:val="3"/>
        </w:numPr>
        <w:tabs>
          <w:tab w:val="left" w:pos="2880"/>
        </w:tabs>
        <w:spacing w:after="240"/>
        <w:ind w:right="373"/>
        <w:rPr>
          <w:sz w:val="20"/>
        </w:rPr>
      </w:pPr>
      <w:r>
        <w:rPr>
          <w:sz w:val="20"/>
        </w:rPr>
        <w:t>Adopted</w:t>
      </w:r>
      <w:r>
        <w:rPr>
          <w:spacing w:val="-3"/>
          <w:sz w:val="20"/>
        </w:rPr>
        <w:t xml:space="preserve"> </w:t>
      </w:r>
      <w:r>
        <w:rPr>
          <w:sz w:val="20"/>
        </w:rPr>
        <w:t>codes</w:t>
      </w:r>
      <w:r>
        <w:rPr>
          <w:spacing w:val="-2"/>
          <w:sz w:val="20"/>
        </w:rPr>
        <w:t xml:space="preserve"> </w:t>
      </w:r>
      <w:r>
        <w:rPr>
          <w:sz w:val="20"/>
        </w:rPr>
        <w:t>and</w:t>
      </w:r>
      <w:r>
        <w:rPr>
          <w:spacing w:val="-5"/>
          <w:sz w:val="20"/>
        </w:rPr>
        <w:t xml:space="preserve"> </w:t>
      </w:r>
      <w:r>
        <w:rPr>
          <w:sz w:val="20"/>
        </w:rPr>
        <w:t>standards</w:t>
      </w:r>
      <w:r>
        <w:rPr>
          <w:spacing w:val="-3"/>
          <w:sz w:val="20"/>
        </w:rPr>
        <w:t xml:space="preserve"> </w:t>
      </w:r>
      <w:r>
        <w:rPr>
          <w:sz w:val="20"/>
        </w:rPr>
        <w:t>pertinent</w:t>
      </w:r>
      <w:r>
        <w:rPr>
          <w:spacing w:val="-3"/>
          <w:sz w:val="20"/>
        </w:rPr>
        <w:t xml:space="preserve"> </w:t>
      </w:r>
      <w:r>
        <w:rPr>
          <w:sz w:val="20"/>
        </w:rPr>
        <w:t>to</w:t>
      </w:r>
      <w:r>
        <w:rPr>
          <w:spacing w:val="-5"/>
          <w:sz w:val="20"/>
        </w:rPr>
        <w:t xml:space="preserve"> </w:t>
      </w:r>
      <w:r>
        <w:rPr>
          <w:sz w:val="20"/>
        </w:rPr>
        <w:t>this</w:t>
      </w:r>
      <w:r>
        <w:rPr>
          <w:spacing w:val="-4"/>
          <w:sz w:val="20"/>
        </w:rPr>
        <w:t xml:space="preserve"> </w:t>
      </w:r>
      <w:r>
        <w:rPr>
          <w:sz w:val="20"/>
        </w:rPr>
        <w:t>rule</w:t>
      </w:r>
      <w:r>
        <w:rPr>
          <w:spacing w:val="-5"/>
          <w:sz w:val="20"/>
        </w:rPr>
        <w:t xml:space="preserve"> </w:t>
      </w:r>
      <w:r>
        <w:rPr>
          <w:sz w:val="20"/>
        </w:rPr>
        <w:t>shall</w:t>
      </w:r>
      <w:r>
        <w:rPr>
          <w:spacing w:val="-5"/>
          <w:sz w:val="20"/>
        </w:rPr>
        <w:t xml:space="preserve"> </w:t>
      </w:r>
      <w:r>
        <w:rPr>
          <w:sz w:val="20"/>
        </w:rPr>
        <w:t>be</w:t>
      </w:r>
      <w:r>
        <w:rPr>
          <w:spacing w:val="-3"/>
          <w:sz w:val="20"/>
        </w:rPr>
        <w:t xml:space="preserve"> </w:t>
      </w:r>
      <w:r>
        <w:rPr>
          <w:sz w:val="20"/>
        </w:rPr>
        <w:t>as</w:t>
      </w:r>
      <w:r>
        <w:rPr>
          <w:spacing w:val="-4"/>
          <w:sz w:val="20"/>
        </w:rPr>
        <w:t xml:space="preserve"> </w:t>
      </w:r>
      <w:r>
        <w:rPr>
          <w:sz w:val="20"/>
        </w:rPr>
        <w:t>prescribed</w:t>
      </w:r>
      <w:r>
        <w:rPr>
          <w:spacing w:val="-5"/>
          <w:sz w:val="20"/>
        </w:rPr>
        <w:t xml:space="preserve"> </w:t>
      </w:r>
      <w:r>
        <w:rPr>
          <w:sz w:val="20"/>
        </w:rPr>
        <w:t>in</w:t>
      </w:r>
      <w:r>
        <w:rPr>
          <w:spacing w:val="-5"/>
          <w:sz w:val="20"/>
        </w:rPr>
        <w:t xml:space="preserve"> </w:t>
      </w:r>
      <w:r>
        <w:rPr>
          <w:sz w:val="20"/>
        </w:rPr>
        <w:t>8 CCR</w:t>
      </w:r>
      <w:r>
        <w:rPr>
          <w:spacing w:val="-2"/>
          <w:sz w:val="20"/>
        </w:rPr>
        <w:t xml:space="preserve"> </w:t>
      </w:r>
      <w:r>
        <w:rPr>
          <w:sz w:val="20"/>
        </w:rPr>
        <w:t>1507-101</w:t>
      </w:r>
      <w:r>
        <w:rPr>
          <w:spacing w:val="-3"/>
          <w:sz w:val="20"/>
        </w:rPr>
        <w:t xml:space="preserve"> </w:t>
      </w:r>
      <w:r w:rsidRPr="00661F1B">
        <w:rPr>
          <w:strike/>
          <w:color w:val="C00000"/>
          <w:sz w:val="20"/>
        </w:rPr>
        <w:t>(</w:t>
      </w:r>
      <w:r>
        <w:rPr>
          <w:sz w:val="20"/>
        </w:rPr>
        <w:t>BUILDING</w:t>
      </w:r>
      <w:r>
        <w:rPr>
          <w:spacing w:val="-2"/>
          <w:sz w:val="20"/>
        </w:rPr>
        <w:t xml:space="preserve"> </w:t>
      </w:r>
      <w:r>
        <w:rPr>
          <w:sz w:val="20"/>
        </w:rPr>
        <w:t>AND</w:t>
      </w:r>
      <w:r>
        <w:rPr>
          <w:spacing w:val="-3"/>
          <w:sz w:val="20"/>
        </w:rPr>
        <w:t xml:space="preserve"> </w:t>
      </w:r>
      <w:r>
        <w:rPr>
          <w:sz w:val="20"/>
        </w:rPr>
        <w:t>FIRE</w:t>
      </w:r>
      <w:r>
        <w:rPr>
          <w:spacing w:val="-1"/>
          <w:sz w:val="20"/>
        </w:rPr>
        <w:t xml:space="preserve"> </w:t>
      </w:r>
      <w:r>
        <w:rPr>
          <w:sz w:val="20"/>
        </w:rPr>
        <w:t>CODE</w:t>
      </w:r>
      <w:r>
        <w:rPr>
          <w:spacing w:val="-1"/>
          <w:sz w:val="20"/>
        </w:rPr>
        <w:t xml:space="preserve"> </w:t>
      </w:r>
      <w:r>
        <w:rPr>
          <w:sz w:val="20"/>
        </w:rPr>
        <w:t>ADOPTION</w:t>
      </w:r>
      <w:r>
        <w:rPr>
          <w:spacing w:val="-1"/>
          <w:sz w:val="20"/>
        </w:rPr>
        <w:t xml:space="preserve"> </w:t>
      </w:r>
      <w:r>
        <w:rPr>
          <w:sz w:val="20"/>
        </w:rPr>
        <w:t>AND CERTIFICATION</w:t>
      </w:r>
      <w:r>
        <w:rPr>
          <w:spacing w:val="-3"/>
          <w:sz w:val="20"/>
        </w:rPr>
        <w:t xml:space="preserve"> </w:t>
      </w:r>
      <w:r>
        <w:rPr>
          <w:sz w:val="20"/>
        </w:rPr>
        <w:t>OF</w:t>
      </w:r>
      <w:r>
        <w:rPr>
          <w:spacing w:val="-2"/>
          <w:sz w:val="20"/>
        </w:rPr>
        <w:t xml:space="preserve"> </w:t>
      </w:r>
      <w:r>
        <w:rPr>
          <w:sz w:val="20"/>
        </w:rPr>
        <w:t xml:space="preserve">INSPECTORS FOR FIRE &amp; LIFE SAFETY PROGRAMS ADMINISTERED BY THE STATE OF </w:t>
      </w:r>
      <w:r>
        <w:rPr>
          <w:spacing w:val="-2"/>
          <w:sz w:val="20"/>
        </w:rPr>
        <w:t>COLORADO</w:t>
      </w:r>
      <w:r w:rsidRPr="00661F1B">
        <w:rPr>
          <w:strike/>
          <w:color w:val="C00000"/>
          <w:spacing w:val="-2"/>
          <w:sz w:val="20"/>
        </w:rPr>
        <w:t>)</w:t>
      </w:r>
      <w:r>
        <w:rPr>
          <w:spacing w:val="-2"/>
          <w:sz w:val="20"/>
        </w:rPr>
        <w:t>.</w:t>
      </w:r>
    </w:p>
    <w:p w14:paraId="6A12D90B" w14:textId="3FD216B9" w:rsidR="009E11E2" w:rsidRPr="00661F1B" w:rsidRDefault="00000000" w:rsidP="00661F1B">
      <w:pPr>
        <w:pStyle w:val="ListParagraph"/>
        <w:numPr>
          <w:ilvl w:val="3"/>
          <w:numId w:val="3"/>
        </w:numPr>
        <w:tabs>
          <w:tab w:val="left" w:pos="3601"/>
        </w:tabs>
        <w:spacing w:after="240"/>
        <w:ind w:right="796"/>
        <w:rPr>
          <w:sz w:val="20"/>
        </w:rPr>
      </w:pPr>
      <w:r>
        <w:rPr>
          <w:sz w:val="20"/>
        </w:rPr>
        <w:t>For</w:t>
      </w:r>
      <w:r>
        <w:rPr>
          <w:spacing w:val="-5"/>
          <w:sz w:val="20"/>
        </w:rPr>
        <w:t xml:space="preserve"> </w:t>
      </w:r>
      <w:r>
        <w:rPr>
          <w:sz w:val="20"/>
        </w:rPr>
        <w:t>the</w:t>
      </w:r>
      <w:r>
        <w:rPr>
          <w:spacing w:val="-3"/>
          <w:sz w:val="20"/>
        </w:rPr>
        <w:t xml:space="preserve"> </w:t>
      </w:r>
      <w:r>
        <w:rPr>
          <w:sz w:val="20"/>
        </w:rPr>
        <w:t>purposes</w:t>
      </w:r>
      <w:r>
        <w:rPr>
          <w:spacing w:val="-2"/>
          <w:sz w:val="20"/>
        </w:rPr>
        <w:t xml:space="preserve"> </w:t>
      </w:r>
      <w:r>
        <w:rPr>
          <w:sz w:val="20"/>
        </w:rPr>
        <w:t>of</w:t>
      </w:r>
      <w:r>
        <w:rPr>
          <w:spacing w:val="-5"/>
          <w:sz w:val="20"/>
        </w:rPr>
        <w:t xml:space="preserve"> </w:t>
      </w:r>
      <w:r>
        <w:rPr>
          <w:sz w:val="20"/>
        </w:rPr>
        <w:t>this</w:t>
      </w:r>
      <w:r>
        <w:rPr>
          <w:spacing w:val="-4"/>
          <w:sz w:val="20"/>
        </w:rPr>
        <w:t xml:space="preserve"> </w:t>
      </w:r>
      <w:r>
        <w:rPr>
          <w:sz w:val="20"/>
        </w:rPr>
        <w:t>rule</w:t>
      </w:r>
      <w:r w:rsidR="00661F1B">
        <w:rPr>
          <w:color w:val="C00000"/>
          <w:sz w:val="20"/>
        </w:rPr>
        <w:t>,</w:t>
      </w:r>
      <w:r>
        <w:rPr>
          <w:spacing w:val="-5"/>
          <w:sz w:val="20"/>
        </w:rPr>
        <w:t xml:space="preserve"> </w:t>
      </w:r>
      <w:r>
        <w:rPr>
          <w:sz w:val="20"/>
        </w:rPr>
        <w:t>the</w:t>
      </w:r>
      <w:r>
        <w:rPr>
          <w:spacing w:val="-3"/>
          <w:sz w:val="20"/>
        </w:rPr>
        <w:t xml:space="preserve"> </w:t>
      </w:r>
      <w:r>
        <w:rPr>
          <w:sz w:val="20"/>
        </w:rPr>
        <w:t>Division</w:t>
      </w:r>
      <w:r>
        <w:rPr>
          <w:spacing w:val="-6"/>
          <w:sz w:val="20"/>
        </w:rPr>
        <w:t xml:space="preserve"> </w:t>
      </w:r>
      <w:r>
        <w:rPr>
          <w:sz w:val="20"/>
        </w:rPr>
        <w:t>shall</w:t>
      </w:r>
      <w:r>
        <w:rPr>
          <w:spacing w:val="-6"/>
          <w:sz w:val="20"/>
        </w:rPr>
        <w:t xml:space="preserve"> </w:t>
      </w:r>
      <w:r>
        <w:rPr>
          <w:sz w:val="20"/>
        </w:rPr>
        <w:t>enforce</w:t>
      </w:r>
      <w:r>
        <w:rPr>
          <w:spacing w:val="-3"/>
          <w:sz w:val="20"/>
        </w:rPr>
        <w:t xml:space="preserve"> </w:t>
      </w:r>
      <w:r>
        <w:rPr>
          <w:sz w:val="20"/>
        </w:rPr>
        <w:t>the</w:t>
      </w:r>
      <w:r>
        <w:rPr>
          <w:spacing w:val="-4"/>
          <w:sz w:val="20"/>
        </w:rPr>
        <w:t xml:space="preserve"> </w:t>
      </w:r>
      <w:r>
        <w:rPr>
          <w:sz w:val="20"/>
        </w:rPr>
        <w:t>Building</w:t>
      </w:r>
      <w:r>
        <w:rPr>
          <w:spacing w:val="-5"/>
          <w:sz w:val="20"/>
        </w:rPr>
        <w:t xml:space="preserve"> </w:t>
      </w:r>
      <w:r>
        <w:rPr>
          <w:sz w:val="20"/>
        </w:rPr>
        <w:t>Codes</w:t>
      </w:r>
      <w:r>
        <w:rPr>
          <w:spacing w:val="-4"/>
          <w:sz w:val="20"/>
        </w:rPr>
        <w:t xml:space="preserve"> </w:t>
      </w:r>
      <w:r>
        <w:rPr>
          <w:sz w:val="20"/>
        </w:rPr>
        <w:t>as defined in 8 CCR 1507-101 § 3.2.1.</w:t>
      </w:r>
    </w:p>
    <w:p w14:paraId="3154DB84" w14:textId="1114A2AA" w:rsidR="009E11E2" w:rsidRPr="00661F1B" w:rsidRDefault="00000000" w:rsidP="00661F1B">
      <w:pPr>
        <w:pStyle w:val="ListParagraph"/>
        <w:numPr>
          <w:ilvl w:val="3"/>
          <w:numId w:val="3"/>
        </w:numPr>
        <w:tabs>
          <w:tab w:val="left" w:pos="3601"/>
        </w:tabs>
        <w:spacing w:before="1" w:after="240"/>
        <w:ind w:right="448"/>
        <w:rPr>
          <w:sz w:val="20"/>
        </w:rPr>
      </w:pPr>
      <w:r>
        <w:rPr>
          <w:sz w:val="20"/>
        </w:rPr>
        <w:t>For</w:t>
      </w:r>
      <w:r>
        <w:rPr>
          <w:spacing w:val="-4"/>
          <w:sz w:val="20"/>
        </w:rPr>
        <w:t xml:space="preserve"> </w:t>
      </w:r>
      <w:r>
        <w:rPr>
          <w:sz w:val="20"/>
        </w:rPr>
        <w:t>the</w:t>
      </w:r>
      <w:r>
        <w:rPr>
          <w:spacing w:val="-2"/>
          <w:sz w:val="20"/>
        </w:rPr>
        <w:t xml:space="preserve"> </w:t>
      </w:r>
      <w:r>
        <w:rPr>
          <w:sz w:val="20"/>
        </w:rPr>
        <w:t>purposes</w:t>
      </w:r>
      <w:r>
        <w:rPr>
          <w:spacing w:val="-1"/>
          <w:sz w:val="20"/>
        </w:rPr>
        <w:t xml:space="preserve"> </w:t>
      </w:r>
      <w:r>
        <w:rPr>
          <w:sz w:val="20"/>
        </w:rPr>
        <w:t>of</w:t>
      </w:r>
      <w:r>
        <w:rPr>
          <w:spacing w:val="-4"/>
          <w:sz w:val="20"/>
        </w:rPr>
        <w:t xml:space="preserve"> </w:t>
      </w:r>
      <w:r>
        <w:rPr>
          <w:sz w:val="20"/>
        </w:rPr>
        <w:t>this</w:t>
      </w:r>
      <w:r>
        <w:rPr>
          <w:spacing w:val="-3"/>
          <w:sz w:val="20"/>
        </w:rPr>
        <w:t xml:space="preserve"> </w:t>
      </w:r>
      <w:r>
        <w:rPr>
          <w:sz w:val="20"/>
        </w:rPr>
        <w:t>rule</w:t>
      </w:r>
      <w:r w:rsidR="00661F1B">
        <w:rPr>
          <w:color w:val="C00000"/>
          <w:sz w:val="20"/>
        </w:rPr>
        <w:t>,</w:t>
      </w:r>
      <w:r>
        <w:rPr>
          <w:spacing w:val="-4"/>
          <w:sz w:val="20"/>
        </w:rPr>
        <w:t xml:space="preserve"> </w:t>
      </w:r>
      <w:r>
        <w:rPr>
          <w:sz w:val="20"/>
        </w:rPr>
        <w:t>the</w:t>
      </w:r>
      <w:r>
        <w:rPr>
          <w:spacing w:val="-2"/>
          <w:sz w:val="20"/>
        </w:rPr>
        <w:t xml:space="preserve"> </w:t>
      </w:r>
      <w:r>
        <w:rPr>
          <w:sz w:val="20"/>
        </w:rPr>
        <w:t>Division</w:t>
      </w:r>
      <w:r>
        <w:rPr>
          <w:spacing w:val="-5"/>
          <w:sz w:val="20"/>
        </w:rPr>
        <w:t xml:space="preserve"> </w:t>
      </w:r>
      <w:r>
        <w:rPr>
          <w:sz w:val="20"/>
        </w:rPr>
        <w:t>shall</w:t>
      </w:r>
      <w:r>
        <w:rPr>
          <w:spacing w:val="-5"/>
          <w:sz w:val="20"/>
        </w:rPr>
        <w:t xml:space="preserve"> </w:t>
      </w:r>
      <w:r>
        <w:rPr>
          <w:sz w:val="20"/>
        </w:rPr>
        <w:t>enforce</w:t>
      </w:r>
      <w:r>
        <w:rPr>
          <w:spacing w:val="-2"/>
          <w:sz w:val="20"/>
        </w:rPr>
        <w:t xml:space="preserve"> </w:t>
      </w:r>
      <w:r>
        <w:rPr>
          <w:sz w:val="20"/>
        </w:rPr>
        <w:t>the</w:t>
      </w:r>
      <w:r>
        <w:rPr>
          <w:spacing w:val="-5"/>
          <w:sz w:val="20"/>
        </w:rPr>
        <w:t xml:space="preserve"> </w:t>
      </w:r>
      <w:r>
        <w:rPr>
          <w:sz w:val="20"/>
        </w:rPr>
        <w:t>Fire</w:t>
      </w:r>
      <w:r>
        <w:rPr>
          <w:spacing w:val="-4"/>
          <w:sz w:val="20"/>
        </w:rPr>
        <w:t xml:space="preserve"> </w:t>
      </w:r>
      <w:r>
        <w:rPr>
          <w:sz w:val="20"/>
        </w:rPr>
        <w:t>Codes</w:t>
      </w:r>
      <w:r>
        <w:rPr>
          <w:spacing w:val="-3"/>
          <w:sz w:val="20"/>
        </w:rPr>
        <w:t xml:space="preserve"> </w:t>
      </w:r>
      <w:r>
        <w:rPr>
          <w:sz w:val="20"/>
        </w:rPr>
        <w:t>as</w:t>
      </w:r>
      <w:r>
        <w:rPr>
          <w:spacing w:val="-3"/>
          <w:sz w:val="20"/>
        </w:rPr>
        <w:t xml:space="preserve"> </w:t>
      </w:r>
      <w:r>
        <w:rPr>
          <w:sz w:val="20"/>
        </w:rPr>
        <w:t>defined in 8 CCR 1507-101 § 3.2.2.</w:t>
      </w:r>
    </w:p>
    <w:p w14:paraId="14DBA62E" w14:textId="52E5B179" w:rsidR="009E11E2" w:rsidRPr="00661F1B" w:rsidRDefault="00000000" w:rsidP="00661F1B">
      <w:pPr>
        <w:pStyle w:val="ListParagraph"/>
        <w:numPr>
          <w:ilvl w:val="3"/>
          <w:numId w:val="3"/>
        </w:numPr>
        <w:tabs>
          <w:tab w:val="left" w:pos="3601"/>
        </w:tabs>
        <w:spacing w:after="240"/>
        <w:ind w:right="563"/>
        <w:rPr>
          <w:sz w:val="20"/>
        </w:rPr>
      </w:pPr>
      <w:r>
        <w:rPr>
          <w:sz w:val="20"/>
        </w:rPr>
        <w:t>For</w:t>
      </w:r>
      <w:r>
        <w:rPr>
          <w:spacing w:val="-5"/>
          <w:sz w:val="20"/>
        </w:rPr>
        <w:t xml:space="preserve"> </w:t>
      </w:r>
      <w:r>
        <w:rPr>
          <w:sz w:val="20"/>
        </w:rPr>
        <w:t>the</w:t>
      </w:r>
      <w:r>
        <w:rPr>
          <w:spacing w:val="-3"/>
          <w:sz w:val="20"/>
        </w:rPr>
        <w:t xml:space="preserve"> </w:t>
      </w:r>
      <w:r>
        <w:rPr>
          <w:sz w:val="20"/>
        </w:rPr>
        <w:t>purposes</w:t>
      </w:r>
      <w:r>
        <w:rPr>
          <w:spacing w:val="-2"/>
          <w:sz w:val="20"/>
        </w:rPr>
        <w:t xml:space="preserve"> </w:t>
      </w:r>
      <w:r>
        <w:rPr>
          <w:sz w:val="20"/>
        </w:rPr>
        <w:t>of</w:t>
      </w:r>
      <w:r>
        <w:rPr>
          <w:spacing w:val="-5"/>
          <w:sz w:val="20"/>
        </w:rPr>
        <w:t xml:space="preserve"> </w:t>
      </w:r>
      <w:r>
        <w:rPr>
          <w:sz w:val="20"/>
        </w:rPr>
        <w:t>this</w:t>
      </w:r>
      <w:r>
        <w:rPr>
          <w:spacing w:val="-4"/>
          <w:sz w:val="20"/>
        </w:rPr>
        <w:t xml:space="preserve"> </w:t>
      </w:r>
      <w:r>
        <w:rPr>
          <w:sz w:val="20"/>
        </w:rPr>
        <w:t>rule</w:t>
      </w:r>
      <w:r w:rsidR="00661F1B">
        <w:rPr>
          <w:color w:val="C00000"/>
          <w:sz w:val="20"/>
        </w:rPr>
        <w:t>,</w:t>
      </w:r>
      <w:r>
        <w:rPr>
          <w:spacing w:val="-5"/>
          <w:sz w:val="20"/>
        </w:rPr>
        <w:t xml:space="preserve"> </w:t>
      </w:r>
      <w:r>
        <w:rPr>
          <w:sz w:val="20"/>
        </w:rPr>
        <w:t>the</w:t>
      </w:r>
      <w:r>
        <w:rPr>
          <w:spacing w:val="-3"/>
          <w:sz w:val="20"/>
        </w:rPr>
        <w:t xml:space="preserve"> </w:t>
      </w:r>
      <w:r>
        <w:rPr>
          <w:sz w:val="20"/>
        </w:rPr>
        <w:t>Division</w:t>
      </w:r>
      <w:r>
        <w:rPr>
          <w:spacing w:val="-6"/>
          <w:sz w:val="20"/>
        </w:rPr>
        <w:t xml:space="preserve"> </w:t>
      </w:r>
      <w:r>
        <w:rPr>
          <w:sz w:val="20"/>
        </w:rPr>
        <w:t>shall</w:t>
      </w:r>
      <w:r>
        <w:rPr>
          <w:spacing w:val="-6"/>
          <w:sz w:val="20"/>
        </w:rPr>
        <w:t xml:space="preserve"> </w:t>
      </w:r>
      <w:r>
        <w:rPr>
          <w:sz w:val="20"/>
        </w:rPr>
        <w:t>enforce</w:t>
      </w:r>
      <w:r>
        <w:rPr>
          <w:spacing w:val="-3"/>
          <w:sz w:val="20"/>
        </w:rPr>
        <w:t xml:space="preserve"> </w:t>
      </w:r>
      <w:r>
        <w:rPr>
          <w:sz w:val="20"/>
        </w:rPr>
        <w:t>the</w:t>
      </w:r>
      <w:r>
        <w:rPr>
          <w:spacing w:val="-6"/>
          <w:sz w:val="20"/>
        </w:rPr>
        <w:t xml:space="preserve"> </w:t>
      </w:r>
      <w:r>
        <w:rPr>
          <w:sz w:val="20"/>
        </w:rPr>
        <w:t>Life</w:t>
      </w:r>
      <w:r>
        <w:rPr>
          <w:spacing w:val="-3"/>
          <w:sz w:val="20"/>
        </w:rPr>
        <w:t xml:space="preserve"> </w:t>
      </w:r>
      <w:r>
        <w:rPr>
          <w:sz w:val="20"/>
        </w:rPr>
        <w:t>Safety</w:t>
      </w:r>
      <w:r>
        <w:rPr>
          <w:spacing w:val="-4"/>
          <w:sz w:val="20"/>
        </w:rPr>
        <w:t xml:space="preserve"> </w:t>
      </w:r>
      <w:r>
        <w:rPr>
          <w:sz w:val="20"/>
        </w:rPr>
        <w:t>Codes</w:t>
      </w:r>
      <w:r>
        <w:rPr>
          <w:spacing w:val="-4"/>
          <w:sz w:val="20"/>
        </w:rPr>
        <w:t xml:space="preserve"> </w:t>
      </w:r>
      <w:r>
        <w:rPr>
          <w:sz w:val="20"/>
        </w:rPr>
        <w:t>as defined in 8 CCR 1507-101 § 3.2.3.</w:t>
      </w:r>
    </w:p>
    <w:p w14:paraId="3D9D52EC" w14:textId="40AD423E" w:rsidR="009E11E2" w:rsidRPr="00661F1B" w:rsidRDefault="00000000" w:rsidP="00661F1B">
      <w:pPr>
        <w:pStyle w:val="ListParagraph"/>
        <w:numPr>
          <w:ilvl w:val="3"/>
          <w:numId w:val="3"/>
        </w:numPr>
        <w:tabs>
          <w:tab w:val="left" w:pos="3601"/>
        </w:tabs>
        <w:spacing w:after="240"/>
        <w:ind w:right="889"/>
        <w:rPr>
          <w:sz w:val="20"/>
        </w:rPr>
      </w:pPr>
      <w:r>
        <w:rPr>
          <w:sz w:val="20"/>
        </w:rPr>
        <w:t>For</w:t>
      </w:r>
      <w:r>
        <w:rPr>
          <w:spacing w:val="-4"/>
          <w:sz w:val="20"/>
        </w:rPr>
        <w:t xml:space="preserve"> </w:t>
      </w:r>
      <w:r>
        <w:rPr>
          <w:sz w:val="20"/>
        </w:rPr>
        <w:t>the</w:t>
      </w:r>
      <w:r>
        <w:rPr>
          <w:spacing w:val="-4"/>
          <w:sz w:val="20"/>
        </w:rPr>
        <w:t xml:space="preserve"> </w:t>
      </w:r>
      <w:r>
        <w:rPr>
          <w:sz w:val="20"/>
        </w:rPr>
        <w:t>purposes</w:t>
      </w:r>
      <w:r>
        <w:rPr>
          <w:spacing w:val="-2"/>
          <w:sz w:val="20"/>
        </w:rPr>
        <w:t xml:space="preserve"> </w:t>
      </w:r>
      <w:r>
        <w:rPr>
          <w:sz w:val="20"/>
        </w:rPr>
        <w:t>of</w:t>
      </w:r>
      <w:r>
        <w:rPr>
          <w:spacing w:val="-5"/>
          <w:sz w:val="20"/>
        </w:rPr>
        <w:t xml:space="preserve"> </w:t>
      </w:r>
      <w:r>
        <w:rPr>
          <w:sz w:val="20"/>
        </w:rPr>
        <w:t>this</w:t>
      </w:r>
      <w:r>
        <w:rPr>
          <w:spacing w:val="-4"/>
          <w:sz w:val="20"/>
        </w:rPr>
        <w:t xml:space="preserve"> </w:t>
      </w:r>
      <w:r>
        <w:rPr>
          <w:sz w:val="20"/>
        </w:rPr>
        <w:t>rule</w:t>
      </w:r>
      <w:r w:rsidR="00661F1B">
        <w:rPr>
          <w:color w:val="C00000"/>
          <w:sz w:val="20"/>
        </w:rPr>
        <w:t>,</w:t>
      </w:r>
      <w:r>
        <w:rPr>
          <w:spacing w:val="-5"/>
          <w:sz w:val="20"/>
        </w:rPr>
        <w:t xml:space="preserve"> </w:t>
      </w:r>
      <w:r>
        <w:rPr>
          <w:sz w:val="20"/>
        </w:rPr>
        <w:t>the</w:t>
      </w:r>
      <w:r>
        <w:rPr>
          <w:spacing w:val="-3"/>
          <w:sz w:val="20"/>
        </w:rPr>
        <w:t xml:space="preserve"> </w:t>
      </w:r>
      <w:r>
        <w:rPr>
          <w:sz w:val="20"/>
        </w:rPr>
        <w:t>Division</w:t>
      </w:r>
      <w:r>
        <w:rPr>
          <w:spacing w:val="-6"/>
          <w:sz w:val="20"/>
        </w:rPr>
        <w:t xml:space="preserve"> </w:t>
      </w:r>
      <w:r>
        <w:rPr>
          <w:sz w:val="20"/>
        </w:rPr>
        <w:t>shall</w:t>
      </w:r>
      <w:r>
        <w:rPr>
          <w:spacing w:val="-6"/>
          <w:sz w:val="20"/>
        </w:rPr>
        <w:t xml:space="preserve"> </w:t>
      </w:r>
      <w:r>
        <w:rPr>
          <w:sz w:val="20"/>
        </w:rPr>
        <w:t>enforce</w:t>
      </w:r>
      <w:r>
        <w:rPr>
          <w:spacing w:val="-3"/>
          <w:sz w:val="20"/>
        </w:rPr>
        <w:t xml:space="preserve"> </w:t>
      </w:r>
      <w:r>
        <w:rPr>
          <w:sz w:val="20"/>
        </w:rPr>
        <w:t>the Fire</w:t>
      </w:r>
      <w:r>
        <w:rPr>
          <w:spacing w:val="-5"/>
          <w:sz w:val="20"/>
        </w:rPr>
        <w:t xml:space="preserve"> </w:t>
      </w:r>
      <w:r>
        <w:rPr>
          <w:sz w:val="20"/>
        </w:rPr>
        <w:t>Suppression System standards as defined in 8 CCR 1507-101 § 3.2.4.</w:t>
      </w:r>
    </w:p>
    <w:p w14:paraId="54F4D7B3" w14:textId="5D5EB175" w:rsidR="009E11E2" w:rsidRPr="00661F1B" w:rsidRDefault="00000000" w:rsidP="00661F1B">
      <w:pPr>
        <w:pStyle w:val="ListParagraph"/>
        <w:numPr>
          <w:ilvl w:val="1"/>
          <w:numId w:val="3"/>
        </w:numPr>
        <w:tabs>
          <w:tab w:val="left" w:pos="2160"/>
        </w:tabs>
        <w:spacing w:after="240"/>
        <w:ind w:right="500"/>
        <w:rPr>
          <w:sz w:val="20"/>
        </w:rPr>
      </w:pPr>
      <w:r>
        <w:rPr>
          <w:sz w:val="20"/>
        </w:rPr>
        <w:t>Municipalities, counties, fire protection districts and other units of local government having the authority to do so, may adopt codes, standards, ordinances and/or resolutions governing the design</w:t>
      </w:r>
      <w:r>
        <w:rPr>
          <w:spacing w:val="-4"/>
          <w:sz w:val="20"/>
        </w:rPr>
        <w:t xml:space="preserve"> </w:t>
      </w:r>
      <w:r>
        <w:rPr>
          <w:sz w:val="20"/>
        </w:rPr>
        <w:t>and</w:t>
      </w:r>
      <w:r>
        <w:rPr>
          <w:spacing w:val="-4"/>
          <w:sz w:val="20"/>
        </w:rPr>
        <w:t xml:space="preserve"> </w:t>
      </w:r>
      <w:r>
        <w:rPr>
          <w:sz w:val="20"/>
        </w:rPr>
        <w:t>installation</w:t>
      </w:r>
      <w:r>
        <w:rPr>
          <w:spacing w:val="-4"/>
          <w:sz w:val="20"/>
        </w:rPr>
        <w:t xml:space="preserve"> </w:t>
      </w:r>
      <w:r>
        <w:rPr>
          <w:sz w:val="20"/>
        </w:rPr>
        <w:t>of</w:t>
      </w:r>
      <w:r>
        <w:rPr>
          <w:spacing w:val="-2"/>
          <w:sz w:val="20"/>
        </w:rPr>
        <w:t xml:space="preserve"> </w:t>
      </w:r>
      <w:r>
        <w:rPr>
          <w:sz w:val="20"/>
        </w:rPr>
        <w:t>Fire</w:t>
      </w:r>
      <w:r>
        <w:rPr>
          <w:spacing w:val="-4"/>
          <w:sz w:val="20"/>
        </w:rPr>
        <w:t xml:space="preserve"> </w:t>
      </w:r>
      <w:r>
        <w:rPr>
          <w:sz w:val="20"/>
        </w:rPr>
        <w:t>Suppression</w:t>
      </w:r>
      <w:r>
        <w:rPr>
          <w:spacing w:val="-4"/>
          <w:sz w:val="20"/>
        </w:rPr>
        <w:t xml:space="preserve"> </w:t>
      </w:r>
      <w:r>
        <w:rPr>
          <w:sz w:val="20"/>
        </w:rPr>
        <w:t>Systems</w:t>
      </w:r>
      <w:r>
        <w:rPr>
          <w:spacing w:val="-3"/>
          <w:sz w:val="20"/>
        </w:rPr>
        <w:t xml:space="preserve"> </w:t>
      </w:r>
      <w:r>
        <w:rPr>
          <w:sz w:val="20"/>
        </w:rPr>
        <w:t>that</w:t>
      </w:r>
      <w:r>
        <w:rPr>
          <w:spacing w:val="-4"/>
          <w:sz w:val="20"/>
        </w:rPr>
        <w:t xml:space="preserve"> </w:t>
      </w:r>
      <w:r>
        <w:rPr>
          <w:sz w:val="20"/>
        </w:rPr>
        <w:t>may</w:t>
      </w:r>
      <w:r>
        <w:rPr>
          <w:spacing w:val="-1"/>
          <w:sz w:val="20"/>
        </w:rPr>
        <w:t xml:space="preserve"> </w:t>
      </w:r>
      <w:r>
        <w:rPr>
          <w:sz w:val="20"/>
        </w:rPr>
        <w:t>be</w:t>
      </w:r>
      <w:r>
        <w:rPr>
          <w:spacing w:val="-5"/>
          <w:sz w:val="20"/>
        </w:rPr>
        <w:t xml:space="preserve"> </w:t>
      </w:r>
      <w:r>
        <w:rPr>
          <w:sz w:val="20"/>
        </w:rPr>
        <w:t>different</w:t>
      </w:r>
      <w:r>
        <w:rPr>
          <w:spacing w:val="-2"/>
          <w:sz w:val="20"/>
        </w:rPr>
        <w:t xml:space="preserve"> </w:t>
      </w:r>
      <w:r>
        <w:rPr>
          <w:sz w:val="20"/>
        </w:rPr>
        <w:t>than</w:t>
      </w:r>
      <w:r>
        <w:rPr>
          <w:spacing w:val="-4"/>
          <w:sz w:val="20"/>
        </w:rPr>
        <w:t xml:space="preserve"> </w:t>
      </w:r>
      <w:r>
        <w:rPr>
          <w:sz w:val="20"/>
        </w:rPr>
        <w:t>those</w:t>
      </w:r>
      <w:r>
        <w:rPr>
          <w:spacing w:val="-4"/>
          <w:sz w:val="20"/>
        </w:rPr>
        <w:t xml:space="preserve"> </w:t>
      </w:r>
      <w:r>
        <w:rPr>
          <w:sz w:val="20"/>
        </w:rPr>
        <w:t>adopted</w:t>
      </w:r>
      <w:r>
        <w:rPr>
          <w:spacing w:val="-2"/>
          <w:sz w:val="20"/>
        </w:rPr>
        <w:t xml:space="preserve"> </w:t>
      </w:r>
      <w:r>
        <w:rPr>
          <w:sz w:val="20"/>
        </w:rPr>
        <w:t>by the Division.</w:t>
      </w:r>
    </w:p>
    <w:p w14:paraId="3B9EA6C1" w14:textId="0F0AEE82" w:rsidR="009E11E2" w:rsidRPr="00661F1B" w:rsidRDefault="00000000" w:rsidP="00661F1B">
      <w:pPr>
        <w:pStyle w:val="ListParagraph"/>
        <w:numPr>
          <w:ilvl w:val="2"/>
          <w:numId w:val="3"/>
        </w:numPr>
        <w:tabs>
          <w:tab w:val="left" w:pos="2880"/>
        </w:tabs>
        <w:spacing w:after="240"/>
        <w:ind w:right="645"/>
        <w:rPr>
          <w:sz w:val="20"/>
        </w:rPr>
      </w:pPr>
      <w:r>
        <w:rPr>
          <w:sz w:val="20"/>
        </w:rPr>
        <w:t>Municipalities, counties, fire protection districts and other local authorities employing certified</w:t>
      </w:r>
      <w:r>
        <w:rPr>
          <w:spacing w:val="-5"/>
          <w:sz w:val="20"/>
        </w:rPr>
        <w:t xml:space="preserve"> </w:t>
      </w:r>
      <w:r>
        <w:rPr>
          <w:sz w:val="20"/>
        </w:rPr>
        <w:t>Fire</w:t>
      </w:r>
      <w:r>
        <w:rPr>
          <w:spacing w:val="-3"/>
          <w:sz w:val="20"/>
        </w:rPr>
        <w:t xml:space="preserve"> </w:t>
      </w:r>
      <w:r>
        <w:rPr>
          <w:sz w:val="20"/>
        </w:rPr>
        <w:t>Inspectors</w:t>
      </w:r>
      <w:r>
        <w:rPr>
          <w:spacing w:val="-3"/>
          <w:sz w:val="20"/>
        </w:rPr>
        <w:t xml:space="preserve"> </w:t>
      </w:r>
      <w:r>
        <w:rPr>
          <w:sz w:val="20"/>
        </w:rPr>
        <w:t>and</w:t>
      </w:r>
      <w:r>
        <w:rPr>
          <w:spacing w:val="-5"/>
          <w:sz w:val="20"/>
        </w:rPr>
        <w:t xml:space="preserve"> </w:t>
      </w:r>
      <w:r>
        <w:rPr>
          <w:sz w:val="20"/>
        </w:rPr>
        <w:t>Plans</w:t>
      </w:r>
      <w:r>
        <w:rPr>
          <w:spacing w:val="-2"/>
          <w:sz w:val="20"/>
        </w:rPr>
        <w:t xml:space="preserve"> </w:t>
      </w:r>
      <w:r>
        <w:rPr>
          <w:sz w:val="20"/>
        </w:rPr>
        <w:t>Examiners</w:t>
      </w:r>
      <w:r>
        <w:rPr>
          <w:spacing w:val="-4"/>
          <w:sz w:val="20"/>
        </w:rPr>
        <w:t xml:space="preserve"> </w:t>
      </w:r>
      <w:r>
        <w:rPr>
          <w:sz w:val="20"/>
        </w:rPr>
        <w:t>may</w:t>
      </w:r>
      <w:r>
        <w:rPr>
          <w:spacing w:val="-4"/>
          <w:sz w:val="20"/>
        </w:rPr>
        <w:t xml:space="preserve"> </w:t>
      </w:r>
      <w:r>
        <w:rPr>
          <w:sz w:val="20"/>
        </w:rPr>
        <w:t>also</w:t>
      </w:r>
      <w:r>
        <w:rPr>
          <w:spacing w:val="-5"/>
          <w:sz w:val="20"/>
        </w:rPr>
        <w:t xml:space="preserve"> </w:t>
      </w:r>
      <w:r>
        <w:rPr>
          <w:sz w:val="20"/>
        </w:rPr>
        <w:t>enforce</w:t>
      </w:r>
      <w:r>
        <w:rPr>
          <w:spacing w:val="-5"/>
          <w:sz w:val="20"/>
        </w:rPr>
        <w:t xml:space="preserve"> </w:t>
      </w:r>
      <w:r>
        <w:rPr>
          <w:sz w:val="20"/>
        </w:rPr>
        <w:t>locally</w:t>
      </w:r>
      <w:r>
        <w:rPr>
          <w:spacing w:val="-4"/>
          <w:sz w:val="20"/>
        </w:rPr>
        <w:t xml:space="preserve"> </w:t>
      </w:r>
      <w:r>
        <w:rPr>
          <w:sz w:val="20"/>
        </w:rPr>
        <w:t>adopted</w:t>
      </w:r>
      <w:r>
        <w:rPr>
          <w:spacing w:val="-5"/>
          <w:sz w:val="20"/>
        </w:rPr>
        <w:t xml:space="preserve"> </w:t>
      </w:r>
      <w:r>
        <w:rPr>
          <w:sz w:val="20"/>
        </w:rPr>
        <w:t>codes, standards ordinances and/or resolutions governing the design and installation of Fire Suppression</w:t>
      </w:r>
      <w:r>
        <w:rPr>
          <w:spacing w:val="-1"/>
          <w:sz w:val="20"/>
        </w:rPr>
        <w:t xml:space="preserve"> </w:t>
      </w:r>
      <w:r>
        <w:rPr>
          <w:sz w:val="20"/>
        </w:rPr>
        <w:t>Systems,</w:t>
      </w:r>
      <w:r>
        <w:rPr>
          <w:spacing w:val="-2"/>
          <w:sz w:val="20"/>
        </w:rPr>
        <w:t xml:space="preserve"> </w:t>
      </w:r>
      <w:r>
        <w:rPr>
          <w:sz w:val="20"/>
        </w:rPr>
        <w:t>to</w:t>
      </w:r>
      <w:r>
        <w:rPr>
          <w:spacing w:val="-2"/>
          <w:sz w:val="20"/>
        </w:rPr>
        <w:t xml:space="preserve"> </w:t>
      </w:r>
      <w:r>
        <w:rPr>
          <w:sz w:val="20"/>
        </w:rPr>
        <w:t>the</w:t>
      </w:r>
      <w:r>
        <w:rPr>
          <w:spacing w:val="-2"/>
          <w:sz w:val="20"/>
        </w:rPr>
        <w:t xml:space="preserve"> </w:t>
      </w:r>
      <w:r>
        <w:rPr>
          <w:sz w:val="20"/>
        </w:rPr>
        <w:t>extent</w:t>
      </w:r>
      <w:r>
        <w:rPr>
          <w:spacing w:val="-2"/>
          <w:sz w:val="20"/>
        </w:rPr>
        <w:t xml:space="preserve"> </w:t>
      </w:r>
      <w:r>
        <w:rPr>
          <w:sz w:val="20"/>
        </w:rPr>
        <w:t>permitted</w:t>
      </w:r>
      <w:r>
        <w:rPr>
          <w:spacing w:val="-1"/>
          <w:sz w:val="20"/>
        </w:rPr>
        <w:t xml:space="preserve"> </w:t>
      </w:r>
      <w:r>
        <w:rPr>
          <w:sz w:val="20"/>
        </w:rPr>
        <w:t>by</w:t>
      </w:r>
      <w:r>
        <w:rPr>
          <w:spacing w:val="-1"/>
          <w:sz w:val="20"/>
        </w:rPr>
        <w:t xml:space="preserve"> </w:t>
      </w:r>
      <w:r>
        <w:rPr>
          <w:sz w:val="20"/>
        </w:rPr>
        <w:t>the adopting ordinance</w:t>
      </w:r>
      <w:r>
        <w:rPr>
          <w:spacing w:val="-2"/>
          <w:sz w:val="20"/>
        </w:rPr>
        <w:t xml:space="preserve"> </w:t>
      </w:r>
      <w:r>
        <w:rPr>
          <w:sz w:val="20"/>
        </w:rPr>
        <w:t>or</w:t>
      </w:r>
      <w:r>
        <w:rPr>
          <w:spacing w:val="-1"/>
          <w:sz w:val="20"/>
        </w:rPr>
        <w:t xml:space="preserve"> </w:t>
      </w:r>
      <w:r>
        <w:rPr>
          <w:sz w:val="20"/>
        </w:rPr>
        <w:t>resolution.</w:t>
      </w:r>
    </w:p>
    <w:p w14:paraId="73DA6A6B" w14:textId="69353609" w:rsidR="009E11E2" w:rsidRPr="00661F1B" w:rsidRDefault="00000000" w:rsidP="00661F1B">
      <w:pPr>
        <w:pStyle w:val="ListParagraph"/>
        <w:numPr>
          <w:ilvl w:val="2"/>
          <w:numId w:val="3"/>
        </w:numPr>
        <w:tabs>
          <w:tab w:val="left" w:pos="2880"/>
        </w:tabs>
        <w:spacing w:after="240"/>
        <w:ind w:right="908"/>
        <w:rPr>
          <w:sz w:val="20"/>
        </w:rPr>
      </w:pPr>
      <w:r>
        <w:rPr>
          <w:sz w:val="20"/>
        </w:rPr>
        <w:t>Conflicts</w:t>
      </w:r>
      <w:r>
        <w:rPr>
          <w:spacing w:val="-4"/>
          <w:sz w:val="20"/>
        </w:rPr>
        <w:t xml:space="preserve"> </w:t>
      </w:r>
      <w:r>
        <w:rPr>
          <w:sz w:val="20"/>
        </w:rPr>
        <w:t>between</w:t>
      </w:r>
      <w:r>
        <w:rPr>
          <w:spacing w:val="-5"/>
          <w:sz w:val="20"/>
        </w:rPr>
        <w:t xml:space="preserve"> </w:t>
      </w:r>
      <w:r>
        <w:rPr>
          <w:sz w:val="20"/>
        </w:rPr>
        <w:t>the</w:t>
      </w:r>
      <w:r>
        <w:rPr>
          <w:spacing w:val="-5"/>
          <w:sz w:val="20"/>
        </w:rPr>
        <w:t xml:space="preserve"> </w:t>
      </w:r>
      <w:r>
        <w:rPr>
          <w:sz w:val="20"/>
        </w:rPr>
        <w:t>codes</w:t>
      </w:r>
      <w:r>
        <w:rPr>
          <w:spacing w:val="-4"/>
          <w:sz w:val="20"/>
        </w:rPr>
        <w:t xml:space="preserve"> </w:t>
      </w:r>
      <w:r>
        <w:rPr>
          <w:sz w:val="20"/>
        </w:rPr>
        <w:t>and</w:t>
      </w:r>
      <w:r>
        <w:rPr>
          <w:spacing w:val="-5"/>
          <w:sz w:val="20"/>
        </w:rPr>
        <w:t xml:space="preserve"> </w:t>
      </w:r>
      <w:r>
        <w:rPr>
          <w:sz w:val="20"/>
        </w:rPr>
        <w:t>standards</w:t>
      </w:r>
      <w:r>
        <w:rPr>
          <w:spacing w:val="-1"/>
          <w:sz w:val="20"/>
        </w:rPr>
        <w:t xml:space="preserve"> </w:t>
      </w:r>
      <w:r>
        <w:rPr>
          <w:sz w:val="20"/>
        </w:rPr>
        <w:t>adopted</w:t>
      </w:r>
      <w:r>
        <w:rPr>
          <w:spacing w:val="-3"/>
          <w:sz w:val="20"/>
        </w:rPr>
        <w:t xml:space="preserve"> </w:t>
      </w:r>
      <w:r>
        <w:rPr>
          <w:sz w:val="20"/>
        </w:rPr>
        <w:t>by</w:t>
      </w:r>
      <w:r>
        <w:rPr>
          <w:spacing w:val="-4"/>
          <w:sz w:val="20"/>
        </w:rPr>
        <w:t xml:space="preserve"> </w:t>
      </w:r>
      <w:r>
        <w:rPr>
          <w:sz w:val="20"/>
        </w:rPr>
        <w:t>the</w:t>
      </w:r>
      <w:r>
        <w:rPr>
          <w:spacing w:val="-5"/>
          <w:sz w:val="20"/>
        </w:rPr>
        <w:t xml:space="preserve"> </w:t>
      </w:r>
      <w:r>
        <w:rPr>
          <w:sz w:val="20"/>
        </w:rPr>
        <w:t>Administrator</w:t>
      </w:r>
      <w:r>
        <w:rPr>
          <w:spacing w:val="-4"/>
          <w:sz w:val="20"/>
        </w:rPr>
        <w:t xml:space="preserve"> </w:t>
      </w:r>
      <w:r>
        <w:rPr>
          <w:sz w:val="20"/>
        </w:rPr>
        <w:t>and</w:t>
      </w:r>
      <w:r>
        <w:rPr>
          <w:spacing w:val="-6"/>
          <w:sz w:val="20"/>
        </w:rPr>
        <w:t xml:space="preserve"> </w:t>
      </w:r>
      <w:r>
        <w:rPr>
          <w:sz w:val="20"/>
        </w:rPr>
        <w:t xml:space="preserve">those adopted by </w:t>
      </w:r>
      <w:proofErr w:type="gramStart"/>
      <w:r>
        <w:rPr>
          <w:sz w:val="20"/>
        </w:rPr>
        <w:t>a local</w:t>
      </w:r>
      <w:proofErr w:type="gramEnd"/>
      <w:r>
        <w:rPr>
          <w:sz w:val="20"/>
        </w:rPr>
        <w:t xml:space="preserve"> government will be resolved in the following manner:</w:t>
      </w:r>
    </w:p>
    <w:p w14:paraId="0DC00B89" w14:textId="33E60CD9" w:rsidR="009E11E2" w:rsidRPr="00661F1B" w:rsidRDefault="00000000" w:rsidP="00661F1B">
      <w:pPr>
        <w:pStyle w:val="ListParagraph"/>
        <w:numPr>
          <w:ilvl w:val="3"/>
          <w:numId w:val="3"/>
        </w:numPr>
        <w:tabs>
          <w:tab w:val="left" w:pos="3601"/>
        </w:tabs>
        <w:spacing w:after="240"/>
        <w:ind w:right="1098"/>
        <w:rPr>
          <w:sz w:val="20"/>
        </w:rPr>
      </w:pPr>
      <w:r>
        <w:rPr>
          <w:sz w:val="20"/>
        </w:rPr>
        <w:t>In</w:t>
      </w:r>
      <w:r>
        <w:rPr>
          <w:spacing w:val="-5"/>
          <w:sz w:val="20"/>
        </w:rPr>
        <w:t xml:space="preserve"> </w:t>
      </w:r>
      <w:r>
        <w:rPr>
          <w:sz w:val="20"/>
        </w:rPr>
        <w:t>cases</w:t>
      </w:r>
      <w:r>
        <w:rPr>
          <w:spacing w:val="-4"/>
          <w:sz w:val="20"/>
        </w:rPr>
        <w:t xml:space="preserve"> </w:t>
      </w:r>
      <w:r>
        <w:rPr>
          <w:sz w:val="20"/>
        </w:rPr>
        <w:t>where</w:t>
      </w:r>
      <w:r>
        <w:rPr>
          <w:spacing w:val="-5"/>
          <w:sz w:val="20"/>
        </w:rPr>
        <w:t xml:space="preserve"> </w:t>
      </w:r>
      <w:r>
        <w:rPr>
          <w:sz w:val="20"/>
        </w:rPr>
        <w:t>the</w:t>
      </w:r>
      <w:r>
        <w:rPr>
          <w:spacing w:val="-5"/>
          <w:sz w:val="20"/>
        </w:rPr>
        <w:t xml:space="preserve"> </w:t>
      </w:r>
      <w:r>
        <w:rPr>
          <w:sz w:val="20"/>
        </w:rPr>
        <w:t>local</w:t>
      </w:r>
      <w:r>
        <w:rPr>
          <w:spacing w:val="-4"/>
          <w:sz w:val="20"/>
        </w:rPr>
        <w:t xml:space="preserve"> </w:t>
      </w:r>
      <w:r>
        <w:rPr>
          <w:sz w:val="20"/>
        </w:rPr>
        <w:t>AHJ</w:t>
      </w:r>
      <w:r>
        <w:rPr>
          <w:spacing w:val="-3"/>
          <w:sz w:val="20"/>
        </w:rPr>
        <w:t xml:space="preserve"> </w:t>
      </w:r>
      <w:r>
        <w:rPr>
          <w:sz w:val="20"/>
        </w:rPr>
        <w:t>employs</w:t>
      </w:r>
      <w:r>
        <w:rPr>
          <w:spacing w:val="-4"/>
          <w:sz w:val="20"/>
        </w:rPr>
        <w:t xml:space="preserve"> </w:t>
      </w:r>
      <w:r>
        <w:rPr>
          <w:sz w:val="20"/>
        </w:rPr>
        <w:t>certified</w:t>
      </w:r>
      <w:r>
        <w:rPr>
          <w:spacing w:val="-5"/>
          <w:sz w:val="20"/>
        </w:rPr>
        <w:t xml:space="preserve"> </w:t>
      </w:r>
      <w:r>
        <w:rPr>
          <w:sz w:val="20"/>
        </w:rPr>
        <w:t>Fire</w:t>
      </w:r>
      <w:r>
        <w:rPr>
          <w:spacing w:val="-5"/>
          <w:sz w:val="20"/>
        </w:rPr>
        <w:t xml:space="preserve"> </w:t>
      </w:r>
      <w:r>
        <w:rPr>
          <w:sz w:val="20"/>
        </w:rPr>
        <w:t>Inspectors</w:t>
      </w:r>
      <w:r>
        <w:rPr>
          <w:spacing w:val="-3"/>
          <w:sz w:val="20"/>
        </w:rPr>
        <w:t xml:space="preserve"> </w:t>
      </w:r>
      <w:r>
        <w:rPr>
          <w:sz w:val="20"/>
        </w:rPr>
        <w:t>and</w:t>
      </w:r>
      <w:r>
        <w:rPr>
          <w:spacing w:val="-3"/>
          <w:sz w:val="20"/>
        </w:rPr>
        <w:t xml:space="preserve"> </w:t>
      </w:r>
      <w:r>
        <w:rPr>
          <w:sz w:val="20"/>
        </w:rPr>
        <w:t>Plans Examiners, the local government requirements will apply.</w:t>
      </w:r>
    </w:p>
    <w:p w14:paraId="2FA11FBD" w14:textId="3AC2B9F5" w:rsidR="009E11E2" w:rsidRPr="00661F1B" w:rsidRDefault="00000000" w:rsidP="00661F1B">
      <w:pPr>
        <w:pStyle w:val="ListParagraph"/>
        <w:numPr>
          <w:ilvl w:val="3"/>
          <w:numId w:val="3"/>
        </w:numPr>
        <w:tabs>
          <w:tab w:val="left" w:pos="3601"/>
        </w:tabs>
        <w:spacing w:after="240"/>
        <w:ind w:right="626"/>
        <w:rPr>
          <w:sz w:val="20"/>
        </w:rPr>
      </w:pPr>
      <w:r>
        <w:rPr>
          <w:sz w:val="20"/>
        </w:rPr>
        <w:t>In</w:t>
      </w:r>
      <w:r>
        <w:rPr>
          <w:spacing w:val="-5"/>
          <w:sz w:val="20"/>
        </w:rPr>
        <w:t xml:space="preserve"> </w:t>
      </w:r>
      <w:r>
        <w:rPr>
          <w:sz w:val="20"/>
        </w:rPr>
        <w:t>cases</w:t>
      </w:r>
      <w:r>
        <w:rPr>
          <w:spacing w:val="-3"/>
          <w:sz w:val="20"/>
        </w:rPr>
        <w:t xml:space="preserve"> </w:t>
      </w:r>
      <w:r>
        <w:rPr>
          <w:sz w:val="20"/>
        </w:rPr>
        <w:t>where</w:t>
      </w:r>
      <w:r>
        <w:rPr>
          <w:spacing w:val="-4"/>
          <w:sz w:val="20"/>
        </w:rPr>
        <w:t xml:space="preserve"> </w:t>
      </w:r>
      <w:r>
        <w:rPr>
          <w:sz w:val="20"/>
        </w:rPr>
        <w:t>the</w:t>
      </w:r>
      <w:r>
        <w:rPr>
          <w:spacing w:val="-4"/>
          <w:sz w:val="20"/>
        </w:rPr>
        <w:t xml:space="preserve"> </w:t>
      </w:r>
      <w:r>
        <w:rPr>
          <w:sz w:val="20"/>
        </w:rPr>
        <w:t>local</w:t>
      </w:r>
      <w:r>
        <w:rPr>
          <w:spacing w:val="-3"/>
          <w:sz w:val="20"/>
        </w:rPr>
        <w:t xml:space="preserve"> </w:t>
      </w:r>
      <w:r>
        <w:rPr>
          <w:sz w:val="20"/>
        </w:rPr>
        <w:t>AHJ</w:t>
      </w:r>
      <w:r>
        <w:rPr>
          <w:spacing w:val="-3"/>
          <w:sz w:val="20"/>
        </w:rPr>
        <w:t xml:space="preserve"> </w:t>
      </w:r>
      <w:r>
        <w:rPr>
          <w:sz w:val="20"/>
        </w:rPr>
        <w:t>employs</w:t>
      </w:r>
      <w:r>
        <w:rPr>
          <w:spacing w:val="-3"/>
          <w:sz w:val="20"/>
        </w:rPr>
        <w:t xml:space="preserve"> </w:t>
      </w:r>
      <w:r>
        <w:rPr>
          <w:sz w:val="20"/>
        </w:rPr>
        <w:t>certified</w:t>
      </w:r>
      <w:r>
        <w:rPr>
          <w:spacing w:val="-5"/>
          <w:sz w:val="20"/>
        </w:rPr>
        <w:t xml:space="preserve"> </w:t>
      </w:r>
      <w:r>
        <w:rPr>
          <w:sz w:val="20"/>
        </w:rPr>
        <w:t>Fire</w:t>
      </w:r>
      <w:r>
        <w:rPr>
          <w:spacing w:val="-4"/>
          <w:sz w:val="20"/>
        </w:rPr>
        <w:t xml:space="preserve"> </w:t>
      </w:r>
      <w:proofErr w:type="gramStart"/>
      <w:r>
        <w:rPr>
          <w:sz w:val="20"/>
        </w:rPr>
        <w:t>Inspectors</w:t>
      </w:r>
      <w:proofErr w:type="gramEnd"/>
      <w:r>
        <w:rPr>
          <w:spacing w:val="-3"/>
          <w:sz w:val="20"/>
        </w:rPr>
        <w:t xml:space="preserve"> </w:t>
      </w:r>
      <w:r>
        <w:rPr>
          <w:sz w:val="20"/>
        </w:rPr>
        <w:t>but</w:t>
      </w:r>
      <w:r>
        <w:rPr>
          <w:spacing w:val="-4"/>
          <w:sz w:val="20"/>
        </w:rPr>
        <w:t xml:space="preserve"> </w:t>
      </w:r>
      <w:r>
        <w:rPr>
          <w:sz w:val="20"/>
        </w:rPr>
        <w:t>the</w:t>
      </w:r>
      <w:r>
        <w:rPr>
          <w:spacing w:val="-5"/>
          <w:sz w:val="20"/>
        </w:rPr>
        <w:t xml:space="preserve"> </w:t>
      </w:r>
      <w:r>
        <w:rPr>
          <w:sz w:val="20"/>
        </w:rPr>
        <w:t>Division conducts plan reviews, the Division’s adopted codes and standards will apply.</w:t>
      </w:r>
    </w:p>
    <w:p w14:paraId="7CB1A789" w14:textId="2A55D48B" w:rsidR="009E11E2" w:rsidRPr="00661F1B" w:rsidRDefault="00000000" w:rsidP="00661F1B">
      <w:pPr>
        <w:pStyle w:val="ListParagraph"/>
        <w:numPr>
          <w:ilvl w:val="3"/>
          <w:numId w:val="3"/>
        </w:numPr>
        <w:tabs>
          <w:tab w:val="left" w:pos="3601"/>
        </w:tabs>
        <w:spacing w:before="1" w:after="240"/>
        <w:ind w:right="536"/>
        <w:rPr>
          <w:sz w:val="20"/>
        </w:rPr>
      </w:pPr>
      <w:r>
        <w:rPr>
          <w:sz w:val="20"/>
        </w:rPr>
        <w:t>In</w:t>
      </w:r>
      <w:r>
        <w:rPr>
          <w:spacing w:val="-5"/>
          <w:sz w:val="20"/>
        </w:rPr>
        <w:t xml:space="preserve"> </w:t>
      </w:r>
      <w:r>
        <w:rPr>
          <w:sz w:val="20"/>
        </w:rPr>
        <w:t>cases</w:t>
      </w:r>
      <w:r>
        <w:rPr>
          <w:spacing w:val="-4"/>
          <w:sz w:val="20"/>
        </w:rPr>
        <w:t xml:space="preserve"> </w:t>
      </w:r>
      <w:r>
        <w:rPr>
          <w:sz w:val="20"/>
        </w:rPr>
        <w:t>where</w:t>
      </w:r>
      <w:r>
        <w:rPr>
          <w:spacing w:val="-5"/>
          <w:sz w:val="20"/>
        </w:rPr>
        <w:t xml:space="preserve"> </w:t>
      </w:r>
      <w:r>
        <w:rPr>
          <w:sz w:val="20"/>
        </w:rPr>
        <w:t>the</w:t>
      </w:r>
      <w:r>
        <w:rPr>
          <w:spacing w:val="-5"/>
          <w:sz w:val="20"/>
        </w:rPr>
        <w:t xml:space="preserve"> </w:t>
      </w:r>
      <w:r>
        <w:rPr>
          <w:sz w:val="20"/>
        </w:rPr>
        <w:t>local</w:t>
      </w:r>
      <w:r>
        <w:rPr>
          <w:spacing w:val="-4"/>
          <w:sz w:val="20"/>
        </w:rPr>
        <w:t xml:space="preserve"> </w:t>
      </w:r>
      <w:r>
        <w:rPr>
          <w:sz w:val="20"/>
        </w:rPr>
        <w:t>AHJ</w:t>
      </w:r>
      <w:r>
        <w:rPr>
          <w:spacing w:val="-3"/>
          <w:sz w:val="20"/>
        </w:rPr>
        <w:t xml:space="preserve"> </w:t>
      </w:r>
      <w:r>
        <w:rPr>
          <w:sz w:val="20"/>
        </w:rPr>
        <w:t>does</w:t>
      </w:r>
      <w:r>
        <w:rPr>
          <w:spacing w:val="-4"/>
          <w:sz w:val="20"/>
        </w:rPr>
        <w:t xml:space="preserve"> </w:t>
      </w:r>
      <w:r>
        <w:rPr>
          <w:sz w:val="20"/>
        </w:rPr>
        <w:t>not</w:t>
      </w:r>
      <w:r>
        <w:rPr>
          <w:spacing w:val="-5"/>
          <w:sz w:val="20"/>
        </w:rPr>
        <w:t xml:space="preserve"> </w:t>
      </w:r>
      <w:r>
        <w:rPr>
          <w:sz w:val="20"/>
        </w:rPr>
        <w:t>employ</w:t>
      </w:r>
      <w:r>
        <w:rPr>
          <w:spacing w:val="-4"/>
          <w:sz w:val="20"/>
        </w:rPr>
        <w:t xml:space="preserve"> </w:t>
      </w:r>
      <w:r>
        <w:rPr>
          <w:sz w:val="20"/>
        </w:rPr>
        <w:t>certified</w:t>
      </w:r>
      <w:r>
        <w:rPr>
          <w:spacing w:val="-5"/>
          <w:sz w:val="20"/>
        </w:rPr>
        <w:t xml:space="preserve"> </w:t>
      </w:r>
      <w:r>
        <w:rPr>
          <w:sz w:val="20"/>
        </w:rPr>
        <w:t>Fire</w:t>
      </w:r>
      <w:r>
        <w:rPr>
          <w:spacing w:val="-5"/>
          <w:sz w:val="20"/>
        </w:rPr>
        <w:t xml:space="preserve"> </w:t>
      </w:r>
      <w:r>
        <w:rPr>
          <w:sz w:val="20"/>
        </w:rPr>
        <w:t>Inspectors</w:t>
      </w:r>
      <w:r>
        <w:rPr>
          <w:spacing w:val="-3"/>
          <w:sz w:val="20"/>
        </w:rPr>
        <w:t xml:space="preserve"> </w:t>
      </w:r>
      <w:r>
        <w:rPr>
          <w:sz w:val="20"/>
        </w:rPr>
        <w:t>or</w:t>
      </w:r>
      <w:r>
        <w:rPr>
          <w:spacing w:val="-2"/>
          <w:sz w:val="20"/>
        </w:rPr>
        <w:t xml:space="preserve"> </w:t>
      </w:r>
      <w:r>
        <w:rPr>
          <w:sz w:val="20"/>
        </w:rPr>
        <w:t>Plans Examiners, the Division’s adopted codes and standards will apply.</w:t>
      </w:r>
    </w:p>
    <w:p w14:paraId="1A22C158" w14:textId="71C786C6" w:rsidR="009E11E2" w:rsidRPr="00661F1B" w:rsidRDefault="00000000" w:rsidP="00661F1B">
      <w:pPr>
        <w:pStyle w:val="Heading2"/>
        <w:spacing w:after="240"/>
      </w:pPr>
      <w:bookmarkStart w:id="107" w:name="SECTION_10_COMPLAINTS"/>
      <w:bookmarkEnd w:id="107"/>
      <w:r>
        <w:t>SECTION</w:t>
      </w:r>
      <w:r>
        <w:rPr>
          <w:spacing w:val="-9"/>
        </w:rPr>
        <w:t xml:space="preserve"> </w:t>
      </w:r>
      <w:r>
        <w:rPr>
          <w:spacing w:val="-5"/>
        </w:rPr>
        <w:t>10</w:t>
      </w:r>
      <w:r>
        <w:tab/>
        <w:t>COMPLAINTS</w:t>
      </w:r>
    </w:p>
    <w:p w14:paraId="78D57D62" w14:textId="514743D1" w:rsidR="009E11E2" w:rsidRDefault="00000000" w:rsidP="00661F1B">
      <w:pPr>
        <w:pStyle w:val="BodyText"/>
        <w:spacing w:after="240"/>
        <w:ind w:left="1440"/>
      </w:pPr>
      <w:r>
        <w:t>This</w:t>
      </w:r>
      <w:r>
        <w:rPr>
          <w:spacing w:val="-4"/>
        </w:rPr>
        <w:t xml:space="preserve"> </w:t>
      </w:r>
      <w:r>
        <w:t>Section</w:t>
      </w:r>
      <w:r>
        <w:rPr>
          <w:spacing w:val="-5"/>
        </w:rPr>
        <w:t xml:space="preserve"> </w:t>
      </w:r>
      <w:r>
        <w:t>concerns</w:t>
      </w:r>
      <w:r>
        <w:rPr>
          <w:spacing w:val="-3"/>
        </w:rPr>
        <w:t xml:space="preserve"> </w:t>
      </w:r>
      <w:r>
        <w:t>the</w:t>
      </w:r>
      <w:r>
        <w:rPr>
          <w:spacing w:val="-6"/>
        </w:rPr>
        <w:t xml:space="preserve"> </w:t>
      </w:r>
      <w:r>
        <w:t>reporting,</w:t>
      </w:r>
      <w:r>
        <w:rPr>
          <w:spacing w:val="-3"/>
        </w:rPr>
        <w:t xml:space="preserve"> </w:t>
      </w:r>
      <w:r>
        <w:t>investigation,</w:t>
      </w:r>
      <w:r>
        <w:rPr>
          <w:spacing w:val="-5"/>
        </w:rPr>
        <w:t xml:space="preserve"> </w:t>
      </w:r>
      <w:r>
        <w:t>and</w:t>
      </w:r>
      <w:r>
        <w:rPr>
          <w:spacing w:val="-4"/>
        </w:rPr>
        <w:t xml:space="preserve"> </w:t>
      </w:r>
      <w:r>
        <w:t>resolution</w:t>
      </w:r>
      <w:r>
        <w:rPr>
          <w:spacing w:val="-3"/>
        </w:rPr>
        <w:t xml:space="preserve"> </w:t>
      </w:r>
      <w:r>
        <w:t>of</w:t>
      </w:r>
      <w:r>
        <w:rPr>
          <w:spacing w:val="-5"/>
        </w:rPr>
        <w:t xml:space="preserve"> </w:t>
      </w:r>
      <w:r>
        <w:t>complaints</w:t>
      </w:r>
      <w:r>
        <w:rPr>
          <w:spacing w:val="-4"/>
        </w:rPr>
        <w:t xml:space="preserve"> </w:t>
      </w:r>
      <w:r>
        <w:t>alleging</w:t>
      </w:r>
      <w:r>
        <w:rPr>
          <w:spacing w:val="-6"/>
        </w:rPr>
        <w:t xml:space="preserve"> </w:t>
      </w:r>
      <w:r>
        <w:t>violation</w:t>
      </w:r>
      <w:r>
        <w:rPr>
          <w:spacing w:val="-5"/>
        </w:rPr>
        <w:t xml:space="preserve"> </w:t>
      </w:r>
      <w:r>
        <w:t>of</w:t>
      </w:r>
      <w:r>
        <w:rPr>
          <w:spacing w:val="-3"/>
        </w:rPr>
        <w:t xml:space="preserve"> </w:t>
      </w:r>
      <w:r>
        <w:t xml:space="preserve">any provision of </w:t>
      </w:r>
      <w:r w:rsidR="00661F1B" w:rsidRPr="00661F1B">
        <w:rPr>
          <w:color w:val="C00000"/>
        </w:rPr>
        <w:t>Sections</w:t>
      </w:r>
      <w:r w:rsidR="00661F1B">
        <w:rPr>
          <w:b/>
          <w:bCs/>
        </w:rPr>
        <w:t xml:space="preserve"> </w:t>
      </w:r>
      <w:r>
        <w:t>24-33.5-1206 through 1206.7</w:t>
      </w:r>
      <w:r w:rsidR="00661F1B">
        <w:rPr>
          <w:color w:val="C00000"/>
        </w:rPr>
        <w:t>,</w:t>
      </w:r>
      <w:r>
        <w:t xml:space="preserve"> C.R.S</w:t>
      </w:r>
      <w:r w:rsidR="00661F1B">
        <w:rPr>
          <w:color w:val="C00000"/>
        </w:rPr>
        <w:t>.,</w:t>
      </w:r>
      <w:r>
        <w:t xml:space="preserve"> or these Rules.</w:t>
      </w:r>
    </w:p>
    <w:p w14:paraId="4FB7CD09" w14:textId="6470276E" w:rsidR="009E11E2" w:rsidRPr="00661F1B" w:rsidRDefault="00000000" w:rsidP="00661F1B">
      <w:pPr>
        <w:pStyle w:val="ListParagraph"/>
        <w:numPr>
          <w:ilvl w:val="1"/>
          <w:numId w:val="2"/>
        </w:numPr>
        <w:tabs>
          <w:tab w:val="left" w:pos="2160"/>
        </w:tabs>
        <w:spacing w:after="240"/>
        <w:ind w:right="683"/>
        <w:rPr>
          <w:sz w:val="20"/>
        </w:rPr>
      </w:pPr>
      <w:r>
        <w:rPr>
          <w:sz w:val="20"/>
        </w:rPr>
        <w:lastRenderedPageBreak/>
        <w:t>Complaints</w:t>
      </w:r>
      <w:r>
        <w:rPr>
          <w:spacing w:val="-4"/>
          <w:sz w:val="20"/>
        </w:rPr>
        <w:t xml:space="preserve"> </w:t>
      </w:r>
      <w:r>
        <w:rPr>
          <w:sz w:val="20"/>
        </w:rPr>
        <w:t>alleging</w:t>
      </w:r>
      <w:r>
        <w:rPr>
          <w:spacing w:val="-5"/>
          <w:sz w:val="20"/>
        </w:rPr>
        <w:t xml:space="preserve"> </w:t>
      </w:r>
      <w:r>
        <w:rPr>
          <w:sz w:val="20"/>
        </w:rPr>
        <w:t>violation</w:t>
      </w:r>
      <w:r>
        <w:rPr>
          <w:spacing w:val="-4"/>
          <w:sz w:val="20"/>
        </w:rPr>
        <w:t xml:space="preserve"> </w:t>
      </w:r>
      <w:r>
        <w:rPr>
          <w:sz w:val="20"/>
        </w:rPr>
        <w:t>of</w:t>
      </w:r>
      <w:r>
        <w:rPr>
          <w:spacing w:val="-3"/>
          <w:sz w:val="20"/>
        </w:rPr>
        <w:t xml:space="preserve"> </w:t>
      </w:r>
      <w:r>
        <w:rPr>
          <w:sz w:val="20"/>
        </w:rPr>
        <w:t>any</w:t>
      </w:r>
      <w:r>
        <w:rPr>
          <w:spacing w:val="-4"/>
          <w:sz w:val="20"/>
        </w:rPr>
        <w:t xml:space="preserve"> </w:t>
      </w:r>
      <w:r>
        <w:rPr>
          <w:sz w:val="20"/>
        </w:rPr>
        <w:t>provision</w:t>
      </w:r>
      <w:r>
        <w:rPr>
          <w:spacing w:val="-4"/>
          <w:sz w:val="20"/>
        </w:rPr>
        <w:t xml:space="preserve"> </w:t>
      </w:r>
      <w:r>
        <w:rPr>
          <w:sz w:val="20"/>
        </w:rPr>
        <w:t>of</w:t>
      </w:r>
      <w:r>
        <w:rPr>
          <w:spacing w:val="-4"/>
          <w:sz w:val="20"/>
        </w:rPr>
        <w:t xml:space="preserve"> </w:t>
      </w:r>
      <w:r w:rsidRPr="00661F1B">
        <w:rPr>
          <w:strike/>
          <w:color w:val="C00000"/>
          <w:sz w:val="20"/>
        </w:rPr>
        <w:t>C.R.S.</w:t>
      </w:r>
      <w:r w:rsidRPr="00661F1B">
        <w:rPr>
          <w:color w:val="C00000"/>
          <w:spacing w:val="-3"/>
          <w:sz w:val="20"/>
        </w:rPr>
        <w:t xml:space="preserve"> </w:t>
      </w:r>
      <w:r w:rsidR="00661F1B">
        <w:rPr>
          <w:color w:val="C00000"/>
          <w:sz w:val="20"/>
        </w:rPr>
        <w:t xml:space="preserve">Sections </w:t>
      </w:r>
      <w:r>
        <w:rPr>
          <w:sz w:val="20"/>
        </w:rPr>
        <w:t>24</w:t>
      </w:r>
      <w:r>
        <w:rPr>
          <w:spacing w:val="-5"/>
          <w:sz w:val="20"/>
        </w:rPr>
        <w:t xml:space="preserve"> </w:t>
      </w:r>
      <w:r>
        <w:rPr>
          <w:sz w:val="20"/>
        </w:rPr>
        <w:t>33.5</w:t>
      </w:r>
      <w:r>
        <w:rPr>
          <w:spacing w:val="-4"/>
          <w:sz w:val="20"/>
        </w:rPr>
        <w:t xml:space="preserve"> </w:t>
      </w:r>
      <w:r>
        <w:rPr>
          <w:sz w:val="20"/>
        </w:rPr>
        <w:t>1206.1</w:t>
      </w:r>
      <w:r>
        <w:rPr>
          <w:spacing w:val="-4"/>
          <w:sz w:val="20"/>
        </w:rPr>
        <w:t xml:space="preserve"> </w:t>
      </w:r>
      <w:r>
        <w:rPr>
          <w:sz w:val="20"/>
        </w:rPr>
        <w:t>through 1206.7,</w:t>
      </w:r>
      <w:r>
        <w:rPr>
          <w:spacing w:val="-3"/>
          <w:sz w:val="20"/>
        </w:rPr>
        <w:t xml:space="preserve"> </w:t>
      </w:r>
      <w:r w:rsidR="00661F1B">
        <w:rPr>
          <w:color w:val="C00000"/>
          <w:spacing w:val="-3"/>
          <w:sz w:val="20"/>
        </w:rPr>
        <w:t xml:space="preserve">C.R.S., </w:t>
      </w:r>
      <w:r>
        <w:rPr>
          <w:sz w:val="20"/>
        </w:rPr>
        <w:t>or</w:t>
      </w:r>
      <w:r>
        <w:rPr>
          <w:spacing w:val="-4"/>
          <w:sz w:val="20"/>
        </w:rPr>
        <w:t xml:space="preserve"> </w:t>
      </w:r>
      <w:r>
        <w:rPr>
          <w:sz w:val="20"/>
        </w:rPr>
        <w:t>any Rule adopted</w:t>
      </w:r>
      <w:r>
        <w:rPr>
          <w:spacing w:val="-1"/>
          <w:sz w:val="20"/>
        </w:rPr>
        <w:t xml:space="preserve"> </w:t>
      </w:r>
      <w:r>
        <w:rPr>
          <w:sz w:val="20"/>
        </w:rPr>
        <w:t>by the</w:t>
      </w:r>
      <w:r>
        <w:rPr>
          <w:spacing w:val="-2"/>
          <w:sz w:val="20"/>
        </w:rPr>
        <w:t xml:space="preserve"> </w:t>
      </w:r>
      <w:r>
        <w:rPr>
          <w:sz w:val="20"/>
        </w:rPr>
        <w:t>Division</w:t>
      </w:r>
      <w:r>
        <w:rPr>
          <w:spacing w:val="-1"/>
          <w:sz w:val="20"/>
        </w:rPr>
        <w:t xml:space="preserve"> </w:t>
      </w:r>
      <w:r>
        <w:rPr>
          <w:sz w:val="20"/>
        </w:rPr>
        <w:t>must be</w:t>
      </w:r>
      <w:r>
        <w:rPr>
          <w:spacing w:val="-2"/>
          <w:sz w:val="20"/>
        </w:rPr>
        <w:t xml:space="preserve"> </w:t>
      </w:r>
      <w:r>
        <w:rPr>
          <w:sz w:val="20"/>
        </w:rPr>
        <w:t>filed</w:t>
      </w:r>
      <w:r>
        <w:rPr>
          <w:spacing w:val="-2"/>
          <w:sz w:val="20"/>
        </w:rPr>
        <w:t xml:space="preserve"> </w:t>
      </w:r>
      <w:r>
        <w:rPr>
          <w:sz w:val="20"/>
        </w:rPr>
        <w:t>with the Division’s Fire</w:t>
      </w:r>
      <w:r>
        <w:rPr>
          <w:spacing w:val="-1"/>
          <w:sz w:val="20"/>
        </w:rPr>
        <w:t xml:space="preserve"> </w:t>
      </w:r>
      <w:r>
        <w:rPr>
          <w:sz w:val="20"/>
        </w:rPr>
        <w:t>&amp; Life Safety Section</w:t>
      </w:r>
      <w:r>
        <w:rPr>
          <w:spacing w:val="-2"/>
          <w:sz w:val="20"/>
        </w:rPr>
        <w:t xml:space="preserve"> </w:t>
      </w:r>
      <w:r>
        <w:rPr>
          <w:sz w:val="20"/>
        </w:rPr>
        <w:t>Chief.</w:t>
      </w:r>
    </w:p>
    <w:p w14:paraId="4601B087" w14:textId="163F1E8E" w:rsidR="009E11E2" w:rsidRPr="00661F1B" w:rsidRDefault="00000000" w:rsidP="00661F1B">
      <w:pPr>
        <w:pStyle w:val="ListParagraph"/>
        <w:numPr>
          <w:ilvl w:val="2"/>
          <w:numId w:val="2"/>
        </w:numPr>
        <w:tabs>
          <w:tab w:val="left" w:pos="2877"/>
          <w:tab w:val="left" w:pos="2880"/>
        </w:tabs>
        <w:spacing w:before="1" w:after="240"/>
        <w:ind w:right="397"/>
        <w:rPr>
          <w:sz w:val="20"/>
        </w:rPr>
      </w:pPr>
      <w:r>
        <w:rPr>
          <w:sz w:val="20"/>
        </w:rPr>
        <w:t>The Division may act on anonymous complaints or those made by complainants who desire to remain anonymous. However, individuals submitting complaints should be aware that such complaints are public records and may be available to the public for inspection</w:t>
      </w:r>
      <w:r>
        <w:rPr>
          <w:spacing w:val="-4"/>
          <w:sz w:val="20"/>
        </w:rPr>
        <w:t xml:space="preserve"> </w:t>
      </w:r>
      <w:r>
        <w:rPr>
          <w:sz w:val="20"/>
        </w:rPr>
        <w:t>in</w:t>
      </w:r>
      <w:r>
        <w:rPr>
          <w:spacing w:val="-3"/>
          <w:sz w:val="20"/>
        </w:rPr>
        <w:t xml:space="preserve"> </w:t>
      </w:r>
      <w:r>
        <w:rPr>
          <w:sz w:val="20"/>
        </w:rPr>
        <w:t>accordance</w:t>
      </w:r>
      <w:r>
        <w:rPr>
          <w:spacing w:val="-3"/>
          <w:sz w:val="20"/>
        </w:rPr>
        <w:t xml:space="preserve"> </w:t>
      </w:r>
      <w:r>
        <w:rPr>
          <w:sz w:val="20"/>
        </w:rPr>
        <w:t>with</w:t>
      </w:r>
      <w:r>
        <w:rPr>
          <w:spacing w:val="-5"/>
          <w:sz w:val="20"/>
        </w:rPr>
        <w:t xml:space="preserve"> </w:t>
      </w:r>
      <w:r>
        <w:rPr>
          <w:sz w:val="20"/>
        </w:rPr>
        <w:t>the</w:t>
      </w:r>
      <w:r>
        <w:rPr>
          <w:spacing w:val="-5"/>
          <w:sz w:val="20"/>
        </w:rPr>
        <w:t xml:space="preserve"> </w:t>
      </w:r>
      <w:r>
        <w:rPr>
          <w:sz w:val="20"/>
        </w:rPr>
        <w:t>Colorado</w:t>
      </w:r>
      <w:r>
        <w:rPr>
          <w:spacing w:val="-4"/>
          <w:sz w:val="20"/>
        </w:rPr>
        <w:t xml:space="preserve"> </w:t>
      </w:r>
      <w:r w:rsidRPr="00661F1B">
        <w:rPr>
          <w:strike/>
          <w:color w:val="C00000"/>
          <w:sz w:val="20"/>
        </w:rPr>
        <w:t>Public</w:t>
      </w:r>
      <w:r w:rsidR="00661F1B">
        <w:rPr>
          <w:spacing w:val="-4"/>
          <w:sz w:val="20"/>
        </w:rPr>
        <w:t xml:space="preserve"> </w:t>
      </w:r>
      <w:r w:rsidR="00661F1B" w:rsidRPr="00661F1B">
        <w:rPr>
          <w:color w:val="C00000"/>
          <w:spacing w:val="-4"/>
          <w:sz w:val="20"/>
        </w:rPr>
        <w:t>Open</w:t>
      </w:r>
      <w:r w:rsidRPr="00661F1B">
        <w:rPr>
          <w:color w:val="C00000"/>
          <w:spacing w:val="-4"/>
          <w:sz w:val="20"/>
        </w:rPr>
        <w:t xml:space="preserve"> </w:t>
      </w:r>
      <w:r>
        <w:rPr>
          <w:sz w:val="20"/>
        </w:rPr>
        <w:t>Records</w:t>
      </w:r>
      <w:r>
        <w:rPr>
          <w:spacing w:val="-3"/>
          <w:sz w:val="20"/>
        </w:rPr>
        <w:t xml:space="preserve"> </w:t>
      </w:r>
      <w:r>
        <w:rPr>
          <w:sz w:val="20"/>
        </w:rPr>
        <w:t>Act</w:t>
      </w:r>
      <w:r>
        <w:rPr>
          <w:spacing w:val="-5"/>
          <w:sz w:val="20"/>
        </w:rPr>
        <w:t xml:space="preserve"> </w:t>
      </w:r>
      <w:r w:rsidR="00661F1B">
        <w:rPr>
          <w:color w:val="C00000"/>
          <w:spacing w:val="-5"/>
          <w:sz w:val="20"/>
        </w:rPr>
        <w:t xml:space="preserve">(CORA) Section </w:t>
      </w:r>
      <w:r>
        <w:rPr>
          <w:sz w:val="20"/>
        </w:rPr>
        <w:t>24-72-201</w:t>
      </w:r>
      <w:r w:rsidRPr="00661F1B">
        <w:rPr>
          <w:strike/>
          <w:color w:val="C00000"/>
          <w:sz w:val="20"/>
        </w:rPr>
        <w:t>,</w:t>
      </w:r>
      <w:r w:rsidRPr="00661F1B">
        <w:rPr>
          <w:strike/>
          <w:color w:val="C00000"/>
          <w:spacing w:val="-5"/>
          <w:sz w:val="20"/>
        </w:rPr>
        <w:t xml:space="preserve"> </w:t>
      </w:r>
      <w:r w:rsidRPr="00661F1B">
        <w:rPr>
          <w:strike/>
          <w:color w:val="C00000"/>
          <w:sz w:val="20"/>
        </w:rPr>
        <w:t>C.R.S.</w:t>
      </w:r>
      <w:r w:rsidRPr="00661F1B">
        <w:rPr>
          <w:color w:val="C00000"/>
          <w:spacing w:val="-3"/>
          <w:sz w:val="20"/>
        </w:rPr>
        <w:t xml:space="preserve"> </w:t>
      </w:r>
      <w:r>
        <w:rPr>
          <w:sz w:val="20"/>
        </w:rPr>
        <w:t>et</w:t>
      </w:r>
      <w:r>
        <w:rPr>
          <w:spacing w:val="-5"/>
          <w:sz w:val="20"/>
        </w:rPr>
        <w:t xml:space="preserve"> </w:t>
      </w:r>
      <w:r>
        <w:rPr>
          <w:sz w:val="20"/>
        </w:rPr>
        <w:t>seq.</w:t>
      </w:r>
      <w:r w:rsidR="00661F1B">
        <w:rPr>
          <w:color w:val="C00000"/>
          <w:sz w:val="20"/>
        </w:rPr>
        <w:t>, C.R.S.</w:t>
      </w:r>
    </w:p>
    <w:p w14:paraId="648B0DFD" w14:textId="0CFE9A65" w:rsidR="009E11E2" w:rsidRPr="00661F1B" w:rsidRDefault="00000000" w:rsidP="00661F1B">
      <w:pPr>
        <w:pStyle w:val="ListParagraph"/>
        <w:numPr>
          <w:ilvl w:val="2"/>
          <w:numId w:val="2"/>
        </w:numPr>
        <w:tabs>
          <w:tab w:val="left" w:pos="2877"/>
          <w:tab w:val="left" w:pos="2880"/>
        </w:tabs>
        <w:spacing w:after="240"/>
        <w:ind w:right="427"/>
        <w:rPr>
          <w:sz w:val="20"/>
        </w:rPr>
      </w:pPr>
      <w:r>
        <w:rPr>
          <w:sz w:val="20"/>
        </w:rPr>
        <w:t>Individuals or companies certified or registered through the Division in accordance with Sections</w:t>
      </w:r>
      <w:r>
        <w:rPr>
          <w:spacing w:val="-3"/>
          <w:sz w:val="20"/>
        </w:rPr>
        <w:t xml:space="preserve"> </w:t>
      </w:r>
      <w:r>
        <w:rPr>
          <w:sz w:val="20"/>
        </w:rPr>
        <w:t>3,</w:t>
      </w:r>
      <w:r>
        <w:rPr>
          <w:spacing w:val="-2"/>
          <w:sz w:val="20"/>
        </w:rPr>
        <w:t xml:space="preserve"> </w:t>
      </w:r>
      <w:r>
        <w:rPr>
          <w:sz w:val="20"/>
        </w:rPr>
        <w:t>4,</w:t>
      </w:r>
      <w:r>
        <w:rPr>
          <w:spacing w:val="-4"/>
          <w:sz w:val="20"/>
        </w:rPr>
        <w:t xml:space="preserve"> </w:t>
      </w:r>
      <w:r>
        <w:rPr>
          <w:sz w:val="20"/>
        </w:rPr>
        <w:t>and</w:t>
      </w:r>
      <w:r>
        <w:rPr>
          <w:spacing w:val="-3"/>
          <w:sz w:val="20"/>
        </w:rPr>
        <w:t xml:space="preserve"> </w:t>
      </w:r>
      <w:r>
        <w:rPr>
          <w:sz w:val="20"/>
        </w:rPr>
        <w:t>5</w:t>
      </w:r>
      <w:r>
        <w:rPr>
          <w:spacing w:val="-4"/>
          <w:sz w:val="20"/>
        </w:rPr>
        <w:t xml:space="preserve"> </w:t>
      </w:r>
      <w:r>
        <w:rPr>
          <w:sz w:val="20"/>
        </w:rPr>
        <w:t>of</w:t>
      </w:r>
      <w:r>
        <w:rPr>
          <w:spacing w:val="-2"/>
          <w:sz w:val="20"/>
        </w:rPr>
        <w:t xml:space="preserve"> </w:t>
      </w:r>
      <w:r>
        <w:rPr>
          <w:sz w:val="20"/>
        </w:rPr>
        <w:t>these</w:t>
      </w:r>
      <w:r>
        <w:rPr>
          <w:spacing w:val="-4"/>
          <w:sz w:val="20"/>
        </w:rPr>
        <w:t xml:space="preserve"> </w:t>
      </w:r>
      <w:r>
        <w:rPr>
          <w:sz w:val="20"/>
        </w:rPr>
        <w:t>rules</w:t>
      </w:r>
      <w:r>
        <w:rPr>
          <w:spacing w:val="-1"/>
          <w:sz w:val="20"/>
        </w:rPr>
        <w:t xml:space="preserve"> </w:t>
      </w:r>
      <w:r>
        <w:rPr>
          <w:sz w:val="20"/>
        </w:rPr>
        <w:t>are</w:t>
      </w:r>
      <w:r>
        <w:rPr>
          <w:spacing w:val="-4"/>
          <w:sz w:val="20"/>
        </w:rPr>
        <w:t xml:space="preserve"> </w:t>
      </w:r>
      <w:r>
        <w:rPr>
          <w:sz w:val="20"/>
        </w:rPr>
        <w:t>required</w:t>
      </w:r>
      <w:r>
        <w:rPr>
          <w:spacing w:val="-4"/>
          <w:sz w:val="20"/>
        </w:rPr>
        <w:t xml:space="preserve"> </w:t>
      </w:r>
      <w:r>
        <w:rPr>
          <w:sz w:val="20"/>
        </w:rPr>
        <w:t>to</w:t>
      </w:r>
      <w:r>
        <w:rPr>
          <w:spacing w:val="-4"/>
          <w:sz w:val="20"/>
        </w:rPr>
        <w:t xml:space="preserve"> </w:t>
      </w:r>
      <w:r>
        <w:rPr>
          <w:sz w:val="20"/>
        </w:rPr>
        <w:t>report</w:t>
      </w:r>
      <w:r>
        <w:rPr>
          <w:spacing w:val="-4"/>
          <w:sz w:val="20"/>
        </w:rPr>
        <w:t xml:space="preserve"> </w:t>
      </w:r>
      <w:r>
        <w:rPr>
          <w:sz w:val="20"/>
        </w:rPr>
        <w:t>significant</w:t>
      </w:r>
      <w:r>
        <w:rPr>
          <w:spacing w:val="-4"/>
          <w:sz w:val="20"/>
        </w:rPr>
        <w:t xml:space="preserve"> </w:t>
      </w:r>
      <w:r>
        <w:rPr>
          <w:sz w:val="20"/>
        </w:rPr>
        <w:t>or</w:t>
      </w:r>
      <w:r>
        <w:rPr>
          <w:spacing w:val="-4"/>
          <w:sz w:val="20"/>
        </w:rPr>
        <w:t xml:space="preserve"> </w:t>
      </w:r>
      <w:r>
        <w:rPr>
          <w:sz w:val="20"/>
        </w:rPr>
        <w:t>repeated</w:t>
      </w:r>
      <w:r>
        <w:rPr>
          <w:spacing w:val="-3"/>
          <w:sz w:val="20"/>
        </w:rPr>
        <w:t xml:space="preserve"> </w:t>
      </w:r>
      <w:r>
        <w:rPr>
          <w:sz w:val="20"/>
        </w:rPr>
        <w:t>design</w:t>
      </w:r>
      <w:r>
        <w:rPr>
          <w:spacing w:val="-5"/>
          <w:sz w:val="20"/>
        </w:rPr>
        <w:t xml:space="preserve"> </w:t>
      </w:r>
      <w:r>
        <w:rPr>
          <w:sz w:val="20"/>
        </w:rPr>
        <w:t xml:space="preserve">or installation deficiencies, other violations of any provision of </w:t>
      </w:r>
      <w:r w:rsidR="00661F1B">
        <w:rPr>
          <w:color w:val="C00000"/>
          <w:sz w:val="20"/>
        </w:rPr>
        <w:t xml:space="preserve">Sections </w:t>
      </w:r>
      <w:r>
        <w:rPr>
          <w:sz w:val="20"/>
        </w:rPr>
        <w:t>24-33.5-1206.1 through 1206.7</w:t>
      </w:r>
      <w:r w:rsidR="00661F1B">
        <w:rPr>
          <w:color w:val="C00000"/>
          <w:sz w:val="20"/>
        </w:rPr>
        <w:t>,</w:t>
      </w:r>
      <w:r>
        <w:rPr>
          <w:sz w:val="20"/>
        </w:rPr>
        <w:t xml:space="preserve"> C.R.S., or these Rules.</w:t>
      </w:r>
    </w:p>
    <w:p w14:paraId="550D23FF" w14:textId="35966F60" w:rsidR="009E11E2" w:rsidRPr="002A3B97" w:rsidRDefault="00000000" w:rsidP="002A3B97">
      <w:pPr>
        <w:pStyle w:val="ListParagraph"/>
        <w:numPr>
          <w:ilvl w:val="2"/>
          <w:numId w:val="2"/>
        </w:numPr>
        <w:tabs>
          <w:tab w:val="left" w:pos="2877"/>
          <w:tab w:val="left" w:pos="2880"/>
        </w:tabs>
        <w:spacing w:after="240"/>
        <w:ind w:right="379"/>
        <w:rPr>
          <w:sz w:val="20"/>
        </w:rPr>
      </w:pPr>
      <w:r>
        <w:rPr>
          <w:sz w:val="20"/>
        </w:rPr>
        <w:t>The Fire &amp; Life Safety Section (F&amp;LSS) Chief will investigate or cause to be investigated the</w:t>
      </w:r>
      <w:r>
        <w:rPr>
          <w:spacing w:val="-3"/>
          <w:sz w:val="20"/>
        </w:rPr>
        <w:t xml:space="preserve"> </w:t>
      </w:r>
      <w:r>
        <w:rPr>
          <w:sz w:val="20"/>
        </w:rPr>
        <w:t>information</w:t>
      </w:r>
      <w:r>
        <w:rPr>
          <w:spacing w:val="-5"/>
          <w:sz w:val="20"/>
        </w:rPr>
        <w:t xml:space="preserve"> </w:t>
      </w:r>
      <w:r>
        <w:rPr>
          <w:sz w:val="20"/>
        </w:rPr>
        <w:t>contained</w:t>
      </w:r>
      <w:r>
        <w:rPr>
          <w:spacing w:val="-3"/>
          <w:sz w:val="20"/>
        </w:rPr>
        <w:t xml:space="preserve"> </w:t>
      </w:r>
      <w:r>
        <w:rPr>
          <w:sz w:val="20"/>
        </w:rPr>
        <w:t>in</w:t>
      </w:r>
      <w:r>
        <w:rPr>
          <w:spacing w:val="-4"/>
          <w:sz w:val="20"/>
        </w:rPr>
        <w:t xml:space="preserve"> </w:t>
      </w:r>
      <w:r>
        <w:rPr>
          <w:sz w:val="20"/>
        </w:rPr>
        <w:t>the</w:t>
      </w:r>
      <w:r>
        <w:rPr>
          <w:spacing w:val="-2"/>
          <w:sz w:val="20"/>
        </w:rPr>
        <w:t xml:space="preserve"> </w:t>
      </w:r>
      <w:r>
        <w:rPr>
          <w:sz w:val="20"/>
        </w:rPr>
        <w:t>complaint.</w:t>
      </w:r>
      <w:r>
        <w:rPr>
          <w:spacing w:val="-2"/>
          <w:sz w:val="20"/>
        </w:rPr>
        <w:t xml:space="preserve"> </w:t>
      </w:r>
      <w:r>
        <w:rPr>
          <w:sz w:val="20"/>
        </w:rPr>
        <w:t>If</w:t>
      </w:r>
      <w:r>
        <w:rPr>
          <w:spacing w:val="-4"/>
          <w:sz w:val="20"/>
        </w:rPr>
        <w:t xml:space="preserve"> </w:t>
      </w:r>
      <w:r>
        <w:rPr>
          <w:sz w:val="20"/>
        </w:rPr>
        <w:t>evidence</w:t>
      </w:r>
      <w:r>
        <w:rPr>
          <w:spacing w:val="-2"/>
          <w:sz w:val="20"/>
        </w:rPr>
        <w:t xml:space="preserve"> </w:t>
      </w:r>
      <w:r>
        <w:rPr>
          <w:sz w:val="20"/>
        </w:rPr>
        <w:t>can</w:t>
      </w:r>
      <w:r>
        <w:rPr>
          <w:spacing w:val="-5"/>
          <w:sz w:val="20"/>
        </w:rPr>
        <w:t xml:space="preserve"> </w:t>
      </w:r>
      <w:r>
        <w:rPr>
          <w:sz w:val="20"/>
        </w:rPr>
        <w:t>be</w:t>
      </w:r>
      <w:r>
        <w:rPr>
          <w:spacing w:val="-2"/>
          <w:sz w:val="20"/>
        </w:rPr>
        <w:t xml:space="preserve"> </w:t>
      </w:r>
      <w:r>
        <w:rPr>
          <w:sz w:val="20"/>
        </w:rPr>
        <w:t>found</w:t>
      </w:r>
      <w:r>
        <w:rPr>
          <w:spacing w:val="-5"/>
          <w:sz w:val="20"/>
        </w:rPr>
        <w:t xml:space="preserve"> </w:t>
      </w:r>
      <w:r>
        <w:rPr>
          <w:sz w:val="20"/>
        </w:rPr>
        <w:t>to</w:t>
      </w:r>
      <w:r>
        <w:rPr>
          <w:spacing w:val="-4"/>
          <w:sz w:val="20"/>
        </w:rPr>
        <w:t xml:space="preserve"> </w:t>
      </w:r>
      <w:r>
        <w:rPr>
          <w:sz w:val="20"/>
        </w:rPr>
        <w:t>substantiate</w:t>
      </w:r>
      <w:r>
        <w:rPr>
          <w:spacing w:val="-5"/>
          <w:sz w:val="20"/>
        </w:rPr>
        <w:t xml:space="preserve"> </w:t>
      </w:r>
      <w:r>
        <w:rPr>
          <w:sz w:val="20"/>
        </w:rPr>
        <w:t>that</w:t>
      </w:r>
      <w:r>
        <w:rPr>
          <w:spacing w:val="-4"/>
          <w:sz w:val="20"/>
        </w:rPr>
        <w:t xml:space="preserve"> </w:t>
      </w:r>
      <w:r>
        <w:rPr>
          <w:sz w:val="20"/>
        </w:rPr>
        <w:t xml:space="preserve">a violation has occurred, the F&amp;LSS Chief will proceed pursuant to Sections 10.2 through </w:t>
      </w:r>
      <w:r>
        <w:rPr>
          <w:spacing w:val="-2"/>
          <w:sz w:val="20"/>
        </w:rPr>
        <w:t>10.7</w:t>
      </w:r>
      <w:r w:rsidR="002A3B97">
        <w:rPr>
          <w:spacing w:val="-2"/>
          <w:sz w:val="20"/>
        </w:rPr>
        <w:t xml:space="preserve"> </w:t>
      </w:r>
      <w:r w:rsidR="002A3B97">
        <w:rPr>
          <w:color w:val="C00000"/>
          <w:spacing w:val="-2"/>
          <w:sz w:val="20"/>
        </w:rPr>
        <w:t>of these rules</w:t>
      </w:r>
      <w:r w:rsidR="002A3B97" w:rsidRPr="002A3B97">
        <w:rPr>
          <w:spacing w:val="-2"/>
          <w:sz w:val="20"/>
        </w:rPr>
        <w:t>.</w:t>
      </w:r>
    </w:p>
    <w:p w14:paraId="2789CCA0" w14:textId="15093228" w:rsidR="009E11E2" w:rsidRPr="002A3B97" w:rsidRDefault="00000000" w:rsidP="002A3B97">
      <w:pPr>
        <w:pStyle w:val="ListParagraph"/>
        <w:numPr>
          <w:ilvl w:val="2"/>
          <w:numId w:val="2"/>
        </w:numPr>
        <w:tabs>
          <w:tab w:val="left" w:pos="2877"/>
          <w:tab w:val="left" w:pos="2880"/>
        </w:tabs>
        <w:spacing w:before="1" w:after="240"/>
        <w:ind w:right="398"/>
        <w:rPr>
          <w:sz w:val="20"/>
        </w:rPr>
      </w:pPr>
      <w:r>
        <w:rPr>
          <w:sz w:val="20"/>
        </w:rPr>
        <w:t>If the investigation identifies evidence of fraud or other criminal activity, a case will be referred</w:t>
      </w:r>
      <w:r>
        <w:rPr>
          <w:spacing w:val="-6"/>
          <w:sz w:val="20"/>
        </w:rPr>
        <w:t xml:space="preserve"> </w:t>
      </w:r>
      <w:r>
        <w:rPr>
          <w:sz w:val="20"/>
        </w:rPr>
        <w:t>to</w:t>
      </w:r>
      <w:r>
        <w:rPr>
          <w:spacing w:val="-3"/>
          <w:sz w:val="20"/>
        </w:rPr>
        <w:t xml:space="preserve"> </w:t>
      </w:r>
      <w:r>
        <w:rPr>
          <w:sz w:val="20"/>
        </w:rPr>
        <w:t>the</w:t>
      </w:r>
      <w:r>
        <w:rPr>
          <w:spacing w:val="-3"/>
          <w:sz w:val="20"/>
        </w:rPr>
        <w:t xml:space="preserve"> </w:t>
      </w:r>
      <w:r>
        <w:rPr>
          <w:sz w:val="20"/>
        </w:rPr>
        <w:t>law</w:t>
      </w:r>
      <w:r>
        <w:rPr>
          <w:spacing w:val="-5"/>
          <w:sz w:val="20"/>
        </w:rPr>
        <w:t xml:space="preserve"> </w:t>
      </w:r>
      <w:r>
        <w:rPr>
          <w:sz w:val="20"/>
        </w:rPr>
        <w:t>enforcement</w:t>
      </w:r>
      <w:r>
        <w:rPr>
          <w:spacing w:val="-3"/>
          <w:sz w:val="20"/>
        </w:rPr>
        <w:t xml:space="preserve"> </w:t>
      </w:r>
      <w:r>
        <w:rPr>
          <w:sz w:val="20"/>
        </w:rPr>
        <w:t>agency(</w:t>
      </w:r>
      <w:proofErr w:type="spellStart"/>
      <w:r>
        <w:rPr>
          <w:sz w:val="20"/>
        </w:rPr>
        <w:t>ies</w:t>
      </w:r>
      <w:proofErr w:type="spellEnd"/>
      <w:r>
        <w:rPr>
          <w:sz w:val="20"/>
        </w:rPr>
        <w:t>)</w:t>
      </w:r>
      <w:r>
        <w:rPr>
          <w:spacing w:val="-4"/>
          <w:sz w:val="20"/>
        </w:rPr>
        <w:t xml:space="preserve"> </w:t>
      </w:r>
      <w:r>
        <w:rPr>
          <w:sz w:val="20"/>
        </w:rPr>
        <w:t>having</w:t>
      </w:r>
      <w:r>
        <w:rPr>
          <w:spacing w:val="-6"/>
          <w:sz w:val="20"/>
        </w:rPr>
        <w:t xml:space="preserve"> </w:t>
      </w:r>
      <w:r>
        <w:rPr>
          <w:sz w:val="20"/>
        </w:rPr>
        <w:t>jurisdiction. Referral</w:t>
      </w:r>
      <w:r>
        <w:rPr>
          <w:spacing w:val="-6"/>
          <w:sz w:val="20"/>
        </w:rPr>
        <w:t xml:space="preserve"> </w:t>
      </w:r>
      <w:r>
        <w:rPr>
          <w:sz w:val="20"/>
        </w:rPr>
        <w:t>does</w:t>
      </w:r>
      <w:r>
        <w:rPr>
          <w:spacing w:val="-4"/>
          <w:sz w:val="20"/>
        </w:rPr>
        <w:t xml:space="preserve"> </w:t>
      </w:r>
      <w:r>
        <w:rPr>
          <w:sz w:val="20"/>
        </w:rPr>
        <w:t>not</w:t>
      </w:r>
      <w:r>
        <w:rPr>
          <w:spacing w:val="-3"/>
          <w:sz w:val="20"/>
        </w:rPr>
        <w:t xml:space="preserve"> </w:t>
      </w:r>
      <w:r>
        <w:rPr>
          <w:sz w:val="20"/>
        </w:rPr>
        <w:t>prevent the Division from pursuing action under these Rules.</w:t>
      </w:r>
    </w:p>
    <w:p w14:paraId="65D4D4E3" w14:textId="68DD03CF" w:rsidR="009E11E2" w:rsidRPr="002A3B97" w:rsidRDefault="00000000" w:rsidP="002A3B97">
      <w:pPr>
        <w:pStyle w:val="ListParagraph"/>
        <w:numPr>
          <w:ilvl w:val="2"/>
          <w:numId w:val="2"/>
        </w:numPr>
        <w:tabs>
          <w:tab w:val="left" w:pos="2877"/>
          <w:tab w:val="left" w:pos="2880"/>
        </w:tabs>
        <w:spacing w:after="240"/>
        <w:ind w:right="440"/>
        <w:rPr>
          <w:sz w:val="20"/>
        </w:rPr>
      </w:pPr>
      <w:r>
        <w:rPr>
          <w:sz w:val="20"/>
        </w:rPr>
        <w:t>Should the Director determine that it is necessary to conduct a hearing, the Division will utilize the services of the Colorado Division of Administrative Hearings to conduct a hearing</w:t>
      </w:r>
      <w:r>
        <w:rPr>
          <w:spacing w:val="-4"/>
          <w:sz w:val="20"/>
        </w:rPr>
        <w:t xml:space="preserve"> </w:t>
      </w:r>
      <w:r>
        <w:rPr>
          <w:sz w:val="20"/>
        </w:rPr>
        <w:t>in</w:t>
      </w:r>
      <w:r>
        <w:rPr>
          <w:spacing w:val="-3"/>
          <w:sz w:val="20"/>
        </w:rPr>
        <w:t xml:space="preserve"> </w:t>
      </w:r>
      <w:r>
        <w:rPr>
          <w:sz w:val="20"/>
        </w:rPr>
        <w:t>accordance</w:t>
      </w:r>
      <w:r>
        <w:rPr>
          <w:spacing w:val="-5"/>
          <w:sz w:val="20"/>
        </w:rPr>
        <w:t xml:space="preserve"> </w:t>
      </w:r>
      <w:r>
        <w:rPr>
          <w:sz w:val="20"/>
        </w:rPr>
        <w:t>with</w:t>
      </w:r>
      <w:r>
        <w:rPr>
          <w:spacing w:val="-1"/>
          <w:sz w:val="20"/>
        </w:rPr>
        <w:t xml:space="preserve"> </w:t>
      </w:r>
      <w:r>
        <w:rPr>
          <w:sz w:val="20"/>
        </w:rPr>
        <w:t>the</w:t>
      </w:r>
      <w:r>
        <w:rPr>
          <w:spacing w:val="-6"/>
          <w:sz w:val="20"/>
        </w:rPr>
        <w:t xml:space="preserve"> </w:t>
      </w:r>
      <w:r>
        <w:rPr>
          <w:sz w:val="20"/>
        </w:rPr>
        <w:t>Colorado</w:t>
      </w:r>
      <w:r>
        <w:rPr>
          <w:spacing w:val="-3"/>
          <w:sz w:val="20"/>
        </w:rPr>
        <w:t xml:space="preserve"> </w:t>
      </w:r>
      <w:r>
        <w:rPr>
          <w:sz w:val="20"/>
        </w:rPr>
        <w:t>Administrative</w:t>
      </w:r>
      <w:r>
        <w:rPr>
          <w:spacing w:val="-5"/>
          <w:sz w:val="20"/>
        </w:rPr>
        <w:t xml:space="preserve"> </w:t>
      </w:r>
      <w:r>
        <w:rPr>
          <w:sz w:val="20"/>
        </w:rPr>
        <w:t>Procedure</w:t>
      </w:r>
      <w:r>
        <w:rPr>
          <w:spacing w:val="-3"/>
          <w:sz w:val="20"/>
        </w:rPr>
        <w:t xml:space="preserve"> </w:t>
      </w:r>
      <w:r>
        <w:rPr>
          <w:sz w:val="20"/>
        </w:rPr>
        <w:t>Act</w:t>
      </w:r>
      <w:r w:rsidR="002A3B97">
        <w:rPr>
          <w:sz w:val="20"/>
        </w:rPr>
        <w:t xml:space="preserve">, </w:t>
      </w:r>
      <w:r w:rsidR="002A3B97" w:rsidRPr="002A3B97">
        <w:rPr>
          <w:color w:val="C00000"/>
          <w:sz w:val="20"/>
        </w:rPr>
        <w:t xml:space="preserve">Section </w:t>
      </w:r>
      <w:r>
        <w:rPr>
          <w:sz w:val="20"/>
        </w:rPr>
        <w:t>24-1-101</w:t>
      </w:r>
      <w:r w:rsidRPr="002A3B97">
        <w:rPr>
          <w:strike/>
          <w:color w:val="C00000"/>
          <w:sz w:val="20"/>
        </w:rPr>
        <w:t>,</w:t>
      </w:r>
      <w:r>
        <w:rPr>
          <w:spacing w:val="-3"/>
          <w:sz w:val="20"/>
        </w:rPr>
        <w:t xml:space="preserve"> </w:t>
      </w:r>
      <w:r>
        <w:rPr>
          <w:sz w:val="20"/>
        </w:rPr>
        <w:t>et</w:t>
      </w:r>
      <w:r>
        <w:rPr>
          <w:spacing w:val="-5"/>
          <w:sz w:val="20"/>
        </w:rPr>
        <w:t xml:space="preserve"> </w:t>
      </w:r>
      <w:r>
        <w:rPr>
          <w:sz w:val="20"/>
        </w:rPr>
        <w:t>seq.</w:t>
      </w:r>
      <w:r w:rsidR="002A3B97" w:rsidRPr="002A3B97">
        <w:rPr>
          <w:color w:val="C00000"/>
          <w:sz w:val="20"/>
        </w:rPr>
        <w:t>,</w:t>
      </w:r>
      <w:r w:rsidRPr="002A3B97">
        <w:rPr>
          <w:color w:val="C00000"/>
          <w:sz w:val="20"/>
        </w:rPr>
        <w:t xml:space="preserve"> </w:t>
      </w:r>
      <w:r>
        <w:rPr>
          <w:spacing w:val="-2"/>
          <w:sz w:val="20"/>
        </w:rPr>
        <w:t>C.R.S.</w:t>
      </w:r>
    </w:p>
    <w:p w14:paraId="3620DD6A" w14:textId="401902F7" w:rsidR="009E11E2" w:rsidRPr="002A3B97" w:rsidRDefault="00000000" w:rsidP="002A3B97">
      <w:pPr>
        <w:pStyle w:val="ListParagraph"/>
        <w:numPr>
          <w:ilvl w:val="1"/>
          <w:numId w:val="2"/>
        </w:numPr>
        <w:tabs>
          <w:tab w:val="left" w:pos="2160"/>
        </w:tabs>
        <w:spacing w:before="1" w:after="240"/>
        <w:rPr>
          <w:sz w:val="20"/>
        </w:rPr>
      </w:pPr>
      <w:r>
        <w:rPr>
          <w:spacing w:val="-2"/>
          <w:sz w:val="20"/>
        </w:rPr>
        <w:t>Penalties</w:t>
      </w:r>
    </w:p>
    <w:p w14:paraId="5E633943" w14:textId="6629EBDF" w:rsidR="009E11E2" w:rsidRPr="002A3B97" w:rsidRDefault="00000000" w:rsidP="002A3B97">
      <w:pPr>
        <w:pStyle w:val="ListParagraph"/>
        <w:numPr>
          <w:ilvl w:val="2"/>
          <w:numId w:val="2"/>
        </w:numPr>
        <w:tabs>
          <w:tab w:val="left" w:pos="2877"/>
          <w:tab w:val="left" w:pos="2880"/>
        </w:tabs>
        <w:spacing w:before="1" w:after="240"/>
        <w:ind w:right="758"/>
        <w:rPr>
          <w:sz w:val="20"/>
        </w:rPr>
      </w:pPr>
      <w:r>
        <w:rPr>
          <w:sz w:val="20"/>
        </w:rPr>
        <w:t>The</w:t>
      </w:r>
      <w:r>
        <w:rPr>
          <w:spacing w:val="-5"/>
          <w:sz w:val="20"/>
        </w:rPr>
        <w:t xml:space="preserve"> </w:t>
      </w:r>
      <w:r>
        <w:rPr>
          <w:sz w:val="20"/>
        </w:rPr>
        <w:t>F&amp;LSS</w:t>
      </w:r>
      <w:r>
        <w:rPr>
          <w:spacing w:val="-5"/>
          <w:sz w:val="20"/>
        </w:rPr>
        <w:t xml:space="preserve"> </w:t>
      </w:r>
      <w:r>
        <w:rPr>
          <w:sz w:val="20"/>
        </w:rPr>
        <w:t>Chief</w:t>
      </w:r>
      <w:r>
        <w:rPr>
          <w:spacing w:val="-3"/>
          <w:sz w:val="20"/>
        </w:rPr>
        <w:t xml:space="preserve"> </w:t>
      </w:r>
      <w:r>
        <w:rPr>
          <w:sz w:val="20"/>
        </w:rPr>
        <w:t>may</w:t>
      </w:r>
      <w:r>
        <w:rPr>
          <w:spacing w:val="-2"/>
          <w:sz w:val="20"/>
        </w:rPr>
        <w:t xml:space="preserve"> </w:t>
      </w:r>
      <w:r>
        <w:rPr>
          <w:sz w:val="20"/>
        </w:rPr>
        <w:t>assess</w:t>
      </w:r>
      <w:r>
        <w:rPr>
          <w:spacing w:val="-4"/>
          <w:sz w:val="20"/>
        </w:rPr>
        <w:t xml:space="preserve"> </w:t>
      </w:r>
      <w:r>
        <w:rPr>
          <w:sz w:val="20"/>
        </w:rPr>
        <w:t>a</w:t>
      </w:r>
      <w:r>
        <w:rPr>
          <w:spacing w:val="-5"/>
          <w:sz w:val="20"/>
        </w:rPr>
        <w:t xml:space="preserve"> </w:t>
      </w:r>
      <w:r>
        <w:rPr>
          <w:sz w:val="20"/>
        </w:rPr>
        <w:t>penalty</w:t>
      </w:r>
      <w:r>
        <w:rPr>
          <w:spacing w:val="-2"/>
          <w:sz w:val="20"/>
        </w:rPr>
        <w:t xml:space="preserve"> </w:t>
      </w:r>
      <w:r>
        <w:rPr>
          <w:sz w:val="20"/>
        </w:rPr>
        <w:t>and/or</w:t>
      </w:r>
      <w:r>
        <w:rPr>
          <w:spacing w:val="-5"/>
          <w:sz w:val="20"/>
        </w:rPr>
        <w:t xml:space="preserve"> </w:t>
      </w:r>
      <w:r>
        <w:rPr>
          <w:sz w:val="20"/>
        </w:rPr>
        <w:t>fine</w:t>
      </w:r>
      <w:r>
        <w:rPr>
          <w:spacing w:val="-5"/>
          <w:sz w:val="20"/>
        </w:rPr>
        <w:t xml:space="preserve"> </w:t>
      </w:r>
      <w:r>
        <w:rPr>
          <w:sz w:val="20"/>
        </w:rPr>
        <w:t>for</w:t>
      </w:r>
      <w:r>
        <w:rPr>
          <w:spacing w:val="-4"/>
          <w:sz w:val="20"/>
        </w:rPr>
        <w:t xml:space="preserve"> </w:t>
      </w:r>
      <w:r>
        <w:rPr>
          <w:sz w:val="20"/>
        </w:rPr>
        <w:t>any</w:t>
      </w:r>
      <w:r>
        <w:rPr>
          <w:spacing w:val="-4"/>
          <w:sz w:val="20"/>
        </w:rPr>
        <w:t xml:space="preserve"> </w:t>
      </w:r>
      <w:r>
        <w:rPr>
          <w:sz w:val="20"/>
        </w:rPr>
        <w:t>conduct</w:t>
      </w:r>
      <w:r>
        <w:rPr>
          <w:spacing w:val="-3"/>
          <w:sz w:val="20"/>
        </w:rPr>
        <w:t xml:space="preserve"> </w:t>
      </w:r>
      <w:ins w:id="108" w:author="Chris Brunette" w:date="2026-07-21T14:16:00Z" w16du:dateUtc="2026-07-21T20:16:00Z">
        <w:r w:rsidR="009B32A9">
          <w:rPr>
            <w:spacing w:val="-3"/>
            <w:sz w:val="20"/>
          </w:rPr>
          <w:t>of an individual and</w:t>
        </w:r>
      </w:ins>
      <w:ins w:id="109" w:author="Chris Brunette" w:date="2026-07-21T14:17:00Z" w16du:dateUtc="2026-07-21T20:17:00Z">
        <w:r w:rsidR="009B32A9">
          <w:rPr>
            <w:spacing w:val="-3"/>
            <w:sz w:val="20"/>
          </w:rPr>
          <w:t>/</w:t>
        </w:r>
      </w:ins>
      <w:ins w:id="110" w:author="Chris Brunette" w:date="2026-07-21T14:16:00Z" w16du:dateUtc="2026-07-21T20:16:00Z">
        <w:r w:rsidR="009B32A9">
          <w:rPr>
            <w:spacing w:val="-3"/>
            <w:sz w:val="20"/>
          </w:rPr>
          <w:t xml:space="preserve">or company that is </w:t>
        </w:r>
      </w:ins>
      <w:r>
        <w:rPr>
          <w:sz w:val="20"/>
        </w:rPr>
        <w:t>determined,</w:t>
      </w:r>
      <w:r>
        <w:rPr>
          <w:spacing w:val="-3"/>
          <w:sz w:val="20"/>
        </w:rPr>
        <w:t xml:space="preserve"> </w:t>
      </w:r>
      <w:r>
        <w:rPr>
          <w:sz w:val="20"/>
        </w:rPr>
        <w:t>after investigation, to constitute a violation of these Rules.</w:t>
      </w:r>
    </w:p>
    <w:p w14:paraId="3D643DEF" w14:textId="0327819D" w:rsidR="009E11E2" w:rsidRPr="002A3B97" w:rsidRDefault="00000000" w:rsidP="002A3B97">
      <w:pPr>
        <w:pStyle w:val="ListParagraph"/>
        <w:numPr>
          <w:ilvl w:val="2"/>
          <w:numId w:val="2"/>
        </w:numPr>
        <w:tabs>
          <w:tab w:val="left" w:pos="2877"/>
          <w:tab w:val="left" w:pos="2880"/>
        </w:tabs>
        <w:spacing w:after="240"/>
        <w:ind w:right="888"/>
        <w:rPr>
          <w:sz w:val="20"/>
        </w:rPr>
      </w:pPr>
      <w:r>
        <w:rPr>
          <w:sz w:val="20"/>
        </w:rPr>
        <w:t>Any</w:t>
      </w:r>
      <w:r>
        <w:rPr>
          <w:spacing w:val="-2"/>
          <w:sz w:val="20"/>
        </w:rPr>
        <w:t xml:space="preserve"> </w:t>
      </w:r>
      <w:r>
        <w:rPr>
          <w:sz w:val="20"/>
        </w:rPr>
        <w:t>assessed</w:t>
      </w:r>
      <w:r>
        <w:rPr>
          <w:spacing w:val="-4"/>
          <w:sz w:val="20"/>
        </w:rPr>
        <w:t xml:space="preserve"> </w:t>
      </w:r>
      <w:r>
        <w:rPr>
          <w:sz w:val="20"/>
        </w:rPr>
        <w:t>penalty</w:t>
      </w:r>
      <w:r>
        <w:rPr>
          <w:spacing w:val="-2"/>
          <w:sz w:val="20"/>
        </w:rPr>
        <w:t xml:space="preserve"> </w:t>
      </w:r>
      <w:r>
        <w:rPr>
          <w:sz w:val="20"/>
        </w:rPr>
        <w:t>and/</w:t>
      </w:r>
      <w:proofErr w:type="gramStart"/>
      <w:r>
        <w:rPr>
          <w:sz w:val="20"/>
        </w:rPr>
        <w:t>or</w:t>
      </w:r>
      <w:r>
        <w:rPr>
          <w:spacing w:val="-3"/>
          <w:sz w:val="20"/>
        </w:rPr>
        <w:t xml:space="preserve"> </w:t>
      </w:r>
      <w:r w:rsidRPr="002A3B97">
        <w:rPr>
          <w:strike/>
          <w:color w:val="C00000"/>
          <w:sz w:val="20"/>
        </w:rPr>
        <w:t>and</w:t>
      </w:r>
      <w:proofErr w:type="gramEnd"/>
      <w:r>
        <w:rPr>
          <w:spacing w:val="-2"/>
          <w:sz w:val="20"/>
        </w:rPr>
        <w:t xml:space="preserve"> </w:t>
      </w:r>
      <w:r>
        <w:rPr>
          <w:sz w:val="20"/>
        </w:rPr>
        <w:t>fine</w:t>
      </w:r>
      <w:r>
        <w:rPr>
          <w:spacing w:val="-3"/>
          <w:sz w:val="20"/>
        </w:rPr>
        <w:t xml:space="preserve"> </w:t>
      </w:r>
      <w:r>
        <w:rPr>
          <w:sz w:val="20"/>
        </w:rPr>
        <w:t>will</w:t>
      </w:r>
      <w:r>
        <w:rPr>
          <w:spacing w:val="-4"/>
          <w:sz w:val="20"/>
        </w:rPr>
        <w:t xml:space="preserve"> </w:t>
      </w:r>
      <w:r>
        <w:rPr>
          <w:sz w:val="20"/>
        </w:rPr>
        <w:t>be</w:t>
      </w:r>
      <w:r>
        <w:rPr>
          <w:spacing w:val="-3"/>
          <w:sz w:val="20"/>
        </w:rPr>
        <w:t xml:space="preserve"> </w:t>
      </w:r>
      <w:r>
        <w:rPr>
          <w:sz w:val="20"/>
        </w:rPr>
        <w:t>in</w:t>
      </w:r>
      <w:r>
        <w:rPr>
          <w:spacing w:val="-3"/>
          <w:sz w:val="20"/>
        </w:rPr>
        <w:t xml:space="preserve"> </w:t>
      </w:r>
      <w:r>
        <w:rPr>
          <w:sz w:val="20"/>
        </w:rPr>
        <w:t>addition</w:t>
      </w:r>
      <w:r>
        <w:rPr>
          <w:spacing w:val="-3"/>
          <w:sz w:val="20"/>
        </w:rPr>
        <w:t xml:space="preserve"> </w:t>
      </w:r>
      <w:r>
        <w:rPr>
          <w:sz w:val="20"/>
        </w:rPr>
        <w:t>to</w:t>
      </w:r>
      <w:r>
        <w:rPr>
          <w:spacing w:val="-1"/>
          <w:sz w:val="20"/>
        </w:rPr>
        <w:t xml:space="preserve"> </w:t>
      </w:r>
      <w:r>
        <w:rPr>
          <w:sz w:val="20"/>
        </w:rPr>
        <w:t>any</w:t>
      </w:r>
      <w:r>
        <w:rPr>
          <w:spacing w:val="-2"/>
          <w:sz w:val="20"/>
        </w:rPr>
        <w:t xml:space="preserve"> </w:t>
      </w:r>
      <w:r>
        <w:rPr>
          <w:sz w:val="20"/>
        </w:rPr>
        <w:t>other</w:t>
      </w:r>
      <w:r>
        <w:rPr>
          <w:spacing w:val="-2"/>
          <w:sz w:val="20"/>
        </w:rPr>
        <w:t xml:space="preserve"> </w:t>
      </w:r>
      <w:r>
        <w:rPr>
          <w:sz w:val="20"/>
        </w:rPr>
        <w:t>civil</w:t>
      </w:r>
      <w:r>
        <w:rPr>
          <w:spacing w:val="-4"/>
          <w:sz w:val="20"/>
        </w:rPr>
        <w:t xml:space="preserve"> </w:t>
      </w:r>
      <w:r>
        <w:rPr>
          <w:sz w:val="20"/>
        </w:rPr>
        <w:t>or</w:t>
      </w:r>
      <w:r>
        <w:rPr>
          <w:spacing w:val="-3"/>
          <w:sz w:val="20"/>
        </w:rPr>
        <w:t xml:space="preserve"> </w:t>
      </w:r>
      <w:r>
        <w:rPr>
          <w:sz w:val="20"/>
        </w:rPr>
        <w:t>criminal penalties that may be prescribed by a court of competent jurisdiction.</w:t>
      </w:r>
    </w:p>
    <w:p w14:paraId="6BBEBE95" w14:textId="0EC865E6" w:rsidR="009E11E2" w:rsidRPr="002A3B97" w:rsidRDefault="00000000" w:rsidP="002A3B97">
      <w:pPr>
        <w:pStyle w:val="ListParagraph"/>
        <w:numPr>
          <w:ilvl w:val="2"/>
          <w:numId w:val="2"/>
        </w:numPr>
        <w:tabs>
          <w:tab w:val="left" w:pos="2877"/>
          <w:tab w:val="left" w:pos="2880"/>
        </w:tabs>
        <w:spacing w:after="240"/>
        <w:ind w:right="829"/>
        <w:rPr>
          <w:sz w:val="20"/>
        </w:rPr>
      </w:pPr>
      <w:r>
        <w:rPr>
          <w:sz w:val="20"/>
        </w:rPr>
        <w:t>Nothing</w:t>
      </w:r>
      <w:r>
        <w:rPr>
          <w:spacing w:val="-4"/>
          <w:sz w:val="20"/>
        </w:rPr>
        <w:t xml:space="preserve"> </w:t>
      </w:r>
      <w:r>
        <w:rPr>
          <w:sz w:val="20"/>
        </w:rPr>
        <w:t>in</w:t>
      </w:r>
      <w:r>
        <w:rPr>
          <w:spacing w:val="-3"/>
          <w:sz w:val="20"/>
        </w:rPr>
        <w:t xml:space="preserve"> </w:t>
      </w:r>
      <w:r>
        <w:rPr>
          <w:sz w:val="20"/>
        </w:rPr>
        <w:t>these</w:t>
      </w:r>
      <w:r>
        <w:rPr>
          <w:spacing w:val="-3"/>
          <w:sz w:val="20"/>
        </w:rPr>
        <w:t xml:space="preserve"> </w:t>
      </w:r>
      <w:r>
        <w:rPr>
          <w:sz w:val="20"/>
        </w:rPr>
        <w:t>Rules</w:t>
      </w:r>
      <w:r>
        <w:rPr>
          <w:spacing w:val="-4"/>
          <w:sz w:val="20"/>
        </w:rPr>
        <w:t xml:space="preserve"> </w:t>
      </w:r>
      <w:r>
        <w:rPr>
          <w:sz w:val="20"/>
        </w:rPr>
        <w:t>should</w:t>
      </w:r>
      <w:r>
        <w:rPr>
          <w:spacing w:val="-3"/>
          <w:sz w:val="20"/>
        </w:rPr>
        <w:t xml:space="preserve"> </w:t>
      </w:r>
      <w:r>
        <w:rPr>
          <w:sz w:val="20"/>
        </w:rPr>
        <w:t>be</w:t>
      </w:r>
      <w:r>
        <w:rPr>
          <w:spacing w:val="-5"/>
          <w:sz w:val="20"/>
        </w:rPr>
        <w:t xml:space="preserve"> </w:t>
      </w:r>
      <w:r>
        <w:rPr>
          <w:sz w:val="20"/>
        </w:rPr>
        <w:t>construed</w:t>
      </w:r>
      <w:r>
        <w:rPr>
          <w:spacing w:val="-3"/>
          <w:sz w:val="20"/>
        </w:rPr>
        <w:t xml:space="preserve"> </w:t>
      </w:r>
      <w:r>
        <w:rPr>
          <w:sz w:val="20"/>
        </w:rPr>
        <w:t>to</w:t>
      </w:r>
      <w:r>
        <w:rPr>
          <w:spacing w:val="-5"/>
          <w:sz w:val="20"/>
        </w:rPr>
        <w:t xml:space="preserve"> </w:t>
      </w:r>
      <w:r>
        <w:rPr>
          <w:sz w:val="20"/>
        </w:rPr>
        <w:t>understand</w:t>
      </w:r>
      <w:r>
        <w:rPr>
          <w:spacing w:val="-4"/>
          <w:sz w:val="20"/>
        </w:rPr>
        <w:t xml:space="preserve"> </w:t>
      </w:r>
      <w:r>
        <w:rPr>
          <w:sz w:val="20"/>
        </w:rPr>
        <w:t>that</w:t>
      </w:r>
      <w:r>
        <w:rPr>
          <w:spacing w:val="-3"/>
          <w:sz w:val="20"/>
        </w:rPr>
        <w:t xml:space="preserve"> </w:t>
      </w:r>
      <w:r>
        <w:rPr>
          <w:sz w:val="20"/>
        </w:rPr>
        <w:t>penalties</w:t>
      </w:r>
      <w:r>
        <w:rPr>
          <w:spacing w:val="-2"/>
          <w:sz w:val="20"/>
        </w:rPr>
        <w:t xml:space="preserve"> </w:t>
      </w:r>
      <w:r>
        <w:rPr>
          <w:sz w:val="20"/>
        </w:rPr>
        <w:t>must</w:t>
      </w:r>
      <w:r>
        <w:rPr>
          <w:spacing w:val="-4"/>
          <w:sz w:val="20"/>
        </w:rPr>
        <w:t xml:space="preserve"> </w:t>
      </w:r>
      <w:r>
        <w:rPr>
          <w:sz w:val="20"/>
        </w:rPr>
        <w:t>follow progressive discipline.</w:t>
      </w:r>
    </w:p>
    <w:p w14:paraId="62EEBAEF" w14:textId="281A1176" w:rsidR="009E11E2" w:rsidRPr="002A3B97" w:rsidRDefault="00000000" w:rsidP="002A3B97">
      <w:pPr>
        <w:pStyle w:val="ListParagraph"/>
        <w:numPr>
          <w:ilvl w:val="1"/>
          <w:numId w:val="2"/>
        </w:numPr>
        <w:tabs>
          <w:tab w:val="left" w:pos="2160"/>
        </w:tabs>
        <w:spacing w:after="240"/>
        <w:rPr>
          <w:sz w:val="20"/>
        </w:rPr>
      </w:pPr>
      <w:r>
        <w:rPr>
          <w:spacing w:val="-2"/>
          <w:sz w:val="20"/>
        </w:rPr>
        <w:t>Warnings</w:t>
      </w:r>
    </w:p>
    <w:p w14:paraId="6A5E9A12" w14:textId="50DB4DE7" w:rsidR="009E11E2" w:rsidRPr="002A3B97" w:rsidRDefault="00000000" w:rsidP="002A3B97">
      <w:pPr>
        <w:pStyle w:val="ListParagraph"/>
        <w:numPr>
          <w:ilvl w:val="2"/>
          <w:numId w:val="2"/>
        </w:numPr>
        <w:tabs>
          <w:tab w:val="left" w:pos="2877"/>
          <w:tab w:val="left" w:pos="2880"/>
        </w:tabs>
        <w:spacing w:after="240"/>
        <w:ind w:right="382"/>
        <w:rPr>
          <w:sz w:val="20"/>
        </w:rPr>
      </w:pPr>
      <w:r>
        <w:rPr>
          <w:sz w:val="20"/>
        </w:rPr>
        <w:t>A Warning may be issued to individuals and/or companies for a single, substantiated, violation</w:t>
      </w:r>
      <w:r>
        <w:rPr>
          <w:spacing w:val="-4"/>
          <w:sz w:val="20"/>
        </w:rPr>
        <w:t xml:space="preserve"> </w:t>
      </w:r>
      <w:r>
        <w:rPr>
          <w:sz w:val="20"/>
        </w:rPr>
        <w:t>of</w:t>
      </w:r>
      <w:r>
        <w:rPr>
          <w:spacing w:val="-2"/>
          <w:sz w:val="20"/>
        </w:rPr>
        <w:t xml:space="preserve"> </w:t>
      </w:r>
      <w:r>
        <w:rPr>
          <w:sz w:val="20"/>
        </w:rPr>
        <w:t>these</w:t>
      </w:r>
      <w:r>
        <w:rPr>
          <w:spacing w:val="-2"/>
          <w:sz w:val="20"/>
        </w:rPr>
        <w:t xml:space="preserve"> </w:t>
      </w:r>
      <w:r>
        <w:rPr>
          <w:sz w:val="20"/>
        </w:rPr>
        <w:t>rules</w:t>
      </w:r>
      <w:r>
        <w:rPr>
          <w:spacing w:val="-3"/>
          <w:sz w:val="20"/>
        </w:rPr>
        <w:t xml:space="preserve"> </w:t>
      </w:r>
      <w:r>
        <w:rPr>
          <w:sz w:val="20"/>
        </w:rPr>
        <w:t>which,</w:t>
      </w:r>
      <w:r>
        <w:rPr>
          <w:spacing w:val="-4"/>
          <w:sz w:val="20"/>
        </w:rPr>
        <w:t xml:space="preserve"> </w:t>
      </w:r>
      <w:r>
        <w:rPr>
          <w:sz w:val="20"/>
        </w:rPr>
        <w:t>in</w:t>
      </w:r>
      <w:r>
        <w:rPr>
          <w:spacing w:val="-4"/>
          <w:sz w:val="20"/>
        </w:rPr>
        <w:t xml:space="preserve"> </w:t>
      </w:r>
      <w:r>
        <w:rPr>
          <w:sz w:val="20"/>
        </w:rPr>
        <w:t>the</w:t>
      </w:r>
      <w:r>
        <w:rPr>
          <w:spacing w:val="-4"/>
          <w:sz w:val="20"/>
        </w:rPr>
        <w:t xml:space="preserve"> </w:t>
      </w:r>
      <w:r>
        <w:rPr>
          <w:sz w:val="20"/>
        </w:rPr>
        <w:t>opinion</w:t>
      </w:r>
      <w:r>
        <w:rPr>
          <w:spacing w:val="-2"/>
          <w:sz w:val="20"/>
        </w:rPr>
        <w:t xml:space="preserve"> </w:t>
      </w:r>
      <w:r>
        <w:rPr>
          <w:sz w:val="20"/>
        </w:rPr>
        <w:t>of</w:t>
      </w:r>
      <w:r>
        <w:rPr>
          <w:spacing w:val="-4"/>
          <w:sz w:val="20"/>
        </w:rPr>
        <w:t xml:space="preserve"> </w:t>
      </w:r>
      <w:r>
        <w:rPr>
          <w:sz w:val="20"/>
        </w:rPr>
        <w:t>the</w:t>
      </w:r>
      <w:r>
        <w:rPr>
          <w:spacing w:val="-5"/>
          <w:sz w:val="20"/>
        </w:rPr>
        <w:t xml:space="preserve"> </w:t>
      </w:r>
      <w:r>
        <w:rPr>
          <w:sz w:val="20"/>
        </w:rPr>
        <w:t>F&amp;LSS</w:t>
      </w:r>
      <w:r>
        <w:rPr>
          <w:spacing w:val="-2"/>
          <w:sz w:val="20"/>
        </w:rPr>
        <w:t xml:space="preserve"> </w:t>
      </w:r>
      <w:r>
        <w:rPr>
          <w:sz w:val="20"/>
        </w:rPr>
        <w:t>Chief,</w:t>
      </w:r>
      <w:r>
        <w:rPr>
          <w:spacing w:val="-2"/>
          <w:sz w:val="20"/>
        </w:rPr>
        <w:t xml:space="preserve"> </w:t>
      </w:r>
      <w:r>
        <w:rPr>
          <w:sz w:val="20"/>
        </w:rPr>
        <w:t>does</w:t>
      </w:r>
      <w:r>
        <w:rPr>
          <w:spacing w:val="-3"/>
          <w:sz w:val="20"/>
        </w:rPr>
        <w:t xml:space="preserve"> </w:t>
      </w:r>
      <w:r>
        <w:rPr>
          <w:sz w:val="20"/>
        </w:rPr>
        <w:t>not</w:t>
      </w:r>
      <w:r>
        <w:rPr>
          <w:spacing w:val="-4"/>
          <w:sz w:val="20"/>
        </w:rPr>
        <w:t xml:space="preserve"> </w:t>
      </w:r>
      <w:r>
        <w:rPr>
          <w:sz w:val="20"/>
        </w:rPr>
        <w:t>rise</w:t>
      </w:r>
      <w:r>
        <w:rPr>
          <w:spacing w:val="-2"/>
          <w:sz w:val="20"/>
        </w:rPr>
        <w:t xml:space="preserve"> </w:t>
      </w:r>
      <w:r>
        <w:rPr>
          <w:sz w:val="20"/>
        </w:rPr>
        <w:t>to</w:t>
      </w:r>
      <w:r>
        <w:rPr>
          <w:spacing w:val="-5"/>
          <w:sz w:val="20"/>
        </w:rPr>
        <w:t xml:space="preserve"> </w:t>
      </w:r>
      <w:r>
        <w:rPr>
          <w:sz w:val="20"/>
        </w:rPr>
        <w:t>the</w:t>
      </w:r>
      <w:r>
        <w:rPr>
          <w:spacing w:val="-5"/>
          <w:sz w:val="20"/>
        </w:rPr>
        <w:t xml:space="preserve"> </w:t>
      </w:r>
      <w:r>
        <w:rPr>
          <w:sz w:val="20"/>
        </w:rPr>
        <w:t>level of a significant violation.</w:t>
      </w:r>
    </w:p>
    <w:p w14:paraId="03FD38D3" w14:textId="0D55CB4C" w:rsidR="009E11E2" w:rsidRPr="002A3B97" w:rsidRDefault="00000000" w:rsidP="002A3B97">
      <w:pPr>
        <w:pStyle w:val="ListParagraph"/>
        <w:numPr>
          <w:ilvl w:val="2"/>
          <w:numId w:val="2"/>
        </w:numPr>
        <w:tabs>
          <w:tab w:val="left" w:pos="2877"/>
        </w:tabs>
        <w:spacing w:after="240"/>
        <w:ind w:left="2877" w:hanging="717"/>
        <w:rPr>
          <w:sz w:val="20"/>
        </w:rPr>
      </w:pPr>
      <w:r>
        <w:rPr>
          <w:sz w:val="20"/>
        </w:rPr>
        <w:t>Examples</w:t>
      </w:r>
      <w:r>
        <w:rPr>
          <w:spacing w:val="-6"/>
          <w:sz w:val="20"/>
        </w:rPr>
        <w:t xml:space="preserve"> </w:t>
      </w:r>
      <w:r>
        <w:rPr>
          <w:sz w:val="20"/>
        </w:rPr>
        <w:t>of</w:t>
      </w:r>
      <w:r>
        <w:rPr>
          <w:spacing w:val="-6"/>
          <w:sz w:val="20"/>
        </w:rPr>
        <w:t xml:space="preserve"> </w:t>
      </w:r>
      <w:r>
        <w:rPr>
          <w:sz w:val="20"/>
        </w:rPr>
        <w:t>violations</w:t>
      </w:r>
      <w:r>
        <w:rPr>
          <w:spacing w:val="-4"/>
          <w:sz w:val="20"/>
        </w:rPr>
        <w:t xml:space="preserve"> </w:t>
      </w:r>
      <w:r>
        <w:rPr>
          <w:sz w:val="20"/>
        </w:rPr>
        <w:t>which</w:t>
      </w:r>
      <w:r>
        <w:rPr>
          <w:spacing w:val="-6"/>
          <w:sz w:val="20"/>
        </w:rPr>
        <w:t xml:space="preserve"> </w:t>
      </w:r>
      <w:r>
        <w:rPr>
          <w:sz w:val="20"/>
        </w:rPr>
        <w:t>may</w:t>
      </w:r>
      <w:r>
        <w:rPr>
          <w:spacing w:val="-4"/>
          <w:sz w:val="20"/>
        </w:rPr>
        <w:t xml:space="preserve"> </w:t>
      </w:r>
      <w:r>
        <w:rPr>
          <w:sz w:val="20"/>
        </w:rPr>
        <w:t>lead</w:t>
      </w:r>
      <w:r>
        <w:rPr>
          <w:spacing w:val="-6"/>
          <w:sz w:val="20"/>
        </w:rPr>
        <w:t xml:space="preserve"> </w:t>
      </w:r>
      <w:r>
        <w:rPr>
          <w:sz w:val="20"/>
        </w:rPr>
        <w:t>to</w:t>
      </w:r>
      <w:r>
        <w:rPr>
          <w:spacing w:val="-4"/>
          <w:sz w:val="20"/>
        </w:rPr>
        <w:t xml:space="preserve"> </w:t>
      </w:r>
      <w:r>
        <w:rPr>
          <w:sz w:val="20"/>
        </w:rPr>
        <w:t>a</w:t>
      </w:r>
      <w:r>
        <w:rPr>
          <w:spacing w:val="-7"/>
          <w:sz w:val="20"/>
        </w:rPr>
        <w:t xml:space="preserve"> </w:t>
      </w:r>
      <w:r>
        <w:rPr>
          <w:sz w:val="20"/>
        </w:rPr>
        <w:t>warning</w:t>
      </w:r>
      <w:r>
        <w:rPr>
          <w:spacing w:val="-2"/>
          <w:sz w:val="20"/>
        </w:rPr>
        <w:t xml:space="preserve"> </w:t>
      </w:r>
      <w:r>
        <w:rPr>
          <w:sz w:val="20"/>
        </w:rPr>
        <w:t>(list</w:t>
      </w:r>
      <w:r>
        <w:rPr>
          <w:spacing w:val="-6"/>
          <w:sz w:val="20"/>
        </w:rPr>
        <w:t xml:space="preserve"> </w:t>
      </w:r>
      <w:r>
        <w:rPr>
          <w:sz w:val="20"/>
        </w:rPr>
        <w:t>is</w:t>
      </w:r>
      <w:r>
        <w:rPr>
          <w:spacing w:val="-6"/>
          <w:sz w:val="20"/>
        </w:rPr>
        <w:t xml:space="preserve"> </w:t>
      </w:r>
      <w:r>
        <w:rPr>
          <w:sz w:val="20"/>
        </w:rPr>
        <w:t>not</w:t>
      </w:r>
      <w:r>
        <w:rPr>
          <w:spacing w:val="-6"/>
          <w:sz w:val="20"/>
        </w:rPr>
        <w:t xml:space="preserve"> </w:t>
      </w:r>
      <w:r>
        <w:rPr>
          <w:spacing w:val="-2"/>
          <w:sz w:val="20"/>
        </w:rPr>
        <w:t>exclusive):</w:t>
      </w:r>
    </w:p>
    <w:p w14:paraId="73924F46" w14:textId="06D87C11" w:rsidR="009E11E2" w:rsidRPr="002A3B97" w:rsidRDefault="00000000" w:rsidP="002A3B97">
      <w:pPr>
        <w:pStyle w:val="ListParagraph"/>
        <w:numPr>
          <w:ilvl w:val="3"/>
          <w:numId w:val="2"/>
        </w:numPr>
        <w:tabs>
          <w:tab w:val="left" w:pos="3601"/>
        </w:tabs>
        <w:spacing w:before="1" w:after="240"/>
        <w:ind w:right="571"/>
        <w:rPr>
          <w:sz w:val="20"/>
        </w:rPr>
      </w:pPr>
      <w:r>
        <w:rPr>
          <w:sz w:val="20"/>
        </w:rPr>
        <w:t>Failure</w:t>
      </w:r>
      <w:r>
        <w:rPr>
          <w:spacing w:val="-5"/>
          <w:sz w:val="20"/>
        </w:rPr>
        <w:t xml:space="preserve"> </w:t>
      </w:r>
      <w:r>
        <w:rPr>
          <w:sz w:val="20"/>
        </w:rPr>
        <w:t>to</w:t>
      </w:r>
      <w:r>
        <w:rPr>
          <w:spacing w:val="-3"/>
          <w:sz w:val="20"/>
        </w:rPr>
        <w:t xml:space="preserve"> </w:t>
      </w:r>
      <w:r>
        <w:rPr>
          <w:sz w:val="20"/>
        </w:rPr>
        <w:t>provide</w:t>
      </w:r>
      <w:r>
        <w:rPr>
          <w:spacing w:val="-6"/>
          <w:sz w:val="20"/>
        </w:rPr>
        <w:t xml:space="preserve"> </w:t>
      </w:r>
      <w:r>
        <w:rPr>
          <w:sz w:val="20"/>
        </w:rPr>
        <w:t>registration</w:t>
      </w:r>
      <w:r>
        <w:rPr>
          <w:spacing w:val="-6"/>
          <w:sz w:val="20"/>
        </w:rPr>
        <w:t xml:space="preserve"> </w:t>
      </w:r>
      <w:r>
        <w:rPr>
          <w:sz w:val="20"/>
        </w:rPr>
        <w:t>or</w:t>
      </w:r>
      <w:r>
        <w:rPr>
          <w:spacing w:val="-5"/>
          <w:sz w:val="20"/>
        </w:rPr>
        <w:t xml:space="preserve"> </w:t>
      </w:r>
      <w:r>
        <w:rPr>
          <w:sz w:val="20"/>
        </w:rPr>
        <w:t>certification</w:t>
      </w:r>
      <w:r>
        <w:rPr>
          <w:spacing w:val="-5"/>
          <w:sz w:val="20"/>
        </w:rPr>
        <w:t xml:space="preserve"> </w:t>
      </w:r>
      <w:r>
        <w:rPr>
          <w:sz w:val="20"/>
        </w:rPr>
        <w:t>number</w:t>
      </w:r>
      <w:r>
        <w:rPr>
          <w:spacing w:val="-5"/>
          <w:sz w:val="20"/>
        </w:rPr>
        <w:t xml:space="preserve"> </w:t>
      </w:r>
      <w:r>
        <w:rPr>
          <w:sz w:val="20"/>
        </w:rPr>
        <w:t>on</w:t>
      </w:r>
      <w:r>
        <w:rPr>
          <w:spacing w:val="-5"/>
          <w:sz w:val="20"/>
        </w:rPr>
        <w:t xml:space="preserve"> </w:t>
      </w:r>
      <w:r>
        <w:rPr>
          <w:sz w:val="20"/>
        </w:rPr>
        <w:t>documents</w:t>
      </w:r>
      <w:r>
        <w:rPr>
          <w:spacing w:val="-3"/>
          <w:sz w:val="20"/>
        </w:rPr>
        <w:t xml:space="preserve"> </w:t>
      </w:r>
      <w:r>
        <w:rPr>
          <w:sz w:val="20"/>
        </w:rPr>
        <w:t>as</w:t>
      </w:r>
      <w:r>
        <w:rPr>
          <w:spacing w:val="-4"/>
          <w:sz w:val="20"/>
        </w:rPr>
        <w:t xml:space="preserve"> </w:t>
      </w:r>
      <w:r>
        <w:rPr>
          <w:sz w:val="20"/>
        </w:rPr>
        <w:t>required in Sections 6 through 8</w:t>
      </w:r>
      <w:r w:rsidR="002A3B97">
        <w:rPr>
          <w:sz w:val="20"/>
        </w:rPr>
        <w:t xml:space="preserve"> </w:t>
      </w:r>
      <w:r w:rsidR="002A3B97">
        <w:rPr>
          <w:color w:val="C00000"/>
          <w:sz w:val="20"/>
        </w:rPr>
        <w:t>of these rules</w:t>
      </w:r>
      <w:r>
        <w:rPr>
          <w:sz w:val="20"/>
        </w:rPr>
        <w:t>;</w:t>
      </w:r>
    </w:p>
    <w:p w14:paraId="2334DF9A" w14:textId="06F7CCCF" w:rsidR="009E11E2" w:rsidRPr="002A3B97" w:rsidRDefault="00000000" w:rsidP="002A3B97">
      <w:pPr>
        <w:pStyle w:val="ListParagraph"/>
        <w:numPr>
          <w:ilvl w:val="3"/>
          <w:numId w:val="2"/>
        </w:numPr>
        <w:tabs>
          <w:tab w:val="left" w:pos="3601"/>
        </w:tabs>
        <w:spacing w:after="240"/>
        <w:ind w:right="434"/>
        <w:rPr>
          <w:sz w:val="20"/>
        </w:rPr>
      </w:pPr>
      <w:r>
        <w:rPr>
          <w:sz w:val="20"/>
        </w:rPr>
        <w:t>Failure</w:t>
      </w:r>
      <w:r>
        <w:rPr>
          <w:spacing w:val="-4"/>
          <w:sz w:val="20"/>
        </w:rPr>
        <w:t xml:space="preserve"> </w:t>
      </w:r>
      <w:r>
        <w:rPr>
          <w:sz w:val="20"/>
        </w:rPr>
        <w:t>of</w:t>
      </w:r>
      <w:r>
        <w:rPr>
          <w:spacing w:val="-2"/>
          <w:sz w:val="20"/>
        </w:rPr>
        <w:t xml:space="preserve"> </w:t>
      </w:r>
      <w:r>
        <w:rPr>
          <w:sz w:val="20"/>
        </w:rPr>
        <w:t>a</w:t>
      </w:r>
      <w:r>
        <w:rPr>
          <w:spacing w:val="-2"/>
          <w:sz w:val="20"/>
        </w:rPr>
        <w:t xml:space="preserve"> </w:t>
      </w:r>
      <w:r>
        <w:rPr>
          <w:sz w:val="20"/>
        </w:rPr>
        <w:t>Sprinkler</w:t>
      </w:r>
      <w:r>
        <w:rPr>
          <w:spacing w:val="-4"/>
          <w:sz w:val="20"/>
        </w:rPr>
        <w:t xml:space="preserve"> </w:t>
      </w:r>
      <w:r>
        <w:rPr>
          <w:sz w:val="20"/>
        </w:rPr>
        <w:t>Fitter</w:t>
      </w:r>
      <w:r>
        <w:rPr>
          <w:spacing w:val="-1"/>
          <w:sz w:val="20"/>
        </w:rPr>
        <w:t xml:space="preserve"> </w:t>
      </w:r>
      <w:r>
        <w:rPr>
          <w:sz w:val="20"/>
        </w:rPr>
        <w:t>to</w:t>
      </w:r>
      <w:r>
        <w:rPr>
          <w:spacing w:val="-5"/>
          <w:sz w:val="20"/>
        </w:rPr>
        <w:t xml:space="preserve"> </w:t>
      </w:r>
      <w:r>
        <w:rPr>
          <w:sz w:val="20"/>
        </w:rPr>
        <w:t>maintain</w:t>
      </w:r>
      <w:r>
        <w:rPr>
          <w:spacing w:val="-4"/>
          <w:sz w:val="20"/>
        </w:rPr>
        <w:t xml:space="preserve"> </w:t>
      </w:r>
      <w:r>
        <w:rPr>
          <w:sz w:val="20"/>
        </w:rPr>
        <w:t>a</w:t>
      </w:r>
      <w:r>
        <w:rPr>
          <w:spacing w:val="-5"/>
          <w:sz w:val="20"/>
        </w:rPr>
        <w:t xml:space="preserve"> </w:t>
      </w:r>
      <w:r>
        <w:rPr>
          <w:sz w:val="20"/>
        </w:rPr>
        <w:t>copy</w:t>
      </w:r>
      <w:r>
        <w:rPr>
          <w:spacing w:val="-3"/>
          <w:sz w:val="20"/>
        </w:rPr>
        <w:t xml:space="preserve"> </w:t>
      </w:r>
      <w:r>
        <w:rPr>
          <w:sz w:val="20"/>
        </w:rPr>
        <w:t>of</w:t>
      </w:r>
      <w:r>
        <w:rPr>
          <w:spacing w:val="-2"/>
          <w:sz w:val="20"/>
        </w:rPr>
        <w:t xml:space="preserve"> </w:t>
      </w:r>
      <w:r w:rsidRPr="00DB342F">
        <w:rPr>
          <w:strike/>
          <w:color w:val="C00000"/>
          <w:sz w:val="20"/>
        </w:rPr>
        <w:t>his or</w:t>
      </w:r>
      <w:r w:rsidRPr="00DB342F">
        <w:rPr>
          <w:strike/>
          <w:color w:val="C00000"/>
          <w:spacing w:val="-1"/>
          <w:sz w:val="20"/>
        </w:rPr>
        <w:t xml:space="preserve"> </w:t>
      </w:r>
      <w:r w:rsidRPr="00DB342F">
        <w:rPr>
          <w:strike/>
          <w:color w:val="C00000"/>
          <w:sz w:val="20"/>
        </w:rPr>
        <w:t>her</w:t>
      </w:r>
      <w:r w:rsidRPr="00DB342F">
        <w:rPr>
          <w:strike/>
          <w:color w:val="C00000"/>
          <w:spacing w:val="-3"/>
          <w:sz w:val="20"/>
        </w:rPr>
        <w:t xml:space="preserve"> </w:t>
      </w:r>
      <w:proofErr w:type="gramStart"/>
      <w:r w:rsidR="00DB342F">
        <w:rPr>
          <w:color w:val="C00000"/>
          <w:sz w:val="20"/>
        </w:rPr>
        <w:t xml:space="preserve">their </w:t>
      </w:r>
      <w:r>
        <w:rPr>
          <w:sz w:val="20"/>
        </w:rPr>
        <w:t>registration</w:t>
      </w:r>
      <w:proofErr w:type="gramEnd"/>
      <w:r>
        <w:rPr>
          <w:spacing w:val="-5"/>
          <w:sz w:val="20"/>
        </w:rPr>
        <w:t xml:space="preserve"> </w:t>
      </w:r>
      <w:r>
        <w:rPr>
          <w:sz w:val="20"/>
        </w:rPr>
        <w:t>on</w:t>
      </w:r>
      <w:r>
        <w:rPr>
          <w:spacing w:val="-4"/>
          <w:sz w:val="20"/>
        </w:rPr>
        <w:t xml:space="preserve"> </w:t>
      </w:r>
      <w:r>
        <w:rPr>
          <w:sz w:val="20"/>
        </w:rPr>
        <w:t>the</w:t>
      </w:r>
      <w:r>
        <w:rPr>
          <w:spacing w:val="-4"/>
          <w:sz w:val="20"/>
        </w:rPr>
        <w:t xml:space="preserve"> </w:t>
      </w:r>
      <w:r>
        <w:rPr>
          <w:sz w:val="20"/>
        </w:rPr>
        <w:t xml:space="preserve">job </w:t>
      </w:r>
      <w:r>
        <w:rPr>
          <w:spacing w:val="-2"/>
          <w:sz w:val="20"/>
        </w:rPr>
        <w:t>site;</w:t>
      </w:r>
    </w:p>
    <w:p w14:paraId="581C5CC1" w14:textId="0B739544" w:rsidR="009E11E2" w:rsidRPr="002A3B97" w:rsidRDefault="00000000" w:rsidP="002A3B97">
      <w:pPr>
        <w:pStyle w:val="ListParagraph"/>
        <w:numPr>
          <w:ilvl w:val="3"/>
          <w:numId w:val="2"/>
        </w:numPr>
        <w:tabs>
          <w:tab w:val="left" w:pos="3600"/>
        </w:tabs>
        <w:spacing w:after="240"/>
        <w:ind w:left="3600" w:hanging="720"/>
        <w:rPr>
          <w:sz w:val="20"/>
        </w:rPr>
      </w:pPr>
      <w:r>
        <w:rPr>
          <w:sz w:val="20"/>
        </w:rPr>
        <w:t>Operating</w:t>
      </w:r>
      <w:r>
        <w:rPr>
          <w:spacing w:val="-10"/>
          <w:sz w:val="20"/>
        </w:rPr>
        <w:t xml:space="preserve"> </w:t>
      </w:r>
      <w:r>
        <w:rPr>
          <w:sz w:val="20"/>
        </w:rPr>
        <w:t>with</w:t>
      </w:r>
      <w:r>
        <w:rPr>
          <w:spacing w:val="-6"/>
          <w:sz w:val="20"/>
        </w:rPr>
        <w:t xml:space="preserve"> </w:t>
      </w:r>
      <w:r>
        <w:rPr>
          <w:sz w:val="20"/>
        </w:rPr>
        <w:t>an</w:t>
      </w:r>
      <w:r>
        <w:rPr>
          <w:spacing w:val="-8"/>
          <w:sz w:val="20"/>
        </w:rPr>
        <w:t xml:space="preserve"> </w:t>
      </w:r>
      <w:r>
        <w:rPr>
          <w:sz w:val="20"/>
        </w:rPr>
        <w:t>expired</w:t>
      </w:r>
      <w:r>
        <w:rPr>
          <w:spacing w:val="-8"/>
          <w:sz w:val="20"/>
        </w:rPr>
        <w:t xml:space="preserve"> </w:t>
      </w:r>
      <w:r>
        <w:rPr>
          <w:sz w:val="20"/>
        </w:rPr>
        <w:t>certification</w:t>
      </w:r>
      <w:r>
        <w:rPr>
          <w:spacing w:val="-8"/>
          <w:sz w:val="20"/>
        </w:rPr>
        <w:t xml:space="preserve"> </w:t>
      </w:r>
      <w:r>
        <w:rPr>
          <w:sz w:val="20"/>
        </w:rPr>
        <w:t>or</w:t>
      </w:r>
      <w:r>
        <w:rPr>
          <w:spacing w:val="-8"/>
          <w:sz w:val="20"/>
        </w:rPr>
        <w:t xml:space="preserve"> </w:t>
      </w:r>
      <w:r>
        <w:rPr>
          <w:sz w:val="20"/>
        </w:rPr>
        <w:t>registration</w:t>
      </w:r>
      <w:r>
        <w:rPr>
          <w:spacing w:val="-8"/>
          <w:sz w:val="20"/>
        </w:rPr>
        <w:t xml:space="preserve"> </w:t>
      </w:r>
      <w:r>
        <w:rPr>
          <w:sz w:val="20"/>
        </w:rPr>
        <w:t>(within</w:t>
      </w:r>
      <w:r>
        <w:rPr>
          <w:spacing w:val="-8"/>
          <w:sz w:val="20"/>
        </w:rPr>
        <w:t xml:space="preserve"> </w:t>
      </w:r>
      <w:r>
        <w:rPr>
          <w:sz w:val="20"/>
        </w:rPr>
        <w:t>the</w:t>
      </w:r>
      <w:r>
        <w:rPr>
          <w:spacing w:val="-8"/>
          <w:sz w:val="20"/>
        </w:rPr>
        <w:t xml:space="preserve"> </w:t>
      </w:r>
      <w:r>
        <w:rPr>
          <w:sz w:val="20"/>
        </w:rPr>
        <w:t>grace</w:t>
      </w:r>
      <w:r>
        <w:rPr>
          <w:spacing w:val="-8"/>
          <w:sz w:val="20"/>
        </w:rPr>
        <w:t xml:space="preserve"> </w:t>
      </w:r>
      <w:r>
        <w:rPr>
          <w:spacing w:val="-2"/>
          <w:sz w:val="20"/>
        </w:rPr>
        <w:t>period).</w:t>
      </w:r>
    </w:p>
    <w:p w14:paraId="7083FB86" w14:textId="3EF16482" w:rsidR="009E11E2" w:rsidRPr="002A3B97" w:rsidRDefault="00000000" w:rsidP="002A3B97">
      <w:pPr>
        <w:pStyle w:val="ListParagraph"/>
        <w:numPr>
          <w:ilvl w:val="2"/>
          <w:numId w:val="2"/>
        </w:numPr>
        <w:tabs>
          <w:tab w:val="left" w:pos="2877"/>
          <w:tab w:val="left" w:pos="2880"/>
        </w:tabs>
        <w:spacing w:after="240"/>
        <w:ind w:right="1028"/>
        <w:rPr>
          <w:sz w:val="20"/>
        </w:rPr>
      </w:pPr>
      <w:r>
        <w:rPr>
          <w:sz w:val="20"/>
        </w:rPr>
        <w:t>Warnings</w:t>
      </w:r>
      <w:r>
        <w:rPr>
          <w:spacing w:val="-3"/>
          <w:sz w:val="20"/>
        </w:rPr>
        <w:t xml:space="preserve"> </w:t>
      </w:r>
      <w:r>
        <w:rPr>
          <w:sz w:val="20"/>
        </w:rPr>
        <w:t>will</w:t>
      </w:r>
      <w:r>
        <w:rPr>
          <w:spacing w:val="-5"/>
          <w:sz w:val="20"/>
        </w:rPr>
        <w:t xml:space="preserve"> </w:t>
      </w:r>
      <w:r>
        <w:rPr>
          <w:sz w:val="20"/>
        </w:rPr>
        <w:t>be</w:t>
      </w:r>
      <w:r>
        <w:rPr>
          <w:spacing w:val="-4"/>
          <w:sz w:val="20"/>
        </w:rPr>
        <w:t xml:space="preserve"> </w:t>
      </w:r>
      <w:r>
        <w:rPr>
          <w:sz w:val="20"/>
        </w:rPr>
        <w:t>delivered</w:t>
      </w:r>
      <w:r>
        <w:rPr>
          <w:spacing w:val="-2"/>
          <w:sz w:val="20"/>
        </w:rPr>
        <w:t xml:space="preserve"> </w:t>
      </w:r>
      <w:r>
        <w:rPr>
          <w:sz w:val="20"/>
        </w:rPr>
        <w:t>by</w:t>
      </w:r>
      <w:r>
        <w:rPr>
          <w:spacing w:val="-3"/>
          <w:sz w:val="20"/>
        </w:rPr>
        <w:t xml:space="preserve"> </w:t>
      </w:r>
      <w:r>
        <w:rPr>
          <w:sz w:val="20"/>
        </w:rPr>
        <w:t>e-mail</w:t>
      </w:r>
      <w:r>
        <w:rPr>
          <w:spacing w:val="-5"/>
          <w:sz w:val="20"/>
        </w:rPr>
        <w:t xml:space="preserve"> </w:t>
      </w:r>
      <w:r>
        <w:rPr>
          <w:sz w:val="20"/>
        </w:rPr>
        <w:t>to</w:t>
      </w:r>
      <w:r>
        <w:rPr>
          <w:spacing w:val="-4"/>
          <w:sz w:val="20"/>
        </w:rPr>
        <w:t xml:space="preserve"> </w:t>
      </w:r>
      <w:r>
        <w:rPr>
          <w:sz w:val="20"/>
        </w:rPr>
        <w:t>the</w:t>
      </w:r>
      <w:r>
        <w:rPr>
          <w:spacing w:val="-4"/>
          <w:sz w:val="20"/>
        </w:rPr>
        <w:t xml:space="preserve"> </w:t>
      </w:r>
      <w:r>
        <w:rPr>
          <w:sz w:val="20"/>
        </w:rPr>
        <w:t>address</w:t>
      </w:r>
      <w:r>
        <w:rPr>
          <w:spacing w:val="-3"/>
          <w:sz w:val="20"/>
        </w:rPr>
        <w:t xml:space="preserve"> </w:t>
      </w:r>
      <w:r>
        <w:rPr>
          <w:sz w:val="20"/>
        </w:rPr>
        <w:t>provided</w:t>
      </w:r>
      <w:r>
        <w:rPr>
          <w:spacing w:val="-4"/>
          <w:sz w:val="20"/>
        </w:rPr>
        <w:t xml:space="preserve"> </w:t>
      </w:r>
      <w:r>
        <w:rPr>
          <w:sz w:val="20"/>
        </w:rPr>
        <w:t>on</w:t>
      </w:r>
      <w:r>
        <w:rPr>
          <w:spacing w:val="-2"/>
          <w:sz w:val="20"/>
        </w:rPr>
        <w:t xml:space="preserve"> </w:t>
      </w:r>
      <w:r>
        <w:rPr>
          <w:sz w:val="20"/>
        </w:rPr>
        <w:t>the</w:t>
      </w:r>
      <w:r>
        <w:rPr>
          <w:spacing w:val="-2"/>
          <w:sz w:val="20"/>
        </w:rPr>
        <w:t xml:space="preserve"> </w:t>
      </w:r>
      <w:r>
        <w:rPr>
          <w:sz w:val="20"/>
        </w:rPr>
        <w:t>certification</w:t>
      </w:r>
      <w:r>
        <w:rPr>
          <w:spacing w:val="-3"/>
          <w:sz w:val="20"/>
        </w:rPr>
        <w:t xml:space="preserve"> </w:t>
      </w:r>
      <w:r>
        <w:rPr>
          <w:sz w:val="20"/>
        </w:rPr>
        <w:t>or registration application.</w:t>
      </w:r>
    </w:p>
    <w:p w14:paraId="6987C489" w14:textId="7D3C019F" w:rsidR="009E11E2" w:rsidRPr="002A3B97" w:rsidRDefault="00000000" w:rsidP="002A3B97">
      <w:pPr>
        <w:pStyle w:val="ListParagraph"/>
        <w:numPr>
          <w:ilvl w:val="2"/>
          <w:numId w:val="2"/>
        </w:numPr>
        <w:tabs>
          <w:tab w:val="left" w:pos="2877"/>
          <w:tab w:val="left" w:pos="2880"/>
        </w:tabs>
        <w:spacing w:before="1" w:after="240"/>
        <w:ind w:right="914"/>
        <w:rPr>
          <w:sz w:val="20"/>
        </w:rPr>
      </w:pPr>
      <w:r>
        <w:rPr>
          <w:sz w:val="20"/>
        </w:rPr>
        <w:lastRenderedPageBreak/>
        <w:t>Warnings</w:t>
      </w:r>
      <w:r>
        <w:rPr>
          <w:spacing w:val="-2"/>
          <w:sz w:val="20"/>
        </w:rPr>
        <w:t xml:space="preserve"> </w:t>
      </w:r>
      <w:r>
        <w:rPr>
          <w:sz w:val="20"/>
        </w:rPr>
        <w:t>issued</w:t>
      </w:r>
      <w:r>
        <w:rPr>
          <w:spacing w:val="-5"/>
          <w:sz w:val="20"/>
        </w:rPr>
        <w:t xml:space="preserve"> </w:t>
      </w:r>
      <w:r>
        <w:rPr>
          <w:sz w:val="20"/>
        </w:rPr>
        <w:t>to</w:t>
      </w:r>
      <w:r>
        <w:rPr>
          <w:spacing w:val="-5"/>
          <w:sz w:val="20"/>
        </w:rPr>
        <w:t xml:space="preserve"> </w:t>
      </w:r>
      <w:r>
        <w:rPr>
          <w:sz w:val="20"/>
        </w:rPr>
        <w:t>Sprinkler</w:t>
      </w:r>
      <w:r>
        <w:rPr>
          <w:spacing w:val="-5"/>
          <w:sz w:val="20"/>
        </w:rPr>
        <w:t xml:space="preserve"> </w:t>
      </w:r>
      <w:r>
        <w:rPr>
          <w:sz w:val="20"/>
        </w:rPr>
        <w:t>Fitters</w:t>
      </w:r>
      <w:r>
        <w:rPr>
          <w:spacing w:val="-4"/>
          <w:sz w:val="20"/>
        </w:rPr>
        <w:t xml:space="preserve"> </w:t>
      </w:r>
      <w:r>
        <w:rPr>
          <w:sz w:val="20"/>
        </w:rPr>
        <w:t>or</w:t>
      </w:r>
      <w:r>
        <w:rPr>
          <w:spacing w:val="-5"/>
          <w:sz w:val="20"/>
        </w:rPr>
        <w:t xml:space="preserve"> </w:t>
      </w:r>
      <w:r>
        <w:rPr>
          <w:sz w:val="20"/>
        </w:rPr>
        <w:t>Fire</w:t>
      </w:r>
      <w:r>
        <w:rPr>
          <w:spacing w:val="-5"/>
          <w:sz w:val="20"/>
        </w:rPr>
        <w:t xml:space="preserve"> </w:t>
      </w:r>
      <w:r>
        <w:rPr>
          <w:sz w:val="20"/>
        </w:rPr>
        <w:t>Suppression</w:t>
      </w:r>
      <w:r>
        <w:rPr>
          <w:spacing w:val="-6"/>
          <w:sz w:val="20"/>
        </w:rPr>
        <w:t xml:space="preserve"> </w:t>
      </w:r>
      <w:r>
        <w:rPr>
          <w:sz w:val="20"/>
        </w:rPr>
        <w:t>Systems</w:t>
      </w:r>
      <w:r>
        <w:rPr>
          <w:spacing w:val="-4"/>
          <w:sz w:val="20"/>
        </w:rPr>
        <w:t xml:space="preserve"> </w:t>
      </w:r>
      <w:r>
        <w:rPr>
          <w:sz w:val="20"/>
        </w:rPr>
        <w:t>Inspectors</w:t>
      </w:r>
      <w:r>
        <w:rPr>
          <w:spacing w:val="-3"/>
          <w:sz w:val="20"/>
        </w:rPr>
        <w:t xml:space="preserve"> </w:t>
      </w:r>
      <w:r>
        <w:rPr>
          <w:sz w:val="20"/>
        </w:rPr>
        <w:t>will</w:t>
      </w:r>
      <w:r>
        <w:rPr>
          <w:spacing w:val="-4"/>
          <w:sz w:val="20"/>
        </w:rPr>
        <w:t xml:space="preserve"> </w:t>
      </w:r>
      <w:r>
        <w:rPr>
          <w:sz w:val="20"/>
        </w:rPr>
        <w:t>be copied to the registered contractor or local AHJ for which they work.</w:t>
      </w:r>
    </w:p>
    <w:p w14:paraId="436F345D" w14:textId="79C3F78A" w:rsidR="009E11E2" w:rsidRPr="002A3B97" w:rsidRDefault="00000000" w:rsidP="002A3B97">
      <w:pPr>
        <w:pStyle w:val="ListParagraph"/>
        <w:numPr>
          <w:ilvl w:val="2"/>
          <w:numId w:val="2"/>
        </w:numPr>
        <w:tabs>
          <w:tab w:val="left" w:pos="2877"/>
        </w:tabs>
        <w:spacing w:before="1" w:after="240"/>
        <w:ind w:left="2877" w:hanging="717"/>
        <w:rPr>
          <w:sz w:val="20"/>
        </w:rPr>
      </w:pPr>
      <w:r>
        <w:rPr>
          <w:sz w:val="20"/>
        </w:rPr>
        <w:t>E-mailed</w:t>
      </w:r>
      <w:r>
        <w:rPr>
          <w:spacing w:val="-7"/>
          <w:sz w:val="20"/>
        </w:rPr>
        <w:t xml:space="preserve"> </w:t>
      </w:r>
      <w:r>
        <w:rPr>
          <w:sz w:val="20"/>
        </w:rPr>
        <w:t>warnings</w:t>
      </w:r>
      <w:r>
        <w:rPr>
          <w:spacing w:val="-6"/>
          <w:sz w:val="20"/>
        </w:rPr>
        <w:t xml:space="preserve"> </w:t>
      </w:r>
      <w:r>
        <w:rPr>
          <w:sz w:val="20"/>
        </w:rPr>
        <w:t>will</w:t>
      </w:r>
      <w:r>
        <w:rPr>
          <w:spacing w:val="-6"/>
          <w:sz w:val="20"/>
        </w:rPr>
        <w:t xml:space="preserve"> </w:t>
      </w:r>
      <w:r>
        <w:rPr>
          <w:sz w:val="20"/>
        </w:rPr>
        <w:t>be</w:t>
      </w:r>
      <w:r>
        <w:rPr>
          <w:spacing w:val="-8"/>
          <w:sz w:val="20"/>
        </w:rPr>
        <w:t xml:space="preserve"> </w:t>
      </w:r>
      <w:r>
        <w:rPr>
          <w:sz w:val="20"/>
        </w:rPr>
        <w:t>sent</w:t>
      </w:r>
      <w:r>
        <w:rPr>
          <w:spacing w:val="-6"/>
          <w:sz w:val="20"/>
        </w:rPr>
        <w:t xml:space="preserve"> </w:t>
      </w:r>
      <w:r>
        <w:rPr>
          <w:sz w:val="20"/>
        </w:rPr>
        <w:t>with</w:t>
      </w:r>
      <w:r>
        <w:rPr>
          <w:spacing w:val="-5"/>
          <w:sz w:val="20"/>
        </w:rPr>
        <w:t xml:space="preserve"> </w:t>
      </w:r>
      <w:r>
        <w:rPr>
          <w:sz w:val="20"/>
        </w:rPr>
        <w:t>a</w:t>
      </w:r>
      <w:r>
        <w:rPr>
          <w:spacing w:val="-7"/>
          <w:sz w:val="20"/>
        </w:rPr>
        <w:t xml:space="preserve"> </w:t>
      </w:r>
      <w:r>
        <w:rPr>
          <w:sz w:val="20"/>
        </w:rPr>
        <w:t>delivery</w:t>
      </w:r>
      <w:r>
        <w:rPr>
          <w:spacing w:val="-5"/>
          <w:sz w:val="20"/>
        </w:rPr>
        <w:t xml:space="preserve"> </w:t>
      </w:r>
      <w:r>
        <w:rPr>
          <w:sz w:val="20"/>
        </w:rPr>
        <w:t>receipt</w:t>
      </w:r>
      <w:r>
        <w:rPr>
          <w:spacing w:val="-7"/>
          <w:sz w:val="20"/>
        </w:rPr>
        <w:t xml:space="preserve"> </w:t>
      </w:r>
      <w:r>
        <w:rPr>
          <w:spacing w:val="-2"/>
          <w:sz w:val="20"/>
        </w:rPr>
        <w:t>requested.</w:t>
      </w:r>
    </w:p>
    <w:p w14:paraId="43899A65" w14:textId="280C0D1A" w:rsidR="009E11E2" w:rsidRPr="002A3B97" w:rsidRDefault="00000000" w:rsidP="002A3B97">
      <w:pPr>
        <w:pStyle w:val="ListParagraph"/>
        <w:numPr>
          <w:ilvl w:val="1"/>
          <w:numId w:val="2"/>
        </w:numPr>
        <w:tabs>
          <w:tab w:val="left" w:pos="2160"/>
        </w:tabs>
        <w:spacing w:before="1" w:after="240"/>
        <w:rPr>
          <w:sz w:val="20"/>
        </w:rPr>
      </w:pPr>
      <w:r>
        <w:rPr>
          <w:sz w:val="20"/>
        </w:rPr>
        <w:t>Letters</w:t>
      </w:r>
      <w:r>
        <w:rPr>
          <w:spacing w:val="-7"/>
          <w:sz w:val="20"/>
        </w:rPr>
        <w:t xml:space="preserve"> </w:t>
      </w:r>
      <w:r>
        <w:rPr>
          <w:sz w:val="20"/>
        </w:rPr>
        <w:t>of</w:t>
      </w:r>
      <w:r>
        <w:rPr>
          <w:spacing w:val="-5"/>
          <w:sz w:val="20"/>
        </w:rPr>
        <w:t xml:space="preserve"> </w:t>
      </w:r>
      <w:r>
        <w:rPr>
          <w:spacing w:val="-2"/>
          <w:sz w:val="20"/>
        </w:rPr>
        <w:t>Admonition</w:t>
      </w:r>
    </w:p>
    <w:p w14:paraId="1F054DDE" w14:textId="59AB7361" w:rsidR="009E11E2" w:rsidRPr="002A3B97" w:rsidRDefault="00000000" w:rsidP="002A3B97">
      <w:pPr>
        <w:pStyle w:val="ListParagraph"/>
        <w:numPr>
          <w:ilvl w:val="2"/>
          <w:numId w:val="2"/>
        </w:numPr>
        <w:tabs>
          <w:tab w:val="left" w:pos="2877"/>
          <w:tab w:val="left" w:pos="2880"/>
        </w:tabs>
        <w:spacing w:before="1" w:after="240"/>
        <w:ind w:right="516"/>
        <w:rPr>
          <w:sz w:val="20"/>
        </w:rPr>
      </w:pPr>
      <w:r>
        <w:rPr>
          <w:sz w:val="20"/>
        </w:rPr>
        <w:t>A Letter of Admonition will be issued for a single, substantiated violation which, in the opinion of the F&amp;LSS Chief, constitutes a significant violation but which does not constitute</w:t>
      </w:r>
      <w:r>
        <w:rPr>
          <w:spacing w:val="-4"/>
          <w:sz w:val="20"/>
        </w:rPr>
        <w:t xml:space="preserve"> </w:t>
      </w:r>
      <w:r>
        <w:rPr>
          <w:sz w:val="20"/>
        </w:rPr>
        <w:t>a</w:t>
      </w:r>
      <w:r>
        <w:rPr>
          <w:spacing w:val="-3"/>
          <w:sz w:val="20"/>
        </w:rPr>
        <w:t xml:space="preserve"> </w:t>
      </w:r>
      <w:r>
        <w:rPr>
          <w:sz w:val="20"/>
        </w:rPr>
        <w:t>threat</w:t>
      </w:r>
      <w:r>
        <w:rPr>
          <w:spacing w:val="-2"/>
          <w:sz w:val="20"/>
        </w:rPr>
        <w:t xml:space="preserve"> </w:t>
      </w:r>
      <w:r>
        <w:rPr>
          <w:sz w:val="20"/>
        </w:rPr>
        <w:t>to</w:t>
      </w:r>
      <w:r>
        <w:rPr>
          <w:spacing w:val="-2"/>
          <w:sz w:val="20"/>
        </w:rPr>
        <w:t xml:space="preserve"> </w:t>
      </w:r>
      <w:r>
        <w:rPr>
          <w:sz w:val="20"/>
        </w:rPr>
        <w:t>public</w:t>
      </w:r>
      <w:r>
        <w:rPr>
          <w:spacing w:val="-1"/>
          <w:sz w:val="20"/>
        </w:rPr>
        <w:t xml:space="preserve"> </w:t>
      </w:r>
      <w:r>
        <w:rPr>
          <w:sz w:val="20"/>
        </w:rPr>
        <w:t>health,</w:t>
      </w:r>
      <w:r>
        <w:rPr>
          <w:spacing w:val="-4"/>
          <w:sz w:val="20"/>
        </w:rPr>
        <w:t xml:space="preserve"> </w:t>
      </w:r>
      <w:r>
        <w:rPr>
          <w:sz w:val="20"/>
        </w:rPr>
        <w:t>safety,</w:t>
      </w:r>
      <w:r>
        <w:rPr>
          <w:spacing w:val="-4"/>
          <w:sz w:val="20"/>
        </w:rPr>
        <w:t xml:space="preserve"> </w:t>
      </w:r>
      <w:r>
        <w:rPr>
          <w:sz w:val="20"/>
        </w:rPr>
        <w:t>or</w:t>
      </w:r>
      <w:r>
        <w:rPr>
          <w:spacing w:val="-3"/>
          <w:sz w:val="20"/>
        </w:rPr>
        <w:t xml:space="preserve"> </w:t>
      </w:r>
      <w:r>
        <w:rPr>
          <w:sz w:val="20"/>
        </w:rPr>
        <w:t>welfare.</w:t>
      </w:r>
      <w:r>
        <w:rPr>
          <w:spacing w:val="-2"/>
          <w:sz w:val="20"/>
        </w:rPr>
        <w:t xml:space="preserve"> </w:t>
      </w:r>
      <w:r>
        <w:rPr>
          <w:sz w:val="20"/>
        </w:rPr>
        <w:t>Letters</w:t>
      </w:r>
      <w:r>
        <w:rPr>
          <w:spacing w:val="-2"/>
          <w:sz w:val="20"/>
        </w:rPr>
        <w:t xml:space="preserve"> </w:t>
      </w:r>
      <w:r>
        <w:rPr>
          <w:sz w:val="20"/>
        </w:rPr>
        <w:t>of</w:t>
      </w:r>
      <w:r>
        <w:rPr>
          <w:spacing w:val="-2"/>
          <w:sz w:val="20"/>
        </w:rPr>
        <w:t xml:space="preserve"> </w:t>
      </w:r>
      <w:r>
        <w:rPr>
          <w:sz w:val="20"/>
        </w:rPr>
        <w:t>Admonition</w:t>
      </w:r>
      <w:r>
        <w:rPr>
          <w:spacing w:val="-3"/>
          <w:sz w:val="20"/>
        </w:rPr>
        <w:t xml:space="preserve"> </w:t>
      </w:r>
      <w:r>
        <w:rPr>
          <w:sz w:val="20"/>
        </w:rPr>
        <w:t>may</w:t>
      </w:r>
      <w:r>
        <w:rPr>
          <w:spacing w:val="-3"/>
          <w:sz w:val="20"/>
        </w:rPr>
        <w:t xml:space="preserve"> </w:t>
      </w:r>
      <w:r>
        <w:rPr>
          <w:sz w:val="20"/>
        </w:rPr>
        <w:t>also</w:t>
      </w:r>
      <w:r>
        <w:rPr>
          <w:spacing w:val="-4"/>
          <w:sz w:val="20"/>
        </w:rPr>
        <w:t xml:space="preserve"> </w:t>
      </w:r>
      <w:r>
        <w:rPr>
          <w:sz w:val="20"/>
        </w:rPr>
        <w:t>be issued to individuals and/or companies receiving multiple warnings during any twelve-month period.</w:t>
      </w:r>
    </w:p>
    <w:p w14:paraId="05608CC2" w14:textId="68D53175" w:rsidR="009E11E2" w:rsidRPr="002A3B97" w:rsidRDefault="00000000" w:rsidP="002A3B97">
      <w:pPr>
        <w:pStyle w:val="ListParagraph"/>
        <w:numPr>
          <w:ilvl w:val="2"/>
          <w:numId w:val="2"/>
        </w:numPr>
        <w:tabs>
          <w:tab w:val="left" w:pos="2877"/>
        </w:tabs>
        <w:spacing w:after="240"/>
        <w:ind w:left="2877" w:hanging="717"/>
        <w:rPr>
          <w:sz w:val="20"/>
        </w:rPr>
      </w:pPr>
      <w:r>
        <w:rPr>
          <w:sz w:val="20"/>
        </w:rPr>
        <w:t>Examples</w:t>
      </w:r>
      <w:r>
        <w:rPr>
          <w:spacing w:val="-5"/>
          <w:sz w:val="20"/>
        </w:rPr>
        <w:t xml:space="preserve"> </w:t>
      </w:r>
      <w:r>
        <w:rPr>
          <w:sz w:val="20"/>
        </w:rPr>
        <w:t>of</w:t>
      </w:r>
      <w:r>
        <w:rPr>
          <w:spacing w:val="-6"/>
          <w:sz w:val="20"/>
        </w:rPr>
        <w:t xml:space="preserve"> </w:t>
      </w:r>
      <w:r>
        <w:rPr>
          <w:sz w:val="20"/>
        </w:rPr>
        <w:t>violations</w:t>
      </w:r>
      <w:r>
        <w:rPr>
          <w:spacing w:val="-3"/>
          <w:sz w:val="20"/>
        </w:rPr>
        <w:t xml:space="preserve"> </w:t>
      </w:r>
      <w:r>
        <w:rPr>
          <w:sz w:val="20"/>
        </w:rPr>
        <w:t>which</w:t>
      </w:r>
      <w:r>
        <w:rPr>
          <w:spacing w:val="-6"/>
          <w:sz w:val="20"/>
        </w:rPr>
        <w:t xml:space="preserve"> </w:t>
      </w:r>
      <w:r>
        <w:rPr>
          <w:sz w:val="20"/>
        </w:rPr>
        <w:t>may</w:t>
      </w:r>
      <w:r>
        <w:rPr>
          <w:spacing w:val="-3"/>
          <w:sz w:val="20"/>
        </w:rPr>
        <w:t xml:space="preserve"> </w:t>
      </w:r>
      <w:r>
        <w:rPr>
          <w:sz w:val="20"/>
        </w:rPr>
        <w:t>lead</w:t>
      </w:r>
      <w:r>
        <w:rPr>
          <w:spacing w:val="-6"/>
          <w:sz w:val="20"/>
        </w:rPr>
        <w:t xml:space="preserve"> </w:t>
      </w:r>
      <w:r>
        <w:rPr>
          <w:sz w:val="20"/>
        </w:rPr>
        <w:t>to</w:t>
      </w:r>
      <w:r>
        <w:rPr>
          <w:spacing w:val="-4"/>
          <w:sz w:val="20"/>
        </w:rPr>
        <w:t xml:space="preserve"> </w:t>
      </w:r>
      <w:r>
        <w:rPr>
          <w:sz w:val="20"/>
        </w:rPr>
        <w:t>a</w:t>
      </w:r>
      <w:r>
        <w:rPr>
          <w:spacing w:val="-6"/>
          <w:sz w:val="20"/>
        </w:rPr>
        <w:t xml:space="preserve"> </w:t>
      </w:r>
      <w:r>
        <w:rPr>
          <w:sz w:val="20"/>
        </w:rPr>
        <w:t>letter</w:t>
      </w:r>
      <w:r>
        <w:rPr>
          <w:spacing w:val="-6"/>
          <w:sz w:val="20"/>
        </w:rPr>
        <w:t xml:space="preserve"> </w:t>
      </w:r>
      <w:r>
        <w:rPr>
          <w:sz w:val="20"/>
        </w:rPr>
        <w:t>of</w:t>
      </w:r>
      <w:r>
        <w:rPr>
          <w:spacing w:val="-6"/>
          <w:sz w:val="20"/>
        </w:rPr>
        <w:t xml:space="preserve"> </w:t>
      </w:r>
      <w:r>
        <w:rPr>
          <w:sz w:val="20"/>
        </w:rPr>
        <w:t>admonishment</w:t>
      </w:r>
      <w:r>
        <w:rPr>
          <w:spacing w:val="-5"/>
          <w:sz w:val="20"/>
        </w:rPr>
        <w:t xml:space="preserve"> </w:t>
      </w:r>
      <w:r>
        <w:rPr>
          <w:sz w:val="20"/>
        </w:rPr>
        <w:t>(list</w:t>
      </w:r>
      <w:r>
        <w:rPr>
          <w:spacing w:val="-6"/>
          <w:sz w:val="20"/>
        </w:rPr>
        <w:t xml:space="preserve"> </w:t>
      </w:r>
      <w:r>
        <w:rPr>
          <w:sz w:val="20"/>
        </w:rPr>
        <w:t>is</w:t>
      </w:r>
      <w:r>
        <w:rPr>
          <w:spacing w:val="-3"/>
          <w:sz w:val="20"/>
        </w:rPr>
        <w:t xml:space="preserve"> </w:t>
      </w:r>
      <w:r>
        <w:rPr>
          <w:sz w:val="20"/>
        </w:rPr>
        <w:t>not</w:t>
      </w:r>
      <w:r>
        <w:rPr>
          <w:spacing w:val="-4"/>
          <w:sz w:val="20"/>
        </w:rPr>
        <w:t xml:space="preserve"> </w:t>
      </w:r>
      <w:r>
        <w:rPr>
          <w:spacing w:val="-2"/>
          <w:sz w:val="20"/>
        </w:rPr>
        <w:t>exclusive):</w:t>
      </w:r>
    </w:p>
    <w:p w14:paraId="20F0FD60" w14:textId="4756BE89" w:rsidR="009E11E2" w:rsidRPr="002A3B97" w:rsidRDefault="00000000" w:rsidP="002A3B97">
      <w:pPr>
        <w:pStyle w:val="ListParagraph"/>
        <w:numPr>
          <w:ilvl w:val="3"/>
          <w:numId w:val="2"/>
        </w:numPr>
        <w:tabs>
          <w:tab w:val="left" w:pos="3600"/>
        </w:tabs>
        <w:spacing w:after="240"/>
        <w:ind w:left="3600" w:hanging="720"/>
        <w:rPr>
          <w:sz w:val="20"/>
        </w:rPr>
      </w:pPr>
      <w:r>
        <w:rPr>
          <w:sz w:val="20"/>
        </w:rPr>
        <w:t>Receiving</w:t>
      </w:r>
      <w:r>
        <w:rPr>
          <w:spacing w:val="-8"/>
          <w:sz w:val="20"/>
        </w:rPr>
        <w:t xml:space="preserve"> </w:t>
      </w:r>
      <w:r>
        <w:rPr>
          <w:sz w:val="20"/>
        </w:rPr>
        <w:t>more</w:t>
      </w:r>
      <w:r>
        <w:rPr>
          <w:spacing w:val="-8"/>
          <w:sz w:val="20"/>
        </w:rPr>
        <w:t xml:space="preserve"> </w:t>
      </w:r>
      <w:r>
        <w:rPr>
          <w:sz w:val="20"/>
        </w:rPr>
        <w:t>than</w:t>
      </w:r>
      <w:r>
        <w:rPr>
          <w:spacing w:val="-6"/>
          <w:sz w:val="20"/>
        </w:rPr>
        <w:t xml:space="preserve"> </w:t>
      </w:r>
      <w:r>
        <w:rPr>
          <w:sz w:val="20"/>
        </w:rPr>
        <w:t>one</w:t>
      </w:r>
      <w:r>
        <w:rPr>
          <w:spacing w:val="-8"/>
          <w:sz w:val="20"/>
        </w:rPr>
        <w:t xml:space="preserve"> </w:t>
      </w:r>
      <w:r w:rsidR="002A3B97">
        <w:rPr>
          <w:color w:val="C00000"/>
          <w:spacing w:val="-8"/>
          <w:sz w:val="20"/>
        </w:rPr>
        <w:t xml:space="preserve">(1) </w:t>
      </w:r>
      <w:r>
        <w:rPr>
          <w:sz w:val="20"/>
        </w:rPr>
        <w:t>warning</w:t>
      </w:r>
      <w:r>
        <w:rPr>
          <w:spacing w:val="-9"/>
          <w:sz w:val="20"/>
        </w:rPr>
        <w:t xml:space="preserve"> </w:t>
      </w:r>
      <w:r>
        <w:rPr>
          <w:sz w:val="20"/>
        </w:rPr>
        <w:t>during</w:t>
      </w:r>
      <w:r>
        <w:rPr>
          <w:spacing w:val="-6"/>
          <w:sz w:val="20"/>
        </w:rPr>
        <w:t xml:space="preserve"> </w:t>
      </w:r>
      <w:r>
        <w:rPr>
          <w:sz w:val="20"/>
        </w:rPr>
        <w:t>any</w:t>
      </w:r>
      <w:r>
        <w:rPr>
          <w:spacing w:val="-7"/>
          <w:sz w:val="20"/>
        </w:rPr>
        <w:t xml:space="preserve"> </w:t>
      </w:r>
      <w:r>
        <w:rPr>
          <w:sz w:val="20"/>
        </w:rPr>
        <w:t>twelve-month</w:t>
      </w:r>
      <w:r>
        <w:rPr>
          <w:spacing w:val="-7"/>
          <w:sz w:val="20"/>
        </w:rPr>
        <w:t xml:space="preserve"> </w:t>
      </w:r>
      <w:r>
        <w:rPr>
          <w:spacing w:val="-2"/>
          <w:sz w:val="20"/>
        </w:rPr>
        <w:t>period;</w:t>
      </w:r>
    </w:p>
    <w:p w14:paraId="065FB869" w14:textId="21E20C8D" w:rsidR="009E11E2" w:rsidRPr="002A3B97" w:rsidRDefault="00000000" w:rsidP="002A3B97">
      <w:pPr>
        <w:pStyle w:val="ListParagraph"/>
        <w:numPr>
          <w:ilvl w:val="3"/>
          <w:numId w:val="2"/>
        </w:numPr>
        <w:tabs>
          <w:tab w:val="left" w:pos="3601"/>
        </w:tabs>
        <w:spacing w:after="240"/>
        <w:ind w:right="884"/>
        <w:rPr>
          <w:sz w:val="20"/>
        </w:rPr>
      </w:pPr>
      <w:r>
        <w:rPr>
          <w:sz w:val="20"/>
        </w:rPr>
        <w:t>Failure</w:t>
      </w:r>
      <w:r>
        <w:rPr>
          <w:spacing w:val="-6"/>
          <w:sz w:val="20"/>
        </w:rPr>
        <w:t xml:space="preserve"> </w:t>
      </w:r>
      <w:r>
        <w:rPr>
          <w:sz w:val="20"/>
        </w:rPr>
        <w:t>to</w:t>
      </w:r>
      <w:r>
        <w:rPr>
          <w:spacing w:val="-4"/>
          <w:sz w:val="20"/>
        </w:rPr>
        <w:t xml:space="preserve"> </w:t>
      </w:r>
      <w:r>
        <w:rPr>
          <w:sz w:val="20"/>
        </w:rPr>
        <w:t>report</w:t>
      </w:r>
      <w:r>
        <w:rPr>
          <w:spacing w:val="-6"/>
          <w:sz w:val="20"/>
        </w:rPr>
        <w:t xml:space="preserve"> </w:t>
      </w:r>
      <w:r>
        <w:rPr>
          <w:sz w:val="20"/>
        </w:rPr>
        <w:t>significant</w:t>
      </w:r>
      <w:r>
        <w:rPr>
          <w:spacing w:val="-4"/>
          <w:sz w:val="20"/>
        </w:rPr>
        <w:t xml:space="preserve"> </w:t>
      </w:r>
      <w:r>
        <w:rPr>
          <w:sz w:val="20"/>
        </w:rPr>
        <w:t>or</w:t>
      </w:r>
      <w:r>
        <w:rPr>
          <w:spacing w:val="-6"/>
          <w:sz w:val="20"/>
        </w:rPr>
        <w:t xml:space="preserve"> </w:t>
      </w:r>
      <w:r>
        <w:rPr>
          <w:sz w:val="20"/>
        </w:rPr>
        <w:t>repeated</w:t>
      </w:r>
      <w:r>
        <w:rPr>
          <w:spacing w:val="-5"/>
          <w:sz w:val="20"/>
        </w:rPr>
        <w:t xml:space="preserve"> </w:t>
      </w:r>
      <w:r>
        <w:rPr>
          <w:sz w:val="20"/>
        </w:rPr>
        <w:t>design</w:t>
      </w:r>
      <w:r>
        <w:rPr>
          <w:spacing w:val="-5"/>
          <w:sz w:val="20"/>
        </w:rPr>
        <w:t xml:space="preserve"> </w:t>
      </w:r>
      <w:r>
        <w:rPr>
          <w:sz w:val="20"/>
        </w:rPr>
        <w:t>or</w:t>
      </w:r>
      <w:r>
        <w:rPr>
          <w:spacing w:val="-6"/>
          <w:sz w:val="20"/>
        </w:rPr>
        <w:t xml:space="preserve"> </w:t>
      </w:r>
      <w:r>
        <w:rPr>
          <w:sz w:val="20"/>
        </w:rPr>
        <w:t>installation</w:t>
      </w:r>
      <w:r>
        <w:rPr>
          <w:spacing w:val="-5"/>
          <w:sz w:val="20"/>
        </w:rPr>
        <w:t xml:space="preserve"> </w:t>
      </w:r>
      <w:r>
        <w:rPr>
          <w:sz w:val="20"/>
        </w:rPr>
        <w:t>deficiencies</w:t>
      </w:r>
      <w:r>
        <w:rPr>
          <w:spacing w:val="-5"/>
          <w:sz w:val="20"/>
        </w:rPr>
        <w:t xml:space="preserve"> </w:t>
      </w:r>
      <w:r>
        <w:rPr>
          <w:sz w:val="20"/>
        </w:rPr>
        <w:t>as required by Sections 6.5, 7.5, or 8.3</w:t>
      </w:r>
      <w:r w:rsidR="002A3B97">
        <w:rPr>
          <w:color w:val="C00000"/>
          <w:sz w:val="20"/>
        </w:rPr>
        <w:t xml:space="preserve"> of these rules</w:t>
      </w:r>
      <w:r>
        <w:rPr>
          <w:sz w:val="20"/>
        </w:rPr>
        <w:t>;</w:t>
      </w:r>
    </w:p>
    <w:p w14:paraId="226AFF7E" w14:textId="542EEF1C" w:rsidR="009E11E2" w:rsidRPr="002A3B97" w:rsidRDefault="00000000" w:rsidP="002A3B97">
      <w:pPr>
        <w:pStyle w:val="ListParagraph"/>
        <w:numPr>
          <w:ilvl w:val="3"/>
          <w:numId w:val="2"/>
        </w:numPr>
        <w:tabs>
          <w:tab w:val="left" w:pos="3601"/>
        </w:tabs>
        <w:spacing w:after="240"/>
        <w:ind w:right="1054"/>
        <w:rPr>
          <w:sz w:val="20"/>
        </w:rPr>
      </w:pPr>
      <w:r>
        <w:rPr>
          <w:sz w:val="20"/>
        </w:rPr>
        <w:t>Operating</w:t>
      </w:r>
      <w:r>
        <w:rPr>
          <w:spacing w:val="-6"/>
          <w:sz w:val="20"/>
        </w:rPr>
        <w:t xml:space="preserve"> </w:t>
      </w:r>
      <w:r>
        <w:rPr>
          <w:sz w:val="20"/>
        </w:rPr>
        <w:t>with</w:t>
      </w:r>
      <w:r>
        <w:rPr>
          <w:spacing w:val="-3"/>
          <w:sz w:val="20"/>
        </w:rPr>
        <w:t xml:space="preserve"> </w:t>
      </w:r>
      <w:r>
        <w:rPr>
          <w:sz w:val="20"/>
        </w:rPr>
        <w:t>an</w:t>
      </w:r>
      <w:r>
        <w:rPr>
          <w:spacing w:val="-4"/>
          <w:sz w:val="20"/>
        </w:rPr>
        <w:t xml:space="preserve"> </w:t>
      </w:r>
      <w:r>
        <w:rPr>
          <w:sz w:val="20"/>
        </w:rPr>
        <w:t>expired</w:t>
      </w:r>
      <w:r>
        <w:rPr>
          <w:spacing w:val="-5"/>
          <w:sz w:val="20"/>
        </w:rPr>
        <w:t xml:space="preserve"> </w:t>
      </w:r>
      <w:r>
        <w:rPr>
          <w:sz w:val="20"/>
        </w:rPr>
        <w:t>certification</w:t>
      </w:r>
      <w:r>
        <w:rPr>
          <w:spacing w:val="-5"/>
          <w:sz w:val="20"/>
        </w:rPr>
        <w:t xml:space="preserve"> </w:t>
      </w:r>
      <w:r>
        <w:rPr>
          <w:sz w:val="20"/>
        </w:rPr>
        <w:t>or</w:t>
      </w:r>
      <w:r>
        <w:rPr>
          <w:spacing w:val="-4"/>
          <w:sz w:val="20"/>
        </w:rPr>
        <w:t xml:space="preserve"> </w:t>
      </w:r>
      <w:r>
        <w:rPr>
          <w:sz w:val="20"/>
        </w:rPr>
        <w:t>registration</w:t>
      </w:r>
      <w:r>
        <w:rPr>
          <w:spacing w:val="-5"/>
          <w:sz w:val="20"/>
        </w:rPr>
        <w:t xml:space="preserve"> </w:t>
      </w:r>
      <w:r>
        <w:rPr>
          <w:sz w:val="20"/>
        </w:rPr>
        <w:t>(outside</w:t>
      </w:r>
      <w:r>
        <w:rPr>
          <w:spacing w:val="-3"/>
          <w:sz w:val="20"/>
        </w:rPr>
        <w:t xml:space="preserve"> </w:t>
      </w:r>
      <w:r>
        <w:rPr>
          <w:sz w:val="20"/>
        </w:rPr>
        <w:t>of</w:t>
      </w:r>
      <w:r>
        <w:rPr>
          <w:spacing w:val="-5"/>
          <w:sz w:val="20"/>
        </w:rPr>
        <w:t xml:space="preserve"> </w:t>
      </w:r>
      <w:r>
        <w:rPr>
          <w:sz w:val="20"/>
        </w:rPr>
        <w:t>the</w:t>
      </w:r>
      <w:r>
        <w:rPr>
          <w:spacing w:val="-4"/>
          <w:sz w:val="20"/>
        </w:rPr>
        <w:t xml:space="preserve"> </w:t>
      </w:r>
      <w:r>
        <w:rPr>
          <w:sz w:val="20"/>
        </w:rPr>
        <w:t xml:space="preserve">grace </w:t>
      </w:r>
      <w:r>
        <w:rPr>
          <w:spacing w:val="-2"/>
          <w:sz w:val="20"/>
        </w:rPr>
        <w:t>period).</w:t>
      </w:r>
    </w:p>
    <w:p w14:paraId="7036E444" w14:textId="39E5D895" w:rsidR="009E11E2" w:rsidRPr="002A3B97" w:rsidRDefault="00000000" w:rsidP="002A3B97">
      <w:pPr>
        <w:pStyle w:val="ListParagraph"/>
        <w:numPr>
          <w:ilvl w:val="2"/>
          <w:numId w:val="2"/>
        </w:numPr>
        <w:tabs>
          <w:tab w:val="left" w:pos="2877"/>
          <w:tab w:val="left" w:pos="2880"/>
        </w:tabs>
        <w:spacing w:after="240"/>
        <w:ind w:right="492"/>
        <w:rPr>
          <w:sz w:val="20"/>
        </w:rPr>
      </w:pPr>
      <w:r>
        <w:rPr>
          <w:sz w:val="20"/>
        </w:rPr>
        <w:t>Nothing</w:t>
      </w:r>
      <w:r>
        <w:rPr>
          <w:spacing w:val="-3"/>
          <w:sz w:val="20"/>
        </w:rPr>
        <w:t xml:space="preserve"> </w:t>
      </w:r>
      <w:r>
        <w:rPr>
          <w:sz w:val="20"/>
        </w:rPr>
        <w:t>will</w:t>
      </w:r>
      <w:r>
        <w:rPr>
          <w:spacing w:val="-3"/>
          <w:sz w:val="20"/>
        </w:rPr>
        <w:t xml:space="preserve"> </w:t>
      </w:r>
      <w:r>
        <w:rPr>
          <w:sz w:val="20"/>
        </w:rPr>
        <w:t>be</w:t>
      </w:r>
      <w:r>
        <w:rPr>
          <w:spacing w:val="-5"/>
          <w:sz w:val="20"/>
        </w:rPr>
        <w:t xml:space="preserve"> </w:t>
      </w:r>
      <w:r>
        <w:rPr>
          <w:sz w:val="20"/>
        </w:rPr>
        <w:t>construed</w:t>
      </w:r>
      <w:r>
        <w:rPr>
          <w:spacing w:val="-4"/>
          <w:sz w:val="20"/>
        </w:rPr>
        <w:t xml:space="preserve"> </w:t>
      </w:r>
      <w:r>
        <w:rPr>
          <w:sz w:val="20"/>
        </w:rPr>
        <w:t>to</w:t>
      </w:r>
      <w:r>
        <w:rPr>
          <w:spacing w:val="-4"/>
          <w:sz w:val="20"/>
        </w:rPr>
        <w:t xml:space="preserve"> </w:t>
      </w:r>
      <w:r>
        <w:rPr>
          <w:sz w:val="20"/>
        </w:rPr>
        <w:t>require</w:t>
      </w:r>
      <w:r w:rsidR="002A3B97">
        <w:rPr>
          <w:sz w:val="20"/>
        </w:rPr>
        <w:t xml:space="preserve"> </w:t>
      </w:r>
      <w:r w:rsidR="002A3B97">
        <w:rPr>
          <w:color w:val="C00000"/>
          <w:sz w:val="20"/>
        </w:rPr>
        <w:t>that</w:t>
      </w:r>
      <w:r>
        <w:rPr>
          <w:spacing w:val="-4"/>
          <w:sz w:val="20"/>
        </w:rPr>
        <w:t xml:space="preserve"> </w:t>
      </w:r>
      <w:r>
        <w:rPr>
          <w:sz w:val="20"/>
        </w:rPr>
        <w:t>subsequent</w:t>
      </w:r>
      <w:r>
        <w:rPr>
          <w:spacing w:val="-4"/>
          <w:sz w:val="20"/>
        </w:rPr>
        <w:t xml:space="preserve"> </w:t>
      </w:r>
      <w:r>
        <w:rPr>
          <w:sz w:val="20"/>
        </w:rPr>
        <w:t>violations</w:t>
      </w:r>
      <w:r>
        <w:rPr>
          <w:spacing w:val="-3"/>
          <w:sz w:val="20"/>
        </w:rPr>
        <w:t xml:space="preserve"> </w:t>
      </w:r>
      <w:r>
        <w:rPr>
          <w:sz w:val="20"/>
        </w:rPr>
        <w:t>be</w:t>
      </w:r>
      <w:r>
        <w:rPr>
          <w:spacing w:val="-5"/>
          <w:sz w:val="20"/>
        </w:rPr>
        <w:t xml:space="preserve"> </w:t>
      </w:r>
      <w:r>
        <w:rPr>
          <w:sz w:val="20"/>
        </w:rPr>
        <w:t>related</w:t>
      </w:r>
      <w:r>
        <w:rPr>
          <w:spacing w:val="-3"/>
          <w:sz w:val="20"/>
        </w:rPr>
        <w:t xml:space="preserve"> </w:t>
      </w:r>
      <w:r>
        <w:rPr>
          <w:sz w:val="20"/>
        </w:rPr>
        <w:t>to</w:t>
      </w:r>
      <w:r>
        <w:rPr>
          <w:spacing w:val="-5"/>
          <w:sz w:val="20"/>
        </w:rPr>
        <w:t xml:space="preserve"> </w:t>
      </w:r>
      <w:r>
        <w:rPr>
          <w:sz w:val="20"/>
        </w:rPr>
        <w:t>the</w:t>
      </w:r>
      <w:r>
        <w:rPr>
          <w:spacing w:val="-5"/>
          <w:sz w:val="20"/>
        </w:rPr>
        <w:t xml:space="preserve"> </w:t>
      </w:r>
      <w:r>
        <w:rPr>
          <w:sz w:val="20"/>
        </w:rPr>
        <w:t>nature</w:t>
      </w:r>
      <w:r>
        <w:rPr>
          <w:spacing w:val="-2"/>
          <w:sz w:val="20"/>
        </w:rPr>
        <w:t xml:space="preserve"> </w:t>
      </w:r>
      <w:r>
        <w:rPr>
          <w:sz w:val="20"/>
        </w:rPr>
        <w:t>of</w:t>
      </w:r>
      <w:r>
        <w:rPr>
          <w:spacing w:val="-4"/>
          <w:sz w:val="20"/>
        </w:rPr>
        <w:t xml:space="preserve"> </w:t>
      </w:r>
      <w:r>
        <w:rPr>
          <w:sz w:val="20"/>
        </w:rPr>
        <w:t>the previous violation.</w:t>
      </w:r>
    </w:p>
    <w:p w14:paraId="1EEA23E5" w14:textId="12B6ED2E" w:rsidR="009E11E2" w:rsidRPr="002A3B97" w:rsidRDefault="00000000" w:rsidP="002A3B97">
      <w:pPr>
        <w:pStyle w:val="ListParagraph"/>
        <w:numPr>
          <w:ilvl w:val="2"/>
          <w:numId w:val="2"/>
        </w:numPr>
        <w:tabs>
          <w:tab w:val="left" w:pos="2877"/>
          <w:tab w:val="left" w:pos="2880"/>
        </w:tabs>
        <w:spacing w:after="240"/>
        <w:ind w:right="714"/>
        <w:rPr>
          <w:sz w:val="20"/>
        </w:rPr>
      </w:pPr>
      <w:r>
        <w:rPr>
          <w:sz w:val="20"/>
        </w:rPr>
        <w:t>Letters</w:t>
      </w:r>
      <w:r>
        <w:rPr>
          <w:spacing w:val="-3"/>
          <w:sz w:val="20"/>
        </w:rPr>
        <w:t xml:space="preserve"> </w:t>
      </w:r>
      <w:r>
        <w:rPr>
          <w:sz w:val="20"/>
        </w:rPr>
        <w:t>of</w:t>
      </w:r>
      <w:r>
        <w:rPr>
          <w:spacing w:val="-2"/>
          <w:sz w:val="20"/>
        </w:rPr>
        <w:t xml:space="preserve"> </w:t>
      </w:r>
      <w:r>
        <w:rPr>
          <w:sz w:val="20"/>
        </w:rPr>
        <w:t>Admonition</w:t>
      </w:r>
      <w:r>
        <w:rPr>
          <w:spacing w:val="-4"/>
          <w:sz w:val="20"/>
        </w:rPr>
        <w:t xml:space="preserve"> </w:t>
      </w:r>
      <w:r>
        <w:rPr>
          <w:sz w:val="20"/>
        </w:rPr>
        <w:t>will</w:t>
      </w:r>
      <w:r>
        <w:rPr>
          <w:spacing w:val="-3"/>
          <w:sz w:val="20"/>
        </w:rPr>
        <w:t xml:space="preserve"> </w:t>
      </w:r>
      <w:r>
        <w:rPr>
          <w:sz w:val="20"/>
        </w:rPr>
        <w:t>be</w:t>
      </w:r>
      <w:r>
        <w:rPr>
          <w:spacing w:val="-4"/>
          <w:sz w:val="20"/>
        </w:rPr>
        <w:t xml:space="preserve"> </w:t>
      </w:r>
      <w:r>
        <w:rPr>
          <w:sz w:val="20"/>
        </w:rPr>
        <w:t>delivered</w:t>
      </w:r>
      <w:r>
        <w:rPr>
          <w:spacing w:val="-4"/>
          <w:sz w:val="20"/>
        </w:rPr>
        <w:t xml:space="preserve"> </w:t>
      </w:r>
      <w:r>
        <w:rPr>
          <w:sz w:val="20"/>
        </w:rPr>
        <w:t>by</w:t>
      </w:r>
      <w:r>
        <w:rPr>
          <w:spacing w:val="-3"/>
          <w:sz w:val="20"/>
        </w:rPr>
        <w:t xml:space="preserve"> </w:t>
      </w:r>
      <w:r>
        <w:rPr>
          <w:sz w:val="20"/>
        </w:rPr>
        <w:t>certified</w:t>
      </w:r>
      <w:r>
        <w:rPr>
          <w:spacing w:val="-4"/>
          <w:sz w:val="20"/>
        </w:rPr>
        <w:t xml:space="preserve"> </w:t>
      </w:r>
      <w:r>
        <w:rPr>
          <w:sz w:val="20"/>
        </w:rPr>
        <w:t>mail</w:t>
      </w:r>
      <w:r>
        <w:rPr>
          <w:spacing w:val="-3"/>
          <w:sz w:val="20"/>
        </w:rPr>
        <w:t xml:space="preserve"> </w:t>
      </w:r>
      <w:r>
        <w:rPr>
          <w:sz w:val="20"/>
        </w:rPr>
        <w:t>to</w:t>
      </w:r>
      <w:r>
        <w:rPr>
          <w:spacing w:val="-5"/>
          <w:sz w:val="20"/>
        </w:rPr>
        <w:t xml:space="preserve"> </w:t>
      </w:r>
      <w:r>
        <w:rPr>
          <w:sz w:val="20"/>
        </w:rPr>
        <w:t>the</w:t>
      </w:r>
      <w:r>
        <w:rPr>
          <w:spacing w:val="-4"/>
          <w:sz w:val="20"/>
        </w:rPr>
        <w:t xml:space="preserve"> </w:t>
      </w:r>
      <w:r>
        <w:rPr>
          <w:sz w:val="20"/>
        </w:rPr>
        <w:t>address</w:t>
      </w:r>
      <w:r>
        <w:rPr>
          <w:spacing w:val="-3"/>
          <w:sz w:val="20"/>
        </w:rPr>
        <w:t xml:space="preserve"> </w:t>
      </w:r>
      <w:r>
        <w:rPr>
          <w:sz w:val="20"/>
        </w:rPr>
        <w:t>provided</w:t>
      </w:r>
      <w:r>
        <w:rPr>
          <w:spacing w:val="-3"/>
          <w:sz w:val="20"/>
        </w:rPr>
        <w:t xml:space="preserve"> </w:t>
      </w:r>
      <w:r>
        <w:rPr>
          <w:sz w:val="20"/>
        </w:rPr>
        <w:t>on</w:t>
      </w:r>
      <w:r>
        <w:rPr>
          <w:spacing w:val="-2"/>
          <w:sz w:val="20"/>
        </w:rPr>
        <w:t xml:space="preserve"> </w:t>
      </w:r>
      <w:r>
        <w:rPr>
          <w:sz w:val="20"/>
        </w:rPr>
        <w:t>the certification or registration application.</w:t>
      </w:r>
    </w:p>
    <w:p w14:paraId="38425578" w14:textId="38F069C2" w:rsidR="009E11E2" w:rsidRPr="002A3B97" w:rsidRDefault="00000000" w:rsidP="002A3B97">
      <w:pPr>
        <w:pStyle w:val="ListParagraph"/>
        <w:numPr>
          <w:ilvl w:val="2"/>
          <w:numId w:val="2"/>
        </w:numPr>
        <w:tabs>
          <w:tab w:val="left" w:pos="2877"/>
          <w:tab w:val="left" w:pos="2880"/>
        </w:tabs>
        <w:spacing w:before="1" w:after="240"/>
        <w:ind w:right="701"/>
        <w:rPr>
          <w:sz w:val="20"/>
        </w:rPr>
      </w:pPr>
      <w:r>
        <w:rPr>
          <w:sz w:val="20"/>
        </w:rPr>
        <w:t>Letters of Admonition issued to Sprinkler Fitters or certified Fire Suppression System Inspectors</w:t>
      </w:r>
      <w:r>
        <w:rPr>
          <w:spacing w:val="-2"/>
          <w:sz w:val="20"/>
        </w:rPr>
        <w:t xml:space="preserve"> </w:t>
      </w:r>
      <w:r>
        <w:rPr>
          <w:sz w:val="20"/>
        </w:rPr>
        <w:t>will</w:t>
      </w:r>
      <w:r>
        <w:rPr>
          <w:spacing w:val="-3"/>
          <w:sz w:val="20"/>
        </w:rPr>
        <w:t xml:space="preserve"> </w:t>
      </w:r>
      <w:r>
        <w:rPr>
          <w:sz w:val="20"/>
        </w:rPr>
        <w:t>be</w:t>
      </w:r>
      <w:r>
        <w:rPr>
          <w:spacing w:val="-5"/>
          <w:sz w:val="20"/>
        </w:rPr>
        <w:t xml:space="preserve"> </w:t>
      </w:r>
      <w:r>
        <w:rPr>
          <w:sz w:val="20"/>
        </w:rPr>
        <w:t>copied</w:t>
      </w:r>
      <w:r>
        <w:rPr>
          <w:spacing w:val="-5"/>
          <w:sz w:val="20"/>
        </w:rPr>
        <w:t xml:space="preserve"> </w:t>
      </w:r>
      <w:r>
        <w:rPr>
          <w:sz w:val="20"/>
        </w:rPr>
        <w:t>to</w:t>
      </w:r>
      <w:r>
        <w:rPr>
          <w:spacing w:val="-2"/>
          <w:sz w:val="20"/>
        </w:rPr>
        <w:t xml:space="preserve"> </w:t>
      </w:r>
      <w:r>
        <w:rPr>
          <w:sz w:val="20"/>
        </w:rPr>
        <w:t>the</w:t>
      </w:r>
      <w:r>
        <w:rPr>
          <w:spacing w:val="-4"/>
          <w:sz w:val="20"/>
        </w:rPr>
        <w:t xml:space="preserve"> </w:t>
      </w:r>
      <w:r>
        <w:rPr>
          <w:sz w:val="20"/>
        </w:rPr>
        <w:t>registered</w:t>
      </w:r>
      <w:r>
        <w:rPr>
          <w:spacing w:val="-4"/>
          <w:sz w:val="20"/>
        </w:rPr>
        <w:t xml:space="preserve"> </w:t>
      </w:r>
      <w:r>
        <w:rPr>
          <w:sz w:val="20"/>
        </w:rPr>
        <w:t>contractor</w:t>
      </w:r>
      <w:r>
        <w:rPr>
          <w:spacing w:val="-4"/>
          <w:sz w:val="20"/>
        </w:rPr>
        <w:t xml:space="preserve"> </w:t>
      </w:r>
      <w:r>
        <w:rPr>
          <w:sz w:val="20"/>
        </w:rPr>
        <w:t>or</w:t>
      </w:r>
      <w:r>
        <w:rPr>
          <w:spacing w:val="-3"/>
          <w:sz w:val="20"/>
        </w:rPr>
        <w:t xml:space="preserve"> </w:t>
      </w:r>
      <w:r>
        <w:rPr>
          <w:sz w:val="20"/>
        </w:rPr>
        <w:t>local</w:t>
      </w:r>
      <w:r>
        <w:rPr>
          <w:spacing w:val="-3"/>
          <w:sz w:val="20"/>
        </w:rPr>
        <w:t xml:space="preserve"> </w:t>
      </w:r>
      <w:r>
        <w:rPr>
          <w:sz w:val="20"/>
        </w:rPr>
        <w:t>AHJ</w:t>
      </w:r>
      <w:r>
        <w:rPr>
          <w:spacing w:val="-2"/>
          <w:sz w:val="20"/>
        </w:rPr>
        <w:t xml:space="preserve"> </w:t>
      </w:r>
      <w:r>
        <w:rPr>
          <w:sz w:val="20"/>
        </w:rPr>
        <w:t>for</w:t>
      </w:r>
      <w:r>
        <w:rPr>
          <w:spacing w:val="-4"/>
          <w:sz w:val="20"/>
        </w:rPr>
        <w:t xml:space="preserve"> </w:t>
      </w:r>
      <w:r>
        <w:rPr>
          <w:sz w:val="20"/>
        </w:rPr>
        <w:t>which</w:t>
      </w:r>
      <w:r>
        <w:rPr>
          <w:spacing w:val="-4"/>
          <w:sz w:val="20"/>
        </w:rPr>
        <w:t xml:space="preserve"> </w:t>
      </w:r>
      <w:r>
        <w:rPr>
          <w:sz w:val="20"/>
        </w:rPr>
        <w:t>they</w:t>
      </w:r>
      <w:r>
        <w:rPr>
          <w:spacing w:val="-3"/>
          <w:sz w:val="20"/>
        </w:rPr>
        <w:t xml:space="preserve"> </w:t>
      </w:r>
      <w:r>
        <w:rPr>
          <w:sz w:val="20"/>
        </w:rPr>
        <w:t>work.</w:t>
      </w:r>
    </w:p>
    <w:p w14:paraId="18C771DF" w14:textId="06B25F6B" w:rsidR="009E11E2" w:rsidRPr="002A3B97" w:rsidRDefault="00000000" w:rsidP="002A3B97">
      <w:pPr>
        <w:pStyle w:val="ListParagraph"/>
        <w:numPr>
          <w:ilvl w:val="1"/>
          <w:numId w:val="2"/>
        </w:numPr>
        <w:tabs>
          <w:tab w:val="left" w:pos="2160"/>
        </w:tabs>
        <w:spacing w:after="240"/>
        <w:rPr>
          <w:sz w:val="20"/>
        </w:rPr>
      </w:pPr>
      <w:r>
        <w:rPr>
          <w:spacing w:val="-2"/>
          <w:sz w:val="20"/>
        </w:rPr>
        <w:t>Suspensions</w:t>
      </w:r>
    </w:p>
    <w:p w14:paraId="366826EB" w14:textId="77777777" w:rsidR="009E11E2" w:rsidRDefault="00000000">
      <w:pPr>
        <w:pStyle w:val="ListParagraph"/>
        <w:numPr>
          <w:ilvl w:val="2"/>
          <w:numId w:val="2"/>
        </w:numPr>
        <w:tabs>
          <w:tab w:val="left" w:pos="2877"/>
          <w:tab w:val="left" w:pos="2880"/>
        </w:tabs>
        <w:spacing w:before="1"/>
        <w:ind w:right="363"/>
        <w:rPr>
          <w:sz w:val="20"/>
        </w:rPr>
      </w:pPr>
      <w:r>
        <w:rPr>
          <w:sz w:val="20"/>
        </w:rPr>
        <w:t>The</w:t>
      </w:r>
      <w:r>
        <w:rPr>
          <w:spacing w:val="-5"/>
          <w:sz w:val="20"/>
        </w:rPr>
        <w:t xml:space="preserve"> </w:t>
      </w:r>
      <w:r>
        <w:rPr>
          <w:sz w:val="20"/>
        </w:rPr>
        <w:t>suspension</w:t>
      </w:r>
      <w:r>
        <w:rPr>
          <w:spacing w:val="-2"/>
          <w:sz w:val="20"/>
        </w:rPr>
        <w:t xml:space="preserve"> </w:t>
      </w:r>
      <w:r>
        <w:rPr>
          <w:sz w:val="20"/>
        </w:rPr>
        <w:t>of</w:t>
      </w:r>
      <w:r>
        <w:rPr>
          <w:spacing w:val="-2"/>
          <w:sz w:val="20"/>
        </w:rPr>
        <w:t xml:space="preserve"> </w:t>
      </w:r>
      <w:r>
        <w:rPr>
          <w:sz w:val="20"/>
        </w:rPr>
        <w:t>a</w:t>
      </w:r>
      <w:r>
        <w:rPr>
          <w:spacing w:val="-4"/>
          <w:sz w:val="20"/>
        </w:rPr>
        <w:t xml:space="preserve"> </w:t>
      </w:r>
      <w:r>
        <w:rPr>
          <w:sz w:val="20"/>
        </w:rPr>
        <w:t>registration</w:t>
      </w:r>
      <w:r>
        <w:rPr>
          <w:spacing w:val="-4"/>
          <w:sz w:val="20"/>
        </w:rPr>
        <w:t xml:space="preserve"> </w:t>
      </w:r>
      <w:r>
        <w:rPr>
          <w:sz w:val="20"/>
        </w:rPr>
        <w:t>or</w:t>
      </w:r>
      <w:r>
        <w:rPr>
          <w:spacing w:val="-3"/>
          <w:sz w:val="20"/>
        </w:rPr>
        <w:t xml:space="preserve"> </w:t>
      </w:r>
      <w:r>
        <w:rPr>
          <w:sz w:val="20"/>
        </w:rPr>
        <w:t>certification</w:t>
      </w:r>
      <w:r>
        <w:rPr>
          <w:spacing w:val="-4"/>
          <w:sz w:val="20"/>
        </w:rPr>
        <w:t xml:space="preserve"> </w:t>
      </w:r>
      <w:r>
        <w:rPr>
          <w:sz w:val="20"/>
        </w:rPr>
        <w:t>shall</w:t>
      </w:r>
      <w:r>
        <w:rPr>
          <w:spacing w:val="-3"/>
          <w:sz w:val="20"/>
        </w:rPr>
        <w:t xml:space="preserve"> </w:t>
      </w:r>
      <w:r>
        <w:rPr>
          <w:sz w:val="20"/>
        </w:rPr>
        <w:t>be</w:t>
      </w:r>
      <w:r>
        <w:rPr>
          <w:spacing w:val="-4"/>
          <w:sz w:val="20"/>
        </w:rPr>
        <w:t xml:space="preserve"> </w:t>
      </w:r>
      <w:r>
        <w:rPr>
          <w:sz w:val="20"/>
        </w:rPr>
        <w:t>conducted</w:t>
      </w:r>
      <w:r>
        <w:rPr>
          <w:spacing w:val="-3"/>
          <w:sz w:val="20"/>
        </w:rPr>
        <w:t xml:space="preserve"> </w:t>
      </w:r>
      <w:r>
        <w:rPr>
          <w:sz w:val="20"/>
        </w:rPr>
        <w:t>in</w:t>
      </w:r>
      <w:r>
        <w:rPr>
          <w:spacing w:val="-2"/>
          <w:sz w:val="20"/>
        </w:rPr>
        <w:t xml:space="preserve"> </w:t>
      </w:r>
      <w:r>
        <w:rPr>
          <w:sz w:val="20"/>
        </w:rPr>
        <w:t>accordance</w:t>
      </w:r>
      <w:r>
        <w:rPr>
          <w:spacing w:val="-2"/>
          <w:sz w:val="20"/>
        </w:rPr>
        <w:t xml:space="preserve"> </w:t>
      </w:r>
      <w:r>
        <w:rPr>
          <w:sz w:val="20"/>
        </w:rPr>
        <w:t>with</w:t>
      </w:r>
      <w:r>
        <w:rPr>
          <w:spacing w:val="-2"/>
          <w:sz w:val="20"/>
        </w:rPr>
        <w:t xml:space="preserve"> </w:t>
      </w:r>
      <w:r>
        <w:rPr>
          <w:sz w:val="20"/>
        </w:rPr>
        <w:t>the provisions of the Colorado Administrative Procedure Act, Section 24-4-101, et seq.,</w:t>
      </w:r>
    </w:p>
    <w:p w14:paraId="1235BFB1" w14:textId="2F5EACC8" w:rsidR="009E11E2" w:rsidRDefault="00000000" w:rsidP="002A3B97">
      <w:pPr>
        <w:pStyle w:val="BodyText"/>
        <w:spacing w:before="1" w:after="240"/>
        <w:ind w:left="2880" w:right="395"/>
      </w:pPr>
      <w:r>
        <w:t>C.R.S. A registration or certification may be suspended for a single, substantiated violation</w:t>
      </w:r>
      <w:r>
        <w:rPr>
          <w:spacing w:val="-4"/>
        </w:rPr>
        <w:t xml:space="preserve"> </w:t>
      </w:r>
      <w:r>
        <w:t>of</w:t>
      </w:r>
      <w:r>
        <w:rPr>
          <w:spacing w:val="-2"/>
        </w:rPr>
        <w:t xml:space="preserve"> </w:t>
      </w:r>
      <w:r>
        <w:t>these</w:t>
      </w:r>
      <w:r>
        <w:rPr>
          <w:spacing w:val="-2"/>
        </w:rPr>
        <w:t xml:space="preserve"> </w:t>
      </w:r>
      <w:r>
        <w:t>rules</w:t>
      </w:r>
      <w:r>
        <w:rPr>
          <w:spacing w:val="-3"/>
        </w:rPr>
        <w:t xml:space="preserve"> </w:t>
      </w:r>
      <w:r>
        <w:t>which,</w:t>
      </w:r>
      <w:r>
        <w:rPr>
          <w:spacing w:val="-4"/>
        </w:rPr>
        <w:t xml:space="preserve"> </w:t>
      </w:r>
      <w:r>
        <w:t>in</w:t>
      </w:r>
      <w:r>
        <w:rPr>
          <w:spacing w:val="-4"/>
        </w:rPr>
        <w:t xml:space="preserve"> </w:t>
      </w:r>
      <w:r>
        <w:t>the</w:t>
      </w:r>
      <w:r>
        <w:rPr>
          <w:spacing w:val="-4"/>
        </w:rPr>
        <w:t xml:space="preserve"> </w:t>
      </w:r>
      <w:r>
        <w:t>opinion</w:t>
      </w:r>
      <w:r>
        <w:rPr>
          <w:spacing w:val="-2"/>
        </w:rPr>
        <w:t xml:space="preserve"> </w:t>
      </w:r>
      <w:r>
        <w:t>of</w:t>
      </w:r>
      <w:r>
        <w:rPr>
          <w:spacing w:val="-4"/>
        </w:rPr>
        <w:t xml:space="preserve"> </w:t>
      </w:r>
      <w:r>
        <w:t>the</w:t>
      </w:r>
      <w:r>
        <w:rPr>
          <w:spacing w:val="-5"/>
        </w:rPr>
        <w:t xml:space="preserve"> </w:t>
      </w:r>
      <w:r>
        <w:t>F&amp;LSS</w:t>
      </w:r>
      <w:r>
        <w:rPr>
          <w:spacing w:val="-2"/>
        </w:rPr>
        <w:t xml:space="preserve"> </w:t>
      </w:r>
      <w:r>
        <w:t>Chief,</w:t>
      </w:r>
      <w:r>
        <w:rPr>
          <w:spacing w:val="-4"/>
        </w:rPr>
        <w:t xml:space="preserve"> </w:t>
      </w:r>
      <w:r>
        <w:t>constitutes</w:t>
      </w:r>
      <w:r>
        <w:rPr>
          <w:spacing w:val="-3"/>
        </w:rPr>
        <w:t xml:space="preserve"> </w:t>
      </w:r>
      <w:r>
        <w:t>a</w:t>
      </w:r>
      <w:r>
        <w:rPr>
          <w:spacing w:val="-5"/>
        </w:rPr>
        <w:t xml:space="preserve"> </w:t>
      </w:r>
      <w:r>
        <w:t>serious violation but which does not constitute a serious threat to public health, safety, and welfare.</w:t>
      </w:r>
      <w:r>
        <w:rPr>
          <w:spacing w:val="-3"/>
        </w:rPr>
        <w:t xml:space="preserve"> </w:t>
      </w:r>
      <w:r>
        <w:t>Suspensions</w:t>
      </w:r>
      <w:r>
        <w:rPr>
          <w:spacing w:val="-4"/>
        </w:rPr>
        <w:t xml:space="preserve"> </w:t>
      </w:r>
      <w:r>
        <w:t>will</w:t>
      </w:r>
      <w:r>
        <w:rPr>
          <w:spacing w:val="-4"/>
        </w:rPr>
        <w:t xml:space="preserve"> </w:t>
      </w:r>
      <w:r>
        <w:t>also</w:t>
      </w:r>
      <w:r>
        <w:rPr>
          <w:spacing w:val="-5"/>
        </w:rPr>
        <w:t xml:space="preserve"> </w:t>
      </w:r>
      <w:r>
        <w:t>be</w:t>
      </w:r>
      <w:r>
        <w:rPr>
          <w:spacing w:val="-3"/>
        </w:rPr>
        <w:t xml:space="preserve"> </w:t>
      </w:r>
      <w:r>
        <w:t>issued</w:t>
      </w:r>
      <w:r>
        <w:rPr>
          <w:spacing w:val="-5"/>
        </w:rPr>
        <w:t xml:space="preserve"> </w:t>
      </w:r>
      <w:r>
        <w:t>to</w:t>
      </w:r>
      <w:r>
        <w:rPr>
          <w:spacing w:val="-5"/>
        </w:rPr>
        <w:t xml:space="preserve"> </w:t>
      </w:r>
      <w:r>
        <w:t>individuals</w:t>
      </w:r>
      <w:r>
        <w:rPr>
          <w:spacing w:val="-2"/>
        </w:rPr>
        <w:t xml:space="preserve"> </w:t>
      </w:r>
      <w:r>
        <w:t>and/or</w:t>
      </w:r>
      <w:r>
        <w:rPr>
          <w:spacing w:val="-5"/>
        </w:rPr>
        <w:t xml:space="preserve"> </w:t>
      </w:r>
      <w:r>
        <w:t>companies</w:t>
      </w:r>
      <w:r>
        <w:rPr>
          <w:spacing w:val="-4"/>
        </w:rPr>
        <w:t xml:space="preserve"> </w:t>
      </w:r>
      <w:r>
        <w:t>for</w:t>
      </w:r>
      <w:r>
        <w:rPr>
          <w:spacing w:val="-4"/>
        </w:rPr>
        <w:t xml:space="preserve"> </w:t>
      </w:r>
      <w:r>
        <w:t>repeated violations as indicated in Sections 10.3 and 10.4.</w:t>
      </w:r>
    </w:p>
    <w:p w14:paraId="4754126F" w14:textId="03C14787" w:rsidR="009E11E2" w:rsidRPr="002A3B97" w:rsidRDefault="00000000" w:rsidP="002A3B97">
      <w:pPr>
        <w:pStyle w:val="ListParagraph"/>
        <w:numPr>
          <w:ilvl w:val="3"/>
          <w:numId w:val="2"/>
        </w:numPr>
        <w:tabs>
          <w:tab w:val="left" w:pos="3601"/>
        </w:tabs>
        <w:spacing w:after="240"/>
        <w:ind w:right="447"/>
        <w:rPr>
          <w:sz w:val="20"/>
        </w:rPr>
      </w:pPr>
      <w:r>
        <w:rPr>
          <w:sz w:val="20"/>
        </w:rPr>
        <w:t>Individuals</w:t>
      </w:r>
      <w:r>
        <w:rPr>
          <w:spacing w:val="-4"/>
          <w:sz w:val="20"/>
        </w:rPr>
        <w:t xml:space="preserve"> </w:t>
      </w:r>
      <w:r>
        <w:rPr>
          <w:sz w:val="20"/>
        </w:rPr>
        <w:t>or</w:t>
      </w:r>
      <w:r>
        <w:rPr>
          <w:spacing w:val="-6"/>
          <w:sz w:val="20"/>
        </w:rPr>
        <w:t xml:space="preserve"> </w:t>
      </w:r>
      <w:r>
        <w:rPr>
          <w:sz w:val="20"/>
        </w:rPr>
        <w:t>companies</w:t>
      </w:r>
      <w:r>
        <w:rPr>
          <w:spacing w:val="-5"/>
          <w:sz w:val="20"/>
        </w:rPr>
        <w:t xml:space="preserve"> </w:t>
      </w:r>
      <w:r>
        <w:rPr>
          <w:sz w:val="20"/>
        </w:rPr>
        <w:t>not</w:t>
      </w:r>
      <w:r>
        <w:rPr>
          <w:spacing w:val="-6"/>
          <w:sz w:val="20"/>
        </w:rPr>
        <w:t xml:space="preserve"> </w:t>
      </w:r>
      <w:r>
        <w:rPr>
          <w:sz w:val="20"/>
        </w:rPr>
        <w:t>currently</w:t>
      </w:r>
      <w:r>
        <w:rPr>
          <w:spacing w:val="-5"/>
          <w:sz w:val="20"/>
        </w:rPr>
        <w:t xml:space="preserve"> </w:t>
      </w:r>
      <w:r>
        <w:rPr>
          <w:sz w:val="20"/>
        </w:rPr>
        <w:t>certified</w:t>
      </w:r>
      <w:r>
        <w:rPr>
          <w:spacing w:val="-5"/>
          <w:sz w:val="20"/>
        </w:rPr>
        <w:t xml:space="preserve"> </w:t>
      </w:r>
      <w:r>
        <w:rPr>
          <w:sz w:val="20"/>
        </w:rPr>
        <w:t>or</w:t>
      </w:r>
      <w:r>
        <w:rPr>
          <w:spacing w:val="-6"/>
          <w:sz w:val="20"/>
        </w:rPr>
        <w:t xml:space="preserve"> </w:t>
      </w:r>
      <w:r>
        <w:rPr>
          <w:sz w:val="20"/>
        </w:rPr>
        <w:t>registered</w:t>
      </w:r>
      <w:r>
        <w:rPr>
          <w:spacing w:val="-6"/>
          <w:sz w:val="20"/>
        </w:rPr>
        <w:t xml:space="preserve"> </w:t>
      </w:r>
      <w:r>
        <w:rPr>
          <w:sz w:val="20"/>
        </w:rPr>
        <w:t>through</w:t>
      </w:r>
      <w:r>
        <w:rPr>
          <w:spacing w:val="-4"/>
          <w:sz w:val="20"/>
        </w:rPr>
        <w:t xml:space="preserve"> </w:t>
      </w:r>
      <w:r>
        <w:rPr>
          <w:sz w:val="20"/>
        </w:rPr>
        <w:t>the</w:t>
      </w:r>
      <w:r>
        <w:rPr>
          <w:spacing w:val="-4"/>
          <w:sz w:val="20"/>
        </w:rPr>
        <w:t xml:space="preserve"> </w:t>
      </w:r>
      <w:r>
        <w:rPr>
          <w:sz w:val="20"/>
        </w:rPr>
        <w:t xml:space="preserve">Division in accordance with Sections, 3, 4, and 5 of these rules but operating in violation of these rules may be subject to denial of their application for certification or </w:t>
      </w:r>
      <w:r>
        <w:rPr>
          <w:spacing w:val="-2"/>
          <w:sz w:val="20"/>
        </w:rPr>
        <w:t>registration.</w:t>
      </w:r>
    </w:p>
    <w:p w14:paraId="56AB1D59" w14:textId="0EAF2FA7" w:rsidR="009E11E2" w:rsidRPr="002A3B97" w:rsidRDefault="00000000" w:rsidP="002A3B97">
      <w:pPr>
        <w:pStyle w:val="ListParagraph"/>
        <w:numPr>
          <w:ilvl w:val="2"/>
          <w:numId w:val="2"/>
        </w:numPr>
        <w:tabs>
          <w:tab w:val="left" w:pos="2876"/>
        </w:tabs>
        <w:spacing w:after="240"/>
        <w:ind w:left="2876" w:hanging="716"/>
        <w:rPr>
          <w:sz w:val="20"/>
        </w:rPr>
      </w:pPr>
      <w:r>
        <w:rPr>
          <w:sz w:val="20"/>
        </w:rPr>
        <w:t>Examples</w:t>
      </w:r>
      <w:r>
        <w:rPr>
          <w:spacing w:val="-6"/>
          <w:sz w:val="20"/>
        </w:rPr>
        <w:t xml:space="preserve"> </w:t>
      </w:r>
      <w:r>
        <w:rPr>
          <w:sz w:val="20"/>
        </w:rPr>
        <w:t>of</w:t>
      </w:r>
      <w:r>
        <w:rPr>
          <w:spacing w:val="-7"/>
          <w:sz w:val="20"/>
        </w:rPr>
        <w:t xml:space="preserve"> </w:t>
      </w:r>
      <w:r>
        <w:rPr>
          <w:sz w:val="20"/>
        </w:rPr>
        <w:t>violations</w:t>
      </w:r>
      <w:r>
        <w:rPr>
          <w:spacing w:val="-4"/>
          <w:sz w:val="20"/>
        </w:rPr>
        <w:t xml:space="preserve"> </w:t>
      </w:r>
      <w:r>
        <w:rPr>
          <w:sz w:val="20"/>
        </w:rPr>
        <w:t>which</w:t>
      </w:r>
      <w:r>
        <w:rPr>
          <w:spacing w:val="-7"/>
          <w:sz w:val="20"/>
        </w:rPr>
        <w:t xml:space="preserve"> </w:t>
      </w:r>
      <w:r>
        <w:rPr>
          <w:sz w:val="20"/>
        </w:rPr>
        <w:t>might</w:t>
      </w:r>
      <w:r>
        <w:rPr>
          <w:spacing w:val="-5"/>
          <w:sz w:val="20"/>
        </w:rPr>
        <w:t xml:space="preserve"> </w:t>
      </w:r>
      <w:r>
        <w:rPr>
          <w:sz w:val="20"/>
        </w:rPr>
        <w:t>lead</w:t>
      </w:r>
      <w:r>
        <w:rPr>
          <w:spacing w:val="-8"/>
          <w:sz w:val="20"/>
        </w:rPr>
        <w:t xml:space="preserve"> </w:t>
      </w:r>
      <w:r>
        <w:rPr>
          <w:sz w:val="20"/>
        </w:rPr>
        <w:t>to</w:t>
      </w:r>
      <w:r>
        <w:rPr>
          <w:spacing w:val="-6"/>
          <w:sz w:val="20"/>
        </w:rPr>
        <w:t xml:space="preserve"> </w:t>
      </w:r>
      <w:r>
        <w:rPr>
          <w:sz w:val="20"/>
        </w:rPr>
        <w:t>suspension</w:t>
      </w:r>
      <w:r>
        <w:rPr>
          <w:spacing w:val="-4"/>
          <w:sz w:val="20"/>
        </w:rPr>
        <w:t xml:space="preserve"> </w:t>
      </w:r>
      <w:r>
        <w:rPr>
          <w:sz w:val="20"/>
        </w:rPr>
        <w:t>or</w:t>
      </w:r>
      <w:r>
        <w:rPr>
          <w:spacing w:val="-6"/>
          <w:sz w:val="20"/>
        </w:rPr>
        <w:t xml:space="preserve"> </w:t>
      </w:r>
      <w:r>
        <w:rPr>
          <w:sz w:val="20"/>
        </w:rPr>
        <w:t>denial</w:t>
      </w:r>
      <w:r>
        <w:rPr>
          <w:spacing w:val="-8"/>
          <w:sz w:val="20"/>
        </w:rPr>
        <w:t xml:space="preserve"> </w:t>
      </w:r>
      <w:r>
        <w:rPr>
          <w:sz w:val="20"/>
        </w:rPr>
        <w:t>(list</w:t>
      </w:r>
      <w:r>
        <w:rPr>
          <w:spacing w:val="-7"/>
          <w:sz w:val="20"/>
        </w:rPr>
        <w:t xml:space="preserve"> </w:t>
      </w:r>
      <w:r>
        <w:rPr>
          <w:sz w:val="20"/>
        </w:rPr>
        <w:t>is</w:t>
      </w:r>
      <w:r>
        <w:rPr>
          <w:spacing w:val="-6"/>
          <w:sz w:val="20"/>
        </w:rPr>
        <w:t xml:space="preserve"> </w:t>
      </w:r>
      <w:r>
        <w:rPr>
          <w:sz w:val="20"/>
        </w:rPr>
        <w:t>not</w:t>
      </w:r>
      <w:r>
        <w:rPr>
          <w:spacing w:val="-6"/>
          <w:sz w:val="20"/>
        </w:rPr>
        <w:t xml:space="preserve"> </w:t>
      </w:r>
      <w:r>
        <w:rPr>
          <w:spacing w:val="-2"/>
          <w:sz w:val="20"/>
        </w:rPr>
        <w:t>exclusive):</w:t>
      </w:r>
    </w:p>
    <w:p w14:paraId="5E8FEF94" w14:textId="25AE3B50" w:rsidR="009E11E2" w:rsidRPr="002A3B97" w:rsidRDefault="00000000" w:rsidP="002A3B97">
      <w:pPr>
        <w:pStyle w:val="ListParagraph"/>
        <w:numPr>
          <w:ilvl w:val="3"/>
          <w:numId w:val="2"/>
        </w:numPr>
        <w:tabs>
          <w:tab w:val="left" w:pos="3601"/>
        </w:tabs>
        <w:spacing w:after="240"/>
        <w:ind w:right="409"/>
        <w:rPr>
          <w:sz w:val="20"/>
        </w:rPr>
      </w:pPr>
      <w:r>
        <w:rPr>
          <w:sz w:val="20"/>
        </w:rPr>
        <w:t>Receiving</w:t>
      </w:r>
      <w:r>
        <w:rPr>
          <w:spacing w:val="-5"/>
          <w:sz w:val="20"/>
        </w:rPr>
        <w:t xml:space="preserve"> </w:t>
      </w:r>
      <w:r>
        <w:rPr>
          <w:sz w:val="20"/>
        </w:rPr>
        <w:t>a</w:t>
      </w:r>
      <w:r>
        <w:rPr>
          <w:spacing w:val="-3"/>
          <w:sz w:val="20"/>
        </w:rPr>
        <w:t xml:space="preserve"> </w:t>
      </w:r>
      <w:r>
        <w:rPr>
          <w:sz w:val="20"/>
        </w:rPr>
        <w:t>warning</w:t>
      </w:r>
      <w:r>
        <w:rPr>
          <w:spacing w:val="-3"/>
          <w:sz w:val="20"/>
        </w:rPr>
        <w:t xml:space="preserve"> </w:t>
      </w:r>
      <w:r>
        <w:rPr>
          <w:sz w:val="20"/>
        </w:rPr>
        <w:t>subsequent</w:t>
      </w:r>
      <w:r>
        <w:rPr>
          <w:spacing w:val="-4"/>
          <w:sz w:val="20"/>
        </w:rPr>
        <w:t xml:space="preserve"> </w:t>
      </w:r>
      <w:r>
        <w:rPr>
          <w:sz w:val="20"/>
        </w:rPr>
        <w:t>to</w:t>
      </w:r>
      <w:r>
        <w:rPr>
          <w:spacing w:val="-5"/>
          <w:sz w:val="20"/>
        </w:rPr>
        <w:t xml:space="preserve"> </w:t>
      </w:r>
      <w:r w:rsidR="00156A5B">
        <w:rPr>
          <w:color w:val="C00000"/>
          <w:spacing w:val="-5"/>
          <w:sz w:val="20"/>
        </w:rPr>
        <w:t>the receipt</w:t>
      </w:r>
      <w:r w:rsidR="002A3B97" w:rsidRPr="002A3B97">
        <w:rPr>
          <w:color w:val="C00000"/>
          <w:spacing w:val="-5"/>
          <w:sz w:val="20"/>
        </w:rPr>
        <w:t xml:space="preserve"> </w:t>
      </w:r>
      <w:r w:rsidRPr="002A3B97">
        <w:rPr>
          <w:strike/>
          <w:color w:val="C00000"/>
          <w:sz w:val="20"/>
        </w:rPr>
        <w:t>receiving</w:t>
      </w:r>
      <w:r>
        <w:rPr>
          <w:spacing w:val="-5"/>
          <w:sz w:val="20"/>
        </w:rPr>
        <w:t xml:space="preserve"> </w:t>
      </w:r>
      <w:r>
        <w:rPr>
          <w:sz w:val="20"/>
        </w:rPr>
        <w:t>of</w:t>
      </w:r>
      <w:r>
        <w:rPr>
          <w:spacing w:val="-4"/>
          <w:sz w:val="20"/>
        </w:rPr>
        <w:t xml:space="preserve"> </w:t>
      </w:r>
      <w:r>
        <w:rPr>
          <w:sz w:val="20"/>
        </w:rPr>
        <w:t>a</w:t>
      </w:r>
      <w:r>
        <w:rPr>
          <w:spacing w:val="-4"/>
          <w:sz w:val="20"/>
        </w:rPr>
        <w:t xml:space="preserve"> </w:t>
      </w:r>
      <w:r>
        <w:rPr>
          <w:sz w:val="20"/>
        </w:rPr>
        <w:t>Letter</w:t>
      </w:r>
      <w:r>
        <w:rPr>
          <w:spacing w:val="-4"/>
          <w:sz w:val="20"/>
        </w:rPr>
        <w:t xml:space="preserve"> </w:t>
      </w:r>
      <w:r>
        <w:rPr>
          <w:sz w:val="20"/>
        </w:rPr>
        <w:t>of Admonition</w:t>
      </w:r>
      <w:r>
        <w:rPr>
          <w:spacing w:val="-5"/>
          <w:sz w:val="20"/>
        </w:rPr>
        <w:t xml:space="preserve"> </w:t>
      </w:r>
      <w:r>
        <w:rPr>
          <w:sz w:val="20"/>
        </w:rPr>
        <w:t>during</w:t>
      </w:r>
      <w:r>
        <w:rPr>
          <w:spacing w:val="-4"/>
          <w:sz w:val="20"/>
        </w:rPr>
        <w:t xml:space="preserve"> </w:t>
      </w:r>
      <w:r>
        <w:rPr>
          <w:sz w:val="20"/>
        </w:rPr>
        <w:t>the prior twelve-month period;</w:t>
      </w:r>
    </w:p>
    <w:p w14:paraId="027C0303" w14:textId="4266AD78" w:rsidR="009E11E2" w:rsidRPr="002A3B97" w:rsidRDefault="00000000" w:rsidP="002A3B97">
      <w:pPr>
        <w:pStyle w:val="ListParagraph"/>
        <w:numPr>
          <w:ilvl w:val="3"/>
          <w:numId w:val="2"/>
        </w:numPr>
        <w:tabs>
          <w:tab w:val="left" w:pos="3601"/>
        </w:tabs>
        <w:spacing w:after="240"/>
        <w:ind w:right="766"/>
        <w:rPr>
          <w:sz w:val="20"/>
        </w:rPr>
      </w:pPr>
      <w:r>
        <w:rPr>
          <w:sz w:val="20"/>
        </w:rPr>
        <w:t>Failure</w:t>
      </w:r>
      <w:r>
        <w:rPr>
          <w:spacing w:val="-4"/>
          <w:sz w:val="20"/>
        </w:rPr>
        <w:t xml:space="preserve"> </w:t>
      </w:r>
      <w:r>
        <w:rPr>
          <w:sz w:val="20"/>
        </w:rPr>
        <w:t>or</w:t>
      </w:r>
      <w:r>
        <w:rPr>
          <w:spacing w:val="-4"/>
          <w:sz w:val="20"/>
        </w:rPr>
        <w:t xml:space="preserve"> </w:t>
      </w:r>
      <w:r>
        <w:rPr>
          <w:sz w:val="20"/>
        </w:rPr>
        <w:t>refusal</w:t>
      </w:r>
      <w:r>
        <w:rPr>
          <w:spacing w:val="-3"/>
          <w:sz w:val="20"/>
        </w:rPr>
        <w:t xml:space="preserve"> </w:t>
      </w:r>
      <w:r>
        <w:rPr>
          <w:sz w:val="20"/>
        </w:rPr>
        <w:t>to</w:t>
      </w:r>
      <w:r>
        <w:rPr>
          <w:spacing w:val="-5"/>
          <w:sz w:val="20"/>
        </w:rPr>
        <w:t xml:space="preserve"> </w:t>
      </w:r>
      <w:r>
        <w:rPr>
          <w:sz w:val="20"/>
        </w:rPr>
        <w:t>stop</w:t>
      </w:r>
      <w:r>
        <w:rPr>
          <w:spacing w:val="-4"/>
          <w:sz w:val="20"/>
        </w:rPr>
        <w:t xml:space="preserve"> </w:t>
      </w:r>
      <w:r>
        <w:rPr>
          <w:sz w:val="20"/>
        </w:rPr>
        <w:t>work</w:t>
      </w:r>
      <w:r>
        <w:rPr>
          <w:spacing w:val="-2"/>
          <w:sz w:val="20"/>
        </w:rPr>
        <w:t xml:space="preserve"> </w:t>
      </w:r>
      <w:r>
        <w:rPr>
          <w:sz w:val="20"/>
        </w:rPr>
        <w:t>or</w:t>
      </w:r>
      <w:r>
        <w:rPr>
          <w:spacing w:val="-4"/>
          <w:sz w:val="20"/>
        </w:rPr>
        <w:t xml:space="preserve"> </w:t>
      </w:r>
      <w:r>
        <w:rPr>
          <w:sz w:val="20"/>
        </w:rPr>
        <w:t>leave</w:t>
      </w:r>
      <w:r>
        <w:rPr>
          <w:spacing w:val="-2"/>
          <w:sz w:val="20"/>
        </w:rPr>
        <w:t xml:space="preserve"> </w:t>
      </w:r>
      <w:r>
        <w:rPr>
          <w:sz w:val="20"/>
        </w:rPr>
        <w:t>a</w:t>
      </w:r>
      <w:r>
        <w:rPr>
          <w:spacing w:val="-5"/>
          <w:sz w:val="20"/>
        </w:rPr>
        <w:t xml:space="preserve"> </w:t>
      </w:r>
      <w:r>
        <w:rPr>
          <w:sz w:val="20"/>
        </w:rPr>
        <w:t>job</w:t>
      </w:r>
      <w:r>
        <w:rPr>
          <w:spacing w:val="-5"/>
          <w:sz w:val="20"/>
        </w:rPr>
        <w:t xml:space="preserve"> </w:t>
      </w:r>
      <w:r>
        <w:rPr>
          <w:sz w:val="20"/>
        </w:rPr>
        <w:t>site</w:t>
      </w:r>
      <w:r>
        <w:rPr>
          <w:spacing w:val="-2"/>
          <w:sz w:val="20"/>
        </w:rPr>
        <w:t xml:space="preserve"> </w:t>
      </w:r>
      <w:r>
        <w:rPr>
          <w:sz w:val="20"/>
        </w:rPr>
        <w:t>upon</w:t>
      </w:r>
      <w:r>
        <w:rPr>
          <w:spacing w:val="-2"/>
          <w:sz w:val="20"/>
        </w:rPr>
        <w:t xml:space="preserve"> </w:t>
      </w:r>
      <w:r>
        <w:rPr>
          <w:sz w:val="20"/>
        </w:rPr>
        <w:t>request</w:t>
      </w:r>
      <w:r>
        <w:rPr>
          <w:spacing w:val="-2"/>
          <w:sz w:val="20"/>
        </w:rPr>
        <w:t xml:space="preserve"> </w:t>
      </w:r>
      <w:r>
        <w:rPr>
          <w:sz w:val="20"/>
        </w:rPr>
        <w:t>of</w:t>
      </w:r>
      <w:r>
        <w:rPr>
          <w:spacing w:val="-4"/>
          <w:sz w:val="20"/>
        </w:rPr>
        <w:t xml:space="preserve"> </w:t>
      </w:r>
      <w:r>
        <w:rPr>
          <w:sz w:val="20"/>
        </w:rPr>
        <w:t>the</w:t>
      </w:r>
      <w:r>
        <w:rPr>
          <w:spacing w:val="-4"/>
          <w:sz w:val="20"/>
        </w:rPr>
        <w:t xml:space="preserve"> </w:t>
      </w:r>
      <w:r>
        <w:rPr>
          <w:sz w:val="20"/>
        </w:rPr>
        <w:t xml:space="preserve">certified </w:t>
      </w:r>
      <w:r>
        <w:rPr>
          <w:spacing w:val="-2"/>
          <w:sz w:val="20"/>
        </w:rPr>
        <w:t>inspector;</w:t>
      </w:r>
    </w:p>
    <w:p w14:paraId="21287518" w14:textId="57E570D6" w:rsidR="009E11E2" w:rsidRPr="002A3B97" w:rsidRDefault="00000000" w:rsidP="002A3B97">
      <w:pPr>
        <w:pStyle w:val="ListParagraph"/>
        <w:numPr>
          <w:ilvl w:val="3"/>
          <w:numId w:val="2"/>
        </w:numPr>
        <w:tabs>
          <w:tab w:val="left" w:pos="3601"/>
        </w:tabs>
        <w:spacing w:before="1" w:after="240"/>
        <w:ind w:right="504"/>
        <w:rPr>
          <w:sz w:val="20"/>
        </w:rPr>
      </w:pPr>
      <w:r>
        <w:rPr>
          <w:sz w:val="20"/>
        </w:rPr>
        <w:t>Failure</w:t>
      </w:r>
      <w:r>
        <w:rPr>
          <w:spacing w:val="-5"/>
          <w:sz w:val="20"/>
        </w:rPr>
        <w:t xml:space="preserve"> </w:t>
      </w:r>
      <w:r>
        <w:rPr>
          <w:sz w:val="20"/>
        </w:rPr>
        <w:t>to</w:t>
      </w:r>
      <w:r>
        <w:rPr>
          <w:spacing w:val="-3"/>
          <w:sz w:val="20"/>
        </w:rPr>
        <w:t xml:space="preserve"> </w:t>
      </w:r>
      <w:r>
        <w:rPr>
          <w:sz w:val="20"/>
        </w:rPr>
        <w:t>notify</w:t>
      </w:r>
      <w:r>
        <w:rPr>
          <w:spacing w:val="-4"/>
          <w:sz w:val="20"/>
        </w:rPr>
        <w:t xml:space="preserve"> </w:t>
      </w:r>
      <w:r>
        <w:rPr>
          <w:sz w:val="20"/>
        </w:rPr>
        <w:t>the</w:t>
      </w:r>
      <w:r>
        <w:rPr>
          <w:spacing w:val="-5"/>
          <w:sz w:val="20"/>
        </w:rPr>
        <w:t xml:space="preserve"> </w:t>
      </w:r>
      <w:r>
        <w:rPr>
          <w:sz w:val="20"/>
        </w:rPr>
        <w:t>Division</w:t>
      </w:r>
      <w:r>
        <w:rPr>
          <w:spacing w:val="-5"/>
          <w:sz w:val="20"/>
        </w:rPr>
        <w:t xml:space="preserve"> </w:t>
      </w:r>
      <w:r>
        <w:rPr>
          <w:sz w:val="20"/>
        </w:rPr>
        <w:t>of</w:t>
      </w:r>
      <w:r>
        <w:rPr>
          <w:spacing w:val="-3"/>
          <w:sz w:val="20"/>
        </w:rPr>
        <w:t xml:space="preserve"> </w:t>
      </w:r>
      <w:r>
        <w:rPr>
          <w:sz w:val="20"/>
        </w:rPr>
        <w:t>any</w:t>
      </w:r>
      <w:r>
        <w:rPr>
          <w:spacing w:val="-4"/>
          <w:sz w:val="20"/>
        </w:rPr>
        <w:t xml:space="preserve"> </w:t>
      </w:r>
      <w:r>
        <w:rPr>
          <w:sz w:val="20"/>
        </w:rPr>
        <w:t>changes</w:t>
      </w:r>
      <w:r>
        <w:rPr>
          <w:spacing w:val="-4"/>
          <w:sz w:val="20"/>
        </w:rPr>
        <w:t xml:space="preserve"> </w:t>
      </w:r>
      <w:r>
        <w:rPr>
          <w:sz w:val="20"/>
        </w:rPr>
        <w:t>that</w:t>
      </w:r>
      <w:r>
        <w:rPr>
          <w:spacing w:val="-3"/>
          <w:sz w:val="20"/>
        </w:rPr>
        <w:t xml:space="preserve"> </w:t>
      </w:r>
      <w:r>
        <w:rPr>
          <w:sz w:val="20"/>
        </w:rPr>
        <w:t>may</w:t>
      </w:r>
      <w:r>
        <w:rPr>
          <w:spacing w:val="-2"/>
          <w:sz w:val="20"/>
        </w:rPr>
        <w:t xml:space="preserve"> </w:t>
      </w:r>
      <w:r>
        <w:rPr>
          <w:sz w:val="20"/>
        </w:rPr>
        <w:t>affect</w:t>
      </w:r>
      <w:r>
        <w:rPr>
          <w:spacing w:val="-5"/>
          <w:sz w:val="20"/>
        </w:rPr>
        <w:t xml:space="preserve"> </w:t>
      </w:r>
      <w:r>
        <w:rPr>
          <w:sz w:val="20"/>
        </w:rPr>
        <w:t>the</w:t>
      </w:r>
      <w:r>
        <w:rPr>
          <w:spacing w:val="-5"/>
          <w:sz w:val="20"/>
        </w:rPr>
        <w:t xml:space="preserve"> </w:t>
      </w:r>
      <w:r>
        <w:rPr>
          <w:sz w:val="20"/>
        </w:rPr>
        <w:t>person’s</w:t>
      </w:r>
      <w:r>
        <w:rPr>
          <w:spacing w:val="-4"/>
          <w:sz w:val="20"/>
        </w:rPr>
        <w:t xml:space="preserve"> </w:t>
      </w:r>
      <w:r>
        <w:rPr>
          <w:sz w:val="20"/>
        </w:rPr>
        <w:t>current registration or certification status;</w:t>
      </w:r>
    </w:p>
    <w:p w14:paraId="0F91D023" w14:textId="0AD94ABC" w:rsidR="009E11E2" w:rsidRPr="002A3B97" w:rsidRDefault="00000000" w:rsidP="002A3B97">
      <w:pPr>
        <w:pStyle w:val="ListParagraph"/>
        <w:numPr>
          <w:ilvl w:val="3"/>
          <w:numId w:val="2"/>
        </w:numPr>
        <w:tabs>
          <w:tab w:val="left" w:pos="3600"/>
        </w:tabs>
        <w:spacing w:before="1" w:after="240"/>
        <w:ind w:left="3600" w:hanging="720"/>
        <w:rPr>
          <w:sz w:val="20"/>
        </w:rPr>
      </w:pPr>
      <w:r>
        <w:rPr>
          <w:sz w:val="20"/>
        </w:rPr>
        <w:t>Employment</w:t>
      </w:r>
      <w:r>
        <w:rPr>
          <w:spacing w:val="-8"/>
          <w:sz w:val="20"/>
        </w:rPr>
        <w:t xml:space="preserve"> </w:t>
      </w:r>
      <w:r>
        <w:rPr>
          <w:sz w:val="20"/>
        </w:rPr>
        <w:t>of</w:t>
      </w:r>
      <w:r>
        <w:rPr>
          <w:spacing w:val="-9"/>
          <w:sz w:val="20"/>
        </w:rPr>
        <w:t xml:space="preserve"> </w:t>
      </w:r>
      <w:r>
        <w:rPr>
          <w:sz w:val="20"/>
        </w:rPr>
        <w:t>non-registered</w:t>
      </w:r>
      <w:r>
        <w:rPr>
          <w:spacing w:val="-9"/>
          <w:sz w:val="20"/>
        </w:rPr>
        <w:t xml:space="preserve"> </w:t>
      </w:r>
      <w:r>
        <w:rPr>
          <w:sz w:val="20"/>
        </w:rPr>
        <w:t>Sprinkler</w:t>
      </w:r>
      <w:r>
        <w:rPr>
          <w:spacing w:val="-9"/>
          <w:sz w:val="20"/>
        </w:rPr>
        <w:t xml:space="preserve"> </w:t>
      </w:r>
      <w:r>
        <w:rPr>
          <w:sz w:val="20"/>
        </w:rPr>
        <w:t>Fitters</w:t>
      </w:r>
      <w:r>
        <w:rPr>
          <w:spacing w:val="-8"/>
          <w:sz w:val="20"/>
        </w:rPr>
        <w:t xml:space="preserve"> </w:t>
      </w:r>
      <w:r>
        <w:rPr>
          <w:sz w:val="20"/>
        </w:rPr>
        <w:t>by</w:t>
      </w:r>
      <w:r>
        <w:rPr>
          <w:spacing w:val="-8"/>
          <w:sz w:val="20"/>
        </w:rPr>
        <w:t xml:space="preserve"> </w:t>
      </w:r>
      <w:r>
        <w:rPr>
          <w:sz w:val="20"/>
        </w:rPr>
        <w:t>a</w:t>
      </w:r>
      <w:r>
        <w:rPr>
          <w:spacing w:val="-10"/>
          <w:sz w:val="20"/>
        </w:rPr>
        <w:t xml:space="preserve"> </w:t>
      </w:r>
      <w:r>
        <w:rPr>
          <w:sz w:val="20"/>
        </w:rPr>
        <w:t>registered</w:t>
      </w:r>
      <w:r>
        <w:rPr>
          <w:spacing w:val="-7"/>
          <w:sz w:val="20"/>
        </w:rPr>
        <w:t xml:space="preserve"> </w:t>
      </w:r>
      <w:r>
        <w:rPr>
          <w:spacing w:val="-2"/>
          <w:sz w:val="20"/>
        </w:rPr>
        <w:t>contractor;</w:t>
      </w:r>
    </w:p>
    <w:p w14:paraId="2D46244E" w14:textId="3030E905" w:rsidR="009E11E2" w:rsidRPr="002A3B97" w:rsidRDefault="00000000" w:rsidP="002A3B97">
      <w:pPr>
        <w:pStyle w:val="ListParagraph"/>
        <w:numPr>
          <w:ilvl w:val="3"/>
          <w:numId w:val="2"/>
        </w:numPr>
        <w:tabs>
          <w:tab w:val="left" w:pos="3601"/>
        </w:tabs>
        <w:spacing w:before="1" w:after="240"/>
        <w:ind w:right="1293"/>
        <w:rPr>
          <w:sz w:val="20"/>
        </w:rPr>
      </w:pPr>
      <w:r>
        <w:rPr>
          <w:sz w:val="20"/>
        </w:rPr>
        <w:lastRenderedPageBreak/>
        <w:t>Expiration</w:t>
      </w:r>
      <w:r>
        <w:rPr>
          <w:spacing w:val="-6"/>
          <w:sz w:val="20"/>
        </w:rPr>
        <w:t xml:space="preserve"> </w:t>
      </w:r>
      <w:r>
        <w:rPr>
          <w:sz w:val="20"/>
        </w:rPr>
        <w:t>of</w:t>
      </w:r>
      <w:r>
        <w:rPr>
          <w:spacing w:val="-4"/>
          <w:sz w:val="20"/>
        </w:rPr>
        <w:t xml:space="preserve"> </w:t>
      </w:r>
      <w:r>
        <w:rPr>
          <w:sz w:val="20"/>
        </w:rPr>
        <w:t>a</w:t>
      </w:r>
      <w:r>
        <w:rPr>
          <w:spacing w:val="-6"/>
          <w:sz w:val="20"/>
        </w:rPr>
        <w:t xml:space="preserve"> </w:t>
      </w:r>
      <w:r>
        <w:rPr>
          <w:sz w:val="20"/>
        </w:rPr>
        <w:t>required,</w:t>
      </w:r>
      <w:r>
        <w:rPr>
          <w:spacing w:val="-6"/>
          <w:sz w:val="20"/>
        </w:rPr>
        <w:t xml:space="preserve"> </w:t>
      </w:r>
      <w:r>
        <w:rPr>
          <w:sz w:val="20"/>
        </w:rPr>
        <w:t>qualifying</w:t>
      </w:r>
      <w:r>
        <w:rPr>
          <w:spacing w:val="-4"/>
          <w:sz w:val="20"/>
        </w:rPr>
        <w:t xml:space="preserve"> </w:t>
      </w:r>
      <w:r>
        <w:rPr>
          <w:sz w:val="20"/>
        </w:rPr>
        <w:t>document</w:t>
      </w:r>
      <w:r>
        <w:rPr>
          <w:spacing w:val="-6"/>
          <w:sz w:val="20"/>
        </w:rPr>
        <w:t xml:space="preserve"> </w:t>
      </w:r>
      <w:r>
        <w:rPr>
          <w:sz w:val="20"/>
        </w:rPr>
        <w:t>or</w:t>
      </w:r>
      <w:r>
        <w:rPr>
          <w:spacing w:val="-5"/>
          <w:sz w:val="20"/>
        </w:rPr>
        <w:t xml:space="preserve"> </w:t>
      </w:r>
      <w:r>
        <w:rPr>
          <w:sz w:val="20"/>
        </w:rPr>
        <w:t>examination</w:t>
      </w:r>
      <w:r>
        <w:rPr>
          <w:spacing w:val="-5"/>
          <w:sz w:val="20"/>
        </w:rPr>
        <w:t xml:space="preserve"> </w:t>
      </w:r>
      <w:r>
        <w:rPr>
          <w:sz w:val="20"/>
        </w:rPr>
        <w:t>during</w:t>
      </w:r>
      <w:r>
        <w:rPr>
          <w:spacing w:val="-7"/>
          <w:sz w:val="20"/>
        </w:rPr>
        <w:t xml:space="preserve"> </w:t>
      </w:r>
      <w:r>
        <w:rPr>
          <w:sz w:val="20"/>
        </w:rPr>
        <w:t>the registration or certification period.</w:t>
      </w:r>
    </w:p>
    <w:p w14:paraId="48B28F6C" w14:textId="03C2F421" w:rsidR="009E11E2" w:rsidRPr="002A3B97" w:rsidRDefault="00000000" w:rsidP="002A3B97">
      <w:pPr>
        <w:pStyle w:val="ListParagraph"/>
        <w:numPr>
          <w:ilvl w:val="2"/>
          <w:numId w:val="2"/>
        </w:numPr>
        <w:tabs>
          <w:tab w:val="left" w:pos="2877"/>
          <w:tab w:val="left" w:pos="2880"/>
        </w:tabs>
        <w:spacing w:after="240"/>
        <w:ind w:right="600"/>
        <w:rPr>
          <w:sz w:val="20"/>
        </w:rPr>
      </w:pPr>
      <w:r>
        <w:rPr>
          <w:sz w:val="20"/>
        </w:rPr>
        <w:t>Nothing</w:t>
      </w:r>
      <w:r>
        <w:rPr>
          <w:spacing w:val="-2"/>
          <w:sz w:val="20"/>
        </w:rPr>
        <w:t xml:space="preserve"> </w:t>
      </w:r>
      <w:r>
        <w:rPr>
          <w:sz w:val="20"/>
        </w:rPr>
        <w:t>will</w:t>
      </w:r>
      <w:r>
        <w:rPr>
          <w:spacing w:val="-2"/>
          <w:sz w:val="20"/>
        </w:rPr>
        <w:t xml:space="preserve"> </w:t>
      </w:r>
      <w:r>
        <w:rPr>
          <w:sz w:val="20"/>
        </w:rPr>
        <w:t>be</w:t>
      </w:r>
      <w:r>
        <w:rPr>
          <w:spacing w:val="-4"/>
          <w:sz w:val="20"/>
        </w:rPr>
        <w:t xml:space="preserve"> </w:t>
      </w:r>
      <w:r>
        <w:rPr>
          <w:sz w:val="20"/>
        </w:rPr>
        <w:t>construed</w:t>
      </w:r>
      <w:r>
        <w:rPr>
          <w:spacing w:val="-3"/>
          <w:sz w:val="20"/>
        </w:rPr>
        <w:t xml:space="preserve"> </w:t>
      </w:r>
      <w:r>
        <w:rPr>
          <w:sz w:val="20"/>
        </w:rPr>
        <w:t>to</w:t>
      </w:r>
      <w:r>
        <w:rPr>
          <w:spacing w:val="-3"/>
          <w:sz w:val="20"/>
        </w:rPr>
        <w:t xml:space="preserve"> </w:t>
      </w:r>
      <w:r>
        <w:rPr>
          <w:sz w:val="20"/>
        </w:rPr>
        <w:t>require</w:t>
      </w:r>
      <w:r>
        <w:rPr>
          <w:spacing w:val="-3"/>
          <w:sz w:val="20"/>
        </w:rPr>
        <w:t xml:space="preserve"> </w:t>
      </w:r>
      <w:r>
        <w:rPr>
          <w:sz w:val="20"/>
        </w:rPr>
        <w:t>subsequent</w:t>
      </w:r>
      <w:r>
        <w:rPr>
          <w:spacing w:val="-3"/>
          <w:sz w:val="20"/>
        </w:rPr>
        <w:t xml:space="preserve"> </w:t>
      </w:r>
      <w:r>
        <w:rPr>
          <w:sz w:val="20"/>
        </w:rPr>
        <w:t>violations</w:t>
      </w:r>
      <w:r>
        <w:rPr>
          <w:spacing w:val="-2"/>
          <w:sz w:val="20"/>
        </w:rPr>
        <w:t xml:space="preserve"> </w:t>
      </w:r>
      <w:r>
        <w:rPr>
          <w:sz w:val="20"/>
        </w:rPr>
        <w:t>to</w:t>
      </w:r>
      <w:r>
        <w:rPr>
          <w:spacing w:val="-2"/>
          <w:sz w:val="20"/>
        </w:rPr>
        <w:t xml:space="preserve"> </w:t>
      </w:r>
      <w:r>
        <w:rPr>
          <w:sz w:val="20"/>
        </w:rPr>
        <w:t>be</w:t>
      </w:r>
      <w:r>
        <w:rPr>
          <w:spacing w:val="-4"/>
          <w:sz w:val="20"/>
        </w:rPr>
        <w:t xml:space="preserve"> </w:t>
      </w:r>
      <w:r>
        <w:rPr>
          <w:sz w:val="20"/>
        </w:rPr>
        <w:t>related</w:t>
      </w:r>
      <w:r>
        <w:rPr>
          <w:spacing w:val="-4"/>
          <w:sz w:val="20"/>
        </w:rPr>
        <w:t xml:space="preserve"> </w:t>
      </w:r>
      <w:r>
        <w:rPr>
          <w:sz w:val="20"/>
        </w:rPr>
        <w:t>to</w:t>
      </w:r>
      <w:r>
        <w:rPr>
          <w:spacing w:val="-3"/>
          <w:sz w:val="20"/>
        </w:rPr>
        <w:t xml:space="preserve"> </w:t>
      </w:r>
      <w:r>
        <w:rPr>
          <w:sz w:val="20"/>
        </w:rPr>
        <w:t>the</w:t>
      </w:r>
      <w:r>
        <w:rPr>
          <w:spacing w:val="-3"/>
          <w:sz w:val="20"/>
        </w:rPr>
        <w:t xml:space="preserve"> </w:t>
      </w:r>
      <w:r>
        <w:rPr>
          <w:sz w:val="20"/>
        </w:rPr>
        <w:t>nature</w:t>
      </w:r>
      <w:r>
        <w:rPr>
          <w:spacing w:val="-3"/>
          <w:sz w:val="20"/>
        </w:rPr>
        <w:t xml:space="preserve"> </w:t>
      </w:r>
      <w:r>
        <w:rPr>
          <w:sz w:val="20"/>
        </w:rPr>
        <w:t>of previous violations.</w:t>
      </w:r>
    </w:p>
    <w:p w14:paraId="05350FB5" w14:textId="77777777" w:rsidR="009E11E2" w:rsidRDefault="00000000">
      <w:pPr>
        <w:pStyle w:val="ListParagraph"/>
        <w:numPr>
          <w:ilvl w:val="2"/>
          <w:numId w:val="2"/>
        </w:numPr>
        <w:tabs>
          <w:tab w:val="left" w:pos="2877"/>
        </w:tabs>
        <w:ind w:left="2877" w:hanging="717"/>
        <w:rPr>
          <w:sz w:val="20"/>
        </w:rPr>
      </w:pPr>
      <w:r>
        <w:rPr>
          <w:sz w:val="20"/>
        </w:rPr>
        <w:t>Notices</w:t>
      </w:r>
      <w:r>
        <w:rPr>
          <w:spacing w:val="-6"/>
          <w:sz w:val="20"/>
        </w:rPr>
        <w:t xml:space="preserve"> </w:t>
      </w:r>
      <w:r>
        <w:rPr>
          <w:sz w:val="20"/>
        </w:rPr>
        <w:t>of</w:t>
      </w:r>
      <w:r>
        <w:rPr>
          <w:spacing w:val="-7"/>
          <w:sz w:val="20"/>
        </w:rPr>
        <w:t xml:space="preserve"> </w:t>
      </w:r>
      <w:r>
        <w:rPr>
          <w:sz w:val="20"/>
        </w:rPr>
        <w:t>suspension</w:t>
      </w:r>
      <w:r>
        <w:rPr>
          <w:spacing w:val="-6"/>
          <w:sz w:val="20"/>
        </w:rPr>
        <w:t xml:space="preserve"> </w:t>
      </w:r>
      <w:r>
        <w:rPr>
          <w:sz w:val="20"/>
        </w:rPr>
        <w:t>will</w:t>
      </w:r>
      <w:r>
        <w:rPr>
          <w:spacing w:val="-6"/>
          <w:sz w:val="20"/>
        </w:rPr>
        <w:t xml:space="preserve"> </w:t>
      </w:r>
      <w:r>
        <w:rPr>
          <w:sz w:val="20"/>
        </w:rPr>
        <w:t>be</w:t>
      </w:r>
      <w:r>
        <w:rPr>
          <w:spacing w:val="-4"/>
          <w:sz w:val="20"/>
        </w:rPr>
        <w:t xml:space="preserve"> </w:t>
      </w:r>
      <w:r>
        <w:rPr>
          <w:sz w:val="20"/>
        </w:rPr>
        <w:t>issued</w:t>
      </w:r>
      <w:r>
        <w:rPr>
          <w:spacing w:val="-7"/>
          <w:sz w:val="20"/>
        </w:rPr>
        <w:t xml:space="preserve"> </w:t>
      </w:r>
      <w:r>
        <w:rPr>
          <w:sz w:val="20"/>
        </w:rPr>
        <w:t>as</w:t>
      </w:r>
      <w:r>
        <w:rPr>
          <w:spacing w:val="-6"/>
          <w:sz w:val="20"/>
        </w:rPr>
        <w:t xml:space="preserve"> </w:t>
      </w:r>
      <w:r>
        <w:rPr>
          <w:sz w:val="20"/>
        </w:rPr>
        <w:t>Letters</w:t>
      </w:r>
      <w:r>
        <w:rPr>
          <w:spacing w:val="-5"/>
          <w:sz w:val="20"/>
        </w:rPr>
        <w:t xml:space="preserve"> </w:t>
      </w:r>
      <w:r>
        <w:rPr>
          <w:sz w:val="20"/>
        </w:rPr>
        <w:t>of</w:t>
      </w:r>
      <w:r>
        <w:rPr>
          <w:spacing w:val="-7"/>
          <w:sz w:val="20"/>
        </w:rPr>
        <w:t xml:space="preserve"> </w:t>
      </w:r>
      <w:r>
        <w:rPr>
          <w:sz w:val="20"/>
        </w:rPr>
        <w:t>Admonition</w:t>
      </w:r>
      <w:r>
        <w:rPr>
          <w:spacing w:val="-5"/>
          <w:sz w:val="20"/>
        </w:rPr>
        <w:t xml:space="preserve"> </w:t>
      </w:r>
      <w:r>
        <w:rPr>
          <w:sz w:val="20"/>
        </w:rPr>
        <w:t>in</w:t>
      </w:r>
      <w:r>
        <w:rPr>
          <w:spacing w:val="-5"/>
          <w:sz w:val="20"/>
        </w:rPr>
        <w:t xml:space="preserve"> </w:t>
      </w:r>
      <w:r>
        <w:rPr>
          <w:sz w:val="20"/>
        </w:rPr>
        <w:t>accordance</w:t>
      </w:r>
      <w:r>
        <w:rPr>
          <w:spacing w:val="-7"/>
          <w:sz w:val="20"/>
        </w:rPr>
        <w:t xml:space="preserve"> </w:t>
      </w:r>
      <w:r>
        <w:rPr>
          <w:sz w:val="20"/>
        </w:rPr>
        <w:t>with</w:t>
      </w:r>
      <w:r>
        <w:rPr>
          <w:spacing w:val="-7"/>
          <w:sz w:val="20"/>
        </w:rPr>
        <w:t xml:space="preserve"> </w:t>
      </w:r>
      <w:r>
        <w:rPr>
          <w:spacing w:val="-2"/>
          <w:sz w:val="20"/>
        </w:rPr>
        <w:t>Section</w:t>
      </w:r>
    </w:p>
    <w:p w14:paraId="57C5DE25" w14:textId="4E8D3D72" w:rsidR="009E11E2" w:rsidRDefault="00000000" w:rsidP="002A3B97">
      <w:pPr>
        <w:pStyle w:val="BodyText"/>
        <w:spacing w:after="240"/>
        <w:ind w:left="2880"/>
      </w:pPr>
      <w:r>
        <w:t>10.4.</w:t>
      </w:r>
      <w:r>
        <w:rPr>
          <w:spacing w:val="-7"/>
        </w:rPr>
        <w:t xml:space="preserve"> </w:t>
      </w:r>
      <w:r>
        <w:t>and</w:t>
      </w:r>
      <w:r>
        <w:rPr>
          <w:spacing w:val="-9"/>
        </w:rPr>
        <w:t xml:space="preserve"> </w:t>
      </w:r>
      <w:r>
        <w:t>in</w:t>
      </w:r>
      <w:r>
        <w:rPr>
          <w:spacing w:val="-9"/>
        </w:rPr>
        <w:t xml:space="preserve"> </w:t>
      </w:r>
      <w:r>
        <w:t>accordance</w:t>
      </w:r>
      <w:r>
        <w:rPr>
          <w:spacing w:val="-9"/>
        </w:rPr>
        <w:t xml:space="preserve"> </w:t>
      </w:r>
      <w:r>
        <w:t>with</w:t>
      </w:r>
      <w:r>
        <w:rPr>
          <w:spacing w:val="-8"/>
        </w:rPr>
        <w:t xml:space="preserve"> </w:t>
      </w:r>
      <w:r>
        <w:t>the</w:t>
      </w:r>
      <w:r>
        <w:rPr>
          <w:spacing w:val="-7"/>
        </w:rPr>
        <w:t xml:space="preserve"> </w:t>
      </w:r>
      <w:r>
        <w:t>Colorado</w:t>
      </w:r>
      <w:r>
        <w:rPr>
          <w:spacing w:val="-9"/>
        </w:rPr>
        <w:t xml:space="preserve"> </w:t>
      </w:r>
      <w:r>
        <w:t>Administrative</w:t>
      </w:r>
      <w:r>
        <w:rPr>
          <w:spacing w:val="-9"/>
        </w:rPr>
        <w:t xml:space="preserve"> </w:t>
      </w:r>
      <w:r>
        <w:t>Procedure</w:t>
      </w:r>
      <w:r>
        <w:rPr>
          <w:spacing w:val="-8"/>
        </w:rPr>
        <w:t xml:space="preserve"> </w:t>
      </w:r>
      <w:r>
        <w:rPr>
          <w:spacing w:val="-4"/>
        </w:rPr>
        <w:t>Act.</w:t>
      </w:r>
    </w:p>
    <w:p w14:paraId="4E7E29E3" w14:textId="2828A6B1" w:rsidR="009E11E2" w:rsidRPr="002A3B97" w:rsidRDefault="00000000" w:rsidP="002A3B97">
      <w:pPr>
        <w:pStyle w:val="ListParagraph"/>
        <w:numPr>
          <w:ilvl w:val="2"/>
          <w:numId w:val="2"/>
        </w:numPr>
        <w:tabs>
          <w:tab w:val="left" w:pos="2877"/>
          <w:tab w:val="left" w:pos="2880"/>
        </w:tabs>
        <w:spacing w:after="240"/>
        <w:ind w:right="512"/>
        <w:rPr>
          <w:sz w:val="20"/>
        </w:rPr>
      </w:pPr>
      <w:r>
        <w:rPr>
          <w:sz w:val="20"/>
        </w:rPr>
        <w:t>Suspensions</w:t>
      </w:r>
      <w:r>
        <w:rPr>
          <w:spacing w:val="-3"/>
          <w:sz w:val="20"/>
        </w:rPr>
        <w:t xml:space="preserve"> </w:t>
      </w:r>
      <w:r>
        <w:rPr>
          <w:sz w:val="20"/>
        </w:rPr>
        <w:t>or</w:t>
      </w:r>
      <w:r>
        <w:rPr>
          <w:spacing w:val="-4"/>
          <w:sz w:val="20"/>
        </w:rPr>
        <w:t xml:space="preserve"> </w:t>
      </w:r>
      <w:r>
        <w:rPr>
          <w:sz w:val="20"/>
        </w:rPr>
        <w:t>denials</w:t>
      </w:r>
      <w:r>
        <w:rPr>
          <w:spacing w:val="-3"/>
          <w:sz w:val="20"/>
        </w:rPr>
        <w:t xml:space="preserve"> </w:t>
      </w:r>
      <w:r>
        <w:rPr>
          <w:sz w:val="20"/>
        </w:rPr>
        <w:t>will</w:t>
      </w:r>
      <w:r>
        <w:rPr>
          <w:spacing w:val="-3"/>
          <w:sz w:val="20"/>
        </w:rPr>
        <w:t xml:space="preserve"> </w:t>
      </w:r>
      <w:r>
        <w:rPr>
          <w:sz w:val="20"/>
        </w:rPr>
        <w:t>be</w:t>
      </w:r>
      <w:r>
        <w:rPr>
          <w:spacing w:val="-5"/>
          <w:sz w:val="20"/>
        </w:rPr>
        <w:t xml:space="preserve"> </w:t>
      </w:r>
      <w:r>
        <w:rPr>
          <w:sz w:val="20"/>
        </w:rPr>
        <w:t>for</w:t>
      </w:r>
      <w:r>
        <w:rPr>
          <w:spacing w:val="-4"/>
          <w:sz w:val="20"/>
        </w:rPr>
        <w:t xml:space="preserve"> </w:t>
      </w:r>
      <w:r>
        <w:rPr>
          <w:sz w:val="20"/>
        </w:rPr>
        <w:t>a</w:t>
      </w:r>
      <w:r>
        <w:rPr>
          <w:spacing w:val="-4"/>
          <w:sz w:val="20"/>
        </w:rPr>
        <w:t xml:space="preserve"> </w:t>
      </w:r>
      <w:r>
        <w:rPr>
          <w:sz w:val="20"/>
        </w:rPr>
        <w:t>reasonable</w:t>
      </w:r>
      <w:r>
        <w:rPr>
          <w:spacing w:val="-2"/>
          <w:sz w:val="20"/>
        </w:rPr>
        <w:t xml:space="preserve"> </w:t>
      </w:r>
      <w:r>
        <w:rPr>
          <w:sz w:val="20"/>
        </w:rPr>
        <w:t>period</w:t>
      </w:r>
      <w:r>
        <w:rPr>
          <w:spacing w:val="-3"/>
          <w:sz w:val="20"/>
        </w:rPr>
        <w:t xml:space="preserve"> </w:t>
      </w:r>
      <w:r>
        <w:rPr>
          <w:sz w:val="20"/>
        </w:rPr>
        <w:t>established</w:t>
      </w:r>
      <w:r>
        <w:rPr>
          <w:spacing w:val="-4"/>
          <w:sz w:val="20"/>
        </w:rPr>
        <w:t xml:space="preserve"> </w:t>
      </w:r>
      <w:r>
        <w:rPr>
          <w:sz w:val="20"/>
        </w:rPr>
        <w:t>by</w:t>
      </w:r>
      <w:r>
        <w:rPr>
          <w:spacing w:val="-3"/>
          <w:sz w:val="20"/>
        </w:rPr>
        <w:t xml:space="preserve"> </w:t>
      </w:r>
      <w:r>
        <w:rPr>
          <w:sz w:val="20"/>
        </w:rPr>
        <w:t>the</w:t>
      </w:r>
      <w:r>
        <w:rPr>
          <w:spacing w:val="-4"/>
          <w:sz w:val="20"/>
        </w:rPr>
        <w:t xml:space="preserve"> </w:t>
      </w:r>
      <w:r>
        <w:rPr>
          <w:sz w:val="20"/>
        </w:rPr>
        <w:t>Director</w:t>
      </w:r>
      <w:r>
        <w:rPr>
          <w:spacing w:val="-1"/>
          <w:sz w:val="20"/>
        </w:rPr>
        <w:t xml:space="preserve"> </w:t>
      </w:r>
      <w:r>
        <w:rPr>
          <w:sz w:val="20"/>
        </w:rPr>
        <w:t>of</w:t>
      </w:r>
      <w:r>
        <w:rPr>
          <w:spacing w:val="-4"/>
          <w:sz w:val="20"/>
        </w:rPr>
        <w:t xml:space="preserve"> </w:t>
      </w:r>
      <w:r>
        <w:rPr>
          <w:sz w:val="20"/>
        </w:rPr>
        <w:t>the Division of Fire Prevention &amp; Control.</w:t>
      </w:r>
    </w:p>
    <w:p w14:paraId="4BEABE92" w14:textId="0155C2E3" w:rsidR="009E11E2" w:rsidRPr="002A3B97" w:rsidRDefault="00000000" w:rsidP="002A3B97">
      <w:pPr>
        <w:pStyle w:val="ListParagraph"/>
        <w:numPr>
          <w:ilvl w:val="2"/>
          <w:numId w:val="2"/>
        </w:numPr>
        <w:tabs>
          <w:tab w:val="left" w:pos="2877"/>
          <w:tab w:val="left" w:pos="2880"/>
        </w:tabs>
        <w:spacing w:after="240"/>
        <w:ind w:right="792"/>
        <w:rPr>
          <w:sz w:val="20"/>
        </w:rPr>
      </w:pPr>
      <w:r>
        <w:rPr>
          <w:sz w:val="20"/>
        </w:rPr>
        <w:t>Any</w:t>
      </w:r>
      <w:r>
        <w:rPr>
          <w:spacing w:val="-3"/>
          <w:sz w:val="20"/>
        </w:rPr>
        <w:t xml:space="preserve"> </w:t>
      </w:r>
      <w:r>
        <w:rPr>
          <w:sz w:val="20"/>
        </w:rPr>
        <w:t>violation</w:t>
      </w:r>
      <w:r>
        <w:rPr>
          <w:spacing w:val="-4"/>
          <w:sz w:val="20"/>
        </w:rPr>
        <w:t xml:space="preserve"> </w:t>
      </w:r>
      <w:r>
        <w:rPr>
          <w:sz w:val="20"/>
        </w:rPr>
        <w:t>which,</w:t>
      </w:r>
      <w:r>
        <w:rPr>
          <w:spacing w:val="-2"/>
          <w:sz w:val="20"/>
        </w:rPr>
        <w:t xml:space="preserve"> </w:t>
      </w:r>
      <w:r>
        <w:rPr>
          <w:sz w:val="20"/>
        </w:rPr>
        <w:t>in</w:t>
      </w:r>
      <w:r>
        <w:rPr>
          <w:spacing w:val="-4"/>
          <w:sz w:val="20"/>
        </w:rPr>
        <w:t xml:space="preserve"> </w:t>
      </w:r>
      <w:r>
        <w:rPr>
          <w:sz w:val="20"/>
        </w:rPr>
        <w:t>the</w:t>
      </w:r>
      <w:r>
        <w:rPr>
          <w:spacing w:val="-3"/>
          <w:sz w:val="20"/>
        </w:rPr>
        <w:t xml:space="preserve"> </w:t>
      </w:r>
      <w:r>
        <w:rPr>
          <w:sz w:val="20"/>
        </w:rPr>
        <w:t>opinion</w:t>
      </w:r>
      <w:r>
        <w:rPr>
          <w:spacing w:val="-4"/>
          <w:sz w:val="20"/>
        </w:rPr>
        <w:t xml:space="preserve"> </w:t>
      </w:r>
      <w:r>
        <w:rPr>
          <w:sz w:val="20"/>
        </w:rPr>
        <w:t>of</w:t>
      </w:r>
      <w:r>
        <w:rPr>
          <w:spacing w:val="-2"/>
          <w:sz w:val="20"/>
        </w:rPr>
        <w:t xml:space="preserve"> </w:t>
      </w:r>
      <w:r>
        <w:rPr>
          <w:sz w:val="20"/>
        </w:rPr>
        <w:t>the</w:t>
      </w:r>
      <w:r>
        <w:rPr>
          <w:spacing w:val="-2"/>
          <w:sz w:val="20"/>
        </w:rPr>
        <w:t xml:space="preserve"> </w:t>
      </w:r>
      <w:r>
        <w:rPr>
          <w:sz w:val="20"/>
        </w:rPr>
        <w:t>F&amp;LSS</w:t>
      </w:r>
      <w:r>
        <w:rPr>
          <w:spacing w:val="-4"/>
          <w:sz w:val="20"/>
        </w:rPr>
        <w:t xml:space="preserve"> </w:t>
      </w:r>
      <w:r>
        <w:rPr>
          <w:sz w:val="20"/>
        </w:rPr>
        <w:t>Chief,</w:t>
      </w:r>
      <w:r>
        <w:rPr>
          <w:spacing w:val="-4"/>
          <w:sz w:val="20"/>
        </w:rPr>
        <w:t xml:space="preserve"> </w:t>
      </w:r>
      <w:r>
        <w:rPr>
          <w:sz w:val="20"/>
        </w:rPr>
        <w:t>constitutes</w:t>
      </w:r>
      <w:r>
        <w:rPr>
          <w:spacing w:val="-3"/>
          <w:sz w:val="20"/>
        </w:rPr>
        <w:t xml:space="preserve"> </w:t>
      </w:r>
      <w:r>
        <w:rPr>
          <w:sz w:val="20"/>
        </w:rPr>
        <w:t>a</w:t>
      </w:r>
      <w:r>
        <w:rPr>
          <w:spacing w:val="-5"/>
          <w:sz w:val="20"/>
        </w:rPr>
        <w:t xml:space="preserve"> </w:t>
      </w:r>
      <w:r>
        <w:rPr>
          <w:sz w:val="20"/>
        </w:rPr>
        <w:t>serious</w:t>
      </w:r>
      <w:r>
        <w:rPr>
          <w:spacing w:val="-3"/>
          <w:sz w:val="20"/>
        </w:rPr>
        <w:t xml:space="preserve"> </w:t>
      </w:r>
      <w:r>
        <w:rPr>
          <w:sz w:val="20"/>
        </w:rPr>
        <w:t>threat</w:t>
      </w:r>
      <w:r>
        <w:rPr>
          <w:spacing w:val="-4"/>
          <w:sz w:val="20"/>
        </w:rPr>
        <w:t xml:space="preserve"> </w:t>
      </w:r>
      <w:r>
        <w:rPr>
          <w:sz w:val="20"/>
        </w:rPr>
        <w:t>to public health, safety, or welfare will result in immediate suspension or denial of a registration or certification pending a revocation hearing pursuant to Sections 10.6.</w:t>
      </w:r>
    </w:p>
    <w:p w14:paraId="47BB8368" w14:textId="65F9A1B8" w:rsidR="009E11E2" w:rsidRPr="002A3B97" w:rsidRDefault="00000000" w:rsidP="002A3B97">
      <w:pPr>
        <w:pStyle w:val="ListParagraph"/>
        <w:numPr>
          <w:ilvl w:val="1"/>
          <w:numId w:val="2"/>
        </w:numPr>
        <w:tabs>
          <w:tab w:val="left" w:pos="2160"/>
        </w:tabs>
        <w:spacing w:after="240"/>
        <w:rPr>
          <w:sz w:val="20"/>
        </w:rPr>
      </w:pPr>
      <w:r>
        <w:rPr>
          <w:spacing w:val="-2"/>
          <w:sz w:val="20"/>
        </w:rPr>
        <w:t>Revocations</w:t>
      </w:r>
    </w:p>
    <w:p w14:paraId="7FACF682" w14:textId="77777777" w:rsidR="009E11E2" w:rsidRDefault="00000000">
      <w:pPr>
        <w:pStyle w:val="ListParagraph"/>
        <w:numPr>
          <w:ilvl w:val="2"/>
          <w:numId w:val="2"/>
        </w:numPr>
        <w:tabs>
          <w:tab w:val="left" w:pos="2877"/>
          <w:tab w:val="left" w:pos="2880"/>
        </w:tabs>
        <w:ind w:right="460"/>
        <w:rPr>
          <w:sz w:val="20"/>
        </w:rPr>
      </w:pPr>
      <w:r>
        <w:rPr>
          <w:sz w:val="20"/>
        </w:rPr>
        <w:t>The</w:t>
      </w:r>
      <w:r>
        <w:rPr>
          <w:spacing w:val="-5"/>
          <w:sz w:val="20"/>
        </w:rPr>
        <w:t xml:space="preserve"> </w:t>
      </w:r>
      <w:r>
        <w:rPr>
          <w:sz w:val="20"/>
        </w:rPr>
        <w:t>revocation</w:t>
      </w:r>
      <w:r>
        <w:rPr>
          <w:spacing w:val="-3"/>
          <w:sz w:val="20"/>
        </w:rPr>
        <w:t xml:space="preserve"> </w:t>
      </w:r>
      <w:r>
        <w:rPr>
          <w:sz w:val="20"/>
        </w:rPr>
        <w:t>of</w:t>
      </w:r>
      <w:r>
        <w:rPr>
          <w:spacing w:val="-4"/>
          <w:sz w:val="20"/>
        </w:rPr>
        <w:t xml:space="preserve"> </w:t>
      </w:r>
      <w:r>
        <w:rPr>
          <w:sz w:val="20"/>
        </w:rPr>
        <w:t>a</w:t>
      </w:r>
      <w:r>
        <w:rPr>
          <w:spacing w:val="-2"/>
          <w:sz w:val="20"/>
        </w:rPr>
        <w:t xml:space="preserve"> </w:t>
      </w:r>
      <w:r>
        <w:rPr>
          <w:sz w:val="20"/>
        </w:rPr>
        <w:t>registration</w:t>
      </w:r>
      <w:r>
        <w:rPr>
          <w:spacing w:val="-2"/>
          <w:sz w:val="20"/>
        </w:rPr>
        <w:t xml:space="preserve"> </w:t>
      </w:r>
      <w:r>
        <w:rPr>
          <w:sz w:val="20"/>
        </w:rPr>
        <w:t>or</w:t>
      </w:r>
      <w:r>
        <w:rPr>
          <w:spacing w:val="-4"/>
          <w:sz w:val="20"/>
        </w:rPr>
        <w:t xml:space="preserve"> </w:t>
      </w:r>
      <w:r>
        <w:rPr>
          <w:sz w:val="20"/>
        </w:rPr>
        <w:t>certification</w:t>
      </w:r>
      <w:r>
        <w:rPr>
          <w:spacing w:val="-5"/>
          <w:sz w:val="20"/>
        </w:rPr>
        <w:t xml:space="preserve"> </w:t>
      </w:r>
      <w:r>
        <w:rPr>
          <w:sz w:val="20"/>
        </w:rPr>
        <w:t>shall</w:t>
      </w:r>
      <w:r>
        <w:rPr>
          <w:spacing w:val="-5"/>
          <w:sz w:val="20"/>
        </w:rPr>
        <w:t xml:space="preserve"> </w:t>
      </w:r>
      <w:r>
        <w:rPr>
          <w:sz w:val="20"/>
        </w:rPr>
        <w:t>be</w:t>
      </w:r>
      <w:r>
        <w:rPr>
          <w:spacing w:val="-2"/>
          <w:sz w:val="20"/>
        </w:rPr>
        <w:t xml:space="preserve"> </w:t>
      </w:r>
      <w:r>
        <w:rPr>
          <w:sz w:val="20"/>
        </w:rPr>
        <w:t>conducted</w:t>
      </w:r>
      <w:r>
        <w:rPr>
          <w:spacing w:val="-4"/>
          <w:sz w:val="20"/>
        </w:rPr>
        <w:t xml:space="preserve"> </w:t>
      </w:r>
      <w:r>
        <w:rPr>
          <w:sz w:val="20"/>
        </w:rPr>
        <w:t>in</w:t>
      </w:r>
      <w:r>
        <w:rPr>
          <w:spacing w:val="-4"/>
          <w:sz w:val="20"/>
        </w:rPr>
        <w:t xml:space="preserve"> </w:t>
      </w:r>
      <w:r>
        <w:rPr>
          <w:sz w:val="20"/>
        </w:rPr>
        <w:t>accordance</w:t>
      </w:r>
      <w:r>
        <w:rPr>
          <w:spacing w:val="-4"/>
          <w:sz w:val="20"/>
        </w:rPr>
        <w:t xml:space="preserve"> </w:t>
      </w:r>
      <w:r>
        <w:rPr>
          <w:sz w:val="20"/>
        </w:rPr>
        <w:t>with</w:t>
      </w:r>
      <w:r>
        <w:rPr>
          <w:spacing w:val="-5"/>
          <w:sz w:val="20"/>
        </w:rPr>
        <w:t xml:space="preserve"> </w:t>
      </w:r>
      <w:r>
        <w:rPr>
          <w:sz w:val="20"/>
        </w:rPr>
        <w:t>the provisions of the Colorado Administrative Procedure Act, Section 24-4-101, et seq.,</w:t>
      </w:r>
    </w:p>
    <w:p w14:paraId="4110344C" w14:textId="6E418AC2" w:rsidR="009E11E2" w:rsidRDefault="00000000" w:rsidP="00156A5B">
      <w:pPr>
        <w:pStyle w:val="BodyText"/>
        <w:spacing w:before="1" w:after="240"/>
        <w:ind w:left="2880" w:right="449"/>
      </w:pPr>
      <w:r>
        <w:t>C.R.S.</w:t>
      </w:r>
      <w:r>
        <w:rPr>
          <w:spacing w:val="-2"/>
        </w:rPr>
        <w:t xml:space="preserve"> </w:t>
      </w:r>
      <w:r>
        <w:t>A</w:t>
      </w:r>
      <w:r>
        <w:rPr>
          <w:spacing w:val="-5"/>
        </w:rPr>
        <w:t xml:space="preserve"> </w:t>
      </w:r>
      <w:r>
        <w:t>registration</w:t>
      </w:r>
      <w:r>
        <w:rPr>
          <w:spacing w:val="-4"/>
        </w:rPr>
        <w:t xml:space="preserve"> </w:t>
      </w:r>
      <w:r>
        <w:t>or</w:t>
      </w:r>
      <w:r>
        <w:rPr>
          <w:spacing w:val="-3"/>
        </w:rPr>
        <w:t xml:space="preserve"> </w:t>
      </w:r>
      <w:r>
        <w:t>certification</w:t>
      </w:r>
      <w:r>
        <w:rPr>
          <w:spacing w:val="-4"/>
        </w:rPr>
        <w:t xml:space="preserve"> </w:t>
      </w:r>
      <w:r>
        <w:t>may</w:t>
      </w:r>
      <w:r>
        <w:rPr>
          <w:spacing w:val="-3"/>
        </w:rPr>
        <w:t xml:space="preserve"> </w:t>
      </w:r>
      <w:r>
        <w:t>be</w:t>
      </w:r>
      <w:r>
        <w:rPr>
          <w:spacing w:val="-5"/>
        </w:rPr>
        <w:t xml:space="preserve"> </w:t>
      </w:r>
      <w:r>
        <w:t>revoked</w:t>
      </w:r>
      <w:r>
        <w:rPr>
          <w:spacing w:val="-4"/>
        </w:rPr>
        <w:t xml:space="preserve"> </w:t>
      </w:r>
      <w:r>
        <w:t>for</w:t>
      </w:r>
      <w:r>
        <w:rPr>
          <w:spacing w:val="-1"/>
        </w:rPr>
        <w:t xml:space="preserve"> </w:t>
      </w:r>
      <w:r>
        <w:t>a</w:t>
      </w:r>
      <w:r>
        <w:rPr>
          <w:spacing w:val="-5"/>
        </w:rPr>
        <w:t xml:space="preserve"> </w:t>
      </w:r>
      <w:r>
        <w:t>single,</w:t>
      </w:r>
      <w:r>
        <w:rPr>
          <w:spacing w:val="-4"/>
        </w:rPr>
        <w:t xml:space="preserve"> </w:t>
      </w:r>
      <w:r>
        <w:t>substantiated</w:t>
      </w:r>
      <w:r>
        <w:rPr>
          <w:spacing w:val="-2"/>
        </w:rPr>
        <w:t xml:space="preserve"> </w:t>
      </w:r>
      <w:r>
        <w:t>violation of</w:t>
      </w:r>
      <w:r>
        <w:rPr>
          <w:spacing w:val="-1"/>
        </w:rPr>
        <w:t xml:space="preserve"> </w:t>
      </w:r>
      <w:r>
        <w:t>these</w:t>
      </w:r>
      <w:r>
        <w:rPr>
          <w:spacing w:val="-1"/>
        </w:rPr>
        <w:t xml:space="preserve"> </w:t>
      </w:r>
      <w:r>
        <w:t>rules which,</w:t>
      </w:r>
      <w:r>
        <w:rPr>
          <w:spacing w:val="-1"/>
        </w:rPr>
        <w:t xml:space="preserve"> </w:t>
      </w:r>
      <w:r>
        <w:t>in</w:t>
      </w:r>
      <w:r>
        <w:rPr>
          <w:spacing w:val="-1"/>
        </w:rPr>
        <w:t xml:space="preserve"> </w:t>
      </w:r>
      <w:r>
        <w:t>the opinion</w:t>
      </w:r>
      <w:r>
        <w:rPr>
          <w:spacing w:val="-1"/>
        </w:rPr>
        <w:t xml:space="preserve"> </w:t>
      </w:r>
      <w:r>
        <w:t>of the Director,</w:t>
      </w:r>
      <w:r>
        <w:rPr>
          <w:spacing w:val="-1"/>
        </w:rPr>
        <w:t xml:space="preserve"> </w:t>
      </w:r>
      <w:r>
        <w:t>constitutes a</w:t>
      </w:r>
      <w:r>
        <w:rPr>
          <w:spacing w:val="-1"/>
        </w:rPr>
        <w:t xml:space="preserve"> </w:t>
      </w:r>
      <w:r>
        <w:t>serious threat</w:t>
      </w:r>
      <w:r>
        <w:rPr>
          <w:spacing w:val="-1"/>
        </w:rPr>
        <w:t xml:space="preserve"> </w:t>
      </w:r>
      <w:r>
        <w:t>to public health, safety, and welfare. Registrations or certifications may also be revoked for repeated violations of Sections 10.3 through 10.5</w:t>
      </w:r>
      <w:r w:rsidR="00156A5B">
        <w:t xml:space="preserve"> </w:t>
      </w:r>
      <w:r w:rsidR="00156A5B">
        <w:rPr>
          <w:color w:val="C00000"/>
        </w:rPr>
        <w:t>of these rules</w:t>
      </w:r>
      <w:r>
        <w:t>.</w:t>
      </w:r>
    </w:p>
    <w:p w14:paraId="62D23910" w14:textId="10C9A4D9" w:rsidR="009E11E2" w:rsidRPr="00156A5B" w:rsidRDefault="00000000" w:rsidP="00156A5B">
      <w:pPr>
        <w:pStyle w:val="ListParagraph"/>
        <w:numPr>
          <w:ilvl w:val="3"/>
          <w:numId w:val="2"/>
        </w:numPr>
        <w:tabs>
          <w:tab w:val="left" w:pos="3601"/>
        </w:tabs>
        <w:spacing w:after="240"/>
        <w:ind w:right="448"/>
        <w:rPr>
          <w:sz w:val="20"/>
        </w:rPr>
      </w:pPr>
      <w:r>
        <w:rPr>
          <w:sz w:val="20"/>
        </w:rPr>
        <w:t>Individuals</w:t>
      </w:r>
      <w:r>
        <w:rPr>
          <w:spacing w:val="-5"/>
          <w:sz w:val="20"/>
        </w:rPr>
        <w:t xml:space="preserve"> </w:t>
      </w:r>
      <w:r>
        <w:rPr>
          <w:sz w:val="20"/>
        </w:rPr>
        <w:t>or</w:t>
      </w:r>
      <w:r>
        <w:rPr>
          <w:spacing w:val="-6"/>
          <w:sz w:val="20"/>
        </w:rPr>
        <w:t xml:space="preserve"> </w:t>
      </w:r>
      <w:r>
        <w:rPr>
          <w:sz w:val="20"/>
        </w:rPr>
        <w:t>companies</w:t>
      </w:r>
      <w:r>
        <w:rPr>
          <w:spacing w:val="-5"/>
          <w:sz w:val="20"/>
        </w:rPr>
        <w:t xml:space="preserve"> </w:t>
      </w:r>
      <w:r>
        <w:rPr>
          <w:sz w:val="20"/>
        </w:rPr>
        <w:t>not</w:t>
      </w:r>
      <w:r>
        <w:rPr>
          <w:spacing w:val="-6"/>
          <w:sz w:val="20"/>
        </w:rPr>
        <w:t xml:space="preserve"> </w:t>
      </w:r>
      <w:r>
        <w:rPr>
          <w:sz w:val="20"/>
        </w:rPr>
        <w:t>currently</w:t>
      </w:r>
      <w:r>
        <w:rPr>
          <w:spacing w:val="-5"/>
          <w:sz w:val="20"/>
        </w:rPr>
        <w:t xml:space="preserve"> </w:t>
      </w:r>
      <w:r>
        <w:rPr>
          <w:sz w:val="20"/>
        </w:rPr>
        <w:t>certified</w:t>
      </w:r>
      <w:r>
        <w:rPr>
          <w:spacing w:val="-5"/>
          <w:sz w:val="20"/>
        </w:rPr>
        <w:t xml:space="preserve"> </w:t>
      </w:r>
      <w:r>
        <w:rPr>
          <w:sz w:val="20"/>
        </w:rPr>
        <w:t>or</w:t>
      </w:r>
      <w:r>
        <w:rPr>
          <w:spacing w:val="-6"/>
          <w:sz w:val="20"/>
        </w:rPr>
        <w:t xml:space="preserve"> </w:t>
      </w:r>
      <w:r>
        <w:rPr>
          <w:sz w:val="20"/>
        </w:rPr>
        <w:t>registered</w:t>
      </w:r>
      <w:r>
        <w:rPr>
          <w:spacing w:val="-6"/>
          <w:sz w:val="20"/>
        </w:rPr>
        <w:t xml:space="preserve"> </w:t>
      </w:r>
      <w:r>
        <w:rPr>
          <w:sz w:val="20"/>
        </w:rPr>
        <w:t>through</w:t>
      </w:r>
      <w:r>
        <w:rPr>
          <w:spacing w:val="-4"/>
          <w:sz w:val="20"/>
        </w:rPr>
        <w:t xml:space="preserve"> </w:t>
      </w:r>
      <w:r>
        <w:rPr>
          <w:sz w:val="20"/>
        </w:rPr>
        <w:t>the</w:t>
      </w:r>
      <w:r>
        <w:rPr>
          <w:spacing w:val="-4"/>
          <w:sz w:val="20"/>
        </w:rPr>
        <w:t xml:space="preserve"> </w:t>
      </w:r>
      <w:r>
        <w:rPr>
          <w:sz w:val="20"/>
        </w:rPr>
        <w:t xml:space="preserve">Division in accordance with Sections, 3, 4, and 5 of these rules but operating in violation of these rules may be subject to denial of their application for certification or </w:t>
      </w:r>
      <w:r>
        <w:rPr>
          <w:spacing w:val="-2"/>
          <w:sz w:val="20"/>
        </w:rPr>
        <w:t>registration.</w:t>
      </w:r>
    </w:p>
    <w:p w14:paraId="05E853F0" w14:textId="037BA3FB" w:rsidR="009E11E2" w:rsidRPr="00156A5B" w:rsidRDefault="00000000" w:rsidP="00156A5B">
      <w:pPr>
        <w:pStyle w:val="ListParagraph"/>
        <w:numPr>
          <w:ilvl w:val="2"/>
          <w:numId w:val="2"/>
        </w:numPr>
        <w:tabs>
          <w:tab w:val="left" w:pos="2877"/>
        </w:tabs>
        <w:spacing w:after="240"/>
        <w:ind w:left="2877" w:hanging="717"/>
        <w:rPr>
          <w:sz w:val="20"/>
        </w:rPr>
      </w:pPr>
      <w:r>
        <w:rPr>
          <w:sz w:val="20"/>
        </w:rPr>
        <w:t>Examples</w:t>
      </w:r>
      <w:r>
        <w:rPr>
          <w:spacing w:val="-6"/>
          <w:sz w:val="20"/>
        </w:rPr>
        <w:t xml:space="preserve"> </w:t>
      </w:r>
      <w:r>
        <w:rPr>
          <w:sz w:val="20"/>
        </w:rPr>
        <w:t>of</w:t>
      </w:r>
      <w:r>
        <w:rPr>
          <w:spacing w:val="-7"/>
          <w:sz w:val="20"/>
        </w:rPr>
        <w:t xml:space="preserve"> </w:t>
      </w:r>
      <w:r>
        <w:rPr>
          <w:sz w:val="20"/>
        </w:rPr>
        <w:t>violations</w:t>
      </w:r>
      <w:r>
        <w:rPr>
          <w:spacing w:val="-4"/>
          <w:sz w:val="20"/>
        </w:rPr>
        <w:t xml:space="preserve"> </w:t>
      </w:r>
      <w:r>
        <w:rPr>
          <w:sz w:val="20"/>
        </w:rPr>
        <w:t>which</w:t>
      </w:r>
      <w:r>
        <w:rPr>
          <w:spacing w:val="-6"/>
          <w:sz w:val="20"/>
        </w:rPr>
        <w:t xml:space="preserve"> </w:t>
      </w:r>
      <w:r>
        <w:rPr>
          <w:sz w:val="20"/>
        </w:rPr>
        <w:t>might</w:t>
      </w:r>
      <w:r>
        <w:rPr>
          <w:spacing w:val="-5"/>
          <w:sz w:val="20"/>
        </w:rPr>
        <w:t xml:space="preserve"> </w:t>
      </w:r>
      <w:r>
        <w:rPr>
          <w:sz w:val="20"/>
        </w:rPr>
        <w:t>lead</w:t>
      </w:r>
      <w:r>
        <w:rPr>
          <w:spacing w:val="-7"/>
          <w:sz w:val="20"/>
        </w:rPr>
        <w:t xml:space="preserve"> </w:t>
      </w:r>
      <w:r>
        <w:rPr>
          <w:sz w:val="20"/>
        </w:rPr>
        <w:t>to</w:t>
      </w:r>
      <w:r>
        <w:rPr>
          <w:spacing w:val="-7"/>
          <w:sz w:val="20"/>
        </w:rPr>
        <w:t xml:space="preserve"> </w:t>
      </w:r>
      <w:r>
        <w:rPr>
          <w:sz w:val="20"/>
        </w:rPr>
        <w:t>revocation</w:t>
      </w:r>
      <w:r>
        <w:rPr>
          <w:spacing w:val="-6"/>
          <w:sz w:val="20"/>
        </w:rPr>
        <w:t xml:space="preserve"> </w:t>
      </w:r>
      <w:r>
        <w:rPr>
          <w:sz w:val="20"/>
        </w:rPr>
        <w:t>or</w:t>
      </w:r>
      <w:r>
        <w:rPr>
          <w:spacing w:val="-6"/>
          <w:sz w:val="20"/>
        </w:rPr>
        <w:t xml:space="preserve"> </w:t>
      </w:r>
      <w:r>
        <w:rPr>
          <w:sz w:val="20"/>
        </w:rPr>
        <w:t>denial</w:t>
      </w:r>
      <w:r>
        <w:rPr>
          <w:spacing w:val="-8"/>
          <w:sz w:val="20"/>
        </w:rPr>
        <w:t xml:space="preserve"> </w:t>
      </w:r>
      <w:r>
        <w:rPr>
          <w:sz w:val="20"/>
        </w:rPr>
        <w:t>(list</w:t>
      </w:r>
      <w:r>
        <w:rPr>
          <w:spacing w:val="-6"/>
          <w:sz w:val="20"/>
        </w:rPr>
        <w:t xml:space="preserve"> </w:t>
      </w:r>
      <w:r>
        <w:rPr>
          <w:sz w:val="20"/>
        </w:rPr>
        <w:t>is</w:t>
      </w:r>
      <w:r>
        <w:rPr>
          <w:spacing w:val="-6"/>
          <w:sz w:val="20"/>
        </w:rPr>
        <w:t xml:space="preserve"> </w:t>
      </w:r>
      <w:r>
        <w:rPr>
          <w:sz w:val="20"/>
        </w:rPr>
        <w:t>not</w:t>
      </w:r>
      <w:r>
        <w:rPr>
          <w:spacing w:val="-6"/>
          <w:sz w:val="20"/>
        </w:rPr>
        <w:t xml:space="preserve"> </w:t>
      </w:r>
      <w:r>
        <w:rPr>
          <w:spacing w:val="-2"/>
          <w:sz w:val="20"/>
        </w:rPr>
        <w:t>exclusive):</w:t>
      </w:r>
    </w:p>
    <w:p w14:paraId="4AC8D80B" w14:textId="75889B0D" w:rsidR="009E11E2" w:rsidRPr="00156A5B" w:rsidRDefault="00000000" w:rsidP="00156A5B">
      <w:pPr>
        <w:pStyle w:val="ListParagraph"/>
        <w:numPr>
          <w:ilvl w:val="3"/>
          <w:numId w:val="2"/>
        </w:numPr>
        <w:tabs>
          <w:tab w:val="left" w:pos="3601"/>
        </w:tabs>
        <w:spacing w:after="240"/>
        <w:ind w:right="771"/>
        <w:rPr>
          <w:sz w:val="20"/>
        </w:rPr>
      </w:pPr>
      <w:r>
        <w:rPr>
          <w:sz w:val="20"/>
        </w:rPr>
        <w:t>Receiving</w:t>
      </w:r>
      <w:r>
        <w:rPr>
          <w:spacing w:val="-6"/>
          <w:sz w:val="20"/>
        </w:rPr>
        <w:t xml:space="preserve"> </w:t>
      </w:r>
      <w:r>
        <w:rPr>
          <w:sz w:val="20"/>
        </w:rPr>
        <w:t>a</w:t>
      </w:r>
      <w:r>
        <w:rPr>
          <w:spacing w:val="-3"/>
          <w:sz w:val="20"/>
        </w:rPr>
        <w:t xml:space="preserve"> </w:t>
      </w:r>
      <w:r>
        <w:rPr>
          <w:sz w:val="20"/>
        </w:rPr>
        <w:t>Letter</w:t>
      </w:r>
      <w:r>
        <w:rPr>
          <w:spacing w:val="-5"/>
          <w:sz w:val="20"/>
        </w:rPr>
        <w:t xml:space="preserve"> </w:t>
      </w:r>
      <w:r>
        <w:rPr>
          <w:sz w:val="20"/>
        </w:rPr>
        <w:t>of</w:t>
      </w:r>
      <w:r>
        <w:rPr>
          <w:spacing w:val="-3"/>
          <w:sz w:val="20"/>
        </w:rPr>
        <w:t xml:space="preserve"> </w:t>
      </w:r>
      <w:r>
        <w:rPr>
          <w:sz w:val="20"/>
        </w:rPr>
        <w:t>Admonition</w:t>
      </w:r>
      <w:r>
        <w:rPr>
          <w:spacing w:val="-6"/>
          <w:sz w:val="20"/>
        </w:rPr>
        <w:t xml:space="preserve"> </w:t>
      </w:r>
      <w:r>
        <w:rPr>
          <w:sz w:val="20"/>
        </w:rPr>
        <w:t>subsequent</w:t>
      </w:r>
      <w:r>
        <w:rPr>
          <w:spacing w:val="-3"/>
          <w:sz w:val="20"/>
        </w:rPr>
        <w:t xml:space="preserve"> </w:t>
      </w:r>
      <w:r>
        <w:rPr>
          <w:sz w:val="20"/>
        </w:rPr>
        <w:t>to</w:t>
      </w:r>
      <w:r>
        <w:rPr>
          <w:spacing w:val="-6"/>
          <w:sz w:val="20"/>
        </w:rPr>
        <w:t xml:space="preserve"> </w:t>
      </w:r>
      <w:r>
        <w:rPr>
          <w:sz w:val="20"/>
        </w:rPr>
        <w:t>a</w:t>
      </w:r>
      <w:r>
        <w:rPr>
          <w:spacing w:val="-3"/>
          <w:sz w:val="20"/>
        </w:rPr>
        <w:t xml:space="preserve"> </w:t>
      </w:r>
      <w:r>
        <w:rPr>
          <w:sz w:val="20"/>
        </w:rPr>
        <w:t>suspension</w:t>
      </w:r>
      <w:r>
        <w:rPr>
          <w:spacing w:val="-5"/>
          <w:sz w:val="20"/>
        </w:rPr>
        <w:t xml:space="preserve"> </w:t>
      </w:r>
      <w:r>
        <w:rPr>
          <w:sz w:val="20"/>
        </w:rPr>
        <w:t>within</w:t>
      </w:r>
      <w:r>
        <w:rPr>
          <w:spacing w:val="-5"/>
          <w:sz w:val="20"/>
        </w:rPr>
        <w:t xml:space="preserve"> </w:t>
      </w:r>
      <w:r>
        <w:rPr>
          <w:sz w:val="20"/>
        </w:rPr>
        <w:t>the</w:t>
      </w:r>
      <w:r>
        <w:rPr>
          <w:spacing w:val="-5"/>
          <w:sz w:val="20"/>
        </w:rPr>
        <w:t xml:space="preserve"> </w:t>
      </w:r>
      <w:r>
        <w:rPr>
          <w:sz w:val="20"/>
        </w:rPr>
        <w:t>prior twelve-month period;</w:t>
      </w:r>
    </w:p>
    <w:p w14:paraId="3B891488" w14:textId="7C083760" w:rsidR="009E11E2" w:rsidRPr="00156A5B" w:rsidRDefault="00000000" w:rsidP="00156A5B">
      <w:pPr>
        <w:pStyle w:val="ListParagraph"/>
        <w:numPr>
          <w:ilvl w:val="3"/>
          <w:numId w:val="2"/>
        </w:numPr>
        <w:tabs>
          <w:tab w:val="left" w:pos="3600"/>
        </w:tabs>
        <w:spacing w:after="240"/>
        <w:ind w:left="3600" w:hanging="720"/>
        <w:rPr>
          <w:sz w:val="20"/>
        </w:rPr>
      </w:pPr>
      <w:r>
        <w:rPr>
          <w:sz w:val="20"/>
        </w:rPr>
        <w:t>Fraud</w:t>
      </w:r>
      <w:r>
        <w:rPr>
          <w:spacing w:val="-8"/>
          <w:sz w:val="20"/>
        </w:rPr>
        <w:t xml:space="preserve"> </w:t>
      </w:r>
      <w:r>
        <w:rPr>
          <w:sz w:val="20"/>
        </w:rPr>
        <w:t>or</w:t>
      </w:r>
      <w:r>
        <w:rPr>
          <w:spacing w:val="-5"/>
          <w:sz w:val="20"/>
        </w:rPr>
        <w:t xml:space="preserve"> </w:t>
      </w:r>
      <w:r>
        <w:rPr>
          <w:sz w:val="20"/>
        </w:rPr>
        <w:t>material</w:t>
      </w:r>
      <w:r>
        <w:rPr>
          <w:spacing w:val="-8"/>
          <w:sz w:val="20"/>
        </w:rPr>
        <w:t xml:space="preserve"> </w:t>
      </w:r>
      <w:r>
        <w:rPr>
          <w:sz w:val="20"/>
        </w:rPr>
        <w:t>deception</w:t>
      </w:r>
      <w:r>
        <w:rPr>
          <w:spacing w:val="-5"/>
          <w:sz w:val="20"/>
        </w:rPr>
        <w:t xml:space="preserve"> </w:t>
      </w:r>
      <w:r>
        <w:rPr>
          <w:sz w:val="20"/>
        </w:rPr>
        <w:t>in</w:t>
      </w:r>
      <w:r>
        <w:rPr>
          <w:spacing w:val="-6"/>
          <w:sz w:val="20"/>
        </w:rPr>
        <w:t xml:space="preserve"> </w:t>
      </w:r>
      <w:r>
        <w:rPr>
          <w:sz w:val="20"/>
        </w:rPr>
        <w:t>obtaining</w:t>
      </w:r>
      <w:r>
        <w:rPr>
          <w:spacing w:val="-5"/>
          <w:sz w:val="20"/>
        </w:rPr>
        <w:t xml:space="preserve"> </w:t>
      </w:r>
      <w:r>
        <w:rPr>
          <w:sz w:val="20"/>
        </w:rPr>
        <w:t>or</w:t>
      </w:r>
      <w:r>
        <w:rPr>
          <w:spacing w:val="-8"/>
          <w:sz w:val="20"/>
        </w:rPr>
        <w:t xml:space="preserve"> </w:t>
      </w:r>
      <w:r>
        <w:rPr>
          <w:sz w:val="20"/>
        </w:rPr>
        <w:t>renewing</w:t>
      </w:r>
      <w:r>
        <w:rPr>
          <w:spacing w:val="-6"/>
          <w:sz w:val="20"/>
        </w:rPr>
        <w:t xml:space="preserve"> </w:t>
      </w:r>
      <w:r>
        <w:rPr>
          <w:sz w:val="20"/>
        </w:rPr>
        <w:t>a</w:t>
      </w:r>
      <w:r>
        <w:rPr>
          <w:spacing w:val="-6"/>
          <w:sz w:val="20"/>
        </w:rPr>
        <w:t xml:space="preserve"> </w:t>
      </w:r>
      <w:r>
        <w:rPr>
          <w:sz w:val="20"/>
        </w:rPr>
        <w:t>registration</w:t>
      </w:r>
      <w:r>
        <w:rPr>
          <w:spacing w:val="-6"/>
          <w:sz w:val="20"/>
        </w:rPr>
        <w:t xml:space="preserve"> </w:t>
      </w:r>
      <w:r>
        <w:rPr>
          <w:sz w:val="20"/>
        </w:rPr>
        <w:t>or</w:t>
      </w:r>
      <w:r>
        <w:rPr>
          <w:spacing w:val="-8"/>
          <w:sz w:val="20"/>
        </w:rPr>
        <w:t xml:space="preserve"> </w:t>
      </w:r>
      <w:r>
        <w:rPr>
          <w:spacing w:val="-2"/>
          <w:sz w:val="20"/>
        </w:rPr>
        <w:t>certification;</w:t>
      </w:r>
    </w:p>
    <w:p w14:paraId="3F9DB01B" w14:textId="69CEF883" w:rsidR="009E11E2" w:rsidRPr="00156A5B" w:rsidRDefault="00000000" w:rsidP="00156A5B">
      <w:pPr>
        <w:pStyle w:val="ListParagraph"/>
        <w:numPr>
          <w:ilvl w:val="3"/>
          <w:numId w:val="2"/>
        </w:numPr>
        <w:tabs>
          <w:tab w:val="left" w:pos="3601"/>
        </w:tabs>
        <w:spacing w:after="240"/>
        <w:ind w:right="1260"/>
        <w:rPr>
          <w:sz w:val="20"/>
        </w:rPr>
      </w:pPr>
      <w:r>
        <w:rPr>
          <w:sz w:val="20"/>
        </w:rPr>
        <w:t>Professional</w:t>
      </w:r>
      <w:r>
        <w:rPr>
          <w:spacing w:val="-8"/>
          <w:sz w:val="20"/>
        </w:rPr>
        <w:t xml:space="preserve"> </w:t>
      </w:r>
      <w:r>
        <w:rPr>
          <w:sz w:val="20"/>
        </w:rPr>
        <w:t>incompetence</w:t>
      </w:r>
      <w:r>
        <w:rPr>
          <w:spacing w:val="-5"/>
          <w:sz w:val="20"/>
        </w:rPr>
        <w:t xml:space="preserve"> </w:t>
      </w:r>
      <w:r>
        <w:rPr>
          <w:sz w:val="20"/>
        </w:rPr>
        <w:t>as</w:t>
      </w:r>
      <w:r>
        <w:rPr>
          <w:spacing w:val="-6"/>
          <w:sz w:val="20"/>
        </w:rPr>
        <w:t xml:space="preserve"> </w:t>
      </w:r>
      <w:r>
        <w:rPr>
          <w:sz w:val="20"/>
        </w:rPr>
        <w:t>manifested</w:t>
      </w:r>
      <w:r>
        <w:rPr>
          <w:spacing w:val="-8"/>
          <w:sz w:val="20"/>
        </w:rPr>
        <w:t xml:space="preserve"> </w:t>
      </w:r>
      <w:r>
        <w:rPr>
          <w:sz w:val="20"/>
        </w:rPr>
        <w:t>by</w:t>
      </w:r>
      <w:r>
        <w:rPr>
          <w:spacing w:val="-4"/>
          <w:sz w:val="20"/>
        </w:rPr>
        <w:t xml:space="preserve"> </w:t>
      </w:r>
      <w:r>
        <w:rPr>
          <w:sz w:val="20"/>
        </w:rPr>
        <w:t>poor,</w:t>
      </w:r>
      <w:r>
        <w:rPr>
          <w:spacing w:val="-4"/>
          <w:sz w:val="20"/>
        </w:rPr>
        <w:t xml:space="preserve"> </w:t>
      </w:r>
      <w:r>
        <w:rPr>
          <w:sz w:val="20"/>
        </w:rPr>
        <w:t>faulty,</w:t>
      </w:r>
      <w:r>
        <w:rPr>
          <w:spacing w:val="-7"/>
          <w:sz w:val="20"/>
        </w:rPr>
        <w:t xml:space="preserve"> </w:t>
      </w:r>
      <w:r>
        <w:rPr>
          <w:sz w:val="20"/>
        </w:rPr>
        <w:t>or</w:t>
      </w:r>
      <w:r>
        <w:rPr>
          <w:spacing w:val="-6"/>
          <w:sz w:val="20"/>
        </w:rPr>
        <w:t xml:space="preserve"> </w:t>
      </w:r>
      <w:r>
        <w:rPr>
          <w:sz w:val="20"/>
        </w:rPr>
        <w:t xml:space="preserve">dangerous </w:t>
      </w:r>
      <w:r>
        <w:rPr>
          <w:spacing w:val="-2"/>
          <w:sz w:val="20"/>
        </w:rPr>
        <w:t>workmanship;</w:t>
      </w:r>
    </w:p>
    <w:p w14:paraId="708EC1BB" w14:textId="715687C9" w:rsidR="009E11E2" w:rsidRPr="00156A5B" w:rsidRDefault="00000000" w:rsidP="00156A5B">
      <w:pPr>
        <w:pStyle w:val="ListParagraph"/>
        <w:numPr>
          <w:ilvl w:val="3"/>
          <w:numId w:val="2"/>
        </w:numPr>
        <w:tabs>
          <w:tab w:val="left" w:pos="3601"/>
        </w:tabs>
        <w:spacing w:after="240"/>
        <w:ind w:right="648"/>
        <w:rPr>
          <w:sz w:val="20"/>
        </w:rPr>
      </w:pPr>
      <w:r>
        <w:rPr>
          <w:sz w:val="20"/>
        </w:rPr>
        <w:t>Engaging</w:t>
      </w:r>
      <w:r>
        <w:rPr>
          <w:spacing w:val="-4"/>
          <w:sz w:val="20"/>
        </w:rPr>
        <w:t xml:space="preserve"> </w:t>
      </w:r>
      <w:r>
        <w:rPr>
          <w:sz w:val="20"/>
        </w:rPr>
        <w:t>in</w:t>
      </w:r>
      <w:r>
        <w:rPr>
          <w:spacing w:val="-5"/>
          <w:sz w:val="20"/>
        </w:rPr>
        <w:t xml:space="preserve"> </w:t>
      </w:r>
      <w:r>
        <w:rPr>
          <w:sz w:val="20"/>
        </w:rPr>
        <w:t>conduct</w:t>
      </w:r>
      <w:r>
        <w:rPr>
          <w:spacing w:val="-3"/>
          <w:sz w:val="20"/>
        </w:rPr>
        <w:t xml:space="preserve"> </w:t>
      </w:r>
      <w:r>
        <w:rPr>
          <w:sz w:val="20"/>
        </w:rPr>
        <w:t>that</w:t>
      </w:r>
      <w:r>
        <w:rPr>
          <w:spacing w:val="-3"/>
          <w:sz w:val="20"/>
        </w:rPr>
        <w:t xml:space="preserve"> </w:t>
      </w:r>
      <w:r>
        <w:rPr>
          <w:sz w:val="20"/>
        </w:rPr>
        <w:t>is</w:t>
      </w:r>
      <w:r>
        <w:rPr>
          <w:spacing w:val="-1"/>
          <w:sz w:val="20"/>
        </w:rPr>
        <w:t xml:space="preserve"> </w:t>
      </w:r>
      <w:r>
        <w:rPr>
          <w:sz w:val="20"/>
        </w:rPr>
        <w:t>likely</w:t>
      </w:r>
      <w:r>
        <w:rPr>
          <w:spacing w:val="-4"/>
          <w:sz w:val="20"/>
        </w:rPr>
        <w:t xml:space="preserve"> </w:t>
      </w:r>
      <w:r>
        <w:rPr>
          <w:sz w:val="20"/>
        </w:rPr>
        <w:t>to</w:t>
      </w:r>
      <w:r>
        <w:rPr>
          <w:spacing w:val="-4"/>
          <w:sz w:val="20"/>
        </w:rPr>
        <w:t xml:space="preserve"> </w:t>
      </w:r>
      <w:r>
        <w:rPr>
          <w:sz w:val="20"/>
        </w:rPr>
        <w:t>deceive,</w:t>
      </w:r>
      <w:r>
        <w:rPr>
          <w:spacing w:val="-5"/>
          <w:sz w:val="20"/>
        </w:rPr>
        <w:t xml:space="preserve"> </w:t>
      </w:r>
      <w:r>
        <w:rPr>
          <w:sz w:val="20"/>
        </w:rPr>
        <w:t>defraud,</w:t>
      </w:r>
      <w:r>
        <w:rPr>
          <w:spacing w:val="-3"/>
          <w:sz w:val="20"/>
        </w:rPr>
        <w:t xml:space="preserve"> </w:t>
      </w:r>
      <w:r>
        <w:rPr>
          <w:sz w:val="20"/>
        </w:rPr>
        <w:t>or</w:t>
      </w:r>
      <w:r>
        <w:rPr>
          <w:spacing w:val="-5"/>
          <w:sz w:val="20"/>
        </w:rPr>
        <w:t xml:space="preserve"> </w:t>
      </w:r>
      <w:r>
        <w:rPr>
          <w:sz w:val="20"/>
        </w:rPr>
        <w:t>harm</w:t>
      </w:r>
      <w:r>
        <w:rPr>
          <w:spacing w:val="-5"/>
          <w:sz w:val="20"/>
        </w:rPr>
        <w:t xml:space="preserve"> </w:t>
      </w:r>
      <w:r>
        <w:rPr>
          <w:sz w:val="20"/>
        </w:rPr>
        <w:t>the</w:t>
      </w:r>
      <w:r>
        <w:rPr>
          <w:spacing w:val="-4"/>
          <w:sz w:val="20"/>
        </w:rPr>
        <w:t xml:space="preserve"> </w:t>
      </w:r>
      <w:r>
        <w:rPr>
          <w:sz w:val="20"/>
        </w:rPr>
        <w:t>public</w:t>
      </w:r>
      <w:r>
        <w:rPr>
          <w:spacing w:val="-2"/>
          <w:sz w:val="20"/>
        </w:rPr>
        <w:t xml:space="preserve"> </w:t>
      </w:r>
      <w:r>
        <w:rPr>
          <w:sz w:val="20"/>
        </w:rPr>
        <w:t>in</w:t>
      </w:r>
      <w:r>
        <w:rPr>
          <w:spacing w:val="-5"/>
          <w:sz w:val="20"/>
        </w:rPr>
        <w:t xml:space="preserve"> </w:t>
      </w:r>
      <w:r>
        <w:rPr>
          <w:sz w:val="20"/>
        </w:rPr>
        <w:t>the course of professional services or activities;</w:t>
      </w:r>
    </w:p>
    <w:p w14:paraId="4FAFB2A8" w14:textId="76CDED32" w:rsidR="009E11E2" w:rsidRPr="00156A5B" w:rsidRDefault="00000000" w:rsidP="00156A5B">
      <w:pPr>
        <w:pStyle w:val="ListParagraph"/>
        <w:numPr>
          <w:ilvl w:val="3"/>
          <w:numId w:val="2"/>
        </w:numPr>
        <w:tabs>
          <w:tab w:val="left" w:pos="3600"/>
        </w:tabs>
        <w:spacing w:after="240"/>
        <w:ind w:left="3600" w:hanging="720"/>
        <w:rPr>
          <w:sz w:val="20"/>
        </w:rPr>
      </w:pPr>
      <w:r>
        <w:rPr>
          <w:sz w:val="20"/>
        </w:rPr>
        <w:t>Negligently</w:t>
      </w:r>
      <w:r>
        <w:rPr>
          <w:spacing w:val="-9"/>
          <w:sz w:val="20"/>
        </w:rPr>
        <w:t xml:space="preserve"> </w:t>
      </w:r>
      <w:proofErr w:type="gramStart"/>
      <w:r>
        <w:rPr>
          <w:sz w:val="20"/>
        </w:rPr>
        <w:t>performing</w:t>
      </w:r>
      <w:proofErr w:type="gramEnd"/>
      <w:r>
        <w:rPr>
          <w:spacing w:val="-8"/>
          <w:sz w:val="20"/>
        </w:rPr>
        <w:t xml:space="preserve"> </w:t>
      </w:r>
      <w:r>
        <w:rPr>
          <w:sz w:val="20"/>
        </w:rPr>
        <w:t>any</w:t>
      </w:r>
      <w:r>
        <w:rPr>
          <w:spacing w:val="-9"/>
          <w:sz w:val="20"/>
        </w:rPr>
        <w:t xml:space="preserve"> </w:t>
      </w:r>
      <w:r>
        <w:rPr>
          <w:sz w:val="20"/>
        </w:rPr>
        <w:t>services</w:t>
      </w:r>
      <w:r>
        <w:rPr>
          <w:spacing w:val="-8"/>
          <w:sz w:val="20"/>
        </w:rPr>
        <w:t xml:space="preserve"> </w:t>
      </w:r>
      <w:r>
        <w:rPr>
          <w:sz w:val="20"/>
        </w:rPr>
        <w:t>regulated</w:t>
      </w:r>
      <w:r>
        <w:rPr>
          <w:spacing w:val="-8"/>
          <w:sz w:val="20"/>
        </w:rPr>
        <w:t xml:space="preserve"> </w:t>
      </w:r>
      <w:r>
        <w:rPr>
          <w:sz w:val="20"/>
        </w:rPr>
        <w:t>by</w:t>
      </w:r>
      <w:r>
        <w:rPr>
          <w:spacing w:val="-8"/>
          <w:sz w:val="20"/>
        </w:rPr>
        <w:t xml:space="preserve"> </w:t>
      </w:r>
      <w:r>
        <w:rPr>
          <w:sz w:val="20"/>
        </w:rPr>
        <w:t>the</w:t>
      </w:r>
      <w:r>
        <w:rPr>
          <w:spacing w:val="-9"/>
          <w:sz w:val="20"/>
        </w:rPr>
        <w:t xml:space="preserve"> </w:t>
      </w:r>
      <w:r>
        <w:rPr>
          <w:spacing w:val="-2"/>
          <w:sz w:val="20"/>
        </w:rPr>
        <w:t>Division;</w:t>
      </w:r>
    </w:p>
    <w:p w14:paraId="32870974" w14:textId="5DD95AD8" w:rsidR="009E11E2" w:rsidRPr="00156A5B" w:rsidRDefault="00000000" w:rsidP="00156A5B">
      <w:pPr>
        <w:pStyle w:val="ListParagraph"/>
        <w:numPr>
          <w:ilvl w:val="3"/>
          <w:numId w:val="2"/>
        </w:numPr>
        <w:tabs>
          <w:tab w:val="left" w:pos="3600"/>
        </w:tabs>
        <w:spacing w:after="240"/>
        <w:ind w:left="3600" w:hanging="720"/>
        <w:rPr>
          <w:sz w:val="20"/>
        </w:rPr>
      </w:pPr>
      <w:r>
        <w:rPr>
          <w:sz w:val="20"/>
        </w:rPr>
        <w:t>Retaliation</w:t>
      </w:r>
      <w:r>
        <w:rPr>
          <w:spacing w:val="-9"/>
          <w:sz w:val="20"/>
        </w:rPr>
        <w:t xml:space="preserve"> </w:t>
      </w:r>
      <w:r>
        <w:rPr>
          <w:sz w:val="20"/>
        </w:rPr>
        <w:t>by</w:t>
      </w:r>
      <w:r>
        <w:rPr>
          <w:spacing w:val="-7"/>
          <w:sz w:val="20"/>
        </w:rPr>
        <w:t xml:space="preserve"> </w:t>
      </w:r>
      <w:r>
        <w:rPr>
          <w:sz w:val="20"/>
        </w:rPr>
        <w:t>a</w:t>
      </w:r>
      <w:r>
        <w:rPr>
          <w:spacing w:val="-6"/>
          <w:sz w:val="20"/>
        </w:rPr>
        <w:t xml:space="preserve"> </w:t>
      </w:r>
      <w:r>
        <w:rPr>
          <w:sz w:val="20"/>
        </w:rPr>
        <w:t>certified</w:t>
      </w:r>
      <w:r>
        <w:rPr>
          <w:spacing w:val="-7"/>
          <w:sz w:val="20"/>
        </w:rPr>
        <w:t xml:space="preserve"> </w:t>
      </w:r>
      <w:r>
        <w:rPr>
          <w:sz w:val="20"/>
        </w:rPr>
        <w:t>inspector</w:t>
      </w:r>
      <w:r>
        <w:rPr>
          <w:spacing w:val="-8"/>
          <w:sz w:val="20"/>
        </w:rPr>
        <w:t xml:space="preserve"> </w:t>
      </w:r>
      <w:r>
        <w:rPr>
          <w:sz w:val="20"/>
        </w:rPr>
        <w:t>against</w:t>
      </w:r>
      <w:r>
        <w:rPr>
          <w:spacing w:val="-8"/>
          <w:sz w:val="20"/>
        </w:rPr>
        <w:t xml:space="preserve"> </w:t>
      </w:r>
      <w:r>
        <w:rPr>
          <w:sz w:val="20"/>
        </w:rPr>
        <w:t>a</w:t>
      </w:r>
      <w:r>
        <w:rPr>
          <w:spacing w:val="-9"/>
          <w:sz w:val="20"/>
        </w:rPr>
        <w:t xml:space="preserve"> </w:t>
      </w:r>
      <w:r>
        <w:rPr>
          <w:spacing w:val="-2"/>
          <w:sz w:val="20"/>
        </w:rPr>
        <w:t>complainant;</w:t>
      </w:r>
    </w:p>
    <w:p w14:paraId="0298BD07" w14:textId="33A5B67A" w:rsidR="009E11E2" w:rsidRPr="00156A5B" w:rsidRDefault="00000000" w:rsidP="00156A5B">
      <w:pPr>
        <w:pStyle w:val="ListParagraph"/>
        <w:numPr>
          <w:ilvl w:val="3"/>
          <w:numId w:val="2"/>
        </w:numPr>
        <w:tabs>
          <w:tab w:val="left" w:pos="3601"/>
        </w:tabs>
        <w:spacing w:after="240"/>
        <w:ind w:right="741"/>
        <w:rPr>
          <w:sz w:val="20"/>
        </w:rPr>
      </w:pPr>
      <w:r>
        <w:rPr>
          <w:sz w:val="20"/>
        </w:rPr>
        <w:t>Using</w:t>
      </w:r>
      <w:r>
        <w:rPr>
          <w:spacing w:val="-5"/>
          <w:sz w:val="20"/>
        </w:rPr>
        <w:t xml:space="preserve"> </w:t>
      </w:r>
      <w:r>
        <w:rPr>
          <w:sz w:val="20"/>
        </w:rPr>
        <w:t>another</w:t>
      </w:r>
      <w:r>
        <w:rPr>
          <w:spacing w:val="-4"/>
          <w:sz w:val="20"/>
        </w:rPr>
        <w:t xml:space="preserve"> </w:t>
      </w:r>
      <w:r>
        <w:rPr>
          <w:sz w:val="20"/>
        </w:rPr>
        <w:t>individual’s</w:t>
      </w:r>
      <w:r>
        <w:rPr>
          <w:spacing w:val="-5"/>
          <w:sz w:val="20"/>
        </w:rPr>
        <w:t xml:space="preserve"> </w:t>
      </w:r>
      <w:r>
        <w:rPr>
          <w:sz w:val="20"/>
        </w:rPr>
        <w:t>or</w:t>
      </w:r>
      <w:r>
        <w:rPr>
          <w:spacing w:val="-5"/>
          <w:sz w:val="20"/>
        </w:rPr>
        <w:t xml:space="preserve"> </w:t>
      </w:r>
      <w:r>
        <w:rPr>
          <w:sz w:val="20"/>
        </w:rPr>
        <w:t>company’s</w:t>
      </w:r>
      <w:r>
        <w:rPr>
          <w:spacing w:val="-5"/>
          <w:sz w:val="20"/>
        </w:rPr>
        <w:t xml:space="preserve"> </w:t>
      </w:r>
      <w:r>
        <w:rPr>
          <w:sz w:val="20"/>
        </w:rPr>
        <w:t>credentials</w:t>
      </w:r>
      <w:r>
        <w:rPr>
          <w:spacing w:val="-5"/>
          <w:sz w:val="20"/>
        </w:rPr>
        <w:t xml:space="preserve"> </w:t>
      </w:r>
      <w:r>
        <w:rPr>
          <w:sz w:val="20"/>
        </w:rPr>
        <w:t>to</w:t>
      </w:r>
      <w:r>
        <w:rPr>
          <w:spacing w:val="-5"/>
          <w:sz w:val="20"/>
        </w:rPr>
        <w:t xml:space="preserve"> </w:t>
      </w:r>
      <w:r>
        <w:rPr>
          <w:sz w:val="20"/>
        </w:rPr>
        <w:t>obtain</w:t>
      </w:r>
      <w:r>
        <w:rPr>
          <w:spacing w:val="-4"/>
          <w:sz w:val="20"/>
        </w:rPr>
        <w:t xml:space="preserve"> </w:t>
      </w:r>
      <w:r>
        <w:rPr>
          <w:sz w:val="20"/>
        </w:rPr>
        <w:t>or</w:t>
      </w:r>
      <w:r>
        <w:rPr>
          <w:spacing w:val="-6"/>
          <w:sz w:val="20"/>
        </w:rPr>
        <w:t xml:space="preserve"> </w:t>
      </w:r>
      <w:r>
        <w:rPr>
          <w:sz w:val="20"/>
        </w:rPr>
        <w:t>perform</w:t>
      </w:r>
      <w:r>
        <w:rPr>
          <w:spacing w:val="-6"/>
          <w:sz w:val="20"/>
        </w:rPr>
        <w:t xml:space="preserve"> </w:t>
      </w:r>
      <w:r>
        <w:rPr>
          <w:sz w:val="20"/>
        </w:rPr>
        <w:t>work regulated by these rules.</w:t>
      </w:r>
    </w:p>
    <w:p w14:paraId="4BF30B9D" w14:textId="1DED6EF1" w:rsidR="009E11E2" w:rsidRPr="00156A5B" w:rsidRDefault="00000000" w:rsidP="00156A5B">
      <w:pPr>
        <w:pStyle w:val="ListParagraph"/>
        <w:numPr>
          <w:ilvl w:val="2"/>
          <w:numId w:val="2"/>
        </w:numPr>
        <w:tabs>
          <w:tab w:val="left" w:pos="2877"/>
          <w:tab w:val="left" w:pos="2880"/>
        </w:tabs>
        <w:spacing w:after="240"/>
        <w:ind w:right="603"/>
        <w:rPr>
          <w:sz w:val="20"/>
        </w:rPr>
      </w:pPr>
      <w:r>
        <w:rPr>
          <w:sz w:val="20"/>
        </w:rPr>
        <w:t>Nothing</w:t>
      </w:r>
      <w:r>
        <w:rPr>
          <w:spacing w:val="-3"/>
          <w:sz w:val="20"/>
        </w:rPr>
        <w:t xml:space="preserve"> </w:t>
      </w:r>
      <w:r>
        <w:rPr>
          <w:sz w:val="20"/>
        </w:rPr>
        <w:t>will</w:t>
      </w:r>
      <w:r>
        <w:rPr>
          <w:spacing w:val="-3"/>
          <w:sz w:val="20"/>
        </w:rPr>
        <w:t xml:space="preserve"> </w:t>
      </w:r>
      <w:r>
        <w:rPr>
          <w:sz w:val="20"/>
        </w:rPr>
        <w:t>be</w:t>
      </w:r>
      <w:r>
        <w:rPr>
          <w:spacing w:val="-5"/>
          <w:sz w:val="20"/>
        </w:rPr>
        <w:t xml:space="preserve"> </w:t>
      </w:r>
      <w:r>
        <w:rPr>
          <w:sz w:val="20"/>
        </w:rPr>
        <w:t>construed</w:t>
      </w:r>
      <w:r>
        <w:rPr>
          <w:spacing w:val="-4"/>
          <w:sz w:val="20"/>
        </w:rPr>
        <w:t xml:space="preserve"> </w:t>
      </w:r>
      <w:r>
        <w:rPr>
          <w:sz w:val="20"/>
        </w:rPr>
        <w:t>to</w:t>
      </w:r>
      <w:r>
        <w:rPr>
          <w:spacing w:val="-4"/>
          <w:sz w:val="20"/>
        </w:rPr>
        <w:t xml:space="preserve"> </w:t>
      </w:r>
      <w:r>
        <w:rPr>
          <w:sz w:val="20"/>
        </w:rPr>
        <w:t>require</w:t>
      </w:r>
      <w:r>
        <w:rPr>
          <w:spacing w:val="-4"/>
          <w:sz w:val="20"/>
        </w:rPr>
        <w:t xml:space="preserve"> </w:t>
      </w:r>
      <w:r>
        <w:rPr>
          <w:sz w:val="20"/>
        </w:rPr>
        <w:t>subsequent</w:t>
      </w:r>
      <w:r>
        <w:rPr>
          <w:spacing w:val="-4"/>
          <w:sz w:val="20"/>
        </w:rPr>
        <w:t xml:space="preserve"> </w:t>
      </w:r>
      <w:r>
        <w:rPr>
          <w:sz w:val="20"/>
        </w:rPr>
        <w:t>violations</w:t>
      </w:r>
      <w:r>
        <w:rPr>
          <w:spacing w:val="-3"/>
          <w:sz w:val="20"/>
        </w:rPr>
        <w:t xml:space="preserve"> </w:t>
      </w:r>
      <w:r>
        <w:rPr>
          <w:sz w:val="20"/>
        </w:rPr>
        <w:t>to</w:t>
      </w:r>
      <w:r>
        <w:rPr>
          <w:spacing w:val="-3"/>
          <w:sz w:val="20"/>
        </w:rPr>
        <w:t xml:space="preserve"> </w:t>
      </w:r>
      <w:r>
        <w:rPr>
          <w:sz w:val="20"/>
        </w:rPr>
        <w:t>be</w:t>
      </w:r>
      <w:r>
        <w:rPr>
          <w:spacing w:val="-5"/>
          <w:sz w:val="20"/>
        </w:rPr>
        <w:t xml:space="preserve"> </w:t>
      </w:r>
      <w:r>
        <w:rPr>
          <w:sz w:val="20"/>
        </w:rPr>
        <w:t>related</w:t>
      </w:r>
      <w:r>
        <w:rPr>
          <w:spacing w:val="-5"/>
          <w:sz w:val="20"/>
        </w:rPr>
        <w:t xml:space="preserve"> </w:t>
      </w:r>
      <w:r>
        <w:rPr>
          <w:sz w:val="20"/>
        </w:rPr>
        <w:t>to</w:t>
      </w:r>
      <w:r>
        <w:rPr>
          <w:spacing w:val="-4"/>
          <w:sz w:val="20"/>
        </w:rPr>
        <w:t xml:space="preserve"> </w:t>
      </w:r>
      <w:r>
        <w:rPr>
          <w:sz w:val="20"/>
        </w:rPr>
        <w:t>the</w:t>
      </w:r>
      <w:r>
        <w:rPr>
          <w:spacing w:val="-4"/>
          <w:sz w:val="20"/>
        </w:rPr>
        <w:t xml:space="preserve"> </w:t>
      </w:r>
      <w:r>
        <w:rPr>
          <w:sz w:val="20"/>
        </w:rPr>
        <w:t>nature</w:t>
      </w:r>
      <w:r>
        <w:rPr>
          <w:spacing w:val="-4"/>
          <w:sz w:val="20"/>
        </w:rPr>
        <w:t xml:space="preserve"> </w:t>
      </w:r>
      <w:r>
        <w:rPr>
          <w:sz w:val="20"/>
        </w:rPr>
        <w:t>of previous violations.</w:t>
      </w:r>
    </w:p>
    <w:p w14:paraId="24ABD9A2" w14:textId="2E0A69A7" w:rsidR="009E11E2" w:rsidRPr="00156A5B" w:rsidRDefault="00000000" w:rsidP="00156A5B">
      <w:pPr>
        <w:pStyle w:val="ListParagraph"/>
        <w:numPr>
          <w:ilvl w:val="2"/>
          <w:numId w:val="2"/>
        </w:numPr>
        <w:tabs>
          <w:tab w:val="left" w:pos="2877"/>
          <w:tab w:val="left" w:pos="2880"/>
        </w:tabs>
        <w:spacing w:after="240"/>
        <w:ind w:right="425"/>
        <w:rPr>
          <w:sz w:val="20"/>
        </w:rPr>
      </w:pPr>
      <w:r>
        <w:rPr>
          <w:sz w:val="20"/>
        </w:rPr>
        <w:t>Notices</w:t>
      </w:r>
      <w:r>
        <w:rPr>
          <w:spacing w:val="-3"/>
          <w:sz w:val="20"/>
        </w:rPr>
        <w:t xml:space="preserve"> </w:t>
      </w:r>
      <w:r>
        <w:rPr>
          <w:sz w:val="20"/>
        </w:rPr>
        <w:t>of</w:t>
      </w:r>
      <w:r>
        <w:rPr>
          <w:spacing w:val="-4"/>
          <w:sz w:val="20"/>
        </w:rPr>
        <w:t xml:space="preserve"> </w:t>
      </w:r>
      <w:r>
        <w:rPr>
          <w:sz w:val="20"/>
        </w:rPr>
        <w:t>revocation</w:t>
      </w:r>
      <w:r>
        <w:rPr>
          <w:spacing w:val="-3"/>
          <w:sz w:val="20"/>
        </w:rPr>
        <w:t xml:space="preserve"> </w:t>
      </w:r>
      <w:r>
        <w:rPr>
          <w:sz w:val="20"/>
        </w:rPr>
        <w:t>or</w:t>
      </w:r>
      <w:r>
        <w:rPr>
          <w:spacing w:val="-4"/>
          <w:sz w:val="20"/>
        </w:rPr>
        <w:t xml:space="preserve"> </w:t>
      </w:r>
      <w:r>
        <w:rPr>
          <w:sz w:val="20"/>
        </w:rPr>
        <w:t>denial</w:t>
      </w:r>
      <w:r>
        <w:rPr>
          <w:spacing w:val="-5"/>
          <w:sz w:val="20"/>
        </w:rPr>
        <w:t xml:space="preserve"> </w:t>
      </w:r>
      <w:r>
        <w:rPr>
          <w:sz w:val="20"/>
        </w:rPr>
        <w:t>will</w:t>
      </w:r>
      <w:r>
        <w:rPr>
          <w:spacing w:val="-5"/>
          <w:sz w:val="20"/>
        </w:rPr>
        <w:t xml:space="preserve"> </w:t>
      </w:r>
      <w:r>
        <w:rPr>
          <w:sz w:val="20"/>
        </w:rPr>
        <w:t>be</w:t>
      </w:r>
      <w:r>
        <w:rPr>
          <w:spacing w:val="-2"/>
          <w:sz w:val="20"/>
        </w:rPr>
        <w:t xml:space="preserve"> </w:t>
      </w:r>
      <w:r>
        <w:rPr>
          <w:sz w:val="20"/>
        </w:rPr>
        <w:t>issued</w:t>
      </w:r>
      <w:r>
        <w:rPr>
          <w:spacing w:val="-4"/>
          <w:sz w:val="20"/>
        </w:rPr>
        <w:t xml:space="preserve"> </w:t>
      </w:r>
      <w:r>
        <w:rPr>
          <w:sz w:val="20"/>
        </w:rPr>
        <w:t>as</w:t>
      </w:r>
      <w:r>
        <w:rPr>
          <w:spacing w:val="-3"/>
          <w:sz w:val="20"/>
        </w:rPr>
        <w:t xml:space="preserve"> </w:t>
      </w:r>
      <w:r>
        <w:rPr>
          <w:sz w:val="20"/>
        </w:rPr>
        <w:t>Letters</w:t>
      </w:r>
      <w:r>
        <w:rPr>
          <w:spacing w:val="-3"/>
          <w:sz w:val="20"/>
        </w:rPr>
        <w:t xml:space="preserve"> </w:t>
      </w:r>
      <w:r>
        <w:rPr>
          <w:sz w:val="20"/>
        </w:rPr>
        <w:t>of</w:t>
      </w:r>
      <w:r>
        <w:rPr>
          <w:spacing w:val="-4"/>
          <w:sz w:val="20"/>
        </w:rPr>
        <w:t xml:space="preserve"> </w:t>
      </w:r>
      <w:r>
        <w:rPr>
          <w:sz w:val="20"/>
        </w:rPr>
        <w:t>Admonition</w:t>
      </w:r>
      <w:r>
        <w:rPr>
          <w:spacing w:val="-2"/>
          <w:sz w:val="20"/>
        </w:rPr>
        <w:t xml:space="preserve"> </w:t>
      </w:r>
      <w:r>
        <w:rPr>
          <w:sz w:val="20"/>
        </w:rPr>
        <w:t>in</w:t>
      </w:r>
      <w:r>
        <w:rPr>
          <w:spacing w:val="-2"/>
          <w:sz w:val="20"/>
        </w:rPr>
        <w:t xml:space="preserve"> </w:t>
      </w:r>
      <w:r>
        <w:rPr>
          <w:sz w:val="20"/>
        </w:rPr>
        <w:t>accordance</w:t>
      </w:r>
      <w:r>
        <w:rPr>
          <w:spacing w:val="-4"/>
          <w:sz w:val="20"/>
        </w:rPr>
        <w:t xml:space="preserve"> </w:t>
      </w:r>
      <w:r>
        <w:rPr>
          <w:sz w:val="20"/>
        </w:rPr>
        <w:t>with Section 10.4.</w:t>
      </w:r>
    </w:p>
    <w:p w14:paraId="09A92E72" w14:textId="0505E54F" w:rsidR="009E11E2" w:rsidRPr="00156A5B" w:rsidRDefault="00000000" w:rsidP="00156A5B">
      <w:pPr>
        <w:pStyle w:val="ListParagraph"/>
        <w:numPr>
          <w:ilvl w:val="2"/>
          <w:numId w:val="2"/>
        </w:numPr>
        <w:tabs>
          <w:tab w:val="left" w:pos="2877"/>
          <w:tab w:val="left" w:pos="2880"/>
        </w:tabs>
        <w:spacing w:before="1" w:after="240"/>
        <w:ind w:right="554"/>
        <w:rPr>
          <w:sz w:val="20"/>
        </w:rPr>
      </w:pPr>
      <w:r>
        <w:rPr>
          <w:sz w:val="20"/>
        </w:rPr>
        <w:t>Revocations</w:t>
      </w:r>
      <w:r>
        <w:rPr>
          <w:spacing w:val="-3"/>
          <w:sz w:val="20"/>
        </w:rPr>
        <w:t xml:space="preserve"> </w:t>
      </w:r>
      <w:r>
        <w:rPr>
          <w:sz w:val="20"/>
        </w:rPr>
        <w:t>or</w:t>
      </w:r>
      <w:r>
        <w:rPr>
          <w:spacing w:val="-4"/>
          <w:sz w:val="20"/>
        </w:rPr>
        <w:t xml:space="preserve"> </w:t>
      </w:r>
      <w:r>
        <w:rPr>
          <w:sz w:val="20"/>
        </w:rPr>
        <w:t>denials</w:t>
      </w:r>
      <w:r>
        <w:rPr>
          <w:spacing w:val="-3"/>
          <w:sz w:val="20"/>
        </w:rPr>
        <w:t xml:space="preserve"> </w:t>
      </w:r>
      <w:r>
        <w:rPr>
          <w:sz w:val="20"/>
        </w:rPr>
        <w:t>will</w:t>
      </w:r>
      <w:r>
        <w:rPr>
          <w:spacing w:val="-3"/>
          <w:sz w:val="20"/>
        </w:rPr>
        <w:t xml:space="preserve"> </w:t>
      </w:r>
      <w:r>
        <w:rPr>
          <w:sz w:val="20"/>
        </w:rPr>
        <w:t>be</w:t>
      </w:r>
      <w:r>
        <w:rPr>
          <w:spacing w:val="-4"/>
          <w:sz w:val="20"/>
        </w:rPr>
        <w:t xml:space="preserve"> </w:t>
      </w:r>
      <w:r>
        <w:rPr>
          <w:sz w:val="20"/>
        </w:rPr>
        <w:t>for</w:t>
      </w:r>
      <w:r>
        <w:rPr>
          <w:spacing w:val="-1"/>
          <w:sz w:val="20"/>
        </w:rPr>
        <w:t xml:space="preserve"> </w:t>
      </w:r>
      <w:r>
        <w:rPr>
          <w:sz w:val="20"/>
        </w:rPr>
        <w:t>a</w:t>
      </w:r>
      <w:r>
        <w:rPr>
          <w:spacing w:val="-4"/>
          <w:sz w:val="20"/>
        </w:rPr>
        <w:t xml:space="preserve"> </w:t>
      </w:r>
      <w:r>
        <w:rPr>
          <w:sz w:val="20"/>
        </w:rPr>
        <w:t>period</w:t>
      </w:r>
      <w:r>
        <w:rPr>
          <w:spacing w:val="-2"/>
          <w:sz w:val="20"/>
        </w:rPr>
        <w:t xml:space="preserve"> </w:t>
      </w:r>
      <w:r>
        <w:rPr>
          <w:sz w:val="20"/>
        </w:rPr>
        <w:t>as</w:t>
      </w:r>
      <w:r>
        <w:rPr>
          <w:spacing w:val="-3"/>
          <w:sz w:val="20"/>
        </w:rPr>
        <w:t xml:space="preserve"> </w:t>
      </w:r>
      <w:r>
        <w:rPr>
          <w:sz w:val="20"/>
        </w:rPr>
        <w:t>determined</w:t>
      </w:r>
      <w:r>
        <w:rPr>
          <w:spacing w:val="-4"/>
          <w:sz w:val="20"/>
        </w:rPr>
        <w:t xml:space="preserve"> </w:t>
      </w:r>
      <w:r>
        <w:rPr>
          <w:sz w:val="20"/>
        </w:rPr>
        <w:t>by</w:t>
      </w:r>
      <w:r>
        <w:rPr>
          <w:spacing w:val="-3"/>
          <w:sz w:val="20"/>
        </w:rPr>
        <w:t xml:space="preserve"> </w:t>
      </w:r>
      <w:r>
        <w:rPr>
          <w:sz w:val="20"/>
        </w:rPr>
        <w:t>the</w:t>
      </w:r>
      <w:r>
        <w:rPr>
          <w:spacing w:val="-4"/>
          <w:sz w:val="20"/>
        </w:rPr>
        <w:t xml:space="preserve"> </w:t>
      </w:r>
      <w:r>
        <w:rPr>
          <w:sz w:val="20"/>
        </w:rPr>
        <w:t>administrator</w:t>
      </w:r>
      <w:r>
        <w:rPr>
          <w:spacing w:val="-3"/>
          <w:sz w:val="20"/>
        </w:rPr>
        <w:t xml:space="preserve"> </w:t>
      </w:r>
      <w:r>
        <w:rPr>
          <w:sz w:val="20"/>
        </w:rPr>
        <w:t>up</w:t>
      </w:r>
      <w:r>
        <w:rPr>
          <w:spacing w:val="-4"/>
          <w:sz w:val="20"/>
        </w:rPr>
        <w:t xml:space="preserve"> </w:t>
      </w:r>
      <w:r>
        <w:rPr>
          <w:sz w:val="20"/>
        </w:rPr>
        <w:t>to</w:t>
      </w:r>
      <w:r>
        <w:rPr>
          <w:spacing w:val="-4"/>
          <w:sz w:val="20"/>
        </w:rPr>
        <w:t xml:space="preserve"> </w:t>
      </w:r>
      <w:r>
        <w:rPr>
          <w:sz w:val="20"/>
        </w:rPr>
        <w:t>and including a permanent revocation.</w:t>
      </w:r>
    </w:p>
    <w:p w14:paraId="2E734E66" w14:textId="1609A82B" w:rsidR="009E11E2" w:rsidRPr="00156A5B" w:rsidRDefault="00000000" w:rsidP="00156A5B">
      <w:pPr>
        <w:pStyle w:val="ListParagraph"/>
        <w:numPr>
          <w:ilvl w:val="2"/>
          <w:numId w:val="2"/>
        </w:numPr>
        <w:tabs>
          <w:tab w:val="left" w:pos="2877"/>
          <w:tab w:val="left" w:pos="2880"/>
        </w:tabs>
        <w:spacing w:after="240"/>
        <w:ind w:right="1260"/>
        <w:rPr>
          <w:sz w:val="20"/>
        </w:rPr>
      </w:pPr>
      <w:r>
        <w:rPr>
          <w:sz w:val="20"/>
        </w:rPr>
        <w:t>All</w:t>
      </w:r>
      <w:r>
        <w:rPr>
          <w:spacing w:val="-6"/>
          <w:sz w:val="20"/>
        </w:rPr>
        <w:t xml:space="preserve"> </w:t>
      </w:r>
      <w:r>
        <w:rPr>
          <w:sz w:val="20"/>
        </w:rPr>
        <w:t>revocations</w:t>
      </w:r>
      <w:r>
        <w:rPr>
          <w:spacing w:val="-4"/>
          <w:sz w:val="20"/>
        </w:rPr>
        <w:t xml:space="preserve"> </w:t>
      </w:r>
      <w:r>
        <w:rPr>
          <w:sz w:val="20"/>
        </w:rPr>
        <w:t>or</w:t>
      </w:r>
      <w:r>
        <w:rPr>
          <w:spacing w:val="-2"/>
          <w:sz w:val="20"/>
        </w:rPr>
        <w:t xml:space="preserve"> </w:t>
      </w:r>
      <w:r>
        <w:rPr>
          <w:sz w:val="20"/>
        </w:rPr>
        <w:t>denials</w:t>
      </w:r>
      <w:r>
        <w:rPr>
          <w:spacing w:val="-4"/>
          <w:sz w:val="20"/>
        </w:rPr>
        <w:t xml:space="preserve"> </w:t>
      </w:r>
      <w:r>
        <w:rPr>
          <w:sz w:val="20"/>
        </w:rPr>
        <w:t>will</w:t>
      </w:r>
      <w:r>
        <w:rPr>
          <w:spacing w:val="-6"/>
          <w:sz w:val="20"/>
        </w:rPr>
        <w:t xml:space="preserve"> </w:t>
      </w:r>
      <w:r>
        <w:rPr>
          <w:sz w:val="20"/>
        </w:rPr>
        <w:t>result</w:t>
      </w:r>
      <w:r>
        <w:rPr>
          <w:spacing w:val="-3"/>
          <w:sz w:val="20"/>
        </w:rPr>
        <w:t xml:space="preserve"> </w:t>
      </w:r>
      <w:r>
        <w:rPr>
          <w:sz w:val="20"/>
        </w:rPr>
        <w:t>in</w:t>
      </w:r>
      <w:r>
        <w:rPr>
          <w:spacing w:val="-5"/>
          <w:sz w:val="20"/>
        </w:rPr>
        <w:t xml:space="preserve"> </w:t>
      </w:r>
      <w:r>
        <w:rPr>
          <w:sz w:val="20"/>
        </w:rPr>
        <w:t>immediate</w:t>
      </w:r>
      <w:r>
        <w:rPr>
          <w:spacing w:val="-6"/>
          <w:sz w:val="20"/>
        </w:rPr>
        <w:t xml:space="preserve"> </w:t>
      </w:r>
      <w:r>
        <w:rPr>
          <w:sz w:val="20"/>
        </w:rPr>
        <w:t>suspension</w:t>
      </w:r>
      <w:r>
        <w:rPr>
          <w:spacing w:val="-5"/>
          <w:sz w:val="20"/>
        </w:rPr>
        <w:t xml:space="preserve"> </w:t>
      </w:r>
      <w:r>
        <w:rPr>
          <w:sz w:val="20"/>
        </w:rPr>
        <w:t>of</w:t>
      </w:r>
      <w:r>
        <w:rPr>
          <w:spacing w:val="-3"/>
          <w:sz w:val="20"/>
        </w:rPr>
        <w:t xml:space="preserve"> </w:t>
      </w:r>
      <w:r>
        <w:rPr>
          <w:sz w:val="20"/>
        </w:rPr>
        <w:t>a</w:t>
      </w:r>
      <w:r>
        <w:rPr>
          <w:spacing w:val="-5"/>
          <w:sz w:val="20"/>
        </w:rPr>
        <w:t xml:space="preserve"> </w:t>
      </w:r>
      <w:r>
        <w:rPr>
          <w:sz w:val="20"/>
        </w:rPr>
        <w:t>registration</w:t>
      </w:r>
      <w:r>
        <w:rPr>
          <w:spacing w:val="-4"/>
          <w:sz w:val="20"/>
        </w:rPr>
        <w:t xml:space="preserve"> </w:t>
      </w:r>
      <w:r>
        <w:rPr>
          <w:sz w:val="20"/>
        </w:rPr>
        <w:t xml:space="preserve">or </w:t>
      </w:r>
      <w:r>
        <w:rPr>
          <w:sz w:val="20"/>
        </w:rPr>
        <w:lastRenderedPageBreak/>
        <w:t>certification pending a revocation or denial hearing pursuant to the Colorado Administrative Procedure Act.</w:t>
      </w:r>
    </w:p>
    <w:p w14:paraId="6BD40365" w14:textId="0DFAE6BD" w:rsidR="009E11E2" w:rsidRPr="00156A5B" w:rsidRDefault="00000000" w:rsidP="00156A5B">
      <w:pPr>
        <w:pStyle w:val="ListParagraph"/>
        <w:numPr>
          <w:ilvl w:val="1"/>
          <w:numId w:val="2"/>
        </w:numPr>
        <w:tabs>
          <w:tab w:val="left" w:pos="2160"/>
        </w:tabs>
        <w:spacing w:after="240"/>
        <w:rPr>
          <w:sz w:val="20"/>
        </w:rPr>
      </w:pPr>
      <w:r>
        <w:rPr>
          <w:spacing w:val="-2"/>
          <w:sz w:val="20"/>
        </w:rPr>
        <w:t>Fines</w:t>
      </w:r>
    </w:p>
    <w:p w14:paraId="0E93D2C5" w14:textId="6F901E3A" w:rsidR="009E11E2" w:rsidRPr="00156A5B" w:rsidRDefault="00000000" w:rsidP="00156A5B">
      <w:pPr>
        <w:pStyle w:val="ListParagraph"/>
        <w:numPr>
          <w:ilvl w:val="2"/>
          <w:numId w:val="2"/>
        </w:numPr>
        <w:tabs>
          <w:tab w:val="left" w:pos="2877"/>
          <w:tab w:val="left" w:pos="2880"/>
        </w:tabs>
        <w:spacing w:after="240"/>
        <w:ind w:right="612"/>
        <w:rPr>
          <w:sz w:val="20"/>
        </w:rPr>
      </w:pPr>
      <w:r>
        <w:rPr>
          <w:sz w:val="20"/>
        </w:rPr>
        <w:t>In</w:t>
      </w:r>
      <w:r>
        <w:rPr>
          <w:spacing w:val="-6"/>
          <w:sz w:val="20"/>
        </w:rPr>
        <w:t xml:space="preserve"> </w:t>
      </w:r>
      <w:r>
        <w:rPr>
          <w:sz w:val="20"/>
        </w:rPr>
        <w:t>addition</w:t>
      </w:r>
      <w:r>
        <w:rPr>
          <w:spacing w:val="-5"/>
          <w:sz w:val="20"/>
        </w:rPr>
        <w:t xml:space="preserve"> </w:t>
      </w:r>
      <w:r>
        <w:rPr>
          <w:sz w:val="20"/>
        </w:rPr>
        <w:t>to</w:t>
      </w:r>
      <w:r>
        <w:rPr>
          <w:spacing w:val="-3"/>
          <w:sz w:val="20"/>
        </w:rPr>
        <w:t xml:space="preserve"> </w:t>
      </w:r>
      <w:r>
        <w:rPr>
          <w:sz w:val="20"/>
        </w:rPr>
        <w:t>the</w:t>
      </w:r>
      <w:r>
        <w:rPr>
          <w:spacing w:val="-4"/>
          <w:sz w:val="20"/>
        </w:rPr>
        <w:t xml:space="preserve"> </w:t>
      </w:r>
      <w:r>
        <w:rPr>
          <w:sz w:val="20"/>
        </w:rPr>
        <w:t>penalties</w:t>
      </w:r>
      <w:r>
        <w:rPr>
          <w:spacing w:val="-2"/>
          <w:sz w:val="20"/>
        </w:rPr>
        <w:t xml:space="preserve"> </w:t>
      </w:r>
      <w:r>
        <w:rPr>
          <w:sz w:val="20"/>
        </w:rPr>
        <w:t>identified</w:t>
      </w:r>
      <w:r>
        <w:rPr>
          <w:spacing w:val="-4"/>
          <w:sz w:val="20"/>
        </w:rPr>
        <w:t xml:space="preserve"> </w:t>
      </w:r>
      <w:r w:rsidR="00156A5B">
        <w:rPr>
          <w:color w:val="C00000"/>
          <w:spacing w:val="-4"/>
          <w:sz w:val="20"/>
        </w:rPr>
        <w:t xml:space="preserve">in </w:t>
      </w:r>
      <w:r>
        <w:rPr>
          <w:sz w:val="20"/>
        </w:rPr>
        <w:t>Sections</w:t>
      </w:r>
      <w:r>
        <w:rPr>
          <w:spacing w:val="-4"/>
          <w:sz w:val="20"/>
        </w:rPr>
        <w:t xml:space="preserve"> </w:t>
      </w:r>
      <w:r>
        <w:rPr>
          <w:sz w:val="20"/>
        </w:rPr>
        <w:t>10.4</w:t>
      </w:r>
      <w:r>
        <w:rPr>
          <w:spacing w:val="-4"/>
          <w:sz w:val="20"/>
        </w:rPr>
        <w:t xml:space="preserve"> </w:t>
      </w:r>
      <w:r>
        <w:rPr>
          <w:sz w:val="20"/>
        </w:rPr>
        <w:t>through</w:t>
      </w:r>
      <w:r>
        <w:rPr>
          <w:spacing w:val="-3"/>
          <w:sz w:val="20"/>
        </w:rPr>
        <w:t xml:space="preserve"> </w:t>
      </w:r>
      <w:r>
        <w:rPr>
          <w:sz w:val="20"/>
        </w:rPr>
        <w:t>10.6,</w:t>
      </w:r>
      <w:r>
        <w:rPr>
          <w:spacing w:val="-5"/>
          <w:sz w:val="20"/>
        </w:rPr>
        <w:t xml:space="preserve"> </w:t>
      </w:r>
      <w:r>
        <w:rPr>
          <w:sz w:val="20"/>
        </w:rPr>
        <w:t>the</w:t>
      </w:r>
      <w:r>
        <w:rPr>
          <w:spacing w:val="-5"/>
          <w:sz w:val="20"/>
        </w:rPr>
        <w:t xml:space="preserve"> </w:t>
      </w:r>
      <w:r>
        <w:rPr>
          <w:sz w:val="20"/>
        </w:rPr>
        <w:t>F&amp;LSS</w:t>
      </w:r>
      <w:r>
        <w:rPr>
          <w:spacing w:val="-5"/>
          <w:sz w:val="20"/>
        </w:rPr>
        <w:t xml:space="preserve"> </w:t>
      </w:r>
      <w:r>
        <w:rPr>
          <w:sz w:val="20"/>
        </w:rPr>
        <w:t>Chief</w:t>
      </w:r>
      <w:r>
        <w:rPr>
          <w:spacing w:val="-1"/>
          <w:sz w:val="20"/>
        </w:rPr>
        <w:t xml:space="preserve"> </w:t>
      </w:r>
      <w:r>
        <w:rPr>
          <w:sz w:val="20"/>
        </w:rPr>
        <w:t xml:space="preserve">may assess a fine for any conduct </w:t>
      </w:r>
      <w:ins w:id="111" w:author="Chris Brunette" w:date="2026-07-21T14:17:00Z" w16du:dateUtc="2026-07-21T20:17:00Z">
        <w:r w:rsidR="009B32A9">
          <w:rPr>
            <w:sz w:val="20"/>
          </w:rPr>
          <w:t xml:space="preserve">of an individual and/or company that is </w:t>
        </w:r>
      </w:ins>
      <w:r>
        <w:rPr>
          <w:sz w:val="20"/>
        </w:rPr>
        <w:t>determined to constitute a violation of these Rules. The fines will be as follows:</w:t>
      </w:r>
    </w:p>
    <w:p w14:paraId="58097E2C" w14:textId="77777777" w:rsidR="009E11E2" w:rsidRDefault="00000000">
      <w:pPr>
        <w:pStyle w:val="ListParagraph"/>
        <w:numPr>
          <w:ilvl w:val="3"/>
          <w:numId w:val="2"/>
        </w:numPr>
        <w:tabs>
          <w:tab w:val="left" w:pos="3600"/>
        </w:tabs>
        <w:spacing w:before="1"/>
        <w:ind w:left="3600" w:hanging="720"/>
        <w:rPr>
          <w:sz w:val="20"/>
        </w:rPr>
      </w:pPr>
      <w:r>
        <w:rPr>
          <w:sz w:val="20"/>
        </w:rPr>
        <w:t>A</w:t>
      </w:r>
      <w:r>
        <w:rPr>
          <w:spacing w:val="-5"/>
          <w:sz w:val="20"/>
        </w:rPr>
        <w:t xml:space="preserve"> </w:t>
      </w:r>
      <w:r>
        <w:rPr>
          <w:sz w:val="20"/>
        </w:rPr>
        <w:t>letter</w:t>
      </w:r>
      <w:r>
        <w:rPr>
          <w:spacing w:val="-3"/>
          <w:sz w:val="20"/>
        </w:rPr>
        <w:t xml:space="preserve"> </w:t>
      </w:r>
      <w:r>
        <w:rPr>
          <w:sz w:val="20"/>
        </w:rPr>
        <w:t>of</w:t>
      </w:r>
      <w:r>
        <w:rPr>
          <w:spacing w:val="-4"/>
          <w:sz w:val="20"/>
        </w:rPr>
        <w:t xml:space="preserve"> </w:t>
      </w:r>
      <w:r>
        <w:rPr>
          <w:sz w:val="20"/>
        </w:rPr>
        <w:t>admonition</w:t>
      </w:r>
      <w:r>
        <w:rPr>
          <w:spacing w:val="-5"/>
          <w:sz w:val="20"/>
        </w:rPr>
        <w:t xml:space="preserve"> </w:t>
      </w:r>
      <w:r>
        <w:rPr>
          <w:sz w:val="20"/>
        </w:rPr>
        <w:t>or</w:t>
      </w:r>
      <w:r>
        <w:rPr>
          <w:spacing w:val="-4"/>
          <w:sz w:val="20"/>
        </w:rPr>
        <w:t xml:space="preserve"> </w:t>
      </w:r>
      <w:r>
        <w:rPr>
          <w:sz w:val="20"/>
        </w:rPr>
        <w:t>suspension</w:t>
      </w:r>
      <w:r>
        <w:rPr>
          <w:spacing w:val="-5"/>
          <w:sz w:val="20"/>
        </w:rPr>
        <w:t xml:space="preserve"> </w:t>
      </w:r>
      <w:r>
        <w:rPr>
          <w:sz w:val="20"/>
        </w:rPr>
        <w:t>may</w:t>
      </w:r>
      <w:r>
        <w:rPr>
          <w:spacing w:val="-4"/>
          <w:sz w:val="20"/>
        </w:rPr>
        <w:t xml:space="preserve"> </w:t>
      </w:r>
      <w:r>
        <w:rPr>
          <w:sz w:val="20"/>
        </w:rPr>
        <w:t>be</w:t>
      </w:r>
      <w:r>
        <w:rPr>
          <w:spacing w:val="-2"/>
          <w:sz w:val="20"/>
        </w:rPr>
        <w:t xml:space="preserve"> </w:t>
      </w:r>
      <w:r>
        <w:rPr>
          <w:sz w:val="20"/>
        </w:rPr>
        <w:t>subject</w:t>
      </w:r>
      <w:r>
        <w:rPr>
          <w:spacing w:val="-5"/>
          <w:sz w:val="20"/>
        </w:rPr>
        <w:t xml:space="preserve"> </w:t>
      </w:r>
      <w:r>
        <w:rPr>
          <w:sz w:val="20"/>
        </w:rPr>
        <w:t>to</w:t>
      </w:r>
      <w:r>
        <w:rPr>
          <w:spacing w:val="-3"/>
          <w:sz w:val="20"/>
        </w:rPr>
        <w:t xml:space="preserve"> </w:t>
      </w:r>
      <w:r>
        <w:rPr>
          <w:sz w:val="20"/>
        </w:rPr>
        <w:t>a</w:t>
      </w:r>
      <w:r>
        <w:rPr>
          <w:spacing w:val="-6"/>
          <w:sz w:val="20"/>
        </w:rPr>
        <w:t xml:space="preserve"> </w:t>
      </w:r>
      <w:r>
        <w:rPr>
          <w:sz w:val="20"/>
        </w:rPr>
        <w:t>fine</w:t>
      </w:r>
      <w:r>
        <w:rPr>
          <w:spacing w:val="-4"/>
          <w:sz w:val="20"/>
        </w:rPr>
        <w:t xml:space="preserve"> </w:t>
      </w:r>
      <w:r>
        <w:rPr>
          <w:sz w:val="20"/>
        </w:rPr>
        <w:t>of</w:t>
      </w:r>
      <w:r>
        <w:rPr>
          <w:spacing w:val="-5"/>
          <w:sz w:val="20"/>
        </w:rPr>
        <w:t xml:space="preserve"> </w:t>
      </w:r>
      <w:r>
        <w:rPr>
          <w:sz w:val="20"/>
        </w:rPr>
        <w:t>not</w:t>
      </w:r>
      <w:r>
        <w:rPr>
          <w:spacing w:val="-5"/>
          <w:sz w:val="20"/>
        </w:rPr>
        <w:t xml:space="preserve"> </w:t>
      </w:r>
      <w:r>
        <w:rPr>
          <w:sz w:val="20"/>
        </w:rPr>
        <w:t>less</w:t>
      </w:r>
      <w:r>
        <w:rPr>
          <w:spacing w:val="-4"/>
          <w:sz w:val="20"/>
        </w:rPr>
        <w:t xml:space="preserve"> than</w:t>
      </w:r>
    </w:p>
    <w:p w14:paraId="775FAC9D" w14:textId="2353FCAE" w:rsidR="009E11E2" w:rsidRDefault="00000000" w:rsidP="00156A5B">
      <w:pPr>
        <w:pStyle w:val="BodyText"/>
        <w:spacing w:after="240"/>
        <w:ind w:left="3601"/>
      </w:pPr>
      <w:r>
        <w:t>$100</w:t>
      </w:r>
      <w:r>
        <w:rPr>
          <w:spacing w:val="-4"/>
        </w:rPr>
        <w:t xml:space="preserve"> </w:t>
      </w:r>
      <w:r>
        <w:t>and</w:t>
      </w:r>
      <w:r>
        <w:rPr>
          <w:spacing w:val="-6"/>
        </w:rPr>
        <w:t xml:space="preserve"> </w:t>
      </w:r>
      <w:r>
        <w:t>not</w:t>
      </w:r>
      <w:r>
        <w:rPr>
          <w:spacing w:val="-6"/>
        </w:rPr>
        <w:t xml:space="preserve"> </w:t>
      </w:r>
      <w:r>
        <w:t>more</w:t>
      </w:r>
      <w:r>
        <w:rPr>
          <w:spacing w:val="-6"/>
        </w:rPr>
        <w:t xml:space="preserve"> </w:t>
      </w:r>
      <w:r>
        <w:t>than</w:t>
      </w:r>
      <w:r>
        <w:rPr>
          <w:spacing w:val="-5"/>
        </w:rPr>
        <w:t xml:space="preserve"> </w:t>
      </w:r>
      <w:r>
        <w:rPr>
          <w:spacing w:val="-2"/>
        </w:rPr>
        <w:t>$1,000.</w:t>
      </w:r>
    </w:p>
    <w:p w14:paraId="2C6E05A3" w14:textId="77777777" w:rsidR="009E11E2" w:rsidRDefault="00000000">
      <w:pPr>
        <w:pStyle w:val="ListParagraph"/>
        <w:numPr>
          <w:ilvl w:val="3"/>
          <w:numId w:val="2"/>
        </w:numPr>
        <w:tabs>
          <w:tab w:val="left" w:pos="3600"/>
        </w:tabs>
        <w:spacing w:line="229" w:lineRule="exact"/>
        <w:ind w:left="3600" w:hanging="720"/>
        <w:rPr>
          <w:sz w:val="20"/>
        </w:rPr>
      </w:pPr>
      <w:r>
        <w:rPr>
          <w:sz w:val="20"/>
        </w:rPr>
        <w:t>A</w:t>
      </w:r>
      <w:r>
        <w:rPr>
          <w:spacing w:val="-6"/>
          <w:sz w:val="20"/>
        </w:rPr>
        <w:t xml:space="preserve"> </w:t>
      </w:r>
      <w:r>
        <w:rPr>
          <w:sz w:val="20"/>
        </w:rPr>
        <w:t>revocation</w:t>
      </w:r>
      <w:r>
        <w:rPr>
          <w:spacing w:val="-4"/>
          <w:sz w:val="20"/>
        </w:rPr>
        <w:t xml:space="preserve"> </w:t>
      </w:r>
      <w:r>
        <w:rPr>
          <w:sz w:val="20"/>
        </w:rPr>
        <w:t>will</w:t>
      </w:r>
      <w:r>
        <w:rPr>
          <w:spacing w:val="-4"/>
          <w:sz w:val="20"/>
        </w:rPr>
        <w:t xml:space="preserve"> </w:t>
      </w:r>
      <w:r>
        <w:rPr>
          <w:sz w:val="20"/>
        </w:rPr>
        <w:t>be</w:t>
      </w:r>
      <w:r>
        <w:rPr>
          <w:spacing w:val="-7"/>
          <w:sz w:val="20"/>
        </w:rPr>
        <w:t xml:space="preserve"> </w:t>
      </w:r>
      <w:r>
        <w:rPr>
          <w:sz w:val="20"/>
        </w:rPr>
        <w:t>subject</w:t>
      </w:r>
      <w:r>
        <w:rPr>
          <w:spacing w:val="-5"/>
          <w:sz w:val="20"/>
        </w:rPr>
        <w:t xml:space="preserve"> </w:t>
      </w:r>
      <w:r>
        <w:rPr>
          <w:sz w:val="20"/>
        </w:rPr>
        <w:t>to</w:t>
      </w:r>
      <w:r>
        <w:rPr>
          <w:spacing w:val="-6"/>
          <w:sz w:val="20"/>
        </w:rPr>
        <w:t xml:space="preserve"> </w:t>
      </w:r>
      <w:r>
        <w:rPr>
          <w:sz w:val="20"/>
        </w:rPr>
        <w:t>a</w:t>
      </w:r>
      <w:r>
        <w:rPr>
          <w:spacing w:val="-6"/>
          <w:sz w:val="20"/>
        </w:rPr>
        <w:t xml:space="preserve"> </w:t>
      </w:r>
      <w:r>
        <w:rPr>
          <w:sz w:val="20"/>
        </w:rPr>
        <w:t>fine</w:t>
      </w:r>
      <w:r>
        <w:rPr>
          <w:spacing w:val="-6"/>
          <w:sz w:val="20"/>
        </w:rPr>
        <w:t xml:space="preserve"> </w:t>
      </w:r>
      <w:r>
        <w:rPr>
          <w:sz w:val="20"/>
        </w:rPr>
        <w:t>of</w:t>
      </w:r>
      <w:r>
        <w:rPr>
          <w:spacing w:val="-3"/>
          <w:sz w:val="20"/>
        </w:rPr>
        <w:t xml:space="preserve"> </w:t>
      </w:r>
      <w:r>
        <w:rPr>
          <w:sz w:val="20"/>
        </w:rPr>
        <w:t>not</w:t>
      </w:r>
      <w:r>
        <w:rPr>
          <w:spacing w:val="-3"/>
          <w:sz w:val="20"/>
        </w:rPr>
        <w:t xml:space="preserve"> </w:t>
      </w:r>
      <w:r>
        <w:rPr>
          <w:sz w:val="20"/>
        </w:rPr>
        <w:t>less</w:t>
      </w:r>
      <w:r>
        <w:rPr>
          <w:spacing w:val="-5"/>
          <w:sz w:val="20"/>
        </w:rPr>
        <w:t xml:space="preserve"> </w:t>
      </w:r>
      <w:r>
        <w:rPr>
          <w:sz w:val="20"/>
        </w:rPr>
        <w:t>than</w:t>
      </w:r>
      <w:r>
        <w:rPr>
          <w:spacing w:val="-4"/>
          <w:sz w:val="20"/>
        </w:rPr>
        <w:t xml:space="preserve"> </w:t>
      </w:r>
      <w:r>
        <w:rPr>
          <w:sz w:val="20"/>
        </w:rPr>
        <w:t>$1,000</w:t>
      </w:r>
      <w:r>
        <w:rPr>
          <w:spacing w:val="-5"/>
          <w:sz w:val="20"/>
        </w:rPr>
        <w:t xml:space="preserve"> </w:t>
      </w:r>
      <w:r>
        <w:rPr>
          <w:sz w:val="20"/>
        </w:rPr>
        <w:t>and</w:t>
      </w:r>
      <w:r>
        <w:rPr>
          <w:spacing w:val="-6"/>
          <w:sz w:val="20"/>
        </w:rPr>
        <w:t xml:space="preserve"> </w:t>
      </w:r>
      <w:r>
        <w:rPr>
          <w:sz w:val="20"/>
        </w:rPr>
        <w:t>not</w:t>
      </w:r>
      <w:r>
        <w:rPr>
          <w:spacing w:val="-5"/>
          <w:sz w:val="20"/>
        </w:rPr>
        <w:t xml:space="preserve"> </w:t>
      </w:r>
      <w:r>
        <w:rPr>
          <w:sz w:val="20"/>
        </w:rPr>
        <w:t>more</w:t>
      </w:r>
      <w:r>
        <w:rPr>
          <w:spacing w:val="-5"/>
          <w:sz w:val="20"/>
        </w:rPr>
        <w:t xml:space="preserve"> </w:t>
      </w:r>
      <w:r>
        <w:rPr>
          <w:spacing w:val="-4"/>
          <w:sz w:val="20"/>
        </w:rPr>
        <w:t>than</w:t>
      </w:r>
    </w:p>
    <w:p w14:paraId="54EC3D24" w14:textId="0A6DB890" w:rsidR="009E11E2" w:rsidRDefault="00000000" w:rsidP="00156A5B">
      <w:pPr>
        <w:pStyle w:val="BodyText"/>
        <w:spacing w:after="240" w:line="229" w:lineRule="exact"/>
        <w:ind w:left="3601"/>
      </w:pPr>
      <w:r>
        <w:rPr>
          <w:spacing w:val="-2"/>
        </w:rPr>
        <w:t>$10,000.</w:t>
      </w:r>
    </w:p>
    <w:p w14:paraId="3EF9BA82" w14:textId="12A955F3" w:rsidR="009E11E2" w:rsidRPr="00156A5B" w:rsidRDefault="00000000" w:rsidP="00156A5B">
      <w:pPr>
        <w:pStyle w:val="ListParagraph"/>
        <w:numPr>
          <w:ilvl w:val="3"/>
          <w:numId w:val="2"/>
        </w:numPr>
        <w:tabs>
          <w:tab w:val="left" w:pos="3601"/>
        </w:tabs>
        <w:spacing w:after="240"/>
        <w:ind w:right="472"/>
        <w:rPr>
          <w:sz w:val="20"/>
        </w:rPr>
      </w:pPr>
      <w:r>
        <w:rPr>
          <w:sz w:val="20"/>
        </w:rPr>
        <w:t>Any</w:t>
      </w:r>
      <w:r>
        <w:rPr>
          <w:spacing w:val="-4"/>
          <w:sz w:val="20"/>
        </w:rPr>
        <w:t xml:space="preserve"> </w:t>
      </w:r>
      <w:r>
        <w:rPr>
          <w:sz w:val="20"/>
        </w:rPr>
        <w:t>subsequent</w:t>
      </w:r>
      <w:r>
        <w:rPr>
          <w:spacing w:val="-5"/>
          <w:sz w:val="20"/>
        </w:rPr>
        <w:t xml:space="preserve"> </w:t>
      </w:r>
      <w:r>
        <w:rPr>
          <w:sz w:val="20"/>
        </w:rPr>
        <w:t>violation</w:t>
      </w:r>
      <w:r>
        <w:rPr>
          <w:spacing w:val="-3"/>
          <w:sz w:val="20"/>
        </w:rPr>
        <w:t xml:space="preserve"> </w:t>
      </w:r>
      <w:r>
        <w:rPr>
          <w:sz w:val="20"/>
        </w:rPr>
        <w:t>of</w:t>
      </w:r>
      <w:r>
        <w:rPr>
          <w:spacing w:val="-3"/>
          <w:sz w:val="20"/>
        </w:rPr>
        <w:t xml:space="preserve"> </w:t>
      </w:r>
      <w:r>
        <w:rPr>
          <w:sz w:val="20"/>
        </w:rPr>
        <w:t>similar</w:t>
      </w:r>
      <w:r>
        <w:rPr>
          <w:spacing w:val="-5"/>
          <w:sz w:val="20"/>
        </w:rPr>
        <w:t xml:space="preserve"> </w:t>
      </w:r>
      <w:r>
        <w:rPr>
          <w:sz w:val="20"/>
        </w:rPr>
        <w:t>magnitude</w:t>
      </w:r>
      <w:r>
        <w:rPr>
          <w:spacing w:val="-3"/>
          <w:sz w:val="20"/>
        </w:rPr>
        <w:t xml:space="preserve"> </w:t>
      </w:r>
      <w:r>
        <w:rPr>
          <w:sz w:val="20"/>
        </w:rPr>
        <w:t>will</w:t>
      </w:r>
      <w:r>
        <w:rPr>
          <w:spacing w:val="-4"/>
          <w:sz w:val="20"/>
        </w:rPr>
        <w:t xml:space="preserve"> </w:t>
      </w:r>
      <w:r>
        <w:rPr>
          <w:sz w:val="20"/>
        </w:rPr>
        <w:t>be</w:t>
      </w:r>
      <w:r>
        <w:rPr>
          <w:spacing w:val="-6"/>
          <w:sz w:val="20"/>
        </w:rPr>
        <w:t xml:space="preserve"> </w:t>
      </w:r>
      <w:proofErr w:type="gramStart"/>
      <w:r>
        <w:rPr>
          <w:sz w:val="20"/>
        </w:rPr>
        <w:t>assessed</w:t>
      </w:r>
      <w:proofErr w:type="gramEnd"/>
      <w:r>
        <w:rPr>
          <w:spacing w:val="-6"/>
          <w:sz w:val="20"/>
        </w:rPr>
        <w:t xml:space="preserve"> </w:t>
      </w:r>
      <w:r>
        <w:rPr>
          <w:sz w:val="20"/>
        </w:rPr>
        <w:t>a</w:t>
      </w:r>
      <w:r>
        <w:rPr>
          <w:spacing w:val="-6"/>
          <w:sz w:val="20"/>
        </w:rPr>
        <w:t xml:space="preserve"> </w:t>
      </w:r>
      <w:r>
        <w:rPr>
          <w:sz w:val="20"/>
        </w:rPr>
        <w:t>fine</w:t>
      </w:r>
      <w:r>
        <w:rPr>
          <w:spacing w:val="-5"/>
          <w:sz w:val="20"/>
        </w:rPr>
        <w:t xml:space="preserve"> </w:t>
      </w:r>
      <w:r>
        <w:rPr>
          <w:sz w:val="20"/>
        </w:rPr>
        <w:t>of</w:t>
      </w:r>
      <w:r>
        <w:rPr>
          <w:spacing w:val="-3"/>
          <w:sz w:val="20"/>
        </w:rPr>
        <w:t xml:space="preserve"> </w:t>
      </w:r>
      <w:r>
        <w:rPr>
          <w:sz w:val="20"/>
        </w:rPr>
        <w:t>not</w:t>
      </w:r>
      <w:r>
        <w:rPr>
          <w:spacing w:val="-3"/>
          <w:sz w:val="20"/>
        </w:rPr>
        <w:t xml:space="preserve"> </w:t>
      </w:r>
      <w:r>
        <w:rPr>
          <w:sz w:val="20"/>
        </w:rPr>
        <w:t xml:space="preserve">less than $1,000 and not more than $10,000 and will be subject to immediate </w:t>
      </w:r>
      <w:bookmarkStart w:id="112" w:name="SECTION_11_FEES_AND_CHARGES_ESTABLISHED"/>
      <w:bookmarkEnd w:id="112"/>
      <w:r>
        <w:rPr>
          <w:sz w:val="20"/>
        </w:rPr>
        <w:t>suspension pursuant to a revocation hearing.</w:t>
      </w:r>
    </w:p>
    <w:p w14:paraId="5AE2310D" w14:textId="15CCE959" w:rsidR="009E11E2" w:rsidRPr="00156A5B" w:rsidRDefault="00000000" w:rsidP="00156A5B">
      <w:pPr>
        <w:pStyle w:val="Heading2"/>
        <w:spacing w:after="240"/>
      </w:pPr>
      <w:r>
        <w:t>SECTION</w:t>
      </w:r>
      <w:r>
        <w:rPr>
          <w:spacing w:val="-9"/>
        </w:rPr>
        <w:t xml:space="preserve"> </w:t>
      </w:r>
      <w:r>
        <w:rPr>
          <w:spacing w:val="-5"/>
        </w:rPr>
        <w:t>11</w:t>
      </w:r>
      <w:r>
        <w:tab/>
        <w:t>FEES</w:t>
      </w:r>
      <w:r>
        <w:rPr>
          <w:spacing w:val="-8"/>
        </w:rPr>
        <w:t xml:space="preserve"> </w:t>
      </w:r>
      <w:r>
        <w:t>AND</w:t>
      </w:r>
      <w:r>
        <w:rPr>
          <w:spacing w:val="-4"/>
        </w:rPr>
        <w:t xml:space="preserve"> </w:t>
      </w:r>
      <w:r>
        <w:t>CHARGES</w:t>
      </w:r>
      <w:r>
        <w:rPr>
          <w:spacing w:val="-6"/>
        </w:rPr>
        <w:t xml:space="preserve"> </w:t>
      </w:r>
      <w:r>
        <w:rPr>
          <w:spacing w:val="-2"/>
        </w:rPr>
        <w:t>ESTABLISHED</w:t>
      </w:r>
    </w:p>
    <w:p w14:paraId="0BD7AC3F" w14:textId="3152280A" w:rsidR="009E11E2" w:rsidRPr="00156A5B" w:rsidRDefault="00000000" w:rsidP="00156A5B">
      <w:pPr>
        <w:pStyle w:val="ListParagraph"/>
        <w:numPr>
          <w:ilvl w:val="1"/>
          <w:numId w:val="1"/>
        </w:numPr>
        <w:tabs>
          <w:tab w:val="left" w:pos="2160"/>
        </w:tabs>
        <w:spacing w:before="1" w:after="240"/>
        <w:jc w:val="left"/>
        <w:rPr>
          <w:sz w:val="20"/>
        </w:rPr>
      </w:pPr>
      <w:r>
        <w:rPr>
          <w:sz w:val="20"/>
        </w:rPr>
        <w:t>Services</w:t>
      </w:r>
      <w:r>
        <w:rPr>
          <w:spacing w:val="-7"/>
          <w:sz w:val="20"/>
        </w:rPr>
        <w:t xml:space="preserve"> </w:t>
      </w:r>
      <w:proofErr w:type="spellStart"/>
      <w:r w:rsidRPr="00156A5B">
        <w:rPr>
          <w:strike/>
          <w:color w:val="C00000"/>
          <w:sz w:val="20"/>
        </w:rPr>
        <w:t>o</w:t>
      </w:r>
      <w:r w:rsidR="00156A5B" w:rsidRPr="00156A5B">
        <w:rPr>
          <w:color w:val="C00000"/>
          <w:sz w:val="20"/>
        </w:rPr>
        <w:t>O</w:t>
      </w:r>
      <w:r>
        <w:rPr>
          <w:sz w:val="20"/>
        </w:rPr>
        <w:t>ther</w:t>
      </w:r>
      <w:proofErr w:type="spellEnd"/>
      <w:r>
        <w:rPr>
          <w:spacing w:val="-7"/>
          <w:sz w:val="20"/>
        </w:rPr>
        <w:t xml:space="preserve"> </w:t>
      </w:r>
      <w:r>
        <w:rPr>
          <w:sz w:val="20"/>
        </w:rPr>
        <w:t>than</w:t>
      </w:r>
      <w:r>
        <w:rPr>
          <w:spacing w:val="-9"/>
          <w:sz w:val="20"/>
        </w:rPr>
        <w:t xml:space="preserve"> </w:t>
      </w:r>
      <w:r>
        <w:rPr>
          <w:sz w:val="20"/>
        </w:rPr>
        <w:t>Fire</w:t>
      </w:r>
      <w:r>
        <w:rPr>
          <w:spacing w:val="-7"/>
          <w:sz w:val="20"/>
        </w:rPr>
        <w:t xml:space="preserve"> </w:t>
      </w:r>
      <w:r>
        <w:rPr>
          <w:sz w:val="20"/>
        </w:rPr>
        <w:t>Suppression</w:t>
      </w:r>
      <w:r>
        <w:rPr>
          <w:spacing w:val="-3"/>
          <w:sz w:val="20"/>
        </w:rPr>
        <w:t xml:space="preserve"> </w:t>
      </w:r>
      <w:r>
        <w:rPr>
          <w:sz w:val="20"/>
        </w:rPr>
        <w:t>System</w:t>
      </w:r>
      <w:r>
        <w:rPr>
          <w:spacing w:val="-5"/>
          <w:sz w:val="20"/>
        </w:rPr>
        <w:t xml:space="preserve"> </w:t>
      </w:r>
      <w:proofErr w:type="spellStart"/>
      <w:r w:rsidRPr="00156A5B">
        <w:rPr>
          <w:strike/>
          <w:color w:val="C00000"/>
          <w:sz w:val="20"/>
        </w:rPr>
        <w:t>p</w:t>
      </w:r>
      <w:r w:rsidR="00156A5B" w:rsidRPr="00156A5B">
        <w:rPr>
          <w:color w:val="C00000"/>
          <w:sz w:val="20"/>
        </w:rPr>
        <w:t>P</w:t>
      </w:r>
      <w:r>
        <w:rPr>
          <w:sz w:val="20"/>
        </w:rPr>
        <w:t>lan</w:t>
      </w:r>
      <w:proofErr w:type="spellEnd"/>
      <w:r>
        <w:rPr>
          <w:spacing w:val="-9"/>
          <w:sz w:val="20"/>
        </w:rPr>
        <w:t xml:space="preserve"> </w:t>
      </w:r>
      <w:proofErr w:type="spellStart"/>
      <w:r w:rsidRPr="00156A5B">
        <w:rPr>
          <w:strike/>
          <w:color w:val="C00000"/>
          <w:sz w:val="20"/>
        </w:rPr>
        <w:t>r</w:t>
      </w:r>
      <w:r w:rsidR="00156A5B">
        <w:rPr>
          <w:color w:val="C00000"/>
          <w:sz w:val="20"/>
        </w:rPr>
        <w:t>R</w:t>
      </w:r>
      <w:r w:rsidRPr="00156A5B">
        <w:rPr>
          <w:sz w:val="20"/>
        </w:rPr>
        <w:t>eview</w:t>
      </w:r>
      <w:proofErr w:type="spellEnd"/>
      <w:r>
        <w:rPr>
          <w:spacing w:val="-8"/>
          <w:sz w:val="20"/>
        </w:rPr>
        <w:t xml:space="preserve"> </w:t>
      </w:r>
      <w:r>
        <w:rPr>
          <w:sz w:val="20"/>
        </w:rPr>
        <w:t>and</w:t>
      </w:r>
      <w:r>
        <w:rPr>
          <w:spacing w:val="-7"/>
          <w:sz w:val="20"/>
        </w:rPr>
        <w:t xml:space="preserve"> </w:t>
      </w:r>
      <w:proofErr w:type="spellStart"/>
      <w:r w:rsidRPr="00156A5B">
        <w:rPr>
          <w:strike/>
          <w:color w:val="C00000"/>
          <w:sz w:val="20"/>
        </w:rPr>
        <w:t>i</w:t>
      </w:r>
      <w:r w:rsidR="00156A5B" w:rsidRPr="00156A5B">
        <w:rPr>
          <w:color w:val="C00000"/>
          <w:sz w:val="20"/>
        </w:rPr>
        <w:t>I</w:t>
      </w:r>
      <w:r>
        <w:rPr>
          <w:sz w:val="20"/>
        </w:rPr>
        <w:t>nspection</w:t>
      </w:r>
      <w:proofErr w:type="spellEnd"/>
      <w:r>
        <w:rPr>
          <w:spacing w:val="-9"/>
          <w:sz w:val="20"/>
        </w:rPr>
        <w:t xml:space="preserve"> </w:t>
      </w:r>
      <w:proofErr w:type="spellStart"/>
      <w:r w:rsidRPr="00156A5B">
        <w:rPr>
          <w:strike/>
          <w:color w:val="C00000"/>
          <w:spacing w:val="-2"/>
          <w:sz w:val="20"/>
        </w:rPr>
        <w:t>f</w:t>
      </w:r>
      <w:r w:rsidR="00156A5B" w:rsidRPr="00156A5B">
        <w:rPr>
          <w:color w:val="C00000"/>
          <w:spacing w:val="-2"/>
          <w:sz w:val="20"/>
        </w:rPr>
        <w:t>F</w:t>
      </w:r>
      <w:r w:rsidRPr="00156A5B">
        <w:rPr>
          <w:spacing w:val="-2"/>
          <w:sz w:val="20"/>
        </w:rPr>
        <w:t>ees</w:t>
      </w:r>
      <w:proofErr w:type="spellEnd"/>
      <w:r>
        <w:rPr>
          <w:spacing w:val="-2"/>
          <w:sz w:val="20"/>
        </w:rPr>
        <w:t>:</w:t>
      </w:r>
    </w:p>
    <w:p w14:paraId="372ACDDE" w14:textId="59288686" w:rsidR="00156A5B" w:rsidRPr="00EA5128" w:rsidRDefault="00156A5B" w:rsidP="00EA5128">
      <w:pPr>
        <w:pStyle w:val="ListParagraph"/>
        <w:numPr>
          <w:ilvl w:val="2"/>
          <w:numId w:val="1"/>
        </w:numPr>
        <w:tabs>
          <w:tab w:val="left" w:pos="2160"/>
          <w:tab w:val="left" w:pos="2880"/>
          <w:tab w:val="left" w:pos="9270"/>
          <w:tab w:val="left" w:pos="9990"/>
          <w:tab w:val="left" w:pos="10170"/>
          <w:tab w:val="left" w:pos="10440"/>
          <w:tab w:val="left" w:pos="11160"/>
        </w:tabs>
        <w:spacing w:before="1" w:after="240"/>
        <w:ind w:left="10080" w:hanging="7920"/>
        <w:rPr>
          <w:color w:val="C00000"/>
          <w:sz w:val="20"/>
        </w:rPr>
      </w:pPr>
      <w:r w:rsidRPr="00EA5128">
        <w:rPr>
          <w:color w:val="C00000"/>
          <w:spacing w:val="-2"/>
          <w:sz w:val="20"/>
        </w:rPr>
        <w:t>Annual Registration of Fire Suppression System Contractors</w:t>
      </w:r>
      <w:r w:rsidR="00EA5128" w:rsidRPr="00EA5128">
        <w:rPr>
          <w:color w:val="C00000"/>
          <w:spacing w:val="-2"/>
          <w:sz w:val="20"/>
        </w:rPr>
        <w:t xml:space="preserve"> </w:t>
      </w:r>
      <w:r w:rsidR="00EA5128" w:rsidRPr="00EA5128">
        <w:rPr>
          <w:color w:val="C00000"/>
          <w:spacing w:val="-2"/>
          <w:sz w:val="20"/>
        </w:rPr>
        <w:tab/>
      </w:r>
      <w:r w:rsidR="00EA5128" w:rsidRPr="00EA5128">
        <w:rPr>
          <w:color w:val="C00000"/>
          <w:spacing w:val="-2"/>
          <w:sz w:val="20"/>
        </w:rPr>
        <w:tab/>
        <w:t xml:space="preserve">  $100</w:t>
      </w:r>
    </w:p>
    <w:p w14:paraId="0875877D" w14:textId="76AE12CE" w:rsidR="00156A5B" w:rsidRPr="00EA5128" w:rsidRDefault="00156A5B" w:rsidP="00EA5128">
      <w:pPr>
        <w:pStyle w:val="ListParagraph"/>
        <w:numPr>
          <w:ilvl w:val="2"/>
          <w:numId w:val="1"/>
        </w:numPr>
        <w:tabs>
          <w:tab w:val="left" w:pos="2160"/>
          <w:tab w:val="left" w:pos="2970"/>
        </w:tabs>
        <w:spacing w:before="1" w:after="240"/>
        <w:rPr>
          <w:color w:val="C00000"/>
          <w:sz w:val="20"/>
        </w:rPr>
      </w:pPr>
      <w:r w:rsidRPr="00EA5128">
        <w:rPr>
          <w:color w:val="C00000"/>
          <w:spacing w:val="-2"/>
          <w:sz w:val="20"/>
        </w:rPr>
        <w:t>Sprinkler Fitter – new application</w:t>
      </w:r>
      <w:r w:rsidR="00EA5128" w:rsidRPr="00EA5128">
        <w:rPr>
          <w:color w:val="C00000"/>
          <w:spacing w:val="-2"/>
          <w:sz w:val="20"/>
        </w:rPr>
        <w:tab/>
      </w:r>
      <w:r w:rsidR="00EA5128" w:rsidRPr="00EA5128">
        <w:rPr>
          <w:color w:val="C00000"/>
          <w:spacing w:val="-2"/>
          <w:sz w:val="20"/>
        </w:rPr>
        <w:tab/>
      </w:r>
      <w:r w:rsidR="00EA5128" w:rsidRPr="00EA5128">
        <w:rPr>
          <w:color w:val="C00000"/>
          <w:spacing w:val="-2"/>
          <w:sz w:val="20"/>
        </w:rPr>
        <w:tab/>
      </w:r>
      <w:r w:rsidR="00EA5128" w:rsidRPr="00EA5128">
        <w:rPr>
          <w:color w:val="C00000"/>
          <w:spacing w:val="-2"/>
          <w:sz w:val="20"/>
        </w:rPr>
        <w:tab/>
      </w:r>
      <w:r w:rsidR="00EA5128" w:rsidRPr="00EA5128">
        <w:rPr>
          <w:color w:val="C00000"/>
          <w:spacing w:val="-2"/>
          <w:sz w:val="20"/>
        </w:rPr>
        <w:tab/>
      </w:r>
      <w:r w:rsidR="00EA5128" w:rsidRPr="00EA5128">
        <w:rPr>
          <w:color w:val="C00000"/>
          <w:spacing w:val="-2"/>
          <w:sz w:val="20"/>
        </w:rPr>
        <w:tab/>
      </w:r>
      <w:r w:rsidR="00EA5128" w:rsidRPr="00EA5128">
        <w:rPr>
          <w:color w:val="C00000"/>
          <w:spacing w:val="-2"/>
          <w:sz w:val="20"/>
        </w:rPr>
        <w:tab/>
        <w:t>$75</w:t>
      </w:r>
      <w:r w:rsidR="00EA5128" w:rsidRPr="00EA5128">
        <w:rPr>
          <w:color w:val="C00000"/>
          <w:spacing w:val="-2"/>
          <w:sz w:val="20"/>
        </w:rPr>
        <w:tab/>
      </w:r>
      <w:r w:rsidR="00EA5128" w:rsidRPr="00EA5128">
        <w:rPr>
          <w:color w:val="C00000"/>
          <w:spacing w:val="-2"/>
          <w:sz w:val="20"/>
        </w:rPr>
        <w:tab/>
      </w:r>
      <w:r w:rsidR="00EA5128" w:rsidRPr="00EA5128">
        <w:rPr>
          <w:color w:val="C00000"/>
          <w:spacing w:val="-2"/>
          <w:sz w:val="20"/>
        </w:rPr>
        <w:tab/>
      </w:r>
      <w:r w:rsidR="00EA5128" w:rsidRPr="00EA5128">
        <w:rPr>
          <w:color w:val="C00000"/>
          <w:spacing w:val="-2"/>
          <w:sz w:val="20"/>
        </w:rPr>
        <w:tab/>
      </w:r>
      <w:r w:rsidR="00EA5128" w:rsidRPr="00EA5128">
        <w:rPr>
          <w:color w:val="C00000"/>
          <w:spacing w:val="-2"/>
          <w:sz w:val="20"/>
        </w:rPr>
        <w:tab/>
      </w:r>
    </w:p>
    <w:p w14:paraId="216C0AA1" w14:textId="50A59737" w:rsidR="00156A5B" w:rsidRPr="00EA5128" w:rsidRDefault="00156A5B" w:rsidP="00156A5B">
      <w:pPr>
        <w:pStyle w:val="ListParagraph"/>
        <w:numPr>
          <w:ilvl w:val="2"/>
          <w:numId w:val="1"/>
        </w:numPr>
        <w:tabs>
          <w:tab w:val="left" w:pos="2160"/>
        </w:tabs>
        <w:spacing w:before="1" w:after="240"/>
        <w:rPr>
          <w:color w:val="C00000"/>
          <w:sz w:val="20"/>
        </w:rPr>
      </w:pPr>
      <w:r w:rsidRPr="00EA5128">
        <w:rPr>
          <w:color w:val="C00000"/>
          <w:spacing w:val="-2"/>
          <w:sz w:val="20"/>
        </w:rPr>
        <w:t>Sprinkler Fitter – renewal application</w:t>
      </w:r>
      <w:r w:rsidR="00EA5128" w:rsidRPr="00EA5128">
        <w:rPr>
          <w:color w:val="C00000"/>
          <w:spacing w:val="-2"/>
          <w:sz w:val="20"/>
        </w:rPr>
        <w:tab/>
      </w:r>
      <w:r w:rsidR="00EA5128" w:rsidRPr="00EA5128">
        <w:rPr>
          <w:color w:val="C00000"/>
          <w:spacing w:val="-2"/>
          <w:sz w:val="20"/>
        </w:rPr>
        <w:tab/>
      </w:r>
      <w:r w:rsidR="00EA5128" w:rsidRPr="00EA5128">
        <w:rPr>
          <w:color w:val="C00000"/>
          <w:spacing w:val="-2"/>
          <w:sz w:val="20"/>
        </w:rPr>
        <w:tab/>
      </w:r>
      <w:r w:rsidR="00EA5128" w:rsidRPr="00EA5128">
        <w:rPr>
          <w:color w:val="C00000"/>
          <w:spacing w:val="-2"/>
          <w:sz w:val="20"/>
        </w:rPr>
        <w:tab/>
      </w:r>
      <w:r w:rsidR="00EA5128" w:rsidRPr="00EA5128">
        <w:rPr>
          <w:color w:val="C00000"/>
          <w:spacing w:val="-2"/>
          <w:sz w:val="20"/>
        </w:rPr>
        <w:tab/>
      </w:r>
      <w:r w:rsidR="00EA5128" w:rsidRPr="00EA5128">
        <w:rPr>
          <w:color w:val="C00000"/>
          <w:spacing w:val="-2"/>
          <w:sz w:val="20"/>
        </w:rPr>
        <w:tab/>
        <w:t>$50</w:t>
      </w:r>
    </w:p>
    <w:p w14:paraId="73B6EB1E" w14:textId="3D49748A" w:rsidR="00156A5B" w:rsidRPr="00EA5128" w:rsidRDefault="00156A5B" w:rsidP="00156A5B">
      <w:pPr>
        <w:pStyle w:val="ListParagraph"/>
        <w:numPr>
          <w:ilvl w:val="2"/>
          <w:numId w:val="1"/>
        </w:numPr>
        <w:tabs>
          <w:tab w:val="left" w:pos="2160"/>
        </w:tabs>
        <w:spacing w:before="1" w:after="240"/>
        <w:rPr>
          <w:color w:val="C00000"/>
          <w:sz w:val="20"/>
        </w:rPr>
      </w:pPr>
      <w:r w:rsidRPr="00EA5128">
        <w:rPr>
          <w:color w:val="C00000"/>
          <w:spacing w:val="-2"/>
          <w:sz w:val="20"/>
        </w:rPr>
        <w:t>Replacement of lost or damaged registration or certification</w:t>
      </w:r>
      <w:r w:rsidR="00EA5128" w:rsidRPr="00EA5128">
        <w:rPr>
          <w:color w:val="C00000"/>
          <w:spacing w:val="-2"/>
          <w:sz w:val="20"/>
        </w:rPr>
        <w:tab/>
      </w:r>
      <w:r w:rsidR="00EA5128" w:rsidRPr="00EA5128">
        <w:rPr>
          <w:color w:val="C00000"/>
          <w:spacing w:val="-2"/>
          <w:sz w:val="20"/>
        </w:rPr>
        <w:tab/>
      </w:r>
      <w:r w:rsidR="00EA5128" w:rsidRPr="00EA5128">
        <w:rPr>
          <w:color w:val="C00000"/>
          <w:spacing w:val="-2"/>
          <w:sz w:val="20"/>
        </w:rPr>
        <w:tab/>
        <w:t>$20</w:t>
      </w:r>
    </w:p>
    <w:p w14:paraId="031864D5" w14:textId="27FBF849" w:rsidR="00156A5B" w:rsidRPr="00EA5128" w:rsidRDefault="00156A5B" w:rsidP="00156A5B">
      <w:pPr>
        <w:pStyle w:val="ListParagraph"/>
        <w:numPr>
          <w:ilvl w:val="2"/>
          <w:numId w:val="1"/>
        </w:numPr>
        <w:tabs>
          <w:tab w:val="left" w:pos="2160"/>
        </w:tabs>
        <w:spacing w:before="1" w:after="240"/>
        <w:rPr>
          <w:color w:val="C00000"/>
          <w:sz w:val="20"/>
        </w:rPr>
      </w:pPr>
      <w:r w:rsidRPr="00EA5128">
        <w:rPr>
          <w:color w:val="C00000"/>
          <w:spacing w:val="-2"/>
          <w:sz w:val="20"/>
        </w:rPr>
        <w:t>Technical assistance to other agencies including travel to and from job site</w:t>
      </w:r>
      <w:r w:rsidR="00EA5128" w:rsidRPr="00EA5128">
        <w:rPr>
          <w:color w:val="C00000"/>
          <w:spacing w:val="-2"/>
          <w:sz w:val="20"/>
        </w:rPr>
        <w:tab/>
      </w:r>
      <w:r w:rsidR="00EA5128" w:rsidRPr="00EA5128">
        <w:rPr>
          <w:color w:val="C00000"/>
          <w:spacing w:val="-2"/>
          <w:sz w:val="20"/>
        </w:rPr>
        <w:tab/>
        <w:t>$100/</w:t>
      </w:r>
      <w:proofErr w:type="spellStart"/>
      <w:r w:rsidR="00EA5128" w:rsidRPr="00EA5128">
        <w:rPr>
          <w:color w:val="C00000"/>
          <w:spacing w:val="-2"/>
          <w:sz w:val="20"/>
        </w:rPr>
        <w:t>hr</w:t>
      </w:r>
      <w:proofErr w:type="spellEnd"/>
    </w:p>
    <w:p w14:paraId="7AC4A305" w14:textId="4D1F5FF4" w:rsidR="00156A5B" w:rsidRPr="00EA5128" w:rsidRDefault="00156A5B" w:rsidP="00156A5B">
      <w:pPr>
        <w:pStyle w:val="ListParagraph"/>
        <w:numPr>
          <w:ilvl w:val="2"/>
          <w:numId w:val="1"/>
        </w:numPr>
        <w:tabs>
          <w:tab w:val="left" w:pos="2160"/>
        </w:tabs>
        <w:spacing w:before="1" w:after="240"/>
        <w:rPr>
          <w:color w:val="C00000"/>
          <w:sz w:val="20"/>
        </w:rPr>
      </w:pPr>
      <w:r w:rsidRPr="00EA5128">
        <w:rPr>
          <w:color w:val="C00000"/>
          <w:spacing w:val="-2"/>
          <w:sz w:val="20"/>
        </w:rPr>
        <w:t>Late renewal fee</w:t>
      </w:r>
      <w:r w:rsidR="00EA5128" w:rsidRPr="00EA5128">
        <w:rPr>
          <w:color w:val="C00000"/>
          <w:spacing w:val="-2"/>
          <w:sz w:val="20"/>
        </w:rPr>
        <w:tab/>
      </w:r>
      <w:r w:rsidR="00EA5128" w:rsidRPr="00EA5128">
        <w:rPr>
          <w:color w:val="C00000"/>
          <w:spacing w:val="-2"/>
          <w:sz w:val="20"/>
        </w:rPr>
        <w:tab/>
      </w:r>
      <w:r w:rsidR="00EA5128" w:rsidRPr="00EA5128">
        <w:rPr>
          <w:color w:val="C00000"/>
          <w:spacing w:val="-2"/>
          <w:sz w:val="20"/>
        </w:rPr>
        <w:tab/>
      </w:r>
      <w:r w:rsidR="00EA5128" w:rsidRPr="00EA5128">
        <w:rPr>
          <w:color w:val="C00000"/>
          <w:spacing w:val="-2"/>
          <w:sz w:val="20"/>
        </w:rPr>
        <w:tab/>
      </w:r>
      <w:r w:rsidR="00EA5128" w:rsidRPr="00EA5128">
        <w:rPr>
          <w:color w:val="C00000"/>
          <w:spacing w:val="-2"/>
          <w:sz w:val="20"/>
        </w:rPr>
        <w:tab/>
      </w:r>
      <w:r w:rsidR="00EA5128" w:rsidRPr="00EA5128">
        <w:rPr>
          <w:color w:val="C00000"/>
          <w:spacing w:val="-2"/>
          <w:sz w:val="20"/>
        </w:rPr>
        <w:tab/>
      </w:r>
      <w:r w:rsidR="00EA5128" w:rsidRPr="00EA5128">
        <w:rPr>
          <w:color w:val="C00000"/>
          <w:spacing w:val="-2"/>
          <w:sz w:val="20"/>
        </w:rPr>
        <w:tab/>
      </w:r>
      <w:r w:rsidR="00EA5128" w:rsidRPr="00EA5128">
        <w:rPr>
          <w:color w:val="C00000"/>
          <w:spacing w:val="-2"/>
          <w:sz w:val="20"/>
        </w:rPr>
        <w:tab/>
        <w:t>$25</w:t>
      </w:r>
    </w:p>
    <w:p w14:paraId="17BB866C" w14:textId="14731870" w:rsidR="00156A5B" w:rsidRPr="00EA5128" w:rsidRDefault="00156A5B" w:rsidP="00156A5B">
      <w:pPr>
        <w:pStyle w:val="ListParagraph"/>
        <w:numPr>
          <w:ilvl w:val="2"/>
          <w:numId w:val="1"/>
        </w:numPr>
        <w:tabs>
          <w:tab w:val="left" w:pos="2160"/>
        </w:tabs>
        <w:spacing w:before="1" w:after="240"/>
        <w:rPr>
          <w:color w:val="C00000"/>
          <w:sz w:val="20"/>
        </w:rPr>
      </w:pPr>
      <w:r w:rsidRPr="00EA5128">
        <w:rPr>
          <w:color w:val="C00000"/>
          <w:spacing w:val="-2"/>
          <w:sz w:val="20"/>
        </w:rPr>
        <w:t>Examination (or review of reciprocal exam)</w:t>
      </w:r>
      <w:r w:rsidR="00EA5128" w:rsidRPr="00EA5128">
        <w:rPr>
          <w:color w:val="C00000"/>
          <w:spacing w:val="-2"/>
          <w:sz w:val="20"/>
        </w:rPr>
        <w:tab/>
      </w:r>
      <w:r w:rsidR="00EA5128" w:rsidRPr="00EA5128">
        <w:rPr>
          <w:color w:val="C00000"/>
          <w:spacing w:val="-2"/>
          <w:sz w:val="20"/>
        </w:rPr>
        <w:tab/>
      </w:r>
      <w:r w:rsidR="00EA5128" w:rsidRPr="00EA5128">
        <w:rPr>
          <w:color w:val="C00000"/>
          <w:spacing w:val="-2"/>
          <w:sz w:val="20"/>
        </w:rPr>
        <w:tab/>
      </w:r>
      <w:r w:rsidR="00EA5128" w:rsidRPr="00EA5128">
        <w:rPr>
          <w:color w:val="C00000"/>
          <w:spacing w:val="-2"/>
          <w:sz w:val="20"/>
        </w:rPr>
        <w:tab/>
      </w:r>
      <w:r w:rsidR="00EA5128" w:rsidRPr="00EA5128">
        <w:rPr>
          <w:color w:val="C00000"/>
          <w:spacing w:val="-2"/>
          <w:sz w:val="20"/>
        </w:rPr>
        <w:tab/>
        <w:t>$30</w:t>
      </w:r>
    </w:p>
    <w:p w14:paraId="6CB1582B" w14:textId="60D0FD20" w:rsidR="00156A5B" w:rsidRPr="00EA5128" w:rsidRDefault="00156A5B" w:rsidP="00EA5128">
      <w:pPr>
        <w:pStyle w:val="ListParagraph"/>
        <w:numPr>
          <w:ilvl w:val="2"/>
          <w:numId w:val="1"/>
        </w:numPr>
        <w:tabs>
          <w:tab w:val="left" w:pos="2160"/>
        </w:tabs>
        <w:spacing w:before="1" w:after="240"/>
        <w:rPr>
          <w:color w:val="C00000"/>
          <w:sz w:val="20"/>
        </w:rPr>
      </w:pPr>
      <w:r w:rsidRPr="00EA5128">
        <w:rPr>
          <w:color w:val="C00000"/>
          <w:spacing w:val="-2"/>
          <w:sz w:val="20"/>
        </w:rPr>
        <w:t xml:space="preserve">FEMA hotel or motel compliance inspection fee per building alarm and Fire Suppression System (to be applied in addition to the fees outlines in Section 11.1.5 for time spent traveling to, </w:t>
      </w:r>
      <w:r w:rsidR="00EA5128" w:rsidRPr="00EA5128">
        <w:rPr>
          <w:color w:val="C00000"/>
          <w:spacing w:val="-2"/>
          <w:sz w:val="20"/>
        </w:rPr>
        <w:t>conducting, and returning from the inspection, as this work is considered to be a technical assistance activity)</w:t>
      </w:r>
      <w:r w:rsidR="00EA5128" w:rsidRPr="00EA5128">
        <w:rPr>
          <w:color w:val="C00000"/>
          <w:spacing w:val="-2"/>
          <w:sz w:val="20"/>
        </w:rPr>
        <w:tab/>
      </w:r>
      <w:r w:rsidR="00EA5128" w:rsidRPr="00EA5128">
        <w:rPr>
          <w:color w:val="C00000"/>
          <w:spacing w:val="-2"/>
          <w:sz w:val="20"/>
        </w:rPr>
        <w:tab/>
      </w:r>
      <w:r w:rsidR="00EA5128" w:rsidRPr="00EA5128">
        <w:rPr>
          <w:color w:val="C00000"/>
          <w:spacing w:val="-2"/>
          <w:sz w:val="20"/>
        </w:rPr>
        <w:tab/>
      </w:r>
      <w:r w:rsidR="00EA5128" w:rsidRPr="00EA5128">
        <w:rPr>
          <w:color w:val="C00000"/>
          <w:spacing w:val="-2"/>
          <w:sz w:val="20"/>
        </w:rPr>
        <w:tab/>
      </w:r>
      <w:r w:rsidR="00EA5128" w:rsidRPr="00EA5128">
        <w:rPr>
          <w:color w:val="C00000"/>
          <w:spacing w:val="-2"/>
          <w:sz w:val="20"/>
        </w:rPr>
        <w:tab/>
      </w:r>
      <w:r w:rsidR="00EA5128" w:rsidRPr="00EA5128">
        <w:rPr>
          <w:color w:val="C00000"/>
          <w:spacing w:val="-2"/>
          <w:sz w:val="20"/>
        </w:rPr>
        <w:tab/>
      </w:r>
      <w:r w:rsidR="00EA5128" w:rsidRPr="00EA5128">
        <w:rPr>
          <w:color w:val="C00000"/>
          <w:spacing w:val="-2"/>
          <w:sz w:val="20"/>
        </w:rPr>
        <w:tab/>
      </w:r>
      <w:r w:rsidR="00EA5128" w:rsidRPr="00EA5128">
        <w:rPr>
          <w:color w:val="C00000"/>
          <w:spacing w:val="-2"/>
          <w:sz w:val="20"/>
        </w:rPr>
        <w:tab/>
        <w:t>$100</w:t>
      </w:r>
    </w:p>
    <w:tbl>
      <w:tblPr>
        <w:tblW w:w="0" w:type="auto"/>
        <w:tblInd w:w="2134" w:type="dxa"/>
        <w:tblLayout w:type="fixed"/>
        <w:tblCellMar>
          <w:left w:w="0" w:type="dxa"/>
          <w:right w:w="0" w:type="dxa"/>
        </w:tblCellMar>
        <w:tblLook w:val="01E0" w:firstRow="1" w:lastRow="1" w:firstColumn="1" w:lastColumn="1" w:noHBand="0" w:noVBand="0"/>
      </w:tblPr>
      <w:tblGrid>
        <w:gridCol w:w="733"/>
        <w:gridCol w:w="7283"/>
        <w:gridCol w:w="862"/>
      </w:tblGrid>
      <w:tr w:rsidR="009E11E2" w14:paraId="3C9F6A65" w14:textId="77777777">
        <w:trPr>
          <w:trHeight w:val="286"/>
        </w:trPr>
        <w:tc>
          <w:tcPr>
            <w:tcW w:w="733" w:type="dxa"/>
          </w:tcPr>
          <w:p w14:paraId="6BF79678" w14:textId="77777777" w:rsidR="009E11E2" w:rsidRPr="00EA5128" w:rsidRDefault="00000000">
            <w:pPr>
              <w:pStyle w:val="TableParagraph"/>
              <w:spacing w:line="223" w:lineRule="exact"/>
              <w:ind w:left="50"/>
              <w:rPr>
                <w:strike/>
                <w:color w:val="C00000"/>
                <w:sz w:val="20"/>
              </w:rPr>
            </w:pPr>
            <w:r w:rsidRPr="00EA5128">
              <w:rPr>
                <w:strike/>
                <w:color w:val="C00000"/>
                <w:spacing w:val="-2"/>
                <w:sz w:val="20"/>
              </w:rPr>
              <w:t>11.1.1</w:t>
            </w:r>
          </w:p>
        </w:tc>
        <w:tc>
          <w:tcPr>
            <w:tcW w:w="7283" w:type="dxa"/>
          </w:tcPr>
          <w:p w14:paraId="14547288" w14:textId="77777777" w:rsidR="009E11E2" w:rsidRPr="00EA5128" w:rsidRDefault="00000000">
            <w:pPr>
              <w:pStyle w:val="TableParagraph"/>
              <w:spacing w:line="223" w:lineRule="exact"/>
              <w:ind w:left="128"/>
              <w:rPr>
                <w:strike/>
                <w:color w:val="C00000"/>
                <w:sz w:val="20"/>
              </w:rPr>
            </w:pPr>
            <w:r w:rsidRPr="00EA5128">
              <w:rPr>
                <w:strike/>
                <w:color w:val="C00000"/>
                <w:sz w:val="20"/>
              </w:rPr>
              <w:t>Annual</w:t>
            </w:r>
            <w:r w:rsidRPr="00EA5128">
              <w:rPr>
                <w:strike/>
                <w:color w:val="C00000"/>
                <w:spacing w:val="-10"/>
                <w:sz w:val="20"/>
              </w:rPr>
              <w:t xml:space="preserve"> </w:t>
            </w:r>
            <w:r w:rsidRPr="00EA5128">
              <w:rPr>
                <w:strike/>
                <w:color w:val="C00000"/>
                <w:sz w:val="20"/>
              </w:rPr>
              <w:t>Registration</w:t>
            </w:r>
            <w:r w:rsidRPr="00EA5128">
              <w:rPr>
                <w:strike/>
                <w:color w:val="C00000"/>
                <w:spacing w:val="-6"/>
                <w:sz w:val="20"/>
              </w:rPr>
              <w:t xml:space="preserve"> </w:t>
            </w:r>
            <w:r w:rsidRPr="00EA5128">
              <w:rPr>
                <w:strike/>
                <w:color w:val="C00000"/>
                <w:sz w:val="20"/>
              </w:rPr>
              <w:t>of</w:t>
            </w:r>
            <w:r w:rsidRPr="00EA5128">
              <w:rPr>
                <w:strike/>
                <w:color w:val="C00000"/>
                <w:spacing w:val="-8"/>
                <w:sz w:val="20"/>
              </w:rPr>
              <w:t xml:space="preserve"> </w:t>
            </w:r>
            <w:r w:rsidRPr="00EA5128">
              <w:rPr>
                <w:strike/>
                <w:color w:val="C00000"/>
                <w:sz w:val="20"/>
              </w:rPr>
              <w:t>Fire</w:t>
            </w:r>
            <w:r w:rsidRPr="00EA5128">
              <w:rPr>
                <w:strike/>
                <w:color w:val="C00000"/>
                <w:spacing w:val="-7"/>
                <w:sz w:val="20"/>
              </w:rPr>
              <w:t xml:space="preserve"> </w:t>
            </w:r>
            <w:r w:rsidRPr="00EA5128">
              <w:rPr>
                <w:strike/>
                <w:color w:val="C00000"/>
                <w:sz w:val="20"/>
              </w:rPr>
              <w:t>Suppression</w:t>
            </w:r>
            <w:r w:rsidRPr="00EA5128">
              <w:rPr>
                <w:strike/>
                <w:color w:val="C00000"/>
                <w:spacing w:val="-7"/>
                <w:sz w:val="20"/>
              </w:rPr>
              <w:t xml:space="preserve"> </w:t>
            </w:r>
            <w:r w:rsidRPr="00EA5128">
              <w:rPr>
                <w:strike/>
                <w:color w:val="C00000"/>
                <w:sz w:val="20"/>
              </w:rPr>
              <w:t>System</w:t>
            </w:r>
            <w:r w:rsidRPr="00EA5128">
              <w:rPr>
                <w:strike/>
                <w:color w:val="C00000"/>
                <w:spacing w:val="-6"/>
                <w:sz w:val="20"/>
              </w:rPr>
              <w:t xml:space="preserve"> </w:t>
            </w:r>
            <w:r w:rsidRPr="00EA5128">
              <w:rPr>
                <w:strike/>
                <w:color w:val="C00000"/>
                <w:spacing w:val="-2"/>
                <w:sz w:val="20"/>
              </w:rPr>
              <w:t>Contractors</w:t>
            </w:r>
          </w:p>
        </w:tc>
        <w:tc>
          <w:tcPr>
            <w:tcW w:w="862" w:type="dxa"/>
          </w:tcPr>
          <w:p w14:paraId="06BA857B" w14:textId="77777777" w:rsidR="009E11E2" w:rsidRPr="00EA5128" w:rsidRDefault="00000000" w:rsidP="00156A5B">
            <w:pPr>
              <w:pStyle w:val="TableParagraph"/>
              <w:spacing w:after="240" w:line="223" w:lineRule="exact"/>
              <w:ind w:left="136"/>
              <w:rPr>
                <w:strike/>
                <w:color w:val="C00000"/>
                <w:sz w:val="20"/>
              </w:rPr>
            </w:pPr>
            <w:r w:rsidRPr="00EA5128">
              <w:rPr>
                <w:strike/>
                <w:color w:val="C00000"/>
                <w:spacing w:val="-4"/>
                <w:sz w:val="20"/>
              </w:rPr>
              <w:t>$100</w:t>
            </w:r>
          </w:p>
        </w:tc>
      </w:tr>
      <w:tr w:rsidR="009E11E2" w14:paraId="0FF46414" w14:textId="77777777">
        <w:trPr>
          <w:trHeight w:val="350"/>
        </w:trPr>
        <w:tc>
          <w:tcPr>
            <w:tcW w:w="733" w:type="dxa"/>
          </w:tcPr>
          <w:p w14:paraId="4AC16CB2" w14:textId="77777777" w:rsidR="009E11E2" w:rsidRPr="00EA5128" w:rsidRDefault="00000000">
            <w:pPr>
              <w:pStyle w:val="TableParagraph"/>
              <w:spacing w:before="56"/>
              <w:ind w:left="50"/>
              <w:rPr>
                <w:strike/>
                <w:color w:val="C00000"/>
                <w:sz w:val="20"/>
              </w:rPr>
            </w:pPr>
            <w:r w:rsidRPr="00EA5128">
              <w:rPr>
                <w:strike/>
                <w:color w:val="C00000"/>
                <w:spacing w:val="-2"/>
                <w:sz w:val="20"/>
              </w:rPr>
              <w:t>11.1.2</w:t>
            </w:r>
          </w:p>
        </w:tc>
        <w:tc>
          <w:tcPr>
            <w:tcW w:w="7283" w:type="dxa"/>
          </w:tcPr>
          <w:p w14:paraId="7973D7DB" w14:textId="77777777" w:rsidR="009E11E2" w:rsidRPr="00EA5128" w:rsidRDefault="00000000">
            <w:pPr>
              <w:pStyle w:val="TableParagraph"/>
              <w:spacing w:before="56"/>
              <w:ind w:left="128"/>
              <w:rPr>
                <w:strike/>
                <w:color w:val="C00000"/>
                <w:sz w:val="20"/>
              </w:rPr>
            </w:pPr>
            <w:r w:rsidRPr="00EA5128">
              <w:rPr>
                <w:strike/>
                <w:color w:val="C00000"/>
                <w:sz w:val="20"/>
              </w:rPr>
              <w:t>Sprinkler</w:t>
            </w:r>
            <w:r w:rsidRPr="00EA5128">
              <w:rPr>
                <w:strike/>
                <w:color w:val="C00000"/>
                <w:spacing w:val="-8"/>
                <w:sz w:val="20"/>
              </w:rPr>
              <w:t xml:space="preserve"> </w:t>
            </w:r>
            <w:r w:rsidRPr="00EA5128">
              <w:rPr>
                <w:strike/>
                <w:color w:val="C00000"/>
                <w:sz w:val="20"/>
              </w:rPr>
              <w:t>Fitter</w:t>
            </w:r>
            <w:r w:rsidRPr="00EA5128">
              <w:rPr>
                <w:strike/>
                <w:color w:val="C00000"/>
                <w:spacing w:val="-4"/>
                <w:sz w:val="20"/>
              </w:rPr>
              <w:t xml:space="preserve"> </w:t>
            </w:r>
            <w:r w:rsidRPr="00EA5128">
              <w:rPr>
                <w:strike/>
                <w:color w:val="C00000"/>
                <w:sz w:val="20"/>
              </w:rPr>
              <w:t>–</w:t>
            </w:r>
            <w:r w:rsidRPr="00EA5128">
              <w:rPr>
                <w:strike/>
                <w:color w:val="C00000"/>
                <w:spacing w:val="-5"/>
                <w:sz w:val="20"/>
              </w:rPr>
              <w:t xml:space="preserve"> </w:t>
            </w:r>
            <w:r w:rsidRPr="00EA5128">
              <w:rPr>
                <w:strike/>
                <w:color w:val="C00000"/>
                <w:sz w:val="20"/>
              </w:rPr>
              <w:t>new</w:t>
            </w:r>
            <w:r w:rsidRPr="00EA5128">
              <w:rPr>
                <w:strike/>
                <w:color w:val="C00000"/>
                <w:spacing w:val="-5"/>
                <w:sz w:val="20"/>
              </w:rPr>
              <w:t xml:space="preserve"> </w:t>
            </w:r>
            <w:r w:rsidRPr="00EA5128">
              <w:rPr>
                <w:strike/>
                <w:color w:val="C00000"/>
                <w:spacing w:val="-2"/>
                <w:sz w:val="20"/>
              </w:rPr>
              <w:t>application</w:t>
            </w:r>
          </w:p>
        </w:tc>
        <w:tc>
          <w:tcPr>
            <w:tcW w:w="862" w:type="dxa"/>
          </w:tcPr>
          <w:p w14:paraId="6C2CDBAD" w14:textId="77777777" w:rsidR="009E11E2" w:rsidRPr="00EA5128" w:rsidRDefault="00000000" w:rsidP="00156A5B">
            <w:pPr>
              <w:pStyle w:val="TableParagraph"/>
              <w:spacing w:before="56" w:after="240"/>
              <w:ind w:left="136"/>
              <w:rPr>
                <w:strike/>
                <w:color w:val="C00000"/>
                <w:sz w:val="20"/>
              </w:rPr>
            </w:pPr>
            <w:r w:rsidRPr="00EA5128">
              <w:rPr>
                <w:strike/>
                <w:color w:val="C00000"/>
                <w:spacing w:val="-5"/>
                <w:sz w:val="20"/>
              </w:rPr>
              <w:t>$75</w:t>
            </w:r>
          </w:p>
        </w:tc>
      </w:tr>
      <w:tr w:rsidR="009E11E2" w14:paraId="7F35EA6F" w14:textId="77777777">
        <w:trPr>
          <w:trHeight w:val="350"/>
        </w:trPr>
        <w:tc>
          <w:tcPr>
            <w:tcW w:w="733" w:type="dxa"/>
          </w:tcPr>
          <w:p w14:paraId="2DAFF9DB" w14:textId="77777777" w:rsidR="009E11E2" w:rsidRPr="00EA5128" w:rsidRDefault="00000000">
            <w:pPr>
              <w:pStyle w:val="TableParagraph"/>
              <w:spacing w:before="57"/>
              <w:ind w:left="50"/>
              <w:rPr>
                <w:strike/>
                <w:color w:val="C00000"/>
                <w:sz w:val="20"/>
              </w:rPr>
            </w:pPr>
            <w:r w:rsidRPr="00EA5128">
              <w:rPr>
                <w:strike/>
                <w:color w:val="C00000"/>
                <w:spacing w:val="-2"/>
                <w:sz w:val="20"/>
              </w:rPr>
              <w:t>11.1.3</w:t>
            </w:r>
          </w:p>
        </w:tc>
        <w:tc>
          <w:tcPr>
            <w:tcW w:w="7283" w:type="dxa"/>
          </w:tcPr>
          <w:p w14:paraId="53110EF0" w14:textId="77777777" w:rsidR="009E11E2" w:rsidRPr="00EA5128" w:rsidRDefault="00000000">
            <w:pPr>
              <w:pStyle w:val="TableParagraph"/>
              <w:spacing w:before="57"/>
              <w:ind w:left="128"/>
              <w:rPr>
                <w:strike/>
                <w:color w:val="C00000"/>
                <w:sz w:val="20"/>
              </w:rPr>
            </w:pPr>
            <w:r w:rsidRPr="00EA5128">
              <w:rPr>
                <w:strike/>
                <w:color w:val="C00000"/>
                <w:sz w:val="20"/>
              </w:rPr>
              <w:t>Sprinkler</w:t>
            </w:r>
            <w:r w:rsidRPr="00EA5128">
              <w:rPr>
                <w:strike/>
                <w:color w:val="C00000"/>
                <w:spacing w:val="-8"/>
                <w:sz w:val="20"/>
              </w:rPr>
              <w:t xml:space="preserve"> </w:t>
            </w:r>
            <w:r w:rsidRPr="00EA5128">
              <w:rPr>
                <w:strike/>
                <w:color w:val="C00000"/>
                <w:sz w:val="20"/>
              </w:rPr>
              <w:t>Fitter</w:t>
            </w:r>
            <w:r w:rsidRPr="00EA5128">
              <w:rPr>
                <w:strike/>
                <w:color w:val="C00000"/>
                <w:spacing w:val="-5"/>
                <w:sz w:val="20"/>
              </w:rPr>
              <w:t xml:space="preserve"> </w:t>
            </w:r>
            <w:r w:rsidRPr="00EA5128">
              <w:rPr>
                <w:strike/>
                <w:color w:val="C00000"/>
                <w:sz w:val="20"/>
              </w:rPr>
              <w:t>–</w:t>
            </w:r>
            <w:r w:rsidRPr="00EA5128">
              <w:rPr>
                <w:strike/>
                <w:color w:val="C00000"/>
                <w:spacing w:val="-8"/>
                <w:sz w:val="20"/>
              </w:rPr>
              <w:t xml:space="preserve"> </w:t>
            </w:r>
            <w:r w:rsidRPr="00EA5128">
              <w:rPr>
                <w:strike/>
                <w:color w:val="C00000"/>
                <w:sz w:val="20"/>
              </w:rPr>
              <w:t>renewal</w:t>
            </w:r>
            <w:r w:rsidRPr="00EA5128">
              <w:rPr>
                <w:strike/>
                <w:color w:val="C00000"/>
                <w:spacing w:val="-7"/>
                <w:sz w:val="20"/>
              </w:rPr>
              <w:t xml:space="preserve"> </w:t>
            </w:r>
            <w:r w:rsidRPr="00EA5128">
              <w:rPr>
                <w:strike/>
                <w:color w:val="C00000"/>
                <w:spacing w:val="-2"/>
                <w:sz w:val="20"/>
              </w:rPr>
              <w:t>application</w:t>
            </w:r>
          </w:p>
        </w:tc>
        <w:tc>
          <w:tcPr>
            <w:tcW w:w="862" w:type="dxa"/>
          </w:tcPr>
          <w:p w14:paraId="5076F8DC" w14:textId="77777777" w:rsidR="009E11E2" w:rsidRPr="00EA5128" w:rsidRDefault="00000000" w:rsidP="00156A5B">
            <w:pPr>
              <w:pStyle w:val="TableParagraph"/>
              <w:spacing w:before="57" w:after="240"/>
              <w:ind w:left="136"/>
              <w:rPr>
                <w:strike/>
                <w:color w:val="C00000"/>
                <w:sz w:val="20"/>
              </w:rPr>
            </w:pPr>
            <w:r w:rsidRPr="00EA5128">
              <w:rPr>
                <w:strike/>
                <w:color w:val="C00000"/>
                <w:spacing w:val="-5"/>
                <w:sz w:val="20"/>
              </w:rPr>
              <w:t>$50</w:t>
            </w:r>
          </w:p>
        </w:tc>
      </w:tr>
      <w:tr w:rsidR="009E11E2" w14:paraId="3833981C" w14:textId="77777777">
        <w:trPr>
          <w:trHeight w:val="349"/>
        </w:trPr>
        <w:tc>
          <w:tcPr>
            <w:tcW w:w="733" w:type="dxa"/>
          </w:tcPr>
          <w:p w14:paraId="526F8E59" w14:textId="77777777" w:rsidR="009E11E2" w:rsidRPr="00EA5128" w:rsidRDefault="00000000">
            <w:pPr>
              <w:pStyle w:val="TableParagraph"/>
              <w:spacing w:before="56"/>
              <w:ind w:left="50"/>
              <w:rPr>
                <w:strike/>
                <w:color w:val="C00000"/>
                <w:sz w:val="20"/>
              </w:rPr>
            </w:pPr>
            <w:r w:rsidRPr="00EA5128">
              <w:rPr>
                <w:strike/>
                <w:color w:val="C00000"/>
                <w:spacing w:val="-2"/>
                <w:sz w:val="20"/>
              </w:rPr>
              <w:t>11.1.4</w:t>
            </w:r>
          </w:p>
        </w:tc>
        <w:tc>
          <w:tcPr>
            <w:tcW w:w="7283" w:type="dxa"/>
          </w:tcPr>
          <w:p w14:paraId="1CB4C713" w14:textId="77777777" w:rsidR="009E11E2" w:rsidRPr="00EA5128" w:rsidRDefault="00000000">
            <w:pPr>
              <w:pStyle w:val="TableParagraph"/>
              <w:spacing w:before="56"/>
              <w:ind w:left="128"/>
              <w:rPr>
                <w:strike/>
                <w:color w:val="C00000"/>
                <w:sz w:val="20"/>
              </w:rPr>
            </w:pPr>
            <w:r w:rsidRPr="00EA5128">
              <w:rPr>
                <w:strike/>
                <w:color w:val="C00000"/>
                <w:sz w:val="20"/>
              </w:rPr>
              <w:t>Replacement</w:t>
            </w:r>
            <w:r w:rsidRPr="00EA5128">
              <w:rPr>
                <w:strike/>
                <w:color w:val="C00000"/>
                <w:spacing w:val="-6"/>
                <w:sz w:val="20"/>
              </w:rPr>
              <w:t xml:space="preserve"> </w:t>
            </w:r>
            <w:r w:rsidRPr="00EA5128">
              <w:rPr>
                <w:strike/>
                <w:color w:val="C00000"/>
                <w:sz w:val="20"/>
              </w:rPr>
              <w:t>of</w:t>
            </w:r>
            <w:r w:rsidRPr="00EA5128">
              <w:rPr>
                <w:strike/>
                <w:color w:val="C00000"/>
                <w:spacing w:val="-7"/>
                <w:sz w:val="20"/>
              </w:rPr>
              <w:t xml:space="preserve"> </w:t>
            </w:r>
            <w:r w:rsidRPr="00EA5128">
              <w:rPr>
                <w:strike/>
                <w:color w:val="C00000"/>
                <w:sz w:val="20"/>
              </w:rPr>
              <w:t>lost</w:t>
            </w:r>
            <w:r w:rsidRPr="00EA5128">
              <w:rPr>
                <w:strike/>
                <w:color w:val="C00000"/>
                <w:spacing w:val="-7"/>
                <w:sz w:val="20"/>
              </w:rPr>
              <w:t xml:space="preserve"> </w:t>
            </w:r>
            <w:r w:rsidRPr="00EA5128">
              <w:rPr>
                <w:strike/>
                <w:color w:val="C00000"/>
                <w:sz w:val="20"/>
              </w:rPr>
              <w:t>or</w:t>
            </w:r>
            <w:r w:rsidRPr="00EA5128">
              <w:rPr>
                <w:strike/>
                <w:color w:val="C00000"/>
                <w:spacing w:val="-6"/>
                <w:sz w:val="20"/>
              </w:rPr>
              <w:t xml:space="preserve"> </w:t>
            </w:r>
            <w:r w:rsidRPr="00EA5128">
              <w:rPr>
                <w:strike/>
                <w:color w:val="C00000"/>
                <w:sz w:val="20"/>
              </w:rPr>
              <w:t>damaged</w:t>
            </w:r>
            <w:r w:rsidRPr="00EA5128">
              <w:rPr>
                <w:strike/>
                <w:color w:val="C00000"/>
                <w:spacing w:val="-6"/>
                <w:sz w:val="20"/>
              </w:rPr>
              <w:t xml:space="preserve"> </w:t>
            </w:r>
            <w:r w:rsidRPr="00EA5128">
              <w:rPr>
                <w:strike/>
                <w:color w:val="C00000"/>
                <w:sz w:val="20"/>
              </w:rPr>
              <w:t>registration</w:t>
            </w:r>
            <w:r w:rsidRPr="00EA5128">
              <w:rPr>
                <w:strike/>
                <w:color w:val="C00000"/>
                <w:spacing w:val="-7"/>
                <w:sz w:val="20"/>
              </w:rPr>
              <w:t xml:space="preserve"> </w:t>
            </w:r>
            <w:r w:rsidRPr="00EA5128">
              <w:rPr>
                <w:strike/>
                <w:color w:val="C00000"/>
                <w:sz w:val="20"/>
              </w:rPr>
              <w:t>or</w:t>
            </w:r>
            <w:r w:rsidRPr="00EA5128">
              <w:rPr>
                <w:strike/>
                <w:color w:val="C00000"/>
                <w:spacing w:val="-6"/>
                <w:sz w:val="20"/>
              </w:rPr>
              <w:t xml:space="preserve"> </w:t>
            </w:r>
            <w:r w:rsidRPr="00EA5128">
              <w:rPr>
                <w:strike/>
                <w:color w:val="C00000"/>
                <w:spacing w:val="-2"/>
                <w:sz w:val="20"/>
              </w:rPr>
              <w:t>certification</w:t>
            </w:r>
          </w:p>
        </w:tc>
        <w:tc>
          <w:tcPr>
            <w:tcW w:w="862" w:type="dxa"/>
          </w:tcPr>
          <w:p w14:paraId="5E45D61A" w14:textId="77777777" w:rsidR="009E11E2" w:rsidRPr="00EA5128" w:rsidRDefault="00000000" w:rsidP="00156A5B">
            <w:pPr>
              <w:pStyle w:val="TableParagraph"/>
              <w:spacing w:before="56" w:after="240"/>
              <w:ind w:left="136"/>
              <w:rPr>
                <w:strike/>
                <w:color w:val="C00000"/>
                <w:sz w:val="20"/>
              </w:rPr>
            </w:pPr>
            <w:r w:rsidRPr="00EA5128">
              <w:rPr>
                <w:strike/>
                <w:color w:val="C00000"/>
                <w:spacing w:val="-5"/>
                <w:sz w:val="20"/>
              </w:rPr>
              <w:t>$20</w:t>
            </w:r>
          </w:p>
        </w:tc>
      </w:tr>
      <w:tr w:rsidR="009E11E2" w14:paraId="24532466" w14:textId="77777777">
        <w:trPr>
          <w:trHeight w:val="349"/>
        </w:trPr>
        <w:tc>
          <w:tcPr>
            <w:tcW w:w="733" w:type="dxa"/>
          </w:tcPr>
          <w:p w14:paraId="2E5F3CE5" w14:textId="77777777" w:rsidR="009E11E2" w:rsidRPr="00EA5128" w:rsidRDefault="00000000">
            <w:pPr>
              <w:pStyle w:val="TableParagraph"/>
              <w:spacing w:before="55"/>
              <w:ind w:left="50"/>
              <w:rPr>
                <w:strike/>
                <w:color w:val="C00000"/>
                <w:sz w:val="20"/>
              </w:rPr>
            </w:pPr>
            <w:r w:rsidRPr="00EA5128">
              <w:rPr>
                <w:strike/>
                <w:color w:val="C00000"/>
                <w:spacing w:val="-2"/>
                <w:sz w:val="20"/>
              </w:rPr>
              <w:t>11.1.5</w:t>
            </w:r>
          </w:p>
        </w:tc>
        <w:tc>
          <w:tcPr>
            <w:tcW w:w="7283" w:type="dxa"/>
          </w:tcPr>
          <w:p w14:paraId="16AFE50D" w14:textId="77777777" w:rsidR="009E11E2" w:rsidRPr="00EA5128" w:rsidRDefault="00000000">
            <w:pPr>
              <w:pStyle w:val="TableParagraph"/>
              <w:spacing w:before="55"/>
              <w:ind w:left="128"/>
              <w:rPr>
                <w:strike/>
                <w:color w:val="C00000"/>
                <w:sz w:val="20"/>
              </w:rPr>
            </w:pPr>
            <w:r w:rsidRPr="00EA5128">
              <w:rPr>
                <w:strike/>
                <w:color w:val="C00000"/>
                <w:sz w:val="20"/>
              </w:rPr>
              <w:t>Technical</w:t>
            </w:r>
            <w:r w:rsidRPr="00EA5128">
              <w:rPr>
                <w:strike/>
                <w:color w:val="C00000"/>
                <w:spacing w:val="-8"/>
                <w:sz w:val="20"/>
              </w:rPr>
              <w:t xml:space="preserve"> </w:t>
            </w:r>
            <w:r w:rsidRPr="00EA5128">
              <w:rPr>
                <w:strike/>
                <w:color w:val="C00000"/>
                <w:sz w:val="20"/>
              </w:rPr>
              <w:t>assistance</w:t>
            </w:r>
            <w:r w:rsidRPr="00EA5128">
              <w:rPr>
                <w:strike/>
                <w:color w:val="C00000"/>
                <w:spacing w:val="-7"/>
                <w:sz w:val="20"/>
              </w:rPr>
              <w:t xml:space="preserve"> </w:t>
            </w:r>
            <w:r w:rsidRPr="00EA5128">
              <w:rPr>
                <w:strike/>
                <w:color w:val="C00000"/>
                <w:sz w:val="20"/>
              </w:rPr>
              <w:t>to</w:t>
            </w:r>
            <w:r w:rsidRPr="00EA5128">
              <w:rPr>
                <w:strike/>
                <w:color w:val="C00000"/>
                <w:spacing w:val="-5"/>
                <w:sz w:val="20"/>
              </w:rPr>
              <w:t xml:space="preserve"> </w:t>
            </w:r>
            <w:r w:rsidRPr="00EA5128">
              <w:rPr>
                <w:strike/>
                <w:color w:val="C00000"/>
                <w:sz w:val="20"/>
              </w:rPr>
              <w:t>other</w:t>
            </w:r>
            <w:r w:rsidRPr="00EA5128">
              <w:rPr>
                <w:strike/>
                <w:color w:val="C00000"/>
                <w:spacing w:val="-7"/>
                <w:sz w:val="20"/>
              </w:rPr>
              <w:t xml:space="preserve"> </w:t>
            </w:r>
            <w:r w:rsidRPr="00EA5128">
              <w:rPr>
                <w:strike/>
                <w:color w:val="C00000"/>
                <w:sz w:val="20"/>
              </w:rPr>
              <w:t>agencies</w:t>
            </w:r>
            <w:r w:rsidRPr="00EA5128">
              <w:rPr>
                <w:strike/>
                <w:color w:val="C00000"/>
                <w:spacing w:val="-4"/>
                <w:sz w:val="20"/>
              </w:rPr>
              <w:t xml:space="preserve"> </w:t>
            </w:r>
            <w:r w:rsidRPr="00EA5128">
              <w:rPr>
                <w:strike/>
                <w:color w:val="C00000"/>
                <w:sz w:val="20"/>
              </w:rPr>
              <w:t>including</w:t>
            </w:r>
            <w:r w:rsidRPr="00EA5128">
              <w:rPr>
                <w:strike/>
                <w:color w:val="C00000"/>
                <w:spacing w:val="-8"/>
                <w:sz w:val="20"/>
              </w:rPr>
              <w:t xml:space="preserve"> </w:t>
            </w:r>
            <w:r w:rsidRPr="00EA5128">
              <w:rPr>
                <w:strike/>
                <w:color w:val="C00000"/>
                <w:sz w:val="20"/>
              </w:rPr>
              <w:t>travel</w:t>
            </w:r>
            <w:r w:rsidRPr="00EA5128">
              <w:rPr>
                <w:strike/>
                <w:color w:val="C00000"/>
                <w:spacing w:val="-6"/>
                <w:sz w:val="20"/>
              </w:rPr>
              <w:t xml:space="preserve"> </w:t>
            </w:r>
            <w:r w:rsidRPr="00EA5128">
              <w:rPr>
                <w:strike/>
                <w:color w:val="C00000"/>
                <w:sz w:val="20"/>
              </w:rPr>
              <w:t>to</w:t>
            </w:r>
            <w:r w:rsidRPr="00EA5128">
              <w:rPr>
                <w:strike/>
                <w:color w:val="C00000"/>
                <w:spacing w:val="-8"/>
                <w:sz w:val="20"/>
              </w:rPr>
              <w:t xml:space="preserve"> </w:t>
            </w:r>
            <w:r w:rsidRPr="00EA5128">
              <w:rPr>
                <w:strike/>
                <w:color w:val="C00000"/>
                <w:sz w:val="20"/>
              </w:rPr>
              <w:t>and</w:t>
            </w:r>
            <w:r w:rsidRPr="00EA5128">
              <w:rPr>
                <w:strike/>
                <w:color w:val="C00000"/>
                <w:spacing w:val="-8"/>
                <w:sz w:val="20"/>
              </w:rPr>
              <w:t xml:space="preserve"> </w:t>
            </w:r>
            <w:r w:rsidRPr="00EA5128">
              <w:rPr>
                <w:strike/>
                <w:color w:val="C00000"/>
                <w:sz w:val="20"/>
              </w:rPr>
              <w:t>from</w:t>
            </w:r>
            <w:r w:rsidRPr="00EA5128">
              <w:rPr>
                <w:strike/>
                <w:color w:val="C00000"/>
                <w:spacing w:val="-6"/>
                <w:sz w:val="20"/>
              </w:rPr>
              <w:t xml:space="preserve"> </w:t>
            </w:r>
            <w:r w:rsidRPr="00EA5128">
              <w:rPr>
                <w:strike/>
                <w:color w:val="C00000"/>
                <w:sz w:val="20"/>
              </w:rPr>
              <w:t>job</w:t>
            </w:r>
            <w:r w:rsidRPr="00EA5128">
              <w:rPr>
                <w:strike/>
                <w:color w:val="C00000"/>
                <w:spacing w:val="-8"/>
                <w:sz w:val="20"/>
              </w:rPr>
              <w:t xml:space="preserve"> </w:t>
            </w:r>
            <w:r w:rsidRPr="00EA5128">
              <w:rPr>
                <w:strike/>
                <w:color w:val="C00000"/>
                <w:spacing w:val="-4"/>
                <w:sz w:val="20"/>
              </w:rPr>
              <w:t>site</w:t>
            </w:r>
          </w:p>
        </w:tc>
        <w:tc>
          <w:tcPr>
            <w:tcW w:w="862" w:type="dxa"/>
          </w:tcPr>
          <w:p w14:paraId="74F2DE9D" w14:textId="77777777" w:rsidR="009E11E2" w:rsidRPr="00EA5128" w:rsidRDefault="00000000" w:rsidP="00156A5B">
            <w:pPr>
              <w:pStyle w:val="TableParagraph"/>
              <w:spacing w:before="55" w:after="240"/>
              <w:ind w:left="136"/>
              <w:rPr>
                <w:strike/>
                <w:color w:val="C00000"/>
                <w:sz w:val="20"/>
              </w:rPr>
            </w:pPr>
            <w:r w:rsidRPr="00EA5128">
              <w:rPr>
                <w:strike/>
                <w:color w:val="C00000"/>
                <w:spacing w:val="-2"/>
                <w:sz w:val="20"/>
              </w:rPr>
              <w:t>$100/</w:t>
            </w:r>
            <w:proofErr w:type="spellStart"/>
            <w:r w:rsidRPr="00EA5128">
              <w:rPr>
                <w:strike/>
                <w:color w:val="C00000"/>
                <w:spacing w:val="-2"/>
                <w:sz w:val="20"/>
              </w:rPr>
              <w:t>hr</w:t>
            </w:r>
            <w:proofErr w:type="spellEnd"/>
          </w:p>
        </w:tc>
      </w:tr>
      <w:tr w:rsidR="009E11E2" w14:paraId="32B8D329" w14:textId="77777777">
        <w:trPr>
          <w:trHeight w:val="350"/>
        </w:trPr>
        <w:tc>
          <w:tcPr>
            <w:tcW w:w="733" w:type="dxa"/>
          </w:tcPr>
          <w:p w14:paraId="24A81E2B" w14:textId="77777777" w:rsidR="009E11E2" w:rsidRPr="00EA5128" w:rsidRDefault="00000000">
            <w:pPr>
              <w:pStyle w:val="TableParagraph"/>
              <w:spacing w:before="56"/>
              <w:ind w:left="50"/>
              <w:rPr>
                <w:strike/>
                <w:color w:val="C00000"/>
                <w:sz w:val="20"/>
              </w:rPr>
            </w:pPr>
            <w:r w:rsidRPr="00EA5128">
              <w:rPr>
                <w:strike/>
                <w:color w:val="C00000"/>
                <w:spacing w:val="-2"/>
                <w:sz w:val="20"/>
              </w:rPr>
              <w:t>11.1.6</w:t>
            </w:r>
          </w:p>
        </w:tc>
        <w:tc>
          <w:tcPr>
            <w:tcW w:w="7283" w:type="dxa"/>
          </w:tcPr>
          <w:p w14:paraId="609A2B8A" w14:textId="77777777" w:rsidR="009E11E2" w:rsidRPr="00EA5128" w:rsidRDefault="00000000">
            <w:pPr>
              <w:pStyle w:val="TableParagraph"/>
              <w:spacing w:before="56"/>
              <w:ind w:left="128"/>
              <w:rPr>
                <w:strike/>
                <w:color w:val="C00000"/>
                <w:sz w:val="20"/>
              </w:rPr>
            </w:pPr>
            <w:r w:rsidRPr="00EA5128">
              <w:rPr>
                <w:strike/>
                <w:color w:val="C00000"/>
                <w:sz w:val="20"/>
              </w:rPr>
              <w:t>Late</w:t>
            </w:r>
            <w:r w:rsidRPr="00EA5128">
              <w:rPr>
                <w:strike/>
                <w:color w:val="C00000"/>
                <w:spacing w:val="-9"/>
                <w:sz w:val="20"/>
              </w:rPr>
              <w:t xml:space="preserve"> </w:t>
            </w:r>
            <w:r w:rsidRPr="00EA5128">
              <w:rPr>
                <w:strike/>
                <w:color w:val="C00000"/>
                <w:sz w:val="20"/>
              </w:rPr>
              <w:t>renewal</w:t>
            </w:r>
            <w:r w:rsidRPr="00EA5128">
              <w:rPr>
                <w:strike/>
                <w:color w:val="C00000"/>
                <w:spacing w:val="-7"/>
                <w:sz w:val="20"/>
              </w:rPr>
              <w:t xml:space="preserve"> </w:t>
            </w:r>
            <w:r w:rsidRPr="00EA5128">
              <w:rPr>
                <w:strike/>
                <w:color w:val="C00000"/>
                <w:spacing w:val="-5"/>
                <w:sz w:val="20"/>
              </w:rPr>
              <w:t>fee</w:t>
            </w:r>
          </w:p>
        </w:tc>
        <w:tc>
          <w:tcPr>
            <w:tcW w:w="862" w:type="dxa"/>
          </w:tcPr>
          <w:p w14:paraId="158537C2" w14:textId="77777777" w:rsidR="009E11E2" w:rsidRPr="00EA5128" w:rsidRDefault="00000000" w:rsidP="00156A5B">
            <w:pPr>
              <w:pStyle w:val="TableParagraph"/>
              <w:spacing w:before="56" w:after="240"/>
              <w:ind w:left="136"/>
              <w:rPr>
                <w:strike/>
                <w:color w:val="C00000"/>
                <w:sz w:val="20"/>
              </w:rPr>
            </w:pPr>
            <w:r w:rsidRPr="00EA5128">
              <w:rPr>
                <w:strike/>
                <w:color w:val="C00000"/>
                <w:spacing w:val="-5"/>
                <w:sz w:val="20"/>
              </w:rPr>
              <w:t>$25</w:t>
            </w:r>
          </w:p>
        </w:tc>
      </w:tr>
      <w:tr w:rsidR="009E11E2" w14:paraId="21F870A5" w14:textId="77777777">
        <w:trPr>
          <w:trHeight w:val="350"/>
        </w:trPr>
        <w:tc>
          <w:tcPr>
            <w:tcW w:w="733" w:type="dxa"/>
          </w:tcPr>
          <w:p w14:paraId="7789A2E2" w14:textId="77777777" w:rsidR="009E11E2" w:rsidRPr="00EA5128" w:rsidRDefault="00000000">
            <w:pPr>
              <w:pStyle w:val="TableParagraph"/>
              <w:spacing w:before="56"/>
              <w:ind w:left="50"/>
              <w:rPr>
                <w:strike/>
                <w:color w:val="C00000"/>
                <w:sz w:val="20"/>
              </w:rPr>
            </w:pPr>
            <w:r w:rsidRPr="00EA5128">
              <w:rPr>
                <w:strike/>
                <w:color w:val="C00000"/>
                <w:spacing w:val="-2"/>
                <w:sz w:val="20"/>
              </w:rPr>
              <w:t>11.1.7</w:t>
            </w:r>
          </w:p>
        </w:tc>
        <w:tc>
          <w:tcPr>
            <w:tcW w:w="7283" w:type="dxa"/>
          </w:tcPr>
          <w:p w14:paraId="763AB3E1" w14:textId="77777777" w:rsidR="009E11E2" w:rsidRPr="00EA5128" w:rsidRDefault="00000000">
            <w:pPr>
              <w:pStyle w:val="TableParagraph"/>
              <w:spacing w:before="56"/>
              <w:ind w:left="128"/>
              <w:rPr>
                <w:strike/>
                <w:color w:val="C00000"/>
                <w:sz w:val="20"/>
              </w:rPr>
            </w:pPr>
            <w:r w:rsidRPr="00EA5128">
              <w:rPr>
                <w:strike/>
                <w:color w:val="C00000"/>
                <w:sz w:val="20"/>
              </w:rPr>
              <w:t>Examination</w:t>
            </w:r>
            <w:r w:rsidRPr="00EA5128">
              <w:rPr>
                <w:strike/>
                <w:color w:val="C00000"/>
                <w:spacing w:val="-8"/>
                <w:sz w:val="20"/>
              </w:rPr>
              <w:t xml:space="preserve"> </w:t>
            </w:r>
            <w:r w:rsidRPr="00EA5128">
              <w:rPr>
                <w:strike/>
                <w:color w:val="C00000"/>
                <w:sz w:val="20"/>
              </w:rPr>
              <w:t>(or</w:t>
            </w:r>
            <w:r w:rsidRPr="00EA5128">
              <w:rPr>
                <w:strike/>
                <w:color w:val="C00000"/>
                <w:spacing w:val="-6"/>
                <w:sz w:val="20"/>
              </w:rPr>
              <w:t xml:space="preserve"> </w:t>
            </w:r>
            <w:r w:rsidRPr="00EA5128">
              <w:rPr>
                <w:strike/>
                <w:color w:val="C00000"/>
                <w:sz w:val="20"/>
              </w:rPr>
              <w:t>review</w:t>
            </w:r>
            <w:r w:rsidRPr="00EA5128">
              <w:rPr>
                <w:strike/>
                <w:color w:val="C00000"/>
                <w:spacing w:val="-7"/>
                <w:sz w:val="20"/>
              </w:rPr>
              <w:t xml:space="preserve"> </w:t>
            </w:r>
            <w:r w:rsidRPr="00EA5128">
              <w:rPr>
                <w:strike/>
                <w:color w:val="C00000"/>
                <w:sz w:val="20"/>
              </w:rPr>
              <w:t>of</w:t>
            </w:r>
            <w:r w:rsidRPr="00EA5128">
              <w:rPr>
                <w:strike/>
                <w:color w:val="C00000"/>
                <w:spacing w:val="-7"/>
                <w:sz w:val="20"/>
              </w:rPr>
              <w:t xml:space="preserve"> </w:t>
            </w:r>
            <w:r w:rsidRPr="00EA5128">
              <w:rPr>
                <w:strike/>
                <w:color w:val="C00000"/>
                <w:sz w:val="20"/>
              </w:rPr>
              <w:t>reciprocal</w:t>
            </w:r>
            <w:r w:rsidRPr="00EA5128">
              <w:rPr>
                <w:strike/>
                <w:color w:val="C00000"/>
                <w:spacing w:val="-8"/>
                <w:sz w:val="20"/>
              </w:rPr>
              <w:t xml:space="preserve"> </w:t>
            </w:r>
            <w:r w:rsidRPr="00EA5128">
              <w:rPr>
                <w:strike/>
                <w:color w:val="C00000"/>
                <w:spacing w:val="-2"/>
                <w:sz w:val="20"/>
              </w:rPr>
              <w:t>exam)</w:t>
            </w:r>
          </w:p>
        </w:tc>
        <w:tc>
          <w:tcPr>
            <w:tcW w:w="862" w:type="dxa"/>
          </w:tcPr>
          <w:p w14:paraId="4513C1A3" w14:textId="77777777" w:rsidR="009E11E2" w:rsidRPr="00EA5128" w:rsidRDefault="00000000" w:rsidP="00156A5B">
            <w:pPr>
              <w:pStyle w:val="TableParagraph"/>
              <w:spacing w:before="56" w:after="240"/>
              <w:ind w:left="136"/>
              <w:rPr>
                <w:strike/>
                <w:color w:val="C00000"/>
                <w:sz w:val="20"/>
              </w:rPr>
            </w:pPr>
            <w:r w:rsidRPr="00EA5128">
              <w:rPr>
                <w:strike/>
                <w:color w:val="C00000"/>
                <w:spacing w:val="-5"/>
                <w:sz w:val="20"/>
              </w:rPr>
              <w:t>$30</w:t>
            </w:r>
          </w:p>
        </w:tc>
      </w:tr>
      <w:tr w:rsidR="009E11E2" w14:paraId="4C6AC63F" w14:textId="77777777">
        <w:trPr>
          <w:trHeight w:val="975"/>
        </w:trPr>
        <w:tc>
          <w:tcPr>
            <w:tcW w:w="733" w:type="dxa"/>
          </w:tcPr>
          <w:p w14:paraId="53062908" w14:textId="77777777" w:rsidR="009E11E2" w:rsidRPr="00EA5128" w:rsidRDefault="00000000">
            <w:pPr>
              <w:pStyle w:val="TableParagraph"/>
              <w:spacing w:before="56"/>
              <w:ind w:left="50"/>
              <w:rPr>
                <w:strike/>
                <w:color w:val="C00000"/>
                <w:sz w:val="20"/>
              </w:rPr>
            </w:pPr>
            <w:r w:rsidRPr="00EA5128">
              <w:rPr>
                <w:strike/>
                <w:color w:val="C00000"/>
                <w:spacing w:val="-2"/>
                <w:sz w:val="20"/>
              </w:rPr>
              <w:lastRenderedPageBreak/>
              <w:t>11.1.8</w:t>
            </w:r>
          </w:p>
        </w:tc>
        <w:tc>
          <w:tcPr>
            <w:tcW w:w="7283" w:type="dxa"/>
          </w:tcPr>
          <w:p w14:paraId="2E60EF80" w14:textId="77777777" w:rsidR="009E11E2" w:rsidRPr="00EA5128" w:rsidRDefault="00000000">
            <w:pPr>
              <w:pStyle w:val="TableParagraph"/>
              <w:spacing w:before="56"/>
              <w:ind w:left="128"/>
              <w:rPr>
                <w:strike/>
                <w:color w:val="C00000"/>
                <w:sz w:val="20"/>
              </w:rPr>
            </w:pPr>
            <w:r w:rsidRPr="00EA5128">
              <w:rPr>
                <w:strike/>
                <w:color w:val="C00000"/>
                <w:sz w:val="20"/>
              </w:rPr>
              <w:t>FEMA</w:t>
            </w:r>
            <w:r w:rsidRPr="00EA5128">
              <w:rPr>
                <w:strike/>
                <w:color w:val="C00000"/>
                <w:spacing w:val="-4"/>
                <w:sz w:val="20"/>
              </w:rPr>
              <w:t xml:space="preserve"> </w:t>
            </w:r>
            <w:r w:rsidRPr="00EA5128">
              <w:rPr>
                <w:strike/>
                <w:color w:val="C00000"/>
                <w:sz w:val="20"/>
              </w:rPr>
              <w:t>hotel</w:t>
            </w:r>
            <w:r w:rsidRPr="00EA5128">
              <w:rPr>
                <w:strike/>
                <w:color w:val="C00000"/>
                <w:spacing w:val="-3"/>
                <w:sz w:val="20"/>
              </w:rPr>
              <w:t xml:space="preserve"> </w:t>
            </w:r>
            <w:r w:rsidRPr="00EA5128">
              <w:rPr>
                <w:strike/>
                <w:color w:val="C00000"/>
                <w:sz w:val="20"/>
              </w:rPr>
              <w:t>or</w:t>
            </w:r>
            <w:r w:rsidRPr="00EA5128">
              <w:rPr>
                <w:strike/>
                <w:color w:val="C00000"/>
                <w:spacing w:val="-4"/>
                <w:sz w:val="20"/>
              </w:rPr>
              <w:t xml:space="preserve"> </w:t>
            </w:r>
            <w:r w:rsidRPr="00EA5128">
              <w:rPr>
                <w:strike/>
                <w:color w:val="C00000"/>
                <w:sz w:val="20"/>
              </w:rPr>
              <w:t>motel</w:t>
            </w:r>
            <w:r w:rsidRPr="00EA5128">
              <w:rPr>
                <w:strike/>
                <w:color w:val="C00000"/>
                <w:spacing w:val="-5"/>
                <w:sz w:val="20"/>
              </w:rPr>
              <w:t xml:space="preserve"> </w:t>
            </w:r>
            <w:r w:rsidRPr="00EA5128">
              <w:rPr>
                <w:strike/>
                <w:color w:val="C00000"/>
                <w:sz w:val="20"/>
              </w:rPr>
              <w:t>compliance</w:t>
            </w:r>
            <w:r w:rsidRPr="00EA5128">
              <w:rPr>
                <w:strike/>
                <w:color w:val="C00000"/>
                <w:spacing w:val="-2"/>
                <w:sz w:val="20"/>
              </w:rPr>
              <w:t xml:space="preserve"> </w:t>
            </w:r>
            <w:r w:rsidRPr="00EA5128">
              <w:rPr>
                <w:strike/>
                <w:color w:val="C00000"/>
                <w:sz w:val="20"/>
              </w:rPr>
              <w:t>inspection</w:t>
            </w:r>
            <w:r w:rsidRPr="00EA5128">
              <w:rPr>
                <w:strike/>
                <w:color w:val="C00000"/>
                <w:spacing w:val="-4"/>
                <w:sz w:val="20"/>
              </w:rPr>
              <w:t xml:space="preserve"> </w:t>
            </w:r>
            <w:r w:rsidRPr="00EA5128">
              <w:rPr>
                <w:strike/>
                <w:color w:val="C00000"/>
                <w:sz w:val="20"/>
              </w:rPr>
              <w:t>fee</w:t>
            </w:r>
            <w:r w:rsidRPr="00EA5128">
              <w:rPr>
                <w:strike/>
                <w:color w:val="C00000"/>
                <w:spacing w:val="-4"/>
                <w:sz w:val="20"/>
              </w:rPr>
              <w:t xml:space="preserve"> </w:t>
            </w:r>
            <w:r w:rsidRPr="00EA5128">
              <w:rPr>
                <w:strike/>
                <w:color w:val="C00000"/>
                <w:sz w:val="20"/>
              </w:rPr>
              <w:t>per</w:t>
            </w:r>
            <w:r w:rsidRPr="00EA5128">
              <w:rPr>
                <w:strike/>
                <w:color w:val="C00000"/>
                <w:spacing w:val="-4"/>
                <w:sz w:val="20"/>
              </w:rPr>
              <w:t xml:space="preserve"> </w:t>
            </w:r>
            <w:r w:rsidRPr="00EA5128">
              <w:rPr>
                <w:strike/>
                <w:color w:val="C00000"/>
                <w:sz w:val="20"/>
              </w:rPr>
              <w:t>building</w:t>
            </w:r>
            <w:r w:rsidRPr="00EA5128">
              <w:rPr>
                <w:strike/>
                <w:color w:val="C00000"/>
                <w:spacing w:val="-5"/>
                <w:sz w:val="20"/>
              </w:rPr>
              <w:t xml:space="preserve"> </w:t>
            </w:r>
            <w:r w:rsidRPr="00EA5128">
              <w:rPr>
                <w:strike/>
                <w:color w:val="C00000"/>
                <w:sz w:val="20"/>
              </w:rPr>
              <w:t>fire</w:t>
            </w:r>
            <w:r w:rsidRPr="00EA5128">
              <w:rPr>
                <w:strike/>
                <w:color w:val="C00000"/>
                <w:spacing w:val="-2"/>
                <w:sz w:val="20"/>
              </w:rPr>
              <w:t xml:space="preserve"> </w:t>
            </w:r>
            <w:r w:rsidRPr="00EA5128">
              <w:rPr>
                <w:strike/>
                <w:color w:val="C00000"/>
                <w:sz w:val="20"/>
              </w:rPr>
              <w:t>alarm</w:t>
            </w:r>
            <w:r w:rsidRPr="00EA5128">
              <w:rPr>
                <w:strike/>
                <w:color w:val="C00000"/>
                <w:spacing w:val="-4"/>
                <w:sz w:val="20"/>
              </w:rPr>
              <w:t xml:space="preserve"> </w:t>
            </w:r>
            <w:r w:rsidRPr="00EA5128">
              <w:rPr>
                <w:strike/>
                <w:color w:val="C00000"/>
                <w:sz w:val="20"/>
              </w:rPr>
              <w:t>and</w:t>
            </w:r>
            <w:r w:rsidRPr="00EA5128">
              <w:rPr>
                <w:strike/>
                <w:color w:val="C00000"/>
                <w:spacing w:val="-4"/>
                <w:sz w:val="20"/>
              </w:rPr>
              <w:t xml:space="preserve"> </w:t>
            </w:r>
            <w:r w:rsidRPr="00EA5128">
              <w:rPr>
                <w:strike/>
                <w:color w:val="C00000"/>
                <w:sz w:val="20"/>
              </w:rPr>
              <w:t>Fire Suppression System (To be applied in addition to the fees outlined in section</w:t>
            </w:r>
          </w:p>
          <w:p w14:paraId="57D0C1F0" w14:textId="77777777" w:rsidR="009E11E2" w:rsidRPr="00EA5128" w:rsidRDefault="00000000" w:rsidP="00EA5128">
            <w:pPr>
              <w:pStyle w:val="TableParagraph"/>
              <w:spacing w:after="240" w:line="228" w:lineRule="exact"/>
              <w:ind w:left="128"/>
              <w:rPr>
                <w:strike/>
                <w:color w:val="C00000"/>
                <w:sz w:val="20"/>
              </w:rPr>
            </w:pPr>
            <w:r w:rsidRPr="00EA5128">
              <w:rPr>
                <w:strike/>
                <w:color w:val="C00000"/>
                <w:sz w:val="20"/>
              </w:rPr>
              <w:t>11.1.5</w:t>
            </w:r>
            <w:r w:rsidRPr="00EA5128">
              <w:rPr>
                <w:strike/>
                <w:color w:val="C00000"/>
                <w:spacing w:val="-5"/>
                <w:sz w:val="20"/>
              </w:rPr>
              <w:t xml:space="preserve"> </w:t>
            </w:r>
            <w:r w:rsidRPr="00EA5128">
              <w:rPr>
                <w:strike/>
                <w:color w:val="C00000"/>
                <w:sz w:val="20"/>
              </w:rPr>
              <w:t>for</w:t>
            </w:r>
            <w:r w:rsidRPr="00EA5128">
              <w:rPr>
                <w:strike/>
                <w:color w:val="C00000"/>
                <w:spacing w:val="-5"/>
                <w:sz w:val="20"/>
              </w:rPr>
              <w:t xml:space="preserve"> </w:t>
            </w:r>
            <w:r w:rsidRPr="00EA5128">
              <w:rPr>
                <w:strike/>
                <w:color w:val="C00000"/>
                <w:sz w:val="20"/>
              </w:rPr>
              <w:t>time</w:t>
            </w:r>
            <w:r w:rsidRPr="00EA5128">
              <w:rPr>
                <w:strike/>
                <w:color w:val="C00000"/>
                <w:spacing w:val="-5"/>
                <w:sz w:val="20"/>
              </w:rPr>
              <w:t xml:space="preserve"> </w:t>
            </w:r>
            <w:r w:rsidRPr="00EA5128">
              <w:rPr>
                <w:strike/>
                <w:color w:val="C00000"/>
                <w:sz w:val="20"/>
              </w:rPr>
              <w:t>spent</w:t>
            </w:r>
            <w:r w:rsidRPr="00EA5128">
              <w:rPr>
                <w:strike/>
                <w:color w:val="C00000"/>
                <w:spacing w:val="-5"/>
                <w:sz w:val="20"/>
              </w:rPr>
              <w:t xml:space="preserve"> </w:t>
            </w:r>
            <w:r w:rsidRPr="00EA5128">
              <w:rPr>
                <w:strike/>
                <w:color w:val="C00000"/>
                <w:sz w:val="20"/>
              </w:rPr>
              <w:t>traveling</w:t>
            </w:r>
            <w:r w:rsidRPr="00EA5128">
              <w:rPr>
                <w:strike/>
                <w:color w:val="C00000"/>
                <w:spacing w:val="-6"/>
                <w:sz w:val="20"/>
              </w:rPr>
              <w:t xml:space="preserve"> </w:t>
            </w:r>
            <w:r w:rsidRPr="00EA5128">
              <w:rPr>
                <w:strike/>
                <w:color w:val="C00000"/>
                <w:sz w:val="20"/>
              </w:rPr>
              <w:t>to;</w:t>
            </w:r>
            <w:r w:rsidRPr="00EA5128">
              <w:rPr>
                <w:strike/>
                <w:color w:val="C00000"/>
                <w:spacing w:val="-5"/>
                <w:sz w:val="20"/>
              </w:rPr>
              <w:t xml:space="preserve"> </w:t>
            </w:r>
            <w:r w:rsidRPr="00EA5128">
              <w:rPr>
                <w:strike/>
                <w:color w:val="C00000"/>
                <w:sz w:val="20"/>
              </w:rPr>
              <w:t>conducting;</w:t>
            </w:r>
            <w:r w:rsidRPr="00EA5128">
              <w:rPr>
                <w:strike/>
                <w:color w:val="C00000"/>
                <w:spacing w:val="-5"/>
                <w:sz w:val="20"/>
              </w:rPr>
              <w:t xml:space="preserve"> </w:t>
            </w:r>
            <w:r w:rsidRPr="00EA5128">
              <w:rPr>
                <w:strike/>
                <w:color w:val="C00000"/>
                <w:sz w:val="20"/>
              </w:rPr>
              <w:t>and</w:t>
            </w:r>
            <w:r w:rsidRPr="00EA5128">
              <w:rPr>
                <w:strike/>
                <w:color w:val="C00000"/>
                <w:spacing w:val="-6"/>
                <w:sz w:val="20"/>
              </w:rPr>
              <w:t xml:space="preserve"> </w:t>
            </w:r>
            <w:r w:rsidRPr="00EA5128">
              <w:rPr>
                <w:strike/>
                <w:color w:val="C00000"/>
                <w:sz w:val="20"/>
              </w:rPr>
              <w:t>returning</w:t>
            </w:r>
            <w:r w:rsidRPr="00EA5128">
              <w:rPr>
                <w:strike/>
                <w:color w:val="C00000"/>
                <w:spacing w:val="-5"/>
                <w:sz w:val="20"/>
              </w:rPr>
              <w:t xml:space="preserve"> </w:t>
            </w:r>
            <w:r w:rsidRPr="00EA5128">
              <w:rPr>
                <w:strike/>
                <w:color w:val="C00000"/>
                <w:sz w:val="20"/>
              </w:rPr>
              <w:t>from</w:t>
            </w:r>
            <w:r w:rsidRPr="00EA5128">
              <w:rPr>
                <w:strike/>
                <w:color w:val="C00000"/>
                <w:spacing w:val="-3"/>
                <w:sz w:val="20"/>
              </w:rPr>
              <w:t xml:space="preserve"> </w:t>
            </w:r>
            <w:r w:rsidRPr="00EA5128">
              <w:rPr>
                <w:strike/>
                <w:color w:val="C00000"/>
                <w:sz w:val="20"/>
              </w:rPr>
              <w:t>the</w:t>
            </w:r>
            <w:r w:rsidRPr="00EA5128">
              <w:rPr>
                <w:strike/>
                <w:color w:val="C00000"/>
                <w:spacing w:val="-3"/>
                <w:sz w:val="20"/>
              </w:rPr>
              <w:t xml:space="preserve"> </w:t>
            </w:r>
            <w:r w:rsidRPr="00EA5128">
              <w:rPr>
                <w:strike/>
                <w:color w:val="C00000"/>
                <w:sz w:val="20"/>
              </w:rPr>
              <w:t>inspection, as this work is considered to be a technical assistance activity.)</w:t>
            </w:r>
          </w:p>
        </w:tc>
        <w:tc>
          <w:tcPr>
            <w:tcW w:w="862" w:type="dxa"/>
          </w:tcPr>
          <w:p w14:paraId="7EACF61E" w14:textId="77777777" w:rsidR="009E11E2" w:rsidRPr="00EA5128" w:rsidRDefault="00000000" w:rsidP="00156A5B">
            <w:pPr>
              <w:pStyle w:val="TableParagraph"/>
              <w:spacing w:before="56" w:after="240"/>
              <w:ind w:left="136"/>
              <w:rPr>
                <w:strike/>
                <w:sz w:val="20"/>
              </w:rPr>
            </w:pPr>
            <w:r w:rsidRPr="00EA5128">
              <w:rPr>
                <w:strike/>
                <w:color w:val="C00000"/>
                <w:spacing w:val="-4"/>
                <w:sz w:val="20"/>
              </w:rPr>
              <w:t>$100</w:t>
            </w:r>
          </w:p>
        </w:tc>
      </w:tr>
    </w:tbl>
    <w:p w14:paraId="43C04FC9" w14:textId="06B30E72" w:rsidR="009E11E2" w:rsidRPr="00282979" w:rsidRDefault="00000000" w:rsidP="00282979">
      <w:pPr>
        <w:pStyle w:val="ListParagraph"/>
        <w:numPr>
          <w:ilvl w:val="1"/>
          <w:numId w:val="1"/>
        </w:numPr>
        <w:tabs>
          <w:tab w:val="left" w:pos="2160"/>
        </w:tabs>
        <w:spacing w:before="240" w:after="240"/>
        <w:jc w:val="left"/>
        <w:rPr>
          <w:sz w:val="20"/>
        </w:rPr>
      </w:pPr>
      <w:r>
        <w:rPr>
          <w:sz w:val="20"/>
        </w:rPr>
        <w:t>Fire</w:t>
      </w:r>
      <w:r>
        <w:rPr>
          <w:spacing w:val="-8"/>
          <w:sz w:val="20"/>
        </w:rPr>
        <w:t xml:space="preserve"> </w:t>
      </w:r>
      <w:r>
        <w:rPr>
          <w:sz w:val="20"/>
        </w:rPr>
        <w:t>Suppression</w:t>
      </w:r>
      <w:r>
        <w:rPr>
          <w:spacing w:val="-7"/>
          <w:sz w:val="20"/>
        </w:rPr>
        <w:t xml:space="preserve"> </w:t>
      </w:r>
      <w:r>
        <w:rPr>
          <w:sz w:val="20"/>
        </w:rPr>
        <w:t>System</w:t>
      </w:r>
      <w:r>
        <w:rPr>
          <w:spacing w:val="-8"/>
          <w:sz w:val="20"/>
        </w:rPr>
        <w:t xml:space="preserve"> </w:t>
      </w:r>
      <w:proofErr w:type="spellStart"/>
      <w:r w:rsidRPr="00282979">
        <w:rPr>
          <w:strike/>
          <w:color w:val="C00000"/>
          <w:sz w:val="20"/>
        </w:rPr>
        <w:t>p</w:t>
      </w:r>
      <w:r w:rsidR="00282979" w:rsidRPr="00282979">
        <w:rPr>
          <w:color w:val="C00000"/>
          <w:sz w:val="20"/>
        </w:rPr>
        <w:t>P</w:t>
      </w:r>
      <w:r>
        <w:rPr>
          <w:sz w:val="20"/>
        </w:rPr>
        <w:t>lan</w:t>
      </w:r>
      <w:proofErr w:type="spellEnd"/>
      <w:r>
        <w:rPr>
          <w:spacing w:val="-9"/>
          <w:sz w:val="20"/>
        </w:rPr>
        <w:t xml:space="preserve"> </w:t>
      </w:r>
      <w:proofErr w:type="spellStart"/>
      <w:r w:rsidRPr="00282979">
        <w:rPr>
          <w:strike/>
          <w:color w:val="C00000"/>
          <w:sz w:val="20"/>
        </w:rPr>
        <w:t>r</w:t>
      </w:r>
      <w:r w:rsidR="00282979" w:rsidRPr="00282979">
        <w:rPr>
          <w:color w:val="C00000"/>
          <w:sz w:val="20"/>
        </w:rPr>
        <w:t>R</w:t>
      </w:r>
      <w:r>
        <w:rPr>
          <w:sz w:val="20"/>
        </w:rPr>
        <w:t>eview</w:t>
      </w:r>
      <w:proofErr w:type="spellEnd"/>
      <w:r>
        <w:rPr>
          <w:spacing w:val="-8"/>
          <w:sz w:val="20"/>
        </w:rPr>
        <w:t xml:space="preserve"> </w:t>
      </w:r>
      <w:r>
        <w:rPr>
          <w:sz w:val="20"/>
        </w:rPr>
        <w:t>and</w:t>
      </w:r>
      <w:r>
        <w:rPr>
          <w:spacing w:val="-7"/>
          <w:sz w:val="20"/>
        </w:rPr>
        <w:t xml:space="preserve"> </w:t>
      </w:r>
      <w:proofErr w:type="spellStart"/>
      <w:r w:rsidRPr="00282979">
        <w:rPr>
          <w:strike/>
          <w:color w:val="C00000"/>
          <w:sz w:val="20"/>
        </w:rPr>
        <w:t>i</w:t>
      </w:r>
      <w:r w:rsidR="00282979" w:rsidRPr="00282979">
        <w:rPr>
          <w:color w:val="C00000"/>
          <w:sz w:val="20"/>
        </w:rPr>
        <w:t>I</w:t>
      </w:r>
      <w:r>
        <w:rPr>
          <w:sz w:val="20"/>
        </w:rPr>
        <w:t>nspection</w:t>
      </w:r>
      <w:proofErr w:type="spellEnd"/>
      <w:r>
        <w:rPr>
          <w:spacing w:val="-7"/>
          <w:sz w:val="20"/>
        </w:rPr>
        <w:t xml:space="preserve"> </w:t>
      </w:r>
      <w:proofErr w:type="spellStart"/>
      <w:r w:rsidRPr="00282979">
        <w:rPr>
          <w:strike/>
          <w:color w:val="C00000"/>
          <w:spacing w:val="-4"/>
          <w:sz w:val="20"/>
        </w:rPr>
        <w:t>f</w:t>
      </w:r>
      <w:r w:rsidR="00282979" w:rsidRPr="00282979">
        <w:rPr>
          <w:color w:val="C00000"/>
          <w:spacing w:val="-4"/>
          <w:sz w:val="20"/>
        </w:rPr>
        <w:t>F</w:t>
      </w:r>
      <w:r w:rsidRPr="00282979">
        <w:rPr>
          <w:spacing w:val="-4"/>
          <w:sz w:val="20"/>
        </w:rPr>
        <w:t>ees</w:t>
      </w:r>
      <w:proofErr w:type="spellEnd"/>
      <w:r>
        <w:rPr>
          <w:spacing w:val="-4"/>
          <w:sz w:val="20"/>
        </w:rPr>
        <w:t>:</w:t>
      </w:r>
    </w:p>
    <w:p w14:paraId="797D567C" w14:textId="4EE8A361" w:rsidR="009E11E2" w:rsidRPr="00282979" w:rsidRDefault="00000000" w:rsidP="00282979">
      <w:pPr>
        <w:pStyle w:val="ListParagraph"/>
        <w:numPr>
          <w:ilvl w:val="2"/>
          <w:numId w:val="1"/>
        </w:numPr>
        <w:tabs>
          <w:tab w:val="left" w:pos="2877"/>
          <w:tab w:val="left" w:pos="2880"/>
        </w:tabs>
        <w:spacing w:after="240"/>
        <w:ind w:right="668"/>
        <w:rPr>
          <w:sz w:val="20"/>
        </w:rPr>
      </w:pPr>
      <w:r>
        <w:rPr>
          <w:sz w:val="20"/>
        </w:rPr>
        <w:t>Plan</w:t>
      </w:r>
      <w:r>
        <w:rPr>
          <w:spacing w:val="-4"/>
          <w:sz w:val="20"/>
        </w:rPr>
        <w:t xml:space="preserve"> </w:t>
      </w:r>
      <w:r>
        <w:rPr>
          <w:sz w:val="20"/>
        </w:rPr>
        <w:t>review,</w:t>
      </w:r>
      <w:r>
        <w:rPr>
          <w:spacing w:val="-4"/>
          <w:sz w:val="20"/>
        </w:rPr>
        <w:t xml:space="preserve"> </w:t>
      </w:r>
      <w:r>
        <w:rPr>
          <w:sz w:val="20"/>
        </w:rPr>
        <w:t>construction</w:t>
      </w:r>
      <w:r>
        <w:rPr>
          <w:spacing w:val="-2"/>
          <w:sz w:val="20"/>
        </w:rPr>
        <w:t xml:space="preserve"> </w:t>
      </w:r>
      <w:r>
        <w:rPr>
          <w:sz w:val="20"/>
        </w:rPr>
        <w:t>permit,</w:t>
      </w:r>
      <w:r>
        <w:rPr>
          <w:spacing w:val="-2"/>
          <w:sz w:val="20"/>
        </w:rPr>
        <w:t xml:space="preserve"> </w:t>
      </w:r>
      <w:r>
        <w:rPr>
          <w:sz w:val="20"/>
        </w:rPr>
        <w:t>and</w:t>
      </w:r>
      <w:r>
        <w:rPr>
          <w:spacing w:val="-4"/>
          <w:sz w:val="20"/>
        </w:rPr>
        <w:t xml:space="preserve"> </w:t>
      </w:r>
      <w:r>
        <w:rPr>
          <w:sz w:val="20"/>
        </w:rPr>
        <w:t>inspection</w:t>
      </w:r>
      <w:r>
        <w:rPr>
          <w:spacing w:val="-5"/>
          <w:sz w:val="20"/>
        </w:rPr>
        <w:t xml:space="preserve"> </w:t>
      </w:r>
      <w:r>
        <w:rPr>
          <w:sz w:val="20"/>
        </w:rPr>
        <w:t>fees</w:t>
      </w:r>
      <w:r>
        <w:rPr>
          <w:spacing w:val="-3"/>
          <w:sz w:val="20"/>
        </w:rPr>
        <w:t xml:space="preserve"> </w:t>
      </w:r>
      <w:r>
        <w:rPr>
          <w:sz w:val="20"/>
        </w:rPr>
        <w:t>are</w:t>
      </w:r>
      <w:r>
        <w:rPr>
          <w:spacing w:val="-4"/>
          <w:sz w:val="20"/>
        </w:rPr>
        <w:t xml:space="preserve"> </w:t>
      </w:r>
      <w:r>
        <w:rPr>
          <w:sz w:val="20"/>
        </w:rPr>
        <w:t>calculated</w:t>
      </w:r>
      <w:r>
        <w:rPr>
          <w:spacing w:val="-4"/>
          <w:sz w:val="20"/>
        </w:rPr>
        <w:t xml:space="preserve"> </w:t>
      </w:r>
      <w:r>
        <w:rPr>
          <w:sz w:val="20"/>
        </w:rPr>
        <w:t>based</w:t>
      </w:r>
      <w:r>
        <w:rPr>
          <w:spacing w:val="-4"/>
          <w:sz w:val="20"/>
        </w:rPr>
        <w:t xml:space="preserve"> </w:t>
      </w:r>
      <w:r>
        <w:rPr>
          <w:sz w:val="20"/>
        </w:rPr>
        <w:t>on</w:t>
      </w:r>
      <w:r>
        <w:rPr>
          <w:spacing w:val="-4"/>
          <w:sz w:val="20"/>
        </w:rPr>
        <w:t xml:space="preserve"> </w:t>
      </w:r>
      <w:r>
        <w:rPr>
          <w:sz w:val="20"/>
        </w:rPr>
        <w:t>the</w:t>
      </w:r>
      <w:r>
        <w:rPr>
          <w:spacing w:val="-2"/>
          <w:sz w:val="20"/>
        </w:rPr>
        <w:t xml:space="preserve"> </w:t>
      </w:r>
      <w:r>
        <w:rPr>
          <w:sz w:val="20"/>
        </w:rPr>
        <w:t>total project valuation:</w:t>
      </w:r>
    </w:p>
    <w:p w14:paraId="3B49535C" w14:textId="23746608" w:rsidR="009E11E2" w:rsidRPr="00282979" w:rsidRDefault="00000000" w:rsidP="00282979">
      <w:pPr>
        <w:pStyle w:val="ListParagraph"/>
        <w:numPr>
          <w:ilvl w:val="3"/>
          <w:numId w:val="1"/>
        </w:numPr>
        <w:tabs>
          <w:tab w:val="left" w:pos="3601"/>
        </w:tabs>
        <w:spacing w:after="240"/>
        <w:ind w:right="433"/>
        <w:rPr>
          <w:sz w:val="20"/>
        </w:rPr>
      </w:pPr>
      <w:r>
        <w:rPr>
          <w:sz w:val="20"/>
        </w:rPr>
        <w:t>Fees</w:t>
      </w:r>
      <w:r>
        <w:rPr>
          <w:spacing w:val="-3"/>
          <w:sz w:val="20"/>
        </w:rPr>
        <w:t xml:space="preserve"> </w:t>
      </w:r>
      <w:r>
        <w:rPr>
          <w:sz w:val="20"/>
        </w:rPr>
        <w:t>for</w:t>
      </w:r>
      <w:r>
        <w:rPr>
          <w:spacing w:val="-3"/>
          <w:sz w:val="20"/>
        </w:rPr>
        <w:t xml:space="preserve"> </w:t>
      </w:r>
      <w:r>
        <w:rPr>
          <w:sz w:val="20"/>
        </w:rPr>
        <w:t>projects</w:t>
      </w:r>
      <w:r>
        <w:rPr>
          <w:spacing w:val="-3"/>
          <w:sz w:val="20"/>
        </w:rPr>
        <w:t xml:space="preserve"> </w:t>
      </w:r>
      <w:r>
        <w:rPr>
          <w:sz w:val="20"/>
        </w:rPr>
        <w:t>with</w:t>
      </w:r>
      <w:r>
        <w:rPr>
          <w:spacing w:val="-2"/>
          <w:sz w:val="20"/>
        </w:rPr>
        <w:t xml:space="preserve"> </w:t>
      </w:r>
      <w:r>
        <w:rPr>
          <w:sz w:val="20"/>
        </w:rPr>
        <w:t>a</w:t>
      </w:r>
      <w:r>
        <w:rPr>
          <w:spacing w:val="-4"/>
          <w:sz w:val="20"/>
        </w:rPr>
        <w:t xml:space="preserve"> </w:t>
      </w:r>
      <w:r>
        <w:rPr>
          <w:sz w:val="20"/>
        </w:rPr>
        <w:t>total</w:t>
      </w:r>
      <w:r>
        <w:rPr>
          <w:spacing w:val="-5"/>
          <w:sz w:val="20"/>
        </w:rPr>
        <w:t xml:space="preserve"> </w:t>
      </w:r>
      <w:r>
        <w:rPr>
          <w:sz w:val="20"/>
        </w:rPr>
        <w:t>project</w:t>
      </w:r>
      <w:r>
        <w:rPr>
          <w:spacing w:val="-4"/>
          <w:sz w:val="20"/>
        </w:rPr>
        <w:t xml:space="preserve"> </w:t>
      </w:r>
      <w:r>
        <w:rPr>
          <w:sz w:val="20"/>
        </w:rPr>
        <w:t>valuation</w:t>
      </w:r>
      <w:r>
        <w:rPr>
          <w:spacing w:val="-5"/>
          <w:sz w:val="20"/>
        </w:rPr>
        <w:t xml:space="preserve"> </w:t>
      </w:r>
      <w:r>
        <w:rPr>
          <w:sz w:val="20"/>
        </w:rPr>
        <w:t>of</w:t>
      </w:r>
      <w:r>
        <w:rPr>
          <w:spacing w:val="-4"/>
          <w:sz w:val="20"/>
        </w:rPr>
        <w:t xml:space="preserve"> </w:t>
      </w:r>
      <w:r>
        <w:rPr>
          <w:sz w:val="20"/>
        </w:rPr>
        <w:t>$5,000.00</w:t>
      </w:r>
      <w:r>
        <w:rPr>
          <w:spacing w:val="-2"/>
          <w:sz w:val="20"/>
        </w:rPr>
        <w:t xml:space="preserve"> </w:t>
      </w:r>
      <w:r>
        <w:rPr>
          <w:sz w:val="20"/>
        </w:rPr>
        <w:t>or</w:t>
      </w:r>
      <w:r>
        <w:rPr>
          <w:spacing w:val="-4"/>
          <w:sz w:val="20"/>
        </w:rPr>
        <w:t xml:space="preserve"> </w:t>
      </w:r>
      <w:r>
        <w:rPr>
          <w:sz w:val="20"/>
        </w:rPr>
        <w:t>less</w:t>
      </w:r>
      <w:r>
        <w:rPr>
          <w:spacing w:val="-3"/>
          <w:sz w:val="20"/>
        </w:rPr>
        <w:t xml:space="preserve"> </w:t>
      </w:r>
      <w:r>
        <w:rPr>
          <w:sz w:val="20"/>
        </w:rPr>
        <w:t>will</w:t>
      </w:r>
      <w:r>
        <w:rPr>
          <w:spacing w:val="-5"/>
          <w:sz w:val="20"/>
        </w:rPr>
        <w:t xml:space="preserve"> </w:t>
      </w:r>
      <w:r>
        <w:rPr>
          <w:sz w:val="20"/>
        </w:rPr>
        <w:t>be</w:t>
      </w:r>
      <w:r>
        <w:rPr>
          <w:spacing w:val="-4"/>
          <w:sz w:val="20"/>
        </w:rPr>
        <w:t xml:space="preserve"> </w:t>
      </w:r>
      <w:r>
        <w:rPr>
          <w:sz w:val="20"/>
        </w:rPr>
        <w:t>subject to a flat fee of $</w:t>
      </w:r>
      <w:del w:id="113" w:author="Chris Brunette" w:date="2026-07-21T13:26:00Z" w16du:dateUtc="2026-07-21T19:26:00Z">
        <w:r w:rsidDel="0010340D">
          <w:rPr>
            <w:sz w:val="20"/>
          </w:rPr>
          <w:delText>800</w:delText>
        </w:r>
      </w:del>
      <w:ins w:id="114" w:author="Chris Brunette" w:date="2026-07-21T13:26:00Z" w16du:dateUtc="2026-07-21T19:26:00Z">
        <w:r w:rsidR="0010340D">
          <w:rPr>
            <w:sz w:val="20"/>
          </w:rPr>
          <w:t>815</w:t>
        </w:r>
      </w:ins>
      <w:r>
        <w:rPr>
          <w:sz w:val="20"/>
        </w:rPr>
        <w:t>.00.</w:t>
      </w:r>
    </w:p>
    <w:p w14:paraId="0398A079" w14:textId="034C1C23" w:rsidR="009E11E2" w:rsidRPr="00282979" w:rsidRDefault="00000000" w:rsidP="00282979">
      <w:pPr>
        <w:pStyle w:val="ListParagraph"/>
        <w:numPr>
          <w:ilvl w:val="3"/>
          <w:numId w:val="1"/>
        </w:numPr>
        <w:tabs>
          <w:tab w:val="left" w:pos="3601"/>
        </w:tabs>
        <w:spacing w:before="1" w:after="240"/>
        <w:ind w:right="509"/>
        <w:rPr>
          <w:sz w:val="20"/>
        </w:rPr>
      </w:pPr>
      <w:r>
        <w:rPr>
          <w:sz w:val="20"/>
        </w:rPr>
        <w:t>Fees for projects with a total project valuation of greater than $5,000.00 will be subject</w:t>
      </w:r>
      <w:r>
        <w:rPr>
          <w:spacing w:val="-3"/>
          <w:sz w:val="20"/>
        </w:rPr>
        <w:t xml:space="preserve"> </w:t>
      </w:r>
      <w:r>
        <w:rPr>
          <w:sz w:val="20"/>
        </w:rPr>
        <w:t>to</w:t>
      </w:r>
      <w:r>
        <w:rPr>
          <w:spacing w:val="-4"/>
          <w:sz w:val="20"/>
        </w:rPr>
        <w:t xml:space="preserve"> </w:t>
      </w:r>
      <w:r>
        <w:rPr>
          <w:sz w:val="20"/>
        </w:rPr>
        <w:t>a</w:t>
      </w:r>
      <w:r>
        <w:rPr>
          <w:spacing w:val="-1"/>
          <w:sz w:val="20"/>
        </w:rPr>
        <w:t xml:space="preserve"> </w:t>
      </w:r>
      <w:r>
        <w:rPr>
          <w:sz w:val="20"/>
        </w:rPr>
        <w:t>base</w:t>
      </w:r>
      <w:r>
        <w:rPr>
          <w:spacing w:val="-3"/>
          <w:sz w:val="20"/>
        </w:rPr>
        <w:t xml:space="preserve"> </w:t>
      </w:r>
      <w:r>
        <w:rPr>
          <w:sz w:val="20"/>
        </w:rPr>
        <w:t>fee</w:t>
      </w:r>
      <w:r>
        <w:rPr>
          <w:spacing w:val="-2"/>
          <w:sz w:val="20"/>
        </w:rPr>
        <w:t xml:space="preserve"> </w:t>
      </w:r>
      <w:r>
        <w:rPr>
          <w:sz w:val="20"/>
        </w:rPr>
        <w:t>of</w:t>
      </w:r>
      <w:r>
        <w:rPr>
          <w:spacing w:val="-3"/>
          <w:sz w:val="20"/>
        </w:rPr>
        <w:t xml:space="preserve"> </w:t>
      </w:r>
      <w:r>
        <w:rPr>
          <w:sz w:val="20"/>
        </w:rPr>
        <w:t>$8</w:t>
      </w:r>
      <w:ins w:id="115" w:author="Chris Brunette" w:date="2026-07-21T13:26:00Z" w16du:dateUtc="2026-07-21T19:26:00Z">
        <w:r w:rsidR="0010340D">
          <w:rPr>
            <w:sz w:val="20"/>
          </w:rPr>
          <w:t>15</w:t>
        </w:r>
      </w:ins>
      <w:del w:id="116" w:author="Chris Brunette" w:date="2026-07-21T13:26:00Z" w16du:dateUtc="2026-07-21T19:26:00Z">
        <w:r w:rsidDel="0010340D">
          <w:rPr>
            <w:sz w:val="20"/>
          </w:rPr>
          <w:delText>00</w:delText>
        </w:r>
      </w:del>
      <w:r>
        <w:rPr>
          <w:sz w:val="20"/>
        </w:rPr>
        <w:t>.00</w:t>
      </w:r>
      <w:r>
        <w:rPr>
          <w:spacing w:val="-3"/>
          <w:sz w:val="20"/>
        </w:rPr>
        <w:t xml:space="preserve"> </w:t>
      </w:r>
      <w:r>
        <w:rPr>
          <w:sz w:val="20"/>
        </w:rPr>
        <w:t>plus</w:t>
      </w:r>
      <w:r>
        <w:rPr>
          <w:spacing w:val="-2"/>
          <w:sz w:val="20"/>
        </w:rPr>
        <w:t xml:space="preserve"> </w:t>
      </w:r>
      <w:r>
        <w:rPr>
          <w:sz w:val="20"/>
        </w:rPr>
        <w:t>a</w:t>
      </w:r>
      <w:r>
        <w:rPr>
          <w:spacing w:val="-4"/>
          <w:sz w:val="20"/>
        </w:rPr>
        <w:t xml:space="preserve"> </w:t>
      </w:r>
      <w:r>
        <w:rPr>
          <w:sz w:val="20"/>
        </w:rPr>
        <w:t>fee</w:t>
      </w:r>
      <w:r>
        <w:rPr>
          <w:spacing w:val="-2"/>
          <w:sz w:val="20"/>
        </w:rPr>
        <w:t xml:space="preserve"> </w:t>
      </w:r>
      <w:r>
        <w:rPr>
          <w:sz w:val="20"/>
        </w:rPr>
        <w:t>equal</w:t>
      </w:r>
      <w:r>
        <w:rPr>
          <w:spacing w:val="-4"/>
          <w:sz w:val="20"/>
        </w:rPr>
        <w:t xml:space="preserve"> </w:t>
      </w:r>
      <w:r>
        <w:rPr>
          <w:sz w:val="20"/>
        </w:rPr>
        <w:t>to</w:t>
      </w:r>
      <w:r>
        <w:rPr>
          <w:spacing w:val="-3"/>
          <w:sz w:val="20"/>
        </w:rPr>
        <w:t xml:space="preserve"> </w:t>
      </w:r>
      <w:r>
        <w:rPr>
          <w:sz w:val="20"/>
        </w:rPr>
        <w:t>.</w:t>
      </w:r>
      <w:del w:id="117" w:author="Chris Brunette" w:date="2026-07-21T13:27:00Z" w16du:dateUtc="2026-07-21T19:27:00Z">
        <w:r w:rsidDel="0010340D">
          <w:rPr>
            <w:sz w:val="20"/>
          </w:rPr>
          <w:delText>0025</w:delText>
        </w:r>
        <w:r w:rsidDel="0010340D">
          <w:rPr>
            <w:spacing w:val="-3"/>
            <w:sz w:val="20"/>
          </w:rPr>
          <w:delText xml:space="preserve"> </w:delText>
        </w:r>
      </w:del>
      <w:ins w:id="118" w:author="Chris Brunette" w:date="2026-07-21T13:27:00Z" w16du:dateUtc="2026-07-21T19:27:00Z">
        <w:r w:rsidR="0010340D">
          <w:rPr>
            <w:sz w:val="20"/>
          </w:rPr>
          <w:t>0026</w:t>
        </w:r>
        <w:r w:rsidR="0010340D">
          <w:rPr>
            <w:spacing w:val="-3"/>
            <w:sz w:val="20"/>
          </w:rPr>
          <w:t xml:space="preserve"> </w:t>
        </w:r>
      </w:ins>
      <w:r>
        <w:rPr>
          <w:sz w:val="20"/>
        </w:rPr>
        <w:t>times</w:t>
      </w:r>
      <w:r>
        <w:rPr>
          <w:spacing w:val="-2"/>
          <w:sz w:val="20"/>
        </w:rPr>
        <w:t xml:space="preserve"> </w:t>
      </w:r>
      <w:r>
        <w:rPr>
          <w:sz w:val="20"/>
        </w:rPr>
        <w:t>the</w:t>
      </w:r>
      <w:r>
        <w:rPr>
          <w:spacing w:val="-1"/>
          <w:sz w:val="20"/>
        </w:rPr>
        <w:t xml:space="preserve"> </w:t>
      </w:r>
      <w:r>
        <w:rPr>
          <w:sz w:val="20"/>
        </w:rPr>
        <w:t>total</w:t>
      </w:r>
      <w:r>
        <w:rPr>
          <w:spacing w:val="-2"/>
          <w:sz w:val="20"/>
        </w:rPr>
        <w:t xml:space="preserve"> </w:t>
      </w:r>
      <w:r>
        <w:rPr>
          <w:sz w:val="20"/>
        </w:rPr>
        <w:t xml:space="preserve">project </w:t>
      </w:r>
      <w:r>
        <w:rPr>
          <w:spacing w:val="-2"/>
          <w:sz w:val="20"/>
        </w:rPr>
        <w:t>valuation.</w:t>
      </w:r>
    </w:p>
    <w:p w14:paraId="1150F68F" w14:textId="77777777" w:rsidR="009E11E2" w:rsidRDefault="00000000" w:rsidP="00282979">
      <w:pPr>
        <w:pStyle w:val="BodyText"/>
        <w:spacing w:before="1" w:after="240"/>
        <w:ind w:left="3601" w:right="395"/>
      </w:pPr>
      <w:r>
        <w:t>The</w:t>
      </w:r>
      <w:r>
        <w:rPr>
          <w:spacing w:val="-5"/>
        </w:rPr>
        <w:t xml:space="preserve"> </w:t>
      </w:r>
      <w:r>
        <w:t>inspection</w:t>
      </w:r>
      <w:r>
        <w:rPr>
          <w:spacing w:val="-5"/>
        </w:rPr>
        <w:t xml:space="preserve"> </w:t>
      </w:r>
      <w:r>
        <w:t>component</w:t>
      </w:r>
      <w:r>
        <w:rPr>
          <w:spacing w:val="-2"/>
        </w:rPr>
        <w:t xml:space="preserve"> </w:t>
      </w:r>
      <w:r>
        <w:t>of</w:t>
      </w:r>
      <w:r>
        <w:rPr>
          <w:spacing w:val="-4"/>
        </w:rPr>
        <w:t xml:space="preserve"> </w:t>
      </w:r>
      <w:r>
        <w:t>the</w:t>
      </w:r>
      <w:r>
        <w:rPr>
          <w:spacing w:val="-4"/>
        </w:rPr>
        <w:t xml:space="preserve"> </w:t>
      </w:r>
      <w:r>
        <w:t>fee</w:t>
      </w:r>
      <w:r>
        <w:rPr>
          <w:spacing w:val="-4"/>
        </w:rPr>
        <w:t xml:space="preserve"> </w:t>
      </w:r>
      <w:r>
        <w:t>in</w:t>
      </w:r>
      <w:r>
        <w:rPr>
          <w:spacing w:val="-4"/>
        </w:rPr>
        <w:t xml:space="preserve"> </w:t>
      </w:r>
      <w:r>
        <w:t>Section</w:t>
      </w:r>
      <w:r>
        <w:rPr>
          <w:spacing w:val="-4"/>
        </w:rPr>
        <w:t xml:space="preserve"> </w:t>
      </w:r>
      <w:r>
        <w:t>11.2.1</w:t>
      </w:r>
      <w:r>
        <w:rPr>
          <w:spacing w:val="-2"/>
        </w:rPr>
        <w:t xml:space="preserve"> </w:t>
      </w:r>
      <w:r>
        <w:t>includes</w:t>
      </w:r>
      <w:r>
        <w:rPr>
          <w:spacing w:val="-3"/>
        </w:rPr>
        <w:t xml:space="preserve"> </w:t>
      </w:r>
      <w:r>
        <w:t>an</w:t>
      </w:r>
      <w:r>
        <w:rPr>
          <w:spacing w:val="-4"/>
        </w:rPr>
        <w:t xml:space="preserve"> </w:t>
      </w:r>
      <w:r>
        <w:t>allocation</w:t>
      </w:r>
      <w:r>
        <w:rPr>
          <w:spacing w:val="-5"/>
        </w:rPr>
        <w:t xml:space="preserve"> </w:t>
      </w:r>
      <w:r>
        <w:t>of site visits to complete the necessary inspections in accordance with the table below.</w:t>
      </w:r>
      <w:r>
        <w:rPr>
          <w:spacing w:val="-2"/>
        </w:rPr>
        <w:t xml:space="preserve"> </w:t>
      </w:r>
      <w:r>
        <w:t>In</w:t>
      </w:r>
      <w:r>
        <w:rPr>
          <w:spacing w:val="-2"/>
        </w:rPr>
        <w:t xml:space="preserve"> </w:t>
      </w:r>
      <w:r>
        <w:t>the</w:t>
      </w:r>
      <w:r>
        <w:rPr>
          <w:spacing w:val="-2"/>
        </w:rPr>
        <w:t xml:space="preserve"> </w:t>
      </w:r>
      <w:r>
        <w:t>event</w:t>
      </w:r>
      <w:r>
        <w:rPr>
          <w:spacing w:val="-2"/>
        </w:rPr>
        <w:t xml:space="preserve"> </w:t>
      </w:r>
      <w:r>
        <w:t>that</w:t>
      </w:r>
      <w:r>
        <w:rPr>
          <w:spacing w:val="-2"/>
        </w:rPr>
        <w:t xml:space="preserve"> </w:t>
      </w:r>
      <w:r>
        <w:t>additional</w:t>
      </w:r>
      <w:r>
        <w:rPr>
          <w:spacing w:val="-1"/>
        </w:rPr>
        <w:t xml:space="preserve"> </w:t>
      </w:r>
      <w:r>
        <w:t>inspections</w:t>
      </w:r>
      <w:r>
        <w:rPr>
          <w:spacing w:val="-1"/>
        </w:rPr>
        <w:t xml:space="preserve"> </w:t>
      </w:r>
      <w:r>
        <w:t>by</w:t>
      </w:r>
      <w:r>
        <w:rPr>
          <w:spacing w:val="-1"/>
        </w:rPr>
        <w:t xml:space="preserve"> </w:t>
      </w:r>
      <w:r>
        <w:t>the Division</w:t>
      </w:r>
      <w:r>
        <w:rPr>
          <w:spacing w:val="-2"/>
        </w:rPr>
        <w:t xml:space="preserve"> </w:t>
      </w:r>
      <w:r>
        <w:t>are necessary or requested, additional fees may be assessed as outlined in 11.2.5.</w:t>
      </w:r>
    </w:p>
    <w:p w14:paraId="31151B1F" w14:textId="5E9D6C9B" w:rsidR="00282979" w:rsidRPr="00282979" w:rsidRDefault="00282979" w:rsidP="00282979">
      <w:pPr>
        <w:pStyle w:val="BodyText"/>
        <w:spacing w:before="1"/>
        <w:ind w:left="3601" w:right="395"/>
        <w:rPr>
          <w:color w:val="C00000"/>
        </w:rPr>
      </w:pPr>
      <w:r w:rsidRPr="00282979">
        <w:rPr>
          <w:color w:val="C00000"/>
        </w:rPr>
        <w:t>Under 50,000 sq. ft. = 5 site visits</w:t>
      </w:r>
    </w:p>
    <w:p w14:paraId="6A307FD1" w14:textId="20DD97F2" w:rsidR="00282979" w:rsidRPr="00282979" w:rsidRDefault="00282979" w:rsidP="00282979">
      <w:pPr>
        <w:pStyle w:val="BodyText"/>
        <w:spacing w:before="1"/>
        <w:ind w:left="3601" w:right="395"/>
        <w:rPr>
          <w:color w:val="C00000"/>
        </w:rPr>
      </w:pPr>
      <w:r w:rsidRPr="00282979">
        <w:rPr>
          <w:color w:val="C00000"/>
        </w:rPr>
        <w:t>50,001 – 100,000 sq. ft. = 10 site visits</w:t>
      </w:r>
    </w:p>
    <w:p w14:paraId="6A0F930E" w14:textId="678A9764" w:rsidR="009E11E2" w:rsidRPr="00282979" w:rsidRDefault="00282979" w:rsidP="00282979">
      <w:pPr>
        <w:pStyle w:val="BodyText"/>
        <w:spacing w:before="1" w:after="240"/>
        <w:ind w:left="3601" w:right="395"/>
        <w:rPr>
          <w:color w:val="C00000"/>
        </w:rPr>
      </w:pPr>
      <w:r w:rsidRPr="00282979">
        <w:rPr>
          <w:color w:val="C00000"/>
        </w:rPr>
        <w:t>100,001 – 200,000 sq. ft. = 5 site visits/each additional 100,000 sq. ft.</w:t>
      </w:r>
    </w:p>
    <w:tbl>
      <w:tblPr>
        <w:tblW w:w="0" w:type="auto"/>
        <w:tblInd w:w="36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9"/>
        <w:gridCol w:w="4052"/>
      </w:tblGrid>
      <w:tr w:rsidR="009E11E2" w:rsidRPr="00282979" w14:paraId="06F8F5EF" w14:textId="77777777">
        <w:trPr>
          <w:trHeight w:val="230"/>
        </w:trPr>
        <w:tc>
          <w:tcPr>
            <w:tcW w:w="2609" w:type="dxa"/>
          </w:tcPr>
          <w:p w14:paraId="72896862" w14:textId="77777777" w:rsidR="009E11E2" w:rsidRPr="00282979" w:rsidRDefault="00000000">
            <w:pPr>
              <w:pStyle w:val="TableParagraph"/>
              <w:spacing w:line="210" w:lineRule="exact"/>
              <w:ind w:left="105"/>
              <w:rPr>
                <w:strike/>
                <w:color w:val="C00000"/>
                <w:sz w:val="20"/>
              </w:rPr>
            </w:pPr>
            <w:r w:rsidRPr="00282979">
              <w:rPr>
                <w:strike/>
                <w:color w:val="C00000"/>
                <w:sz w:val="20"/>
              </w:rPr>
              <w:t>Under</w:t>
            </w:r>
            <w:r w:rsidRPr="00282979">
              <w:rPr>
                <w:strike/>
                <w:color w:val="C00000"/>
                <w:spacing w:val="-9"/>
                <w:sz w:val="20"/>
              </w:rPr>
              <w:t xml:space="preserve"> </w:t>
            </w:r>
            <w:r w:rsidRPr="00282979">
              <w:rPr>
                <w:strike/>
                <w:color w:val="C00000"/>
                <w:sz w:val="20"/>
              </w:rPr>
              <w:t>50,000</w:t>
            </w:r>
            <w:r w:rsidRPr="00282979">
              <w:rPr>
                <w:strike/>
                <w:color w:val="C00000"/>
                <w:spacing w:val="-10"/>
                <w:sz w:val="20"/>
              </w:rPr>
              <w:t xml:space="preserve"> </w:t>
            </w:r>
            <w:proofErr w:type="spellStart"/>
            <w:r w:rsidRPr="00282979">
              <w:rPr>
                <w:strike/>
                <w:color w:val="C00000"/>
                <w:spacing w:val="-2"/>
                <w:sz w:val="20"/>
              </w:rPr>
              <w:t>sq.ft</w:t>
            </w:r>
            <w:proofErr w:type="spellEnd"/>
            <w:r w:rsidRPr="00282979">
              <w:rPr>
                <w:strike/>
                <w:color w:val="C00000"/>
                <w:spacing w:val="-2"/>
                <w:sz w:val="20"/>
              </w:rPr>
              <w:t>.</w:t>
            </w:r>
          </w:p>
        </w:tc>
        <w:tc>
          <w:tcPr>
            <w:tcW w:w="4052" w:type="dxa"/>
          </w:tcPr>
          <w:p w14:paraId="1C7671D0" w14:textId="77777777" w:rsidR="009E11E2" w:rsidRPr="00282979" w:rsidRDefault="00000000">
            <w:pPr>
              <w:pStyle w:val="TableParagraph"/>
              <w:spacing w:line="210" w:lineRule="exact"/>
              <w:ind w:left="108"/>
              <w:rPr>
                <w:strike/>
                <w:color w:val="C00000"/>
                <w:sz w:val="20"/>
              </w:rPr>
            </w:pPr>
            <w:r w:rsidRPr="00282979">
              <w:rPr>
                <w:strike/>
                <w:color w:val="C00000"/>
                <w:sz w:val="20"/>
              </w:rPr>
              <w:t>5</w:t>
            </w:r>
            <w:r w:rsidRPr="00282979">
              <w:rPr>
                <w:strike/>
                <w:color w:val="C00000"/>
                <w:spacing w:val="-5"/>
                <w:sz w:val="20"/>
              </w:rPr>
              <w:t xml:space="preserve"> </w:t>
            </w:r>
            <w:r w:rsidRPr="00282979">
              <w:rPr>
                <w:strike/>
                <w:color w:val="C00000"/>
                <w:sz w:val="20"/>
              </w:rPr>
              <w:t>site</w:t>
            </w:r>
            <w:r w:rsidRPr="00282979">
              <w:rPr>
                <w:strike/>
                <w:color w:val="C00000"/>
                <w:spacing w:val="-6"/>
                <w:sz w:val="20"/>
              </w:rPr>
              <w:t xml:space="preserve"> </w:t>
            </w:r>
            <w:r w:rsidRPr="00282979">
              <w:rPr>
                <w:strike/>
                <w:color w:val="C00000"/>
                <w:spacing w:val="-2"/>
                <w:sz w:val="20"/>
              </w:rPr>
              <w:t>visits</w:t>
            </w:r>
          </w:p>
        </w:tc>
      </w:tr>
      <w:tr w:rsidR="009E11E2" w:rsidRPr="00282979" w14:paraId="29090290" w14:textId="77777777">
        <w:trPr>
          <w:trHeight w:val="230"/>
        </w:trPr>
        <w:tc>
          <w:tcPr>
            <w:tcW w:w="2609" w:type="dxa"/>
          </w:tcPr>
          <w:p w14:paraId="17FF7C3D" w14:textId="77777777" w:rsidR="009E11E2" w:rsidRPr="00282979" w:rsidRDefault="00000000">
            <w:pPr>
              <w:pStyle w:val="TableParagraph"/>
              <w:spacing w:line="210" w:lineRule="exact"/>
              <w:ind w:left="105"/>
              <w:rPr>
                <w:strike/>
                <w:color w:val="C00000"/>
                <w:sz w:val="20"/>
              </w:rPr>
            </w:pPr>
            <w:r w:rsidRPr="00282979">
              <w:rPr>
                <w:strike/>
                <w:color w:val="C00000"/>
                <w:spacing w:val="-2"/>
                <w:sz w:val="20"/>
              </w:rPr>
              <w:t>50,001-100,000</w:t>
            </w:r>
            <w:r w:rsidRPr="00282979">
              <w:rPr>
                <w:strike/>
                <w:color w:val="C00000"/>
                <w:spacing w:val="5"/>
                <w:sz w:val="20"/>
              </w:rPr>
              <w:t xml:space="preserve"> </w:t>
            </w:r>
            <w:proofErr w:type="spellStart"/>
            <w:r w:rsidRPr="00282979">
              <w:rPr>
                <w:strike/>
                <w:color w:val="C00000"/>
                <w:spacing w:val="-4"/>
                <w:sz w:val="20"/>
              </w:rPr>
              <w:t>sq.ft</w:t>
            </w:r>
            <w:proofErr w:type="spellEnd"/>
          </w:p>
        </w:tc>
        <w:tc>
          <w:tcPr>
            <w:tcW w:w="4052" w:type="dxa"/>
          </w:tcPr>
          <w:p w14:paraId="3F4DDC4B" w14:textId="77777777" w:rsidR="009E11E2" w:rsidRPr="00282979" w:rsidRDefault="00000000">
            <w:pPr>
              <w:pStyle w:val="TableParagraph"/>
              <w:spacing w:line="210" w:lineRule="exact"/>
              <w:ind w:left="108"/>
              <w:rPr>
                <w:strike/>
                <w:color w:val="C00000"/>
                <w:sz w:val="20"/>
              </w:rPr>
            </w:pPr>
            <w:r w:rsidRPr="00282979">
              <w:rPr>
                <w:strike/>
                <w:color w:val="C00000"/>
                <w:sz w:val="20"/>
              </w:rPr>
              <w:t>10</w:t>
            </w:r>
            <w:r w:rsidRPr="00282979">
              <w:rPr>
                <w:strike/>
                <w:color w:val="C00000"/>
                <w:spacing w:val="-6"/>
                <w:sz w:val="20"/>
              </w:rPr>
              <w:t xml:space="preserve"> </w:t>
            </w:r>
            <w:r w:rsidRPr="00282979">
              <w:rPr>
                <w:strike/>
                <w:color w:val="C00000"/>
                <w:sz w:val="20"/>
              </w:rPr>
              <w:t>site</w:t>
            </w:r>
            <w:r w:rsidRPr="00282979">
              <w:rPr>
                <w:strike/>
                <w:color w:val="C00000"/>
                <w:spacing w:val="-4"/>
                <w:sz w:val="20"/>
              </w:rPr>
              <w:t xml:space="preserve"> </w:t>
            </w:r>
            <w:r w:rsidRPr="00282979">
              <w:rPr>
                <w:strike/>
                <w:color w:val="C00000"/>
                <w:spacing w:val="-2"/>
                <w:sz w:val="20"/>
              </w:rPr>
              <w:t>visits</w:t>
            </w:r>
          </w:p>
        </w:tc>
      </w:tr>
      <w:tr w:rsidR="009E11E2" w:rsidRPr="00282979" w14:paraId="29CF499D" w14:textId="77777777">
        <w:trPr>
          <w:trHeight w:val="230"/>
        </w:trPr>
        <w:tc>
          <w:tcPr>
            <w:tcW w:w="2609" w:type="dxa"/>
          </w:tcPr>
          <w:p w14:paraId="59B41591" w14:textId="77777777" w:rsidR="009E11E2" w:rsidRPr="00282979" w:rsidRDefault="00000000">
            <w:pPr>
              <w:pStyle w:val="TableParagraph"/>
              <w:spacing w:line="210" w:lineRule="exact"/>
              <w:ind w:left="105"/>
              <w:rPr>
                <w:strike/>
                <w:color w:val="C00000"/>
                <w:sz w:val="20"/>
              </w:rPr>
            </w:pPr>
            <w:r w:rsidRPr="00282979">
              <w:rPr>
                <w:strike/>
                <w:color w:val="C00000"/>
                <w:sz w:val="20"/>
              </w:rPr>
              <w:t>100,001-200,000</w:t>
            </w:r>
            <w:r w:rsidRPr="00282979">
              <w:rPr>
                <w:strike/>
                <w:color w:val="C00000"/>
                <w:spacing w:val="-12"/>
                <w:sz w:val="20"/>
              </w:rPr>
              <w:t xml:space="preserve"> </w:t>
            </w:r>
            <w:r w:rsidRPr="00282979">
              <w:rPr>
                <w:strike/>
                <w:color w:val="C00000"/>
                <w:sz w:val="20"/>
              </w:rPr>
              <w:t>sq.</w:t>
            </w:r>
            <w:r w:rsidRPr="00282979">
              <w:rPr>
                <w:strike/>
                <w:color w:val="C00000"/>
                <w:spacing w:val="-11"/>
                <w:sz w:val="20"/>
              </w:rPr>
              <w:t xml:space="preserve"> </w:t>
            </w:r>
            <w:r w:rsidRPr="00282979">
              <w:rPr>
                <w:strike/>
                <w:color w:val="C00000"/>
                <w:spacing w:val="-5"/>
                <w:sz w:val="20"/>
              </w:rPr>
              <w:t>ft.</w:t>
            </w:r>
          </w:p>
        </w:tc>
        <w:tc>
          <w:tcPr>
            <w:tcW w:w="4052" w:type="dxa"/>
          </w:tcPr>
          <w:p w14:paraId="6CAC51E9" w14:textId="77777777" w:rsidR="009E11E2" w:rsidRPr="00282979" w:rsidRDefault="00000000">
            <w:pPr>
              <w:pStyle w:val="TableParagraph"/>
              <w:spacing w:line="210" w:lineRule="exact"/>
              <w:ind w:left="108"/>
              <w:rPr>
                <w:strike/>
                <w:color w:val="C00000"/>
                <w:sz w:val="20"/>
              </w:rPr>
            </w:pPr>
            <w:r w:rsidRPr="00282979">
              <w:rPr>
                <w:strike/>
                <w:color w:val="C00000"/>
                <w:sz w:val="20"/>
              </w:rPr>
              <w:t>5</w:t>
            </w:r>
            <w:r w:rsidRPr="00282979">
              <w:rPr>
                <w:strike/>
                <w:color w:val="C00000"/>
                <w:spacing w:val="-9"/>
                <w:sz w:val="20"/>
              </w:rPr>
              <w:t xml:space="preserve"> </w:t>
            </w:r>
            <w:r w:rsidRPr="00282979">
              <w:rPr>
                <w:strike/>
                <w:color w:val="C00000"/>
                <w:sz w:val="20"/>
              </w:rPr>
              <w:t>site</w:t>
            </w:r>
            <w:r w:rsidRPr="00282979">
              <w:rPr>
                <w:strike/>
                <w:color w:val="C00000"/>
                <w:spacing w:val="-9"/>
                <w:sz w:val="20"/>
              </w:rPr>
              <w:t xml:space="preserve"> </w:t>
            </w:r>
            <w:r w:rsidRPr="00282979">
              <w:rPr>
                <w:strike/>
                <w:color w:val="C00000"/>
                <w:sz w:val="20"/>
              </w:rPr>
              <w:t>visits/each</w:t>
            </w:r>
            <w:r w:rsidRPr="00282979">
              <w:rPr>
                <w:strike/>
                <w:color w:val="C00000"/>
                <w:spacing w:val="-6"/>
                <w:sz w:val="20"/>
              </w:rPr>
              <w:t xml:space="preserve"> </w:t>
            </w:r>
            <w:r w:rsidRPr="00282979">
              <w:rPr>
                <w:strike/>
                <w:color w:val="C00000"/>
                <w:sz w:val="20"/>
              </w:rPr>
              <w:t>additional</w:t>
            </w:r>
            <w:r w:rsidRPr="00282979">
              <w:rPr>
                <w:strike/>
                <w:color w:val="C00000"/>
                <w:spacing w:val="-5"/>
                <w:sz w:val="20"/>
              </w:rPr>
              <w:t xml:space="preserve"> </w:t>
            </w:r>
            <w:r w:rsidRPr="00282979">
              <w:rPr>
                <w:strike/>
                <w:color w:val="C00000"/>
                <w:sz w:val="20"/>
              </w:rPr>
              <w:t>100,000</w:t>
            </w:r>
            <w:r w:rsidRPr="00282979">
              <w:rPr>
                <w:strike/>
                <w:color w:val="C00000"/>
                <w:spacing w:val="-8"/>
                <w:sz w:val="20"/>
              </w:rPr>
              <w:t xml:space="preserve"> </w:t>
            </w:r>
            <w:r w:rsidRPr="00282979">
              <w:rPr>
                <w:strike/>
                <w:color w:val="C00000"/>
                <w:sz w:val="20"/>
              </w:rPr>
              <w:t>sq.</w:t>
            </w:r>
            <w:r w:rsidRPr="00282979">
              <w:rPr>
                <w:strike/>
                <w:color w:val="C00000"/>
                <w:spacing w:val="-9"/>
                <w:sz w:val="20"/>
              </w:rPr>
              <w:t xml:space="preserve"> </w:t>
            </w:r>
            <w:r w:rsidRPr="00282979">
              <w:rPr>
                <w:strike/>
                <w:color w:val="C00000"/>
                <w:spacing w:val="-5"/>
                <w:sz w:val="20"/>
              </w:rPr>
              <w:t>ft.</w:t>
            </w:r>
          </w:p>
        </w:tc>
      </w:tr>
    </w:tbl>
    <w:p w14:paraId="1047CA27" w14:textId="77777777" w:rsidR="009E11E2" w:rsidRDefault="009E11E2">
      <w:pPr>
        <w:pStyle w:val="BodyText"/>
        <w:spacing w:before="9"/>
      </w:pPr>
    </w:p>
    <w:p w14:paraId="33595E34" w14:textId="4222CE70" w:rsidR="009E11E2" w:rsidRPr="00282979" w:rsidRDefault="00000000" w:rsidP="00282979">
      <w:pPr>
        <w:pStyle w:val="ListParagraph"/>
        <w:numPr>
          <w:ilvl w:val="3"/>
          <w:numId w:val="1"/>
        </w:numPr>
        <w:tabs>
          <w:tab w:val="left" w:pos="3601"/>
        </w:tabs>
        <w:spacing w:after="240"/>
        <w:ind w:right="1171"/>
        <w:rPr>
          <w:sz w:val="20"/>
        </w:rPr>
      </w:pPr>
      <w:r>
        <w:rPr>
          <w:sz w:val="20"/>
        </w:rPr>
        <w:t>Division</w:t>
      </w:r>
      <w:r>
        <w:rPr>
          <w:spacing w:val="-6"/>
          <w:sz w:val="20"/>
        </w:rPr>
        <w:t xml:space="preserve"> </w:t>
      </w:r>
      <w:r>
        <w:rPr>
          <w:sz w:val="20"/>
        </w:rPr>
        <w:t>inspection</w:t>
      </w:r>
      <w:r>
        <w:rPr>
          <w:spacing w:val="-4"/>
          <w:sz w:val="20"/>
        </w:rPr>
        <w:t xml:space="preserve"> </w:t>
      </w:r>
      <w:r>
        <w:rPr>
          <w:sz w:val="20"/>
        </w:rPr>
        <w:t>fees</w:t>
      </w:r>
      <w:r>
        <w:rPr>
          <w:spacing w:val="-5"/>
          <w:sz w:val="20"/>
        </w:rPr>
        <w:t xml:space="preserve"> </w:t>
      </w:r>
      <w:r>
        <w:rPr>
          <w:sz w:val="20"/>
        </w:rPr>
        <w:t>do</w:t>
      </w:r>
      <w:r>
        <w:rPr>
          <w:spacing w:val="-4"/>
          <w:sz w:val="20"/>
        </w:rPr>
        <w:t xml:space="preserve"> </w:t>
      </w:r>
      <w:r>
        <w:rPr>
          <w:sz w:val="20"/>
        </w:rPr>
        <w:t>not</w:t>
      </w:r>
      <w:r>
        <w:rPr>
          <w:spacing w:val="-4"/>
          <w:sz w:val="20"/>
        </w:rPr>
        <w:t xml:space="preserve"> </w:t>
      </w:r>
      <w:r>
        <w:rPr>
          <w:sz w:val="20"/>
        </w:rPr>
        <w:t>include</w:t>
      </w:r>
      <w:r>
        <w:rPr>
          <w:spacing w:val="-7"/>
          <w:sz w:val="20"/>
        </w:rPr>
        <w:t xml:space="preserve"> </w:t>
      </w:r>
      <w:r>
        <w:rPr>
          <w:sz w:val="20"/>
        </w:rPr>
        <w:t>costs</w:t>
      </w:r>
      <w:r>
        <w:rPr>
          <w:spacing w:val="-5"/>
          <w:sz w:val="20"/>
        </w:rPr>
        <w:t xml:space="preserve"> </w:t>
      </w:r>
      <w:r>
        <w:rPr>
          <w:sz w:val="20"/>
        </w:rPr>
        <w:t>associated</w:t>
      </w:r>
      <w:r>
        <w:rPr>
          <w:spacing w:val="-6"/>
          <w:sz w:val="20"/>
        </w:rPr>
        <w:t xml:space="preserve"> </w:t>
      </w:r>
      <w:r>
        <w:rPr>
          <w:sz w:val="20"/>
        </w:rPr>
        <w:t>with</w:t>
      </w:r>
      <w:r>
        <w:rPr>
          <w:spacing w:val="-6"/>
          <w:sz w:val="20"/>
        </w:rPr>
        <w:t xml:space="preserve"> </w:t>
      </w:r>
      <w:r>
        <w:rPr>
          <w:sz w:val="20"/>
        </w:rPr>
        <w:t>inspections conducted</w:t>
      </w:r>
      <w:r w:rsidR="00282979">
        <w:rPr>
          <w:sz w:val="20"/>
        </w:rPr>
        <w:t xml:space="preserve"> </w:t>
      </w:r>
      <w:r w:rsidR="00282979">
        <w:rPr>
          <w:color w:val="C00000"/>
          <w:sz w:val="20"/>
        </w:rPr>
        <w:t>by</w:t>
      </w:r>
      <w:r>
        <w:rPr>
          <w:sz w:val="20"/>
        </w:rPr>
        <w:t xml:space="preserve"> </w:t>
      </w:r>
      <w:proofErr w:type="gramStart"/>
      <w:r>
        <w:rPr>
          <w:sz w:val="20"/>
        </w:rPr>
        <w:t xml:space="preserve">the </w:t>
      </w:r>
      <w:r w:rsidRPr="00282979">
        <w:rPr>
          <w:strike/>
          <w:color w:val="C00000"/>
          <w:sz w:val="20"/>
        </w:rPr>
        <w:t>by</w:t>
      </w:r>
      <w:proofErr w:type="gramEnd"/>
      <w:r>
        <w:rPr>
          <w:sz w:val="20"/>
        </w:rPr>
        <w:t xml:space="preserve"> local AHJ or third-party inspectors.</w:t>
      </w:r>
    </w:p>
    <w:p w14:paraId="700CD40B" w14:textId="5C6815EE" w:rsidR="009E11E2" w:rsidRPr="00282979" w:rsidRDefault="00000000" w:rsidP="00282979">
      <w:pPr>
        <w:pStyle w:val="ListParagraph"/>
        <w:numPr>
          <w:ilvl w:val="3"/>
          <w:numId w:val="1"/>
        </w:numPr>
        <w:tabs>
          <w:tab w:val="left" w:pos="3601"/>
        </w:tabs>
        <w:spacing w:after="240"/>
        <w:ind w:right="571"/>
        <w:rPr>
          <w:sz w:val="20"/>
        </w:rPr>
      </w:pPr>
      <w:r>
        <w:rPr>
          <w:sz w:val="20"/>
        </w:rPr>
        <w:t>If</w:t>
      </w:r>
      <w:r>
        <w:rPr>
          <w:spacing w:val="-4"/>
          <w:sz w:val="20"/>
        </w:rPr>
        <w:t xml:space="preserve"> </w:t>
      </w:r>
      <w:r>
        <w:rPr>
          <w:sz w:val="20"/>
        </w:rPr>
        <w:t>the</w:t>
      </w:r>
      <w:r>
        <w:rPr>
          <w:spacing w:val="-4"/>
          <w:sz w:val="20"/>
        </w:rPr>
        <w:t xml:space="preserve"> </w:t>
      </w:r>
      <w:r>
        <w:rPr>
          <w:sz w:val="20"/>
        </w:rPr>
        <w:t>submitted</w:t>
      </w:r>
      <w:r>
        <w:rPr>
          <w:spacing w:val="-4"/>
          <w:sz w:val="20"/>
        </w:rPr>
        <w:t xml:space="preserve"> </w:t>
      </w:r>
      <w:r>
        <w:rPr>
          <w:sz w:val="20"/>
        </w:rPr>
        <w:t>total</w:t>
      </w:r>
      <w:r>
        <w:rPr>
          <w:spacing w:val="-3"/>
          <w:sz w:val="20"/>
        </w:rPr>
        <w:t xml:space="preserve"> </w:t>
      </w:r>
      <w:r>
        <w:rPr>
          <w:sz w:val="20"/>
        </w:rPr>
        <w:t>project</w:t>
      </w:r>
      <w:r>
        <w:rPr>
          <w:spacing w:val="-4"/>
          <w:sz w:val="20"/>
        </w:rPr>
        <w:t xml:space="preserve"> </w:t>
      </w:r>
      <w:r>
        <w:rPr>
          <w:sz w:val="20"/>
        </w:rPr>
        <w:t>valuation</w:t>
      </w:r>
      <w:r>
        <w:rPr>
          <w:spacing w:val="-4"/>
          <w:sz w:val="20"/>
        </w:rPr>
        <w:t xml:space="preserve"> </w:t>
      </w:r>
      <w:r>
        <w:rPr>
          <w:sz w:val="20"/>
        </w:rPr>
        <w:t>appears</w:t>
      </w:r>
      <w:r>
        <w:rPr>
          <w:spacing w:val="-3"/>
          <w:sz w:val="20"/>
        </w:rPr>
        <w:t xml:space="preserve"> </w:t>
      </w:r>
      <w:r>
        <w:rPr>
          <w:sz w:val="20"/>
        </w:rPr>
        <w:t>to</w:t>
      </w:r>
      <w:r>
        <w:rPr>
          <w:spacing w:val="-4"/>
          <w:sz w:val="20"/>
        </w:rPr>
        <w:t xml:space="preserve"> </w:t>
      </w:r>
      <w:r>
        <w:rPr>
          <w:sz w:val="20"/>
        </w:rPr>
        <w:t>be</w:t>
      </w:r>
      <w:r>
        <w:rPr>
          <w:spacing w:val="-4"/>
          <w:sz w:val="20"/>
        </w:rPr>
        <w:t xml:space="preserve"> </w:t>
      </w:r>
      <w:r>
        <w:rPr>
          <w:sz w:val="20"/>
        </w:rPr>
        <w:t>below</w:t>
      </w:r>
      <w:r>
        <w:rPr>
          <w:spacing w:val="-2"/>
          <w:sz w:val="20"/>
        </w:rPr>
        <w:t xml:space="preserve"> </w:t>
      </w:r>
      <w:r>
        <w:rPr>
          <w:sz w:val="20"/>
        </w:rPr>
        <w:t>market</w:t>
      </w:r>
      <w:r>
        <w:rPr>
          <w:spacing w:val="-4"/>
          <w:sz w:val="20"/>
        </w:rPr>
        <w:t xml:space="preserve"> </w:t>
      </w:r>
      <w:r>
        <w:rPr>
          <w:sz w:val="20"/>
        </w:rPr>
        <w:t>value</w:t>
      </w:r>
      <w:r>
        <w:rPr>
          <w:spacing w:val="-4"/>
          <w:sz w:val="20"/>
        </w:rPr>
        <w:t xml:space="preserve"> </w:t>
      </w:r>
      <w:r>
        <w:rPr>
          <w:sz w:val="20"/>
        </w:rPr>
        <w:t>for</w:t>
      </w:r>
      <w:r>
        <w:rPr>
          <w:spacing w:val="-4"/>
          <w:sz w:val="20"/>
        </w:rPr>
        <w:t xml:space="preserve"> </w:t>
      </w:r>
      <w:r>
        <w:rPr>
          <w:sz w:val="20"/>
        </w:rPr>
        <w:t>the project, the Division reserves the right to request documentation from the permitee</w:t>
      </w:r>
      <w:r>
        <w:rPr>
          <w:spacing w:val="-3"/>
          <w:sz w:val="20"/>
        </w:rPr>
        <w:t xml:space="preserve"> </w:t>
      </w:r>
      <w:r>
        <w:rPr>
          <w:sz w:val="20"/>
        </w:rPr>
        <w:t>to</w:t>
      </w:r>
      <w:r>
        <w:rPr>
          <w:spacing w:val="-5"/>
          <w:sz w:val="20"/>
        </w:rPr>
        <w:t xml:space="preserve"> </w:t>
      </w:r>
      <w:r>
        <w:rPr>
          <w:sz w:val="20"/>
        </w:rPr>
        <w:t>verify</w:t>
      </w:r>
      <w:r>
        <w:rPr>
          <w:spacing w:val="-3"/>
          <w:sz w:val="20"/>
        </w:rPr>
        <w:t xml:space="preserve"> </w:t>
      </w:r>
      <w:r>
        <w:rPr>
          <w:sz w:val="20"/>
        </w:rPr>
        <w:t>the</w:t>
      </w:r>
      <w:r>
        <w:rPr>
          <w:spacing w:val="-5"/>
          <w:sz w:val="20"/>
        </w:rPr>
        <w:t xml:space="preserve"> </w:t>
      </w:r>
      <w:r>
        <w:rPr>
          <w:sz w:val="20"/>
        </w:rPr>
        <w:t>total</w:t>
      </w:r>
      <w:r>
        <w:rPr>
          <w:spacing w:val="-3"/>
          <w:sz w:val="20"/>
        </w:rPr>
        <w:t xml:space="preserve"> </w:t>
      </w:r>
      <w:r>
        <w:rPr>
          <w:sz w:val="20"/>
        </w:rPr>
        <w:t>project</w:t>
      </w:r>
      <w:r>
        <w:rPr>
          <w:spacing w:val="-4"/>
          <w:sz w:val="20"/>
        </w:rPr>
        <w:t xml:space="preserve"> </w:t>
      </w:r>
      <w:r>
        <w:rPr>
          <w:sz w:val="20"/>
        </w:rPr>
        <w:t>valuation.</w:t>
      </w:r>
      <w:r>
        <w:rPr>
          <w:spacing w:val="-4"/>
          <w:sz w:val="20"/>
        </w:rPr>
        <w:t xml:space="preserve"> </w:t>
      </w:r>
      <w:r>
        <w:rPr>
          <w:sz w:val="20"/>
        </w:rPr>
        <w:t>The</w:t>
      </w:r>
      <w:r>
        <w:rPr>
          <w:spacing w:val="-4"/>
          <w:sz w:val="20"/>
        </w:rPr>
        <w:t xml:space="preserve"> </w:t>
      </w:r>
      <w:r>
        <w:rPr>
          <w:sz w:val="20"/>
        </w:rPr>
        <w:t>permitee</w:t>
      </w:r>
      <w:r>
        <w:rPr>
          <w:spacing w:val="-2"/>
          <w:sz w:val="20"/>
        </w:rPr>
        <w:t xml:space="preserve"> </w:t>
      </w:r>
      <w:r>
        <w:rPr>
          <w:sz w:val="20"/>
        </w:rPr>
        <w:t>has the</w:t>
      </w:r>
      <w:r>
        <w:rPr>
          <w:spacing w:val="-4"/>
          <w:sz w:val="20"/>
        </w:rPr>
        <w:t xml:space="preserve"> </w:t>
      </w:r>
      <w:r>
        <w:rPr>
          <w:sz w:val="20"/>
        </w:rPr>
        <w:t>right</w:t>
      </w:r>
      <w:r>
        <w:rPr>
          <w:spacing w:val="-4"/>
          <w:sz w:val="20"/>
        </w:rPr>
        <w:t xml:space="preserve"> </w:t>
      </w:r>
      <w:r>
        <w:rPr>
          <w:sz w:val="20"/>
        </w:rPr>
        <w:t>to</w:t>
      </w:r>
      <w:r>
        <w:rPr>
          <w:spacing w:val="-4"/>
          <w:sz w:val="20"/>
        </w:rPr>
        <w:t xml:space="preserve"> </w:t>
      </w:r>
      <w:r>
        <w:rPr>
          <w:sz w:val="20"/>
        </w:rPr>
        <w:t xml:space="preserve">mark documents submitted to verify the total project valuation as proprietary </w:t>
      </w:r>
      <w:r>
        <w:rPr>
          <w:spacing w:val="-2"/>
          <w:sz w:val="20"/>
        </w:rPr>
        <w:t>information.</w:t>
      </w:r>
    </w:p>
    <w:p w14:paraId="3700C1F9" w14:textId="1113D0CA" w:rsidR="009E11E2" w:rsidRPr="00282979" w:rsidRDefault="00000000" w:rsidP="00282979">
      <w:pPr>
        <w:pStyle w:val="ListParagraph"/>
        <w:numPr>
          <w:ilvl w:val="2"/>
          <w:numId w:val="1"/>
        </w:numPr>
        <w:tabs>
          <w:tab w:val="left" w:pos="2877"/>
          <w:tab w:val="left" w:pos="2880"/>
        </w:tabs>
        <w:spacing w:after="240"/>
        <w:ind w:right="471"/>
        <w:rPr>
          <w:sz w:val="20"/>
        </w:rPr>
      </w:pPr>
      <w:r>
        <w:rPr>
          <w:sz w:val="20"/>
        </w:rPr>
        <w:t>The Division will review the fire suppression cash fund balance periodically and may reduce</w:t>
      </w:r>
      <w:r>
        <w:rPr>
          <w:spacing w:val="-3"/>
          <w:sz w:val="20"/>
        </w:rPr>
        <w:t xml:space="preserve"> </w:t>
      </w:r>
      <w:r>
        <w:rPr>
          <w:sz w:val="20"/>
        </w:rPr>
        <w:t>or</w:t>
      </w:r>
      <w:r>
        <w:rPr>
          <w:spacing w:val="-1"/>
          <w:sz w:val="20"/>
        </w:rPr>
        <w:t xml:space="preserve"> </w:t>
      </w:r>
      <w:r>
        <w:rPr>
          <w:sz w:val="20"/>
        </w:rPr>
        <w:t>increase</w:t>
      </w:r>
      <w:r>
        <w:rPr>
          <w:spacing w:val="-2"/>
          <w:sz w:val="20"/>
        </w:rPr>
        <w:t xml:space="preserve"> </w:t>
      </w:r>
      <w:r>
        <w:rPr>
          <w:sz w:val="20"/>
        </w:rPr>
        <w:t>the</w:t>
      </w:r>
      <w:r>
        <w:rPr>
          <w:spacing w:val="-2"/>
          <w:sz w:val="20"/>
        </w:rPr>
        <w:t xml:space="preserve"> </w:t>
      </w:r>
      <w:r>
        <w:rPr>
          <w:sz w:val="20"/>
        </w:rPr>
        <w:t>amount</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fees</w:t>
      </w:r>
      <w:r>
        <w:rPr>
          <w:spacing w:val="-2"/>
          <w:sz w:val="20"/>
        </w:rPr>
        <w:t xml:space="preserve"> </w:t>
      </w:r>
      <w:r>
        <w:rPr>
          <w:sz w:val="20"/>
        </w:rPr>
        <w:t>charged,</w:t>
      </w:r>
      <w:r>
        <w:rPr>
          <w:spacing w:val="-3"/>
          <w:sz w:val="20"/>
        </w:rPr>
        <w:t xml:space="preserve"> </w:t>
      </w:r>
      <w:r>
        <w:rPr>
          <w:sz w:val="20"/>
        </w:rPr>
        <w:t>if</w:t>
      </w:r>
      <w:r>
        <w:rPr>
          <w:spacing w:val="-3"/>
          <w:sz w:val="20"/>
        </w:rPr>
        <w:t xml:space="preserve"> </w:t>
      </w:r>
      <w:r>
        <w:rPr>
          <w:sz w:val="20"/>
        </w:rPr>
        <w:t>necessary,</w:t>
      </w:r>
      <w:r>
        <w:rPr>
          <w:spacing w:val="-3"/>
          <w:sz w:val="20"/>
        </w:rPr>
        <w:t xml:space="preserve"> </w:t>
      </w:r>
      <w:r>
        <w:rPr>
          <w:sz w:val="20"/>
        </w:rPr>
        <w:t>pursuant</w:t>
      </w:r>
      <w:r>
        <w:rPr>
          <w:spacing w:val="-3"/>
          <w:sz w:val="20"/>
        </w:rPr>
        <w:t xml:space="preserve"> </w:t>
      </w:r>
      <w:r>
        <w:rPr>
          <w:sz w:val="20"/>
        </w:rPr>
        <w:t>to</w:t>
      </w:r>
      <w:r>
        <w:rPr>
          <w:spacing w:val="-3"/>
          <w:sz w:val="20"/>
        </w:rPr>
        <w:t xml:space="preserve"> </w:t>
      </w:r>
      <w:proofErr w:type="spellStart"/>
      <w:r w:rsidRPr="00282979">
        <w:rPr>
          <w:strike/>
          <w:color w:val="C00000"/>
          <w:sz w:val="20"/>
        </w:rPr>
        <w:t>s</w:t>
      </w:r>
      <w:r w:rsidR="00282979">
        <w:rPr>
          <w:color w:val="C00000"/>
          <w:sz w:val="20"/>
        </w:rPr>
        <w:t>S</w:t>
      </w:r>
      <w:r w:rsidRPr="00282979">
        <w:rPr>
          <w:sz w:val="20"/>
        </w:rPr>
        <w:t>ection</w:t>
      </w:r>
      <w:proofErr w:type="spellEnd"/>
      <w:r>
        <w:rPr>
          <w:spacing w:val="-4"/>
          <w:sz w:val="20"/>
        </w:rPr>
        <w:t xml:space="preserve"> </w:t>
      </w:r>
      <w:r>
        <w:rPr>
          <w:sz w:val="20"/>
        </w:rPr>
        <w:t>24-75-402 (3) and 24-75-402 (4), C.R.S.</w:t>
      </w:r>
    </w:p>
    <w:p w14:paraId="29D3351B" w14:textId="19752AAA" w:rsidR="009E11E2" w:rsidRPr="00282979" w:rsidRDefault="00000000" w:rsidP="00282979">
      <w:pPr>
        <w:pStyle w:val="ListParagraph"/>
        <w:numPr>
          <w:ilvl w:val="2"/>
          <w:numId w:val="1"/>
        </w:numPr>
        <w:tabs>
          <w:tab w:val="left" w:pos="2877"/>
          <w:tab w:val="left" w:pos="2880"/>
        </w:tabs>
        <w:spacing w:after="240"/>
        <w:ind w:right="536"/>
        <w:rPr>
          <w:sz w:val="20"/>
        </w:rPr>
      </w:pPr>
      <w:r>
        <w:rPr>
          <w:sz w:val="20"/>
        </w:rPr>
        <w:t>A</w:t>
      </w:r>
      <w:r>
        <w:rPr>
          <w:spacing w:val="-4"/>
          <w:sz w:val="20"/>
        </w:rPr>
        <w:t xml:space="preserve"> </w:t>
      </w:r>
      <w:r>
        <w:rPr>
          <w:sz w:val="20"/>
        </w:rPr>
        <w:t>fee</w:t>
      </w:r>
      <w:r>
        <w:rPr>
          <w:spacing w:val="-4"/>
          <w:sz w:val="20"/>
        </w:rPr>
        <w:t xml:space="preserve"> </w:t>
      </w:r>
      <w:r>
        <w:rPr>
          <w:sz w:val="20"/>
        </w:rPr>
        <w:t>calculator</w:t>
      </w:r>
      <w:r>
        <w:rPr>
          <w:spacing w:val="-4"/>
          <w:sz w:val="20"/>
        </w:rPr>
        <w:t xml:space="preserve"> </w:t>
      </w:r>
      <w:r>
        <w:rPr>
          <w:sz w:val="20"/>
        </w:rPr>
        <w:t>posted</w:t>
      </w:r>
      <w:r>
        <w:rPr>
          <w:spacing w:val="-4"/>
          <w:sz w:val="20"/>
        </w:rPr>
        <w:t xml:space="preserve"> </w:t>
      </w:r>
      <w:r>
        <w:rPr>
          <w:sz w:val="20"/>
        </w:rPr>
        <w:t>on</w:t>
      </w:r>
      <w:r>
        <w:rPr>
          <w:spacing w:val="-4"/>
          <w:sz w:val="20"/>
        </w:rPr>
        <w:t xml:space="preserve"> </w:t>
      </w:r>
      <w:r>
        <w:rPr>
          <w:sz w:val="20"/>
        </w:rPr>
        <w:t>the</w:t>
      </w:r>
      <w:r>
        <w:rPr>
          <w:spacing w:val="-5"/>
          <w:sz w:val="20"/>
        </w:rPr>
        <w:t xml:space="preserve"> </w:t>
      </w:r>
      <w:r>
        <w:rPr>
          <w:sz w:val="20"/>
        </w:rPr>
        <w:t>Division</w:t>
      </w:r>
      <w:r>
        <w:rPr>
          <w:spacing w:val="-4"/>
          <w:sz w:val="20"/>
        </w:rPr>
        <w:t xml:space="preserve"> </w:t>
      </w:r>
      <w:r>
        <w:rPr>
          <w:sz w:val="20"/>
        </w:rPr>
        <w:t>website</w:t>
      </w:r>
      <w:r>
        <w:rPr>
          <w:spacing w:val="-2"/>
          <w:sz w:val="20"/>
        </w:rPr>
        <w:t xml:space="preserve"> </w:t>
      </w:r>
      <w:r>
        <w:rPr>
          <w:sz w:val="20"/>
        </w:rPr>
        <w:t>enables</w:t>
      </w:r>
      <w:r>
        <w:rPr>
          <w:spacing w:val="-3"/>
          <w:sz w:val="20"/>
        </w:rPr>
        <w:t xml:space="preserve"> </w:t>
      </w:r>
      <w:r>
        <w:rPr>
          <w:sz w:val="20"/>
        </w:rPr>
        <w:t>determination</w:t>
      </w:r>
      <w:r>
        <w:rPr>
          <w:spacing w:val="-4"/>
          <w:sz w:val="20"/>
        </w:rPr>
        <w:t xml:space="preserve"> </w:t>
      </w:r>
      <w:r>
        <w:rPr>
          <w:sz w:val="20"/>
        </w:rPr>
        <w:t>of</w:t>
      </w:r>
      <w:r>
        <w:rPr>
          <w:spacing w:val="-2"/>
          <w:sz w:val="20"/>
        </w:rPr>
        <w:t xml:space="preserve"> </w:t>
      </w:r>
      <w:r>
        <w:rPr>
          <w:sz w:val="20"/>
        </w:rPr>
        <w:t>total</w:t>
      </w:r>
      <w:r>
        <w:rPr>
          <w:spacing w:val="-5"/>
          <w:sz w:val="20"/>
        </w:rPr>
        <w:t xml:space="preserve"> </w:t>
      </w:r>
      <w:r>
        <w:rPr>
          <w:sz w:val="20"/>
        </w:rPr>
        <w:t>fees</w:t>
      </w:r>
      <w:r>
        <w:rPr>
          <w:spacing w:val="-3"/>
          <w:sz w:val="20"/>
        </w:rPr>
        <w:t xml:space="preserve"> </w:t>
      </w:r>
      <w:r>
        <w:rPr>
          <w:sz w:val="20"/>
        </w:rPr>
        <w:t xml:space="preserve">(plan review and permit fees) prior to </w:t>
      </w:r>
      <w:proofErr w:type="gramStart"/>
      <w:r>
        <w:rPr>
          <w:sz w:val="20"/>
        </w:rPr>
        <w:t>submittal of</w:t>
      </w:r>
      <w:proofErr w:type="gramEnd"/>
      <w:r>
        <w:rPr>
          <w:sz w:val="20"/>
        </w:rPr>
        <w:t xml:space="preserve"> a project.</w:t>
      </w:r>
    </w:p>
    <w:p w14:paraId="3E1D8F71" w14:textId="60A1105A" w:rsidR="009E11E2" w:rsidRPr="00282979" w:rsidRDefault="00000000" w:rsidP="00282979">
      <w:pPr>
        <w:pStyle w:val="ListParagraph"/>
        <w:numPr>
          <w:ilvl w:val="2"/>
          <w:numId w:val="1"/>
        </w:numPr>
        <w:tabs>
          <w:tab w:val="left" w:pos="2877"/>
          <w:tab w:val="left" w:pos="2880"/>
        </w:tabs>
        <w:spacing w:before="1" w:after="240"/>
        <w:ind w:right="556"/>
        <w:rPr>
          <w:sz w:val="20"/>
        </w:rPr>
      </w:pPr>
      <w:r>
        <w:rPr>
          <w:sz w:val="20"/>
        </w:rPr>
        <w:t>A</w:t>
      </w:r>
      <w:r>
        <w:rPr>
          <w:spacing w:val="-4"/>
          <w:sz w:val="20"/>
        </w:rPr>
        <w:t xml:space="preserve"> </w:t>
      </w:r>
      <w:r>
        <w:rPr>
          <w:sz w:val="20"/>
        </w:rPr>
        <w:t>minimum</w:t>
      </w:r>
      <w:r>
        <w:rPr>
          <w:spacing w:val="-4"/>
          <w:sz w:val="20"/>
        </w:rPr>
        <w:t xml:space="preserve"> </w:t>
      </w:r>
      <w:r>
        <w:rPr>
          <w:sz w:val="20"/>
        </w:rPr>
        <w:t>of</w:t>
      </w:r>
      <w:r>
        <w:rPr>
          <w:spacing w:val="-2"/>
          <w:sz w:val="20"/>
        </w:rPr>
        <w:t xml:space="preserve"> </w:t>
      </w:r>
      <w:r>
        <w:rPr>
          <w:sz w:val="20"/>
        </w:rPr>
        <w:t>half</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fees</w:t>
      </w:r>
      <w:r>
        <w:rPr>
          <w:spacing w:val="-3"/>
          <w:sz w:val="20"/>
        </w:rPr>
        <w:t xml:space="preserve"> </w:t>
      </w:r>
      <w:r>
        <w:rPr>
          <w:sz w:val="20"/>
        </w:rPr>
        <w:t>must</w:t>
      </w:r>
      <w:r>
        <w:rPr>
          <w:spacing w:val="-4"/>
          <w:sz w:val="20"/>
        </w:rPr>
        <w:t xml:space="preserve"> </w:t>
      </w:r>
      <w:r>
        <w:rPr>
          <w:sz w:val="20"/>
        </w:rPr>
        <w:t>be</w:t>
      </w:r>
      <w:r>
        <w:rPr>
          <w:spacing w:val="-4"/>
          <w:sz w:val="20"/>
        </w:rPr>
        <w:t xml:space="preserve"> </w:t>
      </w:r>
      <w:r>
        <w:rPr>
          <w:sz w:val="20"/>
        </w:rPr>
        <w:t>submitted</w:t>
      </w:r>
      <w:r>
        <w:rPr>
          <w:spacing w:val="-3"/>
          <w:sz w:val="20"/>
        </w:rPr>
        <w:t xml:space="preserve"> </w:t>
      </w:r>
      <w:r>
        <w:rPr>
          <w:sz w:val="20"/>
        </w:rPr>
        <w:t>prior</w:t>
      </w:r>
      <w:r>
        <w:rPr>
          <w:spacing w:val="-1"/>
          <w:sz w:val="20"/>
        </w:rPr>
        <w:t xml:space="preserve"> </w:t>
      </w:r>
      <w:r>
        <w:rPr>
          <w:sz w:val="20"/>
        </w:rPr>
        <w:t>to</w:t>
      </w:r>
      <w:r>
        <w:rPr>
          <w:spacing w:val="-4"/>
          <w:sz w:val="20"/>
        </w:rPr>
        <w:t xml:space="preserve"> </w:t>
      </w:r>
      <w:r>
        <w:rPr>
          <w:sz w:val="20"/>
        </w:rPr>
        <w:t>commencement</w:t>
      </w:r>
      <w:r>
        <w:rPr>
          <w:spacing w:val="-4"/>
          <w:sz w:val="20"/>
        </w:rPr>
        <w:t xml:space="preserve"> </w:t>
      </w:r>
      <w:r>
        <w:rPr>
          <w:sz w:val="20"/>
        </w:rPr>
        <w:t>of</w:t>
      </w:r>
      <w:r>
        <w:rPr>
          <w:spacing w:val="-2"/>
          <w:sz w:val="20"/>
        </w:rPr>
        <w:t xml:space="preserve"> </w:t>
      </w:r>
      <w:r>
        <w:rPr>
          <w:sz w:val="20"/>
        </w:rPr>
        <w:t>plan</w:t>
      </w:r>
      <w:r>
        <w:rPr>
          <w:spacing w:val="-4"/>
          <w:sz w:val="20"/>
        </w:rPr>
        <w:t xml:space="preserve"> </w:t>
      </w:r>
      <w:proofErr w:type="gramStart"/>
      <w:r>
        <w:rPr>
          <w:sz w:val="20"/>
        </w:rPr>
        <w:t>review</w:t>
      </w:r>
      <w:proofErr w:type="gramEnd"/>
      <w:r>
        <w:rPr>
          <w:sz w:val="20"/>
        </w:rPr>
        <w:t xml:space="preserve"> and the remaining fees must be submitted prior to permit issuance. Inspections will not be</w:t>
      </w:r>
      <w:r>
        <w:rPr>
          <w:spacing w:val="-4"/>
          <w:sz w:val="20"/>
        </w:rPr>
        <w:t xml:space="preserve"> </w:t>
      </w:r>
      <w:r>
        <w:rPr>
          <w:sz w:val="20"/>
        </w:rPr>
        <w:t>performed</w:t>
      </w:r>
      <w:r>
        <w:rPr>
          <w:spacing w:val="-3"/>
          <w:sz w:val="20"/>
        </w:rPr>
        <w:t xml:space="preserve"> </w:t>
      </w:r>
      <w:r>
        <w:rPr>
          <w:sz w:val="20"/>
        </w:rPr>
        <w:t>until</w:t>
      </w:r>
      <w:r>
        <w:rPr>
          <w:spacing w:val="-4"/>
          <w:sz w:val="20"/>
        </w:rPr>
        <w:t xml:space="preserve"> </w:t>
      </w:r>
      <w:r>
        <w:rPr>
          <w:sz w:val="20"/>
        </w:rPr>
        <w:t>the</w:t>
      </w:r>
      <w:r>
        <w:rPr>
          <w:spacing w:val="-3"/>
          <w:sz w:val="20"/>
        </w:rPr>
        <w:t xml:space="preserve"> </w:t>
      </w:r>
      <w:r>
        <w:rPr>
          <w:sz w:val="20"/>
        </w:rPr>
        <w:t>full</w:t>
      </w:r>
      <w:r>
        <w:rPr>
          <w:spacing w:val="-2"/>
          <w:sz w:val="20"/>
        </w:rPr>
        <w:t xml:space="preserve"> </w:t>
      </w:r>
      <w:r>
        <w:rPr>
          <w:sz w:val="20"/>
        </w:rPr>
        <w:t>balance</w:t>
      </w:r>
      <w:r>
        <w:rPr>
          <w:spacing w:val="-3"/>
          <w:sz w:val="20"/>
        </w:rPr>
        <w:t xml:space="preserve"> </w:t>
      </w:r>
      <w:r>
        <w:rPr>
          <w:sz w:val="20"/>
        </w:rPr>
        <w:t>of</w:t>
      </w:r>
      <w:r>
        <w:rPr>
          <w:spacing w:val="-3"/>
          <w:sz w:val="20"/>
        </w:rPr>
        <w:t xml:space="preserve"> </w:t>
      </w:r>
      <w:r>
        <w:rPr>
          <w:sz w:val="20"/>
        </w:rPr>
        <w:t>required</w:t>
      </w:r>
      <w:r>
        <w:rPr>
          <w:spacing w:val="-4"/>
          <w:sz w:val="20"/>
        </w:rPr>
        <w:t xml:space="preserve"> </w:t>
      </w:r>
      <w:r>
        <w:rPr>
          <w:sz w:val="20"/>
        </w:rPr>
        <w:t>fees</w:t>
      </w:r>
      <w:r>
        <w:rPr>
          <w:spacing w:val="-2"/>
          <w:sz w:val="20"/>
        </w:rPr>
        <w:t xml:space="preserve"> </w:t>
      </w:r>
      <w:r>
        <w:rPr>
          <w:sz w:val="20"/>
        </w:rPr>
        <w:t>has</w:t>
      </w:r>
      <w:r>
        <w:rPr>
          <w:spacing w:val="-2"/>
          <w:sz w:val="20"/>
        </w:rPr>
        <w:t xml:space="preserve"> </w:t>
      </w:r>
      <w:r>
        <w:rPr>
          <w:sz w:val="20"/>
        </w:rPr>
        <w:t>been</w:t>
      </w:r>
      <w:r>
        <w:rPr>
          <w:spacing w:val="-3"/>
          <w:sz w:val="20"/>
        </w:rPr>
        <w:t xml:space="preserve"> </w:t>
      </w:r>
      <w:r>
        <w:rPr>
          <w:sz w:val="20"/>
        </w:rPr>
        <w:t>paid.</w:t>
      </w:r>
      <w:r>
        <w:rPr>
          <w:spacing w:val="-1"/>
          <w:sz w:val="20"/>
        </w:rPr>
        <w:t xml:space="preserve"> </w:t>
      </w:r>
      <w:r>
        <w:rPr>
          <w:sz w:val="20"/>
        </w:rPr>
        <w:t>Additional</w:t>
      </w:r>
      <w:r>
        <w:rPr>
          <w:spacing w:val="-4"/>
          <w:sz w:val="20"/>
        </w:rPr>
        <w:t xml:space="preserve"> </w:t>
      </w:r>
      <w:r>
        <w:rPr>
          <w:sz w:val="20"/>
        </w:rPr>
        <w:t>inspection fees</w:t>
      </w:r>
      <w:r>
        <w:rPr>
          <w:spacing w:val="-3"/>
          <w:sz w:val="20"/>
        </w:rPr>
        <w:t xml:space="preserve"> </w:t>
      </w:r>
      <w:r>
        <w:rPr>
          <w:sz w:val="20"/>
        </w:rPr>
        <w:t>must</w:t>
      </w:r>
      <w:r>
        <w:rPr>
          <w:spacing w:val="-2"/>
          <w:sz w:val="20"/>
        </w:rPr>
        <w:t xml:space="preserve"> </w:t>
      </w:r>
      <w:r>
        <w:rPr>
          <w:sz w:val="20"/>
        </w:rPr>
        <w:t>be</w:t>
      </w:r>
      <w:r>
        <w:rPr>
          <w:spacing w:val="-5"/>
          <w:sz w:val="20"/>
        </w:rPr>
        <w:t xml:space="preserve"> </w:t>
      </w:r>
      <w:r>
        <w:rPr>
          <w:sz w:val="20"/>
        </w:rPr>
        <w:t>submitted</w:t>
      </w:r>
      <w:r>
        <w:rPr>
          <w:spacing w:val="-4"/>
          <w:sz w:val="20"/>
        </w:rPr>
        <w:t xml:space="preserve"> </w:t>
      </w:r>
      <w:r>
        <w:rPr>
          <w:sz w:val="20"/>
        </w:rPr>
        <w:t>prior</w:t>
      </w:r>
      <w:r>
        <w:rPr>
          <w:spacing w:val="-4"/>
          <w:sz w:val="20"/>
        </w:rPr>
        <w:t xml:space="preserve"> </w:t>
      </w:r>
      <w:r>
        <w:rPr>
          <w:sz w:val="20"/>
        </w:rPr>
        <w:t>to</w:t>
      </w:r>
      <w:r>
        <w:rPr>
          <w:spacing w:val="-4"/>
          <w:sz w:val="20"/>
        </w:rPr>
        <w:t xml:space="preserve"> </w:t>
      </w:r>
      <w:r>
        <w:rPr>
          <w:sz w:val="20"/>
        </w:rPr>
        <w:t>issuance</w:t>
      </w:r>
      <w:r>
        <w:rPr>
          <w:spacing w:val="-4"/>
          <w:sz w:val="20"/>
        </w:rPr>
        <w:t xml:space="preserve"> </w:t>
      </w:r>
      <w:r>
        <w:rPr>
          <w:sz w:val="20"/>
        </w:rPr>
        <w:t>of</w:t>
      </w:r>
      <w:r>
        <w:rPr>
          <w:spacing w:val="-2"/>
          <w:sz w:val="20"/>
        </w:rPr>
        <w:t xml:space="preserve"> </w:t>
      </w:r>
      <w:r>
        <w:rPr>
          <w:sz w:val="20"/>
        </w:rPr>
        <w:t>any</w:t>
      </w:r>
      <w:r>
        <w:rPr>
          <w:spacing w:val="-1"/>
          <w:sz w:val="20"/>
        </w:rPr>
        <w:t xml:space="preserve"> </w:t>
      </w:r>
      <w:r>
        <w:rPr>
          <w:sz w:val="20"/>
        </w:rPr>
        <w:t>associated</w:t>
      </w:r>
      <w:r>
        <w:rPr>
          <w:spacing w:val="-4"/>
          <w:sz w:val="20"/>
        </w:rPr>
        <w:t xml:space="preserve"> </w:t>
      </w:r>
      <w:r>
        <w:rPr>
          <w:sz w:val="20"/>
        </w:rPr>
        <w:t>Certificate</w:t>
      </w:r>
      <w:r>
        <w:rPr>
          <w:spacing w:val="-3"/>
          <w:sz w:val="20"/>
        </w:rPr>
        <w:t xml:space="preserve"> </w:t>
      </w:r>
      <w:r>
        <w:rPr>
          <w:sz w:val="20"/>
        </w:rPr>
        <w:t>of</w:t>
      </w:r>
      <w:r>
        <w:rPr>
          <w:spacing w:val="-4"/>
          <w:sz w:val="20"/>
        </w:rPr>
        <w:t xml:space="preserve"> </w:t>
      </w:r>
      <w:r>
        <w:rPr>
          <w:sz w:val="20"/>
        </w:rPr>
        <w:t>Compliance</w:t>
      </w:r>
      <w:r>
        <w:rPr>
          <w:spacing w:val="-4"/>
          <w:sz w:val="20"/>
        </w:rPr>
        <w:t xml:space="preserve"> </w:t>
      </w:r>
      <w:r>
        <w:rPr>
          <w:sz w:val="20"/>
        </w:rPr>
        <w:t>or completion of the permit.</w:t>
      </w:r>
    </w:p>
    <w:p w14:paraId="2617B26E" w14:textId="5CBA6F83" w:rsidR="009E11E2" w:rsidRPr="00282979" w:rsidRDefault="00000000" w:rsidP="00282979">
      <w:pPr>
        <w:pStyle w:val="ListParagraph"/>
        <w:numPr>
          <w:ilvl w:val="2"/>
          <w:numId w:val="1"/>
        </w:numPr>
        <w:tabs>
          <w:tab w:val="left" w:pos="2877"/>
          <w:tab w:val="left" w:pos="2880"/>
        </w:tabs>
        <w:spacing w:after="240"/>
        <w:ind w:right="541"/>
        <w:rPr>
          <w:sz w:val="20"/>
        </w:rPr>
      </w:pPr>
      <w:r>
        <w:rPr>
          <w:sz w:val="20"/>
        </w:rPr>
        <w:t>The</w:t>
      </w:r>
      <w:r>
        <w:rPr>
          <w:spacing w:val="-2"/>
          <w:sz w:val="20"/>
        </w:rPr>
        <w:t xml:space="preserve"> </w:t>
      </w:r>
      <w:r>
        <w:rPr>
          <w:sz w:val="20"/>
        </w:rPr>
        <w:t>Division</w:t>
      </w:r>
      <w:r>
        <w:rPr>
          <w:spacing w:val="-1"/>
          <w:sz w:val="20"/>
        </w:rPr>
        <w:t xml:space="preserve"> </w:t>
      </w:r>
      <w:r>
        <w:rPr>
          <w:sz w:val="20"/>
        </w:rPr>
        <w:t>may assess a</w:t>
      </w:r>
      <w:r>
        <w:rPr>
          <w:spacing w:val="-2"/>
          <w:sz w:val="20"/>
        </w:rPr>
        <w:t xml:space="preserve"> </w:t>
      </w:r>
      <w:r>
        <w:rPr>
          <w:sz w:val="20"/>
        </w:rPr>
        <w:t>$400 inspection</w:t>
      </w:r>
      <w:r>
        <w:rPr>
          <w:spacing w:val="-1"/>
          <w:sz w:val="20"/>
        </w:rPr>
        <w:t xml:space="preserve"> </w:t>
      </w:r>
      <w:r>
        <w:rPr>
          <w:sz w:val="20"/>
        </w:rPr>
        <w:t>fee</w:t>
      </w:r>
      <w:r>
        <w:rPr>
          <w:spacing w:val="-1"/>
          <w:sz w:val="20"/>
        </w:rPr>
        <w:t xml:space="preserve"> </w:t>
      </w:r>
      <w:r>
        <w:rPr>
          <w:sz w:val="20"/>
        </w:rPr>
        <w:t>for each</w:t>
      </w:r>
      <w:r>
        <w:rPr>
          <w:spacing w:val="-1"/>
          <w:sz w:val="20"/>
        </w:rPr>
        <w:t xml:space="preserve"> </w:t>
      </w:r>
      <w:r>
        <w:rPr>
          <w:sz w:val="20"/>
        </w:rPr>
        <w:t>additional inspection</w:t>
      </w:r>
      <w:r>
        <w:rPr>
          <w:spacing w:val="-1"/>
          <w:sz w:val="20"/>
        </w:rPr>
        <w:t xml:space="preserve"> </w:t>
      </w:r>
      <w:r>
        <w:rPr>
          <w:sz w:val="20"/>
        </w:rPr>
        <w:t>in</w:t>
      </w:r>
      <w:r>
        <w:rPr>
          <w:spacing w:val="-1"/>
          <w:sz w:val="20"/>
        </w:rPr>
        <w:t xml:space="preserve"> </w:t>
      </w:r>
      <w:r>
        <w:rPr>
          <w:sz w:val="20"/>
        </w:rPr>
        <w:t>excess of</w:t>
      </w:r>
      <w:r>
        <w:rPr>
          <w:spacing w:val="-4"/>
          <w:sz w:val="20"/>
        </w:rPr>
        <w:t xml:space="preserve"> </w:t>
      </w:r>
      <w:r>
        <w:rPr>
          <w:sz w:val="20"/>
        </w:rPr>
        <w:t>the</w:t>
      </w:r>
      <w:r>
        <w:rPr>
          <w:spacing w:val="-4"/>
          <w:sz w:val="20"/>
        </w:rPr>
        <w:t xml:space="preserve"> </w:t>
      </w:r>
      <w:r>
        <w:rPr>
          <w:sz w:val="20"/>
        </w:rPr>
        <w:t>number</w:t>
      </w:r>
      <w:r>
        <w:rPr>
          <w:spacing w:val="-2"/>
          <w:sz w:val="20"/>
        </w:rPr>
        <w:t xml:space="preserve"> </w:t>
      </w:r>
      <w:r>
        <w:rPr>
          <w:sz w:val="20"/>
        </w:rPr>
        <w:t>allocated</w:t>
      </w:r>
      <w:r>
        <w:rPr>
          <w:spacing w:val="-3"/>
          <w:sz w:val="20"/>
        </w:rPr>
        <w:t xml:space="preserve"> </w:t>
      </w:r>
      <w:r w:rsidRPr="00282979">
        <w:rPr>
          <w:strike/>
          <w:color w:val="C00000"/>
          <w:sz w:val="20"/>
        </w:rPr>
        <w:t>by</w:t>
      </w:r>
      <w:r w:rsidRPr="00282979">
        <w:rPr>
          <w:strike/>
          <w:color w:val="C00000"/>
          <w:spacing w:val="-3"/>
          <w:sz w:val="20"/>
        </w:rPr>
        <w:t xml:space="preserve"> </w:t>
      </w:r>
      <w:r w:rsidRPr="00282979">
        <w:rPr>
          <w:strike/>
          <w:color w:val="C00000"/>
          <w:sz w:val="20"/>
        </w:rPr>
        <w:t>the</w:t>
      </w:r>
      <w:r w:rsidRPr="00282979">
        <w:rPr>
          <w:strike/>
          <w:color w:val="C00000"/>
          <w:spacing w:val="-4"/>
          <w:sz w:val="20"/>
        </w:rPr>
        <w:t xml:space="preserve"> </w:t>
      </w:r>
      <w:r w:rsidRPr="00282979">
        <w:rPr>
          <w:strike/>
          <w:color w:val="C00000"/>
          <w:sz w:val="20"/>
        </w:rPr>
        <w:t>table</w:t>
      </w:r>
      <w:r w:rsidRPr="00282979">
        <w:rPr>
          <w:color w:val="C00000"/>
          <w:spacing w:val="-4"/>
          <w:sz w:val="20"/>
        </w:rPr>
        <w:t xml:space="preserve"> </w:t>
      </w:r>
      <w:r>
        <w:rPr>
          <w:sz w:val="20"/>
        </w:rPr>
        <w:t>in</w:t>
      </w:r>
      <w:r>
        <w:rPr>
          <w:spacing w:val="-4"/>
          <w:sz w:val="20"/>
        </w:rPr>
        <w:t xml:space="preserve"> </w:t>
      </w:r>
      <w:r>
        <w:rPr>
          <w:sz w:val="20"/>
        </w:rPr>
        <w:t>11.2.1</w:t>
      </w:r>
      <w:r w:rsidR="00282979">
        <w:rPr>
          <w:sz w:val="20"/>
        </w:rPr>
        <w:t xml:space="preserve"> </w:t>
      </w:r>
      <w:r w:rsidR="00282979">
        <w:rPr>
          <w:color w:val="C00000"/>
          <w:sz w:val="20"/>
        </w:rPr>
        <w:t>of these rules</w:t>
      </w:r>
      <w:r>
        <w:rPr>
          <w:sz w:val="20"/>
        </w:rPr>
        <w:t>.</w:t>
      </w:r>
      <w:r>
        <w:rPr>
          <w:spacing w:val="-3"/>
          <w:sz w:val="20"/>
        </w:rPr>
        <w:t xml:space="preserve"> </w:t>
      </w:r>
      <w:r>
        <w:rPr>
          <w:sz w:val="20"/>
        </w:rPr>
        <w:t>Additional</w:t>
      </w:r>
      <w:r>
        <w:rPr>
          <w:spacing w:val="-3"/>
          <w:sz w:val="20"/>
        </w:rPr>
        <w:t xml:space="preserve"> </w:t>
      </w:r>
      <w:r>
        <w:rPr>
          <w:sz w:val="20"/>
        </w:rPr>
        <w:t>inspections</w:t>
      </w:r>
      <w:r>
        <w:rPr>
          <w:spacing w:val="-3"/>
          <w:sz w:val="20"/>
        </w:rPr>
        <w:t xml:space="preserve"> </w:t>
      </w:r>
      <w:r>
        <w:rPr>
          <w:sz w:val="20"/>
        </w:rPr>
        <w:t>exceeding</w:t>
      </w:r>
      <w:r>
        <w:rPr>
          <w:spacing w:val="-3"/>
          <w:sz w:val="20"/>
        </w:rPr>
        <w:t xml:space="preserve"> </w:t>
      </w:r>
      <w:r w:rsidR="00282979">
        <w:rPr>
          <w:color w:val="C00000"/>
          <w:spacing w:val="-3"/>
          <w:sz w:val="20"/>
        </w:rPr>
        <w:t>four (</w:t>
      </w:r>
      <w:r>
        <w:rPr>
          <w:sz w:val="20"/>
        </w:rPr>
        <w:t>4</w:t>
      </w:r>
      <w:r w:rsidR="00282979">
        <w:rPr>
          <w:color w:val="C00000"/>
          <w:sz w:val="20"/>
        </w:rPr>
        <w:t>)</w:t>
      </w:r>
      <w:r w:rsidR="00282979">
        <w:rPr>
          <w:spacing w:val="-3"/>
          <w:sz w:val="20"/>
        </w:rPr>
        <w:t xml:space="preserve"> </w:t>
      </w:r>
      <w:r>
        <w:rPr>
          <w:sz w:val="20"/>
        </w:rPr>
        <w:t xml:space="preserve">hours in length, including travel time, will be charged $100 for each additional hour or portion </w:t>
      </w:r>
      <w:r>
        <w:rPr>
          <w:spacing w:val="-2"/>
          <w:sz w:val="20"/>
        </w:rPr>
        <w:t>thereof.</w:t>
      </w:r>
    </w:p>
    <w:p w14:paraId="0090BA06" w14:textId="6485D96A" w:rsidR="009E11E2" w:rsidRPr="00282979" w:rsidRDefault="00000000" w:rsidP="00282979">
      <w:pPr>
        <w:pStyle w:val="ListParagraph"/>
        <w:numPr>
          <w:ilvl w:val="2"/>
          <w:numId w:val="1"/>
        </w:numPr>
        <w:tabs>
          <w:tab w:val="left" w:pos="2877"/>
          <w:tab w:val="left" w:pos="2880"/>
        </w:tabs>
        <w:spacing w:after="240"/>
        <w:ind w:right="677"/>
        <w:rPr>
          <w:sz w:val="20"/>
        </w:rPr>
      </w:pPr>
      <w:r>
        <w:rPr>
          <w:sz w:val="20"/>
        </w:rPr>
        <w:t>The</w:t>
      </w:r>
      <w:r>
        <w:rPr>
          <w:spacing w:val="-5"/>
          <w:sz w:val="20"/>
        </w:rPr>
        <w:t xml:space="preserve"> </w:t>
      </w:r>
      <w:r>
        <w:rPr>
          <w:sz w:val="20"/>
        </w:rPr>
        <w:t>Division</w:t>
      </w:r>
      <w:r>
        <w:rPr>
          <w:spacing w:val="-4"/>
          <w:sz w:val="20"/>
        </w:rPr>
        <w:t xml:space="preserve"> </w:t>
      </w:r>
      <w:r>
        <w:rPr>
          <w:sz w:val="20"/>
        </w:rPr>
        <w:t>may</w:t>
      </w:r>
      <w:r>
        <w:rPr>
          <w:spacing w:val="-1"/>
          <w:sz w:val="20"/>
        </w:rPr>
        <w:t xml:space="preserve"> </w:t>
      </w:r>
      <w:r>
        <w:rPr>
          <w:sz w:val="20"/>
        </w:rPr>
        <w:t>assess</w:t>
      </w:r>
      <w:r>
        <w:rPr>
          <w:spacing w:val="-3"/>
          <w:sz w:val="20"/>
        </w:rPr>
        <w:t xml:space="preserve"> </w:t>
      </w:r>
      <w:r>
        <w:rPr>
          <w:sz w:val="20"/>
        </w:rPr>
        <w:t>an</w:t>
      </w:r>
      <w:r>
        <w:rPr>
          <w:spacing w:val="-5"/>
          <w:sz w:val="20"/>
        </w:rPr>
        <w:t xml:space="preserve"> </w:t>
      </w:r>
      <w:r>
        <w:rPr>
          <w:sz w:val="20"/>
        </w:rPr>
        <w:t>additional</w:t>
      </w:r>
      <w:r>
        <w:rPr>
          <w:spacing w:val="-3"/>
          <w:sz w:val="20"/>
        </w:rPr>
        <w:t xml:space="preserve"> </w:t>
      </w:r>
      <w:r>
        <w:rPr>
          <w:sz w:val="20"/>
        </w:rPr>
        <w:t>off-hours</w:t>
      </w:r>
      <w:r>
        <w:rPr>
          <w:spacing w:val="-3"/>
          <w:sz w:val="20"/>
        </w:rPr>
        <w:t xml:space="preserve"> </w:t>
      </w:r>
      <w:r>
        <w:rPr>
          <w:sz w:val="20"/>
        </w:rPr>
        <w:t>inspection</w:t>
      </w:r>
      <w:r>
        <w:rPr>
          <w:spacing w:val="-5"/>
          <w:sz w:val="20"/>
        </w:rPr>
        <w:t xml:space="preserve"> </w:t>
      </w:r>
      <w:r>
        <w:rPr>
          <w:sz w:val="20"/>
        </w:rPr>
        <w:t>fee</w:t>
      </w:r>
      <w:r>
        <w:rPr>
          <w:spacing w:val="-3"/>
          <w:sz w:val="20"/>
        </w:rPr>
        <w:t xml:space="preserve"> </w:t>
      </w:r>
      <w:r>
        <w:rPr>
          <w:sz w:val="20"/>
        </w:rPr>
        <w:t>of</w:t>
      </w:r>
      <w:r>
        <w:rPr>
          <w:spacing w:val="-4"/>
          <w:sz w:val="20"/>
        </w:rPr>
        <w:t xml:space="preserve"> </w:t>
      </w:r>
      <w:r>
        <w:rPr>
          <w:sz w:val="20"/>
        </w:rPr>
        <w:t>$400</w:t>
      </w:r>
      <w:r>
        <w:rPr>
          <w:spacing w:val="-2"/>
          <w:sz w:val="20"/>
        </w:rPr>
        <w:t xml:space="preserve"> </w:t>
      </w:r>
      <w:r>
        <w:rPr>
          <w:sz w:val="20"/>
        </w:rPr>
        <w:t>for</w:t>
      </w:r>
      <w:r>
        <w:rPr>
          <w:spacing w:val="-4"/>
          <w:sz w:val="20"/>
        </w:rPr>
        <w:t xml:space="preserve"> </w:t>
      </w:r>
      <w:r>
        <w:rPr>
          <w:sz w:val="20"/>
        </w:rPr>
        <w:t>inspections requested outside of normal business hours.</w:t>
      </w:r>
    </w:p>
    <w:p w14:paraId="01D72861" w14:textId="4DCF2573" w:rsidR="009E11E2" w:rsidRPr="00282979" w:rsidRDefault="00000000" w:rsidP="00282979">
      <w:pPr>
        <w:pStyle w:val="ListParagraph"/>
        <w:numPr>
          <w:ilvl w:val="3"/>
          <w:numId w:val="1"/>
        </w:numPr>
        <w:tabs>
          <w:tab w:val="left" w:pos="4321"/>
        </w:tabs>
        <w:spacing w:after="240"/>
        <w:ind w:left="4321" w:right="639" w:hanging="720"/>
        <w:rPr>
          <w:sz w:val="20"/>
        </w:rPr>
      </w:pPr>
      <w:r>
        <w:rPr>
          <w:sz w:val="20"/>
        </w:rPr>
        <w:lastRenderedPageBreak/>
        <w:t>Normal</w:t>
      </w:r>
      <w:r>
        <w:rPr>
          <w:spacing w:val="-7"/>
          <w:sz w:val="20"/>
        </w:rPr>
        <w:t xml:space="preserve"> </w:t>
      </w:r>
      <w:r>
        <w:rPr>
          <w:sz w:val="20"/>
        </w:rPr>
        <w:t>inspection</w:t>
      </w:r>
      <w:r>
        <w:rPr>
          <w:spacing w:val="-5"/>
          <w:sz w:val="20"/>
        </w:rPr>
        <w:t xml:space="preserve"> </w:t>
      </w:r>
      <w:r>
        <w:rPr>
          <w:sz w:val="20"/>
        </w:rPr>
        <w:t>hours</w:t>
      </w:r>
      <w:r>
        <w:rPr>
          <w:spacing w:val="-4"/>
          <w:sz w:val="20"/>
        </w:rPr>
        <w:t xml:space="preserve"> </w:t>
      </w:r>
      <w:r>
        <w:rPr>
          <w:sz w:val="20"/>
        </w:rPr>
        <w:t>are</w:t>
      </w:r>
      <w:r>
        <w:rPr>
          <w:spacing w:val="-6"/>
          <w:sz w:val="20"/>
        </w:rPr>
        <w:t xml:space="preserve"> </w:t>
      </w:r>
      <w:r>
        <w:rPr>
          <w:sz w:val="20"/>
        </w:rPr>
        <w:t>Monday</w:t>
      </w:r>
      <w:r>
        <w:rPr>
          <w:spacing w:val="-5"/>
          <w:sz w:val="20"/>
        </w:rPr>
        <w:t xml:space="preserve"> </w:t>
      </w:r>
      <w:r>
        <w:rPr>
          <w:sz w:val="20"/>
        </w:rPr>
        <w:t>through</w:t>
      </w:r>
      <w:r>
        <w:rPr>
          <w:spacing w:val="-6"/>
          <w:sz w:val="20"/>
        </w:rPr>
        <w:t xml:space="preserve"> </w:t>
      </w:r>
      <w:r>
        <w:rPr>
          <w:sz w:val="20"/>
        </w:rPr>
        <w:t>Friday</w:t>
      </w:r>
      <w:r>
        <w:rPr>
          <w:spacing w:val="-5"/>
          <w:sz w:val="20"/>
        </w:rPr>
        <w:t xml:space="preserve"> </w:t>
      </w:r>
      <w:r>
        <w:rPr>
          <w:sz w:val="20"/>
        </w:rPr>
        <w:t>between</w:t>
      </w:r>
      <w:r>
        <w:rPr>
          <w:spacing w:val="-6"/>
          <w:sz w:val="20"/>
        </w:rPr>
        <w:t xml:space="preserve"> </w:t>
      </w:r>
      <w:r>
        <w:rPr>
          <w:sz w:val="20"/>
        </w:rPr>
        <w:t>8:00</w:t>
      </w:r>
      <w:r>
        <w:rPr>
          <w:spacing w:val="-5"/>
          <w:sz w:val="20"/>
        </w:rPr>
        <w:t xml:space="preserve"> </w:t>
      </w:r>
      <w:r>
        <w:rPr>
          <w:sz w:val="20"/>
        </w:rPr>
        <w:t>am and 5:00 pm.</w:t>
      </w:r>
    </w:p>
    <w:p w14:paraId="205D3E50" w14:textId="25FFAB01" w:rsidR="009E11E2" w:rsidRPr="00282979" w:rsidRDefault="00000000" w:rsidP="00282979">
      <w:pPr>
        <w:pStyle w:val="ListParagraph"/>
        <w:numPr>
          <w:ilvl w:val="3"/>
          <w:numId w:val="1"/>
        </w:numPr>
        <w:tabs>
          <w:tab w:val="left" w:pos="4321"/>
        </w:tabs>
        <w:spacing w:after="240"/>
        <w:ind w:left="4321" w:right="845" w:hanging="720"/>
        <w:rPr>
          <w:sz w:val="20"/>
        </w:rPr>
      </w:pPr>
      <w:r>
        <w:rPr>
          <w:sz w:val="20"/>
        </w:rPr>
        <w:t>Off-hours</w:t>
      </w:r>
      <w:r>
        <w:rPr>
          <w:spacing w:val="-4"/>
          <w:sz w:val="20"/>
        </w:rPr>
        <w:t xml:space="preserve"> </w:t>
      </w:r>
      <w:r>
        <w:rPr>
          <w:sz w:val="20"/>
        </w:rPr>
        <w:t>inspections</w:t>
      </w:r>
      <w:r>
        <w:rPr>
          <w:spacing w:val="-5"/>
          <w:sz w:val="20"/>
        </w:rPr>
        <w:t xml:space="preserve"> </w:t>
      </w:r>
      <w:r>
        <w:rPr>
          <w:sz w:val="20"/>
        </w:rPr>
        <w:t>are</w:t>
      </w:r>
      <w:r>
        <w:rPr>
          <w:spacing w:val="-6"/>
          <w:sz w:val="20"/>
        </w:rPr>
        <w:t xml:space="preserve"> </w:t>
      </w:r>
      <w:r>
        <w:rPr>
          <w:sz w:val="20"/>
        </w:rPr>
        <w:t>scheduled</w:t>
      </w:r>
      <w:r>
        <w:rPr>
          <w:spacing w:val="-5"/>
          <w:sz w:val="20"/>
        </w:rPr>
        <w:t xml:space="preserve"> </w:t>
      </w:r>
      <w:r>
        <w:rPr>
          <w:sz w:val="20"/>
        </w:rPr>
        <w:t>on</w:t>
      </w:r>
      <w:r>
        <w:rPr>
          <w:spacing w:val="-5"/>
          <w:sz w:val="20"/>
        </w:rPr>
        <w:t xml:space="preserve"> </w:t>
      </w:r>
      <w:r>
        <w:rPr>
          <w:sz w:val="20"/>
        </w:rPr>
        <w:t>an</w:t>
      </w:r>
      <w:r>
        <w:rPr>
          <w:spacing w:val="-4"/>
          <w:sz w:val="20"/>
        </w:rPr>
        <w:t xml:space="preserve"> </w:t>
      </w:r>
      <w:r>
        <w:rPr>
          <w:sz w:val="20"/>
        </w:rPr>
        <w:t>“as-available”</w:t>
      </w:r>
      <w:r>
        <w:rPr>
          <w:spacing w:val="-5"/>
          <w:sz w:val="20"/>
        </w:rPr>
        <w:t xml:space="preserve"> </w:t>
      </w:r>
      <w:r>
        <w:rPr>
          <w:sz w:val="20"/>
        </w:rPr>
        <w:t>basis.</w:t>
      </w:r>
      <w:r>
        <w:rPr>
          <w:spacing w:val="-6"/>
          <w:sz w:val="20"/>
        </w:rPr>
        <w:t xml:space="preserve"> </w:t>
      </w:r>
      <w:r>
        <w:rPr>
          <w:sz w:val="20"/>
        </w:rPr>
        <w:t xml:space="preserve">The Division is not </w:t>
      </w:r>
      <w:proofErr w:type="gramStart"/>
      <w:r>
        <w:rPr>
          <w:sz w:val="20"/>
        </w:rPr>
        <w:t>obligated</w:t>
      </w:r>
      <w:proofErr w:type="gramEnd"/>
      <w:r>
        <w:rPr>
          <w:sz w:val="20"/>
        </w:rPr>
        <w:t xml:space="preserve"> to provide inspections outside of normal operating hours if an inspector is not available.</w:t>
      </w:r>
    </w:p>
    <w:p w14:paraId="2326106A" w14:textId="749D5646" w:rsidR="009E11E2" w:rsidRPr="00282979" w:rsidRDefault="00000000" w:rsidP="00282979">
      <w:pPr>
        <w:pStyle w:val="ListParagraph"/>
        <w:numPr>
          <w:ilvl w:val="1"/>
          <w:numId w:val="1"/>
        </w:numPr>
        <w:tabs>
          <w:tab w:val="left" w:pos="3598"/>
          <w:tab w:val="left" w:pos="3601"/>
        </w:tabs>
        <w:spacing w:after="240"/>
        <w:ind w:left="3601" w:right="551" w:hanging="721"/>
        <w:jc w:val="both"/>
        <w:rPr>
          <w:sz w:val="20"/>
        </w:rPr>
      </w:pPr>
      <w:r>
        <w:rPr>
          <w:sz w:val="20"/>
        </w:rPr>
        <w:t>The</w:t>
      </w:r>
      <w:r>
        <w:rPr>
          <w:spacing w:val="-6"/>
          <w:sz w:val="20"/>
        </w:rPr>
        <w:t xml:space="preserve"> </w:t>
      </w:r>
      <w:r>
        <w:rPr>
          <w:sz w:val="20"/>
        </w:rPr>
        <w:t>above</w:t>
      </w:r>
      <w:r>
        <w:rPr>
          <w:spacing w:val="-5"/>
          <w:sz w:val="20"/>
        </w:rPr>
        <w:t xml:space="preserve"> </w:t>
      </w:r>
      <w:r>
        <w:rPr>
          <w:sz w:val="20"/>
        </w:rPr>
        <w:t>fees</w:t>
      </w:r>
      <w:r>
        <w:rPr>
          <w:spacing w:val="-4"/>
          <w:sz w:val="20"/>
        </w:rPr>
        <w:t xml:space="preserve"> </w:t>
      </w:r>
      <w:r>
        <w:rPr>
          <w:sz w:val="20"/>
        </w:rPr>
        <w:t>and</w:t>
      </w:r>
      <w:r>
        <w:rPr>
          <w:spacing w:val="-5"/>
          <w:sz w:val="20"/>
        </w:rPr>
        <w:t xml:space="preserve"> </w:t>
      </w:r>
      <w:r>
        <w:rPr>
          <w:sz w:val="20"/>
        </w:rPr>
        <w:t>charges</w:t>
      </w:r>
      <w:r>
        <w:rPr>
          <w:spacing w:val="-4"/>
          <w:sz w:val="20"/>
        </w:rPr>
        <w:t xml:space="preserve"> </w:t>
      </w:r>
      <w:r>
        <w:rPr>
          <w:sz w:val="20"/>
        </w:rPr>
        <w:t>apply</w:t>
      </w:r>
      <w:r>
        <w:rPr>
          <w:spacing w:val="-2"/>
          <w:sz w:val="20"/>
        </w:rPr>
        <w:t xml:space="preserve"> </w:t>
      </w:r>
      <w:r>
        <w:rPr>
          <w:sz w:val="20"/>
        </w:rPr>
        <w:t>only</w:t>
      </w:r>
      <w:r>
        <w:rPr>
          <w:spacing w:val="-4"/>
          <w:sz w:val="20"/>
        </w:rPr>
        <w:t xml:space="preserve"> </w:t>
      </w:r>
      <w:r>
        <w:rPr>
          <w:sz w:val="20"/>
        </w:rPr>
        <w:t>for</w:t>
      </w:r>
      <w:r>
        <w:rPr>
          <w:spacing w:val="-5"/>
          <w:sz w:val="20"/>
        </w:rPr>
        <w:t xml:space="preserve"> </w:t>
      </w:r>
      <w:r>
        <w:rPr>
          <w:sz w:val="20"/>
        </w:rPr>
        <w:t>Division</w:t>
      </w:r>
      <w:r>
        <w:rPr>
          <w:spacing w:val="-3"/>
          <w:sz w:val="20"/>
        </w:rPr>
        <w:t xml:space="preserve"> </w:t>
      </w:r>
      <w:r>
        <w:rPr>
          <w:sz w:val="20"/>
        </w:rPr>
        <w:t>services.</w:t>
      </w:r>
      <w:r>
        <w:rPr>
          <w:spacing w:val="-5"/>
          <w:sz w:val="20"/>
        </w:rPr>
        <w:t xml:space="preserve"> </w:t>
      </w:r>
      <w:r>
        <w:rPr>
          <w:sz w:val="20"/>
        </w:rPr>
        <w:t>Local</w:t>
      </w:r>
      <w:r>
        <w:rPr>
          <w:spacing w:val="-4"/>
          <w:sz w:val="20"/>
        </w:rPr>
        <w:t xml:space="preserve"> </w:t>
      </w:r>
      <w:r>
        <w:rPr>
          <w:sz w:val="20"/>
        </w:rPr>
        <w:t>jurisdictions having</w:t>
      </w:r>
      <w:r>
        <w:rPr>
          <w:spacing w:val="-4"/>
          <w:sz w:val="20"/>
        </w:rPr>
        <w:t xml:space="preserve"> </w:t>
      </w:r>
      <w:r>
        <w:rPr>
          <w:sz w:val="20"/>
        </w:rPr>
        <w:t>certified</w:t>
      </w:r>
      <w:r>
        <w:rPr>
          <w:spacing w:val="-4"/>
          <w:sz w:val="20"/>
        </w:rPr>
        <w:t xml:space="preserve"> </w:t>
      </w:r>
      <w:r>
        <w:rPr>
          <w:sz w:val="20"/>
        </w:rPr>
        <w:t>Fire</w:t>
      </w:r>
      <w:r>
        <w:rPr>
          <w:spacing w:val="-2"/>
          <w:sz w:val="20"/>
        </w:rPr>
        <w:t xml:space="preserve"> </w:t>
      </w:r>
      <w:r>
        <w:rPr>
          <w:sz w:val="20"/>
        </w:rPr>
        <w:t>Inspectors</w:t>
      </w:r>
      <w:r>
        <w:rPr>
          <w:spacing w:val="-2"/>
          <w:sz w:val="20"/>
        </w:rPr>
        <w:t xml:space="preserve"> </w:t>
      </w:r>
      <w:r>
        <w:rPr>
          <w:sz w:val="20"/>
        </w:rPr>
        <w:t>may</w:t>
      </w:r>
      <w:r>
        <w:rPr>
          <w:spacing w:val="-3"/>
          <w:sz w:val="20"/>
        </w:rPr>
        <w:t xml:space="preserve"> </w:t>
      </w:r>
      <w:r>
        <w:rPr>
          <w:sz w:val="20"/>
        </w:rPr>
        <w:t>establish</w:t>
      </w:r>
      <w:r>
        <w:rPr>
          <w:spacing w:val="-2"/>
          <w:sz w:val="20"/>
        </w:rPr>
        <w:t xml:space="preserve"> </w:t>
      </w:r>
      <w:r>
        <w:rPr>
          <w:sz w:val="20"/>
        </w:rPr>
        <w:t>their</w:t>
      </w:r>
      <w:r>
        <w:rPr>
          <w:spacing w:val="-3"/>
          <w:sz w:val="20"/>
        </w:rPr>
        <w:t xml:space="preserve"> </w:t>
      </w:r>
      <w:r>
        <w:rPr>
          <w:sz w:val="20"/>
        </w:rPr>
        <w:t>own</w:t>
      </w:r>
      <w:r>
        <w:rPr>
          <w:spacing w:val="-2"/>
          <w:sz w:val="20"/>
        </w:rPr>
        <w:t xml:space="preserve"> </w:t>
      </w:r>
      <w:r>
        <w:rPr>
          <w:sz w:val="20"/>
        </w:rPr>
        <w:t>permit,</w:t>
      </w:r>
      <w:r>
        <w:rPr>
          <w:spacing w:val="-4"/>
          <w:sz w:val="20"/>
        </w:rPr>
        <w:t xml:space="preserve"> </w:t>
      </w:r>
      <w:r>
        <w:rPr>
          <w:sz w:val="20"/>
        </w:rPr>
        <w:t>plan</w:t>
      </w:r>
      <w:r>
        <w:rPr>
          <w:spacing w:val="-4"/>
          <w:sz w:val="20"/>
        </w:rPr>
        <w:t xml:space="preserve"> </w:t>
      </w:r>
      <w:r>
        <w:rPr>
          <w:sz w:val="20"/>
        </w:rPr>
        <w:t>review</w:t>
      </w:r>
      <w:r>
        <w:rPr>
          <w:spacing w:val="-4"/>
          <w:sz w:val="20"/>
        </w:rPr>
        <w:t xml:space="preserve"> </w:t>
      </w:r>
      <w:r>
        <w:rPr>
          <w:sz w:val="20"/>
        </w:rPr>
        <w:t>and inspection fees, and other charges.</w:t>
      </w:r>
    </w:p>
    <w:p w14:paraId="57061377" w14:textId="093C8BEF" w:rsidR="009E11E2" w:rsidRPr="00282979" w:rsidRDefault="00000000" w:rsidP="00282979">
      <w:pPr>
        <w:pStyle w:val="ListParagraph"/>
        <w:numPr>
          <w:ilvl w:val="1"/>
          <w:numId w:val="1"/>
        </w:numPr>
        <w:tabs>
          <w:tab w:val="left" w:pos="3601"/>
        </w:tabs>
        <w:spacing w:after="240"/>
        <w:ind w:left="3601" w:right="672" w:hanging="721"/>
        <w:jc w:val="left"/>
        <w:rPr>
          <w:sz w:val="20"/>
        </w:rPr>
      </w:pPr>
      <w:r>
        <w:rPr>
          <w:sz w:val="20"/>
        </w:rPr>
        <w:t xml:space="preserve">Fees may be waived or modified when appropriate at the discretion of the </w:t>
      </w:r>
      <w:bookmarkStart w:id="119" w:name="SECTION_12_INQUIRIES"/>
      <w:bookmarkEnd w:id="119"/>
      <w:r>
        <w:rPr>
          <w:sz w:val="20"/>
        </w:rPr>
        <w:t>Director</w:t>
      </w:r>
      <w:r>
        <w:rPr>
          <w:spacing w:val="-5"/>
          <w:sz w:val="20"/>
        </w:rPr>
        <w:t xml:space="preserve"> </w:t>
      </w:r>
      <w:r>
        <w:rPr>
          <w:sz w:val="20"/>
        </w:rPr>
        <w:t>or</w:t>
      </w:r>
      <w:r>
        <w:rPr>
          <w:spacing w:val="-4"/>
          <w:sz w:val="20"/>
        </w:rPr>
        <w:t xml:space="preserve"> </w:t>
      </w:r>
      <w:proofErr w:type="gramStart"/>
      <w:r w:rsidRPr="00282979">
        <w:rPr>
          <w:strike/>
          <w:color w:val="C00000"/>
          <w:sz w:val="20"/>
        </w:rPr>
        <w:t>his</w:t>
      </w:r>
      <w:r>
        <w:rPr>
          <w:spacing w:val="-4"/>
          <w:sz w:val="20"/>
        </w:rPr>
        <w:t xml:space="preserve"> </w:t>
      </w:r>
      <w:r w:rsidR="00282979" w:rsidRPr="00282979">
        <w:rPr>
          <w:color w:val="C00000"/>
          <w:spacing w:val="-4"/>
          <w:sz w:val="20"/>
        </w:rPr>
        <w:t>their</w:t>
      </w:r>
      <w:proofErr w:type="gramEnd"/>
      <w:r w:rsidR="00282979" w:rsidRPr="00282979">
        <w:rPr>
          <w:color w:val="C00000"/>
          <w:spacing w:val="-4"/>
          <w:sz w:val="20"/>
        </w:rPr>
        <w:t xml:space="preserve"> </w:t>
      </w:r>
      <w:proofErr w:type="gramStart"/>
      <w:r>
        <w:rPr>
          <w:sz w:val="20"/>
        </w:rPr>
        <w:t>designee</w:t>
      </w:r>
      <w:proofErr w:type="gramEnd"/>
      <w:r>
        <w:rPr>
          <w:sz w:val="20"/>
        </w:rPr>
        <w:t>.</w:t>
      </w:r>
      <w:r>
        <w:rPr>
          <w:spacing w:val="-3"/>
          <w:sz w:val="20"/>
        </w:rPr>
        <w:t xml:space="preserve"> </w:t>
      </w:r>
      <w:r>
        <w:rPr>
          <w:sz w:val="20"/>
        </w:rPr>
        <w:t>Request</w:t>
      </w:r>
      <w:r>
        <w:rPr>
          <w:spacing w:val="-3"/>
          <w:sz w:val="20"/>
        </w:rPr>
        <w:t xml:space="preserve"> </w:t>
      </w:r>
      <w:r>
        <w:rPr>
          <w:sz w:val="20"/>
        </w:rPr>
        <w:t>for</w:t>
      </w:r>
      <w:r>
        <w:rPr>
          <w:spacing w:val="-5"/>
          <w:sz w:val="20"/>
        </w:rPr>
        <w:t xml:space="preserve"> </w:t>
      </w:r>
      <w:r>
        <w:rPr>
          <w:sz w:val="20"/>
        </w:rPr>
        <w:t>waiver</w:t>
      </w:r>
      <w:r>
        <w:rPr>
          <w:spacing w:val="-5"/>
          <w:sz w:val="20"/>
        </w:rPr>
        <w:t xml:space="preserve"> </w:t>
      </w:r>
      <w:r>
        <w:rPr>
          <w:sz w:val="20"/>
        </w:rPr>
        <w:t>or</w:t>
      </w:r>
      <w:r>
        <w:rPr>
          <w:spacing w:val="-4"/>
          <w:sz w:val="20"/>
        </w:rPr>
        <w:t xml:space="preserve"> </w:t>
      </w:r>
      <w:r>
        <w:rPr>
          <w:sz w:val="20"/>
        </w:rPr>
        <w:t>modification</w:t>
      </w:r>
      <w:r>
        <w:rPr>
          <w:spacing w:val="-5"/>
          <w:sz w:val="20"/>
        </w:rPr>
        <w:t xml:space="preserve"> </w:t>
      </w:r>
      <w:r>
        <w:rPr>
          <w:sz w:val="20"/>
        </w:rPr>
        <w:t>shall</w:t>
      </w:r>
      <w:r>
        <w:rPr>
          <w:spacing w:val="-4"/>
          <w:sz w:val="20"/>
        </w:rPr>
        <w:t xml:space="preserve"> </w:t>
      </w:r>
      <w:r>
        <w:rPr>
          <w:sz w:val="20"/>
        </w:rPr>
        <w:t>be</w:t>
      </w:r>
      <w:r>
        <w:rPr>
          <w:spacing w:val="-4"/>
          <w:sz w:val="20"/>
        </w:rPr>
        <w:t xml:space="preserve"> </w:t>
      </w:r>
      <w:r>
        <w:rPr>
          <w:sz w:val="20"/>
        </w:rPr>
        <w:t>in</w:t>
      </w:r>
      <w:r>
        <w:rPr>
          <w:spacing w:val="-5"/>
          <w:sz w:val="20"/>
        </w:rPr>
        <w:t xml:space="preserve"> </w:t>
      </w:r>
      <w:r>
        <w:rPr>
          <w:sz w:val="20"/>
        </w:rPr>
        <w:t>writing.</w:t>
      </w:r>
    </w:p>
    <w:p w14:paraId="025986ED" w14:textId="22C45A3A" w:rsidR="009E11E2" w:rsidRPr="00282979" w:rsidRDefault="00000000" w:rsidP="00282979">
      <w:pPr>
        <w:pStyle w:val="Heading2"/>
        <w:spacing w:after="240"/>
      </w:pPr>
      <w:r>
        <w:t>SECTION</w:t>
      </w:r>
      <w:r>
        <w:rPr>
          <w:spacing w:val="-6"/>
        </w:rPr>
        <w:t xml:space="preserve"> </w:t>
      </w:r>
      <w:r>
        <w:t>12</w:t>
      </w:r>
      <w:r>
        <w:rPr>
          <w:spacing w:val="-7"/>
        </w:rPr>
        <w:t xml:space="preserve"> </w:t>
      </w:r>
      <w:r>
        <w:rPr>
          <w:spacing w:val="-2"/>
        </w:rPr>
        <w:t>INQUIRIES</w:t>
      </w:r>
    </w:p>
    <w:p w14:paraId="3F99F1F0" w14:textId="61C61964" w:rsidR="009E11E2" w:rsidRDefault="00000000" w:rsidP="00876BDF">
      <w:pPr>
        <w:pStyle w:val="BodyText"/>
        <w:ind w:left="2160" w:right="395" w:hanging="720"/>
      </w:pPr>
      <w:r>
        <w:t>12.1</w:t>
      </w:r>
      <w:r>
        <w:rPr>
          <w:spacing w:val="-5"/>
        </w:rPr>
        <w:t xml:space="preserve"> </w:t>
      </w:r>
      <w:r w:rsidR="00282979">
        <w:rPr>
          <w:spacing w:val="-5"/>
        </w:rPr>
        <w:tab/>
      </w:r>
      <w:r>
        <w:t>Questions,</w:t>
      </w:r>
      <w:r>
        <w:rPr>
          <w:spacing w:val="-4"/>
        </w:rPr>
        <w:t xml:space="preserve"> </w:t>
      </w:r>
      <w:r>
        <w:t>clarification,</w:t>
      </w:r>
      <w:r>
        <w:rPr>
          <w:spacing w:val="-4"/>
        </w:rPr>
        <w:t xml:space="preserve"> </w:t>
      </w:r>
      <w:r>
        <w:t>or</w:t>
      </w:r>
      <w:r>
        <w:rPr>
          <w:spacing w:val="-4"/>
        </w:rPr>
        <w:t xml:space="preserve"> </w:t>
      </w:r>
      <w:r>
        <w:t>interpretation</w:t>
      </w:r>
      <w:r>
        <w:rPr>
          <w:spacing w:val="-2"/>
        </w:rPr>
        <w:t xml:space="preserve"> </w:t>
      </w:r>
      <w:r>
        <w:t>of</w:t>
      </w:r>
      <w:r>
        <w:rPr>
          <w:spacing w:val="-4"/>
        </w:rPr>
        <w:t xml:space="preserve"> </w:t>
      </w:r>
      <w:r>
        <w:t>these</w:t>
      </w:r>
      <w:r>
        <w:rPr>
          <w:spacing w:val="-2"/>
        </w:rPr>
        <w:t xml:space="preserve"> </w:t>
      </w:r>
      <w:r>
        <w:t>Rules</w:t>
      </w:r>
      <w:r>
        <w:rPr>
          <w:spacing w:val="-3"/>
        </w:rPr>
        <w:t xml:space="preserve"> </w:t>
      </w:r>
      <w:r>
        <w:t>should</w:t>
      </w:r>
      <w:r>
        <w:rPr>
          <w:spacing w:val="-4"/>
        </w:rPr>
        <w:t xml:space="preserve"> </w:t>
      </w:r>
      <w:r>
        <w:t>be</w:t>
      </w:r>
      <w:r>
        <w:rPr>
          <w:spacing w:val="-4"/>
        </w:rPr>
        <w:t xml:space="preserve"> </w:t>
      </w:r>
      <w:r>
        <w:t>addressed</w:t>
      </w:r>
      <w:r>
        <w:rPr>
          <w:spacing w:val="-2"/>
        </w:rPr>
        <w:t xml:space="preserve"> </w:t>
      </w:r>
      <w:r>
        <w:t>in</w:t>
      </w:r>
      <w:r>
        <w:rPr>
          <w:spacing w:val="-4"/>
        </w:rPr>
        <w:t xml:space="preserve"> </w:t>
      </w:r>
      <w:r>
        <w:t>writing</w:t>
      </w:r>
      <w:r>
        <w:rPr>
          <w:spacing w:val="-5"/>
        </w:rPr>
        <w:t xml:space="preserve"> </w:t>
      </w:r>
      <w:r>
        <w:t>to:</w:t>
      </w:r>
      <w:r>
        <w:rPr>
          <w:spacing w:val="-4"/>
        </w:rPr>
        <w:t xml:space="preserve"> </w:t>
      </w:r>
      <w:r>
        <w:t>Fire</w:t>
      </w:r>
      <w:r>
        <w:rPr>
          <w:spacing w:val="-2"/>
        </w:rPr>
        <w:t xml:space="preserve"> </w:t>
      </w:r>
      <w:r>
        <w:t>&amp;</w:t>
      </w:r>
      <w:r>
        <w:rPr>
          <w:spacing w:val="-3"/>
        </w:rPr>
        <w:t xml:space="preserve"> </w:t>
      </w:r>
      <w:r>
        <w:t xml:space="preserve">Life Safety Section Chief, Colorado Division of Fire Prevention and Control, </w:t>
      </w:r>
      <w:del w:id="120" w:author="Chris Brunette" w:date="2026-07-21T13:29:00Z" w16du:dateUtc="2026-07-21T19:29:00Z">
        <w:r w:rsidDel="0010340D">
          <w:delText>700 Kipling St</w:delText>
        </w:r>
      </w:del>
      <w:ins w:id="121" w:author="Chris Brunette" w:date="2026-07-21T13:29:00Z" w16du:dateUtc="2026-07-21T19:29:00Z">
        <w:r w:rsidR="0010340D">
          <w:t>1697 Cole Blvd</w:t>
        </w:r>
      </w:ins>
      <w:r>
        <w:t xml:space="preserve">, Suite </w:t>
      </w:r>
      <w:del w:id="122" w:author="Chris Brunette" w:date="2026-07-21T13:29:00Z" w16du:dateUtc="2026-07-21T19:29:00Z">
        <w:r w:rsidDel="0010340D">
          <w:delText>4100</w:delText>
        </w:r>
      </w:del>
      <w:ins w:id="123" w:author="Chris Brunette" w:date="2026-07-21T13:29:00Z" w16du:dateUtc="2026-07-21T19:29:00Z">
        <w:r w:rsidR="0010340D">
          <w:t>200</w:t>
        </w:r>
      </w:ins>
      <w:r>
        <w:t xml:space="preserve">, </w:t>
      </w:r>
      <w:del w:id="124" w:author="Chris Brunette" w:date="2026-07-21T13:29:00Z" w16du:dateUtc="2026-07-21T19:29:00Z">
        <w:r w:rsidDel="0010340D">
          <w:delText>Denver</w:delText>
        </w:r>
      </w:del>
      <w:ins w:id="125" w:author="Chris Brunette" w:date="2026-07-21T13:29:00Z" w16du:dateUtc="2026-07-21T19:29:00Z">
        <w:r w:rsidR="0010340D">
          <w:t>Lakewood</w:t>
        </w:r>
      </w:ins>
      <w:r>
        <w:t xml:space="preserve">, CO </w:t>
      </w:r>
      <w:del w:id="126" w:author="Chris Brunette" w:date="2026-07-21T13:29:00Z" w16du:dateUtc="2026-07-21T19:29:00Z">
        <w:r w:rsidDel="0010340D">
          <w:delText>80215</w:delText>
        </w:r>
      </w:del>
      <w:ins w:id="127" w:author="Chris Brunette" w:date="2026-07-21T13:29:00Z" w16du:dateUtc="2026-07-21T19:29:00Z">
        <w:r w:rsidR="0010340D">
          <w:t>80401</w:t>
        </w:r>
      </w:ins>
      <w:r>
        <w:t>. Telephone number: (303) 239-4100.</w:t>
      </w:r>
    </w:p>
    <w:p w14:paraId="0FE354BE" w14:textId="77777777" w:rsidR="009E11E2" w:rsidRDefault="00000000">
      <w:pPr>
        <w:pStyle w:val="BodyText"/>
        <w:spacing w:before="209"/>
      </w:pPr>
      <w:r>
        <w:rPr>
          <w:noProof/>
        </w:rPr>
        <mc:AlternateContent>
          <mc:Choice Requires="wps">
            <w:drawing>
              <wp:anchor distT="0" distB="0" distL="0" distR="0" simplePos="0" relativeHeight="487588864" behindDoc="1" locked="0" layoutInCell="1" allowOverlap="1" wp14:anchorId="548B74A3" wp14:editId="0506612B">
                <wp:simplePos x="0" y="0"/>
                <wp:positionH relativeFrom="page">
                  <wp:posOffset>914704</wp:posOffset>
                </wp:positionH>
                <wp:positionV relativeFrom="paragraph">
                  <wp:posOffset>294066</wp:posOffset>
                </wp:positionV>
                <wp:extent cx="515112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51120" cy="1270"/>
                        </a:xfrm>
                        <a:custGeom>
                          <a:avLst/>
                          <a:gdLst/>
                          <a:ahLst/>
                          <a:cxnLst/>
                          <a:rect l="l" t="t" r="r" b="b"/>
                          <a:pathLst>
                            <a:path w="5151120">
                              <a:moveTo>
                                <a:pt x="0" y="0"/>
                              </a:moveTo>
                              <a:lnTo>
                                <a:pt x="5150647"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CFD077" id="Graphic 10" o:spid="_x0000_s1026" style="position:absolute;margin-left:1in;margin-top:23.15pt;width:405.6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151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" path="m,l5150647,e" filled="f" strokeweight=".22133mm">
                <v:path arrowok="t"/>
                <w10:wrap type="topAndBottom" anchorx="page"/>
              </v:shape>
            </w:pict>
          </mc:Fallback>
        </mc:AlternateContent>
      </w:r>
    </w:p>
    <w:sectPr w:rsidR="009E11E2">
      <w:pgSz w:w="12240" w:h="15840"/>
      <w:pgMar w:top="1120" w:right="1080" w:bottom="600" w:left="0" w:header="677" w:footer="4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44513" w14:textId="77777777" w:rsidR="00DC250A" w:rsidRDefault="00DC250A">
      <w:r>
        <w:separator/>
      </w:r>
    </w:p>
  </w:endnote>
  <w:endnote w:type="continuationSeparator" w:id="0">
    <w:p w14:paraId="435BF40F" w14:textId="77777777" w:rsidR="00DC250A" w:rsidRDefault="00DC25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9687C" w14:textId="77777777" w:rsidR="009E11E2" w:rsidRDefault="00000000">
    <w:pPr>
      <w:pStyle w:val="BodyText"/>
      <w:spacing w:line="14" w:lineRule="auto"/>
    </w:pPr>
    <w:r>
      <w:rPr>
        <w:noProof/>
      </w:rPr>
      <mc:AlternateContent>
        <mc:Choice Requires="wps">
          <w:drawing>
            <wp:anchor distT="0" distB="0" distL="0" distR="0" simplePos="0" relativeHeight="251684864" behindDoc="1" locked="0" layoutInCell="1" allowOverlap="1" wp14:anchorId="62899A08" wp14:editId="53E7228F">
              <wp:simplePos x="0" y="0"/>
              <wp:positionH relativeFrom="page">
                <wp:posOffset>896416</wp:posOffset>
              </wp:positionH>
              <wp:positionV relativeFrom="page">
                <wp:posOffset>9614916</wp:posOffset>
              </wp:positionV>
              <wp:extent cx="5981700" cy="1270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12700"/>
                      </a:xfrm>
                      <a:custGeom>
                        <a:avLst/>
                        <a:gdLst/>
                        <a:ahLst/>
                        <a:cxnLst/>
                        <a:rect l="l" t="t" r="r" b="b"/>
                        <a:pathLst>
                          <a:path w="5981700" h="12700">
                            <a:moveTo>
                              <a:pt x="5981446" y="0"/>
                            </a:moveTo>
                            <a:lnTo>
                              <a:pt x="0" y="0"/>
                            </a:lnTo>
                            <a:lnTo>
                              <a:pt x="0" y="12191"/>
                            </a:lnTo>
                            <a:lnTo>
                              <a:pt x="5981446" y="12191"/>
                            </a:lnTo>
                            <a:lnTo>
                              <a:pt x="59814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BB1B4D" id="Graphic 8" o:spid="_x0000_s1026" style="position:absolute;margin-left:70.6pt;margin-top:757.1pt;width:471pt;height:1pt;z-index:-251631616;visibility:visible;mso-wrap-style:square;mso-wrap-distance-left:0;mso-wrap-distance-top:0;mso-wrap-distance-right:0;mso-wrap-distance-bottom:0;mso-position-horizontal:absolute;mso-position-horizontal-relative:page;mso-position-vertical:absolute;mso-position-vertical-relative:page;v-text-anchor:top" coordsize="59817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" path="m5981446,l,,,12191r5981446,l5981446,xe" fillcolor="black" stroked="f">
              <v:path arrowok="t"/>
              <w10:wrap anchorx="page" anchory="page"/>
            </v:shape>
          </w:pict>
        </mc:Fallback>
      </mc:AlternateContent>
    </w:r>
    <w:r>
      <w:rPr>
        <w:noProof/>
      </w:rPr>
      <mc:AlternateContent>
        <mc:Choice Requires="wps">
          <w:drawing>
            <wp:anchor distT="0" distB="0" distL="0" distR="0" simplePos="0" relativeHeight="251701248" behindDoc="1" locked="0" layoutInCell="1" allowOverlap="1" wp14:anchorId="6525B93D" wp14:editId="73404B93">
              <wp:simplePos x="0" y="0"/>
              <wp:positionH relativeFrom="page">
                <wp:posOffset>6705092</wp:posOffset>
              </wp:positionH>
              <wp:positionV relativeFrom="page">
                <wp:posOffset>9630962</wp:posOffset>
              </wp:positionV>
              <wp:extent cx="203835" cy="16700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67005"/>
                      </a:xfrm>
                      <a:prstGeom prst="rect">
                        <a:avLst/>
                      </a:prstGeom>
                    </wps:spPr>
                    <wps:txbx>
                      <w:txbxContent>
                        <w:p w14:paraId="64B80EB1" w14:textId="77777777" w:rsidR="009E11E2" w:rsidRDefault="00000000">
                          <w:pPr>
                            <w:spacing w:before="12"/>
                            <w:ind w:left="20"/>
                            <w:rPr>
                              <w:b/>
                              <w:sz w:val="20"/>
                            </w:rPr>
                          </w:pP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10</w:t>
                          </w:r>
                          <w:r>
                            <w:rPr>
                              <w:b/>
                              <w:spacing w:val="-5"/>
                              <w:sz w:val="20"/>
                            </w:rPr>
                            <w:fldChar w:fldCharType="end"/>
                          </w:r>
                        </w:p>
                      </w:txbxContent>
                    </wps:txbx>
                    <wps:bodyPr wrap="square" lIns="0" tIns="0" rIns="0" bIns="0" rtlCol="0">
                      <a:noAutofit/>
                    </wps:bodyPr>
                  </wps:wsp>
                </a:graphicData>
              </a:graphic>
            </wp:anchor>
          </w:drawing>
        </mc:Choice>
        <mc:Fallback>
          <w:pict>
            <v:shapetype w14:anchorId="6525B93D" id="_x0000_t202" coordsize="21600,21600" o:spt="202" path="m,l,21600r21600,l21600,xe">
              <v:stroke joinstyle="miter"/>
              <v:path gradientshapeok="t" o:connecttype="rect"/>
            </v:shapetype>
            <v:shape id="Textbox 9" o:spid="_x0000_s1028" type="#_x0000_t202" style="position:absolute;margin-left:527.95pt;margin-top:758.35pt;width:16.05pt;height:13.15pt;z-index:-25161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" filled="f" stroked="f">
              <v:textbox inset="0,0,0,0">
                <w:txbxContent>
                  <w:p w14:paraId="64B80EB1" w14:textId="77777777" w:rsidR="009E11E2" w:rsidRDefault="00000000">
                    <w:pPr>
                      <w:spacing w:before="12"/>
                      <w:ind w:left="20"/>
                      <w:rPr>
                        <w:b/>
                        <w:sz w:val="20"/>
                      </w:rPr>
                    </w:pP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10</w:t>
                    </w:r>
                    <w:r>
                      <w:rPr>
                        <w:b/>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84FB2" w14:textId="77777777" w:rsidR="00DC250A" w:rsidRDefault="00DC250A">
      <w:r>
        <w:separator/>
      </w:r>
    </w:p>
  </w:footnote>
  <w:footnote w:type="continuationSeparator" w:id="0">
    <w:p w14:paraId="62F9431B" w14:textId="77777777" w:rsidR="00DC250A" w:rsidRDefault="00DC25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21C0F" w14:textId="77777777" w:rsidR="009E11E2" w:rsidRDefault="00000000">
    <w:pPr>
      <w:pStyle w:val="BodyText"/>
      <w:spacing w:line="14" w:lineRule="auto"/>
    </w:pPr>
    <w:r>
      <w:rPr>
        <w:noProof/>
      </w:rPr>
      <mc:AlternateContent>
        <mc:Choice Requires="wps">
          <w:drawing>
            <wp:anchor distT="0" distB="0" distL="0" distR="0" simplePos="0" relativeHeight="251635712" behindDoc="1" locked="0" layoutInCell="1" allowOverlap="1" wp14:anchorId="1B84957B" wp14:editId="48675FEE">
              <wp:simplePos x="0" y="0"/>
              <wp:positionH relativeFrom="page">
                <wp:posOffset>896416</wp:posOffset>
              </wp:positionH>
              <wp:positionV relativeFrom="page">
                <wp:posOffset>701040</wp:posOffset>
              </wp:positionV>
              <wp:extent cx="5981700" cy="1841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18415"/>
                      </a:xfrm>
                      <a:custGeom>
                        <a:avLst/>
                        <a:gdLst/>
                        <a:ahLst/>
                        <a:cxnLst/>
                        <a:rect l="l" t="t" r="r" b="b"/>
                        <a:pathLst>
                          <a:path w="5981700" h="18415">
                            <a:moveTo>
                              <a:pt x="5981446" y="0"/>
                            </a:moveTo>
                            <a:lnTo>
                              <a:pt x="0" y="0"/>
                            </a:lnTo>
                            <a:lnTo>
                              <a:pt x="0" y="18288"/>
                            </a:lnTo>
                            <a:lnTo>
                              <a:pt x="5981446" y="18288"/>
                            </a:lnTo>
                            <a:lnTo>
                              <a:pt x="59814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C43E75" id="Graphic 5" o:spid="_x0000_s1026" style="position:absolute;margin-left:70.6pt;margin-top:55.2pt;width:471pt;height:1.45pt;z-index:-251680768;visibility:visible;mso-wrap-style:square;mso-wrap-distance-left:0;mso-wrap-distance-top:0;mso-wrap-distance-right:0;mso-wrap-distance-bottom:0;mso-position-horizontal:absolute;mso-position-horizontal-relative:page;mso-position-vertical:absolute;mso-position-vertical-relative:page;v-text-anchor:top" coordsize="59817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" path="m5981446,l,,,18288r5981446,l5981446,xe" fillcolor="black" stroked="f">
              <v:path arrowok="t"/>
              <w10:wrap anchorx="page" anchory="page"/>
            </v:shape>
          </w:pict>
        </mc:Fallback>
      </mc:AlternateContent>
    </w:r>
    <w:r>
      <w:rPr>
        <w:noProof/>
      </w:rPr>
      <mc:AlternateContent>
        <mc:Choice Requires="wps">
          <w:drawing>
            <wp:anchor distT="0" distB="0" distL="0" distR="0" simplePos="0" relativeHeight="251652096" behindDoc="1" locked="0" layoutInCell="1" allowOverlap="1" wp14:anchorId="40D81BE8" wp14:editId="3DB36315">
              <wp:simplePos x="0" y="0"/>
              <wp:positionH relativeFrom="page">
                <wp:posOffset>902004</wp:posOffset>
              </wp:positionH>
              <wp:positionV relativeFrom="page">
                <wp:posOffset>417227</wp:posOffset>
              </wp:positionV>
              <wp:extent cx="2146935" cy="28448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6935" cy="284480"/>
                      </a:xfrm>
                      <a:prstGeom prst="rect">
                        <a:avLst/>
                      </a:prstGeom>
                    </wps:spPr>
                    <wps:txbx>
                      <w:txbxContent>
                        <w:p w14:paraId="0112BCDA" w14:textId="77777777" w:rsidR="009E11E2" w:rsidRDefault="00000000">
                          <w:pPr>
                            <w:spacing w:before="14" w:line="207" w:lineRule="exact"/>
                            <w:ind w:left="20"/>
                            <w:rPr>
                              <w:b/>
                              <w:i/>
                              <w:sz w:val="18"/>
                            </w:rPr>
                          </w:pPr>
                          <w:r>
                            <w:rPr>
                              <w:b/>
                              <w:i/>
                              <w:sz w:val="18"/>
                            </w:rPr>
                            <w:t>CODE</w:t>
                          </w:r>
                          <w:r>
                            <w:rPr>
                              <w:b/>
                              <w:i/>
                              <w:spacing w:val="-3"/>
                              <w:sz w:val="18"/>
                            </w:rPr>
                            <w:t xml:space="preserve"> </w:t>
                          </w:r>
                          <w:r>
                            <w:rPr>
                              <w:b/>
                              <w:i/>
                              <w:sz w:val="18"/>
                            </w:rPr>
                            <w:t>OF</w:t>
                          </w:r>
                          <w:r>
                            <w:rPr>
                              <w:b/>
                              <w:i/>
                              <w:spacing w:val="-3"/>
                              <w:sz w:val="18"/>
                            </w:rPr>
                            <w:t xml:space="preserve"> </w:t>
                          </w:r>
                          <w:r>
                            <w:rPr>
                              <w:b/>
                              <w:i/>
                              <w:sz w:val="18"/>
                            </w:rPr>
                            <w:t>COLORADO</w:t>
                          </w:r>
                          <w:r>
                            <w:rPr>
                              <w:b/>
                              <w:i/>
                              <w:spacing w:val="-3"/>
                              <w:sz w:val="18"/>
                            </w:rPr>
                            <w:t xml:space="preserve"> </w:t>
                          </w:r>
                          <w:r>
                            <w:rPr>
                              <w:b/>
                              <w:i/>
                              <w:spacing w:val="-2"/>
                              <w:sz w:val="18"/>
                            </w:rPr>
                            <w:t>REGULATIONS</w:t>
                          </w:r>
                        </w:p>
                        <w:p w14:paraId="46E3B682" w14:textId="77777777" w:rsidR="009E11E2" w:rsidRDefault="00000000">
                          <w:pPr>
                            <w:spacing w:line="207" w:lineRule="exact"/>
                            <w:ind w:left="20"/>
                            <w:rPr>
                              <w:b/>
                              <w:i/>
                              <w:sz w:val="18"/>
                            </w:rPr>
                          </w:pPr>
                          <w:r>
                            <w:rPr>
                              <w:b/>
                              <w:i/>
                              <w:sz w:val="18"/>
                            </w:rPr>
                            <w:t>Division</w:t>
                          </w:r>
                          <w:r>
                            <w:rPr>
                              <w:b/>
                              <w:i/>
                              <w:spacing w:val="-5"/>
                              <w:sz w:val="18"/>
                            </w:rPr>
                            <w:t xml:space="preserve"> </w:t>
                          </w:r>
                          <w:r>
                            <w:rPr>
                              <w:b/>
                              <w:i/>
                              <w:sz w:val="18"/>
                            </w:rPr>
                            <w:t>of</w:t>
                          </w:r>
                          <w:r>
                            <w:rPr>
                              <w:b/>
                              <w:i/>
                              <w:spacing w:val="-3"/>
                              <w:sz w:val="18"/>
                            </w:rPr>
                            <w:t xml:space="preserve"> </w:t>
                          </w:r>
                          <w:r>
                            <w:rPr>
                              <w:b/>
                              <w:i/>
                              <w:sz w:val="18"/>
                            </w:rPr>
                            <w:t>Fire</w:t>
                          </w:r>
                          <w:r>
                            <w:rPr>
                              <w:b/>
                              <w:i/>
                              <w:spacing w:val="-2"/>
                              <w:sz w:val="18"/>
                            </w:rPr>
                            <w:t xml:space="preserve"> </w:t>
                          </w:r>
                          <w:r>
                            <w:rPr>
                              <w:b/>
                              <w:i/>
                              <w:sz w:val="18"/>
                            </w:rPr>
                            <w:t>Prevention</w:t>
                          </w:r>
                          <w:r>
                            <w:rPr>
                              <w:b/>
                              <w:i/>
                              <w:spacing w:val="-3"/>
                              <w:sz w:val="18"/>
                            </w:rPr>
                            <w:t xml:space="preserve"> </w:t>
                          </w:r>
                          <w:r>
                            <w:rPr>
                              <w:b/>
                              <w:i/>
                              <w:sz w:val="18"/>
                            </w:rPr>
                            <w:t>and</w:t>
                          </w:r>
                          <w:r>
                            <w:rPr>
                              <w:b/>
                              <w:i/>
                              <w:spacing w:val="-2"/>
                              <w:sz w:val="18"/>
                            </w:rPr>
                            <w:t xml:space="preserve"> Control</w:t>
                          </w:r>
                        </w:p>
                      </w:txbxContent>
                    </wps:txbx>
                    <wps:bodyPr wrap="square" lIns="0" tIns="0" rIns="0" bIns="0" rtlCol="0">
                      <a:noAutofit/>
                    </wps:bodyPr>
                  </wps:wsp>
                </a:graphicData>
              </a:graphic>
            </wp:anchor>
          </w:drawing>
        </mc:Choice>
        <mc:Fallback>
          <w:pict>
            <v:shapetype w14:anchorId="40D81BE8" id="_x0000_t202" coordsize="21600,21600" o:spt="202" path="m,l,21600r21600,l21600,xe">
              <v:stroke joinstyle="miter"/>
              <v:path gradientshapeok="t" o:connecttype="rect"/>
            </v:shapetype>
            <v:shape id="Textbox 6" o:spid="_x0000_s1026" type="#_x0000_t202" style="position:absolute;margin-left:71pt;margin-top:32.85pt;width:169.05pt;height:22.4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" filled="f" stroked="f">
              <v:textbox inset="0,0,0,0">
                <w:txbxContent>
                  <w:p w14:paraId="0112BCDA" w14:textId="77777777" w:rsidR="009E11E2" w:rsidRDefault="00000000">
                    <w:pPr>
                      <w:spacing w:before="14" w:line="207" w:lineRule="exact"/>
                      <w:ind w:left="20"/>
                      <w:rPr>
                        <w:b/>
                        <w:i/>
                        <w:sz w:val="18"/>
                      </w:rPr>
                    </w:pPr>
                    <w:r>
                      <w:rPr>
                        <w:b/>
                        <w:i/>
                        <w:sz w:val="18"/>
                      </w:rPr>
                      <w:t>CODE</w:t>
                    </w:r>
                    <w:r>
                      <w:rPr>
                        <w:b/>
                        <w:i/>
                        <w:spacing w:val="-3"/>
                        <w:sz w:val="18"/>
                      </w:rPr>
                      <w:t xml:space="preserve"> </w:t>
                    </w:r>
                    <w:r>
                      <w:rPr>
                        <w:b/>
                        <w:i/>
                        <w:sz w:val="18"/>
                      </w:rPr>
                      <w:t>OF</w:t>
                    </w:r>
                    <w:r>
                      <w:rPr>
                        <w:b/>
                        <w:i/>
                        <w:spacing w:val="-3"/>
                        <w:sz w:val="18"/>
                      </w:rPr>
                      <w:t xml:space="preserve"> </w:t>
                    </w:r>
                    <w:r>
                      <w:rPr>
                        <w:b/>
                        <w:i/>
                        <w:sz w:val="18"/>
                      </w:rPr>
                      <w:t>COLORADO</w:t>
                    </w:r>
                    <w:r>
                      <w:rPr>
                        <w:b/>
                        <w:i/>
                        <w:spacing w:val="-3"/>
                        <w:sz w:val="18"/>
                      </w:rPr>
                      <w:t xml:space="preserve"> </w:t>
                    </w:r>
                    <w:r>
                      <w:rPr>
                        <w:b/>
                        <w:i/>
                        <w:spacing w:val="-2"/>
                        <w:sz w:val="18"/>
                      </w:rPr>
                      <w:t>REGULATIONS</w:t>
                    </w:r>
                  </w:p>
                  <w:p w14:paraId="46E3B682" w14:textId="77777777" w:rsidR="009E11E2" w:rsidRDefault="00000000">
                    <w:pPr>
                      <w:spacing w:line="207" w:lineRule="exact"/>
                      <w:ind w:left="20"/>
                      <w:rPr>
                        <w:b/>
                        <w:i/>
                        <w:sz w:val="18"/>
                      </w:rPr>
                    </w:pPr>
                    <w:r>
                      <w:rPr>
                        <w:b/>
                        <w:i/>
                        <w:sz w:val="18"/>
                      </w:rPr>
                      <w:t>Division</w:t>
                    </w:r>
                    <w:r>
                      <w:rPr>
                        <w:b/>
                        <w:i/>
                        <w:spacing w:val="-5"/>
                        <w:sz w:val="18"/>
                      </w:rPr>
                      <w:t xml:space="preserve"> </w:t>
                    </w:r>
                    <w:r>
                      <w:rPr>
                        <w:b/>
                        <w:i/>
                        <w:sz w:val="18"/>
                      </w:rPr>
                      <w:t>of</w:t>
                    </w:r>
                    <w:r>
                      <w:rPr>
                        <w:b/>
                        <w:i/>
                        <w:spacing w:val="-3"/>
                        <w:sz w:val="18"/>
                      </w:rPr>
                      <w:t xml:space="preserve"> </w:t>
                    </w:r>
                    <w:r>
                      <w:rPr>
                        <w:b/>
                        <w:i/>
                        <w:sz w:val="18"/>
                      </w:rPr>
                      <w:t>Fire</w:t>
                    </w:r>
                    <w:r>
                      <w:rPr>
                        <w:b/>
                        <w:i/>
                        <w:spacing w:val="-2"/>
                        <w:sz w:val="18"/>
                      </w:rPr>
                      <w:t xml:space="preserve"> </w:t>
                    </w:r>
                    <w:r>
                      <w:rPr>
                        <w:b/>
                        <w:i/>
                        <w:sz w:val="18"/>
                      </w:rPr>
                      <w:t>Prevention</w:t>
                    </w:r>
                    <w:r>
                      <w:rPr>
                        <w:b/>
                        <w:i/>
                        <w:spacing w:val="-3"/>
                        <w:sz w:val="18"/>
                      </w:rPr>
                      <w:t xml:space="preserve"> </w:t>
                    </w:r>
                    <w:r>
                      <w:rPr>
                        <w:b/>
                        <w:i/>
                        <w:sz w:val="18"/>
                      </w:rPr>
                      <w:t>and</w:t>
                    </w:r>
                    <w:r>
                      <w:rPr>
                        <w:b/>
                        <w:i/>
                        <w:spacing w:val="-2"/>
                        <w:sz w:val="18"/>
                      </w:rPr>
                      <w:t xml:space="preserve"> Control</w:t>
                    </w:r>
                  </w:p>
                </w:txbxContent>
              </v:textbox>
              <w10:wrap anchorx="page" anchory="page"/>
            </v:shape>
          </w:pict>
        </mc:Fallback>
      </mc:AlternateContent>
    </w:r>
    <w:r>
      <w:rPr>
        <w:noProof/>
      </w:rPr>
      <mc:AlternateContent>
        <mc:Choice Requires="wps">
          <w:drawing>
            <wp:anchor distT="0" distB="0" distL="0" distR="0" simplePos="0" relativeHeight="251668480" behindDoc="1" locked="0" layoutInCell="1" allowOverlap="1" wp14:anchorId="25ECE144" wp14:editId="0B8AAFDE">
              <wp:simplePos x="0" y="0"/>
              <wp:positionH relativeFrom="page">
                <wp:posOffset>6052565</wp:posOffset>
              </wp:positionH>
              <wp:positionV relativeFrom="page">
                <wp:posOffset>417227</wp:posOffset>
              </wp:positionV>
              <wp:extent cx="821690" cy="1536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1690" cy="153670"/>
                      </a:xfrm>
                      <a:prstGeom prst="rect">
                        <a:avLst/>
                      </a:prstGeom>
                    </wps:spPr>
                    <wps:txbx>
                      <w:txbxContent>
                        <w:p w14:paraId="555FF01C" w14:textId="77777777" w:rsidR="009E11E2" w:rsidRDefault="00000000">
                          <w:pPr>
                            <w:spacing w:before="14"/>
                            <w:ind w:left="20"/>
                            <w:rPr>
                              <w:b/>
                              <w:i/>
                              <w:sz w:val="18"/>
                            </w:rPr>
                          </w:pPr>
                          <w:r>
                            <w:rPr>
                              <w:b/>
                              <w:i/>
                              <w:sz w:val="18"/>
                            </w:rPr>
                            <w:t>8</w:t>
                          </w:r>
                          <w:r>
                            <w:rPr>
                              <w:b/>
                              <w:i/>
                              <w:spacing w:val="-2"/>
                              <w:sz w:val="18"/>
                            </w:rPr>
                            <w:t xml:space="preserve"> </w:t>
                          </w:r>
                          <w:r>
                            <w:rPr>
                              <w:b/>
                              <w:i/>
                              <w:sz w:val="18"/>
                            </w:rPr>
                            <w:t>CCR</w:t>
                          </w:r>
                          <w:r>
                            <w:rPr>
                              <w:b/>
                              <w:i/>
                              <w:spacing w:val="-2"/>
                              <w:sz w:val="18"/>
                            </w:rPr>
                            <w:t xml:space="preserve"> </w:t>
                          </w:r>
                          <w:r>
                            <w:rPr>
                              <w:b/>
                              <w:i/>
                              <w:sz w:val="18"/>
                            </w:rPr>
                            <w:t>1507-</w:t>
                          </w:r>
                          <w:r>
                            <w:rPr>
                              <w:b/>
                              <w:i/>
                              <w:spacing w:val="-7"/>
                              <w:sz w:val="18"/>
                            </w:rPr>
                            <w:t>11</w:t>
                          </w:r>
                        </w:p>
                      </w:txbxContent>
                    </wps:txbx>
                    <wps:bodyPr wrap="square" lIns="0" tIns="0" rIns="0" bIns="0" rtlCol="0">
                      <a:noAutofit/>
                    </wps:bodyPr>
                  </wps:wsp>
                </a:graphicData>
              </a:graphic>
            </wp:anchor>
          </w:drawing>
        </mc:Choice>
        <mc:Fallback>
          <w:pict>
            <v:shape w14:anchorId="25ECE144" id="Textbox 7" o:spid="_x0000_s1027" type="#_x0000_t202" style="position:absolute;margin-left:476.6pt;margin-top:32.85pt;width:64.7pt;height:12.1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" filled="f" stroked="f">
              <v:textbox inset="0,0,0,0">
                <w:txbxContent>
                  <w:p w14:paraId="555FF01C" w14:textId="77777777" w:rsidR="009E11E2" w:rsidRDefault="00000000">
                    <w:pPr>
                      <w:spacing w:before="14"/>
                      <w:ind w:left="20"/>
                      <w:rPr>
                        <w:b/>
                        <w:i/>
                        <w:sz w:val="18"/>
                      </w:rPr>
                    </w:pPr>
                    <w:r>
                      <w:rPr>
                        <w:b/>
                        <w:i/>
                        <w:sz w:val="18"/>
                      </w:rPr>
                      <w:t>8</w:t>
                    </w:r>
                    <w:r>
                      <w:rPr>
                        <w:b/>
                        <w:i/>
                        <w:spacing w:val="-2"/>
                        <w:sz w:val="18"/>
                      </w:rPr>
                      <w:t xml:space="preserve"> </w:t>
                    </w:r>
                    <w:r>
                      <w:rPr>
                        <w:b/>
                        <w:i/>
                        <w:sz w:val="18"/>
                      </w:rPr>
                      <w:t>CCR</w:t>
                    </w:r>
                    <w:r>
                      <w:rPr>
                        <w:b/>
                        <w:i/>
                        <w:spacing w:val="-2"/>
                        <w:sz w:val="18"/>
                      </w:rPr>
                      <w:t xml:space="preserve"> </w:t>
                    </w:r>
                    <w:r>
                      <w:rPr>
                        <w:b/>
                        <w:i/>
                        <w:sz w:val="18"/>
                      </w:rPr>
                      <w:t>1507-</w:t>
                    </w:r>
                    <w:r>
                      <w:rPr>
                        <w:b/>
                        <w:i/>
                        <w:spacing w:val="-7"/>
                        <w:sz w:val="18"/>
                      </w:rPr>
                      <w:t>11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0D53"/>
    <w:multiLevelType w:val="multilevel"/>
    <w:tmpl w:val="9F7E4E56"/>
    <w:lvl w:ilvl="0">
      <w:start w:val="5"/>
      <w:numFmt w:val="decimal"/>
      <w:lvlText w:val="%1"/>
      <w:lvlJc w:val="left"/>
      <w:pPr>
        <w:ind w:left="2160" w:hanging="720"/>
      </w:pPr>
      <w:rPr>
        <w:rFonts w:hint="default"/>
        <w:lang w:val="en-US" w:eastAsia="en-US" w:bidi="ar-SA"/>
      </w:rPr>
    </w:lvl>
    <w:lvl w:ilvl="1">
      <w:start w:val="1"/>
      <w:numFmt w:val="decimal"/>
      <w:lvlText w:val="%1.%2"/>
      <w:lvlJc w:val="left"/>
      <w:pPr>
        <w:ind w:left="2160" w:hanging="720"/>
      </w:pPr>
      <w:rPr>
        <w:rFonts w:ascii="Arial" w:eastAsia="Arial" w:hAnsi="Arial" w:cs="Arial" w:hint="default"/>
        <w:b w:val="0"/>
        <w:bCs w:val="0"/>
        <w:i w:val="0"/>
        <w:iCs w:val="0"/>
        <w:spacing w:val="-1"/>
        <w:w w:val="99"/>
        <w:sz w:val="20"/>
        <w:szCs w:val="20"/>
        <w:lang w:val="en-US" w:eastAsia="en-US" w:bidi="ar-SA"/>
      </w:rPr>
    </w:lvl>
    <w:lvl w:ilvl="2">
      <w:start w:val="1"/>
      <w:numFmt w:val="decimal"/>
      <w:lvlText w:val="%1.%2.%3"/>
      <w:lvlJc w:val="left"/>
      <w:pPr>
        <w:ind w:left="2880" w:hanging="720"/>
      </w:pPr>
      <w:rPr>
        <w:rFonts w:ascii="Arial" w:eastAsia="Arial" w:hAnsi="Arial" w:cs="Arial" w:hint="default"/>
        <w:b w:val="0"/>
        <w:bCs w:val="0"/>
        <w:i w:val="0"/>
        <w:iCs w:val="0"/>
        <w:spacing w:val="-1"/>
        <w:w w:val="99"/>
        <w:sz w:val="20"/>
        <w:szCs w:val="20"/>
        <w:lang w:val="en-US" w:eastAsia="en-US" w:bidi="ar-SA"/>
      </w:rPr>
    </w:lvl>
    <w:lvl w:ilvl="3">
      <w:start w:val="1"/>
      <w:numFmt w:val="decimal"/>
      <w:lvlText w:val="%4."/>
      <w:lvlJc w:val="left"/>
      <w:pPr>
        <w:ind w:left="3601" w:hanging="721"/>
      </w:pPr>
      <w:rPr>
        <w:rFonts w:ascii="Arial" w:eastAsia="Arial" w:hAnsi="Arial" w:cs="Arial" w:hint="default"/>
        <w:b w:val="0"/>
        <w:bCs w:val="0"/>
        <w:i w:val="0"/>
        <w:iCs w:val="0"/>
        <w:spacing w:val="-1"/>
        <w:w w:val="99"/>
        <w:sz w:val="20"/>
        <w:szCs w:val="20"/>
        <w:lang w:val="en-US" w:eastAsia="en-US" w:bidi="ar-SA"/>
      </w:rPr>
    </w:lvl>
    <w:lvl w:ilvl="4">
      <w:start w:val="1"/>
      <w:numFmt w:val="decimal"/>
      <w:lvlText w:val="(%5)"/>
      <w:lvlJc w:val="left"/>
      <w:pPr>
        <w:ind w:left="3900" w:hanging="300"/>
      </w:pPr>
      <w:rPr>
        <w:rFonts w:ascii="Arial" w:eastAsia="Arial" w:hAnsi="Arial" w:cs="Arial" w:hint="default"/>
        <w:b w:val="0"/>
        <w:bCs w:val="0"/>
        <w:i w:val="0"/>
        <w:iCs w:val="0"/>
        <w:spacing w:val="0"/>
        <w:w w:val="99"/>
        <w:sz w:val="20"/>
        <w:szCs w:val="20"/>
        <w:lang w:val="en-US" w:eastAsia="en-US" w:bidi="ar-SA"/>
      </w:rPr>
    </w:lvl>
    <w:lvl w:ilvl="5">
      <w:numFmt w:val="bullet"/>
      <w:lvlText w:val="•"/>
      <w:lvlJc w:val="left"/>
      <w:pPr>
        <w:ind w:left="5974" w:hanging="300"/>
      </w:pPr>
      <w:rPr>
        <w:rFonts w:hint="default"/>
        <w:lang w:val="en-US" w:eastAsia="en-US" w:bidi="ar-SA"/>
      </w:rPr>
    </w:lvl>
    <w:lvl w:ilvl="6">
      <w:numFmt w:val="bullet"/>
      <w:lvlText w:val="•"/>
      <w:lvlJc w:val="left"/>
      <w:pPr>
        <w:ind w:left="7011" w:hanging="300"/>
      </w:pPr>
      <w:rPr>
        <w:rFonts w:hint="default"/>
        <w:lang w:val="en-US" w:eastAsia="en-US" w:bidi="ar-SA"/>
      </w:rPr>
    </w:lvl>
    <w:lvl w:ilvl="7">
      <w:numFmt w:val="bullet"/>
      <w:lvlText w:val="•"/>
      <w:lvlJc w:val="left"/>
      <w:pPr>
        <w:ind w:left="8048" w:hanging="300"/>
      </w:pPr>
      <w:rPr>
        <w:rFonts w:hint="default"/>
        <w:lang w:val="en-US" w:eastAsia="en-US" w:bidi="ar-SA"/>
      </w:rPr>
    </w:lvl>
    <w:lvl w:ilvl="8">
      <w:numFmt w:val="bullet"/>
      <w:lvlText w:val="•"/>
      <w:lvlJc w:val="left"/>
      <w:pPr>
        <w:ind w:left="9085" w:hanging="300"/>
      </w:pPr>
      <w:rPr>
        <w:rFonts w:hint="default"/>
        <w:lang w:val="en-US" w:eastAsia="en-US" w:bidi="ar-SA"/>
      </w:rPr>
    </w:lvl>
  </w:abstractNum>
  <w:abstractNum w:abstractNumId="1" w15:restartNumberingAfterBreak="0">
    <w:nsid w:val="0FB94C80"/>
    <w:multiLevelType w:val="multilevel"/>
    <w:tmpl w:val="27FA1A1E"/>
    <w:lvl w:ilvl="0">
      <w:start w:val="7"/>
      <w:numFmt w:val="decimal"/>
      <w:lvlText w:val="%1"/>
      <w:lvlJc w:val="left"/>
      <w:pPr>
        <w:ind w:left="2160" w:hanging="720"/>
      </w:pPr>
      <w:rPr>
        <w:rFonts w:hint="default"/>
        <w:lang w:val="en-US" w:eastAsia="en-US" w:bidi="ar-SA"/>
      </w:rPr>
    </w:lvl>
    <w:lvl w:ilvl="1">
      <w:start w:val="1"/>
      <w:numFmt w:val="decimal"/>
      <w:lvlText w:val="%1.%2"/>
      <w:lvlJc w:val="left"/>
      <w:pPr>
        <w:ind w:left="2160" w:hanging="720"/>
      </w:pPr>
      <w:rPr>
        <w:rFonts w:ascii="Arial" w:eastAsia="Arial" w:hAnsi="Arial" w:cs="Arial" w:hint="default"/>
        <w:b w:val="0"/>
        <w:bCs w:val="0"/>
        <w:i w:val="0"/>
        <w:iCs w:val="0"/>
        <w:spacing w:val="-1"/>
        <w:w w:val="99"/>
        <w:sz w:val="20"/>
        <w:szCs w:val="20"/>
        <w:lang w:val="en-US" w:eastAsia="en-US" w:bidi="ar-SA"/>
      </w:rPr>
    </w:lvl>
    <w:lvl w:ilvl="2">
      <w:start w:val="1"/>
      <w:numFmt w:val="decimal"/>
      <w:lvlText w:val="%1.%2.%3"/>
      <w:lvlJc w:val="left"/>
      <w:pPr>
        <w:ind w:left="2880" w:hanging="720"/>
      </w:pPr>
      <w:rPr>
        <w:rFonts w:ascii="Arial" w:eastAsia="Arial" w:hAnsi="Arial" w:cs="Arial" w:hint="default"/>
        <w:b w:val="0"/>
        <w:bCs w:val="0"/>
        <w:i w:val="0"/>
        <w:iCs w:val="0"/>
        <w:spacing w:val="-1"/>
        <w:w w:val="99"/>
        <w:sz w:val="20"/>
        <w:szCs w:val="20"/>
        <w:lang w:val="en-US" w:eastAsia="en-US" w:bidi="ar-SA"/>
      </w:rPr>
    </w:lvl>
    <w:lvl w:ilvl="3">
      <w:numFmt w:val="bullet"/>
      <w:lvlText w:val="•"/>
      <w:lvlJc w:val="left"/>
      <w:pPr>
        <w:ind w:left="4720" w:hanging="720"/>
      </w:pPr>
      <w:rPr>
        <w:rFonts w:hint="default"/>
        <w:lang w:val="en-US" w:eastAsia="en-US" w:bidi="ar-SA"/>
      </w:rPr>
    </w:lvl>
    <w:lvl w:ilvl="4">
      <w:numFmt w:val="bullet"/>
      <w:lvlText w:val="•"/>
      <w:lvlJc w:val="left"/>
      <w:pPr>
        <w:ind w:left="5640" w:hanging="720"/>
      </w:pPr>
      <w:rPr>
        <w:rFonts w:hint="default"/>
        <w:lang w:val="en-US" w:eastAsia="en-US" w:bidi="ar-SA"/>
      </w:rPr>
    </w:lvl>
    <w:lvl w:ilvl="5">
      <w:numFmt w:val="bullet"/>
      <w:lvlText w:val="•"/>
      <w:lvlJc w:val="left"/>
      <w:pPr>
        <w:ind w:left="6560" w:hanging="720"/>
      </w:pPr>
      <w:rPr>
        <w:rFonts w:hint="default"/>
        <w:lang w:val="en-US" w:eastAsia="en-US" w:bidi="ar-SA"/>
      </w:rPr>
    </w:lvl>
    <w:lvl w:ilvl="6">
      <w:numFmt w:val="bullet"/>
      <w:lvlText w:val="•"/>
      <w:lvlJc w:val="left"/>
      <w:pPr>
        <w:ind w:left="7480" w:hanging="720"/>
      </w:pPr>
      <w:rPr>
        <w:rFonts w:hint="default"/>
        <w:lang w:val="en-US" w:eastAsia="en-US" w:bidi="ar-SA"/>
      </w:rPr>
    </w:lvl>
    <w:lvl w:ilvl="7">
      <w:numFmt w:val="bullet"/>
      <w:lvlText w:val="•"/>
      <w:lvlJc w:val="left"/>
      <w:pPr>
        <w:ind w:left="8400" w:hanging="720"/>
      </w:pPr>
      <w:rPr>
        <w:rFonts w:hint="default"/>
        <w:lang w:val="en-US" w:eastAsia="en-US" w:bidi="ar-SA"/>
      </w:rPr>
    </w:lvl>
    <w:lvl w:ilvl="8">
      <w:numFmt w:val="bullet"/>
      <w:lvlText w:val="•"/>
      <w:lvlJc w:val="left"/>
      <w:pPr>
        <w:ind w:left="9320" w:hanging="720"/>
      </w:pPr>
      <w:rPr>
        <w:rFonts w:hint="default"/>
        <w:lang w:val="en-US" w:eastAsia="en-US" w:bidi="ar-SA"/>
      </w:rPr>
    </w:lvl>
  </w:abstractNum>
  <w:abstractNum w:abstractNumId="2" w15:restartNumberingAfterBreak="0">
    <w:nsid w:val="184B26DB"/>
    <w:multiLevelType w:val="multilevel"/>
    <w:tmpl w:val="AAB2F44E"/>
    <w:lvl w:ilvl="0">
      <w:start w:val="8"/>
      <w:numFmt w:val="decimal"/>
      <w:lvlText w:val="%1"/>
      <w:lvlJc w:val="left"/>
      <w:pPr>
        <w:ind w:left="2160" w:hanging="720"/>
      </w:pPr>
      <w:rPr>
        <w:rFonts w:hint="default"/>
        <w:lang w:val="en-US" w:eastAsia="en-US" w:bidi="ar-SA"/>
      </w:rPr>
    </w:lvl>
    <w:lvl w:ilvl="1">
      <w:start w:val="1"/>
      <w:numFmt w:val="decimal"/>
      <w:lvlText w:val="%1.%2"/>
      <w:lvlJc w:val="left"/>
      <w:pPr>
        <w:ind w:left="2160" w:hanging="720"/>
      </w:pPr>
      <w:rPr>
        <w:rFonts w:ascii="Arial" w:eastAsia="Arial" w:hAnsi="Arial" w:cs="Arial" w:hint="default"/>
        <w:b w:val="0"/>
        <w:bCs w:val="0"/>
        <w:i w:val="0"/>
        <w:iCs w:val="0"/>
        <w:spacing w:val="-1"/>
        <w:w w:val="99"/>
        <w:sz w:val="20"/>
        <w:szCs w:val="20"/>
        <w:lang w:val="en-US" w:eastAsia="en-US" w:bidi="ar-SA"/>
      </w:rPr>
    </w:lvl>
    <w:lvl w:ilvl="2">
      <w:start w:val="1"/>
      <w:numFmt w:val="decimal"/>
      <w:lvlText w:val="%1.%2.%3"/>
      <w:lvlJc w:val="left"/>
      <w:pPr>
        <w:ind w:left="2880" w:hanging="720"/>
      </w:pPr>
      <w:rPr>
        <w:rFonts w:ascii="Arial" w:eastAsia="Arial" w:hAnsi="Arial" w:cs="Arial" w:hint="default"/>
        <w:b w:val="0"/>
        <w:bCs w:val="0"/>
        <w:i w:val="0"/>
        <w:iCs w:val="0"/>
        <w:spacing w:val="-1"/>
        <w:w w:val="99"/>
        <w:sz w:val="20"/>
        <w:szCs w:val="20"/>
        <w:lang w:val="en-US" w:eastAsia="en-US" w:bidi="ar-SA"/>
      </w:rPr>
    </w:lvl>
    <w:lvl w:ilvl="3">
      <w:numFmt w:val="bullet"/>
      <w:lvlText w:val="•"/>
      <w:lvlJc w:val="left"/>
      <w:pPr>
        <w:ind w:left="4720" w:hanging="720"/>
      </w:pPr>
      <w:rPr>
        <w:rFonts w:hint="default"/>
        <w:lang w:val="en-US" w:eastAsia="en-US" w:bidi="ar-SA"/>
      </w:rPr>
    </w:lvl>
    <w:lvl w:ilvl="4">
      <w:numFmt w:val="bullet"/>
      <w:lvlText w:val="•"/>
      <w:lvlJc w:val="left"/>
      <w:pPr>
        <w:ind w:left="5640" w:hanging="720"/>
      </w:pPr>
      <w:rPr>
        <w:rFonts w:hint="default"/>
        <w:lang w:val="en-US" w:eastAsia="en-US" w:bidi="ar-SA"/>
      </w:rPr>
    </w:lvl>
    <w:lvl w:ilvl="5">
      <w:numFmt w:val="bullet"/>
      <w:lvlText w:val="•"/>
      <w:lvlJc w:val="left"/>
      <w:pPr>
        <w:ind w:left="6560" w:hanging="720"/>
      </w:pPr>
      <w:rPr>
        <w:rFonts w:hint="default"/>
        <w:lang w:val="en-US" w:eastAsia="en-US" w:bidi="ar-SA"/>
      </w:rPr>
    </w:lvl>
    <w:lvl w:ilvl="6">
      <w:numFmt w:val="bullet"/>
      <w:lvlText w:val="•"/>
      <w:lvlJc w:val="left"/>
      <w:pPr>
        <w:ind w:left="7480" w:hanging="720"/>
      </w:pPr>
      <w:rPr>
        <w:rFonts w:hint="default"/>
        <w:lang w:val="en-US" w:eastAsia="en-US" w:bidi="ar-SA"/>
      </w:rPr>
    </w:lvl>
    <w:lvl w:ilvl="7">
      <w:numFmt w:val="bullet"/>
      <w:lvlText w:val="•"/>
      <w:lvlJc w:val="left"/>
      <w:pPr>
        <w:ind w:left="8400" w:hanging="720"/>
      </w:pPr>
      <w:rPr>
        <w:rFonts w:hint="default"/>
        <w:lang w:val="en-US" w:eastAsia="en-US" w:bidi="ar-SA"/>
      </w:rPr>
    </w:lvl>
    <w:lvl w:ilvl="8">
      <w:numFmt w:val="bullet"/>
      <w:lvlText w:val="•"/>
      <w:lvlJc w:val="left"/>
      <w:pPr>
        <w:ind w:left="9320" w:hanging="720"/>
      </w:pPr>
      <w:rPr>
        <w:rFonts w:hint="default"/>
        <w:lang w:val="en-US" w:eastAsia="en-US" w:bidi="ar-SA"/>
      </w:rPr>
    </w:lvl>
  </w:abstractNum>
  <w:abstractNum w:abstractNumId="3" w15:restartNumberingAfterBreak="0">
    <w:nsid w:val="261F1CA6"/>
    <w:multiLevelType w:val="hybridMultilevel"/>
    <w:tmpl w:val="6C8E1C8C"/>
    <w:lvl w:ilvl="0" w:tplc="0409000F">
      <w:start w:val="1"/>
      <w:numFmt w:val="decimal"/>
      <w:lvlText w:val="%1."/>
      <w:lvlJc w:val="left"/>
      <w:pPr>
        <w:ind w:left="3960" w:hanging="360"/>
      </w:p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4" w15:restartNumberingAfterBreak="0">
    <w:nsid w:val="2B144D46"/>
    <w:multiLevelType w:val="multilevel"/>
    <w:tmpl w:val="5CA23BD6"/>
    <w:lvl w:ilvl="0">
      <w:start w:val="2"/>
      <w:numFmt w:val="decimal"/>
      <w:lvlText w:val="%1"/>
      <w:lvlJc w:val="left"/>
      <w:pPr>
        <w:ind w:left="2160" w:hanging="720"/>
      </w:pPr>
      <w:rPr>
        <w:rFonts w:hint="default"/>
        <w:lang w:val="en-US" w:eastAsia="en-US" w:bidi="ar-SA"/>
      </w:rPr>
    </w:lvl>
    <w:lvl w:ilvl="1">
      <w:start w:val="1"/>
      <w:numFmt w:val="decimal"/>
      <w:lvlText w:val="%1.%2"/>
      <w:lvlJc w:val="left"/>
      <w:pPr>
        <w:ind w:left="2160" w:hanging="720"/>
      </w:pPr>
      <w:rPr>
        <w:rFonts w:ascii="Arial" w:eastAsia="Arial" w:hAnsi="Arial" w:cs="Arial" w:hint="default"/>
        <w:b w:val="0"/>
        <w:bCs w:val="0"/>
        <w:i w:val="0"/>
        <w:iCs w:val="0"/>
        <w:spacing w:val="-1"/>
        <w:w w:val="99"/>
        <w:sz w:val="20"/>
        <w:szCs w:val="20"/>
        <w:lang w:val="en-US" w:eastAsia="en-US" w:bidi="ar-SA"/>
      </w:rPr>
    </w:lvl>
    <w:lvl w:ilvl="2">
      <w:numFmt w:val="bullet"/>
      <w:lvlText w:val="•"/>
      <w:lvlJc w:val="left"/>
      <w:pPr>
        <w:ind w:left="3960" w:hanging="720"/>
      </w:pPr>
      <w:rPr>
        <w:rFonts w:hint="default"/>
        <w:lang w:val="en-US" w:eastAsia="en-US" w:bidi="ar-SA"/>
      </w:rPr>
    </w:lvl>
    <w:lvl w:ilvl="3">
      <w:numFmt w:val="bullet"/>
      <w:lvlText w:val="•"/>
      <w:lvlJc w:val="left"/>
      <w:pPr>
        <w:ind w:left="4860" w:hanging="720"/>
      </w:pPr>
      <w:rPr>
        <w:rFonts w:hint="default"/>
        <w:lang w:val="en-US" w:eastAsia="en-US" w:bidi="ar-SA"/>
      </w:rPr>
    </w:lvl>
    <w:lvl w:ilvl="4">
      <w:numFmt w:val="bullet"/>
      <w:lvlText w:val="•"/>
      <w:lvlJc w:val="left"/>
      <w:pPr>
        <w:ind w:left="5760" w:hanging="720"/>
      </w:pPr>
      <w:rPr>
        <w:rFonts w:hint="default"/>
        <w:lang w:val="en-US" w:eastAsia="en-US" w:bidi="ar-SA"/>
      </w:rPr>
    </w:lvl>
    <w:lvl w:ilvl="5">
      <w:numFmt w:val="bullet"/>
      <w:lvlText w:val="•"/>
      <w:lvlJc w:val="left"/>
      <w:pPr>
        <w:ind w:left="6660" w:hanging="720"/>
      </w:pPr>
      <w:rPr>
        <w:rFonts w:hint="default"/>
        <w:lang w:val="en-US" w:eastAsia="en-US" w:bidi="ar-SA"/>
      </w:rPr>
    </w:lvl>
    <w:lvl w:ilvl="6">
      <w:numFmt w:val="bullet"/>
      <w:lvlText w:val="•"/>
      <w:lvlJc w:val="left"/>
      <w:pPr>
        <w:ind w:left="7560" w:hanging="720"/>
      </w:pPr>
      <w:rPr>
        <w:rFonts w:hint="default"/>
        <w:lang w:val="en-US" w:eastAsia="en-US" w:bidi="ar-SA"/>
      </w:rPr>
    </w:lvl>
    <w:lvl w:ilvl="7">
      <w:numFmt w:val="bullet"/>
      <w:lvlText w:val="•"/>
      <w:lvlJc w:val="left"/>
      <w:pPr>
        <w:ind w:left="8460" w:hanging="720"/>
      </w:pPr>
      <w:rPr>
        <w:rFonts w:hint="default"/>
        <w:lang w:val="en-US" w:eastAsia="en-US" w:bidi="ar-SA"/>
      </w:rPr>
    </w:lvl>
    <w:lvl w:ilvl="8">
      <w:numFmt w:val="bullet"/>
      <w:lvlText w:val="•"/>
      <w:lvlJc w:val="left"/>
      <w:pPr>
        <w:ind w:left="9360" w:hanging="720"/>
      </w:pPr>
      <w:rPr>
        <w:rFonts w:hint="default"/>
        <w:lang w:val="en-US" w:eastAsia="en-US" w:bidi="ar-SA"/>
      </w:rPr>
    </w:lvl>
  </w:abstractNum>
  <w:abstractNum w:abstractNumId="5" w15:restartNumberingAfterBreak="0">
    <w:nsid w:val="34A01247"/>
    <w:multiLevelType w:val="hybridMultilevel"/>
    <w:tmpl w:val="E7D8C6D2"/>
    <w:lvl w:ilvl="0" w:tplc="DE422420">
      <w:start w:val="1"/>
      <w:numFmt w:val="upperLetter"/>
      <w:lvlText w:val="(%1)"/>
      <w:lvlJc w:val="left"/>
      <w:pPr>
        <w:ind w:left="4321" w:hanging="720"/>
      </w:pPr>
      <w:rPr>
        <w:rFonts w:ascii="Arial" w:eastAsia="Arial" w:hAnsi="Arial" w:cs="Arial" w:hint="default"/>
        <w:b w:val="0"/>
        <w:bCs w:val="0"/>
        <w:i w:val="0"/>
        <w:iCs w:val="0"/>
        <w:spacing w:val="-1"/>
        <w:w w:val="99"/>
        <w:sz w:val="20"/>
        <w:szCs w:val="20"/>
        <w:lang w:val="en-US" w:eastAsia="en-US" w:bidi="ar-SA"/>
      </w:rPr>
    </w:lvl>
    <w:lvl w:ilvl="1" w:tplc="28940FC0">
      <w:numFmt w:val="bullet"/>
      <w:lvlText w:val="•"/>
      <w:lvlJc w:val="left"/>
      <w:pPr>
        <w:ind w:left="5004" w:hanging="720"/>
      </w:pPr>
      <w:rPr>
        <w:rFonts w:hint="default"/>
        <w:lang w:val="en-US" w:eastAsia="en-US" w:bidi="ar-SA"/>
      </w:rPr>
    </w:lvl>
    <w:lvl w:ilvl="2" w:tplc="93968424">
      <w:numFmt w:val="bullet"/>
      <w:lvlText w:val="•"/>
      <w:lvlJc w:val="left"/>
      <w:pPr>
        <w:ind w:left="5688" w:hanging="720"/>
      </w:pPr>
      <w:rPr>
        <w:rFonts w:hint="default"/>
        <w:lang w:val="en-US" w:eastAsia="en-US" w:bidi="ar-SA"/>
      </w:rPr>
    </w:lvl>
    <w:lvl w:ilvl="3" w:tplc="CBDC44C6">
      <w:numFmt w:val="bullet"/>
      <w:lvlText w:val="•"/>
      <w:lvlJc w:val="left"/>
      <w:pPr>
        <w:ind w:left="6372" w:hanging="720"/>
      </w:pPr>
      <w:rPr>
        <w:rFonts w:hint="default"/>
        <w:lang w:val="en-US" w:eastAsia="en-US" w:bidi="ar-SA"/>
      </w:rPr>
    </w:lvl>
    <w:lvl w:ilvl="4" w:tplc="D5F24800">
      <w:numFmt w:val="bullet"/>
      <w:lvlText w:val="•"/>
      <w:lvlJc w:val="left"/>
      <w:pPr>
        <w:ind w:left="7056" w:hanging="720"/>
      </w:pPr>
      <w:rPr>
        <w:rFonts w:hint="default"/>
        <w:lang w:val="en-US" w:eastAsia="en-US" w:bidi="ar-SA"/>
      </w:rPr>
    </w:lvl>
    <w:lvl w:ilvl="5" w:tplc="87CAF30E">
      <w:numFmt w:val="bullet"/>
      <w:lvlText w:val="•"/>
      <w:lvlJc w:val="left"/>
      <w:pPr>
        <w:ind w:left="7740" w:hanging="720"/>
      </w:pPr>
      <w:rPr>
        <w:rFonts w:hint="default"/>
        <w:lang w:val="en-US" w:eastAsia="en-US" w:bidi="ar-SA"/>
      </w:rPr>
    </w:lvl>
    <w:lvl w:ilvl="6" w:tplc="1D2A3422">
      <w:numFmt w:val="bullet"/>
      <w:lvlText w:val="•"/>
      <w:lvlJc w:val="left"/>
      <w:pPr>
        <w:ind w:left="8424" w:hanging="720"/>
      </w:pPr>
      <w:rPr>
        <w:rFonts w:hint="default"/>
        <w:lang w:val="en-US" w:eastAsia="en-US" w:bidi="ar-SA"/>
      </w:rPr>
    </w:lvl>
    <w:lvl w:ilvl="7" w:tplc="77AC7D4C">
      <w:numFmt w:val="bullet"/>
      <w:lvlText w:val="•"/>
      <w:lvlJc w:val="left"/>
      <w:pPr>
        <w:ind w:left="9108" w:hanging="720"/>
      </w:pPr>
      <w:rPr>
        <w:rFonts w:hint="default"/>
        <w:lang w:val="en-US" w:eastAsia="en-US" w:bidi="ar-SA"/>
      </w:rPr>
    </w:lvl>
    <w:lvl w:ilvl="8" w:tplc="572E0E88">
      <w:numFmt w:val="bullet"/>
      <w:lvlText w:val="•"/>
      <w:lvlJc w:val="left"/>
      <w:pPr>
        <w:ind w:left="9792" w:hanging="720"/>
      </w:pPr>
      <w:rPr>
        <w:rFonts w:hint="default"/>
        <w:lang w:val="en-US" w:eastAsia="en-US" w:bidi="ar-SA"/>
      </w:rPr>
    </w:lvl>
  </w:abstractNum>
  <w:abstractNum w:abstractNumId="6" w15:restartNumberingAfterBreak="0">
    <w:nsid w:val="3B7118D9"/>
    <w:multiLevelType w:val="multilevel"/>
    <w:tmpl w:val="045A33EC"/>
    <w:lvl w:ilvl="0">
      <w:start w:val="9"/>
      <w:numFmt w:val="decimal"/>
      <w:lvlText w:val="%1"/>
      <w:lvlJc w:val="left"/>
      <w:pPr>
        <w:ind w:left="2160" w:hanging="720"/>
      </w:pPr>
      <w:rPr>
        <w:rFonts w:hint="default"/>
        <w:lang w:val="en-US" w:eastAsia="en-US" w:bidi="ar-SA"/>
      </w:rPr>
    </w:lvl>
    <w:lvl w:ilvl="1">
      <w:start w:val="1"/>
      <w:numFmt w:val="decimal"/>
      <w:lvlText w:val="%1.%2"/>
      <w:lvlJc w:val="left"/>
      <w:pPr>
        <w:ind w:left="2160" w:hanging="720"/>
      </w:pPr>
      <w:rPr>
        <w:rFonts w:ascii="Arial" w:eastAsia="Arial" w:hAnsi="Arial" w:cs="Arial" w:hint="default"/>
        <w:b w:val="0"/>
        <w:bCs w:val="0"/>
        <w:i w:val="0"/>
        <w:iCs w:val="0"/>
        <w:spacing w:val="-1"/>
        <w:w w:val="99"/>
        <w:sz w:val="20"/>
        <w:szCs w:val="20"/>
        <w:lang w:val="en-US" w:eastAsia="en-US" w:bidi="ar-SA"/>
      </w:rPr>
    </w:lvl>
    <w:lvl w:ilvl="2">
      <w:start w:val="1"/>
      <w:numFmt w:val="decimal"/>
      <w:lvlText w:val="%1.%2.%3"/>
      <w:lvlJc w:val="left"/>
      <w:pPr>
        <w:ind w:left="2880" w:hanging="720"/>
      </w:pPr>
      <w:rPr>
        <w:rFonts w:ascii="Arial" w:eastAsia="Arial" w:hAnsi="Arial" w:cs="Arial" w:hint="default"/>
        <w:b w:val="0"/>
        <w:bCs w:val="0"/>
        <w:i w:val="0"/>
        <w:iCs w:val="0"/>
        <w:spacing w:val="-1"/>
        <w:w w:val="99"/>
        <w:sz w:val="20"/>
        <w:szCs w:val="20"/>
        <w:lang w:val="en-US" w:eastAsia="en-US" w:bidi="ar-SA"/>
      </w:rPr>
    </w:lvl>
    <w:lvl w:ilvl="3">
      <w:start w:val="1"/>
      <w:numFmt w:val="decimal"/>
      <w:lvlText w:val="%4."/>
      <w:lvlJc w:val="left"/>
      <w:pPr>
        <w:ind w:left="3601" w:hanging="721"/>
      </w:pPr>
      <w:rPr>
        <w:rFonts w:ascii="Arial" w:eastAsia="Arial" w:hAnsi="Arial" w:cs="Arial" w:hint="default"/>
        <w:b w:val="0"/>
        <w:bCs w:val="0"/>
        <w:i w:val="0"/>
        <w:iCs w:val="0"/>
        <w:spacing w:val="-1"/>
        <w:w w:val="99"/>
        <w:sz w:val="20"/>
        <w:szCs w:val="20"/>
        <w:lang w:val="en-US" w:eastAsia="en-US" w:bidi="ar-SA"/>
      </w:rPr>
    </w:lvl>
    <w:lvl w:ilvl="4">
      <w:numFmt w:val="bullet"/>
      <w:lvlText w:val="•"/>
      <w:lvlJc w:val="left"/>
      <w:pPr>
        <w:ind w:left="5490" w:hanging="721"/>
      </w:pPr>
      <w:rPr>
        <w:rFonts w:hint="default"/>
        <w:lang w:val="en-US" w:eastAsia="en-US" w:bidi="ar-SA"/>
      </w:rPr>
    </w:lvl>
    <w:lvl w:ilvl="5">
      <w:numFmt w:val="bullet"/>
      <w:lvlText w:val="•"/>
      <w:lvlJc w:val="left"/>
      <w:pPr>
        <w:ind w:left="6435" w:hanging="721"/>
      </w:pPr>
      <w:rPr>
        <w:rFonts w:hint="default"/>
        <w:lang w:val="en-US" w:eastAsia="en-US" w:bidi="ar-SA"/>
      </w:rPr>
    </w:lvl>
    <w:lvl w:ilvl="6">
      <w:numFmt w:val="bullet"/>
      <w:lvlText w:val="•"/>
      <w:lvlJc w:val="left"/>
      <w:pPr>
        <w:ind w:left="7380" w:hanging="721"/>
      </w:pPr>
      <w:rPr>
        <w:rFonts w:hint="default"/>
        <w:lang w:val="en-US" w:eastAsia="en-US" w:bidi="ar-SA"/>
      </w:rPr>
    </w:lvl>
    <w:lvl w:ilvl="7">
      <w:numFmt w:val="bullet"/>
      <w:lvlText w:val="•"/>
      <w:lvlJc w:val="left"/>
      <w:pPr>
        <w:ind w:left="8325" w:hanging="721"/>
      </w:pPr>
      <w:rPr>
        <w:rFonts w:hint="default"/>
        <w:lang w:val="en-US" w:eastAsia="en-US" w:bidi="ar-SA"/>
      </w:rPr>
    </w:lvl>
    <w:lvl w:ilvl="8">
      <w:numFmt w:val="bullet"/>
      <w:lvlText w:val="•"/>
      <w:lvlJc w:val="left"/>
      <w:pPr>
        <w:ind w:left="9270" w:hanging="721"/>
      </w:pPr>
      <w:rPr>
        <w:rFonts w:hint="default"/>
        <w:lang w:val="en-US" w:eastAsia="en-US" w:bidi="ar-SA"/>
      </w:rPr>
    </w:lvl>
  </w:abstractNum>
  <w:abstractNum w:abstractNumId="7" w15:restartNumberingAfterBreak="0">
    <w:nsid w:val="4E5A06A7"/>
    <w:multiLevelType w:val="hybridMultilevel"/>
    <w:tmpl w:val="EAC05316"/>
    <w:lvl w:ilvl="0" w:tplc="23560B10">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8" w15:restartNumberingAfterBreak="0">
    <w:nsid w:val="644C75EA"/>
    <w:multiLevelType w:val="multilevel"/>
    <w:tmpl w:val="C82851FC"/>
    <w:lvl w:ilvl="0">
      <w:start w:val="6"/>
      <w:numFmt w:val="decimal"/>
      <w:lvlText w:val="%1"/>
      <w:lvlJc w:val="left"/>
      <w:pPr>
        <w:ind w:left="2160" w:hanging="720"/>
      </w:pPr>
      <w:rPr>
        <w:rFonts w:hint="default"/>
        <w:lang w:val="en-US" w:eastAsia="en-US" w:bidi="ar-SA"/>
      </w:rPr>
    </w:lvl>
    <w:lvl w:ilvl="1">
      <w:start w:val="1"/>
      <w:numFmt w:val="decimal"/>
      <w:lvlText w:val="%1.%2"/>
      <w:lvlJc w:val="left"/>
      <w:pPr>
        <w:ind w:left="2160" w:hanging="720"/>
      </w:pPr>
      <w:rPr>
        <w:rFonts w:ascii="Arial" w:eastAsia="Arial" w:hAnsi="Arial" w:cs="Arial" w:hint="default"/>
        <w:b w:val="0"/>
        <w:bCs w:val="0"/>
        <w:i w:val="0"/>
        <w:iCs w:val="0"/>
        <w:spacing w:val="-1"/>
        <w:w w:val="99"/>
        <w:sz w:val="20"/>
        <w:szCs w:val="20"/>
        <w:lang w:val="en-US" w:eastAsia="en-US" w:bidi="ar-SA"/>
      </w:rPr>
    </w:lvl>
    <w:lvl w:ilvl="2">
      <w:start w:val="1"/>
      <w:numFmt w:val="decimal"/>
      <w:lvlText w:val="%1.%2.%3"/>
      <w:lvlJc w:val="left"/>
      <w:pPr>
        <w:ind w:left="2880" w:hanging="720"/>
      </w:pPr>
      <w:rPr>
        <w:rFonts w:ascii="Arial" w:eastAsia="Arial" w:hAnsi="Arial" w:cs="Arial" w:hint="default"/>
        <w:b w:val="0"/>
        <w:bCs w:val="0"/>
        <w:i w:val="0"/>
        <w:iCs w:val="0"/>
        <w:spacing w:val="-1"/>
        <w:w w:val="99"/>
        <w:sz w:val="20"/>
        <w:szCs w:val="20"/>
        <w:lang w:val="en-US" w:eastAsia="en-US" w:bidi="ar-SA"/>
      </w:rPr>
    </w:lvl>
    <w:lvl w:ilvl="3">
      <w:start w:val="1"/>
      <w:numFmt w:val="decimal"/>
      <w:lvlText w:val="%4."/>
      <w:lvlJc w:val="left"/>
      <w:pPr>
        <w:ind w:left="3601" w:hanging="721"/>
      </w:pPr>
      <w:rPr>
        <w:rFonts w:ascii="Arial" w:eastAsia="Arial" w:hAnsi="Arial" w:cs="Arial" w:hint="default"/>
        <w:b w:val="0"/>
        <w:bCs w:val="0"/>
        <w:i w:val="0"/>
        <w:iCs w:val="0"/>
        <w:spacing w:val="-1"/>
        <w:w w:val="99"/>
        <w:sz w:val="20"/>
        <w:szCs w:val="20"/>
        <w:lang w:val="en-US" w:eastAsia="en-US" w:bidi="ar-SA"/>
      </w:rPr>
    </w:lvl>
    <w:lvl w:ilvl="4">
      <w:start w:val="1"/>
      <w:numFmt w:val="decimal"/>
      <w:lvlText w:val="%5."/>
      <w:lvlJc w:val="left"/>
      <w:pPr>
        <w:ind w:left="4321" w:hanging="720"/>
      </w:pPr>
      <w:rPr>
        <w:rFonts w:ascii="Arial" w:eastAsia="Arial" w:hAnsi="Arial" w:cs="Arial" w:hint="default"/>
        <w:b w:val="0"/>
        <w:bCs w:val="0"/>
        <w:i w:val="0"/>
        <w:iCs w:val="0"/>
        <w:spacing w:val="-1"/>
        <w:w w:val="99"/>
        <w:sz w:val="20"/>
        <w:szCs w:val="20"/>
        <w:lang w:val="en-US" w:eastAsia="en-US" w:bidi="ar-SA"/>
      </w:rPr>
    </w:lvl>
    <w:lvl w:ilvl="5">
      <w:numFmt w:val="bullet"/>
      <w:lvlText w:val="•"/>
      <w:lvlJc w:val="left"/>
      <w:pPr>
        <w:ind w:left="6274" w:hanging="720"/>
      </w:pPr>
      <w:rPr>
        <w:rFonts w:hint="default"/>
        <w:lang w:val="en-US" w:eastAsia="en-US" w:bidi="ar-SA"/>
      </w:rPr>
    </w:lvl>
    <w:lvl w:ilvl="6">
      <w:numFmt w:val="bullet"/>
      <w:lvlText w:val="•"/>
      <w:lvlJc w:val="left"/>
      <w:pPr>
        <w:ind w:left="7251" w:hanging="720"/>
      </w:pPr>
      <w:rPr>
        <w:rFonts w:hint="default"/>
        <w:lang w:val="en-US" w:eastAsia="en-US" w:bidi="ar-SA"/>
      </w:rPr>
    </w:lvl>
    <w:lvl w:ilvl="7">
      <w:numFmt w:val="bullet"/>
      <w:lvlText w:val="•"/>
      <w:lvlJc w:val="left"/>
      <w:pPr>
        <w:ind w:left="8228" w:hanging="720"/>
      </w:pPr>
      <w:rPr>
        <w:rFonts w:hint="default"/>
        <w:lang w:val="en-US" w:eastAsia="en-US" w:bidi="ar-SA"/>
      </w:rPr>
    </w:lvl>
    <w:lvl w:ilvl="8">
      <w:numFmt w:val="bullet"/>
      <w:lvlText w:val="•"/>
      <w:lvlJc w:val="left"/>
      <w:pPr>
        <w:ind w:left="9205" w:hanging="720"/>
      </w:pPr>
      <w:rPr>
        <w:rFonts w:hint="default"/>
        <w:lang w:val="en-US" w:eastAsia="en-US" w:bidi="ar-SA"/>
      </w:rPr>
    </w:lvl>
  </w:abstractNum>
  <w:abstractNum w:abstractNumId="9" w15:restartNumberingAfterBreak="0">
    <w:nsid w:val="65263FA3"/>
    <w:multiLevelType w:val="multilevel"/>
    <w:tmpl w:val="387A24EE"/>
    <w:lvl w:ilvl="0">
      <w:start w:val="8"/>
      <w:numFmt w:val="decimal"/>
      <w:lvlText w:val="%1"/>
      <w:lvlJc w:val="left"/>
      <w:pPr>
        <w:ind w:left="2880" w:hanging="720"/>
      </w:pPr>
      <w:rPr>
        <w:rFonts w:hint="default"/>
        <w:lang w:val="en-US" w:eastAsia="en-US" w:bidi="ar-SA"/>
      </w:rPr>
    </w:lvl>
    <w:lvl w:ilvl="1">
      <w:start w:val="5"/>
      <w:numFmt w:val="decimal"/>
      <w:lvlText w:val="%1.%2"/>
      <w:lvlJc w:val="left"/>
      <w:pPr>
        <w:ind w:left="2880" w:hanging="720"/>
      </w:pPr>
      <w:rPr>
        <w:rFonts w:hint="default"/>
        <w:lang w:val="en-US" w:eastAsia="en-US" w:bidi="ar-SA"/>
      </w:rPr>
    </w:lvl>
    <w:lvl w:ilvl="2">
      <w:start w:val="2"/>
      <w:numFmt w:val="decimal"/>
      <w:lvlText w:val="%1.%2.%3"/>
      <w:lvlJc w:val="left"/>
      <w:pPr>
        <w:ind w:left="2880" w:hanging="720"/>
      </w:pPr>
      <w:rPr>
        <w:rFonts w:ascii="Arial" w:eastAsia="Arial" w:hAnsi="Arial" w:cs="Arial" w:hint="default"/>
        <w:b w:val="0"/>
        <w:bCs w:val="0"/>
        <w:i w:val="0"/>
        <w:iCs w:val="0"/>
        <w:spacing w:val="-1"/>
        <w:w w:val="99"/>
        <w:sz w:val="20"/>
        <w:szCs w:val="20"/>
        <w:lang w:val="en-US" w:eastAsia="en-US" w:bidi="ar-SA"/>
      </w:rPr>
    </w:lvl>
    <w:lvl w:ilvl="3">
      <w:numFmt w:val="bullet"/>
      <w:lvlText w:val="•"/>
      <w:lvlJc w:val="left"/>
      <w:pPr>
        <w:ind w:left="5364" w:hanging="720"/>
      </w:pPr>
      <w:rPr>
        <w:rFonts w:hint="default"/>
        <w:lang w:val="en-US" w:eastAsia="en-US" w:bidi="ar-SA"/>
      </w:rPr>
    </w:lvl>
    <w:lvl w:ilvl="4">
      <w:numFmt w:val="bullet"/>
      <w:lvlText w:val="•"/>
      <w:lvlJc w:val="left"/>
      <w:pPr>
        <w:ind w:left="6192" w:hanging="720"/>
      </w:pPr>
      <w:rPr>
        <w:rFonts w:hint="default"/>
        <w:lang w:val="en-US" w:eastAsia="en-US" w:bidi="ar-SA"/>
      </w:rPr>
    </w:lvl>
    <w:lvl w:ilvl="5">
      <w:numFmt w:val="bullet"/>
      <w:lvlText w:val="•"/>
      <w:lvlJc w:val="left"/>
      <w:pPr>
        <w:ind w:left="7020" w:hanging="720"/>
      </w:pPr>
      <w:rPr>
        <w:rFonts w:hint="default"/>
        <w:lang w:val="en-US" w:eastAsia="en-US" w:bidi="ar-SA"/>
      </w:rPr>
    </w:lvl>
    <w:lvl w:ilvl="6">
      <w:numFmt w:val="bullet"/>
      <w:lvlText w:val="•"/>
      <w:lvlJc w:val="left"/>
      <w:pPr>
        <w:ind w:left="7848" w:hanging="720"/>
      </w:pPr>
      <w:rPr>
        <w:rFonts w:hint="default"/>
        <w:lang w:val="en-US" w:eastAsia="en-US" w:bidi="ar-SA"/>
      </w:rPr>
    </w:lvl>
    <w:lvl w:ilvl="7">
      <w:numFmt w:val="bullet"/>
      <w:lvlText w:val="•"/>
      <w:lvlJc w:val="left"/>
      <w:pPr>
        <w:ind w:left="8676" w:hanging="720"/>
      </w:pPr>
      <w:rPr>
        <w:rFonts w:hint="default"/>
        <w:lang w:val="en-US" w:eastAsia="en-US" w:bidi="ar-SA"/>
      </w:rPr>
    </w:lvl>
    <w:lvl w:ilvl="8">
      <w:numFmt w:val="bullet"/>
      <w:lvlText w:val="•"/>
      <w:lvlJc w:val="left"/>
      <w:pPr>
        <w:ind w:left="9504" w:hanging="720"/>
      </w:pPr>
      <w:rPr>
        <w:rFonts w:hint="default"/>
        <w:lang w:val="en-US" w:eastAsia="en-US" w:bidi="ar-SA"/>
      </w:rPr>
    </w:lvl>
  </w:abstractNum>
  <w:abstractNum w:abstractNumId="10" w15:restartNumberingAfterBreak="0">
    <w:nsid w:val="69B042A6"/>
    <w:multiLevelType w:val="multilevel"/>
    <w:tmpl w:val="509608AE"/>
    <w:lvl w:ilvl="0">
      <w:start w:val="10"/>
      <w:numFmt w:val="decimal"/>
      <w:lvlText w:val="%1"/>
      <w:lvlJc w:val="left"/>
      <w:pPr>
        <w:ind w:left="2160" w:hanging="720"/>
      </w:pPr>
      <w:rPr>
        <w:rFonts w:hint="default"/>
        <w:lang w:val="en-US" w:eastAsia="en-US" w:bidi="ar-SA"/>
      </w:rPr>
    </w:lvl>
    <w:lvl w:ilvl="1">
      <w:start w:val="1"/>
      <w:numFmt w:val="decimal"/>
      <w:lvlText w:val="%1.%2"/>
      <w:lvlJc w:val="left"/>
      <w:pPr>
        <w:ind w:left="2160" w:hanging="720"/>
      </w:pPr>
      <w:rPr>
        <w:rFonts w:ascii="Arial" w:eastAsia="Arial" w:hAnsi="Arial" w:cs="Arial" w:hint="default"/>
        <w:b w:val="0"/>
        <w:bCs w:val="0"/>
        <w:i w:val="0"/>
        <w:iCs w:val="0"/>
        <w:spacing w:val="-1"/>
        <w:w w:val="99"/>
        <w:sz w:val="20"/>
        <w:szCs w:val="20"/>
        <w:lang w:val="en-US" w:eastAsia="en-US" w:bidi="ar-SA"/>
      </w:rPr>
    </w:lvl>
    <w:lvl w:ilvl="2">
      <w:start w:val="1"/>
      <w:numFmt w:val="decimal"/>
      <w:lvlText w:val="%1.%2.%3"/>
      <w:lvlJc w:val="left"/>
      <w:pPr>
        <w:ind w:left="2880" w:hanging="720"/>
      </w:pPr>
      <w:rPr>
        <w:rFonts w:ascii="Arial" w:eastAsia="Arial" w:hAnsi="Arial" w:cs="Arial" w:hint="default"/>
        <w:b w:val="0"/>
        <w:bCs w:val="0"/>
        <w:i w:val="0"/>
        <w:iCs w:val="0"/>
        <w:spacing w:val="-1"/>
        <w:w w:val="99"/>
        <w:sz w:val="20"/>
        <w:szCs w:val="20"/>
        <w:lang w:val="en-US" w:eastAsia="en-US" w:bidi="ar-SA"/>
      </w:rPr>
    </w:lvl>
    <w:lvl w:ilvl="3">
      <w:start w:val="1"/>
      <w:numFmt w:val="decimal"/>
      <w:lvlText w:val="%4."/>
      <w:lvlJc w:val="left"/>
      <w:pPr>
        <w:ind w:left="3601" w:hanging="721"/>
      </w:pPr>
      <w:rPr>
        <w:rFonts w:ascii="Arial" w:eastAsia="Arial" w:hAnsi="Arial" w:cs="Arial" w:hint="default"/>
        <w:b w:val="0"/>
        <w:bCs w:val="0"/>
        <w:i w:val="0"/>
        <w:iCs w:val="0"/>
        <w:spacing w:val="-1"/>
        <w:w w:val="99"/>
        <w:sz w:val="20"/>
        <w:szCs w:val="20"/>
        <w:lang w:val="en-US" w:eastAsia="en-US" w:bidi="ar-SA"/>
      </w:rPr>
    </w:lvl>
    <w:lvl w:ilvl="4">
      <w:numFmt w:val="bullet"/>
      <w:lvlText w:val="•"/>
      <w:lvlJc w:val="left"/>
      <w:pPr>
        <w:ind w:left="5490" w:hanging="721"/>
      </w:pPr>
      <w:rPr>
        <w:rFonts w:hint="default"/>
        <w:lang w:val="en-US" w:eastAsia="en-US" w:bidi="ar-SA"/>
      </w:rPr>
    </w:lvl>
    <w:lvl w:ilvl="5">
      <w:numFmt w:val="bullet"/>
      <w:lvlText w:val="•"/>
      <w:lvlJc w:val="left"/>
      <w:pPr>
        <w:ind w:left="6435" w:hanging="721"/>
      </w:pPr>
      <w:rPr>
        <w:rFonts w:hint="default"/>
        <w:lang w:val="en-US" w:eastAsia="en-US" w:bidi="ar-SA"/>
      </w:rPr>
    </w:lvl>
    <w:lvl w:ilvl="6">
      <w:numFmt w:val="bullet"/>
      <w:lvlText w:val="•"/>
      <w:lvlJc w:val="left"/>
      <w:pPr>
        <w:ind w:left="7380" w:hanging="721"/>
      </w:pPr>
      <w:rPr>
        <w:rFonts w:hint="default"/>
        <w:lang w:val="en-US" w:eastAsia="en-US" w:bidi="ar-SA"/>
      </w:rPr>
    </w:lvl>
    <w:lvl w:ilvl="7">
      <w:numFmt w:val="bullet"/>
      <w:lvlText w:val="•"/>
      <w:lvlJc w:val="left"/>
      <w:pPr>
        <w:ind w:left="8325" w:hanging="721"/>
      </w:pPr>
      <w:rPr>
        <w:rFonts w:hint="default"/>
        <w:lang w:val="en-US" w:eastAsia="en-US" w:bidi="ar-SA"/>
      </w:rPr>
    </w:lvl>
    <w:lvl w:ilvl="8">
      <w:numFmt w:val="bullet"/>
      <w:lvlText w:val="•"/>
      <w:lvlJc w:val="left"/>
      <w:pPr>
        <w:ind w:left="9270" w:hanging="721"/>
      </w:pPr>
      <w:rPr>
        <w:rFonts w:hint="default"/>
        <w:lang w:val="en-US" w:eastAsia="en-US" w:bidi="ar-SA"/>
      </w:rPr>
    </w:lvl>
  </w:abstractNum>
  <w:abstractNum w:abstractNumId="11" w15:restartNumberingAfterBreak="0">
    <w:nsid w:val="6D687603"/>
    <w:multiLevelType w:val="multilevel"/>
    <w:tmpl w:val="1F86DAC2"/>
    <w:lvl w:ilvl="0">
      <w:start w:val="4"/>
      <w:numFmt w:val="decimal"/>
      <w:lvlText w:val="%1"/>
      <w:lvlJc w:val="left"/>
      <w:pPr>
        <w:ind w:left="2160" w:hanging="720"/>
      </w:pPr>
      <w:rPr>
        <w:rFonts w:hint="default"/>
        <w:lang w:val="en-US" w:eastAsia="en-US" w:bidi="ar-SA"/>
      </w:rPr>
    </w:lvl>
    <w:lvl w:ilvl="1">
      <w:start w:val="1"/>
      <w:numFmt w:val="decimal"/>
      <w:lvlText w:val="%1.%2"/>
      <w:lvlJc w:val="left"/>
      <w:pPr>
        <w:ind w:left="2160" w:hanging="720"/>
      </w:pPr>
      <w:rPr>
        <w:rFonts w:ascii="Arial" w:eastAsia="Arial" w:hAnsi="Arial" w:cs="Arial" w:hint="default"/>
        <w:b w:val="0"/>
        <w:bCs w:val="0"/>
        <w:i w:val="0"/>
        <w:iCs w:val="0"/>
        <w:spacing w:val="-1"/>
        <w:w w:val="99"/>
        <w:sz w:val="20"/>
        <w:szCs w:val="20"/>
        <w:lang w:val="en-US" w:eastAsia="en-US" w:bidi="ar-SA"/>
      </w:rPr>
    </w:lvl>
    <w:lvl w:ilvl="2">
      <w:start w:val="1"/>
      <w:numFmt w:val="decimal"/>
      <w:lvlText w:val="%1.%2.%3"/>
      <w:lvlJc w:val="left"/>
      <w:pPr>
        <w:ind w:left="2880" w:hanging="720"/>
      </w:pPr>
      <w:rPr>
        <w:rFonts w:ascii="Arial" w:eastAsia="Arial" w:hAnsi="Arial" w:cs="Arial" w:hint="default"/>
        <w:b w:val="0"/>
        <w:bCs w:val="0"/>
        <w:i w:val="0"/>
        <w:iCs w:val="0"/>
        <w:spacing w:val="-1"/>
        <w:w w:val="99"/>
        <w:sz w:val="20"/>
        <w:szCs w:val="20"/>
        <w:lang w:val="en-US" w:eastAsia="en-US" w:bidi="ar-SA"/>
      </w:rPr>
    </w:lvl>
    <w:lvl w:ilvl="3">
      <w:start w:val="1"/>
      <w:numFmt w:val="decimal"/>
      <w:lvlText w:val="%4."/>
      <w:lvlJc w:val="left"/>
      <w:pPr>
        <w:ind w:left="3601" w:hanging="721"/>
      </w:pPr>
      <w:rPr>
        <w:rFonts w:ascii="Arial" w:eastAsia="Arial" w:hAnsi="Arial" w:cs="Arial" w:hint="default"/>
        <w:b w:val="0"/>
        <w:bCs w:val="0"/>
        <w:i w:val="0"/>
        <w:iCs w:val="0"/>
        <w:spacing w:val="-1"/>
        <w:w w:val="99"/>
        <w:sz w:val="20"/>
        <w:szCs w:val="20"/>
        <w:lang w:val="en-US" w:eastAsia="en-US" w:bidi="ar-SA"/>
      </w:rPr>
    </w:lvl>
    <w:lvl w:ilvl="4">
      <w:numFmt w:val="bullet"/>
      <w:lvlText w:val="•"/>
      <w:lvlJc w:val="left"/>
      <w:pPr>
        <w:ind w:left="5490" w:hanging="721"/>
      </w:pPr>
      <w:rPr>
        <w:rFonts w:hint="default"/>
        <w:lang w:val="en-US" w:eastAsia="en-US" w:bidi="ar-SA"/>
      </w:rPr>
    </w:lvl>
    <w:lvl w:ilvl="5">
      <w:numFmt w:val="bullet"/>
      <w:lvlText w:val="•"/>
      <w:lvlJc w:val="left"/>
      <w:pPr>
        <w:ind w:left="6435" w:hanging="721"/>
      </w:pPr>
      <w:rPr>
        <w:rFonts w:hint="default"/>
        <w:lang w:val="en-US" w:eastAsia="en-US" w:bidi="ar-SA"/>
      </w:rPr>
    </w:lvl>
    <w:lvl w:ilvl="6">
      <w:numFmt w:val="bullet"/>
      <w:lvlText w:val="•"/>
      <w:lvlJc w:val="left"/>
      <w:pPr>
        <w:ind w:left="7380" w:hanging="721"/>
      </w:pPr>
      <w:rPr>
        <w:rFonts w:hint="default"/>
        <w:lang w:val="en-US" w:eastAsia="en-US" w:bidi="ar-SA"/>
      </w:rPr>
    </w:lvl>
    <w:lvl w:ilvl="7">
      <w:numFmt w:val="bullet"/>
      <w:lvlText w:val="•"/>
      <w:lvlJc w:val="left"/>
      <w:pPr>
        <w:ind w:left="8325" w:hanging="721"/>
      </w:pPr>
      <w:rPr>
        <w:rFonts w:hint="default"/>
        <w:lang w:val="en-US" w:eastAsia="en-US" w:bidi="ar-SA"/>
      </w:rPr>
    </w:lvl>
    <w:lvl w:ilvl="8">
      <w:numFmt w:val="bullet"/>
      <w:lvlText w:val="•"/>
      <w:lvlJc w:val="left"/>
      <w:pPr>
        <w:ind w:left="9270" w:hanging="721"/>
      </w:pPr>
      <w:rPr>
        <w:rFonts w:hint="default"/>
        <w:lang w:val="en-US" w:eastAsia="en-US" w:bidi="ar-SA"/>
      </w:rPr>
    </w:lvl>
  </w:abstractNum>
  <w:abstractNum w:abstractNumId="12" w15:restartNumberingAfterBreak="0">
    <w:nsid w:val="6E1270F0"/>
    <w:multiLevelType w:val="multilevel"/>
    <w:tmpl w:val="110EC8A0"/>
    <w:lvl w:ilvl="0">
      <w:start w:val="11"/>
      <w:numFmt w:val="decimal"/>
      <w:lvlText w:val="%1"/>
      <w:lvlJc w:val="left"/>
      <w:pPr>
        <w:ind w:left="2160" w:hanging="720"/>
      </w:pPr>
      <w:rPr>
        <w:rFonts w:hint="default"/>
        <w:lang w:val="en-US" w:eastAsia="en-US" w:bidi="ar-SA"/>
      </w:rPr>
    </w:lvl>
    <w:lvl w:ilvl="1">
      <w:start w:val="1"/>
      <w:numFmt w:val="decimal"/>
      <w:lvlText w:val="%1.%2"/>
      <w:lvlJc w:val="left"/>
      <w:pPr>
        <w:ind w:left="2160" w:hanging="720"/>
        <w:jc w:val="right"/>
      </w:pPr>
      <w:rPr>
        <w:rFonts w:ascii="Arial" w:eastAsia="Arial" w:hAnsi="Arial" w:cs="Arial" w:hint="default"/>
        <w:b w:val="0"/>
        <w:bCs w:val="0"/>
        <w:i w:val="0"/>
        <w:iCs w:val="0"/>
        <w:spacing w:val="-1"/>
        <w:w w:val="99"/>
        <w:sz w:val="20"/>
        <w:szCs w:val="20"/>
        <w:lang w:val="en-US" w:eastAsia="en-US" w:bidi="ar-SA"/>
      </w:rPr>
    </w:lvl>
    <w:lvl w:ilvl="2">
      <w:start w:val="1"/>
      <w:numFmt w:val="decimal"/>
      <w:lvlText w:val="%1.%2.%3"/>
      <w:lvlJc w:val="left"/>
      <w:pPr>
        <w:ind w:left="2880" w:hanging="720"/>
      </w:pPr>
      <w:rPr>
        <w:rFonts w:ascii="Arial" w:eastAsia="Arial" w:hAnsi="Arial" w:cs="Arial" w:hint="default"/>
        <w:b w:val="0"/>
        <w:bCs w:val="0"/>
        <w:i w:val="0"/>
        <w:iCs w:val="0"/>
        <w:spacing w:val="-1"/>
        <w:w w:val="99"/>
        <w:sz w:val="20"/>
        <w:szCs w:val="20"/>
        <w:lang w:val="en-US" w:eastAsia="en-US" w:bidi="ar-SA"/>
      </w:rPr>
    </w:lvl>
    <w:lvl w:ilvl="3">
      <w:start w:val="1"/>
      <w:numFmt w:val="decimal"/>
      <w:lvlText w:val="%4."/>
      <w:lvlJc w:val="left"/>
      <w:pPr>
        <w:ind w:left="3601" w:hanging="721"/>
      </w:pPr>
      <w:rPr>
        <w:rFonts w:ascii="Arial" w:eastAsia="Arial" w:hAnsi="Arial" w:cs="Arial" w:hint="default"/>
        <w:b w:val="0"/>
        <w:bCs w:val="0"/>
        <w:i w:val="0"/>
        <w:iCs w:val="0"/>
        <w:spacing w:val="-1"/>
        <w:w w:val="99"/>
        <w:sz w:val="20"/>
        <w:szCs w:val="20"/>
        <w:lang w:val="en-US" w:eastAsia="en-US" w:bidi="ar-SA"/>
      </w:rPr>
    </w:lvl>
    <w:lvl w:ilvl="4">
      <w:numFmt w:val="bullet"/>
      <w:lvlText w:val="•"/>
      <w:lvlJc w:val="left"/>
      <w:pPr>
        <w:ind w:left="5297" w:hanging="721"/>
      </w:pPr>
      <w:rPr>
        <w:rFonts w:hint="default"/>
        <w:lang w:val="en-US" w:eastAsia="en-US" w:bidi="ar-SA"/>
      </w:rPr>
    </w:lvl>
    <w:lvl w:ilvl="5">
      <w:numFmt w:val="bullet"/>
      <w:lvlText w:val="•"/>
      <w:lvlJc w:val="left"/>
      <w:pPr>
        <w:ind w:left="6274" w:hanging="721"/>
      </w:pPr>
      <w:rPr>
        <w:rFonts w:hint="default"/>
        <w:lang w:val="en-US" w:eastAsia="en-US" w:bidi="ar-SA"/>
      </w:rPr>
    </w:lvl>
    <w:lvl w:ilvl="6">
      <w:numFmt w:val="bullet"/>
      <w:lvlText w:val="•"/>
      <w:lvlJc w:val="left"/>
      <w:pPr>
        <w:ind w:left="7251" w:hanging="721"/>
      </w:pPr>
      <w:rPr>
        <w:rFonts w:hint="default"/>
        <w:lang w:val="en-US" w:eastAsia="en-US" w:bidi="ar-SA"/>
      </w:rPr>
    </w:lvl>
    <w:lvl w:ilvl="7">
      <w:numFmt w:val="bullet"/>
      <w:lvlText w:val="•"/>
      <w:lvlJc w:val="left"/>
      <w:pPr>
        <w:ind w:left="8228" w:hanging="721"/>
      </w:pPr>
      <w:rPr>
        <w:rFonts w:hint="default"/>
        <w:lang w:val="en-US" w:eastAsia="en-US" w:bidi="ar-SA"/>
      </w:rPr>
    </w:lvl>
    <w:lvl w:ilvl="8">
      <w:numFmt w:val="bullet"/>
      <w:lvlText w:val="•"/>
      <w:lvlJc w:val="left"/>
      <w:pPr>
        <w:ind w:left="9205" w:hanging="721"/>
      </w:pPr>
      <w:rPr>
        <w:rFonts w:hint="default"/>
        <w:lang w:val="en-US" w:eastAsia="en-US" w:bidi="ar-SA"/>
      </w:rPr>
    </w:lvl>
  </w:abstractNum>
  <w:abstractNum w:abstractNumId="13" w15:restartNumberingAfterBreak="0">
    <w:nsid w:val="7CEB04B4"/>
    <w:multiLevelType w:val="multilevel"/>
    <w:tmpl w:val="14369DE6"/>
    <w:lvl w:ilvl="0">
      <w:start w:val="3"/>
      <w:numFmt w:val="decimal"/>
      <w:lvlText w:val="%1"/>
      <w:lvlJc w:val="left"/>
      <w:pPr>
        <w:ind w:left="2160" w:hanging="720"/>
      </w:pPr>
      <w:rPr>
        <w:rFonts w:hint="default"/>
        <w:lang w:val="en-US" w:eastAsia="en-US" w:bidi="ar-SA"/>
      </w:rPr>
    </w:lvl>
    <w:lvl w:ilvl="1">
      <w:start w:val="1"/>
      <w:numFmt w:val="decimal"/>
      <w:lvlText w:val="%1.%2"/>
      <w:lvlJc w:val="left"/>
      <w:pPr>
        <w:ind w:left="2160" w:hanging="720"/>
      </w:pPr>
      <w:rPr>
        <w:rFonts w:ascii="Arial" w:eastAsia="Arial" w:hAnsi="Arial" w:cs="Arial" w:hint="default"/>
        <w:b w:val="0"/>
        <w:bCs w:val="0"/>
        <w:i w:val="0"/>
        <w:iCs w:val="0"/>
        <w:spacing w:val="-1"/>
        <w:w w:val="99"/>
        <w:sz w:val="20"/>
        <w:szCs w:val="20"/>
        <w:lang w:val="en-US" w:eastAsia="en-US" w:bidi="ar-SA"/>
      </w:rPr>
    </w:lvl>
    <w:lvl w:ilvl="2">
      <w:start w:val="1"/>
      <w:numFmt w:val="decimal"/>
      <w:lvlText w:val="%1.%2.%3"/>
      <w:lvlJc w:val="left"/>
      <w:pPr>
        <w:ind w:left="2880" w:hanging="720"/>
      </w:pPr>
      <w:rPr>
        <w:rFonts w:ascii="Arial" w:eastAsia="Arial" w:hAnsi="Arial" w:cs="Arial" w:hint="default"/>
        <w:b w:val="0"/>
        <w:bCs w:val="0"/>
        <w:i w:val="0"/>
        <w:iCs w:val="0"/>
        <w:spacing w:val="-1"/>
        <w:w w:val="99"/>
        <w:sz w:val="20"/>
        <w:szCs w:val="20"/>
        <w:lang w:val="en-US" w:eastAsia="en-US" w:bidi="ar-SA"/>
      </w:rPr>
    </w:lvl>
    <w:lvl w:ilvl="3">
      <w:start w:val="1"/>
      <w:numFmt w:val="decimal"/>
      <w:lvlText w:val="%4."/>
      <w:lvlJc w:val="left"/>
      <w:pPr>
        <w:ind w:left="3601" w:hanging="721"/>
      </w:pPr>
      <w:rPr>
        <w:rFonts w:ascii="Arial" w:eastAsia="Arial" w:hAnsi="Arial" w:cs="Arial" w:hint="default"/>
        <w:b w:val="0"/>
        <w:bCs w:val="0"/>
        <w:i w:val="0"/>
        <w:iCs w:val="0"/>
        <w:spacing w:val="-1"/>
        <w:w w:val="99"/>
        <w:sz w:val="20"/>
        <w:szCs w:val="20"/>
        <w:lang w:val="en-US" w:eastAsia="en-US" w:bidi="ar-SA"/>
      </w:rPr>
    </w:lvl>
    <w:lvl w:ilvl="4">
      <w:numFmt w:val="bullet"/>
      <w:lvlText w:val="•"/>
      <w:lvlJc w:val="left"/>
      <w:pPr>
        <w:ind w:left="5490" w:hanging="721"/>
      </w:pPr>
      <w:rPr>
        <w:rFonts w:hint="default"/>
        <w:lang w:val="en-US" w:eastAsia="en-US" w:bidi="ar-SA"/>
      </w:rPr>
    </w:lvl>
    <w:lvl w:ilvl="5">
      <w:numFmt w:val="bullet"/>
      <w:lvlText w:val="•"/>
      <w:lvlJc w:val="left"/>
      <w:pPr>
        <w:ind w:left="6435" w:hanging="721"/>
      </w:pPr>
      <w:rPr>
        <w:rFonts w:hint="default"/>
        <w:lang w:val="en-US" w:eastAsia="en-US" w:bidi="ar-SA"/>
      </w:rPr>
    </w:lvl>
    <w:lvl w:ilvl="6">
      <w:numFmt w:val="bullet"/>
      <w:lvlText w:val="•"/>
      <w:lvlJc w:val="left"/>
      <w:pPr>
        <w:ind w:left="7380" w:hanging="721"/>
      </w:pPr>
      <w:rPr>
        <w:rFonts w:hint="default"/>
        <w:lang w:val="en-US" w:eastAsia="en-US" w:bidi="ar-SA"/>
      </w:rPr>
    </w:lvl>
    <w:lvl w:ilvl="7">
      <w:numFmt w:val="bullet"/>
      <w:lvlText w:val="•"/>
      <w:lvlJc w:val="left"/>
      <w:pPr>
        <w:ind w:left="8325" w:hanging="721"/>
      </w:pPr>
      <w:rPr>
        <w:rFonts w:hint="default"/>
        <w:lang w:val="en-US" w:eastAsia="en-US" w:bidi="ar-SA"/>
      </w:rPr>
    </w:lvl>
    <w:lvl w:ilvl="8">
      <w:numFmt w:val="bullet"/>
      <w:lvlText w:val="•"/>
      <w:lvlJc w:val="left"/>
      <w:pPr>
        <w:ind w:left="9270" w:hanging="721"/>
      </w:pPr>
      <w:rPr>
        <w:rFonts w:hint="default"/>
        <w:lang w:val="en-US" w:eastAsia="en-US" w:bidi="ar-SA"/>
      </w:rPr>
    </w:lvl>
  </w:abstractNum>
  <w:num w:numId="1" w16cid:durableId="1512432">
    <w:abstractNumId w:val="12"/>
  </w:num>
  <w:num w:numId="2" w16cid:durableId="398941003">
    <w:abstractNumId w:val="10"/>
  </w:num>
  <w:num w:numId="3" w16cid:durableId="748425002">
    <w:abstractNumId w:val="6"/>
  </w:num>
  <w:num w:numId="4" w16cid:durableId="388572195">
    <w:abstractNumId w:val="9"/>
  </w:num>
  <w:num w:numId="5" w16cid:durableId="2146043716">
    <w:abstractNumId w:val="2"/>
  </w:num>
  <w:num w:numId="6" w16cid:durableId="1854568295">
    <w:abstractNumId w:val="1"/>
  </w:num>
  <w:num w:numId="7" w16cid:durableId="364790513">
    <w:abstractNumId w:val="5"/>
  </w:num>
  <w:num w:numId="8" w16cid:durableId="1207376996">
    <w:abstractNumId w:val="8"/>
  </w:num>
  <w:num w:numId="9" w16cid:durableId="1622566598">
    <w:abstractNumId w:val="0"/>
  </w:num>
  <w:num w:numId="10" w16cid:durableId="1420978086">
    <w:abstractNumId w:val="11"/>
  </w:num>
  <w:num w:numId="11" w16cid:durableId="1748072537">
    <w:abstractNumId w:val="13"/>
  </w:num>
  <w:num w:numId="12" w16cid:durableId="1340810668">
    <w:abstractNumId w:val="4"/>
  </w:num>
  <w:num w:numId="13" w16cid:durableId="1749424356">
    <w:abstractNumId w:val="3"/>
  </w:num>
  <w:num w:numId="14" w16cid:durableId="301622302">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ine Moreno">
    <w15:presenceInfo w15:providerId="AD" w15:userId="S::cmmoreno@dps.state.co.us::2d8d6894-2704-4e01-b264-38e61b5afab1"/>
  </w15:person>
  <w15:person w15:author="Chris Brunette">
    <w15:presenceInfo w15:providerId="AD" w15:userId="S::cbrunette@dps.state.co.us::cdf87366-1b7f-4b34-897b-0266b7a127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1E2"/>
    <w:rsid w:val="000D4299"/>
    <w:rsid w:val="000D6CA3"/>
    <w:rsid w:val="0010340D"/>
    <w:rsid w:val="00112A30"/>
    <w:rsid w:val="0014377D"/>
    <w:rsid w:val="00156A5B"/>
    <w:rsid w:val="00176A2F"/>
    <w:rsid w:val="001B54D8"/>
    <w:rsid w:val="00210050"/>
    <w:rsid w:val="00224DE8"/>
    <w:rsid w:val="00227964"/>
    <w:rsid w:val="00254B9E"/>
    <w:rsid w:val="00282979"/>
    <w:rsid w:val="002A3B97"/>
    <w:rsid w:val="002D54DC"/>
    <w:rsid w:val="00353C3D"/>
    <w:rsid w:val="00366ACF"/>
    <w:rsid w:val="0038343F"/>
    <w:rsid w:val="003861C9"/>
    <w:rsid w:val="0042652D"/>
    <w:rsid w:val="004A06F8"/>
    <w:rsid w:val="004C255E"/>
    <w:rsid w:val="004F6C16"/>
    <w:rsid w:val="00536C38"/>
    <w:rsid w:val="00561BAB"/>
    <w:rsid w:val="00577140"/>
    <w:rsid w:val="005C01DE"/>
    <w:rsid w:val="00661F1B"/>
    <w:rsid w:val="00675999"/>
    <w:rsid w:val="007567C7"/>
    <w:rsid w:val="0075777B"/>
    <w:rsid w:val="007E5B92"/>
    <w:rsid w:val="00832D74"/>
    <w:rsid w:val="00857FAB"/>
    <w:rsid w:val="00876BDF"/>
    <w:rsid w:val="00894336"/>
    <w:rsid w:val="008956BD"/>
    <w:rsid w:val="008D2634"/>
    <w:rsid w:val="00973BB8"/>
    <w:rsid w:val="009777FF"/>
    <w:rsid w:val="009B32A9"/>
    <w:rsid w:val="009C10AE"/>
    <w:rsid w:val="009E11E2"/>
    <w:rsid w:val="00A24F5B"/>
    <w:rsid w:val="00A30A0F"/>
    <w:rsid w:val="00AF44E5"/>
    <w:rsid w:val="00B148CA"/>
    <w:rsid w:val="00B14BC5"/>
    <w:rsid w:val="00B21E3C"/>
    <w:rsid w:val="00C97990"/>
    <w:rsid w:val="00CC64F2"/>
    <w:rsid w:val="00CF43D1"/>
    <w:rsid w:val="00D25C74"/>
    <w:rsid w:val="00D56765"/>
    <w:rsid w:val="00DA7227"/>
    <w:rsid w:val="00DB342F"/>
    <w:rsid w:val="00DC250A"/>
    <w:rsid w:val="00E1614C"/>
    <w:rsid w:val="00E407DD"/>
    <w:rsid w:val="00E56D26"/>
    <w:rsid w:val="00EA5128"/>
    <w:rsid w:val="00EB1B8F"/>
    <w:rsid w:val="00F311C1"/>
    <w:rsid w:val="00F80BB4"/>
    <w:rsid w:val="00F82408"/>
    <w:rsid w:val="00FA2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2E649"/>
  <w15:docId w15:val="{6100B2A7-5E04-483E-8E1F-1AD87F811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link w:val="Heading1Char"/>
    <w:uiPriority w:val="9"/>
    <w:qFormat/>
    <w:pPr>
      <w:ind w:left="1440"/>
      <w:outlineLvl w:val="0"/>
    </w:pPr>
    <w:rPr>
      <w:b/>
      <w:bCs/>
      <w:sz w:val="20"/>
      <w:szCs w:val="20"/>
    </w:rPr>
  </w:style>
  <w:style w:type="paragraph" w:styleId="Heading2">
    <w:name w:val="heading 2"/>
    <w:basedOn w:val="Normal"/>
    <w:uiPriority w:val="9"/>
    <w:unhideWhenUsed/>
    <w:qFormat/>
    <w:rsid w:val="004A06F8"/>
    <w:pPr>
      <w:ind w:left="1440"/>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ind w:left="2880" w:hanging="720"/>
    </w:pPr>
  </w:style>
  <w:style w:type="paragraph" w:customStyle="1" w:styleId="TableParagraph">
    <w:name w:val="Table Paragraph"/>
    <w:basedOn w:val="Normal"/>
    <w:uiPriority w:val="1"/>
    <w:qFormat/>
    <w:pPr>
      <w:ind w:left="71"/>
    </w:pPr>
  </w:style>
  <w:style w:type="character" w:customStyle="1" w:styleId="Heading1Char">
    <w:name w:val="Heading 1 Char"/>
    <w:basedOn w:val="DefaultParagraphFont"/>
    <w:link w:val="Heading1"/>
    <w:uiPriority w:val="9"/>
    <w:rsid w:val="00536C38"/>
    <w:rPr>
      <w:rFonts w:ascii="Arial" w:eastAsia="Arial" w:hAnsi="Arial" w:cs="Arial"/>
      <w:b/>
      <w:bCs/>
      <w:sz w:val="20"/>
      <w:szCs w:val="20"/>
    </w:rPr>
  </w:style>
  <w:style w:type="character" w:customStyle="1" w:styleId="BodyTextChar">
    <w:name w:val="Body Text Char"/>
    <w:basedOn w:val="DefaultParagraphFont"/>
    <w:link w:val="BodyText"/>
    <w:uiPriority w:val="1"/>
    <w:rsid w:val="00536C38"/>
    <w:rPr>
      <w:rFonts w:ascii="Arial" w:eastAsia="Arial" w:hAnsi="Arial" w:cs="Arial"/>
      <w:sz w:val="20"/>
      <w:szCs w:val="20"/>
    </w:rPr>
  </w:style>
  <w:style w:type="paragraph" w:styleId="Revision">
    <w:name w:val="Revision"/>
    <w:hidden/>
    <w:uiPriority w:val="99"/>
    <w:semiHidden/>
    <w:rsid w:val="00A30A0F"/>
    <w:pPr>
      <w:widowControl/>
      <w:autoSpaceDE/>
      <w:autoSpaceDN/>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colorado.gov/dfpc)%3B"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1634CC-A498-45A8-8B45-38327EF229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26</Pages>
  <Words>10897</Words>
  <Characters>62114</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State of Colorado</Company>
  <LinksUpToDate>false</LinksUpToDate>
  <CharactersWithSpaces>72866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creator>Colorado Secretary of State</dc:creator>
  <cp:lastModifiedBy>Christine Moreno</cp:lastModifiedBy>
  <cp:revision>2</cp:revision>
  <dcterms:created xsi:type="dcterms:W3CDTF">2026-09-30T03:03:00Z</dcterms:created>
  <dcterms:modified xsi:type="dcterms:W3CDTF">2026-09-30T03:03:00Z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2022-10-12T00:00:00Z</vt:filetime>
  </property>
  <property fmtid="{D5CDD505-2E9C-101B-9397-08002B2CF9AE}" pid="3" name="Creator">
    <vt:lpwstr>Microsoft® Word for Microsoft 365</vt:lpwstr>
  </property>
  <property fmtid="{D5CDD505-2E9C-101B-9397-08002B2CF9AE}" pid="4" name="LastSaved">
    <vt:filetime>2026-07-21T00:00:00Z</vt:filetime>
  </property>
  <property fmtid="{D5CDD505-2E9C-101B-9397-08002B2CF9AE}" pid="5" name="Producer">
    <vt:lpwstr>Microsoft® Word for Microsoft 365</vt:lpwstr>
  </property>
</Properties>
</file>