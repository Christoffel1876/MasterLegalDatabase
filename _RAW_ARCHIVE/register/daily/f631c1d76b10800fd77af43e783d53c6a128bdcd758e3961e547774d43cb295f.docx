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B794" w14:textId="77777777" w:rsidR="00E61D02" w:rsidRPr="002A1B1D" w:rsidRDefault="00E61D02">
      <w:pPr>
        <w:pStyle w:val="Department"/>
      </w:pPr>
      <w:bookmarkStart w:id="0" w:name="_Toc3705296"/>
      <w:r w:rsidRPr="002A1B1D">
        <w:t>COLORADO DEPARTMENT OF REGULATORY AGENCIES</w:t>
      </w:r>
    </w:p>
    <w:p w14:paraId="158E53B4" w14:textId="77777777" w:rsidR="00E61D02" w:rsidRPr="002A1B1D" w:rsidRDefault="00E61D02">
      <w:pPr>
        <w:pStyle w:val="Agency"/>
        <w:rPr>
          <w:rFonts w:ascii="Arial" w:hAnsi="Arial" w:cs="Arial"/>
        </w:rPr>
      </w:pPr>
      <w:r w:rsidRPr="002A1B1D">
        <w:rPr>
          <w:rFonts w:ascii="Arial" w:hAnsi="Arial" w:cs="Arial"/>
        </w:rPr>
        <w:t>Public Utilities Commission</w:t>
      </w:r>
    </w:p>
    <w:p w14:paraId="102DD6F1" w14:textId="77777777" w:rsidR="00E61D02" w:rsidRPr="002A1B1D" w:rsidRDefault="00E61D02">
      <w:pPr>
        <w:pStyle w:val="CCRNumber"/>
      </w:pPr>
      <w:r w:rsidRPr="002A1B1D">
        <w:t>4 </w:t>
      </w:r>
      <w:r w:rsidRPr="002A1B1D">
        <w:rPr>
          <w:i/>
          <w:iCs/>
        </w:rPr>
        <w:t xml:space="preserve">Code of Colorado Regulations </w:t>
      </w:r>
      <w:r w:rsidRPr="002A1B1D">
        <w:t>(CCR) 723-3</w:t>
      </w:r>
    </w:p>
    <w:p w14:paraId="2DC8F69C" w14:textId="77777777" w:rsidR="00B1692D" w:rsidRPr="002A1B1D" w:rsidRDefault="00E61D02">
      <w:pPr>
        <w:pStyle w:val="CCRTitle"/>
        <w:tabs>
          <w:tab w:val="center" w:pos="4680"/>
          <w:tab w:val="right" w:pos="9360"/>
        </w:tabs>
      </w:pPr>
      <w:r w:rsidRPr="002A1B1D">
        <w:t>PART 3</w:t>
      </w:r>
    </w:p>
    <w:p w14:paraId="7BC0D1B0" w14:textId="3BEBE8F1" w:rsidR="00480DDC" w:rsidRPr="002A1B1D" w:rsidRDefault="00E61D02" w:rsidP="00CF55BC">
      <w:pPr>
        <w:pStyle w:val="Heading1"/>
        <w:spacing w:after="240"/>
        <w:jc w:val="center"/>
        <w:rPr>
          <w:rFonts w:ascii="Arial" w:hAnsi="Arial" w:cs="Arial"/>
          <w:sz w:val="28"/>
          <w:szCs w:val="28"/>
        </w:rPr>
      </w:pPr>
      <w:r w:rsidRPr="002A1B1D">
        <w:rPr>
          <w:rFonts w:ascii="Arial" w:hAnsi="Arial" w:cs="Arial"/>
        </w:rPr>
        <w:br/>
      </w:r>
      <w:r w:rsidRPr="002A1B1D">
        <w:rPr>
          <w:rFonts w:ascii="Arial" w:hAnsi="Arial" w:cs="Arial"/>
          <w:sz w:val="28"/>
          <w:szCs w:val="28"/>
        </w:rPr>
        <w:t>RULES REGULATING ELECTRIC UTILITIES</w:t>
      </w:r>
      <w:bookmarkStart w:id="1" w:name="_Toc444850405"/>
      <w:bookmarkStart w:id="2" w:name="_Toc274829433"/>
      <w:bookmarkStart w:id="3" w:name="_Toc295479935"/>
      <w:bookmarkStart w:id="4" w:name="_Toc145838515"/>
      <w:bookmarkStart w:id="5" w:name="_Toc3705298"/>
      <w:bookmarkStart w:id="6" w:name="_Toc9310387"/>
      <w:bookmarkStart w:id="7" w:name="_Toc295479952"/>
      <w:bookmarkStart w:id="8" w:name="_Toc317861095"/>
      <w:bookmarkStart w:id="9" w:name="_Toc145838528"/>
      <w:bookmarkStart w:id="10" w:name="_Toc295479953"/>
      <w:bookmarkEnd w:id="0"/>
    </w:p>
    <w:p w14:paraId="670CDECC" w14:textId="3365E0A4" w:rsidR="001C4297" w:rsidRPr="002A1B1D" w:rsidRDefault="001C4297" w:rsidP="001C4297">
      <w:pPr>
        <w:pStyle w:val="Heading2"/>
        <w:rPr>
          <w:rFonts w:ascii="Arial" w:eastAsia="SimSun" w:hAnsi="Arial" w:cs="Arial"/>
          <w:i/>
          <w:iCs w:val="0"/>
          <w:szCs w:val="24"/>
        </w:rPr>
      </w:pPr>
      <w:r w:rsidRPr="002A1B1D">
        <w:rPr>
          <w:rFonts w:ascii="Arial" w:eastAsia="SimSun" w:hAnsi="Arial" w:cs="Arial"/>
          <w:iCs w:val="0"/>
          <w:szCs w:val="24"/>
        </w:rPr>
        <w:t>BASIS, PURPOSE, AND STATUTORY AUTHORITY.</w:t>
      </w:r>
    </w:p>
    <w:p w14:paraId="73CC1D56" w14:textId="77777777" w:rsidR="001C4297" w:rsidRPr="002A1B1D" w:rsidRDefault="001C4297" w:rsidP="001C4297">
      <w:pPr>
        <w:pStyle w:val="upar1"/>
        <w:widowControl w:val="0"/>
        <w:rPr>
          <w:rFonts w:ascii="Arial" w:hAnsi="Arial"/>
        </w:rPr>
      </w:pPr>
      <w:bookmarkStart w:id="11" w:name="_Toc444850406"/>
      <w:r w:rsidRPr="002A1B1D">
        <w:rPr>
          <w:rFonts w:ascii="Arial" w:hAnsi="Arial"/>
        </w:rPr>
        <w:t>The basis and purpose of these rules is to describe the electric service to be provided by jurisdictional utilities and master meter operators to their customers; to designate the manner of regulation over such utilities and master meter operators; and to describe the services these utilities and master meter operators shall provide.  In addition, these rules identify the specific provisions applicable to public utilities or other persons over which the Commission has limited jurisdiction.  These rules address a wide variety of subject areas including, but not limited to, service interruption, meter testing and accuracy, safety, customer information, customer deposits, rate schedules and tariffs, discontinuance of service, master meter operations, flexible regulation, procedures for administering the Low-Income Energy Assistance Act, electric service low-income program, cost allocation between regulated and unregulated operations, recovery of costs, the acquisition of renewable energy, small power producers and cogeneration facilities, and appeals regarding local government land use decisions.  The statutory authority for these rules can be found at §§ 29-20-108, 40-1-103.5, 40-2-108, 40-2-124(2), 40-2-126, 40-2-202, 40-2-203, 40-3-102, 40-3-102.5, 40-3-103, 40-3-104.3, 40-3-106, 40-3-111, 40-3-114, 40-4-101, 40-4-106, 40-4-108, 40-4-109, 40-5-103, 40-7-113.5, 40-7-116.5, 40</w:t>
      </w:r>
      <w:r w:rsidRPr="002A1B1D">
        <w:rPr>
          <w:rFonts w:ascii="Arial" w:hAnsi="Arial"/>
        </w:rPr>
        <w:noBreakHyphen/>
        <w:t>8.7</w:t>
      </w:r>
      <w:r w:rsidRPr="002A1B1D">
        <w:rPr>
          <w:rFonts w:ascii="Arial" w:hAnsi="Arial"/>
        </w:rPr>
        <w:noBreakHyphen/>
        <w:t>105(5), and 40-9.5-107(5), C.R.S.</w:t>
      </w:r>
    </w:p>
    <w:p w14:paraId="1611498D" w14:textId="77777777" w:rsidR="001C4297" w:rsidRPr="002A1B1D" w:rsidRDefault="001C4297" w:rsidP="001C4297">
      <w:pPr>
        <w:pStyle w:val="Heading2"/>
        <w:rPr>
          <w:rFonts w:ascii="Arial" w:hAnsi="Arial" w:cs="Arial"/>
          <w:i/>
          <w:iCs w:val="0"/>
          <w:szCs w:val="24"/>
        </w:rPr>
      </w:pPr>
      <w:bookmarkStart w:id="12" w:name="_Toc232141892"/>
      <w:bookmarkEnd w:id="11"/>
      <w:r w:rsidRPr="002A1B1D">
        <w:rPr>
          <w:rFonts w:ascii="Arial" w:hAnsi="Arial" w:cs="Arial"/>
          <w:iCs w:val="0"/>
          <w:szCs w:val="24"/>
        </w:rPr>
        <w:t>GENERAL PROVISIONS</w:t>
      </w:r>
      <w:bookmarkEnd w:id="12"/>
    </w:p>
    <w:p w14:paraId="303F6D8E" w14:textId="77777777" w:rsidR="001C4297" w:rsidRPr="004652D9" w:rsidRDefault="001C4297" w:rsidP="004652D9">
      <w:pPr>
        <w:pStyle w:val="Heading3"/>
        <w:rPr>
          <w:szCs w:val="24"/>
        </w:rPr>
      </w:pPr>
      <w:bookmarkStart w:id="13" w:name="_Toc295479936"/>
      <w:bookmarkStart w:id="14" w:name="_Toc444850407"/>
      <w:bookmarkStart w:id="15" w:name="_Toc232141893"/>
      <w:r w:rsidRPr="004652D9">
        <w:rPr>
          <w:rFonts w:ascii="Arial" w:hAnsi="Arial"/>
          <w:szCs w:val="24"/>
        </w:rPr>
        <w:t>3000.</w:t>
      </w:r>
      <w:r w:rsidRPr="004652D9">
        <w:rPr>
          <w:rFonts w:ascii="Arial" w:hAnsi="Arial"/>
          <w:szCs w:val="24"/>
        </w:rPr>
        <w:tab/>
        <w:t>Scope and Applicability.</w:t>
      </w:r>
      <w:bookmarkEnd w:id="13"/>
      <w:bookmarkEnd w:id="14"/>
      <w:bookmarkEnd w:id="15"/>
    </w:p>
    <w:p w14:paraId="0C5AB76E" w14:textId="77777777" w:rsidR="001C4297" w:rsidRPr="002A1B1D" w:rsidRDefault="001C4297" w:rsidP="001C4297">
      <w:pPr>
        <w:pStyle w:val="par1"/>
        <w:rPr>
          <w:rFonts w:ascii="Arial" w:hAnsi="Arial" w:cs="Arial"/>
        </w:rPr>
      </w:pPr>
      <w:r w:rsidRPr="002A1B1D">
        <w:rPr>
          <w:rFonts w:ascii="Arial" w:hAnsi="Arial" w:cs="Arial"/>
        </w:rPr>
        <w:t>(a)</w:t>
      </w:r>
      <w:r w:rsidRPr="002A1B1D">
        <w:rPr>
          <w:rFonts w:ascii="Arial" w:hAnsi="Arial" w:cs="Arial"/>
        </w:rPr>
        <w:tab/>
        <w:t>Absent a specific statute, rule, or Commission Order which provides otherwise, all rules in this Part 3 (the 3000 series) shall apply to all jurisdictional electric utilities and electric master meter operators and to Commission proceedings concerning electric utilities or electric master meter operators providing electric service.</w:t>
      </w:r>
    </w:p>
    <w:p w14:paraId="0F3BBE72" w14:textId="77777777" w:rsidR="001C4297" w:rsidRPr="002A1B1D" w:rsidRDefault="001C4297" w:rsidP="001C4297">
      <w:pPr>
        <w:pStyle w:val="par1"/>
        <w:rPr>
          <w:rFonts w:ascii="Arial" w:hAnsi="Arial" w:cs="Arial"/>
        </w:rPr>
      </w:pPr>
      <w:r w:rsidRPr="002A1B1D">
        <w:rPr>
          <w:rFonts w:ascii="Arial" w:hAnsi="Arial" w:cs="Arial"/>
        </w:rPr>
        <w:lastRenderedPageBreak/>
        <w:t>(b)</w:t>
      </w:r>
      <w:r w:rsidRPr="002A1B1D">
        <w:rPr>
          <w:rFonts w:ascii="Arial" w:hAnsi="Arial" w:cs="Arial"/>
        </w:rPr>
        <w:tab/>
        <w:t xml:space="preserve">The following rules in this Part 3 shall apply to </w:t>
      </w:r>
      <w:r w:rsidRPr="002A1B1D">
        <w:rPr>
          <w:rFonts w:ascii="Arial" w:hAnsi="Arial" w:cs="Arial"/>
          <w:bCs/>
        </w:rPr>
        <w:t>cooperative electric associations which have elected to exempt themselves from the Public Utilities Law</w:t>
      </w:r>
      <w:r w:rsidRPr="002A1B1D">
        <w:rPr>
          <w:rFonts w:ascii="Arial" w:hAnsi="Arial" w:cs="Arial"/>
        </w:rPr>
        <w:t xml:space="preserve"> pursuant to § 40-9.5-103, C.R.S.</w:t>
      </w:r>
    </w:p>
    <w:p w14:paraId="0205D9D5" w14:textId="77777777" w:rsidR="001C4297" w:rsidRPr="002A1B1D" w:rsidRDefault="001C4297" w:rsidP="001C4297">
      <w:pPr>
        <w:pStyle w:val="par2"/>
        <w:keepLines/>
        <w:rPr>
          <w:rFonts w:ascii="Arial" w:hAnsi="Arial" w:cs="Arial"/>
        </w:rPr>
      </w:pPr>
      <w:r w:rsidRPr="002A1B1D">
        <w:rPr>
          <w:rFonts w:ascii="Arial" w:hAnsi="Arial" w:cs="Arial"/>
        </w:rPr>
        <w:t>(I)</w:t>
      </w:r>
      <w:r w:rsidRPr="002A1B1D">
        <w:rPr>
          <w:rFonts w:ascii="Arial" w:hAnsi="Arial" w:cs="Arial"/>
        </w:rPr>
        <w:tab/>
        <w:t>Paragraphs 3002 (a)(I), (a)(II), (a)(IV), (a)(V), (a)(XVI), (b), and (c) concerning the filing of applications for certificate of public convenience and necessity for franchise or service territory, for certificate amendments, to merge or transfer, or for appeals of local government actions.</w:t>
      </w:r>
    </w:p>
    <w:p w14:paraId="35827F9F" w14:textId="77777777" w:rsidR="001C4297" w:rsidRPr="002A1B1D" w:rsidRDefault="001C4297" w:rsidP="001C4297">
      <w:pPr>
        <w:pStyle w:val="par2"/>
        <w:rPr>
          <w:rFonts w:ascii="Arial" w:hAnsi="Arial" w:cs="Arial"/>
        </w:rPr>
      </w:pPr>
      <w:r w:rsidRPr="002A1B1D">
        <w:rPr>
          <w:rFonts w:ascii="Arial" w:hAnsi="Arial" w:cs="Arial"/>
        </w:rPr>
        <w:t>(II)</w:t>
      </w:r>
      <w:r w:rsidRPr="002A1B1D">
        <w:rPr>
          <w:rFonts w:ascii="Arial" w:hAnsi="Arial" w:cs="Arial"/>
        </w:rPr>
        <w:tab/>
        <w:t>Paragraphs 3005 (a)(III), (IV), (d), (e), (g), and (h) concerning records under RUS accounting system and preservation of records.</w:t>
      </w:r>
    </w:p>
    <w:p w14:paraId="6A66B5ED" w14:textId="77777777" w:rsidR="001C4297" w:rsidRPr="002A1B1D" w:rsidRDefault="001C4297" w:rsidP="001C4297">
      <w:pPr>
        <w:pStyle w:val="par2"/>
        <w:rPr>
          <w:rFonts w:ascii="Arial" w:hAnsi="Arial" w:cs="Arial"/>
        </w:rPr>
      </w:pPr>
      <w:r w:rsidRPr="002A1B1D">
        <w:rPr>
          <w:rFonts w:ascii="Arial" w:hAnsi="Arial" w:cs="Arial"/>
        </w:rPr>
        <w:t>(III)</w:t>
      </w:r>
      <w:r w:rsidRPr="002A1B1D">
        <w:rPr>
          <w:rFonts w:ascii="Arial" w:hAnsi="Arial" w:cs="Arial"/>
        </w:rPr>
        <w:tab/>
        <w:t>Paragraphs 3006 (a), (b), (c), (d), and (e) concerning the filing of annual reports, designation for service of process, and election of applicability of Title 40, Article 8.5.</w:t>
      </w:r>
    </w:p>
    <w:p w14:paraId="015E3AAA" w14:textId="77777777" w:rsidR="001C4297" w:rsidRPr="002A1B1D" w:rsidRDefault="001C4297" w:rsidP="001C4297">
      <w:pPr>
        <w:pStyle w:val="par2"/>
        <w:rPr>
          <w:rFonts w:ascii="Arial" w:hAnsi="Arial" w:cs="Arial"/>
        </w:rPr>
      </w:pPr>
      <w:r w:rsidRPr="002A1B1D">
        <w:rPr>
          <w:rFonts w:ascii="Arial" w:hAnsi="Arial" w:cs="Arial"/>
        </w:rPr>
        <w:t>(IV)</w:t>
      </w:r>
      <w:r w:rsidRPr="002A1B1D">
        <w:rPr>
          <w:rFonts w:ascii="Arial" w:hAnsi="Arial" w:cs="Arial"/>
        </w:rPr>
        <w:tab/>
        <w:t>Paragraphs 3008 (b) and (d) concerning incorporation by reference.</w:t>
      </w:r>
    </w:p>
    <w:p w14:paraId="16FD3F03" w14:textId="77777777" w:rsidR="001C4297" w:rsidRPr="002A1B1D" w:rsidRDefault="001C4297" w:rsidP="001C4297">
      <w:pPr>
        <w:pStyle w:val="par2"/>
        <w:rPr>
          <w:rFonts w:ascii="Arial" w:hAnsi="Arial" w:cs="Arial"/>
        </w:rPr>
      </w:pPr>
      <w:r w:rsidRPr="002A1B1D">
        <w:rPr>
          <w:rFonts w:ascii="Arial" w:hAnsi="Arial" w:cs="Arial"/>
        </w:rPr>
        <w:t>(V)</w:t>
      </w:r>
      <w:r w:rsidRPr="002A1B1D">
        <w:rPr>
          <w:rFonts w:ascii="Arial" w:hAnsi="Arial" w:cs="Arial"/>
        </w:rPr>
        <w:tab/>
        <w:t>Rules 3100 and 3103 concerning application for and amendment of a certificate of public convenience and necessity relating to a franchise.</w:t>
      </w:r>
    </w:p>
    <w:p w14:paraId="0C6712DD" w14:textId="77777777" w:rsidR="001C4297" w:rsidRPr="002A1B1D" w:rsidRDefault="001C4297" w:rsidP="001C4297">
      <w:pPr>
        <w:pStyle w:val="par2"/>
        <w:rPr>
          <w:rFonts w:ascii="Arial" w:hAnsi="Arial" w:cs="Arial"/>
        </w:rPr>
      </w:pPr>
      <w:r w:rsidRPr="002A1B1D">
        <w:rPr>
          <w:rFonts w:ascii="Arial" w:hAnsi="Arial" w:cs="Arial"/>
        </w:rPr>
        <w:t>(VI)</w:t>
      </w:r>
      <w:r w:rsidRPr="002A1B1D">
        <w:rPr>
          <w:rFonts w:ascii="Arial" w:hAnsi="Arial" w:cs="Arial"/>
        </w:rPr>
        <w:tab/>
        <w:t>Rules 3101 and 3103 concerning application for and amendment of a certificate of public convenience and necessity relating to service territory.</w:t>
      </w:r>
    </w:p>
    <w:p w14:paraId="694B4CCF" w14:textId="77777777" w:rsidR="001C4297" w:rsidRPr="002A1B1D" w:rsidRDefault="001C4297" w:rsidP="001C4297">
      <w:pPr>
        <w:pStyle w:val="par2"/>
        <w:rPr>
          <w:rFonts w:ascii="Arial" w:hAnsi="Arial" w:cs="Arial"/>
        </w:rPr>
      </w:pPr>
      <w:r w:rsidRPr="002A1B1D">
        <w:rPr>
          <w:rFonts w:ascii="Arial" w:hAnsi="Arial" w:cs="Arial"/>
        </w:rPr>
        <w:t>(VII)</w:t>
      </w:r>
      <w:r w:rsidRPr="002A1B1D">
        <w:rPr>
          <w:rFonts w:ascii="Arial" w:hAnsi="Arial" w:cs="Arial"/>
        </w:rPr>
        <w:tab/>
        <w:t>Rule 3104 concerning application to transfer assets, to obtain a controlling interest, or to merge with another entity.</w:t>
      </w:r>
    </w:p>
    <w:p w14:paraId="08CEA351" w14:textId="77777777" w:rsidR="001C4297" w:rsidRPr="002A1B1D" w:rsidRDefault="001C4297" w:rsidP="001C4297">
      <w:pPr>
        <w:pStyle w:val="par2"/>
        <w:rPr>
          <w:rFonts w:ascii="Arial" w:hAnsi="Arial" w:cs="Arial"/>
        </w:rPr>
      </w:pPr>
      <w:r w:rsidRPr="002A1B1D">
        <w:rPr>
          <w:rFonts w:ascii="Arial" w:hAnsi="Arial" w:cs="Arial"/>
        </w:rPr>
        <w:t>(VIII)</w:t>
      </w:r>
      <w:r w:rsidRPr="002A1B1D">
        <w:rPr>
          <w:rFonts w:ascii="Arial" w:hAnsi="Arial" w:cs="Arial"/>
        </w:rPr>
        <w:tab/>
        <w:t>Rule 3204 concerning incidents occurring in connection with the operation of facilities.</w:t>
      </w:r>
    </w:p>
    <w:p w14:paraId="7A5C0AD4" w14:textId="77777777" w:rsidR="001C4297" w:rsidRPr="002A1B1D" w:rsidRDefault="001C4297" w:rsidP="001C4297">
      <w:pPr>
        <w:pStyle w:val="par2"/>
        <w:rPr>
          <w:rFonts w:ascii="Arial" w:hAnsi="Arial" w:cs="Arial"/>
        </w:rPr>
      </w:pPr>
      <w:r w:rsidRPr="002A1B1D">
        <w:rPr>
          <w:rFonts w:ascii="Arial" w:hAnsi="Arial" w:cs="Arial"/>
        </w:rPr>
        <w:t>(IX)</w:t>
      </w:r>
      <w:r w:rsidRPr="002A1B1D">
        <w:rPr>
          <w:rFonts w:ascii="Arial" w:hAnsi="Arial" w:cs="Arial"/>
        </w:rPr>
        <w:tab/>
        <w:t>Paragraphs 3207 (a) and (b) concerning construction and expansion of distribution facilities.</w:t>
      </w:r>
    </w:p>
    <w:p w14:paraId="38184DE5" w14:textId="77777777" w:rsidR="001C4297" w:rsidRPr="002A1B1D" w:rsidRDefault="001C4297" w:rsidP="001C4297">
      <w:pPr>
        <w:pStyle w:val="par2"/>
        <w:rPr>
          <w:rFonts w:ascii="Arial" w:hAnsi="Arial" w:cs="Arial"/>
        </w:rPr>
      </w:pPr>
      <w:r w:rsidRPr="002A1B1D">
        <w:rPr>
          <w:rFonts w:ascii="Arial" w:hAnsi="Arial" w:cs="Arial"/>
        </w:rPr>
        <w:t>(X)</w:t>
      </w:r>
      <w:r w:rsidRPr="002A1B1D">
        <w:rPr>
          <w:rFonts w:ascii="Arial" w:hAnsi="Arial" w:cs="Arial"/>
        </w:rPr>
        <w:tab/>
        <w:t>Rules 3250 through 3253 concerning major event reporting.</w:t>
      </w:r>
    </w:p>
    <w:p w14:paraId="17710CCE" w14:textId="77777777" w:rsidR="001C4297" w:rsidRPr="002A1B1D" w:rsidRDefault="001C4297" w:rsidP="001C4297">
      <w:pPr>
        <w:pStyle w:val="par2"/>
        <w:tabs>
          <w:tab w:val="clear" w:pos="720"/>
        </w:tabs>
        <w:rPr>
          <w:rFonts w:ascii="Arial" w:hAnsi="Arial" w:cs="Arial"/>
        </w:rPr>
      </w:pPr>
      <w:r w:rsidRPr="002A1B1D">
        <w:rPr>
          <w:rFonts w:ascii="Arial" w:hAnsi="Arial" w:cs="Arial"/>
        </w:rPr>
        <w:t>(XI)</w:t>
      </w:r>
      <w:r w:rsidRPr="002A1B1D">
        <w:rPr>
          <w:rFonts w:ascii="Arial" w:hAnsi="Arial" w:cs="Arial"/>
        </w:rPr>
        <w:tab/>
        <w:t>Rule 3411 concerning the Low-Income Energy Assistance Act unless the cooperative electric association has exempted themselves pursuant to paragraph 3411(a).</w:t>
      </w:r>
    </w:p>
    <w:p w14:paraId="670500AB" w14:textId="46246A97" w:rsidR="001C4297" w:rsidRPr="002A1B1D" w:rsidRDefault="001C4297" w:rsidP="001C4297">
      <w:pPr>
        <w:pStyle w:val="par2"/>
        <w:rPr>
          <w:rFonts w:ascii="Arial" w:hAnsi="Arial" w:cs="Arial"/>
        </w:rPr>
      </w:pPr>
      <w:r w:rsidRPr="002A1B1D">
        <w:rPr>
          <w:rFonts w:ascii="Arial" w:hAnsi="Arial" w:cs="Arial"/>
        </w:rPr>
        <w:t>(XII)</w:t>
      </w:r>
      <w:r w:rsidRPr="002A1B1D">
        <w:rPr>
          <w:rFonts w:ascii="Arial" w:hAnsi="Arial" w:cs="Arial"/>
        </w:rPr>
        <w:tab/>
        <w:t xml:space="preserve">Rules 3650(b), 3651, 3652, 3654(b), (d) through (i), and (l); 3655(h)-(m); 3659(a)(I) through (a)(V), (b) and (d) through (i), 3660(l), 3661(b), (c), (g), </w:t>
      </w:r>
      <w:r w:rsidRPr="002A1B1D">
        <w:rPr>
          <w:rFonts w:ascii="Arial" w:hAnsi="Arial" w:cs="Arial"/>
        </w:rPr>
        <w:lastRenderedPageBreak/>
        <w:t>and (i), 3662(a)(I), (a)(II), (a)(IV) through (a)(X), (a)(XIII), (a)(XV), (b), (d) and (e), and 3667.</w:t>
      </w:r>
    </w:p>
    <w:p w14:paraId="45F7850D" w14:textId="77777777" w:rsidR="001C4297" w:rsidRPr="002A1B1D" w:rsidRDefault="001C4297" w:rsidP="001C4297">
      <w:pPr>
        <w:pStyle w:val="par2"/>
        <w:rPr>
          <w:rFonts w:ascii="Arial" w:hAnsi="Arial" w:cs="Arial"/>
        </w:rPr>
      </w:pPr>
      <w:r w:rsidRPr="002A1B1D">
        <w:rPr>
          <w:rFonts w:ascii="Arial" w:hAnsi="Arial" w:cs="Arial"/>
        </w:rPr>
        <w:t>(XIII)</w:t>
      </w:r>
      <w:r w:rsidRPr="002A1B1D">
        <w:rPr>
          <w:rFonts w:ascii="Arial" w:hAnsi="Arial" w:cs="Arial"/>
        </w:rPr>
        <w:tab/>
        <w:t>Rules 3700 through 3707 concerning appeals of local governmental land use decisions actions.</w:t>
      </w:r>
    </w:p>
    <w:p w14:paraId="41DDD436" w14:textId="6A6EEC22" w:rsidR="001C4297" w:rsidRPr="002A1B1D" w:rsidRDefault="001C4297" w:rsidP="001C4297">
      <w:pPr>
        <w:pStyle w:val="par2"/>
        <w:rPr>
          <w:rFonts w:ascii="Arial" w:hAnsi="Arial" w:cs="Arial"/>
        </w:rPr>
      </w:pPr>
      <w:ins w:id="16" w:author="Author">
        <w:r w:rsidRPr="002A1B1D">
          <w:rPr>
            <w:rFonts w:ascii="Arial" w:hAnsi="Arial" w:cs="Arial"/>
          </w:rPr>
          <w:t>(XIV)</w:t>
        </w:r>
        <w:r w:rsidRPr="002A1B1D">
          <w:rPr>
            <w:rFonts w:ascii="Arial" w:hAnsi="Arial" w:cs="Arial"/>
          </w:rPr>
          <w:tab/>
          <w:t>Rules 3850 through 3859 concerning interconnection procedures and standards.</w:t>
        </w:r>
      </w:ins>
    </w:p>
    <w:p w14:paraId="48663F8D" w14:textId="77777777" w:rsidR="00480DDC" w:rsidRPr="002A1B1D" w:rsidRDefault="00480DDC" w:rsidP="00480DDC">
      <w:pPr>
        <w:pStyle w:val="upar1"/>
        <w:jc w:val="center"/>
        <w:rPr>
          <w:rFonts w:ascii="Arial" w:hAnsi="Arial"/>
        </w:rPr>
      </w:pPr>
      <w:r w:rsidRPr="002A1B1D">
        <w:rPr>
          <w:rFonts w:ascii="Arial" w:hAnsi="Arial"/>
        </w:rPr>
        <w:t>*           *           *           *</w:t>
      </w:r>
    </w:p>
    <w:p w14:paraId="15A0E435" w14:textId="77777777" w:rsidR="00480DDC" w:rsidRPr="002A1B1D" w:rsidRDefault="00480DDC" w:rsidP="00480DDC">
      <w:pPr>
        <w:pStyle w:val="upar1"/>
        <w:jc w:val="center"/>
        <w:rPr>
          <w:rFonts w:ascii="Arial" w:hAnsi="Arial"/>
        </w:rPr>
      </w:pPr>
      <w:r w:rsidRPr="002A1B1D">
        <w:rPr>
          <w:rFonts w:ascii="Arial" w:hAnsi="Arial"/>
        </w:rPr>
        <w:t>[</w:t>
      </w:r>
      <w:r w:rsidRPr="002A1B1D">
        <w:rPr>
          <w:rFonts w:ascii="Arial" w:hAnsi="Arial"/>
          <w:spacing w:val="-1"/>
        </w:rPr>
        <w:t>i</w:t>
      </w:r>
      <w:r w:rsidRPr="002A1B1D">
        <w:rPr>
          <w:rFonts w:ascii="Arial" w:hAnsi="Arial"/>
        </w:rPr>
        <w:t>n</w:t>
      </w:r>
      <w:r w:rsidRPr="002A1B1D">
        <w:rPr>
          <w:rFonts w:ascii="Arial" w:hAnsi="Arial"/>
          <w:spacing w:val="2"/>
        </w:rPr>
        <w:t>d</w:t>
      </w:r>
      <w:r w:rsidRPr="002A1B1D">
        <w:rPr>
          <w:rFonts w:ascii="Arial" w:hAnsi="Arial"/>
          <w:spacing w:val="-1"/>
        </w:rPr>
        <w:t>i</w:t>
      </w:r>
      <w:r w:rsidRPr="002A1B1D">
        <w:rPr>
          <w:rFonts w:ascii="Arial" w:hAnsi="Arial"/>
          <w:spacing w:val="1"/>
        </w:rPr>
        <w:t>c</w:t>
      </w:r>
      <w:r w:rsidRPr="002A1B1D">
        <w:rPr>
          <w:rFonts w:ascii="Arial" w:hAnsi="Arial"/>
        </w:rPr>
        <w:t>ates</w:t>
      </w:r>
      <w:r w:rsidRPr="002A1B1D">
        <w:rPr>
          <w:rFonts w:ascii="Arial" w:hAnsi="Arial"/>
          <w:spacing w:val="-5"/>
        </w:rPr>
        <w:t> </w:t>
      </w:r>
      <w:r w:rsidRPr="002A1B1D">
        <w:rPr>
          <w:rFonts w:ascii="Arial" w:hAnsi="Arial"/>
        </w:rPr>
        <w:t>o</w:t>
      </w:r>
      <w:r w:rsidRPr="002A1B1D">
        <w:rPr>
          <w:rFonts w:ascii="Arial" w:hAnsi="Arial"/>
          <w:spacing w:val="4"/>
        </w:rPr>
        <w:t>m</w:t>
      </w:r>
      <w:r w:rsidRPr="002A1B1D">
        <w:rPr>
          <w:rFonts w:ascii="Arial" w:hAnsi="Arial"/>
          <w:spacing w:val="-1"/>
        </w:rPr>
        <w:t>i</w:t>
      </w:r>
      <w:r w:rsidRPr="002A1B1D">
        <w:rPr>
          <w:rFonts w:ascii="Arial" w:hAnsi="Arial"/>
          <w:spacing w:val="1"/>
        </w:rPr>
        <w:t>ss</w:t>
      </w:r>
      <w:r w:rsidRPr="002A1B1D">
        <w:rPr>
          <w:rFonts w:ascii="Arial" w:hAnsi="Arial"/>
          <w:spacing w:val="-1"/>
        </w:rPr>
        <w:t>i</w:t>
      </w:r>
      <w:r w:rsidRPr="002A1B1D">
        <w:rPr>
          <w:rFonts w:ascii="Arial" w:hAnsi="Arial"/>
        </w:rPr>
        <w:t>on</w:t>
      </w:r>
      <w:r w:rsidRPr="002A1B1D">
        <w:rPr>
          <w:rFonts w:ascii="Arial" w:hAnsi="Arial"/>
          <w:spacing w:val="-9"/>
        </w:rPr>
        <w:t> </w:t>
      </w:r>
      <w:r w:rsidRPr="002A1B1D">
        <w:rPr>
          <w:rFonts w:ascii="Arial" w:hAnsi="Arial"/>
        </w:rPr>
        <w:t>of una</w:t>
      </w:r>
      <w:r w:rsidRPr="002A1B1D">
        <w:rPr>
          <w:rFonts w:ascii="Arial" w:hAnsi="Arial"/>
          <w:spacing w:val="2"/>
        </w:rPr>
        <w:t>f</w:t>
      </w:r>
      <w:r w:rsidRPr="002A1B1D">
        <w:rPr>
          <w:rFonts w:ascii="Arial" w:hAnsi="Arial"/>
        </w:rPr>
        <w:t>fe</w:t>
      </w:r>
      <w:r w:rsidRPr="002A1B1D">
        <w:rPr>
          <w:rFonts w:ascii="Arial" w:hAnsi="Arial"/>
          <w:spacing w:val="1"/>
        </w:rPr>
        <w:t>c</w:t>
      </w:r>
      <w:r w:rsidRPr="002A1B1D">
        <w:rPr>
          <w:rFonts w:ascii="Arial" w:hAnsi="Arial"/>
        </w:rPr>
        <w:t>ted</w:t>
      </w:r>
      <w:r w:rsidRPr="002A1B1D">
        <w:rPr>
          <w:rFonts w:ascii="Arial" w:hAnsi="Arial"/>
          <w:spacing w:val="-10"/>
        </w:rPr>
        <w:t> </w:t>
      </w:r>
      <w:r w:rsidRPr="002A1B1D">
        <w:rPr>
          <w:rFonts w:ascii="Arial" w:hAnsi="Arial"/>
          <w:spacing w:val="1"/>
        </w:rPr>
        <w:t>r</w:t>
      </w:r>
      <w:r w:rsidRPr="002A1B1D">
        <w:rPr>
          <w:rFonts w:ascii="Arial" w:hAnsi="Arial"/>
          <w:spacing w:val="2"/>
        </w:rPr>
        <w:t>u</w:t>
      </w:r>
      <w:r w:rsidRPr="002A1B1D">
        <w:rPr>
          <w:rFonts w:ascii="Arial" w:hAnsi="Arial"/>
          <w:spacing w:val="-1"/>
        </w:rPr>
        <w:t>l</w:t>
      </w:r>
      <w:r w:rsidRPr="002A1B1D">
        <w:rPr>
          <w:rFonts w:ascii="Arial" w:hAnsi="Arial"/>
        </w:rPr>
        <w:t>e</w:t>
      </w:r>
      <w:r w:rsidRPr="002A1B1D">
        <w:rPr>
          <w:rFonts w:ascii="Arial" w:hAnsi="Arial"/>
          <w:spacing w:val="1"/>
        </w:rPr>
        <w:t>s</w:t>
      </w:r>
      <w:r w:rsidRPr="002A1B1D">
        <w:rPr>
          <w:rFonts w:ascii="Arial" w:hAnsi="Arial"/>
        </w:rPr>
        <w:t>]</w:t>
      </w:r>
    </w:p>
    <w:p w14:paraId="186B8796" w14:textId="77777777" w:rsidR="00A85646" w:rsidRPr="002A1B1D" w:rsidRDefault="00A85646" w:rsidP="00B1692D">
      <w:pPr>
        <w:pStyle w:val="Heading2"/>
        <w:rPr>
          <w:rFonts w:ascii="Arial" w:eastAsia="SimSun" w:hAnsi="Arial" w:cs="Arial"/>
          <w:i/>
          <w:iCs w:val="0"/>
        </w:rPr>
      </w:pPr>
      <w:bookmarkStart w:id="17" w:name="_Toc145838545"/>
      <w:bookmarkStart w:id="18" w:name="_Toc145838544"/>
      <w:bookmarkStart w:id="19" w:name="_Toc254877682"/>
      <w:bookmarkStart w:id="20" w:name="_Toc295479969"/>
      <w:bookmarkEnd w:id="1"/>
      <w:bookmarkEnd w:id="2"/>
      <w:bookmarkEnd w:id="3"/>
      <w:bookmarkEnd w:id="4"/>
      <w:bookmarkEnd w:id="5"/>
      <w:bookmarkEnd w:id="6"/>
      <w:bookmarkEnd w:id="7"/>
      <w:bookmarkEnd w:id="8"/>
      <w:bookmarkEnd w:id="9"/>
      <w:bookmarkEnd w:id="10"/>
      <w:r w:rsidRPr="002A1B1D">
        <w:rPr>
          <w:rFonts w:ascii="Arial" w:eastAsia="SimSun" w:hAnsi="Arial" w:cs="Arial"/>
          <w:iCs w:val="0"/>
        </w:rPr>
        <w:t>INTERCONNECTION PROCEDURES AND STANDARDS.</w:t>
      </w:r>
    </w:p>
    <w:p w14:paraId="703D3764" w14:textId="77777777" w:rsidR="00A85646" w:rsidRPr="004652D9" w:rsidRDefault="00A85646" w:rsidP="004652D9">
      <w:pPr>
        <w:pStyle w:val="Heading3"/>
        <w:rPr>
          <w:rFonts w:ascii="Arial" w:hAnsi="Arial"/>
        </w:rPr>
      </w:pPr>
      <w:bookmarkStart w:id="21" w:name="_Toc527615999"/>
      <w:bookmarkStart w:id="22" w:name="_Toc239160145"/>
      <w:r w:rsidRPr="004652D9">
        <w:rPr>
          <w:rFonts w:ascii="Arial" w:hAnsi="Arial"/>
        </w:rPr>
        <w:t>3850.</w:t>
      </w:r>
      <w:r w:rsidRPr="004652D9">
        <w:rPr>
          <w:rFonts w:ascii="Arial" w:hAnsi="Arial"/>
        </w:rPr>
        <w:tab/>
        <w:t>Applicability.</w:t>
      </w:r>
      <w:bookmarkEnd w:id="21"/>
      <w:bookmarkEnd w:id="22"/>
    </w:p>
    <w:p w14:paraId="7782F67A" w14:textId="77777777" w:rsidR="00A85646" w:rsidRPr="002A1B1D" w:rsidRDefault="00A85646" w:rsidP="00A85646">
      <w:pPr>
        <w:pStyle w:val="upar1"/>
        <w:rPr>
          <w:rFonts w:ascii="Arial" w:hAnsi="Arial"/>
        </w:rPr>
      </w:pPr>
      <w:r w:rsidRPr="002A1B1D">
        <w:rPr>
          <w:rFonts w:ascii="Arial" w:hAnsi="Arial"/>
        </w:rPr>
        <w:t>The following interconnection procedures shall apply to the interconnection of all retail renewable distributed generation and other distributed energy resources including energy storage systems that operate in parallel with and are connected to the utility, when such interconnections are not subject to the jurisdiction of FERC.  This rule largely tracks the 2013 FERC amended version of the FERC 2006 Small Generator Interconnection Procedures.</w:t>
      </w:r>
    </w:p>
    <w:p w14:paraId="7636AFF6" w14:textId="77777777" w:rsidR="00A85646" w:rsidRPr="004652D9" w:rsidRDefault="00A85646" w:rsidP="004652D9">
      <w:pPr>
        <w:pStyle w:val="Heading3"/>
        <w:rPr>
          <w:rFonts w:ascii="Arial" w:hAnsi="Arial"/>
        </w:rPr>
      </w:pPr>
      <w:bookmarkStart w:id="23" w:name="_Toc527616000"/>
      <w:bookmarkStart w:id="24" w:name="_Toc239160146"/>
      <w:r w:rsidRPr="004652D9">
        <w:rPr>
          <w:rFonts w:ascii="Arial" w:hAnsi="Arial"/>
        </w:rPr>
        <w:t>3851.</w:t>
      </w:r>
      <w:r w:rsidRPr="004652D9">
        <w:rPr>
          <w:rFonts w:ascii="Arial" w:hAnsi="Arial"/>
        </w:rPr>
        <w:tab/>
        <w:t>Overview and Purpose.</w:t>
      </w:r>
      <w:bookmarkEnd w:id="23"/>
      <w:bookmarkEnd w:id="24"/>
    </w:p>
    <w:p w14:paraId="2B096422" w14:textId="77777777" w:rsidR="00A85646" w:rsidRPr="002A1B1D" w:rsidRDefault="00A85646" w:rsidP="00A85646">
      <w:pPr>
        <w:pStyle w:val="upar1"/>
        <w:rPr>
          <w:rFonts w:ascii="Arial" w:hAnsi="Arial"/>
        </w:rPr>
      </w:pPr>
      <w:r w:rsidRPr="002A1B1D">
        <w:rPr>
          <w:rFonts w:ascii="Arial" w:hAnsi="Arial"/>
        </w:rPr>
        <w:t>Infrastructure security of electric system equipment and operations and control hardware and software is essential to ensure day-to-day reliability and operational security.  The Commission expects all utilities, market participants, and Interconnection Customers interconnected with electric systems to comply with the recommendations offered by the President's Critical Infrastructure Protection Board and best practice recommendations from the electric reliability authority.  All utilities are expected to meet basic standards for electric system infrastructure and operational security, including physical, operational, and cyber-security practices.</w:t>
      </w:r>
    </w:p>
    <w:p w14:paraId="22533842" w14:textId="0D11187A" w:rsidR="00A85646" w:rsidRPr="002A1B1D" w:rsidRDefault="00A85646" w:rsidP="00A85646">
      <w:pPr>
        <w:pStyle w:val="upar1"/>
        <w:rPr>
          <w:rFonts w:ascii="Arial" w:hAnsi="Arial"/>
        </w:rPr>
      </w:pPr>
      <w:r w:rsidRPr="002A1B1D">
        <w:rPr>
          <w:rFonts w:ascii="Arial" w:hAnsi="Arial"/>
        </w:rPr>
        <w:t xml:space="preserve">The purpose of these rules is to establish reasonable interconnection procedures and insurance requirements </w:t>
      </w:r>
      <w:ins w:id="25" w:author="Author">
        <w:r w:rsidR="004620C7" w:rsidRPr="002A1B1D">
          <w:rPr>
            <w:rFonts w:ascii="Arial" w:hAnsi="Arial"/>
          </w:rPr>
          <w:t xml:space="preserve">for </w:t>
        </w:r>
      </w:ins>
      <w:r w:rsidRPr="002A1B1D">
        <w:rPr>
          <w:rFonts w:ascii="Arial" w:hAnsi="Arial"/>
        </w:rPr>
        <w:t>all utilities to adhere to when interconnecting retail renewable distributed generation, and other distributed energy resources that connect to a utility’s system</w:t>
      </w:r>
      <w:r w:rsidRPr="002A1B1D">
        <w:rPr>
          <w:rFonts w:ascii="Arial" w:eastAsia="Trebuchet MS" w:hAnsi="Arial"/>
        </w:rPr>
        <w:t xml:space="preserve"> that operate in parallel </w:t>
      </w:r>
      <w:r w:rsidRPr="002A1B1D">
        <w:rPr>
          <w:rFonts w:ascii="Arial" w:hAnsi="Arial"/>
        </w:rPr>
        <w:t>with and are connected to the utility.</w:t>
      </w:r>
      <w:r w:rsidR="001C4297" w:rsidRPr="002A1B1D">
        <w:rPr>
          <w:rFonts w:ascii="Arial" w:hAnsi="Arial"/>
        </w:rPr>
        <w:t xml:space="preserve"> </w:t>
      </w:r>
    </w:p>
    <w:p w14:paraId="6DA1EF86" w14:textId="77777777" w:rsidR="00A85646" w:rsidRPr="004652D9" w:rsidRDefault="00A85646" w:rsidP="004652D9">
      <w:pPr>
        <w:pStyle w:val="Heading3"/>
        <w:rPr>
          <w:rFonts w:ascii="Arial" w:hAnsi="Arial"/>
        </w:rPr>
      </w:pPr>
      <w:bookmarkStart w:id="26" w:name="_Toc527616001"/>
      <w:bookmarkStart w:id="27" w:name="_Toc239160147"/>
      <w:r w:rsidRPr="004652D9">
        <w:rPr>
          <w:rFonts w:ascii="Arial" w:hAnsi="Arial"/>
        </w:rPr>
        <w:lastRenderedPageBreak/>
        <w:t>3852.</w:t>
      </w:r>
      <w:r w:rsidRPr="004652D9">
        <w:rPr>
          <w:rFonts w:ascii="Arial" w:hAnsi="Arial"/>
        </w:rPr>
        <w:tab/>
        <w:t>Definitions.</w:t>
      </w:r>
      <w:bookmarkEnd w:id="26"/>
      <w:bookmarkEnd w:id="27"/>
    </w:p>
    <w:p w14:paraId="786EE6AE" w14:textId="77777777" w:rsidR="00A85646" w:rsidRPr="002A1B1D" w:rsidRDefault="00A85646" w:rsidP="00A85646">
      <w:pPr>
        <w:pStyle w:val="upar1"/>
        <w:rPr>
          <w:rFonts w:ascii="Arial" w:hAnsi="Arial"/>
        </w:rPr>
      </w:pPr>
      <w:r w:rsidRPr="002A1B1D">
        <w:rPr>
          <w:rFonts w:ascii="Arial" w:hAnsi="Arial"/>
        </w:rPr>
        <w:t>The following definitions apply only to rules 3850 to 3859.</w:t>
      </w:r>
    </w:p>
    <w:p w14:paraId="51949CEB" w14:textId="77777777" w:rsidR="00A85646" w:rsidRPr="002A1B1D" w:rsidRDefault="00A85646" w:rsidP="00A85646">
      <w:pPr>
        <w:pStyle w:val="par1"/>
        <w:rPr>
          <w:rFonts w:ascii="Arial" w:hAnsi="Arial" w:cs="Arial"/>
        </w:rPr>
      </w:pPr>
      <w:r w:rsidRPr="002A1B1D">
        <w:rPr>
          <w:rFonts w:ascii="Arial" w:hAnsi="Arial" w:cs="Arial"/>
          <w:bCs/>
        </w:rPr>
        <w:t>(a)</w:t>
      </w:r>
      <w:r w:rsidRPr="002A1B1D">
        <w:rPr>
          <w:rFonts w:ascii="Arial" w:hAnsi="Arial" w:cs="Arial"/>
          <w:bCs/>
        </w:rPr>
        <w:tab/>
        <w:t xml:space="preserve">“Business day” means </w:t>
      </w:r>
      <w:r w:rsidRPr="002A1B1D">
        <w:rPr>
          <w:rFonts w:ascii="Arial" w:hAnsi="Arial" w:cs="Arial"/>
        </w:rPr>
        <w:t>Monday through Friday, excluding federal holidays.</w:t>
      </w:r>
    </w:p>
    <w:p w14:paraId="4D54B903" w14:textId="77777777" w:rsidR="00A85646" w:rsidRPr="002A1B1D" w:rsidRDefault="00A85646" w:rsidP="00A85646">
      <w:pPr>
        <w:pStyle w:val="par1"/>
        <w:rPr>
          <w:rFonts w:ascii="Arial" w:hAnsi="Arial" w:cs="Arial"/>
        </w:rPr>
      </w:pPr>
      <w:r w:rsidRPr="002A1B1D">
        <w:rPr>
          <w:rFonts w:ascii="Arial" w:hAnsi="Arial" w:cs="Arial"/>
        </w:rPr>
        <w:t>(b)</w:t>
      </w:r>
      <w:r w:rsidRPr="002A1B1D">
        <w:rPr>
          <w:rFonts w:ascii="Arial" w:hAnsi="Arial" w:cs="Arial"/>
        </w:rPr>
        <w:tab/>
        <w:t xml:space="preserve">“Distributed energy resource” or “DER” </w:t>
      </w:r>
      <w:r w:rsidRPr="002A1B1D">
        <w:rPr>
          <w:rFonts w:ascii="Arial" w:hAnsi="Arial" w:cs="Arial"/>
          <w:bCs/>
        </w:rPr>
        <w:t>means</w:t>
      </w:r>
      <w:r w:rsidRPr="002A1B1D">
        <w:rPr>
          <w:rFonts w:ascii="Arial" w:hAnsi="Arial" w:cs="Arial"/>
        </w:rPr>
        <w:t xml:space="preserve"> the interconnection customer's source of electric power connected to the utility’s distribution grid, including retail renewable distributed generation, other small generation facilities for the production of electricity, energy storage systems, or combination of any of these elements, as identified in the interconnection request, but shall not include the interconnection facilities not owned by the interconnection customer.  DER includes an interconnection system or a supplemental DER device that is necessary for compliance with IEEE 1547-2018, until January 1, 2022, or until such time new DERs applying for interconnection will comply with IEEE 1547 2018.  </w:t>
      </w:r>
      <w:r w:rsidRPr="002A1B1D">
        <w:rPr>
          <w:rFonts w:ascii="Arial" w:eastAsia="Trebuchet MS" w:hAnsi="Arial" w:cs="Arial"/>
        </w:rPr>
        <w:t>T</w:t>
      </w:r>
      <w:r w:rsidRPr="002A1B1D">
        <w:rPr>
          <w:rFonts w:ascii="Arial" w:hAnsi="Arial" w:cs="Arial"/>
          <w:shd w:val="clear" w:color="auto" w:fill="FFFFFF"/>
        </w:rPr>
        <w:t xml:space="preserve">his rule does not include any later amendments or editions of this </w:t>
      </w:r>
      <w:r w:rsidRPr="002A1B1D">
        <w:rPr>
          <w:rFonts w:ascii="Arial" w:eastAsia="Trebuchet MS" w:hAnsi="Arial" w:cs="Arial"/>
        </w:rPr>
        <w:t>standard.  This standard is available for public inspection at the Commission’s office, 1560 Broadway, Suite 250, Denver, CO 80202.</w:t>
      </w:r>
    </w:p>
    <w:p w14:paraId="464A9988" w14:textId="77777777" w:rsidR="00A85646" w:rsidRPr="002A1B1D" w:rsidRDefault="00A85646" w:rsidP="00A85646">
      <w:pPr>
        <w:pStyle w:val="par1"/>
        <w:rPr>
          <w:rFonts w:ascii="Arial" w:hAnsi="Arial" w:cs="Arial"/>
        </w:rPr>
      </w:pPr>
      <w:r w:rsidRPr="002A1B1D">
        <w:rPr>
          <w:rFonts w:ascii="Arial" w:hAnsi="Arial" w:cs="Arial"/>
          <w:bCs/>
        </w:rPr>
        <w:t>(c)</w:t>
      </w:r>
      <w:r w:rsidRPr="002A1B1D">
        <w:rPr>
          <w:rFonts w:ascii="Arial" w:hAnsi="Arial" w:cs="Arial"/>
          <w:bCs/>
        </w:rPr>
        <w:tab/>
        <w:t>“Distribution system” means</w:t>
      </w:r>
      <w:r w:rsidRPr="002A1B1D">
        <w:rPr>
          <w:rFonts w:ascii="Arial" w:hAnsi="Arial" w:cs="Arial"/>
        </w:rPr>
        <w:t xml:space="preserve"> the utility's facilities and equipment used to transmit electricity to ultimate usage points such as homes and industries directly from interconnection resources or from interchanges with higher voltage transmission networks which transport bulk power over longer distances.  The voltage levels at which distribution systems operate differ among areas.</w:t>
      </w:r>
    </w:p>
    <w:p w14:paraId="36F0D065" w14:textId="77777777" w:rsidR="00A85646" w:rsidRPr="002A1B1D" w:rsidRDefault="00A85646" w:rsidP="00A85646">
      <w:pPr>
        <w:pStyle w:val="par1"/>
        <w:rPr>
          <w:rFonts w:ascii="Arial" w:hAnsi="Arial" w:cs="Arial"/>
        </w:rPr>
      </w:pPr>
      <w:r w:rsidRPr="002A1B1D">
        <w:rPr>
          <w:rFonts w:ascii="Arial" w:hAnsi="Arial" w:cs="Arial"/>
          <w:bCs/>
        </w:rPr>
        <w:t>(d)</w:t>
      </w:r>
      <w:r w:rsidRPr="002A1B1D">
        <w:rPr>
          <w:rFonts w:ascii="Arial" w:hAnsi="Arial" w:cs="Arial"/>
          <w:bCs/>
        </w:rPr>
        <w:tab/>
      </w:r>
      <w:r w:rsidRPr="002A1B1D">
        <w:rPr>
          <w:rFonts w:ascii="Arial" w:hAnsi="Arial" w:cs="Arial"/>
        </w:rPr>
        <w:t>“Energy storage system" means any commercially available, customer-sited system or utility-sited system, including batteries and batteries paired with on-site generation, that does not generate energy, that is capable of retaining, storing, and delivering electrical energy by chemical, thermal, mechanical, or other means.</w:t>
      </w:r>
    </w:p>
    <w:p w14:paraId="4F77924D" w14:textId="77777777" w:rsidR="00A85646" w:rsidRPr="002A1B1D" w:rsidRDefault="00A85646" w:rsidP="00A85646">
      <w:pPr>
        <w:pStyle w:val="par1"/>
        <w:rPr>
          <w:rFonts w:ascii="Arial" w:hAnsi="Arial" w:cs="Arial"/>
        </w:rPr>
      </w:pPr>
      <w:r w:rsidRPr="002A1B1D">
        <w:rPr>
          <w:rFonts w:ascii="Arial" w:hAnsi="Arial" w:cs="Arial"/>
        </w:rPr>
        <w:t>(e)</w:t>
      </w:r>
      <w:r w:rsidRPr="002A1B1D">
        <w:rPr>
          <w:rFonts w:ascii="Arial" w:hAnsi="Arial" w:cs="Arial"/>
        </w:rPr>
        <w:tab/>
        <w:t>“Export capacity” means the amount of alternating current (AC) electrical energy that an interconnection resource is intended to transfer to the utility’s system across the point of interconnection.</w:t>
      </w:r>
    </w:p>
    <w:p w14:paraId="3934651F" w14:textId="77777777" w:rsidR="00A85646" w:rsidRPr="002A1B1D" w:rsidRDefault="00A85646" w:rsidP="00A85646">
      <w:pPr>
        <w:pStyle w:val="par1"/>
        <w:rPr>
          <w:rFonts w:ascii="Arial" w:hAnsi="Arial" w:cs="Arial"/>
        </w:rPr>
      </w:pPr>
      <w:r w:rsidRPr="002A1B1D">
        <w:rPr>
          <w:rFonts w:ascii="Arial" w:hAnsi="Arial" w:cs="Arial"/>
          <w:bCs/>
        </w:rPr>
        <w:t>(f)</w:t>
      </w:r>
      <w:r w:rsidRPr="002A1B1D">
        <w:rPr>
          <w:rFonts w:ascii="Arial" w:hAnsi="Arial" w:cs="Arial"/>
          <w:bCs/>
        </w:rPr>
        <w:tab/>
        <w:t>“Highly seasonal circuit</w:t>
      </w:r>
      <w:r w:rsidRPr="002A1B1D">
        <w:rPr>
          <w:rFonts w:ascii="Arial" w:hAnsi="Arial" w:cs="Arial"/>
        </w:rPr>
        <w:t>” means a circuit with a ratio of annual peak load to off-season peak load greater than six.</w:t>
      </w:r>
    </w:p>
    <w:p w14:paraId="2A18253D" w14:textId="77777777" w:rsidR="00A85646" w:rsidRPr="002A1B1D" w:rsidRDefault="00A85646" w:rsidP="00A85646">
      <w:pPr>
        <w:pStyle w:val="par1"/>
        <w:rPr>
          <w:rFonts w:ascii="Arial" w:hAnsi="Arial" w:cs="Arial"/>
        </w:rPr>
      </w:pPr>
      <w:r w:rsidRPr="002A1B1D">
        <w:rPr>
          <w:rFonts w:ascii="Arial" w:hAnsi="Arial" w:cs="Arial"/>
        </w:rPr>
        <w:lastRenderedPageBreak/>
        <w:t>(g)</w:t>
      </w:r>
      <w:r w:rsidRPr="002A1B1D">
        <w:rPr>
          <w:rFonts w:ascii="Arial" w:hAnsi="Arial" w:cs="Arial"/>
        </w:rPr>
        <w:tab/>
        <w:t>“Inadvertent export” means the potential condition in which a normally non-exporting or limited-exporting DER experiences a momentary export that does not exceed limitations specified in paragraph 3853(c).</w:t>
      </w:r>
    </w:p>
    <w:p w14:paraId="7B5959DE" w14:textId="77777777" w:rsidR="00A85646" w:rsidRPr="002A1B1D" w:rsidRDefault="00A85646" w:rsidP="00A85646">
      <w:pPr>
        <w:pStyle w:val="par1"/>
        <w:rPr>
          <w:rFonts w:ascii="Arial" w:hAnsi="Arial" w:cs="Arial"/>
        </w:rPr>
      </w:pPr>
      <w:r w:rsidRPr="002A1B1D">
        <w:rPr>
          <w:rFonts w:ascii="Arial" w:hAnsi="Arial" w:cs="Arial"/>
        </w:rPr>
        <w:t>(h)</w:t>
      </w:r>
      <w:r w:rsidRPr="002A1B1D">
        <w:rPr>
          <w:rFonts w:ascii="Arial" w:hAnsi="Arial" w:cs="Arial"/>
        </w:rPr>
        <w:tab/>
        <w:t>“Interconnection agreement” means a contract between the interconnection customer and the utility that formally documents terms and conditions related to the operation and maintenance of any DER in accordance with the utility’s tariffs on file with the Commission.</w:t>
      </w:r>
    </w:p>
    <w:p w14:paraId="2DD98925" w14:textId="77777777" w:rsidR="00A85646" w:rsidRPr="002A1B1D" w:rsidRDefault="00A85646" w:rsidP="00A85646">
      <w:pPr>
        <w:pStyle w:val="par1"/>
        <w:rPr>
          <w:rFonts w:ascii="Arial" w:hAnsi="Arial" w:cs="Arial"/>
        </w:rPr>
      </w:pPr>
      <w:r w:rsidRPr="002A1B1D">
        <w:rPr>
          <w:rFonts w:ascii="Arial" w:hAnsi="Arial" w:cs="Arial"/>
          <w:bCs/>
        </w:rPr>
        <w:t>(i)</w:t>
      </w:r>
      <w:r w:rsidRPr="002A1B1D">
        <w:rPr>
          <w:rFonts w:ascii="Arial" w:hAnsi="Arial" w:cs="Arial"/>
          <w:bCs/>
        </w:rPr>
        <w:tab/>
        <w:t>“Interconnection customer</w:t>
      </w:r>
      <w:r w:rsidRPr="002A1B1D">
        <w:rPr>
          <w:rFonts w:ascii="Arial" w:hAnsi="Arial" w:cs="Arial"/>
        </w:rPr>
        <w:t>” or “IC” means any entity, including the utility, any affiliates or subsidiaries of either, that proposes to interconnect its DER with the utility's system.</w:t>
      </w:r>
    </w:p>
    <w:p w14:paraId="0D6F0EB6" w14:textId="77777777" w:rsidR="00A85646" w:rsidRPr="002A1B1D" w:rsidRDefault="00A85646" w:rsidP="00A85646">
      <w:pPr>
        <w:pStyle w:val="par1"/>
        <w:rPr>
          <w:rFonts w:ascii="Arial" w:hAnsi="Arial" w:cs="Arial"/>
        </w:rPr>
      </w:pPr>
      <w:r w:rsidRPr="002A1B1D">
        <w:rPr>
          <w:rFonts w:ascii="Arial" w:hAnsi="Arial" w:cs="Arial"/>
          <w:bCs/>
        </w:rPr>
        <w:t>(j)</w:t>
      </w:r>
      <w:r w:rsidRPr="002A1B1D">
        <w:rPr>
          <w:rFonts w:ascii="Arial" w:hAnsi="Arial" w:cs="Arial"/>
          <w:bCs/>
        </w:rPr>
        <w:tab/>
        <w:t>“Interconnection facilities” means</w:t>
      </w:r>
      <w:r w:rsidRPr="002A1B1D">
        <w:rPr>
          <w:rFonts w:ascii="Arial" w:hAnsi="Arial" w:cs="Arial"/>
        </w:rPr>
        <w:t xml:space="preserve"> the utility's interconnection facilities and the interconnection customer's interconnection facilities.  Collectively, interconnection facilities include all facilities and equipment between the DER and the point of interconnection, including any modification, additions or upgrades that are necessary to physically and electrically interconnect the DER to the utility's system.  Interconnection facilities are sole use facilities and shall not include distribution upgrades.</w:t>
      </w:r>
    </w:p>
    <w:p w14:paraId="78940D6B" w14:textId="77777777" w:rsidR="00A85646" w:rsidRPr="002A1B1D" w:rsidRDefault="00A85646" w:rsidP="00A85646">
      <w:pPr>
        <w:pStyle w:val="par1"/>
        <w:rPr>
          <w:rFonts w:ascii="Arial" w:hAnsi="Arial" w:cs="Arial"/>
        </w:rPr>
      </w:pPr>
      <w:r w:rsidRPr="002A1B1D">
        <w:rPr>
          <w:rFonts w:ascii="Arial" w:hAnsi="Arial" w:cs="Arial"/>
          <w:bCs/>
        </w:rPr>
        <w:t>(k)</w:t>
      </w:r>
      <w:r w:rsidRPr="002A1B1D">
        <w:rPr>
          <w:rFonts w:ascii="Arial" w:hAnsi="Arial" w:cs="Arial"/>
          <w:bCs/>
        </w:rPr>
        <w:tab/>
        <w:t>“Interconnection request” means</w:t>
      </w:r>
      <w:r w:rsidRPr="002A1B1D">
        <w:rPr>
          <w:rFonts w:ascii="Arial" w:hAnsi="Arial" w:cs="Arial"/>
        </w:rPr>
        <w:t xml:space="preserve"> the interconnection customer's request, in accordance with any applicable utility tariff, to interconnect a new small generating facility, or to increase the capacity of, or make a material modification to the operating characteristics of, an existing DER that is interconnected with the utility’s system.</w:t>
      </w:r>
    </w:p>
    <w:p w14:paraId="62D3AFA4" w14:textId="77777777" w:rsidR="00A85646" w:rsidRPr="002A1B1D" w:rsidRDefault="00A85646" w:rsidP="00A85646">
      <w:pPr>
        <w:pStyle w:val="par1"/>
        <w:rPr>
          <w:rFonts w:ascii="Arial" w:hAnsi="Arial" w:cs="Arial"/>
        </w:rPr>
      </w:pPr>
      <w:r w:rsidRPr="002A1B1D">
        <w:rPr>
          <w:rFonts w:ascii="Arial" w:hAnsi="Arial" w:cs="Arial"/>
        </w:rPr>
        <w:t>(l)</w:t>
      </w:r>
      <w:r w:rsidRPr="002A1B1D">
        <w:rPr>
          <w:rFonts w:ascii="Arial" w:hAnsi="Arial" w:cs="Arial"/>
        </w:rPr>
        <w:tab/>
        <w:t xml:space="preserve">“Interconnection resource” </w:t>
      </w:r>
      <w:r w:rsidRPr="002A1B1D">
        <w:rPr>
          <w:rFonts w:ascii="Arial" w:hAnsi="Arial" w:cs="Arial"/>
          <w:bCs/>
        </w:rPr>
        <w:t>means</w:t>
      </w:r>
      <w:r w:rsidRPr="002A1B1D">
        <w:rPr>
          <w:rFonts w:ascii="Arial" w:hAnsi="Arial" w:cs="Arial"/>
        </w:rPr>
        <w:t xml:space="preserve"> the interconnection customer's source of electric power connected to the utility’s distribution grid, including retail renewable distributed generation, other small generation facilities for the production of electricity, energy storage systems, bidirectional storage, electric vehicle chargers with vehicle to grid, vehicle to home, vehicle to building or combination of any of these elements, as identified in the interconnection request, but shall not include the interconnection facilities not owned by the interconnection customer.  “Interconnection resource” includes an interconnection system or a supplemental DER device that is necessary for compliance with IEEE Standard 1547-2018, until January 1, 2022, or until such time new DERs applying for interconnection will comply with IEEE 1547-2018.  </w:t>
      </w:r>
      <w:r w:rsidRPr="002A1B1D">
        <w:rPr>
          <w:rFonts w:ascii="Arial" w:eastAsia="Trebuchet MS" w:hAnsi="Arial" w:cs="Arial"/>
        </w:rPr>
        <w:lastRenderedPageBreak/>
        <w:t>T</w:t>
      </w:r>
      <w:r w:rsidRPr="002A1B1D">
        <w:rPr>
          <w:rFonts w:ascii="Arial" w:hAnsi="Arial" w:cs="Arial"/>
          <w:shd w:val="clear" w:color="auto" w:fill="FFFFFF"/>
        </w:rPr>
        <w:t xml:space="preserve">his rule does not include any later amendments or editions of this </w:t>
      </w:r>
      <w:r w:rsidRPr="002A1B1D">
        <w:rPr>
          <w:rFonts w:ascii="Arial" w:eastAsia="Trebuchet MS" w:hAnsi="Arial" w:cs="Arial"/>
        </w:rPr>
        <w:t>standard.  This standard is available for public inspection at the Commission’s office, 1560 Broadway, Suite 250, Denver, CO 80202.</w:t>
      </w:r>
    </w:p>
    <w:p w14:paraId="6E060476" w14:textId="77777777" w:rsidR="00A85646" w:rsidRPr="002A1B1D" w:rsidRDefault="00A85646" w:rsidP="00A85646">
      <w:pPr>
        <w:pStyle w:val="par1"/>
        <w:rPr>
          <w:rFonts w:ascii="Arial" w:hAnsi="Arial" w:cs="Arial"/>
        </w:rPr>
      </w:pPr>
      <w:r w:rsidRPr="002A1B1D">
        <w:rPr>
          <w:rFonts w:ascii="Arial" w:hAnsi="Arial" w:cs="Arial"/>
        </w:rPr>
        <w:t>(m)</w:t>
      </w:r>
      <w:r w:rsidRPr="002A1B1D">
        <w:rPr>
          <w:rFonts w:ascii="Arial" w:hAnsi="Arial" w:cs="Arial"/>
        </w:rPr>
        <w:tab/>
        <w:t>“Interconnection tariffs” are required filings from the utilities that set forth fees associated with interconnection.  Tariff filings would accommodate utility-specific costs, while allowing for appropriate statewide standardization in the provisions set forth.</w:t>
      </w:r>
    </w:p>
    <w:p w14:paraId="77E6138E" w14:textId="77777777" w:rsidR="00A85646" w:rsidRPr="002A1B1D" w:rsidRDefault="00A85646" w:rsidP="00A85646">
      <w:pPr>
        <w:pStyle w:val="par1"/>
        <w:rPr>
          <w:rFonts w:ascii="Arial" w:hAnsi="Arial" w:cs="Arial"/>
        </w:rPr>
      </w:pPr>
      <w:r w:rsidRPr="002A1B1D">
        <w:rPr>
          <w:rFonts w:ascii="Arial" w:hAnsi="Arial" w:cs="Arial"/>
        </w:rPr>
        <w:t>(n)</w:t>
      </w:r>
      <w:r w:rsidRPr="002A1B1D">
        <w:rPr>
          <w:rFonts w:ascii="Arial" w:hAnsi="Arial" w:cs="Arial"/>
        </w:rPr>
        <w:tab/>
        <w:t>“Line section” means that portion of the utility’s electric delivery system that is connected to a Customer and bounded by automatic sectionalizing devices or the end of the distribution line.</w:t>
      </w:r>
    </w:p>
    <w:p w14:paraId="508935FB" w14:textId="77777777" w:rsidR="00A85646" w:rsidRPr="002A1B1D" w:rsidRDefault="00A85646" w:rsidP="00A85646">
      <w:pPr>
        <w:pStyle w:val="par1"/>
        <w:rPr>
          <w:rFonts w:ascii="Arial" w:hAnsi="Arial" w:cs="Arial"/>
        </w:rPr>
      </w:pPr>
      <w:r w:rsidRPr="002A1B1D">
        <w:rPr>
          <w:rFonts w:ascii="Arial" w:hAnsi="Arial" w:cs="Arial"/>
        </w:rPr>
        <w:t>(o)</w:t>
      </w:r>
      <w:r w:rsidRPr="002A1B1D">
        <w:rPr>
          <w:rFonts w:ascii="Arial" w:hAnsi="Arial" w:cs="Arial"/>
        </w:rPr>
        <w:tab/>
        <w:t xml:space="preserve">“Material modification” means a modification that has a material impact on the cost or timing of processing an application with a later queue priority date or a change in the point of interconnection.  A material modification does not include, for example:  a change of ownership of </w:t>
      </w:r>
      <w:r w:rsidRPr="002A1B1D">
        <w:rPr>
          <w:rFonts w:ascii="Arial" w:eastAsia="Trebuchet MS" w:hAnsi="Arial" w:cs="Arial"/>
        </w:rPr>
        <w:t>an interconnection resource</w:t>
      </w:r>
      <w:r w:rsidRPr="002A1B1D">
        <w:rPr>
          <w:rFonts w:ascii="Arial" w:hAnsi="Arial" w:cs="Arial"/>
        </w:rPr>
        <w:t xml:space="preserve">; </w:t>
      </w:r>
      <w:r w:rsidRPr="002A1B1D">
        <w:rPr>
          <w:rFonts w:ascii="Arial" w:eastAsia="Trebuchet MS" w:hAnsi="Arial" w:cs="Arial"/>
        </w:rPr>
        <w:t xml:space="preserve">changes to the address of the generating facility, so long as the generating facility remains on the same parcel; </w:t>
      </w:r>
      <w:r w:rsidRPr="002A1B1D">
        <w:rPr>
          <w:rFonts w:ascii="Arial" w:hAnsi="Arial" w:cs="Arial"/>
        </w:rPr>
        <w:t xml:space="preserve">a change or replacement of </w:t>
      </w:r>
      <w:r w:rsidRPr="002A1B1D">
        <w:rPr>
          <w:rFonts w:ascii="Arial" w:eastAsia="Trebuchet MS" w:hAnsi="Arial" w:cs="Arial"/>
        </w:rPr>
        <w:t xml:space="preserve">interconnection resource </w:t>
      </w:r>
      <w:r w:rsidRPr="002A1B1D">
        <w:rPr>
          <w:rFonts w:ascii="Arial" w:hAnsi="Arial" w:cs="Arial"/>
        </w:rPr>
        <w:t xml:space="preserve">that is a like-kind substitution in size, ratings, impedances, efficiencies, or capabilities of the equipment specified in the original application; or a reduction in the capacity of the </w:t>
      </w:r>
      <w:r w:rsidRPr="002A1B1D">
        <w:rPr>
          <w:rFonts w:ascii="Arial" w:eastAsia="Trebuchet MS" w:hAnsi="Arial" w:cs="Arial"/>
        </w:rPr>
        <w:t xml:space="preserve">interconnection resource </w:t>
      </w:r>
      <w:r w:rsidRPr="002A1B1D">
        <w:rPr>
          <w:rFonts w:ascii="Arial" w:hAnsi="Arial" w:cs="Arial"/>
        </w:rPr>
        <w:t>of ten percent or less.</w:t>
      </w:r>
    </w:p>
    <w:p w14:paraId="2546EB8F" w14:textId="41768DE4" w:rsidR="00202A65" w:rsidRPr="002A1B1D" w:rsidRDefault="00A85646" w:rsidP="00202A65">
      <w:pPr>
        <w:pStyle w:val="par1"/>
        <w:rPr>
          <w:ins w:id="28" w:author="Author"/>
          <w:rFonts w:ascii="Arial" w:hAnsi="Arial" w:cs="Arial"/>
          <w:bCs/>
        </w:rPr>
      </w:pPr>
      <w:r w:rsidRPr="002A1B1D">
        <w:rPr>
          <w:rFonts w:ascii="Arial" w:hAnsi="Arial" w:cs="Arial"/>
          <w:bCs/>
        </w:rPr>
        <w:t>(p)</w:t>
      </w:r>
      <w:r w:rsidRPr="002A1B1D">
        <w:rPr>
          <w:rFonts w:ascii="Arial" w:hAnsi="Arial" w:cs="Arial"/>
          <w:bCs/>
        </w:rPr>
        <w:tab/>
      </w:r>
      <w:ins w:id="29" w:author="Author">
        <w:r w:rsidR="00202A65" w:rsidRPr="002A1B1D">
          <w:rPr>
            <w:rFonts w:ascii="Arial" w:hAnsi="Arial" w:cs="Arial"/>
            <w:bCs/>
          </w:rPr>
          <w:t xml:space="preserve">“Meter collar adapter” </w:t>
        </w:r>
        <w:r w:rsidR="00E87DA0" w:rsidRPr="002A1B1D">
          <w:rPr>
            <w:rFonts w:ascii="Arial" w:hAnsi="Arial" w:cs="Arial"/>
            <w:bCs/>
          </w:rPr>
          <w:t xml:space="preserve">or “meter socket adapter” </w:t>
        </w:r>
        <w:r w:rsidR="00202A65" w:rsidRPr="002A1B1D">
          <w:rPr>
            <w:rFonts w:ascii="Arial" w:hAnsi="Arial" w:cs="Arial"/>
            <w:bCs/>
          </w:rPr>
          <w:t xml:space="preserve">means </w:t>
        </w:r>
        <w:r w:rsidR="00534878" w:rsidRPr="002A1B1D">
          <w:rPr>
            <w:rFonts w:ascii="Arial" w:hAnsi="Arial" w:cs="Arial"/>
            <w:bCs/>
          </w:rPr>
          <w:t>a</w:t>
        </w:r>
        <w:r w:rsidR="00CE369E" w:rsidRPr="002A1B1D">
          <w:rPr>
            <w:rFonts w:ascii="Arial" w:hAnsi="Arial" w:cs="Arial"/>
            <w:bCs/>
          </w:rPr>
          <w:t xml:space="preserve"> customer-owned</w:t>
        </w:r>
        <w:r w:rsidR="00534878" w:rsidRPr="002A1B1D">
          <w:rPr>
            <w:rFonts w:ascii="Arial" w:hAnsi="Arial" w:cs="Arial"/>
            <w:bCs/>
          </w:rPr>
          <w:t xml:space="preserve"> device that is installed between the electric meter and the meter socket box on a utility customer’s premises and that has electrical connection points both electrically upstream and electrically downstream of the meter.</w:t>
        </w:r>
      </w:ins>
    </w:p>
    <w:p w14:paraId="3AE8C0B7" w14:textId="7FB0A26B" w:rsidR="00A85646" w:rsidRPr="002A1B1D" w:rsidRDefault="00202A65" w:rsidP="00A85646">
      <w:pPr>
        <w:pStyle w:val="par1"/>
        <w:rPr>
          <w:rFonts w:ascii="Arial" w:hAnsi="Arial" w:cs="Arial"/>
          <w:bCs/>
        </w:rPr>
      </w:pPr>
      <w:ins w:id="30" w:author="Author">
        <w:r w:rsidRPr="002A1B1D">
          <w:rPr>
            <w:rFonts w:ascii="Arial" w:hAnsi="Arial" w:cs="Arial"/>
            <w:bCs/>
          </w:rPr>
          <w:t>(q</w:t>
        </w:r>
      </w:ins>
      <w:del w:id="31" w:author="Author">
        <w:r w:rsidR="009C692F" w:rsidDel="009C692F">
          <w:rPr>
            <w:rFonts w:ascii="Arial" w:hAnsi="Arial" w:cs="Arial"/>
            <w:bCs/>
          </w:rPr>
          <w:delText>p</w:delText>
        </w:r>
      </w:del>
      <w:ins w:id="32" w:author="Author">
        <w:r w:rsidRPr="002A1B1D">
          <w:rPr>
            <w:rFonts w:ascii="Arial" w:hAnsi="Arial" w:cs="Arial"/>
            <w:bCs/>
          </w:rPr>
          <w:t>)</w:t>
        </w:r>
        <w:r w:rsidRPr="002A1B1D">
          <w:rPr>
            <w:rFonts w:ascii="Arial" w:hAnsi="Arial" w:cs="Arial"/>
            <w:bCs/>
          </w:rPr>
          <w:tab/>
        </w:r>
      </w:ins>
      <w:r w:rsidR="00A85646" w:rsidRPr="002A1B1D">
        <w:rPr>
          <w:rFonts w:ascii="Arial" w:hAnsi="Arial" w:cs="Arial"/>
          <w:bCs/>
        </w:rPr>
        <w:t>“Minor modifications” means modifications to the utility’s distribution system or to the interconnection facilities that do not have a material impact on the cost or on the timing of an interconnection request.</w:t>
      </w:r>
    </w:p>
    <w:p w14:paraId="0E3600DA" w14:textId="6037081D" w:rsidR="00A85646" w:rsidRPr="002A1B1D" w:rsidRDefault="00A85646" w:rsidP="00A85646">
      <w:pPr>
        <w:pStyle w:val="par1"/>
        <w:rPr>
          <w:rFonts w:ascii="Arial" w:hAnsi="Arial" w:cs="Arial"/>
        </w:rPr>
      </w:pPr>
      <w:r w:rsidRPr="002A1B1D">
        <w:rPr>
          <w:rFonts w:ascii="Arial" w:hAnsi="Arial" w:cs="Arial"/>
        </w:rPr>
        <w:t>(</w:t>
      </w:r>
      <w:del w:id="33" w:author="Author">
        <w:r w:rsidRPr="002A1B1D" w:rsidDel="00202A65">
          <w:rPr>
            <w:rFonts w:ascii="Arial" w:hAnsi="Arial" w:cs="Arial"/>
          </w:rPr>
          <w:delText>q</w:delText>
        </w:r>
      </w:del>
      <w:ins w:id="34" w:author="Author">
        <w:r w:rsidR="00202A65" w:rsidRPr="002A1B1D">
          <w:rPr>
            <w:rFonts w:ascii="Arial" w:hAnsi="Arial" w:cs="Arial"/>
          </w:rPr>
          <w:t>r</w:t>
        </w:r>
      </w:ins>
      <w:r w:rsidRPr="002A1B1D">
        <w:rPr>
          <w:rFonts w:ascii="Arial" w:hAnsi="Arial" w:cs="Arial"/>
        </w:rPr>
        <w:t>)</w:t>
      </w:r>
      <w:r w:rsidRPr="002A1B1D">
        <w:rPr>
          <w:rFonts w:ascii="Arial" w:hAnsi="Arial" w:cs="Arial"/>
        </w:rPr>
        <w:tab/>
        <w:t xml:space="preserve">“Non-exporting system” means an interconnection resource that is designed so that it does not intentionally transfer electrical energy to the utility’s distribution or transmission system across the point of common coupling.  Such systems may be used to supply part or all of a customer’s load continuously or during an outage.  A system can be non-exporting by virtue of inverter programing or by </w:t>
      </w:r>
      <w:r w:rsidRPr="002A1B1D">
        <w:rPr>
          <w:rFonts w:ascii="Arial" w:hAnsi="Arial" w:cs="Arial"/>
        </w:rPr>
        <w:lastRenderedPageBreak/>
        <w:t>some other on-site limiting element.  Non-exporting systems may or may not produce inadvertent exports as defined in paragraph (g) of this rule.</w:t>
      </w:r>
    </w:p>
    <w:p w14:paraId="48CB72E7" w14:textId="035E29DA" w:rsidR="00A85646" w:rsidRPr="002A1B1D" w:rsidRDefault="00A85646" w:rsidP="00A85646">
      <w:pPr>
        <w:pStyle w:val="par1"/>
        <w:rPr>
          <w:rFonts w:ascii="Arial" w:hAnsi="Arial" w:cs="Arial"/>
          <w:bCs/>
        </w:rPr>
      </w:pPr>
      <w:r w:rsidRPr="002A1B1D">
        <w:rPr>
          <w:rFonts w:ascii="Arial" w:hAnsi="Arial" w:cs="Arial"/>
          <w:bCs/>
        </w:rPr>
        <w:t>(</w:t>
      </w:r>
      <w:del w:id="35" w:author="Author">
        <w:r w:rsidRPr="002A1B1D" w:rsidDel="00202A65">
          <w:rPr>
            <w:rFonts w:ascii="Arial" w:hAnsi="Arial" w:cs="Arial"/>
            <w:bCs/>
          </w:rPr>
          <w:delText>r</w:delText>
        </w:r>
      </w:del>
      <w:ins w:id="36" w:author="Author">
        <w:r w:rsidR="00202A65" w:rsidRPr="002A1B1D">
          <w:rPr>
            <w:rFonts w:ascii="Arial" w:hAnsi="Arial" w:cs="Arial"/>
            <w:bCs/>
          </w:rPr>
          <w:t>s</w:t>
        </w:r>
      </w:ins>
      <w:r w:rsidRPr="002A1B1D">
        <w:rPr>
          <w:rFonts w:ascii="Arial" w:hAnsi="Arial" w:cs="Arial"/>
          <w:bCs/>
        </w:rPr>
        <w:t>)</w:t>
      </w:r>
      <w:r w:rsidRPr="002A1B1D">
        <w:rPr>
          <w:rFonts w:ascii="Arial" w:hAnsi="Arial" w:cs="Arial"/>
          <w:bCs/>
        </w:rPr>
        <w:tab/>
        <w:t>“Operating mode” means the mode of DER operational characteristics that determines the performance during normal and abnormal conditions.  For example, an operating mode such as “export only,” “import only,” and “no exchange.”</w:t>
      </w:r>
    </w:p>
    <w:p w14:paraId="4003DB3D" w14:textId="2088B734" w:rsidR="00A85646" w:rsidRPr="002A1B1D" w:rsidRDefault="00A85646" w:rsidP="00A85646">
      <w:pPr>
        <w:pStyle w:val="par1"/>
        <w:rPr>
          <w:rFonts w:ascii="Arial" w:eastAsia="Trebuchet MS" w:hAnsi="Arial" w:cs="Arial"/>
        </w:rPr>
      </w:pPr>
      <w:r w:rsidRPr="002A1B1D">
        <w:rPr>
          <w:rFonts w:ascii="Arial" w:hAnsi="Arial" w:cs="Arial"/>
          <w:bCs/>
        </w:rPr>
        <w:t>(</w:t>
      </w:r>
      <w:del w:id="37" w:author="Author">
        <w:r w:rsidRPr="002A1B1D" w:rsidDel="00202A65">
          <w:rPr>
            <w:rFonts w:ascii="Arial" w:hAnsi="Arial" w:cs="Arial"/>
            <w:bCs/>
          </w:rPr>
          <w:delText>s</w:delText>
        </w:r>
      </w:del>
      <w:ins w:id="38" w:author="Author">
        <w:r w:rsidR="00202A65" w:rsidRPr="002A1B1D">
          <w:rPr>
            <w:rFonts w:ascii="Arial" w:hAnsi="Arial" w:cs="Arial"/>
            <w:bCs/>
          </w:rPr>
          <w:t>t</w:t>
        </w:r>
      </w:ins>
      <w:r w:rsidRPr="002A1B1D">
        <w:rPr>
          <w:rFonts w:ascii="Arial" w:hAnsi="Arial" w:cs="Arial"/>
          <w:bCs/>
        </w:rPr>
        <w:t>)</w:t>
      </w:r>
      <w:r w:rsidRPr="002A1B1D">
        <w:rPr>
          <w:rFonts w:ascii="Arial" w:eastAsia="Trebuchet MS" w:hAnsi="Arial" w:cs="Arial"/>
        </w:rPr>
        <w:tab/>
        <w:t>“Parallel operation” means a DER facility that is connected to the utility’s system and can supply AC electricity to the interconnection customer simultaneously with the utility’s supply of AC electricity.</w:t>
      </w:r>
    </w:p>
    <w:p w14:paraId="6EFE8C66" w14:textId="121A18D6" w:rsidR="00A85646" w:rsidRPr="002A1B1D" w:rsidRDefault="00A85646" w:rsidP="00A85646">
      <w:pPr>
        <w:pStyle w:val="par1"/>
        <w:rPr>
          <w:rFonts w:ascii="Arial" w:hAnsi="Arial" w:cs="Arial"/>
        </w:rPr>
      </w:pPr>
      <w:r w:rsidRPr="002A1B1D">
        <w:rPr>
          <w:rFonts w:ascii="Arial" w:hAnsi="Arial" w:cs="Arial"/>
          <w:bCs/>
        </w:rPr>
        <w:t>(</w:t>
      </w:r>
      <w:del w:id="39" w:author="Author">
        <w:r w:rsidRPr="002A1B1D" w:rsidDel="00202A65">
          <w:rPr>
            <w:rFonts w:ascii="Arial" w:hAnsi="Arial" w:cs="Arial"/>
            <w:bCs/>
          </w:rPr>
          <w:delText>t</w:delText>
        </w:r>
      </w:del>
      <w:ins w:id="40" w:author="Author">
        <w:r w:rsidR="00202A65" w:rsidRPr="002A1B1D">
          <w:rPr>
            <w:rFonts w:ascii="Arial" w:hAnsi="Arial" w:cs="Arial"/>
            <w:bCs/>
          </w:rPr>
          <w:t>u</w:t>
        </w:r>
      </w:ins>
      <w:r w:rsidRPr="002A1B1D">
        <w:rPr>
          <w:rFonts w:ascii="Arial" w:hAnsi="Arial" w:cs="Arial"/>
          <w:bCs/>
        </w:rPr>
        <w:t>)</w:t>
      </w:r>
      <w:r w:rsidRPr="002A1B1D">
        <w:rPr>
          <w:rFonts w:ascii="Arial" w:hAnsi="Arial" w:cs="Arial"/>
          <w:bCs/>
        </w:rPr>
        <w:tab/>
        <w:t>“Party” or “Parties” means</w:t>
      </w:r>
      <w:r w:rsidRPr="002A1B1D">
        <w:rPr>
          <w:rFonts w:ascii="Arial" w:hAnsi="Arial" w:cs="Arial"/>
        </w:rPr>
        <w:t xml:space="preserve"> the utility, interconnection customer, or any combination thereof.</w:t>
      </w:r>
    </w:p>
    <w:p w14:paraId="365D0BB5" w14:textId="372469D2" w:rsidR="00A85646" w:rsidRPr="002A1B1D" w:rsidRDefault="00A85646" w:rsidP="00A85646">
      <w:pPr>
        <w:pStyle w:val="par1"/>
        <w:rPr>
          <w:rFonts w:ascii="Arial" w:hAnsi="Arial" w:cs="Arial"/>
        </w:rPr>
      </w:pPr>
      <w:r w:rsidRPr="002A1B1D">
        <w:rPr>
          <w:rFonts w:ascii="Arial" w:hAnsi="Arial" w:cs="Arial"/>
          <w:bCs/>
        </w:rPr>
        <w:t>(</w:t>
      </w:r>
      <w:del w:id="41" w:author="Author">
        <w:r w:rsidRPr="002A1B1D" w:rsidDel="00202A65">
          <w:rPr>
            <w:rFonts w:ascii="Arial" w:hAnsi="Arial" w:cs="Arial"/>
            <w:bCs/>
          </w:rPr>
          <w:delText>u</w:delText>
        </w:r>
      </w:del>
      <w:ins w:id="42" w:author="Author">
        <w:r w:rsidR="00202A65" w:rsidRPr="002A1B1D">
          <w:rPr>
            <w:rFonts w:ascii="Arial" w:hAnsi="Arial" w:cs="Arial"/>
            <w:bCs/>
          </w:rPr>
          <w:t>v</w:t>
        </w:r>
      </w:ins>
      <w:r w:rsidRPr="002A1B1D">
        <w:rPr>
          <w:rFonts w:ascii="Arial" w:hAnsi="Arial" w:cs="Arial"/>
          <w:bCs/>
        </w:rPr>
        <w:t>)</w:t>
      </w:r>
      <w:r w:rsidRPr="002A1B1D">
        <w:rPr>
          <w:rFonts w:ascii="Arial" w:hAnsi="Arial" w:cs="Arial"/>
          <w:bCs/>
        </w:rPr>
        <w:tab/>
        <w:t>“Point of interconnection” means</w:t>
      </w:r>
      <w:r w:rsidRPr="002A1B1D">
        <w:rPr>
          <w:rFonts w:ascii="Arial" w:hAnsi="Arial" w:cs="Arial"/>
        </w:rPr>
        <w:t xml:space="preserve"> the point where the interconnection facilities connect with the utility's system.</w:t>
      </w:r>
    </w:p>
    <w:p w14:paraId="2A96F2E6" w14:textId="0A8CF913" w:rsidR="00A85646" w:rsidRPr="002A1B1D" w:rsidRDefault="00A85646" w:rsidP="00A85646">
      <w:pPr>
        <w:pStyle w:val="par1"/>
        <w:rPr>
          <w:rFonts w:ascii="Arial" w:hAnsi="Arial" w:cs="Arial"/>
        </w:rPr>
      </w:pPr>
      <w:r w:rsidRPr="002A1B1D">
        <w:rPr>
          <w:rFonts w:ascii="Arial" w:hAnsi="Arial" w:cs="Arial"/>
          <w:bCs/>
        </w:rPr>
        <w:t>(</w:t>
      </w:r>
      <w:del w:id="43" w:author="Author">
        <w:r w:rsidRPr="002A1B1D" w:rsidDel="00202A65">
          <w:rPr>
            <w:rFonts w:ascii="Arial" w:hAnsi="Arial" w:cs="Arial"/>
            <w:bCs/>
          </w:rPr>
          <w:delText>v</w:delText>
        </w:r>
      </w:del>
      <w:ins w:id="44" w:author="Author">
        <w:r w:rsidR="00202A65" w:rsidRPr="002A1B1D">
          <w:rPr>
            <w:rFonts w:ascii="Arial" w:hAnsi="Arial" w:cs="Arial"/>
            <w:bCs/>
          </w:rPr>
          <w:t>w</w:t>
        </w:r>
      </w:ins>
      <w:r w:rsidRPr="002A1B1D">
        <w:rPr>
          <w:rFonts w:ascii="Arial" w:hAnsi="Arial" w:cs="Arial"/>
          <w:bCs/>
        </w:rPr>
        <w:t>)</w:t>
      </w:r>
      <w:r w:rsidRPr="002A1B1D">
        <w:rPr>
          <w:rFonts w:ascii="Arial" w:hAnsi="Arial" w:cs="Arial"/>
          <w:bCs/>
        </w:rPr>
        <w:tab/>
        <w:t>“Study process” means</w:t>
      </w:r>
      <w:r w:rsidRPr="002A1B1D">
        <w:rPr>
          <w:rFonts w:ascii="Arial" w:hAnsi="Arial" w:cs="Arial"/>
        </w:rPr>
        <w:t xml:space="preserve"> the procedure for evaluating an interconnection request that includes the Level 3 scoping meeting, feasibility study, system impact study, and facilities study.</w:t>
      </w:r>
    </w:p>
    <w:p w14:paraId="7BF13AB7" w14:textId="62AA17B1" w:rsidR="00A85646" w:rsidRPr="002A1B1D" w:rsidRDefault="00A85646" w:rsidP="00A85646">
      <w:pPr>
        <w:pStyle w:val="par1"/>
        <w:rPr>
          <w:rFonts w:ascii="Arial" w:hAnsi="Arial" w:cs="Arial"/>
        </w:rPr>
      </w:pPr>
      <w:r w:rsidRPr="002A1B1D">
        <w:rPr>
          <w:rFonts w:ascii="Arial" w:hAnsi="Arial" w:cs="Arial"/>
          <w:bCs/>
        </w:rPr>
        <w:t>(</w:t>
      </w:r>
      <w:del w:id="45" w:author="Author">
        <w:r w:rsidRPr="002A1B1D" w:rsidDel="00202A65">
          <w:rPr>
            <w:rFonts w:ascii="Arial" w:hAnsi="Arial" w:cs="Arial"/>
            <w:bCs/>
          </w:rPr>
          <w:delText>w</w:delText>
        </w:r>
      </w:del>
      <w:ins w:id="46" w:author="Author">
        <w:r w:rsidR="00202A65" w:rsidRPr="002A1B1D">
          <w:rPr>
            <w:rFonts w:ascii="Arial" w:hAnsi="Arial" w:cs="Arial"/>
            <w:bCs/>
          </w:rPr>
          <w:t>x</w:t>
        </w:r>
      </w:ins>
      <w:r w:rsidRPr="002A1B1D">
        <w:rPr>
          <w:rFonts w:ascii="Arial" w:hAnsi="Arial" w:cs="Arial"/>
          <w:bCs/>
        </w:rPr>
        <w:t>)</w:t>
      </w:r>
      <w:r w:rsidRPr="002A1B1D">
        <w:rPr>
          <w:rFonts w:ascii="Arial" w:hAnsi="Arial" w:cs="Arial"/>
          <w:bCs/>
        </w:rPr>
        <w:tab/>
        <w:t>“System upgrades”</w:t>
      </w:r>
      <w:r w:rsidRPr="002A1B1D">
        <w:rPr>
          <w:rFonts w:ascii="Arial" w:hAnsi="Arial" w:cs="Arial"/>
        </w:rPr>
        <w:t xml:space="preserve"> means the additions, modifications, and upgrades to the utility's distribution or Commission-jurisdictional transmission system at or beyond the point of interconnection to facilitate interconnection of interconnection resources and render the service necessary to effect the interconnection customer's operation of interconnection resources.  </w:t>
      </w:r>
      <w:r w:rsidRPr="002A1B1D">
        <w:rPr>
          <w:rFonts w:ascii="Arial" w:hAnsi="Arial" w:cs="Arial"/>
          <w:bCs/>
        </w:rPr>
        <w:t xml:space="preserve">System </w:t>
      </w:r>
      <w:r w:rsidRPr="002A1B1D">
        <w:rPr>
          <w:rFonts w:ascii="Arial" w:hAnsi="Arial" w:cs="Arial"/>
        </w:rPr>
        <w:t>upgrades do not include interconnection facilities.</w:t>
      </w:r>
    </w:p>
    <w:p w14:paraId="70668486" w14:textId="4896E3B4" w:rsidR="00A85646" w:rsidRPr="002A1B1D" w:rsidRDefault="00A85646" w:rsidP="00A85646">
      <w:pPr>
        <w:pStyle w:val="par1"/>
        <w:rPr>
          <w:rFonts w:ascii="Arial" w:eastAsia="Trebuchet MS" w:hAnsi="Arial" w:cs="Arial"/>
        </w:rPr>
      </w:pPr>
      <w:r w:rsidRPr="002A1B1D">
        <w:rPr>
          <w:rFonts w:ascii="Arial" w:eastAsia="Trebuchet MS" w:hAnsi="Arial" w:cs="Arial"/>
        </w:rPr>
        <w:t>(</w:t>
      </w:r>
      <w:del w:id="47" w:author="Author">
        <w:r w:rsidRPr="002A1B1D" w:rsidDel="00202A65">
          <w:rPr>
            <w:rFonts w:ascii="Arial" w:eastAsia="Trebuchet MS" w:hAnsi="Arial" w:cs="Arial"/>
          </w:rPr>
          <w:delText>x</w:delText>
        </w:r>
      </w:del>
      <w:ins w:id="48" w:author="Author">
        <w:r w:rsidR="00202A65" w:rsidRPr="002A1B1D">
          <w:rPr>
            <w:rFonts w:ascii="Arial" w:eastAsia="Trebuchet MS" w:hAnsi="Arial" w:cs="Arial"/>
          </w:rPr>
          <w:t>y</w:t>
        </w:r>
      </w:ins>
      <w:r w:rsidRPr="002A1B1D">
        <w:rPr>
          <w:rFonts w:ascii="Arial" w:eastAsia="Trebuchet MS" w:hAnsi="Arial" w:cs="Arial"/>
        </w:rPr>
        <w:t>)</w:t>
      </w:r>
      <w:r w:rsidRPr="002A1B1D">
        <w:rPr>
          <w:rFonts w:ascii="Arial" w:eastAsia="Trebuchet MS" w:hAnsi="Arial" w:cs="Arial"/>
        </w:rPr>
        <w:tab/>
        <w:t xml:space="preserve">“Transmission system” means </w:t>
      </w:r>
      <w:r w:rsidRPr="002A1B1D">
        <w:rPr>
          <w:rFonts w:ascii="Arial" w:hAnsi="Arial" w:cs="Arial"/>
        </w:rPr>
        <w:t>an interconnected group of transmission lines and associated equipment for the movement or transfer of electric energy between points of supply and points at which it is transformed for delivery to customers or is delivered to other electric systems.</w:t>
      </w:r>
    </w:p>
    <w:p w14:paraId="27F7073C" w14:textId="74DAA445" w:rsidR="00A85646" w:rsidRPr="002A1B1D" w:rsidRDefault="00A85646" w:rsidP="00A85646">
      <w:pPr>
        <w:pStyle w:val="par1"/>
        <w:rPr>
          <w:rFonts w:ascii="Arial" w:hAnsi="Arial" w:cs="Arial"/>
        </w:rPr>
      </w:pPr>
      <w:r w:rsidRPr="002A1B1D">
        <w:rPr>
          <w:rFonts w:ascii="Arial" w:hAnsi="Arial" w:cs="Arial"/>
          <w:bCs/>
        </w:rPr>
        <w:t>(</w:t>
      </w:r>
      <w:del w:id="49" w:author="Author">
        <w:r w:rsidRPr="002A1B1D" w:rsidDel="00202A65">
          <w:rPr>
            <w:rFonts w:ascii="Arial" w:hAnsi="Arial" w:cs="Arial"/>
            <w:bCs/>
          </w:rPr>
          <w:delText>y</w:delText>
        </w:r>
      </w:del>
      <w:ins w:id="50" w:author="Author">
        <w:r w:rsidR="00202A65" w:rsidRPr="002A1B1D">
          <w:rPr>
            <w:rFonts w:ascii="Arial" w:hAnsi="Arial" w:cs="Arial"/>
            <w:bCs/>
          </w:rPr>
          <w:t>z</w:t>
        </w:r>
      </w:ins>
      <w:r w:rsidRPr="002A1B1D">
        <w:rPr>
          <w:rFonts w:ascii="Arial" w:hAnsi="Arial" w:cs="Arial"/>
          <w:bCs/>
        </w:rPr>
        <w:t>)</w:t>
      </w:r>
      <w:r w:rsidRPr="002A1B1D">
        <w:rPr>
          <w:rFonts w:ascii="Arial" w:hAnsi="Arial" w:cs="Arial"/>
          <w:bCs/>
        </w:rPr>
        <w:tab/>
        <w:t>“Utility system” means</w:t>
      </w:r>
      <w:r w:rsidRPr="002A1B1D">
        <w:rPr>
          <w:rFonts w:ascii="Arial" w:hAnsi="Arial" w:cs="Arial"/>
        </w:rPr>
        <w:t xml:space="preserve"> the facilities owned, controlled, or operated by the utility that are used to provide electric service under the tariff.</w:t>
      </w:r>
    </w:p>
    <w:p w14:paraId="4ADD5AB1" w14:textId="53B73433" w:rsidR="00A85646" w:rsidRPr="002A1B1D" w:rsidRDefault="00A85646" w:rsidP="00A85646">
      <w:pPr>
        <w:pStyle w:val="par1"/>
        <w:rPr>
          <w:rFonts w:ascii="Arial" w:hAnsi="Arial" w:cs="Arial"/>
        </w:rPr>
      </w:pPr>
      <w:r w:rsidRPr="002A1B1D">
        <w:rPr>
          <w:rFonts w:ascii="Arial" w:hAnsi="Arial" w:cs="Arial"/>
          <w:bCs/>
        </w:rPr>
        <w:t>(</w:t>
      </w:r>
      <w:del w:id="51" w:author="Author">
        <w:r w:rsidRPr="002A1B1D" w:rsidDel="00202A65">
          <w:rPr>
            <w:rFonts w:ascii="Arial" w:hAnsi="Arial" w:cs="Arial"/>
            <w:bCs/>
          </w:rPr>
          <w:delText>z</w:delText>
        </w:r>
      </w:del>
      <w:ins w:id="52" w:author="Author">
        <w:r w:rsidR="00202A65" w:rsidRPr="002A1B1D">
          <w:rPr>
            <w:rFonts w:ascii="Arial" w:hAnsi="Arial" w:cs="Arial"/>
            <w:bCs/>
          </w:rPr>
          <w:t>aa</w:t>
        </w:r>
      </w:ins>
      <w:r w:rsidRPr="002A1B1D">
        <w:rPr>
          <w:rFonts w:ascii="Arial" w:hAnsi="Arial" w:cs="Arial"/>
          <w:bCs/>
        </w:rPr>
        <w:t>)</w:t>
      </w:r>
      <w:r w:rsidRPr="002A1B1D">
        <w:rPr>
          <w:rFonts w:ascii="Arial" w:hAnsi="Arial" w:cs="Arial"/>
          <w:bCs/>
        </w:rPr>
        <w:tab/>
        <w:t>“Upgrades” means</w:t>
      </w:r>
      <w:r w:rsidRPr="002A1B1D">
        <w:rPr>
          <w:rFonts w:ascii="Arial" w:hAnsi="Arial" w:cs="Arial"/>
        </w:rPr>
        <w:t xml:space="preserve"> the additions and modifications to the utility's system at or beyond the point of interconnection</w:t>
      </w:r>
      <w:r w:rsidRPr="002A1B1D">
        <w:rPr>
          <w:rFonts w:ascii="Arial" w:eastAsia="Trebuchet MS" w:hAnsi="Arial" w:cs="Arial"/>
        </w:rPr>
        <w:t xml:space="preserve"> that are necessary to interconnect an </w:t>
      </w:r>
      <w:r w:rsidRPr="002A1B1D">
        <w:rPr>
          <w:rFonts w:ascii="Arial" w:hAnsi="Arial" w:cs="Arial"/>
        </w:rPr>
        <w:t>interconnection resource.  Upgrades do not include interconnection facilities.</w:t>
      </w:r>
    </w:p>
    <w:p w14:paraId="28ED2699" w14:textId="77777777" w:rsidR="00A85646" w:rsidRPr="004652D9" w:rsidRDefault="00A85646" w:rsidP="004652D9">
      <w:pPr>
        <w:pStyle w:val="Heading3"/>
        <w:rPr>
          <w:rFonts w:ascii="Arial" w:hAnsi="Arial"/>
        </w:rPr>
      </w:pPr>
      <w:bookmarkStart w:id="53" w:name="_Toc527616002"/>
      <w:bookmarkStart w:id="54" w:name="_Toc239160148"/>
      <w:r w:rsidRPr="004652D9">
        <w:rPr>
          <w:rFonts w:ascii="Arial" w:hAnsi="Arial"/>
        </w:rPr>
        <w:lastRenderedPageBreak/>
        <w:t>3853.</w:t>
      </w:r>
      <w:r w:rsidRPr="004652D9">
        <w:rPr>
          <w:rFonts w:ascii="Arial" w:hAnsi="Arial"/>
        </w:rPr>
        <w:tab/>
        <w:t>General Interconnection Procedures.</w:t>
      </w:r>
      <w:bookmarkEnd w:id="53"/>
      <w:bookmarkEnd w:id="54"/>
    </w:p>
    <w:p w14:paraId="1301BD80" w14:textId="77777777" w:rsidR="00202A65" w:rsidRPr="002A1B1D" w:rsidRDefault="00202A65" w:rsidP="00202A65">
      <w:pPr>
        <w:pStyle w:val="upar1"/>
        <w:jc w:val="center"/>
        <w:rPr>
          <w:rFonts w:ascii="Arial" w:hAnsi="Arial"/>
        </w:rPr>
      </w:pPr>
      <w:r w:rsidRPr="002A1B1D">
        <w:rPr>
          <w:rFonts w:ascii="Arial" w:hAnsi="Arial"/>
        </w:rPr>
        <w:t>*           *           *           *</w:t>
      </w:r>
    </w:p>
    <w:p w14:paraId="44CFA1E7" w14:textId="77777777" w:rsidR="00202A65" w:rsidRPr="002A1B1D" w:rsidRDefault="00202A65" w:rsidP="00202A65">
      <w:pPr>
        <w:pStyle w:val="upar1"/>
        <w:jc w:val="center"/>
        <w:rPr>
          <w:rFonts w:ascii="Arial" w:hAnsi="Arial"/>
        </w:rPr>
      </w:pPr>
      <w:r w:rsidRPr="002A1B1D">
        <w:rPr>
          <w:rFonts w:ascii="Arial" w:hAnsi="Arial"/>
        </w:rPr>
        <w:t>[</w:t>
      </w:r>
      <w:r w:rsidRPr="002A1B1D">
        <w:rPr>
          <w:rFonts w:ascii="Arial" w:hAnsi="Arial"/>
          <w:spacing w:val="-1"/>
        </w:rPr>
        <w:t>i</w:t>
      </w:r>
      <w:r w:rsidRPr="002A1B1D">
        <w:rPr>
          <w:rFonts w:ascii="Arial" w:hAnsi="Arial"/>
        </w:rPr>
        <w:t>n</w:t>
      </w:r>
      <w:r w:rsidRPr="002A1B1D">
        <w:rPr>
          <w:rFonts w:ascii="Arial" w:hAnsi="Arial"/>
          <w:spacing w:val="2"/>
        </w:rPr>
        <w:t>d</w:t>
      </w:r>
      <w:r w:rsidRPr="002A1B1D">
        <w:rPr>
          <w:rFonts w:ascii="Arial" w:hAnsi="Arial"/>
          <w:spacing w:val="-1"/>
        </w:rPr>
        <w:t>i</w:t>
      </w:r>
      <w:r w:rsidRPr="002A1B1D">
        <w:rPr>
          <w:rFonts w:ascii="Arial" w:hAnsi="Arial"/>
          <w:spacing w:val="1"/>
        </w:rPr>
        <w:t>c</w:t>
      </w:r>
      <w:r w:rsidRPr="002A1B1D">
        <w:rPr>
          <w:rFonts w:ascii="Arial" w:hAnsi="Arial"/>
        </w:rPr>
        <w:t>ates</w:t>
      </w:r>
      <w:r w:rsidRPr="002A1B1D">
        <w:rPr>
          <w:rFonts w:ascii="Arial" w:hAnsi="Arial"/>
          <w:spacing w:val="-5"/>
        </w:rPr>
        <w:t> </w:t>
      </w:r>
      <w:r w:rsidRPr="002A1B1D">
        <w:rPr>
          <w:rFonts w:ascii="Arial" w:hAnsi="Arial"/>
        </w:rPr>
        <w:t>o</w:t>
      </w:r>
      <w:r w:rsidRPr="002A1B1D">
        <w:rPr>
          <w:rFonts w:ascii="Arial" w:hAnsi="Arial"/>
          <w:spacing w:val="4"/>
        </w:rPr>
        <w:t>m</w:t>
      </w:r>
      <w:r w:rsidRPr="002A1B1D">
        <w:rPr>
          <w:rFonts w:ascii="Arial" w:hAnsi="Arial"/>
          <w:spacing w:val="-1"/>
        </w:rPr>
        <w:t>i</w:t>
      </w:r>
      <w:r w:rsidRPr="002A1B1D">
        <w:rPr>
          <w:rFonts w:ascii="Arial" w:hAnsi="Arial"/>
          <w:spacing w:val="1"/>
        </w:rPr>
        <w:t>ss</w:t>
      </w:r>
      <w:r w:rsidRPr="002A1B1D">
        <w:rPr>
          <w:rFonts w:ascii="Arial" w:hAnsi="Arial"/>
          <w:spacing w:val="-1"/>
        </w:rPr>
        <w:t>i</w:t>
      </w:r>
      <w:r w:rsidRPr="002A1B1D">
        <w:rPr>
          <w:rFonts w:ascii="Arial" w:hAnsi="Arial"/>
        </w:rPr>
        <w:t>on</w:t>
      </w:r>
      <w:r w:rsidRPr="002A1B1D">
        <w:rPr>
          <w:rFonts w:ascii="Arial" w:hAnsi="Arial"/>
          <w:spacing w:val="-9"/>
        </w:rPr>
        <w:t> </w:t>
      </w:r>
      <w:r w:rsidRPr="002A1B1D">
        <w:rPr>
          <w:rFonts w:ascii="Arial" w:hAnsi="Arial"/>
        </w:rPr>
        <w:t>of una</w:t>
      </w:r>
      <w:r w:rsidRPr="002A1B1D">
        <w:rPr>
          <w:rFonts w:ascii="Arial" w:hAnsi="Arial"/>
          <w:spacing w:val="2"/>
        </w:rPr>
        <w:t>f</w:t>
      </w:r>
      <w:r w:rsidRPr="002A1B1D">
        <w:rPr>
          <w:rFonts w:ascii="Arial" w:hAnsi="Arial"/>
        </w:rPr>
        <w:t>fe</w:t>
      </w:r>
      <w:r w:rsidRPr="002A1B1D">
        <w:rPr>
          <w:rFonts w:ascii="Arial" w:hAnsi="Arial"/>
          <w:spacing w:val="1"/>
        </w:rPr>
        <w:t>c</w:t>
      </w:r>
      <w:r w:rsidRPr="002A1B1D">
        <w:rPr>
          <w:rFonts w:ascii="Arial" w:hAnsi="Arial"/>
        </w:rPr>
        <w:t>ted</w:t>
      </w:r>
      <w:r w:rsidRPr="002A1B1D">
        <w:rPr>
          <w:rFonts w:ascii="Arial" w:hAnsi="Arial"/>
          <w:spacing w:val="-10"/>
        </w:rPr>
        <w:t> </w:t>
      </w:r>
      <w:r w:rsidRPr="002A1B1D">
        <w:rPr>
          <w:rFonts w:ascii="Arial" w:hAnsi="Arial"/>
          <w:spacing w:val="1"/>
        </w:rPr>
        <w:t>r</w:t>
      </w:r>
      <w:r w:rsidRPr="002A1B1D">
        <w:rPr>
          <w:rFonts w:ascii="Arial" w:hAnsi="Arial"/>
          <w:spacing w:val="2"/>
        </w:rPr>
        <w:t>u</w:t>
      </w:r>
      <w:r w:rsidRPr="002A1B1D">
        <w:rPr>
          <w:rFonts w:ascii="Arial" w:hAnsi="Arial"/>
          <w:spacing w:val="-1"/>
        </w:rPr>
        <w:t>l</w:t>
      </w:r>
      <w:r w:rsidRPr="002A1B1D">
        <w:rPr>
          <w:rFonts w:ascii="Arial" w:hAnsi="Arial"/>
        </w:rPr>
        <w:t>e</w:t>
      </w:r>
      <w:r w:rsidRPr="002A1B1D">
        <w:rPr>
          <w:rFonts w:ascii="Arial" w:hAnsi="Arial"/>
          <w:spacing w:val="1"/>
        </w:rPr>
        <w:t>s</w:t>
      </w:r>
      <w:r w:rsidRPr="002A1B1D">
        <w:rPr>
          <w:rFonts w:ascii="Arial" w:hAnsi="Arial"/>
        </w:rPr>
        <w:t>]</w:t>
      </w:r>
    </w:p>
    <w:p w14:paraId="71FB8BAF" w14:textId="77777777" w:rsidR="00A85646" w:rsidRPr="002A1B1D" w:rsidRDefault="00A85646" w:rsidP="00A85646">
      <w:pPr>
        <w:pStyle w:val="par1"/>
        <w:rPr>
          <w:rFonts w:ascii="Arial" w:hAnsi="Arial" w:cs="Arial"/>
        </w:rPr>
      </w:pPr>
      <w:r w:rsidRPr="002A1B1D">
        <w:rPr>
          <w:rFonts w:ascii="Arial" w:hAnsi="Arial" w:cs="Arial"/>
        </w:rPr>
        <w:t>(p)</w:t>
      </w:r>
      <w:r w:rsidRPr="002A1B1D">
        <w:rPr>
          <w:rFonts w:ascii="Arial" w:hAnsi="Arial" w:cs="Arial"/>
        </w:rPr>
        <w:tab/>
        <w:t>Implementation by tariff.</w:t>
      </w:r>
    </w:p>
    <w:p w14:paraId="5A2ABB9F" w14:textId="77777777" w:rsidR="00A85646" w:rsidRPr="002A1B1D" w:rsidRDefault="00A85646" w:rsidP="00A85646">
      <w:pPr>
        <w:pStyle w:val="par2"/>
        <w:rPr>
          <w:rFonts w:ascii="Arial" w:hAnsi="Arial" w:cs="Arial"/>
        </w:rPr>
      </w:pPr>
      <w:r w:rsidRPr="002A1B1D">
        <w:rPr>
          <w:rFonts w:ascii="Arial" w:hAnsi="Arial" w:cs="Arial"/>
        </w:rPr>
        <w:t>(I)</w:t>
      </w:r>
      <w:r w:rsidRPr="002A1B1D">
        <w:rPr>
          <w:rFonts w:ascii="Arial" w:hAnsi="Arial" w:cs="Arial"/>
        </w:rPr>
        <w:tab/>
        <w:t>Each utility shall have on file with the Commission an interconnection tariff that sets forth fees, deadlines and interconnection procedures.  A utility’s interconnection tariff shall comply with these Interconnection Rules, but when appropriate may include shorter deadlines for certain procedures.</w:t>
      </w:r>
    </w:p>
    <w:p w14:paraId="346CB720" w14:textId="77777777" w:rsidR="00A85646" w:rsidRPr="002A1B1D" w:rsidRDefault="00A85646" w:rsidP="00A85646">
      <w:pPr>
        <w:pStyle w:val="par2"/>
        <w:rPr>
          <w:rFonts w:ascii="Arial" w:hAnsi="Arial" w:cs="Arial"/>
        </w:rPr>
      </w:pPr>
      <w:r w:rsidRPr="002A1B1D">
        <w:rPr>
          <w:rFonts w:ascii="Arial" w:hAnsi="Arial" w:cs="Arial"/>
        </w:rPr>
        <w:t>(II)</w:t>
      </w:r>
      <w:r w:rsidRPr="002A1B1D">
        <w:rPr>
          <w:rFonts w:ascii="Arial" w:hAnsi="Arial" w:cs="Arial"/>
        </w:rPr>
        <w:tab/>
        <w:t>The interconnection tariff shall be filed along with an advice letter.  Tariffs filed by cooperative electric associations shall be informational only.  Tariffs filed by investor-owned electric utilities may be set for hearing and suspended in accordance with the Commission Rules of Practice and Procedure and applicable statutes.</w:t>
      </w:r>
    </w:p>
    <w:p w14:paraId="49BA23D6" w14:textId="77777777" w:rsidR="00A85646" w:rsidRPr="002A1B1D" w:rsidRDefault="00A85646" w:rsidP="00A85646">
      <w:pPr>
        <w:pStyle w:val="par2"/>
        <w:rPr>
          <w:rFonts w:ascii="Arial" w:hAnsi="Arial" w:cs="Arial"/>
        </w:rPr>
      </w:pPr>
      <w:r w:rsidRPr="002A1B1D">
        <w:rPr>
          <w:rFonts w:ascii="Arial" w:hAnsi="Arial" w:cs="Arial"/>
        </w:rPr>
        <w:t>(III)</w:t>
      </w:r>
      <w:r w:rsidRPr="002A1B1D">
        <w:rPr>
          <w:rFonts w:ascii="Arial" w:hAnsi="Arial" w:cs="Arial"/>
        </w:rPr>
        <w:tab/>
        <w:t>The tariff shall include the following provisions:</w:t>
      </w:r>
    </w:p>
    <w:p w14:paraId="04FDA116" w14:textId="77777777" w:rsidR="00A85646" w:rsidRPr="002A1B1D" w:rsidRDefault="00A85646" w:rsidP="00A85646">
      <w:pPr>
        <w:pStyle w:val="par3"/>
        <w:rPr>
          <w:rFonts w:ascii="Arial" w:hAnsi="Arial" w:cs="Arial"/>
        </w:rPr>
      </w:pPr>
      <w:r w:rsidRPr="002A1B1D">
        <w:rPr>
          <w:rFonts w:ascii="Arial" w:hAnsi="Arial" w:cs="Arial"/>
        </w:rPr>
        <w:t>(A)</w:t>
      </w:r>
      <w:r w:rsidRPr="002A1B1D">
        <w:rPr>
          <w:rFonts w:ascii="Arial" w:hAnsi="Arial" w:cs="Arial"/>
        </w:rPr>
        <w:tab/>
        <w:t>timelines:  paragraphs 3853(a),(d),(f), 3854(a), 3855(b),(c),(d), 3856(a),(b),(c),(d);</w:t>
      </w:r>
    </w:p>
    <w:p w14:paraId="11198264" w14:textId="77777777" w:rsidR="00A85646" w:rsidRPr="002A1B1D" w:rsidRDefault="00A85646" w:rsidP="00A85646">
      <w:pPr>
        <w:pStyle w:val="par3"/>
        <w:rPr>
          <w:rFonts w:ascii="Arial" w:hAnsi="Arial" w:cs="Arial"/>
        </w:rPr>
      </w:pPr>
      <w:r w:rsidRPr="002A1B1D">
        <w:rPr>
          <w:rFonts w:ascii="Arial" w:hAnsi="Arial" w:cs="Arial"/>
        </w:rPr>
        <w:t>(B)</w:t>
      </w:r>
      <w:r w:rsidRPr="002A1B1D">
        <w:rPr>
          <w:rFonts w:ascii="Arial" w:hAnsi="Arial" w:cs="Arial"/>
        </w:rPr>
        <w:tab/>
        <w:t>any fees:  including but not limited to those referenced at paragraphs 3853(a),(d),(f),(j), 3854(a) and (b), and 3856(a);</w:t>
      </w:r>
    </w:p>
    <w:p w14:paraId="1AABEF0D" w14:textId="77777777" w:rsidR="00A85646" w:rsidRPr="002A1B1D" w:rsidRDefault="00A85646" w:rsidP="00A85646">
      <w:pPr>
        <w:pStyle w:val="par4"/>
        <w:rPr>
          <w:rFonts w:ascii="Arial" w:hAnsi="Arial" w:cs="Arial"/>
        </w:rPr>
      </w:pPr>
      <w:r w:rsidRPr="002A1B1D">
        <w:rPr>
          <w:rFonts w:ascii="Arial" w:hAnsi="Arial" w:cs="Arial"/>
        </w:rPr>
        <w:t>(i) the utility shall demonstrate that any fee established in tariff is cost-based;</w:t>
      </w:r>
    </w:p>
    <w:p w14:paraId="50FE8C74" w14:textId="1E854C63" w:rsidR="00A85646" w:rsidRPr="002A1B1D" w:rsidRDefault="00A85646" w:rsidP="00A85646">
      <w:pPr>
        <w:pStyle w:val="par3"/>
        <w:rPr>
          <w:rFonts w:ascii="Arial" w:hAnsi="Arial" w:cs="Arial"/>
        </w:rPr>
      </w:pPr>
      <w:r w:rsidRPr="002A1B1D">
        <w:rPr>
          <w:rFonts w:ascii="Arial" w:hAnsi="Arial" w:cs="Arial"/>
        </w:rPr>
        <w:t>(C)</w:t>
      </w:r>
      <w:r w:rsidRPr="002A1B1D">
        <w:rPr>
          <w:rFonts w:ascii="Arial" w:hAnsi="Arial" w:cs="Arial"/>
        </w:rPr>
        <w:tab/>
        <w:t>material modification withdrawals:  paragraph 3853(d);</w:t>
      </w:r>
      <w:del w:id="55" w:author="Author">
        <w:r w:rsidRPr="002A1B1D" w:rsidDel="007F5E15">
          <w:rPr>
            <w:rFonts w:ascii="Arial" w:hAnsi="Arial" w:cs="Arial"/>
          </w:rPr>
          <w:delText xml:space="preserve"> and</w:delText>
        </w:r>
      </w:del>
    </w:p>
    <w:p w14:paraId="505F29F6" w14:textId="24394664" w:rsidR="00A85646" w:rsidRPr="002A1B1D" w:rsidRDefault="00A85646" w:rsidP="00A85646">
      <w:pPr>
        <w:pStyle w:val="par3"/>
        <w:rPr>
          <w:ins w:id="56" w:author="Author"/>
          <w:rFonts w:ascii="Arial" w:hAnsi="Arial" w:cs="Arial"/>
        </w:rPr>
      </w:pPr>
      <w:r w:rsidRPr="002A1B1D">
        <w:rPr>
          <w:rFonts w:ascii="Arial" w:hAnsi="Arial" w:cs="Arial"/>
        </w:rPr>
        <w:t>(D)</w:t>
      </w:r>
      <w:r w:rsidRPr="002A1B1D">
        <w:rPr>
          <w:rFonts w:ascii="Arial" w:hAnsi="Arial" w:cs="Arial"/>
        </w:rPr>
        <w:tab/>
        <w:t>maximum rated capacity:  paragraph 3853(b), and (c)</w:t>
      </w:r>
      <w:del w:id="57" w:author="Author">
        <w:r w:rsidRPr="002A1B1D" w:rsidDel="002A1B1D">
          <w:rPr>
            <w:rFonts w:ascii="Arial" w:hAnsi="Arial" w:cs="Arial"/>
          </w:rPr>
          <w:delText>.</w:delText>
        </w:r>
      </w:del>
      <w:ins w:id="58" w:author="Author">
        <w:r w:rsidR="002A1B1D">
          <w:rPr>
            <w:rFonts w:ascii="Arial" w:hAnsi="Arial" w:cs="Arial"/>
          </w:rPr>
          <w:t>; and</w:t>
        </w:r>
      </w:ins>
    </w:p>
    <w:p w14:paraId="45DB158A" w14:textId="5D9B310B" w:rsidR="00534878" w:rsidRPr="002A1B1D" w:rsidRDefault="00534878" w:rsidP="00A85646">
      <w:pPr>
        <w:pStyle w:val="par3"/>
        <w:rPr>
          <w:rFonts w:ascii="Arial" w:hAnsi="Arial" w:cs="Arial"/>
        </w:rPr>
      </w:pPr>
      <w:ins w:id="59" w:author="Author">
        <w:r w:rsidRPr="002A1B1D">
          <w:rPr>
            <w:rFonts w:ascii="Arial" w:hAnsi="Arial" w:cs="Arial"/>
          </w:rPr>
          <w:t>(E)</w:t>
        </w:r>
        <w:r w:rsidRPr="002A1B1D">
          <w:rPr>
            <w:rFonts w:ascii="Arial" w:hAnsi="Arial" w:cs="Arial"/>
          </w:rPr>
          <w:tab/>
          <w:t>a process to request and install a meter collar adapter</w:t>
        </w:r>
        <w:r w:rsidR="00E87DA0" w:rsidRPr="002A1B1D">
          <w:rPr>
            <w:rFonts w:ascii="Arial" w:hAnsi="Arial" w:cs="Arial"/>
          </w:rPr>
          <w:t>, including the provision of any estimate of costs to the interconnection customer</w:t>
        </w:r>
        <w:r w:rsidRPr="002A1B1D">
          <w:rPr>
            <w:rFonts w:ascii="Arial" w:hAnsi="Arial" w:cs="Arial"/>
          </w:rPr>
          <w:t>.</w:t>
        </w:r>
      </w:ins>
    </w:p>
    <w:p w14:paraId="6DD9AAD1" w14:textId="77777777" w:rsidR="00A85646" w:rsidRPr="002A1B1D" w:rsidRDefault="00A85646" w:rsidP="00A85646">
      <w:pPr>
        <w:pStyle w:val="par1"/>
        <w:rPr>
          <w:rFonts w:ascii="Arial" w:hAnsi="Arial" w:cs="Arial"/>
        </w:rPr>
      </w:pPr>
      <w:r w:rsidRPr="002A1B1D">
        <w:rPr>
          <w:rFonts w:ascii="Arial" w:hAnsi="Arial" w:cs="Arial"/>
        </w:rPr>
        <w:t>(q)</w:t>
      </w:r>
      <w:r w:rsidRPr="002A1B1D">
        <w:rPr>
          <w:rFonts w:ascii="Arial" w:hAnsi="Arial" w:cs="Arial"/>
        </w:rPr>
        <w:tab/>
        <w:t>Reporting.</w:t>
      </w:r>
    </w:p>
    <w:p w14:paraId="527AF5B5" w14:textId="77777777" w:rsidR="00A85646" w:rsidRPr="002A1B1D" w:rsidRDefault="00A85646" w:rsidP="00A85646">
      <w:pPr>
        <w:pStyle w:val="par2"/>
        <w:rPr>
          <w:rFonts w:ascii="Arial" w:eastAsia="Trebuchet MS" w:hAnsi="Arial" w:cs="Arial"/>
        </w:rPr>
      </w:pPr>
      <w:r w:rsidRPr="002A1B1D">
        <w:rPr>
          <w:rFonts w:ascii="Arial" w:hAnsi="Arial" w:cs="Arial"/>
        </w:rPr>
        <w:t>(I)</w:t>
      </w:r>
      <w:r w:rsidRPr="002A1B1D">
        <w:rPr>
          <w:rFonts w:ascii="Arial" w:hAnsi="Arial" w:cs="Arial"/>
        </w:rPr>
        <w:tab/>
      </w:r>
      <w:r w:rsidRPr="002A1B1D">
        <w:rPr>
          <w:rFonts w:ascii="Arial" w:eastAsia="Trebuchet MS" w:hAnsi="Arial" w:cs="Arial"/>
        </w:rPr>
        <w:t>Each utility shall submit an interconnection report to the Commission two times per year and shall make it available to the public on its website.  A cooperative electric association that has voted to exempt itself from regulation pursuant to C.R.S.</w:t>
      </w:r>
      <w:r w:rsidRPr="002A1B1D">
        <w:rPr>
          <w:rFonts w:ascii="Arial" w:hAnsi="Arial" w:cs="Arial"/>
        </w:rPr>
        <w:t xml:space="preserve"> </w:t>
      </w:r>
      <w:r w:rsidRPr="002A1B1D">
        <w:rPr>
          <w:rFonts w:ascii="Arial" w:eastAsia="Trebuchet MS" w:hAnsi="Arial" w:cs="Arial"/>
        </w:rPr>
        <w:t xml:space="preserve">§ 40-9.5-103 shall submit an interconnection </w:t>
      </w:r>
      <w:r w:rsidRPr="002A1B1D">
        <w:rPr>
          <w:rFonts w:ascii="Arial" w:eastAsia="Trebuchet MS" w:hAnsi="Arial" w:cs="Arial"/>
        </w:rPr>
        <w:lastRenderedPageBreak/>
        <w:t>report to the Commission once per year.  The first interconnection report shall be due 180 days after the effective date of these interconnection rules.  Upon a filing by a party with proper standing showing good cause, and when necessary and appropriate, the Commission may by order increase the frequency of such reporting on a temporary basis.  The report shall contain relevant totals for both the year and the most recent reporting period, including the following information listed in subparagraphs (q)(II) and (III) of this rule.  The report shall also contain the total number of missed deadlines contained in these rules in the reporting period as well as copies of any notices of delay or missed deadlines issued by the utility to an interconnection customer pursuant to paragraph 3853(g).</w:t>
      </w:r>
    </w:p>
    <w:p w14:paraId="5230FC3E" w14:textId="77777777" w:rsidR="00A85646" w:rsidRPr="002A1B1D" w:rsidRDefault="00A85646" w:rsidP="00A85646">
      <w:pPr>
        <w:pStyle w:val="par2"/>
        <w:rPr>
          <w:rFonts w:ascii="Arial" w:eastAsia="Trebuchet MS" w:hAnsi="Arial" w:cs="Arial"/>
        </w:rPr>
      </w:pPr>
      <w:r w:rsidRPr="002A1B1D">
        <w:rPr>
          <w:rFonts w:ascii="Arial" w:eastAsia="Trebuchet MS" w:hAnsi="Arial" w:cs="Arial"/>
        </w:rPr>
        <w:t>(II)</w:t>
      </w:r>
      <w:r w:rsidRPr="002A1B1D">
        <w:rPr>
          <w:rFonts w:ascii="Arial" w:eastAsia="Trebuchet MS" w:hAnsi="Arial" w:cs="Arial"/>
        </w:rPr>
        <w:tab/>
        <w:t xml:space="preserve">Pre-application reports: </w:t>
      </w:r>
    </w:p>
    <w:p w14:paraId="3C49A80C" w14:textId="77777777" w:rsidR="00A85646" w:rsidRPr="002A1B1D" w:rsidRDefault="00A85646" w:rsidP="00A85646">
      <w:pPr>
        <w:pStyle w:val="par3"/>
        <w:rPr>
          <w:rFonts w:ascii="Arial" w:eastAsia="Trebuchet MS" w:hAnsi="Arial" w:cs="Arial"/>
        </w:rPr>
      </w:pPr>
      <w:r w:rsidRPr="002A1B1D">
        <w:rPr>
          <w:rFonts w:ascii="Arial" w:eastAsia="Trebuchet MS" w:hAnsi="Arial" w:cs="Arial"/>
        </w:rPr>
        <w:t>(A)</w:t>
      </w:r>
      <w:r w:rsidRPr="002A1B1D">
        <w:rPr>
          <w:rFonts w:ascii="Arial" w:eastAsia="Trebuchet MS" w:hAnsi="Arial" w:cs="Arial"/>
        </w:rPr>
        <w:tab/>
        <w:t>total number of reports requested;</w:t>
      </w:r>
    </w:p>
    <w:p w14:paraId="70C09FCF" w14:textId="77777777" w:rsidR="00A85646" w:rsidRPr="002A1B1D" w:rsidRDefault="00A85646" w:rsidP="00A85646">
      <w:pPr>
        <w:pStyle w:val="par3"/>
        <w:rPr>
          <w:rFonts w:ascii="Arial" w:eastAsia="Trebuchet MS" w:hAnsi="Arial" w:cs="Arial"/>
        </w:rPr>
      </w:pPr>
      <w:r w:rsidRPr="002A1B1D">
        <w:rPr>
          <w:rFonts w:ascii="Arial" w:eastAsia="Trebuchet MS" w:hAnsi="Arial" w:cs="Arial"/>
        </w:rPr>
        <w:t>(B)</w:t>
      </w:r>
      <w:r w:rsidRPr="002A1B1D">
        <w:rPr>
          <w:rFonts w:ascii="Arial" w:eastAsia="Trebuchet MS" w:hAnsi="Arial" w:cs="Arial"/>
        </w:rPr>
        <w:tab/>
        <w:t>total number of reports in process;</w:t>
      </w:r>
    </w:p>
    <w:p w14:paraId="28BFC508" w14:textId="77777777" w:rsidR="00A85646" w:rsidRPr="002A1B1D" w:rsidRDefault="00A85646" w:rsidP="00A85646">
      <w:pPr>
        <w:pStyle w:val="par3"/>
        <w:rPr>
          <w:rFonts w:ascii="Arial" w:eastAsia="Trebuchet MS" w:hAnsi="Arial" w:cs="Arial"/>
        </w:rPr>
      </w:pPr>
      <w:r w:rsidRPr="002A1B1D">
        <w:rPr>
          <w:rFonts w:ascii="Arial" w:eastAsia="Trebuchet MS" w:hAnsi="Arial" w:cs="Arial"/>
        </w:rPr>
        <w:t>(C)</w:t>
      </w:r>
      <w:r w:rsidRPr="002A1B1D">
        <w:rPr>
          <w:rFonts w:ascii="Arial" w:eastAsia="Trebuchet MS" w:hAnsi="Arial" w:cs="Arial"/>
        </w:rPr>
        <w:tab/>
        <w:t>total number of reports issued;</w:t>
      </w:r>
    </w:p>
    <w:p w14:paraId="5FF68F0F" w14:textId="77777777" w:rsidR="00A85646" w:rsidRPr="002A1B1D" w:rsidRDefault="00A85646" w:rsidP="00A85646">
      <w:pPr>
        <w:pStyle w:val="par3"/>
        <w:rPr>
          <w:rFonts w:ascii="Arial" w:eastAsia="Trebuchet MS" w:hAnsi="Arial" w:cs="Arial"/>
        </w:rPr>
      </w:pPr>
      <w:r w:rsidRPr="002A1B1D">
        <w:rPr>
          <w:rFonts w:ascii="Arial" w:eastAsia="Trebuchet MS" w:hAnsi="Arial" w:cs="Arial"/>
        </w:rPr>
        <w:t>(D)</w:t>
      </w:r>
      <w:r w:rsidRPr="002A1B1D">
        <w:rPr>
          <w:rFonts w:ascii="Arial" w:eastAsia="Trebuchet MS" w:hAnsi="Arial" w:cs="Arial"/>
        </w:rPr>
        <w:tab/>
        <w:t>total number of requests withdrawn;</w:t>
      </w:r>
    </w:p>
    <w:p w14:paraId="10DB1369" w14:textId="77777777" w:rsidR="00A85646" w:rsidRPr="002A1B1D" w:rsidRDefault="00A85646" w:rsidP="00A85646">
      <w:pPr>
        <w:pStyle w:val="par3"/>
        <w:rPr>
          <w:rFonts w:ascii="Arial" w:eastAsia="Trebuchet MS" w:hAnsi="Arial" w:cs="Arial"/>
        </w:rPr>
      </w:pPr>
      <w:r w:rsidRPr="002A1B1D">
        <w:rPr>
          <w:rFonts w:ascii="Arial" w:eastAsia="Trebuchet MS" w:hAnsi="Arial" w:cs="Arial"/>
        </w:rPr>
        <w:t>(E)</w:t>
      </w:r>
      <w:r w:rsidRPr="002A1B1D">
        <w:rPr>
          <w:rFonts w:ascii="Arial" w:eastAsia="Trebuchet MS" w:hAnsi="Arial" w:cs="Arial"/>
        </w:rPr>
        <w:tab/>
        <w:t>maximum, mean, and median processing times from receipt of request to issuance of report; and</w:t>
      </w:r>
    </w:p>
    <w:p w14:paraId="3F845845" w14:textId="77777777" w:rsidR="00A85646" w:rsidRPr="002A1B1D" w:rsidRDefault="00A85646" w:rsidP="00A85646">
      <w:pPr>
        <w:pStyle w:val="par3"/>
        <w:rPr>
          <w:rFonts w:ascii="Arial" w:eastAsia="Trebuchet MS" w:hAnsi="Arial" w:cs="Arial"/>
        </w:rPr>
      </w:pPr>
      <w:r w:rsidRPr="002A1B1D">
        <w:rPr>
          <w:rFonts w:ascii="Arial" w:eastAsia="Trebuchet MS" w:hAnsi="Arial" w:cs="Arial"/>
        </w:rPr>
        <w:t>(F)</w:t>
      </w:r>
      <w:r w:rsidRPr="002A1B1D">
        <w:rPr>
          <w:rFonts w:ascii="Arial" w:eastAsia="Trebuchet MS" w:hAnsi="Arial" w:cs="Arial"/>
        </w:rPr>
        <w:tab/>
        <w:t>number of reports processed in more than the 20 business days allowed in subparagraph 3853(a)(IV)(A).</w:t>
      </w:r>
    </w:p>
    <w:p w14:paraId="533B2096" w14:textId="77777777" w:rsidR="00A85646" w:rsidRPr="002A1B1D" w:rsidRDefault="00A85646" w:rsidP="00A85646">
      <w:pPr>
        <w:pStyle w:val="par2"/>
        <w:rPr>
          <w:rFonts w:ascii="Arial" w:eastAsia="Trebuchet MS" w:hAnsi="Arial" w:cs="Arial"/>
        </w:rPr>
      </w:pPr>
      <w:r w:rsidRPr="002A1B1D">
        <w:rPr>
          <w:rFonts w:ascii="Arial" w:eastAsia="Trebuchet MS" w:hAnsi="Arial" w:cs="Arial"/>
        </w:rPr>
        <w:t>(III)</w:t>
      </w:r>
      <w:r w:rsidRPr="002A1B1D">
        <w:rPr>
          <w:rFonts w:ascii="Arial" w:eastAsia="Trebuchet MS" w:hAnsi="Arial" w:cs="Arial"/>
        </w:rPr>
        <w:tab/>
        <w:t>Interconnection applications:</w:t>
      </w:r>
    </w:p>
    <w:p w14:paraId="1E5E0C50" w14:textId="77777777" w:rsidR="00A85646" w:rsidRPr="002A1B1D" w:rsidRDefault="00A85646" w:rsidP="00A85646">
      <w:pPr>
        <w:pStyle w:val="par3"/>
        <w:rPr>
          <w:rFonts w:ascii="Arial" w:eastAsia="Trebuchet MS" w:hAnsi="Arial" w:cs="Arial"/>
        </w:rPr>
      </w:pPr>
      <w:r w:rsidRPr="002A1B1D">
        <w:rPr>
          <w:rFonts w:ascii="Arial" w:eastAsia="Trebuchet MS" w:hAnsi="Arial" w:cs="Arial"/>
        </w:rPr>
        <w:t>(A)</w:t>
      </w:r>
      <w:r w:rsidRPr="002A1B1D">
        <w:rPr>
          <w:rFonts w:ascii="Arial" w:eastAsia="Trebuchet MS" w:hAnsi="Arial" w:cs="Arial"/>
        </w:rPr>
        <w:tab/>
        <w:t>total number received, broken down by:</w:t>
      </w:r>
    </w:p>
    <w:p w14:paraId="190B092B" w14:textId="77777777" w:rsidR="00A85646" w:rsidRPr="002A1B1D" w:rsidRDefault="00A85646" w:rsidP="00A85646">
      <w:pPr>
        <w:pStyle w:val="par4"/>
        <w:rPr>
          <w:rFonts w:ascii="Arial" w:eastAsia="Trebuchet MS" w:hAnsi="Arial" w:cs="Arial"/>
        </w:rPr>
      </w:pPr>
      <w:r w:rsidRPr="002A1B1D">
        <w:rPr>
          <w:rFonts w:ascii="Arial" w:eastAsia="Trebuchet MS" w:hAnsi="Arial" w:cs="Arial"/>
        </w:rPr>
        <w:t>(i)</w:t>
      </w:r>
      <w:r w:rsidRPr="002A1B1D">
        <w:rPr>
          <w:rFonts w:ascii="Arial" w:eastAsia="Trebuchet MS" w:hAnsi="Arial" w:cs="Arial"/>
        </w:rPr>
        <w:tab/>
        <w:t xml:space="preserve">primary fuel type (e.g., solar, wind, bio-gas, etc.); and </w:t>
      </w:r>
    </w:p>
    <w:p w14:paraId="576B81A0" w14:textId="77777777" w:rsidR="00A85646" w:rsidRPr="002A1B1D" w:rsidRDefault="00A85646" w:rsidP="00A85646">
      <w:pPr>
        <w:pStyle w:val="par4"/>
        <w:rPr>
          <w:rFonts w:ascii="Arial" w:eastAsia="Trebuchet MS" w:hAnsi="Arial" w:cs="Arial"/>
        </w:rPr>
      </w:pPr>
      <w:r w:rsidRPr="002A1B1D">
        <w:rPr>
          <w:rFonts w:ascii="Arial" w:eastAsia="Trebuchet MS" w:hAnsi="Arial" w:cs="Arial"/>
        </w:rPr>
        <w:t>(ii)</w:t>
      </w:r>
      <w:r w:rsidRPr="002A1B1D">
        <w:rPr>
          <w:rFonts w:ascii="Arial" w:eastAsia="Trebuchet MS" w:hAnsi="Arial" w:cs="Arial"/>
        </w:rPr>
        <w:tab/>
        <w:t>system size (e.g., &lt;25 kW, &lt;1 MW, &lt;5MW, &gt;5MW).</w:t>
      </w:r>
    </w:p>
    <w:p w14:paraId="5258AA25" w14:textId="77777777" w:rsidR="00A85646" w:rsidRPr="002A1B1D" w:rsidRDefault="00A85646" w:rsidP="00A85646">
      <w:pPr>
        <w:pStyle w:val="par3"/>
        <w:rPr>
          <w:rFonts w:ascii="Arial" w:eastAsia="Trebuchet MS" w:hAnsi="Arial" w:cs="Arial"/>
        </w:rPr>
      </w:pPr>
      <w:r w:rsidRPr="002A1B1D">
        <w:rPr>
          <w:rFonts w:ascii="Arial" w:eastAsia="Trebuchet MS" w:hAnsi="Arial" w:cs="Arial"/>
        </w:rPr>
        <w:t>(B)</w:t>
      </w:r>
      <w:r w:rsidRPr="002A1B1D">
        <w:rPr>
          <w:rFonts w:ascii="Arial" w:eastAsia="Trebuchet MS" w:hAnsi="Arial" w:cs="Arial"/>
        </w:rPr>
        <w:tab/>
        <w:t>Level 1 review process.</w:t>
      </w:r>
    </w:p>
    <w:p w14:paraId="2E84312C" w14:textId="77777777" w:rsidR="00A85646" w:rsidRPr="002A1B1D" w:rsidRDefault="00A85646" w:rsidP="00A85646">
      <w:pPr>
        <w:pStyle w:val="par4"/>
        <w:rPr>
          <w:rFonts w:ascii="Arial" w:eastAsia="Trebuchet MS" w:hAnsi="Arial" w:cs="Arial"/>
        </w:rPr>
      </w:pPr>
      <w:r w:rsidRPr="002A1B1D">
        <w:rPr>
          <w:rFonts w:ascii="Arial" w:eastAsia="Trebuchet MS" w:hAnsi="Arial" w:cs="Arial"/>
        </w:rPr>
        <w:t>(i)</w:t>
      </w:r>
      <w:r w:rsidRPr="002A1B1D">
        <w:rPr>
          <w:rFonts w:ascii="Arial" w:eastAsia="Trebuchet MS" w:hAnsi="Arial" w:cs="Arial"/>
        </w:rPr>
        <w:tab/>
        <w:t>total number of applications processed; and</w:t>
      </w:r>
    </w:p>
    <w:p w14:paraId="205F35C2" w14:textId="77777777" w:rsidR="00A85646" w:rsidRPr="002A1B1D" w:rsidRDefault="00A85646" w:rsidP="00A85646">
      <w:pPr>
        <w:pStyle w:val="par4"/>
        <w:rPr>
          <w:rFonts w:ascii="Arial" w:eastAsia="Trebuchet MS" w:hAnsi="Arial" w:cs="Arial"/>
        </w:rPr>
      </w:pPr>
      <w:r w:rsidRPr="002A1B1D">
        <w:rPr>
          <w:rFonts w:ascii="Arial" w:eastAsia="Trebuchet MS" w:hAnsi="Arial" w:cs="Arial"/>
        </w:rPr>
        <w:lastRenderedPageBreak/>
        <w:t>(ii)</w:t>
      </w:r>
      <w:r w:rsidRPr="002A1B1D">
        <w:rPr>
          <w:rFonts w:ascii="Arial" w:eastAsia="Trebuchet MS" w:hAnsi="Arial" w:cs="Arial"/>
        </w:rPr>
        <w:tab/>
        <w:t>maximum, mean, and median processing times from receipt of complete application to provision of a counter-signed interconnection agreement.</w:t>
      </w:r>
    </w:p>
    <w:p w14:paraId="7F9E25F8" w14:textId="77777777" w:rsidR="00A85646" w:rsidRPr="002A1B1D" w:rsidRDefault="00A85646" w:rsidP="00A85646">
      <w:pPr>
        <w:pStyle w:val="par3"/>
        <w:rPr>
          <w:rFonts w:ascii="Arial" w:eastAsia="Trebuchet MS" w:hAnsi="Arial" w:cs="Arial"/>
        </w:rPr>
      </w:pPr>
      <w:r w:rsidRPr="002A1B1D">
        <w:rPr>
          <w:rFonts w:ascii="Arial" w:eastAsia="Trebuchet MS" w:hAnsi="Arial" w:cs="Arial"/>
        </w:rPr>
        <w:t>(C)</w:t>
      </w:r>
      <w:r w:rsidRPr="002A1B1D">
        <w:rPr>
          <w:rFonts w:ascii="Arial" w:eastAsia="Trebuchet MS" w:hAnsi="Arial" w:cs="Arial"/>
        </w:rPr>
        <w:tab/>
        <w:t>Level 2 review process.</w:t>
      </w:r>
    </w:p>
    <w:p w14:paraId="71239AC5" w14:textId="77777777" w:rsidR="00A85646" w:rsidRPr="002A1B1D" w:rsidRDefault="00A85646" w:rsidP="00A85646">
      <w:pPr>
        <w:pStyle w:val="par4"/>
        <w:rPr>
          <w:rFonts w:ascii="Arial" w:eastAsia="Trebuchet MS" w:hAnsi="Arial" w:cs="Arial"/>
        </w:rPr>
      </w:pPr>
      <w:r w:rsidRPr="002A1B1D">
        <w:rPr>
          <w:rFonts w:ascii="Arial" w:eastAsia="Trebuchet MS" w:hAnsi="Arial" w:cs="Arial"/>
        </w:rPr>
        <w:t>(i)</w:t>
      </w:r>
      <w:r w:rsidRPr="002A1B1D">
        <w:rPr>
          <w:rFonts w:ascii="Arial" w:eastAsia="Trebuchet MS" w:hAnsi="Arial" w:cs="Arial"/>
        </w:rPr>
        <w:tab/>
        <w:t>total number of applications that passed the screens in paragraph 3855(b);</w:t>
      </w:r>
    </w:p>
    <w:p w14:paraId="7DF5652F" w14:textId="77777777" w:rsidR="00A85646" w:rsidRPr="002A1B1D" w:rsidRDefault="00A85646" w:rsidP="00A85646">
      <w:pPr>
        <w:pStyle w:val="par4"/>
        <w:rPr>
          <w:rFonts w:ascii="Arial" w:eastAsia="Trebuchet MS" w:hAnsi="Arial" w:cs="Arial"/>
        </w:rPr>
      </w:pPr>
      <w:r w:rsidRPr="002A1B1D">
        <w:rPr>
          <w:rFonts w:ascii="Arial" w:eastAsia="Trebuchet MS" w:hAnsi="Arial" w:cs="Arial"/>
        </w:rPr>
        <w:t>(ii)</w:t>
      </w:r>
      <w:r w:rsidRPr="002A1B1D">
        <w:rPr>
          <w:rFonts w:ascii="Arial" w:eastAsia="Trebuchet MS" w:hAnsi="Arial" w:cs="Arial"/>
        </w:rPr>
        <w:tab/>
        <w:t>total number of applications that failed the screens in paragraph 3855(b); and</w:t>
      </w:r>
    </w:p>
    <w:p w14:paraId="4A37B263" w14:textId="77777777" w:rsidR="00A85646" w:rsidRPr="002A1B1D" w:rsidRDefault="00A85646" w:rsidP="00A85646">
      <w:pPr>
        <w:pStyle w:val="par4"/>
        <w:rPr>
          <w:rFonts w:ascii="Arial" w:eastAsia="Trebuchet MS" w:hAnsi="Arial" w:cs="Arial"/>
        </w:rPr>
      </w:pPr>
      <w:r w:rsidRPr="002A1B1D">
        <w:rPr>
          <w:rFonts w:ascii="Arial" w:eastAsia="Trebuchet MS" w:hAnsi="Arial" w:cs="Arial"/>
        </w:rPr>
        <w:t>(iii)</w:t>
      </w:r>
      <w:r w:rsidRPr="002A1B1D">
        <w:rPr>
          <w:rFonts w:ascii="Arial" w:eastAsia="Trebuchet MS" w:hAnsi="Arial" w:cs="Arial"/>
        </w:rPr>
        <w:tab/>
        <w:t>maximum, mean, and median processing times from receipt of complete application to issuance of an interconnection agreement.</w:t>
      </w:r>
    </w:p>
    <w:p w14:paraId="55C3529C" w14:textId="77777777" w:rsidR="00A85646" w:rsidRPr="002A1B1D" w:rsidRDefault="00A85646" w:rsidP="00A85646">
      <w:pPr>
        <w:pStyle w:val="par3"/>
        <w:rPr>
          <w:rFonts w:ascii="Arial" w:eastAsia="Trebuchet MS" w:hAnsi="Arial" w:cs="Arial"/>
        </w:rPr>
      </w:pPr>
      <w:r w:rsidRPr="002A1B1D">
        <w:rPr>
          <w:rFonts w:ascii="Arial" w:eastAsia="Trebuchet MS" w:hAnsi="Arial" w:cs="Arial"/>
        </w:rPr>
        <w:t>(D)</w:t>
      </w:r>
      <w:r w:rsidRPr="002A1B1D">
        <w:rPr>
          <w:rFonts w:ascii="Arial" w:eastAsia="Trebuchet MS" w:hAnsi="Arial" w:cs="Arial"/>
        </w:rPr>
        <w:tab/>
        <w:t>Supplemental review.</w:t>
      </w:r>
    </w:p>
    <w:p w14:paraId="414511EC" w14:textId="77777777" w:rsidR="00A85646" w:rsidRPr="002A1B1D" w:rsidRDefault="00A85646" w:rsidP="00A85646">
      <w:pPr>
        <w:pStyle w:val="par4"/>
        <w:rPr>
          <w:rFonts w:ascii="Arial" w:eastAsia="Trebuchet MS" w:hAnsi="Arial" w:cs="Arial"/>
        </w:rPr>
      </w:pPr>
      <w:r w:rsidRPr="002A1B1D">
        <w:rPr>
          <w:rFonts w:ascii="Arial" w:eastAsia="Trebuchet MS" w:hAnsi="Arial" w:cs="Arial"/>
        </w:rPr>
        <w:t>(i)</w:t>
      </w:r>
      <w:r w:rsidRPr="002A1B1D">
        <w:rPr>
          <w:rFonts w:ascii="Arial" w:eastAsia="Trebuchet MS" w:hAnsi="Arial" w:cs="Arial"/>
        </w:rPr>
        <w:tab/>
        <w:t>total number of applications that passed the screens in paragraph 3855(d);</w:t>
      </w:r>
    </w:p>
    <w:p w14:paraId="11CD701E" w14:textId="77777777" w:rsidR="00A85646" w:rsidRPr="002A1B1D" w:rsidRDefault="00A85646" w:rsidP="00A85646">
      <w:pPr>
        <w:pStyle w:val="par4"/>
        <w:rPr>
          <w:rFonts w:ascii="Arial" w:eastAsia="Trebuchet MS" w:hAnsi="Arial" w:cs="Arial"/>
        </w:rPr>
      </w:pPr>
      <w:r w:rsidRPr="002A1B1D">
        <w:rPr>
          <w:rFonts w:ascii="Arial" w:eastAsia="Trebuchet MS" w:hAnsi="Arial" w:cs="Arial"/>
        </w:rPr>
        <w:t>(ii)</w:t>
      </w:r>
      <w:r w:rsidRPr="002A1B1D">
        <w:rPr>
          <w:rFonts w:ascii="Arial" w:eastAsia="Trebuchet MS" w:hAnsi="Arial" w:cs="Arial"/>
        </w:rPr>
        <w:tab/>
        <w:t>total number of applications that failed the screens in paragraph 3855(d); and</w:t>
      </w:r>
    </w:p>
    <w:p w14:paraId="1152D929" w14:textId="77777777" w:rsidR="00A85646" w:rsidRPr="002A1B1D" w:rsidRDefault="00A85646" w:rsidP="00A85646">
      <w:pPr>
        <w:pStyle w:val="par4"/>
        <w:rPr>
          <w:rFonts w:ascii="Arial" w:eastAsia="Trebuchet MS" w:hAnsi="Arial" w:cs="Arial"/>
        </w:rPr>
      </w:pPr>
      <w:r w:rsidRPr="002A1B1D">
        <w:rPr>
          <w:rFonts w:ascii="Arial" w:eastAsia="Trebuchet MS" w:hAnsi="Arial" w:cs="Arial"/>
        </w:rPr>
        <w:t>(iii)</w:t>
      </w:r>
      <w:r w:rsidRPr="002A1B1D">
        <w:rPr>
          <w:rFonts w:ascii="Arial" w:eastAsia="Trebuchet MS" w:hAnsi="Arial" w:cs="Arial"/>
        </w:rPr>
        <w:tab/>
        <w:t>maximum, mean, and median processing times from receipt of complete application to issuance of interconnection agreement.</w:t>
      </w:r>
    </w:p>
    <w:p w14:paraId="3261BE74" w14:textId="77777777" w:rsidR="00A85646" w:rsidRPr="002A1B1D" w:rsidRDefault="00A85646" w:rsidP="00A85646">
      <w:pPr>
        <w:pStyle w:val="par3"/>
        <w:rPr>
          <w:rFonts w:ascii="Arial" w:eastAsia="Trebuchet MS" w:hAnsi="Arial" w:cs="Arial"/>
        </w:rPr>
      </w:pPr>
      <w:r w:rsidRPr="002A1B1D">
        <w:rPr>
          <w:rFonts w:ascii="Arial" w:eastAsia="Trebuchet MS" w:hAnsi="Arial" w:cs="Arial"/>
        </w:rPr>
        <w:t>(E)</w:t>
      </w:r>
      <w:r w:rsidRPr="002A1B1D">
        <w:rPr>
          <w:rFonts w:ascii="Arial" w:eastAsia="Trebuchet MS" w:hAnsi="Arial" w:cs="Arial"/>
        </w:rPr>
        <w:tab/>
        <w:t>Level 3 review process:</w:t>
      </w:r>
    </w:p>
    <w:p w14:paraId="6AD449B2" w14:textId="77777777" w:rsidR="00A85646" w:rsidRPr="002A1B1D" w:rsidRDefault="00A85646" w:rsidP="00A85646">
      <w:pPr>
        <w:pStyle w:val="par4"/>
        <w:rPr>
          <w:rFonts w:ascii="Arial" w:eastAsia="Trebuchet MS" w:hAnsi="Arial" w:cs="Arial"/>
        </w:rPr>
      </w:pPr>
      <w:r w:rsidRPr="002A1B1D">
        <w:rPr>
          <w:rFonts w:ascii="Arial" w:eastAsia="Trebuchet MS" w:hAnsi="Arial" w:cs="Arial"/>
        </w:rPr>
        <w:t>(i)</w:t>
      </w:r>
      <w:r w:rsidRPr="002A1B1D">
        <w:rPr>
          <w:rFonts w:ascii="Arial" w:eastAsia="Trebuchet MS" w:hAnsi="Arial" w:cs="Arial"/>
        </w:rPr>
        <w:tab/>
        <w:t>system impact studies</w:t>
      </w:r>
    </w:p>
    <w:p w14:paraId="6D1C1E88" w14:textId="77777777" w:rsidR="00A85646" w:rsidRPr="002A1B1D" w:rsidRDefault="00A85646" w:rsidP="00A85646">
      <w:pPr>
        <w:pStyle w:val="par4"/>
        <w:rPr>
          <w:rFonts w:ascii="Arial" w:eastAsia="Trebuchet MS" w:hAnsi="Arial" w:cs="Arial"/>
        </w:rPr>
      </w:pPr>
      <w:r w:rsidRPr="002A1B1D">
        <w:rPr>
          <w:rFonts w:ascii="Arial" w:eastAsia="Trebuchet MS" w:hAnsi="Arial" w:cs="Arial"/>
        </w:rPr>
        <w:t>(ii)</w:t>
      </w:r>
      <w:r w:rsidRPr="002A1B1D">
        <w:rPr>
          <w:rFonts w:ascii="Arial" w:eastAsia="Trebuchet MS" w:hAnsi="Arial" w:cs="Arial"/>
        </w:rPr>
        <w:tab/>
        <w:t>total number of system impact studies completed under paragraph 3856(c); and</w:t>
      </w:r>
    </w:p>
    <w:p w14:paraId="6ACC44C2" w14:textId="77777777" w:rsidR="00A85646" w:rsidRPr="002A1B1D" w:rsidRDefault="00A85646" w:rsidP="00A85646">
      <w:pPr>
        <w:pStyle w:val="par4"/>
        <w:rPr>
          <w:rFonts w:ascii="Arial" w:hAnsi="Arial" w:cs="Arial"/>
        </w:rPr>
      </w:pPr>
      <w:r w:rsidRPr="002A1B1D">
        <w:rPr>
          <w:rFonts w:ascii="Arial" w:hAnsi="Arial" w:cs="Arial"/>
        </w:rPr>
        <w:t>(iii)</w:t>
      </w:r>
      <w:r w:rsidRPr="002A1B1D">
        <w:rPr>
          <w:rFonts w:ascii="Arial" w:hAnsi="Arial" w:cs="Arial"/>
        </w:rPr>
        <w:tab/>
        <w:t>maximum, mean, and median processing times from receipt of a signed interconnection system impact study agreement to provision of study results.</w:t>
      </w:r>
    </w:p>
    <w:p w14:paraId="04FCC241" w14:textId="5ACA4CCA" w:rsidR="004620C7" w:rsidRPr="002A1B1D" w:rsidRDefault="00202A65" w:rsidP="002A1B1D">
      <w:pPr>
        <w:pStyle w:val="par1"/>
        <w:rPr>
          <w:ins w:id="60" w:author="Author"/>
          <w:rFonts w:ascii="Arial" w:hAnsi="Arial" w:cs="Arial"/>
        </w:rPr>
      </w:pPr>
      <w:bookmarkStart w:id="61" w:name="_Toc527616003"/>
      <w:bookmarkStart w:id="62" w:name="_Toc239160149"/>
      <w:ins w:id="63" w:author="Author">
        <w:r w:rsidRPr="002A1B1D">
          <w:rPr>
            <w:rFonts w:ascii="Arial" w:hAnsi="Arial" w:cs="Arial"/>
          </w:rPr>
          <w:t>(r)</w:t>
        </w:r>
        <w:r w:rsidRPr="002A1B1D">
          <w:rPr>
            <w:rFonts w:ascii="Arial" w:hAnsi="Arial" w:cs="Arial"/>
          </w:rPr>
          <w:tab/>
          <w:t xml:space="preserve">Filing of </w:t>
        </w:r>
        <w:r w:rsidR="009C692F">
          <w:rPr>
            <w:rFonts w:ascii="Arial" w:hAnsi="Arial" w:cs="Arial"/>
          </w:rPr>
          <w:t>i</w:t>
        </w:r>
        <w:r w:rsidRPr="002A1B1D">
          <w:rPr>
            <w:rFonts w:ascii="Arial" w:hAnsi="Arial" w:cs="Arial"/>
          </w:rPr>
          <w:t xml:space="preserve">nterconnection </w:t>
        </w:r>
        <w:r w:rsidR="009C692F">
          <w:rPr>
            <w:rFonts w:ascii="Arial" w:hAnsi="Arial" w:cs="Arial"/>
          </w:rPr>
          <w:t>m</w:t>
        </w:r>
        <w:r w:rsidRPr="002A1B1D">
          <w:rPr>
            <w:rFonts w:ascii="Arial" w:hAnsi="Arial" w:cs="Arial"/>
          </w:rPr>
          <w:t>anual.</w:t>
        </w:r>
        <w:r w:rsidR="002A1B1D">
          <w:rPr>
            <w:rFonts w:ascii="Arial" w:hAnsi="Arial" w:cs="Arial"/>
          </w:rPr>
          <w:t xml:space="preserve"> </w:t>
        </w:r>
        <w:r w:rsidRPr="002A1B1D">
          <w:rPr>
            <w:rFonts w:ascii="Arial" w:hAnsi="Arial" w:cs="Arial"/>
          </w:rPr>
          <w:t xml:space="preserve"> Utilities subject to these rules shall maintain an </w:t>
        </w:r>
        <w:r w:rsidR="009C692F">
          <w:rPr>
            <w:rFonts w:ascii="Arial" w:hAnsi="Arial" w:cs="Arial"/>
          </w:rPr>
          <w:t>i</w:t>
        </w:r>
        <w:r w:rsidRPr="002A1B1D">
          <w:rPr>
            <w:rFonts w:ascii="Arial" w:hAnsi="Arial" w:cs="Arial"/>
          </w:rPr>
          <w:t xml:space="preserve">nterconnection </w:t>
        </w:r>
        <w:r w:rsidR="009C692F">
          <w:rPr>
            <w:rFonts w:ascii="Arial" w:hAnsi="Arial" w:cs="Arial"/>
          </w:rPr>
          <w:t>m</w:t>
        </w:r>
        <w:r w:rsidRPr="002A1B1D">
          <w:rPr>
            <w:rFonts w:ascii="Arial" w:hAnsi="Arial" w:cs="Arial"/>
          </w:rPr>
          <w:t xml:space="preserve">anual and provide to the Commission any updated version within 30 days after any material changes have been made to its manual. </w:t>
        </w:r>
        <w:r w:rsidR="002A1B1D">
          <w:rPr>
            <w:rFonts w:ascii="Arial" w:hAnsi="Arial" w:cs="Arial"/>
          </w:rPr>
          <w:t xml:space="preserve"> </w:t>
        </w:r>
        <w:r w:rsidRPr="002A1B1D">
          <w:rPr>
            <w:rFonts w:ascii="Arial" w:hAnsi="Arial" w:cs="Arial"/>
          </w:rPr>
          <w:lastRenderedPageBreak/>
          <w:t xml:space="preserve">Utilities shall establish an internal process of acquiring timely feedback from stakeholders regarding the material changes filed with the Commission. </w:t>
        </w:r>
        <w:r w:rsidR="002A1B1D">
          <w:rPr>
            <w:rFonts w:ascii="Arial" w:hAnsi="Arial" w:cs="Arial"/>
          </w:rPr>
          <w:t xml:space="preserve"> </w:t>
        </w:r>
        <w:r w:rsidRPr="002A1B1D">
          <w:rPr>
            <w:rFonts w:ascii="Arial" w:hAnsi="Arial" w:cs="Arial"/>
          </w:rPr>
          <w:t xml:space="preserve">Each time the utility updates the </w:t>
        </w:r>
        <w:r w:rsidR="009C692F">
          <w:rPr>
            <w:rFonts w:ascii="Arial" w:hAnsi="Arial" w:cs="Arial"/>
          </w:rPr>
          <w:t>i</w:t>
        </w:r>
        <w:r w:rsidRPr="002A1B1D">
          <w:rPr>
            <w:rFonts w:ascii="Arial" w:hAnsi="Arial" w:cs="Arial"/>
          </w:rPr>
          <w:t xml:space="preserve">nterconnection </w:t>
        </w:r>
        <w:r w:rsidR="009C692F">
          <w:rPr>
            <w:rFonts w:ascii="Arial" w:hAnsi="Arial" w:cs="Arial"/>
          </w:rPr>
          <w:t>m</w:t>
        </w:r>
        <w:r w:rsidRPr="002A1B1D">
          <w:rPr>
            <w:rFonts w:ascii="Arial" w:hAnsi="Arial" w:cs="Arial"/>
          </w:rPr>
          <w:t>anual, the utility shall make available a redline highlighting the changes.</w:t>
        </w:r>
      </w:ins>
    </w:p>
    <w:p w14:paraId="0EEF852D" w14:textId="16E6B0BB" w:rsidR="00202A65" w:rsidRPr="002A1B1D" w:rsidRDefault="004620C7" w:rsidP="002A1B1D">
      <w:pPr>
        <w:pStyle w:val="par1"/>
        <w:rPr>
          <w:ins w:id="64" w:author="Author"/>
        </w:rPr>
      </w:pPr>
      <w:ins w:id="65" w:author="Author">
        <w:r w:rsidRPr="002A1B1D">
          <w:rPr>
            <w:rFonts w:ascii="Arial" w:hAnsi="Arial" w:cs="Arial"/>
          </w:rPr>
          <w:t>(s)</w:t>
        </w:r>
        <w:r w:rsidRPr="002A1B1D">
          <w:rPr>
            <w:rFonts w:ascii="Arial" w:hAnsi="Arial" w:cs="Arial"/>
          </w:rPr>
          <w:tab/>
          <w:t xml:space="preserve">Interconnection </w:t>
        </w:r>
        <w:r w:rsidR="009C692F">
          <w:rPr>
            <w:rFonts w:ascii="Arial" w:hAnsi="Arial" w:cs="Arial"/>
          </w:rPr>
          <w:t>i</w:t>
        </w:r>
        <w:r w:rsidRPr="002A1B1D">
          <w:rPr>
            <w:rFonts w:ascii="Arial" w:hAnsi="Arial" w:cs="Arial"/>
          </w:rPr>
          <w:t xml:space="preserve">nformation on </w:t>
        </w:r>
        <w:r w:rsidR="009C692F">
          <w:rPr>
            <w:rFonts w:ascii="Arial" w:hAnsi="Arial" w:cs="Arial"/>
          </w:rPr>
          <w:t>w</w:t>
        </w:r>
        <w:r w:rsidRPr="002A1B1D">
          <w:rPr>
            <w:rFonts w:ascii="Arial" w:hAnsi="Arial" w:cs="Arial"/>
          </w:rPr>
          <w:t xml:space="preserve">ebsite. </w:t>
        </w:r>
        <w:r w:rsidR="002A1B1D">
          <w:rPr>
            <w:rFonts w:ascii="Arial" w:hAnsi="Arial" w:cs="Arial"/>
          </w:rPr>
          <w:t xml:space="preserve"> </w:t>
        </w:r>
        <w:r w:rsidR="00202A65" w:rsidRPr="002A1B1D">
          <w:rPr>
            <w:rFonts w:ascii="Arial" w:hAnsi="Arial" w:cs="Arial"/>
          </w:rPr>
          <w:t>Each utility shall provide on its website</w:t>
        </w:r>
        <w:r w:rsidRPr="002A1B1D">
          <w:rPr>
            <w:rFonts w:ascii="Arial" w:hAnsi="Arial" w:cs="Arial"/>
          </w:rPr>
          <w:t>:</w:t>
        </w:r>
        <w:r w:rsidR="00202A65" w:rsidRPr="002A1B1D">
          <w:rPr>
            <w:rFonts w:ascii="Arial" w:hAnsi="Arial" w:cs="Arial"/>
          </w:rPr>
          <w:t xml:space="preserve"> </w:t>
        </w:r>
        <w:r w:rsidRPr="002A1B1D">
          <w:rPr>
            <w:rFonts w:ascii="Arial" w:hAnsi="Arial" w:cs="Arial"/>
          </w:rPr>
          <w:t xml:space="preserve">a copy of its current </w:t>
        </w:r>
        <w:r w:rsidR="009C692F">
          <w:rPr>
            <w:rFonts w:ascii="Arial" w:hAnsi="Arial" w:cs="Arial"/>
          </w:rPr>
          <w:t>i</w:t>
        </w:r>
        <w:r w:rsidRPr="002A1B1D">
          <w:rPr>
            <w:rFonts w:ascii="Arial" w:hAnsi="Arial" w:cs="Arial"/>
          </w:rPr>
          <w:t xml:space="preserve">nterconnection </w:t>
        </w:r>
        <w:r w:rsidR="009C692F">
          <w:rPr>
            <w:rFonts w:ascii="Arial" w:hAnsi="Arial" w:cs="Arial"/>
          </w:rPr>
          <w:t>m</w:t>
        </w:r>
        <w:r w:rsidRPr="002A1B1D">
          <w:rPr>
            <w:rFonts w:ascii="Arial" w:hAnsi="Arial" w:cs="Arial"/>
          </w:rPr>
          <w:t xml:space="preserve">anual filed with the Commission in accordance with paragraph 3853(r); </w:t>
        </w:r>
        <w:r w:rsidR="00202A65" w:rsidRPr="002A1B1D">
          <w:rPr>
            <w:rFonts w:ascii="Arial" w:hAnsi="Arial" w:cs="Arial"/>
          </w:rPr>
          <w:t xml:space="preserve">interconnection standards </w:t>
        </w:r>
        <w:r w:rsidRPr="002A1B1D">
          <w:rPr>
            <w:rFonts w:ascii="Arial" w:hAnsi="Arial" w:cs="Arial"/>
          </w:rPr>
          <w:t xml:space="preserve">including </w:t>
        </w:r>
        <w:r w:rsidR="00CE369E" w:rsidRPr="002A1B1D">
          <w:rPr>
            <w:rFonts w:ascii="Arial" w:hAnsi="Arial" w:cs="Arial"/>
          </w:rPr>
          <w:t xml:space="preserve">a list of </w:t>
        </w:r>
        <w:r w:rsidRPr="002A1B1D">
          <w:rPr>
            <w:rFonts w:ascii="Arial" w:hAnsi="Arial" w:cs="Arial"/>
          </w:rPr>
          <w:t>approved meter collar adapter</w:t>
        </w:r>
        <w:r w:rsidR="00E87DA0" w:rsidRPr="002A1B1D">
          <w:rPr>
            <w:rFonts w:ascii="Arial" w:hAnsi="Arial" w:cs="Arial"/>
          </w:rPr>
          <w:t>s</w:t>
        </w:r>
        <w:r w:rsidRPr="002A1B1D">
          <w:rPr>
            <w:rFonts w:ascii="Arial" w:hAnsi="Arial" w:cs="Arial"/>
          </w:rPr>
          <w:t xml:space="preserve"> in accordance with rule 3859; </w:t>
        </w:r>
        <w:r w:rsidR="00E87DA0" w:rsidRPr="002A1B1D">
          <w:rPr>
            <w:rFonts w:ascii="Arial" w:hAnsi="Arial" w:cs="Arial"/>
          </w:rPr>
          <w:t>detailed information on the review process by which a manufacture</w:t>
        </w:r>
        <w:r w:rsidR="00F820E0" w:rsidRPr="002A1B1D">
          <w:rPr>
            <w:rFonts w:ascii="Arial" w:hAnsi="Arial" w:cs="Arial"/>
          </w:rPr>
          <w:t>r</w:t>
        </w:r>
        <w:r w:rsidR="00E87DA0" w:rsidRPr="002A1B1D">
          <w:rPr>
            <w:rFonts w:ascii="Arial" w:hAnsi="Arial" w:cs="Arial"/>
          </w:rPr>
          <w:t xml:space="preserve"> of a meter collar adapter can seek the utility’s approval for its installation in the utility’s service territory; </w:t>
        </w:r>
        <w:r w:rsidRPr="002A1B1D">
          <w:rPr>
            <w:rFonts w:ascii="Arial" w:hAnsi="Arial" w:cs="Arial"/>
          </w:rPr>
          <w:t xml:space="preserve">and </w:t>
        </w:r>
        <w:r w:rsidR="00202A65" w:rsidRPr="002A1B1D">
          <w:rPr>
            <w:rFonts w:ascii="Arial" w:hAnsi="Arial" w:cs="Arial"/>
          </w:rPr>
          <w:t>other technical guidance not included in</w:t>
        </w:r>
        <w:r w:rsidRPr="002A1B1D">
          <w:rPr>
            <w:rFonts w:ascii="Arial" w:hAnsi="Arial" w:cs="Arial"/>
          </w:rPr>
          <w:t xml:space="preserve"> either the utility’s interconnection tariff on file with the Commission in accordance with paragraph 3853(p) or its</w:t>
        </w:r>
        <w:r w:rsidR="009C692F">
          <w:rPr>
            <w:rFonts w:ascii="Arial" w:hAnsi="Arial" w:cs="Arial"/>
          </w:rPr>
          <w:t xml:space="preserve"> i</w:t>
        </w:r>
        <w:r w:rsidRPr="002A1B1D">
          <w:rPr>
            <w:rFonts w:ascii="Arial" w:hAnsi="Arial" w:cs="Arial"/>
          </w:rPr>
          <w:t xml:space="preserve">nterconnection </w:t>
        </w:r>
        <w:r w:rsidR="009C692F">
          <w:rPr>
            <w:rFonts w:ascii="Arial" w:hAnsi="Arial" w:cs="Arial"/>
          </w:rPr>
          <w:t>m</w:t>
        </w:r>
        <w:r w:rsidRPr="002A1B1D">
          <w:rPr>
            <w:rFonts w:ascii="Arial" w:hAnsi="Arial" w:cs="Arial"/>
          </w:rPr>
          <w:t>anual</w:t>
        </w:r>
        <w:r w:rsidR="00202A65" w:rsidRPr="002A1B1D">
          <w:t>.</w:t>
        </w:r>
      </w:ins>
    </w:p>
    <w:p w14:paraId="36E3A893" w14:textId="77777777" w:rsidR="00202A65" w:rsidRPr="002A1B1D" w:rsidRDefault="00202A65" w:rsidP="00202A65">
      <w:pPr>
        <w:pStyle w:val="upar1"/>
        <w:jc w:val="center"/>
        <w:rPr>
          <w:rFonts w:ascii="Arial" w:hAnsi="Arial"/>
        </w:rPr>
      </w:pPr>
      <w:r w:rsidRPr="002A1B1D">
        <w:rPr>
          <w:rFonts w:ascii="Arial" w:hAnsi="Arial"/>
        </w:rPr>
        <w:t>*           *           *           *</w:t>
      </w:r>
    </w:p>
    <w:p w14:paraId="56C6E173" w14:textId="77777777" w:rsidR="00202A65" w:rsidRPr="002A1B1D" w:rsidRDefault="00202A65" w:rsidP="00202A65">
      <w:pPr>
        <w:pStyle w:val="upar1"/>
        <w:jc w:val="center"/>
        <w:rPr>
          <w:rFonts w:ascii="Arial" w:hAnsi="Arial"/>
        </w:rPr>
      </w:pPr>
      <w:r w:rsidRPr="002A1B1D">
        <w:rPr>
          <w:rFonts w:ascii="Arial" w:hAnsi="Arial"/>
        </w:rPr>
        <w:t>[</w:t>
      </w:r>
      <w:r w:rsidRPr="002A1B1D">
        <w:rPr>
          <w:rFonts w:ascii="Arial" w:hAnsi="Arial"/>
          <w:spacing w:val="-1"/>
        </w:rPr>
        <w:t>i</w:t>
      </w:r>
      <w:r w:rsidRPr="002A1B1D">
        <w:rPr>
          <w:rFonts w:ascii="Arial" w:hAnsi="Arial"/>
        </w:rPr>
        <w:t>n</w:t>
      </w:r>
      <w:r w:rsidRPr="002A1B1D">
        <w:rPr>
          <w:rFonts w:ascii="Arial" w:hAnsi="Arial"/>
          <w:spacing w:val="2"/>
        </w:rPr>
        <w:t>d</w:t>
      </w:r>
      <w:r w:rsidRPr="002A1B1D">
        <w:rPr>
          <w:rFonts w:ascii="Arial" w:hAnsi="Arial"/>
          <w:spacing w:val="-1"/>
        </w:rPr>
        <w:t>i</w:t>
      </w:r>
      <w:r w:rsidRPr="002A1B1D">
        <w:rPr>
          <w:rFonts w:ascii="Arial" w:hAnsi="Arial"/>
          <w:spacing w:val="1"/>
        </w:rPr>
        <w:t>c</w:t>
      </w:r>
      <w:r w:rsidRPr="002A1B1D">
        <w:rPr>
          <w:rFonts w:ascii="Arial" w:hAnsi="Arial"/>
        </w:rPr>
        <w:t>ates</w:t>
      </w:r>
      <w:r w:rsidRPr="002A1B1D">
        <w:rPr>
          <w:rFonts w:ascii="Arial" w:hAnsi="Arial"/>
          <w:spacing w:val="-5"/>
        </w:rPr>
        <w:t> </w:t>
      </w:r>
      <w:r w:rsidRPr="002A1B1D">
        <w:rPr>
          <w:rFonts w:ascii="Arial" w:hAnsi="Arial"/>
        </w:rPr>
        <w:t>o</w:t>
      </w:r>
      <w:r w:rsidRPr="002A1B1D">
        <w:rPr>
          <w:rFonts w:ascii="Arial" w:hAnsi="Arial"/>
          <w:spacing w:val="4"/>
        </w:rPr>
        <w:t>m</w:t>
      </w:r>
      <w:r w:rsidRPr="002A1B1D">
        <w:rPr>
          <w:rFonts w:ascii="Arial" w:hAnsi="Arial"/>
          <w:spacing w:val="-1"/>
        </w:rPr>
        <w:t>i</w:t>
      </w:r>
      <w:r w:rsidRPr="002A1B1D">
        <w:rPr>
          <w:rFonts w:ascii="Arial" w:hAnsi="Arial"/>
          <w:spacing w:val="1"/>
        </w:rPr>
        <w:t>ss</w:t>
      </w:r>
      <w:r w:rsidRPr="002A1B1D">
        <w:rPr>
          <w:rFonts w:ascii="Arial" w:hAnsi="Arial"/>
          <w:spacing w:val="-1"/>
        </w:rPr>
        <w:t>i</w:t>
      </w:r>
      <w:r w:rsidRPr="002A1B1D">
        <w:rPr>
          <w:rFonts w:ascii="Arial" w:hAnsi="Arial"/>
        </w:rPr>
        <w:t>on</w:t>
      </w:r>
      <w:r w:rsidRPr="002A1B1D">
        <w:rPr>
          <w:rFonts w:ascii="Arial" w:hAnsi="Arial"/>
          <w:spacing w:val="-9"/>
        </w:rPr>
        <w:t> </w:t>
      </w:r>
      <w:r w:rsidRPr="002A1B1D">
        <w:rPr>
          <w:rFonts w:ascii="Arial" w:hAnsi="Arial"/>
        </w:rPr>
        <w:t>of una</w:t>
      </w:r>
      <w:r w:rsidRPr="002A1B1D">
        <w:rPr>
          <w:rFonts w:ascii="Arial" w:hAnsi="Arial"/>
          <w:spacing w:val="2"/>
        </w:rPr>
        <w:t>f</w:t>
      </w:r>
      <w:r w:rsidRPr="002A1B1D">
        <w:rPr>
          <w:rFonts w:ascii="Arial" w:hAnsi="Arial"/>
        </w:rPr>
        <w:t>fe</w:t>
      </w:r>
      <w:r w:rsidRPr="002A1B1D">
        <w:rPr>
          <w:rFonts w:ascii="Arial" w:hAnsi="Arial"/>
          <w:spacing w:val="1"/>
        </w:rPr>
        <w:t>c</w:t>
      </w:r>
      <w:r w:rsidRPr="002A1B1D">
        <w:rPr>
          <w:rFonts w:ascii="Arial" w:hAnsi="Arial"/>
        </w:rPr>
        <w:t>ted</w:t>
      </w:r>
      <w:r w:rsidRPr="002A1B1D">
        <w:rPr>
          <w:rFonts w:ascii="Arial" w:hAnsi="Arial"/>
          <w:spacing w:val="-10"/>
        </w:rPr>
        <w:t> </w:t>
      </w:r>
      <w:r w:rsidRPr="002A1B1D">
        <w:rPr>
          <w:rFonts w:ascii="Arial" w:hAnsi="Arial"/>
          <w:spacing w:val="1"/>
        </w:rPr>
        <w:t>r</w:t>
      </w:r>
      <w:r w:rsidRPr="002A1B1D">
        <w:rPr>
          <w:rFonts w:ascii="Arial" w:hAnsi="Arial"/>
          <w:spacing w:val="2"/>
        </w:rPr>
        <w:t>u</w:t>
      </w:r>
      <w:r w:rsidRPr="002A1B1D">
        <w:rPr>
          <w:rFonts w:ascii="Arial" w:hAnsi="Arial"/>
          <w:spacing w:val="-1"/>
        </w:rPr>
        <w:t>l</w:t>
      </w:r>
      <w:r w:rsidRPr="002A1B1D">
        <w:rPr>
          <w:rFonts w:ascii="Arial" w:hAnsi="Arial"/>
        </w:rPr>
        <w:t>e</w:t>
      </w:r>
      <w:r w:rsidRPr="002A1B1D">
        <w:rPr>
          <w:rFonts w:ascii="Arial" w:hAnsi="Arial"/>
          <w:spacing w:val="1"/>
        </w:rPr>
        <w:t>s</w:t>
      </w:r>
      <w:r w:rsidRPr="002A1B1D">
        <w:rPr>
          <w:rFonts w:ascii="Arial" w:hAnsi="Arial"/>
        </w:rPr>
        <w:t>]</w:t>
      </w:r>
    </w:p>
    <w:p w14:paraId="47712525" w14:textId="77777777" w:rsidR="00A85646" w:rsidRPr="004652D9" w:rsidRDefault="00A85646" w:rsidP="004652D9">
      <w:pPr>
        <w:pStyle w:val="Heading3"/>
        <w:rPr>
          <w:rFonts w:ascii="Arial" w:hAnsi="Arial"/>
        </w:rPr>
      </w:pPr>
      <w:bookmarkStart w:id="66" w:name="_Toc527465540"/>
      <w:bookmarkStart w:id="67" w:name="_Toc527616006"/>
      <w:bookmarkStart w:id="68" w:name="_Toc239160152"/>
      <w:bookmarkEnd w:id="61"/>
      <w:bookmarkEnd w:id="62"/>
      <w:r w:rsidRPr="004652D9">
        <w:rPr>
          <w:rFonts w:ascii="Arial" w:hAnsi="Arial"/>
        </w:rPr>
        <w:t>3857.</w:t>
      </w:r>
      <w:r w:rsidRPr="004652D9">
        <w:rPr>
          <w:rFonts w:ascii="Arial" w:hAnsi="Arial"/>
        </w:rPr>
        <w:tab/>
      </w:r>
      <w:bookmarkEnd w:id="66"/>
      <w:r w:rsidRPr="004652D9">
        <w:rPr>
          <w:rFonts w:ascii="Arial" w:hAnsi="Arial"/>
        </w:rPr>
        <w:t>Certification Codes and Standards.</w:t>
      </w:r>
      <w:bookmarkEnd w:id="67"/>
      <w:bookmarkEnd w:id="68"/>
    </w:p>
    <w:p w14:paraId="5AAAD47B" w14:textId="77777777" w:rsidR="00A85646" w:rsidRPr="002A1B1D" w:rsidRDefault="00A85646" w:rsidP="00A85646">
      <w:pPr>
        <w:pStyle w:val="upar1"/>
        <w:rPr>
          <w:rFonts w:ascii="Arial" w:hAnsi="Arial"/>
        </w:rPr>
      </w:pPr>
      <w:r w:rsidRPr="002A1B1D">
        <w:rPr>
          <w:rFonts w:ascii="Arial" w:hAnsi="Arial"/>
        </w:rPr>
        <w:t>Unless one or more of the following standards has been incorporated by reference into these interconnection rules, the Commission encourages the utilities and their interconnection customers, to whom these rules apply, to use the following standards and reference materials for guidance.</w:t>
      </w:r>
    </w:p>
    <w:p w14:paraId="66A65CEE" w14:textId="77777777" w:rsidR="00A85646" w:rsidRPr="002A1B1D" w:rsidRDefault="00A85646" w:rsidP="00A85646">
      <w:pPr>
        <w:pStyle w:val="upar1"/>
        <w:rPr>
          <w:rFonts w:ascii="Arial" w:hAnsi="Arial"/>
        </w:rPr>
      </w:pPr>
      <w:r w:rsidRPr="002A1B1D">
        <w:rPr>
          <w:rFonts w:ascii="Arial" w:hAnsi="Arial"/>
        </w:rPr>
        <w:t>ANSI C84.1-2016 Electric Power Systems and Equipment – Voltage Ratings (60 Hertz)</w:t>
      </w:r>
    </w:p>
    <w:p w14:paraId="17480608" w14:textId="77777777" w:rsidR="00A85646" w:rsidRPr="002A1B1D" w:rsidRDefault="00A85646" w:rsidP="00A85646">
      <w:pPr>
        <w:pStyle w:val="upar1"/>
        <w:rPr>
          <w:rFonts w:ascii="Arial" w:hAnsi="Arial"/>
        </w:rPr>
      </w:pPr>
      <w:r w:rsidRPr="002A1B1D">
        <w:rPr>
          <w:rFonts w:ascii="Arial" w:hAnsi="Arial"/>
        </w:rPr>
        <w:t>ANSI/NEMA MG 1--2016, Motors and Generators</w:t>
      </w:r>
    </w:p>
    <w:p w14:paraId="411C2624" w14:textId="77777777" w:rsidR="00A85646" w:rsidRPr="002A1B1D" w:rsidRDefault="00A85646" w:rsidP="00A85646">
      <w:pPr>
        <w:pStyle w:val="upar1"/>
        <w:rPr>
          <w:rFonts w:ascii="Arial" w:hAnsi="Arial"/>
        </w:rPr>
      </w:pPr>
      <w:r w:rsidRPr="002A1B1D">
        <w:rPr>
          <w:rFonts w:ascii="Arial" w:hAnsi="Arial"/>
        </w:rPr>
        <w:t>IEEE Std C37.90.1-2012, IEEE Standard Surge Withstand Capability (SWC) Tests for Protective Relays and Relay Systems</w:t>
      </w:r>
    </w:p>
    <w:p w14:paraId="6FF0069F" w14:textId="77777777" w:rsidR="00A85646" w:rsidRPr="002A1B1D" w:rsidRDefault="00A85646" w:rsidP="00A85646">
      <w:pPr>
        <w:pStyle w:val="upar1"/>
        <w:rPr>
          <w:rFonts w:ascii="Arial" w:hAnsi="Arial"/>
        </w:rPr>
      </w:pPr>
      <w:r w:rsidRPr="002A1B1D">
        <w:rPr>
          <w:rFonts w:ascii="Arial" w:hAnsi="Arial"/>
        </w:rPr>
        <w:t>IEEE Std C37.90.2-2004, IEEE Standard Withstand Capability of Relay Systems to Radiated Electromagnetic Interference from Transceivers</w:t>
      </w:r>
    </w:p>
    <w:p w14:paraId="663AEFE8" w14:textId="77777777" w:rsidR="00A85646" w:rsidRPr="002A1B1D" w:rsidRDefault="00A85646" w:rsidP="00A85646">
      <w:pPr>
        <w:pStyle w:val="upar1"/>
        <w:rPr>
          <w:rFonts w:ascii="Arial" w:hAnsi="Arial"/>
        </w:rPr>
      </w:pPr>
      <w:r w:rsidRPr="002A1B1D">
        <w:rPr>
          <w:rFonts w:ascii="Arial" w:hAnsi="Arial"/>
        </w:rPr>
        <w:t>IEEE Std C37.108-2002, IEEE Guide for the Protection of Network Transformers</w:t>
      </w:r>
    </w:p>
    <w:p w14:paraId="7E1271B7" w14:textId="77777777" w:rsidR="00A85646" w:rsidRPr="002A1B1D" w:rsidRDefault="00A85646" w:rsidP="00A85646">
      <w:pPr>
        <w:pStyle w:val="upar1"/>
        <w:rPr>
          <w:rFonts w:ascii="Arial" w:hAnsi="Arial"/>
        </w:rPr>
      </w:pPr>
      <w:r w:rsidRPr="002A1B1D">
        <w:rPr>
          <w:rFonts w:ascii="Arial" w:hAnsi="Arial"/>
        </w:rPr>
        <w:t>IEEE Std C57.12.44-2014, IEEE Standard Requirements for Secondary Network Protectors</w:t>
      </w:r>
    </w:p>
    <w:p w14:paraId="24A182E7" w14:textId="77777777" w:rsidR="00A85646" w:rsidRPr="002A1B1D" w:rsidRDefault="00A85646" w:rsidP="00A85646">
      <w:pPr>
        <w:pStyle w:val="upar1"/>
        <w:rPr>
          <w:rFonts w:ascii="Arial" w:hAnsi="Arial"/>
        </w:rPr>
      </w:pPr>
      <w:r w:rsidRPr="002A1B1D">
        <w:rPr>
          <w:rFonts w:ascii="Arial" w:hAnsi="Arial"/>
        </w:rPr>
        <w:lastRenderedPageBreak/>
        <w:t>IEEE Std C62.41.2-2002/Cor 1-2012, IEEE Recommended Practice on Characterization of Surges in Low Voltage (1000V and Less) AC Power Circuits Corrigendum 1: Deletion of Table A.2 and Associated Text</w:t>
      </w:r>
    </w:p>
    <w:p w14:paraId="6327907D" w14:textId="77777777" w:rsidR="00A85646" w:rsidRPr="002A1B1D" w:rsidRDefault="00A85646" w:rsidP="00A85646">
      <w:pPr>
        <w:pStyle w:val="upar1"/>
        <w:rPr>
          <w:rFonts w:ascii="Arial" w:hAnsi="Arial"/>
        </w:rPr>
      </w:pPr>
      <w:r w:rsidRPr="002A1B1D">
        <w:rPr>
          <w:rFonts w:ascii="Arial" w:hAnsi="Arial"/>
        </w:rPr>
        <w:t>IEEE Std C62.45-2002, IEEE Recommended Practice on Surge Testing for Equipment Connected to Low-Voltage (1000V and Less) AC Power Circuits</w:t>
      </w:r>
    </w:p>
    <w:p w14:paraId="7FDEEA91" w14:textId="77777777" w:rsidR="00A85646" w:rsidRPr="002A1B1D" w:rsidRDefault="00A85646" w:rsidP="00A85646">
      <w:pPr>
        <w:pStyle w:val="upar1"/>
        <w:rPr>
          <w:rFonts w:ascii="Arial" w:hAnsi="Arial"/>
        </w:rPr>
      </w:pPr>
      <w:r w:rsidRPr="002A1B1D">
        <w:rPr>
          <w:rFonts w:ascii="Arial" w:hAnsi="Arial"/>
        </w:rPr>
        <w:t>IEEE Std 100-2000, The Authoritative Dictionary of IEEE Standards Terms, Seventh Edition</w:t>
      </w:r>
    </w:p>
    <w:p w14:paraId="25D9B0BE" w14:textId="77777777" w:rsidR="00A85646" w:rsidRPr="002A1B1D" w:rsidRDefault="00A85646" w:rsidP="00A85646">
      <w:pPr>
        <w:pStyle w:val="upar1"/>
        <w:rPr>
          <w:rFonts w:ascii="Arial" w:hAnsi="Arial"/>
        </w:rPr>
      </w:pPr>
      <w:r w:rsidRPr="002A1B1D">
        <w:rPr>
          <w:rFonts w:ascii="Arial" w:hAnsi="Arial"/>
        </w:rPr>
        <w:t>IEEE Std 519-2014, IEEE Recommended Practices and Requirements for Harmonic Control in Electrical Power Systems</w:t>
      </w:r>
    </w:p>
    <w:p w14:paraId="2B5E2A70" w14:textId="77777777" w:rsidR="00A85646" w:rsidRPr="002A1B1D" w:rsidRDefault="00A85646" w:rsidP="00A85646">
      <w:pPr>
        <w:pStyle w:val="upar1"/>
        <w:rPr>
          <w:rFonts w:ascii="Arial" w:hAnsi="Arial"/>
        </w:rPr>
      </w:pPr>
      <w:r w:rsidRPr="002A1B1D">
        <w:rPr>
          <w:rFonts w:ascii="Arial" w:hAnsi="Arial"/>
        </w:rPr>
        <w:t>IEEE Std 1453-2015 IEEE Recommended Practice for the Analysis of Fluctuating Installation on Power Systems</w:t>
      </w:r>
    </w:p>
    <w:p w14:paraId="568ED41E" w14:textId="77777777" w:rsidR="00A85646" w:rsidRPr="002A1B1D" w:rsidRDefault="00A85646" w:rsidP="00A85646">
      <w:pPr>
        <w:pStyle w:val="upar1"/>
        <w:rPr>
          <w:rFonts w:ascii="Arial" w:hAnsi="Arial"/>
        </w:rPr>
      </w:pPr>
      <w:r w:rsidRPr="002A1B1D">
        <w:rPr>
          <w:rFonts w:ascii="Arial" w:hAnsi="Arial"/>
        </w:rPr>
        <w:t>IEEE Std 1547-2018, IEEE Standard for Interconnection and Interoperability of Distributed Energy Resources with Associated Electric Power Systems Interfaces</w:t>
      </w:r>
    </w:p>
    <w:p w14:paraId="406C5D0A" w14:textId="77777777" w:rsidR="00A85646" w:rsidRPr="002A1B1D" w:rsidRDefault="00A85646" w:rsidP="00A85646">
      <w:pPr>
        <w:pStyle w:val="upar1"/>
        <w:rPr>
          <w:rFonts w:ascii="Arial" w:hAnsi="Arial"/>
        </w:rPr>
      </w:pPr>
      <w:r w:rsidRPr="002A1B1D">
        <w:rPr>
          <w:rFonts w:ascii="Arial" w:hAnsi="Arial"/>
        </w:rPr>
        <w:t>IEEE Std 1547.1-2005, IEEE Standard Conformance Test Procedures for Equipment Interconnecting Distributed Resources with Electric Power Systems</w:t>
      </w:r>
    </w:p>
    <w:p w14:paraId="183A0FD1" w14:textId="77777777" w:rsidR="00A85646" w:rsidRPr="002A1B1D" w:rsidRDefault="00A85646" w:rsidP="00A85646">
      <w:pPr>
        <w:pStyle w:val="upar1"/>
        <w:rPr>
          <w:rFonts w:ascii="Arial" w:hAnsi="Arial"/>
        </w:rPr>
      </w:pPr>
      <w:r w:rsidRPr="002A1B1D">
        <w:rPr>
          <w:rFonts w:ascii="Arial" w:hAnsi="Arial"/>
        </w:rPr>
        <w:t>NFPA 70 (2017), National Electrical Code</w:t>
      </w:r>
    </w:p>
    <w:p w14:paraId="183F0F9A" w14:textId="767213EC" w:rsidR="00E87DA0" w:rsidRPr="002A1B1D" w:rsidRDefault="00E87DA0" w:rsidP="00A85646">
      <w:pPr>
        <w:pStyle w:val="upar1"/>
        <w:rPr>
          <w:ins w:id="69" w:author="Author"/>
          <w:rFonts w:ascii="Arial" w:hAnsi="Arial"/>
        </w:rPr>
      </w:pPr>
      <w:ins w:id="70" w:author="Author">
        <w:r w:rsidRPr="002A1B1D">
          <w:rPr>
            <w:rFonts w:ascii="Arial" w:hAnsi="Arial"/>
          </w:rPr>
          <w:t>UL 414 Meter Sockets</w:t>
        </w:r>
        <w:r w:rsidR="00C708EC">
          <w:rPr>
            <w:rFonts w:ascii="Arial" w:hAnsi="Arial"/>
          </w:rPr>
          <w:t>, and its relevant Annexes</w:t>
        </w:r>
        <w:r w:rsidRPr="002A1B1D">
          <w:rPr>
            <w:rFonts w:ascii="Arial" w:hAnsi="Arial"/>
          </w:rPr>
          <w:t>.</w:t>
        </w:r>
      </w:ins>
    </w:p>
    <w:p w14:paraId="067D8DD6" w14:textId="5B885559" w:rsidR="00A85646" w:rsidRPr="002A1B1D" w:rsidRDefault="00A85646" w:rsidP="00A85646">
      <w:pPr>
        <w:pStyle w:val="upar1"/>
        <w:rPr>
          <w:rFonts w:ascii="Arial" w:hAnsi="Arial"/>
        </w:rPr>
      </w:pPr>
      <w:r w:rsidRPr="002A1B1D">
        <w:rPr>
          <w:rFonts w:ascii="Arial" w:hAnsi="Arial"/>
        </w:rPr>
        <w:t>UL 1741 Inverters, Converters, and Controllers for Use in Independent Power Systems</w:t>
      </w:r>
    </w:p>
    <w:p w14:paraId="19B6F41B" w14:textId="77777777" w:rsidR="00A85646" w:rsidRPr="002A1B1D" w:rsidRDefault="00A85646" w:rsidP="00A85646">
      <w:pPr>
        <w:pStyle w:val="upar1"/>
        <w:rPr>
          <w:rFonts w:ascii="Arial" w:hAnsi="Arial"/>
        </w:rPr>
      </w:pPr>
      <w:r w:rsidRPr="002A1B1D">
        <w:rPr>
          <w:rFonts w:ascii="Arial" w:hAnsi="Arial"/>
        </w:rPr>
        <w:t>UL 1741 SA, until January 1, 2022, or until such time new DERs applying for interconnection will comply with IEEE 1547-2018, IEEE Standards for Inverters, Converters, Controllers and Interconnection System Equipment for Use with Distributed Energy Resources</w:t>
      </w:r>
      <w:bookmarkStart w:id="71" w:name="_Toc527616007"/>
    </w:p>
    <w:p w14:paraId="72EA93E6" w14:textId="77777777" w:rsidR="00556299" w:rsidRPr="002A1B1D" w:rsidRDefault="00556299" w:rsidP="00556299">
      <w:pPr>
        <w:pStyle w:val="upar1"/>
        <w:jc w:val="center"/>
        <w:rPr>
          <w:rFonts w:ascii="Arial" w:hAnsi="Arial"/>
        </w:rPr>
      </w:pPr>
      <w:bookmarkStart w:id="72" w:name="_Toc239160154"/>
      <w:bookmarkEnd w:id="71"/>
      <w:r w:rsidRPr="002A1B1D">
        <w:rPr>
          <w:rFonts w:ascii="Arial" w:hAnsi="Arial"/>
        </w:rPr>
        <w:t>*           *           *           *</w:t>
      </w:r>
    </w:p>
    <w:p w14:paraId="2C38D132" w14:textId="77777777" w:rsidR="00556299" w:rsidRPr="002A1B1D" w:rsidRDefault="00556299" w:rsidP="00556299">
      <w:pPr>
        <w:pStyle w:val="upar1"/>
        <w:jc w:val="center"/>
        <w:rPr>
          <w:rFonts w:ascii="Arial" w:hAnsi="Arial"/>
        </w:rPr>
      </w:pPr>
      <w:r w:rsidRPr="002A1B1D">
        <w:rPr>
          <w:rFonts w:ascii="Arial" w:hAnsi="Arial"/>
        </w:rPr>
        <w:t>[</w:t>
      </w:r>
      <w:r w:rsidRPr="002A1B1D">
        <w:rPr>
          <w:rFonts w:ascii="Arial" w:hAnsi="Arial"/>
          <w:spacing w:val="-1"/>
        </w:rPr>
        <w:t>i</w:t>
      </w:r>
      <w:r w:rsidRPr="002A1B1D">
        <w:rPr>
          <w:rFonts w:ascii="Arial" w:hAnsi="Arial"/>
        </w:rPr>
        <w:t>n</w:t>
      </w:r>
      <w:r w:rsidRPr="002A1B1D">
        <w:rPr>
          <w:rFonts w:ascii="Arial" w:hAnsi="Arial"/>
          <w:spacing w:val="2"/>
        </w:rPr>
        <w:t>d</w:t>
      </w:r>
      <w:r w:rsidRPr="002A1B1D">
        <w:rPr>
          <w:rFonts w:ascii="Arial" w:hAnsi="Arial"/>
          <w:spacing w:val="-1"/>
        </w:rPr>
        <w:t>i</w:t>
      </w:r>
      <w:r w:rsidRPr="002A1B1D">
        <w:rPr>
          <w:rFonts w:ascii="Arial" w:hAnsi="Arial"/>
          <w:spacing w:val="1"/>
        </w:rPr>
        <w:t>c</w:t>
      </w:r>
      <w:r w:rsidRPr="002A1B1D">
        <w:rPr>
          <w:rFonts w:ascii="Arial" w:hAnsi="Arial"/>
        </w:rPr>
        <w:t>ates</w:t>
      </w:r>
      <w:r w:rsidRPr="002A1B1D">
        <w:rPr>
          <w:rFonts w:ascii="Arial" w:hAnsi="Arial"/>
          <w:spacing w:val="-5"/>
        </w:rPr>
        <w:t> </w:t>
      </w:r>
      <w:r w:rsidRPr="002A1B1D">
        <w:rPr>
          <w:rFonts w:ascii="Arial" w:hAnsi="Arial"/>
        </w:rPr>
        <w:t>o</w:t>
      </w:r>
      <w:r w:rsidRPr="002A1B1D">
        <w:rPr>
          <w:rFonts w:ascii="Arial" w:hAnsi="Arial"/>
          <w:spacing w:val="4"/>
        </w:rPr>
        <w:t>m</w:t>
      </w:r>
      <w:r w:rsidRPr="002A1B1D">
        <w:rPr>
          <w:rFonts w:ascii="Arial" w:hAnsi="Arial"/>
          <w:spacing w:val="-1"/>
        </w:rPr>
        <w:t>i</w:t>
      </w:r>
      <w:r w:rsidRPr="002A1B1D">
        <w:rPr>
          <w:rFonts w:ascii="Arial" w:hAnsi="Arial"/>
          <w:spacing w:val="1"/>
        </w:rPr>
        <w:t>ss</w:t>
      </w:r>
      <w:r w:rsidRPr="002A1B1D">
        <w:rPr>
          <w:rFonts w:ascii="Arial" w:hAnsi="Arial"/>
          <w:spacing w:val="-1"/>
        </w:rPr>
        <w:t>i</w:t>
      </w:r>
      <w:r w:rsidRPr="002A1B1D">
        <w:rPr>
          <w:rFonts w:ascii="Arial" w:hAnsi="Arial"/>
        </w:rPr>
        <w:t>on</w:t>
      </w:r>
      <w:r w:rsidRPr="002A1B1D">
        <w:rPr>
          <w:rFonts w:ascii="Arial" w:hAnsi="Arial"/>
          <w:spacing w:val="-9"/>
        </w:rPr>
        <w:t> </w:t>
      </w:r>
      <w:r w:rsidRPr="002A1B1D">
        <w:rPr>
          <w:rFonts w:ascii="Arial" w:hAnsi="Arial"/>
        </w:rPr>
        <w:t>of una</w:t>
      </w:r>
      <w:r w:rsidRPr="002A1B1D">
        <w:rPr>
          <w:rFonts w:ascii="Arial" w:hAnsi="Arial"/>
          <w:spacing w:val="2"/>
        </w:rPr>
        <w:t>f</w:t>
      </w:r>
      <w:r w:rsidRPr="002A1B1D">
        <w:rPr>
          <w:rFonts w:ascii="Arial" w:hAnsi="Arial"/>
        </w:rPr>
        <w:t>fe</w:t>
      </w:r>
      <w:r w:rsidRPr="002A1B1D">
        <w:rPr>
          <w:rFonts w:ascii="Arial" w:hAnsi="Arial"/>
          <w:spacing w:val="1"/>
        </w:rPr>
        <w:t>c</w:t>
      </w:r>
      <w:r w:rsidRPr="002A1B1D">
        <w:rPr>
          <w:rFonts w:ascii="Arial" w:hAnsi="Arial"/>
        </w:rPr>
        <w:t>ted</w:t>
      </w:r>
      <w:r w:rsidRPr="002A1B1D">
        <w:rPr>
          <w:rFonts w:ascii="Arial" w:hAnsi="Arial"/>
          <w:spacing w:val="-10"/>
        </w:rPr>
        <w:t> </w:t>
      </w:r>
      <w:r w:rsidRPr="002A1B1D">
        <w:rPr>
          <w:rFonts w:ascii="Arial" w:hAnsi="Arial"/>
          <w:spacing w:val="1"/>
        </w:rPr>
        <w:t>r</w:t>
      </w:r>
      <w:r w:rsidRPr="002A1B1D">
        <w:rPr>
          <w:rFonts w:ascii="Arial" w:hAnsi="Arial"/>
          <w:spacing w:val="2"/>
        </w:rPr>
        <w:t>u</w:t>
      </w:r>
      <w:r w:rsidRPr="002A1B1D">
        <w:rPr>
          <w:rFonts w:ascii="Arial" w:hAnsi="Arial"/>
          <w:spacing w:val="-1"/>
        </w:rPr>
        <w:t>l</w:t>
      </w:r>
      <w:r w:rsidRPr="002A1B1D">
        <w:rPr>
          <w:rFonts w:ascii="Arial" w:hAnsi="Arial"/>
        </w:rPr>
        <w:t>e</w:t>
      </w:r>
      <w:r w:rsidRPr="002A1B1D">
        <w:rPr>
          <w:rFonts w:ascii="Arial" w:hAnsi="Arial"/>
          <w:spacing w:val="1"/>
        </w:rPr>
        <w:t>s</w:t>
      </w:r>
      <w:r w:rsidRPr="002A1B1D">
        <w:rPr>
          <w:rFonts w:ascii="Arial" w:hAnsi="Arial"/>
        </w:rPr>
        <w:t>]</w:t>
      </w:r>
    </w:p>
    <w:p w14:paraId="511AB6EF" w14:textId="6FA08AA0" w:rsidR="00A85646" w:rsidRPr="004652D9" w:rsidRDefault="00A85646" w:rsidP="004652D9">
      <w:pPr>
        <w:pStyle w:val="Heading3"/>
        <w:rPr>
          <w:rFonts w:ascii="Arial" w:hAnsi="Arial"/>
        </w:rPr>
      </w:pPr>
      <w:r w:rsidRPr="004652D9">
        <w:rPr>
          <w:rFonts w:ascii="Arial" w:hAnsi="Arial"/>
        </w:rPr>
        <w:t>3859.</w:t>
      </w:r>
      <w:r w:rsidRPr="004652D9">
        <w:rPr>
          <w:rFonts w:ascii="Arial" w:hAnsi="Arial"/>
        </w:rPr>
        <w:tab/>
      </w:r>
      <w:del w:id="73" w:author="Author">
        <w:r w:rsidRPr="004652D9" w:rsidDel="00556299">
          <w:rPr>
            <w:rFonts w:ascii="Arial" w:hAnsi="Arial"/>
          </w:rPr>
          <w:delText>Filing of Interconnection Manual.</w:delText>
        </w:r>
      </w:del>
      <w:bookmarkEnd w:id="72"/>
      <w:ins w:id="74" w:author="Author">
        <w:r w:rsidR="00556299" w:rsidRPr="004652D9">
          <w:rPr>
            <w:rFonts w:ascii="Arial" w:hAnsi="Arial"/>
          </w:rPr>
          <w:t>Meter Collar Adapters</w:t>
        </w:r>
        <w:r w:rsidR="004B1BE4" w:rsidRPr="004652D9">
          <w:rPr>
            <w:rFonts w:ascii="Arial" w:hAnsi="Arial"/>
          </w:rPr>
          <w:t>.</w:t>
        </w:r>
      </w:ins>
    </w:p>
    <w:p w14:paraId="08E8E1D8" w14:textId="0AFD377B" w:rsidR="00A85646" w:rsidRPr="002A1B1D" w:rsidDel="00DF7776" w:rsidRDefault="00A85646" w:rsidP="00A85646">
      <w:pPr>
        <w:pStyle w:val="upar1"/>
        <w:rPr>
          <w:del w:id="75" w:author="Author"/>
          <w:rFonts w:ascii="Arial" w:hAnsi="Arial"/>
        </w:rPr>
      </w:pPr>
      <w:del w:id="76" w:author="Author">
        <w:r w:rsidRPr="002A1B1D" w:rsidDel="00556299">
          <w:rPr>
            <w:rFonts w:ascii="Arial" w:hAnsi="Arial"/>
          </w:rPr>
          <w:delText xml:space="preserve">No later than 90 calendar days after the effective date of these rules, each utility subject to these rules, except a cooperative electric association that has voted to exempt itself from regulation pursuant to C.R.S. § 40-9.5-103, shall file its Interconnection Manual with the Commission in a miscellaneous proceeding opened by the Commission for that </w:delText>
        </w:r>
        <w:r w:rsidRPr="002A1B1D" w:rsidDel="00556299">
          <w:rPr>
            <w:rFonts w:ascii="Arial" w:hAnsi="Arial"/>
          </w:rPr>
          <w:lastRenderedPageBreak/>
          <w:delText>purpose.  This filing enables the Commission to ensure the terms and conditions contained in the Interconnection Manual are just, reasonable, and not unduly discriminatory.  This information should include an electronic link to the utility’s filing, along with the date on which it was last updated.  The utility shall update this information within 30 days after any material changes have been made to its manual.  Utilities shall establish an internal process of acquiring timely feedback from stakeholders regarding the material changes provided within the Notice.  Each time the utility updates the Interconnection Manual, the utility shall make available a redline highlighting the changes.</w:delText>
        </w:r>
      </w:del>
    </w:p>
    <w:p w14:paraId="33025CBF" w14:textId="2FA6481F" w:rsidR="004620C7" w:rsidRPr="002A1B1D" w:rsidDel="00DF7776" w:rsidRDefault="00A85646" w:rsidP="004620C7">
      <w:pPr>
        <w:pStyle w:val="upar1"/>
        <w:rPr>
          <w:ins w:id="77" w:author="Author"/>
          <w:del w:id="78" w:author="Author"/>
          <w:rFonts w:ascii="Arial" w:hAnsi="Arial"/>
        </w:rPr>
      </w:pPr>
      <w:del w:id="79" w:author="Author">
        <w:r w:rsidRPr="002A1B1D" w:rsidDel="00556299">
          <w:rPr>
            <w:rFonts w:ascii="Arial" w:hAnsi="Arial"/>
          </w:rPr>
          <w:delText>Each utility, including cooperative electric associations, shall also provide, on its web site, interconnection standards or other technical guidance not included in, but that are consistent with, these procedures</w:delText>
        </w:r>
        <w:r w:rsidR="004620C7" w:rsidRPr="002A1B1D" w:rsidDel="004620C7">
          <w:rPr>
            <w:rFonts w:ascii="Arial" w:hAnsi="Arial"/>
          </w:rPr>
          <w:delText>.</w:delText>
        </w:r>
      </w:del>
    </w:p>
    <w:p w14:paraId="7C385B73" w14:textId="36976AA2" w:rsidR="00566C57" w:rsidRPr="00DF7776" w:rsidRDefault="004620C7" w:rsidP="00DF7776">
      <w:pPr>
        <w:pStyle w:val="par1"/>
        <w:rPr>
          <w:ins w:id="80" w:author="Author"/>
          <w:rFonts w:ascii="Arial" w:hAnsi="Arial"/>
          <w:rPrChange w:id="81" w:author="Author">
            <w:rPr>
              <w:ins w:id="82" w:author="Author"/>
            </w:rPr>
          </w:rPrChange>
        </w:rPr>
      </w:pPr>
      <w:ins w:id="83" w:author="Author">
        <w:r w:rsidRPr="00DF7776">
          <w:rPr>
            <w:rFonts w:ascii="Arial" w:hAnsi="Arial"/>
            <w:rPrChange w:id="84" w:author="Author">
              <w:rPr/>
            </w:rPrChange>
          </w:rPr>
          <w:t>(a)</w:t>
        </w:r>
        <w:r w:rsidRPr="00DF7776">
          <w:rPr>
            <w:rFonts w:ascii="Arial" w:hAnsi="Arial"/>
            <w:rPrChange w:id="85" w:author="Author">
              <w:rPr/>
            </w:rPrChange>
          </w:rPr>
          <w:tab/>
          <w:t xml:space="preserve">Each utility shall allow for </w:t>
        </w:r>
        <w:r w:rsidR="00CE369E" w:rsidRPr="00DF7776">
          <w:rPr>
            <w:rFonts w:ascii="Arial" w:hAnsi="Arial"/>
            <w:rPrChange w:id="86" w:author="Author">
              <w:rPr/>
            </w:rPrChange>
          </w:rPr>
          <w:t>the</w:t>
        </w:r>
        <w:r w:rsidRPr="00DF7776">
          <w:rPr>
            <w:rFonts w:ascii="Arial" w:hAnsi="Arial"/>
            <w:rPrChange w:id="87" w:author="Author">
              <w:rPr/>
            </w:rPrChange>
          </w:rPr>
          <w:t xml:space="preserve"> use of a meter collar adapter to permit the interconnection of distributed energy resources and for electrical isolation of the customer’s site for energy backup purposes</w:t>
        </w:r>
        <w:bookmarkEnd w:id="17"/>
        <w:bookmarkEnd w:id="18"/>
        <w:bookmarkEnd w:id="19"/>
        <w:bookmarkEnd w:id="20"/>
        <w:r w:rsidR="00566C57" w:rsidRPr="00DF7776">
          <w:rPr>
            <w:rFonts w:ascii="Arial" w:hAnsi="Arial"/>
            <w:rPrChange w:id="88" w:author="Author">
              <w:rPr/>
            </w:rPrChange>
          </w:rPr>
          <w:t xml:space="preserve">. </w:t>
        </w:r>
        <w:r w:rsidR="002A1B1D" w:rsidRPr="00DF7776">
          <w:rPr>
            <w:rFonts w:ascii="Arial" w:hAnsi="Arial"/>
            <w:rPrChange w:id="89" w:author="Author">
              <w:rPr/>
            </w:rPrChange>
          </w:rPr>
          <w:t xml:space="preserve"> </w:t>
        </w:r>
        <w:r w:rsidR="00C1642C" w:rsidRPr="00DF7776">
          <w:rPr>
            <w:rFonts w:ascii="Arial" w:hAnsi="Arial"/>
            <w:rPrChange w:id="90" w:author="Author">
              <w:rPr/>
            </w:rPrChange>
          </w:rPr>
          <w:t>T</w:t>
        </w:r>
        <w:r w:rsidR="00FF260E" w:rsidRPr="00DF7776">
          <w:rPr>
            <w:rFonts w:ascii="Arial" w:hAnsi="Arial"/>
            <w:rPrChange w:id="91" w:author="Author">
              <w:rPr/>
            </w:rPrChange>
          </w:rPr>
          <w:t>he utility may require, at no additional cost to the interconnecting customer, the installation of the meter collar adapter to be performed by the utility o</w:t>
        </w:r>
        <w:r w:rsidR="00DE78E6" w:rsidRPr="00DF7776">
          <w:rPr>
            <w:rFonts w:ascii="Arial" w:hAnsi="Arial"/>
            <w:rPrChange w:id="92" w:author="Author">
              <w:rPr/>
            </w:rPrChange>
          </w:rPr>
          <w:t>r</w:t>
        </w:r>
        <w:r w:rsidR="00FF260E" w:rsidRPr="00DF7776">
          <w:rPr>
            <w:rFonts w:ascii="Arial" w:hAnsi="Arial"/>
            <w:rPrChange w:id="93" w:author="Author">
              <w:rPr/>
            </w:rPrChange>
          </w:rPr>
          <w:t xml:space="preserve"> a licensed electrical contractor or other third party approved by the utility. </w:t>
        </w:r>
        <w:r w:rsidR="002A1B1D" w:rsidRPr="00DF7776">
          <w:rPr>
            <w:rFonts w:ascii="Arial" w:hAnsi="Arial"/>
            <w:rPrChange w:id="94" w:author="Author">
              <w:rPr/>
            </w:rPrChange>
          </w:rPr>
          <w:t xml:space="preserve"> </w:t>
        </w:r>
        <w:r w:rsidR="00FF260E" w:rsidRPr="00DF7776">
          <w:rPr>
            <w:rFonts w:ascii="Arial" w:hAnsi="Arial"/>
            <w:rPrChange w:id="95" w:author="Author">
              <w:rPr/>
            </w:rPrChange>
          </w:rPr>
          <w:t xml:space="preserve">The interconnection customer is responsible for </w:t>
        </w:r>
        <w:r w:rsidR="00F54A6E" w:rsidRPr="00DF7776">
          <w:rPr>
            <w:rFonts w:ascii="Arial" w:hAnsi="Arial"/>
            <w:rPrChange w:id="96" w:author="Author">
              <w:rPr/>
            </w:rPrChange>
          </w:rPr>
          <w:t>any necessary costs to relocate</w:t>
        </w:r>
        <w:r w:rsidR="00FF260E" w:rsidRPr="00DF7776">
          <w:rPr>
            <w:rFonts w:ascii="Arial" w:hAnsi="Arial"/>
            <w:rPrChange w:id="97" w:author="Author">
              <w:rPr/>
            </w:rPrChange>
          </w:rPr>
          <w:t xml:space="preserve"> the meter enclosure or </w:t>
        </w:r>
        <w:r w:rsidR="00F54A6E" w:rsidRPr="00DF7776">
          <w:rPr>
            <w:rFonts w:ascii="Arial" w:hAnsi="Arial"/>
            <w:rPrChange w:id="98" w:author="Author">
              <w:rPr/>
            </w:rPrChange>
          </w:rPr>
          <w:t>replace</w:t>
        </w:r>
        <w:r w:rsidR="00FF260E" w:rsidRPr="00DF7776">
          <w:rPr>
            <w:rFonts w:ascii="Arial" w:hAnsi="Arial"/>
            <w:rPrChange w:id="99" w:author="Author">
              <w:rPr/>
            </w:rPrChange>
          </w:rPr>
          <w:t xml:space="preserve"> the meter housing.</w:t>
        </w:r>
      </w:ins>
    </w:p>
    <w:p w14:paraId="7E0EBB3A" w14:textId="7C012BCF" w:rsidR="00566C57" w:rsidRPr="002A1B1D" w:rsidRDefault="00566C57" w:rsidP="002A1B1D">
      <w:pPr>
        <w:pStyle w:val="par1"/>
        <w:rPr>
          <w:rFonts w:ascii="Arial" w:hAnsi="Arial"/>
        </w:rPr>
      </w:pPr>
      <w:ins w:id="100" w:author="Author">
        <w:r w:rsidRPr="002A1B1D">
          <w:rPr>
            <w:rFonts w:ascii="Arial" w:hAnsi="Arial"/>
          </w:rPr>
          <w:t>(b)</w:t>
        </w:r>
        <w:r w:rsidRPr="002A1B1D">
          <w:rPr>
            <w:rFonts w:ascii="Arial" w:hAnsi="Arial"/>
          </w:rPr>
          <w:tab/>
          <w:t>The utility shall maintain a list of at least one approved meter collar adapter</w:t>
        </w:r>
        <w:r w:rsidR="00EB3235" w:rsidRPr="002A1B1D">
          <w:rPr>
            <w:rFonts w:ascii="Arial" w:hAnsi="Arial"/>
          </w:rPr>
          <w:t xml:space="preserve"> on its website in accordance with paragraph 3853(s)</w:t>
        </w:r>
        <w:r w:rsidRPr="002A1B1D">
          <w:rPr>
            <w:rFonts w:ascii="Arial" w:hAnsi="Arial"/>
          </w:rPr>
          <w:t xml:space="preserve">. </w:t>
        </w:r>
        <w:r w:rsidR="007F5E15">
          <w:rPr>
            <w:rFonts w:ascii="Arial" w:hAnsi="Arial"/>
          </w:rPr>
          <w:t xml:space="preserve"> </w:t>
        </w:r>
      </w:ins>
      <w:r w:rsidRPr="002A1B1D">
        <w:rPr>
          <w:rFonts w:ascii="Arial" w:hAnsi="Arial"/>
        </w:rPr>
        <w:t>The utility shall approve a meter collar adapter</w:t>
      </w:r>
      <w:r w:rsidR="00DE1777" w:rsidRPr="002A1B1D">
        <w:rPr>
          <w:rFonts w:ascii="Arial" w:hAnsi="Arial"/>
        </w:rPr>
        <w:t xml:space="preserve"> submitted for review by its manufacturer</w:t>
      </w:r>
      <w:r w:rsidRPr="002A1B1D">
        <w:rPr>
          <w:rFonts w:ascii="Arial" w:hAnsi="Arial"/>
        </w:rPr>
        <w:t xml:space="preserve"> </w:t>
      </w:r>
      <w:r w:rsidR="00DE1777" w:rsidRPr="002A1B1D">
        <w:rPr>
          <w:rFonts w:ascii="Arial" w:hAnsi="Arial"/>
        </w:rPr>
        <w:t>if it</w:t>
      </w:r>
      <w:r w:rsidRPr="002A1B1D">
        <w:rPr>
          <w:rFonts w:ascii="Arial" w:hAnsi="Arial"/>
        </w:rPr>
        <w:t>:</w:t>
      </w:r>
    </w:p>
    <w:p w14:paraId="0FA988F3" w14:textId="64092FA5" w:rsidR="00566C57" w:rsidRPr="002A1B1D" w:rsidRDefault="00DE1777" w:rsidP="002A1B1D">
      <w:pPr>
        <w:pStyle w:val="par2"/>
        <w:rPr>
          <w:rFonts w:ascii="Arial" w:hAnsi="Arial"/>
        </w:rPr>
      </w:pPr>
      <w:r w:rsidRPr="002A1B1D">
        <w:rPr>
          <w:rFonts w:ascii="Arial" w:hAnsi="Arial"/>
        </w:rPr>
        <w:t>(I)</w:t>
      </w:r>
      <w:r w:rsidRPr="002A1B1D">
        <w:rPr>
          <w:rFonts w:ascii="Arial" w:hAnsi="Arial"/>
        </w:rPr>
        <w:tab/>
        <w:t>i</w:t>
      </w:r>
      <w:r w:rsidR="00566C57" w:rsidRPr="002A1B1D">
        <w:rPr>
          <w:rFonts w:ascii="Arial" w:hAnsi="Arial"/>
        </w:rPr>
        <w:t>s certified for compliance with the standards referenced in UL 414, including its appliable annexes</w:t>
      </w:r>
      <w:r w:rsidRPr="002A1B1D">
        <w:rPr>
          <w:rFonts w:ascii="Arial" w:hAnsi="Arial"/>
        </w:rPr>
        <w:t>;</w:t>
      </w:r>
    </w:p>
    <w:p w14:paraId="168EA17A" w14:textId="308136A4" w:rsidR="00566C57" w:rsidRPr="002A1B1D" w:rsidRDefault="00DE1777" w:rsidP="002A1B1D">
      <w:pPr>
        <w:pStyle w:val="par2"/>
        <w:rPr>
          <w:rFonts w:ascii="Arial" w:hAnsi="Arial"/>
        </w:rPr>
      </w:pPr>
      <w:r w:rsidRPr="002A1B1D">
        <w:rPr>
          <w:rFonts w:ascii="Arial" w:hAnsi="Arial"/>
        </w:rPr>
        <w:t>(II)</w:t>
      </w:r>
      <w:r w:rsidRPr="002A1B1D">
        <w:rPr>
          <w:rFonts w:ascii="Arial" w:hAnsi="Arial"/>
        </w:rPr>
        <w:tab/>
        <w:t>i</w:t>
      </w:r>
      <w:r w:rsidR="00566C57" w:rsidRPr="002A1B1D">
        <w:rPr>
          <w:rFonts w:ascii="Arial" w:hAnsi="Arial"/>
        </w:rPr>
        <w:t>s physically and electrically compatible with the UL listings of existing equipment at the installation location and meets all National Electric Code clearance and safety standards</w:t>
      </w:r>
      <w:r w:rsidRPr="002A1B1D">
        <w:rPr>
          <w:rFonts w:ascii="Arial" w:hAnsi="Arial"/>
        </w:rPr>
        <w:t>;</w:t>
      </w:r>
    </w:p>
    <w:p w14:paraId="65DA9D79" w14:textId="7B98B39B" w:rsidR="00566C57" w:rsidRPr="002A1B1D" w:rsidRDefault="00DE1777" w:rsidP="002A1B1D">
      <w:pPr>
        <w:pStyle w:val="par2"/>
        <w:rPr>
          <w:rFonts w:ascii="Arial" w:hAnsi="Arial"/>
        </w:rPr>
      </w:pPr>
      <w:r w:rsidRPr="002A1B1D">
        <w:rPr>
          <w:rFonts w:ascii="Arial" w:hAnsi="Arial"/>
        </w:rPr>
        <w:t>(III)</w:t>
      </w:r>
      <w:r w:rsidRPr="002A1B1D">
        <w:rPr>
          <w:rFonts w:ascii="Arial" w:hAnsi="Arial"/>
        </w:rPr>
        <w:tab/>
        <w:t>i</w:t>
      </w:r>
      <w:r w:rsidR="00566C57" w:rsidRPr="002A1B1D">
        <w:rPr>
          <w:rFonts w:ascii="Arial" w:hAnsi="Arial"/>
        </w:rPr>
        <w:t>s rated adequately for the connected equipment that is used for purposes of solar, battery storage technology, electric vehicle charging, or energy efficiency measures</w:t>
      </w:r>
      <w:r w:rsidRPr="002A1B1D">
        <w:rPr>
          <w:rFonts w:ascii="Arial" w:hAnsi="Arial"/>
        </w:rPr>
        <w:t>; and</w:t>
      </w:r>
    </w:p>
    <w:p w14:paraId="4EC8FB1C" w14:textId="7A236B93" w:rsidR="006D2CD9" w:rsidRPr="002A1B1D" w:rsidRDefault="00DE1777" w:rsidP="002A1B1D">
      <w:pPr>
        <w:pStyle w:val="par2"/>
        <w:rPr>
          <w:rFonts w:ascii="Arial" w:hAnsi="Arial"/>
        </w:rPr>
      </w:pPr>
      <w:r w:rsidRPr="002A1B1D">
        <w:rPr>
          <w:rFonts w:ascii="Arial" w:hAnsi="Arial"/>
        </w:rPr>
        <w:lastRenderedPageBreak/>
        <w:t>(IV)</w:t>
      </w:r>
      <w:r w:rsidRPr="002A1B1D">
        <w:rPr>
          <w:rFonts w:ascii="Arial" w:hAnsi="Arial"/>
        </w:rPr>
        <w:tab/>
        <w:t>does not compromise the structural integrity of the meter enclosure or interfere with safe meter operation</w:t>
      </w:r>
      <w:r w:rsidR="006D2CD9" w:rsidRPr="002A1B1D">
        <w:rPr>
          <w:rFonts w:ascii="Arial" w:hAnsi="Arial"/>
        </w:rPr>
        <w:t xml:space="preserve">, considering that the installation of the meter collar adapter may require the relocation of the meter enclosure or replacement of the meter housing. </w:t>
      </w:r>
    </w:p>
    <w:p w14:paraId="2AADDCF8" w14:textId="0799A130" w:rsidR="00DE1777" w:rsidRPr="002A1B1D" w:rsidRDefault="00DE1777" w:rsidP="002A1B1D">
      <w:pPr>
        <w:pStyle w:val="par1"/>
        <w:rPr>
          <w:rFonts w:ascii="Arial" w:hAnsi="Arial"/>
        </w:rPr>
      </w:pPr>
      <w:r w:rsidRPr="002A1B1D">
        <w:rPr>
          <w:rFonts w:ascii="Arial" w:hAnsi="Arial"/>
        </w:rPr>
        <w:t>(c)</w:t>
      </w:r>
      <w:r w:rsidRPr="002A1B1D">
        <w:rPr>
          <w:rFonts w:ascii="Arial" w:hAnsi="Arial"/>
        </w:rPr>
        <w:tab/>
        <w:t>If the utility determines a meter collar adapter fails to meet the requirements for approval in paragraph 3859(b), the utility shall provide written notice to its manufacturer explaining why the adapter fails to meet the requirements in paragraph 3959(b)</w:t>
      </w:r>
      <w:r w:rsidR="006D2CD9" w:rsidRPr="002A1B1D">
        <w:rPr>
          <w:rFonts w:ascii="Arial" w:hAnsi="Arial"/>
        </w:rPr>
        <w:t xml:space="preserve"> and contrasting the </w:t>
      </w:r>
      <w:r w:rsidR="00B71785" w:rsidRPr="002A1B1D">
        <w:rPr>
          <w:rFonts w:ascii="Arial" w:hAnsi="Arial"/>
        </w:rPr>
        <w:t>rejected</w:t>
      </w:r>
      <w:r w:rsidR="006D2CD9" w:rsidRPr="002A1B1D">
        <w:rPr>
          <w:rFonts w:ascii="Arial" w:hAnsi="Arial"/>
        </w:rPr>
        <w:t xml:space="preserve"> meter collar adapter to the meter collar adapter</w:t>
      </w:r>
      <w:r w:rsidR="00B71785" w:rsidRPr="002A1B1D">
        <w:rPr>
          <w:rFonts w:ascii="Arial" w:hAnsi="Arial"/>
        </w:rPr>
        <w:t>(</w:t>
      </w:r>
      <w:r w:rsidR="006D2CD9" w:rsidRPr="002A1B1D">
        <w:rPr>
          <w:rFonts w:ascii="Arial" w:hAnsi="Arial"/>
        </w:rPr>
        <w:t>s</w:t>
      </w:r>
      <w:r w:rsidR="00B71785" w:rsidRPr="002A1B1D">
        <w:rPr>
          <w:rFonts w:ascii="Arial" w:hAnsi="Arial"/>
        </w:rPr>
        <w:t>)</w:t>
      </w:r>
      <w:r w:rsidR="006D2CD9" w:rsidRPr="002A1B1D">
        <w:rPr>
          <w:rFonts w:ascii="Arial" w:hAnsi="Arial"/>
        </w:rPr>
        <w:t xml:space="preserve"> approved by the utility.</w:t>
      </w:r>
      <w:r w:rsidR="00502841" w:rsidRPr="00502841">
        <w:rPr>
          <w:rFonts w:ascii="Arial" w:hAnsi="Arial"/>
        </w:rPr>
        <w:t xml:space="preserve"> </w:t>
      </w:r>
      <w:r w:rsidR="00502841" w:rsidRPr="002A1B1D">
        <w:rPr>
          <w:rFonts w:ascii="Arial" w:hAnsi="Arial"/>
        </w:rPr>
        <w:t>an interconnection customer to request and install a meter collar adapter</w:t>
      </w:r>
    </w:p>
    <w:p w14:paraId="6D6EFA8C" w14:textId="27CC5855" w:rsidR="00502841" w:rsidRDefault="00FF260E" w:rsidP="00502841">
      <w:pPr>
        <w:pStyle w:val="par1"/>
        <w:rPr>
          <w:rFonts w:ascii="Arial" w:hAnsi="Arial"/>
        </w:rPr>
      </w:pPr>
      <w:r w:rsidRPr="002A1B1D">
        <w:rPr>
          <w:rFonts w:ascii="Arial" w:hAnsi="Arial"/>
        </w:rPr>
        <w:t>(d)</w:t>
      </w:r>
      <w:r w:rsidRPr="002A1B1D">
        <w:rPr>
          <w:rFonts w:ascii="Arial" w:hAnsi="Arial"/>
        </w:rPr>
        <w:tab/>
      </w:r>
      <w:r w:rsidR="00CE369E" w:rsidRPr="002A1B1D">
        <w:rPr>
          <w:rFonts w:ascii="Arial" w:hAnsi="Arial"/>
        </w:rPr>
        <w:t xml:space="preserve">The utility review process for approving </w:t>
      </w:r>
      <w:r w:rsidR="006D2CD9" w:rsidRPr="002A1B1D">
        <w:rPr>
          <w:rFonts w:ascii="Arial" w:hAnsi="Arial"/>
        </w:rPr>
        <w:t xml:space="preserve">or rejecting </w:t>
      </w:r>
      <w:r w:rsidR="00CE369E" w:rsidRPr="002A1B1D">
        <w:rPr>
          <w:rFonts w:ascii="Arial" w:hAnsi="Arial"/>
        </w:rPr>
        <w:t>a meter collar adapter must be complete</w:t>
      </w:r>
      <w:r w:rsidR="00B71785" w:rsidRPr="002A1B1D">
        <w:rPr>
          <w:rFonts w:ascii="Arial" w:hAnsi="Arial"/>
        </w:rPr>
        <w:t xml:space="preserve">, including the provision of notice pursuant to paragraph 3859(c), </w:t>
      </w:r>
      <w:r w:rsidR="00CE369E" w:rsidRPr="002A1B1D">
        <w:rPr>
          <w:rFonts w:ascii="Arial" w:hAnsi="Arial"/>
        </w:rPr>
        <w:t>within 90 days after the manufacturer submits a request to the utility for its review.</w:t>
      </w:r>
      <w:r w:rsidR="00EE0020" w:rsidRPr="002A1B1D">
        <w:rPr>
          <w:rFonts w:ascii="Arial" w:hAnsi="Arial"/>
        </w:rPr>
        <w:t xml:space="preserve"> </w:t>
      </w:r>
      <w:r w:rsidR="002A1B1D">
        <w:rPr>
          <w:rFonts w:ascii="Arial" w:hAnsi="Arial"/>
        </w:rPr>
        <w:t xml:space="preserve"> </w:t>
      </w:r>
      <w:r w:rsidR="00EE0020" w:rsidRPr="002A1B1D">
        <w:rPr>
          <w:rFonts w:ascii="Arial" w:hAnsi="Arial"/>
        </w:rPr>
        <w:t>A manufacturer seeking the Commission to resolve any disputes concerning the substance or procedures involved in the approval process for a meter collar adapter may file a formal complaint in accordance with rule 1302.</w:t>
      </w:r>
    </w:p>
    <w:p w14:paraId="21765389" w14:textId="1DCCDEB2" w:rsidR="00CA0D16" w:rsidRDefault="00CA0D16" w:rsidP="00CA0D16">
      <w:pPr>
        <w:pStyle w:val="par1"/>
        <w:rPr>
          <w:rFonts w:ascii="Arial" w:hAnsi="Arial"/>
        </w:rPr>
      </w:pPr>
      <w:r w:rsidRPr="002A1B1D">
        <w:rPr>
          <w:rFonts w:ascii="Arial" w:hAnsi="Arial"/>
        </w:rPr>
        <w:t>(</w:t>
      </w:r>
      <w:r>
        <w:rPr>
          <w:rFonts w:ascii="Arial" w:hAnsi="Arial"/>
        </w:rPr>
        <w:t>e</w:t>
      </w:r>
      <w:r w:rsidRPr="002A1B1D">
        <w:rPr>
          <w:rFonts w:ascii="Arial" w:hAnsi="Arial"/>
        </w:rPr>
        <w:t>)</w:t>
      </w:r>
      <w:r w:rsidRPr="002A1B1D">
        <w:rPr>
          <w:rFonts w:ascii="Arial" w:hAnsi="Arial"/>
        </w:rPr>
        <w:tab/>
        <w:t>The utility</w:t>
      </w:r>
      <w:r>
        <w:rPr>
          <w:rFonts w:ascii="Arial" w:hAnsi="Arial"/>
        </w:rPr>
        <w:t xml:space="preserve"> must update its website to provide </w:t>
      </w:r>
      <w:r w:rsidRPr="002A1B1D">
        <w:rPr>
          <w:rFonts w:ascii="Arial" w:hAnsi="Arial" w:cs="Arial"/>
        </w:rPr>
        <w:t>information on the review process by which a manufacturer of a meter collar adapter can seek the utility’s approval for its installation in the utility’s service territory</w:t>
      </w:r>
      <w:r w:rsidRPr="002A1B1D">
        <w:rPr>
          <w:rFonts w:ascii="Arial" w:hAnsi="Arial"/>
        </w:rPr>
        <w:t xml:space="preserve"> review</w:t>
      </w:r>
      <w:r>
        <w:rPr>
          <w:rFonts w:ascii="Arial" w:hAnsi="Arial"/>
        </w:rPr>
        <w:t xml:space="preserve"> as required by paragraphs</w:t>
      </w:r>
      <w:r w:rsidRPr="00CA0D16">
        <w:rPr>
          <w:rFonts w:ascii="Arial" w:hAnsi="Arial"/>
        </w:rPr>
        <w:t xml:space="preserve"> </w:t>
      </w:r>
      <w:r w:rsidRPr="002A1B1D">
        <w:rPr>
          <w:rFonts w:ascii="Arial" w:hAnsi="Arial"/>
        </w:rPr>
        <w:t>3853(s)</w:t>
      </w:r>
      <w:r>
        <w:rPr>
          <w:rFonts w:ascii="Arial" w:hAnsi="Arial"/>
        </w:rPr>
        <w:t xml:space="preserve"> and 3859(d) </w:t>
      </w:r>
      <w:r w:rsidRPr="002A1B1D">
        <w:rPr>
          <w:rFonts w:ascii="Arial" w:hAnsi="Arial"/>
        </w:rPr>
        <w:t xml:space="preserve">no </w:t>
      </w:r>
      <w:r>
        <w:rPr>
          <w:rFonts w:ascii="Arial" w:hAnsi="Arial"/>
        </w:rPr>
        <w:t>later</w:t>
      </w:r>
      <w:r w:rsidRPr="002A1B1D">
        <w:rPr>
          <w:rFonts w:ascii="Arial" w:hAnsi="Arial"/>
        </w:rPr>
        <w:t xml:space="preserve"> </w:t>
      </w:r>
      <w:r>
        <w:rPr>
          <w:rFonts w:ascii="Arial" w:hAnsi="Arial"/>
        </w:rPr>
        <w:t>than</w:t>
      </w:r>
      <w:r w:rsidRPr="002A1B1D">
        <w:rPr>
          <w:rFonts w:ascii="Arial" w:hAnsi="Arial"/>
        </w:rPr>
        <w:t xml:space="preserve"> 30 days</w:t>
      </w:r>
      <w:r>
        <w:rPr>
          <w:rFonts w:ascii="Arial" w:hAnsi="Arial"/>
        </w:rPr>
        <w:t xml:space="preserve"> following the effective date of these rules</w:t>
      </w:r>
      <w:r w:rsidRPr="002A1B1D">
        <w:rPr>
          <w:rFonts w:ascii="Arial" w:hAnsi="Arial"/>
        </w:rPr>
        <w:t>.</w:t>
      </w:r>
      <w:r>
        <w:rPr>
          <w:rFonts w:ascii="Arial" w:hAnsi="Arial"/>
        </w:rPr>
        <w:t xml:space="preserve"> </w:t>
      </w:r>
      <w:ins w:id="101" w:author="Author">
        <w:r w:rsidR="001805FF">
          <w:rPr>
            <w:rFonts w:ascii="Arial" w:hAnsi="Arial"/>
          </w:rPr>
          <w:t xml:space="preserve"> </w:t>
        </w:r>
      </w:ins>
      <w:r>
        <w:rPr>
          <w:rFonts w:ascii="Arial" w:hAnsi="Arial"/>
        </w:rPr>
        <w:t>Notice to the Commission regarding the utility’s compliance with this requirement shall be included in the tariff filing required by paragraph 3859(h).</w:t>
      </w:r>
    </w:p>
    <w:p w14:paraId="2FC25C27" w14:textId="31A677D7" w:rsidR="00FF260E" w:rsidRPr="002A1B1D" w:rsidRDefault="00CE369E" w:rsidP="002A1B1D">
      <w:pPr>
        <w:pStyle w:val="par1"/>
        <w:rPr>
          <w:rFonts w:ascii="Arial" w:hAnsi="Arial"/>
        </w:rPr>
      </w:pPr>
      <w:r w:rsidRPr="002A1B1D">
        <w:rPr>
          <w:rFonts w:ascii="Arial" w:hAnsi="Arial"/>
        </w:rPr>
        <w:t>(</w:t>
      </w:r>
      <w:r w:rsidR="00CA0D16">
        <w:rPr>
          <w:rFonts w:ascii="Arial" w:hAnsi="Arial"/>
        </w:rPr>
        <w:t>f</w:t>
      </w:r>
      <w:r w:rsidRPr="002A1B1D">
        <w:rPr>
          <w:rFonts w:ascii="Arial" w:hAnsi="Arial"/>
        </w:rPr>
        <w:t>)</w:t>
      </w:r>
      <w:r w:rsidRPr="002A1B1D">
        <w:rPr>
          <w:rFonts w:ascii="Arial" w:hAnsi="Arial"/>
        </w:rPr>
        <w:tab/>
        <w:t xml:space="preserve">The list of approved meter collar adapters posted on the utility’s website </w:t>
      </w:r>
      <w:r w:rsidR="00EB3235" w:rsidRPr="002A1B1D">
        <w:rPr>
          <w:rFonts w:ascii="Arial" w:hAnsi="Arial"/>
        </w:rPr>
        <w:t xml:space="preserve">in accordance with paragraph 3853(s) </w:t>
      </w:r>
      <w:r w:rsidRPr="002A1B1D">
        <w:rPr>
          <w:rFonts w:ascii="Arial" w:hAnsi="Arial"/>
        </w:rPr>
        <w:t>must be updated at least annually.</w:t>
      </w:r>
      <w:r w:rsidR="00566C57" w:rsidRPr="002A1B1D">
        <w:rPr>
          <w:rFonts w:ascii="Arial" w:hAnsi="Arial"/>
        </w:rPr>
        <w:t xml:space="preserve"> </w:t>
      </w:r>
      <w:r w:rsidR="002A1B1D">
        <w:rPr>
          <w:rFonts w:ascii="Arial" w:hAnsi="Arial"/>
        </w:rPr>
        <w:t xml:space="preserve"> </w:t>
      </w:r>
      <w:r w:rsidR="00566C57" w:rsidRPr="002A1B1D">
        <w:rPr>
          <w:rFonts w:ascii="Arial" w:hAnsi="Arial"/>
        </w:rPr>
        <w:t>A meter collar adapter approved pursuant to this rule shall be included in the list of approved meter collar adapters on the utility’s website within 30 days upon the completion of the utility’s review.</w:t>
      </w:r>
    </w:p>
    <w:p w14:paraId="5AAB4A39" w14:textId="2970F872" w:rsidR="00FF260E" w:rsidRDefault="00FF260E" w:rsidP="002A1B1D">
      <w:pPr>
        <w:pStyle w:val="par1"/>
        <w:rPr>
          <w:rFonts w:ascii="Arial" w:hAnsi="Arial"/>
        </w:rPr>
      </w:pPr>
      <w:r w:rsidRPr="002A1B1D">
        <w:rPr>
          <w:rFonts w:ascii="Arial" w:hAnsi="Arial"/>
        </w:rPr>
        <w:t>(</w:t>
      </w:r>
      <w:r w:rsidR="00CA0D16">
        <w:rPr>
          <w:rFonts w:ascii="Arial" w:hAnsi="Arial"/>
        </w:rPr>
        <w:t>g</w:t>
      </w:r>
      <w:r w:rsidRPr="002A1B1D">
        <w:rPr>
          <w:rFonts w:ascii="Arial" w:hAnsi="Arial"/>
        </w:rPr>
        <w:t>)</w:t>
      </w:r>
      <w:r w:rsidRPr="002A1B1D">
        <w:rPr>
          <w:rFonts w:ascii="Arial" w:hAnsi="Arial"/>
        </w:rPr>
        <w:tab/>
        <w:t xml:space="preserve">The process for an interconnection customer to request and install a meter collar adapter </w:t>
      </w:r>
      <w:r w:rsidR="00EB3235" w:rsidRPr="002A1B1D">
        <w:rPr>
          <w:rFonts w:ascii="Arial" w:hAnsi="Arial"/>
        </w:rPr>
        <w:t xml:space="preserve">as </w:t>
      </w:r>
      <w:r w:rsidRPr="002A1B1D">
        <w:rPr>
          <w:rFonts w:ascii="Arial" w:hAnsi="Arial"/>
        </w:rPr>
        <w:t xml:space="preserve">set forth in the utility’s tariff in accordance with subparagraph 3853(p)(III)(E) shall take no longer than 30 days. </w:t>
      </w:r>
      <w:r w:rsidR="002A1B1D">
        <w:rPr>
          <w:rFonts w:ascii="Arial" w:hAnsi="Arial"/>
        </w:rPr>
        <w:t xml:space="preserve"> </w:t>
      </w:r>
      <w:r w:rsidRPr="002A1B1D">
        <w:rPr>
          <w:rFonts w:ascii="Arial" w:hAnsi="Arial"/>
        </w:rPr>
        <w:t xml:space="preserve">The process shall facilitate the installation of the meter collar adapter by an electrical contractor registered with the Colorado State Electrical Board. </w:t>
      </w:r>
      <w:r w:rsidR="002A1B1D">
        <w:rPr>
          <w:rFonts w:ascii="Arial" w:hAnsi="Arial"/>
        </w:rPr>
        <w:t xml:space="preserve"> </w:t>
      </w:r>
      <w:r w:rsidRPr="002A1B1D">
        <w:rPr>
          <w:rFonts w:ascii="Arial" w:hAnsi="Arial"/>
        </w:rPr>
        <w:t xml:space="preserve">The installation </w:t>
      </w:r>
      <w:r w:rsidR="00A07B16" w:rsidRPr="002A1B1D">
        <w:rPr>
          <w:rFonts w:ascii="Arial" w:hAnsi="Arial"/>
        </w:rPr>
        <w:t xml:space="preserve">shall be performed by a </w:t>
      </w:r>
      <w:r w:rsidR="00A07B16" w:rsidRPr="002A1B1D">
        <w:rPr>
          <w:rFonts w:ascii="Arial" w:hAnsi="Arial"/>
        </w:rPr>
        <w:lastRenderedPageBreak/>
        <w:t>master electrician, journeyman electrician, residential wireman, or properly supervised apprentice.</w:t>
      </w:r>
    </w:p>
    <w:p w14:paraId="59F2DF5A" w14:textId="5866DC3F" w:rsidR="00502841" w:rsidRPr="002A1B1D" w:rsidRDefault="00502841" w:rsidP="00502841">
      <w:pPr>
        <w:pStyle w:val="par1"/>
        <w:rPr>
          <w:rFonts w:ascii="Arial" w:hAnsi="Arial"/>
        </w:rPr>
      </w:pPr>
      <w:ins w:id="102" w:author="Author">
        <w:r w:rsidRPr="002A1B1D">
          <w:rPr>
            <w:rFonts w:ascii="Arial" w:hAnsi="Arial"/>
          </w:rPr>
          <w:t>(</w:t>
        </w:r>
        <w:r w:rsidR="00CA0D16">
          <w:rPr>
            <w:rFonts w:ascii="Arial" w:hAnsi="Arial"/>
          </w:rPr>
          <w:t>h</w:t>
        </w:r>
        <w:r w:rsidRPr="002A1B1D">
          <w:rPr>
            <w:rFonts w:ascii="Arial" w:hAnsi="Arial"/>
          </w:rPr>
          <w:t>)</w:t>
        </w:r>
        <w:r w:rsidRPr="002A1B1D">
          <w:rPr>
            <w:rFonts w:ascii="Arial" w:hAnsi="Arial"/>
          </w:rPr>
          <w:tab/>
          <w:t>The</w:t>
        </w:r>
        <w:r>
          <w:rPr>
            <w:rFonts w:ascii="Arial" w:hAnsi="Arial"/>
          </w:rPr>
          <w:t xml:space="preserve"> utility must file with the Commission the tariff sheets governing the </w:t>
        </w:r>
        <w:r w:rsidRPr="002A1B1D">
          <w:rPr>
            <w:rFonts w:ascii="Arial" w:hAnsi="Arial"/>
          </w:rPr>
          <w:t xml:space="preserve">process for an interconnection customer to request and install a meter collar adapter as </w:t>
        </w:r>
        <w:r>
          <w:rPr>
            <w:rFonts w:ascii="Arial" w:hAnsi="Arial"/>
          </w:rPr>
          <w:t>required by paragraph 3859(f) and</w:t>
        </w:r>
        <w:r w:rsidRPr="002A1B1D">
          <w:rPr>
            <w:rFonts w:ascii="Arial" w:hAnsi="Arial"/>
          </w:rPr>
          <w:t xml:space="preserve"> subparagraph 3853(p)(III)(E) no </w:t>
        </w:r>
        <w:r>
          <w:rPr>
            <w:rFonts w:ascii="Arial" w:hAnsi="Arial"/>
          </w:rPr>
          <w:t>later</w:t>
        </w:r>
        <w:r w:rsidRPr="002A1B1D">
          <w:rPr>
            <w:rFonts w:ascii="Arial" w:hAnsi="Arial"/>
          </w:rPr>
          <w:t xml:space="preserve"> than 30 days</w:t>
        </w:r>
        <w:r>
          <w:rPr>
            <w:rFonts w:ascii="Arial" w:hAnsi="Arial"/>
          </w:rPr>
          <w:t xml:space="preserve"> following the effective date of these rules</w:t>
        </w:r>
        <w:r w:rsidRPr="002A1B1D">
          <w:rPr>
            <w:rFonts w:ascii="Arial" w:hAnsi="Arial"/>
          </w:rPr>
          <w:t>.</w:t>
        </w:r>
      </w:ins>
    </w:p>
    <w:sectPr w:rsidR="00502841" w:rsidRPr="002A1B1D" w:rsidSect="006013AF">
      <w:headerReference w:type="even" r:id="rId8"/>
      <w:headerReference w:type="default" r:id="rId9"/>
      <w:headerReference w:type="first" r:id="rId10"/>
      <w:pgSz w:w="12240" w:h="15840" w:code="1"/>
      <w:pgMar w:top="2160" w:right="1440" w:bottom="216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874AB" w14:textId="77777777" w:rsidR="00BA3F17" w:rsidRDefault="00BA3F17">
      <w:r>
        <w:separator/>
      </w:r>
    </w:p>
  </w:endnote>
  <w:endnote w:type="continuationSeparator" w:id="0">
    <w:p w14:paraId="1D641851" w14:textId="77777777" w:rsidR="00BA3F17" w:rsidRDefault="00BA3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8B6FF" w14:textId="77777777" w:rsidR="00BA3F17" w:rsidRDefault="00BA3F17">
      <w:r>
        <w:separator/>
      </w:r>
    </w:p>
  </w:footnote>
  <w:footnote w:type="continuationSeparator" w:id="0">
    <w:p w14:paraId="1E66B6FF" w14:textId="77777777" w:rsidR="00BA3F17" w:rsidRDefault="00BA3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8C41" w14:textId="77777777" w:rsidR="004E45B4" w:rsidRPr="004E45B4" w:rsidRDefault="004E45B4" w:rsidP="004E45B4">
    <w:pPr>
      <w:pBdr>
        <w:top w:val="nil"/>
        <w:left w:val="nil"/>
        <w:bottom w:val="nil"/>
        <w:right w:val="nil"/>
        <w:between w:val="nil"/>
      </w:pBdr>
      <w:tabs>
        <w:tab w:val="center" w:pos="4320"/>
        <w:tab w:val="right" w:pos="8640"/>
      </w:tabs>
      <w:spacing w:after="0" w:line="240" w:lineRule="auto"/>
      <w:jc w:val="right"/>
      <w:rPr>
        <w:rFonts w:ascii="Arial" w:eastAsia="Arial" w:hAnsi="Arial" w:cs="Arial"/>
        <w:color w:val="000000"/>
        <w:kern w:val="0"/>
        <w:lang w:val="en"/>
        <w14:ligatures w14:val="none"/>
      </w:rPr>
    </w:pPr>
    <w:r w:rsidRPr="004E45B4">
      <w:rPr>
        <w:rFonts w:ascii="Arial" w:eastAsia="Arial" w:hAnsi="Arial" w:cs="Arial"/>
        <w:color w:val="000000"/>
        <w:kern w:val="0"/>
        <w:lang w:val="en"/>
        <w14:ligatures w14:val="none"/>
      </w:rPr>
      <w:t>Attachment A – Proposed Rules in Legislative Format</w:t>
    </w:r>
  </w:p>
  <w:p w14:paraId="30BE8476" w14:textId="77777777" w:rsidR="004E45B4" w:rsidRPr="004E45B4" w:rsidRDefault="004E45B4" w:rsidP="004E45B4">
    <w:pPr>
      <w:pBdr>
        <w:top w:val="nil"/>
        <w:left w:val="nil"/>
        <w:bottom w:val="nil"/>
        <w:right w:val="nil"/>
        <w:between w:val="nil"/>
      </w:pBdr>
      <w:tabs>
        <w:tab w:val="center" w:pos="4320"/>
        <w:tab w:val="right" w:pos="8640"/>
      </w:tabs>
      <w:spacing w:after="0" w:line="240" w:lineRule="auto"/>
      <w:jc w:val="right"/>
      <w:rPr>
        <w:rFonts w:ascii="Arial" w:eastAsia="Arial" w:hAnsi="Arial" w:cs="Arial"/>
        <w:color w:val="000000"/>
        <w:kern w:val="0"/>
        <w:lang w:val="en"/>
        <w14:ligatures w14:val="none"/>
      </w:rPr>
    </w:pPr>
    <w:r w:rsidRPr="004E45B4">
      <w:rPr>
        <w:rFonts w:ascii="Arial" w:eastAsia="Arial" w:hAnsi="Arial" w:cs="Arial"/>
        <w:color w:val="000000"/>
        <w:kern w:val="0"/>
        <w:lang w:val="en"/>
        <w14:ligatures w14:val="none"/>
      </w:rPr>
      <w:t>Decision No. C26-062</w:t>
    </w:r>
    <w:r>
      <w:rPr>
        <w:rFonts w:ascii="Arial" w:eastAsia="Arial" w:hAnsi="Arial" w:cs="Arial"/>
        <w:color w:val="000000"/>
        <w:kern w:val="0"/>
        <w:lang w:val="en"/>
        <w14:ligatures w14:val="none"/>
      </w:rPr>
      <w:t>3</w:t>
    </w:r>
  </w:p>
  <w:p w14:paraId="17EC7D9C" w14:textId="77777777" w:rsidR="004E45B4" w:rsidRPr="004E45B4" w:rsidRDefault="004E45B4" w:rsidP="004E45B4">
    <w:pPr>
      <w:pBdr>
        <w:top w:val="nil"/>
        <w:left w:val="nil"/>
        <w:bottom w:val="nil"/>
        <w:right w:val="nil"/>
        <w:between w:val="nil"/>
      </w:pBdr>
      <w:tabs>
        <w:tab w:val="center" w:pos="4320"/>
        <w:tab w:val="right" w:pos="8640"/>
      </w:tabs>
      <w:spacing w:after="0" w:line="240" w:lineRule="auto"/>
      <w:jc w:val="right"/>
      <w:rPr>
        <w:rFonts w:ascii="Arial" w:eastAsia="Arial" w:hAnsi="Arial" w:cs="Arial"/>
        <w:color w:val="000000"/>
        <w:kern w:val="0"/>
        <w:lang w:val="en"/>
        <w14:ligatures w14:val="none"/>
      </w:rPr>
    </w:pPr>
    <w:r w:rsidRPr="004E45B4">
      <w:rPr>
        <w:rFonts w:ascii="Arial" w:eastAsia="Arial" w:hAnsi="Arial" w:cs="Arial"/>
        <w:color w:val="000000"/>
        <w:kern w:val="0"/>
        <w:lang w:val="en"/>
        <w14:ligatures w14:val="none"/>
      </w:rPr>
      <w:t>Proceeding No. 26R-035</w:t>
    </w:r>
    <w:r>
      <w:rPr>
        <w:rFonts w:ascii="Arial" w:eastAsia="Arial" w:hAnsi="Arial" w:cs="Arial"/>
        <w:color w:val="000000"/>
        <w:kern w:val="0"/>
        <w:lang w:val="en"/>
        <w14:ligatures w14:val="none"/>
      </w:rPr>
      <w:t>6</w:t>
    </w:r>
    <w:r w:rsidRPr="004E45B4">
      <w:rPr>
        <w:rFonts w:ascii="Arial" w:eastAsia="Arial" w:hAnsi="Arial" w:cs="Arial"/>
        <w:color w:val="000000"/>
        <w:kern w:val="0"/>
        <w:lang w:val="en"/>
        <w14:ligatures w14:val="none"/>
      </w:rPr>
      <w:t>E</w:t>
    </w:r>
  </w:p>
  <w:p w14:paraId="669B7BDF" w14:textId="77777777" w:rsidR="004E45B4" w:rsidRPr="004E45B4" w:rsidRDefault="004E45B4" w:rsidP="004E45B4">
    <w:pPr>
      <w:pBdr>
        <w:top w:val="nil"/>
        <w:left w:val="nil"/>
        <w:bottom w:val="nil"/>
        <w:right w:val="nil"/>
        <w:between w:val="nil"/>
      </w:pBdr>
      <w:tabs>
        <w:tab w:val="center" w:pos="4320"/>
        <w:tab w:val="right" w:pos="8640"/>
      </w:tabs>
      <w:spacing w:after="0" w:line="240" w:lineRule="auto"/>
      <w:jc w:val="right"/>
      <w:rPr>
        <w:rFonts w:ascii="Arial" w:eastAsia="Arial" w:hAnsi="Arial" w:cs="Arial"/>
        <w:color w:val="000000"/>
        <w:kern w:val="0"/>
        <w:lang w:val="en"/>
        <w14:ligatures w14:val="none"/>
      </w:rPr>
    </w:pPr>
    <w:r w:rsidRPr="004E45B4">
      <w:rPr>
        <w:rFonts w:ascii="Arial" w:eastAsia="Arial" w:hAnsi="Arial" w:cs="Arial"/>
        <w:color w:val="000000"/>
        <w:kern w:val="0"/>
        <w:lang w:val="en"/>
        <w14:ligatures w14:val="none"/>
      </w:rPr>
      <w:t xml:space="preserve">Page </w:t>
    </w:r>
    <w:r w:rsidRPr="004E45B4">
      <w:rPr>
        <w:rFonts w:ascii="Arial" w:eastAsia="Arial" w:hAnsi="Arial" w:cs="Arial"/>
        <w:color w:val="000000"/>
        <w:kern w:val="0"/>
        <w:lang w:val="en"/>
        <w14:ligatures w14:val="none"/>
      </w:rPr>
      <w:fldChar w:fldCharType="begin"/>
    </w:r>
    <w:r w:rsidRPr="004E45B4">
      <w:rPr>
        <w:rFonts w:ascii="Arial" w:eastAsia="Arial" w:hAnsi="Arial" w:cs="Arial"/>
        <w:color w:val="000000"/>
        <w:kern w:val="0"/>
        <w:lang w:val="en"/>
        <w14:ligatures w14:val="none"/>
      </w:rPr>
      <w:instrText>PAGE</w:instrText>
    </w:r>
    <w:r w:rsidRPr="004E45B4">
      <w:rPr>
        <w:rFonts w:ascii="Arial" w:eastAsia="Arial" w:hAnsi="Arial" w:cs="Arial"/>
        <w:color w:val="000000"/>
        <w:kern w:val="0"/>
        <w:lang w:val="en"/>
        <w14:ligatures w14:val="none"/>
      </w:rPr>
      <w:fldChar w:fldCharType="separate"/>
    </w:r>
    <w:r>
      <w:rPr>
        <w:rFonts w:ascii="Arial" w:eastAsia="Arial" w:hAnsi="Arial" w:cs="Arial"/>
        <w:color w:val="000000"/>
        <w:kern w:val="0"/>
        <w:lang w:val="en"/>
        <w14:ligatures w14:val="none"/>
      </w:rPr>
      <w:t>1</w:t>
    </w:r>
    <w:r w:rsidRPr="004E45B4">
      <w:rPr>
        <w:rFonts w:ascii="Arial" w:eastAsia="Arial" w:hAnsi="Arial" w:cs="Arial"/>
        <w:color w:val="000000"/>
        <w:kern w:val="0"/>
        <w:lang w:val="en"/>
        <w14:ligatures w14:val="none"/>
      </w:rPr>
      <w:fldChar w:fldCharType="end"/>
    </w:r>
    <w:r w:rsidRPr="004E45B4">
      <w:rPr>
        <w:rFonts w:ascii="Arial" w:eastAsia="Arial" w:hAnsi="Arial" w:cs="Arial"/>
        <w:color w:val="000000"/>
        <w:kern w:val="0"/>
        <w:lang w:val="en"/>
        <w14:ligatures w14:val="none"/>
      </w:rPr>
      <w:t xml:space="preserve"> of </w:t>
    </w:r>
    <w:r w:rsidRPr="004E45B4">
      <w:rPr>
        <w:rFonts w:ascii="Arial" w:eastAsia="Arial" w:hAnsi="Arial" w:cs="Arial"/>
        <w:color w:val="000000"/>
        <w:kern w:val="0"/>
        <w:lang w:val="en"/>
        <w14:ligatures w14:val="none"/>
      </w:rPr>
      <w:fldChar w:fldCharType="begin"/>
    </w:r>
    <w:r w:rsidRPr="004E45B4">
      <w:rPr>
        <w:rFonts w:ascii="Arial" w:eastAsia="Arial" w:hAnsi="Arial" w:cs="Arial"/>
        <w:color w:val="000000"/>
        <w:kern w:val="0"/>
        <w:lang w:val="en"/>
        <w14:ligatures w14:val="none"/>
      </w:rPr>
      <w:instrText>NUMPAGES</w:instrText>
    </w:r>
    <w:r w:rsidRPr="004E45B4">
      <w:rPr>
        <w:rFonts w:ascii="Arial" w:eastAsia="Arial" w:hAnsi="Arial" w:cs="Arial"/>
        <w:color w:val="000000"/>
        <w:kern w:val="0"/>
        <w:lang w:val="en"/>
        <w14:ligatures w14:val="none"/>
      </w:rPr>
      <w:fldChar w:fldCharType="separate"/>
    </w:r>
    <w:r>
      <w:rPr>
        <w:rFonts w:ascii="Arial" w:eastAsia="Arial" w:hAnsi="Arial" w:cs="Arial"/>
        <w:color w:val="000000"/>
        <w:kern w:val="0"/>
        <w:lang w:val="en"/>
        <w14:ligatures w14:val="none"/>
      </w:rPr>
      <w:t>15</w:t>
    </w:r>
    <w:r w:rsidRPr="004E45B4">
      <w:rPr>
        <w:rFonts w:ascii="Arial" w:eastAsia="Arial" w:hAnsi="Arial" w:cs="Arial"/>
        <w:color w:val="000000"/>
        <w:kern w:val="0"/>
        <w:lang w:val="en"/>
        <w14:ligatures w14:val="none"/>
      </w:rPr>
      <w:fldChar w:fldCharType="end"/>
    </w:r>
  </w:p>
  <w:p w14:paraId="262B99A7" w14:textId="707BDC58" w:rsidR="00230C3D" w:rsidRPr="004E45B4" w:rsidRDefault="00230C3D" w:rsidP="004E45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1A20C" w14:textId="77777777" w:rsidR="004E45B4" w:rsidRPr="004E45B4" w:rsidRDefault="004E45B4" w:rsidP="004E45B4">
    <w:pPr>
      <w:pBdr>
        <w:top w:val="nil"/>
        <w:left w:val="nil"/>
        <w:bottom w:val="nil"/>
        <w:right w:val="nil"/>
        <w:between w:val="nil"/>
      </w:pBdr>
      <w:tabs>
        <w:tab w:val="center" w:pos="4320"/>
        <w:tab w:val="right" w:pos="8640"/>
      </w:tabs>
      <w:spacing w:after="0" w:line="240" w:lineRule="auto"/>
      <w:jc w:val="right"/>
      <w:rPr>
        <w:rFonts w:ascii="Arial" w:eastAsia="Arial" w:hAnsi="Arial" w:cs="Arial"/>
        <w:color w:val="000000"/>
        <w:kern w:val="0"/>
        <w:lang w:val="en"/>
        <w14:ligatures w14:val="none"/>
      </w:rPr>
    </w:pPr>
    <w:r w:rsidRPr="004E45B4">
      <w:rPr>
        <w:rFonts w:ascii="Arial" w:eastAsia="Arial" w:hAnsi="Arial" w:cs="Arial"/>
        <w:color w:val="000000"/>
        <w:kern w:val="0"/>
        <w:lang w:val="en"/>
        <w14:ligatures w14:val="none"/>
      </w:rPr>
      <w:t>Attachment A – Proposed Rules in Legislative Format</w:t>
    </w:r>
  </w:p>
  <w:p w14:paraId="3EC266B9" w14:textId="39EC68EF" w:rsidR="004E45B4" w:rsidRPr="004E45B4" w:rsidRDefault="004E45B4" w:rsidP="004E45B4">
    <w:pPr>
      <w:pBdr>
        <w:top w:val="nil"/>
        <w:left w:val="nil"/>
        <w:bottom w:val="nil"/>
        <w:right w:val="nil"/>
        <w:between w:val="nil"/>
      </w:pBdr>
      <w:tabs>
        <w:tab w:val="center" w:pos="4320"/>
        <w:tab w:val="right" w:pos="8640"/>
      </w:tabs>
      <w:spacing w:after="0" w:line="240" w:lineRule="auto"/>
      <w:jc w:val="right"/>
      <w:rPr>
        <w:rFonts w:ascii="Arial" w:eastAsia="Arial" w:hAnsi="Arial" w:cs="Arial"/>
        <w:color w:val="000000"/>
        <w:kern w:val="0"/>
        <w:lang w:val="en"/>
        <w14:ligatures w14:val="none"/>
      </w:rPr>
    </w:pPr>
    <w:r w:rsidRPr="004E45B4">
      <w:rPr>
        <w:rFonts w:ascii="Arial" w:eastAsia="Arial" w:hAnsi="Arial" w:cs="Arial"/>
        <w:color w:val="000000"/>
        <w:kern w:val="0"/>
        <w:lang w:val="en"/>
        <w14:ligatures w14:val="none"/>
      </w:rPr>
      <w:t>Decision No. C26-062</w:t>
    </w:r>
    <w:r>
      <w:rPr>
        <w:rFonts w:ascii="Arial" w:eastAsia="Arial" w:hAnsi="Arial" w:cs="Arial"/>
        <w:color w:val="000000"/>
        <w:kern w:val="0"/>
        <w:lang w:val="en"/>
        <w14:ligatures w14:val="none"/>
      </w:rPr>
      <w:t>3</w:t>
    </w:r>
  </w:p>
  <w:p w14:paraId="42EBA22C" w14:textId="2DDF0565" w:rsidR="004E45B4" w:rsidRPr="004E45B4" w:rsidRDefault="004E45B4" w:rsidP="004E45B4">
    <w:pPr>
      <w:pBdr>
        <w:top w:val="nil"/>
        <w:left w:val="nil"/>
        <w:bottom w:val="nil"/>
        <w:right w:val="nil"/>
        <w:between w:val="nil"/>
      </w:pBdr>
      <w:tabs>
        <w:tab w:val="center" w:pos="4320"/>
        <w:tab w:val="right" w:pos="8640"/>
      </w:tabs>
      <w:spacing w:after="0" w:line="240" w:lineRule="auto"/>
      <w:jc w:val="right"/>
      <w:rPr>
        <w:rFonts w:ascii="Arial" w:eastAsia="Arial" w:hAnsi="Arial" w:cs="Arial"/>
        <w:color w:val="000000"/>
        <w:kern w:val="0"/>
        <w:lang w:val="en"/>
        <w14:ligatures w14:val="none"/>
      </w:rPr>
    </w:pPr>
    <w:r w:rsidRPr="004E45B4">
      <w:rPr>
        <w:rFonts w:ascii="Arial" w:eastAsia="Arial" w:hAnsi="Arial" w:cs="Arial"/>
        <w:color w:val="000000"/>
        <w:kern w:val="0"/>
        <w:lang w:val="en"/>
        <w14:ligatures w14:val="none"/>
      </w:rPr>
      <w:t>Proceeding No. 26R-035</w:t>
    </w:r>
    <w:r>
      <w:rPr>
        <w:rFonts w:ascii="Arial" w:eastAsia="Arial" w:hAnsi="Arial" w:cs="Arial"/>
        <w:color w:val="000000"/>
        <w:kern w:val="0"/>
        <w:lang w:val="en"/>
        <w14:ligatures w14:val="none"/>
      </w:rPr>
      <w:t>6</w:t>
    </w:r>
    <w:r w:rsidRPr="004E45B4">
      <w:rPr>
        <w:rFonts w:ascii="Arial" w:eastAsia="Arial" w:hAnsi="Arial" w:cs="Arial"/>
        <w:color w:val="000000"/>
        <w:kern w:val="0"/>
        <w:lang w:val="en"/>
        <w14:ligatures w14:val="none"/>
      </w:rPr>
      <w:t>E</w:t>
    </w:r>
  </w:p>
  <w:p w14:paraId="64B93917" w14:textId="77777777" w:rsidR="004E45B4" w:rsidRPr="004E45B4" w:rsidRDefault="004E45B4" w:rsidP="004E45B4">
    <w:pPr>
      <w:pBdr>
        <w:top w:val="nil"/>
        <w:left w:val="nil"/>
        <w:bottom w:val="nil"/>
        <w:right w:val="nil"/>
        <w:between w:val="nil"/>
      </w:pBdr>
      <w:tabs>
        <w:tab w:val="center" w:pos="4320"/>
        <w:tab w:val="right" w:pos="8640"/>
      </w:tabs>
      <w:spacing w:after="0" w:line="240" w:lineRule="auto"/>
      <w:jc w:val="right"/>
      <w:rPr>
        <w:rFonts w:ascii="Arial" w:eastAsia="Arial" w:hAnsi="Arial" w:cs="Arial"/>
        <w:color w:val="000000"/>
        <w:kern w:val="0"/>
        <w:lang w:val="en"/>
        <w14:ligatures w14:val="none"/>
      </w:rPr>
    </w:pPr>
    <w:r w:rsidRPr="004E45B4">
      <w:rPr>
        <w:rFonts w:ascii="Arial" w:eastAsia="Arial" w:hAnsi="Arial" w:cs="Arial"/>
        <w:color w:val="000000"/>
        <w:kern w:val="0"/>
        <w:lang w:val="en"/>
        <w14:ligatures w14:val="none"/>
      </w:rPr>
      <w:t xml:space="preserve">Page </w:t>
    </w:r>
    <w:r w:rsidRPr="004E45B4">
      <w:rPr>
        <w:rFonts w:ascii="Arial" w:eastAsia="Arial" w:hAnsi="Arial" w:cs="Arial"/>
        <w:color w:val="000000"/>
        <w:kern w:val="0"/>
        <w:lang w:val="en"/>
        <w14:ligatures w14:val="none"/>
      </w:rPr>
      <w:fldChar w:fldCharType="begin"/>
    </w:r>
    <w:r w:rsidRPr="004E45B4">
      <w:rPr>
        <w:rFonts w:ascii="Arial" w:eastAsia="Arial" w:hAnsi="Arial" w:cs="Arial"/>
        <w:color w:val="000000"/>
        <w:kern w:val="0"/>
        <w:lang w:val="en"/>
        <w14:ligatures w14:val="none"/>
      </w:rPr>
      <w:instrText>PAGE</w:instrText>
    </w:r>
    <w:r w:rsidRPr="004E45B4">
      <w:rPr>
        <w:rFonts w:ascii="Arial" w:eastAsia="Arial" w:hAnsi="Arial" w:cs="Arial"/>
        <w:color w:val="000000"/>
        <w:kern w:val="0"/>
        <w:lang w:val="en"/>
        <w14:ligatures w14:val="none"/>
      </w:rPr>
      <w:fldChar w:fldCharType="separate"/>
    </w:r>
    <w:r w:rsidRPr="004E45B4">
      <w:rPr>
        <w:rFonts w:ascii="Arial" w:eastAsia="Arial" w:hAnsi="Arial" w:cs="Arial"/>
        <w:color w:val="000000"/>
        <w:kern w:val="0"/>
        <w:lang w:val="en"/>
        <w14:ligatures w14:val="none"/>
      </w:rPr>
      <w:t>1</w:t>
    </w:r>
    <w:r w:rsidRPr="004E45B4">
      <w:rPr>
        <w:rFonts w:ascii="Arial" w:eastAsia="Arial" w:hAnsi="Arial" w:cs="Arial"/>
        <w:color w:val="000000"/>
        <w:kern w:val="0"/>
        <w:lang w:val="en"/>
        <w14:ligatures w14:val="none"/>
      </w:rPr>
      <w:fldChar w:fldCharType="end"/>
    </w:r>
    <w:r w:rsidRPr="004E45B4">
      <w:rPr>
        <w:rFonts w:ascii="Arial" w:eastAsia="Arial" w:hAnsi="Arial" w:cs="Arial"/>
        <w:color w:val="000000"/>
        <w:kern w:val="0"/>
        <w:lang w:val="en"/>
        <w14:ligatures w14:val="none"/>
      </w:rPr>
      <w:t xml:space="preserve"> of </w:t>
    </w:r>
    <w:r w:rsidRPr="004E45B4">
      <w:rPr>
        <w:rFonts w:ascii="Arial" w:eastAsia="Arial" w:hAnsi="Arial" w:cs="Arial"/>
        <w:color w:val="000000"/>
        <w:kern w:val="0"/>
        <w:lang w:val="en"/>
        <w14:ligatures w14:val="none"/>
      </w:rPr>
      <w:fldChar w:fldCharType="begin"/>
    </w:r>
    <w:r w:rsidRPr="004E45B4">
      <w:rPr>
        <w:rFonts w:ascii="Arial" w:eastAsia="Arial" w:hAnsi="Arial" w:cs="Arial"/>
        <w:color w:val="000000"/>
        <w:kern w:val="0"/>
        <w:lang w:val="en"/>
        <w14:ligatures w14:val="none"/>
      </w:rPr>
      <w:instrText>NUMPAGES</w:instrText>
    </w:r>
    <w:r w:rsidRPr="004E45B4">
      <w:rPr>
        <w:rFonts w:ascii="Arial" w:eastAsia="Arial" w:hAnsi="Arial" w:cs="Arial"/>
        <w:color w:val="000000"/>
        <w:kern w:val="0"/>
        <w:lang w:val="en"/>
        <w14:ligatures w14:val="none"/>
      </w:rPr>
      <w:fldChar w:fldCharType="separate"/>
    </w:r>
    <w:r w:rsidRPr="004E45B4">
      <w:rPr>
        <w:rFonts w:ascii="Arial" w:eastAsia="Arial" w:hAnsi="Arial" w:cs="Arial"/>
        <w:color w:val="000000"/>
        <w:kern w:val="0"/>
        <w:lang w:val="en"/>
        <w14:ligatures w14:val="none"/>
      </w:rPr>
      <w:t>33</w:t>
    </w:r>
    <w:r w:rsidRPr="004E45B4">
      <w:rPr>
        <w:rFonts w:ascii="Arial" w:eastAsia="Arial" w:hAnsi="Arial" w:cs="Arial"/>
        <w:color w:val="000000"/>
        <w:kern w:val="0"/>
        <w:lang w:val="en"/>
        <w14:ligatures w14:val="none"/>
      </w:rPr>
      <w:fldChar w:fldCharType="end"/>
    </w:r>
  </w:p>
  <w:p w14:paraId="60B59A10" w14:textId="01286DED" w:rsidR="00230C3D" w:rsidRPr="004E45B4" w:rsidRDefault="00230C3D" w:rsidP="004E45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5FE9" w14:textId="77777777" w:rsidR="00230C3D" w:rsidRPr="00812F5E" w:rsidRDefault="00230C3D" w:rsidP="00230C3D">
    <w:pPr>
      <w:pStyle w:val="Header"/>
      <w:rPr>
        <w:color w:val="ED0000"/>
        <w:sz w:val="16"/>
        <w:szCs w:val="16"/>
      </w:rPr>
    </w:pPr>
    <w:r w:rsidRPr="00812F5E">
      <w:rPr>
        <w:color w:val="ED0000"/>
        <w:sz w:val="16"/>
        <w:szCs w:val="16"/>
      </w:rPr>
      <w:t xml:space="preserve">Page </w:t>
    </w:r>
    <w:r w:rsidRPr="00812F5E">
      <w:rPr>
        <w:color w:val="ED0000"/>
        <w:sz w:val="16"/>
        <w:szCs w:val="16"/>
      </w:rPr>
      <w:fldChar w:fldCharType="begin"/>
    </w:r>
    <w:r w:rsidRPr="00812F5E">
      <w:rPr>
        <w:color w:val="ED0000"/>
        <w:sz w:val="16"/>
        <w:szCs w:val="16"/>
      </w:rPr>
      <w:instrText xml:space="preserve"> PAGE  \* Arabic  \* MERGEFORMAT </w:instrText>
    </w:r>
    <w:r w:rsidRPr="00812F5E">
      <w:rPr>
        <w:color w:val="ED0000"/>
        <w:sz w:val="16"/>
        <w:szCs w:val="16"/>
      </w:rPr>
      <w:fldChar w:fldCharType="separate"/>
    </w:r>
    <w:r w:rsidRPr="00812F5E">
      <w:rPr>
        <w:noProof/>
        <w:color w:val="ED0000"/>
        <w:sz w:val="16"/>
        <w:szCs w:val="16"/>
      </w:rPr>
      <w:t>1</w:t>
    </w:r>
    <w:r w:rsidRPr="00812F5E">
      <w:rPr>
        <w:color w:val="ED0000"/>
        <w:sz w:val="16"/>
        <w:szCs w:val="16"/>
      </w:rPr>
      <w:fldChar w:fldCharType="end"/>
    </w:r>
    <w:r w:rsidRPr="00812F5E">
      <w:rPr>
        <w:color w:val="ED0000"/>
        <w:sz w:val="16"/>
        <w:szCs w:val="16"/>
      </w:rPr>
      <w:t xml:space="preserve"> of </w:t>
    </w:r>
    <w:r w:rsidRPr="00812F5E">
      <w:rPr>
        <w:color w:val="ED0000"/>
        <w:sz w:val="16"/>
        <w:szCs w:val="16"/>
      </w:rPr>
      <w:fldChar w:fldCharType="begin"/>
    </w:r>
    <w:r w:rsidRPr="00812F5E">
      <w:rPr>
        <w:color w:val="ED0000"/>
        <w:sz w:val="16"/>
        <w:szCs w:val="16"/>
      </w:rPr>
      <w:instrText xml:space="preserve"> SECTIONPAGES   \* MERGEFORMAT </w:instrText>
    </w:r>
    <w:r w:rsidRPr="00812F5E">
      <w:rPr>
        <w:color w:val="ED0000"/>
        <w:sz w:val="16"/>
        <w:szCs w:val="16"/>
      </w:rPr>
      <w:fldChar w:fldCharType="separate"/>
    </w:r>
    <w:r w:rsidRPr="00812F5E">
      <w:rPr>
        <w:noProof/>
        <w:color w:val="ED0000"/>
        <w:sz w:val="16"/>
        <w:szCs w:val="16"/>
      </w:rPr>
      <w:t>202</w:t>
    </w:r>
    <w:r w:rsidRPr="00812F5E">
      <w:rPr>
        <w:color w:val="ED0000"/>
        <w:sz w:val="16"/>
        <w:szCs w:val="16"/>
      </w:rPr>
      <w:fldChar w:fldCharType="end"/>
    </w:r>
  </w:p>
  <w:p w14:paraId="60CE3367" w14:textId="77777777" w:rsidR="00230C3D" w:rsidRDefault="00230C3D" w:rsidP="007B220E">
    <w:pPr>
      <w:pStyle w:val="Header"/>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D22F8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9C5FE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50427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F42860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43A410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446A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90BBA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8F8FD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AE042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8CFA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pStyle w:val="ListNumber4"/>
      <w:lvlText w:val="573.%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pStyle w:val="Heading5"/>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pStyle w:val="Heading7"/>
      <w:lvlText w:val="(%7)"/>
      <w:legacy w:legacy="1" w:legacySpace="0" w:legacyIndent="720"/>
      <w:lvlJc w:val="left"/>
      <w:pPr>
        <w:ind w:left="5040" w:hanging="720"/>
      </w:pPr>
      <w:rPr>
        <w:rFonts w:cs="Times New Roman"/>
      </w:rPr>
    </w:lvl>
    <w:lvl w:ilvl="7">
      <w:start w:val="1"/>
      <w:numFmt w:val="lowerLetter"/>
      <w:pStyle w:val="Heading8"/>
      <w:lvlText w:val="(%8)"/>
      <w:legacy w:legacy="1" w:legacySpace="0" w:legacyIndent="720"/>
      <w:lvlJc w:val="left"/>
      <w:pPr>
        <w:ind w:left="5760" w:hanging="720"/>
      </w:pPr>
      <w:rPr>
        <w:rFonts w:cs="Times New Roman"/>
      </w:rPr>
    </w:lvl>
    <w:lvl w:ilvl="8">
      <w:start w:val="1"/>
      <w:numFmt w:val="lowerRoman"/>
      <w:pStyle w:val="Heading9"/>
      <w:lvlText w:val="(%9)"/>
      <w:legacy w:legacy="1" w:legacySpace="0" w:legacyIndent="720"/>
      <w:lvlJc w:val="left"/>
      <w:pPr>
        <w:ind w:left="6480" w:hanging="720"/>
      </w:pPr>
      <w:rPr>
        <w:rFonts w:cs="Times New Roman"/>
      </w:rPr>
    </w:lvl>
  </w:abstractNum>
  <w:abstractNum w:abstractNumId="11" w15:restartNumberingAfterBreak="0">
    <w:nsid w:val="00CD79C7"/>
    <w:multiLevelType w:val="hybridMultilevel"/>
    <w:tmpl w:val="7C089B4E"/>
    <w:lvl w:ilvl="0" w:tplc="A0125954">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0C8D274D"/>
    <w:multiLevelType w:val="hybridMultilevel"/>
    <w:tmpl w:val="46DA9AAE"/>
    <w:lvl w:ilvl="0" w:tplc="12CA3C44">
      <w:start w:val="2"/>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3" w15:restartNumberingAfterBreak="0">
    <w:nsid w:val="0EE75A9A"/>
    <w:multiLevelType w:val="hybridMultilevel"/>
    <w:tmpl w:val="660E982C"/>
    <w:lvl w:ilvl="0" w:tplc="0E5C5550">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07332D3"/>
    <w:multiLevelType w:val="hybridMultilevel"/>
    <w:tmpl w:val="82AA11D6"/>
    <w:lvl w:ilvl="0" w:tplc="D51C0D1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CB7E7A"/>
    <w:multiLevelType w:val="hybridMultilevel"/>
    <w:tmpl w:val="6A0AA17E"/>
    <w:lvl w:ilvl="0" w:tplc="3F089890">
      <w:start w:val="4"/>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6" w15:restartNumberingAfterBreak="0">
    <w:nsid w:val="16893A93"/>
    <w:multiLevelType w:val="multilevel"/>
    <w:tmpl w:val="7DD8525E"/>
    <w:lvl w:ilvl="0">
      <w:start w:val="3000"/>
      <w:numFmt w:val="decimal"/>
      <w:pStyle w:val="Level1"/>
      <w:lvlText w:val="%1."/>
      <w:lvlJc w:val="left"/>
      <w:pPr>
        <w:tabs>
          <w:tab w:val="num" w:pos="720"/>
        </w:tabs>
        <w:ind w:left="720" w:hanging="720"/>
      </w:pPr>
      <w:rPr>
        <w:rFonts w:cs="Times New Roman" w:hint="default"/>
      </w:rPr>
    </w:lvl>
    <w:lvl w:ilvl="1">
      <w:start w:val="1"/>
      <w:numFmt w:val="lowerLetter"/>
      <w:pStyle w:val="Level2"/>
      <w:lvlText w:val="(%2)"/>
      <w:lvlJc w:val="left"/>
      <w:pPr>
        <w:tabs>
          <w:tab w:val="num" w:pos="1440"/>
        </w:tabs>
        <w:ind w:left="1440" w:hanging="720"/>
      </w:pPr>
      <w:rPr>
        <w:rFonts w:cs="Times New Roman" w:hint="default"/>
      </w:rPr>
    </w:lvl>
    <w:lvl w:ilvl="2">
      <w:start w:val="1"/>
      <w:numFmt w:val="upperRoman"/>
      <w:pStyle w:val="Level3"/>
      <w:lvlText w:val="(%3)"/>
      <w:lvlJc w:val="left"/>
      <w:pPr>
        <w:tabs>
          <w:tab w:val="num" w:pos="2160"/>
        </w:tabs>
        <w:ind w:left="2160" w:hanging="720"/>
      </w:pPr>
      <w:rPr>
        <w:rFonts w:cs="Times New Roman" w:hint="default"/>
      </w:rPr>
    </w:lvl>
    <w:lvl w:ilvl="3">
      <w:start w:val="1"/>
      <w:numFmt w:val="upperLetter"/>
      <w:pStyle w:val="Level4"/>
      <w:lvlText w:val="(%4)"/>
      <w:lvlJc w:val="left"/>
      <w:pPr>
        <w:tabs>
          <w:tab w:val="num" w:pos="2880"/>
        </w:tabs>
        <w:ind w:left="2880" w:hanging="720"/>
      </w:pPr>
      <w:rPr>
        <w:rFonts w:cs="Times New Roman" w:hint="default"/>
      </w:rPr>
    </w:lvl>
    <w:lvl w:ilvl="4">
      <w:start w:val="1"/>
      <w:numFmt w:val="lowerRoman"/>
      <w:pStyle w:val="Level5"/>
      <w:lvlText w:val="(%5)"/>
      <w:lvlJc w:val="left"/>
      <w:pPr>
        <w:tabs>
          <w:tab w:val="num" w:pos="3600"/>
        </w:tabs>
        <w:ind w:left="3600" w:hanging="720"/>
      </w:pPr>
      <w:rPr>
        <w:rFonts w:cs="Times New Roman" w:hint="default"/>
      </w:rPr>
    </w:lvl>
    <w:lvl w:ilvl="5">
      <w:start w:val="1"/>
      <w:numFmt w:val="none"/>
      <w:lvlText w:val=""/>
      <w:lvlJc w:val="left"/>
      <w:pPr>
        <w:tabs>
          <w:tab w:val="num" w:pos="2160"/>
        </w:tabs>
        <w:ind w:left="2160" w:hanging="360"/>
      </w:pPr>
      <w:rPr>
        <w:rFonts w:cs="Times New Roman" w:hint="default"/>
      </w:rPr>
    </w:lvl>
    <w:lvl w:ilvl="6">
      <w:start w:val="1"/>
      <w:numFmt w:val="none"/>
      <w:lvlText w:val="%7"/>
      <w:lvlJc w:val="left"/>
      <w:pPr>
        <w:tabs>
          <w:tab w:val="num" w:pos="2520"/>
        </w:tabs>
        <w:ind w:left="2520" w:hanging="360"/>
      </w:pPr>
      <w:rPr>
        <w:rFonts w:cs="Times New Roman" w:hint="default"/>
      </w:rPr>
    </w:lvl>
    <w:lvl w:ilvl="7">
      <w:start w:val="1"/>
      <w:numFmt w:val="none"/>
      <w:lvlText w:val="%8"/>
      <w:lvlJc w:val="left"/>
      <w:pPr>
        <w:tabs>
          <w:tab w:val="num" w:pos="2880"/>
        </w:tabs>
        <w:ind w:left="2880" w:hanging="360"/>
      </w:pPr>
      <w:rPr>
        <w:rFonts w:cs="Times New Roman" w:hint="default"/>
      </w:rPr>
    </w:lvl>
    <w:lvl w:ilvl="8">
      <w:start w:val="1"/>
      <w:numFmt w:val="none"/>
      <w:lvlText w:val="%9"/>
      <w:lvlJc w:val="left"/>
      <w:pPr>
        <w:tabs>
          <w:tab w:val="num" w:pos="3240"/>
        </w:tabs>
        <w:ind w:left="3240" w:hanging="360"/>
      </w:pPr>
      <w:rPr>
        <w:rFonts w:cs="Times New Roman" w:hint="default"/>
      </w:rPr>
    </w:lvl>
  </w:abstractNum>
  <w:abstractNum w:abstractNumId="17" w15:restartNumberingAfterBreak="0">
    <w:nsid w:val="17234235"/>
    <w:multiLevelType w:val="hybridMultilevel"/>
    <w:tmpl w:val="7E920EF4"/>
    <w:lvl w:ilvl="0" w:tplc="181679E6">
      <w:start w:val="1"/>
      <w:numFmt w:val="upperRoman"/>
      <w:lvlText w:val="(%1)"/>
      <w:lvlJc w:val="left"/>
      <w:pPr>
        <w:ind w:left="1826" w:hanging="394"/>
      </w:pPr>
      <w:rPr>
        <w:rFonts w:hint="default"/>
        <w:spacing w:val="-1"/>
        <w:w w:val="105"/>
        <w:lang w:val="en-US" w:eastAsia="en-US" w:bidi="ar-SA"/>
      </w:rPr>
    </w:lvl>
    <w:lvl w:ilvl="1" w:tplc="D3E81862">
      <w:numFmt w:val="bullet"/>
      <w:lvlText w:val="•"/>
      <w:lvlJc w:val="left"/>
      <w:pPr>
        <w:ind w:left="2518" w:hanging="394"/>
      </w:pPr>
      <w:rPr>
        <w:rFonts w:hint="default"/>
        <w:lang w:val="en-US" w:eastAsia="en-US" w:bidi="ar-SA"/>
      </w:rPr>
    </w:lvl>
    <w:lvl w:ilvl="2" w:tplc="A82AD75C">
      <w:numFmt w:val="bullet"/>
      <w:lvlText w:val="•"/>
      <w:lvlJc w:val="left"/>
      <w:pPr>
        <w:ind w:left="3216" w:hanging="394"/>
      </w:pPr>
      <w:rPr>
        <w:rFonts w:hint="default"/>
        <w:lang w:val="en-US" w:eastAsia="en-US" w:bidi="ar-SA"/>
      </w:rPr>
    </w:lvl>
    <w:lvl w:ilvl="3" w:tplc="840ADBBE">
      <w:numFmt w:val="bullet"/>
      <w:lvlText w:val="•"/>
      <w:lvlJc w:val="left"/>
      <w:pPr>
        <w:ind w:left="3914" w:hanging="394"/>
      </w:pPr>
      <w:rPr>
        <w:rFonts w:hint="default"/>
        <w:lang w:val="en-US" w:eastAsia="en-US" w:bidi="ar-SA"/>
      </w:rPr>
    </w:lvl>
    <w:lvl w:ilvl="4" w:tplc="B692996E">
      <w:numFmt w:val="bullet"/>
      <w:lvlText w:val="•"/>
      <w:lvlJc w:val="left"/>
      <w:pPr>
        <w:ind w:left="4612" w:hanging="394"/>
      </w:pPr>
      <w:rPr>
        <w:rFonts w:hint="default"/>
        <w:lang w:val="en-US" w:eastAsia="en-US" w:bidi="ar-SA"/>
      </w:rPr>
    </w:lvl>
    <w:lvl w:ilvl="5" w:tplc="8566FED8">
      <w:numFmt w:val="bullet"/>
      <w:lvlText w:val="•"/>
      <w:lvlJc w:val="left"/>
      <w:pPr>
        <w:ind w:left="5310" w:hanging="394"/>
      </w:pPr>
      <w:rPr>
        <w:rFonts w:hint="default"/>
        <w:lang w:val="en-US" w:eastAsia="en-US" w:bidi="ar-SA"/>
      </w:rPr>
    </w:lvl>
    <w:lvl w:ilvl="6" w:tplc="4B686CCE">
      <w:numFmt w:val="bullet"/>
      <w:lvlText w:val="•"/>
      <w:lvlJc w:val="left"/>
      <w:pPr>
        <w:ind w:left="6008" w:hanging="394"/>
      </w:pPr>
      <w:rPr>
        <w:rFonts w:hint="default"/>
        <w:lang w:val="en-US" w:eastAsia="en-US" w:bidi="ar-SA"/>
      </w:rPr>
    </w:lvl>
    <w:lvl w:ilvl="7" w:tplc="AFA61182">
      <w:numFmt w:val="bullet"/>
      <w:lvlText w:val="•"/>
      <w:lvlJc w:val="left"/>
      <w:pPr>
        <w:ind w:left="6706" w:hanging="394"/>
      </w:pPr>
      <w:rPr>
        <w:rFonts w:hint="default"/>
        <w:lang w:val="en-US" w:eastAsia="en-US" w:bidi="ar-SA"/>
      </w:rPr>
    </w:lvl>
    <w:lvl w:ilvl="8" w:tplc="EA323950">
      <w:numFmt w:val="bullet"/>
      <w:lvlText w:val="•"/>
      <w:lvlJc w:val="left"/>
      <w:pPr>
        <w:ind w:left="7404" w:hanging="394"/>
      </w:pPr>
      <w:rPr>
        <w:rFonts w:hint="default"/>
        <w:lang w:val="en-US" w:eastAsia="en-US" w:bidi="ar-SA"/>
      </w:rPr>
    </w:lvl>
  </w:abstractNum>
  <w:abstractNum w:abstractNumId="18" w15:restartNumberingAfterBreak="0">
    <w:nsid w:val="18AC2724"/>
    <w:multiLevelType w:val="hybridMultilevel"/>
    <w:tmpl w:val="F63AA914"/>
    <w:lvl w:ilvl="0" w:tplc="9DA2D3AC">
      <w:start w:val="1"/>
      <w:numFmt w:val="low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9" w15:restartNumberingAfterBreak="0">
    <w:nsid w:val="1C2F6B4E"/>
    <w:multiLevelType w:val="hybridMultilevel"/>
    <w:tmpl w:val="CD12E130"/>
    <w:lvl w:ilvl="0" w:tplc="F8FC7B90">
      <w:start w:val="5"/>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208253AB"/>
    <w:multiLevelType w:val="hybridMultilevel"/>
    <w:tmpl w:val="1396E284"/>
    <w:lvl w:ilvl="0" w:tplc="BC4C592A">
      <w:start w:val="2"/>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1" w15:restartNumberingAfterBreak="0">
    <w:nsid w:val="21C960A7"/>
    <w:multiLevelType w:val="hybridMultilevel"/>
    <w:tmpl w:val="8DB259C4"/>
    <w:lvl w:ilvl="0" w:tplc="2294FE4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5FA2DD0"/>
    <w:multiLevelType w:val="hybridMultilevel"/>
    <w:tmpl w:val="49ACA828"/>
    <w:lvl w:ilvl="0" w:tplc="E3305070">
      <w:start w:val="2"/>
      <w:numFmt w:val="upperRoman"/>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3" w15:restartNumberingAfterBreak="0">
    <w:nsid w:val="2C5279EC"/>
    <w:multiLevelType w:val="hybridMultilevel"/>
    <w:tmpl w:val="60B47920"/>
    <w:lvl w:ilvl="0" w:tplc="4754C6F2">
      <w:start w:val="1"/>
      <w:numFmt w:val="upperRoman"/>
      <w:lvlText w:val="(%1)"/>
      <w:lvlJc w:val="left"/>
      <w:pPr>
        <w:ind w:left="730" w:hanging="422"/>
      </w:pPr>
      <w:rPr>
        <w:rFonts w:hint="default"/>
        <w:spacing w:val="0"/>
        <w:w w:val="104"/>
        <w:lang w:val="en-US" w:eastAsia="en-US" w:bidi="ar-SA"/>
      </w:rPr>
    </w:lvl>
    <w:lvl w:ilvl="1" w:tplc="BAD2AD5C">
      <w:start w:val="1"/>
      <w:numFmt w:val="upperLetter"/>
      <w:lvlText w:val="(%2)"/>
      <w:lvlJc w:val="left"/>
      <w:pPr>
        <w:ind w:left="1483" w:hanging="493"/>
      </w:pPr>
      <w:rPr>
        <w:rFonts w:hint="default"/>
        <w:spacing w:val="-1"/>
        <w:w w:val="102"/>
        <w:lang w:val="en-US" w:eastAsia="en-US" w:bidi="ar-SA"/>
      </w:rPr>
    </w:lvl>
    <w:lvl w:ilvl="2" w:tplc="0F28DD6A">
      <w:numFmt w:val="bullet"/>
      <w:lvlText w:val="•"/>
      <w:lvlJc w:val="left"/>
      <w:pPr>
        <w:ind w:left="2702" w:hanging="493"/>
      </w:pPr>
      <w:rPr>
        <w:rFonts w:hint="default"/>
        <w:lang w:val="en-US" w:eastAsia="en-US" w:bidi="ar-SA"/>
      </w:rPr>
    </w:lvl>
    <w:lvl w:ilvl="3" w:tplc="DFA09522">
      <w:numFmt w:val="bullet"/>
      <w:lvlText w:val="•"/>
      <w:lvlJc w:val="left"/>
      <w:pPr>
        <w:ind w:left="3464" w:hanging="493"/>
      </w:pPr>
      <w:rPr>
        <w:rFonts w:hint="default"/>
        <w:lang w:val="en-US" w:eastAsia="en-US" w:bidi="ar-SA"/>
      </w:rPr>
    </w:lvl>
    <w:lvl w:ilvl="4" w:tplc="BAB4FACC">
      <w:numFmt w:val="bullet"/>
      <w:lvlText w:val="•"/>
      <w:lvlJc w:val="left"/>
      <w:pPr>
        <w:ind w:left="4226" w:hanging="493"/>
      </w:pPr>
      <w:rPr>
        <w:rFonts w:hint="default"/>
        <w:lang w:val="en-US" w:eastAsia="en-US" w:bidi="ar-SA"/>
      </w:rPr>
    </w:lvl>
    <w:lvl w:ilvl="5" w:tplc="E9BEDC24">
      <w:numFmt w:val="bullet"/>
      <w:lvlText w:val="•"/>
      <w:lvlJc w:val="left"/>
      <w:pPr>
        <w:ind w:left="4988" w:hanging="493"/>
      </w:pPr>
      <w:rPr>
        <w:rFonts w:hint="default"/>
        <w:lang w:val="en-US" w:eastAsia="en-US" w:bidi="ar-SA"/>
      </w:rPr>
    </w:lvl>
    <w:lvl w:ilvl="6" w:tplc="E102C724">
      <w:numFmt w:val="bullet"/>
      <w:lvlText w:val="•"/>
      <w:lvlJc w:val="left"/>
      <w:pPr>
        <w:ind w:left="5751" w:hanging="493"/>
      </w:pPr>
      <w:rPr>
        <w:rFonts w:hint="default"/>
        <w:lang w:val="en-US" w:eastAsia="en-US" w:bidi="ar-SA"/>
      </w:rPr>
    </w:lvl>
    <w:lvl w:ilvl="7" w:tplc="4BD47A60">
      <w:numFmt w:val="bullet"/>
      <w:lvlText w:val="•"/>
      <w:lvlJc w:val="left"/>
      <w:pPr>
        <w:ind w:left="6513" w:hanging="493"/>
      </w:pPr>
      <w:rPr>
        <w:rFonts w:hint="default"/>
        <w:lang w:val="en-US" w:eastAsia="en-US" w:bidi="ar-SA"/>
      </w:rPr>
    </w:lvl>
    <w:lvl w:ilvl="8" w:tplc="10BE9830">
      <w:numFmt w:val="bullet"/>
      <w:lvlText w:val="•"/>
      <w:lvlJc w:val="left"/>
      <w:pPr>
        <w:ind w:left="7275" w:hanging="493"/>
      </w:pPr>
      <w:rPr>
        <w:rFonts w:hint="default"/>
        <w:lang w:val="en-US" w:eastAsia="en-US" w:bidi="ar-SA"/>
      </w:rPr>
    </w:lvl>
  </w:abstractNum>
  <w:abstractNum w:abstractNumId="24" w15:restartNumberingAfterBreak="0">
    <w:nsid w:val="2C643EE6"/>
    <w:multiLevelType w:val="hybridMultilevel"/>
    <w:tmpl w:val="61C2E868"/>
    <w:lvl w:ilvl="0" w:tplc="F7D66750">
      <w:start w:val="7"/>
      <w:numFmt w:val="upperRoman"/>
      <w:lvlText w:val="(%1)"/>
      <w:lvlJc w:val="left"/>
      <w:pPr>
        <w:tabs>
          <w:tab w:val="num" w:pos="1440"/>
        </w:tabs>
        <w:ind w:left="1440" w:hanging="720"/>
      </w:pPr>
      <w:rPr>
        <w:rFonts w:hint="default"/>
      </w:rPr>
    </w:lvl>
    <w:lvl w:ilvl="1" w:tplc="9B3A9DEC">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307C31EC"/>
    <w:multiLevelType w:val="hybridMultilevel"/>
    <w:tmpl w:val="349CAE7A"/>
    <w:lvl w:ilvl="0" w:tplc="91DAF7C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2F52595"/>
    <w:multiLevelType w:val="hybridMultilevel"/>
    <w:tmpl w:val="88269602"/>
    <w:lvl w:ilvl="0" w:tplc="F48A02E0">
      <w:start w:val="5"/>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7" w15:restartNumberingAfterBreak="0">
    <w:nsid w:val="35082051"/>
    <w:multiLevelType w:val="hybridMultilevel"/>
    <w:tmpl w:val="A366FEE0"/>
    <w:lvl w:ilvl="0" w:tplc="5F2ED248">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35FF30BF"/>
    <w:multiLevelType w:val="hybridMultilevel"/>
    <w:tmpl w:val="B972BAC6"/>
    <w:lvl w:ilvl="0" w:tplc="46D2349C">
      <w:start w:val="1"/>
      <w:numFmt w:val="decimal"/>
      <w:pStyle w:val="ParagraphDiscussion"/>
      <w:lvlText w:val="%1."/>
      <w:lvlJc w:val="left"/>
      <w:pPr>
        <w:tabs>
          <w:tab w:val="num" w:pos="360"/>
        </w:tabs>
      </w:pPr>
      <w:rPr>
        <w:rFonts w:cs="Times New Roman" w:hint="default"/>
      </w:rPr>
    </w:lvl>
    <w:lvl w:ilvl="1" w:tplc="73E6C760">
      <w:start w:val="1"/>
      <w:numFmt w:val="lowerLetter"/>
      <w:pStyle w:val="ListLettered"/>
      <w:lvlText w:val="%2)"/>
      <w:lvlJc w:val="left"/>
      <w:pPr>
        <w:tabs>
          <w:tab w:val="num" w:pos="1440"/>
        </w:tabs>
        <w:ind w:left="1440" w:hanging="360"/>
      </w:pPr>
      <w:rPr>
        <w:rFonts w:ascii="Times New Roman" w:hAnsi="Times New Roman" w:cs="Times New Roman" w:hint="default"/>
        <w:sz w:val="24"/>
      </w:rPr>
    </w:lvl>
    <w:lvl w:ilvl="2" w:tplc="E35CDEF4">
      <w:start w:val="2"/>
      <w:numFmt w:val="upperRoman"/>
      <w:lvlText w:val="(%3)"/>
      <w:lvlJc w:val="left"/>
      <w:pPr>
        <w:tabs>
          <w:tab w:val="num" w:pos="2700"/>
        </w:tabs>
        <w:ind w:left="2700" w:hanging="720"/>
      </w:pPr>
      <w:rPr>
        <w:rFonts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50146703"/>
    <w:multiLevelType w:val="hybridMultilevel"/>
    <w:tmpl w:val="BC6ABBBC"/>
    <w:lvl w:ilvl="0" w:tplc="9C3AF6AC">
      <w:start w:val="3"/>
      <w:numFmt w:val="lowerLetter"/>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55DA4608"/>
    <w:multiLevelType w:val="hybridMultilevel"/>
    <w:tmpl w:val="E2D23820"/>
    <w:lvl w:ilvl="0" w:tplc="43D6B8E0">
      <w:start w:val="16"/>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1" w15:restartNumberingAfterBreak="0">
    <w:nsid w:val="6A766E58"/>
    <w:multiLevelType w:val="hybridMultilevel"/>
    <w:tmpl w:val="D86E9B9C"/>
    <w:lvl w:ilvl="0" w:tplc="F70078C6">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6F765668"/>
    <w:multiLevelType w:val="hybridMultilevel"/>
    <w:tmpl w:val="50543798"/>
    <w:lvl w:ilvl="0" w:tplc="02667BF6">
      <w:start w:val="1"/>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3" w15:restartNumberingAfterBreak="0">
    <w:nsid w:val="7042615E"/>
    <w:multiLevelType w:val="hybridMultilevel"/>
    <w:tmpl w:val="3B660DEE"/>
    <w:lvl w:ilvl="0" w:tplc="5936D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9E277B"/>
    <w:multiLevelType w:val="hybridMultilevel"/>
    <w:tmpl w:val="8F842C68"/>
    <w:lvl w:ilvl="0" w:tplc="D5BAC672">
      <w:start w:val="2"/>
      <w:numFmt w:val="lowerLetter"/>
      <w:lvlText w:val="(%1)"/>
      <w:lvlJc w:val="left"/>
      <w:pPr>
        <w:ind w:left="711" w:hanging="562"/>
      </w:pPr>
      <w:rPr>
        <w:rFonts w:ascii="Times New Roman" w:eastAsia="Times New Roman" w:hAnsi="Times New Roman" w:cs="Times New Roman" w:hint="default"/>
        <w:b w:val="0"/>
        <w:bCs w:val="0"/>
        <w:i w:val="0"/>
        <w:iCs w:val="0"/>
        <w:color w:val="2A2A2A"/>
        <w:spacing w:val="0"/>
        <w:w w:val="104"/>
        <w:sz w:val="25"/>
        <w:szCs w:val="25"/>
        <w:lang w:val="en-US" w:eastAsia="en-US" w:bidi="ar-SA"/>
      </w:rPr>
    </w:lvl>
    <w:lvl w:ilvl="1" w:tplc="B49A2750">
      <w:start w:val="1"/>
      <w:numFmt w:val="upperRoman"/>
      <w:lvlText w:val="(%2)"/>
      <w:lvlJc w:val="left"/>
      <w:pPr>
        <w:ind w:left="711" w:hanging="478"/>
      </w:pPr>
      <w:rPr>
        <w:rFonts w:hint="default"/>
        <w:spacing w:val="0"/>
        <w:w w:val="109"/>
        <w:lang w:val="en-US" w:eastAsia="en-US" w:bidi="ar-SA"/>
      </w:rPr>
    </w:lvl>
    <w:lvl w:ilvl="2" w:tplc="9DBCB116">
      <w:numFmt w:val="bullet"/>
      <w:lvlText w:val="•"/>
      <w:lvlJc w:val="left"/>
      <w:pPr>
        <w:ind w:left="1635" w:hanging="478"/>
      </w:pPr>
      <w:rPr>
        <w:rFonts w:hint="default"/>
        <w:lang w:val="en-US" w:eastAsia="en-US" w:bidi="ar-SA"/>
      </w:rPr>
    </w:lvl>
    <w:lvl w:ilvl="3" w:tplc="384ADDFE">
      <w:numFmt w:val="bullet"/>
      <w:lvlText w:val="•"/>
      <w:lvlJc w:val="left"/>
      <w:pPr>
        <w:ind w:left="2531" w:hanging="478"/>
      </w:pPr>
      <w:rPr>
        <w:rFonts w:hint="default"/>
        <w:lang w:val="en-US" w:eastAsia="en-US" w:bidi="ar-SA"/>
      </w:rPr>
    </w:lvl>
    <w:lvl w:ilvl="4" w:tplc="F35CD856">
      <w:numFmt w:val="bullet"/>
      <w:lvlText w:val="•"/>
      <w:lvlJc w:val="left"/>
      <w:pPr>
        <w:ind w:left="3426" w:hanging="478"/>
      </w:pPr>
      <w:rPr>
        <w:rFonts w:hint="default"/>
        <w:lang w:val="en-US" w:eastAsia="en-US" w:bidi="ar-SA"/>
      </w:rPr>
    </w:lvl>
    <w:lvl w:ilvl="5" w:tplc="F4AE45AE">
      <w:numFmt w:val="bullet"/>
      <w:lvlText w:val="•"/>
      <w:lvlJc w:val="left"/>
      <w:pPr>
        <w:ind w:left="4322" w:hanging="478"/>
      </w:pPr>
      <w:rPr>
        <w:rFonts w:hint="default"/>
        <w:lang w:val="en-US" w:eastAsia="en-US" w:bidi="ar-SA"/>
      </w:rPr>
    </w:lvl>
    <w:lvl w:ilvl="6" w:tplc="9B1E5DEE">
      <w:numFmt w:val="bullet"/>
      <w:lvlText w:val="•"/>
      <w:lvlJc w:val="left"/>
      <w:pPr>
        <w:ind w:left="5217" w:hanging="478"/>
      </w:pPr>
      <w:rPr>
        <w:rFonts w:hint="default"/>
        <w:lang w:val="en-US" w:eastAsia="en-US" w:bidi="ar-SA"/>
      </w:rPr>
    </w:lvl>
    <w:lvl w:ilvl="7" w:tplc="DFECFD14">
      <w:numFmt w:val="bullet"/>
      <w:lvlText w:val="•"/>
      <w:lvlJc w:val="left"/>
      <w:pPr>
        <w:ind w:left="6113" w:hanging="478"/>
      </w:pPr>
      <w:rPr>
        <w:rFonts w:hint="default"/>
        <w:lang w:val="en-US" w:eastAsia="en-US" w:bidi="ar-SA"/>
      </w:rPr>
    </w:lvl>
    <w:lvl w:ilvl="8" w:tplc="AB52E910">
      <w:numFmt w:val="bullet"/>
      <w:lvlText w:val="•"/>
      <w:lvlJc w:val="left"/>
      <w:pPr>
        <w:ind w:left="7008" w:hanging="478"/>
      </w:pPr>
      <w:rPr>
        <w:rFonts w:hint="default"/>
        <w:lang w:val="en-US" w:eastAsia="en-US" w:bidi="ar-SA"/>
      </w:rPr>
    </w:lvl>
  </w:abstractNum>
  <w:abstractNum w:abstractNumId="35" w15:restartNumberingAfterBreak="0">
    <w:nsid w:val="70CF77E2"/>
    <w:multiLevelType w:val="hybridMultilevel"/>
    <w:tmpl w:val="87101862"/>
    <w:lvl w:ilvl="0" w:tplc="F6C450B4">
      <w:start w:val="3"/>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79AF796F"/>
    <w:multiLevelType w:val="hybridMultilevel"/>
    <w:tmpl w:val="056ECAE4"/>
    <w:lvl w:ilvl="0" w:tplc="717079F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A3C2E0D"/>
    <w:multiLevelType w:val="multilevel"/>
    <w:tmpl w:val="F63AA914"/>
    <w:lvl w:ilvl="0">
      <w:start w:val="1"/>
      <w:numFmt w:val="lowerRoman"/>
      <w:lvlText w:val="(%1)"/>
      <w:lvlJc w:val="left"/>
      <w:pPr>
        <w:tabs>
          <w:tab w:val="num" w:pos="1440"/>
        </w:tabs>
        <w:ind w:left="1440" w:hanging="72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num w:numId="1" w16cid:durableId="270164313">
    <w:abstractNumId w:val="6"/>
  </w:num>
  <w:num w:numId="2" w16cid:durableId="1370690276">
    <w:abstractNumId w:val="5"/>
  </w:num>
  <w:num w:numId="3" w16cid:durableId="1905214485">
    <w:abstractNumId w:val="4"/>
  </w:num>
  <w:num w:numId="4" w16cid:durableId="619607625">
    <w:abstractNumId w:val="8"/>
  </w:num>
  <w:num w:numId="5" w16cid:durableId="797600728">
    <w:abstractNumId w:val="3"/>
  </w:num>
  <w:num w:numId="6" w16cid:durableId="386877946">
    <w:abstractNumId w:val="2"/>
  </w:num>
  <w:num w:numId="7" w16cid:durableId="1272712669">
    <w:abstractNumId w:val="1"/>
  </w:num>
  <w:num w:numId="8" w16cid:durableId="39018345">
    <w:abstractNumId w:val="0"/>
  </w:num>
  <w:num w:numId="9" w16cid:durableId="208759767">
    <w:abstractNumId w:val="10"/>
  </w:num>
  <w:num w:numId="10" w16cid:durableId="1544053962">
    <w:abstractNumId w:val="16"/>
  </w:num>
  <w:num w:numId="11" w16cid:durableId="1533684743">
    <w:abstractNumId w:val="28"/>
  </w:num>
  <w:num w:numId="12" w16cid:durableId="992759664">
    <w:abstractNumId w:val="27"/>
  </w:num>
  <w:num w:numId="13" w16cid:durableId="1242136327">
    <w:abstractNumId w:val="9"/>
  </w:num>
  <w:num w:numId="14" w16cid:durableId="156700112">
    <w:abstractNumId w:val="7"/>
  </w:num>
  <w:num w:numId="15" w16cid:durableId="442892316">
    <w:abstractNumId w:val="31"/>
  </w:num>
  <w:num w:numId="16" w16cid:durableId="1744833171">
    <w:abstractNumId w:val="11"/>
  </w:num>
  <w:num w:numId="17" w16cid:durableId="1799491581">
    <w:abstractNumId w:val="22"/>
  </w:num>
  <w:num w:numId="18" w16cid:durableId="478183096">
    <w:abstractNumId w:val="12"/>
  </w:num>
  <w:num w:numId="19" w16cid:durableId="755830102">
    <w:abstractNumId w:val="20"/>
  </w:num>
  <w:num w:numId="20" w16cid:durableId="1001468533">
    <w:abstractNumId w:val="29"/>
  </w:num>
  <w:num w:numId="21" w16cid:durableId="1772622050">
    <w:abstractNumId w:val="14"/>
  </w:num>
  <w:num w:numId="22" w16cid:durableId="1913806565">
    <w:abstractNumId w:val="30"/>
  </w:num>
  <w:num w:numId="23" w16cid:durableId="1379746681">
    <w:abstractNumId w:val="15"/>
  </w:num>
  <w:num w:numId="24" w16cid:durableId="1146703692">
    <w:abstractNumId w:val="18"/>
  </w:num>
  <w:num w:numId="25" w16cid:durableId="1820925559">
    <w:abstractNumId w:val="37"/>
  </w:num>
  <w:num w:numId="26" w16cid:durableId="1639333395">
    <w:abstractNumId w:val="32"/>
  </w:num>
  <w:num w:numId="27" w16cid:durableId="809136262">
    <w:abstractNumId w:val="19"/>
  </w:num>
  <w:num w:numId="28" w16cid:durableId="440803973">
    <w:abstractNumId w:val="26"/>
  </w:num>
  <w:num w:numId="29" w16cid:durableId="188761635">
    <w:abstractNumId w:val="35"/>
  </w:num>
  <w:num w:numId="30" w16cid:durableId="2097356240">
    <w:abstractNumId w:val="24"/>
  </w:num>
  <w:num w:numId="31" w16cid:durableId="1789886099">
    <w:abstractNumId w:val="28"/>
    <w:lvlOverride w:ilvl="0">
      <w:startOverride w:val="1"/>
    </w:lvlOverride>
  </w:num>
  <w:num w:numId="32" w16cid:durableId="356546672">
    <w:abstractNumId w:val="13"/>
  </w:num>
  <w:num w:numId="33" w16cid:durableId="879630523">
    <w:abstractNumId w:val="17"/>
  </w:num>
  <w:num w:numId="34" w16cid:durableId="1673529339">
    <w:abstractNumId w:val="23"/>
  </w:num>
  <w:num w:numId="35" w16cid:durableId="1595895973">
    <w:abstractNumId w:val="25"/>
  </w:num>
  <w:num w:numId="36" w16cid:durableId="1092624318">
    <w:abstractNumId w:val="34"/>
  </w:num>
  <w:num w:numId="37" w16cid:durableId="2106799568">
    <w:abstractNumId w:val="33"/>
  </w:num>
  <w:num w:numId="38" w16cid:durableId="384641924">
    <w:abstractNumId w:val="21"/>
  </w:num>
  <w:num w:numId="39" w16cid:durableId="1005090618">
    <w:abstractNumId w:val="3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removePersonalInformation/>
  <w:removeDateAndTime/>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formatting="0"/>
  <w:defaultTabStop w:val="720"/>
  <w:evenAndOddHeaders/>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067"/>
    <w:rsid w:val="00002D08"/>
    <w:rsid w:val="00007BAF"/>
    <w:rsid w:val="000214D1"/>
    <w:rsid w:val="00022750"/>
    <w:rsid w:val="000274BE"/>
    <w:rsid w:val="0003258C"/>
    <w:rsid w:val="000338A6"/>
    <w:rsid w:val="000416C5"/>
    <w:rsid w:val="00041F01"/>
    <w:rsid w:val="00050D0E"/>
    <w:rsid w:val="000615E4"/>
    <w:rsid w:val="00062C59"/>
    <w:rsid w:val="0006788E"/>
    <w:rsid w:val="00081373"/>
    <w:rsid w:val="000932AA"/>
    <w:rsid w:val="00095DFA"/>
    <w:rsid w:val="000A0BCF"/>
    <w:rsid w:val="000A0D45"/>
    <w:rsid w:val="000A716E"/>
    <w:rsid w:val="000B22E5"/>
    <w:rsid w:val="000B59FD"/>
    <w:rsid w:val="000C3080"/>
    <w:rsid w:val="000C4324"/>
    <w:rsid w:val="000D106A"/>
    <w:rsid w:val="000D6F81"/>
    <w:rsid w:val="000E6940"/>
    <w:rsid w:val="000F25BE"/>
    <w:rsid w:val="000F50B2"/>
    <w:rsid w:val="00104402"/>
    <w:rsid w:val="001122D9"/>
    <w:rsid w:val="00117200"/>
    <w:rsid w:val="001334DA"/>
    <w:rsid w:val="0013535F"/>
    <w:rsid w:val="00137405"/>
    <w:rsid w:val="00143E8E"/>
    <w:rsid w:val="00144553"/>
    <w:rsid w:val="001454BB"/>
    <w:rsid w:val="00152746"/>
    <w:rsid w:val="001529F2"/>
    <w:rsid w:val="00163D59"/>
    <w:rsid w:val="001805FF"/>
    <w:rsid w:val="00187868"/>
    <w:rsid w:val="0019019C"/>
    <w:rsid w:val="00193689"/>
    <w:rsid w:val="001961BC"/>
    <w:rsid w:val="001A11B1"/>
    <w:rsid w:val="001B1E5A"/>
    <w:rsid w:val="001B3477"/>
    <w:rsid w:val="001B4484"/>
    <w:rsid w:val="001C4297"/>
    <w:rsid w:val="001C5CFE"/>
    <w:rsid w:val="001C7152"/>
    <w:rsid w:val="001D5BDB"/>
    <w:rsid w:val="001F2458"/>
    <w:rsid w:val="001F7AF4"/>
    <w:rsid w:val="00202A65"/>
    <w:rsid w:val="00202FA1"/>
    <w:rsid w:val="002054CA"/>
    <w:rsid w:val="002063CD"/>
    <w:rsid w:val="00207DAE"/>
    <w:rsid w:val="00211BA9"/>
    <w:rsid w:val="002133EE"/>
    <w:rsid w:val="002211F3"/>
    <w:rsid w:val="00230C3D"/>
    <w:rsid w:val="00233F58"/>
    <w:rsid w:val="002360C9"/>
    <w:rsid w:val="00240E2A"/>
    <w:rsid w:val="00242067"/>
    <w:rsid w:val="00250099"/>
    <w:rsid w:val="0025088E"/>
    <w:rsid w:val="00256F17"/>
    <w:rsid w:val="0026113E"/>
    <w:rsid w:val="0026369C"/>
    <w:rsid w:val="00265666"/>
    <w:rsid w:val="00282036"/>
    <w:rsid w:val="00290357"/>
    <w:rsid w:val="00290530"/>
    <w:rsid w:val="002913A2"/>
    <w:rsid w:val="00292825"/>
    <w:rsid w:val="00293141"/>
    <w:rsid w:val="002A1B1D"/>
    <w:rsid w:val="002A2BF9"/>
    <w:rsid w:val="002B3DA7"/>
    <w:rsid w:val="002B46A2"/>
    <w:rsid w:val="002B4B2E"/>
    <w:rsid w:val="002D3626"/>
    <w:rsid w:val="002F00CB"/>
    <w:rsid w:val="002F255C"/>
    <w:rsid w:val="002F3AC5"/>
    <w:rsid w:val="0030096D"/>
    <w:rsid w:val="003042E9"/>
    <w:rsid w:val="00304EC4"/>
    <w:rsid w:val="00306DB6"/>
    <w:rsid w:val="00306F67"/>
    <w:rsid w:val="0031127D"/>
    <w:rsid w:val="003118D8"/>
    <w:rsid w:val="003121DF"/>
    <w:rsid w:val="00312498"/>
    <w:rsid w:val="003139FC"/>
    <w:rsid w:val="003178A1"/>
    <w:rsid w:val="00325EE6"/>
    <w:rsid w:val="00327554"/>
    <w:rsid w:val="00327699"/>
    <w:rsid w:val="00336C34"/>
    <w:rsid w:val="003441B6"/>
    <w:rsid w:val="00354064"/>
    <w:rsid w:val="003559F5"/>
    <w:rsid w:val="003574D1"/>
    <w:rsid w:val="00365465"/>
    <w:rsid w:val="00366818"/>
    <w:rsid w:val="003675C7"/>
    <w:rsid w:val="003703E2"/>
    <w:rsid w:val="00375D01"/>
    <w:rsid w:val="00381782"/>
    <w:rsid w:val="00390B61"/>
    <w:rsid w:val="00392720"/>
    <w:rsid w:val="003A0223"/>
    <w:rsid w:val="003B22C2"/>
    <w:rsid w:val="003B4E9A"/>
    <w:rsid w:val="003B76FD"/>
    <w:rsid w:val="003C2567"/>
    <w:rsid w:val="003C27CC"/>
    <w:rsid w:val="003C2FA6"/>
    <w:rsid w:val="003C3297"/>
    <w:rsid w:val="003C3440"/>
    <w:rsid w:val="003C3FAC"/>
    <w:rsid w:val="003C5296"/>
    <w:rsid w:val="003D0677"/>
    <w:rsid w:val="003D52BA"/>
    <w:rsid w:val="003E2981"/>
    <w:rsid w:val="003F34B2"/>
    <w:rsid w:val="003F59F0"/>
    <w:rsid w:val="0040049B"/>
    <w:rsid w:val="004007FC"/>
    <w:rsid w:val="00400C26"/>
    <w:rsid w:val="004042E5"/>
    <w:rsid w:val="004047CA"/>
    <w:rsid w:val="00404F03"/>
    <w:rsid w:val="00407CB6"/>
    <w:rsid w:val="004163D5"/>
    <w:rsid w:val="004203F1"/>
    <w:rsid w:val="00423DD1"/>
    <w:rsid w:val="00426C36"/>
    <w:rsid w:val="00434202"/>
    <w:rsid w:val="004348B1"/>
    <w:rsid w:val="00440C04"/>
    <w:rsid w:val="00441477"/>
    <w:rsid w:val="00445A0F"/>
    <w:rsid w:val="004558BD"/>
    <w:rsid w:val="004620C7"/>
    <w:rsid w:val="004634D6"/>
    <w:rsid w:val="004652D9"/>
    <w:rsid w:val="004729AD"/>
    <w:rsid w:val="004767CA"/>
    <w:rsid w:val="00480DDC"/>
    <w:rsid w:val="00494C78"/>
    <w:rsid w:val="00497ED4"/>
    <w:rsid w:val="004A0DA4"/>
    <w:rsid w:val="004A3E1D"/>
    <w:rsid w:val="004B04E8"/>
    <w:rsid w:val="004B1BE4"/>
    <w:rsid w:val="004B3042"/>
    <w:rsid w:val="004B661A"/>
    <w:rsid w:val="004C283E"/>
    <w:rsid w:val="004C4398"/>
    <w:rsid w:val="004C520F"/>
    <w:rsid w:val="004E3F99"/>
    <w:rsid w:val="004E45B4"/>
    <w:rsid w:val="004E5B93"/>
    <w:rsid w:val="004F5218"/>
    <w:rsid w:val="004F7DD8"/>
    <w:rsid w:val="00500565"/>
    <w:rsid w:val="0050255C"/>
    <w:rsid w:val="00502841"/>
    <w:rsid w:val="005060A1"/>
    <w:rsid w:val="0051318F"/>
    <w:rsid w:val="00513CD5"/>
    <w:rsid w:val="00514780"/>
    <w:rsid w:val="005203F0"/>
    <w:rsid w:val="00523260"/>
    <w:rsid w:val="005305F7"/>
    <w:rsid w:val="00532FB1"/>
    <w:rsid w:val="00534878"/>
    <w:rsid w:val="005359B2"/>
    <w:rsid w:val="005431A6"/>
    <w:rsid w:val="00544640"/>
    <w:rsid w:val="00546D79"/>
    <w:rsid w:val="00555B2C"/>
    <w:rsid w:val="00556299"/>
    <w:rsid w:val="005611A1"/>
    <w:rsid w:val="00564B24"/>
    <w:rsid w:val="00565019"/>
    <w:rsid w:val="00566BAE"/>
    <w:rsid w:val="00566C57"/>
    <w:rsid w:val="00576356"/>
    <w:rsid w:val="00576F1B"/>
    <w:rsid w:val="005845B7"/>
    <w:rsid w:val="00593639"/>
    <w:rsid w:val="005972AA"/>
    <w:rsid w:val="005A639D"/>
    <w:rsid w:val="005B1663"/>
    <w:rsid w:val="005B1DCD"/>
    <w:rsid w:val="005B22D0"/>
    <w:rsid w:val="005C010F"/>
    <w:rsid w:val="005C76C5"/>
    <w:rsid w:val="005D2179"/>
    <w:rsid w:val="005D6364"/>
    <w:rsid w:val="005E27EC"/>
    <w:rsid w:val="005E5E71"/>
    <w:rsid w:val="005E6DC4"/>
    <w:rsid w:val="006013AF"/>
    <w:rsid w:val="0060703D"/>
    <w:rsid w:val="006078A2"/>
    <w:rsid w:val="00617C36"/>
    <w:rsid w:val="00617FC9"/>
    <w:rsid w:val="0062012C"/>
    <w:rsid w:val="006238E9"/>
    <w:rsid w:val="006247FB"/>
    <w:rsid w:val="0063092D"/>
    <w:rsid w:val="00633861"/>
    <w:rsid w:val="00633C72"/>
    <w:rsid w:val="006441A5"/>
    <w:rsid w:val="006467CD"/>
    <w:rsid w:val="006502CD"/>
    <w:rsid w:val="00660759"/>
    <w:rsid w:val="006669D2"/>
    <w:rsid w:val="0067285E"/>
    <w:rsid w:val="006731C2"/>
    <w:rsid w:val="00677655"/>
    <w:rsid w:val="00694A0B"/>
    <w:rsid w:val="006979E6"/>
    <w:rsid w:val="006A0858"/>
    <w:rsid w:val="006A5E86"/>
    <w:rsid w:val="006B03FA"/>
    <w:rsid w:val="006B288D"/>
    <w:rsid w:val="006B35C0"/>
    <w:rsid w:val="006C378D"/>
    <w:rsid w:val="006D0881"/>
    <w:rsid w:val="006D2CD9"/>
    <w:rsid w:val="006D3D81"/>
    <w:rsid w:val="006E4586"/>
    <w:rsid w:val="006F4490"/>
    <w:rsid w:val="007008F9"/>
    <w:rsid w:val="007077C4"/>
    <w:rsid w:val="0071128E"/>
    <w:rsid w:val="00711CD2"/>
    <w:rsid w:val="00711D39"/>
    <w:rsid w:val="007256B8"/>
    <w:rsid w:val="00727B6F"/>
    <w:rsid w:val="00733F61"/>
    <w:rsid w:val="00737307"/>
    <w:rsid w:val="00751C09"/>
    <w:rsid w:val="00755314"/>
    <w:rsid w:val="00761460"/>
    <w:rsid w:val="00765137"/>
    <w:rsid w:val="00765926"/>
    <w:rsid w:val="00766EC9"/>
    <w:rsid w:val="0076792F"/>
    <w:rsid w:val="007749E5"/>
    <w:rsid w:val="00777A37"/>
    <w:rsid w:val="00781CFC"/>
    <w:rsid w:val="0078291B"/>
    <w:rsid w:val="00790D0E"/>
    <w:rsid w:val="0079220A"/>
    <w:rsid w:val="00795F22"/>
    <w:rsid w:val="007968C6"/>
    <w:rsid w:val="007A4056"/>
    <w:rsid w:val="007B220E"/>
    <w:rsid w:val="007C08ED"/>
    <w:rsid w:val="007C271C"/>
    <w:rsid w:val="007C78BF"/>
    <w:rsid w:val="007D478E"/>
    <w:rsid w:val="007D5089"/>
    <w:rsid w:val="007D741D"/>
    <w:rsid w:val="007D7C79"/>
    <w:rsid w:val="007E1240"/>
    <w:rsid w:val="007F0956"/>
    <w:rsid w:val="007F5328"/>
    <w:rsid w:val="007F5E15"/>
    <w:rsid w:val="008071C1"/>
    <w:rsid w:val="008075C3"/>
    <w:rsid w:val="00812F5E"/>
    <w:rsid w:val="00815BB3"/>
    <w:rsid w:val="00817C6A"/>
    <w:rsid w:val="008236F8"/>
    <w:rsid w:val="00826BF9"/>
    <w:rsid w:val="008304AB"/>
    <w:rsid w:val="00831EFF"/>
    <w:rsid w:val="00834EB5"/>
    <w:rsid w:val="008417E8"/>
    <w:rsid w:val="00845C50"/>
    <w:rsid w:val="00846A0F"/>
    <w:rsid w:val="0085532C"/>
    <w:rsid w:val="00863CC4"/>
    <w:rsid w:val="00871A89"/>
    <w:rsid w:val="0087390A"/>
    <w:rsid w:val="00883F2A"/>
    <w:rsid w:val="00893C9F"/>
    <w:rsid w:val="008944F0"/>
    <w:rsid w:val="008961CE"/>
    <w:rsid w:val="0089647D"/>
    <w:rsid w:val="0089790E"/>
    <w:rsid w:val="008A3C6E"/>
    <w:rsid w:val="008A79D9"/>
    <w:rsid w:val="008B0EB8"/>
    <w:rsid w:val="008B24F9"/>
    <w:rsid w:val="008B2F7E"/>
    <w:rsid w:val="008B4668"/>
    <w:rsid w:val="008B78B8"/>
    <w:rsid w:val="008C1B61"/>
    <w:rsid w:val="008E68C4"/>
    <w:rsid w:val="008F034F"/>
    <w:rsid w:val="008F2091"/>
    <w:rsid w:val="009059DA"/>
    <w:rsid w:val="00915549"/>
    <w:rsid w:val="009155D4"/>
    <w:rsid w:val="00925303"/>
    <w:rsid w:val="00926FC8"/>
    <w:rsid w:val="00951145"/>
    <w:rsid w:val="00954705"/>
    <w:rsid w:val="00954881"/>
    <w:rsid w:val="00961F34"/>
    <w:rsid w:val="00965359"/>
    <w:rsid w:val="00966685"/>
    <w:rsid w:val="00967688"/>
    <w:rsid w:val="00971337"/>
    <w:rsid w:val="00982B7C"/>
    <w:rsid w:val="00992605"/>
    <w:rsid w:val="00995896"/>
    <w:rsid w:val="009966CF"/>
    <w:rsid w:val="009B2B9E"/>
    <w:rsid w:val="009B3C92"/>
    <w:rsid w:val="009C11E2"/>
    <w:rsid w:val="009C5092"/>
    <w:rsid w:val="009C5BEC"/>
    <w:rsid w:val="009C692F"/>
    <w:rsid w:val="009E4291"/>
    <w:rsid w:val="009E66E0"/>
    <w:rsid w:val="009F0D04"/>
    <w:rsid w:val="009F4C77"/>
    <w:rsid w:val="009F6D05"/>
    <w:rsid w:val="00A00F35"/>
    <w:rsid w:val="00A053F1"/>
    <w:rsid w:val="00A0677D"/>
    <w:rsid w:val="00A07B16"/>
    <w:rsid w:val="00A132A6"/>
    <w:rsid w:val="00A1766A"/>
    <w:rsid w:val="00A23C66"/>
    <w:rsid w:val="00A24418"/>
    <w:rsid w:val="00A26402"/>
    <w:rsid w:val="00A2709D"/>
    <w:rsid w:val="00A30052"/>
    <w:rsid w:val="00A303C6"/>
    <w:rsid w:val="00A32F94"/>
    <w:rsid w:val="00A43CAB"/>
    <w:rsid w:val="00A6769F"/>
    <w:rsid w:val="00A85646"/>
    <w:rsid w:val="00A87581"/>
    <w:rsid w:val="00A91531"/>
    <w:rsid w:val="00A91AA9"/>
    <w:rsid w:val="00A95EA9"/>
    <w:rsid w:val="00A97004"/>
    <w:rsid w:val="00A97849"/>
    <w:rsid w:val="00AA714D"/>
    <w:rsid w:val="00AB1415"/>
    <w:rsid w:val="00AB33FD"/>
    <w:rsid w:val="00AB455F"/>
    <w:rsid w:val="00AC03DF"/>
    <w:rsid w:val="00AC3245"/>
    <w:rsid w:val="00AC3311"/>
    <w:rsid w:val="00AD05C6"/>
    <w:rsid w:val="00AE2AD4"/>
    <w:rsid w:val="00AF138E"/>
    <w:rsid w:val="00AF4547"/>
    <w:rsid w:val="00B02658"/>
    <w:rsid w:val="00B05EA8"/>
    <w:rsid w:val="00B15548"/>
    <w:rsid w:val="00B15C7D"/>
    <w:rsid w:val="00B1622B"/>
    <w:rsid w:val="00B1692D"/>
    <w:rsid w:val="00B23B90"/>
    <w:rsid w:val="00B270C9"/>
    <w:rsid w:val="00B35389"/>
    <w:rsid w:val="00B551AF"/>
    <w:rsid w:val="00B61189"/>
    <w:rsid w:val="00B616F9"/>
    <w:rsid w:val="00B64174"/>
    <w:rsid w:val="00B650C3"/>
    <w:rsid w:val="00B66BC3"/>
    <w:rsid w:val="00B71785"/>
    <w:rsid w:val="00B71CF5"/>
    <w:rsid w:val="00B7465F"/>
    <w:rsid w:val="00B81511"/>
    <w:rsid w:val="00B820FC"/>
    <w:rsid w:val="00B82633"/>
    <w:rsid w:val="00B91662"/>
    <w:rsid w:val="00B9306E"/>
    <w:rsid w:val="00B9454E"/>
    <w:rsid w:val="00B956EA"/>
    <w:rsid w:val="00B95B36"/>
    <w:rsid w:val="00BA131B"/>
    <w:rsid w:val="00BA3F17"/>
    <w:rsid w:val="00BB37D5"/>
    <w:rsid w:val="00BF53BF"/>
    <w:rsid w:val="00BF6745"/>
    <w:rsid w:val="00C1642C"/>
    <w:rsid w:val="00C21662"/>
    <w:rsid w:val="00C22C61"/>
    <w:rsid w:val="00C22E07"/>
    <w:rsid w:val="00C234A7"/>
    <w:rsid w:val="00C2451F"/>
    <w:rsid w:val="00C30C6D"/>
    <w:rsid w:val="00C30FCB"/>
    <w:rsid w:val="00C32396"/>
    <w:rsid w:val="00C33B7D"/>
    <w:rsid w:val="00C40064"/>
    <w:rsid w:val="00C54A06"/>
    <w:rsid w:val="00C55F04"/>
    <w:rsid w:val="00C57327"/>
    <w:rsid w:val="00C6491E"/>
    <w:rsid w:val="00C703DB"/>
    <w:rsid w:val="00C708EC"/>
    <w:rsid w:val="00C8026A"/>
    <w:rsid w:val="00C84109"/>
    <w:rsid w:val="00C9145E"/>
    <w:rsid w:val="00CA0D16"/>
    <w:rsid w:val="00CC2247"/>
    <w:rsid w:val="00CC48C9"/>
    <w:rsid w:val="00CC5C6A"/>
    <w:rsid w:val="00CC6FCA"/>
    <w:rsid w:val="00CC7A29"/>
    <w:rsid w:val="00CD407D"/>
    <w:rsid w:val="00CD5EE0"/>
    <w:rsid w:val="00CE3485"/>
    <w:rsid w:val="00CE369E"/>
    <w:rsid w:val="00CE656E"/>
    <w:rsid w:val="00CF257B"/>
    <w:rsid w:val="00CF4194"/>
    <w:rsid w:val="00CF55BC"/>
    <w:rsid w:val="00D0294E"/>
    <w:rsid w:val="00D12A34"/>
    <w:rsid w:val="00D13340"/>
    <w:rsid w:val="00D17E14"/>
    <w:rsid w:val="00D27230"/>
    <w:rsid w:val="00D321E9"/>
    <w:rsid w:val="00D37125"/>
    <w:rsid w:val="00D4211C"/>
    <w:rsid w:val="00D43F4C"/>
    <w:rsid w:val="00D45742"/>
    <w:rsid w:val="00D62167"/>
    <w:rsid w:val="00D626BC"/>
    <w:rsid w:val="00D672CA"/>
    <w:rsid w:val="00D70FF8"/>
    <w:rsid w:val="00D7125C"/>
    <w:rsid w:val="00D8113E"/>
    <w:rsid w:val="00D8305A"/>
    <w:rsid w:val="00D8554D"/>
    <w:rsid w:val="00D878C7"/>
    <w:rsid w:val="00D93196"/>
    <w:rsid w:val="00D96744"/>
    <w:rsid w:val="00DA5107"/>
    <w:rsid w:val="00DB7286"/>
    <w:rsid w:val="00DC061F"/>
    <w:rsid w:val="00DD1BDE"/>
    <w:rsid w:val="00DD273F"/>
    <w:rsid w:val="00DD74AB"/>
    <w:rsid w:val="00DE0B7E"/>
    <w:rsid w:val="00DE1777"/>
    <w:rsid w:val="00DE330A"/>
    <w:rsid w:val="00DE3597"/>
    <w:rsid w:val="00DE5616"/>
    <w:rsid w:val="00DE5F16"/>
    <w:rsid w:val="00DE78E6"/>
    <w:rsid w:val="00DF70A6"/>
    <w:rsid w:val="00DF7776"/>
    <w:rsid w:val="00DF77D4"/>
    <w:rsid w:val="00E031AA"/>
    <w:rsid w:val="00E12D94"/>
    <w:rsid w:val="00E209C7"/>
    <w:rsid w:val="00E315D7"/>
    <w:rsid w:val="00E3182D"/>
    <w:rsid w:val="00E36E6C"/>
    <w:rsid w:val="00E37AC1"/>
    <w:rsid w:val="00E40D73"/>
    <w:rsid w:val="00E4167C"/>
    <w:rsid w:val="00E519BA"/>
    <w:rsid w:val="00E56417"/>
    <w:rsid w:val="00E56B37"/>
    <w:rsid w:val="00E60172"/>
    <w:rsid w:val="00E61D02"/>
    <w:rsid w:val="00E6784B"/>
    <w:rsid w:val="00E727DD"/>
    <w:rsid w:val="00E74238"/>
    <w:rsid w:val="00E76102"/>
    <w:rsid w:val="00E81C0F"/>
    <w:rsid w:val="00E83B18"/>
    <w:rsid w:val="00E87DA0"/>
    <w:rsid w:val="00E915F7"/>
    <w:rsid w:val="00E92971"/>
    <w:rsid w:val="00E92AD7"/>
    <w:rsid w:val="00E92C8D"/>
    <w:rsid w:val="00EA116B"/>
    <w:rsid w:val="00EA3A64"/>
    <w:rsid w:val="00EB3235"/>
    <w:rsid w:val="00EB56B3"/>
    <w:rsid w:val="00EC0198"/>
    <w:rsid w:val="00EC222C"/>
    <w:rsid w:val="00EE0020"/>
    <w:rsid w:val="00EE2E8C"/>
    <w:rsid w:val="00EE688B"/>
    <w:rsid w:val="00EE7061"/>
    <w:rsid w:val="00EF3D34"/>
    <w:rsid w:val="00EF47DB"/>
    <w:rsid w:val="00EF77BA"/>
    <w:rsid w:val="00F06E58"/>
    <w:rsid w:val="00F104F3"/>
    <w:rsid w:val="00F107AD"/>
    <w:rsid w:val="00F13844"/>
    <w:rsid w:val="00F15E3F"/>
    <w:rsid w:val="00F17D0D"/>
    <w:rsid w:val="00F20C36"/>
    <w:rsid w:val="00F214A7"/>
    <w:rsid w:val="00F21AE1"/>
    <w:rsid w:val="00F2529B"/>
    <w:rsid w:val="00F26E5E"/>
    <w:rsid w:val="00F348A1"/>
    <w:rsid w:val="00F406CC"/>
    <w:rsid w:val="00F41971"/>
    <w:rsid w:val="00F459B4"/>
    <w:rsid w:val="00F5228D"/>
    <w:rsid w:val="00F53E06"/>
    <w:rsid w:val="00F54A6E"/>
    <w:rsid w:val="00F67C4F"/>
    <w:rsid w:val="00F75D11"/>
    <w:rsid w:val="00F80B5A"/>
    <w:rsid w:val="00F820E0"/>
    <w:rsid w:val="00F92F42"/>
    <w:rsid w:val="00FA2662"/>
    <w:rsid w:val="00FA39E9"/>
    <w:rsid w:val="00FB2047"/>
    <w:rsid w:val="00FB39D8"/>
    <w:rsid w:val="00FC1E68"/>
    <w:rsid w:val="00FD753C"/>
    <w:rsid w:val="00FE43F4"/>
    <w:rsid w:val="00FF0DB6"/>
    <w:rsid w:val="00FF2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9E18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qFormat="1"/>
    <w:lsdException w:name="Title" w:uiPriority="99" w:qFormat="1"/>
    <w:lsdException w:name="Body Text"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45B4"/>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qFormat/>
    <w:rsid w:val="00F820E0"/>
    <w:pPr>
      <w:keepNext/>
      <w:spacing w:after="60"/>
      <w:outlineLvl w:val="0"/>
    </w:pPr>
    <w:rPr>
      <w:b/>
      <w:bCs/>
      <w:kern w:val="32"/>
      <w:sz w:val="32"/>
      <w:szCs w:val="32"/>
    </w:rPr>
  </w:style>
  <w:style w:type="paragraph" w:styleId="Heading2">
    <w:name w:val="heading 2"/>
    <w:basedOn w:val="Normal"/>
    <w:next w:val="Normal"/>
    <w:link w:val="Heading2Char"/>
    <w:uiPriority w:val="9"/>
    <w:unhideWhenUsed/>
    <w:qFormat/>
    <w:rsid w:val="00711D39"/>
    <w:pPr>
      <w:keepNext/>
      <w:spacing w:before="240" w:after="60" w:line="240" w:lineRule="auto"/>
      <w:outlineLvl w:val="1"/>
    </w:pPr>
    <w:rPr>
      <w:b/>
      <w:bCs/>
      <w:iCs/>
      <w:szCs w:val="28"/>
    </w:rPr>
  </w:style>
  <w:style w:type="paragraph" w:styleId="Heading3">
    <w:name w:val="heading 3"/>
    <w:basedOn w:val="Normal"/>
    <w:next w:val="Normal"/>
    <w:link w:val="Heading3Char"/>
    <w:uiPriority w:val="9"/>
    <w:unhideWhenUsed/>
    <w:qFormat/>
    <w:rsid w:val="00711D39"/>
    <w:pPr>
      <w:keepNext/>
      <w:spacing w:before="240" w:after="0" w:line="240" w:lineRule="auto"/>
      <w:ind w:left="720" w:hanging="720"/>
      <w:outlineLvl w:val="2"/>
    </w:pPr>
    <w:rPr>
      <w:b/>
      <w:bCs/>
      <w:szCs w:val="26"/>
    </w:rPr>
  </w:style>
  <w:style w:type="paragraph" w:styleId="Heading4">
    <w:name w:val="heading 4"/>
    <w:basedOn w:val="Normal"/>
    <w:next w:val="Normal"/>
    <w:link w:val="Heading4Char"/>
    <w:qFormat/>
    <w:rsid w:val="00711D39"/>
    <w:pPr>
      <w:keepNext/>
      <w:spacing w:before="240" w:after="0" w:line="240" w:lineRule="auto"/>
      <w:ind w:left="720" w:hanging="720"/>
      <w:outlineLvl w:val="3"/>
    </w:pPr>
    <w:rPr>
      <w:rFonts w:ascii="Arial" w:hAnsi="Arial" w:cs="Courier New"/>
      <w:b/>
    </w:rPr>
  </w:style>
  <w:style w:type="paragraph" w:styleId="Heading5">
    <w:name w:val="heading 5"/>
    <w:basedOn w:val="Normal"/>
    <w:next w:val="Normal"/>
    <w:link w:val="Heading5Char"/>
    <w:qFormat/>
    <w:pPr>
      <w:numPr>
        <w:ilvl w:val="4"/>
        <w:numId w:val="9"/>
      </w:numPr>
      <w:spacing w:after="60" w:line="360" w:lineRule="auto"/>
      <w:outlineLvl w:val="4"/>
    </w:pPr>
    <w:rPr>
      <w:sz w:val="22"/>
    </w:rPr>
  </w:style>
  <w:style w:type="paragraph" w:styleId="Heading6">
    <w:name w:val="heading 6"/>
    <w:basedOn w:val="Normal"/>
    <w:next w:val="Normal"/>
    <w:link w:val="Heading6Char"/>
    <w:qFormat/>
    <w:pPr>
      <w:keepNext/>
      <w:outlineLvl w:val="5"/>
    </w:pPr>
    <w:rPr>
      <w:rFonts w:ascii="Courier New" w:hAnsi="Courier New" w:cs="Courier New"/>
    </w:rPr>
  </w:style>
  <w:style w:type="paragraph" w:styleId="Heading7">
    <w:name w:val="heading 7"/>
    <w:basedOn w:val="Normal"/>
    <w:next w:val="Normal"/>
    <w:link w:val="Heading7Char"/>
    <w:qFormat/>
    <w:pPr>
      <w:numPr>
        <w:ilvl w:val="6"/>
        <w:numId w:val="9"/>
      </w:numPr>
      <w:spacing w:after="60" w:line="360" w:lineRule="auto"/>
      <w:outlineLvl w:val="6"/>
    </w:pPr>
  </w:style>
  <w:style w:type="paragraph" w:styleId="Heading8">
    <w:name w:val="heading 8"/>
    <w:basedOn w:val="Normal"/>
    <w:next w:val="Normal"/>
    <w:link w:val="Heading8Char"/>
    <w:qFormat/>
    <w:pPr>
      <w:numPr>
        <w:ilvl w:val="7"/>
        <w:numId w:val="9"/>
      </w:numPr>
      <w:spacing w:after="60" w:line="360" w:lineRule="auto"/>
      <w:outlineLvl w:val="7"/>
    </w:pPr>
    <w:rPr>
      <w:i/>
    </w:rPr>
  </w:style>
  <w:style w:type="paragraph" w:styleId="Heading9">
    <w:name w:val="heading 9"/>
    <w:basedOn w:val="Normal"/>
    <w:next w:val="Normal"/>
    <w:link w:val="Heading9Char"/>
    <w:qFormat/>
    <w:pPr>
      <w:numPr>
        <w:ilvl w:val="8"/>
        <w:numId w:val="9"/>
      </w:numPr>
      <w:spacing w:after="60" w:line="360" w:lineRule="auto"/>
      <w:outlineLvl w:val="8"/>
    </w:pPr>
    <w:rPr>
      <w:b/>
      <w:i/>
      <w:sz w:val="18"/>
    </w:rPr>
  </w:style>
  <w:style w:type="character" w:default="1" w:styleId="DefaultParagraphFont">
    <w:name w:val="Default Paragraph Font"/>
    <w:uiPriority w:val="1"/>
    <w:semiHidden/>
    <w:unhideWhenUsed/>
    <w:rsid w:val="004E45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45B4"/>
  </w:style>
  <w:style w:type="paragraph" w:styleId="Title">
    <w:name w:val="Title"/>
    <w:basedOn w:val="Normal"/>
    <w:link w:val="TitleChar"/>
    <w:uiPriority w:val="99"/>
    <w:qFormat/>
    <w:rsid w:val="00F820E0"/>
    <w:pPr>
      <w:jc w:val="center"/>
    </w:pPr>
    <w:rPr>
      <w:b/>
      <w:bCs/>
      <w:sz w:val="32"/>
      <w:szCs w:val="32"/>
    </w:rPr>
  </w:style>
  <w:style w:type="character" w:styleId="FootnoteReference">
    <w:name w:val="footnote reference"/>
    <w:semiHidden/>
    <w:rsid w:val="004B661A"/>
    <w:rPr>
      <w:vertAlign w:val="superscript"/>
    </w:rPr>
  </w:style>
  <w:style w:type="paragraph" w:styleId="FootnoteText">
    <w:name w:val="footnote text"/>
    <w:aliases w:val="Footnote Text Char2,Footnote Text Char Char,Footnote Text Char2 Char Char,Footnote Text Char Char Char1 Char,Footnote Text Char2 Char Char Char1 Char,Footnote Text Char Char Char1 Char Char Char1,Footnote Text Char2 Char"/>
    <w:basedOn w:val="Normal"/>
    <w:link w:val="FootnoteTextChar"/>
    <w:rsid w:val="004B661A"/>
  </w:style>
  <w:style w:type="paragraph" w:styleId="Header">
    <w:name w:val="header"/>
    <w:basedOn w:val="Normal"/>
    <w:link w:val="HeaderChar"/>
    <w:rsid w:val="00F820E0"/>
    <w:pPr>
      <w:tabs>
        <w:tab w:val="center" w:pos="4320"/>
        <w:tab w:val="right" w:pos="8640"/>
      </w:tabs>
      <w:jc w:val="right"/>
    </w:pPr>
    <w:rPr>
      <w:rFonts w:cs="Arial"/>
    </w:rPr>
  </w:style>
  <w:style w:type="paragraph" w:styleId="Footer">
    <w:name w:val="footer"/>
    <w:basedOn w:val="Normal"/>
    <w:link w:val="FooterChar"/>
    <w:rsid w:val="004B661A"/>
    <w:pPr>
      <w:tabs>
        <w:tab w:val="center" w:pos="4320"/>
        <w:tab w:val="right" w:pos="8640"/>
      </w:tabs>
    </w:pPr>
  </w:style>
  <w:style w:type="paragraph" w:customStyle="1" w:styleId="Listunnumbered">
    <w:name w:val="List unnumbered"/>
    <w:pPr>
      <w:ind w:left="2160" w:hanging="2160"/>
    </w:pPr>
    <w:rPr>
      <w:rFonts w:ascii="Arial" w:hAnsi="Arial" w:cs="Arial"/>
    </w:rPr>
  </w:style>
  <w:style w:type="paragraph" w:customStyle="1" w:styleId="Department">
    <w:name w:val="Department"/>
    <w:rsid w:val="00F820E0"/>
    <w:pPr>
      <w:jc w:val="center"/>
    </w:pPr>
    <w:rPr>
      <w:rFonts w:ascii="Arial" w:hAnsi="Arial" w:cs="Arial"/>
      <w:b/>
      <w:bCs/>
      <w:caps/>
      <w:sz w:val="28"/>
      <w:szCs w:val="28"/>
    </w:rPr>
  </w:style>
  <w:style w:type="paragraph" w:customStyle="1" w:styleId="Agency">
    <w:name w:val="Agency"/>
    <w:basedOn w:val="Normal"/>
    <w:rsid w:val="00F820E0"/>
    <w:pPr>
      <w:jc w:val="center"/>
    </w:pPr>
    <w:rPr>
      <w:b/>
      <w:bCs/>
      <w:sz w:val="28"/>
      <w:szCs w:val="28"/>
    </w:rPr>
  </w:style>
  <w:style w:type="paragraph" w:customStyle="1" w:styleId="CCRNumber">
    <w:name w:val="CCR Number"/>
    <w:rsid w:val="00F820E0"/>
    <w:pPr>
      <w:spacing w:before="240"/>
      <w:jc w:val="center"/>
    </w:pPr>
    <w:rPr>
      <w:rFonts w:ascii="Arial" w:hAnsi="Arial" w:cs="Arial"/>
      <w:b/>
      <w:bCs/>
      <w:caps/>
      <w:sz w:val="24"/>
      <w:szCs w:val="24"/>
    </w:rPr>
  </w:style>
  <w:style w:type="paragraph" w:customStyle="1" w:styleId="CCRTitle">
    <w:name w:val="CCR Title"/>
    <w:rsid w:val="00F820E0"/>
    <w:pPr>
      <w:spacing w:before="240"/>
      <w:jc w:val="center"/>
    </w:pPr>
    <w:rPr>
      <w:rFonts w:ascii="Arial" w:hAnsi="Arial" w:cs="Arial"/>
      <w:b/>
      <w:bCs/>
      <w:caps/>
      <w:sz w:val="24"/>
      <w:szCs w:val="24"/>
    </w:rPr>
  </w:style>
  <w:style w:type="paragraph" w:customStyle="1" w:styleId="Title1">
    <w:name w:val="Title1"/>
    <w:basedOn w:val="Normal"/>
    <w:rsid w:val="00F820E0"/>
    <w:pPr>
      <w:keepNext/>
      <w:tabs>
        <w:tab w:val="left" w:pos="720"/>
        <w:tab w:val="left" w:pos="1440"/>
        <w:tab w:val="left" w:pos="2160"/>
      </w:tabs>
      <w:ind w:left="720" w:hanging="720"/>
    </w:pPr>
    <w:rPr>
      <w:rFonts w:cs="Arial"/>
      <w:b/>
      <w:bCs/>
    </w:rPr>
  </w:style>
  <w:style w:type="paragraph" w:customStyle="1" w:styleId="Title5">
    <w:name w:val="Title5"/>
    <w:basedOn w:val="Title2"/>
    <w:rsid w:val="00F820E0"/>
  </w:style>
  <w:style w:type="paragraph" w:customStyle="1" w:styleId="Title2">
    <w:name w:val="Title2"/>
    <w:basedOn w:val="Title1"/>
    <w:rsid w:val="00F820E0"/>
  </w:style>
  <w:style w:type="character" w:customStyle="1" w:styleId="cite">
    <w:name w:val="cite"/>
    <w:basedOn w:val="DefaultParagraphFont"/>
    <w:rsid w:val="00F820E0"/>
    <w:rPr>
      <w:color w:val="008080"/>
    </w:rPr>
  </w:style>
  <w:style w:type="paragraph" w:customStyle="1" w:styleId="par1">
    <w:name w:val="par1"/>
    <w:basedOn w:val="Normal"/>
    <w:link w:val="par1Char"/>
    <w:rsid w:val="00F820E0"/>
    <w:pPr>
      <w:tabs>
        <w:tab w:val="left" w:pos="720"/>
        <w:tab w:val="left" w:pos="1440"/>
        <w:tab w:val="left" w:pos="2160"/>
      </w:tabs>
      <w:ind w:left="720" w:hanging="720"/>
    </w:pPr>
  </w:style>
  <w:style w:type="paragraph" w:customStyle="1" w:styleId="cp">
    <w:name w:val="cp"/>
    <w:basedOn w:val="Normal"/>
    <w:rsid w:val="00F820E0"/>
    <w:pPr>
      <w:jc w:val="center"/>
    </w:pPr>
  </w:style>
  <w:style w:type="paragraph" w:customStyle="1" w:styleId="par2">
    <w:name w:val="par2"/>
    <w:basedOn w:val="par1"/>
    <w:link w:val="par2Char"/>
    <w:rsid w:val="00F820E0"/>
    <w:pPr>
      <w:ind w:left="1440"/>
    </w:pPr>
  </w:style>
  <w:style w:type="paragraph" w:customStyle="1" w:styleId="upar2">
    <w:name w:val="upar2"/>
    <w:basedOn w:val="upar1"/>
    <w:rsid w:val="00F820E0"/>
    <w:pPr>
      <w:ind w:left="720"/>
    </w:pPr>
  </w:style>
  <w:style w:type="paragraph" w:customStyle="1" w:styleId="upar1">
    <w:name w:val="upar1"/>
    <w:basedOn w:val="Normal"/>
    <w:link w:val="upar1Char"/>
    <w:rsid w:val="00F820E0"/>
    <w:pPr>
      <w:tabs>
        <w:tab w:val="left" w:pos="720"/>
        <w:tab w:val="left" w:pos="1440"/>
      </w:tabs>
    </w:pPr>
    <w:rPr>
      <w:rFonts w:cs="Arial"/>
    </w:rPr>
  </w:style>
  <w:style w:type="paragraph" w:customStyle="1" w:styleId="upar3">
    <w:name w:val="upar3"/>
    <w:basedOn w:val="upar1"/>
    <w:rsid w:val="00F820E0"/>
    <w:pPr>
      <w:ind w:left="1440"/>
    </w:pPr>
  </w:style>
  <w:style w:type="paragraph" w:customStyle="1" w:styleId="Title3">
    <w:name w:val="Title3"/>
    <w:basedOn w:val="Title2"/>
    <w:rsid w:val="00F820E0"/>
  </w:style>
  <w:style w:type="paragraph" w:customStyle="1" w:styleId="Title4">
    <w:name w:val="Title4"/>
    <w:basedOn w:val="Title2"/>
    <w:rsid w:val="00F820E0"/>
  </w:style>
  <w:style w:type="paragraph" w:customStyle="1" w:styleId="upar4">
    <w:name w:val="upar4"/>
    <w:basedOn w:val="upar1"/>
    <w:rsid w:val="00F820E0"/>
    <w:pPr>
      <w:ind w:left="2160"/>
    </w:pPr>
  </w:style>
  <w:style w:type="paragraph" w:customStyle="1" w:styleId="par3">
    <w:name w:val="par3"/>
    <w:basedOn w:val="par1"/>
    <w:rsid w:val="00F820E0"/>
    <w:pPr>
      <w:ind w:left="2160"/>
    </w:pPr>
  </w:style>
  <w:style w:type="paragraph" w:customStyle="1" w:styleId="par4">
    <w:name w:val="par4"/>
    <w:basedOn w:val="par1"/>
    <w:rsid w:val="00F820E0"/>
    <w:pPr>
      <w:ind w:left="2880"/>
    </w:pPr>
  </w:style>
  <w:style w:type="paragraph" w:customStyle="1" w:styleId="figure-caption">
    <w:name w:val="figure-caption"/>
    <w:basedOn w:val="Normal"/>
    <w:rsid w:val="00F820E0"/>
    <w:rPr>
      <w:color w:val="800080"/>
    </w:rPr>
  </w:style>
  <w:style w:type="paragraph" w:customStyle="1" w:styleId="figure-orientation">
    <w:name w:val="figure-orientation"/>
    <w:basedOn w:val="Normal"/>
    <w:rsid w:val="00F820E0"/>
    <w:rPr>
      <w:color w:val="800080"/>
    </w:rPr>
  </w:style>
  <w:style w:type="paragraph" w:customStyle="1" w:styleId="figure-filename">
    <w:name w:val="figure-filename"/>
    <w:basedOn w:val="Normal"/>
    <w:rsid w:val="00F820E0"/>
    <w:rPr>
      <w:color w:val="800080"/>
    </w:rPr>
  </w:style>
  <w:style w:type="paragraph" w:customStyle="1" w:styleId="par5">
    <w:name w:val="par5"/>
    <w:basedOn w:val="par1"/>
    <w:rsid w:val="00F820E0"/>
    <w:pPr>
      <w:ind w:left="3600"/>
    </w:pPr>
  </w:style>
  <w:style w:type="paragraph" w:customStyle="1" w:styleId="upar5">
    <w:name w:val="upar5"/>
    <w:basedOn w:val="upar1"/>
    <w:rsid w:val="00F820E0"/>
    <w:pPr>
      <w:ind w:left="2880"/>
    </w:pPr>
  </w:style>
  <w:style w:type="character" w:customStyle="1" w:styleId="provision">
    <w:name w:val="provision"/>
    <w:rsid w:val="00F820E0"/>
    <w:rPr>
      <w:rFonts w:ascii="Arial" w:hAnsi="Arial" w:cs="Arial"/>
      <w:color w:val="333399"/>
      <w:sz w:val="20"/>
      <w:szCs w:val="20"/>
    </w:rPr>
  </w:style>
  <w:style w:type="character" w:customStyle="1" w:styleId="eff">
    <w:name w:val="eff"/>
    <w:rsid w:val="004B661A"/>
    <w:rPr>
      <w:rFonts w:ascii="Arial" w:hAnsi="Arial" w:cs="Arial"/>
      <w:i/>
      <w:iCs/>
      <w:color w:val="0000FF"/>
      <w:sz w:val="20"/>
      <w:szCs w:val="20"/>
    </w:rPr>
  </w:style>
  <w:style w:type="paragraph" w:customStyle="1" w:styleId="Title6">
    <w:name w:val="Title6"/>
    <w:basedOn w:val="Title2"/>
    <w:rsid w:val="00F820E0"/>
  </w:style>
  <w:style w:type="paragraph" w:customStyle="1" w:styleId="par6">
    <w:name w:val="par6"/>
    <w:basedOn w:val="par1"/>
    <w:rsid w:val="00F820E0"/>
    <w:pPr>
      <w:ind w:left="4320"/>
    </w:pPr>
  </w:style>
  <w:style w:type="paragraph" w:customStyle="1" w:styleId="upar6">
    <w:name w:val="upar6"/>
    <w:basedOn w:val="upar1"/>
    <w:rsid w:val="00F820E0"/>
    <w:pPr>
      <w:ind w:left="3600"/>
    </w:pPr>
  </w:style>
  <w:style w:type="paragraph" w:customStyle="1" w:styleId="par7">
    <w:name w:val="par7"/>
    <w:basedOn w:val="par6"/>
    <w:rsid w:val="00F820E0"/>
  </w:style>
  <w:style w:type="paragraph" w:customStyle="1" w:styleId="upar7">
    <w:name w:val="upar7"/>
    <w:basedOn w:val="upar6"/>
    <w:rsid w:val="00F820E0"/>
  </w:style>
  <w:style w:type="paragraph" w:customStyle="1" w:styleId="upar8">
    <w:name w:val="upar8"/>
    <w:basedOn w:val="upar6"/>
    <w:rsid w:val="00F820E0"/>
  </w:style>
  <w:style w:type="paragraph" w:customStyle="1" w:styleId="upar9">
    <w:name w:val="upar9"/>
    <w:basedOn w:val="par6"/>
    <w:rsid w:val="00F820E0"/>
  </w:style>
  <w:style w:type="paragraph" w:customStyle="1" w:styleId="par8">
    <w:name w:val="par8"/>
    <w:basedOn w:val="par7"/>
    <w:rsid w:val="00F820E0"/>
  </w:style>
  <w:style w:type="character" w:customStyle="1" w:styleId="InlineGraphic">
    <w:name w:val="Inline Graphic"/>
    <w:basedOn w:val="DefaultParagraphFont"/>
    <w:rsid w:val="00F820E0"/>
    <w:rPr>
      <w:rFonts w:ascii="Arial" w:hAnsi="Arial" w:cs="Arial"/>
      <w:color w:val="FF6600"/>
      <w:sz w:val="20"/>
      <w:szCs w:val="20"/>
    </w:rPr>
  </w:style>
  <w:style w:type="paragraph" w:customStyle="1" w:styleId="Footnote">
    <w:name w:val="Footnote"/>
    <w:basedOn w:val="Normal"/>
    <w:rsid w:val="00F820E0"/>
    <w:pPr>
      <w:spacing w:before="120"/>
    </w:pPr>
    <w:rPr>
      <w:sz w:val="16"/>
      <w:szCs w:val="16"/>
    </w:rPr>
  </w:style>
  <w:style w:type="paragraph" w:customStyle="1" w:styleId="Title3NotWithNext">
    <w:name w:val="Title3NotWithNext"/>
    <w:basedOn w:val="Title3"/>
    <w:pPr>
      <w:keepNext w:val="0"/>
    </w:pPr>
  </w:style>
  <w:style w:type="character" w:styleId="Hyperlink">
    <w:name w:val="Hyperlink"/>
    <w:uiPriority w:val="99"/>
    <w:rPr>
      <w:rFonts w:cs="Times New Roman"/>
      <w:color w:val="0000FF"/>
      <w:u w:val="single"/>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rsid w:val="009F4C77"/>
    <w:pPr>
      <w:tabs>
        <w:tab w:val="left" w:pos="1200"/>
        <w:tab w:val="left" w:pos="1980"/>
        <w:tab w:val="right" w:leader="dot" w:pos="9360"/>
      </w:tabs>
      <w:ind w:left="1200" w:right="720" w:hanging="800"/>
    </w:pPr>
  </w:style>
  <w:style w:type="paragraph" w:styleId="TOC4">
    <w:name w:val="toc 4"/>
    <w:basedOn w:val="Normal"/>
    <w:next w:val="Normal"/>
    <w:autoRedefine/>
    <w:uiPriority w:val="39"/>
    <w:pPr>
      <w:ind w:left="600"/>
    </w:pPr>
  </w:style>
  <w:style w:type="paragraph" w:styleId="TOC5">
    <w:name w:val="toc 5"/>
    <w:basedOn w:val="Normal"/>
    <w:next w:val="Normal"/>
    <w:autoRedefine/>
    <w:uiPriority w:val="39"/>
    <w:pPr>
      <w:ind w:left="800"/>
    </w:pPr>
  </w:style>
  <w:style w:type="paragraph" w:styleId="TOC6">
    <w:name w:val="toc 6"/>
    <w:basedOn w:val="Normal"/>
    <w:next w:val="Normal"/>
    <w:autoRedefine/>
    <w:uiPriority w:val="39"/>
    <w:pPr>
      <w:ind w:left="1000"/>
    </w:pPr>
  </w:style>
  <w:style w:type="paragraph" w:styleId="TOC7">
    <w:name w:val="toc 7"/>
    <w:basedOn w:val="Normal"/>
    <w:next w:val="Normal"/>
    <w:autoRedefine/>
    <w:uiPriority w:val="39"/>
    <w:pPr>
      <w:ind w:left="1200"/>
    </w:pPr>
  </w:style>
  <w:style w:type="paragraph" w:styleId="TOC8">
    <w:name w:val="toc 8"/>
    <w:basedOn w:val="Normal"/>
    <w:next w:val="Normal"/>
    <w:autoRedefine/>
    <w:uiPriority w:val="39"/>
    <w:pPr>
      <w:ind w:left="1400"/>
    </w:pPr>
  </w:style>
  <w:style w:type="paragraph" w:styleId="TOC9">
    <w:name w:val="toc 9"/>
    <w:basedOn w:val="Normal"/>
    <w:next w:val="Normal"/>
    <w:autoRedefine/>
    <w:uiPriority w:val="39"/>
    <w:pPr>
      <w:ind w:left="1600"/>
    </w:pPr>
  </w:style>
  <w:style w:type="paragraph" w:customStyle="1" w:styleId="Level1">
    <w:name w:val="Level 1"/>
    <w:basedOn w:val="Normal"/>
    <w:pPr>
      <w:numPr>
        <w:numId w:val="10"/>
      </w:numPr>
      <w:suppressAutoHyphens/>
      <w:spacing w:after="240"/>
      <w:jc w:val="both"/>
    </w:pPr>
    <w:rPr>
      <w:rFonts w:ascii="Courier New" w:hAnsi="Courier New" w:cs="Courier New"/>
      <w:b/>
    </w:rPr>
  </w:style>
  <w:style w:type="paragraph" w:customStyle="1" w:styleId="Level2">
    <w:name w:val="Level 2"/>
    <w:basedOn w:val="Normal"/>
    <w:pPr>
      <w:numPr>
        <w:ilvl w:val="1"/>
        <w:numId w:val="10"/>
      </w:numPr>
      <w:suppressAutoHyphens/>
      <w:spacing w:after="240"/>
      <w:jc w:val="both"/>
    </w:pPr>
    <w:rPr>
      <w:rFonts w:ascii="Courier New" w:hAnsi="Courier New" w:cs="Courier New"/>
    </w:rPr>
  </w:style>
  <w:style w:type="paragraph" w:customStyle="1" w:styleId="Level3">
    <w:name w:val="Level 3"/>
    <w:basedOn w:val="Normal"/>
    <w:pPr>
      <w:numPr>
        <w:ilvl w:val="2"/>
        <w:numId w:val="10"/>
      </w:numPr>
      <w:suppressAutoHyphens/>
      <w:spacing w:after="240"/>
      <w:jc w:val="both"/>
    </w:pPr>
    <w:rPr>
      <w:rFonts w:ascii="Courier New" w:hAnsi="Courier New"/>
    </w:rPr>
  </w:style>
  <w:style w:type="paragraph" w:customStyle="1" w:styleId="Level4">
    <w:name w:val="Level 4"/>
    <w:basedOn w:val="Normal"/>
    <w:pPr>
      <w:numPr>
        <w:ilvl w:val="3"/>
        <w:numId w:val="10"/>
      </w:numPr>
      <w:suppressAutoHyphens/>
      <w:spacing w:after="240"/>
      <w:jc w:val="both"/>
    </w:pPr>
    <w:rPr>
      <w:rFonts w:ascii="Courier New" w:hAnsi="Courier New"/>
    </w:rPr>
  </w:style>
  <w:style w:type="paragraph" w:customStyle="1" w:styleId="Level5">
    <w:name w:val="Level 5"/>
    <w:basedOn w:val="Normal"/>
    <w:pPr>
      <w:numPr>
        <w:ilvl w:val="4"/>
        <w:numId w:val="10"/>
      </w:numPr>
      <w:suppressAutoHyphens/>
      <w:spacing w:after="240"/>
      <w:jc w:val="both"/>
    </w:pPr>
    <w:rPr>
      <w:rFonts w:ascii="Courier New" w:hAnsi="Courier New"/>
    </w:rPr>
  </w:style>
  <w:style w:type="paragraph" w:customStyle="1" w:styleId="UnnumberedParagraph">
    <w:name w:val="Unnumbered Paragraph"/>
    <w:basedOn w:val="Normal"/>
    <w:pPr>
      <w:suppressAutoHyphens/>
      <w:spacing w:after="240"/>
      <w:jc w:val="both"/>
    </w:pPr>
    <w:rPr>
      <w:rFonts w:ascii="Courier New" w:hAnsi="Courier New" w:cs="Courier New"/>
      <w:bCs/>
    </w:rPr>
  </w:style>
  <w:style w:type="paragraph" w:styleId="BalloonText">
    <w:name w:val="Balloon Text"/>
    <w:basedOn w:val="Normal"/>
    <w:link w:val="BalloonTextChar"/>
    <w:rPr>
      <w:rFonts w:ascii="Tahoma" w:hAnsi="Tahoma" w:cs="Tahoma"/>
      <w:sz w:val="16"/>
      <w:szCs w:val="16"/>
    </w:rPr>
  </w:style>
  <w:style w:type="character" w:styleId="FollowedHyperlink">
    <w:name w:val="FollowedHyperlink"/>
    <w:rPr>
      <w:rFonts w:cs="Times New Roman"/>
      <w:color w:val="800080"/>
      <w:u w:val="single"/>
    </w:rPr>
  </w:style>
  <w:style w:type="paragraph" w:customStyle="1" w:styleId="ParagraphDiscussion">
    <w:name w:val="ParagraphDiscussion"/>
    <w:link w:val="ParagraphDiscussionChar"/>
    <w:pPr>
      <w:numPr>
        <w:numId w:val="11"/>
      </w:numPr>
      <w:tabs>
        <w:tab w:val="clear" w:pos="360"/>
        <w:tab w:val="left" w:pos="720"/>
      </w:tabs>
      <w:spacing w:before="60" w:line="480" w:lineRule="auto"/>
      <w:ind w:firstLine="720"/>
      <w:jc w:val="both"/>
    </w:pPr>
    <w:rPr>
      <w:kern w:val="2"/>
      <w:sz w:val="24"/>
    </w:rPr>
  </w:style>
  <w:style w:type="paragraph" w:customStyle="1" w:styleId="ListLettered">
    <w:name w:val="ListLettered"/>
    <w:basedOn w:val="Normal"/>
    <w:pPr>
      <w:numPr>
        <w:ilvl w:val="1"/>
        <w:numId w:val="11"/>
      </w:numPr>
      <w:tabs>
        <w:tab w:val="clear" w:pos="1440"/>
        <w:tab w:val="left" w:pos="360"/>
      </w:tabs>
      <w:spacing w:before="60" w:after="180"/>
      <w:ind w:left="1080" w:firstLine="0"/>
    </w:pPr>
    <w:rPr>
      <w:rFonts w:ascii="Times New Roman" w:hAnsi="Times New Roman"/>
    </w:rPr>
  </w:style>
  <w:style w:type="character" w:styleId="PageNumber">
    <w:name w:val="page number"/>
    <w:rPr>
      <w:rFonts w:cs="Times New Roman"/>
    </w:rPr>
  </w:style>
  <w:style w:type="paragraph" w:styleId="BlockText">
    <w:name w:val="Block Text"/>
    <w:basedOn w:val="Normal"/>
    <w:pPr>
      <w:spacing w:after="120"/>
      <w:ind w:left="1440" w:right="1440"/>
    </w:pPr>
  </w:style>
  <w:style w:type="paragraph" w:styleId="BodyText">
    <w:name w:val="Body Text"/>
    <w:basedOn w:val="Normal"/>
    <w:link w:val="BodyTextChar"/>
    <w:qFormat/>
    <w:pPr>
      <w:spacing w:after="120"/>
    </w:pPr>
  </w:style>
  <w:style w:type="paragraph" w:styleId="BodyText2">
    <w:name w:val="Body Text 2"/>
    <w:basedOn w:val="Normal"/>
    <w:link w:val="BodyText2Char"/>
    <w:pPr>
      <w:spacing w:after="120" w:line="480" w:lineRule="auto"/>
    </w:pPr>
  </w:style>
  <w:style w:type="paragraph" w:styleId="BodyText3">
    <w:name w:val="Body Text 3"/>
    <w:basedOn w:val="Normal"/>
    <w:link w:val="BodyText3Char"/>
    <w:pPr>
      <w:spacing w:after="120"/>
    </w:pPr>
    <w:rPr>
      <w:sz w:val="16"/>
      <w:szCs w:val="16"/>
    </w:rPr>
  </w:style>
  <w:style w:type="paragraph" w:styleId="BodyTextFirstIndent">
    <w:name w:val="Body Text First Indent"/>
    <w:basedOn w:val="BodyText"/>
    <w:link w:val="BodyTextFirstIndentChar"/>
    <w:pPr>
      <w:ind w:firstLine="210"/>
    </w:pPr>
  </w:style>
  <w:style w:type="paragraph" w:styleId="BodyTextIndent">
    <w:name w:val="Body Text Indent"/>
    <w:basedOn w:val="Normal"/>
    <w:link w:val="BodyTextIndentChar"/>
    <w:pPr>
      <w:spacing w:after="120"/>
      <w:ind w:left="360"/>
    </w:pPr>
  </w:style>
  <w:style w:type="paragraph" w:styleId="BodyTextFirstIndent2">
    <w:name w:val="Body Text First Indent 2"/>
    <w:basedOn w:val="BodyTextIndent"/>
    <w:link w:val="BodyTextFirstIndent2Char"/>
    <w:pPr>
      <w:ind w:firstLine="210"/>
    </w:pPr>
  </w:style>
  <w:style w:type="paragraph" w:styleId="BodyTextIndent2">
    <w:name w:val="Body Text Indent 2"/>
    <w:basedOn w:val="Normal"/>
    <w:link w:val="BodyTextIndent2Char"/>
    <w:pPr>
      <w:spacing w:after="120" w:line="480" w:lineRule="auto"/>
      <w:ind w:left="360"/>
    </w:pPr>
  </w:style>
  <w:style w:type="paragraph" w:styleId="BodyTextIndent3">
    <w:name w:val="Body Text Indent 3"/>
    <w:basedOn w:val="Normal"/>
    <w:link w:val="BodyTextIndent3Char"/>
    <w:pPr>
      <w:spacing w:after="120"/>
      <w:ind w:left="360"/>
    </w:pPr>
    <w:rPr>
      <w:sz w:val="16"/>
      <w:szCs w:val="16"/>
    </w:rPr>
  </w:style>
  <w:style w:type="paragraph" w:styleId="Caption">
    <w:name w:val="caption"/>
    <w:basedOn w:val="Normal"/>
    <w:next w:val="Normal"/>
    <w:qFormat/>
    <w:rPr>
      <w:b/>
      <w:bCs/>
    </w:rPr>
  </w:style>
  <w:style w:type="paragraph" w:styleId="Closing">
    <w:name w:val="Closing"/>
    <w:basedOn w:val="Normal"/>
    <w:link w:val="ClosingChar"/>
    <w:pPr>
      <w:ind w:left="4320"/>
    </w:p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semiHidden/>
    <w:rPr>
      <w:b/>
      <w:bCs/>
    </w:rPr>
  </w:style>
  <w:style w:type="paragraph" w:styleId="Date">
    <w:name w:val="Date"/>
    <w:basedOn w:val="Normal"/>
    <w:next w:val="Normal"/>
    <w:link w:val="DateChar"/>
  </w:style>
  <w:style w:type="paragraph" w:styleId="DocumentMap">
    <w:name w:val="Document Map"/>
    <w:basedOn w:val="Normal"/>
    <w:link w:val="DocumentMapChar"/>
    <w:semiHidden/>
    <w:pPr>
      <w:shd w:val="clear" w:color="auto" w:fill="000080"/>
    </w:pPr>
    <w:rPr>
      <w:rFonts w:ascii="Tahoma" w:hAnsi="Tahoma" w:cs="Tahoma"/>
    </w:rPr>
  </w:style>
  <w:style w:type="paragraph" w:styleId="E-mailSignature">
    <w:name w:val="E-mail Signature"/>
    <w:basedOn w:val="Normal"/>
    <w:link w:val="E-mailSignatureChar"/>
  </w:style>
  <w:style w:type="paragraph" w:styleId="EndnoteText">
    <w:name w:val="endnote text"/>
    <w:basedOn w:val="Normal"/>
    <w:link w:val="EndnoteTextChar"/>
    <w:semiHidden/>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HTMLAddress">
    <w:name w:val="HTML Address"/>
    <w:basedOn w:val="Normal"/>
    <w:link w:val="HTMLAddressChar"/>
    <w:rPr>
      <w:i/>
      <w:iCs/>
    </w:rPr>
  </w:style>
  <w:style w:type="paragraph" w:styleId="HTMLPreformatted">
    <w:name w:val="HTML Preformatted"/>
    <w:basedOn w:val="Normal"/>
    <w:link w:val="HTMLPreformattedChar"/>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pPr>
      <w:tabs>
        <w:tab w:val="num" w:pos="360"/>
      </w:tabs>
      <w:ind w:left="360" w:hanging="360"/>
    </w:pPr>
  </w:style>
  <w:style w:type="paragraph" w:styleId="ListBullet2">
    <w:name w:val="List Bullet 2"/>
    <w:basedOn w:val="Normal"/>
    <w:pPr>
      <w:tabs>
        <w:tab w:val="num" w:pos="720"/>
      </w:tabs>
      <w:ind w:left="720" w:hanging="360"/>
    </w:pPr>
  </w:style>
  <w:style w:type="paragraph" w:styleId="ListBullet3">
    <w:name w:val="List Bullet 3"/>
    <w:basedOn w:val="Normal"/>
    <w:pPr>
      <w:tabs>
        <w:tab w:val="num" w:pos="1080"/>
      </w:tabs>
      <w:ind w:left="1080" w:hanging="360"/>
    </w:pPr>
  </w:style>
  <w:style w:type="paragraph" w:styleId="ListBullet4">
    <w:name w:val="List Bullet 4"/>
    <w:basedOn w:val="Normal"/>
    <w:pPr>
      <w:tabs>
        <w:tab w:val="num" w:pos="1440"/>
      </w:tabs>
      <w:ind w:left="1440" w:hanging="360"/>
    </w:pPr>
  </w:style>
  <w:style w:type="paragraph" w:styleId="ListBullet5">
    <w:name w:val="List Bullet 5"/>
    <w:basedOn w:val="Normal"/>
    <w:pPr>
      <w:tabs>
        <w:tab w:val="num" w:pos="1800"/>
      </w:tabs>
      <w:ind w:left="180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720"/>
      </w:tabs>
      <w:ind w:left="720" w:hanging="360"/>
    </w:pPr>
  </w:style>
  <w:style w:type="paragraph" w:styleId="ListNumber3">
    <w:name w:val="List Number 3"/>
    <w:basedOn w:val="Normal"/>
    <w:pPr>
      <w:tabs>
        <w:tab w:val="num" w:pos="1080"/>
      </w:tabs>
      <w:ind w:left="1080" w:hanging="360"/>
    </w:pPr>
  </w:style>
  <w:style w:type="paragraph" w:styleId="ListNumber4">
    <w:name w:val="List Number 4"/>
    <w:basedOn w:val="Normal"/>
    <w:pPr>
      <w:numPr>
        <w:numId w:val="9"/>
      </w:numPr>
      <w:tabs>
        <w:tab w:val="num" w:pos="1440"/>
      </w:tabs>
      <w:ind w:left="1440" w:hanging="360"/>
    </w:pPr>
  </w:style>
  <w:style w:type="paragraph" w:styleId="ListNumber5">
    <w:name w:val="List Number 5"/>
    <w:basedOn w:val="Normal"/>
    <w:pPr>
      <w:tabs>
        <w:tab w:val="num" w:pos="720"/>
        <w:tab w:val="num" w:pos="1800"/>
      </w:tabs>
      <w:ind w:left="1800" w:hanging="360"/>
    </w:p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before="240"/>
    </w:pPr>
    <w:rPr>
      <w:rFonts w:ascii="Courier New" w:hAnsi="Courier New" w:cs="Courier New"/>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style>
  <w:style w:type="paragraph" w:styleId="NormalWeb">
    <w:name w:val="Normal (Web)"/>
    <w:basedOn w:val="Normal"/>
    <w:rPr>
      <w:rFonts w:ascii="Times New Roman" w:hAnsi="Times New Roman"/>
    </w:rPr>
  </w:style>
  <w:style w:type="paragraph" w:styleId="NormalIndent">
    <w:name w:val="Normal Indent"/>
    <w:basedOn w:val="Normal"/>
    <w:pPr>
      <w:ind w:left="720"/>
    </w:pPr>
  </w:style>
  <w:style w:type="paragraph" w:styleId="NoteHeading">
    <w:name w:val="Note Heading"/>
    <w:basedOn w:val="Normal"/>
    <w:next w:val="Normal"/>
    <w:link w:val="NoteHeadingChar"/>
  </w:style>
  <w:style w:type="paragraph" w:styleId="PlainText">
    <w:name w:val="Plain Text"/>
    <w:basedOn w:val="Normal"/>
    <w:link w:val="PlainTextChar"/>
    <w:rPr>
      <w:rFonts w:ascii="Courier New" w:hAnsi="Courier New" w:cs="Courier New"/>
    </w:rPr>
  </w:style>
  <w:style w:type="paragraph" w:styleId="Salutation">
    <w:name w:val="Salutation"/>
    <w:basedOn w:val="Normal"/>
    <w:next w:val="Normal"/>
    <w:link w:val="SalutationChar"/>
  </w:style>
  <w:style w:type="paragraph" w:styleId="Signature">
    <w:name w:val="Signature"/>
    <w:basedOn w:val="Normal"/>
    <w:link w:val="SignatureChar"/>
    <w:pPr>
      <w:ind w:left="4320"/>
    </w:pPr>
  </w:style>
  <w:style w:type="paragraph" w:styleId="Subtitle">
    <w:name w:val="Subtitle"/>
    <w:basedOn w:val="Normal"/>
    <w:link w:val="SubtitleChar"/>
    <w:qFormat/>
    <w:pPr>
      <w:spacing w:after="60"/>
      <w:jc w:val="center"/>
      <w:outlineLvl w:val="1"/>
    </w:p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style>
  <w:style w:type="paragraph" w:styleId="TOAHeading">
    <w:name w:val="toa heading"/>
    <w:basedOn w:val="Normal"/>
    <w:next w:val="Normal"/>
    <w:semiHidden/>
    <w:pPr>
      <w:spacing w:before="120"/>
    </w:pPr>
    <w:rPr>
      <w:b/>
      <w:bCs/>
    </w:rPr>
  </w:style>
  <w:style w:type="paragraph" w:customStyle="1" w:styleId="nacbody">
    <w:name w:val="nacbody"/>
    <w:basedOn w:val="Normal"/>
    <w:pPr>
      <w:spacing w:line="240" w:lineRule="atLeast"/>
      <w:jc w:val="both"/>
    </w:pPr>
    <w:rPr>
      <w:sz w:val="22"/>
      <w:lang w:eastAsia="ja-JP"/>
    </w:rPr>
  </w:style>
  <w:style w:type="character" w:styleId="Strong">
    <w:name w:val="Strong"/>
    <w:qFormat/>
    <w:rPr>
      <w:rFonts w:cs="Times New Roman"/>
      <w:b/>
      <w:bCs/>
    </w:rPr>
  </w:style>
  <w:style w:type="paragraph" w:customStyle="1" w:styleId="CM118">
    <w:name w:val="CM118"/>
    <w:basedOn w:val="Default"/>
    <w:next w:val="Default"/>
    <w:pPr>
      <w:spacing w:after="573"/>
    </w:pPr>
    <w:rPr>
      <w:color w:val="auto"/>
    </w:rPr>
  </w:style>
  <w:style w:type="paragraph" w:customStyle="1" w:styleId="Default">
    <w:name w:val="Default"/>
    <w:pPr>
      <w:widowControl w:val="0"/>
      <w:autoSpaceDE w:val="0"/>
      <w:autoSpaceDN w:val="0"/>
      <w:adjustRightInd w:val="0"/>
    </w:pPr>
    <w:rPr>
      <w:color w:val="000000"/>
      <w:sz w:val="24"/>
      <w:szCs w:val="24"/>
    </w:rPr>
  </w:style>
  <w:style w:type="paragraph" w:customStyle="1" w:styleId="CM114">
    <w:name w:val="CM114"/>
    <w:basedOn w:val="Default"/>
    <w:next w:val="Default"/>
    <w:pPr>
      <w:spacing w:after="298"/>
    </w:pPr>
    <w:rPr>
      <w:color w:val="auto"/>
    </w:rPr>
  </w:style>
  <w:style w:type="paragraph" w:customStyle="1" w:styleId="CM134">
    <w:name w:val="CM134"/>
    <w:basedOn w:val="Default"/>
    <w:next w:val="Default"/>
    <w:pPr>
      <w:spacing w:after="903"/>
    </w:pPr>
    <w:rPr>
      <w:color w:val="auto"/>
    </w:rPr>
  </w:style>
  <w:style w:type="paragraph" w:customStyle="1" w:styleId="CM79">
    <w:name w:val="CM79"/>
    <w:basedOn w:val="Default"/>
    <w:next w:val="Default"/>
    <w:pPr>
      <w:spacing w:line="276" w:lineRule="atLeast"/>
    </w:pPr>
    <w:rPr>
      <w:color w:val="auto"/>
    </w:rPr>
  </w:style>
  <w:style w:type="paragraph" w:customStyle="1" w:styleId="scocode1d">
    <w:name w:val="scocode1d"/>
    <w:basedOn w:val="Normal"/>
    <w:pPr>
      <w:spacing w:before="180" w:after="100" w:afterAutospacing="1"/>
      <w:ind w:firstLine="360"/>
      <w:jc w:val="both"/>
    </w:pPr>
    <w:rPr>
      <w:rFonts w:ascii="Times New Roman" w:hAnsi="Times New Roman"/>
    </w:rPr>
  </w:style>
  <w:style w:type="paragraph" w:customStyle="1" w:styleId="TOClast">
    <w:name w:val="TOClast"/>
    <w:basedOn w:val="Normal"/>
    <w:next w:val="Normal"/>
    <w:pPr>
      <w:pBdr>
        <w:bottom w:val="single" w:sz="6" w:space="1" w:color="auto"/>
      </w:pBdr>
      <w:spacing w:after="360"/>
      <w:ind w:left="1440" w:right="1440"/>
    </w:pPr>
    <w:rPr>
      <w:rFonts w:ascii="Courier New" w:hAnsi="Courier New"/>
    </w:rPr>
  </w:style>
  <w:style w:type="table" w:styleId="TableGrid">
    <w:name w:val="Table Grid"/>
    <w:basedOn w:val="TableNormal"/>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1Char">
    <w:name w:val="par1 Char"/>
    <w:link w:val="par1"/>
    <w:rsid w:val="00290530"/>
    <w:rPr>
      <w:rFonts w:ascii="Arial" w:hAnsi="Arial"/>
      <w:szCs w:val="24"/>
    </w:rPr>
  </w:style>
  <w:style w:type="character" w:customStyle="1" w:styleId="upar1Char">
    <w:name w:val="upar1 Char"/>
    <w:link w:val="upar1"/>
    <w:locked/>
    <w:rsid w:val="00F104F3"/>
    <w:rPr>
      <w:rFonts w:ascii="Arial" w:hAnsi="Arial" w:cs="Arial"/>
    </w:rPr>
  </w:style>
  <w:style w:type="character" w:customStyle="1" w:styleId="Heading1Char">
    <w:name w:val="Heading 1 Char"/>
    <w:link w:val="Heading1"/>
    <w:rsid w:val="004B661A"/>
    <w:rPr>
      <w:rFonts w:ascii="Arial" w:hAnsi="Arial"/>
      <w:b/>
      <w:bCs/>
      <w:kern w:val="32"/>
      <w:sz w:val="32"/>
      <w:szCs w:val="32"/>
    </w:rPr>
  </w:style>
  <w:style w:type="character" w:customStyle="1" w:styleId="Heading2Char">
    <w:name w:val="Heading 2 Char"/>
    <w:basedOn w:val="DefaultParagraphFont"/>
    <w:link w:val="Heading2"/>
    <w:uiPriority w:val="9"/>
    <w:rsid w:val="00711D39"/>
    <w:rPr>
      <w:rFonts w:asciiTheme="minorHAnsi" w:eastAsiaTheme="minorHAnsi" w:hAnsiTheme="minorHAnsi" w:cstheme="minorBidi"/>
      <w:b/>
      <w:bCs/>
      <w:iCs/>
      <w:kern w:val="2"/>
      <w:sz w:val="24"/>
      <w:szCs w:val="28"/>
      <w14:ligatures w14:val="standardContextual"/>
    </w:rPr>
  </w:style>
  <w:style w:type="character" w:customStyle="1" w:styleId="Heading3Char">
    <w:name w:val="Heading 3 Char"/>
    <w:basedOn w:val="DefaultParagraphFont"/>
    <w:link w:val="Heading3"/>
    <w:uiPriority w:val="9"/>
    <w:rsid w:val="00711D39"/>
    <w:rPr>
      <w:rFonts w:asciiTheme="minorHAnsi" w:eastAsiaTheme="minorHAnsi" w:hAnsiTheme="minorHAnsi" w:cstheme="minorBidi"/>
      <w:b/>
      <w:bCs/>
      <w:kern w:val="2"/>
      <w:sz w:val="24"/>
      <w:szCs w:val="26"/>
      <w14:ligatures w14:val="standardContextual"/>
    </w:rPr>
  </w:style>
  <w:style w:type="paragraph" w:styleId="ListParagraph">
    <w:name w:val="List Paragraph"/>
    <w:basedOn w:val="Normal"/>
    <w:uiPriority w:val="34"/>
    <w:qFormat/>
    <w:rsid w:val="004B661A"/>
    <w:pPr>
      <w:ind w:left="720"/>
    </w:pPr>
  </w:style>
  <w:style w:type="character" w:customStyle="1" w:styleId="par2Char">
    <w:name w:val="par2 Char"/>
    <w:basedOn w:val="par1Char"/>
    <w:link w:val="par2"/>
    <w:locked/>
    <w:rsid w:val="00893C9F"/>
    <w:rPr>
      <w:rFonts w:ascii="Arial" w:hAnsi="Arial"/>
      <w:szCs w:val="24"/>
    </w:rPr>
  </w:style>
  <w:style w:type="character" w:customStyle="1" w:styleId="TitleChar">
    <w:name w:val="Title Char"/>
    <w:basedOn w:val="DefaultParagraphFont"/>
    <w:link w:val="Title"/>
    <w:uiPriority w:val="99"/>
    <w:rsid w:val="00F820E0"/>
    <w:rPr>
      <w:rFonts w:ascii="Arial" w:hAnsi="Arial"/>
      <w:b/>
      <w:bCs/>
      <w:sz w:val="32"/>
      <w:szCs w:val="32"/>
    </w:rPr>
  </w:style>
  <w:style w:type="character" w:customStyle="1" w:styleId="HeaderChar">
    <w:name w:val="Header Char"/>
    <w:basedOn w:val="DefaultParagraphFont"/>
    <w:link w:val="Header"/>
    <w:rsid w:val="00F820E0"/>
    <w:rPr>
      <w:rFonts w:ascii="Arial" w:hAnsi="Arial" w:cs="Arial"/>
    </w:rPr>
  </w:style>
  <w:style w:type="character" w:styleId="CommentReference">
    <w:name w:val="annotation reference"/>
    <w:rsid w:val="00445A0F"/>
    <w:rPr>
      <w:sz w:val="16"/>
      <w:szCs w:val="16"/>
    </w:rPr>
  </w:style>
  <w:style w:type="paragraph" w:styleId="Revision">
    <w:name w:val="Revision"/>
    <w:hidden/>
    <w:uiPriority w:val="99"/>
    <w:semiHidden/>
    <w:rsid w:val="00445A0F"/>
    <w:rPr>
      <w:rFonts w:ascii="Arial" w:hAnsi="Arial"/>
    </w:rPr>
  </w:style>
  <w:style w:type="paragraph" w:customStyle="1" w:styleId="m-3172501945629034423gmail-upar1">
    <w:name w:val="m_-3172501945629034423gmail-upar1"/>
    <w:basedOn w:val="Normal"/>
    <w:rsid w:val="00A85646"/>
    <w:pPr>
      <w:spacing w:before="100" w:beforeAutospacing="1" w:after="100" w:afterAutospacing="1"/>
    </w:pPr>
    <w:rPr>
      <w:rFonts w:ascii="Times New Roman" w:hAnsi="Times New Roman"/>
    </w:rPr>
  </w:style>
  <w:style w:type="paragraph" w:customStyle="1" w:styleId="TOC">
    <w:name w:val="TOC"/>
    <w:basedOn w:val="Normal"/>
    <w:next w:val="Normal"/>
    <w:rsid w:val="00A85646"/>
    <w:pPr>
      <w:spacing w:before="480"/>
      <w:jc w:val="center"/>
    </w:pPr>
    <w:rPr>
      <w:b/>
      <w:caps/>
    </w:rPr>
  </w:style>
  <w:style w:type="paragraph" w:customStyle="1" w:styleId="TOC0">
    <w:name w:val="TOC0"/>
    <w:basedOn w:val="TOC1"/>
    <w:next w:val="Normal"/>
    <w:rsid w:val="00A85646"/>
    <w:pPr>
      <w:tabs>
        <w:tab w:val="right" w:leader="dot" w:pos="9360"/>
      </w:tabs>
      <w:spacing w:before="120"/>
    </w:pPr>
    <w:rPr>
      <w:caps/>
    </w:rPr>
  </w:style>
  <w:style w:type="paragraph" w:styleId="TOCHeading">
    <w:name w:val="TOC Heading"/>
    <w:basedOn w:val="Heading1"/>
    <w:next w:val="Normal"/>
    <w:uiPriority w:val="39"/>
    <w:semiHidden/>
    <w:unhideWhenUsed/>
    <w:qFormat/>
    <w:rsid w:val="00A85646"/>
    <w:pPr>
      <w:keepLines/>
      <w:spacing w:before="480" w:after="0" w:line="276" w:lineRule="auto"/>
      <w:outlineLvl w:val="9"/>
    </w:pPr>
    <w:rPr>
      <w:rFonts w:ascii="Cambria" w:hAnsi="Cambria"/>
      <w:color w:val="365F91"/>
      <w:kern w:val="0"/>
      <w:sz w:val="28"/>
      <w:szCs w:val="28"/>
      <w:lang w:eastAsia="ja-JP"/>
    </w:rPr>
  </w:style>
  <w:style w:type="character" w:customStyle="1" w:styleId="BalloonTextChar">
    <w:name w:val="Balloon Text Char"/>
    <w:link w:val="BalloonText"/>
    <w:rsid w:val="00A85646"/>
    <w:rPr>
      <w:rFonts w:ascii="Tahoma" w:hAnsi="Tahoma" w:cs="Tahoma"/>
      <w:sz w:val="16"/>
      <w:szCs w:val="16"/>
    </w:rPr>
  </w:style>
  <w:style w:type="character" w:customStyle="1" w:styleId="Heading4Char">
    <w:name w:val="Heading 4 Char"/>
    <w:link w:val="Heading4"/>
    <w:rsid w:val="00711D39"/>
    <w:rPr>
      <w:rFonts w:ascii="Arial" w:eastAsiaTheme="minorHAnsi" w:hAnsi="Arial" w:cs="Courier New"/>
      <w:b/>
      <w:kern w:val="2"/>
      <w:sz w:val="24"/>
      <w:szCs w:val="24"/>
      <w14:ligatures w14:val="standardContextual"/>
    </w:rPr>
  </w:style>
  <w:style w:type="character" w:customStyle="1" w:styleId="Heading5Char">
    <w:name w:val="Heading 5 Char"/>
    <w:link w:val="Heading5"/>
    <w:rsid w:val="00A85646"/>
    <w:rPr>
      <w:rFonts w:ascii="Arial" w:hAnsi="Arial"/>
      <w:sz w:val="22"/>
    </w:rPr>
  </w:style>
  <w:style w:type="character" w:customStyle="1" w:styleId="Heading6Char">
    <w:name w:val="Heading 6 Char"/>
    <w:link w:val="Heading6"/>
    <w:rsid w:val="00A85646"/>
    <w:rPr>
      <w:rFonts w:ascii="Courier New" w:hAnsi="Courier New" w:cs="Courier New"/>
    </w:rPr>
  </w:style>
  <w:style w:type="character" w:customStyle="1" w:styleId="Heading7Char">
    <w:name w:val="Heading 7 Char"/>
    <w:link w:val="Heading7"/>
    <w:rsid w:val="00A85646"/>
    <w:rPr>
      <w:rFonts w:ascii="Arial" w:hAnsi="Arial"/>
    </w:rPr>
  </w:style>
  <w:style w:type="character" w:customStyle="1" w:styleId="Heading8Char">
    <w:name w:val="Heading 8 Char"/>
    <w:link w:val="Heading8"/>
    <w:rsid w:val="00A85646"/>
    <w:rPr>
      <w:rFonts w:ascii="Arial" w:hAnsi="Arial"/>
      <w:i/>
    </w:rPr>
  </w:style>
  <w:style w:type="character" w:customStyle="1" w:styleId="Heading9Char">
    <w:name w:val="Heading 9 Char"/>
    <w:link w:val="Heading9"/>
    <w:rsid w:val="00A85646"/>
    <w:rPr>
      <w:rFonts w:ascii="Arial" w:hAnsi="Arial"/>
      <w:b/>
      <w:i/>
      <w:sz w:val="18"/>
    </w:rPr>
  </w:style>
  <w:style w:type="character" w:customStyle="1" w:styleId="FootnoteTextChar">
    <w:name w:val="Footnote Text Char"/>
    <w:aliases w:val="Footnote Text Char2 Char1,Footnote Text Char Char Char,Footnote Text Char2 Char Char Char,Footnote Text Char Char Char1 Char Char,Footnote Text Char2 Char Char Char1 Char Char,Footnote Text Char Char Char1 Char Char Char1 Char"/>
    <w:link w:val="FootnoteText"/>
    <w:rsid w:val="00A85646"/>
    <w:rPr>
      <w:rFonts w:ascii="Arial" w:hAnsi="Arial"/>
    </w:rPr>
  </w:style>
  <w:style w:type="character" w:customStyle="1" w:styleId="FooterChar">
    <w:name w:val="Footer Char"/>
    <w:link w:val="Footer"/>
    <w:uiPriority w:val="99"/>
    <w:rsid w:val="00A85646"/>
    <w:rPr>
      <w:rFonts w:ascii="Arial" w:hAnsi="Arial"/>
    </w:rPr>
  </w:style>
  <w:style w:type="character" w:customStyle="1" w:styleId="BodyTextChar">
    <w:name w:val="Body Text Char"/>
    <w:link w:val="BodyText"/>
    <w:uiPriority w:val="1"/>
    <w:rsid w:val="00A85646"/>
    <w:rPr>
      <w:rFonts w:ascii="Arial" w:hAnsi="Arial"/>
    </w:rPr>
  </w:style>
  <w:style w:type="character" w:customStyle="1" w:styleId="BodyText2Char">
    <w:name w:val="Body Text 2 Char"/>
    <w:link w:val="BodyText2"/>
    <w:rsid w:val="00A85646"/>
    <w:rPr>
      <w:rFonts w:ascii="Arial" w:hAnsi="Arial"/>
    </w:rPr>
  </w:style>
  <w:style w:type="character" w:customStyle="1" w:styleId="BodyText3Char">
    <w:name w:val="Body Text 3 Char"/>
    <w:link w:val="BodyText3"/>
    <w:rsid w:val="00A85646"/>
    <w:rPr>
      <w:rFonts w:ascii="Arial" w:hAnsi="Arial"/>
      <w:sz w:val="16"/>
      <w:szCs w:val="16"/>
    </w:rPr>
  </w:style>
  <w:style w:type="character" w:customStyle="1" w:styleId="BodyTextFirstIndentChar">
    <w:name w:val="Body Text First Indent Char"/>
    <w:link w:val="BodyTextFirstIndent"/>
    <w:rsid w:val="00A85646"/>
    <w:rPr>
      <w:rFonts w:ascii="Arial" w:hAnsi="Arial"/>
    </w:rPr>
  </w:style>
  <w:style w:type="character" w:customStyle="1" w:styleId="BodyTextIndentChar">
    <w:name w:val="Body Text Indent Char"/>
    <w:link w:val="BodyTextIndent"/>
    <w:rsid w:val="00A85646"/>
    <w:rPr>
      <w:rFonts w:ascii="Arial" w:hAnsi="Arial"/>
    </w:rPr>
  </w:style>
  <w:style w:type="character" w:customStyle="1" w:styleId="BodyTextFirstIndent2Char">
    <w:name w:val="Body Text First Indent 2 Char"/>
    <w:link w:val="BodyTextFirstIndent2"/>
    <w:rsid w:val="00A85646"/>
    <w:rPr>
      <w:rFonts w:ascii="Arial" w:hAnsi="Arial"/>
    </w:rPr>
  </w:style>
  <w:style w:type="character" w:customStyle="1" w:styleId="BodyTextIndent2Char">
    <w:name w:val="Body Text Indent 2 Char"/>
    <w:link w:val="BodyTextIndent2"/>
    <w:rsid w:val="00A85646"/>
    <w:rPr>
      <w:rFonts w:ascii="Arial" w:hAnsi="Arial"/>
    </w:rPr>
  </w:style>
  <w:style w:type="character" w:customStyle="1" w:styleId="BodyTextIndent3Char">
    <w:name w:val="Body Text Indent 3 Char"/>
    <w:link w:val="BodyTextIndent3"/>
    <w:rsid w:val="00A85646"/>
    <w:rPr>
      <w:rFonts w:ascii="Arial" w:hAnsi="Arial"/>
      <w:sz w:val="16"/>
      <w:szCs w:val="16"/>
    </w:rPr>
  </w:style>
  <w:style w:type="character" w:customStyle="1" w:styleId="ClosingChar">
    <w:name w:val="Closing Char"/>
    <w:link w:val="Closing"/>
    <w:rsid w:val="00A85646"/>
    <w:rPr>
      <w:rFonts w:ascii="Arial" w:hAnsi="Arial"/>
    </w:rPr>
  </w:style>
  <w:style w:type="character" w:customStyle="1" w:styleId="CommentTextChar">
    <w:name w:val="Comment Text Char"/>
    <w:link w:val="CommentText"/>
    <w:uiPriority w:val="99"/>
    <w:rsid w:val="00A85646"/>
    <w:rPr>
      <w:rFonts w:ascii="Arial" w:hAnsi="Arial"/>
    </w:rPr>
  </w:style>
  <w:style w:type="character" w:customStyle="1" w:styleId="CommentSubjectChar">
    <w:name w:val="Comment Subject Char"/>
    <w:link w:val="CommentSubject"/>
    <w:uiPriority w:val="99"/>
    <w:semiHidden/>
    <w:rsid w:val="00A85646"/>
    <w:rPr>
      <w:rFonts w:ascii="Arial" w:hAnsi="Arial"/>
      <w:b/>
      <w:bCs/>
    </w:rPr>
  </w:style>
  <w:style w:type="character" w:customStyle="1" w:styleId="DateChar">
    <w:name w:val="Date Char"/>
    <w:link w:val="Date"/>
    <w:rsid w:val="00A85646"/>
    <w:rPr>
      <w:rFonts w:ascii="Arial" w:hAnsi="Arial"/>
    </w:rPr>
  </w:style>
  <w:style w:type="character" w:customStyle="1" w:styleId="DocumentMapChar">
    <w:name w:val="Document Map Char"/>
    <w:link w:val="DocumentMap"/>
    <w:semiHidden/>
    <w:rsid w:val="00A85646"/>
    <w:rPr>
      <w:rFonts w:ascii="Tahoma" w:hAnsi="Tahoma" w:cs="Tahoma"/>
      <w:shd w:val="clear" w:color="auto" w:fill="000080"/>
    </w:rPr>
  </w:style>
  <w:style w:type="character" w:customStyle="1" w:styleId="E-mailSignatureChar">
    <w:name w:val="E-mail Signature Char"/>
    <w:link w:val="E-mailSignature"/>
    <w:rsid w:val="00A85646"/>
    <w:rPr>
      <w:rFonts w:ascii="Arial" w:hAnsi="Arial"/>
    </w:rPr>
  </w:style>
  <w:style w:type="character" w:customStyle="1" w:styleId="EndnoteTextChar">
    <w:name w:val="Endnote Text Char"/>
    <w:link w:val="EndnoteText"/>
    <w:semiHidden/>
    <w:rsid w:val="00A85646"/>
    <w:rPr>
      <w:rFonts w:ascii="Arial" w:hAnsi="Arial"/>
    </w:rPr>
  </w:style>
  <w:style w:type="character" w:customStyle="1" w:styleId="HTMLAddressChar">
    <w:name w:val="HTML Address Char"/>
    <w:link w:val="HTMLAddress"/>
    <w:rsid w:val="00A85646"/>
    <w:rPr>
      <w:rFonts w:ascii="Arial" w:hAnsi="Arial"/>
      <w:i/>
      <w:iCs/>
    </w:rPr>
  </w:style>
  <w:style w:type="character" w:customStyle="1" w:styleId="HTMLPreformattedChar">
    <w:name w:val="HTML Preformatted Char"/>
    <w:link w:val="HTMLPreformatted"/>
    <w:rsid w:val="00A85646"/>
    <w:rPr>
      <w:rFonts w:ascii="Courier New" w:hAnsi="Courier New" w:cs="Courier New"/>
    </w:rPr>
  </w:style>
  <w:style w:type="character" w:customStyle="1" w:styleId="MacroTextChar">
    <w:name w:val="Macro Text Char"/>
    <w:link w:val="MacroText"/>
    <w:semiHidden/>
    <w:rsid w:val="00A85646"/>
    <w:rPr>
      <w:rFonts w:ascii="Courier New" w:hAnsi="Courier New" w:cs="Courier New"/>
    </w:rPr>
  </w:style>
  <w:style w:type="character" w:customStyle="1" w:styleId="MessageHeaderChar">
    <w:name w:val="Message Header Char"/>
    <w:link w:val="MessageHeader"/>
    <w:rsid w:val="00A85646"/>
    <w:rPr>
      <w:rFonts w:ascii="Arial" w:hAnsi="Arial"/>
      <w:sz w:val="24"/>
      <w:szCs w:val="24"/>
      <w:shd w:val="pct20" w:color="auto" w:fill="auto"/>
    </w:rPr>
  </w:style>
  <w:style w:type="character" w:customStyle="1" w:styleId="NoteHeadingChar">
    <w:name w:val="Note Heading Char"/>
    <w:link w:val="NoteHeading"/>
    <w:rsid w:val="00A85646"/>
    <w:rPr>
      <w:rFonts w:ascii="Arial" w:hAnsi="Arial"/>
    </w:rPr>
  </w:style>
  <w:style w:type="character" w:customStyle="1" w:styleId="PlainTextChar">
    <w:name w:val="Plain Text Char"/>
    <w:link w:val="PlainText"/>
    <w:rsid w:val="00A85646"/>
    <w:rPr>
      <w:rFonts w:ascii="Courier New" w:hAnsi="Courier New" w:cs="Courier New"/>
    </w:rPr>
  </w:style>
  <w:style w:type="character" w:customStyle="1" w:styleId="SalutationChar">
    <w:name w:val="Salutation Char"/>
    <w:link w:val="Salutation"/>
    <w:rsid w:val="00A85646"/>
    <w:rPr>
      <w:rFonts w:ascii="Arial" w:hAnsi="Arial"/>
    </w:rPr>
  </w:style>
  <w:style w:type="character" w:customStyle="1" w:styleId="SignatureChar">
    <w:name w:val="Signature Char"/>
    <w:link w:val="Signature"/>
    <w:rsid w:val="00A85646"/>
    <w:rPr>
      <w:rFonts w:ascii="Arial" w:hAnsi="Arial"/>
    </w:rPr>
  </w:style>
  <w:style w:type="character" w:customStyle="1" w:styleId="SubtitleChar">
    <w:name w:val="Subtitle Char"/>
    <w:link w:val="Subtitle"/>
    <w:rsid w:val="00A85646"/>
    <w:rPr>
      <w:rFonts w:ascii="Arial" w:hAnsi="Arial"/>
      <w:sz w:val="24"/>
      <w:szCs w:val="24"/>
    </w:rPr>
  </w:style>
  <w:style w:type="character" w:styleId="UnresolvedMention">
    <w:name w:val="Unresolved Mention"/>
    <w:uiPriority w:val="99"/>
    <w:semiHidden/>
    <w:unhideWhenUsed/>
    <w:rsid w:val="00A97004"/>
    <w:rPr>
      <w:color w:val="605E5C"/>
      <w:shd w:val="clear" w:color="auto" w:fill="E1DFDD"/>
    </w:rPr>
  </w:style>
  <w:style w:type="character" w:customStyle="1" w:styleId="ParagraphDiscussionChar">
    <w:name w:val="ParagraphDiscussion Char"/>
    <w:link w:val="ParagraphDiscussion"/>
    <w:locked/>
    <w:rsid w:val="00E40D73"/>
    <w:rPr>
      <w:kern w:val="2"/>
      <w:sz w:val="24"/>
    </w:rPr>
  </w:style>
  <w:style w:type="numbering" w:customStyle="1" w:styleId="NoList1">
    <w:name w:val="No List1"/>
    <w:next w:val="NoList"/>
    <w:uiPriority w:val="99"/>
    <w:semiHidden/>
    <w:unhideWhenUsed/>
    <w:rsid w:val="00C55F04"/>
  </w:style>
  <w:style w:type="paragraph" w:customStyle="1" w:styleId="TableParagraph">
    <w:name w:val="Table Paragraph"/>
    <w:basedOn w:val="Normal"/>
    <w:uiPriority w:val="1"/>
    <w:qFormat/>
    <w:rsid w:val="00C55F04"/>
    <w:pPr>
      <w:widowControl w:val="0"/>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E9B38-20DD-4E94-AE63-BF0835AEB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4173</Words>
  <Characters>23789</Characters>
  <Application>Microsoft Office Word</Application>
  <DocSecurity>2</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27907</CharactersWithSpaces>
  <SharedDoc>false</SharedDoc>
  <HLinks>
    <vt:vector size="1584" baseType="variant">
      <vt:variant>
        <vt:i4>2293865</vt:i4>
      </vt:variant>
      <vt:variant>
        <vt:i4>1560</vt:i4>
      </vt:variant>
      <vt:variant>
        <vt:i4>0</vt:i4>
      </vt:variant>
      <vt:variant>
        <vt:i4>5</vt:i4>
      </vt:variant>
      <vt:variant>
        <vt:lpwstr>http://www.standards.ieee.org/</vt:lpwstr>
      </vt:variant>
      <vt:variant>
        <vt:lpwstr/>
      </vt:variant>
      <vt:variant>
        <vt:i4>6750248</vt:i4>
      </vt:variant>
      <vt:variant>
        <vt:i4>1557</vt:i4>
      </vt:variant>
      <vt:variant>
        <vt:i4>0</vt:i4>
      </vt:variant>
      <vt:variant>
        <vt:i4>5</vt:i4>
      </vt:variant>
      <vt:variant>
        <vt:lpwstr>http://www.govinfo.gov/help/cfr</vt:lpwstr>
      </vt:variant>
      <vt:variant>
        <vt:lpwstr/>
      </vt:variant>
      <vt:variant>
        <vt:i4>1179708</vt:i4>
      </vt:variant>
      <vt:variant>
        <vt:i4>1550</vt:i4>
      </vt:variant>
      <vt:variant>
        <vt:i4>0</vt:i4>
      </vt:variant>
      <vt:variant>
        <vt:i4>5</vt:i4>
      </vt:variant>
      <vt:variant>
        <vt:lpwstr/>
      </vt:variant>
      <vt:variant>
        <vt:lpwstr>_Toc218838546</vt:lpwstr>
      </vt:variant>
      <vt:variant>
        <vt:i4>1179708</vt:i4>
      </vt:variant>
      <vt:variant>
        <vt:i4>1544</vt:i4>
      </vt:variant>
      <vt:variant>
        <vt:i4>0</vt:i4>
      </vt:variant>
      <vt:variant>
        <vt:i4>5</vt:i4>
      </vt:variant>
      <vt:variant>
        <vt:lpwstr/>
      </vt:variant>
      <vt:variant>
        <vt:lpwstr>_Toc218838545</vt:lpwstr>
      </vt:variant>
      <vt:variant>
        <vt:i4>1179708</vt:i4>
      </vt:variant>
      <vt:variant>
        <vt:i4>1538</vt:i4>
      </vt:variant>
      <vt:variant>
        <vt:i4>0</vt:i4>
      </vt:variant>
      <vt:variant>
        <vt:i4>5</vt:i4>
      </vt:variant>
      <vt:variant>
        <vt:lpwstr/>
      </vt:variant>
      <vt:variant>
        <vt:lpwstr>_Toc218838544</vt:lpwstr>
      </vt:variant>
      <vt:variant>
        <vt:i4>1179708</vt:i4>
      </vt:variant>
      <vt:variant>
        <vt:i4>1532</vt:i4>
      </vt:variant>
      <vt:variant>
        <vt:i4>0</vt:i4>
      </vt:variant>
      <vt:variant>
        <vt:i4>5</vt:i4>
      </vt:variant>
      <vt:variant>
        <vt:lpwstr/>
      </vt:variant>
      <vt:variant>
        <vt:lpwstr>_Toc218838543</vt:lpwstr>
      </vt:variant>
      <vt:variant>
        <vt:i4>1179708</vt:i4>
      </vt:variant>
      <vt:variant>
        <vt:i4>1526</vt:i4>
      </vt:variant>
      <vt:variant>
        <vt:i4>0</vt:i4>
      </vt:variant>
      <vt:variant>
        <vt:i4>5</vt:i4>
      </vt:variant>
      <vt:variant>
        <vt:lpwstr/>
      </vt:variant>
      <vt:variant>
        <vt:lpwstr>_Toc218838542</vt:lpwstr>
      </vt:variant>
      <vt:variant>
        <vt:i4>1179708</vt:i4>
      </vt:variant>
      <vt:variant>
        <vt:i4>1520</vt:i4>
      </vt:variant>
      <vt:variant>
        <vt:i4>0</vt:i4>
      </vt:variant>
      <vt:variant>
        <vt:i4>5</vt:i4>
      </vt:variant>
      <vt:variant>
        <vt:lpwstr/>
      </vt:variant>
      <vt:variant>
        <vt:lpwstr>_Toc218838541</vt:lpwstr>
      </vt:variant>
      <vt:variant>
        <vt:i4>1179708</vt:i4>
      </vt:variant>
      <vt:variant>
        <vt:i4>1514</vt:i4>
      </vt:variant>
      <vt:variant>
        <vt:i4>0</vt:i4>
      </vt:variant>
      <vt:variant>
        <vt:i4>5</vt:i4>
      </vt:variant>
      <vt:variant>
        <vt:lpwstr/>
      </vt:variant>
      <vt:variant>
        <vt:lpwstr>_Toc218838540</vt:lpwstr>
      </vt:variant>
      <vt:variant>
        <vt:i4>1376316</vt:i4>
      </vt:variant>
      <vt:variant>
        <vt:i4>1508</vt:i4>
      </vt:variant>
      <vt:variant>
        <vt:i4>0</vt:i4>
      </vt:variant>
      <vt:variant>
        <vt:i4>5</vt:i4>
      </vt:variant>
      <vt:variant>
        <vt:lpwstr/>
      </vt:variant>
      <vt:variant>
        <vt:lpwstr>_Toc218838539</vt:lpwstr>
      </vt:variant>
      <vt:variant>
        <vt:i4>1376316</vt:i4>
      </vt:variant>
      <vt:variant>
        <vt:i4>1502</vt:i4>
      </vt:variant>
      <vt:variant>
        <vt:i4>0</vt:i4>
      </vt:variant>
      <vt:variant>
        <vt:i4>5</vt:i4>
      </vt:variant>
      <vt:variant>
        <vt:lpwstr/>
      </vt:variant>
      <vt:variant>
        <vt:lpwstr>_Toc218838538</vt:lpwstr>
      </vt:variant>
      <vt:variant>
        <vt:i4>1376316</vt:i4>
      </vt:variant>
      <vt:variant>
        <vt:i4>1496</vt:i4>
      </vt:variant>
      <vt:variant>
        <vt:i4>0</vt:i4>
      </vt:variant>
      <vt:variant>
        <vt:i4>5</vt:i4>
      </vt:variant>
      <vt:variant>
        <vt:lpwstr/>
      </vt:variant>
      <vt:variant>
        <vt:lpwstr>_Toc218838537</vt:lpwstr>
      </vt:variant>
      <vt:variant>
        <vt:i4>1376316</vt:i4>
      </vt:variant>
      <vt:variant>
        <vt:i4>1490</vt:i4>
      </vt:variant>
      <vt:variant>
        <vt:i4>0</vt:i4>
      </vt:variant>
      <vt:variant>
        <vt:i4>5</vt:i4>
      </vt:variant>
      <vt:variant>
        <vt:lpwstr/>
      </vt:variant>
      <vt:variant>
        <vt:lpwstr>_Toc218838536</vt:lpwstr>
      </vt:variant>
      <vt:variant>
        <vt:i4>1376316</vt:i4>
      </vt:variant>
      <vt:variant>
        <vt:i4>1484</vt:i4>
      </vt:variant>
      <vt:variant>
        <vt:i4>0</vt:i4>
      </vt:variant>
      <vt:variant>
        <vt:i4>5</vt:i4>
      </vt:variant>
      <vt:variant>
        <vt:lpwstr/>
      </vt:variant>
      <vt:variant>
        <vt:lpwstr>_Toc218838535</vt:lpwstr>
      </vt:variant>
      <vt:variant>
        <vt:i4>1376316</vt:i4>
      </vt:variant>
      <vt:variant>
        <vt:i4>1478</vt:i4>
      </vt:variant>
      <vt:variant>
        <vt:i4>0</vt:i4>
      </vt:variant>
      <vt:variant>
        <vt:i4>5</vt:i4>
      </vt:variant>
      <vt:variant>
        <vt:lpwstr/>
      </vt:variant>
      <vt:variant>
        <vt:lpwstr>_Toc218838534</vt:lpwstr>
      </vt:variant>
      <vt:variant>
        <vt:i4>1376316</vt:i4>
      </vt:variant>
      <vt:variant>
        <vt:i4>1472</vt:i4>
      </vt:variant>
      <vt:variant>
        <vt:i4>0</vt:i4>
      </vt:variant>
      <vt:variant>
        <vt:i4>5</vt:i4>
      </vt:variant>
      <vt:variant>
        <vt:lpwstr/>
      </vt:variant>
      <vt:variant>
        <vt:lpwstr>_Toc218838533</vt:lpwstr>
      </vt:variant>
      <vt:variant>
        <vt:i4>1376316</vt:i4>
      </vt:variant>
      <vt:variant>
        <vt:i4>1466</vt:i4>
      </vt:variant>
      <vt:variant>
        <vt:i4>0</vt:i4>
      </vt:variant>
      <vt:variant>
        <vt:i4>5</vt:i4>
      </vt:variant>
      <vt:variant>
        <vt:lpwstr/>
      </vt:variant>
      <vt:variant>
        <vt:lpwstr>_Toc218838532</vt:lpwstr>
      </vt:variant>
      <vt:variant>
        <vt:i4>1376316</vt:i4>
      </vt:variant>
      <vt:variant>
        <vt:i4>1460</vt:i4>
      </vt:variant>
      <vt:variant>
        <vt:i4>0</vt:i4>
      </vt:variant>
      <vt:variant>
        <vt:i4>5</vt:i4>
      </vt:variant>
      <vt:variant>
        <vt:lpwstr/>
      </vt:variant>
      <vt:variant>
        <vt:lpwstr>_Toc218838531</vt:lpwstr>
      </vt:variant>
      <vt:variant>
        <vt:i4>1376316</vt:i4>
      </vt:variant>
      <vt:variant>
        <vt:i4>1454</vt:i4>
      </vt:variant>
      <vt:variant>
        <vt:i4>0</vt:i4>
      </vt:variant>
      <vt:variant>
        <vt:i4>5</vt:i4>
      </vt:variant>
      <vt:variant>
        <vt:lpwstr/>
      </vt:variant>
      <vt:variant>
        <vt:lpwstr>_Toc218838530</vt:lpwstr>
      </vt:variant>
      <vt:variant>
        <vt:i4>1310780</vt:i4>
      </vt:variant>
      <vt:variant>
        <vt:i4>1448</vt:i4>
      </vt:variant>
      <vt:variant>
        <vt:i4>0</vt:i4>
      </vt:variant>
      <vt:variant>
        <vt:i4>5</vt:i4>
      </vt:variant>
      <vt:variant>
        <vt:lpwstr/>
      </vt:variant>
      <vt:variant>
        <vt:lpwstr>_Toc218838529</vt:lpwstr>
      </vt:variant>
      <vt:variant>
        <vt:i4>1310780</vt:i4>
      </vt:variant>
      <vt:variant>
        <vt:i4>1442</vt:i4>
      </vt:variant>
      <vt:variant>
        <vt:i4>0</vt:i4>
      </vt:variant>
      <vt:variant>
        <vt:i4>5</vt:i4>
      </vt:variant>
      <vt:variant>
        <vt:lpwstr/>
      </vt:variant>
      <vt:variant>
        <vt:lpwstr>_Toc218838528</vt:lpwstr>
      </vt:variant>
      <vt:variant>
        <vt:i4>1310780</vt:i4>
      </vt:variant>
      <vt:variant>
        <vt:i4>1436</vt:i4>
      </vt:variant>
      <vt:variant>
        <vt:i4>0</vt:i4>
      </vt:variant>
      <vt:variant>
        <vt:i4>5</vt:i4>
      </vt:variant>
      <vt:variant>
        <vt:lpwstr/>
      </vt:variant>
      <vt:variant>
        <vt:lpwstr>_Toc218838527</vt:lpwstr>
      </vt:variant>
      <vt:variant>
        <vt:i4>1310780</vt:i4>
      </vt:variant>
      <vt:variant>
        <vt:i4>1430</vt:i4>
      </vt:variant>
      <vt:variant>
        <vt:i4>0</vt:i4>
      </vt:variant>
      <vt:variant>
        <vt:i4>5</vt:i4>
      </vt:variant>
      <vt:variant>
        <vt:lpwstr/>
      </vt:variant>
      <vt:variant>
        <vt:lpwstr>_Toc218838526</vt:lpwstr>
      </vt:variant>
      <vt:variant>
        <vt:i4>1310780</vt:i4>
      </vt:variant>
      <vt:variant>
        <vt:i4>1424</vt:i4>
      </vt:variant>
      <vt:variant>
        <vt:i4>0</vt:i4>
      </vt:variant>
      <vt:variant>
        <vt:i4>5</vt:i4>
      </vt:variant>
      <vt:variant>
        <vt:lpwstr/>
      </vt:variant>
      <vt:variant>
        <vt:lpwstr>_Toc218838525</vt:lpwstr>
      </vt:variant>
      <vt:variant>
        <vt:i4>1310780</vt:i4>
      </vt:variant>
      <vt:variant>
        <vt:i4>1418</vt:i4>
      </vt:variant>
      <vt:variant>
        <vt:i4>0</vt:i4>
      </vt:variant>
      <vt:variant>
        <vt:i4>5</vt:i4>
      </vt:variant>
      <vt:variant>
        <vt:lpwstr/>
      </vt:variant>
      <vt:variant>
        <vt:lpwstr>_Toc218838524</vt:lpwstr>
      </vt:variant>
      <vt:variant>
        <vt:i4>1310780</vt:i4>
      </vt:variant>
      <vt:variant>
        <vt:i4>1412</vt:i4>
      </vt:variant>
      <vt:variant>
        <vt:i4>0</vt:i4>
      </vt:variant>
      <vt:variant>
        <vt:i4>5</vt:i4>
      </vt:variant>
      <vt:variant>
        <vt:lpwstr/>
      </vt:variant>
      <vt:variant>
        <vt:lpwstr>_Toc218838523</vt:lpwstr>
      </vt:variant>
      <vt:variant>
        <vt:i4>1310780</vt:i4>
      </vt:variant>
      <vt:variant>
        <vt:i4>1406</vt:i4>
      </vt:variant>
      <vt:variant>
        <vt:i4>0</vt:i4>
      </vt:variant>
      <vt:variant>
        <vt:i4>5</vt:i4>
      </vt:variant>
      <vt:variant>
        <vt:lpwstr/>
      </vt:variant>
      <vt:variant>
        <vt:lpwstr>_Toc218838522</vt:lpwstr>
      </vt:variant>
      <vt:variant>
        <vt:i4>1310780</vt:i4>
      </vt:variant>
      <vt:variant>
        <vt:i4>1400</vt:i4>
      </vt:variant>
      <vt:variant>
        <vt:i4>0</vt:i4>
      </vt:variant>
      <vt:variant>
        <vt:i4>5</vt:i4>
      </vt:variant>
      <vt:variant>
        <vt:lpwstr/>
      </vt:variant>
      <vt:variant>
        <vt:lpwstr>_Toc218838521</vt:lpwstr>
      </vt:variant>
      <vt:variant>
        <vt:i4>1310780</vt:i4>
      </vt:variant>
      <vt:variant>
        <vt:i4>1394</vt:i4>
      </vt:variant>
      <vt:variant>
        <vt:i4>0</vt:i4>
      </vt:variant>
      <vt:variant>
        <vt:i4>5</vt:i4>
      </vt:variant>
      <vt:variant>
        <vt:lpwstr/>
      </vt:variant>
      <vt:variant>
        <vt:lpwstr>_Toc218838520</vt:lpwstr>
      </vt:variant>
      <vt:variant>
        <vt:i4>1507388</vt:i4>
      </vt:variant>
      <vt:variant>
        <vt:i4>1388</vt:i4>
      </vt:variant>
      <vt:variant>
        <vt:i4>0</vt:i4>
      </vt:variant>
      <vt:variant>
        <vt:i4>5</vt:i4>
      </vt:variant>
      <vt:variant>
        <vt:lpwstr/>
      </vt:variant>
      <vt:variant>
        <vt:lpwstr>_Toc218838519</vt:lpwstr>
      </vt:variant>
      <vt:variant>
        <vt:i4>1507388</vt:i4>
      </vt:variant>
      <vt:variant>
        <vt:i4>1382</vt:i4>
      </vt:variant>
      <vt:variant>
        <vt:i4>0</vt:i4>
      </vt:variant>
      <vt:variant>
        <vt:i4>5</vt:i4>
      </vt:variant>
      <vt:variant>
        <vt:lpwstr/>
      </vt:variant>
      <vt:variant>
        <vt:lpwstr>_Toc218838518</vt:lpwstr>
      </vt:variant>
      <vt:variant>
        <vt:i4>1507388</vt:i4>
      </vt:variant>
      <vt:variant>
        <vt:i4>1376</vt:i4>
      </vt:variant>
      <vt:variant>
        <vt:i4>0</vt:i4>
      </vt:variant>
      <vt:variant>
        <vt:i4>5</vt:i4>
      </vt:variant>
      <vt:variant>
        <vt:lpwstr/>
      </vt:variant>
      <vt:variant>
        <vt:lpwstr>_Toc218838517</vt:lpwstr>
      </vt:variant>
      <vt:variant>
        <vt:i4>1507388</vt:i4>
      </vt:variant>
      <vt:variant>
        <vt:i4>1370</vt:i4>
      </vt:variant>
      <vt:variant>
        <vt:i4>0</vt:i4>
      </vt:variant>
      <vt:variant>
        <vt:i4>5</vt:i4>
      </vt:variant>
      <vt:variant>
        <vt:lpwstr/>
      </vt:variant>
      <vt:variant>
        <vt:lpwstr>_Toc218838516</vt:lpwstr>
      </vt:variant>
      <vt:variant>
        <vt:i4>1507388</vt:i4>
      </vt:variant>
      <vt:variant>
        <vt:i4>1364</vt:i4>
      </vt:variant>
      <vt:variant>
        <vt:i4>0</vt:i4>
      </vt:variant>
      <vt:variant>
        <vt:i4>5</vt:i4>
      </vt:variant>
      <vt:variant>
        <vt:lpwstr/>
      </vt:variant>
      <vt:variant>
        <vt:lpwstr>_Toc218838515</vt:lpwstr>
      </vt:variant>
      <vt:variant>
        <vt:i4>1507388</vt:i4>
      </vt:variant>
      <vt:variant>
        <vt:i4>1358</vt:i4>
      </vt:variant>
      <vt:variant>
        <vt:i4>0</vt:i4>
      </vt:variant>
      <vt:variant>
        <vt:i4>5</vt:i4>
      </vt:variant>
      <vt:variant>
        <vt:lpwstr/>
      </vt:variant>
      <vt:variant>
        <vt:lpwstr>_Toc218838514</vt:lpwstr>
      </vt:variant>
      <vt:variant>
        <vt:i4>1507388</vt:i4>
      </vt:variant>
      <vt:variant>
        <vt:i4>1352</vt:i4>
      </vt:variant>
      <vt:variant>
        <vt:i4>0</vt:i4>
      </vt:variant>
      <vt:variant>
        <vt:i4>5</vt:i4>
      </vt:variant>
      <vt:variant>
        <vt:lpwstr/>
      </vt:variant>
      <vt:variant>
        <vt:lpwstr>_Toc218838513</vt:lpwstr>
      </vt:variant>
      <vt:variant>
        <vt:i4>1507388</vt:i4>
      </vt:variant>
      <vt:variant>
        <vt:i4>1346</vt:i4>
      </vt:variant>
      <vt:variant>
        <vt:i4>0</vt:i4>
      </vt:variant>
      <vt:variant>
        <vt:i4>5</vt:i4>
      </vt:variant>
      <vt:variant>
        <vt:lpwstr/>
      </vt:variant>
      <vt:variant>
        <vt:lpwstr>_Toc218838512</vt:lpwstr>
      </vt:variant>
      <vt:variant>
        <vt:i4>1507388</vt:i4>
      </vt:variant>
      <vt:variant>
        <vt:i4>1340</vt:i4>
      </vt:variant>
      <vt:variant>
        <vt:i4>0</vt:i4>
      </vt:variant>
      <vt:variant>
        <vt:i4>5</vt:i4>
      </vt:variant>
      <vt:variant>
        <vt:lpwstr/>
      </vt:variant>
      <vt:variant>
        <vt:lpwstr>_Toc218838511</vt:lpwstr>
      </vt:variant>
      <vt:variant>
        <vt:i4>1507388</vt:i4>
      </vt:variant>
      <vt:variant>
        <vt:i4>1334</vt:i4>
      </vt:variant>
      <vt:variant>
        <vt:i4>0</vt:i4>
      </vt:variant>
      <vt:variant>
        <vt:i4>5</vt:i4>
      </vt:variant>
      <vt:variant>
        <vt:lpwstr/>
      </vt:variant>
      <vt:variant>
        <vt:lpwstr>_Toc218838510</vt:lpwstr>
      </vt:variant>
      <vt:variant>
        <vt:i4>1441852</vt:i4>
      </vt:variant>
      <vt:variant>
        <vt:i4>1328</vt:i4>
      </vt:variant>
      <vt:variant>
        <vt:i4>0</vt:i4>
      </vt:variant>
      <vt:variant>
        <vt:i4>5</vt:i4>
      </vt:variant>
      <vt:variant>
        <vt:lpwstr/>
      </vt:variant>
      <vt:variant>
        <vt:lpwstr>_Toc218838509</vt:lpwstr>
      </vt:variant>
      <vt:variant>
        <vt:i4>1441852</vt:i4>
      </vt:variant>
      <vt:variant>
        <vt:i4>1322</vt:i4>
      </vt:variant>
      <vt:variant>
        <vt:i4>0</vt:i4>
      </vt:variant>
      <vt:variant>
        <vt:i4>5</vt:i4>
      </vt:variant>
      <vt:variant>
        <vt:lpwstr/>
      </vt:variant>
      <vt:variant>
        <vt:lpwstr>_Toc218838508</vt:lpwstr>
      </vt:variant>
      <vt:variant>
        <vt:i4>1441852</vt:i4>
      </vt:variant>
      <vt:variant>
        <vt:i4>1316</vt:i4>
      </vt:variant>
      <vt:variant>
        <vt:i4>0</vt:i4>
      </vt:variant>
      <vt:variant>
        <vt:i4>5</vt:i4>
      </vt:variant>
      <vt:variant>
        <vt:lpwstr/>
      </vt:variant>
      <vt:variant>
        <vt:lpwstr>_Toc218838507</vt:lpwstr>
      </vt:variant>
      <vt:variant>
        <vt:i4>1441852</vt:i4>
      </vt:variant>
      <vt:variant>
        <vt:i4>1310</vt:i4>
      </vt:variant>
      <vt:variant>
        <vt:i4>0</vt:i4>
      </vt:variant>
      <vt:variant>
        <vt:i4>5</vt:i4>
      </vt:variant>
      <vt:variant>
        <vt:lpwstr/>
      </vt:variant>
      <vt:variant>
        <vt:lpwstr>_Toc218838506</vt:lpwstr>
      </vt:variant>
      <vt:variant>
        <vt:i4>1441852</vt:i4>
      </vt:variant>
      <vt:variant>
        <vt:i4>1304</vt:i4>
      </vt:variant>
      <vt:variant>
        <vt:i4>0</vt:i4>
      </vt:variant>
      <vt:variant>
        <vt:i4>5</vt:i4>
      </vt:variant>
      <vt:variant>
        <vt:lpwstr/>
      </vt:variant>
      <vt:variant>
        <vt:lpwstr>_Toc218838505</vt:lpwstr>
      </vt:variant>
      <vt:variant>
        <vt:i4>1441852</vt:i4>
      </vt:variant>
      <vt:variant>
        <vt:i4>1298</vt:i4>
      </vt:variant>
      <vt:variant>
        <vt:i4>0</vt:i4>
      </vt:variant>
      <vt:variant>
        <vt:i4>5</vt:i4>
      </vt:variant>
      <vt:variant>
        <vt:lpwstr/>
      </vt:variant>
      <vt:variant>
        <vt:lpwstr>_Toc218838504</vt:lpwstr>
      </vt:variant>
      <vt:variant>
        <vt:i4>1441852</vt:i4>
      </vt:variant>
      <vt:variant>
        <vt:i4>1292</vt:i4>
      </vt:variant>
      <vt:variant>
        <vt:i4>0</vt:i4>
      </vt:variant>
      <vt:variant>
        <vt:i4>5</vt:i4>
      </vt:variant>
      <vt:variant>
        <vt:lpwstr/>
      </vt:variant>
      <vt:variant>
        <vt:lpwstr>_Toc218838503</vt:lpwstr>
      </vt:variant>
      <vt:variant>
        <vt:i4>1441852</vt:i4>
      </vt:variant>
      <vt:variant>
        <vt:i4>1286</vt:i4>
      </vt:variant>
      <vt:variant>
        <vt:i4>0</vt:i4>
      </vt:variant>
      <vt:variant>
        <vt:i4>5</vt:i4>
      </vt:variant>
      <vt:variant>
        <vt:lpwstr/>
      </vt:variant>
      <vt:variant>
        <vt:lpwstr>_Toc218838502</vt:lpwstr>
      </vt:variant>
      <vt:variant>
        <vt:i4>1441852</vt:i4>
      </vt:variant>
      <vt:variant>
        <vt:i4>1280</vt:i4>
      </vt:variant>
      <vt:variant>
        <vt:i4>0</vt:i4>
      </vt:variant>
      <vt:variant>
        <vt:i4>5</vt:i4>
      </vt:variant>
      <vt:variant>
        <vt:lpwstr/>
      </vt:variant>
      <vt:variant>
        <vt:lpwstr>_Toc218838501</vt:lpwstr>
      </vt:variant>
      <vt:variant>
        <vt:i4>1441852</vt:i4>
      </vt:variant>
      <vt:variant>
        <vt:i4>1274</vt:i4>
      </vt:variant>
      <vt:variant>
        <vt:i4>0</vt:i4>
      </vt:variant>
      <vt:variant>
        <vt:i4>5</vt:i4>
      </vt:variant>
      <vt:variant>
        <vt:lpwstr/>
      </vt:variant>
      <vt:variant>
        <vt:lpwstr>_Toc218838500</vt:lpwstr>
      </vt:variant>
      <vt:variant>
        <vt:i4>2031677</vt:i4>
      </vt:variant>
      <vt:variant>
        <vt:i4>1268</vt:i4>
      </vt:variant>
      <vt:variant>
        <vt:i4>0</vt:i4>
      </vt:variant>
      <vt:variant>
        <vt:i4>5</vt:i4>
      </vt:variant>
      <vt:variant>
        <vt:lpwstr/>
      </vt:variant>
      <vt:variant>
        <vt:lpwstr>_Toc218838499</vt:lpwstr>
      </vt:variant>
      <vt:variant>
        <vt:i4>2031677</vt:i4>
      </vt:variant>
      <vt:variant>
        <vt:i4>1262</vt:i4>
      </vt:variant>
      <vt:variant>
        <vt:i4>0</vt:i4>
      </vt:variant>
      <vt:variant>
        <vt:i4>5</vt:i4>
      </vt:variant>
      <vt:variant>
        <vt:lpwstr/>
      </vt:variant>
      <vt:variant>
        <vt:lpwstr>_Toc218838498</vt:lpwstr>
      </vt:variant>
      <vt:variant>
        <vt:i4>2031677</vt:i4>
      </vt:variant>
      <vt:variant>
        <vt:i4>1256</vt:i4>
      </vt:variant>
      <vt:variant>
        <vt:i4>0</vt:i4>
      </vt:variant>
      <vt:variant>
        <vt:i4>5</vt:i4>
      </vt:variant>
      <vt:variant>
        <vt:lpwstr/>
      </vt:variant>
      <vt:variant>
        <vt:lpwstr>_Toc218838497</vt:lpwstr>
      </vt:variant>
      <vt:variant>
        <vt:i4>2031677</vt:i4>
      </vt:variant>
      <vt:variant>
        <vt:i4>1250</vt:i4>
      </vt:variant>
      <vt:variant>
        <vt:i4>0</vt:i4>
      </vt:variant>
      <vt:variant>
        <vt:i4>5</vt:i4>
      </vt:variant>
      <vt:variant>
        <vt:lpwstr/>
      </vt:variant>
      <vt:variant>
        <vt:lpwstr>_Toc218838496</vt:lpwstr>
      </vt:variant>
      <vt:variant>
        <vt:i4>2031677</vt:i4>
      </vt:variant>
      <vt:variant>
        <vt:i4>1244</vt:i4>
      </vt:variant>
      <vt:variant>
        <vt:i4>0</vt:i4>
      </vt:variant>
      <vt:variant>
        <vt:i4>5</vt:i4>
      </vt:variant>
      <vt:variant>
        <vt:lpwstr/>
      </vt:variant>
      <vt:variant>
        <vt:lpwstr>_Toc218838495</vt:lpwstr>
      </vt:variant>
      <vt:variant>
        <vt:i4>2031677</vt:i4>
      </vt:variant>
      <vt:variant>
        <vt:i4>1238</vt:i4>
      </vt:variant>
      <vt:variant>
        <vt:i4>0</vt:i4>
      </vt:variant>
      <vt:variant>
        <vt:i4>5</vt:i4>
      </vt:variant>
      <vt:variant>
        <vt:lpwstr/>
      </vt:variant>
      <vt:variant>
        <vt:lpwstr>_Toc218838494</vt:lpwstr>
      </vt:variant>
      <vt:variant>
        <vt:i4>2031677</vt:i4>
      </vt:variant>
      <vt:variant>
        <vt:i4>1232</vt:i4>
      </vt:variant>
      <vt:variant>
        <vt:i4>0</vt:i4>
      </vt:variant>
      <vt:variant>
        <vt:i4>5</vt:i4>
      </vt:variant>
      <vt:variant>
        <vt:lpwstr/>
      </vt:variant>
      <vt:variant>
        <vt:lpwstr>_Toc218838493</vt:lpwstr>
      </vt:variant>
      <vt:variant>
        <vt:i4>2031677</vt:i4>
      </vt:variant>
      <vt:variant>
        <vt:i4>1226</vt:i4>
      </vt:variant>
      <vt:variant>
        <vt:i4>0</vt:i4>
      </vt:variant>
      <vt:variant>
        <vt:i4>5</vt:i4>
      </vt:variant>
      <vt:variant>
        <vt:lpwstr/>
      </vt:variant>
      <vt:variant>
        <vt:lpwstr>_Toc218838492</vt:lpwstr>
      </vt:variant>
      <vt:variant>
        <vt:i4>2031677</vt:i4>
      </vt:variant>
      <vt:variant>
        <vt:i4>1220</vt:i4>
      </vt:variant>
      <vt:variant>
        <vt:i4>0</vt:i4>
      </vt:variant>
      <vt:variant>
        <vt:i4>5</vt:i4>
      </vt:variant>
      <vt:variant>
        <vt:lpwstr/>
      </vt:variant>
      <vt:variant>
        <vt:lpwstr>_Toc218838491</vt:lpwstr>
      </vt:variant>
      <vt:variant>
        <vt:i4>2031677</vt:i4>
      </vt:variant>
      <vt:variant>
        <vt:i4>1214</vt:i4>
      </vt:variant>
      <vt:variant>
        <vt:i4>0</vt:i4>
      </vt:variant>
      <vt:variant>
        <vt:i4>5</vt:i4>
      </vt:variant>
      <vt:variant>
        <vt:lpwstr/>
      </vt:variant>
      <vt:variant>
        <vt:lpwstr>_Toc218838490</vt:lpwstr>
      </vt:variant>
      <vt:variant>
        <vt:i4>1966141</vt:i4>
      </vt:variant>
      <vt:variant>
        <vt:i4>1208</vt:i4>
      </vt:variant>
      <vt:variant>
        <vt:i4>0</vt:i4>
      </vt:variant>
      <vt:variant>
        <vt:i4>5</vt:i4>
      </vt:variant>
      <vt:variant>
        <vt:lpwstr/>
      </vt:variant>
      <vt:variant>
        <vt:lpwstr>_Toc218838489</vt:lpwstr>
      </vt:variant>
      <vt:variant>
        <vt:i4>1966141</vt:i4>
      </vt:variant>
      <vt:variant>
        <vt:i4>1202</vt:i4>
      </vt:variant>
      <vt:variant>
        <vt:i4>0</vt:i4>
      </vt:variant>
      <vt:variant>
        <vt:i4>5</vt:i4>
      </vt:variant>
      <vt:variant>
        <vt:lpwstr/>
      </vt:variant>
      <vt:variant>
        <vt:lpwstr>_Toc218838488</vt:lpwstr>
      </vt:variant>
      <vt:variant>
        <vt:i4>1966141</vt:i4>
      </vt:variant>
      <vt:variant>
        <vt:i4>1196</vt:i4>
      </vt:variant>
      <vt:variant>
        <vt:i4>0</vt:i4>
      </vt:variant>
      <vt:variant>
        <vt:i4>5</vt:i4>
      </vt:variant>
      <vt:variant>
        <vt:lpwstr/>
      </vt:variant>
      <vt:variant>
        <vt:lpwstr>_Toc218838487</vt:lpwstr>
      </vt:variant>
      <vt:variant>
        <vt:i4>1966141</vt:i4>
      </vt:variant>
      <vt:variant>
        <vt:i4>1190</vt:i4>
      </vt:variant>
      <vt:variant>
        <vt:i4>0</vt:i4>
      </vt:variant>
      <vt:variant>
        <vt:i4>5</vt:i4>
      </vt:variant>
      <vt:variant>
        <vt:lpwstr/>
      </vt:variant>
      <vt:variant>
        <vt:lpwstr>_Toc218838486</vt:lpwstr>
      </vt:variant>
      <vt:variant>
        <vt:i4>1966141</vt:i4>
      </vt:variant>
      <vt:variant>
        <vt:i4>1184</vt:i4>
      </vt:variant>
      <vt:variant>
        <vt:i4>0</vt:i4>
      </vt:variant>
      <vt:variant>
        <vt:i4>5</vt:i4>
      </vt:variant>
      <vt:variant>
        <vt:lpwstr/>
      </vt:variant>
      <vt:variant>
        <vt:lpwstr>_Toc218838485</vt:lpwstr>
      </vt:variant>
      <vt:variant>
        <vt:i4>1966141</vt:i4>
      </vt:variant>
      <vt:variant>
        <vt:i4>1178</vt:i4>
      </vt:variant>
      <vt:variant>
        <vt:i4>0</vt:i4>
      </vt:variant>
      <vt:variant>
        <vt:i4>5</vt:i4>
      </vt:variant>
      <vt:variant>
        <vt:lpwstr/>
      </vt:variant>
      <vt:variant>
        <vt:lpwstr>_Toc218838484</vt:lpwstr>
      </vt:variant>
      <vt:variant>
        <vt:i4>1966141</vt:i4>
      </vt:variant>
      <vt:variant>
        <vt:i4>1172</vt:i4>
      </vt:variant>
      <vt:variant>
        <vt:i4>0</vt:i4>
      </vt:variant>
      <vt:variant>
        <vt:i4>5</vt:i4>
      </vt:variant>
      <vt:variant>
        <vt:lpwstr/>
      </vt:variant>
      <vt:variant>
        <vt:lpwstr>_Toc218838483</vt:lpwstr>
      </vt:variant>
      <vt:variant>
        <vt:i4>1966141</vt:i4>
      </vt:variant>
      <vt:variant>
        <vt:i4>1166</vt:i4>
      </vt:variant>
      <vt:variant>
        <vt:i4>0</vt:i4>
      </vt:variant>
      <vt:variant>
        <vt:i4>5</vt:i4>
      </vt:variant>
      <vt:variant>
        <vt:lpwstr/>
      </vt:variant>
      <vt:variant>
        <vt:lpwstr>_Toc218838482</vt:lpwstr>
      </vt:variant>
      <vt:variant>
        <vt:i4>1966141</vt:i4>
      </vt:variant>
      <vt:variant>
        <vt:i4>1160</vt:i4>
      </vt:variant>
      <vt:variant>
        <vt:i4>0</vt:i4>
      </vt:variant>
      <vt:variant>
        <vt:i4>5</vt:i4>
      </vt:variant>
      <vt:variant>
        <vt:lpwstr/>
      </vt:variant>
      <vt:variant>
        <vt:lpwstr>_Toc218838481</vt:lpwstr>
      </vt:variant>
      <vt:variant>
        <vt:i4>1966141</vt:i4>
      </vt:variant>
      <vt:variant>
        <vt:i4>1154</vt:i4>
      </vt:variant>
      <vt:variant>
        <vt:i4>0</vt:i4>
      </vt:variant>
      <vt:variant>
        <vt:i4>5</vt:i4>
      </vt:variant>
      <vt:variant>
        <vt:lpwstr/>
      </vt:variant>
      <vt:variant>
        <vt:lpwstr>_Toc218838480</vt:lpwstr>
      </vt:variant>
      <vt:variant>
        <vt:i4>1114173</vt:i4>
      </vt:variant>
      <vt:variant>
        <vt:i4>1148</vt:i4>
      </vt:variant>
      <vt:variant>
        <vt:i4>0</vt:i4>
      </vt:variant>
      <vt:variant>
        <vt:i4>5</vt:i4>
      </vt:variant>
      <vt:variant>
        <vt:lpwstr/>
      </vt:variant>
      <vt:variant>
        <vt:lpwstr>_Toc218838479</vt:lpwstr>
      </vt:variant>
      <vt:variant>
        <vt:i4>1114173</vt:i4>
      </vt:variant>
      <vt:variant>
        <vt:i4>1142</vt:i4>
      </vt:variant>
      <vt:variant>
        <vt:i4>0</vt:i4>
      </vt:variant>
      <vt:variant>
        <vt:i4>5</vt:i4>
      </vt:variant>
      <vt:variant>
        <vt:lpwstr/>
      </vt:variant>
      <vt:variant>
        <vt:lpwstr>_Toc218838478</vt:lpwstr>
      </vt:variant>
      <vt:variant>
        <vt:i4>1114173</vt:i4>
      </vt:variant>
      <vt:variant>
        <vt:i4>1136</vt:i4>
      </vt:variant>
      <vt:variant>
        <vt:i4>0</vt:i4>
      </vt:variant>
      <vt:variant>
        <vt:i4>5</vt:i4>
      </vt:variant>
      <vt:variant>
        <vt:lpwstr/>
      </vt:variant>
      <vt:variant>
        <vt:lpwstr>_Toc218838477</vt:lpwstr>
      </vt:variant>
      <vt:variant>
        <vt:i4>1114173</vt:i4>
      </vt:variant>
      <vt:variant>
        <vt:i4>1130</vt:i4>
      </vt:variant>
      <vt:variant>
        <vt:i4>0</vt:i4>
      </vt:variant>
      <vt:variant>
        <vt:i4>5</vt:i4>
      </vt:variant>
      <vt:variant>
        <vt:lpwstr/>
      </vt:variant>
      <vt:variant>
        <vt:lpwstr>_Toc218838476</vt:lpwstr>
      </vt:variant>
      <vt:variant>
        <vt:i4>1114173</vt:i4>
      </vt:variant>
      <vt:variant>
        <vt:i4>1124</vt:i4>
      </vt:variant>
      <vt:variant>
        <vt:i4>0</vt:i4>
      </vt:variant>
      <vt:variant>
        <vt:i4>5</vt:i4>
      </vt:variant>
      <vt:variant>
        <vt:lpwstr/>
      </vt:variant>
      <vt:variant>
        <vt:lpwstr>_Toc218838475</vt:lpwstr>
      </vt:variant>
      <vt:variant>
        <vt:i4>1114173</vt:i4>
      </vt:variant>
      <vt:variant>
        <vt:i4>1118</vt:i4>
      </vt:variant>
      <vt:variant>
        <vt:i4>0</vt:i4>
      </vt:variant>
      <vt:variant>
        <vt:i4>5</vt:i4>
      </vt:variant>
      <vt:variant>
        <vt:lpwstr/>
      </vt:variant>
      <vt:variant>
        <vt:lpwstr>_Toc218838474</vt:lpwstr>
      </vt:variant>
      <vt:variant>
        <vt:i4>1114173</vt:i4>
      </vt:variant>
      <vt:variant>
        <vt:i4>1112</vt:i4>
      </vt:variant>
      <vt:variant>
        <vt:i4>0</vt:i4>
      </vt:variant>
      <vt:variant>
        <vt:i4>5</vt:i4>
      </vt:variant>
      <vt:variant>
        <vt:lpwstr/>
      </vt:variant>
      <vt:variant>
        <vt:lpwstr>_Toc218838473</vt:lpwstr>
      </vt:variant>
      <vt:variant>
        <vt:i4>1114173</vt:i4>
      </vt:variant>
      <vt:variant>
        <vt:i4>1106</vt:i4>
      </vt:variant>
      <vt:variant>
        <vt:i4>0</vt:i4>
      </vt:variant>
      <vt:variant>
        <vt:i4>5</vt:i4>
      </vt:variant>
      <vt:variant>
        <vt:lpwstr/>
      </vt:variant>
      <vt:variant>
        <vt:lpwstr>_Toc218838472</vt:lpwstr>
      </vt:variant>
      <vt:variant>
        <vt:i4>1114173</vt:i4>
      </vt:variant>
      <vt:variant>
        <vt:i4>1100</vt:i4>
      </vt:variant>
      <vt:variant>
        <vt:i4>0</vt:i4>
      </vt:variant>
      <vt:variant>
        <vt:i4>5</vt:i4>
      </vt:variant>
      <vt:variant>
        <vt:lpwstr/>
      </vt:variant>
      <vt:variant>
        <vt:lpwstr>_Toc218838471</vt:lpwstr>
      </vt:variant>
      <vt:variant>
        <vt:i4>1114173</vt:i4>
      </vt:variant>
      <vt:variant>
        <vt:i4>1094</vt:i4>
      </vt:variant>
      <vt:variant>
        <vt:i4>0</vt:i4>
      </vt:variant>
      <vt:variant>
        <vt:i4>5</vt:i4>
      </vt:variant>
      <vt:variant>
        <vt:lpwstr/>
      </vt:variant>
      <vt:variant>
        <vt:lpwstr>_Toc218838470</vt:lpwstr>
      </vt:variant>
      <vt:variant>
        <vt:i4>1048637</vt:i4>
      </vt:variant>
      <vt:variant>
        <vt:i4>1088</vt:i4>
      </vt:variant>
      <vt:variant>
        <vt:i4>0</vt:i4>
      </vt:variant>
      <vt:variant>
        <vt:i4>5</vt:i4>
      </vt:variant>
      <vt:variant>
        <vt:lpwstr/>
      </vt:variant>
      <vt:variant>
        <vt:lpwstr>_Toc218838469</vt:lpwstr>
      </vt:variant>
      <vt:variant>
        <vt:i4>1048637</vt:i4>
      </vt:variant>
      <vt:variant>
        <vt:i4>1082</vt:i4>
      </vt:variant>
      <vt:variant>
        <vt:i4>0</vt:i4>
      </vt:variant>
      <vt:variant>
        <vt:i4>5</vt:i4>
      </vt:variant>
      <vt:variant>
        <vt:lpwstr/>
      </vt:variant>
      <vt:variant>
        <vt:lpwstr>_Toc218838468</vt:lpwstr>
      </vt:variant>
      <vt:variant>
        <vt:i4>1048637</vt:i4>
      </vt:variant>
      <vt:variant>
        <vt:i4>1076</vt:i4>
      </vt:variant>
      <vt:variant>
        <vt:i4>0</vt:i4>
      </vt:variant>
      <vt:variant>
        <vt:i4>5</vt:i4>
      </vt:variant>
      <vt:variant>
        <vt:lpwstr/>
      </vt:variant>
      <vt:variant>
        <vt:lpwstr>_Toc218838467</vt:lpwstr>
      </vt:variant>
      <vt:variant>
        <vt:i4>1048637</vt:i4>
      </vt:variant>
      <vt:variant>
        <vt:i4>1070</vt:i4>
      </vt:variant>
      <vt:variant>
        <vt:i4>0</vt:i4>
      </vt:variant>
      <vt:variant>
        <vt:i4>5</vt:i4>
      </vt:variant>
      <vt:variant>
        <vt:lpwstr/>
      </vt:variant>
      <vt:variant>
        <vt:lpwstr>_Toc218838466</vt:lpwstr>
      </vt:variant>
      <vt:variant>
        <vt:i4>1048637</vt:i4>
      </vt:variant>
      <vt:variant>
        <vt:i4>1064</vt:i4>
      </vt:variant>
      <vt:variant>
        <vt:i4>0</vt:i4>
      </vt:variant>
      <vt:variant>
        <vt:i4>5</vt:i4>
      </vt:variant>
      <vt:variant>
        <vt:lpwstr/>
      </vt:variant>
      <vt:variant>
        <vt:lpwstr>_Toc218838465</vt:lpwstr>
      </vt:variant>
      <vt:variant>
        <vt:i4>1048637</vt:i4>
      </vt:variant>
      <vt:variant>
        <vt:i4>1058</vt:i4>
      </vt:variant>
      <vt:variant>
        <vt:i4>0</vt:i4>
      </vt:variant>
      <vt:variant>
        <vt:i4>5</vt:i4>
      </vt:variant>
      <vt:variant>
        <vt:lpwstr/>
      </vt:variant>
      <vt:variant>
        <vt:lpwstr>_Toc218838464</vt:lpwstr>
      </vt:variant>
      <vt:variant>
        <vt:i4>1048637</vt:i4>
      </vt:variant>
      <vt:variant>
        <vt:i4>1052</vt:i4>
      </vt:variant>
      <vt:variant>
        <vt:i4>0</vt:i4>
      </vt:variant>
      <vt:variant>
        <vt:i4>5</vt:i4>
      </vt:variant>
      <vt:variant>
        <vt:lpwstr/>
      </vt:variant>
      <vt:variant>
        <vt:lpwstr>_Toc218838463</vt:lpwstr>
      </vt:variant>
      <vt:variant>
        <vt:i4>1048637</vt:i4>
      </vt:variant>
      <vt:variant>
        <vt:i4>1046</vt:i4>
      </vt:variant>
      <vt:variant>
        <vt:i4>0</vt:i4>
      </vt:variant>
      <vt:variant>
        <vt:i4>5</vt:i4>
      </vt:variant>
      <vt:variant>
        <vt:lpwstr/>
      </vt:variant>
      <vt:variant>
        <vt:lpwstr>_Toc218838462</vt:lpwstr>
      </vt:variant>
      <vt:variant>
        <vt:i4>1048637</vt:i4>
      </vt:variant>
      <vt:variant>
        <vt:i4>1040</vt:i4>
      </vt:variant>
      <vt:variant>
        <vt:i4>0</vt:i4>
      </vt:variant>
      <vt:variant>
        <vt:i4>5</vt:i4>
      </vt:variant>
      <vt:variant>
        <vt:lpwstr/>
      </vt:variant>
      <vt:variant>
        <vt:lpwstr>_Toc218838461</vt:lpwstr>
      </vt:variant>
      <vt:variant>
        <vt:i4>1048637</vt:i4>
      </vt:variant>
      <vt:variant>
        <vt:i4>1034</vt:i4>
      </vt:variant>
      <vt:variant>
        <vt:i4>0</vt:i4>
      </vt:variant>
      <vt:variant>
        <vt:i4>5</vt:i4>
      </vt:variant>
      <vt:variant>
        <vt:lpwstr/>
      </vt:variant>
      <vt:variant>
        <vt:lpwstr>_Toc218838460</vt:lpwstr>
      </vt:variant>
      <vt:variant>
        <vt:i4>1245245</vt:i4>
      </vt:variant>
      <vt:variant>
        <vt:i4>1028</vt:i4>
      </vt:variant>
      <vt:variant>
        <vt:i4>0</vt:i4>
      </vt:variant>
      <vt:variant>
        <vt:i4>5</vt:i4>
      </vt:variant>
      <vt:variant>
        <vt:lpwstr/>
      </vt:variant>
      <vt:variant>
        <vt:lpwstr>_Toc218838459</vt:lpwstr>
      </vt:variant>
      <vt:variant>
        <vt:i4>1245245</vt:i4>
      </vt:variant>
      <vt:variant>
        <vt:i4>1022</vt:i4>
      </vt:variant>
      <vt:variant>
        <vt:i4>0</vt:i4>
      </vt:variant>
      <vt:variant>
        <vt:i4>5</vt:i4>
      </vt:variant>
      <vt:variant>
        <vt:lpwstr/>
      </vt:variant>
      <vt:variant>
        <vt:lpwstr>_Toc218838458</vt:lpwstr>
      </vt:variant>
      <vt:variant>
        <vt:i4>1245245</vt:i4>
      </vt:variant>
      <vt:variant>
        <vt:i4>1016</vt:i4>
      </vt:variant>
      <vt:variant>
        <vt:i4>0</vt:i4>
      </vt:variant>
      <vt:variant>
        <vt:i4>5</vt:i4>
      </vt:variant>
      <vt:variant>
        <vt:lpwstr/>
      </vt:variant>
      <vt:variant>
        <vt:lpwstr>_Toc218838457</vt:lpwstr>
      </vt:variant>
      <vt:variant>
        <vt:i4>1245245</vt:i4>
      </vt:variant>
      <vt:variant>
        <vt:i4>1010</vt:i4>
      </vt:variant>
      <vt:variant>
        <vt:i4>0</vt:i4>
      </vt:variant>
      <vt:variant>
        <vt:i4>5</vt:i4>
      </vt:variant>
      <vt:variant>
        <vt:lpwstr/>
      </vt:variant>
      <vt:variant>
        <vt:lpwstr>_Toc218838456</vt:lpwstr>
      </vt:variant>
      <vt:variant>
        <vt:i4>1245245</vt:i4>
      </vt:variant>
      <vt:variant>
        <vt:i4>1004</vt:i4>
      </vt:variant>
      <vt:variant>
        <vt:i4>0</vt:i4>
      </vt:variant>
      <vt:variant>
        <vt:i4>5</vt:i4>
      </vt:variant>
      <vt:variant>
        <vt:lpwstr/>
      </vt:variant>
      <vt:variant>
        <vt:lpwstr>_Toc218838455</vt:lpwstr>
      </vt:variant>
      <vt:variant>
        <vt:i4>1245245</vt:i4>
      </vt:variant>
      <vt:variant>
        <vt:i4>998</vt:i4>
      </vt:variant>
      <vt:variant>
        <vt:i4>0</vt:i4>
      </vt:variant>
      <vt:variant>
        <vt:i4>5</vt:i4>
      </vt:variant>
      <vt:variant>
        <vt:lpwstr/>
      </vt:variant>
      <vt:variant>
        <vt:lpwstr>_Toc218838454</vt:lpwstr>
      </vt:variant>
      <vt:variant>
        <vt:i4>1245245</vt:i4>
      </vt:variant>
      <vt:variant>
        <vt:i4>992</vt:i4>
      </vt:variant>
      <vt:variant>
        <vt:i4>0</vt:i4>
      </vt:variant>
      <vt:variant>
        <vt:i4>5</vt:i4>
      </vt:variant>
      <vt:variant>
        <vt:lpwstr/>
      </vt:variant>
      <vt:variant>
        <vt:lpwstr>_Toc218838453</vt:lpwstr>
      </vt:variant>
      <vt:variant>
        <vt:i4>1245245</vt:i4>
      </vt:variant>
      <vt:variant>
        <vt:i4>986</vt:i4>
      </vt:variant>
      <vt:variant>
        <vt:i4>0</vt:i4>
      </vt:variant>
      <vt:variant>
        <vt:i4>5</vt:i4>
      </vt:variant>
      <vt:variant>
        <vt:lpwstr/>
      </vt:variant>
      <vt:variant>
        <vt:lpwstr>_Toc218838452</vt:lpwstr>
      </vt:variant>
      <vt:variant>
        <vt:i4>1245245</vt:i4>
      </vt:variant>
      <vt:variant>
        <vt:i4>980</vt:i4>
      </vt:variant>
      <vt:variant>
        <vt:i4>0</vt:i4>
      </vt:variant>
      <vt:variant>
        <vt:i4>5</vt:i4>
      </vt:variant>
      <vt:variant>
        <vt:lpwstr/>
      </vt:variant>
      <vt:variant>
        <vt:lpwstr>_Toc218838451</vt:lpwstr>
      </vt:variant>
      <vt:variant>
        <vt:i4>1245245</vt:i4>
      </vt:variant>
      <vt:variant>
        <vt:i4>974</vt:i4>
      </vt:variant>
      <vt:variant>
        <vt:i4>0</vt:i4>
      </vt:variant>
      <vt:variant>
        <vt:i4>5</vt:i4>
      </vt:variant>
      <vt:variant>
        <vt:lpwstr/>
      </vt:variant>
      <vt:variant>
        <vt:lpwstr>_Toc218838450</vt:lpwstr>
      </vt:variant>
      <vt:variant>
        <vt:i4>1179709</vt:i4>
      </vt:variant>
      <vt:variant>
        <vt:i4>968</vt:i4>
      </vt:variant>
      <vt:variant>
        <vt:i4>0</vt:i4>
      </vt:variant>
      <vt:variant>
        <vt:i4>5</vt:i4>
      </vt:variant>
      <vt:variant>
        <vt:lpwstr/>
      </vt:variant>
      <vt:variant>
        <vt:lpwstr>_Toc218838449</vt:lpwstr>
      </vt:variant>
      <vt:variant>
        <vt:i4>1179709</vt:i4>
      </vt:variant>
      <vt:variant>
        <vt:i4>962</vt:i4>
      </vt:variant>
      <vt:variant>
        <vt:i4>0</vt:i4>
      </vt:variant>
      <vt:variant>
        <vt:i4>5</vt:i4>
      </vt:variant>
      <vt:variant>
        <vt:lpwstr/>
      </vt:variant>
      <vt:variant>
        <vt:lpwstr>_Toc218838448</vt:lpwstr>
      </vt:variant>
      <vt:variant>
        <vt:i4>1179709</vt:i4>
      </vt:variant>
      <vt:variant>
        <vt:i4>956</vt:i4>
      </vt:variant>
      <vt:variant>
        <vt:i4>0</vt:i4>
      </vt:variant>
      <vt:variant>
        <vt:i4>5</vt:i4>
      </vt:variant>
      <vt:variant>
        <vt:lpwstr/>
      </vt:variant>
      <vt:variant>
        <vt:lpwstr>_Toc218838447</vt:lpwstr>
      </vt:variant>
      <vt:variant>
        <vt:i4>1179709</vt:i4>
      </vt:variant>
      <vt:variant>
        <vt:i4>950</vt:i4>
      </vt:variant>
      <vt:variant>
        <vt:i4>0</vt:i4>
      </vt:variant>
      <vt:variant>
        <vt:i4>5</vt:i4>
      </vt:variant>
      <vt:variant>
        <vt:lpwstr/>
      </vt:variant>
      <vt:variant>
        <vt:lpwstr>_Toc218838446</vt:lpwstr>
      </vt:variant>
      <vt:variant>
        <vt:i4>1179709</vt:i4>
      </vt:variant>
      <vt:variant>
        <vt:i4>944</vt:i4>
      </vt:variant>
      <vt:variant>
        <vt:i4>0</vt:i4>
      </vt:variant>
      <vt:variant>
        <vt:i4>5</vt:i4>
      </vt:variant>
      <vt:variant>
        <vt:lpwstr/>
      </vt:variant>
      <vt:variant>
        <vt:lpwstr>_Toc218838445</vt:lpwstr>
      </vt:variant>
      <vt:variant>
        <vt:i4>1179709</vt:i4>
      </vt:variant>
      <vt:variant>
        <vt:i4>938</vt:i4>
      </vt:variant>
      <vt:variant>
        <vt:i4>0</vt:i4>
      </vt:variant>
      <vt:variant>
        <vt:i4>5</vt:i4>
      </vt:variant>
      <vt:variant>
        <vt:lpwstr/>
      </vt:variant>
      <vt:variant>
        <vt:lpwstr>_Toc218838444</vt:lpwstr>
      </vt:variant>
      <vt:variant>
        <vt:i4>1179709</vt:i4>
      </vt:variant>
      <vt:variant>
        <vt:i4>932</vt:i4>
      </vt:variant>
      <vt:variant>
        <vt:i4>0</vt:i4>
      </vt:variant>
      <vt:variant>
        <vt:i4>5</vt:i4>
      </vt:variant>
      <vt:variant>
        <vt:lpwstr/>
      </vt:variant>
      <vt:variant>
        <vt:lpwstr>_Toc218838443</vt:lpwstr>
      </vt:variant>
      <vt:variant>
        <vt:i4>1179709</vt:i4>
      </vt:variant>
      <vt:variant>
        <vt:i4>926</vt:i4>
      </vt:variant>
      <vt:variant>
        <vt:i4>0</vt:i4>
      </vt:variant>
      <vt:variant>
        <vt:i4>5</vt:i4>
      </vt:variant>
      <vt:variant>
        <vt:lpwstr/>
      </vt:variant>
      <vt:variant>
        <vt:lpwstr>_Toc218838442</vt:lpwstr>
      </vt:variant>
      <vt:variant>
        <vt:i4>1179709</vt:i4>
      </vt:variant>
      <vt:variant>
        <vt:i4>920</vt:i4>
      </vt:variant>
      <vt:variant>
        <vt:i4>0</vt:i4>
      </vt:variant>
      <vt:variant>
        <vt:i4>5</vt:i4>
      </vt:variant>
      <vt:variant>
        <vt:lpwstr/>
      </vt:variant>
      <vt:variant>
        <vt:lpwstr>_Toc218838441</vt:lpwstr>
      </vt:variant>
      <vt:variant>
        <vt:i4>1179709</vt:i4>
      </vt:variant>
      <vt:variant>
        <vt:i4>914</vt:i4>
      </vt:variant>
      <vt:variant>
        <vt:i4>0</vt:i4>
      </vt:variant>
      <vt:variant>
        <vt:i4>5</vt:i4>
      </vt:variant>
      <vt:variant>
        <vt:lpwstr/>
      </vt:variant>
      <vt:variant>
        <vt:lpwstr>_Toc218838440</vt:lpwstr>
      </vt:variant>
      <vt:variant>
        <vt:i4>1376317</vt:i4>
      </vt:variant>
      <vt:variant>
        <vt:i4>908</vt:i4>
      </vt:variant>
      <vt:variant>
        <vt:i4>0</vt:i4>
      </vt:variant>
      <vt:variant>
        <vt:i4>5</vt:i4>
      </vt:variant>
      <vt:variant>
        <vt:lpwstr/>
      </vt:variant>
      <vt:variant>
        <vt:lpwstr>_Toc218838439</vt:lpwstr>
      </vt:variant>
      <vt:variant>
        <vt:i4>1376317</vt:i4>
      </vt:variant>
      <vt:variant>
        <vt:i4>902</vt:i4>
      </vt:variant>
      <vt:variant>
        <vt:i4>0</vt:i4>
      </vt:variant>
      <vt:variant>
        <vt:i4>5</vt:i4>
      </vt:variant>
      <vt:variant>
        <vt:lpwstr/>
      </vt:variant>
      <vt:variant>
        <vt:lpwstr>_Toc218838438</vt:lpwstr>
      </vt:variant>
      <vt:variant>
        <vt:i4>1376317</vt:i4>
      </vt:variant>
      <vt:variant>
        <vt:i4>896</vt:i4>
      </vt:variant>
      <vt:variant>
        <vt:i4>0</vt:i4>
      </vt:variant>
      <vt:variant>
        <vt:i4>5</vt:i4>
      </vt:variant>
      <vt:variant>
        <vt:lpwstr/>
      </vt:variant>
      <vt:variant>
        <vt:lpwstr>_Toc218838437</vt:lpwstr>
      </vt:variant>
      <vt:variant>
        <vt:i4>1376317</vt:i4>
      </vt:variant>
      <vt:variant>
        <vt:i4>890</vt:i4>
      </vt:variant>
      <vt:variant>
        <vt:i4>0</vt:i4>
      </vt:variant>
      <vt:variant>
        <vt:i4>5</vt:i4>
      </vt:variant>
      <vt:variant>
        <vt:lpwstr/>
      </vt:variant>
      <vt:variant>
        <vt:lpwstr>_Toc218838436</vt:lpwstr>
      </vt:variant>
      <vt:variant>
        <vt:i4>1376317</vt:i4>
      </vt:variant>
      <vt:variant>
        <vt:i4>884</vt:i4>
      </vt:variant>
      <vt:variant>
        <vt:i4>0</vt:i4>
      </vt:variant>
      <vt:variant>
        <vt:i4>5</vt:i4>
      </vt:variant>
      <vt:variant>
        <vt:lpwstr/>
      </vt:variant>
      <vt:variant>
        <vt:lpwstr>_Toc218838435</vt:lpwstr>
      </vt:variant>
      <vt:variant>
        <vt:i4>1376317</vt:i4>
      </vt:variant>
      <vt:variant>
        <vt:i4>878</vt:i4>
      </vt:variant>
      <vt:variant>
        <vt:i4>0</vt:i4>
      </vt:variant>
      <vt:variant>
        <vt:i4>5</vt:i4>
      </vt:variant>
      <vt:variant>
        <vt:lpwstr/>
      </vt:variant>
      <vt:variant>
        <vt:lpwstr>_Toc218838434</vt:lpwstr>
      </vt:variant>
      <vt:variant>
        <vt:i4>1376317</vt:i4>
      </vt:variant>
      <vt:variant>
        <vt:i4>872</vt:i4>
      </vt:variant>
      <vt:variant>
        <vt:i4>0</vt:i4>
      </vt:variant>
      <vt:variant>
        <vt:i4>5</vt:i4>
      </vt:variant>
      <vt:variant>
        <vt:lpwstr/>
      </vt:variant>
      <vt:variant>
        <vt:lpwstr>_Toc218838433</vt:lpwstr>
      </vt:variant>
      <vt:variant>
        <vt:i4>1376317</vt:i4>
      </vt:variant>
      <vt:variant>
        <vt:i4>866</vt:i4>
      </vt:variant>
      <vt:variant>
        <vt:i4>0</vt:i4>
      </vt:variant>
      <vt:variant>
        <vt:i4>5</vt:i4>
      </vt:variant>
      <vt:variant>
        <vt:lpwstr/>
      </vt:variant>
      <vt:variant>
        <vt:lpwstr>_Toc218838432</vt:lpwstr>
      </vt:variant>
      <vt:variant>
        <vt:i4>1376317</vt:i4>
      </vt:variant>
      <vt:variant>
        <vt:i4>860</vt:i4>
      </vt:variant>
      <vt:variant>
        <vt:i4>0</vt:i4>
      </vt:variant>
      <vt:variant>
        <vt:i4>5</vt:i4>
      </vt:variant>
      <vt:variant>
        <vt:lpwstr/>
      </vt:variant>
      <vt:variant>
        <vt:lpwstr>_Toc218838431</vt:lpwstr>
      </vt:variant>
      <vt:variant>
        <vt:i4>1376317</vt:i4>
      </vt:variant>
      <vt:variant>
        <vt:i4>854</vt:i4>
      </vt:variant>
      <vt:variant>
        <vt:i4>0</vt:i4>
      </vt:variant>
      <vt:variant>
        <vt:i4>5</vt:i4>
      </vt:variant>
      <vt:variant>
        <vt:lpwstr/>
      </vt:variant>
      <vt:variant>
        <vt:lpwstr>_Toc218838430</vt:lpwstr>
      </vt:variant>
      <vt:variant>
        <vt:i4>1310781</vt:i4>
      </vt:variant>
      <vt:variant>
        <vt:i4>848</vt:i4>
      </vt:variant>
      <vt:variant>
        <vt:i4>0</vt:i4>
      </vt:variant>
      <vt:variant>
        <vt:i4>5</vt:i4>
      </vt:variant>
      <vt:variant>
        <vt:lpwstr/>
      </vt:variant>
      <vt:variant>
        <vt:lpwstr>_Toc218838429</vt:lpwstr>
      </vt:variant>
      <vt:variant>
        <vt:i4>1310781</vt:i4>
      </vt:variant>
      <vt:variant>
        <vt:i4>842</vt:i4>
      </vt:variant>
      <vt:variant>
        <vt:i4>0</vt:i4>
      </vt:variant>
      <vt:variant>
        <vt:i4>5</vt:i4>
      </vt:variant>
      <vt:variant>
        <vt:lpwstr/>
      </vt:variant>
      <vt:variant>
        <vt:lpwstr>_Toc218838428</vt:lpwstr>
      </vt:variant>
      <vt:variant>
        <vt:i4>1310781</vt:i4>
      </vt:variant>
      <vt:variant>
        <vt:i4>836</vt:i4>
      </vt:variant>
      <vt:variant>
        <vt:i4>0</vt:i4>
      </vt:variant>
      <vt:variant>
        <vt:i4>5</vt:i4>
      </vt:variant>
      <vt:variant>
        <vt:lpwstr/>
      </vt:variant>
      <vt:variant>
        <vt:lpwstr>_Toc218838427</vt:lpwstr>
      </vt:variant>
      <vt:variant>
        <vt:i4>1310781</vt:i4>
      </vt:variant>
      <vt:variant>
        <vt:i4>830</vt:i4>
      </vt:variant>
      <vt:variant>
        <vt:i4>0</vt:i4>
      </vt:variant>
      <vt:variant>
        <vt:i4>5</vt:i4>
      </vt:variant>
      <vt:variant>
        <vt:lpwstr/>
      </vt:variant>
      <vt:variant>
        <vt:lpwstr>_Toc218838426</vt:lpwstr>
      </vt:variant>
      <vt:variant>
        <vt:i4>1310781</vt:i4>
      </vt:variant>
      <vt:variant>
        <vt:i4>824</vt:i4>
      </vt:variant>
      <vt:variant>
        <vt:i4>0</vt:i4>
      </vt:variant>
      <vt:variant>
        <vt:i4>5</vt:i4>
      </vt:variant>
      <vt:variant>
        <vt:lpwstr/>
      </vt:variant>
      <vt:variant>
        <vt:lpwstr>_Toc218838425</vt:lpwstr>
      </vt:variant>
      <vt:variant>
        <vt:i4>1310781</vt:i4>
      </vt:variant>
      <vt:variant>
        <vt:i4>818</vt:i4>
      </vt:variant>
      <vt:variant>
        <vt:i4>0</vt:i4>
      </vt:variant>
      <vt:variant>
        <vt:i4>5</vt:i4>
      </vt:variant>
      <vt:variant>
        <vt:lpwstr/>
      </vt:variant>
      <vt:variant>
        <vt:lpwstr>_Toc218838424</vt:lpwstr>
      </vt:variant>
      <vt:variant>
        <vt:i4>1310781</vt:i4>
      </vt:variant>
      <vt:variant>
        <vt:i4>812</vt:i4>
      </vt:variant>
      <vt:variant>
        <vt:i4>0</vt:i4>
      </vt:variant>
      <vt:variant>
        <vt:i4>5</vt:i4>
      </vt:variant>
      <vt:variant>
        <vt:lpwstr/>
      </vt:variant>
      <vt:variant>
        <vt:lpwstr>_Toc218838423</vt:lpwstr>
      </vt:variant>
      <vt:variant>
        <vt:i4>1310781</vt:i4>
      </vt:variant>
      <vt:variant>
        <vt:i4>806</vt:i4>
      </vt:variant>
      <vt:variant>
        <vt:i4>0</vt:i4>
      </vt:variant>
      <vt:variant>
        <vt:i4>5</vt:i4>
      </vt:variant>
      <vt:variant>
        <vt:lpwstr/>
      </vt:variant>
      <vt:variant>
        <vt:lpwstr>_Toc218838422</vt:lpwstr>
      </vt:variant>
      <vt:variant>
        <vt:i4>1310781</vt:i4>
      </vt:variant>
      <vt:variant>
        <vt:i4>800</vt:i4>
      </vt:variant>
      <vt:variant>
        <vt:i4>0</vt:i4>
      </vt:variant>
      <vt:variant>
        <vt:i4>5</vt:i4>
      </vt:variant>
      <vt:variant>
        <vt:lpwstr/>
      </vt:variant>
      <vt:variant>
        <vt:lpwstr>_Toc218838421</vt:lpwstr>
      </vt:variant>
      <vt:variant>
        <vt:i4>1310781</vt:i4>
      </vt:variant>
      <vt:variant>
        <vt:i4>794</vt:i4>
      </vt:variant>
      <vt:variant>
        <vt:i4>0</vt:i4>
      </vt:variant>
      <vt:variant>
        <vt:i4>5</vt:i4>
      </vt:variant>
      <vt:variant>
        <vt:lpwstr/>
      </vt:variant>
      <vt:variant>
        <vt:lpwstr>_Toc218838420</vt:lpwstr>
      </vt:variant>
      <vt:variant>
        <vt:i4>1507389</vt:i4>
      </vt:variant>
      <vt:variant>
        <vt:i4>788</vt:i4>
      </vt:variant>
      <vt:variant>
        <vt:i4>0</vt:i4>
      </vt:variant>
      <vt:variant>
        <vt:i4>5</vt:i4>
      </vt:variant>
      <vt:variant>
        <vt:lpwstr/>
      </vt:variant>
      <vt:variant>
        <vt:lpwstr>_Toc218838419</vt:lpwstr>
      </vt:variant>
      <vt:variant>
        <vt:i4>1507389</vt:i4>
      </vt:variant>
      <vt:variant>
        <vt:i4>782</vt:i4>
      </vt:variant>
      <vt:variant>
        <vt:i4>0</vt:i4>
      </vt:variant>
      <vt:variant>
        <vt:i4>5</vt:i4>
      </vt:variant>
      <vt:variant>
        <vt:lpwstr/>
      </vt:variant>
      <vt:variant>
        <vt:lpwstr>_Toc218838418</vt:lpwstr>
      </vt:variant>
      <vt:variant>
        <vt:i4>1507389</vt:i4>
      </vt:variant>
      <vt:variant>
        <vt:i4>776</vt:i4>
      </vt:variant>
      <vt:variant>
        <vt:i4>0</vt:i4>
      </vt:variant>
      <vt:variant>
        <vt:i4>5</vt:i4>
      </vt:variant>
      <vt:variant>
        <vt:lpwstr/>
      </vt:variant>
      <vt:variant>
        <vt:lpwstr>_Toc218838417</vt:lpwstr>
      </vt:variant>
      <vt:variant>
        <vt:i4>1507389</vt:i4>
      </vt:variant>
      <vt:variant>
        <vt:i4>770</vt:i4>
      </vt:variant>
      <vt:variant>
        <vt:i4>0</vt:i4>
      </vt:variant>
      <vt:variant>
        <vt:i4>5</vt:i4>
      </vt:variant>
      <vt:variant>
        <vt:lpwstr/>
      </vt:variant>
      <vt:variant>
        <vt:lpwstr>_Toc218838416</vt:lpwstr>
      </vt:variant>
      <vt:variant>
        <vt:i4>1507389</vt:i4>
      </vt:variant>
      <vt:variant>
        <vt:i4>764</vt:i4>
      </vt:variant>
      <vt:variant>
        <vt:i4>0</vt:i4>
      </vt:variant>
      <vt:variant>
        <vt:i4>5</vt:i4>
      </vt:variant>
      <vt:variant>
        <vt:lpwstr/>
      </vt:variant>
      <vt:variant>
        <vt:lpwstr>_Toc218838415</vt:lpwstr>
      </vt:variant>
      <vt:variant>
        <vt:i4>1507389</vt:i4>
      </vt:variant>
      <vt:variant>
        <vt:i4>758</vt:i4>
      </vt:variant>
      <vt:variant>
        <vt:i4>0</vt:i4>
      </vt:variant>
      <vt:variant>
        <vt:i4>5</vt:i4>
      </vt:variant>
      <vt:variant>
        <vt:lpwstr/>
      </vt:variant>
      <vt:variant>
        <vt:lpwstr>_Toc218838414</vt:lpwstr>
      </vt:variant>
      <vt:variant>
        <vt:i4>1507389</vt:i4>
      </vt:variant>
      <vt:variant>
        <vt:i4>752</vt:i4>
      </vt:variant>
      <vt:variant>
        <vt:i4>0</vt:i4>
      </vt:variant>
      <vt:variant>
        <vt:i4>5</vt:i4>
      </vt:variant>
      <vt:variant>
        <vt:lpwstr/>
      </vt:variant>
      <vt:variant>
        <vt:lpwstr>_Toc218838413</vt:lpwstr>
      </vt:variant>
      <vt:variant>
        <vt:i4>1507389</vt:i4>
      </vt:variant>
      <vt:variant>
        <vt:i4>746</vt:i4>
      </vt:variant>
      <vt:variant>
        <vt:i4>0</vt:i4>
      </vt:variant>
      <vt:variant>
        <vt:i4>5</vt:i4>
      </vt:variant>
      <vt:variant>
        <vt:lpwstr/>
      </vt:variant>
      <vt:variant>
        <vt:lpwstr>_Toc218838412</vt:lpwstr>
      </vt:variant>
      <vt:variant>
        <vt:i4>1507389</vt:i4>
      </vt:variant>
      <vt:variant>
        <vt:i4>740</vt:i4>
      </vt:variant>
      <vt:variant>
        <vt:i4>0</vt:i4>
      </vt:variant>
      <vt:variant>
        <vt:i4>5</vt:i4>
      </vt:variant>
      <vt:variant>
        <vt:lpwstr/>
      </vt:variant>
      <vt:variant>
        <vt:lpwstr>_Toc218838411</vt:lpwstr>
      </vt:variant>
      <vt:variant>
        <vt:i4>1507389</vt:i4>
      </vt:variant>
      <vt:variant>
        <vt:i4>734</vt:i4>
      </vt:variant>
      <vt:variant>
        <vt:i4>0</vt:i4>
      </vt:variant>
      <vt:variant>
        <vt:i4>5</vt:i4>
      </vt:variant>
      <vt:variant>
        <vt:lpwstr/>
      </vt:variant>
      <vt:variant>
        <vt:lpwstr>_Toc218838410</vt:lpwstr>
      </vt:variant>
      <vt:variant>
        <vt:i4>1441853</vt:i4>
      </vt:variant>
      <vt:variant>
        <vt:i4>728</vt:i4>
      </vt:variant>
      <vt:variant>
        <vt:i4>0</vt:i4>
      </vt:variant>
      <vt:variant>
        <vt:i4>5</vt:i4>
      </vt:variant>
      <vt:variant>
        <vt:lpwstr/>
      </vt:variant>
      <vt:variant>
        <vt:lpwstr>_Toc218838409</vt:lpwstr>
      </vt:variant>
      <vt:variant>
        <vt:i4>1441853</vt:i4>
      </vt:variant>
      <vt:variant>
        <vt:i4>722</vt:i4>
      </vt:variant>
      <vt:variant>
        <vt:i4>0</vt:i4>
      </vt:variant>
      <vt:variant>
        <vt:i4>5</vt:i4>
      </vt:variant>
      <vt:variant>
        <vt:lpwstr/>
      </vt:variant>
      <vt:variant>
        <vt:lpwstr>_Toc218838408</vt:lpwstr>
      </vt:variant>
      <vt:variant>
        <vt:i4>1441853</vt:i4>
      </vt:variant>
      <vt:variant>
        <vt:i4>716</vt:i4>
      </vt:variant>
      <vt:variant>
        <vt:i4>0</vt:i4>
      </vt:variant>
      <vt:variant>
        <vt:i4>5</vt:i4>
      </vt:variant>
      <vt:variant>
        <vt:lpwstr/>
      </vt:variant>
      <vt:variant>
        <vt:lpwstr>_Toc218838407</vt:lpwstr>
      </vt:variant>
      <vt:variant>
        <vt:i4>1441853</vt:i4>
      </vt:variant>
      <vt:variant>
        <vt:i4>710</vt:i4>
      </vt:variant>
      <vt:variant>
        <vt:i4>0</vt:i4>
      </vt:variant>
      <vt:variant>
        <vt:i4>5</vt:i4>
      </vt:variant>
      <vt:variant>
        <vt:lpwstr/>
      </vt:variant>
      <vt:variant>
        <vt:lpwstr>_Toc218838406</vt:lpwstr>
      </vt:variant>
      <vt:variant>
        <vt:i4>1441853</vt:i4>
      </vt:variant>
      <vt:variant>
        <vt:i4>704</vt:i4>
      </vt:variant>
      <vt:variant>
        <vt:i4>0</vt:i4>
      </vt:variant>
      <vt:variant>
        <vt:i4>5</vt:i4>
      </vt:variant>
      <vt:variant>
        <vt:lpwstr/>
      </vt:variant>
      <vt:variant>
        <vt:lpwstr>_Toc218838405</vt:lpwstr>
      </vt:variant>
      <vt:variant>
        <vt:i4>1441853</vt:i4>
      </vt:variant>
      <vt:variant>
        <vt:i4>698</vt:i4>
      </vt:variant>
      <vt:variant>
        <vt:i4>0</vt:i4>
      </vt:variant>
      <vt:variant>
        <vt:i4>5</vt:i4>
      </vt:variant>
      <vt:variant>
        <vt:lpwstr/>
      </vt:variant>
      <vt:variant>
        <vt:lpwstr>_Toc218838404</vt:lpwstr>
      </vt:variant>
      <vt:variant>
        <vt:i4>1441853</vt:i4>
      </vt:variant>
      <vt:variant>
        <vt:i4>692</vt:i4>
      </vt:variant>
      <vt:variant>
        <vt:i4>0</vt:i4>
      </vt:variant>
      <vt:variant>
        <vt:i4>5</vt:i4>
      </vt:variant>
      <vt:variant>
        <vt:lpwstr/>
      </vt:variant>
      <vt:variant>
        <vt:lpwstr>_Toc218838403</vt:lpwstr>
      </vt:variant>
      <vt:variant>
        <vt:i4>1441853</vt:i4>
      </vt:variant>
      <vt:variant>
        <vt:i4>686</vt:i4>
      </vt:variant>
      <vt:variant>
        <vt:i4>0</vt:i4>
      </vt:variant>
      <vt:variant>
        <vt:i4>5</vt:i4>
      </vt:variant>
      <vt:variant>
        <vt:lpwstr/>
      </vt:variant>
      <vt:variant>
        <vt:lpwstr>_Toc218838402</vt:lpwstr>
      </vt:variant>
      <vt:variant>
        <vt:i4>1441853</vt:i4>
      </vt:variant>
      <vt:variant>
        <vt:i4>680</vt:i4>
      </vt:variant>
      <vt:variant>
        <vt:i4>0</vt:i4>
      </vt:variant>
      <vt:variant>
        <vt:i4>5</vt:i4>
      </vt:variant>
      <vt:variant>
        <vt:lpwstr/>
      </vt:variant>
      <vt:variant>
        <vt:lpwstr>_Toc218838401</vt:lpwstr>
      </vt:variant>
      <vt:variant>
        <vt:i4>1441853</vt:i4>
      </vt:variant>
      <vt:variant>
        <vt:i4>674</vt:i4>
      </vt:variant>
      <vt:variant>
        <vt:i4>0</vt:i4>
      </vt:variant>
      <vt:variant>
        <vt:i4>5</vt:i4>
      </vt:variant>
      <vt:variant>
        <vt:lpwstr/>
      </vt:variant>
      <vt:variant>
        <vt:lpwstr>_Toc218838400</vt:lpwstr>
      </vt:variant>
      <vt:variant>
        <vt:i4>2031674</vt:i4>
      </vt:variant>
      <vt:variant>
        <vt:i4>668</vt:i4>
      </vt:variant>
      <vt:variant>
        <vt:i4>0</vt:i4>
      </vt:variant>
      <vt:variant>
        <vt:i4>5</vt:i4>
      </vt:variant>
      <vt:variant>
        <vt:lpwstr/>
      </vt:variant>
      <vt:variant>
        <vt:lpwstr>_Toc218838399</vt:lpwstr>
      </vt:variant>
      <vt:variant>
        <vt:i4>2031674</vt:i4>
      </vt:variant>
      <vt:variant>
        <vt:i4>662</vt:i4>
      </vt:variant>
      <vt:variant>
        <vt:i4>0</vt:i4>
      </vt:variant>
      <vt:variant>
        <vt:i4>5</vt:i4>
      </vt:variant>
      <vt:variant>
        <vt:lpwstr/>
      </vt:variant>
      <vt:variant>
        <vt:lpwstr>_Toc218838398</vt:lpwstr>
      </vt:variant>
      <vt:variant>
        <vt:i4>2031674</vt:i4>
      </vt:variant>
      <vt:variant>
        <vt:i4>656</vt:i4>
      </vt:variant>
      <vt:variant>
        <vt:i4>0</vt:i4>
      </vt:variant>
      <vt:variant>
        <vt:i4>5</vt:i4>
      </vt:variant>
      <vt:variant>
        <vt:lpwstr/>
      </vt:variant>
      <vt:variant>
        <vt:lpwstr>_Toc218838397</vt:lpwstr>
      </vt:variant>
      <vt:variant>
        <vt:i4>2031674</vt:i4>
      </vt:variant>
      <vt:variant>
        <vt:i4>650</vt:i4>
      </vt:variant>
      <vt:variant>
        <vt:i4>0</vt:i4>
      </vt:variant>
      <vt:variant>
        <vt:i4>5</vt:i4>
      </vt:variant>
      <vt:variant>
        <vt:lpwstr/>
      </vt:variant>
      <vt:variant>
        <vt:lpwstr>_Toc218838396</vt:lpwstr>
      </vt:variant>
      <vt:variant>
        <vt:i4>2031674</vt:i4>
      </vt:variant>
      <vt:variant>
        <vt:i4>644</vt:i4>
      </vt:variant>
      <vt:variant>
        <vt:i4>0</vt:i4>
      </vt:variant>
      <vt:variant>
        <vt:i4>5</vt:i4>
      </vt:variant>
      <vt:variant>
        <vt:lpwstr/>
      </vt:variant>
      <vt:variant>
        <vt:lpwstr>_Toc218838395</vt:lpwstr>
      </vt:variant>
      <vt:variant>
        <vt:i4>2031674</vt:i4>
      </vt:variant>
      <vt:variant>
        <vt:i4>638</vt:i4>
      </vt:variant>
      <vt:variant>
        <vt:i4>0</vt:i4>
      </vt:variant>
      <vt:variant>
        <vt:i4>5</vt:i4>
      </vt:variant>
      <vt:variant>
        <vt:lpwstr/>
      </vt:variant>
      <vt:variant>
        <vt:lpwstr>_Toc218838394</vt:lpwstr>
      </vt:variant>
      <vt:variant>
        <vt:i4>2031674</vt:i4>
      </vt:variant>
      <vt:variant>
        <vt:i4>632</vt:i4>
      </vt:variant>
      <vt:variant>
        <vt:i4>0</vt:i4>
      </vt:variant>
      <vt:variant>
        <vt:i4>5</vt:i4>
      </vt:variant>
      <vt:variant>
        <vt:lpwstr/>
      </vt:variant>
      <vt:variant>
        <vt:lpwstr>_Toc218838393</vt:lpwstr>
      </vt:variant>
      <vt:variant>
        <vt:i4>2031674</vt:i4>
      </vt:variant>
      <vt:variant>
        <vt:i4>626</vt:i4>
      </vt:variant>
      <vt:variant>
        <vt:i4>0</vt:i4>
      </vt:variant>
      <vt:variant>
        <vt:i4>5</vt:i4>
      </vt:variant>
      <vt:variant>
        <vt:lpwstr/>
      </vt:variant>
      <vt:variant>
        <vt:lpwstr>_Toc218838392</vt:lpwstr>
      </vt:variant>
      <vt:variant>
        <vt:i4>2031674</vt:i4>
      </vt:variant>
      <vt:variant>
        <vt:i4>620</vt:i4>
      </vt:variant>
      <vt:variant>
        <vt:i4>0</vt:i4>
      </vt:variant>
      <vt:variant>
        <vt:i4>5</vt:i4>
      </vt:variant>
      <vt:variant>
        <vt:lpwstr/>
      </vt:variant>
      <vt:variant>
        <vt:lpwstr>_Toc218838391</vt:lpwstr>
      </vt:variant>
      <vt:variant>
        <vt:i4>2031674</vt:i4>
      </vt:variant>
      <vt:variant>
        <vt:i4>614</vt:i4>
      </vt:variant>
      <vt:variant>
        <vt:i4>0</vt:i4>
      </vt:variant>
      <vt:variant>
        <vt:i4>5</vt:i4>
      </vt:variant>
      <vt:variant>
        <vt:lpwstr/>
      </vt:variant>
      <vt:variant>
        <vt:lpwstr>_Toc218838390</vt:lpwstr>
      </vt:variant>
      <vt:variant>
        <vt:i4>1966138</vt:i4>
      </vt:variant>
      <vt:variant>
        <vt:i4>608</vt:i4>
      </vt:variant>
      <vt:variant>
        <vt:i4>0</vt:i4>
      </vt:variant>
      <vt:variant>
        <vt:i4>5</vt:i4>
      </vt:variant>
      <vt:variant>
        <vt:lpwstr/>
      </vt:variant>
      <vt:variant>
        <vt:lpwstr>_Toc218838389</vt:lpwstr>
      </vt:variant>
      <vt:variant>
        <vt:i4>1966138</vt:i4>
      </vt:variant>
      <vt:variant>
        <vt:i4>602</vt:i4>
      </vt:variant>
      <vt:variant>
        <vt:i4>0</vt:i4>
      </vt:variant>
      <vt:variant>
        <vt:i4>5</vt:i4>
      </vt:variant>
      <vt:variant>
        <vt:lpwstr/>
      </vt:variant>
      <vt:variant>
        <vt:lpwstr>_Toc218838388</vt:lpwstr>
      </vt:variant>
      <vt:variant>
        <vt:i4>1966138</vt:i4>
      </vt:variant>
      <vt:variant>
        <vt:i4>596</vt:i4>
      </vt:variant>
      <vt:variant>
        <vt:i4>0</vt:i4>
      </vt:variant>
      <vt:variant>
        <vt:i4>5</vt:i4>
      </vt:variant>
      <vt:variant>
        <vt:lpwstr/>
      </vt:variant>
      <vt:variant>
        <vt:lpwstr>_Toc218838387</vt:lpwstr>
      </vt:variant>
      <vt:variant>
        <vt:i4>1966138</vt:i4>
      </vt:variant>
      <vt:variant>
        <vt:i4>590</vt:i4>
      </vt:variant>
      <vt:variant>
        <vt:i4>0</vt:i4>
      </vt:variant>
      <vt:variant>
        <vt:i4>5</vt:i4>
      </vt:variant>
      <vt:variant>
        <vt:lpwstr/>
      </vt:variant>
      <vt:variant>
        <vt:lpwstr>_Toc218838386</vt:lpwstr>
      </vt:variant>
      <vt:variant>
        <vt:i4>1966138</vt:i4>
      </vt:variant>
      <vt:variant>
        <vt:i4>584</vt:i4>
      </vt:variant>
      <vt:variant>
        <vt:i4>0</vt:i4>
      </vt:variant>
      <vt:variant>
        <vt:i4>5</vt:i4>
      </vt:variant>
      <vt:variant>
        <vt:lpwstr/>
      </vt:variant>
      <vt:variant>
        <vt:lpwstr>_Toc218838385</vt:lpwstr>
      </vt:variant>
      <vt:variant>
        <vt:i4>1966138</vt:i4>
      </vt:variant>
      <vt:variant>
        <vt:i4>578</vt:i4>
      </vt:variant>
      <vt:variant>
        <vt:i4>0</vt:i4>
      </vt:variant>
      <vt:variant>
        <vt:i4>5</vt:i4>
      </vt:variant>
      <vt:variant>
        <vt:lpwstr/>
      </vt:variant>
      <vt:variant>
        <vt:lpwstr>_Toc218838384</vt:lpwstr>
      </vt:variant>
      <vt:variant>
        <vt:i4>1966138</vt:i4>
      </vt:variant>
      <vt:variant>
        <vt:i4>572</vt:i4>
      </vt:variant>
      <vt:variant>
        <vt:i4>0</vt:i4>
      </vt:variant>
      <vt:variant>
        <vt:i4>5</vt:i4>
      </vt:variant>
      <vt:variant>
        <vt:lpwstr/>
      </vt:variant>
      <vt:variant>
        <vt:lpwstr>_Toc218838383</vt:lpwstr>
      </vt:variant>
      <vt:variant>
        <vt:i4>1966138</vt:i4>
      </vt:variant>
      <vt:variant>
        <vt:i4>566</vt:i4>
      </vt:variant>
      <vt:variant>
        <vt:i4>0</vt:i4>
      </vt:variant>
      <vt:variant>
        <vt:i4>5</vt:i4>
      </vt:variant>
      <vt:variant>
        <vt:lpwstr/>
      </vt:variant>
      <vt:variant>
        <vt:lpwstr>_Toc218838382</vt:lpwstr>
      </vt:variant>
      <vt:variant>
        <vt:i4>1966138</vt:i4>
      </vt:variant>
      <vt:variant>
        <vt:i4>560</vt:i4>
      </vt:variant>
      <vt:variant>
        <vt:i4>0</vt:i4>
      </vt:variant>
      <vt:variant>
        <vt:i4>5</vt:i4>
      </vt:variant>
      <vt:variant>
        <vt:lpwstr/>
      </vt:variant>
      <vt:variant>
        <vt:lpwstr>_Toc218838381</vt:lpwstr>
      </vt:variant>
      <vt:variant>
        <vt:i4>1966138</vt:i4>
      </vt:variant>
      <vt:variant>
        <vt:i4>554</vt:i4>
      </vt:variant>
      <vt:variant>
        <vt:i4>0</vt:i4>
      </vt:variant>
      <vt:variant>
        <vt:i4>5</vt:i4>
      </vt:variant>
      <vt:variant>
        <vt:lpwstr/>
      </vt:variant>
      <vt:variant>
        <vt:lpwstr>_Toc218838380</vt:lpwstr>
      </vt:variant>
      <vt:variant>
        <vt:i4>1114170</vt:i4>
      </vt:variant>
      <vt:variant>
        <vt:i4>548</vt:i4>
      </vt:variant>
      <vt:variant>
        <vt:i4>0</vt:i4>
      </vt:variant>
      <vt:variant>
        <vt:i4>5</vt:i4>
      </vt:variant>
      <vt:variant>
        <vt:lpwstr/>
      </vt:variant>
      <vt:variant>
        <vt:lpwstr>_Toc218838379</vt:lpwstr>
      </vt:variant>
      <vt:variant>
        <vt:i4>1114170</vt:i4>
      </vt:variant>
      <vt:variant>
        <vt:i4>542</vt:i4>
      </vt:variant>
      <vt:variant>
        <vt:i4>0</vt:i4>
      </vt:variant>
      <vt:variant>
        <vt:i4>5</vt:i4>
      </vt:variant>
      <vt:variant>
        <vt:lpwstr/>
      </vt:variant>
      <vt:variant>
        <vt:lpwstr>_Toc218838378</vt:lpwstr>
      </vt:variant>
      <vt:variant>
        <vt:i4>1114170</vt:i4>
      </vt:variant>
      <vt:variant>
        <vt:i4>536</vt:i4>
      </vt:variant>
      <vt:variant>
        <vt:i4>0</vt:i4>
      </vt:variant>
      <vt:variant>
        <vt:i4>5</vt:i4>
      </vt:variant>
      <vt:variant>
        <vt:lpwstr/>
      </vt:variant>
      <vt:variant>
        <vt:lpwstr>_Toc218838377</vt:lpwstr>
      </vt:variant>
      <vt:variant>
        <vt:i4>1114170</vt:i4>
      </vt:variant>
      <vt:variant>
        <vt:i4>530</vt:i4>
      </vt:variant>
      <vt:variant>
        <vt:i4>0</vt:i4>
      </vt:variant>
      <vt:variant>
        <vt:i4>5</vt:i4>
      </vt:variant>
      <vt:variant>
        <vt:lpwstr/>
      </vt:variant>
      <vt:variant>
        <vt:lpwstr>_Toc218838376</vt:lpwstr>
      </vt:variant>
      <vt:variant>
        <vt:i4>1114170</vt:i4>
      </vt:variant>
      <vt:variant>
        <vt:i4>524</vt:i4>
      </vt:variant>
      <vt:variant>
        <vt:i4>0</vt:i4>
      </vt:variant>
      <vt:variant>
        <vt:i4>5</vt:i4>
      </vt:variant>
      <vt:variant>
        <vt:lpwstr/>
      </vt:variant>
      <vt:variant>
        <vt:lpwstr>_Toc218838375</vt:lpwstr>
      </vt:variant>
      <vt:variant>
        <vt:i4>1114170</vt:i4>
      </vt:variant>
      <vt:variant>
        <vt:i4>518</vt:i4>
      </vt:variant>
      <vt:variant>
        <vt:i4>0</vt:i4>
      </vt:variant>
      <vt:variant>
        <vt:i4>5</vt:i4>
      </vt:variant>
      <vt:variant>
        <vt:lpwstr/>
      </vt:variant>
      <vt:variant>
        <vt:lpwstr>_Toc218838374</vt:lpwstr>
      </vt:variant>
      <vt:variant>
        <vt:i4>1114170</vt:i4>
      </vt:variant>
      <vt:variant>
        <vt:i4>512</vt:i4>
      </vt:variant>
      <vt:variant>
        <vt:i4>0</vt:i4>
      </vt:variant>
      <vt:variant>
        <vt:i4>5</vt:i4>
      </vt:variant>
      <vt:variant>
        <vt:lpwstr/>
      </vt:variant>
      <vt:variant>
        <vt:lpwstr>_Toc218838373</vt:lpwstr>
      </vt:variant>
      <vt:variant>
        <vt:i4>1114170</vt:i4>
      </vt:variant>
      <vt:variant>
        <vt:i4>506</vt:i4>
      </vt:variant>
      <vt:variant>
        <vt:i4>0</vt:i4>
      </vt:variant>
      <vt:variant>
        <vt:i4>5</vt:i4>
      </vt:variant>
      <vt:variant>
        <vt:lpwstr/>
      </vt:variant>
      <vt:variant>
        <vt:lpwstr>_Toc218838372</vt:lpwstr>
      </vt:variant>
      <vt:variant>
        <vt:i4>1114170</vt:i4>
      </vt:variant>
      <vt:variant>
        <vt:i4>500</vt:i4>
      </vt:variant>
      <vt:variant>
        <vt:i4>0</vt:i4>
      </vt:variant>
      <vt:variant>
        <vt:i4>5</vt:i4>
      </vt:variant>
      <vt:variant>
        <vt:lpwstr/>
      </vt:variant>
      <vt:variant>
        <vt:lpwstr>_Toc218838371</vt:lpwstr>
      </vt:variant>
      <vt:variant>
        <vt:i4>1114170</vt:i4>
      </vt:variant>
      <vt:variant>
        <vt:i4>494</vt:i4>
      </vt:variant>
      <vt:variant>
        <vt:i4>0</vt:i4>
      </vt:variant>
      <vt:variant>
        <vt:i4>5</vt:i4>
      </vt:variant>
      <vt:variant>
        <vt:lpwstr/>
      </vt:variant>
      <vt:variant>
        <vt:lpwstr>_Toc218838370</vt:lpwstr>
      </vt:variant>
      <vt:variant>
        <vt:i4>1048634</vt:i4>
      </vt:variant>
      <vt:variant>
        <vt:i4>488</vt:i4>
      </vt:variant>
      <vt:variant>
        <vt:i4>0</vt:i4>
      </vt:variant>
      <vt:variant>
        <vt:i4>5</vt:i4>
      </vt:variant>
      <vt:variant>
        <vt:lpwstr/>
      </vt:variant>
      <vt:variant>
        <vt:lpwstr>_Toc218838369</vt:lpwstr>
      </vt:variant>
      <vt:variant>
        <vt:i4>1048634</vt:i4>
      </vt:variant>
      <vt:variant>
        <vt:i4>482</vt:i4>
      </vt:variant>
      <vt:variant>
        <vt:i4>0</vt:i4>
      </vt:variant>
      <vt:variant>
        <vt:i4>5</vt:i4>
      </vt:variant>
      <vt:variant>
        <vt:lpwstr/>
      </vt:variant>
      <vt:variant>
        <vt:lpwstr>_Toc218838368</vt:lpwstr>
      </vt:variant>
      <vt:variant>
        <vt:i4>1048634</vt:i4>
      </vt:variant>
      <vt:variant>
        <vt:i4>476</vt:i4>
      </vt:variant>
      <vt:variant>
        <vt:i4>0</vt:i4>
      </vt:variant>
      <vt:variant>
        <vt:i4>5</vt:i4>
      </vt:variant>
      <vt:variant>
        <vt:lpwstr/>
      </vt:variant>
      <vt:variant>
        <vt:lpwstr>_Toc218838367</vt:lpwstr>
      </vt:variant>
      <vt:variant>
        <vt:i4>1048634</vt:i4>
      </vt:variant>
      <vt:variant>
        <vt:i4>470</vt:i4>
      </vt:variant>
      <vt:variant>
        <vt:i4>0</vt:i4>
      </vt:variant>
      <vt:variant>
        <vt:i4>5</vt:i4>
      </vt:variant>
      <vt:variant>
        <vt:lpwstr/>
      </vt:variant>
      <vt:variant>
        <vt:lpwstr>_Toc218838366</vt:lpwstr>
      </vt:variant>
      <vt:variant>
        <vt:i4>1048634</vt:i4>
      </vt:variant>
      <vt:variant>
        <vt:i4>464</vt:i4>
      </vt:variant>
      <vt:variant>
        <vt:i4>0</vt:i4>
      </vt:variant>
      <vt:variant>
        <vt:i4>5</vt:i4>
      </vt:variant>
      <vt:variant>
        <vt:lpwstr/>
      </vt:variant>
      <vt:variant>
        <vt:lpwstr>_Toc218838365</vt:lpwstr>
      </vt:variant>
      <vt:variant>
        <vt:i4>1048634</vt:i4>
      </vt:variant>
      <vt:variant>
        <vt:i4>458</vt:i4>
      </vt:variant>
      <vt:variant>
        <vt:i4>0</vt:i4>
      </vt:variant>
      <vt:variant>
        <vt:i4>5</vt:i4>
      </vt:variant>
      <vt:variant>
        <vt:lpwstr/>
      </vt:variant>
      <vt:variant>
        <vt:lpwstr>_Toc218838364</vt:lpwstr>
      </vt:variant>
      <vt:variant>
        <vt:i4>1048634</vt:i4>
      </vt:variant>
      <vt:variant>
        <vt:i4>452</vt:i4>
      </vt:variant>
      <vt:variant>
        <vt:i4>0</vt:i4>
      </vt:variant>
      <vt:variant>
        <vt:i4>5</vt:i4>
      </vt:variant>
      <vt:variant>
        <vt:lpwstr/>
      </vt:variant>
      <vt:variant>
        <vt:lpwstr>_Toc218838363</vt:lpwstr>
      </vt:variant>
      <vt:variant>
        <vt:i4>1048634</vt:i4>
      </vt:variant>
      <vt:variant>
        <vt:i4>446</vt:i4>
      </vt:variant>
      <vt:variant>
        <vt:i4>0</vt:i4>
      </vt:variant>
      <vt:variant>
        <vt:i4>5</vt:i4>
      </vt:variant>
      <vt:variant>
        <vt:lpwstr/>
      </vt:variant>
      <vt:variant>
        <vt:lpwstr>_Toc218838362</vt:lpwstr>
      </vt:variant>
      <vt:variant>
        <vt:i4>1048634</vt:i4>
      </vt:variant>
      <vt:variant>
        <vt:i4>440</vt:i4>
      </vt:variant>
      <vt:variant>
        <vt:i4>0</vt:i4>
      </vt:variant>
      <vt:variant>
        <vt:i4>5</vt:i4>
      </vt:variant>
      <vt:variant>
        <vt:lpwstr/>
      </vt:variant>
      <vt:variant>
        <vt:lpwstr>_Toc218838361</vt:lpwstr>
      </vt:variant>
      <vt:variant>
        <vt:i4>1048634</vt:i4>
      </vt:variant>
      <vt:variant>
        <vt:i4>434</vt:i4>
      </vt:variant>
      <vt:variant>
        <vt:i4>0</vt:i4>
      </vt:variant>
      <vt:variant>
        <vt:i4>5</vt:i4>
      </vt:variant>
      <vt:variant>
        <vt:lpwstr/>
      </vt:variant>
      <vt:variant>
        <vt:lpwstr>_Toc218838360</vt:lpwstr>
      </vt:variant>
      <vt:variant>
        <vt:i4>1245242</vt:i4>
      </vt:variant>
      <vt:variant>
        <vt:i4>428</vt:i4>
      </vt:variant>
      <vt:variant>
        <vt:i4>0</vt:i4>
      </vt:variant>
      <vt:variant>
        <vt:i4>5</vt:i4>
      </vt:variant>
      <vt:variant>
        <vt:lpwstr/>
      </vt:variant>
      <vt:variant>
        <vt:lpwstr>_Toc218838359</vt:lpwstr>
      </vt:variant>
      <vt:variant>
        <vt:i4>1245242</vt:i4>
      </vt:variant>
      <vt:variant>
        <vt:i4>422</vt:i4>
      </vt:variant>
      <vt:variant>
        <vt:i4>0</vt:i4>
      </vt:variant>
      <vt:variant>
        <vt:i4>5</vt:i4>
      </vt:variant>
      <vt:variant>
        <vt:lpwstr/>
      </vt:variant>
      <vt:variant>
        <vt:lpwstr>_Toc218838358</vt:lpwstr>
      </vt:variant>
      <vt:variant>
        <vt:i4>1245242</vt:i4>
      </vt:variant>
      <vt:variant>
        <vt:i4>416</vt:i4>
      </vt:variant>
      <vt:variant>
        <vt:i4>0</vt:i4>
      </vt:variant>
      <vt:variant>
        <vt:i4>5</vt:i4>
      </vt:variant>
      <vt:variant>
        <vt:lpwstr/>
      </vt:variant>
      <vt:variant>
        <vt:lpwstr>_Toc218838357</vt:lpwstr>
      </vt:variant>
      <vt:variant>
        <vt:i4>1245242</vt:i4>
      </vt:variant>
      <vt:variant>
        <vt:i4>410</vt:i4>
      </vt:variant>
      <vt:variant>
        <vt:i4>0</vt:i4>
      </vt:variant>
      <vt:variant>
        <vt:i4>5</vt:i4>
      </vt:variant>
      <vt:variant>
        <vt:lpwstr/>
      </vt:variant>
      <vt:variant>
        <vt:lpwstr>_Toc218838356</vt:lpwstr>
      </vt:variant>
      <vt:variant>
        <vt:i4>1245242</vt:i4>
      </vt:variant>
      <vt:variant>
        <vt:i4>404</vt:i4>
      </vt:variant>
      <vt:variant>
        <vt:i4>0</vt:i4>
      </vt:variant>
      <vt:variant>
        <vt:i4>5</vt:i4>
      </vt:variant>
      <vt:variant>
        <vt:lpwstr/>
      </vt:variant>
      <vt:variant>
        <vt:lpwstr>_Toc218838355</vt:lpwstr>
      </vt:variant>
      <vt:variant>
        <vt:i4>1245242</vt:i4>
      </vt:variant>
      <vt:variant>
        <vt:i4>398</vt:i4>
      </vt:variant>
      <vt:variant>
        <vt:i4>0</vt:i4>
      </vt:variant>
      <vt:variant>
        <vt:i4>5</vt:i4>
      </vt:variant>
      <vt:variant>
        <vt:lpwstr/>
      </vt:variant>
      <vt:variant>
        <vt:lpwstr>_Toc218838354</vt:lpwstr>
      </vt:variant>
      <vt:variant>
        <vt:i4>1245242</vt:i4>
      </vt:variant>
      <vt:variant>
        <vt:i4>392</vt:i4>
      </vt:variant>
      <vt:variant>
        <vt:i4>0</vt:i4>
      </vt:variant>
      <vt:variant>
        <vt:i4>5</vt:i4>
      </vt:variant>
      <vt:variant>
        <vt:lpwstr/>
      </vt:variant>
      <vt:variant>
        <vt:lpwstr>_Toc218838353</vt:lpwstr>
      </vt:variant>
      <vt:variant>
        <vt:i4>1245242</vt:i4>
      </vt:variant>
      <vt:variant>
        <vt:i4>386</vt:i4>
      </vt:variant>
      <vt:variant>
        <vt:i4>0</vt:i4>
      </vt:variant>
      <vt:variant>
        <vt:i4>5</vt:i4>
      </vt:variant>
      <vt:variant>
        <vt:lpwstr/>
      </vt:variant>
      <vt:variant>
        <vt:lpwstr>_Toc218838352</vt:lpwstr>
      </vt:variant>
      <vt:variant>
        <vt:i4>1245242</vt:i4>
      </vt:variant>
      <vt:variant>
        <vt:i4>380</vt:i4>
      </vt:variant>
      <vt:variant>
        <vt:i4>0</vt:i4>
      </vt:variant>
      <vt:variant>
        <vt:i4>5</vt:i4>
      </vt:variant>
      <vt:variant>
        <vt:lpwstr/>
      </vt:variant>
      <vt:variant>
        <vt:lpwstr>_Toc218838351</vt:lpwstr>
      </vt:variant>
      <vt:variant>
        <vt:i4>1245242</vt:i4>
      </vt:variant>
      <vt:variant>
        <vt:i4>374</vt:i4>
      </vt:variant>
      <vt:variant>
        <vt:i4>0</vt:i4>
      </vt:variant>
      <vt:variant>
        <vt:i4>5</vt:i4>
      </vt:variant>
      <vt:variant>
        <vt:lpwstr/>
      </vt:variant>
      <vt:variant>
        <vt:lpwstr>_Toc218838350</vt:lpwstr>
      </vt:variant>
      <vt:variant>
        <vt:i4>1179706</vt:i4>
      </vt:variant>
      <vt:variant>
        <vt:i4>368</vt:i4>
      </vt:variant>
      <vt:variant>
        <vt:i4>0</vt:i4>
      </vt:variant>
      <vt:variant>
        <vt:i4>5</vt:i4>
      </vt:variant>
      <vt:variant>
        <vt:lpwstr/>
      </vt:variant>
      <vt:variant>
        <vt:lpwstr>_Toc218838349</vt:lpwstr>
      </vt:variant>
      <vt:variant>
        <vt:i4>1179706</vt:i4>
      </vt:variant>
      <vt:variant>
        <vt:i4>362</vt:i4>
      </vt:variant>
      <vt:variant>
        <vt:i4>0</vt:i4>
      </vt:variant>
      <vt:variant>
        <vt:i4>5</vt:i4>
      </vt:variant>
      <vt:variant>
        <vt:lpwstr/>
      </vt:variant>
      <vt:variant>
        <vt:lpwstr>_Toc218838348</vt:lpwstr>
      </vt:variant>
      <vt:variant>
        <vt:i4>1179706</vt:i4>
      </vt:variant>
      <vt:variant>
        <vt:i4>356</vt:i4>
      </vt:variant>
      <vt:variant>
        <vt:i4>0</vt:i4>
      </vt:variant>
      <vt:variant>
        <vt:i4>5</vt:i4>
      </vt:variant>
      <vt:variant>
        <vt:lpwstr/>
      </vt:variant>
      <vt:variant>
        <vt:lpwstr>_Toc218838347</vt:lpwstr>
      </vt:variant>
      <vt:variant>
        <vt:i4>1179706</vt:i4>
      </vt:variant>
      <vt:variant>
        <vt:i4>350</vt:i4>
      </vt:variant>
      <vt:variant>
        <vt:i4>0</vt:i4>
      </vt:variant>
      <vt:variant>
        <vt:i4>5</vt:i4>
      </vt:variant>
      <vt:variant>
        <vt:lpwstr/>
      </vt:variant>
      <vt:variant>
        <vt:lpwstr>_Toc218838346</vt:lpwstr>
      </vt:variant>
      <vt:variant>
        <vt:i4>1179706</vt:i4>
      </vt:variant>
      <vt:variant>
        <vt:i4>344</vt:i4>
      </vt:variant>
      <vt:variant>
        <vt:i4>0</vt:i4>
      </vt:variant>
      <vt:variant>
        <vt:i4>5</vt:i4>
      </vt:variant>
      <vt:variant>
        <vt:lpwstr/>
      </vt:variant>
      <vt:variant>
        <vt:lpwstr>_Toc218838345</vt:lpwstr>
      </vt:variant>
      <vt:variant>
        <vt:i4>1179706</vt:i4>
      </vt:variant>
      <vt:variant>
        <vt:i4>338</vt:i4>
      </vt:variant>
      <vt:variant>
        <vt:i4>0</vt:i4>
      </vt:variant>
      <vt:variant>
        <vt:i4>5</vt:i4>
      </vt:variant>
      <vt:variant>
        <vt:lpwstr/>
      </vt:variant>
      <vt:variant>
        <vt:lpwstr>_Toc218838344</vt:lpwstr>
      </vt:variant>
      <vt:variant>
        <vt:i4>1179706</vt:i4>
      </vt:variant>
      <vt:variant>
        <vt:i4>332</vt:i4>
      </vt:variant>
      <vt:variant>
        <vt:i4>0</vt:i4>
      </vt:variant>
      <vt:variant>
        <vt:i4>5</vt:i4>
      </vt:variant>
      <vt:variant>
        <vt:lpwstr/>
      </vt:variant>
      <vt:variant>
        <vt:lpwstr>_Toc218838343</vt:lpwstr>
      </vt:variant>
      <vt:variant>
        <vt:i4>1179706</vt:i4>
      </vt:variant>
      <vt:variant>
        <vt:i4>326</vt:i4>
      </vt:variant>
      <vt:variant>
        <vt:i4>0</vt:i4>
      </vt:variant>
      <vt:variant>
        <vt:i4>5</vt:i4>
      </vt:variant>
      <vt:variant>
        <vt:lpwstr/>
      </vt:variant>
      <vt:variant>
        <vt:lpwstr>_Toc218838342</vt:lpwstr>
      </vt:variant>
      <vt:variant>
        <vt:i4>1179706</vt:i4>
      </vt:variant>
      <vt:variant>
        <vt:i4>320</vt:i4>
      </vt:variant>
      <vt:variant>
        <vt:i4>0</vt:i4>
      </vt:variant>
      <vt:variant>
        <vt:i4>5</vt:i4>
      </vt:variant>
      <vt:variant>
        <vt:lpwstr/>
      </vt:variant>
      <vt:variant>
        <vt:lpwstr>_Toc218838341</vt:lpwstr>
      </vt:variant>
      <vt:variant>
        <vt:i4>1179706</vt:i4>
      </vt:variant>
      <vt:variant>
        <vt:i4>314</vt:i4>
      </vt:variant>
      <vt:variant>
        <vt:i4>0</vt:i4>
      </vt:variant>
      <vt:variant>
        <vt:i4>5</vt:i4>
      </vt:variant>
      <vt:variant>
        <vt:lpwstr/>
      </vt:variant>
      <vt:variant>
        <vt:lpwstr>_Toc218838340</vt:lpwstr>
      </vt:variant>
      <vt:variant>
        <vt:i4>1376314</vt:i4>
      </vt:variant>
      <vt:variant>
        <vt:i4>308</vt:i4>
      </vt:variant>
      <vt:variant>
        <vt:i4>0</vt:i4>
      </vt:variant>
      <vt:variant>
        <vt:i4>5</vt:i4>
      </vt:variant>
      <vt:variant>
        <vt:lpwstr/>
      </vt:variant>
      <vt:variant>
        <vt:lpwstr>_Toc218838339</vt:lpwstr>
      </vt:variant>
      <vt:variant>
        <vt:i4>1376314</vt:i4>
      </vt:variant>
      <vt:variant>
        <vt:i4>302</vt:i4>
      </vt:variant>
      <vt:variant>
        <vt:i4>0</vt:i4>
      </vt:variant>
      <vt:variant>
        <vt:i4>5</vt:i4>
      </vt:variant>
      <vt:variant>
        <vt:lpwstr/>
      </vt:variant>
      <vt:variant>
        <vt:lpwstr>_Toc218838338</vt:lpwstr>
      </vt:variant>
      <vt:variant>
        <vt:i4>1376314</vt:i4>
      </vt:variant>
      <vt:variant>
        <vt:i4>296</vt:i4>
      </vt:variant>
      <vt:variant>
        <vt:i4>0</vt:i4>
      </vt:variant>
      <vt:variant>
        <vt:i4>5</vt:i4>
      </vt:variant>
      <vt:variant>
        <vt:lpwstr/>
      </vt:variant>
      <vt:variant>
        <vt:lpwstr>_Toc218838337</vt:lpwstr>
      </vt:variant>
      <vt:variant>
        <vt:i4>1376314</vt:i4>
      </vt:variant>
      <vt:variant>
        <vt:i4>290</vt:i4>
      </vt:variant>
      <vt:variant>
        <vt:i4>0</vt:i4>
      </vt:variant>
      <vt:variant>
        <vt:i4>5</vt:i4>
      </vt:variant>
      <vt:variant>
        <vt:lpwstr/>
      </vt:variant>
      <vt:variant>
        <vt:lpwstr>_Toc218838336</vt:lpwstr>
      </vt:variant>
      <vt:variant>
        <vt:i4>1376314</vt:i4>
      </vt:variant>
      <vt:variant>
        <vt:i4>284</vt:i4>
      </vt:variant>
      <vt:variant>
        <vt:i4>0</vt:i4>
      </vt:variant>
      <vt:variant>
        <vt:i4>5</vt:i4>
      </vt:variant>
      <vt:variant>
        <vt:lpwstr/>
      </vt:variant>
      <vt:variant>
        <vt:lpwstr>_Toc218838335</vt:lpwstr>
      </vt:variant>
      <vt:variant>
        <vt:i4>1376314</vt:i4>
      </vt:variant>
      <vt:variant>
        <vt:i4>278</vt:i4>
      </vt:variant>
      <vt:variant>
        <vt:i4>0</vt:i4>
      </vt:variant>
      <vt:variant>
        <vt:i4>5</vt:i4>
      </vt:variant>
      <vt:variant>
        <vt:lpwstr/>
      </vt:variant>
      <vt:variant>
        <vt:lpwstr>_Toc218838334</vt:lpwstr>
      </vt:variant>
      <vt:variant>
        <vt:i4>1376314</vt:i4>
      </vt:variant>
      <vt:variant>
        <vt:i4>272</vt:i4>
      </vt:variant>
      <vt:variant>
        <vt:i4>0</vt:i4>
      </vt:variant>
      <vt:variant>
        <vt:i4>5</vt:i4>
      </vt:variant>
      <vt:variant>
        <vt:lpwstr/>
      </vt:variant>
      <vt:variant>
        <vt:lpwstr>_Toc218838333</vt:lpwstr>
      </vt:variant>
      <vt:variant>
        <vt:i4>1376314</vt:i4>
      </vt:variant>
      <vt:variant>
        <vt:i4>266</vt:i4>
      </vt:variant>
      <vt:variant>
        <vt:i4>0</vt:i4>
      </vt:variant>
      <vt:variant>
        <vt:i4>5</vt:i4>
      </vt:variant>
      <vt:variant>
        <vt:lpwstr/>
      </vt:variant>
      <vt:variant>
        <vt:lpwstr>_Toc218838332</vt:lpwstr>
      </vt:variant>
      <vt:variant>
        <vt:i4>1376314</vt:i4>
      </vt:variant>
      <vt:variant>
        <vt:i4>260</vt:i4>
      </vt:variant>
      <vt:variant>
        <vt:i4>0</vt:i4>
      </vt:variant>
      <vt:variant>
        <vt:i4>5</vt:i4>
      </vt:variant>
      <vt:variant>
        <vt:lpwstr/>
      </vt:variant>
      <vt:variant>
        <vt:lpwstr>_Toc218838331</vt:lpwstr>
      </vt:variant>
      <vt:variant>
        <vt:i4>1376314</vt:i4>
      </vt:variant>
      <vt:variant>
        <vt:i4>254</vt:i4>
      </vt:variant>
      <vt:variant>
        <vt:i4>0</vt:i4>
      </vt:variant>
      <vt:variant>
        <vt:i4>5</vt:i4>
      </vt:variant>
      <vt:variant>
        <vt:lpwstr/>
      </vt:variant>
      <vt:variant>
        <vt:lpwstr>_Toc218838330</vt:lpwstr>
      </vt:variant>
      <vt:variant>
        <vt:i4>1310778</vt:i4>
      </vt:variant>
      <vt:variant>
        <vt:i4>248</vt:i4>
      </vt:variant>
      <vt:variant>
        <vt:i4>0</vt:i4>
      </vt:variant>
      <vt:variant>
        <vt:i4>5</vt:i4>
      </vt:variant>
      <vt:variant>
        <vt:lpwstr/>
      </vt:variant>
      <vt:variant>
        <vt:lpwstr>_Toc218838329</vt:lpwstr>
      </vt:variant>
      <vt:variant>
        <vt:i4>1310778</vt:i4>
      </vt:variant>
      <vt:variant>
        <vt:i4>242</vt:i4>
      </vt:variant>
      <vt:variant>
        <vt:i4>0</vt:i4>
      </vt:variant>
      <vt:variant>
        <vt:i4>5</vt:i4>
      </vt:variant>
      <vt:variant>
        <vt:lpwstr/>
      </vt:variant>
      <vt:variant>
        <vt:lpwstr>_Toc218838328</vt:lpwstr>
      </vt:variant>
      <vt:variant>
        <vt:i4>1310778</vt:i4>
      </vt:variant>
      <vt:variant>
        <vt:i4>236</vt:i4>
      </vt:variant>
      <vt:variant>
        <vt:i4>0</vt:i4>
      </vt:variant>
      <vt:variant>
        <vt:i4>5</vt:i4>
      </vt:variant>
      <vt:variant>
        <vt:lpwstr/>
      </vt:variant>
      <vt:variant>
        <vt:lpwstr>_Toc218838327</vt:lpwstr>
      </vt:variant>
      <vt:variant>
        <vt:i4>1310778</vt:i4>
      </vt:variant>
      <vt:variant>
        <vt:i4>230</vt:i4>
      </vt:variant>
      <vt:variant>
        <vt:i4>0</vt:i4>
      </vt:variant>
      <vt:variant>
        <vt:i4>5</vt:i4>
      </vt:variant>
      <vt:variant>
        <vt:lpwstr/>
      </vt:variant>
      <vt:variant>
        <vt:lpwstr>_Toc218838326</vt:lpwstr>
      </vt:variant>
      <vt:variant>
        <vt:i4>1310778</vt:i4>
      </vt:variant>
      <vt:variant>
        <vt:i4>224</vt:i4>
      </vt:variant>
      <vt:variant>
        <vt:i4>0</vt:i4>
      </vt:variant>
      <vt:variant>
        <vt:i4>5</vt:i4>
      </vt:variant>
      <vt:variant>
        <vt:lpwstr/>
      </vt:variant>
      <vt:variant>
        <vt:lpwstr>_Toc218838325</vt:lpwstr>
      </vt:variant>
      <vt:variant>
        <vt:i4>1310778</vt:i4>
      </vt:variant>
      <vt:variant>
        <vt:i4>218</vt:i4>
      </vt:variant>
      <vt:variant>
        <vt:i4>0</vt:i4>
      </vt:variant>
      <vt:variant>
        <vt:i4>5</vt:i4>
      </vt:variant>
      <vt:variant>
        <vt:lpwstr/>
      </vt:variant>
      <vt:variant>
        <vt:lpwstr>_Toc218838324</vt:lpwstr>
      </vt:variant>
      <vt:variant>
        <vt:i4>1310778</vt:i4>
      </vt:variant>
      <vt:variant>
        <vt:i4>212</vt:i4>
      </vt:variant>
      <vt:variant>
        <vt:i4>0</vt:i4>
      </vt:variant>
      <vt:variant>
        <vt:i4>5</vt:i4>
      </vt:variant>
      <vt:variant>
        <vt:lpwstr/>
      </vt:variant>
      <vt:variant>
        <vt:lpwstr>_Toc218838323</vt:lpwstr>
      </vt:variant>
      <vt:variant>
        <vt:i4>1310778</vt:i4>
      </vt:variant>
      <vt:variant>
        <vt:i4>206</vt:i4>
      </vt:variant>
      <vt:variant>
        <vt:i4>0</vt:i4>
      </vt:variant>
      <vt:variant>
        <vt:i4>5</vt:i4>
      </vt:variant>
      <vt:variant>
        <vt:lpwstr/>
      </vt:variant>
      <vt:variant>
        <vt:lpwstr>_Toc218838322</vt:lpwstr>
      </vt:variant>
      <vt:variant>
        <vt:i4>1310778</vt:i4>
      </vt:variant>
      <vt:variant>
        <vt:i4>200</vt:i4>
      </vt:variant>
      <vt:variant>
        <vt:i4>0</vt:i4>
      </vt:variant>
      <vt:variant>
        <vt:i4>5</vt:i4>
      </vt:variant>
      <vt:variant>
        <vt:lpwstr/>
      </vt:variant>
      <vt:variant>
        <vt:lpwstr>_Toc218838321</vt:lpwstr>
      </vt:variant>
      <vt:variant>
        <vt:i4>1310778</vt:i4>
      </vt:variant>
      <vt:variant>
        <vt:i4>194</vt:i4>
      </vt:variant>
      <vt:variant>
        <vt:i4>0</vt:i4>
      </vt:variant>
      <vt:variant>
        <vt:i4>5</vt:i4>
      </vt:variant>
      <vt:variant>
        <vt:lpwstr/>
      </vt:variant>
      <vt:variant>
        <vt:lpwstr>_Toc218838320</vt:lpwstr>
      </vt:variant>
      <vt:variant>
        <vt:i4>1507386</vt:i4>
      </vt:variant>
      <vt:variant>
        <vt:i4>188</vt:i4>
      </vt:variant>
      <vt:variant>
        <vt:i4>0</vt:i4>
      </vt:variant>
      <vt:variant>
        <vt:i4>5</vt:i4>
      </vt:variant>
      <vt:variant>
        <vt:lpwstr/>
      </vt:variant>
      <vt:variant>
        <vt:lpwstr>_Toc218838319</vt:lpwstr>
      </vt:variant>
      <vt:variant>
        <vt:i4>1507386</vt:i4>
      </vt:variant>
      <vt:variant>
        <vt:i4>182</vt:i4>
      </vt:variant>
      <vt:variant>
        <vt:i4>0</vt:i4>
      </vt:variant>
      <vt:variant>
        <vt:i4>5</vt:i4>
      </vt:variant>
      <vt:variant>
        <vt:lpwstr/>
      </vt:variant>
      <vt:variant>
        <vt:lpwstr>_Toc218838318</vt:lpwstr>
      </vt:variant>
      <vt:variant>
        <vt:i4>1507386</vt:i4>
      </vt:variant>
      <vt:variant>
        <vt:i4>176</vt:i4>
      </vt:variant>
      <vt:variant>
        <vt:i4>0</vt:i4>
      </vt:variant>
      <vt:variant>
        <vt:i4>5</vt:i4>
      </vt:variant>
      <vt:variant>
        <vt:lpwstr/>
      </vt:variant>
      <vt:variant>
        <vt:lpwstr>_Toc218838317</vt:lpwstr>
      </vt:variant>
      <vt:variant>
        <vt:i4>1507386</vt:i4>
      </vt:variant>
      <vt:variant>
        <vt:i4>170</vt:i4>
      </vt:variant>
      <vt:variant>
        <vt:i4>0</vt:i4>
      </vt:variant>
      <vt:variant>
        <vt:i4>5</vt:i4>
      </vt:variant>
      <vt:variant>
        <vt:lpwstr/>
      </vt:variant>
      <vt:variant>
        <vt:lpwstr>_Toc218838316</vt:lpwstr>
      </vt:variant>
      <vt:variant>
        <vt:i4>1507386</vt:i4>
      </vt:variant>
      <vt:variant>
        <vt:i4>164</vt:i4>
      </vt:variant>
      <vt:variant>
        <vt:i4>0</vt:i4>
      </vt:variant>
      <vt:variant>
        <vt:i4>5</vt:i4>
      </vt:variant>
      <vt:variant>
        <vt:lpwstr/>
      </vt:variant>
      <vt:variant>
        <vt:lpwstr>_Toc218838315</vt:lpwstr>
      </vt:variant>
      <vt:variant>
        <vt:i4>1507386</vt:i4>
      </vt:variant>
      <vt:variant>
        <vt:i4>158</vt:i4>
      </vt:variant>
      <vt:variant>
        <vt:i4>0</vt:i4>
      </vt:variant>
      <vt:variant>
        <vt:i4>5</vt:i4>
      </vt:variant>
      <vt:variant>
        <vt:lpwstr/>
      </vt:variant>
      <vt:variant>
        <vt:lpwstr>_Toc218838314</vt:lpwstr>
      </vt:variant>
      <vt:variant>
        <vt:i4>1507386</vt:i4>
      </vt:variant>
      <vt:variant>
        <vt:i4>152</vt:i4>
      </vt:variant>
      <vt:variant>
        <vt:i4>0</vt:i4>
      </vt:variant>
      <vt:variant>
        <vt:i4>5</vt:i4>
      </vt:variant>
      <vt:variant>
        <vt:lpwstr/>
      </vt:variant>
      <vt:variant>
        <vt:lpwstr>_Toc218838313</vt:lpwstr>
      </vt:variant>
      <vt:variant>
        <vt:i4>1507386</vt:i4>
      </vt:variant>
      <vt:variant>
        <vt:i4>146</vt:i4>
      </vt:variant>
      <vt:variant>
        <vt:i4>0</vt:i4>
      </vt:variant>
      <vt:variant>
        <vt:i4>5</vt:i4>
      </vt:variant>
      <vt:variant>
        <vt:lpwstr/>
      </vt:variant>
      <vt:variant>
        <vt:lpwstr>_Toc218838312</vt:lpwstr>
      </vt:variant>
      <vt:variant>
        <vt:i4>1507386</vt:i4>
      </vt:variant>
      <vt:variant>
        <vt:i4>140</vt:i4>
      </vt:variant>
      <vt:variant>
        <vt:i4>0</vt:i4>
      </vt:variant>
      <vt:variant>
        <vt:i4>5</vt:i4>
      </vt:variant>
      <vt:variant>
        <vt:lpwstr/>
      </vt:variant>
      <vt:variant>
        <vt:lpwstr>_Toc218838311</vt:lpwstr>
      </vt:variant>
      <vt:variant>
        <vt:i4>1507386</vt:i4>
      </vt:variant>
      <vt:variant>
        <vt:i4>134</vt:i4>
      </vt:variant>
      <vt:variant>
        <vt:i4>0</vt:i4>
      </vt:variant>
      <vt:variant>
        <vt:i4>5</vt:i4>
      </vt:variant>
      <vt:variant>
        <vt:lpwstr/>
      </vt:variant>
      <vt:variant>
        <vt:lpwstr>_Toc218838310</vt:lpwstr>
      </vt:variant>
      <vt:variant>
        <vt:i4>1441850</vt:i4>
      </vt:variant>
      <vt:variant>
        <vt:i4>128</vt:i4>
      </vt:variant>
      <vt:variant>
        <vt:i4>0</vt:i4>
      </vt:variant>
      <vt:variant>
        <vt:i4>5</vt:i4>
      </vt:variant>
      <vt:variant>
        <vt:lpwstr/>
      </vt:variant>
      <vt:variant>
        <vt:lpwstr>_Toc218838309</vt:lpwstr>
      </vt:variant>
      <vt:variant>
        <vt:i4>1441850</vt:i4>
      </vt:variant>
      <vt:variant>
        <vt:i4>122</vt:i4>
      </vt:variant>
      <vt:variant>
        <vt:i4>0</vt:i4>
      </vt:variant>
      <vt:variant>
        <vt:i4>5</vt:i4>
      </vt:variant>
      <vt:variant>
        <vt:lpwstr/>
      </vt:variant>
      <vt:variant>
        <vt:lpwstr>_Toc218838308</vt:lpwstr>
      </vt:variant>
      <vt:variant>
        <vt:i4>1441850</vt:i4>
      </vt:variant>
      <vt:variant>
        <vt:i4>116</vt:i4>
      </vt:variant>
      <vt:variant>
        <vt:i4>0</vt:i4>
      </vt:variant>
      <vt:variant>
        <vt:i4>5</vt:i4>
      </vt:variant>
      <vt:variant>
        <vt:lpwstr/>
      </vt:variant>
      <vt:variant>
        <vt:lpwstr>_Toc218838307</vt:lpwstr>
      </vt:variant>
      <vt:variant>
        <vt:i4>1441850</vt:i4>
      </vt:variant>
      <vt:variant>
        <vt:i4>110</vt:i4>
      </vt:variant>
      <vt:variant>
        <vt:i4>0</vt:i4>
      </vt:variant>
      <vt:variant>
        <vt:i4>5</vt:i4>
      </vt:variant>
      <vt:variant>
        <vt:lpwstr/>
      </vt:variant>
      <vt:variant>
        <vt:lpwstr>_Toc218838306</vt:lpwstr>
      </vt:variant>
      <vt:variant>
        <vt:i4>1441850</vt:i4>
      </vt:variant>
      <vt:variant>
        <vt:i4>104</vt:i4>
      </vt:variant>
      <vt:variant>
        <vt:i4>0</vt:i4>
      </vt:variant>
      <vt:variant>
        <vt:i4>5</vt:i4>
      </vt:variant>
      <vt:variant>
        <vt:lpwstr/>
      </vt:variant>
      <vt:variant>
        <vt:lpwstr>_Toc218838305</vt:lpwstr>
      </vt:variant>
      <vt:variant>
        <vt:i4>1441850</vt:i4>
      </vt:variant>
      <vt:variant>
        <vt:i4>98</vt:i4>
      </vt:variant>
      <vt:variant>
        <vt:i4>0</vt:i4>
      </vt:variant>
      <vt:variant>
        <vt:i4>5</vt:i4>
      </vt:variant>
      <vt:variant>
        <vt:lpwstr/>
      </vt:variant>
      <vt:variant>
        <vt:lpwstr>_Toc218838304</vt:lpwstr>
      </vt:variant>
      <vt:variant>
        <vt:i4>1441850</vt:i4>
      </vt:variant>
      <vt:variant>
        <vt:i4>92</vt:i4>
      </vt:variant>
      <vt:variant>
        <vt:i4>0</vt:i4>
      </vt:variant>
      <vt:variant>
        <vt:i4>5</vt:i4>
      </vt:variant>
      <vt:variant>
        <vt:lpwstr/>
      </vt:variant>
      <vt:variant>
        <vt:lpwstr>_Toc218838303</vt:lpwstr>
      </vt:variant>
      <vt:variant>
        <vt:i4>1441850</vt:i4>
      </vt:variant>
      <vt:variant>
        <vt:i4>86</vt:i4>
      </vt:variant>
      <vt:variant>
        <vt:i4>0</vt:i4>
      </vt:variant>
      <vt:variant>
        <vt:i4>5</vt:i4>
      </vt:variant>
      <vt:variant>
        <vt:lpwstr/>
      </vt:variant>
      <vt:variant>
        <vt:lpwstr>_Toc218838302</vt:lpwstr>
      </vt:variant>
      <vt:variant>
        <vt:i4>1441850</vt:i4>
      </vt:variant>
      <vt:variant>
        <vt:i4>80</vt:i4>
      </vt:variant>
      <vt:variant>
        <vt:i4>0</vt:i4>
      </vt:variant>
      <vt:variant>
        <vt:i4>5</vt:i4>
      </vt:variant>
      <vt:variant>
        <vt:lpwstr/>
      </vt:variant>
      <vt:variant>
        <vt:lpwstr>_Toc218838301</vt:lpwstr>
      </vt:variant>
      <vt:variant>
        <vt:i4>1441850</vt:i4>
      </vt:variant>
      <vt:variant>
        <vt:i4>74</vt:i4>
      </vt:variant>
      <vt:variant>
        <vt:i4>0</vt:i4>
      </vt:variant>
      <vt:variant>
        <vt:i4>5</vt:i4>
      </vt:variant>
      <vt:variant>
        <vt:lpwstr/>
      </vt:variant>
      <vt:variant>
        <vt:lpwstr>_Toc218838300</vt:lpwstr>
      </vt:variant>
      <vt:variant>
        <vt:i4>2031675</vt:i4>
      </vt:variant>
      <vt:variant>
        <vt:i4>68</vt:i4>
      </vt:variant>
      <vt:variant>
        <vt:i4>0</vt:i4>
      </vt:variant>
      <vt:variant>
        <vt:i4>5</vt:i4>
      </vt:variant>
      <vt:variant>
        <vt:lpwstr/>
      </vt:variant>
      <vt:variant>
        <vt:lpwstr>_Toc218838299</vt:lpwstr>
      </vt:variant>
      <vt:variant>
        <vt:i4>2031675</vt:i4>
      </vt:variant>
      <vt:variant>
        <vt:i4>62</vt:i4>
      </vt:variant>
      <vt:variant>
        <vt:i4>0</vt:i4>
      </vt:variant>
      <vt:variant>
        <vt:i4>5</vt:i4>
      </vt:variant>
      <vt:variant>
        <vt:lpwstr/>
      </vt:variant>
      <vt:variant>
        <vt:lpwstr>_Toc218838298</vt:lpwstr>
      </vt:variant>
      <vt:variant>
        <vt:i4>2031675</vt:i4>
      </vt:variant>
      <vt:variant>
        <vt:i4>56</vt:i4>
      </vt:variant>
      <vt:variant>
        <vt:i4>0</vt:i4>
      </vt:variant>
      <vt:variant>
        <vt:i4>5</vt:i4>
      </vt:variant>
      <vt:variant>
        <vt:lpwstr/>
      </vt:variant>
      <vt:variant>
        <vt:lpwstr>_Toc218838297</vt:lpwstr>
      </vt:variant>
      <vt:variant>
        <vt:i4>2031675</vt:i4>
      </vt:variant>
      <vt:variant>
        <vt:i4>50</vt:i4>
      </vt:variant>
      <vt:variant>
        <vt:i4>0</vt:i4>
      </vt:variant>
      <vt:variant>
        <vt:i4>5</vt:i4>
      </vt:variant>
      <vt:variant>
        <vt:lpwstr/>
      </vt:variant>
      <vt:variant>
        <vt:lpwstr>_Toc218838296</vt:lpwstr>
      </vt:variant>
      <vt:variant>
        <vt:i4>2031675</vt:i4>
      </vt:variant>
      <vt:variant>
        <vt:i4>44</vt:i4>
      </vt:variant>
      <vt:variant>
        <vt:i4>0</vt:i4>
      </vt:variant>
      <vt:variant>
        <vt:i4>5</vt:i4>
      </vt:variant>
      <vt:variant>
        <vt:lpwstr/>
      </vt:variant>
      <vt:variant>
        <vt:lpwstr>_Toc218838295</vt:lpwstr>
      </vt:variant>
      <vt:variant>
        <vt:i4>2031675</vt:i4>
      </vt:variant>
      <vt:variant>
        <vt:i4>38</vt:i4>
      </vt:variant>
      <vt:variant>
        <vt:i4>0</vt:i4>
      </vt:variant>
      <vt:variant>
        <vt:i4>5</vt:i4>
      </vt:variant>
      <vt:variant>
        <vt:lpwstr/>
      </vt:variant>
      <vt:variant>
        <vt:lpwstr>_Toc218838294</vt:lpwstr>
      </vt:variant>
      <vt:variant>
        <vt:i4>2031675</vt:i4>
      </vt:variant>
      <vt:variant>
        <vt:i4>32</vt:i4>
      </vt:variant>
      <vt:variant>
        <vt:i4>0</vt:i4>
      </vt:variant>
      <vt:variant>
        <vt:i4>5</vt:i4>
      </vt:variant>
      <vt:variant>
        <vt:lpwstr/>
      </vt:variant>
      <vt:variant>
        <vt:lpwstr>_Toc218838293</vt:lpwstr>
      </vt:variant>
      <vt:variant>
        <vt:i4>2031675</vt:i4>
      </vt:variant>
      <vt:variant>
        <vt:i4>26</vt:i4>
      </vt:variant>
      <vt:variant>
        <vt:i4>0</vt:i4>
      </vt:variant>
      <vt:variant>
        <vt:i4>5</vt:i4>
      </vt:variant>
      <vt:variant>
        <vt:lpwstr/>
      </vt:variant>
      <vt:variant>
        <vt:lpwstr>_Toc218838292</vt:lpwstr>
      </vt:variant>
      <vt:variant>
        <vt:i4>2031675</vt:i4>
      </vt:variant>
      <vt:variant>
        <vt:i4>20</vt:i4>
      </vt:variant>
      <vt:variant>
        <vt:i4>0</vt:i4>
      </vt:variant>
      <vt:variant>
        <vt:i4>5</vt:i4>
      </vt:variant>
      <vt:variant>
        <vt:lpwstr/>
      </vt:variant>
      <vt:variant>
        <vt:lpwstr>_Toc218838291</vt:lpwstr>
      </vt:variant>
      <vt:variant>
        <vt:i4>2031675</vt:i4>
      </vt:variant>
      <vt:variant>
        <vt:i4>14</vt:i4>
      </vt:variant>
      <vt:variant>
        <vt:i4>0</vt:i4>
      </vt:variant>
      <vt:variant>
        <vt:i4>5</vt:i4>
      </vt:variant>
      <vt:variant>
        <vt:lpwstr/>
      </vt:variant>
      <vt:variant>
        <vt:lpwstr>_Toc218838290</vt:lpwstr>
      </vt:variant>
      <vt:variant>
        <vt:i4>1966139</vt:i4>
      </vt:variant>
      <vt:variant>
        <vt:i4>8</vt:i4>
      </vt:variant>
      <vt:variant>
        <vt:i4>0</vt:i4>
      </vt:variant>
      <vt:variant>
        <vt:i4>5</vt:i4>
      </vt:variant>
      <vt:variant>
        <vt:lpwstr/>
      </vt:variant>
      <vt:variant>
        <vt:lpwstr>_Toc218838289</vt:lpwstr>
      </vt:variant>
      <vt:variant>
        <vt:i4>1966139</vt:i4>
      </vt:variant>
      <vt:variant>
        <vt:i4>2</vt:i4>
      </vt:variant>
      <vt:variant>
        <vt:i4>0</vt:i4>
      </vt:variant>
      <vt:variant>
        <vt:i4>5</vt:i4>
      </vt:variant>
      <vt:variant>
        <vt:lpwstr/>
      </vt:variant>
      <vt:variant>
        <vt:lpwstr>_Toc218838288</vt:lpwstr>
      </vt:variant>
      <vt:variant>
        <vt:i4>393219</vt:i4>
      </vt:variant>
      <vt:variant>
        <vt:i4>6</vt:i4>
      </vt:variant>
      <vt:variant>
        <vt:i4>0</vt:i4>
      </vt:variant>
      <vt:variant>
        <vt:i4>5</vt:i4>
      </vt:variant>
      <vt:variant>
        <vt:lpwstr>http://www.sos.state.co.us/CCR/Welcome.do</vt:lpwstr>
      </vt:variant>
      <vt:variant>
        <vt:lpwstr/>
      </vt:variant>
      <vt:variant>
        <vt:i4>393219</vt:i4>
      </vt:variant>
      <vt:variant>
        <vt:i4>3</vt:i4>
      </vt:variant>
      <vt:variant>
        <vt:i4>0</vt:i4>
      </vt:variant>
      <vt:variant>
        <vt:i4>5</vt:i4>
      </vt:variant>
      <vt:variant>
        <vt:lpwstr>http://www.sos.state.co.us/CCR/Welcome.do</vt:lpwstr>
      </vt:variant>
      <vt:variant>
        <vt:lpwstr/>
      </vt:variant>
      <vt:variant>
        <vt:i4>393219</vt:i4>
      </vt:variant>
      <vt:variant>
        <vt:i4>0</vt:i4>
      </vt:variant>
      <vt:variant>
        <vt:i4>0</vt:i4>
      </vt:variant>
      <vt:variant>
        <vt:i4>5</vt:i4>
      </vt:variant>
      <vt:variant>
        <vt:lpwstr>http://www.sos.state.co.us/CCR/Welcome.do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2026-09-16T19:37:00Z</dcterms:created>
  <dcterms:modified xsi:type="dcterms:W3CDTF">2026-09-24T22:08:00Z</dcterms:modified>
</cp:coreProperties>
</file>