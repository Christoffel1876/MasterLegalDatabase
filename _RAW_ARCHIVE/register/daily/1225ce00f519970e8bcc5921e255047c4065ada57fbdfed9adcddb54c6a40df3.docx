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BBA49" w14:textId="77777777" w:rsidR="00877FE1" w:rsidRDefault="00000000">
      <w:pPr>
        <w:pStyle w:val="Title"/>
        <w:ind w:left="2" w:hanging="4"/>
        <w:rPr>
          <w:b w:val="0"/>
          <w:bCs w:val="0"/>
          <w:u w:val="none"/>
        </w:rPr>
      </w:pPr>
      <w:bookmarkStart w:id="0" w:name="_dnlcl4orza6i" w:colFirst="0" w:colLast="0"/>
      <w:bookmarkEnd w:id="0"/>
      <w:r>
        <w:rPr>
          <w:b w:val="0"/>
          <w:bCs w:val="0"/>
          <w:u w:val="none"/>
        </w:rPr>
        <w:t xml:space="preserve">Colorado State Board of Human Services </w:t>
      </w:r>
    </w:p>
    <w:p w14:paraId="14469023" w14:textId="77777777" w:rsidR="00877FE1" w:rsidRDefault="00877FE1">
      <w:pPr>
        <w:pStyle w:val="Title"/>
        <w:ind w:left="2" w:hanging="4"/>
        <w:rPr>
          <w:b w:val="0"/>
          <w:bCs w:val="0"/>
          <w:u w:val="none"/>
        </w:rPr>
      </w:pPr>
      <w:bookmarkStart w:id="1" w:name="_5jfe9csh8oox" w:colFirst="0" w:colLast="0"/>
      <w:bookmarkEnd w:id="1"/>
    </w:p>
    <w:p w14:paraId="72144DE0" w14:textId="77777777" w:rsidR="00877FE1" w:rsidRDefault="00000000" w:rsidP="00291D1D">
      <w:pPr>
        <w:pStyle w:val="Heading1"/>
      </w:pPr>
      <w:bookmarkStart w:id="2" w:name="_obxuxyt8y2fi" w:colFirst="0" w:colLast="0"/>
      <w:bookmarkEnd w:id="2"/>
      <w:r>
        <w:t>RULEMAKING PACKET</w:t>
      </w:r>
    </w:p>
    <w:p w14:paraId="0FFC8F4D" w14:textId="77777777" w:rsidR="00877FE1" w:rsidRDefault="00877FE1">
      <w:pPr>
        <w:ind w:hanging="2"/>
        <w:rPr>
          <w:sz w:val="22"/>
          <w:szCs w:val="22"/>
        </w:rPr>
      </w:pPr>
    </w:p>
    <w:p w14:paraId="67123970" w14:textId="77777777" w:rsidR="00877FE1" w:rsidRPr="00FD74F8" w:rsidRDefault="00000000" w:rsidP="00291D1D">
      <w:pPr>
        <w:pStyle w:val="Heading2"/>
        <w:jc w:val="both"/>
      </w:pPr>
      <w:bookmarkStart w:id="3" w:name="_ofx6g2j7z8if" w:colFirst="0" w:colLast="0"/>
      <w:bookmarkEnd w:id="3"/>
      <w:r w:rsidRPr="00FD74F8">
        <w:t>1: Summary of Proposed Rule Change</w:t>
      </w:r>
    </w:p>
    <w:p w14:paraId="41326DEE" w14:textId="77777777" w:rsidR="00877FE1" w:rsidRDefault="00000000">
      <w:pPr>
        <w:spacing w:before="240" w:after="240"/>
        <w:ind w:hanging="2"/>
        <w:rPr>
          <w:rFonts w:ascii="Trebuchet MS" w:eastAsia="Trebuchet MS" w:hAnsi="Trebuchet MS" w:cs="Trebuchet MS"/>
          <w:b/>
          <w:bCs/>
          <w:sz w:val="22"/>
          <w:szCs w:val="22"/>
        </w:rPr>
      </w:pPr>
      <w:r>
        <w:rPr>
          <w:rFonts w:ascii="Trebuchet MS" w:eastAsia="Trebuchet MS" w:hAnsi="Trebuchet MS" w:cs="Trebuchet MS"/>
          <w:sz w:val="22"/>
          <w:szCs w:val="22"/>
        </w:rPr>
        <w:t xml:space="preserve">Explain in </w:t>
      </w:r>
      <w:r>
        <w:rPr>
          <w:rFonts w:ascii="Trebuchet MS" w:eastAsia="Trebuchet MS" w:hAnsi="Trebuchet MS" w:cs="Trebuchet MS"/>
          <w:b/>
          <w:bCs/>
          <w:sz w:val="22"/>
          <w:szCs w:val="22"/>
        </w:rPr>
        <w:t>plain language</w:t>
      </w:r>
      <w:r>
        <w:rPr>
          <w:rFonts w:ascii="Trebuchet MS" w:eastAsia="Trebuchet MS" w:hAnsi="Trebuchet MS" w:cs="Trebuchet MS"/>
          <w:sz w:val="22"/>
          <w:szCs w:val="22"/>
        </w:rPr>
        <w:t xml:space="preserve"> why the rule or rule change is necessary and what the program hopes to accomplish through this rule. </w:t>
      </w:r>
      <w:r>
        <w:rPr>
          <w:rFonts w:ascii="Trebuchet MS" w:eastAsia="Trebuchet MS" w:hAnsi="Trebuchet MS" w:cs="Trebuchet MS"/>
          <w:b/>
          <w:bCs/>
          <w:sz w:val="22"/>
          <w:szCs w:val="22"/>
        </w:rPr>
        <w:t>1500 Char max</w:t>
      </w:r>
    </w:p>
    <w:p w14:paraId="169A90A2" w14:textId="77777777" w:rsidR="00A62A8A" w:rsidRDefault="00A62A8A" w:rsidP="00A62A8A">
      <w:pPr>
        <w:ind w:left="2" w:hanging="4"/>
        <w:rPr>
          <w:rFonts w:ascii="Trebuchet MS" w:eastAsia="Trebuchet MS" w:hAnsi="Trebuchet MS" w:cs="Trebuchet MS"/>
          <w:highlight w:val="green"/>
        </w:rPr>
      </w:pPr>
      <w:r>
        <w:rPr>
          <w:rFonts w:ascii="Trebuchet MS" w:eastAsia="Trebuchet MS" w:hAnsi="Trebuchet MS" w:cs="Trebuchet MS"/>
        </w:rPr>
        <w:t xml:space="preserve">This rule </w:t>
      </w:r>
      <w:proofErr w:type="gramStart"/>
      <w:r>
        <w:rPr>
          <w:rFonts w:ascii="Trebuchet MS" w:eastAsia="Trebuchet MS" w:hAnsi="Trebuchet MS" w:cs="Trebuchet MS"/>
        </w:rPr>
        <w:t>packet  is</w:t>
      </w:r>
      <w:proofErr w:type="gramEnd"/>
      <w:r>
        <w:rPr>
          <w:rFonts w:ascii="Trebuchet MS" w:eastAsia="Trebuchet MS" w:hAnsi="Trebuchet MS" w:cs="Trebuchet MS"/>
        </w:rPr>
        <w:t xml:space="preserve"> necessary to update income calculations standards, incorporate current federal fiscal year income guidelines, and clarify how different types of income and application timeliness are handled regarding the Low-Income Energy Assistance Program (LEAP). These changes help ensure applications are reviewed consistently, fairly, and accurately for all applicants.  </w:t>
      </w:r>
    </w:p>
    <w:p w14:paraId="6F6E845A" w14:textId="77777777" w:rsidR="00A62A8A" w:rsidRDefault="00A62A8A">
      <w:pPr>
        <w:pStyle w:val="Title"/>
        <w:ind w:left="2" w:hanging="4"/>
        <w:jc w:val="left"/>
        <w:rPr>
          <w:b w:val="0"/>
          <w:bCs w:val="0"/>
          <w:u w:val="none"/>
        </w:rPr>
      </w:pPr>
    </w:p>
    <w:p w14:paraId="057325E3" w14:textId="0E946EE2" w:rsidR="00877FE1" w:rsidRDefault="00000000" w:rsidP="00291D1D">
      <w:pPr>
        <w:pStyle w:val="Heading2"/>
      </w:pPr>
      <w:r>
        <w:t xml:space="preserve">2: Procedural Analysis: </w:t>
      </w:r>
    </w:p>
    <w:p w14:paraId="63A111D9" w14:textId="77777777" w:rsidR="00291D1D" w:rsidRPr="00291D1D" w:rsidRDefault="00291D1D" w:rsidP="00291D1D"/>
    <w:p w14:paraId="2D811C81" w14:textId="77777777" w:rsidR="00877FE1" w:rsidRDefault="00000000">
      <w:pPr>
        <w:numPr>
          <w:ilvl w:val="0"/>
          <w:numId w:val="1"/>
        </w:numPr>
        <w:ind w:left="0" w:hanging="2"/>
        <w:rPr>
          <w:rFonts w:ascii="Trebuchet MS" w:eastAsia="Trebuchet MS" w:hAnsi="Trebuchet MS" w:cs="Trebuchet MS"/>
          <w:sz w:val="22"/>
          <w:szCs w:val="22"/>
        </w:rPr>
      </w:pPr>
      <w:sdt>
        <w:sdtPr>
          <w:alias w:val="SELECT ADOPTING ENTITY"/>
          <w:id w:val="2033248906"/>
          <w:dropDownList>
            <w:listItem w:displayText="SELECT ADOPTING AGENCY" w:value="SELECT ADOPTING AGENCY"/>
            <w:listItem w:displayText="State Board of Human Services" w:value="State Board of Human Services"/>
            <w:listItem w:displayText="Executive Director" w:value="Executive Director"/>
          </w:dropDownList>
        </w:sdtPr>
        <w:sdtContent>
          <w:r>
            <w:rPr>
              <w:rFonts w:ascii="Trebuchet MS" w:eastAsia="Trebuchet MS" w:hAnsi="Trebuchet MS" w:cs="Trebuchet MS"/>
              <w:color w:val="3D3D3D"/>
              <w:sz w:val="22"/>
              <w:szCs w:val="22"/>
              <w:shd w:val="clear" w:color="auto" w:fill="E6E6E6"/>
            </w:rPr>
            <w:t>State Board of Human Services</w:t>
          </w:r>
        </w:sdtContent>
      </w:sdt>
      <w:r>
        <w:rPr>
          <w:rFonts w:ascii="Trebuchet MS" w:eastAsia="Trebuchet MS" w:hAnsi="Trebuchet MS" w:cs="Trebuchet MS"/>
          <w:sz w:val="22"/>
          <w:szCs w:val="22"/>
        </w:rPr>
        <w:t xml:space="preserve">  [NOTE: This selection indicates the entity adopting the rule.]</w:t>
      </w:r>
    </w:p>
    <w:p w14:paraId="4D2F4CB1" w14:textId="77777777" w:rsidR="00877FE1" w:rsidRDefault="00877FE1">
      <w:pPr>
        <w:ind w:hanging="2"/>
        <w:rPr>
          <w:rFonts w:ascii="Trebuchet MS" w:eastAsia="Trebuchet MS" w:hAnsi="Trebuchet MS" w:cs="Trebuchet MS"/>
          <w:sz w:val="22"/>
          <w:szCs w:val="22"/>
        </w:rPr>
      </w:pPr>
    </w:p>
    <w:p w14:paraId="2A9DF53F" w14:textId="77777777" w:rsidR="00877FE1" w:rsidRDefault="00000000">
      <w:pPr>
        <w:numPr>
          <w:ilvl w:val="0"/>
          <w:numId w:val="1"/>
        </w:numPr>
        <w:ind w:left="0" w:hanging="2"/>
        <w:rPr>
          <w:rFonts w:ascii="Trebuchet MS" w:eastAsia="Trebuchet MS" w:hAnsi="Trebuchet MS" w:cs="Trebuchet MS"/>
          <w:sz w:val="22"/>
          <w:szCs w:val="22"/>
        </w:rPr>
      </w:pPr>
      <w:sdt>
        <w:sdtPr>
          <w:alias w:val="SELECT TYPE OF RULE"/>
          <w:id w:val="816257933"/>
          <w:dropDownList>
            <w:listItem w:displayText="SELECT TYPE OF RULE" w:value="SELECT TYPE OF RULE"/>
            <w:listItem w:displayText="Regular Rule" w:value="Regular Rule"/>
            <w:listItem w:displayText="Emergency Rule" w:value="Emergency Rule"/>
            <w:listItem w:displayText="Permanent Following Emergency" w:value="Permanent Following Emergency"/>
          </w:dropDownList>
        </w:sdtPr>
        <w:sdtContent>
          <w:r>
            <w:rPr>
              <w:rFonts w:ascii="Trebuchet MS" w:eastAsia="Trebuchet MS" w:hAnsi="Trebuchet MS" w:cs="Trebuchet MS"/>
              <w:color w:val="000000"/>
              <w:sz w:val="22"/>
              <w:szCs w:val="22"/>
              <w:shd w:val="clear" w:color="auto" w:fill="E8EAED"/>
            </w:rPr>
            <w:t>Regular Rule</w:t>
          </w:r>
        </w:sdtContent>
      </w:sdt>
      <w:r>
        <w:rPr>
          <w:rFonts w:ascii="Trebuchet MS" w:eastAsia="Trebuchet MS" w:hAnsi="Trebuchet MS" w:cs="Trebuchet MS"/>
          <w:sz w:val="22"/>
          <w:szCs w:val="22"/>
        </w:rPr>
        <w:t>[NOTE: This selection indicates the type of rule to be adopted. If Emergency, please include justification below in (b)(ii)]</w:t>
      </w:r>
    </w:p>
    <w:p w14:paraId="08D64EA7" w14:textId="77777777" w:rsidR="00877FE1" w:rsidRDefault="00877FE1">
      <w:pPr>
        <w:ind w:hanging="2"/>
        <w:rPr>
          <w:rFonts w:ascii="Trebuchet MS" w:eastAsia="Trebuchet MS" w:hAnsi="Trebuchet MS" w:cs="Trebuchet MS"/>
          <w:sz w:val="22"/>
          <w:szCs w:val="22"/>
        </w:rPr>
      </w:pPr>
    </w:p>
    <w:p w14:paraId="20940B33" w14:textId="77777777" w:rsidR="00877FE1" w:rsidRDefault="00000000">
      <w:pPr>
        <w:numPr>
          <w:ilvl w:val="1"/>
          <w:numId w:val="1"/>
        </w:numPr>
        <w:ind w:left="0" w:hanging="2"/>
        <w:rPr>
          <w:rFonts w:ascii="Trebuchet MS" w:eastAsia="Trebuchet MS" w:hAnsi="Trebuchet MS" w:cs="Trebuchet MS"/>
          <w:sz w:val="22"/>
          <w:szCs w:val="22"/>
        </w:rPr>
      </w:pPr>
      <w:sdt>
        <w:sdtPr>
          <w:alias w:val="Emergency Rule Rationale"/>
          <w:id w:val="942230876"/>
          <w:dropDownList>
            <w:listItem w:displayText="RATIONALE FOR EMERGENCY RULE" w:value="RATIONALE FOR EMERGENCY RULE"/>
            <w:listItem w:displayText="(1) Comply With Federal/State Law" w:value="(1) Comply With Federal/State Law"/>
            <w:listItem w:displayText="(2) Preserve Public Health/Safety/Welfare" w:value="(2) Preserve Public Health/Safety/Welfare"/>
            <w:listItem w:displayText="(3) Both 1 &amp; 2 - Comply with federal/state law and preserve public healthy/safety/welfare" w:value="(3) Both 1 &amp; 2 - Comply with federal/state law and preserve public healthy/safety/welfare"/>
            <w:listItem w:displayText="Not An Emergency Rule" w:value="Not An Emergency Rule"/>
          </w:dropDownList>
        </w:sdtPr>
        <w:sdtContent>
          <w:r>
            <w:rPr>
              <w:rFonts w:ascii="Trebuchet MS" w:eastAsia="Trebuchet MS" w:hAnsi="Trebuchet MS" w:cs="Trebuchet MS"/>
              <w:color w:val="000000"/>
              <w:sz w:val="22"/>
              <w:szCs w:val="22"/>
              <w:shd w:val="clear" w:color="auto" w:fill="E8EAED"/>
            </w:rPr>
            <w:t>Not An Emergency Rule</w:t>
          </w:r>
        </w:sdtContent>
      </w:sdt>
      <w:r>
        <w:rPr>
          <w:rFonts w:ascii="Trebuchet MS" w:eastAsia="Trebuchet MS" w:hAnsi="Trebuchet MS" w:cs="Trebuchet MS"/>
          <w:sz w:val="22"/>
          <w:szCs w:val="22"/>
        </w:rPr>
        <w:t xml:space="preserve"> [NOTE: Pick one only if Emergency.]</w:t>
      </w:r>
    </w:p>
    <w:p w14:paraId="7612D36E" w14:textId="0CFF008D" w:rsidR="00877FE1" w:rsidRDefault="00000000" w:rsidP="00A62A8A">
      <w:pPr>
        <w:numPr>
          <w:ilvl w:val="1"/>
          <w:numId w:val="1"/>
        </w:numPr>
        <w:ind w:left="0" w:hanging="2"/>
        <w:rPr>
          <w:rFonts w:ascii="Trebuchet MS" w:eastAsia="Trebuchet MS" w:hAnsi="Trebuchet MS" w:cs="Trebuchet MS"/>
          <w:sz w:val="22"/>
          <w:szCs w:val="22"/>
        </w:rPr>
      </w:pPr>
      <w:r>
        <w:rPr>
          <w:rFonts w:ascii="Trebuchet MS" w:eastAsia="Trebuchet MS" w:hAnsi="Trebuchet MS" w:cs="Trebuchet MS"/>
          <w:sz w:val="22"/>
          <w:szCs w:val="22"/>
        </w:rPr>
        <w:t>Justification for Emergency:</w:t>
      </w:r>
      <w:r w:rsidR="00A62A8A">
        <w:rPr>
          <w:rFonts w:ascii="Trebuchet MS" w:eastAsia="Trebuchet MS" w:hAnsi="Trebuchet MS" w:cs="Trebuchet MS"/>
          <w:sz w:val="22"/>
          <w:szCs w:val="22"/>
        </w:rPr>
        <w:t xml:space="preserve"> N/A</w:t>
      </w:r>
    </w:p>
    <w:p w14:paraId="46A374BD" w14:textId="77777777" w:rsidR="00A62A8A" w:rsidRDefault="00A62A8A" w:rsidP="00A62A8A">
      <w:pPr>
        <w:ind w:firstLine="0"/>
        <w:rPr>
          <w:rFonts w:ascii="Trebuchet MS" w:eastAsia="Trebuchet MS" w:hAnsi="Trebuchet MS" w:cs="Trebuchet MS"/>
          <w:sz w:val="22"/>
          <w:szCs w:val="22"/>
        </w:rPr>
      </w:pPr>
    </w:p>
    <w:p w14:paraId="4B4621AA" w14:textId="77777777" w:rsidR="00877FE1" w:rsidRDefault="00000000">
      <w:pPr>
        <w:numPr>
          <w:ilvl w:val="0"/>
          <w:numId w:val="1"/>
        </w:numPr>
        <w:ind w:left="0" w:hanging="2"/>
        <w:rPr>
          <w:rFonts w:ascii="Trebuchet MS" w:eastAsia="Trebuchet MS" w:hAnsi="Trebuchet MS" w:cs="Trebuchet MS"/>
          <w:sz w:val="22"/>
          <w:szCs w:val="22"/>
        </w:rPr>
      </w:pPr>
      <w:r>
        <w:rPr>
          <w:rFonts w:ascii="Trebuchet MS" w:eastAsia="Trebuchet MS" w:hAnsi="Trebuchet MS" w:cs="Trebuchet MS"/>
          <w:sz w:val="22"/>
          <w:szCs w:val="22"/>
        </w:rPr>
        <w:t>This package contains the following types of rules: [NOTE: Check all that apply.]</w:t>
      </w:r>
    </w:p>
    <w:p w14:paraId="5C865697" w14:textId="77777777" w:rsidR="00877FE1" w:rsidRDefault="00000000">
      <w:pPr>
        <w:ind w:hanging="2"/>
        <w:rPr>
          <w:rFonts w:ascii="Trebuchet MS" w:eastAsia="Trebuchet MS" w:hAnsi="Trebuchet MS" w:cs="Trebuchet MS"/>
          <w:sz w:val="22"/>
          <w:szCs w:val="22"/>
        </w:rPr>
      </w:pPr>
      <w:r>
        <w:rPr>
          <w:rFonts w:ascii="Trebuchet MS" w:eastAsia="Trebuchet MS" w:hAnsi="Trebuchet MS" w:cs="Trebuchet MS"/>
          <w:sz w:val="22"/>
          <w:szCs w:val="22"/>
        </w:rPr>
        <w:t xml:space="preserve">              </w:t>
      </w:r>
      <w:r>
        <w:rPr>
          <w:rFonts w:ascii="Trebuchet MS" w:eastAsia="Trebuchet MS" w:hAnsi="Trebuchet MS" w:cs="Trebuchet MS"/>
          <w:b/>
          <w:bCs/>
          <w:sz w:val="22"/>
          <w:szCs w:val="22"/>
        </w:rPr>
        <w:t xml:space="preserve"> </w:t>
      </w:r>
      <w:r>
        <w:rPr>
          <w:rFonts w:ascii="MS Gothic" w:eastAsia="MS Gothic" w:hAnsi="MS Gothic" w:cs="MS Gothic"/>
          <w:b/>
          <w:bCs/>
          <w:sz w:val="22"/>
          <w:szCs w:val="22"/>
        </w:rPr>
        <w:t>X</w:t>
      </w:r>
      <w:r>
        <w:rPr>
          <w:rFonts w:ascii="Trebuchet MS" w:eastAsia="Trebuchet MS" w:hAnsi="Trebuchet MS" w:cs="Trebuchet MS"/>
          <w:sz w:val="22"/>
          <w:szCs w:val="22"/>
        </w:rPr>
        <w:t xml:space="preserve"> New Rules                            </w:t>
      </w:r>
      <w:r>
        <w:rPr>
          <w:rFonts w:ascii="Trebuchet MS" w:eastAsia="Trebuchet MS" w:hAnsi="Trebuchet MS" w:cs="Trebuchet MS"/>
          <w:b/>
          <w:bCs/>
          <w:sz w:val="22"/>
          <w:szCs w:val="22"/>
        </w:rPr>
        <w:t xml:space="preserve">  </w:t>
      </w:r>
      <w:r>
        <w:rPr>
          <w:rFonts w:ascii="MS Gothic" w:eastAsia="MS Gothic" w:hAnsi="MS Gothic" w:cs="MS Gothic"/>
          <w:b/>
          <w:bCs/>
          <w:sz w:val="22"/>
          <w:szCs w:val="22"/>
        </w:rPr>
        <w:t>X</w:t>
      </w:r>
      <w:r>
        <w:rPr>
          <w:rFonts w:ascii="Trebuchet MS" w:eastAsia="Trebuchet MS" w:hAnsi="Trebuchet MS" w:cs="Trebuchet MS"/>
          <w:sz w:val="22"/>
          <w:szCs w:val="22"/>
        </w:rPr>
        <w:t xml:space="preserve"> Amended Rules                            </w:t>
      </w:r>
    </w:p>
    <w:p w14:paraId="28B4C4E9" w14:textId="77777777" w:rsidR="00877FE1" w:rsidRDefault="00000000">
      <w:pPr>
        <w:ind w:hanging="2"/>
        <w:rPr>
          <w:rFonts w:ascii="Trebuchet MS" w:eastAsia="Trebuchet MS" w:hAnsi="Trebuchet MS" w:cs="Trebuchet MS"/>
          <w:sz w:val="22"/>
          <w:szCs w:val="22"/>
        </w:rPr>
      </w:pPr>
      <w:r>
        <w:rPr>
          <w:rFonts w:ascii="Trebuchet MS" w:eastAsia="Trebuchet MS" w:hAnsi="Trebuchet MS" w:cs="Trebuchet MS"/>
          <w:sz w:val="22"/>
          <w:szCs w:val="22"/>
        </w:rPr>
        <w:t xml:space="preserve">               </w:t>
      </w:r>
      <w:r>
        <w:rPr>
          <w:rFonts w:ascii="MS Gothic" w:eastAsia="MS Gothic" w:hAnsi="MS Gothic" w:cs="MS Gothic"/>
          <w:sz w:val="22"/>
          <w:szCs w:val="22"/>
        </w:rPr>
        <w:t>☐</w:t>
      </w:r>
      <w:r>
        <w:rPr>
          <w:rFonts w:ascii="Trebuchet MS" w:eastAsia="Trebuchet MS" w:hAnsi="Trebuchet MS" w:cs="Trebuchet MS"/>
          <w:sz w:val="22"/>
          <w:szCs w:val="22"/>
        </w:rPr>
        <w:t xml:space="preserve"> Repealed Rules                       </w:t>
      </w:r>
      <w:r>
        <w:rPr>
          <w:rFonts w:ascii="MS Gothic" w:eastAsia="MS Gothic" w:hAnsi="MS Gothic" w:cs="MS Gothic"/>
          <w:sz w:val="22"/>
          <w:szCs w:val="22"/>
        </w:rPr>
        <w:t>☐</w:t>
      </w:r>
      <w:r>
        <w:rPr>
          <w:rFonts w:ascii="Trebuchet MS" w:eastAsia="Trebuchet MS" w:hAnsi="Trebuchet MS" w:cs="Trebuchet MS"/>
          <w:sz w:val="22"/>
          <w:szCs w:val="22"/>
        </w:rPr>
        <w:t xml:space="preserve"> Reviewed Rules</w:t>
      </w:r>
    </w:p>
    <w:p w14:paraId="39F2E142" w14:textId="77777777" w:rsidR="00877FE1" w:rsidRDefault="00877FE1">
      <w:pPr>
        <w:ind w:hanging="2"/>
        <w:rPr>
          <w:rFonts w:ascii="Trebuchet MS" w:eastAsia="Trebuchet MS" w:hAnsi="Trebuchet MS" w:cs="Trebuchet MS"/>
          <w:sz w:val="22"/>
          <w:szCs w:val="22"/>
        </w:rPr>
      </w:pPr>
    </w:p>
    <w:p w14:paraId="35B866D0" w14:textId="77777777" w:rsidR="00877FE1" w:rsidRDefault="00000000">
      <w:pPr>
        <w:numPr>
          <w:ilvl w:val="0"/>
          <w:numId w:val="1"/>
        </w:numPr>
        <w:ind w:left="0" w:hanging="2"/>
        <w:rPr>
          <w:rFonts w:ascii="Trebuchet MS" w:eastAsia="Trebuchet MS" w:hAnsi="Trebuchet MS" w:cs="Trebuchet MS"/>
          <w:sz w:val="22"/>
          <w:szCs w:val="22"/>
        </w:rPr>
      </w:pPr>
      <w:r>
        <w:rPr>
          <w:rFonts w:ascii="Trebuchet MS" w:eastAsia="Trebuchet MS" w:hAnsi="Trebuchet MS" w:cs="Trebuchet MS"/>
          <w:sz w:val="22"/>
          <w:szCs w:val="22"/>
        </w:rPr>
        <w:t>First SBHS Read Month: 08/07/2026_____   e) Second SBHS Read Month: _09/04/</w:t>
      </w:r>
      <w:proofErr w:type="gramStart"/>
      <w:r>
        <w:rPr>
          <w:rFonts w:ascii="Trebuchet MS" w:eastAsia="Trebuchet MS" w:hAnsi="Trebuchet MS" w:cs="Trebuchet MS"/>
          <w:sz w:val="22"/>
          <w:szCs w:val="22"/>
        </w:rPr>
        <w:t>2026__</w:t>
      </w:r>
      <w:proofErr w:type="gramEnd"/>
      <w:r>
        <w:rPr>
          <w:rFonts w:ascii="Trebuchet MS" w:eastAsia="Trebuchet MS" w:hAnsi="Trebuchet MS" w:cs="Trebuchet MS"/>
          <w:sz w:val="22"/>
          <w:szCs w:val="22"/>
        </w:rPr>
        <w:t>______</w:t>
      </w:r>
    </w:p>
    <w:p w14:paraId="7E4CF820" w14:textId="77777777" w:rsidR="00877FE1" w:rsidRDefault="00877FE1">
      <w:pPr>
        <w:ind w:hanging="2"/>
        <w:rPr>
          <w:rFonts w:ascii="Trebuchet MS" w:eastAsia="Trebuchet MS" w:hAnsi="Trebuchet MS" w:cs="Trebuchet MS"/>
          <w:sz w:val="22"/>
          <w:szCs w:val="22"/>
        </w:rPr>
      </w:pPr>
    </w:p>
    <w:p w14:paraId="69D7D72A" w14:textId="77777777" w:rsidR="00877FE1" w:rsidRDefault="00000000">
      <w:pPr>
        <w:ind w:hanging="2"/>
        <w:rPr>
          <w:rFonts w:ascii="Trebuchet MS" w:eastAsia="Trebuchet MS" w:hAnsi="Trebuchet MS" w:cs="Trebuchet MS"/>
          <w:sz w:val="22"/>
          <w:szCs w:val="22"/>
        </w:rPr>
      </w:pPr>
      <w:r>
        <w:rPr>
          <w:rFonts w:ascii="Trebuchet MS" w:eastAsia="Trebuchet MS" w:hAnsi="Trebuchet MS" w:cs="Trebuchet MS"/>
          <w:sz w:val="22"/>
          <w:szCs w:val="22"/>
        </w:rPr>
        <w:t>f)</w:t>
      </w:r>
      <w:r>
        <w:rPr>
          <w:rFonts w:ascii="Trebuchet MS" w:eastAsia="Trebuchet MS" w:hAnsi="Trebuchet MS" w:cs="Trebuchet MS"/>
          <w:sz w:val="22"/>
          <w:szCs w:val="22"/>
        </w:rPr>
        <w:tab/>
        <w:t xml:space="preserve">Effective Date: _11/01/2026_______        g) Effective Dates is: </w:t>
      </w:r>
      <w:sdt>
        <w:sdtPr>
          <w:alias w:val=" INDICATE WHETHER EFFECTIVE DATE IS REQUIRED OR DISCRETIONARY"/>
          <w:id w:val="-1060965573"/>
          <w:dropDownList>
            <w:listItem w:displayText=" INDICATE WHETHER EFFECTIVE DATE IS REQUIRED OR DISCRETIONARY" w:value=" INDICATE WHETHER EFFECTIVE DATE IS REQUIRED OR DISCRETIONARY"/>
            <w:listItem w:displayText="Required - Statutory" w:value="Required - Statutory"/>
            <w:listItem w:displayText="Required - Other" w:value="Required - Other"/>
            <w:listItem w:displayText="Discretionary" w:value="Discretionary"/>
          </w:dropDownList>
        </w:sdtPr>
        <w:sdtContent>
          <w:r>
            <w:rPr>
              <w:rFonts w:ascii="Trebuchet MS" w:eastAsia="Trebuchet MS" w:hAnsi="Trebuchet MS" w:cs="Trebuchet MS"/>
              <w:color w:val="000000"/>
              <w:sz w:val="22"/>
              <w:szCs w:val="22"/>
              <w:shd w:val="clear" w:color="auto" w:fill="E8EAED"/>
            </w:rPr>
            <w:t>Required - Statutory</w:t>
          </w:r>
        </w:sdtContent>
      </w:sdt>
    </w:p>
    <w:p w14:paraId="186643B2" w14:textId="77777777" w:rsidR="00877FE1" w:rsidRDefault="00877FE1">
      <w:pPr>
        <w:ind w:hanging="2"/>
        <w:rPr>
          <w:rFonts w:ascii="Trebuchet MS" w:eastAsia="Trebuchet MS" w:hAnsi="Trebuchet MS" w:cs="Trebuchet MS"/>
          <w:sz w:val="22"/>
          <w:szCs w:val="22"/>
        </w:rPr>
      </w:pPr>
    </w:p>
    <w:p w14:paraId="263FCA8C" w14:textId="77777777" w:rsidR="00877FE1" w:rsidRDefault="00000000" w:rsidP="00291D1D">
      <w:pPr>
        <w:pStyle w:val="Heading2"/>
      </w:pPr>
      <w:bookmarkStart w:id="4" w:name="_kpypo7rm0phu" w:colFirst="0" w:colLast="0"/>
      <w:bookmarkEnd w:id="4"/>
      <w:r>
        <w:t>3: Regulatory Analysis:</w:t>
      </w:r>
    </w:p>
    <w:p w14:paraId="784A3040" w14:textId="77777777" w:rsidR="00877FE1" w:rsidRDefault="00000000">
      <w:pPr>
        <w:spacing w:before="240"/>
        <w:ind w:firstLine="0"/>
        <w:rPr>
          <w:rFonts w:ascii="Trebuchet MS" w:eastAsia="Trebuchet MS" w:hAnsi="Trebuchet MS" w:cs="Trebuchet MS"/>
          <w:sz w:val="22"/>
          <w:szCs w:val="22"/>
        </w:rPr>
      </w:pPr>
      <w:r>
        <w:rPr>
          <w:rFonts w:ascii="Trebuchet MS" w:eastAsia="Trebuchet MS" w:hAnsi="Trebuchet MS" w:cs="Trebuchet MS"/>
          <w:sz w:val="22"/>
          <w:szCs w:val="22"/>
        </w:rPr>
        <w:t xml:space="preserve">a) List of groups impacted by this rule. [NOTE: List groups of </w:t>
      </w:r>
      <w:proofErr w:type="gramStart"/>
      <w:r>
        <w:rPr>
          <w:rFonts w:ascii="Trebuchet MS" w:eastAsia="Trebuchet MS" w:hAnsi="Trebuchet MS" w:cs="Trebuchet MS"/>
          <w:sz w:val="22"/>
          <w:szCs w:val="22"/>
        </w:rPr>
        <w:t>persons</w:t>
      </w:r>
      <w:proofErr w:type="gramEnd"/>
      <w:r>
        <w:rPr>
          <w:rFonts w:ascii="Trebuchet MS" w:eastAsia="Trebuchet MS" w:hAnsi="Trebuchet MS" w:cs="Trebuchet MS"/>
          <w:sz w:val="22"/>
          <w:szCs w:val="22"/>
        </w:rPr>
        <w:t xml:space="preserve"> will benefit, bear the burdens or be adversely impacted by this rule.] </w:t>
      </w:r>
    </w:p>
    <w:p w14:paraId="3D76603D" w14:textId="77777777" w:rsidR="00A62A8A" w:rsidRDefault="00A62A8A">
      <w:pPr>
        <w:spacing w:before="240"/>
        <w:ind w:firstLine="0"/>
        <w:rPr>
          <w:rFonts w:ascii="Trebuchet MS" w:eastAsia="Trebuchet MS" w:hAnsi="Trebuchet MS" w:cs="Trebuchet MS"/>
          <w:sz w:val="22"/>
          <w:szCs w:val="22"/>
        </w:rPr>
      </w:pPr>
    </w:p>
    <w:p w14:paraId="088B92C5" w14:textId="75ED37FE" w:rsidR="00877FE1" w:rsidRDefault="00A62A8A" w:rsidP="00A62A8A">
      <w:pPr>
        <w:ind w:left="2" w:hanging="4"/>
        <w:rPr>
          <w:rFonts w:ascii="Trebuchet MS" w:eastAsia="Trebuchet MS" w:hAnsi="Trebuchet MS" w:cs="Trebuchet MS"/>
          <w:sz w:val="22"/>
          <w:szCs w:val="22"/>
          <w:highlight w:val="green"/>
        </w:rPr>
      </w:pPr>
      <w:r>
        <w:rPr>
          <w:rFonts w:ascii="Trebuchet MS" w:eastAsia="Trebuchet MS" w:hAnsi="Trebuchet MS" w:cs="Trebuchet MS"/>
        </w:rPr>
        <w:t>These updates will assist eligibility techs by updating the Federal Income Guidelines for the current program fiscal year and enhance the client benefits by incorporating the current 60% State Median income guidelines.</w:t>
      </w:r>
    </w:p>
    <w:p w14:paraId="6D8A4271" w14:textId="77777777" w:rsidR="00877FE1" w:rsidRDefault="00877FE1">
      <w:pPr>
        <w:spacing w:after="240"/>
        <w:ind w:firstLine="0"/>
        <w:rPr>
          <w:rFonts w:ascii="Trebuchet MS" w:eastAsia="Trebuchet MS" w:hAnsi="Trebuchet MS" w:cs="Trebuchet MS"/>
          <w:sz w:val="22"/>
          <w:szCs w:val="22"/>
        </w:rPr>
      </w:pPr>
    </w:p>
    <w:p w14:paraId="6C23CFB3" w14:textId="77777777" w:rsidR="00877FE1" w:rsidRDefault="00000000">
      <w:pPr>
        <w:spacing w:after="240"/>
        <w:ind w:firstLine="0"/>
        <w:rPr>
          <w:rFonts w:ascii="Trebuchet MS" w:eastAsia="Trebuchet MS" w:hAnsi="Trebuchet MS" w:cs="Trebuchet MS"/>
          <w:sz w:val="22"/>
          <w:szCs w:val="22"/>
        </w:rPr>
      </w:pPr>
      <w:r>
        <w:rPr>
          <w:rFonts w:ascii="Trebuchet MS" w:eastAsia="Trebuchet MS" w:hAnsi="Trebuchet MS" w:cs="Trebuchet MS"/>
          <w:sz w:val="22"/>
          <w:szCs w:val="22"/>
        </w:rPr>
        <w:lastRenderedPageBreak/>
        <w:t xml:space="preserve">b) Describe the qualitative and quantitative impact. [NOTE: How will this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impact those groups listed above?  How many people will be impacted?  What are the short-term and long-term consequences of this rule?]</w:t>
      </w:r>
    </w:p>
    <w:p w14:paraId="0FB4CFC1" w14:textId="77777777" w:rsidR="00A62A8A" w:rsidRDefault="00A62A8A" w:rsidP="00A62A8A">
      <w:pPr>
        <w:ind w:left="2" w:hanging="4"/>
        <w:rPr>
          <w:rFonts w:ascii="Trebuchet MS" w:eastAsia="Trebuchet MS" w:hAnsi="Trebuchet MS" w:cs="Trebuchet MS"/>
        </w:rPr>
      </w:pPr>
      <w:r>
        <w:rPr>
          <w:rFonts w:ascii="Trebuchet MS" w:eastAsia="Trebuchet MS" w:hAnsi="Trebuchet MS" w:cs="Trebuchet MS"/>
        </w:rPr>
        <w:t>Based on the 2025-2026 data, it is estimated that this rule change will affect approximately over 100,000 applicants. Adding clarifying language for 65 eligibility technicians will ease application processing.</w:t>
      </w:r>
    </w:p>
    <w:p w14:paraId="0118393D" w14:textId="77777777" w:rsidR="00A62A8A" w:rsidRDefault="00A62A8A">
      <w:pPr>
        <w:spacing w:before="240" w:after="240"/>
        <w:ind w:firstLine="0"/>
        <w:rPr>
          <w:rFonts w:ascii="Trebuchet MS" w:eastAsia="Trebuchet MS" w:hAnsi="Trebuchet MS" w:cs="Trebuchet MS"/>
          <w:sz w:val="22"/>
          <w:szCs w:val="22"/>
        </w:rPr>
      </w:pPr>
    </w:p>
    <w:p w14:paraId="5DBF0D3B" w14:textId="35866D34" w:rsidR="00877FE1" w:rsidRDefault="00000000">
      <w:pPr>
        <w:spacing w:before="240" w:after="240"/>
        <w:ind w:firstLine="0"/>
        <w:rPr>
          <w:rFonts w:ascii="Trebuchet MS" w:eastAsia="Trebuchet MS" w:hAnsi="Trebuchet MS" w:cs="Trebuchet MS"/>
          <w:sz w:val="22"/>
          <w:szCs w:val="22"/>
        </w:rPr>
      </w:pPr>
      <w:r>
        <w:rPr>
          <w:rFonts w:ascii="Trebuchet MS" w:eastAsia="Trebuchet MS" w:hAnsi="Trebuchet MS" w:cs="Trebuchet MS"/>
          <w:sz w:val="22"/>
          <w:szCs w:val="22"/>
        </w:rPr>
        <w:t>c) State Board Authority for Rule</w:t>
      </w:r>
      <w:r>
        <w:rPr>
          <w:rFonts w:ascii="Trebuchet MS" w:eastAsia="Trebuchet MS" w:hAnsi="Trebuchet MS" w:cs="Trebuchet MS"/>
          <w:i/>
          <w:iCs/>
          <w:sz w:val="22"/>
          <w:szCs w:val="22"/>
        </w:rPr>
        <w:t xml:space="preserve"> </w:t>
      </w:r>
      <w:r>
        <w:rPr>
          <w:rFonts w:ascii="Trebuchet MS" w:eastAsia="Trebuchet MS" w:hAnsi="Trebuchet MS" w:cs="Trebuchet MS"/>
          <w:sz w:val="22"/>
          <w:szCs w:val="22"/>
        </w:rPr>
        <w:t>[NOTE: Provide statutory citations that authorize SBHS to promulgate rules.]</w:t>
      </w:r>
    </w:p>
    <w:p w14:paraId="48B12299" w14:textId="77777777" w:rsidR="00A62A8A" w:rsidRDefault="00A62A8A" w:rsidP="00A62A8A">
      <w:pPr>
        <w:ind w:left="2" w:hanging="4"/>
        <w:rPr>
          <w:rFonts w:ascii="Trebuchet MS" w:eastAsia="Trebuchet MS" w:hAnsi="Trebuchet MS" w:cs="Trebuchet MS"/>
          <w:highlight w:val="green"/>
        </w:rPr>
      </w:pPr>
      <w:r>
        <w:rPr>
          <w:rFonts w:ascii="Trebuchet MS" w:eastAsia="Trebuchet MS" w:hAnsi="Trebuchet MS" w:cs="Trebuchet MS"/>
        </w:rPr>
        <w:t>26-1-107, C.R.S. (2015)-State department to administer or supervise all forms of public assistance and welfare activities that are vested in the state department pursuant to law. The LEAP program administration is vested in the state department under 40-8.5-101</w:t>
      </w:r>
    </w:p>
    <w:p w14:paraId="37090D21" w14:textId="77777777" w:rsidR="00A62A8A" w:rsidRDefault="00A62A8A">
      <w:pPr>
        <w:spacing w:before="240" w:after="240"/>
        <w:ind w:firstLine="0"/>
        <w:rPr>
          <w:rFonts w:ascii="Trebuchet MS" w:eastAsia="Trebuchet MS" w:hAnsi="Trebuchet MS" w:cs="Trebuchet MS"/>
          <w:sz w:val="22"/>
          <w:szCs w:val="22"/>
        </w:rPr>
      </w:pPr>
    </w:p>
    <w:p w14:paraId="517E4F3E" w14:textId="5E9C8E39" w:rsidR="00877FE1" w:rsidRDefault="00000000">
      <w:pPr>
        <w:spacing w:before="240" w:after="240"/>
        <w:ind w:firstLine="0"/>
        <w:rPr>
          <w:rFonts w:ascii="Trebuchet MS" w:eastAsia="Trebuchet MS" w:hAnsi="Trebuchet MS" w:cs="Trebuchet MS"/>
          <w:sz w:val="22"/>
          <w:szCs w:val="22"/>
          <w:u w:val="single"/>
        </w:rPr>
      </w:pPr>
      <w:r>
        <w:rPr>
          <w:rFonts w:ascii="Trebuchet MS" w:eastAsia="Trebuchet MS" w:hAnsi="Trebuchet MS" w:cs="Trebuchet MS"/>
          <w:sz w:val="22"/>
          <w:szCs w:val="22"/>
        </w:rPr>
        <w:t>d) Program Authority for Rule</w:t>
      </w:r>
      <w:r>
        <w:rPr>
          <w:rFonts w:ascii="Trebuchet MS" w:eastAsia="Trebuchet MS" w:hAnsi="Trebuchet MS" w:cs="Trebuchet MS"/>
          <w:i/>
          <w:iCs/>
          <w:sz w:val="22"/>
          <w:szCs w:val="22"/>
        </w:rPr>
        <w:t xml:space="preserve"> </w:t>
      </w:r>
      <w:r>
        <w:rPr>
          <w:rFonts w:ascii="Trebuchet MS" w:eastAsia="Trebuchet MS" w:hAnsi="Trebuchet MS" w:cs="Trebuchet MS"/>
          <w:sz w:val="22"/>
          <w:szCs w:val="22"/>
        </w:rPr>
        <w:t xml:space="preserve">[NOTE: Give federal and/or state citations and a summary of the language authorizing the rule-making </w:t>
      </w:r>
      <w:r>
        <w:rPr>
          <w:rFonts w:ascii="Trebuchet MS" w:eastAsia="Trebuchet MS" w:hAnsi="Trebuchet MS" w:cs="Trebuchet MS"/>
          <w:sz w:val="22"/>
          <w:szCs w:val="22"/>
          <w:u w:val="single"/>
        </w:rPr>
        <w:t>function</w:t>
      </w:r>
      <w:r>
        <w:rPr>
          <w:rFonts w:ascii="Trebuchet MS" w:eastAsia="Trebuchet MS" w:hAnsi="Trebuchet MS" w:cs="Trebuchet MS"/>
          <w:sz w:val="22"/>
          <w:szCs w:val="22"/>
        </w:rPr>
        <w:t xml:space="preserve"> AND </w:t>
      </w:r>
      <w:r>
        <w:rPr>
          <w:rFonts w:ascii="Trebuchet MS" w:eastAsia="Trebuchet MS" w:hAnsi="Trebuchet MS" w:cs="Trebuchet MS"/>
          <w:sz w:val="22"/>
          <w:szCs w:val="22"/>
          <w:u w:val="single"/>
        </w:rPr>
        <w:t>authority.]</w:t>
      </w:r>
    </w:p>
    <w:p w14:paraId="3F6C87EB" w14:textId="77777777" w:rsidR="00A62A8A" w:rsidRDefault="00A62A8A">
      <w:pPr>
        <w:spacing w:before="240" w:after="240"/>
        <w:ind w:firstLine="0"/>
        <w:rPr>
          <w:rFonts w:ascii="Trebuchet MS" w:eastAsia="Trebuchet MS" w:hAnsi="Trebuchet MS" w:cs="Trebuchet MS"/>
        </w:rPr>
      </w:pPr>
      <w:r>
        <w:rPr>
          <w:rFonts w:ascii="Trebuchet MS" w:eastAsia="Trebuchet MS" w:hAnsi="Trebuchet MS" w:cs="Trebuchet MS"/>
        </w:rPr>
        <w:t>§ 40-8.5-101, C.R.S.; § 40-8.7-109, C.R.S.</w:t>
      </w:r>
    </w:p>
    <w:p w14:paraId="3342BC6D" w14:textId="77777777" w:rsidR="00A62A8A" w:rsidRDefault="00A62A8A">
      <w:pPr>
        <w:spacing w:before="240" w:after="240"/>
        <w:ind w:firstLine="0"/>
        <w:rPr>
          <w:rFonts w:ascii="Trebuchet MS" w:eastAsia="Trebuchet MS" w:hAnsi="Trebuchet MS" w:cs="Trebuchet MS"/>
        </w:rPr>
      </w:pPr>
    </w:p>
    <w:p w14:paraId="4EEBB5A7" w14:textId="70F6485B" w:rsidR="00877FE1" w:rsidRDefault="00000000">
      <w:pPr>
        <w:spacing w:before="240" w:after="240"/>
        <w:ind w:firstLine="0"/>
        <w:rPr>
          <w:rFonts w:ascii="Trebuchet MS" w:eastAsia="Trebuchet MS" w:hAnsi="Trebuchet MS" w:cs="Trebuchet MS"/>
          <w:sz w:val="22"/>
          <w:szCs w:val="22"/>
        </w:rPr>
      </w:pPr>
      <w:r>
        <w:rPr>
          <w:rFonts w:ascii="Trebuchet MS" w:eastAsia="Trebuchet MS" w:hAnsi="Trebuchet MS" w:cs="Trebuchet MS"/>
          <w:sz w:val="22"/>
          <w:szCs w:val="22"/>
        </w:rPr>
        <w:t xml:space="preserve">e) Does this rule incorporate material by reference? </w:t>
      </w:r>
      <w:sdt>
        <w:sdtPr>
          <w:alias w:val="RESPONSE REQUIRED"/>
          <w:id w:val="892260435"/>
          <w:dropDownList>
            <w:listItem w:displayText="RESPONSE REQUIRED" w:value="RESPONSE REQUIRED"/>
            <w:listItem w:displayText="Yes" w:value="Yes"/>
            <w:listItem w:displayText="No" w:value="No"/>
          </w:dropDownList>
        </w:sdtPr>
        <w:sdtContent>
          <w:r>
            <w:rPr>
              <w:rFonts w:ascii="Trebuchet MS" w:eastAsia="Trebuchet MS" w:hAnsi="Trebuchet MS" w:cs="Trebuchet MS"/>
              <w:color w:val="000000"/>
              <w:sz w:val="22"/>
              <w:szCs w:val="22"/>
              <w:u w:val="single"/>
              <w:shd w:val="clear" w:color="auto" w:fill="E8EAED"/>
            </w:rPr>
            <w:t>Yes</w:t>
          </w:r>
        </w:sdtContent>
      </w:sdt>
    </w:p>
    <w:p w14:paraId="43A4B224" w14:textId="77777777" w:rsidR="00877FE1" w:rsidRDefault="00000000">
      <w:pPr>
        <w:spacing w:before="240" w:after="240"/>
        <w:ind w:firstLine="0"/>
        <w:rPr>
          <w:rFonts w:ascii="Trebuchet MS" w:eastAsia="Trebuchet MS" w:hAnsi="Trebuchet MS" w:cs="Trebuchet MS"/>
          <w:sz w:val="22"/>
          <w:szCs w:val="22"/>
        </w:rPr>
      </w:pPr>
      <w:r>
        <w:rPr>
          <w:rFonts w:ascii="Trebuchet MS" w:eastAsia="Trebuchet MS" w:hAnsi="Trebuchet MS" w:cs="Trebuchet MS"/>
          <w:sz w:val="22"/>
          <w:szCs w:val="22"/>
        </w:rPr>
        <w:t xml:space="preserve">f) Does this repeat language found in statute? </w:t>
      </w:r>
      <w:sdt>
        <w:sdtPr>
          <w:alias w:val="RESPONSE REQUIRED"/>
          <w:id w:val="-1891246060"/>
          <w:dropDownList>
            <w:listItem w:displayText="RESPONSE REQUIRED" w:value="RESPONSE REQUIRED"/>
            <w:listItem w:displayText="Yes" w:value="Yes"/>
            <w:listItem w:displayText="No" w:value="No"/>
          </w:dropDownList>
        </w:sdtPr>
        <w:sdtContent>
          <w:r>
            <w:rPr>
              <w:rFonts w:ascii="Trebuchet MS" w:eastAsia="Trebuchet MS" w:hAnsi="Trebuchet MS" w:cs="Trebuchet MS"/>
              <w:color w:val="000000"/>
              <w:sz w:val="22"/>
              <w:szCs w:val="22"/>
              <w:u w:val="single"/>
              <w:shd w:val="clear" w:color="auto" w:fill="E8EAED"/>
            </w:rPr>
            <w:t>No</w:t>
          </w:r>
        </w:sdtContent>
      </w:sdt>
    </w:p>
    <w:p w14:paraId="2052ED31" w14:textId="77777777" w:rsidR="00877FE1" w:rsidRDefault="00000000">
      <w:pPr>
        <w:spacing w:before="240" w:after="240"/>
        <w:ind w:firstLine="0"/>
        <w:rPr>
          <w:rFonts w:ascii="Trebuchet MS" w:eastAsia="Trebuchet MS" w:hAnsi="Trebuchet MS" w:cs="Trebuchet MS"/>
          <w:sz w:val="22"/>
          <w:szCs w:val="22"/>
        </w:rPr>
      </w:pPr>
      <w:r>
        <w:rPr>
          <w:rFonts w:ascii="Trebuchet MS" w:eastAsia="Trebuchet MS" w:hAnsi="Trebuchet MS" w:cs="Trebuchet MS"/>
          <w:sz w:val="22"/>
          <w:szCs w:val="22"/>
        </w:rPr>
        <w:t xml:space="preserve">g) If the response to either (e) or (f) above were “yes,” please explain: </w:t>
      </w:r>
    </w:p>
    <w:p w14:paraId="53E91C35" w14:textId="77777777" w:rsidR="00A62A8A" w:rsidRDefault="00A62A8A" w:rsidP="00A62A8A">
      <w:pPr>
        <w:tabs>
          <w:tab w:val="left" w:pos="1440"/>
        </w:tabs>
        <w:ind w:firstLine="0"/>
        <w:rPr>
          <w:rFonts w:ascii="Trebuchet MS" w:eastAsia="Trebuchet MS" w:hAnsi="Trebuchet MS" w:cs="Trebuchet MS"/>
          <w:highlight w:val="green"/>
        </w:rPr>
      </w:pPr>
      <w:r>
        <w:rPr>
          <w:rFonts w:ascii="Trebuchet MS" w:eastAsia="Trebuchet MS" w:hAnsi="Trebuchet MS" w:cs="Trebuchet MS"/>
        </w:rPr>
        <w:t>Federal Income Guidelines for the federal fiscal year 26 to reflect 60% State Median Income.</w:t>
      </w:r>
    </w:p>
    <w:p w14:paraId="54C81F17" w14:textId="77777777" w:rsidR="00A62A8A" w:rsidRDefault="00A62A8A">
      <w:pPr>
        <w:spacing w:before="240" w:after="240"/>
        <w:ind w:firstLine="0"/>
        <w:rPr>
          <w:rFonts w:ascii="Trebuchet MS" w:eastAsia="Trebuchet MS" w:hAnsi="Trebuchet MS" w:cs="Trebuchet MS"/>
          <w:sz w:val="22"/>
          <w:szCs w:val="22"/>
        </w:rPr>
      </w:pPr>
    </w:p>
    <w:p w14:paraId="746AF795" w14:textId="44463766" w:rsidR="00877FE1" w:rsidRDefault="00000000">
      <w:pPr>
        <w:spacing w:before="240" w:after="240"/>
        <w:ind w:firstLine="0"/>
        <w:rPr>
          <w:rFonts w:ascii="Trebuchet MS" w:eastAsia="Trebuchet MS" w:hAnsi="Trebuchet MS" w:cs="Trebuchet MS"/>
          <w:sz w:val="22"/>
          <w:szCs w:val="22"/>
        </w:rPr>
      </w:pPr>
      <w:r>
        <w:rPr>
          <w:rFonts w:ascii="Trebuchet MS" w:eastAsia="Trebuchet MS" w:hAnsi="Trebuchet MS" w:cs="Trebuchet MS"/>
          <w:sz w:val="22"/>
          <w:szCs w:val="22"/>
        </w:rPr>
        <w:t>h) Data Description [NOTE: List and explain any data, such as studies, federal announcements, or questionnaires, which were relied upon when developing this rule?]</w:t>
      </w:r>
    </w:p>
    <w:p w14:paraId="1B16F9FE" w14:textId="77777777" w:rsidR="00A62A8A" w:rsidRDefault="00A62A8A" w:rsidP="00A62A8A">
      <w:pPr>
        <w:ind w:left="2" w:hanging="4"/>
        <w:rPr>
          <w:rFonts w:ascii="Trebuchet MS" w:eastAsia="Trebuchet MS" w:hAnsi="Trebuchet MS" w:cs="Trebuchet MS"/>
          <w:highlight w:val="green"/>
        </w:rPr>
      </w:pPr>
      <w:r>
        <w:rPr>
          <w:rFonts w:ascii="Trebuchet MS" w:eastAsia="Trebuchet MS" w:hAnsi="Trebuchet MS" w:cs="Trebuchet MS"/>
        </w:rPr>
        <w:t>The rule updates the citation to the federal State Median Income Guidelines for Federal Fiscal Year 2026-2027.</w:t>
      </w:r>
    </w:p>
    <w:p w14:paraId="22D3C3C9" w14:textId="77777777" w:rsidR="00A62A8A" w:rsidRDefault="00A62A8A">
      <w:pPr>
        <w:spacing w:before="240" w:after="240"/>
        <w:ind w:left="2" w:hanging="2"/>
        <w:rPr>
          <w:rFonts w:ascii="Trebuchet MS" w:eastAsia="Trebuchet MS" w:hAnsi="Trebuchet MS" w:cs="Trebuchet MS"/>
          <w:sz w:val="22"/>
          <w:szCs w:val="22"/>
        </w:rPr>
      </w:pPr>
    </w:p>
    <w:p w14:paraId="005E1C97" w14:textId="76B1ECBB" w:rsidR="00877FE1" w:rsidRDefault="00000000">
      <w:pPr>
        <w:spacing w:before="240" w:after="240"/>
        <w:ind w:left="2" w:hanging="2"/>
        <w:rPr>
          <w:rFonts w:ascii="Trebuchet MS" w:eastAsia="Trebuchet MS" w:hAnsi="Trebuchet MS" w:cs="Trebuchet MS"/>
          <w:sz w:val="22"/>
          <w:szCs w:val="22"/>
        </w:rPr>
      </w:pPr>
      <w:proofErr w:type="spellStart"/>
      <w:r>
        <w:rPr>
          <w:rFonts w:ascii="Trebuchet MS" w:eastAsia="Trebuchet MS" w:hAnsi="Trebuchet MS" w:cs="Trebuchet MS"/>
          <w:sz w:val="22"/>
          <w:szCs w:val="22"/>
        </w:rPr>
        <w:t>i</w:t>
      </w:r>
      <w:proofErr w:type="spellEnd"/>
      <w:r>
        <w:rPr>
          <w:rFonts w:ascii="Trebuchet MS" w:eastAsia="Trebuchet MS" w:hAnsi="Trebuchet MS" w:cs="Trebuchet MS"/>
          <w:sz w:val="22"/>
          <w:szCs w:val="22"/>
        </w:rPr>
        <w:t xml:space="preserve">) Alternatives to this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Explain why the program chose this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rather than taking no action or using another alternative. [NOTE: Describe any alternatives that were seriously considered. Are there any less costly or less intrusive ways to accomplish the purpose(s) of this </w:t>
      </w:r>
      <w:proofErr w:type="gramStart"/>
      <w:r>
        <w:rPr>
          <w:rFonts w:ascii="Trebuchet MS" w:eastAsia="Trebuchet MS" w:hAnsi="Trebuchet MS" w:cs="Trebuchet MS"/>
          <w:sz w:val="22"/>
          <w:szCs w:val="22"/>
        </w:rPr>
        <w:t>rule ?</w:t>
      </w:r>
      <w:proofErr w:type="gramEnd"/>
      <w:r>
        <w:rPr>
          <w:rFonts w:ascii="Trebuchet MS" w:eastAsia="Trebuchet MS" w:hAnsi="Trebuchet MS" w:cs="Trebuchet MS"/>
          <w:sz w:val="22"/>
          <w:szCs w:val="22"/>
        </w:rPr>
        <w:t xml:space="preserve"> Answer should NEVER be just “no alternative” answer should include “no alternative because…”]     </w:t>
      </w:r>
    </w:p>
    <w:p w14:paraId="03CC7266" w14:textId="77777777" w:rsidR="00A62A8A" w:rsidRDefault="00A62A8A" w:rsidP="00A62A8A">
      <w:pPr>
        <w:ind w:left="2" w:hanging="4"/>
        <w:rPr>
          <w:rFonts w:ascii="Trebuchet MS" w:eastAsia="Trebuchet MS" w:hAnsi="Trebuchet MS" w:cs="Trebuchet MS"/>
        </w:rPr>
      </w:pPr>
    </w:p>
    <w:p w14:paraId="7952C166" w14:textId="3B032C6F" w:rsidR="00A62A8A" w:rsidRDefault="00A62A8A" w:rsidP="00A62A8A">
      <w:pPr>
        <w:ind w:left="2" w:hanging="4"/>
        <w:rPr>
          <w:rFonts w:ascii="Trebuchet MS" w:eastAsia="Trebuchet MS" w:hAnsi="Trebuchet MS" w:cs="Trebuchet MS"/>
        </w:rPr>
      </w:pPr>
      <w:r>
        <w:rPr>
          <w:rFonts w:ascii="Trebuchet MS" w:eastAsia="Trebuchet MS" w:hAnsi="Trebuchet MS" w:cs="Trebuchet MS"/>
        </w:rPr>
        <w:t>No alternatives were considered because rulemaking is the only method available to update income guidelines and/or revise language for the upcoming program year.</w:t>
      </w:r>
    </w:p>
    <w:p w14:paraId="7550B497" w14:textId="77777777" w:rsidR="00A62A8A" w:rsidRDefault="00A62A8A">
      <w:pPr>
        <w:pStyle w:val="Title"/>
        <w:spacing w:before="240" w:after="240"/>
        <w:ind w:left="2" w:hanging="4"/>
        <w:jc w:val="left"/>
        <w:rPr>
          <w:b w:val="0"/>
          <w:bCs w:val="0"/>
          <w:u w:val="none"/>
        </w:rPr>
      </w:pPr>
      <w:bookmarkStart w:id="5" w:name="_gase9juhnm05" w:colFirst="0" w:colLast="0"/>
      <w:bookmarkEnd w:id="5"/>
    </w:p>
    <w:p w14:paraId="4713FE63" w14:textId="51A9ACA2" w:rsidR="00877FE1" w:rsidRDefault="00000000" w:rsidP="00291D1D">
      <w:pPr>
        <w:pStyle w:val="Heading2"/>
      </w:pPr>
      <w:r>
        <w:t>4</w:t>
      </w:r>
      <w:proofErr w:type="gramStart"/>
      <w:r>
        <w:t>.  Fiscal</w:t>
      </w:r>
      <w:proofErr w:type="gramEnd"/>
      <w:r>
        <w:t xml:space="preserve"> Impact </w:t>
      </w:r>
    </w:p>
    <w:p w14:paraId="6512EB9D" w14:textId="77777777" w:rsidR="00877FE1"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 xml:space="preserve">For each of the categories listed below explain the distribution of dollars; please identify the costs, revenues, matches or any changes in the distribution of funds even if such change has a total zero effect for any entity that falls within the category.  If this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requires one of the categories listed below to devote resources without receiving additional funding, please explain why the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is required and what consultation has occurred with those who will need to devote resources. [Answer should never be just “no impact” answer should include “no impact because….”]</w:t>
      </w:r>
    </w:p>
    <w:p w14:paraId="21E5C319" w14:textId="77777777" w:rsidR="00877FE1" w:rsidRDefault="00000000">
      <w:pPr>
        <w:spacing w:before="240"/>
        <w:ind w:firstLine="0"/>
        <w:rPr>
          <w:rFonts w:ascii="Trebuchet MS" w:eastAsia="Trebuchet MS" w:hAnsi="Trebuchet MS" w:cs="Trebuchet MS"/>
          <w:sz w:val="22"/>
          <w:szCs w:val="22"/>
        </w:rPr>
      </w:pPr>
      <w:r>
        <w:rPr>
          <w:rFonts w:ascii="Trebuchet MS" w:eastAsia="Trebuchet MS" w:hAnsi="Trebuchet MS" w:cs="Trebuchet MS"/>
          <w:sz w:val="22"/>
          <w:szCs w:val="22"/>
        </w:rPr>
        <w:t>a) State Fiscal Impact (Identify all state agencies with a fiscal impact, including any Colorado Benefits Management System (CBMS) change request costs required to implement this rule change)</w:t>
      </w:r>
    </w:p>
    <w:p w14:paraId="3D3EDC59" w14:textId="77777777" w:rsidR="00A62A8A" w:rsidRDefault="00A62A8A" w:rsidP="00A62A8A">
      <w:pPr>
        <w:ind w:left="2" w:hanging="4"/>
        <w:rPr>
          <w:rFonts w:ascii="Trebuchet MS" w:eastAsia="Trebuchet MS" w:hAnsi="Trebuchet MS" w:cs="Trebuchet MS"/>
        </w:rPr>
      </w:pPr>
    </w:p>
    <w:p w14:paraId="09346C8B" w14:textId="390CDB1E" w:rsidR="00A62A8A" w:rsidRDefault="00A62A8A" w:rsidP="00A62A8A">
      <w:pPr>
        <w:ind w:left="2" w:hanging="4"/>
        <w:rPr>
          <w:rFonts w:ascii="Trebuchet MS" w:eastAsia="Trebuchet MS" w:hAnsi="Trebuchet MS" w:cs="Trebuchet MS"/>
          <w:highlight w:val="green"/>
        </w:rPr>
      </w:pPr>
      <w:r>
        <w:rPr>
          <w:rFonts w:ascii="Trebuchet MS" w:eastAsia="Trebuchet MS" w:hAnsi="Trebuchet MS" w:cs="Trebuchet MS"/>
        </w:rPr>
        <w:t>No substantive impact to the State as the program is funded through the U.S. Department of Health and Human Services and the program is administered within the allotted federal monies.</w:t>
      </w:r>
    </w:p>
    <w:p w14:paraId="521F1524" w14:textId="77777777" w:rsidR="00A62A8A" w:rsidRDefault="00A62A8A">
      <w:pPr>
        <w:ind w:left="720" w:firstLine="0"/>
        <w:rPr>
          <w:rFonts w:ascii="Trebuchet MS" w:eastAsia="Trebuchet MS" w:hAnsi="Trebuchet MS" w:cs="Trebuchet MS"/>
          <w:sz w:val="22"/>
          <w:szCs w:val="22"/>
        </w:rPr>
      </w:pPr>
    </w:p>
    <w:p w14:paraId="3020223A" w14:textId="77777777" w:rsidR="00A62A8A" w:rsidRDefault="00A62A8A">
      <w:pPr>
        <w:ind w:left="720" w:firstLine="0"/>
        <w:rPr>
          <w:rFonts w:ascii="Trebuchet MS" w:eastAsia="Trebuchet MS" w:hAnsi="Trebuchet MS" w:cs="Trebuchet MS"/>
          <w:sz w:val="22"/>
          <w:szCs w:val="22"/>
        </w:rPr>
      </w:pPr>
    </w:p>
    <w:p w14:paraId="03050BC4" w14:textId="77777777" w:rsidR="00877FE1" w:rsidRDefault="00000000">
      <w:pPr>
        <w:ind w:firstLine="0"/>
        <w:rPr>
          <w:rFonts w:ascii="Trebuchet MS" w:eastAsia="Trebuchet MS" w:hAnsi="Trebuchet MS" w:cs="Trebuchet MS"/>
          <w:sz w:val="22"/>
          <w:szCs w:val="22"/>
        </w:rPr>
      </w:pPr>
      <w:r>
        <w:rPr>
          <w:rFonts w:ascii="Trebuchet MS" w:eastAsia="Trebuchet MS" w:hAnsi="Trebuchet MS" w:cs="Trebuchet MS"/>
          <w:sz w:val="22"/>
          <w:szCs w:val="22"/>
        </w:rPr>
        <w:t xml:space="preserve">b) County Fiscal Impact  </w:t>
      </w:r>
    </w:p>
    <w:p w14:paraId="73A11679" w14:textId="77777777" w:rsidR="00877FE1" w:rsidRDefault="00877FE1">
      <w:pPr>
        <w:ind w:left="1440" w:firstLine="0"/>
        <w:rPr>
          <w:rFonts w:ascii="Trebuchet MS" w:eastAsia="Trebuchet MS" w:hAnsi="Trebuchet MS" w:cs="Trebuchet MS"/>
          <w:b/>
          <w:bCs/>
          <w:sz w:val="22"/>
          <w:szCs w:val="22"/>
        </w:rPr>
      </w:pPr>
    </w:p>
    <w:p w14:paraId="4F409E8E" w14:textId="77777777" w:rsidR="00A62A8A" w:rsidRDefault="00A62A8A" w:rsidP="00A62A8A">
      <w:pPr>
        <w:ind w:left="2" w:hanging="4"/>
        <w:rPr>
          <w:rFonts w:ascii="Trebuchet MS" w:eastAsia="Trebuchet MS" w:hAnsi="Trebuchet MS" w:cs="Trebuchet MS"/>
        </w:rPr>
      </w:pPr>
      <w:r>
        <w:rPr>
          <w:rFonts w:ascii="Trebuchet MS" w:eastAsia="Trebuchet MS" w:hAnsi="Trebuchet MS" w:cs="Trebuchet MS"/>
        </w:rPr>
        <w:t>No substantive impact to counties/contractors as the State allocates the funds necessary to administer the program on the county/contractor level.  There are no significant changes to impact the workload or funding.</w:t>
      </w:r>
    </w:p>
    <w:p w14:paraId="069DFDB2" w14:textId="2D37C300" w:rsidR="00877FE1" w:rsidRDefault="00A62A8A" w:rsidP="00A62A8A">
      <w:pPr>
        <w:ind w:left="2" w:hanging="4"/>
        <w:rPr>
          <w:rFonts w:ascii="Trebuchet MS" w:eastAsia="Trebuchet MS" w:hAnsi="Trebuchet MS" w:cs="Trebuchet MS"/>
          <w:sz w:val="22"/>
          <w:szCs w:val="22"/>
        </w:rPr>
      </w:pPr>
      <w:r>
        <w:rPr>
          <w:rFonts w:ascii="Trebuchet MS" w:eastAsia="Trebuchet MS" w:hAnsi="Trebuchet MS" w:cs="Trebuchet MS"/>
          <w:sz w:val="22"/>
          <w:szCs w:val="22"/>
        </w:rPr>
        <w:t xml:space="preserve"> </w:t>
      </w:r>
    </w:p>
    <w:p w14:paraId="1E23E56D" w14:textId="77777777" w:rsidR="00A62A8A" w:rsidRDefault="00A62A8A">
      <w:pPr>
        <w:ind w:left="720" w:firstLine="0"/>
        <w:rPr>
          <w:rFonts w:ascii="Trebuchet MS" w:eastAsia="Trebuchet MS" w:hAnsi="Trebuchet MS" w:cs="Trebuchet MS"/>
          <w:sz w:val="22"/>
          <w:szCs w:val="22"/>
        </w:rPr>
      </w:pPr>
    </w:p>
    <w:p w14:paraId="761A53A0" w14:textId="77777777" w:rsidR="00877FE1" w:rsidRDefault="00000000">
      <w:pPr>
        <w:ind w:firstLine="0"/>
        <w:rPr>
          <w:rFonts w:ascii="Trebuchet MS" w:eastAsia="Trebuchet MS" w:hAnsi="Trebuchet MS" w:cs="Trebuchet MS"/>
          <w:sz w:val="22"/>
          <w:szCs w:val="22"/>
        </w:rPr>
      </w:pPr>
      <w:r>
        <w:rPr>
          <w:rFonts w:ascii="Trebuchet MS" w:eastAsia="Trebuchet MS" w:hAnsi="Trebuchet MS" w:cs="Trebuchet MS"/>
          <w:sz w:val="22"/>
          <w:szCs w:val="22"/>
        </w:rPr>
        <w:t>c) Federal Fiscal Impact</w:t>
      </w:r>
    </w:p>
    <w:p w14:paraId="7B222FB0" w14:textId="77777777" w:rsidR="00A62A8A" w:rsidRDefault="00A62A8A" w:rsidP="00A62A8A">
      <w:pPr>
        <w:ind w:left="2" w:hanging="4"/>
        <w:rPr>
          <w:rFonts w:ascii="Trebuchet MS" w:eastAsia="Trebuchet MS" w:hAnsi="Trebuchet MS" w:cs="Trebuchet MS"/>
        </w:rPr>
      </w:pPr>
    </w:p>
    <w:p w14:paraId="2EE3141D" w14:textId="15EE899E" w:rsidR="00A62A8A" w:rsidRDefault="00A62A8A" w:rsidP="00A62A8A">
      <w:pPr>
        <w:ind w:left="2" w:hanging="4"/>
        <w:rPr>
          <w:rFonts w:ascii="Trebuchet MS" w:eastAsia="Trebuchet MS" w:hAnsi="Trebuchet MS" w:cs="Trebuchet MS"/>
          <w:highlight w:val="green"/>
        </w:rPr>
      </w:pPr>
      <w:r>
        <w:rPr>
          <w:rFonts w:ascii="Trebuchet MS" w:eastAsia="Trebuchet MS" w:hAnsi="Trebuchet MS" w:cs="Trebuchet MS"/>
        </w:rPr>
        <w:t>There is a federal fiscal impact as LEAP is funded through a federal block grant of $55 million administered by the U.S. DHS but there is no additional federal fiscal impact.</w:t>
      </w:r>
    </w:p>
    <w:p w14:paraId="3860C910" w14:textId="77777777" w:rsidR="00A62A8A" w:rsidRDefault="00A62A8A">
      <w:pPr>
        <w:ind w:left="720" w:firstLine="0"/>
        <w:rPr>
          <w:rFonts w:ascii="Trebuchet MS" w:eastAsia="Trebuchet MS" w:hAnsi="Trebuchet MS" w:cs="Trebuchet MS"/>
          <w:sz w:val="22"/>
          <w:szCs w:val="22"/>
        </w:rPr>
      </w:pPr>
    </w:p>
    <w:p w14:paraId="208DE6BA" w14:textId="77777777" w:rsidR="00A62A8A" w:rsidRDefault="00A62A8A">
      <w:pPr>
        <w:ind w:left="720" w:firstLine="0"/>
        <w:rPr>
          <w:rFonts w:ascii="Trebuchet MS" w:eastAsia="Trebuchet MS" w:hAnsi="Trebuchet MS" w:cs="Trebuchet MS"/>
          <w:sz w:val="22"/>
          <w:szCs w:val="22"/>
        </w:rPr>
      </w:pPr>
    </w:p>
    <w:p w14:paraId="1F724112" w14:textId="77777777" w:rsidR="00877FE1" w:rsidRDefault="00000000">
      <w:pPr>
        <w:spacing w:after="240"/>
        <w:ind w:firstLine="0"/>
        <w:rPr>
          <w:rFonts w:ascii="Trebuchet MS" w:eastAsia="Trebuchet MS" w:hAnsi="Trebuchet MS" w:cs="Trebuchet MS"/>
          <w:sz w:val="22"/>
          <w:szCs w:val="22"/>
        </w:rPr>
      </w:pPr>
      <w:r>
        <w:rPr>
          <w:rFonts w:ascii="Trebuchet MS" w:eastAsia="Trebuchet MS" w:hAnsi="Trebuchet MS" w:cs="Trebuchet MS"/>
          <w:sz w:val="22"/>
          <w:szCs w:val="22"/>
        </w:rPr>
        <w:t>d) Other Fiscal (such as providers, local governments, etc.)</w:t>
      </w:r>
    </w:p>
    <w:p w14:paraId="2128EAE7" w14:textId="77777777" w:rsidR="00A62A8A" w:rsidRDefault="00A62A8A" w:rsidP="00A62A8A">
      <w:pPr>
        <w:ind w:left="2" w:hanging="4"/>
        <w:rPr>
          <w:rFonts w:ascii="Trebuchet MS" w:eastAsia="Trebuchet MS" w:hAnsi="Trebuchet MS" w:cs="Trebuchet MS"/>
          <w:highlight w:val="green"/>
        </w:rPr>
      </w:pPr>
      <w:r>
        <w:rPr>
          <w:rFonts w:ascii="Trebuchet MS" w:eastAsia="Trebuchet MS" w:hAnsi="Trebuchet MS" w:cs="Trebuchet MS"/>
        </w:rPr>
        <w:t xml:space="preserve">No fiscal impact as energy providers </w:t>
      </w:r>
      <w:proofErr w:type="gramStart"/>
      <w:r>
        <w:rPr>
          <w:rFonts w:ascii="Trebuchet MS" w:eastAsia="Trebuchet MS" w:hAnsi="Trebuchet MS" w:cs="Trebuchet MS"/>
        </w:rPr>
        <w:t>are</w:t>
      </w:r>
      <w:proofErr w:type="gramEnd"/>
      <w:r>
        <w:rPr>
          <w:rFonts w:ascii="Trebuchet MS" w:eastAsia="Trebuchet MS" w:hAnsi="Trebuchet MS" w:cs="Trebuchet MS"/>
        </w:rPr>
        <w:t xml:space="preserve"> paid on behalf of eligible clients with allocated federal funds.</w:t>
      </w:r>
    </w:p>
    <w:p w14:paraId="66E321CB" w14:textId="77777777" w:rsidR="00877FE1" w:rsidRDefault="00877FE1">
      <w:pPr>
        <w:ind w:firstLine="0"/>
        <w:rPr>
          <w:rFonts w:ascii="Trebuchet MS" w:eastAsia="Trebuchet MS" w:hAnsi="Trebuchet MS" w:cs="Trebuchet MS"/>
          <w:sz w:val="22"/>
          <w:szCs w:val="22"/>
          <w:highlight w:val="green"/>
        </w:rPr>
      </w:pPr>
    </w:p>
    <w:p w14:paraId="32944908" w14:textId="77777777" w:rsidR="00877FE1" w:rsidRDefault="00000000" w:rsidP="00291D1D">
      <w:pPr>
        <w:pStyle w:val="Heading2"/>
      </w:pPr>
      <w:bookmarkStart w:id="6" w:name="_w4g0zs370jkn" w:colFirst="0" w:colLast="0"/>
      <w:bookmarkEnd w:id="6"/>
      <w:r>
        <w:t>5. Stakeholder Comment Summary</w:t>
      </w:r>
    </w:p>
    <w:p w14:paraId="7DC27B0A" w14:textId="77777777" w:rsidR="00877FE1" w:rsidRDefault="00000000">
      <w:pPr>
        <w:spacing w:before="240" w:after="240"/>
        <w:ind w:firstLine="0"/>
        <w:rPr>
          <w:rFonts w:ascii="Trebuchet MS" w:eastAsia="Trebuchet MS" w:hAnsi="Trebuchet MS" w:cs="Trebuchet MS"/>
          <w:sz w:val="22"/>
          <w:szCs w:val="22"/>
        </w:rPr>
      </w:pPr>
      <w:r>
        <w:rPr>
          <w:rFonts w:ascii="Trebuchet MS" w:eastAsia="Trebuchet MS" w:hAnsi="Trebuchet MS" w:cs="Trebuchet MS"/>
          <w:sz w:val="22"/>
          <w:szCs w:val="22"/>
        </w:rPr>
        <w:t xml:space="preserve">a) Development [NOTE: The following individuals and/or entities were included in the development of these proposed rules (such as other Program Areas, Legislative Liaison, and Sub-PAC)]  </w:t>
      </w:r>
    </w:p>
    <w:p w14:paraId="29AC0DA0" w14:textId="77777777" w:rsidR="00A62A8A" w:rsidRDefault="00A62A8A" w:rsidP="00A62A8A">
      <w:pPr>
        <w:ind w:left="2" w:hanging="4"/>
        <w:rPr>
          <w:rFonts w:ascii="Trebuchet MS" w:eastAsia="Trebuchet MS" w:hAnsi="Trebuchet MS" w:cs="Trebuchet MS"/>
          <w:highlight w:val="green"/>
        </w:rPr>
      </w:pPr>
      <w:r>
        <w:rPr>
          <w:rFonts w:ascii="Trebuchet MS" w:eastAsia="Trebuchet MS" w:hAnsi="Trebuchet MS" w:cs="Trebuchet MS"/>
        </w:rPr>
        <w:lastRenderedPageBreak/>
        <w:t>A subcommittee composed of LEAP county stakeholders/contractors met twice in March 2026 to review existing rules and to recommend updates. The changes were presented to the larger LEAP county stakeholder group in April 2026, to ensure there were no more suggested changes. All counties/contractors were invited to be on the Rule Revision Committee.</w:t>
      </w:r>
    </w:p>
    <w:p w14:paraId="45DD06BF" w14:textId="77777777" w:rsidR="00A62A8A" w:rsidRDefault="00A62A8A">
      <w:pPr>
        <w:ind w:firstLine="0"/>
        <w:rPr>
          <w:rFonts w:ascii="Trebuchet MS" w:eastAsia="Trebuchet MS" w:hAnsi="Trebuchet MS" w:cs="Trebuchet MS"/>
          <w:sz w:val="22"/>
          <w:szCs w:val="22"/>
          <w:highlight w:val="green"/>
        </w:rPr>
      </w:pPr>
    </w:p>
    <w:p w14:paraId="0E9A4675" w14:textId="77777777" w:rsidR="00877FE1" w:rsidRDefault="00000000">
      <w:pPr>
        <w:spacing w:before="240" w:after="240"/>
        <w:ind w:firstLine="0"/>
        <w:rPr>
          <w:rFonts w:ascii="Trebuchet MS" w:eastAsia="Trebuchet MS" w:hAnsi="Trebuchet MS" w:cs="Trebuchet MS"/>
          <w:sz w:val="22"/>
          <w:szCs w:val="22"/>
        </w:rPr>
      </w:pPr>
      <w:r>
        <w:rPr>
          <w:rFonts w:ascii="Trebuchet MS" w:eastAsia="Trebuchet MS" w:hAnsi="Trebuchet MS" w:cs="Trebuchet MS"/>
          <w:sz w:val="22"/>
          <w:szCs w:val="22"/>
        </w:rPr>
        <w:t>b) This Rule-Making Package</w:t>
      </w:r>
      <w:r>
        <w:rPr>
          <w:rFonts w:ascii="Trebuchet MS" w:eastAsia="Trebuchet MS" w:hAnsi="Trebuchet MS" w:cs="Trebuchet MS"/>
          <w:i/>
          <w:iCs/>
          <w:sz w:val="22"/>
          <w:szCs w:val="22"/>
        </w:rPr>
        <w:t xml:space="preserve"> </w:t>
      </w:r>
      <w:r>
        <w:rPr>
          <w:rFonts w:ascii="Trebuchet MS" w:eastAsia="Trebuchet MS" w:hAnsi="Trebuchet MS" w:cs="Trebuchet MS"/>
          <w:sz w:val="22"/>
          <w:szCs w:val="22"/>
        </w:rPr>
        <w:t xml:space="preserve">[NOTE: The following individuals and/or entities were contacted and informed that this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was proposed for consideration by the State Board of Human Services]</w:t>
      </w:r>
    </w:p>
    <w:p w14:paraId="780E63C3" w14:textId="77777777" w:rsidR="00A62A8A" w:rsidRDefault="00A62A8A" w:rsidP="00A62A8A">
      <w:pPr>
        <w:ind w:left="2" w:hanging="4"/>
        <w:rPr>
          <w:rFonts w:ascii="Trebuchet MS" w:eastAsia="Trebuchet MS" w:hAnsi="Trebuchet MS" w:cs="Trebuchet MS"/>
          <w:highlight w:val="green"/>
        </w:rPr>
      </w:pPr>
      <w:r>
        <w:rPr>
          <w:rFonts w:ascii="Trebuchet MS" w:eastAsia="Trebuchet MS" w:hAnsi="Trebuchet MS" w:cs="Trebuchet MS"/>
        </w:rPr>
        <w:t>Economic Security Finance Sub-PAC, Economic Security Sub-PAC, Economic Security PAC, Energy Outreach Colorado (EOC), Colorado Energy Office (CEO), County LEAP managers, and the County Human Services Directors Association have been or will be informed.</w:t>
      </w:r>
    </w:p>
    <w:p w14:paraId="77E98A57" w14:textId="77777777" w:rsidR="00A62A8A" w:rsidRDefault="00A62A8A">
      <w:pPr>
        <w:spacing w:before="240" w:after="240"/>
        <w:ind w:firstLine="0"/>
        <w:rPr>
          <w:rFonts w:ascii="Trebuchet MS" w:eastAsia="Trebuchet MS" w:hAnsi="Trebuchet MS" w:cs="Trebuchet MS"/>
        </w:rPr>
      </w:pPr>
    </w:p>
    <w:p w14:paraId="16A7672F" w14:textId="4B4D84B9" w:rsidR="00877FE1" w:rsidRDefault="00000000">
      <w:pPr>
        <w:spacing w:before="240" w:after="240"/>
        <w:ind w:firstLine="0"/>
        <w:rPr>
          <w:rFonts w:ascii="Trebuchet MS" w:eastAsia="Trebuchet MS" w:hAnsi="Trebuchet MS" w:cs="Trebuchet MS"/>
          <w:sz w:val="22"/>
          <w:szCs w:val="22"/>
        </w:rPr>
      </w:pPr>
      <w:r>
        <w:rPr>
          <w:rFonts w:ascii="Trebuchet MS" w:eastAsia="Trebuchet MS" w:hAnsi="Trebuchet MS" w:cs="Trebuchet MS"/>
          <w:sz w:val="22"/>
          <w:szCs w:val="22"/>
        </w:rPr>
        <w:t xml:space="preserve">c) Other State Agencies [NOTE: Are other State Agencies (such as HCPF or CDPHE) impacted by these rules?  If so, have they been contacted and provided input on the proposed rules?] </w:t>
      </w:r>
    </w:p>
    <w:p w14:paraId="2907779A" w14:textId="2847A1C4" w:rsidR="00877FE1" w:rsidRDefault="00A62A8A" w:rsidP="00A62A8A">
      <w:pPr>
        <w:spacing w:before="240" w:after="240"/>
        <w:ind w:firstLine="0"/>
        <w:rPr>
          <w:rFonts w:ascii="Trebuchet MS" w:eastAsia="Trebuchet MS" w:hAnsi="Trebuchet MS" w:cs="Trebuchet MS"/>
        </w:rPr>
      </w:pPr>
      <w:r>
        <w:rPr>
          <w:rFonts w:ascii="Trebuchet MS" w:eastAsia="Trebuchet MS" w:hAnsi="Trebuchet MS" w:cs="Trebuchet MS"/>
          <w:sz w:val="22"/>
          <w:szCs w:val="22"/>
        </w:rPr>
        <w:t>No</w:t>
      </w:r>
    </w:p>
    <w:p w14:paraId="5CA8502E" w14:textId="77777777" w:rsidR="00A62A8A" w:rsidRDefault="00A62A8A" w:rsidP="00A62A8A">
      <w:pPr>
        <w:spacing w:before="240" w:after="240"/>
        <w:ind w:firstLine="0"/>
        <w:rPr>
          <w:rFonts w:ascii="Trebuchet MS" w:eastAsia="Trebuchet MS" w:hAnsi="Trebuchet MS" w:cs="Trebuchet MS"/>
          <w:sz w:val="22"/>
          <w:szCs w:val="22"/>
        </w:rPr>
      </w:pPr>
    </w:p>
    <w:p w14:paraId="1E841229" w14:textId="77777777" w:rsidR="00877FE1" w:rsidRDefault="00000000">
      <w:pPr>
        <w:spacing w:before="240" w:after="240"/>
        <w:ind w:firstLine="0"/>
        <w:rPr>
          <w:rFonts w:ascii="Trebuchet MS" w:eastAsia="Trebuchet MS" w:hAnsi="Trebuchet MS" w:cs="Trebuchet MS"/>
          <w:sz w:val="22"/>
          <w:szCs w:val="22"/>
        </w:rPr>
      </w:pPr>
      <w:r>
        <w:rPr>
          <w:rFonts w:ascii="Trebuchet MS" w:eastAsia="Trebuchet MS" w:hAnsi="Trebuchet MS" w:cs="Trebuchet MS"/>
          <w:sz w:val="22"/>
          <w:szCs w:val="22"/>
        </w:rPr>
        <w:t>d) Sub-Policy Advisory Committee (Sub-PAC) – Subject Matter and Finance</w:t>
      </w:r>
    </w:p>
    <w:p w14:paraId="4BB95FBF" w14:textId="77777777" w:rsidR="00877FE1"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 xml:space="preserve">Have these rules been reviewed by the appropriate Sub-PAC? </w:t>
      </w:r>
      <w:sdt>
        <w:sdtPr>
          <w:alias w:val="INDICATE STATUS ON SUB-PAC SCHEDULING"/>
          <w:id w:val="-1092156177"/>
          <w:dropDownList>
            <w:listItem w:displayText="INDICATE STATUS ON SUB-PAC SCHEDULING" w:value="INDICATE STATUS ON SUB-PAC SCHEDULING"/>
            <w:listItem w:displayText="Yes" w:value="Yes"/>
            <w:listItem w:displayText="No" w:value="No"/>
            <w:listItem w:displayText="Pending (Indicate date in &quot;date presented&quot; field, below)" w:value="Pending (Indicate date in &quot;date presented&quot; field, below)"/>
          </w:dropDownList>
        </w:sdtPr>
        <w:sdtContent>
          <w:r>
            <w:rPr>
              <w:rFonts w:ascii="Trebuchet MS" w:eastAsia="Trebuchet MS" w:hAnsi="Trebuchet MS" w:cs="Trebuchet MS"/>
              <w:b/>
              <w:bCs/>
              <w:i/>
              <w:iCs/>
              <w:color w:val="000000"/>
              <w:sz w:val="22"/>
              <w:szCs w:val="22"/>
              <w:shd w:val="clear" w:color="auto" w:fill="E8EAED"/>
            </w:rPr>
            <w:t>Pending (Indicate date in "date presented" field, below)</w:t>
          </w:r>
        </w:sdtContent>
      </w:sdt>
    </w:p>
    <w:p w14:paraId="219B0CB6" w14:textId="77777777" w:rsidR="00877FE1"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Date Presented:06/04/2026</w:t>
      </w:r>
    </w:p>
    <w:p w14:paraId="5443724A" w14:textId="77777777" w:rsidR="00877FE1"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What issues were raised: </w:t>
      </w:r>
    </w:p>
    <w:p w14:paraId="3A84685C" w14:textId="77777777" w:rsidR="00877FE1"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Vote Count: </w:t>
      </w:r>
    </w:p>
    <w:p w14:paraId="04A46558" w14:textId="77777777" w:rsidR="00877FE1"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 xml:space="preserve">If not Presented, explain why: </w:t>
      </w:r>
    </w:p>
    <w:p w14:paraId="31D0A53B" w14:textId="77777777" w:rsidR="00877FE1" w:rsidRDefault="00877FE1">
      <w:pPr>
        <w:ind w:firstLine="0"/>
        <w:rPr>
          <w:rFonts w:ascii="Trebuchet MS" w:eastAsia="Trebuchet MS" w:hAnsi="Trebuchet MS" w:cs="Trebuchet MS"/>
          <w:sz w:val="22"/>
          <w:szCs w:val="22"/>
          <w:highlight w:val="green"/>
        </w:rPr>
      </w:pPr>
    </w:p>
    <w:p w14:paraId="2C5F8E1E" w14:textId="77777777" w:rsidR="00877FE1"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ab/>
        <w:t xml:space="preserve">Presented at Finance Sub-PAC? </w:t>
      </w:r>
      <w:sdt>
        <w:sdtPr>
          <w:alias w:val="INDICATE STATUS ON SUB-PAC SCHEDULING"/>
          <w:id w:val="1441328606"/>
          <w:dropDownList>
            <w:listItem w:displayText="INDICATE STATUS ON SUB-PAC SCHEDULING" w:value="INDICATE STATUS ON SUB-PAC SCHEDULING"/>
            <w:listItem w:displayText="Yes" w:value="Yes"/>
            <w:listItem w:displayText="No" w:value="No"/>
            <w:listItem w:displayText="Pending (Indicate date in &quot;date presented&quot; field, below)" w:value="Pending (Indicate date in &quot;date presented&quot; field, below)"/>
          </w:dropDownList>
        </w:sdtPr>
        <w:sdtContent>
          <w:r>
            <w:rPr>
              <w:rFonts w:ascii="Trebuchet MS" w:eastAsia="Trebuchet MS" w:hAnsi="Trebuchet MS" w:cs="Trebuchet MS"/>
              <w:b/>
              <w:bCs/>
              <w:i/>
              <w:iCs/>
              <w:color w:val="000000"/>
              <w:sz w:val="22"/>
              <w:szCs w:val="22"/>
              <w:shd w:val="clear" w:color="auto" w:fill="E8EAED"/>
            </w:rPr>
            <w:t>Yes</w:t>
          </w:r>
        </w:sdtContent>
      </w:sdt>
    </w:p>
    <w:p w14:paraId="68DBEBE3" w14:textId="77777777" w:rsidR="00877FE1"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Finance Sub-PAC Date Presented: 05/07/2026</w:t>
      </w:r>
    </w:p>
    <w:p w14:paraId="57F55F3F" w14:textId="77777777" w:rsidR="00877FE1"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Finance Sub-PAC issues were raised: None</w:t>
      </w:r>
    </w:p>
    <w:p w14:paraId="7B53D06B" w14:textId="77777777" w:rsidR="00877FE1"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 xml:space="preserve">Finance Sub-PAC Vote </w:t>
      </w:r>
      <w:proofErr w:type="spellStart"/>
      <w:proofErr w:type="gramStart"/>
      <w:r>
        <w:rPr>
          <w:rFonts w:ascii="Trebuchet MS" w:eastAsia="Trebuchet MS" w:hAnsi="Trebuchet MS" w:cs="Trebuchet MS"/>
          <w:sz w:val="22"/>
          <w:szCs w:val="22"/>
        </w:rPr>
        <w:t>Count:Consent</w:t>
      </w:r>
      <w:proofErr w:type="spellEnd"/>
      <w:proofErr w:type="gramEnd"/>
      <w:r>
        <w:rPr>
          <w:rFonts w:ascii="Trebuchet MS" w:eastAsia="Trebuchet MS" w:hAnsi="Trebuchet MS" w:cs="Trebuchet MS"/>
          <w:sz w:val="22"/>
          <w:szCs w:val="22"/>
        </w:rPr>
        <w:t xml:space="preserve"> agenda passed</w:t>
      </w:r>
    </w:p>
    <w:p w14:paraId="596FA596" w14:textId="77777777" w:rsidR="00877FE1"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 xml:space="preserve">If not Presented at Finance Sub-PAC explain </w:t>
      </w:r>
      <w:proofErr w:type="spellStart"/>
      <w:r>
        <w:rPr>
          <w:rFonts w:ascii="Trebuchet MS" w:eastAsia="Trebuchet MS" w:hAnsi="Trebuchet MS" w:cs="Trebuchet MS"/>
          <w:sz w:val="22"/>
          <w:szCs w:val="22"/>
        </w:rPr>
        <w:t>why:NA</w:t>
      </w:r>
      <w:proofErr w:type="spellEnd"/>
    </w:p>
    <w:p w14:paraId="2B304A21" w14:textId="77777777" w:rsidR="00877FE1"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e) Policy Advisory Committee (PAC)</w:t>
      </w:r>
    </w:p>
    <w:p w14:paraId="76989745" w14:textId="77777777" w:rsidR="00877FE1" w:rsidRDefault="00000000">
      <w:pPr>
        <w:spacing w:before="240" w:after="240"/>
        <w:ind w:hanging="2"/>
        <w:rPr>
          <w:rFonts w:ascii="Trebuchet MS" w:eastAsia="Trebuchet MS" w:hAnsi="Trebuchet MS" w:cs="Trebuchet MS"/>
          <w:b/>
          <w:bCs/>
          <w:i/>
          <w:iCs/>
          <w:sz w:val="22"/>
          <w:szCs w:val="22"/>
        </w:rPr>
      </w:pPr>
      <w:r>
        <w:rPr>
          <w:rFonts w:ascii="Trebuchet MS" w:eastAsia="Trebuchet MS" w:hAnsi="Trebuchet MS" w:cs="Trebuchet MS"/>
          <w:sz w:val="22"/>
          <w:szCs w:val="22"/>
        </w:rPr>
        <w:lastRenderedPageBreak/>
        <w:t>Have these rules been approved by PAC?</w:t>
      </w:r>
      <w:r>
        <w:rPr>
          <w:rFonts w:ascii="Trebuchet MS" w:eastAsia="Trebuchet MS" w:hAnsi="Trebuchet MS" w:cs="Trebuchet MS"/>
          <w:b/>
          <w:bCs/>
          <w:i/>
          <w:iCs/>
          <w:sz w:val="22"/>
          <w:szCs w:val="22"/>
        </w:rPr>
        <w:t xml:space="preserve"> </w:t>
      </w:r>
      <w:sdt>
        <w:sdtPr>
          <w:alias w:val="INDICATE STATUS ON PAC SCHEDULING"/>
          <w:id w:val="-1189871769"/>
          <w:dropDownList>
            <w:listItem w:displayText="INDICATE STATUS ON PAC SCHEDULING" w:value="INDICATE STATUS ON PAC SCHEDULING"/>
            <w:listItem w:displayText="Yes" w:value="Yes"/>
            <w:listItem w:displayText="No" w:value="No"/>
            <w:listItem w:displayText="Pending (Indicate date in &quot;date presented&quot; field, below)" w:value="Pending (Indicate date in &quot;date presented&quot; field, below)"/>
          </w:dropDownList>
        </w:sdtPr>
        <w:sdtContent>
          <w:r>
            <w:rPr>
              <w:rFonts w:ascii="Trebuchet MS" w:eastAsia="Trebuchet MS" w:hAnsi="Trebuchet MS" w:cs="Trebuchet MS"/>
              <w:b/>
              <w:bCs/>
              <w:i/>
              <w:iCs/>
              <w:color w:val="000000"/>
              <w:sz w:val="22"/>
              <w:szCs w:val="22"/>
              <w:shd w:val="clear" w:color="auto" w:fill="E8EAED"/>
            </w:rPr>
            <w:t>Pending (Indicate date in "date presented" field, below)</w:t>
          </w:r>
        </w:sdtContent>
      </w:sdt>
    </w:p>
    <w:p w14:paraId="56F0369D" w14:textId="77777777" w:rsidR="00877FE1"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Date Presented: 06/04/2026</w:t>
      </w:r>
    </w:p>
    <w:p w14:paraId="586C0B50" w14:textId="77777777" w:rsidR="00877FE1"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What issues were raised:</w:t>
      </w:r>
    </w:p>
    <w:p w14:paraId="43FAD394" w14:textId="77777777" w:rsidR="00877FE1"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 xml:space="preserve">Vote Count: </w:t>
      </w:r>
    </w:p>
    <w:p w14:paraId="0893B49A" w14:textId="77777777" w:rsidR="00877FE1"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f) Other Comments</w:t>
      </w:r>
    </w:p>
    <w:p w14:paraId="258437A3" w14:textId="77777777" w:rsidR="00877FE1"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 xml:space="preserve">Were comments received by other stakeholders on the proposed rules? </w:t>
      </w:r>
      <w:sdt>
        <w:sdtPr>
          <w:alias w:val="INDICATE STATUS ON COMMENTS RECEIVED BY OTHER STAKEHOLDERS"/>
          <w:id w:val="-1096708514"/>
          <w:dropDownList>
            <w:listItem w:displayText="INDICATE STATUS ON COMMENTS RECEIVED BY OTHER STAKEHOLDERS" w:value="INDICATE STATUS ON COMMENTS RECEIVED BY OTHER STAKEHOLDERS"/>
            <w:listItem w:displayText="Yes" w:value="Yes"/>
            <w:listItem w:displayText="No" w:value="No"/>
          </w:dropDownList>
        </w:sdtPr>
        <w:sdtContent>
          <w:r>
            <w:rPr>
              <w:rFonts w:ascii="Trebuchet MS" w:eastAsia="Trebuchet MS" w:hAnsi="Trebuchet MS" w:cs="Trebuchet MS"/>
              <w:b/>
              <w:bCs/>
              <w:i/>
              <w:iCs/>
              <w:color w:val="000000"/>
              <w:sz w:val="22"/>
              <w:szCs w:val="22"/>
              <w:shd w:val="clear" w:color="auto" w:fill="E8EAED"/>
            </w:rPr>
            <w:t>No</w:t>
          </w:r>
        </w:sdtContent>
      </w:sdt>
      <w:r>
        <w:rPr>
          <w:rFonts w:ascii="Trebuchet MS" w:eastAsia="Trebuchet MS" w:hAnsi="Trebuchet MS" w:cs="Trebuchet MS"/>
          <w:b/>
          <w:bCs/>
          <w:i/>
          <w:iCs/>
          <w:sz w:val="22"/>
          <w:szCs w:val="22"/>
        </w:rPr>
        <w:t xml:space="preserve">  </w:t>
      </w:r>
      <w:r>
        <w:rPr>
          <w:rFonts w:ascii="Trebuchet MS" w:eastAsia="Trebuchet MS" w:hAnsi="Trebuchet MS" w:cs="Trebuchet MS"/>
          <w:sz w:val="22"/>
          <w:szCs w:val="22"/>
        </w:rPr>
        <w:t>[NOTE: If answer is “yes,” please summarize comments below, including stakeholder groups engaged and dates, if applicable.]</w:t>
      </w:r>
    </w:p>
    <w:p w14:paraId="312011BD" w14:textId="073A8EA2" w:rsidR="00877FE1" w:rsidRDefault="00A62A8A" w:rsidP="00A62A8A">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 xml:space="preserve">None </w:t>
      </w:r>
      <w:proofErr w:type="gramStart"/>
      <w:r>
        <w:rPr>
          <w:rFonts w:ascii="Trebuchet MS" w:eastAsia="Trebuchet MS" w:hAnsi="Trebuchet MS" w:cs="Trebuchet MS"/>
          <w:sz w:val="22"/>
          <w:szCs w:val="22"/>
        </w:rPr>
        <w:t>at this time</w:t>
      </w:r>
      <w:proofErr w:type="gramEnd"/>
      <w:r>
        <w:rPr>
          <w:rFonts w:ascii="Trebuchet MS" w:eastAsia="Trebuchet MS" w:hAnsi="Trebuchet MS" w:cs="Trebuchet MS"/>
          <w:sz w:val="22"/>
          <w:szCs w:val="22"/>
        </w:rPr>
        <w:t>.</w:t>
      </w:r>
    </w:p>
    <w:p w14:paraId="36555EF8" w14:textId="77777777" w:rsidR="00877FE1" w:rsidRDefault="00877FE1">
      <w:pPr>
        <w:spacing w:before="240" w:after="240"/>
        <w:ind w:hanging="2"/>
        <w:rPr>
          <w:rFonts w:ascii="Trebuchet MS" w:eastAsia="Trebuchet MS" w:hAnsi="Trebuchet MS" w:cs="Trebuchet MS"/>
          <w:sz w:val="22"/>
          <w:szCs w:val="22"/>
        </w:rPr>
      </w:pPr>
    </w:p>
    <w:p w14:paraId="04292BBC" w14:textId="77777777" w:rsidR="00877FE1" w:rsidRDefault="00877FE1">
      <w:pPr>
        <w:spacing w:before="240" w:after="240"/>
        <w:ind w:firstLine="0"/>
        <w:rPr>
          <w:rFonts w:ascii="Trebuchet MS" w:eastAsia="Trebuchet MS" w:hAnsi="Trebuchet MS" w:cs="Trebuchet MS"/>
          <w:sz w:val="22"/>
          <w:szCs w:val="22"/>
        </w:rPr>
      </w:pPr>
    </w:p>
    <w:p w14:paraId="3A7F8465" w14:textId="77777777" w:rsidR="00877FE1" w:rsidRDefault="00877FE1">
      <w:pPr>
        <w:spacing w:before="240" w:after="240"/>
        <w:ind w:hanging="2"/>
        <w:rPr>
          <w:rFonts w:ascii="Trebuchet MS" w:eastAsia="Trebuchet MS" w:hAnsi="Trebuchet MS" w:cs="Trebuchet MS"/>
          <w:i/>
          <w:iCs/>
          <w:sz w:val="22"/>
          <w:szCs w:val="22"/>
        </w:rPr>
      </w:pPr>
    </w:p>
    <w:p w14:paraId="4906D9E7" w14:textId="77777777" w:rsidR="00877FE1" w:rsidRDefault="00877FE1">
      <w:pPr>
        <w:spacing w:before="240" w:after="240"/>
        <w:ind w:hanging="2"/>
        <w:rPr>
          <w:rFonts w:ascii="Trebuchet MS" w:eastAsia="Trebuchet MS" w:hAnsi="Trebuchet MS" w:cs="Trebuchet MS"/>
          <w:i/>
          <w:iCs/>
          <w:sz w:val="22"/>
          <w:szCs w:val="22"/>
        </w:rPr>
      </w:pPr>
    </w:p>
    <w:p w14:paraId="26E24A23" w14:textId="77777777" w:rsidR="00877FE1" w:rsidRDefault="00877FE1">
      <w:pPr>
        <w:spacing w:before="240" w:after="240"/>
        <w:ind w:hanging="2"/>
        <w:rPr>
          <w:i/>
          <w:iCs/>
          <w:sz w:val="22"/>
          <w:szCs w:val="22"/>
        </w:rPr>
        <w:sectPr w:rsidR="00877FE1">
          <w:headerReference w:type="even" r:id="rId8"/>
          <w:headerReference w:type="default" r:id="rId9"/>
          <w:footerReference w:type="even" r:id="rId10"/>
          <w:footerReference w:type="default" r:id="rId11"/>
          <w:headerReference w:type="first" r:id="rId12"/>
          <w:footerReference w:type="first" r:id="rId13"/>
          <w:pgSz w:w="12240" w:h="15840"/>
          <w:pgMar w:top="720" w:right="1008" w:bottom="720" w:left="1008" w:header="720" w:footer="720" w:gutter="0"/>
          <w:pgNumType w:start="1"/>
          <w:cols w:space="720"/>
        </w:sectPr>
      </w:pPr>
    </w:p>
    <w:p w14:paraId="4D715806" w14:textId="77777777" w:rsidR="00FD74F8" w:rsidRDefault="00FD74F8">
      <w:pPr>
        <w:ind w:firstLine="0"/>
      </w:pPr>
    </w:p>
    <w:p w14:paraId="1F0C37C6" w14:textId="2C5F78E8" w:rsidR="00FD74F8" w:rsidRDefault="00FD74F8" w:rsidP="00291D1D">
      <w:pPr>
        <w:pStyle w:val="Heading2"/>
      </w:pPr>
      <w:r>
        <w:t>6. Proposed Rules</w:t>
      </w:r>
    </w:p>
    <w:p w14:paraId="45EF0FE7" w14:textId="77777777" w:rsidR="00FD74F8" w:rsidRPr="00FD74F8" w:rsidRDefault="00FD74F8" w:rsidP="00FD74F8"/>
    <w:p w14:paraId="335CA77A" w14:textId="77777777" w:rsidR="00FD74F8" w:rsidRDefault="00FD74F8">
      <w:pPr>
        <w:ind w:firstLine="0"/>
      </w:pPr>
    </w:p>
    <w:p w14:paraId="5242E4AD" w14:textId="32C464D2" w:rsidR="00877FE1" w:rsidRDefault="00000000">
      <w:pPr>
        <w:ind w:firstLine="0"/>
      </w:pPr>
      <w:r>
        <w:t>DEPARTMENT OF HUMAN SERVICES</w:t>
      </w:r>
    </w:p>
    <w:p w14:paraId="6B4B9105" w14:textId="77777777" w:rsidR="00877FE1" w:rsidRDefault="00000000">
      <w:pPr>
        <w:ind w:firstLine="0"/>
      </w:pPr>
      <w:r>
        <w:t>Income Maintenance (Volume 3)</w:t>
      </w:r>
    </w:p>
    <w:p w14:paraId="4D07544B" w14:textId="77777777" w:rsidR="00877FE1" w:rsidRDefault="00000000">
      <w:pPr>
        <w:ind w:firstLine="0"/>
      </w:pPr>
      <w:r>
        <w:t>LOW-INCOME ENERGY ASSISTANCE PROGRAMS (LEAP)</w:t>
      </w:r>
    </w:p>
    <w:p w14:paraId="2D39953E" w14:textId="77777777" w:rsidR="00877FE1" w:rsidRDefault="00000000">
      <w:pPr>
        <w:ind w:firstLine="0"/>
      </w:pPr>
      <w:r>
        <w:t>9 CCR 2503-7</w:t>
      </w:r>
    </w:p>
    <w:p w14:paraId="151F36C1" w14:textId="77777777" w:rsidR="00877FE1" w:rsidRDefault="00000000">
      <w:pPr>
        <w:ind w:firstLine="0"/>
      </w:pPr>
      <w:r>
        <w:t>3.750 GENERAL PROVISIONS</w:t>
      </w:r>
    </w:p>
    <w:p w14:paraId="69844BAC" w14:textId="77777777" w:rsidR="00877FE1" w:rsidRDefault="00877FE1">
      <w:pPr>
        <w:ind w:firstLine="0"/>
      </w:pPr>
    </w:p>
    <w:p w14:paraId="13580338" w14:textId="77777777" w:rsidR="00877FE1" w:rsidRDefault="00000000">
      <w:pPr>
        <w:spacing w:before="240" w:after="240" w:line="276" w:lineRule="auto"/>
        <w:ind w:firstLine="0"/>
      </w:pPr>
      <w:r>
        <w:rPr>
          <w:sz w:val="20"/>
          <w:szCs w:val="20"/>
        </w:rPr>
        <w:t>************************************************************************************************************************</w:t>
      </w:r>
    </w:p>
    <w:p w14:paraId="328026E1" w14:textId="77777777" w:rsidR="00877FE1" w:rsidRDefault="00000000">
      <w:pPr>
        <w:spacing w:before="240" w:after="240" w:line="276" w:lineRule="auto"/>
        <w:ind w:firstLine="0"/>
        <w:rPr>
          <w:sz w:val="20"/>
          <w:szCs w:val="20"/>
        </w:rPr>
      </w:pPr>
      <w:r>
        <w:rPr>
          <w:b/>
          <w:bCs/>
          <w:sz w:val="20"/>
          <w:szCs w:val="20"/>
        </w:rPr>
        <w:t>3.752.211 Periodic Payments [Eff. 12/1/14]</w:t>
      </w:r>
    </w:p>
    <w:p w14:paraId="79604DAB" w14:textId="5EE65950" w:rsidR="00877FE1" w:rsidRDefault="00000000">
      <w:pPr>
        <w:spacing w:before="240" w:after="240" w:line="276" w:lineRule="auto"/>
        <w:ind w:firstLine="0"/>
        <w:rPr>
          <w:sz w:val="20"/>
          <w:szCs w:val="20"/>
        </w:rPr>
      </w:pPr>
      <w:r>
        <w:rPr>
          <w:sz w:val="20"/>
          <w:szCs w:val="20"/>
        </w:rPr>
        <w:t>J. F</w:t>
      </w:r>
      <w:r w:rsidR="00EA242B">
        <w:rPr>
          <w:sz w:val="20"/>
          <w:szCs w:val="20"/>
        </w:rPr>
        <w:t>amily and medical leave insurance (FAMLI) provides eligible workers paid leave annually for personal or family medical needs</w:t>
      </w:r>
    </w:p>
    <w:p w14:paraId="7E908158" w14:textId="77777777" w:rsidR="00877FE1" w:rsidRDefault="00000000">
      <w:pPr>
        <w:spacing w:before="240" w:after="240" w:line="276" w:lineRule="auto"/>
        <w:ind w:firstLine="0"/>
        <w:rPr>
          <w:sz w:val="20"/>
          <w:szCs w:val="20"/>
        </w:rPr>
      </w:pPr>
      <w:r>
        <w:rPr>
          <w:sz w:val="20"/>
          <w:szCs w:val="20"/>
        </w:rPr>
        <w:t>************************************************************************************************************************</w:t>
      </w:r>
    </w:p>
    <w:p w14:paraId="08BF0049" w14:textId="77777777" w:rsidR="00877FE1" w:rsidRDefault="00000000">
      <w:pPr>
        <w:spacing w:before="240" w:after="240" w:line="276" w:lineRule="auto"/>
        <w:ind w:firstLine="0"/>
        <w:rPr>
          <w:b/>
          <w:bCs/>
          <w:sz w:val="20"/>
          <w:szCs w:val="20"/>
        </w:rPr>
      </w:pPr>
      <w:r>
        <w:rPr>
          <w:b/>
          <w:bCs/>
          <w:sz w:val="20"/>
          <w:szCs w:val="20"/>
        </w:rPr>
        <w:t>3.752.22 Income and Household Size Criteria [Rev. eff. 11/1/15</w:t>
      </w:r>
    </w:p>
    <w:p w14:paraId="227AB8FA" w14:textId="2E57606D" w:rsidR="00877FE1" w:rsidRDefault="00000000">
      <w:pPr>
        <w:spacing w:before="240" w:after="240" w:line="276" w:lineRule="auto"/>
        <w:ind w:firstLine="0"/>
        <w:rPr>
          <w:sz w:val="20"/>
          <w:szCs w:val="20"/>
        </w:rPr>
      </w:pPr>
      <w:proofErr w:type="spellStart"/>
      <w:r>
        <w:rPr>
          <w:sz w:val="20"/>
          <w:szCs w:val="20"/>
        </w:rPr>
        <w:t>D.All</w:t>
      </w:r>
      <w:proofErr w:type="spellEnd"/>
      <w:r>
        <w:rPr>
          <w:sz w:val="20"/>
          <w:szCs w:val="20"/>
        </w:rPr>
        <w:t xml:space="preserve"> applicant households whose countable income for the eligibility period is up to and including 60 percent (60%) of the state median income level released by the U.S Department of Health and Human Services for federal fiscal year 202</w:t>
      </w:r>
      <w:del w:id="7" w:author="Vannesa Pena" w:date="2026-05-18T13:22:00Z" w16du:dateUtc="2026-05-18T19:22:00Z">
        <w:r w:rsidDel="00EA242B">
          <w:rPr>
            <w:strike/>
            <w:sz w:val="20"/>
            <w:szCs w:val="20"/>
          </w:rPr>
          <w:delText>3</w:delText>
        </w:r>
      </w:del>
      <w:r w:rsidR="00384E11">
        <w:rPr>
          <w:sz w:val="20"/>
          <w:szCs w:val="20"/>
        </w:rPr>
        <w:t xml:space="preserve">6 </w:t>
      </w:r>
      <w:r>
        <w:rPr>
          <w:sz w:val="20"/>
          <w:szCs w:val="20"/>
        </w:rPr>
        <w:t>shall meet the income requirements for the heating fuel assistance program. The state department shall adjust the income limits annually based on funds available and the state median income guidelines.</w:t>
      </w:r>
    </w:p>
    <w:p w14:paraId="59171B19" w14:textId="4A45A570" w:rsidR="00877FE1" w:rsidRDefault="00000000">
      <w:pPr>
        <w:spacing w:before="240" w:after="240" w:line="276" w:lineRule="auto"/>
        <w:ind w:firstLine="0"/>
        <w:rPr>
          <w:sz w:val="20"/>
          <w:szCs w:val="20"/>
        </w:rPr>
      </w:pPr>
      <w:r>
        <w:rPr>
          <w:sz w:val="20"/>
          <w:szCs w:val="20"/>
        </w:rPr>
        <w:t>The state median income level means the income level for a household as set forth in 45 C.F.R. § 96.85 (202</w:t>
      </w:r>
      <w:del w:id="8" w:author="Vannesa Pena" w:date="2026-05-18T13:21:00Z" w16du:dateUtc="2026-05-18T19:21:00Z">
        <w:r w:rsidDel="00EA242B">
          <w:rPr>
            <w:strike/>
            <w:sz w:val="20"/>
            <w:szCs w:val="20"/>
          </w:rPr>
          <w:delText>5</w:delText>
        </w:r>
      </w:del>
      <w:r w:rsidRPr="00384E11">
        <w:rPr>
          <w:sz w:val="20"/>
          <w:szCs w:val="20"/>
        </w:rPr>
        <w:t>6</w:t>
      </w:r>
      <w:r>
        <w:rPr>
          <w:sz w:val="20"/>
          <w:szCs w:val="20"/>
        </w:rPr>
        <w:t xml:space="preserve">), and the </w:t>
      </w:r>
      <w:proofErr w:type="gramStart"/>
      <w:r>
        <w:rPr>
          <w:sz w:val="20"/>
          <w:szCs w:val="20"/>
        </w:rPr>
        <w:t>Low Income</w:t>
      </w:r>
      <w:proofErr w:type="gramEnd"/>
      <w:r>
        <w:rPr>
          <w:sz w:val="20"/>
          <w:szCs w:val="20"/>
        </w:rPr>
        <w:t xml:space="preserve"> Home Energy Assistance Program Information Memorandum 202</w:t>
      </w:r>
      <w:del w:id="9" w:author="Vannesa Pena" w:date="2026-05-18T13:21:00Z" w16du:dateUtc="2026-05-18T19:21:00Z">
        <w:r w:rsidDel="00EA242B">
          <w:rPr>
            <w:strike/>
            <w:sz w:val="20"/>
            <w:szCs w:val="20"/>
          </w:rPr>
          <w:delText>5</w:delText>
        </w:r>
      </w:del>
      <w:r w:rsidRPr="00EA242B">
        <w:rPr>
          <w:sz w:val="20"/>
          <w:szCs w:val="20"/>
          <w:rPrChange w:id="10" w:author="Vannesa Pena" w:date="2026-05-18T13:21:00Z" w16du:dateUtc="2026-05-18T19:21:00Z">
            <w:rPr>
              <w:strike/>
              <w:sz w:val="20"/>
              <w:szCs w:val="20"/>
            </w:rPr>
          </w:rPrChange>
        </w:rPr>
        <w:t>6</w:t>
      </w:r>
      <w:r>
        <w:rPr>
          <w:sz w:val="20"/>
          <w:szCs w:val="20"/>
        </w:rPr>
        <w:t xml:space="preserve">, which are hereby incorporated by reference, no later amendments or editions are incorporated. The regulation and memorandum are from the U.S. Department of Health and Human Services. The federal regulation is available for no cost at </w:t>
      </w:r>
      <w:del w:id="11" w:author="Vannesa Pena" w:date="2026-05-18T13:21:00Z" w16du:dateUtc="2026-05-18T19:21:00Z">
        <w:r w:rsidDel="00EA242B">
          <w:rPr>
            <w:strike/>
            <w:sz w:val="20"/>
            <w:szCs w:val="20"/>
          </w:rPr>
          <w:delText>HTTPS://WWW.ECFR.GOV/. The memorandum is available for no cost at HTTPS://ACF.GOV/OCS/POLICYGUIDANCE/LIHEAP-IM2025-02-FEDERAL-POVERTY-GUIDELINES-AND-STATE-MEDIANINCOME-ESTIMATES.</w:delText>
        </w:r>
      </w:del>
      <w:r w:rsidR="00EA242B">
        <w:rPr>
          <w:sz w:val="20"/>
          <w:szCs w:val="20"/>
        </w:rPr>
        <w:t>https://acf.gov/ocs/policy-guidance/liheap-im2026-01-federal-poverty-guidelines-fpg-and-state-median-income-smi</w:t>
      </w:r>
      <w:r>
        <w:rPr>
          <w:sz w:val="20"/>
          <w:szCs w:val="20"/>
        </w:rPr>
        <w:t xml:space="preserve">.The federal regulation and memorandum are also available for public inspection and copying at the Colorado Department of Human Services, Food and Energy Assistance Division,1575 Sherman Street, Denver, Colorado, 80203, during regular business hours. </w:t>
      </w:r>
    </w:p>
    <w:p w14:paraId="66776479" w14:textId="77777777" w:rsidR="00877FE1" w:rsidRDefault="00000000">
      <w:pPr>
        <w:spacing w:before="240" w:after="240" w:line="276" w:lineRule="auto"/>
        <w:ind w:firstLine="0"/>
        <w:rPr>
          <w:sz w:val="20"/>
          <w:szCs w:val="20"/>
        </w:rPr>
      </w:pPr>
      <w:r>
        <w:rPr>
          <w:sz w:val="20"/>
          <w:szCs w:val="20"/>
        </w:rPr>
        <w:t>************************************************************************************************************************</w:t>
      </w:r>
    </w:p>
    <w:p w14:paraId="0D56605C" w14:textId="77777777" w:rsidR="00877FE1" w:rsidRDefault="00000000">
      <w:pPr>
        <w:spacing w:before="240" w:after="240" w:line="276" w:lineRule="auto"/>
        <w:ind w:firstLine="0"/>
        <w:rPr>
          <w:sz w:val="20"/>
          <w:szCs w:val="20"/>
        </w:rPr>
      </w:pPr>
      <w:r>
        <w:rPr>
          <w:b/>
          <w:bCs/>
          <w:sz w:val="20"/>
          <w:szCs w:val="20"/>
        </w:rPr>
        <w:t>3.755.21 Adequate Verification of Income [Rev. eff. 11/1/15]</w:t>
      </w:r>
    </w:p>
    <w:p w14:paraId="45BB5A33" w14:textId="17015268" w:rsidR="00877FE1" w:rsidRDefault="00000000">
      <w:pPr>
        <w:spacing w:before="240" w:after="240" w:line="276" w:lineRule="auto"/>
        <w:ind w:firstLine="0"/>
        <w:rPr>
          <w:sz w:val="20"/>
          <w:szCs w:val="20"/>
        </w:rPr>
      </w:pPr>
      <w:r>
        <w:rPr>
          <w:sz w:val="20"/>
          <w:szCs w:val="20"/>
        </w:rPr>
        <w:t xml:space="preserve">I.1 Written or verbal declaration of </w:t>
      </w:r>
      <w:del w:id="12" w:author="Vannesa Pena" w:date="2026-05-18T13:21:00Z" w16du:dateUtc="2026-05-18T19:21:00Z">
        <w:r w:rsidDel="00EA242B">
          <w:rPr>
            <w:strike/>
            <w:sz w:val="20"/>
            <w:szCs w:val="20"/>
          </w:rPr>
          <w:delText>monthly gross income</w:delText>
        </w:r>
        <w:r w:rsidR="00EA242B" w:rsidDel="00EA242B">
          <w:rPr>
            <w:sz w:val="20"/>
            <w:szCs w:val="20"/>
          </w:rPr>
          <w:delText xml:space="preserve">the </w:delText>
        </w:r>
      </w:del>
      <w:r w:rsidR="00EA242B">
        <w:rPr>
          <w:sz w:val="20"/>
          <w:szCs w:val="20"/>
        </w:rPr>
        <w:t>total gross income received in the full month prior to the application date</w:t>
      </w:r>
      <w:r>
        <w:rPr>
          <w:sz w:val="20"/>
          <w:szCs w:val="20"/>
        </w:rPr>
        <w:t>, which may include Profit and loss statements, i.e., self-employment ledger; and,</w:t>
      </w:r>
    </w:p>
    <w:p w14:paraId="3F8039E2" w14:textId="41883DDB" w:rsidR="00877FE1" w:rsidRDefault="00000000">
      <w:pPr>
        <w:spacing w:before="240" w:after="240" w:line="276" w:lineRule="auto"/>
        <w:ind w:firstLine="0"/>
        <w:rPr>
          <w:sz w:val="20"/>
          <w:szCs w:val="20"/>
        </w:rPr>
      </w:pPr>
      <w:r>
        <w:rPr>
          <w:sz w:val="20"/>
          <w:szCs w:val="20"/>
        </w:rPr>
        <w:t xml:space="preserve">J. When owners do not pay themselves a </w:t>
      </w:r>
      <w:proofErr w:type="gramStart"/>
      <w:r>
        <w:rPr>
          <w:sz w:val="20"/>
          <w:szCs w:val="20"/>
        </w:rPr>
        <w:t>salary, but</w:t>
      </w:r>
      <w:proofErr w:type="gramEnd"/>
      <w:r>
        <w:rPr>
          <w:sz w:val="20"/>
          <w:szCs w:val="20"/>
        </w:rPr>
        <w:t xml:space="preserve"> instead pay their personal expenses from the business account </w:t>
      </w:r>
      <w:r w:rsidR="00EA242B">
        <w:rPr>
          <w:sz w:val="20"/>
          <w:szCs w:val="20"/>
        </w:rPr>
        <w:t>and/or take a draw from the business account</w:t>
      </w:r>
      <w:r>
        <w:rPr>
          <w:sz w:val="20"/>
          <w:szCs w:val="20"/>
        </w:rPr>
        <w:t xml:space="preserve">, the amount of the personal expenses paid </w:t>
      </w:r>
      <w:r w:rsidR="00EA242B">
        <w:rPr>
          <w:sz w:val="20"/>
          <w:szCs w:val="20"/>
        </w:rPr>
        <w:t xml:space="preserve">and the amount of the draw </w:t>
      </w:r>
      <w:r>
        <w:rPr>
          <w:sz w:val="20"/>
          <w:szCs w:val="20"/>
        </w:rPr>
        <w:t xml:space="preserve">from the business account will </w:t>
      </w:r>
      <w:proofErr w:type="gramStart"/>
      <w:r>
        <w:rPr>
          <w:sz w:val="20"/>
          <w:szCs w:val="20"/>
        </w:rPr>
        <w:t>be considered</w:t>
      </w:r>
      <w:proofErr w:type="gramEnd"/>
      <w:r>
        <w:rPr>
          <w:sz w:val="20"/>
          <w:szCs w:val="20"/>
        </w:rPr>
        <w:t xml:space="preserve"> their gross earned income. </w:t>
      </w:r>
      <w:del w:id="13" w:author="Vannesa Pena" w:date="2026-05-18T13:20:00Z" w16du:dateUtc="2026-05-18T19:20:00Z">
        <w:r w:rsidDel="00EA242B">
          <w:rPr>
            <w:strike/>
            <w:sz w:val="20"/>
            <w:szCs w:val="20"/>
          </w:rPr>
          <w:lastRenderedPageBreak/>
          <w:delText>Owners who do not pay themselves a salary, but instead pay their personal expenses from the business account may verify</w:delText>
        </w:r>
        <w:r w:rsidDel="00EA242B">
          <w:rPr>
            <w:sz w:val="20"/>
            <w:szCs w:val="20"/>
          </w:rPr>
          <w:delText xml:space="preserve"> </w:delText>
        </w:r>
      </w:del>
      <w:r>
        <w:rPr>
          <w:sz w:val="20"/>
          <w:szCs w:val="20"/>
        </w:rPr>
        <w:t xml:space="preserve">This information </w:t>
      </w:r>
      <w:r w:rsidR="00EA242B">
        <w:rPr>
          <w:sz w:val="20"/>
          <w:szCs w:val="20"/>
        </w:rPr>
        <w:t xml:space="preserve">can be verified </w:t>
      </w:r>
      <w:r>
        <w:rPr>
          <w:sz w:val="20"/>
          <w:szCs w:val="20"/>
        </w:rPr>
        <w:t xml:space="preserve">in the form of a written statement listing the expenses </w:t>
      </w:r>
      <w:r w:rsidR="006475E8">
        <w:rPr>
          <w:sz w:val="20"/>
          <w:szCs w:val="20"/>
        </w:rPr>
        <w:t xml:space="preserve">and/or the total amount of </w:t>
      </w:r>
      <w:proofErr w:type="gramStart"/>
      <w:r w:rsidR="006475E8">
        <w:rPr>
          <w:sz w:val="20"/>
          <w:szCs w:val="20"/>
        </w:rPr>
        <w:t>draws</w:t>
      </w:r>
      <w:proofErr w:type="gramEnd"/>
      <w:r w:rsidR="006475E8">
        <w:rPr>
          <w:sz w:val="20"/>
          <w:szCs w:val="20"/>
        </w:rPr>
        <w:t xml:space="preserve"> in the full month prior to the application date and </w:t>
      </w:r>
      <w:del w:id="14" w:author="Vannesa Pena" w:date="2026-05-18T13:19:00Z" w16du:dateUtc="2026-05-18T19:19:00Z">
        <w:r w:rsidDel="006475E8">
          <w:rPr>
            <w:strike/>
            <w:sz w:val="20"/>
            <w:szCs w:val="20"/>
          </w:rPr>
          <w:delText>or</w:delText>
        </w:r>
        <w:r w:rsidDel="006475E8">
          <w:rPr>
            <w:sz w:val="20"/>
            <w:szCs w:val="20"/>
          </w:rPr>
          <w:delText xml:space="preserve"> </w:delText>
        </w:r>
      </w:del>
      <w:r>
        <w:rPr>
          <w:sz w:val="20"/>
          <w:szCs w:val="20"/>
        </w:rPr>
        <w:t>can declare this verbally by collateral contact.</w:t>
      </w:r>
    </w:p>
    <w:p w14:paraId="35396766" w14:textId="77777777" w:rsidR="00877FE1" w:rsidRDefault="00000000">
      <w:pPr>
        <w:spacing w:before="240" w:after="240" w:line="276" w:lineRule="auto"/>
        <w:ind w:firstLine="0"/>
        <w:rPr>
          <w:b/>
          <w:bCs/>
          <w:sz w:val="20"/>
          <w:szCs w:val="20"/>
        </w:rPr>
      </w:pPr>
      <w:r>
        <w:rPr>
          <w:b/>
          <w:bCs/>
          <w:sz w:val="20"/>
          <w:szCs w:val="20"/>
        </w:rPr>
        <w:t>************************************************************************************************************************</w:t>
      </w:r>
    </w:p>
    <w:p w14:paraId="764074CA" w14:textId="77777777" w:rsidR="00877FE1" w:rsidRDefault="00000000">
      <w:pPr>
        <w:spacing w:before="240" w:after="240" w:line="276" w:lineRule="auto"/>
        <w:ind w:firstLine="0"/>
        <w:rPr>
          <w:b/>
          <w:bCs/>
          <w:sz w:val="20"/>
          <w:szCs w:val="20"/>
        </w:rPr>
      </w:pPr>
      <w:r>
        <w:rPr>
          <w:b/>
          <w:bCs/>
          <w:sz w:val="20"/>
          <w:szCs w:val="20"/>
        </w:rPr>
        <w:t>3.756.12 Application Processing [Rev. eff. 11/1/13]</w:t>
      </w:r>
    </w:p>
    <w:p w14:paraId="21CD6731" w14:textId="28EDA286" w:rsidR="00877FE1" w:rsidRDefault="00000000">
      <w:pPr>
        <w:spacing w:before="240" w:after="240" w:line="276" w:lineRule="auto"/>
        <w:ind w:firstLine="0"/>
        <w:rPr>
          <w:b/>
          <w:bCs/>
          <w:sz w:val="28"/>
          <w:szCs w:val="28"/>
        </w:rPr>
      </w:pPr>
      <w:proofErr w:type="spellStart"/>
      <w:proofErr w:type="gramStart"/>
      <w:r>
        <w:rPr>
          <w:sz w:val="20"/>
          <w:szCs w:val="20"/>
        </w:rPr>
        <w:t>B.Beginning</w:t>
      </w:r>
      <w:proofErr w:type="spellEnd"/>
      <w:proofErr w:type="gramEnd"/>
      <w:r>
        <w:rPr>
          <w:sz w:val="20"/>
          <w:szCs w:val="20"/>
        </w:rPr>
        <w:t xml:space="preserve"> November 1st, all applications are to be screened upon receipt to determine if the application is in emergency status. All potential emergency applications are to be </w:t>
      </w:r>
      <w:proofErr w:type="gramStart"/>
      <w:r>
        <w:rPr>
          <w:sz w:val="20"/>
          <w:szCs w:val="20"/>
        </w:rPr>
        <w:t>pended</w:t>
      </w:r>
      <w:proofErr w:type="gramEnd"/>
      <w:r>
        <w:rPr>
          <w:sz w:val="20"/>
          <w:szCs w:val="20"/>
        </w:rPr>
        <w:t xml:space="preserve"> in two (2) business days from the date of application. All regular applications must be entered into the LEAP database in a pending status within ten (10) business days from the date the application is received in the county LEAP office. All applications received within the eligibility period must be added and either approved or denied no later than June 19th</w:t>
      </w:r>
      <w:r w:rsidR="00384E11">
        <w:rPr>
          <w:sz w:val="20"/>
          <w:szCs w:val="20"/>
        </w:rPr>
        <w:t>. A</w:t>
      </w:r>
      <w:r w:rsidR="006475E8">
        <w:rPr>
          <w:sz w:val="20"/>
          <w:szCs w:val="20"/>
        </w:rPr>
        <w:t xml:space="preserve">pplications received after business hours, on state holidays, or on a weekend, may be entered for the next business day. </w:t>
      </w:r>
      <w:r w:rsidR="006475E8">
        <w:rPr>
          <w:color w:val="FF0000"/>
          <w:sz w:val="20"/>
          <w:szCs w:val="20"/>
        </w:rPr>
        <w:t xml:space="preserve"> </w:t>
      </w:r>
    </w:p>
    <w:p w14:paraId="5FFC7560" w14:textId="77777777" w:rsidR="00877FE1" w:rsidRDefault="00877FE1">
      <w:pPr>
        <w:ind w:hanging="2"/>
        <w:rPr>
          <w:sz w:val="22"/>
          <w:szCs w:val="22"/>
        </w:rPr>
      </w:pPr>
    </w:p>
    <w:sectPr w:rsidR="00877FE1">
      <w:headerReference w:type="default" r:id="rId14"/>
      <w:footerReference w:type="default" r:id="rId15"/>
      <w:pgSz w:w="12240" w:h="15840"/>
      <w:pgMar w:top="1170" w:right="1440" w:bottom="1170" w:left="1440" w:header="720" w:footer="62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1EF02" w14:textId="77777777" w:rsidR="00A50197" w:rsidRDefault="00A50197">
      <w:r>
        <w:separator/>
      </w:r>
    </w:p>
  </w:endnote>
  <w:endnote w:type="continuationSeparator" w:id="0">
    <w:p w14:paraId="5471182A" w14:textId="77777777" w:rsidR="00A50197" w:rsidRDefault="00A501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1" w:fontKey="{FD1AA231-791E-4065-A5D4-17F6742B1FF3}"/>
    <w:embedBold r:id="rId2" w:fontKey="{32C8E043-F55A-4435-A24A-78D5377EA3A0}"/>
  </w:font>
  <w:font w:name="Georgia">
    <w:panose1 w:val="02040502050405020303"/>
    <w:charset w:val="00"/>
    <w:family w:val="roman"/>
    <w:pitch w:val="variable"/>
    <w:sig w:usb0="00000287" w:usb1="00000000" w:usb2="00000000" w:usb3="00000000" w:csb0="0000009F" w:csb1="00000000"/>
    <w:embedItalic r:id="rId3" w:fontKey="{52E80823-DE00-483E-B14C-241CA4444DB9}"/>
  </w:font>
  <w:font w:name="Trebuchet MS">
    <w:panose1 w:val="020B0603020202020204"/>
    <w:charset w:val="00"/>
    <w:family w:val="swiss"/>
    <w:pitch w:val="variable"/>
    <w:sig w:usb0="00000687" w:usb1="00000000" w:usb2="00000000" w:usb3="00000000" w:csb0="0000009F" w:csb1="00000000"/>
    <w:embedRegular r:id="rId4" w:fontKey="{AB755871-F3C7-49AC-9A66-9775BAEEE561}"/>
    <w:embedBold r:id="rId5" w:fontKey="{D9E0D300-B6C5-4FB6-B488-CE0F6EED379D}"/>
    <w:embedItalic r:id="rId6" w:fontKey="{8C1AFD9B-E8F1-4F7A-9260-29E78DCC1111}"/>
    <w:embedBoldItalic r:id="rId7" w:fontKey="{2910B9C1-5695-4212-85BC-31687268C0D4}"/>
  </w:font>
  <w:font w:name="MS Gothic">
    <w:altName w:val="ＭＳ ゴシック"/>
    <w:panose1 w:val="020B0609070205080204"/>
    <w:charset w:val="80"/>
    <w:family w:val="modern"/>
    <w:pitch w:val="fixed"/>
    <w:sig w:usb0="E00002FF" w:usb1="6AC7FDFB" w:usb2="08000012" w:usb3="00000000" w:csb0="0002009F" w:csb1="00000000"/>
    <w:embedRegular r:id="rId8" w:subsetted="1" w:fontKey="{D0A25CD6-252E-4FC4-946F-30F4419C23B7}"/>
    <w:embedBold r:id="rId9" w:subsetted="1" w:fontKey="{E70777FD-382B-4873-80CD-F83967A5F8A3}"/>
  </w:font>
  <w:font w:name="Calibri">
    <w:panose1 w:val="020F0502020204030204"/>
    <w:charset w:val="00"/>
    <w:family w:val="swiss"/>
    <w:pitch w:val="variable"/>
    <w:sig w:usb0="E4002EFF" w:usb1="C200247B" w:usb2="00000009" w:usb3="00000000" w:csb0="000001FF" w:csb1="00000000"/>
    <w:embedRegular r:id="rId10" w:fontKey="{638B3121-3D30-4C6B-92C9-2D7A5FC5CBA9}"/>
  </w:font>
  <w:font w:name="Cambria">
    <w:panose1 w:val="02040503050406030204"/>
    <w:charset w:val="00"/>
    <w:family w:val="roman"/>
    <w:pitch w:val="variable"/>
    <w:sig w:usb0="E00006FF" w:usb1="420024FF" w:usb2="02000000" w:usb3="00000000" w:csb0="0000019F" w:csb1="00000000"/>
    <w:embedRegular r:id="rId11" w:fontKey="{F20B3930-7731-4288-AA1D-E5E8853578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48C73" w14:textId="77777777" w:rsidR="00877FE1" w:rsidRDefault="00877FE1">
    <w:pPr>
      <w:pBdr>
        <w:top w:val="nil"/>
        <w:left w:val="nil"/>
        <w:bottom w:val="nil"/>
        <w:right w:val="nil"/>
        <w:between w:val="nil"/>
      </w:pBdr>
      <w:tabs>
        <w:tab w:val="center" w:pos="4320"/>
        <w:tab w:val="right" w:pos="8640"/>
      </w:tabs>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0505B" w14:textId="77777777" w:rsidR="00877FE1" w:rsidRDefault="00000000">
    <w:pPr>
      <w:pBdr>
        <w:top w:val="nil"/>
        <w:left w:val="nil"/>
        <w:bottom w:val="nil"/>
        <w:right w:val="nil"/>
        <w:between w:val="nil"/>
      </w:pBdr>
      <w:tabs>
        <w:tab w:val="center" w:pos="4320"/>
        <w:tab w:val="right" w:pos="8640"/>
      </w:tabs>
      <w:ind w:hanging="2"/>
      <w:jc w:val="center"/>
      <w:rPr>
        <w:color w:val="000000"/>
        <w:sz w:val="22"/>
        <w:szCs w:val="22"/>
      </w:rPr>
    </w:pPr>
    <w:r>
      <w:rPr>
        <w:color w:val="000000"/>
        <w:sz w:val="22"/>
        <w:szCs w:val="22"/>
      </w:rPr>
      <w:t xml:space="preserve">Analysis Page </w:t>
    </w:r>
    <w:r>
      <w:rPr>
        <w:b/>
        <w:bCs/>
        <w:color w:val="000000"/>
        <w:sz w:val="22"/>
        <w:szCs w:val="22"/>
      </w:rPr>
      <w:fldChar w:fldCharType="begin"/>
    </w:r>
    <w:r>
      <w:rPr>
        <w:b/>
        <w:bCs/>
        <w:color w:val="000000"/>
        <w:sz w:val="22"/>
        <w:szCs w:val="22"/>
      </w:rPr>
      <w:instrText>PAGE</w:instrText>
    </w:r>
    <w:r>
      <w:rPr>
        <w:b/>
        <w:bCs/>
        <w:color w:val="000000"/>
        <w:sz w:val="22"/>
        <w:szCs w:val="22"/>
      </w:rPr>
      <w:fldChar w:fldCharType="separate"/>
    </w:r>
    <w:r w:rsidR="00977796">
      <w:rPr>
        <w:b/>
        <w:bCs/>
        <w:noProof/>
        <w:color w:val="000000"/>
        <w:sz w:val="22"/>
        <w:szCs w:val="22"/>
      </w:rPr>
      <w:t>1</w:t>
    </w:r>
    <w:r>
      <w:rPr>
        <w:b/>
        <w:bCs/>
        <w:color w:val="000000"/>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1ADAE" w14:textId="77777777" w:rsidR="00877FE1" w:rsidRDefault="00877FE1">
    <w:pPr>
      <w:pBdr>
        <w:top w:val="nil"/>
        <w:left w:val="nil"/>
        <w:bottom w:val="nil"/>
        <w:right w:val="nil"/>
        <w:between w:val="nil"/>
      </w:pBdr>
      <w:tabs>
        <w:tab w:val="center" w:pos="4320"/>
        <w:tab w:val="right" w:pos="8640"/>
      </w:tabs>
      <w:ind w:hanging="2"/>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C405C" w14:textId="0F299A48" w:rsidR="00877FE1" w:rsidRDefault="00000000">
    <w:pPr>
      <w:pBdr>
        <w:top w:val="nil"/>
        <w:left w:val="nil"/>
        <w:bottom w:val="nil"/>
        <w:right w:val="nil"/>
        <w:between w:val="nil"/>
      </w:pBdr>
      <w:tabs>
        <w:tab w:val="center" w:pos="4320"/>
        <w:tab w:val="right" w:pos="8640"/>
      </w:tabs>
      <w:ind w:hanging="2"/>
      <w:jc w:val="center"/>
      <w:rPr>
        <w:color w:val="000000"/>
        <w:sz w:val="22"/>
        <w:szCs w:val="22"/>
      </w:rPr>
    </w:pPr>
    <w:r>
      <w:rPr>
        <w:color w:val="000000"/>
        <w:sz w:val="22"/>
        <w:szCs w:val="22"/>
      </w:rPr>
      <w:t xml:space="preserve">Proposed Rule Page </w:t>
    </w:r>
    <w:r>
      <w:rPr>
        <w:color w:val="000000"/>
        <w:sz w:val="22"/>
        <w:szCs w:val="22"/>
      </w:rPr>
      <w:fldChar w:fldCharType="begin"/>
    </w:r>
    <w:r>
      <w:rPr>
        <w:color w:val="000000"/>
        <w:sz w:val="22"/>
        <w:szCs w:val="22"/>
      </w:rPr>
      <w:instrText>PAGE</w:instrText>
    </w:r>
    <w:r>
      <w:rPr>
        <w:color w:val="000000"/>
        <w:sz w:val="22"/>
        <w:szCs w:val="22"/>
      </w:rPr>
      <w:fldChar w:fldCharType="separate"/>
    </w:r>
    <w:r w:rsidR="00977796">
      <w:rPr>
        <w:noProof/>
        <w:color w:val="000000"/>
        <w:sz w:val="22"/>
        <w:szCs w:val="22"/>
      </w:rPr>
      <w:t>1</w:t>
    </w:r>
    <w:r>
      <w:rPr>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DA041" w14:textId="77777777" w:rsidR="00A50197" w:rsidRDefault="00A50197">
      <w:r>
        <w:separator/>
      </w:r>
    </w:p>
  </w:footnote>
  <w:footnote w:type="continuationSeparator" w:id="0">
    <w:p w14:paraId="0693632F" w14:textId="77777777" w:rsidR="00A50197" w:rsidRDefault="00A501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B1DB3" w14:textId="77777777" w:rsidR="00877FE1" w:rsidRDefault="00877FE1">
    <w:pPr>
      <w:pBdr>
        <w:top w:val="nil"/>
        <w:left w:val="nil"/>
        <w:bottom w:val="nil"/>
        <w:right w:val="nil"/>
        <w:between w:val="nil"/>
      </w:pBdr>
      <w:tabs>
        <w:tab w:val="center" w:pos="4320"/>
        <w:tab w:val="right" w:pos="8640"/>
      </w:tabs>
      <w:ind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09152" w14:textId="77777777" w:rsidR="00877FE1" w:rsidRDefault="00000000">
    <w:pPr>
      <w:pBdr>
        <w:top w:val="nil"/>
        <w:left w:val="nil"/>
        <w:bottom w:val="nil"/>
        <w:right w:val="nil"/>
        <w:between w:val="nil"/>
      </w:pBdr>
      <w:tabs>
        <w:tab w:val="center" w:pos="4320"/>
        <w:tab w:val="right" w:pos="8640"/>
      </w:tabs>
      <w:ind w:hanging="2"/>
      <w:rPr>
        <w:rFonts w:ascii="Trebuchet MS" w:eastAsia="Trebuchet MS" w:hAnsi="Trebuchet MS" w:cs="Trebuchet MS"/>
        <w:color w:val="000000"/>
      </w:rPr>
    </w:pPr>
    <w:r>
      <w:rPr>
        <w:rFonts w:ascii="Trebuchet MS" w:eastAsia="Trebuchet MS" w:hAnsi="Trebuchet MS" w:cs="Trebuchet MS"/>
        <w:b/>
        <w:bCs/>
        <w:color w:val="000000"/>
      </w:rPr>
      <w:t xml:space="preserve">Title of Proposed </w:t>
    </w:r>
    <w:proofErr w:type="spellStart"/>
    <w:proofErr w:type="gramStart"/>
    <w:r>
      <w:rPr>
        <w:rFonts w:ascii="Trebuchet MS" w:eastAsia="Trebuchet MS" w:hAnsi="Trebuchet MS" w:cs="Trebuchet MS"/>
        <w:b/>
        <w:bCs/>
        <w:color w:val="000000"/>
      </w:rPr>
      <w:t>Rule</w:t>
    </w:r>
    <w:r>
      <w:rPr>
        <w:rFonts w:ascii="Trebuchet MS" w:eastAsia="Trebuchet MS" w:hAnsi="Trebuchet MS" w:cs="Trebuchet MS"/>
        <w:color w:val="000000"/>
      </w:rPr>
      <w:t>:</w:t>
    </w:r>
    <w:r>
      <w:rPr>
        <w:sz w:val="22"/>
        <w:szCs w:val="22"/>
      </w:rPr>
      <w:t>Revisions</w:t>
    </w:r>
    <w:proofErr w:type="spellEnd"/>
    <w:proofErr w:type="gramEnd"/>
    <w:r>
      <w:rPr>
        <w:sz w:val="22"/>
        <w:szCs w:val="22"/>
      </w:rPr>
      <w:t xml:space="preserve"> to the Low-Income Energy Assistance Program (LEAP)</w:t>
    </w:r>
    <w:r>
      <w:rPr>
        <w:rFonts w:ascii="Trebuchet MS" w:eastAsia="Trebuchet MS" w:hAnsi="Trebuchet MS" w:cs="Trebuchet MS"/>
        <w:color w:val="000000"/>
      </w:rPr>
      <w:t xml:space="preserve">                    </w:t>
    </w:r>
  </w:p>
  <w:p w14:paraId="76539A27" w14:textId="77777777" w:rsidR="00877FE1" w:rsidRDefault="00000000">
    <w:pPr>
      <w:pBdr>
        <w:top w:val="nil"/>
        <w:left w:val="nil"/>
        <w:bottom w:val="nil"/>
        <w:right w:val="nil"/>
        <w:between w:val="nil"/>
      </w:pBdr>
      <w:tabs>
        <w:tab w:val="center" w:pos="4320"/>
        <w:tab w:val="right" w:pos="8640"/>
      </w:tabs>
      <w:ind w:hanging="2"/>
      <w:rPr>
        <w:rFonts w:ascii="Trebuchet MS" w:eastAsia="Trebuchet MS" w:hAnsi="Trebuchet MS" w:cs="Trebuchet MS"/>
        <w:color w:val="000000"/>
      </w:rPr>
    </w:pPr>
    <w:r>
      <w:rPr>
        <w:rFonts w:ascii="Trebuchet MS" w:eastAsia="Trebuchet MS" w:hAnsi="Trebuchet MS" w:cs="Trebuchet MS"/>
        <w:b/>
        <w:bCs/>
        <w:color w:val="000000"/>
      </w:rPr>
      <w:t>CDHS Tracking #</w:t>
    </w:r>
    <w:r>
      <w:rPr>
        <w:rFonts w:ascii="Trebuchet MS" w:eastAsia="Trebuchet MS" w:hAnsi="Trebuchet MS" w:cs="Trebuchet MS"/>
        <w:color w:val="000000"/>
      </w:rPr>
      <w:t>:</w:t>
    </w:r>
    <w:r>
      <w:rPr>
        <w:sz w:val="22"/>
        <w:szCs w:val="22"/>
      </w:rPr>
      <w:t>26-03-30-01</w:t>
    </w:r>
  </w:p>
  <w:p w14:paraId="004DC02F" w14:textId="77777777" w:rsidR="00877FE1" w:rsidRDefault="00877FE1">
    <w:pPr>
      <w:pBdr>
        <w:top w:val="nil"/>
        <w:left w:val="nil"/>
        <w:bottom w:val="nil"/>
        <w:right w:val="nil"/>
        <w:between w:val="nil"/>
      </w:pBdr>
      <w:tabs>
        <w:tab w:val="center" w:pos="4320"/>
        <w:tab w:val="right" w:pos="8640"/>
      </w:tabs>
      <w:ind w:hanging="2"/>
      <w:rPr>
        <w:rFonts w:ascii="Trebuchet MS" w:eastAsia="Trebuchet MS" w:hAnsi="Trebuchet MS" w:cs="Trebuchet MS"/>
        <w:color w:val="000000"/>
      </w:rPr>
    </w:pPr>
  </w:p>
  <w:p w14:paraId="41D281D9" w14:textId="7C6C83B3" w:rsidR="00877FE1" w:rsidRDefault="00000000">
    <w:pPr>
      <w:pBdr>
        <w:top w:val="nil"/>
        <w:left w:val="nil"/>
        <w:bottom w:val="nil"/>
        <w:right w:val="nil"/>
        <w:between w:val="nil"/>
      </w:pBdr>
      <w:tabs>
        <w:tab w:val="center" w:pos="4320"/>
        <w:tab w:val="right" w:pos="8640"/>
      </w:tabs>
      <w:ind w:hanging="2"/>
      <w:rPr>
        <w:rFonts w:ascii="Trebuchet MS" w:eastAsia="Trebuchet MS" w:hAnsi="Trebuchet MS" w:cs="Trebuchet MS"/>
        <w:color w:val="000000"/>
      </w:rPr>
    </w:pPr>
    <w:r>
      <w:rPr>
        <w:rFonts w:ascii="Trebuchet MS" w:eastAsia="Trebuchet MS" w:hAnsi="Trebuchet MS" w:cs="Trebuchet MS"/>
        <w:color w:val="000000"/>
      </w:rPr>
      <w:t xml:space="preserve">Office, Division &amp; Program: </w:t>
    </w:r>
    <w:r>
      <w:rPr>
        <w:rFonts w:ascii="Trebuchet MS" w:eastAsia="Trebuchet MS" w:hAnsi="Trebuchet MS" w:cs="Trebuchet MS"/>
      </w:rPr>
      <w:t>Office of Economic Security, LEAP</w:t>
    </w:r>
    <w:r>
      <w:rPr>
        <w:rFonts w:ascii="Trebuchet MS" w:eastAsia="Trebuchet MS" w:hAnsi="Trebuchet MS" w:cs="Trebuchet MS"/>
        <w:color w:val="000000"/>
      </w:rPr>
      <w:t xml:space="preserve">         Rule Author: </w:t>
    </w:r>
    <w:r>
      <w:rPr>
        <w:rFonts w:ascii="Trebuchet MS" w:eastAsia="Trebuchet MS" w:hAnsi="Trebuchet MS" w:cs="Trebuchet MS"/>
      </w:rPr>
      <w:t xml:space="preserve">Vannesa </w:t>
    </w:r>
    <w:r w:rsidR="00096B53">
      <w:rPr>
        <w:rFonts w:ascii="Trebuchet MS" w:eastAsia="Trebuchet MS" w:hAnsi="Trebuchet MS" w:cs="Trebuchet MS"/>
      </w:rPr>
      <w:t>Sarkar</w:t>
    </w:r>
  </w:p>
  <w:p w14:paraId="43CC3335" w14:textId="3BE99000" w:rsidR="00877FE1" w:rsidRDefault="00000000">
    <w:pPr>
      <w:pBdr>
        <w:top w:val="nil"/>
        <w:left w:val="nil"/>
        <w:bottom w:val="nil"/>
        <w:right w:val="nil"/>
        <w:between w:val="nil"/>
      </w:pBdr>
      <w:tabs>
        <w:tab w:val="center" w:pos="4320"/>
        <w:tab w:val="right" w:pos="8640"/>
      </w:tabs>
      <w:ind w:hanging="2"/>
      <w:rPr>
        <w:rFonts w:ascii="Trebuchet MS" w:eastAsia="Trebuchet MS" w:hAnsi="Trebuchet MS" w:cs="Trebuchet MS"/>
        <w:color w:val="000000"/>
      </w:rPr>
    </w:pPr>
    <w:r>
      <w:rPr>
        <w:rFonts w:ascii="Trebuchet MS" w:eastAsia="Trebuchet MS" w:hAnsi="Trebuchet MS" w:cs="Trebuchet MS"/>
        <w:color w:val="000000"/>
      </w:rPr>
      <w:t xml:space="preserve">CCR Series Amended: </w:t>
    </w:r>
    <w:sdt>
      <w:sdtPr>
        <w:alias w:val="CCR Number"/>
        <w:id w:val="-53505385"/>
        <w:dropDownList>
          <w:listItem w:displayText="SELECT CCR" w:value="SELECT CCR"/>
          <w:listItem w:displayText="2 CCR 502-1" w:value="2 CCR 502-1"/>
          <w:listItem w:displayText="2 CCR 502-5" w:value="2 CCR 502-5"/>
          <w:listItem w:displayText="2 CCR 502-6" w:value="2 CCR 502-6"/>
          <w:listItem w:displayText="2 CCR 504-1" w:value="2 CCR 504-1"/>
          <w:listItem w:displayText="2 CCR 505-1" w:value="2 CCR 505-1"/>
          <w:listItem w:displayText="9 CCR 2501-1" w:value="9 CCR 2501-1"/>
          <w:listItem w:displayText="9 CCR 2502-1" w:value="9 CCR 2502-1"/>
          <w:listItem w:displayText="9 CCR 2503-1" w:value="9 CCR 2503-1"/>
          <w:listItem w:displayText="9 CCR 2503-2" w:value="9 CCR 2503-2"/>
          <w:listItem w:displayText="9 CCR 2503-3" w:value="9 CCR 2503-3"/>
          <w:listItem w:displayText="9 CCR 2503-4" w:value="9 CCR 2503-4"/>
          <w:listItem w:displayText="9 CCR 2503-5" w:value="9 CCR 2503-5"/>
          <w:listItem w:displayText="9 CCR 2503-6" w:value="9 CCR 2503-6"/>
          <w:listItem w:displayText="9 CCR 2503-7" w:value="9 CCR 2503-7"/>
          <w:listItem w:displayText="9 CCR 2503-8" w:value="9 CCR 2503-8"/>
          <w:listItem w:displayText="9 CCR 2503-10" w:value="9 CCR 2503-10"/>
          <w:listItem w:displayText="9 CCR 2504-1" w:value="9 CCR 2504-1"/>
          <w:listItem w:displayText="10 CCR 2506-1" w:value="10 CCR 2506-1"/>
          <w:listItem w:displayText="11 CCR 2508-1" w:value="11 CCR 2508-1"/>
          <w:listItem w:displayText="12 CCR 2509-1" w:value="12 CCR 2509-1"/>
          <w:listItem w:displayText="12 CCR 2509-2" w:value="12 CCR 2509-2"/>
          <w:listItem w:displayText="12 CCR 2509-3" w:value="12 CCR 2509-3"/>
          <w:listItem w:displayText="12 CCR 2509-4" w:value="12 CCR 2509-4"/>
          <w:listItem w:displayText="12 CCR 2509-5" w:value="12 CCR 2509-5"/>
          <w:listItem w:displayText="12 CCR 2509-6" w:value="12 CCR 2509-6"/>
          <w:listItem w:displayText="12 CCR 2509-7" w:value="12 CCR 2509-7"/>
          <w:listItem w:displayText="12 CCR 2509-8" w:value="12 CCR 2509-8"/>
          <w:listItem w:displayText="12 CCR 2509-9" w:value="12 CCR 2509-9"/>
          <w:listItem w:displayText="12 CCR 2510-1" w:value="12 CCR 2510-1"/>
          <w:listItem w:displayText="12 CCR 2511-1" w:value="12 CCR 2511-1"/>
          <w:listItem w:displayText="12 CCR 2512-2" w:value="12 CCR 2512-2"/>
          <w:listItem w:displayText="12 CCR 2515-1" w:value="12 CCR 2515-1"/>
          <w:listItem w:displayText="12 CCR 2516-1" w:value="12 CCR 2516-1"/>
          <w:listItem w:displayText="12 CCR 2517-1" w:value="12 CCR 2517-1"/>
          <w:listItem w:displayText="12 CCR 2518-1" w:value="12 CCR 2518-1"/>
        </w:dropDownList>
      </w:sdtPr>
      <w:sdtContent>
        <w:r>
          <w:rPr>
            <w:rFonts w:ascii="Trebuchet MS" w:eastAsia="Trebuchet MS" w:hAnsi="Trebuchet MS" w:cs="Trebuchet MS"/>
            <w:color w:val="000000"/>
            <w:shd w:val="clear" w:color="auto" w:fill="E8EAED"/>
          </w:rPr>
          <w:t>9 CCR 2503-7</w:t>
        </w:r>
      </w:sdtContent>
    </w:sdt>
    <w:r>
      <w:rPr>
        <w:rFonts w:ascii="Trebuchet MS" w:eastAsia="Trebuchet MS" w:hAnsi="Trebuchet MS" w:cs="Trebuchet MS"/>
        <w:color w:val="000000"/>
      </w:rPr>
      <w:t xml:space="preserve">                       Phone/Email: </w:t>
    </w:r>
    <w:r>
      <w:rPr>
        <w:rFonts w:ascii="Trebuchet MS" w:eastAsia="Trebuchet MS" w:hAnsi="Trebuchet MS" w:cs="Trebuchet MS"/>
      </w:rPr>
      <w:t>vannesa.</w:t>
    </w:r>
    <w:r w:rsidR="00096B53">
      <w:rPr>
        <w:rFonts w:ascii="Trebuchet MS" w:eastAsia="Trebuchet MS" w:hAnsi="Trebuchet MS" w:cs="Trebuchet MS"/>
      </w:rPr>
      <w:t>sarkar</w:t>
    </w:r>
    <w:r>
      <w:rPr>
        <w:rFonts w:ascii="Trebuchet MS" w:eastAsia="Trebuchet MS" w:hAnsi="Trebuchet MS" w:cs="Trebuchet MS"/>
      </w:rPr>
      <w:t>@state.co.us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5F8A0" w14:textId="77777777" w:rsidR="00877FE1" w:rsidRDefault="00877FE1">
    <w:pPr>
      <w:pBdr>
        <w:top w:val="nil"/>
        <w:left w:val="nil"/>
        <w:bottom w:val="nil"/>
        <w:right w:val="nil"/>
        <w:between w:val="nil"/>
      </w:pBdr>
      <w:tabs>
        <w:tab w:val="center" w:pos="4320"/>
        <w:tab w:val="right" w:pos="8640"/>
      </w:tabs>
      <w:ind w:hanging="2"/>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0D9B7" w14:textId="77777777" w:rsidR="00877FE1" w:rsidRDefault="00877FE1">
    <w:pPr>
      <w:pBdr>
        <w:top w:val="nil"/>
        <w:left w:val="nil"/>
        <w:bottom w:val="nil"/>
        <w:right w:val="nil"/>
        <w:between w:val="nil"/>
      </w:pBdr>
      <w:tabs>
        <w:tab w:val="center" w:pos="4320"/>
        <w:tab w:val="right" w:pos="8640"/>
      </w:tabs>
      <w:ind w:hanging="2"/>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B13A4"/>
    <w:multiLevelType w:val="multilevel"/>
    <w:tmpl w:val="5DD2992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36270408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nnesa Pena">
    <w15:presenceInfo w15:providerId="AD" w15:userId="S::PenaxxV1@cdhs.state.co.us::ea656d03-5a07-4ced-aa6f-d3fcce7cb1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FE1"/>
    <w:rsid w:val="00096B53"/>
    <w:rsid w:val="000B6FC5"/>
    <w:rsid w:val="0012445E"/>
    <w:rsid w:val="00276594"/>
    <w:rsid w:val="00291D1D"/>
    <w:rsid w:val="00384E11"/>
    <w:rsid w:val="00497405"/>
    <w:rsid w:val="006475E8"/>
    <w:rsid w:val="00682A88"/>
    <w:rsid w:val="00737E5B"/>
    <w:rsid w:val="00764E55"/>
    <w:rsid w:val="00877FE1"/>
    <w:rsid w:val="00885503"/>
    <w:rsid w:val="00977796"/>
    <w:rsid w:val="00A22ABF"/>
    <w:rsid w:val="00A50197"/>
    <w:rsid w:val="00A62A8A"/>
    <w:rsid w:val="00E75291"/>
    <w:rsid w:val="00EA242B"/>
    <w:rsid w:val="00FD7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09C51"/>
  <w15:docId w15:val="{82C7D179-4AB0-4792-8D51-BEF8C0B9F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rFonts w:ascii="Bookman Old Style" w:eastAsia="Bookman Old Style" w:hAnsi="Bookman Old Style" w:cs="Bookman Old Style"/>
      <w:b/>
      <w:bCs/>
    </w:rPr>
  </w:style>
  <w:style w:type="paragraph" w:styleId="Heading2">
    <w:name w:val="heading 2"/>
    <w:basedOn w:val="Normal"/>
    <w:next w:val="Normal"/>
    <w:uiPriority w:val="9"/>
    <w:unhideWhenUsed/>
    <w:qFormat/>
    <w:pPr>
      <w:keepNext/>
      <w:ind w:left="1440"/>
      <w:outlineLvl w:val="1"/>
    </w:pPr>
    <w:rPr>
      <w:rFonts w:ascii="Bookman Old Style" w:eastAsia="Bookman Old Style" w:hAnsi="Bookman Old Style" w:cs="Bookman Old Style"/>
      <w:sz w:val="22"/>
      <w:szCs w:val="22"/>
      <w:u w:val="single"/>
    </w:rPr>
  </w:style>
  <w:style w:type="paragraph" w:styleId="Heading3">
    <w:name w:val="heading 3"/>
    <w:basedOn w:val="Normal"/>
    <w:next w:val="Normal"/>
    <w:uiPriority w:val="9"/>
    <w:semiHidden/>
    <w:unhideWhenUsed/>
    <w:qFormat/>
    <w:pPr>
      <w:keepNext/>
      <w:ind w:left="1440" w:firstLine="720"/>
      <w:outlineLvl w:val="2"/>
    </w:pPr>
    <w:rPr>
      <w:rFonts w:ascii="Bookman Old Style" w:eastAsia="Bookman Old Style" w:hAnsi="Bookman Old Style" w:cs="Bookman Old Style"/>
      <w:sz w:val="22"/>
      <w:szCs w:val="22"/>
      <w:u w:val="single"/>
    </w:rPr>
  </w:style>
  <w:style w:type="paragraph" w:styleId="Heading4">
    <w:name w:val="heading 4"/>
    <w:basedOn w:val="Normal"/>
    <w:next w:val="Normal"/>
    <w:uiPriority w:val="9"/>
    <w:semiHidden/>
    <w:unhideWhenUsed/>
    <w:qFormat/>
    <w:pPr>
      <w:keepNext/>
      <w:jc w:val="center"/>
      <w:outlineLvl w:val="3"/>
    </w:pPr>
    <w:rPr>
      <w:rFonts w:ascii="Bookman Old Style" w:eastAsia="Bookman Old Style" w:hAnsi="Bookman Old Style" w:cs="Bookman Old Style"/>
      <w:b/>
      <w:bCs/>
      <w:sz w:val="28"/>
      <w:szCs w:val="28"/>
    </w:rPr>
  </w:style>
  <w:style w:type="paragraph" w:styleId="Heading5">
    <w:name w:val="heading 5"/>
    <w:basedOn w:val="Normal"/>
    <w:next w:val="Normal"/>
    <w:uiPriority w:val="9"/>
    <w:semiHidden/>
    <w:unhideWhenUsed/>
    <w:qFormat/>
    <w:pPr>
      <w:keepNext/>
      <w:jc w:val="center"/>
      <w:outlineLvl w:val="4"/>
    </w:pPr>
    <w:rPr>
      <w:rFonts w:ascii="Bookman Old Style" w:eastAsia="Bookman Old Style" w:hAnsi="Bookman Old Style" w:cs="Bookman Old Style"/>
      <w:b/>
      <w:bCs/>
      <w:smallCaps/>
      <w:sz w:val="32"/>
      <w:szCs w:val="32"/>
      <w:u w:val="single"/>
    </w:rPr>
  </w:style>
  <w:style w:type="paragraph" w:styleId="Heading6">
    <w:name w:val="heading 6"/>
    <w:basedOn w:val="Normal"/>
    <w:next w:val="Normal"/>
    <w:uiPriority w:val="9"/>
    <w:semiHidden/>
    <w:unhideWhenUsed/>
    <w:qFormat/>
    <w:pPr>
      <w:keepNext/>
      <w:ind w:left="1440"/>
      <w:outlineLvl w:val="5"/>
    </w:pPr>
    <w:rPr>
      <w:rFonts w:ascii="Bookman Old Style" w:eastAsia="Bookman Old Style" w:hAnsi="Bookman Old Style" w:cs="Bookman Old Style"/>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36"/>
      <w:szCs w:val="36"/>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paragraph" w:styleId="Revision">
    <w:name w:val="Revision"/>
    <w:hidden/>
    <w:uiPriority w:val="99"/>
    <w:semiHidden/>
    <w:rsid w:val="00384E11"/>
    <w:pPr>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4035C2-3D10-49C8-B4A0-6A7FFEE8D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7</Pages>
  <Words>1735</Words>
  <Characters>9893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Vannesa Pena</dc:creator>
  <cp:lastModifiedBy>Kyle Zinth</cp:lastModifiedBy>
  <cp:revision>6</cp:revision>
  <dcterms:created xsi:type="dcterms:W3CDTF">2026-05-18T19:24:00Z</dcterms:created>
  <dcterms:modified xsi:type="dcterms:W3CDTF">2026-07-02T18:46:00Z</dcterms:modified>
</cp:coreProperties>
</file>