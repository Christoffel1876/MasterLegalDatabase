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9F98B" w14:textId="1A0B5CEB" w:rsidR="00A859AF" w:rsidRPr="00A859AF" w:rsidRDefault="00A859AF" w:rsidP="00A859AF">
      <w:pPr>
        <w:spacing w:before="240" w:after="240"/>
        <w:ind w:firstLine="0"/>
        <w:jc w:val="center"/>
        <w:rPr>
          <w:rFonts w:eastAsia="Trebuchet MS"/>
          <w:sz w:val="36"/>
          <w:szCs w:val="36"/>
          <w:lang w:val="en-US"/>
        </w:rPr>
      </w:pPr>
      <w:r w:rsidRPr="00A859AF">
        <w:rPr>
          <w:rFonts w:eastAsia="Trebuchet MS"/>
          <w:sz w:val="36"/>
          <w:szCs w:val="36"/>
          <w:lang w:val="en-US"/>
        </w:rPr>
        <w:t>Colorado State Board of Human Services</w:t>
      </w:r>
    </w:p>
    <w:p w14:paraId="1551A5E9" w14:textId="77777777" w:rsidR="00A859AF" w:rsidRPr="00A859AF" w:rsidRDefault="00A859AF" w:rsidP="008A7D3D">
      <w:pPr>
        <w:pStyle w:val="Heading1"/>
        <w:jc w:val="center"/>
      </w:pPr>
      <w:r w:rsidRPr="00A859AF">
        <w:t>RULEMAKING PACKET</w:t>
      </w:r>
    </w:p>
    <w:p w14:paraId="7856A55F" w14:textId="77777777" w:rsidR="00A859AF" w:rsidRPr="00A859AF" w:rsidRDefault="00A859AF" w:rsidP="00A859AF">
      <w:pPr>
        <w:spacing w:before="240" w:after="240"/>
        <w:ind w:firstLine="0"/>
        <w:rPr>
          <w:rFonts w:ascii="Trebuchet MS" w:eastAsia="Trebuchet MS" w:hAnsi="Trebuchet MS" w:cs="Trebuchet MS"/>
          <w:sz w:val="22"/>
          <w:szCs w:val="22"/>
          <w:lang w:val="en-US"/>
        </w:rPr>
      </w:pPr>
    </w:p>
    <w:p w14:paraId="2F132386" w14:textId="77777777" w:rsidR="00A859AF" w:rsidRPr="00947490" w:rsidRDefault="00A859AF" w:rsidP="00947490">
      <w:pPr>
        <w:pStyle w:val="Heading2"/>
      </w:pPr>
      <w:r w:rsidRPr="00947490">
        <w:t>1: Summary of Proposed Rule Change</w:t>
      </w:r>
    </w:p>
    <w:p w14:paraId="0C46A8D2" w14:textId="77777777" w:rsidR="00A859AF" w:rsidRPr="00A859AF" w:rsidRDefault="00A859AF" w:rsidP="00A859AF">
      <w:pPr>
        <w:spacing w:before="240" w:after="240"/>
        <w:ind w:firstLine="0"/>
        <w:rPr>
          <w:rFonts w:ascii="Trebuchet MS" w:eastAsia="Trebuchet MS" w:hAnsi="Trebuchet MS" w:cs="Trebuchet MS"/>
          <w:sz w:val="22"/>
          <w:szCs w:val="22"/>
          <w:lang w:val="en-US"/>
        </w:rPr>
      </w:pPr>
      <w:r w:rsidRPr="00A859AF">
        <w:rPr>
          <w:rFonts w:ascii="Trebuchet MS" w:eastAsia="Trebuchet MS" w:hAnsi="Trebuchet MS" w:cs="Trebuchet MS"/>
          <w:sz w:val="22"/>
          <w:szCs w:val="22"/>
          <w:lang w:val="en-US"/>
        </w:rPr>
        <w:t xml:space="preserve">Explain in </w:t>
      </w:r>
      <w:r w:rsidRPr="00A859AF">
        <w:rPr>
          <w:rFonts w:ascii="Trebuchet MS" w:eastAsia="Trebuchet MS" w:hAnsi="Trebuchet MS" w:cs="Trebuchet MS"/>
          <w:b/>
          <w:bCs/>
          <w:sz w:val="22"/>
          <w:szCs w:val="22"/>
          <w:lang w:val="en-US"/>
        </w:rPr>
        <w:t>plain language</w:t>
      </w:r>
      <w:r w:rsidRPr="00A859AF">
        <w:rPr>
          <w:rFonts w:ascii="Trebuchet MS" w:eastAsia="Trebuchet MS" w:hAnsi="Trebuchet MS" w:cs="Trebuchet MS"/>
          <w:sz w:val="22"/>
          <w:szCs w:val="22"/>
          <w:lang w:val="en-US"/>
        </w:rPr>
        <w:t xml:space="preserve"> why the rule or rule change is necessary and what the program hopes to accomplish through this rule. </w:t>
      </w:r>
      <w:r w:rsidRPr="00A859AF">
        <w:rPr>
          <w:rFonts w:ascii="Trebuchet MS" w:eastAsia="Trebuchet MS" w:hAnsi="Trebuchet MS" w:cs="Trebuchet MS"/>
          <w:b/>
          <w:bCs/>
          <w:sz w:val="22"/>
          <w:szCs w:val="22"/>
          <w:lang w:val="en-US"/>
        </w:rPr>
        <w:t>1500 Char max</w:t>
      </w:r>
    </w:p>
    <w:p w14:paraId="0DC72B4D" w14:textId="77777777" w:rsidR="00A859AF" w:rsidRPr="00A859AF" w:rsidRDefault="00A859AF" w:rsidP="00A859AF">
      <w:pPr>
        <w:spacing w:before="240" w:after="240"/>
        <w:ind w:firstLine="0"/>
        <w:rPr>
          <w:rFonts w:ascii="Trebuchet MS" w:eastAsia="Trebuchet MS" w:hAnsi="Trebuchet MS" w:cs="Trebuchet MS"/>
          <w:lang w:val="en-US"/>
        </w:rPr>
      </w:pPr>
      <w:r w:rsidRPr="00A859AF">
        <w:rPr>
          <w:rFonts w:ascii="Trebuchet MS" w:eastAsia="Trebuchet MS" w:hAnsi="Trebuchet MS" w:cs="Trebuchet MS"/>
          <w:lang w:val="en-US"/>
        </w:rPr>
        <w:t>This rule packet strikes language and processes that no longer align with the current definitions of or the use of Core Services at the county level.</w:t>
      </w:r>
    </w:p>
    <w:p w14:paraId="7E9B281E" w14:textId="77777777" w:rsidR="00A859AF" w:rsidRPr="00A859AF" w:rsidRDefault="00A859AF" w:rsidP="00A859AF">
      <w:pPr>
        <w:spacing w:before="240" w:after="240"/>
        <w:ind w:firstLine="0"/>
        <w:rPr>
          <w:rFonts w:ascii="Trebuchet MS" w:eastAsia="Trebuchet MS" w:hAnsi="Trebuchet MS" w:cs="Trebuchet MS"/>
          <w:lang w:val="en-US"/>
        </w:rPr>
      </w:pPr>
      <w:r w:rsidRPr="00A859AF">
        <w:rPr>
          <w:rFonts w:ascii="Trebuchet MS" w:eastAsia="Trebuchet MS" w:hAnsi="Trebuchet MS" w:cs="Trebuchet MS"/>
          <w:lang w:val="en-US"/>
        </w:rPr>
        <w:t>This rule packet provides clarification in sections where lack of clarity has historically caused confusion and inconsistency of Core use at the county level regarding county eligibility and responsibility in providing services.</w:t>
      </w:r>
    </w:p>
    <w:p w14:paraId="534A5D17" w14:textId="77777777" w:rsidR="00A859AF" w:rsidRPr="00A859AF" w:rsidRDefault="00A859AF" w:rsidP="00A859AF">
      <w:pPr>
        <w:spacing w:before="240" w:after="240"/>
        <w:ind w:firstLine="0"/>
        <w:rPr>
          <w:rFonts w:ascii="Trebuchet MS" w:eastAsia="Trebuchet MS" w:hAnsi="Trebuchet MS" w:cs="Trebuchet MS"/>
          <w:lang w:val="en-US"/>
        </w:rPr>
      </w:pPr>
      <w:r w:rsidRPr="00A859AF">
        <w:rPr>
          <w:rFonts w:ascii="Trebuchet MS" w:eastAsia="Trebuchet MS" w:hAnsi="Trebuchet MS" w:cs="Trebuchet MS"/>
          <w:lang w:val="en-US"/>
        </w:rPr>
        <w:t>This rule packet aligns language and processes in rule to streamline and simplify each county’s understanding and use of Core Services.</w:t>
      </w:r>
    </w:p>
    <w:p w14:paraId="0D47EED4" w14:textId="77777777" w:rsidR="00A859AF" w:rsidRPr="00A859AF" w:rsidRDefault="00A859AF" w:rsidP="00947490">
      <w:pPr>
        <w:pStyle w:val="Heading2"/>
      </w:pPr>
      <w:r w:rsidRPr="00A859AF">
        <w:t>2: Procedural Analysis: </w:t>
      </w:r>
    </w:p>
    <w:p w14:paraId="1BA1E461" w14:textId="77777777" w:rsidR="00A859AF" w:rsidRPr="00A859AF" w:rsidRDefault="00A859AF" w:rsidP="00A859AF">
      <w:pPr>
        <w:numPr>
          <w:ilvl w:val="0"/>
          <w:numId w:val="4"/>
        </w:numPr>
        <w:spacing w:before="240" w:after="240"/>
        <w:rPr>
          <w:rFonts w:eastAsia="Trebuchet MS"/>
          <w:sz w:val="22"/>
          <w:szCs w:val="22"/>
          <w:lang w:val="en-US"/>
        </w:rPr>
      </w:pPr>
      <w:r w:rsidRPr="00A859AF">
        <w:rPr>
          <w:rFonts w:eastAsia="Trebuchet MS"/>
          <w:sz w:val="22"/>
          <w:szCs w:val="22"/>
          <w:lang w:val="en-US"/>
        </w:rPr>
        <w:t>State Board of Human Services [NOTE: This selection indicates the entity adopting the rule.]</w:t>
      </w:r>
    </w:p>
    <w:p w14:paraId="53EBFC90" w14:textId="77777777" w:rsidR="00A859AF" w:rsidRPr="00A859AF" w:rsidRDefault="00A859AF" w:rsidP="00A859AF">
      <w:pPr>
        <w:numPr>
          <w:ilvl w:val="0"/>
          <w:numId w:val="5"/>
        </w:numPr>
        <w:spacing w:before="240" w:after="240"/>
        <w:rPr>
          <w:rFonts w:eastAsia="Trebuchet MS"/>
          <w:sz w:val="22"/>
          <w:szCs w:val="22"/>
          <w:lang w:val="en-US"/>
        </w:rPr>
      </w:pPr>
      <w:proofErr w:type="gramStart"/>
      <w:r w:rsidRPr="00A859AF">
        <w:rPr>
          <w:rFonts w:eastAsia="Trebuchet MS"/>
          <w:sz w:val="22"/>
          <w:szCs w:val="22"/>
          <w:lang w:val="en-US"/>
        </w:rPr>
        <w:t>Regular  [</w:t>
      </w:r>
      <w:proofErr w:type="gramEnd"/>
      <w:r w:rsidRPr="00A859AF">
        <w:rPr>
          <w:rFonts w:eastAsia="Trebuchet MS"/>
          <w:sz w:val="22"/>
          <w:szCs w:val="22"/>
          <w:lang w:val="en-US"/>
        </w:rPr>
        <w:t>NOTE: This selection indicates the type of rule to be adopted. If Emergency, please include justification below in (b)(ii)]</w:t>
      </w:r>
    </w:p>
    <w:p w14:paraId="366B22C0" w14:textId="77777777" w:rsidR="00A859AF" w:rsidRPr="00A859AF" w:rsidRDefault="00A859AF" w:rsidP="00A859AF">
      <w:pPr>
        <w:numPr>
          <w:ilvl w:val="0"/>
          <w:numId w:val="6"/>
        </w:numPr>
        <w:spacing w:before="240" w:after="240"/>
        <w:rPr>
          <w:rFonts w:eastAsia="Trebuchet MS"/>
          <w:sz w:val="22"/>
          <w:szCs w:val="22"/>
          <w:lang w:val="en-US"/>
        </w:rPr>
      </w:pPr>
      <w:r w:rsidRPr="00A859AF">
        <w:rPr>
          <w:rFonts w:eastAsia="Trebuchet MS"/>
          <w:sz w:val="22"/>
          <w:szCs w:val="22"/>
          <w:lang w:val="en-US"/>
        </w:rPr>
        <w:t> N/A [NOTE: Pick one only if Emergency.]</w:t>
      </w:r>
    </w:p>
    <w:p w14:paraId="6E8D6F1F" w14:textId="4B914B74" w:rsidR="00A859AF" w:rsidRPr="00A859AF" w:rsidRDefault="00A859AF" w:rsidP="00A859AF">
      <w:pPr>
        <w:numPr>
          <w:ilvl w:val="0"/>
          <w:numId w:val="7"/>
        </w:numPr>
        <w:spacing w:before="240" w:after="240"/>
        <w:ind w:firstLine="0"/>
        <w:rPr>
          <w:rFonts w:eastAsia="Trebuchet MS"/>
          <w:sz w:val="22"/>
          <w:szCs w:val="22"/>
          <w:lang w:val="en-US"/>
        </w:rPr>
      </w:pPr>
      <w:r w:rsidRPr="00A859AF">
        <w:rPr>
          <w:rFonts w:eastAsia="Trebuchet MS"/>
          <w:sz w:val="22"/>
          <w:szCs w:val="22"/>
          <w:lang w:val="en-US"/>
        </w:rPr>
        <w:t>Justification for Emergency: N/A</w:t>
      </w:r>
    </w:p>
    <w:p w14:paraId="14CBC406" w14:textId="77777777" w:rsidR="00A859AF" w:rsidRPr="00A859AF" w:rsidRDefault="00A859AF" w:rsidP="00A859AF">
      <w:pPr>
        <w:numPr>
          <w:ilvl w:val="0"/>
          <w:numId w:val="8"/>
        </w:numPr>
        <w:spacing w:before="240" w:after="240"/>
        <w:rPr>
          <w:rFonts w:eastAsia="Trebuchet MS"/>
          <w:sz w:val="22"/>
          <w:szCs w:val="22"/>
          <w:lang w:val="en-US"/>
        </w:rPr>
      </w:pPr>
      <w:r w:rsidRPr="00A859AF">
        <w:rPr>
          <w:rFonts w:eastAsia="Trebuchet MS"/>
          <w:sz w:val="22"/>
          <w:szCs w:val="22"/>
          <w:lang w:val="en-US"/>
        </w:rPr>
        <w:t>This package contains the following types of rules: [NOTE: Check all that apply.]</w:t>
      </w:r>
    </w:p>
    <w:p w14:paraId="682BC6AF"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               </w:t>
      </w:r>
      <w:r w:rsidRPr="00A859AF">
        <w:rPr>
          <w:rFonts w:ascii="Segoe UI Symbol" w:eastAsia="Trebuchet MS" w:hAnsi="Segoe UI Symbol" w:cs="Segoe UI Symbol"/>
          <w:sz w:val="22"/>
          <w:szCs w:val="22"/>
          <w:lang w:val="en-US"/>
        </w:rPr>
        <w:t>☐</w:t>
      </w:r>
      <w:r w:rsidRPr="00A859AF">
        <w:rPr>
          <w:rFonts w:eastAsia="Trebuchet MS"/>
          <w:sz w:val="22"/>
          <w:szCs w:val="22"/>
          <w:lang w:val="en-US"/>
        </w:rPr>
        <w:t xml:space="preserve"> New Rules                              X Amended Rules                            </w:t>
      </w:r>
    </w:p>
    <w:p w14:paraId="1FD195F3" w14:textId="5FD5208F"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               </w:t>
      </w:r>
      <w:r w:rsidRPr="00A859AF">
        <w:rPr>
          <w:rFonts w:ascii="Segoe UI Symbol" w:eastAsia="Trebuchet MS" w:hAnsi="Segoe UI Symbol" w:cs="Segoe UI Symbol"/>
          <w:sz w:val="22"/>
          <w:szCs w:val="22"/>
          <w:lang w:val="en-US"/>
        </w:rPr>
        <w:t>☐</w:t>
      </w:r>
      <w:r w:rsidRPr="00A859AF">
        <w:rPr>
          <w:rFonts w:eastAsia="Trebuchet MS"/>
          <w:sz w:val="22"/>
          <w:szCs w:val="22"/>
          <w:lang w:val="en-US"/>
        </w:rPr>
        <w:t xml:space="preserve"> Repealed Rules                       </w:t>
      </w:r>
      <w:r w:rsidRPr="00A859AF">
        <w:rPr>
          <w:rFonts w:ascii="Segoe UI Symbol" w:eastAsia="Trebuchet MS" w:hAnsi="Segoe UI Symbol" w:cs="Segoe UI Symbol"/>
          <w:sz w:val="22"/>
          <w:szCs w:val="22"/>
          <w:lang w:val="en-US"/>
        </w:rPr>
        <w:t>☐</w:t>
      </w:r>
      <w:r w:rsidRPr="00A859AF">
        <w:rPr>
          <w:rFonts w:eastAsia="Trebuchet MS"/>
          <w:sz w:val="22"/>
          <w:szCs w:val="22"/>
          <w:lang w:val="en-US"/>
        </w:rPr>
        <w:t xml:space="preserve"> Reviewed Rules</w:t>
      </w:r>
      <w:r w:rsidRPr="00A859AF">
        <w:rPr>
          <w:rFonts w:eastAsia="Trebuchet MS"/>
          <w:sz w:val="22"/>
          <w:szCs w:val="22"/>
          <w:lang w:val="en-US"/>
        </w:rPr>
        <w:br/>
      </w:r>
    </w:p>
    <w:p w14:paraId="46725D06" w14:textId="77777777" w:rsidR="00A859AF" w:rsidRPr="00A859AF" w:rsidRDefault="00A859AF" w:rsidP="00A859AF">
      <w:pPr>
        <w:numPr>
          <w:ilvl w:val="0"/>
          <w:numId w:val="9"/>
        </w:numPr>
        <w:spacing w:before="240" w:after="240"/>
        <w:rPr>
          <w:rFonts w:eastAsia="Trebuchet MS"/>
          <w:sz w:val="22"/>
          <w:szCs w:val="22"/>
          <w:lang w:val="en-US"/>
        </w:rPr>
      </w:pPr>
      <w:r w:rsidRPr="00A859AF">
        <w:rPr>
          <w:rFonts w:eastAsia="Trebuchet MS"/>
          <w:sz w:val="22"/>
          <w:szCs w:val="22"/>
          <w:lang w:val="en-US"/>
        </w:rPr>
        <w:t>First SBHS Read Month: September 2026   e) Second SBHS Read Month: October 2026</w:t>
      </w:r>
    </w:p>
    <w:p w14:paraId="1BFA6B3D"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f)</w:t>
      </w:r>
      <w:r w:rsidRPr="00A859AF">
        <w:rPr>
          <w:rFonts w:eastAsia="Trebuchet MS"/>
          <w:sz w:val="22"/>
          <w:szCs w:val="22"/>
          <w:lang w:val="en-US"/>
        </w:rPr>
        <w:tab/>
        <w:t xml:space="preserve">Effective Date: November 30, </w:t>
      </w:r>
      <w:proofErr w:type="gramStart"/>
      <w:r w:rsidRPr="00A859AF">
        <w:rPr>
          <w:rFonts w:eastAsia="Trebuchet MS"/>
          <w:sz w:val="22"/>
          <w:szCs w:val="22"/>
          <w:lang w:val="en-US"/>
        </w:rPr>
        <w:t>2026</w:t>
      </w:r>
      <w:proofErr w:type="gramEnd"/>
      <w:r w:rsidRPr="00A859AF">
        <w:rPr>
          <w:rFonts w:eastAsia="Trebuchet MS"/>
          <w:sz w:val="22"/>
          <w:szCs w:val="22"/>
          <w:lang w:val="en-US"/>
        </w:rPr>
        <w:t xml:space="preserve">        g) Effective Dates </w:t>
      </w:r>
      <w:proofErr w:type="gramStart"/>
      <w:r w:rsidRPr="00A859AF">
        <w:rPr>
          <w:rFonts w:eastAsia="Trebuchet MS"/>
          <w:sz w:val="22"/>
          <w:szCs w:val="22"/>
          <w:lang w:val="en-US"/>
        </w:rPr>
        <w:t>is</w:t>
      </w:r>
      <w:proofErr w:type="gramEnd"/>
      <w:r w:rsidRPr="00A859AF">
        <w:rPr>
          <w:rFonts w:eastAsia="Trebuchet MS"/>
          <w:sz w:val="22"/>
          <w:szCs w:val="22"/>
          <w:lang w:val="en-US"/>
        </w:rPr>
        <w:t>: Discretionary</w:t>
      </w:r>
    </w:p>
    <w:p w14:paraId="70F0CF49" w14:textId="77777777" w:rsidR="00A859AF" w:rsidRPr="00A859AF" w:rsidRDefault="00A859AF" w:rsidP="00A859AF">
      <w:pPr>
        <w:spacing w:before="240" w:after="240"/>
        <w:ind w:firstLine="0"/>
        <w:rPr>
          <w:rFonts w:eastAsia="Trebuchet MS"/>
          <w:sz w:val="22"/>
          <w:szCs w:val="22"/>
          <w:lang w:val="en-US"/>
        </w:rPr>
      </w:pPr>
    </w:p>
    <w:p w14:paraId="614D1256" w14:textId="77777777" w:rsidR="00A859AF" w:rsidRPr="00A859AF" w:rsidRDefault="00A859AF" w:rsidP="00947490">
      <w:pPr>
        <w:pStyle w:val="Heading2"/>
      </w:pPr>
      <w:r w:rsidRPr="00A859AF">
        <w:lastRenderedPageBreak/>
        <w:t>3: Regulatory Analysis:</w:t>
      </w:r>
    </w:p>
    <w:p w14:paraId="64C55FF5"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 xml:space="preserve">a) List of groups impacted by this rule. [NOTE: List groups of </w:t>
      </w:r>
      <w:proofErr w:type="gramStart"/>
      <w:r w:rsidRPr="00A859AF">
        <w:rPr>
          <w:rFonts w:eastAsia="Trebuchet MS"/>
          <w:sz w:val="22"/>
          <w:szCs w:val="22"/>
          <w:lang w:val="en-US"/>
        </w:rPr>
        <w:t>persons</w:t>
      </w:r>
      <w:proofErr w:type="gramEnd"/>
      <w:r w:rsidRPr="00A859AF">
        <w:rPr>
          <w:rFonts w:eastAsia="Trebuchet MS"/>
          <w:sz w:val="22"/>
          <w:szCs w:val="22"/>
          <w:lang w:val="en-US"/>
        </w:rPr>
        <w:t xml:space="preserve"> will benefit, bear the burdens or be adversely impacted by this rule.] </w:t>
      </w:r>
    </w:p>
    <w:p w14:paraId="0F303111"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County Departments of Human Services as they provide Core Services to eligible families.</w:t>
      </w:r>
    </w:p>
    <w:p w14:paraId="42B42F5A"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 xml:space="preserve">b) Describe the qualitative and quantitative impact. [NOTE: How will this </w:t>
      </w:r>
      <w:proofErr w:type="gramStart"/>
      <w:r w:rsidRPr="00A859AF">
        <w:rPr>
          <w:rFonts w:eastAsia="Trebuchet MS"/>
          <w:sz w:val="22"/>
          <w:szCs w:val="22"/>
          <w:lang w:val="en-US"/>
        </w:rPr>
        <w:t>rule-making</w:t>
      </w:r>
      <w:proofErr w:type="gramEnd"/>
      <w:r w:rsidRPr="00A859AF">
        <w:rPr>
          <w:rFonts w:eastAsia="Trebuchet MS"/>
          <w:sz w:val="22"/>
          <w:szCs w:val="22"/>
          <w:lang w:val="en-US"/>
        </w:rPr>
        <w:t xml:space="preserve"> impact those groups listed above?  How many people will be impacted?  What are the short-term and long-term consequences of this rule?]</w:t>
      </w:r>
    </w:p>
    <w:p w14:paraId="15896CAF"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County Departments of Human Services are expected to benefit from these revisions as they provide clarity to sections of Volume 7 that have historically resulted in administrative confusion and inconsistent application of Core Services. </w:t>
      </w:r>
    </w:p>
    <w:p w14:paraId="3366EDD9"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No populations are expected to be adversely affected by these changes.</w:t>
      </w:r>
    </w:p>
    <w:p w14:paraId="62FCEC0B"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In the immediate term, county departments may utilize Core Services to secure funding for critical resource gaps and essential family support services that currently face significant underfunding.</w:t>
      </w:r>
    </w:p>
    <w:p w14:paraId="1D922D1D"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In the long term, these changes are anticipated to have a positive impact on the precision of statewide performance metrics for Core Services, while simultaneously empowering county departments to pinpoint strategic opportunities for fiscal planning and resource allocation.</w:t>
      </w:r>
    </w:p>
    <w:p w14:paraId="31606F18"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c) State Board Authority for Rule</w:t>
      </w:r>
      <w:r w:rsidRPr="00A859AF">
        <w:rPr>
          <w:rFonts w:eastAsia="Trebuchet MS"/>
          <w:i/>
          <w:iCs/>
          <w:sz w:val="22"/>
          <w:szCs w:val="22"/>
          <w:lang w:val="en-US"/>
        </w:rPr>
        <w:t xml:space="preserve"> </w:t>
      </w:r>
      <w:r w:rsidRPr="00A859AF">
        <w:rPr>
          <w:rFonts w:eastAsia="Trebuchet MS"/>
          <w:sz w:val="22"/>
          <w:szCs w:val="22"/>
          <w:lang w:val="en-US"/>
        </w:rPr>
        <w:t>[NOTE: Provide statutory citations that authorize SBHS to promulgate rules.]</w:t>
      </w:r>
    </w:p>
    <w:p w14:paraId="27F1394A"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26-1-107(5)(b), (6)(a)</w:t>
      </w:r>
    </w:p>
    <w:p w14:paraId="6C2F8679"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d) Program Authority for Rule</w:t>
      </w:r>
      <w:r w:rsidRPr="00A859AF">
        <w:rPr>
          <w:rFonts w:eastAsia="Trebuchet MS"/>
          <w:i/>
          <w:iCs/>
          <w:sz w:val="22"/>
          <w:szCs w:val="22"/>
          <w:lang w:val="en-US"/>
        </w:rPr>
        <w:t xml:space="preserve"> </w:t>
      </w:r>
      <w:r w:rsidRPr="00A859AF">
        <w:rPr>
          <w:rFonts w:eastAsia="Trebuchet MS"/>
          <w:sz w:val="22"/>
          <w:szCs w:val="22"/>
          <w:lang w:val="en-US"/>
        </w:rPr>
        <w:t xml:space="preserve">[NOTE: Give federal and/or state citations and a summary of the language authorizing the rule-making </w:t>
      </w:r>
      <w:r w:rsidRPr="00A859AF">
        <w:rPr>
          <w:rFonts w:eastAsia="Trebuchet MS"/>
          <w:sz w:val="22"/>
          <w:szCs w:val="22"/>
          <w:u w:val="single"/>
          <w:lang w:val="en-US"/>
        </w:rPr>
        <w:t>function</w:t>
      </w:r>
      <w:r w:rsidRPr="00A859AF">
        <w:rPr>
          <w:rFonts w:eastAsia="Trebuchet MS"/>
          <w:sz w:val="22"/>
          <w:szCs w:val="22"/>
          <w:lang w:val="en-US"/>
        </w:rPr>
        <w:t xml:space="preserve"> AND </w:t>
      </w:r>
      <w:r w:rsidRPr="00A859AF">
        <w:rPr>
          <w:rFonts w:eastAsia="Trebuchet MS"/>
          <w:sz w:val="22"/>
          <w:szCs w:val="22"/>
          <w:u w:val="single"/>
          <w:lang w:val="en-US"/>
        </w:rPr>
        <w:t>authority.]</w:t>
      </w:r>
    </w:p>
    <w:p w14:paraId="7646D1CE"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26-5.5-104, C.R.S.</w:t>
      </w:r>
    </w:p>
    <w:p w14:paraId="10C33B9C"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 xml:space="preserve">e) Does this rule incorporate material by reference? </w:t>
      </w:r>
      <w:r w:rsidRPr="00A859AF">
        <w:rPr>
          <w:rFonts w:eastAsia="Trebuchet MS"/>
          <w:b/>
          <w:bCs/>
          <w:sz w:val="22"/>
          <w:szCs w:val="22"/>
          <w:lang w:val="en-US"/>
        </w:rPr>
        <w:t>No.</w:t>
      </w:r>
    </w:p>
    <w:p w14:paraId="2CD282A0"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 xml:space="preserve">f) Does this repeat language found in statute? </w:t>
      </w:r>
      <w:r w:rsidRPr="00A859AF">
        <w:rPr>
          <w:rFonts w:eastAsia="Trebuchet MS"/>
          <w:b/>
          <w:bCs/>
          <w:sz w:val="22"/>
          <w:szCs w:val="22"/>
          <w:lang w:val="en-US"/>
        </w:rPr>
        <w:t>No.</w:t>
      </w:r>
    </w:p>
    <w:p w14:paraId="22E9FB62"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g) If the response to any of e) or f) above were “yes,” please explain in detail for each “yes” response: </w:t>
      </w:r>
    </w:p>
    <w:p w14:paraId="055DAE7B"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b/>
          <w:bCs/>
          <w:sz w:val="22"/>
          <w:szCs w:val="22"/>
          <w:lang w:val="en-US"/>
        </w:rPr>
        <w:t>N/A</w:t>
      </w:r>
    </w:p>
    <w:p w14:paraId="75FB49EC"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h) Data Description [NOTE: List and explain any data, such as studies, federal announcements, or questionnaires, which were relied upon when developing this rule?]</w:t>
      </w:r>
    </w:p>
    <w:p w14:paraId="444FC723"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b/>
          <w:bCs/>
          <w:sz w:val="22"/>
          <w:szCs w:val="22"/>
          <w:lang w:val="en-US"/>
        </w:rPr>
        <w:t>N/A</w:t>
      </w:r>
    </w:p>
    <w:p w14:paraId="241D75E1" w14:textId="77777777" w:rsidR="00A859AF" w:rsidRPr="00A859AF" w:rsidRDefault="00A859AF" w:rsidP="00A859AF">
      <w:pPr>
        <w:spacing w:before="240" w:after="240"/>
        <w:ind w:firstLine="0"/>
        <w:rPr>
          <w:rFonts w:eastAsia="Trebuchet MS"/>
          <w:sz w:val="22"/>
          <w:szCs w:val="22"/>
          <w:lang w:val="en-US"/>
        </w:rPr>
      </w:pPr>
      <w:proofErr w:type="spellStart"/>
      <w:r w:rsidRPr="00A859AF">
        <w:rPr>
          <w:rFonts w:eastAsia="Trebuchet MS"/>
          <w:sz w:val="22"/>
          <w:szCs w:val="22"/>
          <w:lang w:val="en-US"/>
        </w:rPr>
        <w:lastRenderedPageBreak/>
        <w:t>i</w:t>
      </w:r>
      <w:proofErr w:type="spellEnd"/>
      <w:r w:rsidRPr="00A859AF">
        <w:rPr>
          <w:rFonts w:eastAsia="Trebuchet MS"/>
          <w:sz w:val="22"/>
          <w:szCs w:val="22"/>
          <w:lang w:val="en-US"/>
        </w:rPr>
        <w:t xml:space="preserve">) Alternatives to this </w:t>
      </w:r>
      <w:proofErr w:type="gramStart"/>
      <w:r w:rsidRPr="00A859AF">
        <w:rPr>
          <w:rFonts w:eastAsia="Trebuchet MS"/>
          <w:sz w:val="22"/>
          <w:szCs w:val="22"/>
          <w:lang w:val="en-US"/>
        </w:rPr>
        <w:t>Rule-making</w:t>
      </w:r>
      <w:proofErr w:type="gramEnd"/>
      <w:r w:rsidRPr="00A859AF">
        <w:rPr>
          <w:rFonts w:eastAsia="Trebuchet MS"/>
          <w:sz w:val="22"/>
          <w:szCs w:val="22"/>
          <w:lang w:val="en-US"/>
        </w:rPr>
        <w:t xml:space="preserve"> Explain why the program chose this </w:t>
      </w:r>
      <w:proofErr w:type="gramStart"/>
      <w:r w:rsidRPr="00A859AF">
        <w:rPr>
          <w:rFonts w:eastAsia="Trebuchet MS"/>
          <w:sz w:val="22"/>
          <w:szCs w:val="22"/>
          <w:lang w:val="en-US"/>
        </w:rPr>
        <w:t>rule-making</w:t>
      </w:r>
      <w:proofErr w:type="gramEnd"/>
      <w:r w:rsidRPr="00A859AF">
        <w:rPr>
          <w:rFonts w:eastAsia="Trebuchet MS"/>
          <w:sz w:val="22"/>
          <w:szCs w:val="22"/>
          <w:lang w:val="en-US"/>
        </w:rPr>
        <w:t xml:space="preserve"> rather than taking no action or using another alternative. [NOTE: Describe any alternatives that were seriously considered. Are there any less costly or less intrusive ways to accomplish the purpose(s) of this </w:t>
      </w:r>
      <w:proofErr w:type="gramStart"/>
      <w:r w:rsidRPr="00A859AF">
        <w:rPr>
          <w:rFonts w:eastAsia="Trebuchet MS"/>
          <w:sz w:val="22"/>
          <w:szCs w:val="22"/>
          <w:lang w:val="en-US"/>
        </w:rPr>
        <w:t>rule ?</w:t>
      </w:r>
      <w:proofErr w:type="gramEnd"/>
      <w:r w:rsidRPr="00A859AF">
        <w:rPr>
          <w:rFonts w:eastAsia="Trebuchet MS"/>
          <w:sz w:val="22"/>
          <w:szCs w:val="22"/>
          <w:lang w:val="en-US"/>
        </w:rPr>
        <w:t xml:space="preserve"> Answer should NEVER be just “no alternative” answer should include “no alternative because…”]     </w:t>
      </w:r>
    </w:p>
    <w:p w14:paraId="193FEF10"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 xml:space="preserve">No alternatives were considered. </w:t>
      </w:r>
      <w:proofErr w:type="gramStart"/>
      <w:r w:rsidRPr="00A859AF">
        <w:rPr>
          <w:rFonts w:eastAsia="Trebuchet MS"/>
          <w:sz w:val="22"/>
          <w:szCs w:val="22"/>
          <w:lang w:val="en-US"/>
        </w:rPr>
        <w:t>Rule-making</w:t>
      </w:r>
      <w:proofErr w:type="gramEnd"/>
      <w:r w:rsidRPr="00A859AF">
        <w:rPr>
          <w:rFonts w:eastAsia="Trebuchet MS"/>
          <w:sz w:val="22"/>
          <w:szCs w:val="22"/>
          <w:lang w:val="en-US"/>
        </w:rPr>
        <w:t xml:space="preserve"> was selected because the current rule has not been opened since 2019 and changes to terminology, process, and use of Core Services </w:t>
      </w:r>
      <w:proofErr w:type="gramStart"/>
      <w:r w:rsidRPr="00A859AF">
        <w:rPr>
          <w:rFonts w:eastAsia="Trebuchet MS"/>
          <w:sz w:val="22"/>
          <w:szCs w:val="22"/>
          <w:lang w:val="en-US"/>
        </w:rPr>
        <w:t>has</w:t>
      </w:r>
      <w:proofErr w:type="gramEnd"/>
      <w:r w:rsidRPr="00A859AF">
        <w:rPr>
          <w:rFonts w:eastAsia="Trebuchet MS"/>
          <w:sz w:val="22"/>
          <w:szCs w:val="22"/>
          <w:lang w:val="en-US"/>
        </w:rPr>
        <w:t xml:space="preserve"> changed since then.</w:t>
      </w:r>
    </w:p>
    <w:p w14:paraId="44C306BD" w14:textId="77777777" w:rsidR="00A859AF" w:rsidRPr="00A859AF" w:rsidRDefault="00A859AF" w:rsidP="00947490">
      <w:pPr>
        <w:pStyle w:val="Heading2"/>
      </w:pPr>
      <w:r w:rsidRPr="00A859AF">
        <w:t>4</w:t>
      </w:r>
      <w:proofErr w:type="gramStart"/>
      <w:r w:rsidRPr="00A859AF">
        <w:t>.  Fiscal</w:t>
      </w:r>
      <w:proofErr w:type="gramEnd"/>
      <w:r w:rsidRPr="00A859AF">
        <w:t xml:space="preserve"> Impact </w:t>
      </w:r>
    </w:p>
    <w:p w14:paraId="08E656E8"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 xml:space="preserve">For each of the categories listed below explain the distribution of dollars; please identify the costs, revenues, matches or any changes in the distribution of funds even if such change has a total zero effect for any entity that falls within the category.  If this </w:t>
      </w:r>
      <w:proofErr w:type="gramStart"/>
      <w:r w:rsidRPr="00A859AF">
        <w:rPr>
          <w:rFonts w:eastAsia="Trebuchet MS"/>
          <w:sz w:val="22"/>
          <w:szCs w:val="22"/>
          <w:lang w:val="en-US"/>
        </w:rPr>
        <w:t>rule-making</w:t>
      </w:r>
      <w:proofErr w:type="gramEnd"/>
      <w:r w:rsidRPr="00A859AF">
        <w:rPr>
          <w:rFonts w:eastAsia="Trebuchet MS"/>
          <w:sz w:val="22"/>
          <w:szCs w:val="22"/>
          <w:lang w:val="en-US"/>
        </w:rPr>
        <w:t xml:space="preserve"> requires one of the categories listed below to devote resources without receiving additional funding, please explain why the </w:t>
      </w:r>
      <w:proofErr w:type="gramStart"/>
      <w:r w:rsidRPr="00A859AF">
        <w:rPr>
          <w:rFonts w:eastAsia="Trebuchet MS"/>
          <w:sz w:val="22"/>
          <w:szCs w:val="22"/>
          <w:lang w:val="en-US"/>
        </w:rPr>
        <w:t>rule-making</w:t>
      </w:r>
      <w:proofErr w:type="gramEnd"/>
      <w:r w:rsidRPr="00A859AF">
        <w:rPr>
          <w:rFonts w:eastAsia="Trebuchet MS"/>
          <w:sz w:val="22"/>
          <w:szCs w:val="22"/>
          <w:lang w:val="en-US"/>
        </w:rPr>
        <w:t xml:space="preserve"> is required and what consultation has occurred with those who will need to devote resources. [Answer should never be just “no impact” answer should include “no impact because….”]</w:t>
      </w:r>
    </w:p>
    <w:p w14:paraId="07A0B862"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a) State Fiscal Impact (Identify all state agencies with a fiscal impact, including any Colorado Benefits Management System (CBMS) change request costs required to implement this rule change)</w:t>
      </w:r>
    </w:p>
    <w:p w14:paraId="7291F65D"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No state fiscal impact is anticipated with the addition of these rules. The Division of Child Welfare (DCW) has designated personnel responsible for the oversight of Core Services across the state.</w:t>
      </w:r>
    </w:p>
    <w:p w14:paraId="34E73212"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b) County Fiscal Impact  </w:t>
      </w:r>
    </w:p>
    <w:p w14:paraId="4619177D"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No county fiscal impact is anticipated with the addition of these rules. The sixty-four (64) county departments within Colorado presently utilize these rules to establish annual fiscal planning for Core Services. Furthermore, counties have designated personnel responsible for this administrative process, alongside staff who facilitate the determination of program eligibility and the strategic allocation of Core Services.</w:t>
      </w:r>
    </w:p>
    <w:p w14:paraId="5D3F05B9"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c) Federal Fiscal Impact</w:t>
      </w:r>
    </w:p>
    <w:p w14:paraId="7A5EE8C6"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There is no anticipated Federal fiscal impact.</w:t>
      </w:r>
    </w:p>
    <w:p w14:paraId="0B4B8085"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d) Other Fiscal (such as providers, local governments, etc.)</w:t>
      </w:r>
    </w:p>
    <w:p w14:paraId="6A8E2F34"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No other fiscal impact.</w:t>
      </w:r>
    </w:p>
    <w:p w14:paraId="3710FEB1" w14:textId="77777777" w:rsidR="00A859AF" w:rsidRPr="00A859AF" w:rsidRDefault="00A859AF" w:rsidP="00947490">
      <w:pPr>
        <w:pStyle w:val="Heading2"/>
      </w:pPr>
      <w:r w:rsidRPr="00A859AF">
        <w:t>5. Stakeholder Comment Summary</w:t>
      </w:r>
    </w:p>
    <w:p w14:paraId="220790DD"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a) Development [NOTE: The following individuals and/or entities were included in the development of these proposed rules (such as other Program Areas, Legislative Liaison, and Sub-PAC)]  </w:t>
      </w:r>
    </w:p>
    <w:p w14:paraId="174D297B"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Child Welfare Prevention Task Group (CWPTG), Core Services and Child Welfare Group, County Prevention Partner Group, Child Welfare Sub-PAC.</w:t>
      </w:r>
    </w:p>
    <w:p w14:paraId="7122A0B7"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lastRenderedPageBreak/>
        <w:t>b) This Rule-Making Package</w:t>
      </w:r>
      <w:r w:rsidRPr="00A859AF">
        <w:rPr>
          <w:rFonts w:eastAsia="Trebuchet MS"/>
          <w:i/>
          <w:iCs/>
          <w:sz w:val="22"/>
          <w:szCs w:val="22"/>
          <w:lang w:val="en-US"/>
        </w:rPr>
        <w:t xml:space="preserve"> </w:t>
      </w:r>
      <w:r w:rsidRPr="00A859AF">
        <w:rPr>
          <w:rFonts w:eastAsia="Trebuchet MS"/>
          <w:sz w:val="22"/>
          <w:szCs w:val="22"/>
          <w:lang w:val="en-US"/>
        </w:rPr>
        <w:t xml:space="preserve">[NOTE: The following individuals and/or entities were contacted and informed that this </w:t>
      </w:r>
      <w:proofErr w:type="gramStart"/>
      <w:r w:rsidRPr="00A859AF">
        <w:rPr>
          <w:rFonts w:eastAsia="Trebuchet MS"/>
          <w:sz w:val="22"/>
          <w:szCs w:val="22"/>
          <w:lang w:val="en-US"/>
        </w:rPr>
        <w:t>rule-making</w:t>
      </w:r>
      <w:proofErr w:type="gramEnd"/>
      <w:r w:rsidRPr="00A859AF">
        <w:rPr>
          <w:rFonts w:eastAsia="Trebuchet MS"/>
          <w:sz w:val="22"/>
          <w:szCs w:val="22"/>
          <w:lang w:val="en-US"/>
        </w:rPr>
        <w:t xml:space="preserve"> was proposed for consideration by the State Board of Human Services]</w:t>
      </w:r>
    </w:p>
    <w:p w14:paraId="587C814B"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Child Welfare Prevention Task Group (CWPTG), Core Services and Child Welfare Group, County Prevention Partner Group, Child Welfare Sub-PAC.</w:t>
      </w:r>
    </w:p>
    <w:p w14:paraId="2B4135C5"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c) Other State Agencies [NOTE: Are other State Agencies (such as HCPF or CDPHE) impacted by these rules?  If so, have they been contacted and provided input on the proposed rules?] </w:t>
      </w:r>
    </w:p>
    <w:p w14:paraId="7FB87E16" w14:textId="77777777" w:rsidR="00A859AF" w:rsidRPr="00A859AF" w:rsidRDefault="00A859AF" w:rsidP="00A859AF">
      <w:pPr>
        <w:spacing w:before="240" w:after="240"/>
        <w:ind w:firstLine="0"/>
        <w:rPr>
          <w:rFonts w:eastAsia="Trebuchet MS"/>
          <w:sz w:val="22"/>
          <w:szCs w:val="22"/>
          <w:lang w:val="en-US"/>
        </w:rPr>
      </w:pPr>
    </w:p>
    <w:p w14:paraId="63CA02AF"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The Colorado Department of Health Care Policy and Financing (HCPF) and Behavioral Health Administration (BHA) had representatives present during the scheduled open sessions.</w:t>
      </w:r>
    </w:p>
    <w:p w14:paraId="57D5D49B" w14:textId="77777777" w:rsidR="00A859AF" w:rsidRPr="00A859AF" w:rsidRDefault="00A859AF" w:rsidP="00A859AF">
      <w:pPr>
        <w:spacing w:before="240" w:after="240"/>
        <w:ind w:firstLine="0"/>
        <w:rPr>
          <w:rFonts w:eastAsia="Trebuchet MS"/>
          <w:sz w:val="22"/>
          <w:szCs w:val="22"/>
          <w:lang w:val="en-US"/>
        </w:rPr>
      </w:pPr>
    </w:p>
    <w:p w14:paraId="414A20C4"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d) Sub-Policy Advisory Committee (Sub-PAC) – Subject Matter and Finance</w:t>
      </w:r>
    </w:p>
    <w:p w14:paraId="53D7CC9A"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 xml:space="preserve">Have these rules been reviewed by the appropriate Sub-PAC? </w:t>
      </w:r>
      <w:r w:rsidRPr="00A859AF">
        <w:rPr>
          <w:rFonts w:eastAsia="Trebuchet MS"/>
          <w:b/>
          <w:bCs/>
          <w:sz w:val="22"/>
          <w:szCs w:val="22"/>
          <w:lang w:val="en-US"/>
        </w:rPr>
        <w:t>Yes</w:t>
      </w:r>
    </w:p>
    <w:p w14:paraId="18D12224"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Date Presented: May 7, 2026</w:t>
      </w:r>
    </w:p>
    <w:p w14:paraId="2A176BAA"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 xml:space="preserve">What issues were raised: No issues were raised. Upon request </w:t>
      </w:r>
      <w:proofErr w:type="gramStart"/>
      <w:r w:rsidRPr="00A859AF">
        <w:rPr>
          <w:rFonts w:eastAsia="Trebuchet MS"/>
          <w:sz w:val="22"/>
          <w:szCs w:val="22"/>
          <w:lang w:val="en-US"/>
        </w:rPr>
        <w:t>by</w:t>
      </w:r>
      <w:proofErr w:type="gramEnd"/>
      <w:r w:rsidRPr="00A859AF">
        <w:rPr>
          <w:rFonts w:eastAsia="Trebuchet MS"/>
          <w:sz w:val="22"/>
          <w:szCs w:val="22"/>
          <w:lang w:val="en-US"/>
        </w:rPr>
        <w:t xml:space="preserve"> members, language was integrated into specified sections to provide clarity regarding designated county staff that can approve the extension of Core Services.</w:t>
      </w:r>
    </w:p>
    <w:p w14:paraId="5F8A0F27"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Vote Count: Unanimous approval</w:t>
      </w:r>
    </w:p>
    <w:p w14:paraId="4E74466D"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If not Presented, explain why: </w:t>
      </w:r>
    </w:p>
    <w:p w14:paraId="5DBE95B8"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N/A</w:t>
      </w:r>
    </w:p>
    <w:p w14:paraId="738290AD"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ab/>
        <w:t xml:space="preserve">Presented at Finance Sub-PAC? </w:t>
      </w:r>
      <w:r w:rsidRPr="00A859AF">
        <w:rPr>
          <w:rFonts w:eastAsia="Trebuchet MS"/>
          <w:b/>
          <w:bCs/>
          <w:sz w:val="22"/>
          <w:szCs w:val="22"/>
          <w:lang w:val="en-US"/>
        </w:rPr>
        <w:t>Yes</w:t>
      </w:r>
    </w:p>
    <w:p w14:paraId="72F53F12"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Finance Sub-PAC Date Presented: July 9, 2026</w:t>
      </w:r>
    </w:p>
    <w:p w14:paraId="45818A0D"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Finance Sub-PAC issues were raised: N/A</w:t>
      </w:r>
    </w:p>
    <w:p w14:paraId="1599FFF3"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Finance Sub-PAC Vote Count: Unanimous approval</w:t>
      </w:r>
    </w:p>
    <w:p w14:paraId="2E112292"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If not Presented at Finance Sub-PAC explain why: N/A</w:t>
      </w:r>
    </w:p>
    <w:p w14:paraId="62681374"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e) Policy Advisory Committee (PAC)</w:t>
      </w:r>
    </w:p>
    <w:p w14:paraId="4DBF2FDE"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Have these rules been approved by PAC?</w:t>
      </w:r>
      <w:r w:rsidRPr="00A859AF">
        <w:rPr>
          <w:rFonts w:eastAsia="Trebuchet MS"/>
          <w:b/>
          <w:bCs/>
          <w:i/>
          <w:iCs/>
          <w:sz w:val="22"/>
          <w:szCs w:val="22"/>
          <w:lang w:val="en-US"/>
        </w:rPr>
        <w:t xml:space="preserve"> </w:t>
      </w:r>
      <w:r w:rsidRPr="00A859AF">
        <w:rPr>
          <w:rFonts w:eastAsia="Trebuchet MS"/>
          <w:b/>
          <w:bCs/>
          <w:sz w:val="22"/>
          <w:szCs w:val="22"/>
          <w:lang w:val="en-US"/>
        </w:rPr>
        <w:t>Scheduled</w:t>
      </w:r>
    </w:p>
    <w:p w14:paraId="3A9C329D"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Date Presented: August 6, 2026</w:t>
      </w:r>
    </w:p>
    <w:p w14:paraId="154E7825"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What issues were raised: ANSWER HERE</w:t>
      </w:r>
    </w:p>
    <w:p w14:paraId="7E63E560"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lastRenderedPageBreak/>
        <w:t>Vote Count: ANSWER HERE</w:t>
      </w:r>
    </w:p>
    <w:p w14:paraId="59638E15"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f) Other Comments</w:t>
      </w:r>
    </w:p>
    <w:p w14:paraId="5B4E9F5B"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Were comments received by other stakeholders on the proposed rules? [NOTE: If answer is “yes,” please summarize comments below, including stakeholder groups engaged and dates, if applicable.]</w:t>
      </w:r>
    </w:p>
    <w:p w14:paraId="72445D31" w14:textId="77777777" w:rsidR="00A859AF" w:rsidRPr="00A859AF" w:rsidRDefault="00A859AF" w:rsidP="00A859AF">
      <w:pPr>
        <w:spacing w:before="240" w:after="240"/>
        <w:ind w:firstLine="0"/>
        <w:rPr>
          <w:rFonts w:eastAsia="Trebuchet MS"/>
          <w:sz w:val="22"/>
          <w:szCs w:val="22"/>
          <w:lang w:val="en-US"/>
        </w:rPr>
      </w:pPr>
      <w:r w:rsidRPr="00A859AF">
        <w:rPr>
          <w:rFonts w:eastAsia="Trebuchet MS"/>
          <w:sz w:val="22"/>
          <w:szCs w:val="22"/>
          <w:lang w:val="en-US"/>
        </w:rPr>
        <w:t>On January 20, 2026, the invitation to review the rules during three (3) virtual stakeholder sessions was discussed with the Core Services and Child Welfare Group. Those virtual sessions were held on March 10, 13, and 16 to address each proposed addition or change. The invitation was also shared with the Child Welfare Prevention Task Group (CWPTG), the County Prevention Partner Group, and advertised in the monthly Prevention and Core Services state-wide newsletter. In addition to county departments of human services staff, HCPF, BHA, provider, and state staff attended the sessions. A stakeholder session was held on June 24, 2026, from 1:00 until 2:00 pm via Google Meet.</w:t>
      </w:r>
    </w:p>
    <w:p w14:paraId="2CCA2474" w14:textId="77777777" w:rsidR="00B90838" w:rsidRPr="00A859AF" w:rsidRDefault="00B90838">
      <w:pPr>
        <w:spacing w:before="240" w:after="240"/>
        <w:ind w:firstLine="0"/>
        <w:rPr>
          <w:rFonts w:eastAsia="Trebuchet MS"/>
          <w:sz w:val="22"/>
          <w:szCs w:val="22"/>
        </w:rPr>
      </w:pPr>
    </w:p>
    <w:p w14:paraId="61E551ED" w14:textId="77777777" w:rsidR="00B90838" w:rsidRDefault="00B90838">
      <w:pPr>
        <w:spacing w:before="240" w:after="240" w:line="360" w:lineRule="auto"/>
        <w:ind w:hanging="2"/>
        <w:rPr>
          <w:rFonts w:ascii="Trebuchet MS" w:eastAsia="Trebuchet MS" w:hAnsi="Trebuchet MS" w:cs="Trebuchet MS"/>
          <w:i/>
          <w:iCs/>
          <w:sz w:val="22"/>
          <w:szCs w:val="22"/>
        </w:rPr>
        <w:sectPr w:rsidR="00B90838">
          <w:headerReference w:type="even" r:id="rId8"/>
          <w:headerReference w:type="default" r:id="rId9"/>
          <w:footerReference w:type="even" r:id="rId10"/>
          <w:footerReference w:type="default" r:id="rId11"/>
          <w:headerReference w:type="first" r:id="rId12"/>
          <w:footerReference w:type="first" r:id="rId13"/>
          <w:pgSz w:w="12240" w:h="15840"/>
          <w:pgMar w:top="720" w:right="1008" w:bottom="720" w:left="1008" w:header="720" w:footer="720" w:gutter="0"/>
          <w:pgNumType w:start="1"/>
          <w:cols w:space="720"/>
        </w:sectPr>
      </w:pPr>
    </w:p>
    <w:p w14:paraId="6B68C55A" w14:textId="4CAAF3B5" w:rsidR="00A859AF" w:rsidRDefault="00A859AF" w:rsidP="00947490">
      <w:pPr>
        <w:pStyle w:val="Heading2"/>
      </w:pPr>
      <w:r>
        <w:lastRenderedPageBreak/>
        <w:t>6. Proposed Rules</w:t>
      </w:r>
    </w:p>
    <w:p w14:paraId="0AD60EB8" w14:textId="77777777" w:rsidR="00A859AF" w:rsidRDefault="00A859AF">
      <w:pPr>
        <w:pBdr>
          <w:top w:val="nil"/>
          <w:left w:val="nil"/>
          <w:bottom w:val="nil"/>
          <w:right w:val="nil"/>
          <w:between w:val="nil"/>
        </w:pBdr>
        <w:ind w:firstLine="0"/>
        <w:rPr>
          <w:b/>
          <w:bCs/>
          <w:color w:val="000000"/>
        </w:rPr>
      </w:pPr>
    </w:p>
    <w:p w14:paraId="3584DE7E" w14:textId="566E9576" w:rsidR="00B90838" w:rsidRDefault="00000000">
      <w:pPr>
        <w:pBdr>
          <w:top w:val="nil"/>
          <w:left w:val="nil"/>
          <w:bottom w:val="nil"/>
          <w:right w:val="nil"/>
          <w:between w:val="nil"/>
        </w:pBdr>
        <w:ind w:firstLine="0"/>
        <w:rPr>
          <w:color w:val="000000"/>
        </w:rPr>
      </w:pPr>
      <w:r>
        <w:rPr>
          <w:b/>
          <w:bCs/>
          <w:color w:val="000000"/>
        </w:rPr>
        <w:t>DEPARTMENT OF HUMAN SERVICES</w:t>
      </w:r>
      <w:r>
        <w:rPr>
          <w:color w:val="000000"/>
        </w:rPr>
        <w:t xml:space="preserve"> </w:t>
      </w:r>
    </w:p>
    <w:p w14:paraId="4558691B" w14:textId="77777777" w:rsidR="00B90838" w:rsidRDefault="00B90838">
      <w:pPr>
        <w:pBdr>
          <w:top w:val="nil"/>
          <w:left w:val="nil"/>
          <w:bottom w:val="nil"/>
          <w:right w:val="nil"/>
          <w:between w:val="nil"/>
        </w:pBdr>
        <w:ind w:hanging="2"/>
        <w:rPr>
          <w:color w:val="000000"/>
        </w:rPr>
      </w:pPr>
    </w:p>
    <w:p w14:paraId="6BC508C6" w14:textId="77777777" w:rsidR="00B90838" w:rsidRDefault="00000000">
      <w:pPr>
        <w:pBdr>
          <w:top w:val="nil"/>
          <w:left w:val="nil"/>
          <w:bottom w:val="nil"/>
          <w:right w:val="nil"/>
          <w:between w:val="nil"/>
        </w:pBdr>
        <w:ind w:hanging="2"/>
        <w:rPr>
          <w:color w:val="000000"/>
        </w:rPr>
      </w:pPr>
      <w:r>
        <w:rPr>
          <w:b/>
          <w:bCs/>
          <w:color w:val="000000"/>
        </w:rPr>
        <w:t>Social Services Rules</w:t>
      </w:r>
      <w:r>
        <w:rPr>
          <w:color w:val="000000"/>
        </w:rPr>
        <w:t xml:space="preserve"> </w:t>
      </w:r>
    </w:p>
    <w:p w14:paraId="00EE7737" w14:textId="77777777" w:rsidR="00B90838" w:rsidRDefault="00B90838">
      <w:pPr>
        <w:pBdr>
          <w:top w:val="nil"/>
          <w:left w:val="nil"/>
          <w:bottom w:val="nil"/>
          <w:right w:val="nil"/>
          <w:between w:val="nil"/>
        </w:pBdr>
        <w:ind w:hanging="2"/>
        <w:rPr>
          <w:color w:val="000000"/>
        </w:rPr>
      </w:pPr>
    </w:p>
    <w:p w14:paraId="57602004" w14:textId="77777777" w:rsidR="00B90838" w:rsidRDefault="00000000">
      <w:pPr>
        <w:pBdr>
          <w:top w:val="nil"/>
          <w:left w:val="nil"/>
          <w:bottom w:val="nil"/>
          <w:right w:val="nil"/>
          <w:between w:val="nil"/>
        </w:pBdr>
        <w:ind w:hanging="2"/>
        <w:rPr>
          <w:color w:val="000000"/>
        </w:rPr>
      </w:pPr>
      <w:r>
        <w:rPr>
          <w:b/>
          <w:bCs/>
          <w:color w:val="000000"/>
        </w:rPr>
        <w:t>PROGRAM AREAS, CASE CONTACTS, AND ONGOING CASE REQUIREMENTS</w:t>
      </w:r>
    </w:p>
    <w:p w14:paraId="1DB92BA6" w14:textId="77777777" w:rsidR="00B90838" w:rsidRDefault="00B90838">
      <w:pPr>
        <w:pBdr>
          <w:top w:val="nil"/>
          <w:left w:val="nil"/>
          <w:bottom w:val="nil"/>
          <w:right w:val="nil"/>
          <w:between w:val="nil"/>
        </w:pBdr>
        <w:ind w:hanging="2"/>
        <w:rPr>
          <w:color w:val="000000"/>
        </w:rPr>
      </w:pPr>
    </w:p>
    <w:p w14:paraId="63CC3759" w14:textId="77777777" w:rsidR="00B90838" w:rsidRDefault="00000000">
      <w:pPr>
        <w:pBdr>
          <w:top w:val="nil"/>
          <w:left w:val="nil"/>
          <w:bottom w:val="nil"/>
          <w:right w:val="nil"/>
          <w:between w:val="nil"/>
        </w:pBdr>
        <w:ind w:hanging="2"/>
        <w:rPr>
          <w:color w:val="000000"/>
        </w:rPr>
      </w:pPr>
      <w:r>
        <w:rPr>
          <w:b/>
          <w:bCs/>
          <w:color w:val="000000"/>
        </w:rPr>
        <w:t>12 CCR 2509-3</w:t>
      </w:r>
      <w:r>
        <w:rPr>
          <w:color w:val="000000"/>
        </w:rPr>
        <w:t xml:space="preserve"> </w:t>
      </w:r>
    </w:p>
    <w:p w14:paraId="2C744C71" w14:textId="77777777" w:rsidR="00B90838" w:rsidRDefault="00B90838">
      <w:pPr>
        <w:pBdr>
          <w:top w:val="nil"/>
          <w:left w:val="nil"/>
          <w:bottom w:val="nil"/>
          <w:right w:val="nil"/>
          <w:between w:val="nil"/>
        </w:pBdr>
        <w:ind w:hanging="2"/>
        <w:rPr>
          <w:color w:val="000000"/>
        </w:rPr>
      </w:pPr>
    </w:p>
    <w:p w14:paraId="04A54F3D" w14:textId="77777777" w:rsidR="00B90838" w:rsidRDefault="00000000">
      <w:pPr>
        <w:pBdr>
          <w:top w:val="nil"/>
          <w:left w:val="nil"/>
          <w:bottom w:val="nil"/>
          <w:right w:val="nil"/>
          <w:between w:val="nil"/>
        </w:pBdr>
        <w:ind w:hanging="2"/>
        <w:rPr>
          <w:color w:val="000000"/>
        </w:rPr>
      </w:pPr>
      <w:r>
        <w:rPr>
          <w:i/>
          <w:iCs/>
          <w:color w:val="000000"/>
        </w:rPr>
        <w:t>[Editor’s Notes follow the text of the rules at the end of this CCR Document.]</w:t>
      </w:r>
      <w:r>
        <w:rPr>
          <w:color w:val="000000"/>
        </w:rPr>
        <w:t xml:space="preserve"> </w:t>
      </w:r>
    </w:p>
    <w:p w14:paraId="54DD95E0" w14:textId="77777777" w:rsidR="00B90838" w:rsidRDefault="00B90838">
      <w:pPr>
        <w:pBdr>
          <w:top w:val="nil"/>
          <w:left w:val="nil"/>
          <w:bottom w:val="nil"/>
          <w:right w:val="nil"/>
          <w:between w:val="nil"/>
        </w:pBdr>
        <w:ind w:hanging="2"/>
        <w:rPr>
          <w:color w:val="000000"/>
        </w:rPr>
      </w:pPr>
    </w:p>
    <w:p w14:paraId="53CB8D7D" w14:textId="77777777" w:rsidR="00B90838" w:rsidRDefault="00000000">
      <w:pPr>
        <w:pBdr>
          <w:top w:val="nil"/>
          <w:left w:val="nil"/>
          <w:bottom w:val="nil"/>
          <w:right w:val="nil"/>
          <w:between w:val="nil"/>
        </w:pBdr>
        <w:ind w:hanging="2"/>
        <w:rPr>
          <w:color w:val="000000"/>
        </w:rPr>
      </w:pPr>
      <w:r>
        <w:rPr>
          <w:color w:val="000000"/>
        </w:rPr>
        <w:t xml:space="preserve">Amendments to these rules are in Track Changes. </w:t>
      </w:r>
    </w:p>
    <w:p w14:paraId="42FFC974" w14:textId="77777777" w:rsidR="00B90838" w:rsidRDefault="00000000">
      <w:pPr>
        <w:pBdr>
          <w:top w:val="nil"/>
          <w:left w:val="nil"/>
          <w:bottom w:val="nil"/>
          <w:right w:val="nil"/>
          <w:between w:val="nil"/>
        </w:pBdr>
        <w:ind w:hanging="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_________________________________________________________________________ </w:t>
      </w:r>
    </w:p>
    <w:p w14:paraId="69E04732" w14:textId="77777777" w:rsidR="00B90838" w:rsidRDefault="00B90838">
      <w:pPr>
        <w:pBdr>
          <w:top w:val="nil"/>
          <w:left w:val="nil"/>
          <w:bottom w:val="nil"/>
          <w:right w:val="nil"/>
          <w:between w:val="nil"/>
        </w:pBdr>
        <w:ind w:hanging="2"/>
        <w:rPr>
          <w:rFonts w:ascii="Trebuchet MS" w:eastAsia="Trebuchet MS" w:hAnsi="Trebuchet MS" w:cs="Trebuchet MS"/>
          <w:color w:val="000000"/>
          <w:sz w:val="22"/>
          <w:szCs w:val="22"/>
        </w:rPr>
      </w:pPr>
    </w:p>
    <w:p w14:paraId="5C18441F" w14:textId="472BAF0F" w:rsidR="00B90838" w:rsidRPr="00947490" w:rsidRDefault="00000000" w:rsidP="00947490">
      <w:pPr>
        <w:pStyle w:val="Heading3"/>
      </w:pPr>
      <w:r w:rsidRPr="00947490">
        <w:t>7.200.11 ELIGIBILITY CRITERIA [Eff. 1/1/15]</w:t>
      </w:r>
    </w:p>
    <w:p w14:paraId="29FA35E0" w14:textId="77777777" w:rsidR="00B90838" w:rsidRDefault="00B90838">
      <w:pPr>
        <w:pBdr>
          <w:top w:val="nil"/>
          <w:left w:val="nil"/>
          <w:bottom w:val="nil"/>
          <w:right w:val="nil"/>
          <w:between w:val="nil"/>
        </w:pBdr>
        <w:ind w:hanging="2"/>
        <w:rPr>
          <w:rFonts w:ascii="Trebuchet MS" w:eastAsia="Trebuchet MS" w:hAnsi="Trebuchet MS" w:cs="Trebuchet MS"/>
          <w:b/>
          <w:bCs/>
          <w:color w:val="000000"/>
          <w:sz w:val="22"/>
          <w:szCs w:val="22"/>
        </w:rPr>
      </w:pPr>
    </w:p>
    <w:p w14:paraId="7EF19954" w14:textId="77777777" w:rsidR="00B90838" w:rsidRDefault="00000000">
      <w:pPr>
        <w:numPr>
          <w:ilvl w:val="0"/>
          <w:numId w:val="1"/>
        </w:numPr>
        <w:pBdr>
          <w:top w:val="nil"/>
          <w:left w:val="nil"/>
          <w:bottom w:val="nil"/>
          <w:right w:val="nil"/>
          <w:between w:val="nil"/>
        </w:pBdr>
        <w:rPr>
          <w:color w:val="000000"/>
        </w:rPr>
      </w:pPr>
      <w:r>
        <w:rPr>
          <w:color w:val="000000"/>
        </w:rPr>
        <w:t>County Department</w:t>
      </w:r>
    </w:p>
    <w:p w14:paraId="15942C3F" w14:textId="77777777" w:rsidR="00B90838" w:rsidRDefault="00B90838">
      <w:pPr>
        <w:pBdr>
          <w:top w:val="nil"/>
          <w:left w:val="nil"/>
          <w:bottom w:val="nil"/>
          <w:right w:val="nil"/>
          <w:between w:val="nil"/>
        </w:pBdr>
        <w:ind w:left="718" w:firstLine="0"/>
        <w:rPr>
          <w:b/>
          <w:bCs/>
          <w:color w:val="000000"/>
        </w:rPr>
      </w:pPr>
    </w:p>
    <w:p w14:paraId="707222C2" w14:textId="77777777" w:rsidR="00B90838" w:rsidRDefault="00000000">
      <w:pPr>
        <w:pBdr>
          <w:top w:val="nil"/>
          <w:left w:val="nil"/>
          <w:bottom w:val="nil"/>
          <w:right w:val="nil"/>
          <w:between w:val="nil"/>
        </w:pBdr>
        <w:ind w:left="718" w:firstLine="0"/>
        <w:rPr>
          <w:color w:val="000000"/>
        </w:rPr>
      </w:pPr>
      <w:r>
        <w:rPr>
          <w:color w:val="000000"/>
        </w:rPr>
        <w:t xml:space="preserve">A county is eligible to provide Program Area 3 </w:t>
      </w:r>
      <w:sdt>
        <w:sdtPr>
          <w:tag w:val="goog_rdk_0"/>
          <w:id w:val="-659733884"/>
        </w:sdtPr>
        <w:sdtContent>
          <w:ins w:id="0" w:author="Amy Sciangula" w:date="2026-05-16T08:52:00Z">
            <w:r>
              <w:rPr>
                <w:color w:val="000000"/>
              </w:rPr>
              <w:t xml:space="preserve">(PA3) </w:t>
            </w:r>
          </w:ins>
        </w:sdtContent>
      </w:sdt>
      <w:r>
        <w:rPr>
          <w:color w:val="000000"/>
        </w:rPr>
        <w:t xml:space="preserve">prevention and intervention services when the county has a state-approved service delivery plan. The service delivery plan shall be </w:t>
      </w:r>
      <w:sdt>
        <w:sdtPr>
          <w:tag w:val="goog_rdk_1"/>
          <w:id w:val="-726507556"/>
        </w:sdtPr>
        <w:sdtContent>
          <w:del w:id="1" w:author="Amy Sciangula" w:date="2026-05-15T17:20:00Z">
            <w:r>
              <w:rPr>
                <w:color w:val="000000"/>
              </w:rPr>
              <w:delText xml:space="preserve">submitted as an addendum to </w:delText>
            </w:r>
          </w:del>
        </w:sdtContent>
      </w:sdt>
      <w:sdt>
        <w:sdtPr>
          <w:tag w:val="goog_rdk_2"/>
          <w:id w:val="1176521876"/>
        </w:sdtPr>
        <w:sdtContent>
          <w:ins w:id="2" w:author="Amy Sciangula" w:date="2026-05-15T17:20:00Z">
            <w:r>
              <w:rPr>
                <w:color w:val="000000"/>
              </w:rPr>
              <w:t xml:space="preserve"> included in </w:t>
            </w:r>
          </w:ins>
        </w:sdtContent>
      </w:sdt>
      <w:r>
        <w:rPr>
          <w:color w:val="000000"/>
        </w:rPr>
        <w:t xml:space="preserve">the Core Services Plan and shall include the process for referral and assessment </w:t>
      </w:r>
      <w:proofErr w:type="gramStart"/>
      <w:r>
        <w:rPr>
          <w:color w:val="000000"/>
        </w:rPr>
        <w:t>to</w:t>
      </w:r>
      <w:proofErr w:type="gramEnd"/>
      <w:r>
        <w:rPr>
          <w:color w:val="000000"/>
        </w:rPr>
        <w:t xml:space="preserve"> the prevention and intervention service.</w:t>
      </w:r>
    </w:p>
    <w:p w14:paraId="65AC5D51" w14:textId="77777777" w:rsidR="00B90838" w:rsidRDefault="00B90838">
      <w:pPr>
        <w:pBdr>
          <w:top w:val="nil"/>
          <w:left w:val="nil"/>
          <w:bottom w:val="nil"/>
          <w:right w:val="nil"/>
          <w:between w:val="nil"/>
        </w:pBdr>
        <w:ind w:hanging="2"/>
        <w:rPr>
          <w:b/>
          <w:bCs/>
          <w:color w:val="000000"/>
        </w:rPr>
      </w:pPr>
    </w:p>
    <w:p w14:paraId="2084DB8C" w14:textId="77777777" w:rsidR="00B90838" w:rsidRDefault="00000000">
      <w:pPr>
        <w:pBdr>
          <w:top w:val="nil"/>
          <w:left w:val="nil"/>
          <w:bottom w:val="nil"/>
          <w:right w:val="nil"/>
          <w:between w:val="nil"/>
        </w:pBdr>
        <w:ind w:hanging="2"/>
        <w:rPr>
          <w:color w:val="000000"/>
        </w:rPr>
      </w:pPr>
      <w:r>
        <w:rPr>
          <w:color w:val="000000"/>
        </w:rPr>
        <w:t>C</w:t>
      </w:r>
      <w:proofErr w:type="gramStart"/>
      <w:r>
        <w:rPr>
          <w:color w:val="000000"/>
        </w:rPr>
        <w:t xml:space="preserve">. </w:t>
      </w:r>
      <w:r>
        <w:rPr>
          <w:color w:val="000000"/>
        </w:rPr>
        <w:tab/>
        <w:t>Community</w:t>
      </w:r>
      <w:proofErr w:type="gramEnd"/>
      <w:r>
        <w:rPr>
          <w:color w:val="000000"/>
        </w:rPr>
        <w:t xml:space="preserve"> Agency or Another Division within the County Department</w:t>
      </w:r>
    </w:p>
    <w:p w14:paraId="23E74BA6" w14:textId="77777777" w:rsidR="00B90838" w:rsidRDefault="00B90838">
      <w:pPr>
        <w:pBdr>
          <w:top w:val="nil"/>
          <w:left w:val="nil"/>
          <w:bottom w:val="nil"/>
          <w:right w:val="nil"/>
          <w:between w:val="nil"/>
        </w:pBdr>
        <w:ind w:hanging="2"/>
        <w:rPr>
          <w:color w:val="000000"/>
        </w:rPr>
      </w:pPr>
    </w:p>
    <w:p w14:paraId="7B4DE536" w14:textId="77777777" w:rsidR="00B90838" w:rsidRDefault="00000000">
      <w:pPr>
        <w:pBdr>
          <w:top w:val="nil"/>
          <w:left w:val="nil"/>
          <w:bottom w:val="nil"/>
          <w:right w:val="nil"/>
          <w:between w:val="nil"/>
        </w:pBdr>
        <w:ind w:left="720" w:firstLine="0"/>
        <w:rPr>
          <w:color w:val="000000"/>
        </w:rPr>
      </w:pPr>
      <w:r>
        <w:rPr>
          <w:color w:val="000000"/>
        </w:rPr>
        <w:t xml:space="preserve">A community agency or another division within the county department is eligible to </w:t>
      </w:r>
      <w:proofErr w:type="gramStart"/>
      <w:r>
        <w:rPr>
          <w:color w:val="000000"/>
        </w:rPr>
        <w:t>refer</w:t>
      </w:r>
      <w:proofErr w:type="gramEnd"/>
      <w:r>
        <w:rPr>
          <w:color w:val="000000"/>
        </w:rPr>
        <w:t xml:space="preserve"> a family, youth, or child for prevention or intervention services, or to provide services to a family, youth, or child if </w:t>
      </w:r>
      <w:proofErr w:type="gramStart"/>
      <w:r>
        <w:rPr>
          <w:color w:val="000000"/>
        </w:rPr>
        <w:t>so</w:t>
      </w:r>
      <w:proofErr w:type="gramEnd"/>
      <w:r>
        <w:rPr>
          <w:color w:val="000000"/>
        </w:rPr>
        <w:t xml:space="preserve"> stated in the county’s state-approved </w:t>
      </w:r>
      <w:sdt>
        <w:sdtPr>
          <w:tag w:val="goog_rdk_3"/>
          <w:id w:val="-996790753"/>
        </w:sdtPr>
        <w:sdtContent>
          <w:del w:id="3" w:author="Amy Sciangula" w:date="2026-05-15T17:22:00Z">
            <w:r>
              <w:rPr>
                <w:color w:val="000000"/>
              </w:rPr>
              <w:delText xml:space="preserve">service delivery plan addendum to the </w:delText>
            </w:r>
          </w:del>
        </w:sdtContent>
      </w:sdt>
      <w:r>
        <w:rPr>
          <w:color w:val="000000"/>
        </w:rPr>
        <w:t>Core Services Plan.</w:t>
      </w:r>
    </w:p>
    <w:p w14:paraId="765F3483" w14:textId="77777777" w:rsidR="00B90838" w:rsidRDefault="00B90838">
      <w:pPr>
        <w:pBdr>
          <w:top w:val="nil"/>
          <w:left w:val="nil"/>
          <w:bottom w:val="nil"/>
          <w:right w:val="nil"/>
          <w:between w:val="nil"/>
        </w:pBdr>
        <w:ind w:firstLine="0"/>
        <w:rPr>
          <w:rFonts w:ascii="Trebuchet MS" w:eastAsia="Trebuchet MS" w:hAnsi="Trebuchet MS" w:cs="Trebuchet MS"/>
          <w:color w:val="000000"/>
          <w:sz w:val="22"/>
          <w:szCs w:val="22"/>
        </w:rPr>
      </w:pPr>
    </w:p>
    <w:p w14:paraId="3D6E7502" w14:textId="77777777" w:rsidR="00B90838" w:rsidRDefault="00000000">
      <w:pPr>
        <w:pBdr>
          <w:top w:val="nil"/>
          <w:left w:val="nil"/>
          <w:bottom w:val="nil"/>
          <w:right w:val="nil"/>
          <w:between w:val="nil"/>
        </w:pBdr>
        <w:ind w:hanging="2"/>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w:t>
      </w:r>
    </w:p>
    <w:p w14:paraId="518BAB76" w14:textId="77777777" w:rsidR="00B90838" w:rsidRDefault="00B90838">
      <w:pPr>
        <w:pBdr>
          <w:top w:val="nil"/>
          <w:left w:val="nil"/>
          <w:bottom w:val="nil"/>
          <w:right w:val="nil"/>
          <w:between w:val="nil"/>
        </w:pBdr>
        <w:ind w:hanging="2"/>
        <w:rPr>
          <w:b/>
          <w:bCs/>
          <w:color w:val="000000"/>
        </w:rPr>
      </w:pPr>
    </w:p>
    <w:p w14:paraId="763DB09F" w14:textId="77777777" w:rsidR="00B90838" w:rsidRDefault="00000000" w:rsidP="00947490">
      <w:pPr>
        <w:pStyle w:val="Heading3"/>
      </w:pPr>
      <w:r>
        <w:t>7.200.12</w:t>
      </w:r>
      <w:r>
        <w:tab/>
        <w:t>County Responsibilities [Rev. eff. 9/1/15]</w:t>
      </w:r>
    </w:p>
    <w:p w14:paraId="37ADAD09" w14:textId="77777777" w:rsidR="00B90838" w:rsidRDefault="00B90838">
      <w:pPr>
        <w:pBdr>
          <w:top w:val="nil"/>
          <w:left w:val="nil"/>
          <w:bottom w:val="nil"/>
          <w:right w:val="nil"/>
          <w:between w:val="nil"/>
        </w:pBdr>
        <w:ind w:hanging="2"/>
        <w:rPr>
          <w:color w:val="000000"/>
        </w:rPr>
      </w:pPr>
    </w:p>
    <w:p w14:paraId="1CD4140E" w14:textId="77777777" w:rsidR="00B90838" w:rsidRDefault="00000000">
      <w:pPr>
        <w:pBdr>
          <w:top w:val="nil"/>
          <w:left w:val="nil"/>
          <w:bottom w:val="nil"/>
          <w:right w:val="nil"/>
          <w:between w:val="nil"/>
        </w:pBdr>
        <w:ind w:hanging="2"/>
        <w:rPr>
          <w:color w:val="000000"/>
        </w:rPr>
      </w:pPr>
      <w:r>
        <w:rPr>
          <w:color w:val="000000"/>
        </w:rPr>
        <w:t>The county department shall be responsible:</w:t>
      </w:r>
    </w:p>
    <w:p w14:paraId="0F121223" w14:textId="77777777" w:rsidR="00B90838" w:rsidRDefault="00B90838">
      <w:pPr>
        <w:pBdr>
          <w:top w:val="nil"/>
          <w:left w:val="nil"/>
          <w:bottom w:val="nil"/>
          <w:right w:val="nil"/>
          <w:between w:val="nil"/>
        </w:pBdr>
        <w:ind w:hanging="2"/>
        <w:rPr>
          <w:color w:val="000000"/>
        </w:rPr>
      </w:pPr>
    </w:p>
    <w:p w14:paraId="434E9345" w14:textId="77777777" w:rsidR="00B90838" w:rsidRDefault="00000000">
      <w:pPr>
        <w:numPr>
          <w:ilvl w:val="0"/>
          <w:numId w:val="2"/>
        </w:numPr>
        <w:pBdr>
          <w:top w:val="nil"/>
          <w:left w:val="nil"/>
          <w:bottom w:val="nil"/>
          <w:right w:val="nil"/>
          <w:between w:val="nil"/>
        </w:pBdr>
        <w:ind w:left="810" w:hanging="810"/>
        <w:rPr>
          <w:color w:val="000000"/>
        </w:rPr>
      </w:pPr>
      <w:r>
        <w:rPr>
          <w:color w:val="000000"/>
        </w:rPr>
        <w:t xml:space="preserve">To deliver prevention and intervention services according to the state-approved </w:t>
      </w:r>
      <w:sdt>
        <w:sdtPr>
          <w:tag w:val="goog_rdk_4"/>
          <w:id w:val="-2128200568"/>
        </w:sdtPr>
        <w:sdtContent>
          <w:del w:id="4" w:author="Amy Sciangula" w:date="2026-05-15T17:23:00Z">
            <w:r>
              <w:rPr>
                <w:color w:val="000000"/>
              </w:rPr>
              <w:delText xml:space="preserve">service delivery plan that is an addendum to the </w:delText>
            </w:r>
          </w:del>
        </w:sdtContent>
      </w:sdt>
      <w:r>
        <w:rPr>
          <w:color w:val="000000"/>
        </w:rPr>
        <w:t>Core Services Plan</w:t>
      </w:r>
      <w:sdt>
        <w:sdtPr>
          <w:tag w:val="goog_rdk_5"/>
          <w:id w:val="1938698819"/>
        </w:sdtPr>
        <w:sdtContent>
          <w:ins w:id="5" w:author="Amy Sciangula" w:date="2026-05-15T17:23:00Z">
            <w:r>
              <w:rPr>
                <w:color w:val="000000"/>
              </w:rPr>
              <w:t xml:space="preserve"> and within available resources per their respective yearly Core Allocation</w:t>
            </w:r>
          </w:ins>
        </w:sdtContent>
      </w:sdt>
      <w:r>
        <w:rPr>
          <w:color w:val="000000"/>
        </w:rPr>
        <w:t>.</w:t>
      </w:r>
    </w:p>
    <w:p w14:paraId="38748DA4" w14:textId="77777777" w:rsidR="00B90838" w:rsidRDefault="00B90838">
      <w:pPr>
        <w:pBdr>
          <w:top w:val="nil"/>
          <w:left w:val="nil"/>
          <w:bottom w:val="nil"/>
          <w:right w:val="nil"/>
          <w:between w:val="nil"/>
        </w:pBdr>
        <w:ind w:firstLine="0"/>
        <w:rPr>
          <w:rFonts w:ascii="Trebuchet MS" w:eastAsia="Trebuchet MS" w:hAnsi="Trebuchet MS" w:cs="Trebuchet MS"/>
          <w:color w:val="000000"/>
          <w:sz w:val="22"/>
          <w:szCs w:val="22"/>
        </w:rPr>
      </w:pPr>
    </w:p>
    <w:p w14:paraId="6A6AA2AB" w14:textId="77777777" w:rsidR="00B90838" w:rsidRDefault="00B90838">
      <w:pPr>
        <w:pBdr>
          <w:top w:val="nil"/>
          <w:left w:val="nil"/>
          <w:bottom w:val="nil"/>
          <w:right w:val="nil"/>
          <w:between w:val="nil"/>
        </w:pBdr>
        <w:ind w:firstLine="0"/>
        <w:rPr>
          <w:rFonts w:ascii="Trebuchet MS" w:eastAsia="Trebuchet MS" w:hAnsi="Trebuchet MS" w:cs="Trebuchet MS"/>
          <w:color w:val="000000"/>
          <w:sz w:val="22"/>
          <w:szCs w:val="22"/>
        </w:rPr>
      </w:pPr>
    </w:p>
    <w:p w14:paraId="17EF6F03" w14:textId="77777777" w:rsidR="00B90838" w:rsidRDefault="00B90838">
      <w:pPr>
        <w:pBdr>
          <w:top w:val="nil"/>
          <w:left w:val="nil"/>
          <w:bottom w:val="nil"/>
          <w:right w:val="nil"/>
          <w:between w:val="nil"/>
        </w:pBdr>
        <w:ind w:firstLine="0"/>
        <w:rPr>
          <w:rFonts w:ascii="Trebuchet MS" w:eastAsia="Trebuchet MS" w:hAnsi="Trebuchet MS" w:cs="Trebuchet MS"/>
          <w:color w:val="000000"/>
          <w:sz w:val="22"/>
          <w:szCs w:val="22"/>
        </w:rPr>
      </w:pPr>
    </w:p>
    <w:p w14:paraId="5782875A" w14:textId="77777777" w:rsidR="00B90838" w:rsidRDefault="00B90838">
      <w:pPr>
        <w:pBdr>
          <w:top w:val="nil"/>
          <w:left w:val="nil"/>
          <w:bottom w:val="nil"/>
          <w:right w:val="nil"/>
          <w:between w:val="nil"/>
        </w:pBdr>
        <w:ind w:firstLine="0"/>
        <w:rPr>
          <w:rFonts w:ascii="Trebuchet MS" w:eastAsia="Trebuchet MS" w:hAnsi="Trebuchet MS" w:cs="Trebuchet MS"/>
          <w:color w:val="000000"/>
          <w:sz w:val="22"/>
          <w:szCs w:val="22"/>
        </w:rPr>
      </w:pPr>
    </w:p>
    <w:p w14:paraId="458F698D" w14:textId="77777777" w:rsidR="00B90838" w:rsidRDefault="00B90838">
      <w:pPr>
        <w:pBdr>
          <w:top w:val="nil"/>
          <w:left w:val="nil"/>
          <w:bottom w:val="nil"/>
          <w:right w:val="nil"/>
          <w:between w:val="nil"/>
        </w:pBdr>
        <w:ind w:firstLine="0"/>
        <w:rPr>
          <w:rFonts w:ascii="Trebuchet MS" w:eastAsia="Trebuchet MS" w:hAnsi="Trebuchet MS" w:cs="Trebuchet MS"/>
          <w:color w:val="000000"/>
          <w:sz w:val="22"/>
          <w:szCs w:val="22"/>
        </w:rPr>
      </w:pPr>
    </w:p>
    <w:p w14:paraId="29D1289B" w14:textId="77777777" w:rsidR="00B90838" w:rsidRDefault="00B90838">
      <w:pPr>
        <w:pBdr>
          <w:top w:val="nil"/>
          <w:left w:val="nil"/>
          <w:bottom w:val="nil"/>
          <w:right w:val="nil"/>
          <w:between w:val="nil"/>
        </w:pBdr>
        <w:ind w:firstLine="0"/>
        <w:rPr>
          <w:rFonts w:ascii="Trebuchet MS" w:eastAsia="Trebuchet MS" w:hAnsi="Trebuchet MS" w:cs="Trebuchet MS"/>
          <w:color w:val="000000"/>
          <w:sz w:val="22"/>
          <w:szCs w:val="22"/>
        </w:rPr>
      </w:pPr>
    </w:p>
    <w:p w14:paraId="580F88BD" w14:textId="77777777" w:rsidR="00B90838" w:rsidRDefault="00B90838">
      <w:pPr>
        <w:pBdr>
          <w:top w:val="nil"/>
          <w:left w:val="nil"/>
          <w:bottom w:val="nil"/>
          <w:right w:val="nil"/>
          <w:between w:val="nil"/>
        </w:pBdr>
        <w:ind w:firstLine="0"/>
        <w:rPr>
          <w:rFonts w:ascii="Trebuchet MS" w:eastAsia="Trebuchet MS" w:hAnsi="Trebuchet MS" w:cs="Trebuchet MS"/>
          <w:color w:val="000000"/>
          <w:sz w:val="22"/>
          <w:szCs w:val="22"/>
        </w:rPr>
      </w:pPr>
    </w:p>
    <w:p w14:paraId="66FDB0F8" w14:textId="77777777" w:rsidR="00B90838" w:rsidRDefault="00B90838">
      <w:pPr>
        <w:pBdr>
          <w:top w:val="nil"/>
          <w:left w:val="nil"/>
          <w:bottom w:val="nil"/>
          <w:right w:val="nil"/>
          <w:between w:val="nil"/>
        </w:pBdr>
        <w:ind w:firstLine="0"/>
        <w:rPr>
          <w:rFonts w:ascii="Trebuchet MS" w:eastAsia="Trebuchet MS" w:hAnsi="Trebuchet MS" w:cs="Trebuchet MS"/>
          <w:color w:val="000000"/>
          <w:sz w:val="22"/>
          <w:szCs w:val="22"/>
        </w:rPr>
      </w:pPr>
    </w:p>
    <w:p w14:paraId="2D7B1308" w14:textId="77777777" w:rsidR="00B90838" w:rsidRDefault="00B90838">
      <w:pPr>
        <w:pBdr>
          <w:top w:val="nil"/>
          <w:left w:val="nil"/>
          <w:bottom w:val="nil"/>
          <w:right w:val="nil"/>
          <w:between w:val="nil"/>
        </w:pBdr>
        <w:ind w:firstLine="0"/>
        <w:rPr>
          <w:rFonts w:ascii="Trebuchet MS" w:eastAsia="Trebuchet MS" w:hAnsi="Trebuchet MS" w:cs="Trebuchet MS"/>
          <w:color w:val="000000"/>
          <w:sz w:val="22"/>
          <w:szCs w:val="22"/>
        </w:rPr>
      </w:pPr>
    </w:p>
    <w:p w14:paraId="6595D3D3" w14:textId="77777777" w:rsidR="00B90838" w:rsidRDefault="00B90838">
      <w:pPr>
        <w:pBdr>
          <w:top w:val="nil"/>
          <w:left w:val="nil"/>
          <w:bottom w:val="nil"/>
          <w:right w:val="nil"/>
          <w:between w:val="nil"/>
        </w:pBdr>
        <w:ind w:firstLine="0"/>
        <w:rPr>
          <w:sz w:val="22"/>
          <w:szCs w:val="22"/>
        </w:rPr>
      </w:pPr>
    </w:p>
    <w:sectPr w:rsidR="00B90838">
      <w:headerReference w:type="default" r:id="rId14"/>
      <w:footerReference w:type="default" r:id="rId15"/>
      <w:pgSz w:w="12240" w:h="15840"/>
      <w:pgMar w:top="1170" w:right="1440" w:bottom="1170" w:left="1440" w:header="720" w:footer="62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E05E3" w14:textId="77777777" w:rsidR="00BE2774" w:rsidRDefault="00BE2774">
      <w:r>
        <w:separator/>
      </w:r>
    </w:p>
  </w:endnote>
  <w:endnote w:type="continuationSeparator" w:id="0">
    <w:p w14:paraId="450C3C53" w14:textId="77777777" w:rsidR="00BE2774" w:rsidRDefault="00BE2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DF9F6361-9FD4-4BF4-805A-B9C7C4D504F5}"/>
    <w:embedBold r:id="rId2" w:fontKey="{89A6B8F7-414F-421C-B796-7EFDD5751710}"/>
  </w:font>
  <w:font w:name="Georgia">
    <w:panose1 w:val="02040502050405020303"/>
    <w:charset w:val="00"/>
    <w:family w:val="roman"/>
    <w:pitch w:val="variable"/>
    <w:sig w:usb0="00000287" w:usb1="00000000" w:usb2="00000000" w:usb3="00000000" w:csb0="0000009F" w:csb1="00000000"/>
    <w:embedItalic r:id="rId3" w:fontKey="{03BAE36E-3190-47B8-B165-D791B04DE14C}"/>
  </w:font>
  <w:font w:name="Trebuchet MS">
    <w:panose1 w:val="020B0603020202020204"/>
    <w:charset w:val="00"/>
    <w:family w:val="swiss"/>
    <w:pitch w:val="variable"/>
    <w:sig w:usb0="00000687" w:usb1="00000000" w:usb2="00000000" w:usb3="00000000" w:csb0="0000009F" w:csb1="00000000"/>
    <w:embedRegular r:id="rId4" w:fontKey="{2EFDEA02-46D3-4EF8-A0F6-678879F8A2ED}"/>
    <w:embedBold r:id="rId5" w:fontKey="{48B85D78-5733-43E7-BA45-F7197ED53768}"/>
    <w:embedItalic r:id="rId6" w:fontKey="{BB75A9B6-FA7B-4A1C-8F70-DCCFFAEB4254}"/>
    <w:embedBoldItalic r:id="rId7" w:fontKey="{41B566D9-7900-4898-BDB8-64C5D7C48ACD}"/>
  </w:font>
  <w:font w:name="Segoe UI Symbol">
    <w:panose1 w:val="020B0502040204020203"/>
    <w:charset w:val="00"/>
    <w:family w:val="swiss"/>
    <w:pitch w:val="variable"/>
    <w:sig w:usb0="800001E3" w:usb1="1200FFEF" w:usb2="00040000" w:usb3="00000000" w:csb0="00000001" w:csb1="00000000"/>
    <w:embedRegular r:id="rId8" w:fontKey="{DE16D42B-A589-478B-8CB4-E81114B6A8B8}"/>
  </w:font>
  <w:font w:name="Calibri">
    <w:panose1 w:val="020F0502020204030204"/>
    <w:charset w:val="00"/>
    <w:family w:val="swiss"/>
    <w:pitch w:val="variable"/>
    <w:sig w:usb0="E4002EFF" w:usb1="C200247B" w:usb2="00000009" w:usb3="00000000" w:csb0="000001FF" w:csb1="00000000"/>
    <w:embedRegular r:id="rId9" w:fontKey="{AF7C209F-8207-4AAC-A71B-5690C5433452}"/>
  </w:font>
  <w:font w:name="Cambria">
    <w:panose1 w:val="02040503050406030204"/>
    <w:charset w:val="00"/>
    <w:family w:val="roman"/>
    <w:pitch w:val="variable"/>
    <w:sig w:usb0="E00006FF" w:usb1="420024FF" w:usb2="02000000" w:usb3="00000000" w:csb0="0000019F" w:csb1="00000000"/>
    <w:embedRegular r:id="rId10" w:fontKey="{A7D371FA-C028-4077-9F93-8EF28B23A7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0DA27" w14:textId="77777777" w:rsidR="00B90838" w:rsidRDefault="00B90838">
    <w:pPr>
      <w:pBdr>
        <w:top w:val="nil"/>
        <w:left w:val="nil"/>
        <w:bottom w:val="nil"/>
        <w:right w:val="nil"/>
        <w:between w:val="nil"/>
      </w:pBdr>
      <w:tabs>
        <w:tab w:val="center" w:pos="4320"/>
        <w:tab w:val="right" w:pos="864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BEB19" w14:textId="77777777" w:rsidR="00B90838" w:rsidRDefault="00000000">
    <w:pPr>
      <w:pBdr>
        <w:top w:val="nil"/>
        <w:left w:val="nil"/>
        <w:bottom w:val="nil"/>
        <w:right w:val="nil"/>
        <w:between w:val="nil"/>
      </w:pBdr>
      <w:tabs>
        <w:tab w:val="center" w:pos="4320"/>
        <w:tab w:val="right" w:pos="8640"/>
      </w:tabs>
      <w:ind w:hanging="2"/>
      <w:jc w:val="center"/>
      <w:rPr>
        <w:color w:val="000000"/>
        <w:sz w:val="22"/>
        <w:szCs w:val="22"/>
      </w:rPr>
    </w:pPr>
    <w:r>
      <w:rPr>
        <w:color w:val="000000"/>
        <w:sz w:val="22"/>
        <w:szCs w:val="22"/>
      </w:rPr>
      <w:t xml:space="preserve">Analysis Page </w:t>
    </w:r>
    <w:r>
      <w:rPr>
        <w:b/>
        <w:bCs/>
        <w:color w:val="000000"/>
        <w:sz w:val="22"/>
        <w:szCs w:val="22"/>
      </w:rPr>
      <w:fldChar w:fldCharType="begin"/>
    </w:r>
    <w:r>
      <w:rPr>
        <w:b/>
        <w:bCs/>
        <w:color w:val="000000"/>
        <w:sz w:val="22"/>
        <w:szCs w:val="22"/>
      </w:rPr>
      <w:instrText>PAGE</w:instrText>
    </w:r>
    <w:r>
      <w:rPr>
        <w:b/>
        <w:bCs/>
        <w:color w:val="000000"/>
        <w:sz w:val="22"/>
        <w:szCs w:val="22"/>
      </w:rPr>
      <w:fldChar w:fldCharType="separate"/>
    </w:r>
    <w:r w:rsidR="00A859AF">
      <w:rPr>
        <w:b/>
        <w:bCs/>
        <w:noProof/>
        <w:color w:val="000000"/>
        <w:sz w:val="22"/>
        <w:szCs w:val="22"/>
      </w:rPr>
      <w:t>1</w:t>
    </w:r>
    <w:r>
      <w:rPr>
        <w:b/>
        <w:bCs/>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997B9" w14:textId="77777777" w:rsidR="00B90838" w:rsidRDefault="00B90838">
    <w:pPr>
      <w:pBdr>
        <w:top w:val="nil"/>
        <w:left w:val="nil"/>
        <w:bottom w:val="nil"/>
        <w:right w:val="nil"/>
        <w:between w:val="nil"/>
      </w:pBdr>
      <w:tabs>
        <w:tab w:val="center" w:pos="4320"/>
        <w:tab w:val="right" w:pos="8640"/>
      </w:tabs>
      <w:ind w:hanging="2"/>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04ADA" w14:textId="57A85285" w:rsidR="00B90838" w:rsidRDefault="00000000">
    <w:pPr>
      <w:pBdr>
        <w:top w:val="nil"/>
        <w:left w:val="nil"/>
        <w:bottom w:val="nil"/>
        <w:right w:val="nil"/>
        <w:between w:val="nil"/>
      </w:pBdr>
      <w:tabs>
        <w:tab w:val="center" w:pos="4320"/>
        <w:tab w:val="right" w:pos="8640"/>
      </w:tabs>
      <w:ind w:hanging="2"/>
      <w:jc w:val="center"/>
      <w:rPr>
        <w:color w:val="000000"/>
        <w:sz w:val="22"/>
        <w:szCs w:val="22"/>
      </w:rPr>
    </w:pPr>
    <w:r>
      <w:rPr>
        <w:color w:val="000000"/>
        <w:sz w:val="22"/>
        <w:szCs w:val="22"/>
      </w:rPr>
      <w:t xml:space="preserve">Proposed Rule Page </w:t>
    </w:r>
    <w:r>
      <w:rPr>
        <w:color w:val="000000"/>
        <w:sz w:val="22"/>
        <w:szCs w:val="22"/>
      </w:rPr>
      <w:fldChar w:fldCharType="begin"/>
    </w:r>
    <w:r>
      <w:rPr>
        <w:color w:val="000000"/>
        <w:sz w:val="22"/>
        <w:szCs w:val="22"/>
      </w:rPr>
      <w:instrText>PAGE</w:instrText>
    </w:r>
    <w:r>
      <w:rPr>
        <w:color w:val="000000"/>
        <w:sz w:val="22"/>
        <w:szCs w:val="22"/>
      </w:rPr>
      <w:fldChar w:fldCharType="separate"/>
    </w:r>
    <w:r w:rsidR="00A859AF">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5FAD1" w14:textId="77777777" w:rsidR="00BE2774" w:rsidRDefault="00BE2774">
      <w:r>
        <w:separator/>
      </w:r>
    </w:p>
  </w:footnote>
  <w:footnote w:type="continuationSeparator" w:id="0">
    <w:p w14:paraId="67C5A099" w14:textId="77777777" w:rsidR="00BE2774" w:rsidRDefault="00BE27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7239" w14:textId="77777777" w:rsidR="00B90838" w:rsidRDefault="00B90838">
    <w:pPr>
      <w:pBdr>
        <w:top w:val="nil"/>
        <w:left w:val="nil"/>
        <w:bottom w:val="nil"/>
        <w:right w:val="nil"/>
        <w:between w:val="nil"/>
      </w:pBdr>
      <w:tabs>
        <w:tab w:val="center" w:pos="4320"/>
        <w:tab w:val="right" w:pos="864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D46E5" w14:textId="77777777" w:rsidR="004804F9" w:rsidRDefault="004804F9" w:rsidP="004804F9">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b/>
        <w:bCs/>
        <w:color w:val="000000"/>
      </w:rPr>
      <w:t>Title of Proposed Rule</w:t>
    </w:r>
    <w:r>
      <w:rPr>
        <w:rFonts w:ascii="Trebuchet MS" w:eastAsia="Trebuchet MS" w:hAnsi="Trebuchet MS" w:cs="Trebuchet MS"/>
        <w:color w:val="000000"/>
      </w:rPr>
      <w:t xml:space="preserve">: </w:t>
    </w:r>
    <w:r>
      <w:rPr>
        <w:rFonts w:ascii="Trebuchet MS" w:eastAsia="Trebuchet MS" w:hAnsi="Trebuchet MS" w:cs="Trebuchet MS"/>
      </w:rPr>
      <w:t xml:space="preserve">Core Services Program Rule Revisions (12 CCR 2509-3) </w:t>
    </w:r>
  </w:p>
  <w:p w14:paraId="70F57031" w14:textId="77777777" w:rsidR="004804F9" w:rsidRDefault="004804F9" w:rsidP="004804F9">
    <w:pPr>
      <w:pBdr>
        <w:top w:val="nil"/>
        <w:left w:val="nil"/>
        <w:bottom w:val="nil"/>
        <w:right w:val="nil"/>
        <w:between w:val="nil"/>
      </w:pBdr>
      <w:tabs>
        <w:tab w:val="center" w:pos="4320"/>
        <w:tab w:val="right" w:pos="8640"/>
      </w:tabs>
      <w:ind w:hanging="2"/>
      <w:rPr>
        <w:rFonts w:ascii="Trebuchet MS" w:eastAsia="Trebuchet MS" w:hAnsi="Trebuchet MS" w:cs="Trebuchet MS"/>
        <w:color w:val="000000"/>
        <w:highlight w:val="white"/>
      </w:rPr>
    </w:pPr>
    <w:r>
      <w:rPr>
        <w:rFonts w:ascii="Trebuchet MS" w:eastAsia="Trebuchet MS" w:hAnsi="Trebuchet MS" w:cs="Trebuchet MS"/>
        <w:b/>
        <w:bCs/>
        <w:color w:val="000000"/>
      </w:rPr>
      <w:t>CDHS Tracking #</w:t>
    </w:r>
    <w:r>
      <w:rPr>
        <w:rFonts w:ascii="Trebuchet MS" w:eastAsia="Trebuchet MS" w:hAnsi="Trebuchet MS" w:cs="Trebuchet MS"/>
        <w:color w:val="000000"/>
        <w:highlight w:val="white"/>
      </w:rPr>
      <w:t xml:space="preserve">: </w:t>
    </w:r>
    <w:r>
      <w:rPr>
        <w:rFonts w:ascii="Trebuchet MS" w:eastAsia="Trebuchet MS" w:hAnsi="Trebuchet MS" w:cs="Trebuchet MS"/>
        <w:highlight w:val="white"/>
      </w:rPr>
      <w:t>26-03-31-01</w:t>
    </w:r>
  </w:p>
  <w:p w14:paraId="12DE0010" w14:textId="77777777" w:rsidR="004804F9" w:rsidRDefault="004804F9" w:rsidP="004804F9">
    <w:pPr>
      <w:pBdr>
        <w:top w:val="nil"/>
        <w:left w:val="nil"/>
        <w:bottom w:val="nil"/>
        <w:right w:val="nil"/>
        <w:between w:val="nil"/>
      </w:pBdr>
      <w:tabs>
        <w:tab w:val="center" w:pos="4320"/>
        <w:tab w:val="right" w:pos="8640"/>
      </w:tabs>
      <w:ind w:hanging="2"/>
      <w:rPr>
        <w:rFonts w:ascii="Trebuchet MS" w:eastAsia="Trebuchet MS" w:hAnsi="Trebuchet MS" w:cs="Trebuchet MS"/>
        <w:color w:val="000000"/>
        <w:highlight w:val="white"/>
      </w:rPr>
    </w:pPr>
  </w:p>
  <w:p w14:paraId="69B52DD1" w14:textId="77777777" w:rsidR="004804F9" w:rsidRDefault="004804F9" w:rsidP="004804F9">
    <w:pPr>
      <w:pBdr>
        <w:top w:val="nil"/>
        <w:left w:val="nil"/>
        <w:bottom w:val="nil"/>
        <w:right w:val="nil"/>
        <w:between w:val="nil"/>
      </w:pBdr>
      <w:tabs>
        <w:tab w:val="center" w:pos="4320"/>
        <w:tab w:val="right" w:pos="8640"/>
      </w:tabs>
      <w:ind w:hanging="2"/>
      <w:rPr>
        <w:rFonts w:ascii="Trebuchet MS" w:eastAsia="Trebuchet MS" w:hAnsi="Trebuchet MS" w:cs="Trebuchet MS"/>
        <w:color w:val="000000"/>
        <w:highlight w:val="white"/>
      </w:rPr>
    </w:pPr>
    <w:r>
      <w:rPr>
        <w:rFonts w:ascii="Trebuchet MS" w:eastAsia="Trebuchet MS" w:hAnsi="Trebuchet MS" w:cs="Trebuchet MS"/>
        <w:color w:val="000000"/>
        <w:highlight w:val="white"/>
      </w:rPr>
      <w:t xml:space="preserve">Office, Division &amp; Program: </w:t>
    </w:r>
    <w:r>
      <w:rPr>
        <w:rFonts w:ascii="Trebuchet MS" w:eastAsia="Trebuchet MS" w:hAnsi="Trebuchet MS" w:cs="Trebuchet MS"/>
        <w:highlight w:val="white"/>
      </w:rPr>
      <w:t>OCACS, DCW</w:t>
    </w:r>
    <w:r>
      <w:rPr>
        <w:rFonts w:ascii="Trebuchet MS" w:eastAsia="Trebuchet MS" w:hAnsi="Trebuchet MS" w:cs="Trebuchet MS"/>
        <w:color w:val="000000"/>
        <w:highlight w:val="white"/>
      </w:rPr>
      <w:t xml:space="preserve">                              Rule Author: </w:t>
    </w:r>
    <w:r>
      <w:rPr>
        <w:rFonts w:ascii="Trebuchet MS" w:eastAsia="Trebuchet MS" w:hAnsi="Trebuchet MS" w:cs="Trebuchet MS"/>
        <w:highlight w:val="white"/>
      </w:rPr>
      <w:t xml:space="preserve">Amy </w:t>
    </w:r>
    <w:proofErr w:type="spellStart"/>
    <w:r>
      <w:rPr>
        <w:rFonts w:ascii="Trebuchet MS" w:eastAsia="Trebuchet MS" w:hAnsi="Trebuchet MS" w:cs="Trebuchet MS"/>
        <w:highlight w:val="white"/>
      </w:rPr>
      <w:t>Sciangula</w:t>
    </w:r>
    <w:proofErr w:type="spellEnd"/>
  </w:p>
  <w:p w14:paraId="66AB9A1E" w14:textId="77777777" w:rsidR="004804F9" w:rsidRDefault="004804F9" w:rsidP="004804F9">
    <w:pPr>
      <w:pBdr>
        <w:top w:val="nil"/>
        <w:left w:val="nil"/>
        <w:bottom w:val="nil"/>
        <w:right w:val="nil"/>
        <w:between w:val="nil"/>
      </w:pBdr>
      <w:tabs>
        <w:tab w:val="center" w:pos="4320"/>
        <w:tab w:val="right" w:pos="8640"/>
      </w:tabs>
      <w:ind w:hanging="2"/>
      <w:rPr>
        <w:rFonts w:ascii="Trebuchet MS" w:eastAsia="Trebuchet MS" w:hAnsi="Trebuchet MS" w:cs="Trebuchet MS"/>
        <w:color w:val="000000"/>
        <w:highlight w:val="white"/>
      </w:rPr>
    </w:pPr>
    <w:r>
      <w:rPr>
        <w:rFonts w:ascii="Trebuchet MS" w:eastAsia="Trebuchet MS" w:hAnsi="Trebuchet MS" w:cs="Trebuchet MS"/>
        <w:color w:val="000000"/>
        <w:highlight w:val="white"/>
      </w:rPr>
      <w:t>CCR Series Amended: 12 CCR 2509-3</w:t>
    </w:r>
    <w:r>
      <w:rPr>
        <w:rFonts w:ascii="Trebuchet MS" w:eastAsia="Trebuchet MS" w:hAnsi="Trebuchet MS" w:cs="Trebuchet MS"/>
        <w:highlight w:val="white"/>
      </w:rPr>
      <w:t xml:space="preserve"> </w:t>
    </w:r>
    <w:r>
      <w:rPr>
        <w:rFonts w:ascii="Trebuchet MS" w:eastAsia="Trebuchet MS" w:hAnsi="Trebuchet MS" w:cs="Trebuchet MS"/>
        <w:color w:val="000000"/>
        <w:highlight w:val="white"/>
      </w:rPr>
      <w:t xml:space="preserve">   Phone/Email:</w:t>
    </w:r>
    <w:r>
      <w:rPr>
        <w:rFonts w:ascii="Trebuchet MS" w:eastAsia="Trebuchet MS" w:hAnsi="Trebuchet MS" w:cs="Trebuchet MS"/>
        <w:highlight w:val="white"/>
      </w:rPr>
      <w:t xml:space="preserve"> </w:t>
    </w:r>
    <w:hyperlink r:id="rId1">
      <w:r>
        <w:rPr>
          <w:rFonts w:ascii="Trebuchet MS" w:eastAsia="Trebuchet MS" w:hAnsi="Trebuchet MS" w:cs="Trebuchet MS"/>
          <w:color w:val="1155CC"/>
          <w:highlight w:val="white"/>
          <w:u w:val="single"/>
        </w:rPr>
        <w:t>amy.sciangula@state.co.us</w:t>
      </w:r>
    </w:hyperlink>
    <w:r>
      <w:rPr>
        <w:rFonts w:ascii="Trebuchet MS" w:eastAsia="Trebuchet MS" w:hAnsi="Trebuchet MS" w:cs="Trebuchet MS"/>
        <w:highlight w:val="white"/>
      </w:rPr>
      <w:t xml:space="preserve">; 720-672-4836 </w:t>
    </w:r>
  </w:p>
  <w:p w14:paraId="29A415EF" w14:textId="77777777" w:rsidR="00B90838" w:rsidRDefault="00B90838">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68E9" w14:textId="77777777" w:rsidR="00B90838" w:rsidRDefault="00B90838">
    <w:pPr>
      <w:pBdr>
        <w:top w:val="nil"/>
        <w:left w:val="nil"/>
        <w:bottom w:val="nil"/>
        <w:right w:val="nil"/>
        <w:between w:val="nil"/>
      </w:pBdr>
      <w:tabs>
        <w:tab w:val="center" w:pos="4320"/>
        <w:tab w:val="right" w:pos="8640"/>
      </w:tabs>
      <w:ind w:hanging="2"/>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E7B42" w14:textId="77777777" w:rsidR="00B90838" w:rsidRDefault="00B90838">
    <w:pPr>
      <w:pBdr>
        <w:top w:val="nil"/>
        <w:left w:val="nil"/>
        <w:bottom w:val="nil"/>
        <w:right w:val="nil"/>
        <w:between w:val="nil"/>
      </w:pBdr>
      <w:tabs>
        <w:tab w:val="center" w:pos="4320"/>
        <w:tab w:val="right" w:pos="8640"/>
      </w:tabs>
      <w:ind w:hanging="2"/>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51CBE"/>
    <w:multiLevelType w:val="hybridMultilevel"/>
    <w:tmpl w:val="93DE1928"/>
    <w:lvl w:ilvl="0" w:tplc="6C7A161C">
      <w:start w:val="4"/>
      <w:numFmt w:val="lowerLetter"/>
      <w:lvlText w:val="%1."/>
      <w:lvlJc w:val="left"/>
      <w:pPr>
        <w:tabs>
          <w:tab w:val="num" w:pos="720"/>
        </w:tabs>
        <w:ind w:left="720" w:hanging="360"/>
      </w:pPr>
    </w:lvl>
    <w:lvl w:ilvl="1" w:tplc="A85658A2" w:tentative="1">
      <w:start w:val="1"/>
      <w:numFmt w:val="decimal"/>
      <w:lvlText w:val="%2."/>
      <w:lvlJc w:val="left"/>
      <w:pPr>
        <w:tabs>
          <w:tab w:val="num" w:pos="1440"/>
        </w:tabs>
        <w:ind w:left="1440" w:hanging="360"/>
      </w:pPr>
    </w:lvl>
    <w:lvl w:ilvl="2" w:tplc="90020D28" w:tentative="1">
      <w:start w:val="1"/>
      <w:numFmt w:val="decimal"/>
      <w:lvlText w:val="%3."/>
      <w:lvlJc w:val="left"/>
      <w:pPr>
        <w:tabs>
          <w:tab w:val="num" w:pos="2160"/>
        </w:tabs>
        <w:ind w:left="2160" w:hanging="360"/>
      </w:pPr>
    </w:lvl>
    <w:lvl w:ilvl="3" w:tplc="34E4999A" w:tentative="1">
      <w:start w:val="1"/>
      <w:numFmt w:val="decimal"/>
      <w:lvlText w:val="%4."/>
      <w:lvlJc w:val="left"/>
      <w:pPr>
        <w:tabs>
          <w:tab w:val="num" w:pos="2880"/>
        </w:tabs>
        <w:ind w:left="2880" w:hanging="360"/>
      </w:pPr>
    </w:lvl>
    <w:lvl w:ilvl="4" w:tplc="4AD08E90" w:tentative="1">
      <w:start w:val="1"/>
      <w:numFmt w:val="decimal"/>
      <w:lvlText w:val="%5."/>
      <w:lvlJc w:val="left"/>
      <w:pPr>
        <w:tabs>
          <w:tab w:val="num" w:pos="3600"/>
        </w:tabs>
        <w:ind w:left="3600" w:hanging="360"/>
      </w:pPr>
    </w:lvl>
    <w:lvl w:ilvl="5" w:tplc="9DAC51BE" w:tentative="1">
      <w:start w:val="1"/>
      <w:numFmt w:val="decimal"/>
      <w:lvlText w:val="%6."/>
      <w:lvlJc w:val="left"/>
      <w:pPr>
        <w:tabs>
          <w:tab w:val="num" w:pos="4320"/>
        </w:tabs>
        <w:ind w:left="4320" w:hanging="360"/>
      </w:pPr>
    </w:lvl>
    <w:lvl w:ilvl="6" w:tplc="388A69FA" w:tentative="1">
      <w:start w:val="1"/>
      <w:numFmt w:val="decimal"/>
      <w:lvlText w:val="%7."/>
      <w:lvlJc w:val="left"/>
      <w:pPr>
        <w:tabs>
          <w:tab w:val="num" w:pos="5040"/>
        </w:tabs>
        <w:ind w:left="5040" w:hanging="360"/>
      </w:pPr>
    </w:lvl>
    <w:lvl w:ilvl="7" w:tplc="161C9FE8" w:tentative="1">
      <w:start w:val="1"/>
      <w:numFmt w:val="decimal"/>
      <w:lvlText w:val="%8."/>
      <w:lvlJc w:val="left"/>
      <w:pPr>
        <w:tabs>
          <w:tab w:val="num" w:pos="5760"/>
        </w:tabs>
        <w:ind w:left="5760" w:hanging="360"/>
      </w:pPr>
    </w:lvl>
    <w:lvl w:ilvl="8" w:tplc="235AA55E" w:tentative="1">
      <w:start w:val="1"/>
      <w:numFmt w:val="decimal"/>
      <w:lvlText w:val="%9."/>
      <w:lvlJc w:val="left"/>
      <w:pPr>
        <w:tabs>
          <w:tab w:val="num" w:pos="6480"/>
        </w:tabs>
        <w:ind w:left="6480" w:hanging="360"/>
      </w:pPr>
    </w:lvl>
  </w:abstractNum>
  <w:abstractNum w:abstractNumId="1" w15:restartNumberingAfterBreak="0">
    <w:nsid w:val="1F0A6DB5"/>
    <w:multiLevelType w:val="multilevel"/>
    <w:tmpl w:val="1BE44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184122"/>
    <w:multiLevelType w:val="hybridMultilevel"/>
    <w:tmpl w:val="FA9CF12E"/>
    <w:lvl w:ilvl="0" w:tplc="22CC4622">
      <w:start w:val="3"/>
      <w:numFmt w:val="lowerLetter"/>
      <w:lvlText w:val="%1."/>
      <w:lvlJc w:val="left"/>
      <w:pPr>
        <w:tabs>
          <w:tab w:val="num" w:pos="720"/>
        </w:tabs>
        <w:ind w:left="720" w:hanging="360"/>
      </w:pPr>
    </w:lvl>
    <w:lvl w:ilvl="1" w:tplc="177EBADC" w:tentative="1">
      <w:start w:val="1"/>
      <w:numFmt w:val="decimal"/>
      <w:lvlText w:val="%2."/>
      <w:lvlJc w:val="left"/>
      <w:pPr>
        <w:tabs>
          <w:tab w:val="num" w:pos="1440"/>
        </w:tabs>
        <w:ind w:left="1440" w:hanging="360"/>
      </w:pPr>
    </w:lvl>
    <w:lvl w:ilvl="2" w:tplc="1408DF08" w:tentative="1">
      <w:start w:val="1"/>
      <w:numFmt w:val="decimal"/>
      <w:lvlText w:val="%3."/>
      <w:lvlJc w:val="left"/>
      <w:pPr>
        <w:tabs>
          <w:tab w:val="num" w:pos="2160"/>
        </w:tabs>
        <w:ind w:left="2160" w:hanging="360"/>
      </w:pPr>
    </w:lvl>
    <w:lvl w:ilvl="3" w:tplc="F118ADFA" w:tentative="1">
      <w:start w:val="1"/>
      <w:numFmt w:val="decimal"/>
      <w:lvlText w:val="%4."/>
      <w:lvlJc w:val="left"/>
      <w:pPr>
        <w:tabs>
          <w:tab w:val="num" w:pos="2880"/>
        </w:tabs>
        <w:ind w:left="2880" w:hanging="360"/>
      </w:pPr>
    </w:lvl>
    <w:lvl w:ilvl="4" w:tplc="D73CD2A0" w:tentative="1">
      <w:start w:val="1"/>
      <w:numFmt w:val="decimal"/>
      <w:lvlText w:val="%5."/>
      <w:lvlJc w:val="left"/>
      <w:pPr>
        <w:tabs>
          <w:tab w:val="num" w:pos="3600"/>
        </w:tabs>
        <w:ind w:left="3600" w:hanging="360"/>
      </w:pPr>
    </w:lvl>
    <w:lvl w:ilvl="5" w:tplc="EC8C6C48" w:tentative="1">
      <w:start w:val="1"/>
      <w:numFmt w:val="decimal"/>
      <w:lvlText w:val="%6."/>
      <w:lvlJc w:val="left"/>
      <w:pPr>
        <w:tabs>
          <w:tab w:val="num" w:pos="4320"/>
        </w:tabs>
        <w:ind w:left="4320" w:hanging="360"/>
      </w:pPr>
    </w:lvl>
    <w:lvl w:ilvl="6" w:tplc="7680864E" w:tentative="1">
      <w:start w:val="1"/>
      <w:numFmt w:val="decimal"/>
      <w:lvlText w:val="%7."/>
      <w:lvlJc w:val="left"/>
      <w:pPr>
        <w:tabs>
          <w:tab w:val="num" w:pos="5040"/>
        </w:tabs>
        <w:ind w:left="5040" w:hanging="360"/>
      </w:pPr>
    </w:lvl>
    <w:lvl w:ilvl="7" w:tplc="D166D6DE" w:tentative="1">
      <w:start w:val="1"/>
      <w:numFmt w:val="decimal"/>
      <w:lvlText w:val="%8."/>
      <w:lvlJc w:val="left"/>
      <w:pPr>
        <w:tabs>
          <w:tab w:val="num" w:pos="5760"/>
        </w:tabs>
        <w:ind w:left="5760" w:hanging="360"/>
      </w:pPr>
    </w:lvl>
    <w:lvl w:ilvl="8" w:tplc="8710E896" w:tentative="1">
      <w:start w:val="1"/>
      <w:numFmt w:val="decimal"/>
      <w:lvlText w:val="%9."/>
      <w:lvlJc w:val="left"/>
      <w:pPr>
        <w:tabs>
          <w:tab w:val="num" w:pos="6480"/>
        </w:tabs>
        <w:ind w:left="6480" w:hanging="360"/>
      </w:pPr>
    </w:lvl>
  </w:abstractNum>
  <w:abstractNum w:abstractNumId="3" w15:restartNumberingAfterBreak="0">
    <w:nsid w:val="4CE0011A"/>
    <w:multiLevelType w:val="multilevel"/>
    <w:tmpl w:val="D87A3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DE16FE"/>
    <w:multiLevelType w:val="multilevel"/>
    <w:tmpl w:val="67F208A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68D33CAC"/>
    <w:multiLevelType w:val="multilevel"/>
    <w:tmpl w:val="C1C07166"/>
    <w:lvl w:ilvl="0">
      <w:start w:val="1"/>
      <w:numFmt w:val="upperLetter"/>
      <w:lvlText w:val="%1."/>
      <w:lvlJc w:val="left"/>
      <w:pPr>
        <w:ind w:left="718" w:hanging="72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6" w15:restartNumberingAfterBreak="0">
    <w:nsid w:val="766263A8"/>
    <w:multiLevelType w:val="hybridMultilevel"/>
    <w:tmpl w:val="DAD825FA"/>
    <w:lvl w:ilvl="0" w:tplc="696CBEE6">
      <w:start w:val="2"/>
      <w:numFmt w:val="lowerLetter"/>
      <w:lvlText w:val="%1."/>
      <w:lvlJc w:val="left"/>
      <w:pPr>
        <w:tabs>
          <w:tab w:val="num" w:pos="720"/>
        </w:tabs>
        <w:ind w:left="720" w:hanging="360"/>
      </w:pPr>
    </w:lvl>
    <w:lvl w:ilvl="1" w:tplc="F996A590" w:tentative="1">
      <w:start w:val="1"/>
      <w:numFmt w:val="decimal"/>
      <w:lvlText w:val="%2."/>
      <w:lvlJc w:val="left"/>
      <w:pPr>
        <w:tabs>
          <w:tab w:val="num" w:pos="1440"/>
        </w:tabs>
        <w:ind w:left="1440" w:hanging="360"/>
      </w:pPr>
    </w:lvl>
    <w:lvl w:ilvl="2" w:tplc="36281978" w:tentative="1">
      <w:start w:val="1"/>
      <w:numFmt w:val="decimal"/>
      <w:lvlText w:val="%3."/>
      <w:lvlJc w:val="left"/>
      <w:pPr>
        <w:tabs>
          <w:tab w:val="num" w:pos="2160"/>
        </w:tabs>
        <w:ind w:left="2160" w:hanging="360"/>
      </w:pPr>
    </w:lvl>
    <w:lvl w:ilvl="3" w:tplc="8C449522" w:tentative="1">
      <w:start w:val="1"/>
      <w:numFmt w:val="decimal"/>
      <w:lvlText w:val="%4."/>
      <w:lvlJc w:val="left"/>
      <w:pPr>
        <w:tabs>
          <w:tab w:val="num" w:pos="2880"/>
        </w:tabs>
        <w:ind w:left="2880" w:hanging="360"/>
      </w:pPr>
    </w:lvl>
    <w:lvl w:ilvl="4" w:tplc="E43EE064" w:tentative="1">
      <w:start w:val="1"/>
      <w:numFmt w:val="decimal"/>
      <w:lvlText w:val="%5."/>
      <w:lvlJc w:val="left"/>
      <w:pPr>
        <w:tabs>
          <w:tab w:val="num" w:pos="3600"/>
        </w:tabs>
        <w:ind w:left="3600" w:hanging="360"/>
      </w:pPr>
    </w:lvl>
    <w:lvl w:ilvl="5" w:tplc="E41A7D14" w:tentative="1">
      <w:start w:val="1"/>
      <w:numFmt w:val="decimal"/>
      <w:lvlText w:val="%6."/>
      <w:lvlJc w:val="left"/>
      <w:pPr>
        <w:tabs>
          <w:tab w:val="num" w:pos="4320"/>
        </w:tabs>
        <w:ind w:left="4320" w:hanging="360"/>
      </w:pPr>
    </w:lvl>
    <w:lvl w:ilvl="6" w:tplc="E16EE016" w:tentative="1">
      <w:start w:val="1"/>
      <w:numFmt w:val="decimal"/>
      <w:lvlText w:val="%7."/>
      <w:lvlJc w:val="left"/>
      <w:pPr>
        <w:tabs>
          <w:tab w:val="num" w:pos="5040"/>
        </w:tabs>
        <w:ind w:left="5040" w:hanging="360"/>
      </w:pPr>
    </w:lvl>
    <w:lvl w:ilvl="7" w:tplc="38846E9C" w:tentative="1">
      <w:start w:val="1"/>
      <w:numFmt w:val="decimal"/>
      <w:lvlText w:val="%8."/>
      <w:lvlJc w:val="left"/>
      <w:pPr>
        <w:tabs>
          <w:tab w:val="num" w:pos="5760"/>
        </w:tabs>
        <w:ind w:left="5760" w:hanging="360"/>
      </w:pPr>
    </w:lvl>
    <w:lvl w:ilvl="8" w:tplc="BAD861E2" w:tentative="1">
      <w:start w:val="1"/>
      <w:numFmt w:val="decimal"/>
      <w:lvlText w:val="%9."/>
      <w:lvlJc w:val="left"/>
      <w:pPr>
        <w:tabs>
          <w:tab w:val="num" w:pos="6480"/>
        </w:tabs>
        <w:ind w:left="6480" w:hanging="360"/>
      </w:pPr>
    </w:lvl>
  </w:abstractNum>
  <w:abstractNum w:abstractNumId="7" w15:restartNumberingAfterBreak="0">
    <w:nsid w:val="7A8F0E6F"/>
    <w:multiLevelType w:val="multilevel"/>
    <w:tmpl w:val="C39263DA"/>
    <w:lvl w:ilvl="0">
      <w:start w:val="1"/>
      <w:numFmt w:val="upperLetter"/>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num w:numId="1" w16cid:durableId="1972200464">
    <w:abstractNumId w:val="5"/>
  </w:num>
  <w:num w:numId="2" w16cid:durableId="1950505187">
    <w:abstractNumId w:val="7"/>
  </w:num>
  <w:num w:numId="3" w16cid:durableId="1698970726">
    <w:abstractNumId w:val="4"/>
  </w:num>
  <w:num w:numId="4" w16cid:durableId="410464463">
    <w:abstractNumId w:val="3"/>
    <w:lvlOverride w:ilvl="0">
      <w:lvl w:ilvl="0">
        <w:numFmt w:val="lowerLetter"/>
        <w:lvlText w:val="%1."/>
        <w:lvlJc w:val="left"/>
      </w:lvl>
    </w:lvlOverride>
  </w:num>
  <w:num w:numId="5" w16cid:durableId="1137532814">
    <w:abstractNumId w:val="6"/>
  </w:num>
  <w:num w:numId="6" w16cid:durableId="1277523581">
    <w:abstractNumId w:val="1"/>
    <w:lvlOverride w:ilvl="0">
      <w:lvl w:ilvl="0">
        <w:numFmt w:val="lowerRoman"/>
        <w:lvlText w:val="%1."/>
        <w:lvlJc w:val="right"/>
      </w:lvl>
    </w:lvlOverride>
  </w:num>
  <w:num w:numId="7" w16cid:durableId="2068456291">
    <w:abstractNumId w:val="1"/>
    <w:lvlOverride w:ilvl="0">
      <w:lvl w:ilvl="0">
        <w:numFmt w:val="lowerRoman"/>
        <w:lvlText w:val="%1."/>
        <w:lvlJc w:val="right"/>
      </w:lvl>
    </w:lvlOverride>
  </w:num>
  <w:num w:numId="8" w16cid:durableId="747921557">
    <w:abstractNumId w:val="2"/>
  </w:num>
  <w:num w:numId="9" w16cid:durableId="1049114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838"/>
    <w:rsid w:val="00133277"/>
    <w:rsid w:val="004804F9"/>
    <w:rsid w:val="00662CD4"/>
    <w:rsid w:val="0070365E"/>
    <w:rsid w:val="008A7D3D"/>
    <w:rsid w:val="00947490"/>
    <w:rsid w:val="00A859AF"/>
    <w:rsid w:val="00B90838"/>
    <w:rsid w:val="00BE2774"/>
    <w:rsid w:val="00EC089F"/>
    <w:rsid w:val="00EC7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16910"/>
  <w15:docId w15:val="{A3BE219E-79C5-434A-BA5B-2FA903165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A859AF"/>
    <w:pPr>
      <w:keepNext/>
      <w:outlineLvl w:val="0"/>
    </w:pPr>
    <w:rPr>
      <w:rFonts w:eastAsia="Bookman Old Style"/>
      <w:b/>
      <w:bCs/>
      <w:sz w:val="36"/>
      <w:szCs w:val="36"/>
      <w:lang w:val="en-US"/>
    </w:rPr>
  </w:style>
  <w:style w:type="paragraph" w:styleId="Heading2">
    <w:name w:val="heading 2"/>
    <w:basedOn w:val="Normal"/>
    <w:next w:val="Normal"/>
    <w:uiPriority w:val="9"/>
    <w:unhideWhenUsed/>
    <w:qFormat/>
    <w:rsid w:val="00947490"/>
    <w:pPr>
      <w:keepNext/>
      <w:ind w:firstLine="0"/>
      <w:outlineLvl w:val="1"/>
    </w:pPr>
    <w:rPr>
      <w:rFonts w:eastAsia="Bookman Old Style"/>
      <w:b/>
      <w:bCs/>
      <w:sz w:val="36"/>
      <w:szCs w:val="36"/>
    </w:rPr>
  </w:style>
  <w:style w:type="paragraph" w:styleId="Heading3">
    <w:name w:val="heading 3"/>
    <w:basedOn w:val="Normal"/>
    <w:next w:val="Normal"/>
    <w:uiPriority w:val="9"/>
    <w:unhideWhenUsed/>
    <w:qFormat/>
    <w:rsid w:val="00947490"/>
    <w:pPr>
      <w:keepNext/>
      <w:ind w:firstLine="0"/>
      <w:outlineLvl w:val="2"/>
    </w:pPr>
    <w:rPr>
      <w:rFonts w:eastAsia="Bookman Old Style"/>
      <w:b/>
      <w:bCs/>
      <w:sz w:val="36"/>
      <w:szCs w:val="36"/>
    </w:rPr>
  </w:style>
  <w:style w:type="paragraph" w:styleId="Heading4">
    <w:name w:val="heading 4"/>
    <w:basedOn w:val="Normal"/>
    <w:next w:val="Normal"/>
    <w:uiPriority w:val="9"/>
    <w:semiHidden/>
    <w:unhideWhenUsed/>
    <w:qFormat/>
    <w:pPr>
      <w:keepNext/>
      <w:jc w:val="center"/>
      <w:outlineLvl w:val="3"/>
    </w:pPr>
    <w:rPr>
      <w:rFonts w:ascii="Bookman Old Style" w:eastAsia="Bookman Old Style" w:hAnsi="Bookman Old Style" w:cs="Bookman Old Style"/>
      <w:b/>
      <w:bCs/>
      <w:sz w:val="28"/>
      <w:szCs w:val="28"/>
    </w:rPr>
  </w:style>
  <w:style w:type="paragraph" w:styleId="Heading5">
    <w:name w:val="heading 5"/>
    <w:basedOn w:val="Normal"/>
    <w:next w:val="Normal"/>
    <w:uiPriority w:val="9"/>
    <w:semiHidden/>
    <w:unhideWhenUsed/>
    <w:qFormat/>
    <w:pPr>
      <w:keepNext/>
      <w:jc w:val="center"/>
      <w:outlineLvl w:val="4"/>
    </w:pPr>
    <w:rPr>
      <w:rFonts w:ascii="Bookman Old Style" w:eastAsia="Bookman Old Style" w:hAnsi="Bookman Old Style" w:cs="Bookman Old Style"/>
      <w:b/>
      <w:bCs/>
      <w:smallCaps/>
      <w:sz w:val="32"/>
      <w:szCs w:val="32"/>
      <w:u w:val="single"/>
    </w:rPr>
  </w:style>
  <w:style w:type="paragraph" w:styleId="Heading6">
    <w:name w:val="heading 6"/>
    <w:basedOn w:val="Normal"/>
    <w:next w:val="Normal"/>
    <w:uiPriority w:val="9"/>
    <w:semiHidden/>
    <w:unhideWhenUsed/>
    <w:qFormat/>
    <w:pPr>
      <w:keepNext/>
      <w:ind w:left="1440"/>
      <w:outlineLvl w:val="5"/>
    </w:pPr>
    <w:rPr>
      <w:rFonts w:ascii="Bookman Old Style" w:eastAsia="Bookman Old Style" w:hAnsi="Bookman Old Style" w:cs="Bookman Old Style"/>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6"/>
      <w:szCs w:val="36"/>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hyperlink" Target="mailto:amy.sciangula@state.co.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8QwrEdCxcxzHx/0yTzrHv6Y3Jg==">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1502</Words>
  <Characters>8563</Characters>
  <Application>Microsoft Office Word</Application>
  <DocSecurity>0</DocSecurity>
  <Lines>71</Lines>
  <Paragraphs>20</Paragraphs>
  <ScaleCrop>false</ScaleCrop>
  <Company/>
  <LinksUpToDate>false</LinksUpToDate>
  <CharactersWithSpaces>10045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Kyle Zinth</cp:lastModifiedBy>
  <cp:revision>5</cp:revision>
  <dcterms:created xsi:type="dcterms:W3CDTF">2026-07-30T21:46:00Z</dcterms:created>
  <dcterms:modified xsi:type="dcterms:W3CDTF">2026-07-31T18:15:00Z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bec9043f-1d85-46ee-af11-0448dca3fdef</vt:lpwstr>
  </property>
</Properties>
</file>