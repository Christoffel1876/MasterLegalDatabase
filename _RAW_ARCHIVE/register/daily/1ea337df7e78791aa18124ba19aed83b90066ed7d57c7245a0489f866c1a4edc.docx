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B3495" w14:textId="6A0DB078" w:rsidR="004F0B60" w:rsidRPr="000323F8" w:rsidRDefault="786B0026" w:rsidP="000323F8">
      <w:pPr>
        <w:pStyle w:val="Heading1"/>
      </w:pPr>
      <w:r w:rsidRPr="000323F8">
        <w:rPr>
          <w:rStyle w:val="normaltextrun"/>
        </w:rPr>
        <w:t>Preliminary Draft of Proposed Rules</w:t>
      </w:r>
      <w:r w:rsidRPr="000323F8">
        <w:rPr>
          <w:rStyle w:val="eop"/>
        </w:rPr>
        <w:t> </w:t>
      </w:r>
    </w:p>
    <w:p w14:paraId="1D7936C5" w14:textId="5E04BFC2" w:rsidR="004F0B60" w:rsidRPr="004F0B60" w:rsidRDefault="786B0026" w:rsidP="34B3121C">
      <w:pPr>
        <w:spacing w:before="240" w:line="276" w:lineRule="auto"/>
        <w:rPr>
          <w:rFonts w:ascii="Arial" w:eastAsia="Arial" w:hAnsi="Arial" w:cs="Arial"/>
          <w:color w:val="000000" w:themeColor="text1"/>
          <w:sz w:val="28"/>
          <w:szCs w:val="28"/>
        </w:rPr>
      </w:pPr>
      <w:r w:rsidRPr="34B3121C">
        <w:rPr>
          <w:rStyle w:val="normaltextrun"/>
          <w:rFonts w:ascii="Arial" w:eastAsia="Arial" w:hAnsi="Arial" w:cs="Arial"/>
          <w:b/>
          <w:bCs/>
          <w:color w:val="000000" w:themeColor="text1"/>
          <w:sz w:val="28"/>
          <w:szCs w:val="28"/>
        </w:rPr>
        <w:t>Colorado Department of State</w:t>
      </w:r>
      <w:r w:rsidRPr="34B3121C">
        <w:rPr>
          <w:rStyle w:val="eop"/>
          <w:rFonts w:ascii="Arial" w:eastAsia="Arial" w:hAnsi="Arial" w:cs="Arial"/>
          <w:color w:val="000000" w:themeColor="text1"/>
          <w:sz w:val="28"/>
          <w:szCs w:val="28"/>
        </w:rPr>
        <w:t> </w:t>
      </w:r>
    </w:p>
    <w:p w14:paraId="1578B244" w14:textId="58056782" w:rsidR="004F0B60" w:rsidRPr="004F0B60" w:rsidRDefault="786B0026" w:rsidP="34B3121C">
      <w:pPr>
        <w:spacing w:line="276" w:lineRule="auto"/>
        <w:rPr>
          <w:rFonts w:ascii="Arial" w:eastAsia="Arial" w:hAnsi="Arial" w:cs="Arial"/>
          <w:color w:val="000000" w:themeColor="text1"/>
          <w:sz w:val="28"/>
          <w:szCs w:val="28"/>
        </w:rPr>
      </w:pPr>
      <w:r w:rsidRPr="34B3121C">
        <w:rPr>
          <w:rStyle w:val="normaltextrun"/>
          <w:rFonts w:ascii="Arial" w:eastAsia="Arial" w:hAnsi="Arial" w:cs="Arial"/>
          <w:b/>
          <w:bCs/>
          <w:color w:val="000000" w:themeColor="text1"/>
          <w:sz w:val="28"/>
          <w:szCs w:val="28"/>
        </w:rPr>
        <w:t>Election Rules</w:t>
      </w:r>
    </w:p>
    <w:p w14:paraId="427C41BD" w14:textId="1420017C" w:rsidR="004F0B60" w:rsidRPr="004F0B60" w:rsidRDefault="786B0026" w:rsidP="34B3121C">
      <w:pPr>
        <w:spacing w:after="240" w:line="276" w:lineRule="auto"/>
        <w:rPr>
          <w:rFonts w:ascii="Arial" w:eastAsia="Arial" w:hAnsi="Arial" w:cs="Arial"/>
          <w:color w:val="000000" w:themeColor="text1"/>
          <w:sz w:val="28"/>
          <w:szCs w:val="28"/>
        </w:rPr>
      </w:pPr>
      <w:r w:rsidRPr="34B3121C">
        <w:rPr>
          <w:rStyle w:val="normaltextrun"/>
          <w:rFonts w:ascii="Arial" w:eastAsia="Arial" w:hAnsi="Arial" w:cs="Arial"/>
          <w:b/>
          <w:bCs/>
          <w:color w:val="000000" w:themeColor="text1"/>
          <w:sz w:val="28"/>
          <w:szCs w:val="28"/>
        </w:rPr>
        <w:t>8 CCR 1505-01</w:t>
      </w:r>
    </w:p>
    <w:p w14:paraId="0790086E" w14:textId="3B241042" w:rsidR="004F0B60" w:rsidRPr="004F0B60" w:rsidRDefault="786B0026" w:rsidP="34B3121C">
      <w:pPr>
        <w:spacing w:after="480" w:line="276" w:lineRule="auto"/>
        <w:rPr>
          <w:rFonts w:ascii="Arial" w:eastAsia="Arial" w:hAnsi="Arial" w:cs="Arial"/>
          <w:color w:val="000000" w:themeColor="text1"/>
          <w:sz w:val="28"/>
          <w:szCs w:val="28"/>
        </w:rPr>
      </w:pPr>
      <w:r w:rsidRPr="0108480A">
        <w:rPr>
          <w:rStyle w:val="normaltextrun"/>
          <w:rFonts w:ascii="Arial" w:eastAsia="Arial" w:hAnsi="Arial" w:cs="Arial"/>
          <w:b/>
          <w:bCs/>
          <w:color w:val="000000" w:themeColor="text1"/>
          <w:sz w:val="28"/>
          <w:szCs w:val="28"/>
        </w:rPr>
        <w:t>14</w:t>
      </w:r>
      <w:r w:rsidRPr="0108480A">
        <w:rPr>
          <w:rStyle w:val="normaltextrun"/>
          <w:rFonts w:ascii="Arial" w:eastAsia="Arial" w:hAnsi="Arial" w:cs="Arial"/>
          <w:b/>
          <w:color w:val="000000" w:themeColor="text1"/>
          <w:sz w:val="28"/>
          <w:szCs w:val="28"/>
        </w:rPr>
        <w:t xml:space="preserve"> </w:t>
      </w:r>
      <w:proofErr w:type="gramStart"/>
      <w:r w:rsidRPr="34B3121C">
        <w:rPr>
          <w:rStyle w:val="normaltextrun"/>
          <w:rFonts w:ascii="Arial" w:eastAsia="Arial" w:hAnsi="Arial" w:cs="Arial"/>
          <w:b/>
          <w:bCs/>
          <w:color w:val="000000" w:themeColor="text1"/>
          <w:sz w:val="28"/>
          <w:szCs w:val="28"/>
        </w:rPr>
        <w:t>August,</w:t>
      </w:r>
      <w:proofErr w:type="gramEnd"/>
      <w:r w:rsidRPr="34B3121C">
        <w:rPr>
          <w:rFonts w:ascii="Arial" w:eastAsia="Arial" w:hAnsi="Arial" w:cs="Arial"/>
          <w:b/>
          <w:bCs/>
          <w:color w:val="000000" w:themeColor="text1"/>
          <w:sz w:val="28"/>
          <w:szCs w:val="28"/>
        </w:rPr>
        <w:t xml:space="preserve"> </w:t>
      </w:r>
      <w:r w:rsidRPr="34B3121C">
        <w:rPr>
          <w:rStyle w:val="normaltextrun"/>
          <w:rFonts w:ascii="Arial" w:eastAsia="Arial" w:hAnsi="Arial" w:cs="Arial"/>
          <w:b/>
          <w:bCs/>
          <w:color w:val="000000" w:themeColor="text1"/>
          <w:sz w:val="28"/>
          <w:szCs w:val="28"/>
        </w:rPr>
        <w:t>2026</w:t>
      </w:r>
    </w:p>
    <w:p w14:paraId="28F73DAE" w14:textId="4C03C68B" w:rsidR="004F0B60" w:rsidRPr="004F0B60" w:rsidRDefault="786B0026" w:rsidP="34B3121C">
      <w:pPr>
        <w:spacing w:line="276" w:lineRule="auto"/>
        <w:rPr>
          <w:rFonts w:ascii="Arial" w:eastAsia="Arial" w:hAnsi="Arial" w:cs="Arial"/>
          <w:color w:val="000000" w:themeColor="text1"/>
          <w:sz w:val="24"/>
          <w:szCs w:val="24"/>
        </w:rPr>
      </w:pPr>
      <w:r w:rsidRPr="34B3121C">
        <w:rPr>
          <w:rStyle w:val="normaltextrun"/>
          <w:rFonts w:ascii="Arial" w:eastAsia="Arial" w:hAnsi="Arial" w:cs="Arial"/>
          <w:b/>
          <w:bCs/>
          <w:color w:val="000000" w:themeColor="text1"/>
          <w:sz w:val="24"/>
          <w:szCs w:val="24"/>
        </w:rPr>
        <w:t>Disclaimer</w:t>
      </w:r>
      <w:r w:rsidRPr="34B3121C">
        <w:rPr>
          <w:rStyle w:val="normaltextrun"/>
          <w:rFonts w:ascii="Arial" w:eastAsia="Arial" w:hAnsi="Arial" w:cs="Arial"/>
          <w:color w:val="000000" w:themeColor="text1"/>
          <w:sz w:val="24"/>
          <w:szCs w:val="24"/>
        </w:rPr>
        <w:t>:</w:t>
      </w:r>
      <w:r w:rsidRPr="34B3121C">
        <w:rPr>
          <w:rStyle w:val="eop"/>
          <w:rFonts w:ascii="Arial" w:eastAsia="Arial" w:hAnsi="Arial" w:cs="Arial"/>
          <w:color w:val="000000" w:themeColor="text1"/>
          <w:sz w:val="24"/>
          <w:szCs w:val="24"/>
        </w:rPr>
        <w:t> </w:t>
      </w:r>
    </w:p>
    <w:p w14:paraId="2584D3AB" w14:textId="7B471B1C" w:rsidR="004F0B60" w:rsidRPr="004F0B60" w:rsidRDefault="786B0026" w:rsidP="34B3121C">
      <w:pPr>
        <w:spacing w:line="276" w:lineRule="auto"/>
        <w:rPr>
          <w:rFonts w:ascii="Segoe UI" w:eastAsia="Segoe UI" w:hAnsi="Segoe UI" w:cs="Segoe UI"/>
          <w:color w:val="000000" w:themeColor="text1"/>
          <w:sz w:val="20"/>
          <w:szCs w:val="20"/>
        </w:rPr>
      </w:pPr>
      <w:r w:rsidRPr="34B3121C">
        <w:rPr>
          <w:rStyle w:val="normaltextrun"/>
          <w:rFonts w:ascii="Arial" w:eastAsia="Arial" w:hAnsi="Arial" w:cs="Arial"/>
          <w:color w:val="000000" w:themeColor="text1"/>
          <w:sz w:val="24"/>
          <w:szCs w:val="24"/>
        </w:rPr>
        <w:t>In accordance with</w:t>
      </w:r>
      <w:r w:rsidRPr="34B3121C">
        <w:rPr>
          <w:rFonts w:ascii="Arial" w:eastAsia="Arial" w:hAnsi="Arial" w:cs="Arial"/>
          <w:color w:val="000000" w:themeColor="text1"/>
          <w:sz w:val="24"/>
          <w:szCs w:val="24"/>
        </w:rPr>
        <w:t xml:space="preserve"> </w:t>
      </w:r>
      <w:r w:rsidRPr="34B3121C">
        <w:rPr>
          <w:rStyle w:val="normaltextrun"/>
          <w:rFonts w:ascii="Arial" w:eastAsia="Arial" w:hAnsi="Arial" w:cs="Arial"/>
          <w:color w:val="000000" w:themeColor="text1"/>
          <w:sz w:val="24"/>
          <w:szCs w:val="24"/>
        </w:rPr>
        <w:t>the State Administrative Procedure Act, this draft is filed with the Department of State and submitted</w:t>
      </w:r>
      <w:r w:rsidRPr="34B3121C">
        <w:rPr>
          <w:rFonts w:ascii="Arial" w:eastAsia="Arial" w:hAnsi="Arial" w:cs="Arial"/>
          <w:color w:val="000000" w:themeColor="text1"/>
          <w:sz w:val="24"/>
          <w:szCs w:val="24"/>
        </w:rPr>
        <w:t xml:space="preserve"> </w:t>
      </w:r>
      <w:r w:rsidRPr="34B3121C">
        <w:rPr>
          <w:rStyle w:val="normaltextrun"/>
          <w:rFonts w:ascii="Arial" w:eastAsia="Arial" w:hAnsi="Arial" w:cs="Arial"/>
          <w:color w:val="000000" w:themeColor="text1"/>
          <w:sz w:val="24"/>
          <w:szCs w:val="24"/>
        </w:rPr>
        <w:t>to the Department of Regulatory Agencies.</w:t>
      </w:r>
      <w:r w:rsidRPr="34B3121C">
        <w:rPr>
          <w:rFonts w:ascii="Arial" w:eastAsia="Arial" w:hAnsi="Arial" w:cs="Arial"/>
          <w:color w:val="000000" w:themeColor="text1"/>
          <w:sz w:val="24"/>
          <w:szCs w:val="24"/>
          <w:vertAlign w:val="superscript"/>
        </w:rPr>
        <w:t>1</w:t>
      </w:r>
    </w:p>
    <w:p w14:paraId="46368DCF" w14:textId="48780921" w:rsidR="004F0B60" w:rsidRPr="004F0B60" w:rsidRDefault="786B0026" w:rsidP="34B3121C">
      <w:pPr>
        <w:spacing w:before="240" w:line="276" w:lineRule="auto"/>
        <w:rPr>
          <w:rFonts w:ascii="Arial" w:eastAsia="Arial" w:hAnsi="Arial" w:cs="Arial"/>
          <w:color w:val="000000" w:themeColor="text1"/>
          <w:sz w:val="24"/>
          <w:szCs w:val="24"/>
        </w:rPr>
      </w:pPr>
      <w:r w:rsidRPr="34B3121C">
        <w:rPr>
          <w:rStyle w:val="normaltextrun"/>
          <w:rFonts w:ascii="Arial" w:eastAsia="Arial" w:hAnsi="Arial" w:cs="Arial"/>
          <w:color w:val="000000" w:themeColor="text1"/>
          <w:sz w:val="24"/>
          <w:szCs w:val="24"/>
        </w:rPr>
        <w:t>This is a preliminary draft of the proposed rules that may be revised before the 14</w:t>
      </w:r>
      <w:r w:rsidRPr="34B3121C">
        <w:rPr>
          <w:rStyle w:val="normaltextrun"/>
          <w:rFonts w:ascii="Arial" w:eastAsia="Arial" w:hAnsi="Arial" w:cs="Arial"/>
          <w:color w:val="000000" w:themeColor="text1"/>
          <w:sz w:val="24"/>
          <w:szCs w:val="24"/>
          <w:vertAlign w:val="superscript"/>
        </w:rPr>
        <w:t>th</w:t>
      </w:r>
      <w:r w:rsidRPr="34B3121C">
        <w:rPr>
          <w:rFonts w:ascii="Arial" w:eastAsia="Arial" w:hAnsi="Arial" w:cs="Arial"/>
          <w:color w:val="000000" w:themeColor="text1"/>
          <w:sz w:val="24"/>
          <w:szCs w:val="24"/>
        </w:rPr>
        <w:t xml:space="preserve"> </w:t>
      </w:r>
      <w:r w:rsidRPr="34B3121C">
        <w:rPr>
          <w:rStyle w:val="normaltextrun"/>
          <w:rFonts w:ascii="Arial" w:eastAsia="Arial" w:hAnsi="Arial" w:cs="Arial"/>
          <w:color w:val="000000" w:themeColor="text1"/>
          <w:sz w:val="24"/>
          <w:szCs w:val="24"/>
        </w:rPr>
        <w:t>of September</w:t>
      </w:r>
      <w:r w:rsidRPr="34B3121C">
        <w:rPr>
          <w:rFonts w:ascii="Arial" w:eastAsia="Arial" w:hAnsi="Arial" w:cs="Arial"/>
          <w:b/>
          <w:bCs/>
          <w:color w:val="000000" w:themeColor="text1"/>
          <w:sz w:val="24"/>
          <w:szCs w:val="24"/>
        </w:rPr>
        <w:t xml:space="preserve"> </w:t>
      </w:r>
      <w:r w:rsidRPr="34B3121C">
        <w:rPr>
          <w:rStyle w:val="normaltextrun"/>
          <w:rFonts w:ascii="Arial" w:eastAsia="Arial" w:hAnsi="Arial" w:cs="Arial"/>
          <w:color w:val="000000" w:themeColor="text1"/>
          <w:sz w:val="24"/>
          <w:szCs w:val="24"/>
        </w:rPr>
        <w:t>rulemaking hearing. If changes are made, a revised copy of the proposed rules will be available to the public</w:t>
      </w:r>
      <w:r w:rsidRPr="34B3121C">
        <w:rPr>
          <w:rFonts w:ascii="Arial" w:eastAsia="Arial" w:hAnsi="Arial" w:cs="Arial"/>
          <w:color w:val="000000" w:themeColor="text1"/>
          <w:sz w:val="24"/>
          <w:szCs w:val="24"/>
        </w:rPr>
        <w:t xml:space="preserve"> </w:t>
      </w:r>
      <w:r w:rsidRPr="34B3121C">
        <w:rPr>
          <w:rStyle w:val="normaltextrun"/>
          <w:rFonts w:ascii="Arial" w:eastAsia="Arial" w:hAnsi="Arial" w:cs="Arial"/>
          <w:color w:val="000000" w:themeColor="text1"/>
          <w:sz w:val="24"/>
          <w:szCs w:val="24"/>
        </w:rPr>
        <w:t>and a copy will be posted on the Department of State’s website no later than September 7</w:t>
      </w:r>
      <w:r w:rsidRPr="34B3121C">
        <w:rPr>
          <w:rStyle w:val="normaltextrun"/>
          <w:rFonts w:ascii="Arial" w:eastAsia="Arial" w:hAnsi="Arial" w:cs="Arial"/>
          <w:color w:val="000000" w:themeColor="text1"/>
          <w:sz w:val="24"/>
          <w:szCs w:val="24"/>
          <w:vertAlign w:val="superscript"/>
        </w:rPr>
        <w:t>th</w:t>
      </w:r>
      <w:r w:rsidRPr="34B3121C">
        <w:rPr>
          <w:rStyle w:val="normaltextrun"/>
          <w:rFonts w:ascii="Arial" w:eastAsia="Arial" w:hAnsi="Arial" w:cs="Arial"/>
          <w:color w:val="000000" w:themeColor="text1"/>
          <w:sz w:val="24"/>
          <w:szCs w:val="24"/>
        </w:rPr>
        <w:t>, 2026.</w:t>
      </w:r>
      <w:r w:rsidRPr="34B3121C">
        <w:rPr>
          <w:rFonts w:ascii="Arial" w:eastAsia="Arial" w:hAnsi="Arial" w:cs="Arial"/>
          <w:color w:val="000000" w:themeColor="text1"/>
          <w:sz w:val="24"/>
          <w:szCs w:val="24"/>
          <w:vertAlign w:val="superscript"/>
        </w:rPr>
        <w:t>2</w:t>
      </w:r>
    </w:p>
    <w:p w14:paraId="2563A668" w14:textId="46044219" w:rsidR="004F0B60" w:rsidRPr="004F0B60" w:rsidRDefault="786B0026" w:rsidP="00B94F5A">
      <w:pPr>
        <w:spacing w:before="240" w:after="460" w:line="276" w:lineRule="auto"/>
      </w:pPr>
      <w:r w:rsidRPr="34B3121C">
        <w:rPr>
          <w:rStyle w:val="normaltextrun"/>
          <w:rFonts w:ascii="Arial" w:eastAsia="Arial" w:hAnsi="Arial" w:cs="Arial"/>
          <w:color w:val="000000" w:themeColor="text1"/>
          <w:sz w:val="24"/>
          <w:szCs w:val="24"/>
        </w:rPr>
        <w:t>The proposed amendments in this preliminary draft are shown with track changes. Associated publication instructions/notes are blue and italicized.</w:t>
      </w:r>
    </w:p>
    <w:p w14:paraId="59F5C34F" w14:textId="12760430" w:rsidR="004F0B60" w:rsidRPr="004F0B60" w:rsidRDefault="004F0B60" w:rsidP="000936B1">
      <w:pPr>
        <w:pStyle w:val="Heading2"/>
      </w:pPr>
      <w:r w:rsidRPr="004F0B60">
        <w:t>Amendments to 8 CCR 1505-01 are as follows:</w:t>
      </w:r>
    </w:p>
    <w:p w14:paraId="4452A177" w14:textId="6DFB43AF" w:rsidR="004F0B60" w:rsidRPr="004F0B60" w:rsidRDefault="004F0B60" w:rsidP="00E3538A">
      <w:pPr>
        <w:pStyle w:val="Heading3"/>
      </w:pPr>
      <w:r w:rsidRPr="008704DC">
        <w:t>Amendments to Rule 1 are</w:t>
      </w:r>
      <w:r w:rsidRPr="004F0B60">
        <w:t xml:space="preserve"> as follows:</w:t>
      </w:r>
    </w:p>
    <w:p w14:paraId="31091E0F" w14:textId="615C99A1" w:rsidR="004F0B60" w:rsidRPr="004F0B60" w:rsidRDefault="7CADF599" w:rsidP="00C055B6">
      <w:pPr>
        <w:pStyle w:val="Heading4"/>
      </w:pPr>
      <w:r>
        <w:t>New</w:t>
      </w:r>
      <w:r w:rsidR="104C36FA">
        <w:t xml:space="preserve"> Rule </w:t>
      </w:r>
      <w:r w:rsidR="65F9BEA7">
        <w:t>1.1</w:t>
      </w:r>
      <w:r w:rsidR="14B54EED">
        <w:t>.28</w:t>
      </w:r>
      <w:r w:rsidR="104C36FA">
        <w:t xml:space="preserve"> </w:t>
      </w:r>
      <w:r w:rsidR="00E1733A">
        <w:t>provide</w:t>
      </w:r>
      <w:r w:rsidR="00FA500E">
        <w:t>s</w:t>
      </w:r>
      <w:r w:rsidR="45897BDC">
        <w:t xml:space="preserve"> a definition for “election materials”</w:t>
      </w:r>
      <w:r w:rsidR="104C36FA">
        <w:t xml:space="preserve"> </w:t>
      </w:r>
      <w:r w:rsidR="06DE0172">
        <w:t xml:space="preserve">due to the </w:t>
      </w:r>
      <w:r w:rsidR="03DC7D82">
        <w:t>changes in § 1-7-803, C.R.S. </w:t>
      </w:r>
    </w:p>
    <w:p w14:paraId="4001D82D" w14:textId="448C6263" w:rsidR="00B22F88" w:rsidRDefault="0016547D" w:rsidP="00584388">
      <w:pPr>
        <w:pStyle w:val="par2"/>
        <w:rPr>
          <w:ins w:id="0" w:author="Author"/>
        </w:rPr>
      </w:pPr>
      <w:ins w:id="1" w:author="Author">
        <w:r>
          <w:t xml:space="preserve">1.1.28 “Election materials” </w:t>
        </w:r>
        <w:r w:rsidR="00B22F88">
          <w:t>as designated by Section 1-7-803 (1), C.R.S. includes the following</w:t>
        </w:r>
        <w:r w:rsidR="00AC39C0">
          <w:t xml:space="preserve"> items which are in the custody of a county clerk and recorder</w:t>
        </w:r>
        <w:r w:rsidR="00B22F88">
          <w:t xml:space="preserve">: </w:t>
        </w:r>
      </w:ins>
    </w:p>
    <w:p w14:paraId="4D3A2E53" w14:textId="119F9E71" w:rsidR="0016547D" w:rsidRDefault="00472CAE" w:rsidP="00B22F88">
      <w:pPr>
        <w:pStyle w:val="par2"/>
        <w:ind w:left="2160"/>
        <w:rPr>
          <w:ins w:id="2" w:author="Author"/>
        </w:rPr>
      </w:pPr>
      <w:ins w:id="3" w:author="Author">
        <w:r>
          <w:t>(a)</w:t>
        </w:r>
        <w:r>
          <w:tab/>
        </w:r>
        <w:r w:rsidR="0073111C">
          <w:t>the voting system</w:t>
        </w:r>
        <w:r w:rsidR="007637E7">
          <w:t>;</w:t>
        </w:r>
      </w:ins>
    </w:p>
    <w:p w14:paraId="72B395EB" w14:textId="49A91C7E" w:rsidR="0073111C" w:rsidRDefault="0073111C" w:rsidP="00B22F88">
      <w:pPr>
        <w:pStyle w:val="par2"/>
        <w:ind w:left="2160"/>
        <w:rPr>
          <w:ins w:id="4" w:author="Author"/>
        </w:rPr>
      </w:pPr>
      <w:ins w:id="5" w:author="Author">
        <w:r>
          <w:t>(b)</w:t>
        </w:r>
        <w:r>
          <w:tab/>
        </w:r>
        <w:r w:rsidR="00A71225">
          <w:t>c</w:t>
        </w:r>
        <w:r w:rsidR="007637E7">
          <w:t>hain of custody logs</w:t>
        </w:r>
        <w:r w:rsidR="00B52671">
          <w:t xml:space="preserve"> and documentation</w:t>
        </w:r>
        <w:r w:rsidR="007637E7">
          <w:t xml:space="preserve">; </w:t>
        </w:r>
      </w:ins>
    </w:p>
    <w:p w14:paraId="2598BE53" w14:textId="705BA6BE" w:rsidR="007637E7" w:rsidRDefault="007637E7" w:rsidP="00B22F88">
      <w:pPr>
        <w:pStyle w:val="par2"/>
        <w:ind w:left="2160"/>
        <w:rPr>
          <w:ins w:id="6" w:author="Author"/>
        </w:rPr>
      </w:pPr>
      <w:ins w:id="7" w:author="Author">
        <w:r>
          <w:t>(c)</w:t>
        </w:r>
        <w:r>
          <w:tab/>
        </w:r>
        <w:r w:rsidR="00A71225">
          <w:t>election project backups</w:t>
        </w:r>
        <w:r w:rsidR="00AC39C0">
          <w:t>;</w:t>
        </w:r>
      </w:ins>
    </w:p>
    <w:p w14:paraId="5E08E100" w14:textId="363087B2" w:rsidR="007323EB" w:rsidRDefault="007323EB" w:rsidP="00B22F88">
      <w:pPr>
        <w:pStyle w:val="par2"/>
        <w:ind w:left="2160"/>
        <w:rPr>
          <w:ins w:id="8" w:author="Author"/>
        </w:rPr>
      </w:pPr>
      <w:ins w:id="9" w:author="Author">
        <w:r>
          <w:t>(d)</w:t>
        </w:r>
        <w:r>
          <w:tab/>
          <w:t>election setup records</w:t>
        </w:r>
        <w:r w:rsidR="00AC39C0">
          <w:t>;</w:t>
        </w:r>
      </w:ins>
    </w:p>
    <w:p w14:paraId="6FCEE289" w14:textId="397C6F59" w:rsidR="007323EB" w:rsidRDefault="007323EB" w:rsidP="00B22F88">
      <w:pPr>
        <w:pStyle w:val="par2"/>
        <w:ind w:left="2160"/>
        <w:rPr>
          <w:ins w:id="10" w:author="Author"/>
        </w:rPr>
      </w:pPr>
      <w:ins w:id="11" w:author="Author">
        <w:r>
          <w:t>(e)</w:t>
        </w:r>
        <w:r>
          <w:tab/>
          <w:t>ballot-on-demand laptops;</w:t>
        </w:r>
      </w:ins>
    </w:p>
    <w:p w14:paraId="6E591F6D" w14:textId="7BA09C6C" w:rsidR="007323EB" w:rsidRDefault="007323EB" w:rsidP="00B22F88">
      <w:pPr>
        <w:pStyle w:val="par2"/>
        <w:ind w:left="2160"/>
        <w:rPr>
          <w:ins w:id="12" w:author="Author"/>
        </w:rPr>
      </w:pPr>
      <w:ins w:id="13" w:author="Author">
        <w:r>
          <w:lastRenderedPageBreak/>
          <w:t>(f)</w:t>
        </w:r>
        <w:r>
          <w:tab/>
        </w:r>
        <w:r w:rsidR="00905FFD">
          <w:t xml:space="preserve">credentials, keys, or other </w:t>
        </w:r>
        <w:r w:rsidR="00AC39C0">
          <w:t>materials</w:t>
        </w:r>
        <w:r w:rsidR="00905FFD">
          <w:t xml:space="preserve"> used to access sensitive systems and areas including </w:t>
        </w:r>
        <w:r w:rsidR="00D05C13">
          <w:t>secure ballot areas and secure equipment areas;</w:t>
        </w:r>
      </w:ins>
    </w:p>
    <w:p w14:paraId="2698F15C" w14:textId="6E7B53E1" w:rsidR="00E21EDF" w:rsidRDefault="00E21EDF" w:rsidP="00B22F88">
      <w:pPr>
        <w:pStyle w:val="par2"/>
        <w:ind w:left="2160"/>
        <w:rPr>
          <w:ins w:id="14" w:author="Author"/>
        </w:rPr>
      </w:pPr>
      <w:ins w:id="15" w:author="Author">
        <w:r>
          <w:t>(g)</w:t>
        </w:r>
        <w:r>
          <w:tab/>
        </w:r>
        <w:r w:rsidR="002938B9">
          <w:t>workspace or secure area entry logs;</w:t>
        </w:r>
        <w:del w:id="16" w:author="Author">
          <w:r w:rsidR="00D90282" w:rsidDel="002938B9">
            <w:delText xml:space="preserve"> </w:delText>
          </w:r>
        </w:del>
      </w:ins>
    </w:p>
    <w:p w14:paraId="01F343A8" w14:textId="71ABB8D0" w:rsidR="00D05C13" w:rsidRDefault="00D05C13" w:rsidP="00B22F88">
      <w:pPr>
        <w:pStyle w:val="par2"/>
        <w:ind w:left="2160"/>
        <w:rPr>
          <w:ins w:id="17" w:author="Author"/>
        </w:rPr>
      </w:pPr>
      <w:ins w:id="18" w:author="Author">
        <w:r>
          <w:t>(</w:t>
        </w:r>
        <w:r w:rsidR="002938B9">
          <w:t>h</w:t>
        </w:r>
        <w:r>
          <w:t>)</w:t>
        </w:r>
        <w:r>
          <w:tab/>
        </w:r>
        <w:r w:rsidR="00864491">
          <w:t>a stored image of any voting system component</w:t>
        </w:r>
      </w:ins>
    </w:p>
    <w:p w14:paraId="48D7156F" w14:textId="36466D1B" w:rsidR="00AC39C0" w:rsidRDefault="00C64D0F" w:rsidP="00B22F88">
      <w:pPr>
        <w:pStyle w:val="par2"/>
        <w:ind w:left="2160"/>
        <w:rPr>
          <w:ins w:id="19" w:author="Author"/>
        </w:rPr>
      </w:pPr>
      <w:ins w:id="20" w:author="Author">
        <w:r>
          <w:t>(</w:t>
        </w:r>
        <w:proofErr w:type="spellStart"/>
        <w:r w:rsidR="002938B9">
          <w:t>i</w:t>
        </w:r>
        <w:proofErr w:type="spellEnd"/>
        <w:r>
          <w:t>)</w:t>
        </w:r>
        <w:r>
          <w:tab/>
        </w:r>
        <w:r w:rsidR="00AC39C0">
          <w:t>printed contingency</w:t>
        </w:r>
        <w:r w:rsidR="00C9381B">
          <w:t xml:space="preserve"> plans,</w:t>
        </w:r>
        <w:r w:rsidR="00AC39C0">
          <w:t xml:space="preserve"> security plans</w:t>
        </w:r>
        <w:r w:rsidR="00C9381B">
          <w:t xml:space="preserve">, or physical security assessments. </w:t>
        </w:r>
      </w:ins>
    </w:p>
    <w:p w14:paraId="216A216C" w14:textId="777A9260" w:rsidR="00CA6171" w:rsidRDefault="0010017A" w:rsidP="00B22F88">
      <w:pPr>
        <w:pStyle w:val="par2"/>
        <w:ind w:left="2160"/>
        <w:rPr>
          <w:ins w:id="21" w:author="Author"/>
        </w:rPr>
      </w:pPr>
      <w:ins w:id="22" w:author="Author">
        <w:r>
          <w:t>(</w:t>
        </w:r>
        <w:r w:rsidR="002938B9">
          <w:t>j</w:t>
        </w:r>
        <w:r>
          <w:t>)</w:t>
        </w:r>
        <w:r>
          <w:tab/>
          <w:t xml:space="preserve">Signed voting system or SCORE acceptable use policy </w:t>
        </w:r>
        <w:r w:rsidR="00CA6171">
          <w:t>documents</w:t>
        </w:r>
      </w:ins>
    </w:p>
    <w:p w14:paraId="7954B291" w14:textId="37D30986" w:rsidR="00947509" w:rsidRDefault="00CA6171" w:rsidP="00B22F88">
      <w:pPr>
        <w:pStyle w:val="par2"/>
        <w:ind w:left="2160"/>
        <w:rPr>
          <w:ins w:id="23" w:author="Author"/>
        </w:rPr>
      </w:pPr>
      <w:ins w:id="24" w:author="Author">
        <w:r>
          <w:t>(</w:t>
        </w:r>
        <w:r w:rsidR="002938B9">
          <w:t>k</w:t>
        </w:r>
        <w:r>
          <w:t>)</w:t>
        </w:r>
        <w:r>
          <w:tab/>
        </w:r>
        <w:r w:rsidR="00947509">
          <w:t>printed background checks for election judges or staff</w:t>
        </w:r>
        <w:r w:rsidR="00225365">
          <w:t>;</w:t>
        </w:r>
      </w:ins>
    </w:p>
    <w:p w14:paraId="3D4ABFB8" w14:textId="56B09677" w:rsidR="00225365" w:rsidRDefault="00225365" w:rsidP="00B22F88">
      <w:pPr>
        <w:pStyle w:val="par2"/>
        <w:ind w:left="2160"/>
        <w:rPr>
          <w:ins w:id="25" w:author="Author"/>
        </w:rPr>
      </w:pPr>
      <w:ins w:id="26" w:author="Author">
        <w:r>
          <w:t>(</w:t>
        </w:r>
        <w:r w:rsidR="002938B9">
          <w:t>l</w:t>
        </w:r>
        <w:r>
          <w:t>)</w:t>
        </w:r>
        <w:r>
          <w:tab/>
          <w:t>video security surveillance</w:t>
        </w:r>
        <w:r w:rsidR="005B11F5">
          <w:t xml:space="preserve"> </w:t>
        </w:r>
        <w:r w:rsidR="00411FC6">
          <w:t>of areas where election activities occur</w:t>
        </w:r>
        <w:r>
          <w:t xml:space="preserve"> that is not an election record but is otherwise maintained by the county clerk;</w:t>
        </w:r>
      </w:ins>
    </w:p>
    <w:p w14:paraId="3E8ED06E" w14:textId="245EFD08" w:rsidR="003E042F" w:rsidRDefault="002938B9" w:rsidP="00B22F88">
      <w:pPr>
        <w:pStyle w:val="par2"/>
        <w:ind w:left="2160"/>
        <w:rPr>
          <w:ins w:id="27" w:author="Author"/>
        </w:rPr>
      </w:pPr>
      <w:ins w:id="28" w:author="Author">
        <w:r>
          <w:t>(m)</w:t>
        </w:r>
        <w:r>
          <w:tab/>
          <w:t>voter registration documentation that includes personally identifiable information</w:t>
        </w:r>
        <w:r w:rsidR="003E042F">
          <w:t>;</w:t>
        </w:r>
      </w:ins>
    </w:p>
    <w:p w14:paraId="4C1957E9" w14:textId="66CC25DF" w:rsidR="002938B9" w:rsidRDefault="003E042F" w:rsidP="00B22F88">
      <w:pPr>
        <w:pStyle w:val="par2"/>
        <w:ind w:left="2160"/>
        <w:rPr>
          <w:ins w:id="29" w:author="Author"/>
        </w:rPr>
      </w:pPr>
      <w:ins w:id="30" w:author="Author">
        <w:r>
          <w:t>(n)</w:t>
        </w:r>
        <w:r>
          <w:tab/>
        </w:r>
        <w:r w:rsidR="00713993">
          <w:t xml:space="preserve">ballot </w:t>
        </w:r>
        <w:r w:rsidR="00E73477">
          <w:t>sorting and signature capture device;</w:t>
        </w:r>
        <w:r w:rsidR="007A7226">
          <w:t xml:space="preserve"> and</w:t>
        </w:r>
      </w:ins>
    </w:p>
    <w:p w14:paraId="30266DB6" w14:textId="49F95471" w:rsidR="0094186D" w:rsidRDefault="0094186D" w:rsidP="008A1911">
      <w:pPr>
        <w:pStyle w:val="par2"/>
        <w:spacing w:after="240"/>
        <w:ind w:left="2160"/>
      </w:pPr>
      <w:ins w:id="31" w:author="Author">
        <w:r>
          <w:t>(o)</w:t>
        </w:r>
        <w:r>
          <w:tab/>
          <w:t>any other item the Secretary of State may designate</w:t>
        </w:r>
        <w:r w:rsidR="007A7226">
          <w:t>.</w:t>
        </w:r>
      </w:ins>
    </w:p>
    <w:p w14:paraId="27DF029F" w14:textId="4A098AC1" w:rsidR="002006A4" w:rsidRPr="004F0B60" w:rsidRDefault="002006A4" w:rsidP="002006A4">
      <w:pPr>
        <w:pStyle w:val="Heading4"/>
      </w:pPr>
      <w:r>
        <w:t>Former Rules 1.1.28 through 1.1.62 are renumbered</w:t>
      </w:r>
      <w:r w:rsidR="008A1911">
        <w:t xml:space="preserve"> to accommodate new Rule 1.1.28</w:t>
      </w:r>
      <w:r>
        <w:t>.</w:t>
      </w:r>
    </w:p>
    <w:p w14:paraId="749B64D1" w14:textId="60EF68AE" w:rsidR="00A615B4" w:rsidRPr="00A615B4" w:rsidRDefault="006F72C2" w:rsidP="00A615B4">
      <w:pPr>
        <w:pStyle w:val="par2"/>
        <w:rPr>
          <w:ins w:id="32" w:author="Author"/>
        </w:rPr>
      </w:pPr>
      <w:ins w:id="33" w:author="Author">
        <w:r>
          <w:t>1.1.2</w:t>
        </w:r>
        <w:r w:rsidR="00E81178">
          <w:t>9</w:t>
        </w:r>
      </w:ins>
      <w:del w:id="34" w:author="Author">
        <w:r w:rsidR="00A615B4" w:rsidRPr="00A615B4" w:rsidDel="006F72C2">
          <w:delText>1.1.28</w:delText>
        </w:r>
      </w:del>
      <w:r w:rsidR="00A615B4" w:rsidRPr="00A615B4">
        <w:tab/>
      </w:r>
      <w:ins w:id="35" w:author="Author">
        <w:r w:rsidR="00A615B4" w:rsidRPr="00A615B4">
          <w:t>“Election media” means any device including a cartridge, card, memory device, or hard drive used in a voting system for the purposes of storing election setup records (ballot or card styles), recording voting results from electronic vote tabulating equipment, or any other data storage required by the voting system for a particular election function. The election management system typically downloads ballot style information to the election media and uploads results and ballot images from the election media. </w:t>
        </w:r>
      </w:ins>
    </w:p>
    <w:p w14:paraId="0877A89B" w14:textId="6BE087EF" w:rsidR="00A615B4" w:rsidRPr="00A615B4" w:rsidRDefault="006F72C2" w:rsidP="00A615B4">
      <w:pPr>
        <w:pStyle w:val="par2"/>
        <w:rPr>
          <w:ins w:id="36" w:author="Author"/>
        </w:rPr>
      </w:pPr>
      <w:ins w:id="37" w:author="Author">
        <w:r>
          <w:t>1.</w:t>
        </w:r>
        <w:r w:rsidR="00E81178">
          <w:t>1.30</w:t>
        </w:r>
      </w:ins>
      <w:del w:id="38" w:author="Author">
        <w:r w:rsidR="00A615B4" w:rsidRPr="00A615B4" w:rsidDel="00E81178">
          <w:delText>1.1.29</w:delText>
        </w:r>
      </w:del>
      <w:r w:rsidR="00A615B4" w:rsidRPr="00A615B4">
        <w:tab/>
      </w:r>
      <w:ins w:id="39" w:author="Author">
        <w:r w:rsidR="00A615B4" w:rsidRPr="00A615B4">
          <w:t>“Election project backup” means a set of files that is generated by the voting system software’s dedicated backup/export functions and vendor defined procedures after the initial project is created that can be used to restore the voting system to a previous state. This does not include a full or partial hard drive image or clone. </w:t>
        </w:r>
      </w:ins>
    </w:p>
    <w:p w14:paraId="718BED64" w14:textId="028AED2B" w:rsidR="00A615B4" w:rsidRPr="00A615B4" w:rsidRDefault="00E81178" w:rsidP="00A615B4">
      <w:pPr>
        <w:pStyle w:val="par2"/>
        <w:rPr>
          <w:ins w:id="40" w:author="Author"/>
        </w:rPr>
      </w:pPr>
      <w:ins w:id="41" w:author="Author">
        <w:r>
          <w:lastRenderedPageBreak/>
          <w:t>1.1.31</w:t>
        </w:r>
      </w:ins>
      <w:del w:id="42" w:author="Author">
        <w:r w:rsidR="00A615B4" w:rsidRPr="00A615B4" w:rsidDel="00E81178">
          <w:delText>1.1.30</w:delText>
        </w:r>
      </w:del>
      <w:r w:rsidR="00A615B4" w:rsidRPr="00A615B4">
        <w:tab/>
      </w:r>
      <w:ins w:id="43" w:author="Author">
        <w:r w:rsidR="00A615B4" w:rsidRPr="00A615B4">
          <w:t>“Election setup records” means the electronic records, often in the form of a database or a set of databases, generated by election management software to create and define ballots, tabulation instruction, and other functions related to the election. </w:t>
        </w:r>
      </w:ins>
    </w:p>
    <w:p w14:paraId="201F002E" w14:textId="2F0C2BD8" w:rsidR="00A615B4" w:rsidRPr="00A615B4" w:rsidRDefault="00E81178" w:rsidP="00A615B4">
      <w:pPr>
        <w:pStyle w:val="par2"/>
        <w:rPr>
          <w:ins w:id="44" w:author="Author"/>
        </w:rPr>
      </w:pPr>
      <w:ins w:id="45" w:author="Author">
        <w:r>
          <w:t>1.1.32</w:t>
        </w:r>
      </w:ins>
      <w:del w:id="46" w:author="Author">
        <w:r w:rsidR="00A615B4" w:rsidRPr="00A615B4" w:rsidDel="00E81178">
          <w:delText>1.1.31</w:delText>
        </w:r>
      </w:del>
      <w:r w:rsidR="00A615B4" w:rsidRPr="00A615B4">
        <w:tab/>
      </w:r>
      <w:ins w:id="47" w:author="Author">
        <w:r w:rsidR="00A615B4" w:rsidRPr="00A615B4">
          <w:t>“Electronic ballot” means a non-paper ballot such as on a touch screen or through audio feedback. After a voter casts an electronic ballot, the </w:t>
        </w:r>
        <w:proofErr w:type="gramStart"/>
        <w:r w:rsidR="00A615B4" w:rsidRPr="00A615B4">
          <w:t>voter’s</w:t>
        </w:r>
        <w:proofErr w:type="gramEnd"/>
        <w:r w:rsidR="00A615B4" w:rsidRPr="00A615B4">
          <w:t> choices must be marked and printed on a paper ballot for subsequent counting by a ballot scanner. </w:t>
        </w:r>
      </w:ins>
    </w:p>
    <w:p w14:paraId="60569916" w14:textId="52DD9A84" w:rsidR="00A615B4" w:rsidRPr="00A615B4" w:rsidRDefault="00E81178" w:rsidP="00A615B4">
      <w:pPr>
        <w:pStyle w:val="par2"/>
        <w:rPr>
          <w:ins w:id="48" w:author="Author"/>
        </w:rPr>
      </w:pPr>
      <w:ins w:id="49" w:author="Author">
        <w:r>
          <w:t>1.1.33</w:t>
        </w:r>
      </w:ins>
      <w:del w:id="50" w:author="Author">
        <w:r w:rsidR="00A615B4" w:rsidRPr="00A615B4" w:rsidDel="00E81178">
          <w:delText>1.1.32</w:delText>
        </w:r>
      </w:del>
      <w:r w:rsidR="00A615B4" w:rsidRPr="00A615B4">
        <w:tab/>
      </w:r>
      <w:ins w:id="51" w:author="Author">
        <w:r w:rsidR="00A615B4" w:rsidRPr="00A615B4">
          <w:t>“Electronic transmission” means: </w:t>
        </w:r>
      </w:ins>
    </w:p>
    <w:p w14:paraId="753BB98E" w14:textId="78934BEB" w:rsidR="00A615B4" w:rsidRPr="00A615B4" w:rsidRDefault="00A615B4" w:rsidP="00A615B4">
      <w:pPr>
        <w:pStyle w:val="par2"/>
        <w:rPr>
          <w:ins w:id="52" w:author="Author"/>
        </w:rPr>
      </w:pPr>
      <w:r>
        <w:tab/>
      </w:r>
      <w:ins w:id="53" w:author="Author">
        <w:r w:rsidRPr="00A615B4">
          <w:t>(a)</w:t>
        </w:r>
        <w:r w:rsidRPr="00A615B4">
          <w:tab/>
          <w:t>Sending an unvoted ballot by fax, email, or online delivery to: </w:t>
        </w:r>
      </w:ins>
    </w:p>
    <w:p w14:paraId="4F1C5BA9" w14:textId="77777777" w:rsidR="00A615B4" w:rsidRDefault="00A615B4" w:rsidP="00A615B4">
      <w:pPr>
        <w:pStyle w:val="par2"/>
        <w:ind w:left="2160" w:hanging="1440"/>
      </w:pPr>
      <w:r>
        <w:tab/>
      </w:r>
      <w:r>
        <w:tab/>
      </w:r>
      <w:ins w:id="54" w:author="Author">
        <w:r w:rsidRPr="00A615B4">
          <w:t>(1)</w:t>
        </w:r>
        <w:r w:rsidRPr="00A615B4">
          <w:tab/>
          <w:t>A military or overseas elector under Article 8.3 of Title 1, C.R.S. </w:t>
        </w:r>
      </w:ins>
    </w:p>
    <w:p w14:paraId="2AAB474C" w14:textId="77777777" w:rsidR="00A615B4" w:rsidRDefault="00A615B4" w:rsidP="00A615B4">
      <w:pPr>
        <w:pStyle w:val="par2"/>
        <w:ind w:left="2160" w:hanging="1440"/>
      </w:pPr>
      <w:r>
        <w:tab/>
      </w:r>
      <w:r>
        <w:tab/>
      </w:r>
      <w:ins w:id="55" w:author="Author">
        <w:r w:rsidRPr="00A615B4">
          <w:t>(2)</w:t>
        </w:r>
        <w:r w:rsidRPr="00A615B4">
          <w:tab/>
          <w:t>An elector requesting a replacement for an emergency under section 1-7.5-115, C.R.S. </w:t>
        </w:r>
      </w:ins>
    </w:p>
    <w:p w14:paraId="0BCED630" w14:textId="55C4913C" w:rsidR="00A615B4" w:rsidRPr="00A615B4" w:rsidRDefault="00A615B4" w:rsidP="00A615B4">
      <w:pPr>
        <w:pStyle w:val="par2"/>
        <w:ind w:left="2160" w:hanging="1440"/>
        <w:rPr>
          <w:ins w:id="56" w:author="Author"/>
        </w:rPr>
      </w:pPr>
      <w:r>
        <w:tab/>
      </w:r>
      <w:r>
        <w:tab/>
      </w:r>
      <w:ins w:id="57" w:author="Author">
        <w:r w:rsidRPr="00A615B4">
          <w:t>(3)</w:t>
        </w:r>
        <w:r w:rsidRPr="00A615B4">
          <w:tab/>
          <w:t>An elector with a disability who requests a ballot under section 1-5-706, C.R.S. </w:t>
        </w:r>
      </w:ins>
    </w:p>
    <w:p w14:paraId="18FBA636" w14:textId="23EA2426" w:rsidR="00A615B4" w:rsidRPr="00A615B4" w:rsidRDefault="00A615B4" w:rsidP="00A615B4">
      <w:pPr>
        <w:pStyle w:val="par2"/>
        <w:rPr>
          <w:ins w:id="58" w:author="Author"/>
        </w:rPr>
      </w:pPr>
      <w:r>
        <w:tab/>
      </w:r>
      <w:ins w:id="59" w:author="Author">
        <w:r w:rsidRPr="00A615B4">
          <w:t>(b)</w:t>
        </w:r>
        <w:r w:rsidRPr="00A615B4">
          <w:tab/>
          <w:t>Returning a voted ballot by fax, email, or other electronic means.  </w:t>
        </w:r>
      </w:ins>
    </w:p>
    <w:p w14:paraId="092436FE" w14:textId="56D8F877" w:rsidR="00A615B4" w:rsidRPr="00A615B4" w:rsidRDefault="00E81178" w:rsidP="00A615B4">
      <w:pPr>
        <w:pStyle w:val="par2"/>
        <w:rPr>
          <w:ins w:id="60" w:author="Author"/>
        </w:rPr>
      </w:pPr>
      <w:ins w:id="61" w:author="Author">
        <w:r>
          <w:t>1.1.34</w:t>
        </w:r>
      </w:ins>
      <w:del w:id="62" w:author="Author">
        <w:r w:rsidR="00A615B4" w:rsidRPr="00A615B4" w:rsidDel="00E81178">
          <w:delText>1.1.33</w:delText>
        </w:r>
      </w:del>
      <w:r w:rsidR="00A615B4" w:rsidRPr="00A615B4">
        <w:tab/>
      </w:r>
      <w:ins w:id="63" w:author="Author">
        <w:r w:rsidR="00A615B4" w:rsidRPr="00A615B4">
          <w:t>“Firmware” means computer programs stored on read-only memory devices or other electronic circuitry in voting devices that control the basic operation and function of those devices. </w:t>
        </w:r>
      </w:ins>
    </w:p>
    <w:p w14:paraId="4D5E6BCA" w14:textId="786D824A" w:rsidR="00A615B4" w:rsidRPr="00A615B4" w:rsidRDefault="00E81178" w:rsidP="00A615B4">
      <w:pPr>
        <w:pStyle w:val="par2"/>
        <w:rPr>
          <w:ins w:id="64" w:author="Author"/>
        </w:rPr>
      </w:pPr>
      <w:ins w:id="65" w:author="Author">
        <w:r>
          <w:t>1.1.35</w:t>
        </w:r>
      </w:ins>
      <w:del w:id="66" w:author="Author">
        <w:r w:rsidDel="00A615B4">
          <w:delText>1.1.34</w:delText>
        </w:r>
      </w:del>
      <w:r w:rsidR="004826A6">
        <w:t xml:space="preserve"> </w:t>
      </w:r>
      <w:ins w:id="67" w:author="Author">
        <w:r w:rsidR="00A615B4">
          <w:t>“Help America Vote Act complaint” or “HAVA complaint” means a complaint filed with the Secretary of State under Title III of the Help America Vote Act (HAVA) and Article 1.5 of Title 1, C.R.S. </w:t>
        </w:r>
      </w:ins>
    </w:p>
    <w:p w14:paraId="3A5A0318" w14:textId="0BDE6D35" w:rsidR="00A615B4" w:rsidRPr="00A615B4" w:rsidRDefault="00E81178" w:rsidP="00A615B4">
      <w:pPr>
        <w:pStyle w:val="par2"/>
        <w:rPr>
          <w:ins w:id="68" w:author="Author"/>
        </w:rPr>
      </w:pPr>
      <w:ins w:id="69" w:author="Author">
        <w:r>
          <w:t>1.1.36</w:t>
        </w:r>
      </w:ins>
      <w:del w:id="70" w:author="Author">
        <w:r w:rsidR="00A615B4" w:rsidRPr="00A615B4" w:rsidDel="00E81178">
          <w:delText>1.1.35</w:delText>
        </w:r>
      </w:del>
      <w:r w:rsidR="00A615B4" w:rsidRPr="00A615B4">
        <w:tab/>
      </w:r>
      <w:ins w:id="71" w:author="Author">
        <w:r w:rsidR="00A615B4" w:rsidRPr="00A615B4">
          <w:t>“Immediate voting area” means the area that is within six feet of the voting equipment, voting booths, and the ballot box. </w:t>
        </w:r>
      </w:ins>
    </w:p>
    <w:p w14:paraId="2A3579F9" w14:textId="65253DC3" w:rsidR="00A615B4" w:rsidRPr="00A615B4" w:rsidRDefault="00E81178" w:rsidP="00A615B4">
      <w:pPr>
        <w:pStyle w:val="par2"/>
        <w:rPr>
          <w:ins w:id="72" w:author="Author"/>
        </w:rPr>
      </w:pPr>
      <w:ins w:id="73" w:author="Author">
        <w:r>
          <w:t>1.1.37</w:t>
        </w:r>
      </w:ins>
      <w:del w:id="74" w:author="Author">
        <w:r w:rsidR="00A615B4" w:rsidRPr="00A615B4" w:rsidDel="00E81178">
          <w:delText>1.1.36</w:delText>
        </w:r>
      </w:del>
      <w:r w:rsidR="00A615B4" w:rsidRPr="00A615B4">
        <w:tab/>
      </w:r>
      <w:ins w:id="75" w:author="Author">
        <w:r w:rsidR="00A615B4" w:rsidRPr="00A615B4">
          <w:t>“Inactive ballot” means a ballot that does not count for any candidate for any of the reasons listed in Rule 26.7. </w:t>
        </w:r>
      </w:ins>
    </w:p>
    <w:p w14:paraId="60951F85" w14:textId="73BD37D7" w:rsidR="00A615B4" w:rsidRPr="00A615B4" w:rsidRDefault="00E81178" w:rsidP="00A615B4">
      <w:pPr>
        <w:pStyle w:val="par2"/>
        <w:rPr>
          <w:ins w:id="76" w:author="Author"/>
        </w:rPr>
      </w:pPr>
      <w:ins w:id="77" w:author="Author">
        <w:r>
          <w:t>1.1.38</w:t>
        </w:r>
      </w:ins>
      <w:del w:id="78" w:author="Author">
        <w:r w:rsidR="00A615B4" w:rsidRPr="00A615B4" w:rsidDel="00E81178">
          <w:delText>1.1.37</w:delText>
        </w:r>
      </w:del>
      <w:r w:rsidR="00A615B4" w:rsidRPr="00A615B4">
        <w:tab/>
      </w:r>
      <w:ins w:id="79" w:author="Author">
        <w:r w:rsidR="00A615B4" w:rsidRPr="00A615B4">
          <w:t>“Instant runoff voting contest” means a type of ranked voting contest as set forth in section 1-7-1003, C.R.S., where only one candidate will be elected to the office. </w:t>
        </w:r>
      </w:ins>
    </w:p>
    <w:p w14:paraId="53E717E4" w14:textId="4088AC21" w:rsidR="00A615B4" w:rsidRPr="00A615B4" w:rsidRDefault="00E81178" w:rsidP="00A615B4">
      <w:pPr>
        <w:pStyle w:val="par2"/>
        <w:rPr>
          <w:ins w:id="80" w:author="Author"/>
        </w:rPr>
      </w:pPr>
      <w:ins w:id="81" w:author="Author">
        <w:r>
          <w:lastRenderedPageBreak/>
          <w:t>1.1.39</w:t>
        </w:r>
      </w:ins>
      <w:del w:id="82" w:author="Author">
        <w:r w:rsidR="00A615B4" w:rsidRPr="00A615B4" w:rsidDel="00E81178">
          <w:delText>1.1.38</w:delText>
        </w:r>
      </w:del>
      <w:r w:rsidR="00A615B4" w:rsidRPr="00A615B4">
        <w:tab/>
      </w:r>
      <w:ins w:id="83" w:author="Author">
        <w:r w:rsidR="00A615B4" w:rsidRPr="00A615B4">
          <w:t>“Manual entry county” means a county that does not use an election management system to export data to the Election Night Results system. </w:t>
        </w:r>
      </w:ins>
    </w:p>
    <w:p w14:paraId="638C7937" w14:textId="48514D32" w:rsidR="00A615B4" w:rsidRPr="00A615B4" w:rsidRDefault="00E81178" w:rsidP="00A615B4">
      <w:pPr>
        <w:pStyle w:val="par2"/>
        <w:rPr>
          <w:ins w:id="84" w:author="Author"/>
        </w:rPr>
      </w:pPr>
      <w:ins w:id="85" w:author="Author">
        <w:r>
          <w:t>1.1.40</w:t>
        </w:r>
      </w:ins>
      <w:del w:id="86" w:author="Author">
        <w:r w:rsidR="00A615B4" w:rsidRPr="00A615B4" w:rsidDel="00E81178">
          <w:delText>1.1.39</w:delText>
        </w:r>
      </w:del>
      <w:r w:rsidR="00A615B4" w:rsidRPr="00A615B4">
        <w:tab/>
      </w:r>
      <w:ins w:id="87" w:author="Author">
        <w:r w:rsidR="00A615B4" w:rsidRPr="00A615B4">
          <w:t>“Official Observer” means either an observer appointed by the Secretary of State or an observer appointed by the federal government and approved by the Secretary of State. Official Observers may be present in all phases of the election process and perform duties as may be assigned by the Secretary of </w:t>
        </w:r>
        <w:proofErr w:type="gramStart"/>
        <w:r w:rsidR="00A615B4" w:rsidRPr="00A615B4">
          <w:t>State, but</w:t>
        </w:r>
        <w:proofErr w:type="gramEnd"/>
        <w:r w:rsidR="00A615B4" w:rsidRPr="00A615B4">
          <w:t> are subject to Rules and regulations as prescribed by the Secretary of State. </w:t>
        </w:r>
      </w:ins>
    </w:p>
    <w:p w14:paraId="1F1328B2" w14:textId="1C60A79C" w:rsidR="00A615B4" w:rsidRPr="00A615B4" w:rsidRDefault="00E81178" w:rsidP="00A615B4">
      <w:pPr>
        <w:pStyle w:val="par2"/>
        <w:rPr>
          <w:ins w:id="88" w:author="Author"/>
        </w:rPr>
      </w:pPr>
      <w:ins w:id="89" w:author="Author">
        <w:r>
          <w:t>1.1.41</w:t>
        </w:r>
      </w:ins>
      <w:del w:id="90" w:author="Author">
        <w:r w:rsidR="00A615B4" w:rsidRPr="00A615B4" w:rsidDel="008060CB">
          <w:delText>1.1.40</w:delText>
        </w:r>
      </w:del>
      <w:r w:rsidR="00A615B4" w:rsidRPr="00A615B4">
        <w:tab/>
      </w:r>
      <w:ins w:id="91" w:author="Author">
        <w:r w:rsidR="00A615B4" w:rsidRPr="00A615B4">
          <w:t>“Overvote” means: </w:t>
        </w:r>
      </w:ins>
    </w:p>
    <w:p w14:paraId="3D0CF5DA" w14:textId="29CF3364" w:rsidR="009C1187" w:rsidRDefault="00D135EE" w:rsidP="009C1187">
      <w:pPr>
        <w:pStyle w:val="par2"/>
        <w:ind w:left="2160" w:hanging="1440"/>
      </w:pPr>
      <w:r>
        <w:tab/>
      </w:r>
      <w:ins w:id="92" w:author="Author">
        <w:r w:rsidR="00A615B4" w:rsidRPr="00A615B4">
          <w:t>(a)</w:t>
        </w:r>
        <w:r w:rsidR="00A615B4" w:rsidRPr="00A615B4">
          <w:tab/>
          <w:t>An instance where the elector marked votes for more than the maximum number of candidates or responses for a ballot measure;  </w:t>
        </w:r>
      </w:ins>
    </w:p>
    <w:p w14:paraId="35408716" w14:textId="2D85379D" w:rsidR="00A615B4" w:rsidRPr="00A615B4" w:rsidRDefault="009C1187" w:rsidP="009C1187">
      <w:pPr>
        <w:pStyle w:val="par2"/>
        <w:ind w:left="2160" w:hanging="1440"/>
        <w:rPr>
          <w:ins w:id="93" w:author="Author"/>
        </w:rPr>
      </w:pPr>
      <w:r>
        <w:tab/>
      </w:r>
      <w:ins w:id="94" w:author="Author">
        <w:r w:rsidR="00A615B4" w:rsidRPr="00A615B4">
          <w:t>(b)</w:t>
        </w:r>
        <w:r w:rsidR="00A615B4" w:rsidRPr="00A615B4">
          <w:tab/>
          <w:t>In a ranked voting contest, a voter marked more than one candidate with the same ranking.  </w:t>
        </w:r>
      </w:ins>
    </w:p>
    <w:p w14:paraId="078B1722" w14:textId="5E036E85" w:rsidR="00A615B4" w:rsidRPr="00A615B4" w:rsidRDefault="00A615B4" w:rsidP="00A615B4">
      <w:pPr>
        <w:pStyle w:val="par2"/>
        <w:rPr>
          <w:ins w:id="95" w:author="Author"/>
        </w:rPr>
      </w:pPr>
      <w:r w:rsidRPr="00A615B4">
        <w:t>1</w:t>
      </w:r>
      <w:ins w:id="96" w:author="Author">
        <w:r w:rsidR="008060CB">
          <w:t>1.1.42</w:t>
        </w:r>
      </w:ins>
      <w:del w:id="97" w:author="Author">
        <w:r w:rsidRPr="00A615B4" w:rsidDel="008060CB">
          <w:delText>.1.41</w:delText>
        </w:r>
      </w:del>
      <w:r w:rsidR="00C669C2">
        <w:t xml:space="preserve"> </w:t>
      </w:r>
      <w:ins w:id="98" w:author="Author">
        <w:r w:rsidRPr="00A615B4">
          <w:t>“Personally identifiable information” means information about an individual that can be used to distinguish or trace an individual’s identity, such as an elector’s social security number, driver’s license number, email address, month and day of birth, and signature. </w:t>
        </w:r>
      </w:ins>
    </w:p>
    <w:p w14:paraId="7E033968" w14:textId="1CCB1201" w:rsidR="00A615B4" w:rsidRPr="00A615B4" w:rsidRDefault="68F28082" w:rsidP="00A615B4">
      <w:pPr>
        <w:pStyle w:val="par2"/>
        <w:rPr>
          <w:ins w:id="99" w:author="Author"/>
        </w:rPr>
      </w:pPr>
      <w:ins w:id="100" w:author="Author">
        <w:r>
          <w:t>1.1.43</w:t>
        </w:r>
      </w:ins>
      <w:r w:rsidR="00890A6F">
        <w:t xml:space="preserve"> </w:t>
      </w:r>
      <w:del w:id="101" w:author="Author">
        <w:r w:rsidR="008060CB" w:rsidDel="008060CB">
          <w:delText>1.1.42</w:delText>
        </w:r>
      </w:del>
      <w:ins w:id="102" w:author="Author">
        <w:r w:rsidR="018631F1">
          <w:t>“Qualified political organization” means an organization that has placed a partisan candidate, certified to the ballot by the Secretary of State in a congressional vacancy or general election, whose officers have filed proof of organization with the Secretary of State, and continues to meet the requirements of Rules 3.3 and 3.4. </w:t>
        </w:r>
      </w:ins>
    </w:p>
    <w:p w14:paraId="5CBE449D" w14:textId="5E8FE178" w:rsidR="00A615B4" w:rsidRPr="00A615B4" w:rsidRDefault="008060CB" w:rsidP="00A615B4">
      <w:pPr>
        <w:pStyle w:val="par2"/>
        <w:rPr>
          <w:ins w:id="103" w:author="Author"/>
        </w:rPr>
      </w:pPr>
      <w:ins w:id="104" w:author="Author">
        <w:r>
          <w:t>1.1.</w:t>
        </w:r>
        <w:r w:rsidR="00C02517">
          <w:t>44</w:t>
        </w:r>
      </w:ins>
      <w:del w:id="105" w:author="Author">
        <w:r w:rsidR="00A615B4" w:rsidRPr="00A615B4" w:rsidDel="00C02517">
          <w:delText>1.1.43</w:delText>
        </w:r>
      </w:del>
      <w:r w:rsidR="00A615B4" w:rsidRPr="00A615B4">
        <w:tab/>
      </w:r>
      <w:ins w:id="106" w:author="Author">
        <w:r w:rsidR="00A615B4" w:rsidRPr="00A615B4">
          <w:t>“Ranking” means the voter’s assigned number or the numeric position for a candidate to express the voter’s preference for that candidate in a ranked voting election. Ranking number one is the highest rank, ranking number two is the next-highest rank, and so on. </w:t>
        </w:r>
      </w:ins>
    </w:p>
    <w:p w14:paraId="0A5B225D" w14:textId="5A3910AE" w:rsidR="00A615B4" w:rsidRPr="00A615B4" w:rsidRDefault="006F4C5B" w:rsidP="00A615B4">
      <w:pPr>
        <w:pStyle w:val="par2"/>
        <w:rPr>
          <w:ins w:id="107" w:author="Author"/>
        </w:rPr>
      </w:pPr>
      <w:ins w:id="108" w:author="Author">
        <w:r>
          <w:t>1.1.45</w:t>
        </w:r>
      </w:ins>
      <w:del w:id="109" w:author="Author">
        <w:r w:rsidR="00A615B4" w:rsidRPr="00A615B4" w:rsidDel="006F4C5B">
          <w:delText>1.1.44</w:delText>
        </w:r>
      </w:del>
      <w:r w:rsidR="00A615B4" w:rsidRPr="00A615B4">
        <w:tab/>
      </w:r>
      <w:ins w:id="110" w:author="Author">
        <w:r w:rsidR="00A615B4" w:rsidRPr="00A615B4">
          <w:t>“Related to the second degree” means spouse, civil union partner, parents, children, brothers and sisters, grandparents, and grandchildren. </w:t>
        </w:r>
      </w:ins>
    </w:p>
    <w:p w14:paraId="65420FC4" w14:textId="520212B4" w:rsidR="00A615B4" w:rsidRPr="00A615B4" w:rsidRDefault="006F4C5B" w:rsidP="00A615B4">
      <w:pPr>
        <w:pStyle w:val="par2"/>
        <w:rPr>
          <w:ins w:id="111" w:author="Author"/>
        </w:rPr>
      </w:pPr>
      <w:ins w:id="112" w:author="Author">
        <w:r>
          <w:t>1.1.46</w:t>
        </w:r>
      </w:ins>
      <w:del w:id="113" w:author="Author">
        <w:r w:rsidR="00A615B4" w:rsidRPr="00A615B4" w:rsidDel="006F4C5B">
          <w:delText>1.1.45</w:delText>
        </w:r>
      </w:del>
      <w:r w:rsidR="00A615B4" w:rsidRPr="00A615B4">
        <w:tab/>
      </w:r>
      <w:ins w:id="114" w:author="Author">
        <w:r w:rsidR="00A615B4" w:rsidRPr="00A615B4">
          <w:t>“Removable card or cartridge” means a programming card or cartridge, except a voter activation card, that stores firmware, software, or data. </w:t>
        </w:r>
      </w:ins>
    </w:p>
    <w:p w14:paraId="3263C512" w14:textId="2E15AFA4" w:rsidR="00A615B4" w:rsidRPr="00A615B4" w:rsidRDefault="00F15173" w:rsidP="00A615B4">
      <w:pPr>
        <w:pStyle w:val="par2"/>
        <w:rPr>
          <w:ins w:id="115" w:author="Author"/>
        </w:rPr>
      </w:pPr>
      <w:ins w:id="116" w:author="Author">
        <w:r>
          <w:lastRenderedPageBreak/>
          <w:t>1.1.47</w:t>
        </w:r>
      </w:ins>
      <w:del w:id="117" w:author="Author">
        <w:r w:rsidR="00A615B4" w:rsidRPr="00A615B4" w:rsidDel="00F15173">
          <w:delText>1.1.46</w:delText>
        </w:r>
      </w:del>
      <w:r w:rsidR="00A615B4" w:rsidRPr="00A615B4">
        <w:tab/>
      </w:r>
      <w:ins w:id="118" w:author="Author">
        <w:r w:rsidR="00A615B4" w:rsidRPr="00A615B4">
          <w:t>“Resolution board” means a bipartisan team of election judges directed by the county clerk to conduct ballot resolution activities described in Rule 18. </w:t>
        </w:r>
      </w:ins>
    </w:p>
    <w:p w14:paraId="388C0879" w14:textId="02642C61" w:rsidR="00A615B4" w:rsidRPr="00A615B4" w:rsidRDefault="00F15173" w:rsidP="00A615B4">
      <w:pPr>
        <w:pStyle w:val="par2"/>
        <w:rPr>
          <w:ins w:id="119" w:author="Author"/>
        </w:rPr>
      </w:pPr>
      <w:ins w:id="120" w:author="Author">
        <w:r>
          <w:t>1.1.48</w:t>
        </w:r>
      </w:ins>
      <w:del w:id="121" w:author="Author">
        <w:r w:rsidR="00A615B4" w:rsidRPr="00A615B4" w:rsidDel="00F15173">
          <w:delText>1.1.47</w:delText>
        </w:r>
      </w:del>
      <w:r w:rsidR="00A615B4" w:rsidRPr="00A615B4">
        <w:tab/>
      </w:r>
      <w:ins w:id="122" w:author="Author">
        <w:r w:rsidR="00A615B4" w:rsidRPr="00A615B4">
          <w:t>“Runoff tabulation entity” means the election jurisdiction that will conduct the round-by-round count for a ranked voting contest. For a contest that is wholly within a single county, the county clerk and recorder or designated election official appointed by the municipality holding the ranked voting contest is the runoff tabulation entity. For a contest that is shared by more than a single county, the controlling county, as defined by Rule 4.2.2, is the runoff tabulation entity. </w:t>
        </w:r>
      </w:ins>
    </w:p>
    <w:p w14:paraId="6F2DE7FD" w14:textId="62130008" w:rsidR="00A615B4" w:rsidRPr="00A615B4" w:rsidRDefault="00F15173" w:rsidP="00A615B4">
      <w:pPr>
        <w:pStyle w:val="par2"/>
        <w:rPr>
          <w:ins w:id="123" w:author="Author"/>
        </w:rPr>
      </w:pPr>
      <w:ins w:id="124" w:author="Author">
        <w:r>
          <w:t>1.1.49</w:t>
        </w:r>
      </w:ins>
      <w:del w:id="125" w:author="Author">
        <w:r w:rsidR="00A615B4" w:rsidRPr="00A615B4" w:rsidDel="00F15173">
          <w:delText>1.1.48</w:delText>
        </w:r>
      </w:del>
      <w:r w:rsidR="00A615B4" w:rsidRPr="00A615B4">
        <w:tab/>
      </w:r>
      <w:ins w:id="126" w:author="Author">
        <w:r w:rsidR="00A615B4" w:rsidRPr="00A615B4">
          <w:t>“SCORE” means the centralized statewide registration system and the computerized statewide voter registration list described in Part 3 of Article 2 of Title 1. </w:t>
        </w:r>
      </w:ins>
    </w:p>
    <w:p w14:paraId="4F29D38A" w14:textId="4F2EF04A" w:rsidR="00A615B4" w:rsidRPr="00A615B4" w:rsidRDefault="00F15173" w:rsidP="00A615B4">
      <w:pPr>
        <w:pStyle w:val="par2"/>
        <w:rPr>
          <w:ins w:id="127" w:author="Author"/>
        </w:rPr>
      </w:pPr>
      <w:ins w:id="128" w:author="Author">
        <w:r>
          <w:t>1.1.50</w:t>
        </w:r>
      </w:ins>
      <w:del w:id="129" w:author="Author">
        <w:r w:rsidR="00A615B4" w:rsidRPr="00A615B4" w:rsidDel="00F15173">
          <w:delText>1.1.49</w:delText>
        </w:r>
      </w:del>
      <w:r w:rsidR="00A615B4" w:rsidRPr="00A615B4">
        <w:tab/>
      </w:r>
      <w:ins w:id="130" w:author="Author">
        <w:r w:rsidR="00A615B4" w:rsidRPr="00A615B4">
          <w:t>“Seal” means a serial-numbered tamper-evident device. </w:t>
        </w:r>
      </w:ins>
    </w:p>
    <w:p w14:paraId="12A52E13" w14:textId="173745FB" w:rsidR="00A615B4" w:rsidRPr="00A615B4" w:rsidRDefault="00F15173" w:rsidP="00A615B4">
      <w:pPr>
        <w:pStyle w:val="par2"/>
        <w:rPr>
          <w:ins w:id="131" w:author="Author"/>
        </w:rPr>
      </w:pPr>
      <w:ins w:id="132" w:author="Author">
        <w:r>
          <w:t>1.1.51</w:t>
        </w:r>
      </w:ins>
      <w:del w:id="133" w:author="Author">
        <w:r w:rsidR="00A615B4" w:rsidRPr="00A615B4" w:rsidDel="00F15173">
          <w:delText>1.1.50</w:delText>
        </w:r>
      </w:del>
      <w:r w:rsidR="00A615B4" w:rsidRPr="00A615B4">
        <w:tab/>
      </w:r>
      <w:ins w:id="134" w:author="Author">
        <w:r w:rsidR="00A615B4" w:rsidRPr="00A615B4">
          <w:t>“Secure ballot area” means: </w:t>
        </w:r>
      </w:ins>
    </w:p>
    <w:p w14:paraId="65E559AE" w14:textId="4E4C899C" w:rsidR="00A615B4" w:rsidRPr="00A615B4" w:rsidRDefault="0076246C" w:rsidP="00A615B4">
      <w:pPr>
        <w:pStyle w:val="par2"/>
        <w:rPr>
          <w:ins w:id="135" w:author="Author"/>
        </w:rPr>
      </w:pPr>
      <w:r>
        <w:tab/>
      </w:r>
      <w:ins w:id="136" w:author="Author">
        <w:r w:rsidR="00A615B4" w:rsidRPr="00A615B4">
          <w:t>(a)</w:t>
        </w:r>
        <w:r w:rsidR="00A615B4" w:rsidRPr="00A615B4">
          <w:tab/>
          <w:t>All areas used for processing ballots, including but not limited to: </w:t>
        </w:r>
      </w:ins>
    </w:p>
    <w:p w14:paraId="2AAE4CB1" w14:textId="77777777" w:rsidR="00A615B4" w:rsidRPr="00A615B4" w:rsidRDefault="00A615B4" w:rsidP="0076246C">
      <w:pPr>
        <w:pStyle w:val="par2"/>
        <w:ind w:left="2880"/>
        <w:rPr>
          <w:ins w:id="137" w:author="Author"/>
        </w:rPr>
      </w:pPr>
      <w:ins w:id="138" w:author="Author">
        <w:r w:rsidRPr="00A615B4">
          <w:t>(1)</w:t>
        </w:r>
        <w:r w:rsidRPr="00A615B4">
          <w:tab/>
          <w:t>Signature verification;  </w:t>
        </w:r>
      </w:ins>
    </w:p>
    <w:p w14:paraId="7BC0EC07" w14:textId="77777777" w:rsidR="00A615B4" w:rsidRPr="00A615B4" w:rsidRDefault="00A615B4" w:rsidP="0076246C">
      <w:pPr>
        <w:pStyle w:val="par2"/>
        <w:ind w:left="2880"/>
        <w:rPr>
          <w:ins w:id="139" w:author="Author"/>
        </w:rPr>
      </w:pPr>
      <w:ins w:id="140" w:author="Author">
        <w:r w:rsidRPr="00A615B4">
          <w:t>(2)</w:t>
        </w:r>
        <w:r w:rsidRPr="00A615B4">
          <w:tab/>
          <w:t>Ballot opening;  </w:t>
        </w:r>
      </w:ins>
    </w:p>
    <w:p w14:paraId="332BBE8E" w14:textId="77777777" w:rsidR="00A615B4" w:rsidRPr="00A615B4" w:rsidRDefault="00A615B4" w:rsidP="0076246C">
      <w:pPr>
        <w:pStyle w:val="par2"/>
        <w:ind w:left="2880"/>
        <w:rPr>
          <w:ins w:id="141" w:author="Author"/>
        </w:rPr>
      </w:pPr>
      <w:ins w:id="142" w:author="Author">
        <w:r w:rsidRPr="00A615B4">
          <w:t>(3)</w:t>
        </w:r>
        <w:r w:rsidRPr="00A615B4">
          <w:tab/>
          <w:t>Tabulation; or  </w:t>
        </w:r>
      </w:ins>
    </w:p>
    <w:p w14:paraId="303A2AB9" w14:textId="77777777" w:rsidR="00A615B4" w:rsidRPr="00A615B4" w:rsidRDefault="00A615B4" w:rsidP="0076246C">
      <w:pPr>
        <w:pStyle w:val="par2"/>
        <w:ind w:left="2880"/>
        <w:rPr>
          <w:ins w:id="143" w:author="Author"/>
        </w:rPr>
      </w:pPr>
      <w:ins w:id="144" w:author="Author">
        <w:r w:rsidRPr="00A615B4">
          <w:t>(4)</w:t>
        </w:r>
        <w:r w:rsidRPr="00A615B4">
          <w:tab/>
          <w:t>Storage of </w:t>
        </w:r>
        <w:proofErr w:type="gramStart"/>
        <w:r w:rsidRPr="00A615B4">
          <w:t>voted ballots</w:t>
        </w:r>
        <w:proofErr w:type="gramEnd"/>
        <w:r w:rsidRPr="00A615B4">
          <w:t>. </w:t>
        </w:r>
      </w:ins>
    </w:p>
    <w:p w14:paraId="4285CC94" w14:textId="18B07070" w:rsidR="00A615B4" w:rsidRPr="00A615B4" w:rsidRDefault="0076246C" w:rsidP="0076246C">
      <w:pPr>
        <w:pStyle w:val="par2"/>
        <w:ind w:left="2160" w:hanging="1440"/>
        <w:rPr>
          <w:ins w:id="145" w:author="Author"/>
        </w:rPr>
      </w:pPr>
      <w:r>
        <w:tab/>
      </w:r>
      <w:ins w:id="146" w:author="Author">
        <w:r w:rsidR="00A615B4" w:rsidRPr="00A615B4">
          <w:t>(b)</w:t>
        </w:r>
        <w:r w:rsidR="00A615B4" w:rsidRPr="00A615B4">
          <w:tab/>
          <w:t>This does not include an area located within a voter service and polling center. </w:t>
        </w:r>
      </w:ins>
    </w:p>
    <w:p w14:paraId="22062DA6" w14:textId="4DFB4022" w:rsidR="00A615B4" w:rsidRPr="00A615B4" w:rsidRDefault="00F15173" w:rsidP="00A615B4">
      <w:pPr>
        <w:pStyle w:val="par2"/>
        <w:rPr>
          <w:ins w:id="147" w:author="Author"/>
        </w:rPr>
      </w:pPr>
      <w:ins w:id="148" w:author="Author">
        <w:r>
          <w:t>1.1.52</w:t>
        </w:r>
      </w:ins>
      <w:del w:id="149" w:author="Author">
        <w:r w:rsidR="00A615B4" w:rsidRPr="00A615B4" w:rsidDel="00F15173">
          <w:delText>1.1.51</w:delText>
        </w:r>
      </w:del>
      <w:r w:rsidR="00A615B4" w:rsidRPr="00A615B4">
        <w:tab/>
        <w:t>“</w:t>
      </w:r>
      <w:ins w:id="150" w:author="Author">
        <w:r w:rsidR="00A615B4" w:rsidRPr="00A615B4">
          <w:t>Secure equipment area” means: </w:t>
        </w:r>
      </w:ins>
    </w:p>
    <w:p w14:paraId="6211F1A6" w14:textId="723D1ECA" w:rsidR="00A615B4" w:rsidRPr="00A615B4" w:rsidRDefault="006F72C2" w:rsidP="006F72C2">
      <w:pPr>
        <w:pStyle w:val="par2"/>
        <w:ind w:left="2160" w:hanging="1440"/>
        <w:rPr>
          <w:ins w:id="151" w:author="Author"/>
        </w:rPr>
      </w:pPr>
      <w:r>
        <w:tab/>
      </w:r>
      <w:ins w:id="152" w:author="Author">
        <w:r w:rsidR="00A615B4" w:rsidRPr="00A615B4">
          <w:t>(a)</w:t>
        </w:r>
        <w:r w:rsidR="00A615B4" w:rsidRPr="00A615B4">
          <w:tab/>
          <w:t>All areas in which voting system components are used, including but not limited to:  </w:t>
        </w:r>
      </w:ins>
    </w:p>
    <w:p w14:paraId="65705DEC" w14:textId="77777777" w:rsidR="00A615B4" w:rsidRPr="00A615B4" w:rsidRDefault="00A615B4" w:rsidP="006F72C2">
      <w:pPr>
        <w:pStyle w:val="par2"/>
        <w:ind w:left="2880"/>
        <w:rPr>
          <w:ins w:id="153" w:author="Author"/>
        </w:rPr>
      </w:pPr>
      <w:ins w:id="154" w:author="Author">
        <w:r w:rsidRPr="00A615B4">
          <w:t>(1)</w:t>
        </w:r>
        <w:r w:rsidRPr="00A615B4">
          <w:tab/>
          <w:t>Programming;  </w:t>
        </w:r>
      </w:ins>
    </w:p>
    <w:p w14:paraId="22D000CD" w14:textId="77777777" w:rsidR="00A615B4" w:rsidRPr="00A615B4" w:rsidRDefault="00A615B4" w:rsidP="006F72C2">
      <w:pPr>
        <w:pStyle w:val="par2"/>
        <w:ind w:left="2880"/>
        <w:rPr>
          <w:ins w:id="155" w:author="Author"/>
        </w:rPr>
      </w:pPr>
      <w:ins w:id="156" w:author="Author">
        <w:r w:rsidRPr="00A615B4">
          <w:t>(2)</w:t>
        </w:r>
        <w:r w:rsidRPr="00A615B4">
          <w:tab/>
          <w:t>Copying election files to or from memory cards or flash media; </w:t>
        </w:r>
      </w:ins>
    </w:p>
    <w:p w14:paraId="20BB78B0" w14:textId="77777777" w:rsidR="00A615B4" w:rsidRPr="00A615B4" w:rsidRDefault="00A615B4" w:rsidP="006F72C2">
      <w:pPr>
        <w:pStyle w:val="par2"/>
        <w:ind w:left="2880"/>
        <w:rPr>
          <w:ins w:id="157" w:author="Author"/>
        </w:rPr>
      </w:pPr>
      <w:ins w:id="158" w:author="Author">
        <w:r w:rsidRPr="00A615B4">
          <w:t>(3)</w:t>
        </w:r>
        <w:r w:rsidRPr="00A615B4">
          <w:tab/>
          <w:t>Adjudicating ballots; </w:t>
        </w:r>
      </w:ins>
    </w:p>
    <w:p w14:paraId="5311C4F7" w14:textId="77777777" w:rsidR="00A615B4" w:rsidRPr="00A615B4" w:rsidRDefault="00A615B4" w:rsidP="006F72C2">
      <w:pPr>
        <w:pStyle w:val="par2"/>
        <w:ind w:left="2880"/>
        <w:rPr>
          <w:ins w:id="159" w:author="Author"/>
        </w:rPr>
      </w:pPr>
      <w:ins w:id="160" w:author="Author">
        <w:r w:rsidRPr="00A615B4">
          <w:lastRenderedPageBreak/>
          <w:t>(4)</w:t>
        </w:r>
        <w:r w:rsidRPr="00A615B4">
          <w:tab/>
          <w:t>Tallying results;  </w:t>
        </w:r>
      </w:ins>
    </w:p>
    <w:p w14:paraId="6BBE0714" w14:textId="77777777" w:rsidR="00A615B4" w:rsidRPr="00A615B4" w:rsidRDefault="00A615B4" w:rsidP="006F72C2">
      <w:pPr>
        <w:pStyle w:val="par2"/>
        <w:ind w:left="2880"/>
        <w:rPr>
          <w:ins w:id="161" w:author="Author"/>
        </w:rPr>
      </w:pPr>
      <w:ins w:id="162" w:author="Author">
        <w:r w:rsidRPr="00A615B4">
          <w:t>(5)</w:t>
        </w:r>
        <w:r w:rsidRPr="00A615B4">
          <w:tab/>
          <w:t>Results reporting; or </w:t>
        </w:r>
      </w:ins>
    </w:p>
    <w:p w14:paraId="742271D0" w14:textId="77777777" w:rsidR="00A615B4" w:rsidRPr="00A615B4" w:rsidRDefault="00A615B4" w:rsidP="006F72C2">
      <w:pPr>
        <w:pStyle w:val="par2"/>
        <w:ind w:left="2880"/>
        <w:rPr>
          <w:ins w:id="163" w:author="Author"/>
        </w:rPr>
      </w:pPr>
      <w:ins w:id="164" w:author="Author">
        <w:r w:rsidRPr="00A615B4">
          <w:t>(6)</w:t>
        </w:r>
        <w:r w:rsidRPr="00A615B4">
          <w:tab/>
          <w:t>The storage area for all voting system components. </w:t>
        </w:r>
      </w:ins>
    </w:p>
    <w:p w14:paraId="687539F6" w14:textId="77777777" w:rsidR="00A615B4" w:rsidRPr="00A615B4" w:rsidRDefault="00A615B4" w:rsidP="006F72C2">
      <w:pPr>
        <w:pStyle w:val="par2"/>
        <w:ind w:left="2160"/>
        <w:rPr>
          <w:ins w:id="165" w:author="Author"/>
        </w:rPr>
      </w:pPr>
      <w:ins w:id="166" w:author="Author">
        <w:r w:rsidRPr="00A615B4">
          <w:t>(b)</w:t>
        </w:r>
        <w:r w:rsidRPr="00A615B4">
          <w:tab/>
          <w:t>This does not include an area located within a voter service and polling center. </w:t>
        </w:r>
      </w:ins>
    </w:p>
    <w:p w14:paraId="743D86E1" w14:textId="25F02C3C" w:rsidR="00A615B4" w:rsidRPr="00A615B4" w:rsidRDefault="00F15173" w:rsidP="00A615B4">
      <w:pPr>
        <w:pStyle w:val="par2"/>
        <w:rPr>
          <w:ins w:id="167" w:author="Author"/>
        </w:rPr>
      </w:pPr>
      <w:ins w:id="168" w:author="Author">
        <w:r>
          <w:t>1.1.53</w:t>
        </w:r>
      </w:ins>
      <w:del w:id="169" w:author="Author">
        <w:r w:rsidR="00A615B4" w:rsidRPr="00A615B4" w:rsidDel="00F15173">
          <w:delText>1.1.52</w:delText>
        </w:r>
      </w:del>
      <w:r w:rsidR="00A615B4" w:rsidRPr="00A615B4">
        <w:tab/>
      </w:r>
      <w:ins w:id="170" w:author="Author">
        <w:r w:rsidR="00A615B4" w:rsidRPr="00A615B4">
          <w:t>“Single transferable vote contest” means a type of ranked voting contest, as set forth in section 1-7-1003, C.R.S., where more than one candidate will be elected to the same office. </w:t>
        </w:r>
      </w:ins>
    </w:p>
    <w:p w14:paraId="776C50E2" w14:textId="6D4FE3CE" w:rsidR="00A615B4" w:rsidRPr="00A615B4" w:rsidRDefault="00F15173" w:rsidP="00A615B4">
      <w:pPr>
        <w:pStyle w:val="par2"/>
        <w:rPr>
          <w:ins w:id="171" w:author="Author"/>
        </w:rPr>
      </w:pPr>
      <w:ins w:id="172" w:author="Author">
        <w:r>
          <w:t>1.1.54</w:t>
        </w:r>
      </w:ins>
      <w:del w:id="173" w:author="Author">
        <w:r w:rsidR="00A615B4" w:rsidRPr="00A615B4" w:rsidDel="00F15173">
          <w:delText>1.1.53</w:delText>
        </w:r>
      </w:del>
      <w:r w:rsidR="00A615B4" w:rsidRPr="00A615B4">
        <w:tab/>
      </w:r>
      <w:ins w:id="174" w:author="Author">
        <w:r w:rsidR="00A615B4" w:rsidRPr="00A615B4">
          <w:t>“Skipped ranking” means a voter did not rank candidates in numerical order (e.g., voter ranks top candidate with a “1” and second candidate with a “3</w:t>
        </w:r>
        <w:proofErr w:type="gramStart"/>
        <w:r w:rsidR="00A615B4" w:rsidRPr="00A615B4">
          <w:t>”, or</w:t>
        </w:r>
        <w:proofErr w:type="gramEnd"/>
        <w:r w:rsidR="00A615B4" w:rsidRPr="00A615B4">
          <w:t> leaves a ranking blank). </w:t>
        </w:r>
      </w:ins>
    </w:p>
    <w:p w14:paraId="1167E4B7" w14:textId="660DB7C0" w:rsidR="00A615B4" w:rsidRPr="00A615B4" w:rsidRDefault="00F15173" w:rsidP="00A615B4">
      <w:pPr>
        <w:pStyle w:val="par2"/>
        <w:rPr>
          <w:ins w:id="175" w:author="Author"/>
        </w:rPr>
      </w:pPr>
      <w:ins w:id="176" w:author="Author">
        <w:r>
          <w:t>1.1.55</w:t>
        </w:r>
      </w:ins>
      <w:del w:id="177" w:author="Author">
        <w:r w:rsidR="00A615B4" w:rsidRPr="00A615B4" w:rsidDel="00F15173">
          <w:delText>1.1.54</w:delText>
        </w:r>
      </w:del>
      <w:r w:rsidR="00A615B4" w:rsidRPr="00A615B4">
        <w:tab/>
      </w:r>
      <w:ins w:id="178" w:author="Author">
        <w:r w:rsidR="00A615B4" w:rsidRPr="00A615B4">
          <w:t>“Split precinct” means a precinct that has a geographical divide between one or more political jurisdictions which results in each jurisdiction within the precinct to be assigned different ballot styles for a specific election. </w:t>
        </w:r>
      </w:ins>
    </w:p>
    <w:p w14:paraId="59BE08A3" w14:textId="6140764A" w:rsidR="00A615B4" w:rsidRPr="00A615B4" w:rsidRDefault="00F15173" w:rsidP="00A615B4">
      <w:pPr>
        <w:pStyle w:val="par2"/>
        <w:rPr>
          <w:ins w:id="179" w:author="Author"/>
        </w:rPr>
      </w:pPr>
      <w:ins w:id="180" w:author="Author">
        <w:r>
          <w:t>1.1.56</w:t>
        </w:r>
      </w:ins>
      <w:del w:id="181" w:author="Author">
        <w:r w:rsidR="00A615B4" w:rsidRPr="00A615B4" w:rsidDel="00F15173">
          <w:delText>1.1.55</w:delText>
        </w:r>
      </w:del>
      <w:r w:rsidR="00A615B4" w:rsidRPr="00A615B4">
        <w:tab/>
      </w:r>
      <w:ins w:id="182" w:author="Author">
        <w:r w:rsidR="00A615B4" w:rsidRPr="00A615B4">
          <w:t>“Statement of Ballots Form” means the form used at the polling location that accounts for all ballots at that location and includes all information required by Rule 10. </w:t>
        </w:r>
      </w:ins>
    </w:p>
    <w:p w14:paraId="6A5E2BFB" w14:textId="2EBC7248" w:rsidR="00A615B4" w:rsidRPr="00A615B4" w:rsidRDefault="00F15173" w:rsidP="00A615B4">
      <w:pPr>
        <w:pStyle w:val="par2"/>
        <w:rPr>
          <w:ins w:id="183" w:author="Author"/>
        </w:rPr>
      </w:pPr>
      <w:ins w:id="184" w:author="Author">
        <w:r>
          <w:t>1.1.57</w:t>
        </w:r>
      </w:ins>
      <w:del w:id="185" w:author="Author">
        <w:r w:rsidR="00A615B4" w:rsidRPr="00A615B4" w:rsidDel="00F15173">
          <w:delText>1.1.56</w:delText>
        </w:r>
      </w:del>
      <w:r w:rsidR="00A615B4" w:rsidRPr="00A615B4">
        <w:tab/>
      </w:r>
      <w:ins w:id="186" w:author="Author">
        <w:r w:rsidR="00A615B4" w:rsidRPr="00A615B4">
          <w:t>“Surplus fraction” means a fraction calculated by dividing the surplus votes by the total votes cast for the winning candidate, calculated to four decimal places, ignoring any remainder. Surplus fraction = (surplus votes of a winning candidate)</w:t>
        </w:r>
        <w:proofErr w:type="gramStart"/>
        <w:r w:rsidR="00A615B4" w:rsidRPr="00A615B4">
          <w:t>/(</w:t>
        </w:r>
        <w:proofErr w:type="gramEnd"/>
        <w:r w:rsidR="00A615B4" w:rsidRPr="00A615B4">
          <w:t>total votes cast for winning candidate), calculated to four decimal places, ignoring any remainder. </w:t>
        </w:r>
      </w:ins>
    </w:p>
    <w:p w14:paraId="39CA2310" w14:textId="03440E4E" w:rsidR="00A615B4" w:rsidRPr="00A615B4" w:rsidRDefault="00F15173" w:rsidP="00A615B4">
      <w:pPr>
        <w:pStyle w:val="par2"/>
        <w:rPr>
          <w:ins w:id="187" w:author="Author"/>
        </w:rPr>
      </w:pPr>
      <w:ins w:id="188" w:author="Author">
        <w:r>
          <w:t>1.1.58</w:t>
        </w:r>
      </w:ins>
      <w:del w:id="189" w:author="Author">
        <w:r w:rsidR="00A615B4" w:rsidRPr="00A615B4" w:rsidDel="00F15173">
          <w:delText>1.1.57</w:delText>
        </w:r>
      </w:del>
      <w:r w:rsidR="00A615B4" w:rsidRPr="00A615B4">
        <w:tab/>
      </w:r>
      <w:ins w:id="190" w:author="Author">
        <w:r w:rsidR="00A615B4" w:rsidRPr="00A615B4">
          <w:t>“Surplus votes” means the votes cast for a winning candidate </w:t>
        </w:r>
        <w:proofErr w:type="gramStart"/>
        <w:r w:rsidR="00A615B4" w:rsidRPr="00A615B4">
          <w:t>in excess of</w:t>
        </w:r>
        <w:proofErr w:type="gramEnd"/>
        <w:r w:rsidR="00A615B4" w:rsidRPr="00A615B4">
          <w:t> the winning threshold that may be transferred to a continuing candidate. </w:t>
        </w:r>
      </w:ins>
    </w:p>
    <w:p w14:paraId="1AAFDF5A" w14:textId="457872DA" w:rsidR="00A615B4" w:rsidRPr="00A615B4" w:rsidRDefault="00F15173" w:rsidP="00A615B4">
      <w:pPr>
        <w:pStyle w:val="par2"/>
        <w:rPr>
          <w:ins w:id="191" w:author="Author"/>
        </w:rPr>
      </w:pPr>
      <w:ins w:id="192" w:author="Author">
        <w:r>
          <w:t>1..59</w:t>
        </w:r>
      </w:ins>
      <w:del w:id="193" w:author="Author">
        <w:r w:rsidR="00A615B4" w:rsidRPr="00A615B4" w:rsidDel="00F15173">
          <w:delText>1.1.58</w:delText>
        </w:r>
      </w:del>
      <w:r w:rsidR="00A615B4" w:rsidRPr="00A615B4">
        <w:tab/>
      </w:r>
      <w:ins w:id="194" w:author="Author">
        <w:r w:rsidR="00A615B4" w:rsidRPr="00A615B4">
          <w:t>“Target area” means the square or oval corresponding to the candidate’s name or ballot response (examples: “Yes”, “No”, “For” or “Against”) on a paper ballot. </w:t>
        </w:r>
      </w:ins>
    </w:p>
    <w:p w14:paraId="68183E8F" w14:textId="036B70D9" w:rsidR="00A615B4" w:rsidRPr="00A615B4" w:rsidRDefault="00F15173" w:rsidP="00A615B4">
      <w:pPr>
        <w:pStyle w:val="par2"/>
        <w:rPr>
          <w:ins w:id="195" w:author="Author"/>
        </w:rPr>
      </w:pPr>
      <w:ins w:id="196" w:author="Author">
        <w:r>
          <w:t>1.1.60</w:t>
        </w:r>
      </w:ins>
      <w:del w:id="197" w:author="Author">
        <w:r w:rsidR="00A615B4" w:rsidRPr="00A615B4" w:rsidDel="00F15173">
          <w:delText>1.1.59</w:delText>
        </w:r>
      </w:del>
      <w:r w:rsidR="00A615B4" w:rsidRPr="00A615B4">
        <w:tab/>
      </w:r>
      <w:ins w:id="198" w:author="Author">
        <w:r w:rsidR="00A615B4" w:rsidRPr="00A615B4">
          <w:t xml:space="preserve">“Transfer” means assigning the vote of an eliminated candidate or the surplus vote of a winning candidate to the next-highest-ranked </w:t>
        </w:r>
        <w:r w:rsidR="00A615B4" w:rsidRPr="00A615B4">
          <w:lastRenderedPageBreak/>
          <w:t>continuing candidate in the tabulation of an instant runoff voting contest and single transferable vote contest. </w:t>
        </w:r>
      </w:ins>
    </w:p>
    <w:p w14:paraId="0524DD01" w14:textId="70280CD5" w:rsidR="00A615B4" w:rsidRPr="00A615B4" w:rsidRDefault="00F15173" w:rsidP="00A615B4">
      <w:pPr>
        <w:pStyle w:val="par2"/>
        <w:rPr>
          <w:ins w:id="199" w:author="Author"/>
        </w:rPr>
      </w:pPr>
      <w:ins w:id="200" w:author="Author">
        <w:r>
          <w:t>1.1.61</w:t>
        </w:r>
      </w:ins>
      <w:del w:id="201" w:author="Author">
        <w:r w:rsidR="00A615B4" w:rsidRPr="00A615B4" w:rsidDel="00F15173">
          <w:delText>1.1.60</w:delText>
        </w:r>
      </w:del>
      <w:r w:rsidR="00A615B4" w:rsidRPr="00A615B4">
        <w:tab/>
      </w:r>
      <w:ins w:id="202" w:author="Author">
        <w:r w:rsidR="00A615B4" w:rsidRPr="00A615B4">
          <w:t>“Transfer value” means the fraction of a vote in a single transferable vote contest that a transferred ballot will contribute to the next ranked continuing candidate on that ballot. The transfer value of a vote cast for a winning candidate is limited to four decimal places, ignoring any remainder. </w:t>
        </w:r>
      </w:ins>
    </w:p>
    <w:p w14:paraId="723F15CC" w14:textId="4F7A5062" w:rsidR="00A615B4" w:rsidRPr="00A615B4" w:rsidRDefault="00F15173" w:rsidP="00A615B4">
      <w:pPr>
        <w:pStyle w:val="par2"/>
        <w:rPr>
          <w:ins w:id="203" w:author="Author"/>
        </w:rPr>
      </w:pPr>
      <w:ins w:id="204" w:author="Author">
        <w:r>
          <w:t>1.1.62</w:t>
        </w:r>
      </w:ins>
      <w:del w:id="205" w:author="Author">
        <w:r w:rsidR="00A615B4" w:rsidRPr="00A615B4" w:rsidDel="00F15173">
          <w:delText>1.1.61</w:delText>
        </w:r>
      </w:del>
      <w:r w:rsidR="00A615B4" w:rsidRPr="00A615B4">
        <w:tab/>
      </w:r>
      <w:ins w:id="206" w:author="Author">
        <w:r w:rsidR="00A615B4" w:rsidRPr="00A615B4">
          <w:t>“Trusted build” means the write-once installation disk or disks for software and firmware for which the Secretary of State has established the chain-of-custody to the building of the disks, which is then used to establish or re-establish the chain-of-custody of any component of a voting system that contains firmware or software. The trusted </w:t>
        </w:r>
        <w:proofErr w:type="gramStart"/>
        <w:r w:rsidR="00A615B4" w:rsidRPr="00A615B4">
          <w:t>build</w:t>
        </w:r>
        <w:proofErr w:type="gramEnd"/>
        <w:r w:rsidR="00A615B4" w:rsidRPr="00A615B4">
          <w:t> is the origin of the chain-of-custody for any software and firmware component of the voting system. </w:t>
        </w:r>
      </w:ins>
    </w:p>
    <w:p w14:paraId="127E3974" w14:textId="4005CDC9" w:rsidR="00B62D12" w:rsidRDefault="006E45F1" w:rsidP="002006A4">
      <w:pPr>
        <w:pStyle w:val="par2"/>
        <w:spacing w:after="240"/>
        <w:rPr>
          <w:i/>
          <w:iCs/>
          <w:color w:val="0070C0"/>
        </w:rPr>
      </w:pPr>
      <w:ins w:id="207" w:author="Author">
        <w:r>
          <w:t>1.1.63</w:t>
        </w:r>
      </w:ins>
      <w:del w:id="208" w:author="Author">
        <w:r w:rsidR="00A615B4" w:rsidRPr="00A615B4" w:rsidDel="006E45F1">
          <w:delText>1.1.62</w:delText>
        </w:r>
      </w:del>
      <w:r w:rsidR="00A615B4" w:rsidRPr="00A615B4">
        <w:tab/>
      </w:r>
      <w:ins w:id="209" w:author="Author">
        <w:r w:rsidR="00A615B4" w:rsidRPr="00A615B4">
          <w:t>“Undervote” means an instance where the voter marked votes for fewer than the maximum number of candidates or responses for a ballot measure. </w:t>
        </w:r>
      </w:ins>
    </w:p>
    <w:p w14:paraId="21A78B84" w14:textId="06106E72" w:rsidR="00103D7C" w:rsidRPr="004F0B60" w:rsidRDefault="6508BBF7" w:rsidP="000A2391">
      <w:pPr>
        <w:pStyle w:val="Heading4"/>
      </w:pPr>
      <w:r>
        <w:t xml:space="preserve">Amendments to rule 1.1.63 </w:t>
      </w:r>
      <w:r w:rsidR="1CED8CF7">
        <w:t>repeal</w:t>
      </w:r>
      <w:r w:rsidR="4C0E2C27">
        <w:t xml:space="preserve"> the definition of “video security surveillance”</w:t>
      </w:r>
      <w:r w:rsidR="78440B52">
        <w:t xml:space="preserve"> </w:t>
      </w:r>
      <w:r w:rsidR="7A0C544E">
        <w:t xml:space="preserve">because </w:t>
      </w:r>
      <w:r w:rsidR="496FE551">
        <w:t xml:space="preserve">it </w:t>
      </w:r>
      <w:r w:rsidR="7DA7968F">
        <w:t>is at odds with</w:t>
      </w:r>
      <w:r w:rsidR="496FE551">
        <w:t xml:space="preserve"> the new definition </w:t>
      </w:r>
      <w:r w:rsidR="2FD956BD">
        <w:t xml:space="preserve">in </w:t>
      </w:r>
      <w:r w:rsidR="19418932">
        <w:t>§ 1-1-104(49.9), C.R.S.</w:t>
      </w:r>
    </w:p>
    <w:p w14:paraId="4122EE86" w14:textId="403CD9FA" w:rsidR="000E1A14" w:rsidRPr="002D0ED2" w:rsidRDefault="000C40E9" w:rsidP="002D0ED2">
      <w:pPr>
        <w:pStyle w:val="par2"/>
        <w:spacing w:after="240"/>
      </w:pPr>
      <w:del w:id="210" w:author="Author">
        <w:r w:rsidRPr="00F35B37" w:rsidDel="00070BDD">
          <w:delText>1.1.6</w:delText>
        </w:r>
        <w:r w:rsidR="000274D1" w:rsidRPr="00F35B37" w:rsidDel="00070BDD">
          <w:delText>3</w:delText>
        </w:r>
        <w:r w:rsidRPr="00F35B37" w:rsidDel="00070BDD">
          <w:tab/>
          <w:delText>“Video security surveillance recording” means video monitoring by a device that continuously records a designated location or a system using motion detection that records one frame, or more, per minute until detection of motion triggers continuous recording.</w:delText>
        </w:r>
      </w:del>
      <w:bookmarkStart w:id="211" w:name="_Hlk150265821"/>
      <w:bookmarkStart w:id="212" w:name="_Toc178757231"/>
    </w:p>
    <w:p w14:paraId="5227FE48" w14:textId="10068A47" w:rsidR="007A0C7A" w:rsidRPr="004F0B60" w:rsidRDefault="007A0C7A" w:rsidP="000A2391">
      <w:pPr>
        <w:pStyle w:val="Heading3"/>
      </w:pPr>
      <w:r w:rsidRPr="008704DC">
        <w:t>Amendments to Rule 2</w:t>
      </w:r>
      <w:r w:rsidRPr="004F0B60">
        <w:t xml:space="preserve"> are as follows:</w:t>
      </w:r>
    </w:p>
    <w:p w14:paraId="6352E619" w14:textId="69EE85B4" w:rsidR="007A0C7A" w:rsidRPr="004F0B60" w:rsidRDefault="68ED16E8" w:rsidP="000A2391">
      <w:pPr>
        <w:pStyle w:val="Heading4"/>
      </w:pPr>
      <w:r>
        <w:t xml:space="preserve">Amendments to Rule 2.3.2 </w:t>
      </w:r>
      <w:r w:rsidR="6ED02F8E">
        <w:t>repeal the</w:t>
      </w:r>
      <w:r>
        <w:t xml:space="preserve"> definition </w:t>
      </w:r>
      <w:r w:rsidR="6ED02F8E">
        <w:t xml:space="preserve">of “government document” </w:t>
      </w:r>
      <w:r w:rsidR="77BD1180">
        <w:t>and its statutory references because “government document”</w:t>
      </w:r>
      <w:r w:rsidR="26B9872C">
        <w:t xml:space="preserve"> </w:t>
      </w:r>
      <w:r w:rsidR="26B9872C" w:rsidRPr="56FADDA7">
        <w:t>is now defined in § 1-1-104(19.5), C.R.S.; amendment further includes necessary renumbering."</w:t>
      </w:r>
    </w:p>
    <w:bookmarkEnd w:id="211"/>
    <w:bookmarkEnd w:id="212"/>
    <w:p w14:paraId="7CFE3556" w14:textId="77777777" w:rsidR="000C40E9" w:rsidRPr="00F35B37" w:rsidRDefault="000C40E9" w:rsidP="00584388">
      <w:pPr>
        <w:pStyle w:val="par2"/>
      </w:pPr>
      <w:r w:rsidRPr="00F35B37">
        <w:t>2.3.2</w:t>
      </w:r>
      <w:r w:rsidRPr="00F35B37">
        <w:tab/>
        <w:t>As used in section 1-1-104(19.5), C.R.S., government document means a document issued by a city, county, state, or federal government.</w:t>
      </w:r>
    </w:p>
    <w:p w14:paraId="3F5117B5" w14:textId="3690CA92" w:rsidR="000C40E9" w:rsidRPr="00F35B37" w:rsidDel="00424FE3" w:rsidRDefault="000C40E9" w:rsidP="00F025E0">
      <w:pPr>
        <w:pStyle w:val="par3"/>
        <w:rPr>
          <w:del w:id="213" w:author="Author"/>
        </w:rPr>
      </w:pPr>
      <w:del w:id="214" w:author="Author">
        <w:r w:rsidRPr="00F35B37" w:rsidDel="00424FE3">
          <w:delText>(a)</w:delText>
        </w:r>
        <w:r w:rsidRPr="00F35B37" w:rsidDel="00424FE3">
          <w:tab/>
          <w:delText>A government document includes:</w:delText>
        </w:r>
      </w:del>
    </w:p>
    <w:p w14:paraId="25075126" w14:textId="0F642A7E" w:rsidR="000C40E9" w:rsidRPr="00F35B37" w:rsidDel="00424FE3" w:rsidRDefault="000C40E9" w:rsidP="00F025E0">
      <w:pPr>
        <w:pStyle w:val="par4"/>
        <w:rPr>
          <w:del w:id="215" w:author="Author"/>
        </w:rPr>
      </w:pPr>
      <w:del w:id="216" w:author="Author">
        <w:r w:rsidRPr="00F35B37" w:rsidDel="00424FE3">
          <w:delText>(1)</w:delText>
        </w:r>
        <w:r w:rsidRPr="00F35B37" w:rsidDel="00424FE3">
          <w:tab/>
          <w:delText>A Certificate of Degree of Indian or Alaskan Native Blood;</w:delText>
        </w:r>
      </w:del>
    </w:p>
    <w:p w14:paraId="24C0E2D7" w14:textId="073462D1" w:rsidR="000C40E9" w:rsidRPr="00F35B37" w:rsidDel="00424FE3" w:rsidRDefault="000C40E9" w:rsidP="00F025E0">
      <w:pPr>
        <w:pStyle w:val="par4"/>
        <w:rPr>
          <w:del w:id="217" w:author="Author"/>
        </w:rPr>
      </w:pPr>
      <w:del w:id="218" w:author="Author">
        <w:r w:rsidRPr="00F35B37" w:rsidDel="00424FE3">
          <w:lastRenderedPageBreak/>
          <w:delText>(2)</w:delText>
        </w:r>
        <w:r w:rsidRPr="00F35B37" w:rsidDel="00424FE3">
          <w:tab/>
          <w:delText>A letter from the director or administrator of a group residential facility that indicates that the elector is a resident of the facility and that he or she resides at the street address listed in SCORE; and</w:delText>
        </w:r>
      </w:del>
    </w:p>
    <w:p w14:paraId="16CB2940" w14:textId="7821A3C1" w:rsidR="000C40E9" w:rsidRPr="00F35B37" w:rsidDel="00424FE3" w:rsidRDefault="000C40E9" w:rsidP="00F025E0">
      <w:pPr>
        <w:pStyle w:val="par4"/>
        <w:rPr>
          <w:del w:id="219" w:author="Author"/>
        </w:rPr>
      </w:pPr>
      <w:del w:id="220" w:author="Author">
        <w:r w:rsidRPr="00F35B37" w:rsidDel="00424FE3">
          <w:delText>(3)</w:delText>
        </w:r>
        <w:r w:rsidRPr="00F35B37" w:rsidDel="00424FE3">
          <w:tab/>
          <w:delText>A division of youth corrections identification card issued by Department of Human Services.</w:delText>
        </w:r>
      </w:del>
    </w:p>
    <w:p w14:paraId="0AFA393F" w14:textId="77DF2360" w:rsidR="000C40E9" w:rsidRPr="00F35B37" w:rsidDel="00424FE3" w:rsidRDefault="000C40E9" w:rsidP="00F025E0">
      <w:pPr>
        <w:pStyle w:val="par4"/>
        <w:rPr>
          <w:del w:id="221" w:author="Author"/>
        </w:rPr>
      </w:pPr>
      <w:del w:id="222" w:author="Author">
        <w:r w:rsidRPr="00F35B37" w:rsidDel="00424FE3">
          <w:delText>(4)</w:delText>
        </w:r>
        <w:r w:rsidRPr="00F35B37" w:rsidDel="00424FE3">
          <w:tab/>
          <w:delText>Written correspondence from the county sheriff or his or her designee to the county clerk indicating that the elector is confined in a county jail or detention facility.</w:delText>
        </w:r>
      </w:del>
    </w:p>
    <w:p w14:paraId="3C72D3D1" w14:textId="48C8746C" w:rsidR="000C40E9" w:rsidRPr="00F35B37" w:rsidRDefault="000C40E9" w:rsidP="00F025E0">
      <w:pPr>
        <w:pStyle w:val="par3"/>
      </w:pPr>
      <w:del w:id="223" w:author="Author">
        <w:r w:rsidRPr="00F35B37" w:rsidDel="00D8728E">
          <w:delText>(b)</w:delText>
        </w:r>
        <w:r w:rsidRPr="00F35B37" w:rsidDel="00D8728E">
          <w:tab/>
        </w:r>
      </w:del>
      <w:r w:rsidRPr="00F35B37">
        <w:t>A government document does not include any document produced by the SCORE system or using an address label produced by SCORE.</w:t>
      </w:r>
    </w:p>
    <w:p w14:paraId="1C34E008" w14:textId="2A96F9D6" w:rsidR="000C40E9" w:rsidRPr="00F35B37" w:rsidDel="00070BDD" w:rsidRDefault="000C40E9" w:rsidP="00F025E0">
      <w:pPr>
        <w:pStyle w:val="par3"/>
        <w:rPr>
          <w:del w:id="224" w:author="Author"/>
        </w:rPr>
      </w:pPr>
      <w:del w:id="225" w:author="Author">
        <w:r w:rsidRPr="00F35B37" w:rsidDel="00070BDD">
          <w:delText>[Sections 1-1-104(18.5), (19.5)(c), and (19.5)(d), C.R.S.]</w:delText>
        </w:r>
      </w:del>
    </w:p>
    <w:p w14:paraId="606B9D36" w14:textId="6357F920" w:rsidR="003B3D3E" w:rsidRDefault="000C40E9" w:rsidP="003B3D3E">
      <w:pPr>
        <w:pStyle w:val="par2"/>
        <w:contextualSpacing/>
      </w:pPr>
      <w:r w:rsidRPr="00F35B37">
        <w:t>2.3.3</w:t>
      </w:r>
      <w:r w:rsidRPr="00F35B37">
        <w:tab/>
        <w:t>As used in section 1-1-104(</w:t>
      </w:r>
      <w:proofErr w:type="gramStart"/>
      <w:r w:rsidRPr="00F35B37">
        <w:t>19.5)(</w:t>
      </w:r>
      <w:proofErr w:type="gramEnd"/>
      <w:r w:rsidRPr="00F35B37">
        <w:t>a)(VII), C.R.S., “current” means that the date of the document is within 60 days of the date submitted for identification purposes unless the document states a longer billing cycle.</w:t>
      </w:r>
    </w:p>
    <w:p w14:paraId="7E7933BB" w14:textId="77777777" w:rsidR="003B3D3E" w:rsidRPr="00F35B37" w:rsidRDefault="003B3D3E" w:rsidP="003B3D3E">
      <w:pPr>
        <w:pStyle w:val="par2"/>
        <w:contextualSpacing/>
      </w:pPr>
    </w:p>
    <w:p w14:paraId="50B62168" w14:textId="06F813AC" w:rsidR="00B95EE9" w:rsidRPr="004F0B60" w:rsidRDefault="5785CAE3" w:rsidP="000A2391">
      <w:pPr>
        <w:pStyle w:val="Heading4"/>
      </w:pPr>
      <w:r>
        <w:t>Amendments to Rule 2.</w:t>
      </w:r>
      <w:r w:rsidR="7E4C0B56">
        <w:t xml:space="preserve">7.1 clarify that a county clerk may not update </w:t>
      </w:r>
      <w:r w:rsidR="3566AF74">
        <w:t>a voter registration record unless the applicable minimum matching criter</w:t>
      </w:r>
      <w:r w:rsidR="01693121">
        <w:t xml:space="preserve">ia is met, and </w:t>
      </w:r>
      <w:r w:rsidR="3C6B529F">
        <w:t xml:space="preserve">the county clerk </w:t>
      </w:r>
      <w:r w:rsidR="01693121">
        <w:t>must send a confirmation letter to the voter</w:t>
      </w:r>
      <w:r w:rsidR="56CF038F">
        <w:t xml:space="preserve"> requesting confirmation of </w:t>
      </w:r>
      <w:r w:rsidR="2390FBA1">
        <w:t>the missing or non-</w:t>
      </w:r>
      <w:r w:rsidR="48E97588">
        <w:t xml:space="preserve">matching </w:t>
      </w:r>
      <w:r w:rsidR="2390FBA1">
        <w:t>information before updating the reco</w:t>
      </w:r>
      <w:r w:rsidR="35796FBA">
        <w:t>r</w:t>
      </w:r>
      <w:r w:rsidR="2390FBA1">
        <w:t>d.</w:t>
      </w:r>
      <w:r w:rsidR="01693121">
        <w:t xml:space="preserve"> </w:t>
      </w:r>
    </w:p>
    <w:p w14:paraId="00C5DFB7" w14:textId="72CBFEA4" w:rsidR="000C40E9" w:rsidRPr="00F35B37" w:rsidRDefault="65E20C33" w:rsidP="002D0ED2">
      <w:pPr>
        <w:pStyle w:val="par2"/>
        <w:spacing w:after="240"/>
      </w:pPr>
      <w:r>
        <w:t>2.7.1</w:t>
      </w:r>
      <w:r w:rsidR="000C40E9">
        <w:tab/>
      </w:r>
      <w:r>
        <w:t>Except as provided in section 1-2-302.5, C.R.S., the county clerk may not transfer, consolidate,</w:t>
      </w:r>
      <w:ins w:id="226" w:author="Author">
        <w:r w:rsidR="1F0F8038">
          <w:t xml:space="preserve"> update,</w:t>
        </w:r>
      </w:ins>
      <w:r>
        <w:t xml:space="preserve"> or cancel a voter registration record unless the applicable minimum matching criteria as set forth in sections 1-2-603 or 1-2-604, C.R.S., are met. If the minimum matching criteria are not met</w:t>
      </w:r>
      <w:ins w:id="227" w:author="Author">
        <w:r w:rsidR="4B31F27E">
          <w:t>,</w:t>
        </w:r>
      </w:ins>
      <w:r>
        <w:t xml:space="preserve"> the county clerk must send a letter to the voter requesting confirmation of the missing or non-matching information </w:t>
      </w:r>
      <w:proofErr w:type="gramStart"/>
      <w:r>
        <w:t>in order to</w:t>
      </w:r>
      <w:proofErr w:type="gramEnd"/>
      <w:r>
        <w:t xml:space="preserve"> transfer, consolidate,</w:t>
      </w:r>
      <w:ins w:id="228" w:author="Author">
        <w:r w:rsidR="1F0F8038">
          <w:t xml:space="preserve"> update,</w:t>
        </w:r>
      </w:ins>
      <w:r>
        <w:t xml:space="preserve"> or cancel the record.</w:t>
      </w:r>
    </w:p>
    <w:p w14:paraId="3E90E1D2" w14:textId="246569DA" w:rsidR="003334BF" w:rsidRDefault="003334BF" w:rsidP="000A2391">
      <w:pPr>
        <w:pStyle w:val="Heading4"/>
      </w:pPr>
      <w:r>
        <w:t>New</w:t>
      </w:r>
      <w:r w:rsidRPr="004F0B60">
        <w:t xml:space="preserve"> Rule </w:t>
      </w:r>
      <w:r>
        <w:t>2.7.5 clarif</w:t>
      </w:r>
      <w:r w:rsidR="0015727D">
        <w:t>ies</w:t>
      </w:r>
      <w:r>
        <w:t xml:space="preserve"> </w:t>
      </w:r>
      <w:r w:rsidR="00BB6029">
        <w:t xml:space="preserve">the </w:t>
      </w:r>
      <w:r w:rsidR="00BA4A0B">
        <w:t>steps for a clerk to update</w:t>
      </w:r>
      <w:r w:rsidR="00BB6029">
        <w:t xml:space="preserve"> a voter’s date of birth</w:t>
      </w:r>
    </w:p>
    <w:p w14:paraId="0C1D4609" w14:textId="72359DA8" w:rsidR="002B6958" w:rsidRDefault="002B6958" w:rsidP="00584388">
      <w:pPr>
        <w:pStyle w:val="par2"/>
        <w:rPr>
          <w:ins w:id="229" w:author="Author"/>
        </w:rPr>
      </w:pPr>
      <w:ins w:id="230" w:author="Author">
        <w:r>
          <w:t>2.7.5</w:t>
        </w:r>
        <w:r>
          <w:tab/>
        </w:r>
      </w:ins>
      <w:r w:rsidR="2BB661FB">
        <w:t xml:space="preserve"> </w:t>
      </w:r>
      <w:ins w:id="231" w:author="Author">
        <w:r>
          <w:t>Updating a voter’s date of birth</w:t>
        </w:r>
      </w:ins>
    </w:p>
    <w:p w14:paraId="782173C0" w14:textId="0E3CC088" w:rsidR="002B6958" w:rsidRDefault="004049CA" w:rsidP="002B6958">
      <w:pPr>
        <w:pStyle w:val="par2"/>
        <w:ind w:left="2160"/>
        <w:rPr>
          <w:ins w:id="232" w:author="Author"/>
        </w:rPr>
      </w:pPr>
      <w:ins w:id="233" w:author="Author">
        <w:r>
          <w:t>(a)</w:t>
        </w:r>
        <w:r>
          <w:tab/>
          <w:t>The county clerk may update a voter registration record with a new date of birth if:</w:t>
        </w:r>
      </w:ins>
    </w:p>
    <w:p w14:paraId="3126FC61" w14:textId="4CABD1FB" w:rsidR="004049CA" w:rsidRDefault="004049CA" w:rsidP="004049CA">
      <w:pPr>
        <w:pStyle w:val="par2"/>
        <w:ind w:left="2880"/>
        <w:rPr>
          <w:ins w:id="234" w:author="Author"/>
        </w:rPr>
      </w:pPr>
      <w:ins w:id="235" w:author="Author">
        <w:r>
          <w:lastRenderedPageBreak/>
          <w:t>(</w:t>
        </w:r>
        <w:r w:rsidR="00F63204">
          <w:t>1</w:t>
        </w:r>
        <w:r>
          <w:t>)</w:t>
        </w:r>
        <w:r>
          <w:tab/>
          <w:t xml:space="preserve">the applicable minimum matching criteria as set forth in section </w:t>
        </w:r>
        <w:r w:rsidR="00F63204">
          <w:t>1-2-603 or 1-2-604, C.R.S., are met; and</w:t>
        </w:r>
      </w:ins>
    </w:p>
    <w:p w14:paraId="14A02217" w14:textId="605A9317" w:rsidR="00F63204" w:rsidRDefault="00F63204" w:rsidP="004049CA">
      <w:pPr>
        <w:pStyle w:val="par2"/>
        <w:ind w:left="2880"/>
        <w:rPr>
          <w:ins w:id="236" w:author="Author"/>
        </w:rPr>
      </w:pPr>
      <w:ins w:id="237" w:author="Author">
        <w:r>
          <w:t>(2)</w:t>
        </w:r>
        <w:r>
          <w:tab/>
        </w:r>
        <w:r w:rsidR="009E2696">
          <w:t xml:space="preserve">the updated date of birth came from </w:t>
        </w:r>
        <w:r w:rsidR="002E6446">
          <w:t xml:space="preserve">a State of Colorado agency </w:t>
        </w:r>
        <w:r w:rsidR="009E2696">
          <w:t>or was initiated by the voter</w:t>
        </w:r>
        <w:r w:rsidR="005C1E6E">
          <w:t>.</w:t>
        </w:r>
      </w:ins>
    </w:p>
    <w:p w14:paraId="6134E8F5" w14:textId="7606569B" w:rsidR="005C1E6E" w:rsidRPr="00F35B37" w:rsidRDefault="005C1E6E" w:rsidP="002D0ED2">
      <w:pPr>
        <w:pStyle w:val="par2"/>
        <w:spacing w:after="240"/>
        <w:ind w:left="2160"/>
      </w:pPr>
      <w:ins w:id="238" w:author="Author">
        <w:r>
          <w:t>(b)</w:t>
        </w:r>
        <w:r>
          <w:tab/>
          <w:t xml:space="preserve">If the change in the date of birth with result in changing more than three digits to the date of birth, </w:t>
        </w:r>
        <w:r w:rsidR="00C977AF">
          <w:t xml:space="preserve">the county clerk must confirm the change with the voter or with the </w:t>
        </w:r>
        <w:r w:rsidR="002E6446">
          <w:t xml:space="preserve">State of </w:t>
        </w:r>
        <w:r w:rsidR="00767C04">
          <w:t xml:space="preserve">Colorado </w:t>
        </w:r>
        <w:r w:rsidR="002E6446">
          <w:t xml:space="preserve">agency </w:t>
        </w:r>
        <w:r w:rsidR="00767C04">
          <w:t xml:space="preserve">before making the change. </w:t>
        </w:r>
      </w:ins>
    </w:p>
    <w:p w14:paraId="6278F1C0" w14:textId="3A2929F1" w:rsidR="0015727D" w:rsidRDefault="0015727D" w:rsidP="000A2391">
      <w:pPr>
        <w:pStyle w:val="Heading4"/>
      </w:pPr>
      <w:r>
        <w:t>Amendments to rule 2.9</w:t>
      </w:r>
      <w:r w:rsidR="008A6D51">
        <w:t xml:space="preserve"> change the days before an election that the county clerk must defer processing undeliverable new voter notifications from 22 days to 29 days</w:t>
      </w:r>
      <w:r w:rsidR="00991309">
        <w:t xml:space="preserve"> to correspond with </w:t>
      </w:r>
      <w:r w:rsidR="00AB7332">
        <w:t xml:space="preserve">§ </w:t>
      </w:r>
      <w:r w:rsidR="00AB7332" w:rsidRPr="00AB7332">
        <w:t>1-7.5-107(</w:t>
      </w:r>
      <w:r w:rsidR="00374B94">
        <w:t>3)(a)(I), C.R.S.</w:t>
      </w:r>
    </w:p>
    <w:p w14:paraId="22BCB6C9" w14:textId="5836C3D4" w:rsidR="000C40E9" w:rsidRPr="00F35B37" w:rsidRDefault="000C40E9" w:rsidP="002D0ED2">
      <w:pPr>
        <w:pStyle w:val="par1"/>
        <w:spacing w:after="240"/>
      </w:pPr>
      <w:r w:rsidRPr="00F35B37">
        <w:t>2.9</w:t>
      </w:r>
      <w:r w:rsidRPr="00F35B37">
        <w:tab/>
        <w:t xml:space="preserve">During the </w:t>
      </w:r>
      <w:del w:id="239" w:author="Author">
        <w:r w:rsidRPr="00F35B37" w:rsidDel="00AC3473">
          <w:delText xml:space="preserve">22 </w:delText>
        </w:r>
      </w:del>
      <w:ins w:id="240" w:author="Author">
        <w:r w:rsidR="00AC3473">
          <w:t>29</w:t>
        </w:r>
        <w:r w:rsidR="00AC3473" w:rsidRPr="00F35B37">
          <w:t xml:space="preserve"> </w:t>
        </w:r>
      </w:ins>
      <w:r w:rsidRPr="00F35B37">
        <w:t>days before an election, the county clerk must defer processing undeliverable new voter notifications. After the election is closed, the clerk must determine an applicant “not registered” under section 1-2-509(3), C.R.S., only if the applicant did not vote in the election.</w:t>
      </w:r>
    </w:p>
    <w:p w14:paraId="39093118" w14:textId="4BF2A77E" w:rsidR="00A92A79" w:rsidRPr="004F0B60" w:rsidRDefault="00A92A79" w:rsidP="000A2391">
      <w:pPr>
        <w:pStyle w:val="Heading3"/>
      </w:pPr>
      <w:bookmarkStart w:id="241" w:name="_Toc248034309"/>
      <w:bookmarkStart w:id="242" w:name="_Toc138141977"/>
      <w:r w:rsidRPr="002D0ED2">
        <w:t>Amendments to Rule 6 are</w:t>
      </w:r>
      <w:r w:rsidRPr="004F0B60">
        <w:t xml:space="preserve"> as follows:</w:t>
      </w:r>
    </w:p>
    <w:p w14:paraId="30AD4481" w14:textId="36AA1D99" w:rsidR="00A92A79" w:rsidRPr="004F0B60" w:rsidRDefault="00A92A79" w:rsidP="000A2391">
      <w:pPr>
        <w:pStyle w:val="Heading4"/>
      </w:pPr>
      <w:r w:rsidRPr="004F0B60">
        <w:t xml:space="preserve">Amendments to Rule </w:t>
      </w:r>
      <w:r>
        <w:t>6.6</w:t>
      </w:r>
      <w:r w:rsidR="00FF7C1E">
        <w:t xml:space="preserve"> </w:t>
      </w:r>
      <w:r w:rsidR="00814BB7">
        <w:t>reduc</w:t>
      </w:r>
      <w:r w:rsidR="000A6857">
        <w:t>e</w:t>
      </w:r>
      <w:r w:rsidR="00814BB7">
        <w:t xml:space="preserve"> the age</w:t>
      </w:r>
      <w:r w:rsidR="00FF7C1E">
        <w:t xml:space="preserve"> in </w:t>
      </w:r>
      <w:r w:rsidR="00814BB7">
        <w:t xml:space="preserve">the </w:t>
      </w:r>
      <w:r w:rsidR="00857E41">
        <w:t>student election judge</w:t>
      </w:r>
      <w:r w:rsidR="00814BB7">
        <w:t xml:space="preserve"> oath</w:t>
      </w:r>
      <w:r w:rsidR="00857E41">
        <w:t xml:space="preserve"> from “at least 16 years of age” to “at least 15 years of age”</w:t>
      </w:r>
      <w:r w:rsidRPr="004F0B60">
        <w:t xml:space="preserve"> </w:t>
      </w:r>
      <w:r w:rsidR="00D07233">
        <w:t xml:space="preserve">and </w:t>
      </w:r>
      <w:r w:rsidR="00A02ADE">
        <w:t>amends</w:t>
      </w:r>
      <w:r w:rsidR="00D07233">
        <w:t xml:space="preserve"> the oath </w:t>
      </w:r>
      <w:r w:rsidR="008B25B6">
        <w:t xml:space="preserve">to </w:t>
      </w:r>
      <w:r w:rsidR="00CD38FB">
        <w:t xml:space="preserve">language that the </w:t>
      </w:r>
      <w:r w:rsidR="00A02ADE">
        <w:t xml:space="preserve">confirms the </w:t>
      </w:r>
      <w:r w:rsidR="008B25B6">
        <w:t>student</w:t>
      </w:r>
      <w:r w:rsidR="00CD38FB">
        <w:t xml:space="preserve"> is</w:t>
      </w:r>
      <w:r w:rsidR="008B25B6">
        <w:t xml:space="preserve"> in good standing </w:t>
      </w:r>
      <w:r w:rsidR="00CD38FB">
        <w:t>at a public or private secondary institution or being homeschooled</w:t>
      </w:r>
      <w:r w:rsidR="00BF65B3">
        <w:t xml:space="preserve"> to match the changes in </w:t>
      </w:r>
      <w:r w:rsidR="00A55717">
        <w:t xml:space="preserve">§ </w:t>
      </w:r>
      <w:r w:rsidR="00A55717" w:rsidRPr="00A55717">
        <w:t>1-6-101(7)(c)(VII), C.R.S. </w:t>
      </w:r>
    </w:p>
    <w:p w14:paraId="438ACF67" w14:textId="77777777" w:rsidR="000C40E9" w:rsidRPr="00F35B37" w:rsidRDefault="000C40E9" w:rsidP="00F025E0">
      <w:pPr>
        <w:pStyle w:val="par1"/>
      </w:pPr>
      <w:r w:rsidRPr="00F35B37">
        <w:t>6.6</w:t>
      </w:r>
      <w:r w:rsidRPr="00F35B37">
        <w:tab/>
        <w:t>In lieu of the oath for other election judges prescribed in section 1-6-114, C.R.S., each student election judge must take a self-affirming oath or affirmation before serving, in substantially the following form:</w:t>
      </w:r>
    </w:p>
    <w:p w14:paraId="38CA54A9" w14:textId="65D35C16" w:rsidR="00F6634B" w:rsidRPr="002D0ED2" w:rsidRDefault="000C40E9" w:rsidP="002D0ED2">
      <w:pPr>
        <w:pStyle w:val="par2"/>
        <w:tabs>
          <w:tab w:val="clear" w:pos="720"/>
          <w:tab w:val="clear" w:pos="1440"/>
        </w:tabs>
        <w:spacing w:after="240"/>
        <w:ind w:left="720" w:firstLine="0"/>
      </w:pPr>
      <w:r w:rsidRPr="00F35B37">
        <w:t xml:space="preserve">“I, ________________ do solemnly swear (or affirm) that I am a citizen of the United States and state of Colorado; that I am at least </w:t>
      </w:r>
      <w:del w:id="243" w:author="Author">
        <w:r w:rsidRPr="00F35B37" w:rsidDel="004A5308">
          <w:delText xml:space="preserve">16 </w:delText>
        </w:r>
      </w:del>
      <w:ins w:id="244" w:author="Author">
        <w:r w:rsidR="004A5308">
          <w:t>15</w:t>
        </w:r>
        <w:r w:rsidR="004A5308" w:rsidRPr="00F35B37">
          <w:t xml:space="preserve"> </w:t>
        </w:r>
      </w:ins>
      <w:r w:rsidRPr="00F35B37">
        <w:t xml:space="preserve">years of age and a </w:t>
      </w:r>
      <w:del w:id="245" w:author="Author">
        <w:r w:rsidRPr="00F35B37" w:rsidDel="00080A24">
          <w:delText>High School Junior or Senior</w:delText>
        </w:r>
      </w:del>
      <w:ins w:id="246" w:author="Author">
        <w:r w:rsidR="00080A24">
          <w:t>student in good standing at a public or priv</w:t>
        </w:r>
        <w:r w:rsidR="005A0F89">
          <w:t>ate secondary educational institution or am being home-schooled</w:t>
        </w:r>
      </w:ins>
      <w:r w:rsidRPr="00F35B37">
        <w:t xml:space="preserve">; that I will perform the duties of an election judge according to law and to the best of my ability; that I will studiously strive to prevent fraud, deceit, and abuse in conducting the same; that I will not try to determine how any elector voted, nor will I disclose how any elector voted if in the discharge of my duties as a student election judge such knowledge shall come to me, unless called upon to disclose the same before some court of justice; that I have never been convicted of election fraud, any other election offense, or fraud and that, if any ballots are counted before the </w:t>
      </w:r>
      <w:r w:rsidRPr="00F35B37">
        <w:lastRenderedPageBreak/>
        <w:t xml:space="preserve">polls close on the date of the election, I will not disclose the result of the votes until </w:t>
      </w:r>
      <w:r w:rsidRPr="002D0ED2">
        <w:t>after the polls have closed.”</w:t>
      </w:r>
    </w:p>
    <w:p w14:paraId="650462C9" w14:textId="1C33CEAA" w:rsidR="000A6857" w:rsidRPr="004F0B60" w:rsidRDefault="000A6857" w:rsidP="000A2391">
      <w:pPr>
        <w:pStyle w:val="Heading3"/>
      </w:pPr>
      <w:r w:rsidRPr="002D0ED2">
        <w:t>Amendments to Rule 7 are as</w:t>
      </w:r>
      <w:r w:rsidRPr="004F0B60">
        <w:t xml:space="preserve"> follows:</w:t>
      </w:r>
    </w:p>
    <w:p w14:paraId="6F9B9913" w14:textId="34137783" w:rsidR="000C40E9" w:rsidRPr="00F35B37" w:rsidRDefault="000A6857" w:rsidP="000A2391">
      <w:pPr>
        <w:pStyle w:val="Heading4"/>
      </w:pPr>
      <w:r w:rsidRPr="004F0B60">
        <w:t xml:space="preserve">Amendments to Rule </w:t>
      </w:r>
      <w:r>
        <w:t xml:space="preserve">7.1.1 </w:t>
      </w:r>
      <w:r w:rsidR="009D1B3E">
        <w:t>increase the number of days a county clerk must submit an election plan to the Secretary of State prior to an election from 110 days to 120 days</w:t>
      </w:r>
      <w:r w:rsidR="00FB0EA6">
        <w:t xml:space="preserve"> due to changes in § </w:t>
      </w:r>
      <w:r w:rsidR="00FB0EA6" w:rsidRPr="00FB0EA6">
        <w:t>1-6-101(7)(c)(VII), C.R.S. </w:t>
      </w:r>
    </w:p>
    <w:p w14:paraId="3F4C5049" w14:textId="35E85948" w:rsidR="000C40E9" w:rsidRDefault="000C40E9" w:rsidP="00584388">
      <w:pPr>
        <w:pStyle w:val="par2"/>
      </w:pPr>
      <w:r w:rsidRPr="00F35B37">
        <w:t>7.1.1</w:t>
      </w:r>
      <w:r w:rsidRPr="00F35B37">
        <w:tab/>
        <w:t xml:space="preserve">The county clerk must submit an election plan to the Secretary of State no later than </w:t>
      </w:r>
      <w:del w:id="247" w:author="Author">
        <w:r w:rsidRPr="00F35B37" w:rsidDel="00223986">
          <w:delText xml:space="preserve">110 </w:delText>
        </w:r>
      </w:del>
      <w:ins w:id="248" w:author="Author">
        <w:r w:rsidR="00223986">
          <w:t>120</w:t>
        </w:r>
        <w:r w:rsidR="00223986" w:rsidRPr="00F35B37">
          <w:t xml:space="preserve"> </w:t>
        </w:r>
      </w:ins>
      <w:r w:rsidRPr="00F35B37">
        <w:t>days before every election. The county clerk must submit with the election plan all information required by section 1-7.5-105 (1.3), C.R.S.</w:t>
      </w:r>
    </w:p>
    <w:p w14:paraId="24C35B47" w14:textId="77777777" w:rsidR="00113BBA" w:rsidRPr="00F35B37" w:rsidRDefault="00113BBA" w:rsidP="00584388">
      <w:pPr>
        <w:pStyle w:val="par2"/>
      </w:pPr>
    </w:p>
    <w:p w14:paraId="7A7696B8" w14:textId="4CC9219C" w:rsidR="00113BBA" w:rsidRPr="004F0B60" w:rsidRDefault="00113BBA" w:rsidP="000A2391">
      <w:pPr>
        <w:pStyle w:val="Heading4"/>
      </w:pPr>
      <w:r w:rsidRPr="0082659E">
        <w:t>Amendments to Rule 7.7</w:t>
      </w:r>
      <w:r w:rsidRPr="004F0B60">
        <w:t xml:space="preserve"> </w:t>
      </w:r>
      <w:proofErr w:type="gramStart"/>
      <w:r w:rsidR="008D1BC7">
        <w:t>requires</w:t>
      </w:r>
      <w:proofErr w:type="gramEnd"/>
      <w:r w:rsidR="008D1BC7">
        <w:t xml:space="preserve"> the county clerk to upload the </w:t>
      </w:r>
      <w:r w:rsidR="00A828EC">
        <w:t>image of the side of th</w:t>
      </w:r>
      <w:r w:rsidR="00110657">
        <w:t>e</w:t>
      </w:r>
      <w:r w:rsidR="00A828EC">
        <w:t xml:space="preserve"> mail envelope along with the separate signature image following an election</w:t>
      </w:r>
      <w:r w:rsidR="00110657">
        <w:t>, when the county uses a ballot sorting and signature capture device.</w:t>
      </w:r>
      <w:r w:rsidR="009A0A9E">
        <w:t xml:space="preserve"> </w:t>
      </w:r>
      <w:r w:rsidR="009A0A9E" w:rsidRPr="009A0A9E">
        <w:t>The signature date is important to prevent double voters.</w:t>
      </w:r>
    </w:p>
    <w:p w14:paraId="5BB3307B" w14:textId="77777777" w:rsidR="000C40E9" w:rsidRPr="00F35B37" w:rsidRDefault="000C40E9" w:rsidP="00F025E0">
      <w:pPr>
        <w:pStyle w:val="par1"/>
      </w:pPr>
      <w:r w:rsidRPr="00F35B37">
        <w:t>7.7</w:t>
      </w:r>
      <w:r w:rsidRPr="00F35B37">
        <w:tab/>
        <w:t>Signature verification procedures</w:t>
      </w:r>
    </w:p>
    <w:p w14:paraId="3DD43AAF" w14:textId="128D2759" w:rsidR="000C40E9" w:rsidRDefault="000C40E9" w:rsidP="00584388">
      <w:pPr>
        <w:pStyle w:val="par2"/>
      </w:pPr>
      <w:r w:rsidRPr="00F35B37">
        <w:t>7.7.10</w:t>
      </w:r>
      <w:r w:rsidRPr="00F35B37">
        <w:tab/>
        <w:t xml:space="preserve">If the county uses a ballot sorting and signature capture device, the county clerk must test the device before using it in an election to ensure that it properly sorts envelopes, and accurately and clearly captures the signature on the envelope for comparison to the correct voter record. The device must also capture an image of the full side of the mail ballot envelope that contains the signature. </w:t>
      </w:r>
      <w:ins w:id="249" w:author="Author">
        <w:r w:rsidR="00690A8D">
          <w:t>Following the election, the county clerk must upload</w:t>
        </w:r>
        <w:r w:rsidR="00F6271D">
          <w:t xml:space="preserve"> to the voter’s record</w:t>
        </w:r>
        <w:r w:rsidR="00690A8D">
          <w:t xml:space="preserve"> </w:t>
        </w:r>
        <w:r w:rsidR="00F6271D">
          <w:t>the image of the full side of the mail ballot envelope</w:t>
        </w:r>
        <w:r w:rsidR="00BE5DBA">
          <w:t xml:space="preserve"> along with the separate signature image</w:t>
        </w:r>
        <w:r w:rsidR="00F6271D">
          <w:t xml:space="preserve">. </w:t>
        </w:r>
      </w:ins>
    </w:p>
    <w:p w14:paraId="5836CB92" w14:textId="77777777" w:rsidR="00110657" w:rsidRPr="00F35B37" w:rsidRDefault="00110657" w:rsidP="00110657">
      <w:pPr>
        <w:pStyle w:val="par2"/>
        <w:ind w:left="0" w:firstLine="0"/>
      </w:pPr>
    </w:p>
    <w:p w14:paraId="700C0A2F" w14:textId="182E7DEE" w:rsidR="00110657" w:rsidRPr="004F0B60" w:rsidRDefault="00110657" w:rsidP="000A2391">
      <w:pPr>
        <w:pStyle w:val="Heading4"/>
      </w:pPr>
      <w:r w:rsidRPr="004F0B60">
        <w:t xml:space="preserve">Amendments </w:t>
      </w:r>
      <w:r w:rsidRPr="0082659E">
        <w:t>to Rule 7.17</w:t>
      </w:r>
      <w:r w:rsidR="0074708B">
        <w:t>.3</w:t>
      </w:r>
      <w:r w:rsidR="0034007C">
        <w:t xml:space="preserve"> </w:t>
      </w:r>
      <w:r w:rsidR="009A5602">
        <w:t xml:space="preserve">are technical edits that </w:t>
      </w:r>
      <w:r w:rsidR="0034007C">
        <w:t xml:space="preserve">update the </w:t>
      </w:r>
      <w:r w:rsidR="000D2475">
        <w:t xml:space="preserve">naming requirements </w:t>
      </w:r>
      <w:r w:rsidR="00FC38D2">
        <w:t>for ballot style</w:t>
      </w:r>
      <w:r w:rsidR="006B6708">
        <w:t>s</w:t>
      </w:r>
      <w:r w:rsidR="00D83AE2">
        <w:t xml:space="preserve"> </w:t>
      </w:r>
      <w:r w:rsidR="00BE5436">
        <w:t>in SCORE</w:t>
      </w:r>
      <w:r w:rsidR="00E24772">
        <w:t>.</w:t>
      </w:r>
    </w:p>
    <w:p w14:paraId="61C26C12" w14:textId="77777777" w:rsidR="000C40E9" w:rsidRPr="00F35B37" w:rsidRDefault="000C40E9" w:rsidP="00584388">
      <w:pPr>
        <w:pStyle w:val="par2"/>
      </w:pPr>
      <w:r w:rsidRPr="00F35B37">
        <w:t>7.17.3</w:t>
      </w:r>
      <w:r w:rsidRPr="00F35B37">
        <w:tab/>
        <w:t>Ballot style names:</w:t>
      </w:r>
    </w:p>
    <w:p w14:paraId="7AB8D929" w14:textId="5DBAFEF2" w:rsidR="000C40E9" w:rsidRPr="00F35B37" w:rsidRDefault="000C40E9" w:rsidP="00F025E0">
      <w:pPr>
        <w:pStyle w:val="par3"/>
      </w:pPr>
      <w:r w:rsidRPr="00F35B37">
        <w:t>(a)</w:t>
      </w:r>
      <w:r w:rsidRPr="00F35B37">
        <w:tab/>
        <w:t xml:space="preserve">If a county reports results for any election by precinct, the county must rename its ballot styles in SCORE according to the convention of </w:t>
      </w:r>
      <w:del w:id="250" w:author="Author">
        <w:r w:rsidRPr="00F35B37" w:rsidDel="001F4110">
          <w:delText xml:space="preserve">xxx-yy or </w:delText>
        </w:r>
      </w:del>
      <w:r w:rsidRPr="00F35B37">
        <w:t>xxx-</w:t>
      </w:r>
      <w:proofErr w:type="spellStart"/>
      <w:r w:rsidRPr="00F35B37">
        <w:t>yyy</w:t>
      </w:r>
      <w:proofErr w:type="spellEnd"/>
      <w:r w:rsidRPr="00F35B37">
        <w:t xml:space="preserve">, where xxx is the final three digits of the ten-digit precinct number, and </w:t>
      </w:r>
      <w:del w:id="251" w:author="Author">
        <w:r w:rsidRPr="00F35B37" w:rsidDel="001F4110">
          <w:delText xml:space="preserve">yy or </w:delText>
        </w:r>
      </w:del>
      <w:proofErr w:type="spellStart"/>
      <w:r w:rsidRPr="00F35B37">
        <w:t>yyy</w:t>
      </w:r>
      <w:proofErr w:type="spellEnd"/>
      <w:r w:rsidRPr="00F35B37">
        <w:t xml:space="preserve"> is the district style number. A county clerk must use a </w:t>
      </w:r>
      <w:del w:id="252" w:author="Author">
        <w:r w:rsidRPr="00F35B37" w:rsidDel="001F4110">
          <w:delText xml:space="preserve">two or </w:delText>
        </w:r>
      </w:del>
      <w:r w:rsidRPr="00F35B37">
        <w:t xml:space="preserve">three-digit number for the district style component of the ballot style name even if in any </w:t>
      </w:r>
      <w:r w:rsidRPr="00F35B37">
        <w:lastRenderedPageBreak/>
        <w:t xml:space="preserve">election SCORE generates fewer than 10 district styles. By way of example, if SCORE generates a single district style and the county has 3 precincts, the county must name the precinct styles as </w:t>
      </w:r>
      <w:del w:id="253" w:author="Author">
        <w:r w:rsidRPr="00F35B37" w:rsidDel="00D027CC">
          <w:delText xml:space="preserve">001-01, 002-01, and 003-01 or </w:delText>
        </w:r>
      </w:del>
      <w:r w:rsidRPr="00F35B37">
        <w:t>001-001, 002-002, and 003-003.</w:t>
      </w:r>
    </w:p>
    <w:p w14:paraId="206FE5F2" w14:textId="5D7E88AA" w:rsidR="000C40E9" w:rsidRPr="00F35B37" w:rsidRDefault="000C40E9" w:rsidP="00F025E0">
      <w:pPr>
        <w:pStyle w:val="par3"/>
      </w:pPr>
      <w:r w:rsidRPr="00F35B37">
        <w:t>(b)</w:t>
      </w:r>
      <w:r w:rsidRPr="00F35B37">
        <w:tab/>
        <w:t xml:space="preserve">If the county reports results of an election by ballot style, the county must name the ballot style with the district style number from SCORE. By way of example, if SCORE generates three different district styles for an election other than a general election, the county must name the ballot styles </w:t>
      </w:r>
      <w:del w:id="254" w:author="Author">
        <w:r w:rsidRPr="00F35B37" w:rsidDel="00631E89">
          <w:delText>1, 2, and 3, or 01, 02 and 03</w:delText>
        </w:r>
      </w:del>
      <w:ins w:id="255" w:author="Author">
        <w:r w:rsidR="00631E89">
          <w:t>001</w:t>
        </w:r>
        <w:r w:rsidR="00C750B8">
          <w:t>, 002, and 003</w:t>
        </w:r>
      </w:ins>
      <w:r w:rsidRPr="00F35B37">
        <w:t xml:space="preserve">. If SCORE generates more than nine district styles for an election, the county must name them with a </w:t>
      </w:r>
      <w:del w:id="256" w:author="Author">
        <w:r w:rsidRPr="00F35B37" w:rsidDel="00C750B8">
          <w:delText>two-digit</w:delText>
        </w:r>
      </w:del>
      <w:ins w:id="257" w:author="Author">
        <w:r w:rsidR="00C750B8">
          <w:t>three-digit</w:t>
        </w:r>
      </w:ins>
      <w:r w:rsidRPr="00F35B37">
        <w:t xml:space="preserve"> number, such as </w:t>
      </w:r>
      <w:del w:id="258" w:author="Author">
        <w:r w:rsidRPr="00F35B37" w:rsidDel="00C750B8">
          <w:delText xml:space="preserve">01 </w:delText>
        </w:r>
      </w:del>
      <w:ins w:id="259" w:author="Author">
        <w:r w:rsidR="00C750B8">
          <w:t>001</w:t>
        </w:r>
        <w:r w:rsidR="00C750B8" w:rsidRPr="00F35B37">
          <w:t xml:space="preserve"> </w:t>
        </w:r>
      </w:ins>
      <w:r w:rsidRPr="00F35B37">
        <w:t xml:space="preserve">through </w:t>
      </w:r>
      <w:del w:id="260" w:author="Author">
        <w:r w:rsidRPr="00F35B37" w:rsidDel="00C750B8">
          <w:delText>09</w:delText>
        </w:r>
      </w:del>
      <w:ins w:id="261" w:author="Author">
        <w:r w:rsidR="00C750B8">
          <w:t>009</w:t>
        </w:r>
      </w:ins>
      <w:del w:id="262" w:author="Author">
        <w:r w:rsidRPr="00F35B37" w:rsidDel="006F2CF8">
          <w:delText>, 10, 11,</w:delText>
        </w:r>
      </w:del>
      <w:ins w:id="263" w:author="Author">
        <w:r w:rsidR="006F2CF8">
          <w:t>, 010, 011,</w:t>
        </w:r>
      </w:ins>
      <w:r w:rsidRPr="00F35B37">
        <w:t xml:space="preserve"> etc.</w:t>
      </w:r>
    </w:p>
    <w:p w14:paraId="7FD525B0" w14:textId="179FED7B" w:rsidR="000C40E9" w:rsidRPr="00F35B37" w:rsidRDefault="000C40E9" w:rsidP="002D0ED2">
      <w:pPr>
        <w:pStyle w:val="par3"/>
        <w:spacing w:after="240"/>
      </w:pPr>
      <w:r w:rsidRPr="00F35B37">
        <w:t>(c)</w:t>
      </w:r>
      <w:r w:rsidRPr="00F35B37">
        <w:tab/>
        <w:t xml:space="preserve">For primary elections, the county must append to the ballot style name SCORE’s abbreviation of the name of the political party for which the primary ballot is prepared. By way of example, in a county that reports primary election results by precinct in which there are more than 99 precincts and 9 district styles, and district style 1 is the Democratic Party and district style 2 is the Republican Party ballot for precinct 1, the county must name the Precinct 1 ballot styles as </w:t>
      </w:r>
      <w:del w:id="264" w:author="Author">
        <w:r w:rsidRPr="00F35B37" w:rsidDel="00047A6A">
          <w:delText>001-01 DEM</w:delText>
        </w:r>
      </w:del>
      <w:ins w:id="265" w:author="Author">
        <w:r w:rsidR="00047A6A">
          <w:t>001-001-DEM</w:t>
        </w:r>
      </w:ins>
      <w:r w:rsidRPr="00F35B37">
        <w:t xml:space="preserve"> and </w:t>
      </w:r>
      <w:del w:id="266" w:author="Author">
        <w:r w:rsidRPr="00F35B37" w:rsidDel="00047A6A">
          <w:delText>001-02</w:delText>
        </w:r>
      </w:del>
      <w:ins w:id="267" w:author="Author">
        <w:r w:rsidR="00047A6A">
          <w:t>001-002-</w:t>
        </w:r>
      </w:ins>
      <w:del w:id="268" w:author="Author">
        <w:r w:rsidRPr="00F35B37" w:rsidDel="00047A6A">
          <w:delText xml:space="preserve"> </w:delText>
        </w:r>
      </w:del>
      <w:r w:rsidRPr="00F35B37">
        <w:t xml:space="preserve">REP. In a county with fewer than 10 precincts and only two primary election district styles, the county must name the ballot styles </w:t>
      </w:r>
      <w:del w:id="269" w:author="Author">
        <w:r w:rsidRPr="00F35B37" w:rsidDel="00047A6A">
          <w:delText>1 DEM and 2 REP, or 01 DEM and 02 REP</w:delText>
        </w:r>
      </w:del>
      <w:ins w:id="270" w:author="Author">
        <w:r w:rsidR="00047A6A">
          <w:t>001-DEM and 002-REP</w:t>
        </w:r>
      </w:ins>
      <w:r w:rsidRPr="00F35B37">
        <w:t xml:space="preserve">. If the county reports primary election results by ballot style, the county must name the ballot styles </w:t>
      </w:r>
      <w:del w:id="271" w:author="Author">
        <w:r w:rsidRPr="00F35B37" w:rsidDel="00047A6A">
          <w:delText xml:space="preserve">1 </w:delText>
        </w:r>
      </w:del>
      <w:ins w:id="272" w:author="Author">
        <w:r w:rsidR="00047A6A">
          <w:t>001-</w:t>
        </w:r>
      </w:ins>
      <w:r w:rsidRPr="00F35B37">
        <w:t xml:space="preserve">DEM and </w:t>
      </w:r>
      <w:ins w:id="273" w:author="Author">
        <w:r w:rsidR="00047A6A">
          <w:t>002</w:t>
        </w:r>
      </w:ins>
      <w:del w:id="274" w:author="Author">
        <w:r w:rsidRPr="00F35B37" w:rsidDel="00047A6A">
          <w:delText>2</w:delText>
        </w:r>
      </w:del>
      <w:ins w:id="275" w:author="Author">
        <w:r w:rsidR="006C2A66">
          <w:t>-</w:t>
        </w:r>
      </w:ins>
      <w:r w:rsidRPr="00F35B37">
        <w:t>Rep.</w:t>
      </w:r>
    </w:p>
    <w:bookmarkEnd w:id="241"/>
    <w:bookmarkEnd w:id="242"/>
    <w:p w14:paraId="0BE0197B" w14:textId="034558C6" w:rsidR="00371868" w:rsidRPr="006F793E" w:rsidRDefault="00371868" w:rsidP="000A2391">
      <w:pPr>
        <w:pStyle w:val="Heading3"/>
      </w:pPr>
      <w:r w:rsidRPr="006F793E">
        <w:t>Amendments to Rule 10 are as follows:</w:t>
      </w:r>
    </w:p>
    <w:p w14:paraId="3ED435C3" w14:textId="69E83CDD" w:rsidR="00371868" w:rsidRPr="004F0B60" w:rsidRDefault="00371868" w:rsidP="000A2391">
      <w:pPr>
        <w:pStyle w:val="Heading4"/>
      </w:pPr>
      <w:r w:rsidRPr="006F793E">
        <w:t>Amendments to Rule 10</w:t>
      </w:r>
      <w:r>
        <w:t>.13.3</w:t>
      </w:r>
      <w:r w:rsidR="003E4608">
        <w:t xml:space="preserve"> </w:t>
      </w:r>
      <w:r w:rsidR="00A605C3">
        <w:t xml:space="preserve">repeal language that is now inconsistent with § </w:t>
      </w:r>
      <w:r w:rsidR="00A605C3" w:rsidRPr="00A605C3">
        <w:t>1-7-307(1), C.R.S.</w:t>
      </w:r>
    </w:p>
    <w:p w14:paraId="525E1AFE" w14:textId="77777777" w:rsidR="000C40E9" w:rsidRPr="00F35B37" w:rsidRDefault="000C40E9" w:rsidP="00584388">
      <w:pPr>
        <w:pStyle w:val="par2"/>
      </w:pPr>
      <w:r w:rsidRPr="00F35B37">
        <w:rPr>
          <w:smallCaps/>
        </w:rPr>
        <w:t>10.13.3</w:t>
      </w:r>
      <w:r w:rsidRPr="00F35B37">
        <w:tab/>
        <w:t>To recount ballots by hand count.</w:t>
      </w:r>
    </w:p>
    <w:p w14:paraId="7F3E701D" w14:textId="77777777" w:rsidR="000C40E9" w:rsidRPr="00F35B37" w:rsidRDefault="000C40E9" w:rsidP="00F025E0">
      <w:pPr>
        <w:pStyle w:val="par3"/>
      </w:pPr>
      <w:r w:rsidRPr="00F35B37">
        <w:t>(a)</w:t>
      </w:r>
      <w:r w:rsidRPr="00F35B37">
        <w:tab/>
        <w:t>If the tabulation of the original count was conducted by hand count, the recount must be conducted by hand count.</w:t>
      </w:r>
    </w:p>
    <w:p w14:paraId="196013AE" w14:textId="77777777" w:rsidR="000C40E9" w:rsidRPr="00F35B37" w:rsidRDefault="000C40E9" w:rsidP="00F025E0">
      <w:pPr>
        <w:pStyle w:val="par3"/>
      </w:pPr>
      <w:r w:rsidRPr="00F35B37">
        <w:t>(b)</w:t>
      </w:r>
      <w:r w:rsidRPr="00F35B37">
        <w:tab/>
        <w:t>Ballots must be counted in batches of 25 to ensure that the number of ballots recounted matches the number originally counted.</w:t>
      </w:r>
    </w:p>
    <w:p w14:paraId="6F6D2EAC" w14:textId="4E70320D" w:rsidR="00F025D5" w:rsidRPr="00F35B37" w:rsidRDefault="000C40E9" w:rsidP="0082659E">
      <w:pPr>
        <w:pStyle w:val="par3"/>
        <w:spacing w:after="240"/>
        <w:rPr>
          <w:rFonts w:eastAsiaTheme="majorEastAsia"/>
          <w:b/>
        </w:rPr>
      </w:pPr>
      <w:del w:id="276" w:author="Author">
        <w:r w:rsidRPr="00F35B37" w:rsidDel="00272D8E">
          <w:lastRenderedPageBreak/>
          <w:delText>(c)</w:delText>
        </w:r>
        <w:r w:rsidRPr="00F35B37" w:rsidDel="00272D8E">
          <w:tab/>
          <w:delText>Votes must be counted by individual hash marks in 25-count sections by two different judges.</w:delText>
        </w:r>
      </w:del>
    </w:p>
    <w:p w14:paraId="3004FC75" w14:textId="41C801BE" w:rsidR="0063499E" w:rsidRPr="006F793E" w:rsidRDefault="002D0ED2" w:rsidP="00C357EF">
      <w:pPr>
        <w:pStyle w:val="Heading3"/>
      </w:pPr>
      <w:r>
        <w:t>Amendments to Rule 2</w:t>
      </w:r>
      <w:r w:rsidR="0063499E">
        <w:t>0</w:t>
      </w:r>
      <w:r w:rsidR="0063499E" w:rsidRPr="006F793E">
        <w:t xml:space="preserve"> are as follows:</w:t>
      </w:r>
    </w:p>
    <w:p w14:paraId="66B5A84E" w14:textId="1E0E7D87" w:rsidR="0063499E" w:rsidRDefault="00D30B35" w:rsidP="00C12523">
      <w:pPr>
        <w:pStyle w:val="Heading4"/>
        <w:rPr>
          <w:i w:val="0"/>
          <w:iCs w:val="0"/>
        </w:rPr>
      </w:pPr>
      <w:r w:rsidRPr="00D30B35">
        <w:t>New Rule 20.4.6 </w:t>
      </w:r>
      <w:r w:rsidR="002B2AAB">
        <w:rPr>
          <w:i w:val="0"/>
          <w:iCs w:val="0"/>
        </w:rPr>
        <w:t xml:space="preserve">implements § 1-7-803 and </w:t>
      </w:r>
      <w:r w:rsidRPr="00D30B35">
        <w:t>clarifies the steps a county clerk must take if</w:t>
      </w:r>
      <w:r w:rsidR="00A65F02">
        <w:rPr>
          <w:i w:val="0"/>
          <w:iCs w:val="0"/>
        </w:rPr>
        <w:t xml:space="preserve"> legally required to </w:t>
      </w:r>
      <w:r w:rsidRPr="00D30B35">
        <w:t>transfer custody of an election record or material</w:t>
      </w:r>
      <w:r w:rsidR="005315D5">
        <w:rPr>
          <w:i w:val="0"/>
          <w:iCs w:val="0"/>
        </w:rPr>
        <w:t xml:space="preserve">, </w:t>
      </w:r>
      <w:r w:rsidR="005315D5" w:rsidRPr="005315D5">
        <w:t>and renumbers current rule 20.4.6 to rule 20.4.7</w:t>
      </w:r>
    </w:p>
    <w:p w14:paraId="533D8F37" w14:textId="2BDA9FCE" w:rsidR="00165A18" w:rsidRDefault="260D40FE" w:rsidP="00165A18">
      <w:pPr>
        <w:pStyle w:val="par3"/>
        <w:ind w:left="1440"/>
        <w:rPr>
          <w:ins w:id="277" w:author="Author"/>
        </w:rPr>
      </w:pPr>
      <w:ins w:id="278" w:author="Author">
        <w:r>
          <w:t>20.4.6</w:t>
        </w:r>
        <w:r w:rsidR="502C0516">
          <w:t xml:space="preserve"> </w:t>
        </w:r>
        <w:r w:rsidR="00E809CE">
          <w:tab/>
        </w:r>
        <w:r w:rsidR="157F7CFE">
          <w:t>Inventory of election records or materials taken out of the possession of the clerk and recorder</w:t>
        </w:r>
      </w:ins>
    </w:p>
    <w:p w14:paraId="4566D124" w14:textId="75CF7B67" w:rsidR="00437538" w:rsidRDefault="157F7CFE" w:rsidP="004345F3">
      <w:pPr>
        <w:pStyle w:val="par3"/>
        <w:rPr>
          <w:ins w:id="279" w:author="Author"/>
        </w:rPr>
      </w:pPr>
      <w:ins w:id="280" w:author="Author">
        <w:r>
          <w:t>(a)</w:t>
        </w:r>
        <w:r w:rsidR="00A500A8">
          <w:tab/>
        </w:r>
        <w:r w:rsidR="531A2CDD">
          <w:t>If a county clerk</w:t>
        </w:r>
        <w:r w:rsidR="1911B147">
          <w:t>, due to a mandatory legal obligation imposed by a court of competent jurisdiction</w:t>
        </w:r>
        <w:r w:rsidR="4210011C">
          <w:t>,</w:t>
        </w:r>
        <w:r w:rsidR="0D56409E" w:rsidRPr="6DEAA6ED">
          <w:rPr>
            <w:color w:val="0078D4"/>
            <w:sz w:val="22"/>
            <w:szCs w:val="22"/>
          </w:rPr>
          <w:t xml:space="preserve"> </w:t>
        </w:r>
        <w:r w:rsidR="1B6B9133" w:rsidRPr="00F22646">
          <w:rPr>
            <w:color w:val="0078D4"/>
          </w:rPr>
          <w:t xml:space="preserve">and </w:t>
        </w:r>
        <w:r w:rsidR="0D56409E">
          <w:t>without impeding valid law enforcement process,</w:t>
        </w:r>
        <w:r w:rsidR="4210011C">
          <w:t xml:space="preserve"> transfers custody of an election record, as defined by Section </w:t>
        </w:r>
        <w:r w:rsidR="6C0E58C0">
          <w:t>1-1-104 (11)</w:t>
        </w:r>
        <w:r w:rsidR="4210011C">
          <w:t xml:space="preserve">, or election material as designated by Rule </w:t>
        </w:r>
        <w:r w:rsidR="6C0E58C0">
          <w:t>1.1.28</w:t>
        </w:r>
        <w:r w:rsidR="4210011C">
          <w:t xml:space="preserve">, </w:t>
        </w:r>
        <w:r w:rsidR="3416346F">
          <w:t>the county clerk must</w:t>
        </w:r>
        <w:r w:rsidR="59ECCB8B">
          <w:t xml:space="preserve"> take the following steps:</w:t>
        </w:r>
        <w:r w:rsidR="3416346F">
          <w:t xml:space="preserve"> </w:t>
        </w:r>
      </w:ins>
    </w:p>
    <w:p w14:paraId="5B11B76D" w14:textId="77777777" w:rsidR="000804DA" w:rsidRDefault="00437538" w:rsidP="002E1CAB">
      <w:pPr>
        <w:pStyle w:val="par3"/>
        <w:ind w:left="2880"/>
        <w:rPr>
          <w:ins w:id="281" w:author="Author"/>
        </w:rPr>
      </w:pPr>
      <w:ins w:id="282" w:author="Author">
        <w:r>
          <w:t>(1)</w:t>
        </w:r>
        <w:r>
          <w:tab/>
        </w:r>
        <w:r w:rsidR="000804DA">
          <w:t>Obtain a copy of the document which created the legal obligation to transfer election records or materials and provide that copy to the Secretary of State.</w:t>
        </w:r>
      </w:ins>
    </w:p>
    <w:p w14:paraId="5CBCAD02" w14:textId="24958206" w:rsidR="001937BB" w:rsidRDefault="000804DA" w:rsidP="002E1CAB">
      <w:pPr>
        <w:pStyle w:val="par3"/>
        <w:ind w:left="2880"/>
        <w:rPr>
          <w:ins w:id="283" w:author="Author"/>
        </w:rPr>
      </w:pPr>
      <w:ins w:id="284" w:author="Author">
        <w:r>
          <w:t>(2)</w:t>
        </w:r>
        <w:r>
          <w:tab/>
        </w:r>
        <w:r w:rsidR="00D97128">
          <w:t>C</w:t>
        </w:r>
        <w:r w:rsidR="001937BB">
          <w:t>reate an inventory of the election records or materials that have been transferred. The inventory must include:</w:t>
        </w:r>
      </w:ins>
    </w:p>
    <w:p w14:paraId="123C72AF" w14:textId="2E6DC370" w:rsidR="00487CE9" w:rsidRDefault="001937BB" w:rsidP="002E1CAB">
      <w:pPr>
        <w:pStyle w:val="par3"/>
        <w:ind w:left="3600"/>
        <w:rPr>
          <w:ins w:id="285" w:author="Author"/>
        </w:rPr>
      </w:pPr>
      <w:ins w:id="286" w:author="Author">
        <w:r>
          <w:t>(</w:t>
        </w:r>
        <w:r w:rsidR="00437538">
          <w:t>A</w:t>
        </w:r>
        <w:r>
          <w:t>)</w:t>
        </w:r>
        <w:r>
          <w:tab/>
          <w:t xml:space="preserve">The name of the person or entity the </w:t>
        </w:r>
        <w:r w:rsidR="00487CE9">
          <w:t>records or materials were transferred to;</w:t>
        </w:r>
      </w:ins>
    </w:p>
    <w:p w14:paraId="5E210032" w14:textId="2B022FD1" w:rsidR="004E16F5" w:rsidRDefault="00487CE9" w:rsidP="002E1CAB">
      <w:pPr>
        <w:pStyle w:val="par3"/>
        <w:ind w:left="3600"/>
        <w:rPr>
          <w:ins w:id="287" w:author="Author"/>
        </w:rPr>
      </w:pPr>
      <w:ins w:id="288" w:author="Author">
        <w:r>
          <w:t>(</w:t>
        </w:r>
        <w:r w:rsidR="00437538">
          <w:t>B</w:t>
        </w:r>
        <w:r>
          <w:t>)</w:t>
        </w:r>
        <w:r>
          <w:tab/>
          <w:t xml:space="preserve">The time, date, and location of the </w:t>
        </w:r>
        <w:r w:rsidR="004E16F5">
          <w:t>transfer;</w:t>
        </w:r>
        <w:r w:rsidR="00437538">
          <w:t xml:space="preserve"> and</w:t>
        </w:r>
      </w:ins>
    </w:p>
    <w:p w14:paraId="63538317" w14:textId="3A27FEFB" w:rsidR="002E05AE" w:rsidRDefault="004E16F5" w:rsidP="002E1CAB">
      <w:pPr>
        <w:pStyle w:val="par3"/>
        <w:ind w:left="3600"/>
        <w:rPr>
          <w:ins w:id="289" w:author="Author"/>
        </w:rPr>
      </w:pPr>
      <w:ins w:id="290" w:author="Author">
        <w:r>
          <w:t>(</w:t>
        </w:r>
        <w:r w:rsidR="00437538">
          <w:t>C</w:t>
        </w:r>
        <w:r>
          <w:t>)</w:t>
        </w:r>
        <w:r>
          <w:tab/>
          <w:t>Detailed information which identifies</w:t>
        </w:r>
        <w:r w:rsidR="00D05946">
          <w:t xml:space="preserve">, in as much detail as possible, the </w:t>
        </w:r>
        <w:r w:rsidR="007E6738">
          <w:t>specific records</w:t>
        </w:r>
        <w:r>
          <w:t xml:space="preserve"> or materials removed</w:t>
        </w:r>
        <w:r w:rsidR="00D05946">
          <w:t xml:space="preserve">. This may include a service tag number, unique identifying information, </w:t>
        </w:r>
        <w:r w:rsidR="007E6738">
          <w:t>a photograph, or any other general description available for the records removed.</w:t>
        </w:r>
      </w:ins>
    </w:p>
    <w:p w14:paraId="1AB6852F" w14:textId="52C22698" w:rsidR="007D408C" w:rsidRDefault="007D408C" w:rsidP="002E1CAB">
      <w:pPr>
        <w:pStyle w:val="par3"/>
        <w:ind w:left="2880"/>
        <w:rPr>
          <w:ins w:id="291" w:author="Author"/>
        </w:rPr>
      </w:pPr>
      <w:ins w:id="292" w:author="Author">
        <w:r>
          <w:t>(</w:t>
        </w:r>
        <w:r w:rsidR="0002363D">
          <w:t>3</w:t>
        </w:r>
        <w:r w:rsidR="004345F3">
          <w:t>)</w:t>
        </w:r>
        <w:r w:rsidR="004345F3">
          <w:tab/>
        </w:r>
        <w:r w:rsidR="00437538">
          <w:t>I</w:t>
        </w:r>
        <w:r w:rsidR="00AD58CF">
          <w:t xml:space="preserve">mmediately notify the Secretary of State of the transfer. </w:t>
        </w:r>
      </w:ins>
    </w:p>
    <w:p w14:paraId="6455EFF0" w14:textId="757AE393" w:rsidR="00F42B2A" w:rsidRPr="00F35B37" w:rsidRDefault="33927B83" w:rsidP="00F42B2A">
      <w:pPr>
        <w:pStyle w:val="par3"/>
      </w:pPr>
      <w:ins w:id="293" w:author="Author">
        <w:r>
          <w:t>(b)</w:t>
        </w:r>
        <w:r w:rsidR="00F42B2A">
          <w:tab/>
        </w:r>
        <w:r>
          <w:t>Nothing in this rule alters or amends the requirements</w:t>
        </w:r>
        <w:r w:rsidR="00E710CE">
          <w:t>,</w:t>
        </w:r>
        <w:r>
          <w:t xml:space="preserve"> limitation</w:t>
        </w:r>
        <w:r w:rsidR="00E710CE">
          <w:t>s,</w:t>
        </w:r>
        <w:r>
          <w:t xml:space="preserve"> or any duties of a designated election official with respect to the disclosure of public records as set forth in the “Colorado Open Records Act</w:t>
        </w:r>
        <w:r w:rsidR="6FB97EFF">
          <w:t>,</w:t>
        </w:r>
        <w:r>
          <w:t>”</w:t>
        </w:r>
        <w:r w:rsidR="27637EBE">
          <w:t xml:space="preserve"> </w:t>
        </w:r>
        <w:r>
          <w:t xml:space="preserve">part 2 of article 72 of title 24. </w:t>
        </w:r>
      </w:ins>
    </w:p>
    <w:p w14:paraId="55461E04" w14:textId="4E7EB3EC" w:rsidR="003839C1" w:rsidRPr="00F35B37" w:rsidRDefault="003839C1" w:rsidP="00584388">
      <w:pPr>
        <w:pStyle w:val="par2"/>
      </w:pPr>
      <w:r w:rsidRPr="00F35B37">
        <w:lastRenderedPageBreak/>
        <w:t>20.4.</w:t>
      </w:r>
      <w:del w:id="294" w:author="Author">
        <w:r w:rsidRPr="00F35B37" w:rsidDel="007F26D0">
          <w:delText>6</w:delText>
        </w:r>
      </w:del>
      <w:ins w:id="295" w:author="Author">
        <w:r w:rsidR="007F26D0">
          <w:t>7</w:t>
        </w:r>
      </w:ins>
      <w:r w:rsidRPr="00F35B37">
        <w:tab/>
        <w:t>Remedies</w:t>
      </w:r>
    </w:p>
    <w:p w14:paraId="093A78AC" w14:textId="4B3EF582" w:rsidR="003839C1" w:rsidRPr="00F77401" w:rsidRDefault="0082659E" w:rsidP="00FF15A6">
      <w:pPr>
        <w:pStyle w:val="par3"/>
        <w:spacing w:after="240"/>
        <w:ind w:left="2880"/>
        <w:rPr>
          <w:color w:val="0070C0"/>
        </w:rPr>
      </w:pPr>
      <w:r w:rsidRPr="00857647">
        <w:rPr>
          <w:i/>
          <w:iCs/>
          <w:color w:val="0070C0"/>
        </w:rPr>
        <w:t xml:space="preserve">[Not shown: no changes </w:t>
      </w:r>
      <w:r w:rsidRPr="4A2ABFA6">
        <w:rPr>
          <w:i/>
          <w:iCs/>
          <w:color w:val="0070C0"/>
        </w:rPr>
        <w:t>to sections</w:t>
      </w:r>
      <w:r w:rsidRPr="00857647">
        <w:rPr>
          <w:i/>
          <w:iCs/>
          <w:color w:val="0070C0"/>
        </w:rPr>
        <w:t xml:space="preserve"> (a) and (b).]</w:t>
      </w:r>
      <w:r w:rsidRPr="4A2ABFA6">
        <w:rPr>
          <w:color w:val="0070C0"/>
        </w:rPr>
        <w:t> </w:t>
      </w:r>
      <w:r w:rsidRPr="00857647">
        <w:rPr>
          <w:color w:val="0070C0"/>
        </w:rPr>
        <w:t xml:space="preserve">  </w:t>
      </w:r>
    </w:p>
    <w:p w14:paraId="3848AE94" w14:textId="55CD44F3" w:rsidR="00AE4E2B" w:rsidRDefault="00AE4E2B" w:rsidP="00C12523">
      <w:pPr>
        <w:pStyle w:val="Heading4"/>
        <w:rPr>
          <w:i w:val="0"/>
          <w:iCs w:val="0"/>
        </w:rPr>
      </w:pPr>
      <w:r w:rsidRPr="006F793E">
        <w:t xml:space="preserve">Amendments to Rule </w:t>
      </w:r>
      <w:r>
        <w:rPr>
          <w:i w:val="0"/>
          <w:iCs w:val="0"/>
        </w:rPr>
        <w:t>20.10.1</w:t>
      </w:r>
      <w:r w:rsidR="00E001B0">
        <w:rPr>
          <w:i w:val="0"/>
          <w:iCs w:val="0"/>
        </w:rPr>
        <w:t xml:space="preserve"> </w:t>
      </w:r>
      <w:r w:rsidR="00E001B0" w:rsidRPr="00E001B0">
        <w:t>clarify that project backups should be stored separately from the voting system components.</w:t>
      </w:r>
    </w:p>
    <w:p w14:paraId="5EE07EDE" w14:textId="77777777" w:rsidR="003839C1" w:rsidRPr="00F35B37" w:rsidRDefault="003839C1" w:rsidP="00584388">
      <w:pPr>
        <w:pStyle w:val="par2"/>
      </w:pPr>
      <w:r w:rsidRPr="00F35B37">
        <w:t>20.10.1</w:t>
      </w:r>
      <w:r w:rsidRPr="00F35B37">
        <w:tab/>
        <w:t>Election project backup security</w:t>
      </w:r>
    </w:p>
    <w:p w14:paraId="656FEB3B" w14:textId="154C4553" w:rsidR="003839C1" w:rsidRPr="00F35B37" w:rsidRDefault="003839C1" w:rsidP="00C12523">
      <w:pPr>
        <w:pStyle w:val="par3"/>
        <w:spacing w:after="240"/>
      </w:pPr>
      <w:r w:rsidRPr="00F35B37">
        <w:t>(a)</w:t>
      </w:r>
      <w:r w:rsidRPr="00F35B37">
        <w:tab/>
        <w:t xml:space="preserve">To ensure election project backups have not been altered, a county clerk must store any media that contains an election project backup in a </w:t>
      </w:r>
      <w:del w:id="296" w:author="Author">
        <w:r w:rsidRPr="00F35B37" w:rsidDel="00F010DC">
          <w:delText>sealed container in a secure equipment</w:delText>
        </w:r>
      </w:del>
      <w:ins w:id="297" w:author="Author">
        <w:r w:rsidR="00F010DC">
          <w:t>locked storage</w:t>
        </w:r>
      </w:ins>
      <w:r w:rsidRPr="00F35B37">
        <w:t xml:space="preserve"> area</w:t>
      </w:r>
      <w:ins w:id="298" w:author="Author">
        <w:r w:rsidR="00F010DC">
          <w:t xml:space="preserve"> </w:t>
        </w:r>
        <w:r w:rsidR="00F010DC" w:rsidRPr="00F35B37">
          <w:t xml:space="preserve">which is accessible only to election officials when the </w:t>
        </w:r>
        <w:r w:rsidR="00F010DC">
          <w:t>backup</w:t>
        </w:r>
        <w:r w:rsidR="00F010DC" w:rsidRPr="00F35B37">
          <w:t xml:space="preserve"> is not in use</w:t>
        </w:r>
      </w:ins>
      <w:r w:rsidRPr="00F35B37">
        <w:t>.</w:t>
      </w:r>
      <w:ins w:id="299" w:author="Author">
        <w:r w:rsidR="001B323E">
          <w:t xml:space="preserve"> The election projects may not be stored in the same room </w:t>
        </w:r>
        <w:r w:rsidR="00BD6E6C">
          <w:t>as components of the county’s voting system.</w:t>
        </w:r>
      </w:ins>
      <w:r w:rsidRPr="00F35B37">
        <w:t xml:space="preserve"> The container must be sealed by at least one tamper-evident seal and have a chain-of-custody log.</w:t>
      </w:r>
    </w:p>
    <w:p w14:paraId="2699CBBB" w14:textId="2643C177" w:rsidR="00E001B0" w:rsidRDefault="00E001B0" w:rsidP="00C12523">
      <w:pPr>
        <w:pStyle w:val="Heading4"/>
        <w:rPr>
          <w:i w:val="0"/>
          <w:iCs w:val="0"/>
        </w:rPr>
      </w:pPr>
      <w:r w:rsidRPr="006F793E">
        <w:t xml:space="preserve">Amendments to Rule </w:t>
      </w:r>
      <w:r>
        <w:rPr>
          <w:i w:val="0"/>
          <w:iCs w:val="0"/>
        </w:rPr>
        <w:t xml:space="preserve">20.11.1 </w:t>
      </w:r>
      <w:r w:rsidRPr="00E001B0">
        <w:t>clarify</w:t>
      </w:r>
      <w:r w:rsidR="0038604E" w:rsidRPr="004D58EE">
        <w:t xml:space="preserve"> the standard practice that county contingency plans must be submitted to Secretary </w:t>
      </w:r>
      <w:r w:rsidR="00841367" w:rsidRPr="004D58EE">
        <w:t>of State for review and approval and the timeline for doing so.</w:t>
      </w:r>
    </w:p>
    <w:p w14:paraId="0FB83315" w14:textId="77777777" w:rsidR="003839C1" w:rsidRPr="00F35B37" w:rsidRDefault="003839C1" w:rsidP="00584388">
      <w:pPr>
        <w:pStyle w:val="par2"/>
      </w:pPr>
      <w:r w:rsidRPr="00F35B37">
        <w:t>20.11.1</w:t>
      </w:r>
      <w:r w:rsidRPr="00F35B37">
        <w:tab/>
        <w:t>Contingency plans</w:t>
      </w:r>
    </w:p>
    <w:p w14:paraId="44D3AE19" w14:textId="069C36FA" w:rsidR="00684022" w:rsidRPr="002D0ED2" w:rsidRDefault="00F53A82" w:rsidP="002D0ED2">
      <w:pPr>
        <w:pStyle w:val="par3"/>
        <w:spacing w:after="240"/>
        <w:rPr>
          <w:color w:val="000000"/>
        </w:rPr>
      </w:pPr>
      <w:ins w:id="300" w:author="Author">
        <w:r>
          <w:t>(h)</w:t>
        </w:r>
        <w:r>
          <w:tab/>
          <w:t xml:space="preserve">The county clerk must submit their written contingency plan to the Secretary of State for review and approval no later than </w:t>
        </w:r>
        <w:r w:rsidR="00AC4070">
          <w:t xml:space="preserve">60 days prior to each state election. The Secretary of State may request a county clerk to resubmit their plan if the Secretary determines that the plan is not sufficiently </w:t>
        </w:r>
        <w:r w:rsidR="00CB6D59">
          <w:t xml:space="preserve">detailed in showing </w:t>
        </w:r>
        <w:r w:rsidR="00300029">
          <w:t xml:space="preserve">how the clerk will address the contingencies outlined in this rule. </w:t>
        </w:r>
      </w:ins>
      <w:bookmarkStart w:id="301" w:name="_Hlk150267952"/>
      <w:bookmarkStart w:id="302" w:name="_Toc178757250"/>
    </w:p>
    <w:bookmarkEnd w:id="301"/>
    <w:bookmarkEnd w:id="302"/>
    <w:p w14:paraId="3E945495" w14:textId="07FA8AC0" w:rsidR="00E84E9E" w:rsidRDefault="00E84E9E" w:rsidP="00C12523">
      <w:pPr>
        <w:pStyle w:val="Heading3"/>
        <w:rPr>
          <w:i w:val="0"/>
          <w:iCs w:val="0"/>
        </w:rPr>
      </w:pPr>
      <w:r w:rsidRPr="006F793E">
        <w:t xml:space="preserve">Amendments to Rule </w:t>
      </w:r>
      <w:r>
        <w:rPr>
          <w:i w:val="0"/>
          <w:iCs w:val="0"/>
        </w:rPr>
        <w:t>21</w:t>
      </w:r>
      <w:r w:rsidRPr="006F793E">
        <w:t xml:space="preserve"> are as follows:</w:t>
      </w:r>
    </w:p>
    <w:p w14:paraId="799C2924" w14:textId="26219C36" w:rsidR="00E84E9E" w:rsidRPr="006F793E" w:rsidRDefault="00E84E9E" w:rsidP="00C12523">
      <w:pPr>
        <w:pStyle w:val="Heading4"/>
        <w:rPr>
          <w:i w:val="0"/>
          <w:iCs w:val="0"/>
        </w:rPr>
      </w:pPr>
      <w:r>
        <w:t>Amend</w:t>
      </w:r>
      <w:r>
        <w:rPr>
          <w:i w:val="0"/>
          <w:iCs w:val="0"/>
        </w:rPr>
        <w:t xml:space="preserve">ments </w:t>
      </w:r>
      <w:r w:rsidRPr="00267A6B">
        <w:t>to</w:t>
      </w:r>
      <w:r>
        <w:rPr>
          <w:i w:val="0"/>
          <w:iCs w:val="0"/>
        </w:rPr>
        <w:t xml:space="preserve"> Rule 21.2.3</w:t>
      </w:r>
      <w:r w:rsidR="007F019F">
        <w:rPr>
          <w:i w:val="0"/>
          <w:iCs w:val="0"/>
        </w:rPr>
        <w:t xml:space="preserve"> </w:t>
      </w:r>
      <w:r w:rsidR="007F019F" w:rsidRPr="00267A6B">
        <w:t>clarify that when a provider of a voting system</w:t>
      </w:r>
      <w:r w:rsidR="00364980" w:rsidRPr="00267A6B">
        <w:t xml:space="preserve"> </w:t>
      </w:r>
      <w:r w:rsidR="00C63590" w:rsidRPr="00267A6B">
        <w:t>amends</w:t>
      </w:r>
      <w:r w:rsidR="00364980" w:rsidRPr="00267A6B">
        <w:t xml:space="preserve"> an application</w:t>
      </w:r>
      <w:r w:rsidR="009B7C29" w:rsidRPr="00267A6B">
        <w:t xml:space="preserve"> </w:t>
      </w:r>
      <w:r w:rsidR="006E5685" w:rsidRPr="00267A6B">
        <w:t>or submits</w:t>
      </w:r>
      <w:r w:rsidR="00627704" w:rsidRPr="00267A6B">
        <w:t xml:space="preserve"> amended</w:t>
      </w:r>
      <w:r w:rsidR="006E5685" w:rsidRPr="00267A6B">
        <w:t xml:space="preserve"> documentation</w:t>
      </w:r>
      <w:r w:rsidR="00364980" w:rsidRPr="00267A6B">
        <w:t xml:space="preserve">, the Secretary of State may </w:t>
      </w:r>
      <w:r w:rsidR="00C63590" w:rsidRPr="00267A6B">
        <w:t xml:space="preserve">accept the changes, </w:t>
      </w:r>
      <w:r w:rsidR="00F63915" w:rsidRPr="00267A6B">
        <w:t xml:space="preserve">provide another opportunity to amend, or reject </w:t>
      </w:r>
      <w:r w:rsidR="00AC3A1F" w:rsidRPr="00267A6B">
        <w:t>the amended application or documents.</w:t>
      </w:r>
    </w:p>
    <w:p w14:paraId="7C216CBA" w14:textId="77777777" w:rsidR="003839C1" w:rsidRPr="00F35B37" w:rsidRDefault="003839C1" w:rsidP="00584388">
      <w:pPr>
        <w:pStyle w:val="par2"/>
      </w:pPr>
      <w:r w:rsidRPr="00F35B37">
        <w:t>21.2.3</w:t>
      </w:r>
      <w:r w:rsidRPr="00F35B37">
        <w:tab/>
        <w:t>The flow of each phase of certification is as follows:</w:t>
      </w:r>
    </w:p>
    <w:p w14:paraId="29551AE0" w14:textId="171154B8" w:rsidR="003839C1" w:rsidRPr="00F35B37" w:rsidRDefault="003839C1" w:rsidP="00F025E0">
      <w:pPr>
        <w:pStyle w:val="par3"/>
      </w:pPr>
      <w:r w:rsidRPr="00F35B37">
        <w:t>(a)</w:t>
      </w:r>
      <w:r w:rsidRPr="00F35B37">
        <w:tab/>
        <w:t xml:space="preserve">Phase I – The voting system provider must </w:t>
      </w:r>
      <w:proofErr w:type="gramStart"/>
      <w:r w:rsidRPr="00F35B37">
        <w:t>submit an application</w:t>
      </w:r>
      <w:proofErr w:type="gramEnd"/>
      <w:r w:rsidRPr="00F35B37">
        <w:t xml:space="preserve"> with all documentation required in Rule 21.3 and a completed requirements matrix provided by the voting systems team. The </w:t>
      </w:r>
      <w:r w:rsidRPr="00F35B37">
        <w:lastRenderedPageBreak/>
        <w:t xml:space="preserve">Secretary of State will review the application and inform the voting system provider </w:t>
      </w:r>
      <w:proofErr w:type="gramStart"/>
      <w:r w:rsidRPr="00F35B37">
        <w:t>whether or not</w:t>
      </w:r>
      <w:proofErr w:type="gramEnd"/>
      <w:r w:rsidRPr="00F35B37">
        <w:t xml:space="preserve"> the application is complete. If the application is incomplete, the Secretary of State will identify the </w:t>
      </w:r>
      <w:proofErr w:type="gramStart"/>
      <w:r w:rsidRPr="00F35B37">
        <w:t>deficiencies</w:t>
      </w:r>
      <w:proofErr w:type="gramEnd"/>
      <w:r w:rsidRPr="00F35B37">
        <w:t xml:space="preserve"> and the voting system provider will have 30 days to remedy the deficiencies and make the application complete.</w:t>
      </w:r>
      <w:ins w:id="303" w:author="Author">
        <w:r w:rsidR="000E386A">
          <w:t xml:space="preserve"> After 30 days</w:t>
        </w:r>
        <w:r w:rsidR="000A5F6B">
          <w:t xml:space="preserve">, the Secretary of State may accept the changes to the submission, ask the voting system provider to </w:t>
        </w:r>
        <w:r w:rsidR="00EA0B66">
          <w:t>remedy additional deficiencies, or reject the application.</w:t>
        </w:r>
        <w:r w:rsidR="000A5F6B">
          <w:t xml:space="preserve"> </w:t>
        </w:r>
      </w:ins>
      <w:r w:rsidRPr="00F35B37">
        <w:t xml:space="preserve"> When the application is complete, the Secretary of State will </w:t>
      </w:r>
      <w:proofErr w:type="gramStart"/>
      <w:r w:rsidRPr="00F35B37">
        <w:t>make arrangements</w:t>
      </w:r>
      <w:proofErr w:type="gramEnd"/>
      <w:r w:rsidRPr="00F35B37">
        <w:t xml:space="preserve"> with the voting system provider for a public demonstration.</w:t>
      </w:r>
    </w:p>
    <w:p w14:paraId="40F4CE3B" w14:textId="4ABB6DE8" w:rsidR="003839C1" w:rsidRPr="00F35B37" w:rsidRDefault="003839C1" w:rsidP="00C12523">
      <w:pPr>
        <w:pStyle w:val="par3"/>
        <w:spacing w:after="240"/>
      </w:pPr>
      <w:r w:rsidRPr="00F35B37">
        <w:t>(b)</w:t>
      </w:r>
      <w:r w:rsidRPr="00F35B37">
        <w:tab/>
        <w:t xml:space="preserve">Phase II – The Secretary of State will review the submitted documentation, Colorado requirements matrix, VSTL reports from previous testing, and evaluations provided by other states. If the submitted documentation or requirements matrix is incomplete, the Secretary of State will identify the </w:t>
      </w:r>
      <w:proofErr w:type="gramStart"/>
      <w:r w:rsidRPr="00F35B37">
        <w:t>deficiencies</w:t>
      </w:r>
      <w:proofErr w:type="gramEnd"/>
      <w:r w:rsidRPr="00F35B37">
        <w:t xml:space="preserve"> and the voting system provider will have 30 days to remedy the deficiencies and make them complete. </w:t>
      </w:r>
      <w:ins w:id="304" w:author="Author">
        <w:r w:rsidR="00EA0B66">
          <w:t xml:space="preserve">After 30 days, the Secretary of State may accept the changes to the </w:t>
        </w:r>
        <w:r w:rsidR="00A730EA">
          <w:t>documentation or requirements matrix</w:t>
        </w:r>
        <w:r w:rsidR="00EA0B66">
          <w:t xml:space="preserve">, ask the voting system provider to remedy additional deficiencies, or reject the application. </w:t>
        </w:r>
        <w:r w:rsidR="00EA0B66" w:rsidRPr="00F35B37">
          <w:t xml:space="preserve"> </w:t>
        </w:r>
      </w:ins>
    </w:p>
    <w:p w14:paraId="14FEDFA3" w14:textId="30E311A8" w:rsidR="003839C1" w:rsidRPr="005A1BF0" w:rsidRDefault="000F0865" w:rsidP="00C12523">
      <w:pPr>
        <w:pStyle w:val="Heading4"/>
      </w:pPr>
      <w:r w:rsidRPr="005A1BF0">
        <w:t>Amendments to Rule 21.2.3</w:t>
      </w:r>
      <w:r w:rsidR="00502954" w:rsidRPr="005A1BF0">
        <w:t xml:space="preserve"> require additional transparency from the voting system provider</w:t>
      </w:r>
      <w:r w:rsidR="0024567E" w:rsidRPr="005A1BF0">
        <w:t xml:space="preserve">, including that the provider must </w:t>
      </w:r>
      <w:r w:rsidR="002973F8" w:rsidRPr="005A1BF0">
        <w:t>notify the Secretary of State of</w:t>
      </w:r>
      <w:r w:rsidR="00585B07" w:rsidRPr="005A1BF0">
        <w:t xml:space="preserve"> other jurisdictions in which they are </w:t>
      </w:r>
      <w:r w:rsidR="00800511" w:rsidRPr="005A1BF0">
        <w:t>attempting certification</w:t>
      </w:r>
      <w:r w:rsidR="00073CBB" w:rsidRPr="005A1BF0">
        <w:t>, and the plan for creation of a golden image.</w:t>
      </w:r>
    </w:p>
    <w:p w14:paraId="2A4ED3E8" w14:textId="6124B61A" w:rsidR="00AA502A" w:rsidRPr="00F35B37" w:rsidRDefault="00AA502A" w:rsidP="00584388">
      <w:pPr>
        <w:pStyle w:val="par2"/>
      </w:pPr>
      <w:r w:rsidRPr="00F35B37">
        <w:t>21.3.1</w:t>
      </w:r>
      <w:r w:rsidRPr="00F35B37">
        <w:tab/>
        <w:t>Any voting system provider that wants to apply for certification or modification of a certified voting system must request a meeting with the Secretary of State’s voting system team to communicate their timing and intent to apply prior to submitting a complete application package. If the proposed timeline presented for the submission would present a hardship for the Secretary of State or counties, the Secretary may require the provider to delay submission of the application to a later date agreed upon by all parties.</w:t>
      </w:r>
    </w:p>
    <w:p w14:paraId="74A18D9D" w14:textId="637A7795" w:rsidR="00857647" w:rsidRPr="00857647" w:rsidRDefault="00857647" w:rsidP="00F025E0">
      <w:pPr>
        <w:pStyle w:val="par3"/>
        <w:rPr>
          <w:color w:val="0070C0"/>
        </w:rPr>
      </w:pPr>
      <w:r w:rsidRPr="00857647">
        <w:rPr>
          <w:i/>
          <w:iCs/>
          <w:color w:val="0070C0"/>
        </w:rPr>
        <w:t xml:space="preserve">[Not shown: no changes </w:t>
      </w:r>
      <w:r w:rsidRPr="4A2ABFA6">
        <w:rPr>
          <w:i/>
          <w:iCs/>
          <w:color w:val="0070C0"/>
        </w:rPr>
        <w:t>to sections</w:t>
      </w:r>
      <w:r w:rsidRPr="00857647">
        <w:rPr>
          <w:i/>
          <w:iCs/>
          <w:color w:val="0070C0"/>
        </w:rPr>
        <w:t xml:space="preserve"> (a) and (b).]</w:t>
      </w:r>
      <w:r w:rsidRPr="4A2ABFA6">
        <w:rPr>
          <w:color w:val="0070C0"/>
        </w:rPr>
        <w:t> </w:t>
      </w:r>
      <w:r w:rsidRPr="00857647">
        <w:rPr>
          <w:color w:val="0070C0"/>
        </w:rPr>
        <w:t xml:space="preserve">  </w:t>
      </w:r>
    </w:p>
    <w:p w14:paraId="0B3C98AC" w14:textId="2D922AA5" w:rsidR="003D2B0A" w:rsidRDefault="6BAA8327" w:rsidP="00F025E0">
      <w:pPr>
        <w:pStyle w:val="par3"/>
        <w:rPr>
          <w:ins w:id="305" w:author="Author"/>
        </w:rPr>
      </w:pPr>
      <w:ins w:id="306" w:author="Author">
        <w:r>
          <w:t>(d)</w:t>
        </w:r>
        <w:r w:rsidR="003D2B0A">
          <w:tab/>
        </w:r>
        <w:r w:rsidR="35BB46DF">
          <w:t>At the time of application, t</w:t>
        </w:r>
        <w:r>
          <w:t>he voting system provider must notify the Secretary of State of any other certification campaigns</w:t>
        </w:r>
        <w:r w:rsidR="35E94B57">
          <w:t xml:space="preserve"> in other jurisdictions</w:t>
        </w:r>
        <w:r>
          <w:t xml:space="preserve"> the provider is currently</w:t>
        </w:r>
        <w:r w:rsidR="00D8191B">
          <w:t xml:space="preserve"> undertaking.</w:t>
        </w:r>
      </w:ins>
    </w:p>
    <w:p w14:paraId="5E2AA483" w14:textId="2F4B602B" w:rsidR="00BE67EB" w:rsidRPr="00F35B37" w:rsidRDefault="00413020" w:rsidP="00F77401">
      <w:pPr>
        <w:pStyle w:val="par3"/>
      </w:pPr>
      <w:ins w:id="307" w:author="Author">
        <w:r>
          <w:lastRenderedPageBreak/>
          <w:t>(e)</w:t>
        </w:r>
        <w:r>
          <w:tab/>
        </w:r>
        <w:r w:rsidRPr="00413020">
          <w:t>The initial application must include the voting system provider’s plan for creation of a golden image after certification, including resources the provider will make available to assist in the creation of the golden image.</w:t>
        </w:r>
      </w:ins>
    </w:p>
    <w:sectPr w:rsidR="00BE67EB" w:rsidRPr="00F35B37" w:rsidSect="00B02078">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52914" w14:textId="77777777" w:rsidR="00A63CCC" w:rsidRDefault="00A63CCC" w:rsidP="00F12DC0">
      <w:r>
        <w:separator/>
      </w:r>
    </w:p>
  </w:endnote>
  <w:endnote w:type="continuationSeparator" w:id="0">
    <w:p w14:paraId="0F6CC472" w14:textId="77777777" w:rsidR="00A63CCC" w:rsidRDefault="00A63CCC" w:rsidP="00F12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68BE" w14:textId="77777777" w:rsidR="00BE67EB" w:rsidRPr="00923C18" w:rsidRDefault="00183CA3" w:rsidP="00B7675F">
    <w:pPr>
      <w:pStyle w:val="Footer"/>
      <w:tabs>
        <w:tab w:val="clear" w:pos="4680"/>
        <w:tab w:val="center" w:pos="9360"/>
      </w:tabs>
      <w:rPr>
        <w:rFonts w:ascii="Arial" w:hAnsi="Arial" w:cs="Arial"/>
        <w:sz w:val="24"/>
        <w:szCs w:val="24"/>
      </w:rPr>
    </w:pPr>
    <w:r w:rsidRPr="00923C18">
      <w:rPr>
        <w:rFonts w:ascii="Arial" w:hAnsi="Arial" w:cs="Arial"/>
        <w:sz w:val="24"/>
        <w:szCs w:val="24"/>
      </w:rPr>
      <w:tab/>
      <w:t xml:space="preserve">Page </w:t>
    </w:r>
    <w:r w:rsidRPr="00923C18">
      <w:rPr>
        <w:rFonts w:ascii="Arial" w:hAnsi="Arial" w:cs="Arial"/>
        <w:b/>
        <w:bCs/>
        <w:sz w:val="24"/>
        <w:szCs w:val="24"/>
      </w:rPr>
      <w:fldChar w:fldCharType="begin"/>
    </w:r>
    <w:r w:rsidRPr="00923C18">
      <w:rPr>
        <w:rFonts w:ascii="Arial" w:hAnsi="Arial" w:cs="Arial"/>
        <w:b/>
        <w:bCs/>
        <w:sz w:val="24"/>
        <w:szCs w:val="24"/>
      </w:rPr>
      <w:instrText xml:space="preserve"> PAGE  \* Arabic  \* MERGEFORMAT </w:instrText>
    </w:r>
    <w:r w:rsidRPr="00923C18">
      <w:rPr>
        <w:rFonts w:ascii="Arial" w:hAnsi="Arial" w:cs="Arial"/>
        <w:b/>
        <w:bCs/>
        <w:sz w:val="24"/>
        <w:szCs w:val="24"/>
      </w:rPr>
      <w:fldChar w:fldCharType="separate"/>
    </w:r>
    <w:r w:rsidRPr="00923C18">
      <w:rPr>
        <w:rFonts w:ascii="Arial" w:hAnsi="Arial" w:cs="Arial"/>
        <w:b/>
        <w:bCs/>
        <w:sz w:val="24"/>
        <w:szCs w:val="24"/>
      </w:rPr>
      <w:t>130</w:t>
    </w:r>
    <w:r w:rsidRPr="00923C18">
      <w:rPr>
        <w:rFonts w:ascii="Arial" w:hAnsi="Arial" w:cs="Arial"/>
        <w:b/>
        <w:bCs/>
        <w:sz w:val="24"/>
        <w:szCs w:val="24"/>
      </w:rPr>
      <w:fldChar w:fldCharType="end"/>
    </w:r>
    <w:r w:rsidRPr="00923C18">
      <w:rPr>
        <w:rFonts w:ascii="Arial" w:hAnsi="Arial" w:cs="Arial"/>
        <w:sz w:val="24"/>
        <w:szCs w:val="24"/>
      </w:rPr>
      <w:t xml:space="preserve"> of </w:t>
    </w:r>
    <w:r w:rsidRPr="00923C18">
      <w:rPr>
        <w:rFonts w:ascii="Arial" w:hAnsi="Arial" w:cs="Arial"/>
        <w:b/>
        <w:bCs/>
        <w:sz w:val="24"/>
        <w:szCs w:val="24"/>
      </w:rPr>
      <w:fldChar w:fldCharType="begin"/>
    </w:r>
    <w:r w:rsidRPr="00923C18">
      <w:rPr>
        <w:rFonts w:ascii="Arial" w:hAnsi="Arial" w:cs="Arial"/>
        <w:b/>
        <w:bCs/>
        <w:sz w:val="24"/>
        <w:szCs w:val="24"/>
      </w:rPr>
      <w:instrText xml:space="preserve"> NUMPAGES  \* Arabic  \* MERGEFORMAT </w:instrText>
    </w:r>
    <w:r w:rsidRPr="00923C18">
      <w:rPr>
        <w:rFonts w:ascii="Arial" w:hAnsi="Arial" w:cs="Arial"/>
        <w:b/>
        <w:bCs/>
        <w:sz w:val="24"/>
        <w:szCs w:val="24"/>
      </w:rPr>
      <w:fldChar w:fldCharType="separate"/>
    </w:r>
    <w:r w:rsidRPr="00923C18">
      <w:rPr>
        <w:rFonts w:ascii="Arial" w:hAnsi="Arial" w:cs="Arial"/>
        <w:b/>
        <w:bCs/>
        <w:sz w:val="24"/>
        <w:szCs w:val="24"/>
      </w:rPr>
      <w:t>170</w:t>
    </w:r>
    <w:r w:rsidRPr="00923C18">
      <w:rPr>
        <w:rFonts w:ascii="Arial" w:hAnsi="Arial" w:cs="Arial"/>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C3CCE" w14:textId="77777777" w:rsidR="00A63CCC" w:rsidRDefault="00A63CCC" w:rsidP="00F12DC0">
      <w:r>
        <w:separator/>
      </w:r>
    </w:p>
  </w:footnote>
  <w:footnote w:type="continuationSeparator" w:id="0">
    <w:p w14:paraId="5DD97C8D" w14:textId="77777777" w:rsidR="00A63CCC" w:rsidRDefault="00A63CCC" w:rsidP="00F12D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2031"/>
    <w:multiLevelType w:val="multilevel"/>
    <w:tmpl w:val="D1AE7EE0"/>
    <w:lvl w:ilvl="0">
      <w:start w:val="20"/>
      <w:numFmt w:val="decimal"/>
      <w:lvlText w:val="%1"/>
      <w:lvlJc w:val="left"/>
      <w:pPr>
        <w:ind w:left="840" w:hanging="721"/>
      </w:pPr>
      <w:rPr>
        <w:rFonts w:hint="default"/>
        <w:lang w:val="en-US" w:eastAsia="en-US" w:bidi="ar-SA"/>
      </w:rPr>
    </w:lvl>
    <w:lvl w:ilvl="1">
      <w:start w:val="1"/>
      <w:numFmt w:val="decimal"/>
      <w:lvlText w:val="%1.%2"/>
      <w:lvlJc w:val="left"/>
      <w:pPr>
        <w:ind w:left="840" w:hanging="721"/>
      </w:pPr>
      <w:rPr>
        <w:rFonts w:ascii="Arial" w:eastAsia="Arial" w:hAnsi="Arial" w:cs="Arial" w:hint="default"/>
        <w:b w:val="0"/>
        <w:bCs w:val="0"/>
        <w:i w:val="0"/>
        <w:iCs w:val="0"/>
        <w:spacing w:val="-6"/>
        <w:w w:val="100"/>
        <w:sz w:val="20"/>
        <w:szCs w:val="20"/>
        <w:lang w:val="en-US" w:eastAsia="en-US" w:bidi="ar-SA"/>
      </w:rPr>
    </w:lvl>
    <w:lvl w:ilvl="2">
      <w:start w:val="1"/>
      <w:numFmt w:val="decimal"/>
      <w:lvlText w:val="%1.%2.%3"/>
      <w:lvlJc w:val="left"/>
      <w:pPr>
        <w:ind w:left="1560" w:hanging="720"/>
      </w:pPr>
      <w:rPr>
        <w:rFonts w:ascii="Arial" w:eastAsia="Arial" w:hAnsi="Arial" w:cs="Arial" w:hint="default"/>
        <w:b w:val="0"/>
        <w:bCs w:val="0"/>
        <w:i w:val="0"/>
        <w:iCs w:val="0"/>
        <w:spacing w:val="-6"/>
        <w:w w:val="100"/>
        <w:sz w:val="20"/>
        <w:szCs w:val="20"/>
        <w:lang w:val="en-US" w:eastAsia="en-US" w:bidi="ar-SA"/>
      </w:rPr>
    </w:lvl>
    <w:lvl w:ilvl="3">
      <w:start w:val="1"/>
      <w:numFmt w:val="lowerLetter"/>
      <w:lvlText w:val="(%4)"/>
      <w:lvlJc w:val="left"/>
      <w:pPr>
        <w:ind w:left="2280" w:hanging="720"/>
      </w:pPr>
      <w:rPr>
        <w:rFonts w:ascii="Arial" w:eastAsia="Arial" w:hAnsi="Arial" w:cs="Arial" w:hint="default"/>
        <w:b w:val="0"/>
        <w:bCs w:val="0"/>
        <w:i w:val="0"/>
        <w:iCs w:val="0"/>
        <w:spacing w:val="-3"/>
        <w:w w:val="100"/>
        <w:sz w:val="20"/>
        <w:szCs w:val="20"/>
        <w:lang w:val="en-US" w:eastAsia="en-US" w:bidi="ar-SA"/>
      </w:rPr>
    </w:lvl>
    <w:lvl w:ilvl="4">
      <w:start w:val="1"/>
      <w:numFmt w:val="decimal"/>
      <w:lvlText w:val="(%5)"/>
      <w:lvlJc w:val="left"/>
      <w:pPr>
        <w:ind w:left="2999" w:hanging="720"/>
      </w:pPr>
      <w:rPr>
        <w:rFonts w:ascii="Arial" w:eastAsia="Arial" w:hAnsi="Arial" w:cs="Arial" w:hint="default"/>
        <w:b w:val="0"/>
        <w:bCs w:val="0"/>
        <w:i w:val="0"/>
        <w:iCs w:val="0"/>
        <w:spacing w:val="-3"/>
        <w:w w:val="100"/>
        <w:sz w:val="20"/>
        <w:szCs w:val="20"/>
        <w:lang w:val="en-US" w:eastAsia="en-US" w:bidi="ar-SA"/>
      </w:rPr>
    </w:lvl>
    <w:lvl w:ilvl="5">
      <w:start w:val="1"/>
      <w:numFmt w:val="upperLetter"/>
      <w:lvlText w:val="(%6)"/>
      <w:lvlJc w:val="left"/>
      <w:pPr>
        <w:ind w:left="3720" w:hanging="720"/>
      </w:pPr>
      <w:rPr>
        <w:rFonts w:ascii="Arial" w:eastAsia="Arial" w:hAnsi="Arial" w:cs="Arial" w:hint="default"/>
        <w:b w:val="0"/>
        <w:bCs w:val="0"/>
        <w:i w:val="0"/>
        <w:iCs w:val="0"/>
        <w:spacing w:val="-3"/>
        <w:w w:val="100"/>
        <w:sz w:val="20"/>
        <w:szCs w:val="20"/>
        <w:lang w:val="en-US" w:eastAsia="en-US" w:bidi="ar-SA"/>
      </w:rPr>
    </w:lvl>
    <w:lvl w:ilvl="6">
      <w:start w:val="1"/>
      <w:numFmt w:val="lowerRoman"/>
      <w:lvlText w:val="(%7)"/>
      <w:lvlJc w:val="left"/>
      <w:pPr>
        <w:ind w:left="4439" w:hanging="721"/>
      </w:pPr>
      <w:rPr>
        <w:rFonts w:ascii="Arial" w:eastAsia="Arial" w:hAnsi="Arial" w:cs="Arial" w:hint="default"/>
        <w:b w:val="0"/>
        <w:bCs w:val="0"/>
        <w:i w:val="0"/>
        <w:iCs w:val="0"/>
        <w:spacing w:val="-3"/>
        <w:w w:val="100"/>
        <w:sz w:val="20"/>
        <w:szCs w:val="20"/>
        <w:lang w:val="en-US" w:eastAsia="en-US" w:bidi="ar-SA"/>
      </w:rPr>
    </w:lvl>
    <w:lvl w:ilvl="7">
      <w:numFmt w:val="bullet"/>
      <w:lvlText w:val="•"/>
      <w:lvlJc w:val="left"/>
      <w:pPr>
        <w:ind w:left="6504" w:hanging="721"/>
      </w:pPr>
      <w:rPr>
        <w:rFonts w:hint="default"/>
        <w:lang w:val="en-US" w:eastAsia="en-US" w:bidi="ar-SA"/>
      </w:rPr>
    </w:lvl>
    <w:lvl w:ilvl="8">
      <w:numFmt w:val="bullet"/>
      <w:lvlText w:val="•"/>
      <w:lvlJc w:val="left"/>
      <w:pPr>
        <w:ind w:left="7536" w:hanging="721"/>
      </w:pPr>
      <w:rPr>
        <w:rFonts w:hint="default"/>
        <w:lang w:val="en-US" w:eastAsia="en-US" w:bidi="ar-SA"/>
      </w:rPr>
    </w:lvl>
  </w:abstractNum>
  <w:abstractNum w:abstractNumId="1" w15:restartNumberingAfterBreak="0">
    <w:nsid w:val="41A76564"/>
    <w:multiLevelType w:val="hybridMultilevel"/>
    <w:tmpl w:val="02AA6F5E"/>
    <w:lvl w:ilvl="0" w:tplc="5F221C1A">
      <w:start w:val="1"/>
      <w:numFmt w:val="decimal"/>
      <w:lvlText w:val="Rule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6389372">
    <w:abstractNumId w:val="1"/>
  </w:num>
  <w:num w:numId="2" w16cid:durableId="182354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C0"/>
    <w:rsid w:val="00003017"/>
    <w:rsid w:val="00006039"/>
    <w:rsid w:val="00006C1B"/>
    <w:rsid w:val="00012BBD"/>
    <w:rsid w:val="000131F9"/>
    <w:rsid w:val="00013E68"/>
    <w:rsid w:val="000143DB"/>
    <w:rsid w:val="00022839"/>
    <w:rsid w:val="0002363D"/>
    <w:rsid w:val="00023921"/>
    <w:rsid w:val="000274D1"/>
    <w:rsid w:val="00027CC9"/>
    <w:rsid w:val="000323F8"/>
    <w:rsid w:val="00032B66"/>
    <w:rsid w:val="00034225"/>
    <w:rsid w:val="0003458A"/>
    <w:rsid w:val="000358BB"/>
    <w:rsid w:val="00037AE1"/>
    <w:rsid w:val="00037DB5"/>
    <w:rsid w:val="00047A6A"/>
    <w:rsid w:val="00050569"/>
    <w:rsid w:val="00061C48"/>
    <w:rsid w:val="0006228F"/>
    <w:rsid w:val="00062E6B"/>
    <w:rsid w:val="00065D33"/>
    <w:rsid w:val="000705A3"/>
    <w:rsid w:val="00070BDD"/>
    <w:rsid w:val="00073CBB"/>
    <w:rsid w:val="00075560"/>
    <w:rsid w:val="00077BAB"/>
    <w:rsid w:val="000801CF"/>
    <w:rsid w:val="000804DA"/>
    <w:rsid w:val="00080A24"/>
    <w:rsid w:val="0008122D"/>
    <w:rsid w:val="00083C56"/>
    <w:rsid w:val="000846CD"/>
    <w:rsid w:val="00087114"/>
    <w:rsid w:val="00091556"/>
    <w:rsid w:val="00092EF1"/>
    <w:rsid w:val="000936B1"/>
    <w:rsid w:val="00093FB1"/>
    <w:rsid w:val="0009715A"/>
    <w:rsid w:val="000A1000"/>
    <w:rsid w:val="000A11E0"/>
    <w:rsid w:val="000A2196"/>
    <w:rsid w:val="000A2391"/>
    <w:rsid w:val="000A5F6B"/>
    <w:rsid w:val="000A6857"/>
    <w:rsid w:val="000A7790"/>
    <w:rsid w:val="000C0D34"/>
    <w:rsid w:val="000C1886"/>
    <w:rsid w:val="000C2452"/>
    <w:rsid w:val="000C40E9"/>
    <w:rsid w:val="000C4A7B"/>
    <w:rsid w:val="000D0440"/>
    <w:rsid w:val="000D2475"/>
    <w:rsid w:val="000D3D69"/>
    <w:rsid w:val="000E0608"/>
    <w:rsid w:val="000E1A14"/>
    <w:rsid w:val="000E386A"/>
    <w:rsid w:val="000F0865"/>
    <w:rsid w:val="0010017A"/>
    <w:rsid w:val="00100B7E"/>
    <w:rsid w:val="001018BF"/>
    <w:rsid w:val="00103D7C"/>
    <w:rsid w:val="00105514"/>
    <w:rsid w:val="00110657"/>
    <w:rsid w:val="00113BBA"/>
    <w:rsid w:val="00121360"/>
    <w:rsid w:val="0012205B"/>
    <w:rsid w:val="00122435"/>
    <w:rsid w:val="001352B2"/>
    <w:rsid w:val="00147C4D"/>
    <w:rsid w:val="0015324C"/>
    <w:rsid w:val="00154F20"/>
    <w:rsid w:val="0015522A"/>
    <w:rsid w:val="00156353"/>
    <w:rsid w:val="0015727D"/>
    <w:rsid w:val="00160255"/>
    <w:rsid w:val="0016547D"/>
    <w:rsid w:val="00165A18"/>
    <w:rsid w:val="001669D3"/>
    <w:rsid w:val="001718A4"/>
    <w:rsid w:val="00176096"/>
    <w:rsid w:val="00183CA3"/>
    <w:rsid w:val="00183CEC"/>
    <w:rsid w:val="001844C3"/>
    <w:rsid w:val="00187323"/>
    <w:rsid w:val="00190225"/>
    <w:rsid w:val="00192E9F"/>
    <w:rsid w:val="001937BB"/>
    <w:rsid w:val="001957FB"/>
    <w:rsid w:val="001A1777"/>
    <w:rsid w:val="001A24B4"/>
    <w:rsid w:val="001B02DE"/>
    <w:rsid w:val="001B27FC"/>
    <w:rsid w:val="001B323E"/>
    <w:rsid w:val="001B5591"/>
    <w:rsid w:val="001B6D39"/>
    <w:rsid w:val="001C469F"/>
    <w:rsid w:val="001C6568"/>
    <w:rsid w:val="001D3DE8"/>
    <w:rsid w:val="001E1C1E"/>
    <w:rsid w:val="001E39FC"/>
    <w:rsid w:val="001E60D3"/>
    <w:rsid w:val="001F09E2"/>
    <w:rsid w:val="001F34E7"/>
    <w:rsid w:val="001F3CDE"/>
    <w:rsid w:val="001F4110"/>
    <w:rsid w:val="001F50A3"/>
    <w:rsid w:val="001F7746"/>
    <w:rsid w:val="002006A4"/>
    <w:rsid w:val="002038B9"/>
    <w:rsid w:val="002052AF"/>
    <w:rsid w:val="00205704"/>
    <w:rsid w:val="00211448"/>
    <w:rsid w:val="002219BB"/>
    <w:rsid w:val="00222F88"/>
    <w:rsid w:val="00223986"/>
    <w:rsid w:val="00225365"/>
    <w:rsid w:val="00230280"/>
    <w:rsid w:val="00232A3F"/>
    <w:rsid w:val="00241887"/>
    <w:rsid w:val="0024254D"/>
    <w:rsid w:val="0024567E"/>
    <w:rsid w:val="002464E3"/>
    <w:rsid w:val="002466A8"/>
    <w:rsid w:val="00255B7E"/>
    <w:rsid w:val="00255CE6"/>
    <w:rsid w:val="00260B0C"/>
    <w:rsid w:val="00261014"/>
    <w:rsid w:val="00267A6B"/>
    <w:rsid w:val="00272D8E"/>
    <w:rsid w:val="002819C4"/>
    <w:rsid w:val="0028493E"/>
    <w:rsid w:val="00284CA7"/>
    <w:rsid w:val="0029025D"/>
    <w:rsid w:val="002938B9"/>
    <w:rsid w:val="00294601"/>
    <w:rsid w:val="002973F8"/>
    <w:rsid w:val="002A0BA9"/>
    <w:rsid w:val="002A2B34"/>
    <w:rsid w:val="002A313E"/>
    <w:rsid w:val="002A3E8A"/>
    <w:rsid w:val="002B0CAF"/>
    <w:rsid w:val="002B24D2"/>
    <w:rsid w:val="002B2AAB"/>
    <w:rsid w:val="002B3C71"/>
    <w:rsid w:val="002B6223"/>
    <w:rsid w:val="002B6958"/>
    <w:rsid w:val="002C1EF3"/>
    <w:rsid w:val="002C36EC"/>
    <w:rsid w:val="002D0ED2"/>
    <w:rsid w:val="002D3920"/>
    <w:rsid w:val="002D5D4D"/>
    <w:rsid w:val="002E05AE"/>
    <w:rsid w:val="002E1CAB"/>
    <w:rsid w:val="002E6446"/>
    <w:rsid w:val="002E7B4C"/>
    <w:rsid w:val="002E7C65"/>
    <w:rsid w:val="002F2CB9"/>
    <w:rsid w:val="002F4F33"/>
    <w:rsid w:val="002F714B"/>
    <w:rsid w:val="00300029"/>
    <w:rsid w:val="0030006B"/>
    <w:rsid w:val="00311840"/>
    <w:rsid w:val="00312ADA"/>
    <w:rsid w:val="003173E3"/>
    <w:rsid w:val="00321C8F"/>
    <w:rsid w:val="00323D23"/>
    <w:rsid w:val="00324CA5"/>
    <w:rsid w:val="00332DE5"/>
    <w:rsid w:val="003334BF"/>
    <w:rsid w:val="00335622"/>
    <w:rsid w:val="0034007C"/>
    <w:rsid w:val="00360304"/>
    <w:rsid w:val="00364980"/>
    <w:rsid w:val="00370621"/>
    <w:rsid w:val="00370F16"/>
    <w:rsid w:val="00371868"/>
    <w:rsid w:val="00372B78"/>
    <w:rsid w:val="00374B94"/>
    <w:rsid w:val="0037536E"/>
    <w:rsid w:val="003839C1"/>
    <w:rsid w:val="0038604E"/>
    <w:rsid w:val="00387D94"/>
    <w:rsid w:val="00391193"/>
    <w:rsid w:val="00392AD3"/>
    <w:rsid w:val="003A3969"/>
    <w:rsid w:val="003A447C"/>
    <w:rsid w:val="003B2294"/>
    <w:rsid w:val="003B3D3E"/>
    <w:rsid w:val="003B50E7"/>
    <w:rsid w:val="003B664E"/>
    <w:rsid w:val="003C09AD"/>
    <w:rsid w:val="003C09C7"/>
    <w:rsid w:val="003C4649"/>
    <w:rsid w:val="003D1F4D"/>
    <w:rsid w:val="003D2B0A"/>
    <w:rsid w:val="003D42AB"/>
    <w:rsid w:val="003D6C94"/>
    <w:rsid w:val="003E042F"/>
    <w:rsid w:val="003E41AE"/>
    <w:rsid w:val="003E4608"/>
    <w:rsid w:val="003E590B"/>
    <w:rsid w:val="003F03FB"/>
    <w:rsid w:val="003F1B91"/>
    <w:rsid w:val="003F1E63"/>
    <w:rsid w:val="003F53A7"/>
    <w:rsid w:val="003F5EC1"/>
    <w:rsid w:val="003F5EEF"/>
    <w:rsid w:val="003F615E"/>
    <w:rsid w:val="003F6292"/>
    <w:rsid w:val="004011C4"/>
    <w:rsid w:val="00403CF8"/>
    <w:rsid w:val="004049CA"/>
    <w:rsid w:val="00404AB8"/>
    <w:rsid w:val="004050B7"/>
    <w:rsid w:val="004069F9"/>
    <w:rsid w:val="00411FC6"/>
    <w:rsid w:val="00413020"/>
    <w:rsid w:val="00414E75"/>
    <w:rsid w:val="00415BEB"/>
    <w:rsid w:val="00416108"/>
    <w:rsid w:val="004213AF"/>
    <w:rsid w:val="00422752"/>
    <w:rsid w:val="00422B67"/>
    <w:rsid w:val="00424FE3"/>
    <w:rsid w:val="00427760"/>
    <w:rsid w:val="00430583"/>
    <w:rsid w:val="00431C82"/>
    <w:rsid w:val="004345F3"/>
    <w:rsid w:val="00437538"/>
    <w:rsid w:val="004400F6"/>
    <w:rsid w:val="00441570"/>
    <w:rsid w:val="00446F15"/>
    <w:rsid w:val="004551D2"/>
    <w:rsid w:val="0046344F"/>
    <w:rsid w:val="004647B0"/>
    <w:rsid w:val="00467D46"/>
    <w:rsid w:val="0047154B"/>
    <w:rsid w:val="00472BA6"/>
    <w:rsid w:val="00472CAE"/>
    <w:rsid w:val="0047304D"/>
    <w:rsid w:val="00474D2C"/>
    <w:rsid w:val="004770E5"/>
    <w:rsid w:val="004826A6"/>
    <w:rsid w:val="00486BBA"/>
    <w:rsid w:val="00487CE9"/>
    <w:rsid w:val="00490EC1"/>
    <w:rsid w:val="00492117"/>
    <w:rsid w:val="00494AD6"/>
    <w:rsid w:val="00495CB7"/>
    <w:rsid w:val="004A5308"/>
    <w:rsid w:val="004B1BC2"/>
    <w:rsid w:val="004B41BC"/>
    <w:rsid w:val="004B4D6F"/>
    <w:rsid w:val="004C3892"/>
    <w:rsid w:val="004C3EEA"/>
    <w:rsid w:val="004C4BDE"/>
    <w:rsid w:val="004C4BE0"/>
    <w:rsid w:val="004C4F87"/>
    <w:rsid w:val="004D1D8F"/>
    <w:rsid w:val="004D26FB"/>
    <w:rsid w:val="004D58EE"/>
    <w:rsid w:val="004D631F"/>
    <w:rsid w:val="004D6DDE"/>
    <w:rsid w:val="004D7981"/>
    <w:rsid w:val="004D7C06"/>
    <w:rsid w:val="004E16F5"/>
    <w:rsid w:val="004E2512"/>
    <w:rsid w:val="004E3065"/>
    <w:rsid w:val="004E3102"/>
    <w:rsid w:val="004E3FA3"/>
    <w:rsid w:val="004E6607"/>
    <w:rsid w:val="004F0B60"/>
    <w:rsid w:val="004F3D29"/>
    <w:rsid w:val="004F5736"/>
    <w:rsid w:val="00500051"/>
    <w:rsid w:val="00501748"/>
    <w:rsid w:val="00502888"/>
    <w:rsid w:val="00502954"/>
    <w:rsid w:val="00505035"/>
    <w:rsid w:val="00505A34"/>
    <w:rsid w:val="00511319"/>
    <w:rsid w:val="00512E71"/>
    <w:rsid w:val="0051380B"/>
    <w:rsid w:val="0052103E"/>
    <w:rsid w:val="00522DD7"/>
    <w:rsid w:val="005315D5"/>
    <w:rsid w:val="0053506E"/>
    <w:rsid w:val="00535DD0"/>
    <w:rsid w:val="00544ADF"/>
    <w:rsid w:val="00551D05"/>
    <w:rsid w:val="005531A4"/>
    <w:rsid w:val="005565DD"/>
    <w:rsid w:val="00562C04"/>
    <w:rsid w:val="00565390"/>
    <w:rsid w:val="0056655C"/>
    <w:rsid w:val="005732E3"/>
    <w:rsid w:val="005767AA"/>
    <w:rsid w:val="005820D8"/>
    <w:rsid w:val="00584388"/>
    <w:rsid w:val="005846D1"/>
    <w:rsid w:val="00585B07"/>
    <w:rsid w:val="00585E0C"/>
    <w:rsid w:val="005950C0"/>
    <w:rsid w:val="00596FD6"/>
    <w:rsid w:val="005A0F89"/>
    <w:rsid w:val="005A1BF0"/>
    <w:rsid w:val="005B11F5"/>
    <w:rsid w:val="005B431A"/>
    <w:rsid w:val="005B6EB5"/>
    <w:rsid w:val="005C1643"/>
    <w:rsid w:val="005C1E6E"/>
    <w:rsid w:val="005C41CF"/>
    <w:rsid w:val="005C5488"/>
    <w:rsid w:val="005D3873"/>
    <w:rsid w:val="005E20D6"/>
    <w:rsid w:val="005E77D3"/>
    <w:rsid w:val="005F1241"/>
    <w:rsid w:val="005F4B29"/>
    <w:rsid w:val="00601B85"/>
    <w:rsid w:val="006029A6"/>
    <w:rsid w:val="006041BF"/>
    <w:rsid w:val="0060523F"/>
    <w:rsid w:val="006065E3"/>
    <w:rsid w:val="00607879"/>
    <w:rsid w:val="00610C81"/>
    <w:rsid w:val="00613248"/>
    <w:rsid w:val="0061367F"/>
    <w:rsid w:val="0061593F"/>
    <w:rsid w:val="00615D07"/>
    <w:rsid w:val="00622829"/>
    <w:rsid w:val="00627704"/>
    <w:rsid w:val="00631E89"/>
    <w:rsid w:val="0063499E"/>
    <w:rsid w:val="00637568"/>
    <w:rsid w:val="00637A36"/>
    <w:rsid w:val="00646C85"/>
    <w:rsid w:val="006474EF"/>
    <w:rsid w:val="00651A7A"/>
    <w:rsid w:val="006531D7"/>
    <w:rsid w:val="00654CD6"/>
    <w:rsid w:val="00661726"/>
    <w:rsid w:val="00661BBA"/>
    <w:rsid w:val="0066688E"/>
    <w:rsid w:val="00681861"/>
    <w:rsid w:val="00681AE9"/>
    <w:rsid w:val="0068362A"/>
    <w:rsid w:val="00684022"/>
    <w:rsid w:val="00690A8D"/>
    <w:rsid w:val="00690EAB"/>
    <w:rsid w:val="00694147"/>
    <w:rsid w:val="00695193"/>
    <w:rsid w:val="006A059F"/>
    <w:rsid w:val="006A359D"/>
    <w:rsid w:val="006A6555"/>
    <w:rsid w:val="006B22F4"/>
    <w:rsid w:val="006B6544"/>
    <w:rsid w:val="006B6708"/>
    <w:rsid w:val="006C2A66"/>
    <w:rsid w:val="006C31E6"/>
    <w:rsid w:val="006C390E"/>
    <w:rsid w:val="006C71A7"/>
    <w:rsid w:val="006C7675"/>
    <w:rsid w:val="006D105D"/>
    <w:rsid w:val="006D112F"/>
    <w:rsid w:val="006D59ED"/>
    <w:rsid w:val="006D71C7"/>
    <w:rsid w:val="006E45F1"/>
    <w:rsid w:val="006E5685"/>
    <w:rsid w:val="006F13AB"/>
    <w:rsid w:val="006F1FE9"/>
    <w:rsid w:val="006F2CF8"/>
    <w:rsid w:val="006F2DF7"/>
    <w:rsid w:val="006F4C5B"/>
    <w:rsid w:val="006F72C2"/>
    <w:rsid w:val="006F793E"/>
    <w:rsid w:val="00703FFD"/>
    <w:rsid w:val="007044C1"/>
    <w:rsid w:val="00705A88"/>
    <w:rsid w:val="00713993"/>
    <w:rsid w:val="00730DD3"/>
    <w:rsid w:val="0073111C"/>
    <w:rsid w:val="007323EB"/>
    <w:rsid w:val="00735A30"/>
    <w:rsid w:val="00737940"/>
    <w:rsid w:val="00740FDE"/>
    <w:rsid w:val="00744322"/>
    <w:rsid w:val="0074708B"/>
    <w:rsid w:val="00755159"/>
    <w:rsid w:val="00757851"/>
    <w:rsid w:val="0076246C"/>
    <w:rsid w:val="007637E7"/>
    <w:rsid w:val="007660C2"/>
    <w:rsid w:val="00767C04"/>
    <w:rsid w:val="00767D3B"/>
    <w:rsid w:val="00770AB8"/>
    <w:rsid w:val="00771404"/>
    <w:rsid w:val="00773E21"/>
    <w:rsid w:val="00780AB4"/>
    <w:rsid w:val="00780CA0"/>
    <w:rsid w:val="00786E5A"/>
    <w:rsid w:val="00792BA8"/>
    <w:rsid w:val="007A0C7A"/>
    <w:rsid w:val="007A38CA"/>
    <w:rsid w:val="007A4231"/>
    <w:rsid w:val="007A4BB5"/>
    <w:rsid w:val="007A7226"/>
    <w:rsid w:val="007B0231"/>
    <w:rsid w:val="007B4E9D"/>
    <w:rsid w:val="007B7179"/>
    <w:rsid w:val="007C2E99"/>
    <w:rsid w:val="007C4337"/>
    <w:rsid w:val="007D408C"/>
    <w:rsid w:val="007D5309"/>
    <w:rsid w:val="007D625D"/>
    <w:rsid w:val="007D62F0"/>
    <w:rsid w:val="007D7BFD"/>
    <w:rsid w:val="007E1BF1"/>
    <w:rsid w:val="007E6738"/>
    <w:rsid w:val="007E7E89"/>
    <w:rsid w:val="007F019F"/>
    <w:rsid w:val="007F1800"/>
    <w:rsid w:val="007F26D0"/>
    <w:rsid w:val="007F57D0"/>
    <w:rsid w:val="007F600D"/>
    <w:rsid w:val="007F77AD"/>
    <w:rsid w:val="007F7D80"/>
    <w:rsid w:val="00800511"/>
    <w:rsid w:val="00800EF1"/>
    <w:rsid w:val="00805BA3"/>
    <w:rsid w:val="008060CB"/>
    <w:rsid w:val="008111BF"/>
    <w:rsid w:val="00814BB7"/>
    <w:rsid w:val="00820285"/>
    <w:rsid w:val="008209D1"/>
    <w:rsid w:val="00822733"/>
    <w:rsid w:val="008258A5"/>
    <w:rsid w:val="0082659E"/>
    <w:rsid w:val="0082754A"/>
    <w:rsid w:val="00827DB8"/>
    <w:rsid w:val="00834F2D"/>
    <w:rsid w:val="008402BA"/>
    <w:rsid w:val="00841367"/>
    <w:rsid w:val="00841B5D"/>
    <w:rsid w:val="008423DA"/>
    <w:rsid w:val="00845870"/>
    <w:rsid w:val="00853DDE"/>
    <w:rsid w:val="00855964"/>
    <w:rsid w:val="00855B9D"/>
    <w:rsid w:val="00857647"/>
    <w:rsid w:val="00857E41"/>
    <w:rsid w:val="0086323A"/>
    <w:rsid w:val="00864491"/>
    <w:rsid w:val="008704DC"/>
    <w:rsid w:val="0087147C"/>
    <w:rsid w:val="008765E9"/>
    <w:rsid w:val="008817EC"/>
    <w:rsid w:val="00881BFE"/>
    <w:rsid w:val="0088259B"/>
    <w:rsid w:val="00890659"/>
    <w:rsid w:val="00890A6F"/>
    <w:rsid w:val="00893195"/>
    <w:rsid w:val="00895584"/>
    <w:rsid w:val="008976BD"/>
    <w:rsid w:val="008A1911"/>
    <w:rsid w:val="008A1FC0"/>
    <w:rsid w:val="008A44AF"/>
    <w:rsid w:val="008A46FE"/>
    <w:rsid w:val="008A6D51"/>
    <w:rsid w:val="008B07D2"/>
    <w:rsid w:val="008B23DF"/>
    <w:rsid w:val="008B25B6"/>
    <w:rsid w:val="008B6639"/>
    <w:rsid w:val="008C0037"/>
    <w:rsid w:val="008C1C7B"/>
    <w:rsid w:val="008C50BD"/>
    <w:rsid w:val="008D1298"/>
    <w:rsid w:val="008D1BC7"/>
    <w:rsid w:val="008D46A1"/>
    <w:rsid w:val="008D7E78"/>
    <w:rsid w:val="008E273C"/>
    <w:rsid w:val="008E29D7"/>
    <w:rsid w:val="008E7328"/>
    <w:rsid w:val="008F0170"/>
    <w:rsid w:val="008F0B77"/>
    <w:rsid w:val="008F1C23"/>
    <w:rsid w:val="008F77B8"/>
    <w:rsid w:val="009045F8"/>
    <w:rsid w:val="0090527E"/>
    <w:rsid w:val="00905EA0"/>
    <w:rsid w:val="00905FFD"/>
    <w:rsid w:val="00906568"/>
    <w:rsid w:val="00916704"/>
    <w:rsid w:val="00923943"/>
    <w:rsid w:val="00923C18"/>
    <w:rsid w:val="00925342"/>
    <w:rsid w:val="00930738"/>
    <w:rsid w:val="00937BEE"/>
    <w:rsid w:val="0094186D"/>
    <w:rsid w:val="0094472F"/>
    <w:rsid w:val="00945EA3"/>
    <w:rsid w:val="00947509"/>
    <w:rsid w:val="00951A2E"/>
    <w:rsid w:val="00953BD9"/>
    <w:rsid w:val="00956808"/>
    <w:rsid w:val="00956941"/>
    <w:rsid w:val="00966C70"/>
    <w:rsid w:val="009673CA"/>
    <w:rsid w:val="00973043"/>
    <w:rsid w:val="00976408"/>
    <w:rsid w:val="00984402"/>
    <w:rsid w:val="00984756"/>
    <w:rsid w:val="00991309"/>
    <w:rsid w:val="0099220D"/>
    <w:rsid w:val="00992A88"/>
    <w:rsid w:val="00996F93"/>
    <w:rsid w:val="009A0A9E"/>
    <w:rsid w:val="009A3474"/>
    <w:rsid w:val="009A4ACA"/>
    <w:rsid w:val="009A5602"/>
    <w:rsid w:val="009B1077"/>
    <w:rsid w:val="009B4034"/>
    <w:rsid w:val="009B72EE"/>
    <w:rsid w:val="009B748A"/>
    <w:rsid w:val="009B7C29"/>
    <w:rsid w:val="009C1187"/>
    <w:rsid w:val="009C5A83"/>
    <w:rsid w:val="009C7AB7"/>
    <w:rsid w:val="009D0955"/>
    <w:rsid w:val="009D1B3E"/>
    <w:rsid w:val="009D1C42"/>
    <w:rsid w:val="009D26D4"/>
    <w:rsid w:val="009D2A58"/>
    <w:rsid w:val="009E2696"/>
    <w:rsid w:val="009F0E81"/>
    <w:rsid w:val="009F23B1"/>
    <w:rsid w:val="009F261B"/>
    <w:rsid w:val="009F5D66"/>
    <w:rsid w:val="009F62C8"/>
    <w:rsid w:val="009F6325"/>
    <w:rsid w:val="009F7C57"/>
    <w:rsid w:val="00A02ADE"/>
    <w:rsid w:val="00A05DB9"/>
    <w:rsid w:val="00A069B1"/>
    <w:rsid w:val="00A12BC6"/>
    <w:rsid w:val="00A13DEE"/>
    <w:rsid w:val="00A221E8"/>
    <w:rsid w:val="00A24BB0"/>
    <w:rsid w:val="00A25F6A"/>
    <w:rsid w:val="00A27521"/>
    <w:rsid w:val="00A32C11"/>
    <w:rsid w:val="00A358F1"/>
    <w:rsid w:val="00A44DB7"/>
    <w:rsid w:val="00A44E10"/>
    <w:rsid w:val="00A471FC"/>
    <w:rsid w:val="00A500A8"/>
    <w:rsid w:val="00A505F7"/>
    <w:rsid w:val="00A51072"/>
    <w:rsid w:val="00A55717"/>
    <w:rsid w:val="00A605C3"/>
    <w:rsid w:val="00A613CE"/>
    <w:rsid w:val="00A615B4"/>
    <w:rsid w:val="00A61F14"/>
    <w:rsid w:val="00A63CCC"/>
    <w:rsid w:val="00A64B4D"/>
    <w:rsid w:val="00A65F02"/>
    <w:rsid w:val="00A71225"/>
    <w:rsid w:val="00A730EA"/>
    <w:rsid w:val="00A7373E"/>
    <w:rsid w:val="00A828EC"/>
    <w:rsid w:val="00A84138"/>
    <w:rsid w:val="00A84B2A"/>
    <w:rsid w:val="00A86AB7"/>
    <w:rsid w:val="00A87D22"/>
    <w:rsid w:val="00A90E91"/>
    <w:rsid w:val="00A926F3"/>
    <w:rsid w:val="00A92A79"/>
    <w:rsid w:val="00A9451B"/>
    <w:rsid w:val="00A96386"/>
    <w:rsid w:val="00AA1973"/>
    <w:rsid w:val="00AA290D"/>
    <w:rsid w:val="00AA359A"/>
    <w:rsid w:val="00AA4D0C"/>
    <w:rsid w:val="00AA502A"/>
    <w:rsid w:val="00AA6D17"/>
    <w:rsid w:val="00AB1355"/>
    <w:rsid w:val="00AB1A99"/>
    <w:rsid w:val="00AB4EA1"/>
    <w:rsid w:val="00AB7332"/>
    <w:rsid w:val="00AC099B"/>
    <w:rsid w:val="00AC1F2B"/>
    <w:rsid w:val="00AC3473"/>
    <w:rsid w:val="00AC39C0"/>
    <w:rsid w:val="00AC3A1F"/>
    <w:rsid w:val="00AC3A3F"/>
    <w:rsid w:val="00AC4070"/>
    <w:rsid w:val="00AC78F9"/>
    <w:rsid w:val="00AD05F1"/>
    <w:rsid w:val="00AD29F9"/>
    <w:rsid w:val="00AD58CF"/>
    <w:rsid w:val="00AD6827"/>
    <w:rsid w:val="00AE4E2B"/>
    <w:rsid w:val="00AF66AA"/>
    <w:rsid w:val="00B02078"/>
    <w:rsid w:val="00B03CB8"/>
    <w:rsid w:val="00B06A03"/>
    <w:rsid w:val="00B07177"/>
    <w:rsid w:val="00B10AFE"/>
    <w:rsid w:val="00B22F88"/>
    <w:rsid w:val="00B26161"/>
    <w:rsid w:val="00B2762D"/>
    <w:rsid w:val="00B3044E"/>
    <w:rsid w:val="00B307C5"/>
    <w:rsid w:val="00B344AB"/>
    <w:rsid w:val="00B37F31"/>
    <w:rsid w:val="00B41BD1"/>
    <w:rsid w:val="00B4348A"/>
    <w:rsid w:val="00B454D0"/>
    <w:rsid w:val="00B52671"/>
    <w:rsid w:val="00B541D6"/>
    <w:rsid w:val="00B62D12"/>
    <w:rsid w:val="00B67B75"/>
    <w:rsid w:val="00B702A5"/>
    <w:rsid w:val="00B7088F"/>
    <w:rsid w:val="00B7089A"/>
    <w:rsid w:val="00B712F1"/>
    <w:rsid w:val="00B7428D"/>
    <w:rsid w:val="00B75079"/>
    <w:rsid w:val="00B7675F"/>
    <w:rsid w:val="00B81573"/>
    <w:rsid w:val="00B8586E"/>
    <w:rsid w:val="00B86F10"/>
    <w:rsid w:val="00B875EA"/>
    <w:rsid w:val="00B90D5E"/>
    <w:rsid w:val="00B91BF4"/>
    <w:rsid w:val="00B92E8C"/>
    <w:rsid w:val="00B94F5A"/>
    <w:rsid w:val="00B95EE9"/>
    <w:rsid w:val="00BA101D"/>
    <w:rsid w:val="00BA4A0B"/>
    <w:rsid w:val="00BA59E9"/>
    <w:rsid w:val="00BB163A"/>
    <w:rsid w:val="00BB4CAF"/>
    <w:rsid w:val="00BB6029"/>
    <w:rsid w:val="00BC63D2"/>
    <w:rsid w:val="00BD55D8"/>
    <w:rsid w:val="00BD64CD"/>
    <w:rsid w:val="00BD6A45"/>
    <w:rsid w:val="00BD6C7D"/>
    <w:rsid w:val="00BD6E6C"/>
    <w:rsid w:val="00BE5436"/>
    <w:rsid w:val="00BE5DBA"/>
    <w:rsid w:val="00BE67EB"/>
    <w:rsid w:val="00BF65B3"/>
    <w:rsid w:val="00C00FE7"/>
    <w:rsid w:val="00C021FC"/>
    <w:rsid w:val="00C02517"/>
    <w:rsid w:val="00C055B6"/>
    <w:rsid w:val="00C06674"/>
    <w:rsid w:val="00C07E7E"/>
    <w:rsid w:val="00C12523"/>
    <w:rsid w:val="00C24AA3"/>
    <w:rsid w:val="00C275A7"/>
    <w:rsid w:val="00C30D19"/>
    <w:rsid w:val="00C346A4"/>
    <w:rsid w:val="00C347A7"/>
    <w:rsid w:val="00C34845"/>
    <w:rsid w:val="00C357EF"/>
    <w:rsid w:val="00C36C90"/>
    <w:rsid w:val="00C41E35"/>
    <w:rsid w:val="00C43B9F"/>
    <w:rsid w:val="00C43FFB"/>
    <w:rsid w:val="00C46DA2"/>
    <w:rsid w:val="00C470CD"/>
    <w:rsid w:val="00C4773C"/>
    <w:rsid w:val="00C50951"/>
    <w:rsid w:val="00C50F8E"/>
    <w:rsid w:val="00C52971"/>
    <w:rsid w:val="00C53A3A"/>
    <w:rsid w:val="00C541D9"/>
    <w:rsid w:val="00C57FDA"/>
    <w:rsid w:val="00C60C83"/>
    <w:rsid w:val="00C63590"/>
    <w:rsid w:val="00C642AB"/>
    <w:rsid w:val="00C64940"/>
    <w:rsid w:val="00C64D0F"/>
    <w:rsid w:val="00C65FAA"/>
    <w:rsid w:val="00C669C2"/>
    <w:rsid w:val="00C703B6"/>
    <w:rsid w:val="00C716E5"/>
    <w:rsid w:val="00C73B44"/>
    <w:rsid w:val="00C7429F"/>
    <w:rsid w:val="00C748E6"/>
    <w:rsid w:val="00C74DAA"/>
    <w:rsid w:val="00C750B8"/>
    <w:rsid w:val="00C762F5"/>
    <w:rsid w:val="00C764B2"/>
    <w:rsid w:val="00C7655C"/>
    <w:rsid w:val="00C81AD5"/>
    <w:rsid w:val="00C863C9"/>
    <w:rsid w:val="00C87346"/>
    <w:rsid w:val="00C919C7"/>
    <w:rsid w:val="00C9381B"/>
    <w:rsid w:val="00C94781"/>
    <w:rsid w:val="00C97256"/>
    <w:rsid w:val="00C977AF"/>
    <w:rsid w:val="00CA020E"/>
    <w:rsid w:val="00CA26D7"/>
    <w:rsid w:val="00CA3CCF"/>
    <w:rsid w:val="00CA5771"/>
    <w:rsid w:val="00CA6171"/>
    <w:rsid w:val="00CA7D7A"/>
    <w:rsid w:val="00CB1F99"/>
    <w:rsid w:val="00CB2128"/>
    <w:rsid w:val="00CB69C3"/>
    <w:rsid w:val="00CB6D59"/>
    <w:rsid w:val="00CB7EE5"/>
    <w:rsid w:val="00CC6BCF"/>
    <w:rsid w:val="00CC7790"/>
    <w:rsid w:val="00CD38FB"/>
    <w:rsid w:val="00CD3D27"/>
    <w:rsid w:val="00CE6667"/>
    <w:rsid w:val="00CF4BF0"/>
    <w:rsid w:val="00D027CC"/>
    <w:rsid w:val="00D04E88"/>
    <w:rsid w:val="00D05946"/>
    <w:rsid w:val="00D05C13"/>
    <w:rsid w:val="00D06178"/>
    <w:rsid w:val="00D06236"/>
    <w:rsid w:val="00D07233"/>
    <w:rsid w:val="00D10B5D"/>
    <w:rsid w:val="00D12092"/>
    <w:rsid w:val="00D129A7"/>
    <w:rsid w:val="00D135EE"/>
    <w:rsid w:val="00D14501"/>
    <w:rsid w:val="00D159FA"/>
    <w:rsid w:val="00D1643A"/>
    <w:rsid w:val="00D1721E"/>
    <w:rsid w:val="00D30B35"/>
    <w:rsid w:val="00D3263F"/>
    <w:rsid w:val="00D33310"/>
    <w:rsid w:val="00D340D4"/>
    <w:rsid w:val="00D40832"/>
    <w:rsid w:val="00D46BA7"/>
    <w:rsid w:val="00D50082"/>
    <w:rsid w:val="00D50858"/>
    <w:rsid w:val="00D51503"/>
    <w:rsid w:val="00D5229F"/>
    <w:rsid w:val="00D54104"/>
    <w:rsid w:val="00D566A5"/>
    <w:rsid w:val="00D60CC1"/>
    <w:rsid w:val="00D73865"/>
    <w:rsid w:val="00D7571B"/>
    <w:rsid w:val="00D75728"/>
    <w:rsid w:val="00D76424"/>
    <w:rsid w:val="00D8177F"/>
    <w:rsid w:val="00D8191B"/>
    <w:rsid w:val="00D82346"/>
    <w:rsid w:val="00D83AE2"/>
    <w:rsid w:val="00D86D57"/>
    <w:rsid w:val="00D8728E"/>
    <w:rsid w:val="00D877E3"/>
    <w:rsid w:val="00D90282"/>
    <w:rsid w:val="00D90AFC"/>
    <w:rsid w:val="00D97128"/>
    <w:rsid w:val="00DB0FF3"/>
    <w:rsid w:val="00DB1AD4"/>
    <w:rsid w:val="00DB1F4B"/>
    <w:rsid w:val="00DB4E06"/>
    <w:rsid w:val="00DC19C5"/>
    <w:rsid w:val="00DC2B6C"/>
    <w:rsid w:val="00DC6150"/>
    <w:rsid w:val="00DC66B0"/>
    <w:rsid w:val="00DC7C7D"/>
    <w:rsid w:val="00DD2782"/>
    <w:rsid w:val="00DD2C9A"/>
    <w:rsid w:val="00DD3E8C"/>
    <w:rsid w:val="00DD4B02"/>
    <w:rsid w:val="00DE29C4"/>
    <w:rsid w:val="00DF363F"/>
    <w:rsid w:val="00DF3AED"/>
    <w:rsid w:val="00DF407F"/>
    <w:rsid w:val="00DF5FCB"/>
    <w:rsid w:val="00E001B0"/>
    <w:rsid w:val="00E02DCF"/>
    <w:rsid w:val="00E12CCC"/>
    <w:rsid w:val="00E13E42"/>
    <w:rsid w:val="00E1733A"/>
    <w:rsid w:val="00E207BE"/>
    <w:rsid w:val="00E21EDF"/>
    <w:rsid w:val="00E24772"/>
    <w:rsid w:val="00E25DA9"/>
    <w:rsid w:val="00E268A2"/>
    <w:rsid w:val="00E30612"/>
    <w:rsid w:val="00E3538A"/>
    <w:rsid w:val="00E4459B"/>
    <w:rsid w:val="00E46EBB"/>
    <w:rsid w:val="00E530B9"/>
    <w:rsid w:val="00E606B1"/>
    <w:rsid w:val="00E63E17"/>
    <w:rsid w:val="00E65115"/>
    <w:rsid w:val="00E665B8"/>
    <w:rsid w:val="00E710CE"/>
    <w:rsid w:val="00E7151B"/>
    <w:rsid w:val="00E723F5"/>
    <w:rsid w:val="00E73477"/>
    <w:rsid w:val="00E809CE"/>
    <w:rsid w:val="00E81178"/>
    <w:rsid w:val="00E81D04"/>
    <w:rsid w:val="00E84432"/>
    <w:rsid w:val="00E84E9E"/>
    <w:rsid w:val="00E854E9"/>
    <w:rsid w:val="00E85F57"/>
    <w:rsid w:val="00E924B7"/>
    <w:rsid w:val="00E95973"/>
    <w:rsid w:val="00EA0B66"/>
    <w:rsid w:val="00EA1C02"/>
    <w:rsid w:val="00EA48B0"/>
    <w:rsid w:val="00EA5DFA"/>
    <w:rsid w:val="00EB4454"/>
    <w:rsid w:val="00EB6739"/>
    <w:rsid w:val="00EC10E6"/>
    <w:rsid w:val="00EC22FC"/>
    <w:rsid w:val="00EC3580"/>
    <w:rsid w:val="00EC7167"/>
    <w:rsid w:val="00EC759A"/>
    <w:rsid w:val="00ED0E47"/>
    <w:rsid w:val="00ED20ED"/>
    <w:rsid w:val="00ED21BD"/>
    <w:rsid w:val="00ED2D6E"/>
    <w:rsid w:val="00ED6F32"/>
    <w:rsid w:val="00EE2217"/>
    <w:rsid w:val="00EE42C5"/>
    <w:rsid w:val="00EF1A3C"/>
    <w:rsid w:val="00F010DC"/>
    <w:rsid w:val="00F025D5"/>
    <w:rsid w:val="00F025E0"/>
    <w:rsid w:val="00F03295"/>
    <w:rsid w:val="00F10C17"/>
    <w:rsid w:val="00F11F50"/>
    <w:rsid w:val="00F12DC0"/>
    <w:rsid w:val="00F15173"/>
    <w:rsid w:val="00F22646"/>
    <w:rsid w:val="00F27F9A"/>
    <w:rsid w:val="00F2B3AC"/>
    <w:rsid w:val="00F31154"/>
    <w:rsid w:val="00F3433F"/>
    <w:rsid w:val="00F35B37"/>
    <w:rsid w:val="00F35CF8"/>
    <w:rsid w:val="00F4148B"/>
    <w:rsid w:val="00F42B2A"/>
    <w:rsid w:val="00F50D64"/>
    <w:rsid w:val="00F50F60"/>
    <w:rsid w:val="00F53A82"/>
    <w:rsid w:val="00F6271D"/>
    <w:rsid w:val="00F63204"/>
    <w:rsid w:val="00F63915"/>
    <w:rsid w:val="00F65AED"/>
    <w:rsid w:val="00F65D41"/>
    <w:rsid w:val="00F6634B"/>
    <w:rsid w:val="00F663C6"/>
    <w:rsid w:val="00F66593"/>
    <w:rsid w:val="00F702A0"/>
    <w:rsid w:val="00F72D1F"/>
    <w:rsid w:val="00F759C2"/>
    <w:rsid w:val="00F77401"/>
    <w:rsid w:val="00F80E9F"/>
    <w:rsid w:val="00F8415A"/>
    <w:rsid w:val="00F86B15"/>
    <w:rsid w:val="00F90018"/>
    <w:rsid w:val="00F94C58"/>
    <w:rsid w:val="00F9787D"/>
    <w:rsid w:val="00FA081C"/>
    <w:rsid w:val="00FA1037"/>
    <w:rsid w:val="00FA39A7"/>
    <w:rsid w:val="00FA4036"/>
    <w:rsid w:val="00FA500E"/>
    <w:rsid w:val="00FB0EA6"/>
    <w:rsid w:val="00FB3298"/>
    <w:rsid w:val="00FC0B70"/>
    <w:rsid w:val="00FC1EEA"/>
    <w:rsid w:val="00FC38D2"/>
    <w:rsid w:val="00FD3A99"/>
    <w:rsid w:val="00FD3B6A"/>
    <w:rsid w:val="00FD74D0"/>
    <w:rsid w:val="00FD7D73"/>
    <w:rsid w:val="00FE0E7F"/>
    <w:rsid w:val="00FE1331"/>
    <w:rsid w:val="00FF15A6"/>
    <w:rsid w:val="00FF47E6"/>
    <w:rsid w:val="00FF5C01"/>
    <w:rsid w:val="00FF5F18"/>
    <w:rsid w:val="00FF7C1E"/>
    <w:rsid w:val="0108480A"/>
    <w:rsid w:val="01693121"/>
    <w:rsid w:val="018631F1"/>
    <w:rsid w:val="03DC7D82"/>
    <w:rsid w:val="0453EBFA"/>
    <w:rsid w:val="065628BB"/>
    <w:rsid w:val="06DE0172"/>
    <w:rsid w:val="07F73B0E"/>
    <w:rsid w:val="0A6D31F2"/>
    <w:rsid w:val="0D56409E"/>
    <w:rsid w:val="104C36FA"/>
    <w:rsid w:val="10E1A48F"/>
    <w:rsid w:val="127C4D76"/>
    <w:rsid w:val="14B54EED"/>
    <w:rsid w:val="155B3547"/>
    <w:rsid w:val="157F7CFE"/>
    <w:rsid w:val="185C9ACF"/>
    <w:rsid w:val="1911B147"/>
    <w:rsid w:val="19418932"/>
    <w:rsid w:val="1A179C03"/>
    <w:rsid w:val="1B6B9133"/>
    <w:rsid w:val="1CED8CF7"/>
    <w:rsid w:val="1F0F8038"/>
    <w:rsid w:val="1F72454D"/>
    <w:rsid w:val="20937A2F"/>
    <w:rsid w:val="2390FBA1"/>
    <w:rsid w:val="260D40FE"/>
    <w:rsid w:val="26B9872C"/>
    <w:rsid w:val="2729AC82"/>
    <w:rsid w:val="27637EBE"/>
    <w:rsid w:val="2A789F50"/>
    <w:rsid w:val="2BB661FB"/>
    <w:rsid w:val="2FD956BD"/>
    <w:rsid w:val="31600939"/>
    <w:rsid w:val="3239E5BA"/>
    <w:rsid w:val="33927B83"/>
    <w:rsid w:val="3416346F"/>
    <w:rsid w:val="344409DC"/>
    <w:rsid w:val="34B3121C"/>
    <w:rsid w:val="3566AF74"/>
    <w:rsid w:val="35796FBA"/>
    <w:rsid w:val="35BB46DF"/>
    <w:rsid w:val="35E94B57"/>
    <w:rsid w:val="387DDF61"/>
    <w:rsid w:val="3A07DE41"/>
    <w:rsid w:val="3B118189"/>
    <w:rsid w:val="3C6B529F"/>
    <w:rsid w:val="40906A8E"/>
    <w:rsid w:val="4110C16E"/>
    <w:rsid w:val="4210011C"/>
    <w:rsid w:val="43225A6D"/>
    <w:rsid w:val="43E900AF"/>
    <w:rsid w:val="45897BDC"/>
    <w:rsid w:val="45A31373"/>
    <w:rsid w:val="46A25BE4"/>
    <w:rsid w:val="47F471A4"/>
    <w:rsid w:val="480E9FC5"/>
    <w:rsid w:val="48484244"/>
    <w:rsid w:val="48A1A58D"/>
    <w:rsid w:val="48E97588"/>
    <w:rsid w:val="49070C93"/>
    <w:rsid w:val="496FE551"/>
    <w:rsid w:val="4A2ABFA6"/>
    <w:rsid w:val="4B31F27E"/>
    <w:rsid w:val="4C0E2C27"/>
    <w:rsid w:val="4CEE69E1"/>
    <w:rsid w:val="4DB8A39D"/>
    <w:rsid w:val="4DE6FC22"/>
    <w:rsid w:val="502C0516"/>
    <w:rsid w:val="503149C7"/>
    <w:rsid w:val="512AE78B"/>
    <w:rsid w:val="531A2CDD"/>
    <w:rsid w:val="56CF038F"/>
    <w:rsid w:val="56FADDA7"/>
    <w:rsid w:val="57662604"/>
    <w:rsid w:val="5785CAE3"/>
    <w:rsid w:val="59673FA8"/>
    <w:rsid w:val="59ECCB8B"/>
    <w:rsid w:val="5AE6BFF0"/>
    <w:rsid w:val="5D9DFD5A"/>
    <w:rsid w:val="5F9B847F"/>
    <w:rsid w:val="5FAC7E16"/>
    <w:rsid w:val="5FFD40A7"/>
    <w:rsid w:val="61871268"/>
    <w:rsid w:val="6508BBF7"/>
    <w:rsid w:val="65C05D42"/>
    <w:rsid w:val="65E20C33"/>
    <w:rsid w:val="65F9BEA7"/>
    <w:rsid w:val="67B13BE7"/>
    <w:rsid w:val="67D9DE8B"/>
    <w:rsid w:val="68ED16E8"/>
    <w:rsid w:val="68F28082"/>
    <w:rsid w:val="699A8279"/>
    <w:rsid w:val="6AD26D6C"/>
    <w:rsid w:val="6BAA8327"/>
    <w:rsid w:val="6C0E58C0"/>
    <w:rsid w:val="6DEAA6ED"/>
    <w:rsid w:val="6ED02F8E"/>
    <w:rsid w:val="6F225DD6"/>
    <w:rsid w:val="6F9F46F0"/>
    <w:rsid w:val="6FA255A5"/>
    <w:rsid w:val="6FB97EFF"/>
    <w:rsid w:val="712A20CF"/>
    <w:rsid w:val="71631991"/>
    <w:rsid w:val="759971EF"/>
    <w:rsid w:val="75E94DFA"/>
    <w:rsid w:val="77BD1180"/>
    <w:rsid w:val="78440B52"/>
    <w:rsid w:val="786B0026"/>
    <w:rsid w:val="795DD314"/>
    <w:rsid w:val="7A0C544E"/>
    <w:rsid w:val="7CADF599"/>
    <w:rsid w:val="7CD8E7AB"/>
    <w:rsid w:val="7D676D83"/>
    <w:rsid w:val="7DA7968F"/>
    <w:rsid w:val="7E1802B5"/>
    <w:rsid w:val="7E4C0B56"/>
    <w:rsid w:val="7EC23675"/>
    <w:rsid w:val="7FB1AE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6387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E9E"/>
    <w:pPr>
      <w:spacing w:after="0" w:line="240" w:lineRule="auto"/>
    </w:pPr>
    <w:rPr>
      <w:rFonts w:ascii="Times New Roman" w:eastAsia="Calibri" w:hAnsi="Times New Roman" w:cs="Times New Roman"/>
    </w:rPr>
  </w:style>
  <w:style w:type="paragraph" w:styleId="Heading1">
    <w:name w:val="heading 1"/>
    <w:basedOn w:val="Normal"/>
    <w:next w:val="Normal"/>
    <w:link w:val="Heading1Char"/>
    <w:uiPriority w:val="9"/>
    <w:qFormat/>
    <w:rsid w:val="000323F8"/>
    <w:pPr>
      <w:spacing w:after="240" w:line="276" w:lineRule="auto"/>
      <w:outlineLvl w:val="0"/>
    </w:pPr>
    <w:rPr>
      <w:rFonts w:ascii="Arial" w:eastAsia="Arial" w:hAnsi="Arial" w:cs="Arial"/>
      <w:b/>
      <w:color w:val="000000" w:themeColor="text1"/>
      <w:sz w:val="36"/>
      <w:szCs w:val="36"/>
    </w:rPr>
  </w:style>
  <w:style w:type="paragraph" w:styleId="Heading2">
    <w:name w:val="heading 2"/>
    <w:basedOn w:val="Normal"/>
    <w:next w:val="Normal"/>
    <w:link w:val="Heading2Char"/>
    <w:uiPriority w:val="9"/>
    <w:unhideWhenUsed/>
    <w:qFormat/>
    <w:rsid w:val="00E12CCC"/>
    <w:pPr>
      <w:spacing w:after="240" w:line="276" w:lineRule="auto"/>
      <w:outlineLvl w:val="1"/>
    </w:pPr>
    <w:rPr>
      <w:rFonts w:ascii="Arial" w:hAnsi="Arial" w:cs="Arial"/>
      <w:i/>
      <w:iCs/>
      <w:color w:val="0070C0"/>
      <w:sz w:val="24"/>
      <w:szCs w:val="24"/>
    </w:rPr>
  </w:style>
  <w:style w:type="paragraph" w:styleId="Heading3">
    <w:name w:val="heading 3"/>
    <w:basedOn w:val="Heading2"/>
    <w:next w:val="Normal"/>
    <w:link w:val="Heading3Char"/>
    <w:uiPriority w:val="9"/>
    <w:unhideWhenUsed/>
    <w:qFormat/>
    <w:rsid w:val="00E3538A"/>
    <w:pPr>
      <w:outlineLvl w:val="2"/>
    </w:pPr>
  </w:style>
  <w:style w:type="paragraph" w:styleId="Heading4">
    <w:name w:val="heading 4"/>
    <w:basedOn w:val="Heading2"/>
    <w:next w:val="Normal"/>
    <w:link w:val="Heading4Char"/>
    <w:uiPriority w:val="9"/>
    <w:unhideWhenUsed/>
    <w:qFormat/>
    <w:rsid w:val="00ED2D6E"/>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2DC0"/>
    <w:pPr>
      <w:tabs>
        <w:tab w:val="center" w:pos="4680"/>
        <w:tab w:val="right" w:pos="9360"/>
      </w:tabs>
    </w:pPr>
  </w:style>
  <w:style w:type="character" w:customStyle="1" w:styleId="HeaderChar">
    <w:name w:val="Header Char"/>
    <w:basedOn w:val="DefaultParagraphFont"/>
    <w:link w:val="Header"/>
    <w:uiPriority w:val="99"/>
    <w:rsid w:val="00F12DC0"/>
    <w:rPr>
      <w:rFonts w:ascii="Times New Roman" w:eastAsia="Calibri" w:hAnsi="Times New Roman" w:cs="Times New Roman"/>
    </w:rPr>
  </w:style>
  <w:style w:type="paragraph" w:styleId="Footer">
    <w:name w:val="footer"/>
    <w:basedOn w:val="Normal"/>
    <w:link w:val="FooterChar"/>
    <w:uiPriority w:val="99"/>
    <w:unhideWhenUsed/>
    <w:rsid w:val="00F12DC0"/>
    <w:pPr>
      <w:tabs>
        <w:tab w:val="center" w:pos="4680"/>
        <w:tab w:val="right" w:pos="9360"/>
      </w:tabs>
    </w:pPr>
  </w:style>
  <w:style w:type="character" w:customStyle="1" w:styleId="FooterChar">
    <w:name w:val="Footer Char"/>
    <w:basedOn w:val="DefaultParagraphFont"/>
    <w:link w:val="Footer"/>
    <w:uiPriority w:val="99"/>
    <w:rsid w:val="00F12DC0"/>
    <w:rPr>
      <w:rFonts w:ascii="Times New Roman" w:eastAsia="Calibri" w:hAnsi="Times New Roman" w:cs="Times New Roman"/>
    </w:rPr>
  </w:style>
  <w:style w:type="paragraph" w:customStyle="1" w:styleId="Title1">
    <w:name w:val="Title1"/>
    <w:basedOn w:val="Normal"/>
    <w:uiPriority w:val="99"/>
    <w:rsid w:val="00F12DC0"/>
    <w:pPr>
      <w:tabs>
        <w:tab w:val="left" w:pos="720"/>
        <w:tab w:val="left" w:pos="1440"/>
        <w:tab w:val="left" w:pos="2160"/>
      </w:tabs>
      <w:spacing w:before="240"/>
      <w:ind w:left="720" w:hanging="720"/>
    </w:pPr>
    <w:rPr>
      <w:rFonts w:ascii="Arial" w:eastAsia="Times New Roman" w:hAnsi="Arial" w:cs="Arial"/>
      <w:b/>
      <w:bCs/>
      <w:sz w:val="20"/>
      <w:szCs w:val="24"/>
    </w:rPr>
  </w:style>
  <w:style w:type="paragraph" w:customStyle="1" w:styleId="par2">
    <w:name w:val="par2"/>
    <w:basedOn w:val="Normal"/>
    <w:link w:val="par2Char"/>
    <w:qFormat/>
    <w:rsid w:val="00584388"/>
    <w:pPr>
      <w:tabs>
        <w:tab w:val="left" w:pos="720"/>
        <w:tab w:val="left" w:pos="1440"/>
      </w:tabs>
      <w:spacing w:before="240" w:line="276" w:lineRule="auto"/>
      <w:ind w:left="1440" w:hanging="720"/>
    </w:pPr>
    <w:rPr>
      <w:rFonts w:ascii="Arial" w:hAnsi="Arial" w:cs="Arial"/>
      <w:kern w:val="2"/>
      <w:sz w:val="24"/>
      <w:szCs w:val="24"/>
    </w:rPr>
  </w:style>
  <w:style w:type="character" w:customStyle="1" w:styleId="par2Char">
    <w:name w:val="par2 Char"/>
    <w:link w:val="par2"/>
    <w:locked/>
    <w:rsid w:val="00584388"/>
    <w:rPr>
      <w:rFonts w:ascii="Arial" w:eastAsia="Calibri" w:hAnsi="Arial" w:cs="Arial"/>
      <w:kern w:val="2"/>
      <w:sz w:val="24"/>
      <w:szCs w:val="24"/>
    </w:rPr>
  </w:style>
  <w:style w:type="paragraph" w:customStyle="1" w:styleId="par1">
    <w:name w:val="par1"/>
    <w:basedOn w:val="Normal"/>
    <w:link w:val="par1Char"/>
    <w:qFormat/>
    <w:rsid w:val="00E268A2"/>
    <w:pPr>
      <w:tabs>
        <w:tab w:val="left" w:pos="720"/>
        <w:tab w:val="left" w:pos="2160"/>
      </w:tabs>
      <w:spacing w:before="240" w:line="276" w:lineRule="auto"/>
      <w:ind w:left="720" w:hanging="720"/>
    </w:pPr>
    <w:rPr>
      <w:rFonts w:ascii="Arial" w:hAnsi="Arial" w:cs="Arial"/>
      <w:kern w:val="2"/>
      <w:sz w:val="24"/>
      <w:szCs w:val="24"/>
    </w:rPr>
  </w:style>
  <w:style w:type="character" w:customStyle="1" w:styleId="par1Char">
    <w:name w:val="par1 Char"/>
    <w:link w:val="par1"/>
    <w:locked/>
    <w:rsid w:val="00E268A2"/>
    <w:rPr>
      <w:rFonts w:ascii="Arial" w:eastAsia="Calibri" w:hAnsi="Arial" w:cs="Arial"/>
      <w:kern w:val="2"/>
      <w:sz w:val="24"/>
      <w:szCs w:val="24"/>
    </w:rPr>
  </w:style>
  <w:style w:type="paragraph" w:customStyle="1" w:styleId="par3">
    <w:name w:val="par3"/>
    <w:basedOn w:val="Normal"/>
    <w:qFormat/>
    <w:rsid w:val="00E268A2"/>
    <w:pPr>
      <w:tabs>
        <w:tab w:val="left" w:pos="720"/>
        <w:tab w:val="left" w:pos="1440"/>
        <w:tab w:val="left" w:pos="2160"/>
      </w:tabs>
      <w:spacing w:before="240" w:line="276" w:lineRule="auto"/>
      <w:ind w:left="2160" w:hanging="720"/>
    </w:pPr>
    <w:rPr>
      <w:rFonts w:ascii="Arial" w:hAnsi="Arial" w:cs="Arial"/>
      <w:kern w:val="2"/>
      <w:sz w:val="24"/>
      <w:szCs w:val="24"/>
    </w:rPr>
  </w:style>
  <w:style w:type="paragraph" w:customStyle="1" w:styleId="upar3">
    <w:name w:val="upar3"/>
    <w:basedOn w:val="Normal"/>
    <w:rsid w:val="00F12DC0"/>
    <w:pPr>
      <w:tabs>
        <w:tab w:val="left" w:pos="720"/>
        <w:tab w:val="left" w:pos="1440"/>
      </w:tabs>
      <w:spacing w:after="200" w:line="276" w:lineRule="auto"/>
      <w:ind w:left="1440"/>
    </w:pPr>
    <w:rPr>
      <w:rFonts w:ascii="Calibri" w:eastAsia="Times New Roman" w:hAnsi="Calibri"/>
    </w:rPr>
  </w:style>
  <w:style w:type="paragraph" w:customStyle="1" w:styleId="par4">
    <w:name w:val="par4"/>
    <w:basedOn w:val="Normal"/>
    <w:qFormat/>
    <w:rsid w:val="00E268A2"/>
    <w:pPr>
      <w:tabs>
        <w:tab w:val="left" w:pos="720"/>
        <w:tab w:val="left" w:pos="1440"/>
        <w:tab w:val="left" w:pos="2160"/>
      </w:tabs>
      <w:spacing w:before="240" w:line="276" w:lineRule="auto"/>
      <w:ind w:left="2880" w:hanging="720"/>
    </w:pPr>
    <w:rPr>
      <w:rFonts w:ascii="Arial" w:hAnsi="Arial" w:cs="Arial"/>
      <w:kern w:val="2"/>
      <w:sz w:val="24"/>
      <w:szCs w:val="24"/>
    </w:rPr>
  </w:style>
  <w:style w:type="paragraph" w:customStyle="1" w:styleId="Arial">
    <w:name w:val="Arial"/>
    <w:basedOn w:val="Heading1"/>
    <w:qFormat/>
    <w:rsid w:val="00474D2C"/>
    <w:rPr>
      <w:b w:val="0"/>
      <w:sz w:val="20"/>
      <w:szCs w:val="20"/>
    </w:rPr>
  </w:style>
  <w:style w:type="paragraph" w:styleId="NormalWeb">
    <w:name w:val="Normal (Web)"/>
    <w:basedOn w:val="Normal"/>
    <w:uiPriority w:val="99"/>
    <w:unhideWhenUsed/>
    <w:rsid w:val="005820D8"/>
    <w:pPr>
      <w:spacing w:before="100" w:beforeAutospacing="1" w:after="100" w:afterAutospacing="1"/>
    </w:pPr>
    <w:rPr>
      <w:rFonts w:ascii="Arial" w:eastAsia="Times New Roman" w:hAnsi="Arial" w:cs="Arial"/>
      <w:color w:val="000000"/>
      <w:sz w:val="16"/>
      <w:szCs w:val="16"/>
    </w:rPr>
  </w:style>
  <w:style w:type="character" w:customStyle="1" w:styleId="Heading1Char">
    <w:name w:val="Heading 1 Char"/>
    <w:basedOn w:val="DefaultParagraphFont"/>
    <w:link w:val="Heading1"/>
    <w:uiPriority w:val="9"/>
    <w:rsid w:val="000323F8"/>
    <w:rPr>
      <w:rFonts w:ascii="Arial" w:eastAsia="Arial" w:hAnsi="Arial" w:cs="Arial"/>
      <w:b/>
      <w:color w:val="000000" w:themeColor="text1"/>
      <w:sz w:val="36"/>
      <w:szCs w:val="36"/>
    </w:rPr>
  </w:style>
  <w:style w:type="paragraph" w:customStyle="1" w:styleId="paragraph">
    <w:name w:val="paragraph"/>
    <w:basedOn w:val="Normal"/>
    <w:rsid w:val="006C31E6"/>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6C31E6"/>
  </w:style>
  <w:style w:type="character" w:customStyle="1" w:styleId="eop">
    <w:name w:val="eop"/>
    <w:basedOn w:val="DefaultParagraphFont"/>
    <w:rsid w:val="006C31E6"/>
  </w:style>
  <w:style w:type="paragraph" w:styleId="TOC1">
    <w:name w:val="toc 1"/>
    <w:basedOn w:val="Normal"/>
    <w:next w:val="Normal"/>
    <w:autoRedefine/>
    <w:uiPriority w:val="39"/>
    <w:unhideWhenUsed/>
    <w:rsid w:val="00027CC9"/>
    <w:pPr>
      <w:tabs>
        <w:tab w:val="right" w:leader="dot" w:pos="9350"/>
      </w:tabs>
      <w:spacing w:before="240" w:line="300" w:lineRule="auto"/>
    </w:pPr>
    <w:rPr>
      <w:rFonts w:ascii="Arial" w:hAnsi="Arial" w:cs="Arial"/>
      <w:bCs/>
      <w:noProof/>
      <w:sz w:val="20"/>
      <w:szCs w:val="20"/>
    </w:rPr>
  </w:style>
  <w:style w:type="character" w:styleId="Hyperlink">
    <w:name w:val="Hyperlink"/>
    <w:basedOn w:val="DefaultParagraphFont"/>
    <w:uiPriority w:val="99"/>
    <w:unhideWhenUsed/>
    <w:rsid w:val="006C31E6"/>
    <w:rPr>
      <w:color w:val="0563C1" w:themeColor="hyperlink"/>
      <w:u w:val="single"/>
    </w:rPr>
  </w:style>
  <w:style w:type="paragraph" w:styleId="BodyText">
    <w:name w:val="Body Text"/>
    <w:basedOn w:val="Normal"/>
    <w:link w:val="BodyTextChar"/>
    <w:uiPriority w:val="1"/>
    <w:qFormat/>
    <w:rsid w:val="00183CA3"/>
    <w:pPr>
      <w:widowControl w:val="0"/>
      <w:autoSpaceDE w:val="0"/>
      <w:autoSpaceDN w:val="0"/>
    </w:pPr>
    <w:rPr>
      <w:rFonts w:ascii="Arial" w:eastAsia="Arial" w:hAnsi="Arial" w:cs="Arial"/>
      <w:sz w:val="20"/>
      <w:szCs w:val="20"/>
    </w:rPr>
  </w:style>
  <w:style w:type="character" w:customStyle="1" w:styleId="BodyTextChar">
    <w:name w:val="Body Text Char"/>
    <w:basedOn w:val="DefaultParagraphFont"/>
    <w:link w:val="BodyText"/>
    <w:uiPriority w:val="1"/>
    <w:rsid w:val="00183CA3"/>
    <w:rPr>
      <w:rFonts w:ascii="Arial" w:eastAsia="Arial" w:hAnsi="Arial" w:cs="Arial"/>
      <w:sz w:val="20"/>
      <w:szCs w:val="20"/>
    </w:rPr>
  </w:style>
  <w:style w:type="paragraph" w:styleId="Title">
    <w:name w:val="Title"/>
    <w:basedOn w:val="Normal"/>
    <w:link w:val="TitleChar"/>
    <w:uiPriority w:val="10"/>
    <w:qFormat/>
    <w:rsid w:val="00183CA3"/>
    <w:pPr>
      <w:widowControl w:val="0"/>
      <w:autoSpaceDE w:val="0"/>
      <w:autoSpaceDN w:val="0"/>
      <w:spacing w:before="77"/>
      <w:ind w:left="120"/>
    </w:pPr>
    <w:rPr>
      <w:rFonts w:ascii="Arial" w:eastAsia="Arial" w:hAnsi="Arial" w:cs="Arial"/>
      <w:b/>
      <w:bCs/>
      <w:sz w:val="20"/>
      <w:szCs w:val="20"/>
    </w:rPr>
  </w:style>
  <w:style w:type="character" w:customStyle="1" w:styleId="TitleChar">
    <w:name w:val="Title Char"/>
    <w:basedOn w:val="DefaultParagraphFont"/>
    <w:link w:val="Title"/>
    <w:uiPriority w:val="10"/>
    <w:rsid w:val="00183CA3"/>
    <w:rPr>
      <w:rFonts w:ascii="Arial" w:eastAsia="Arial" w:hAnsi="Arial" w:cs="Arial"/>
      <w:b/>
      <w:bCs/>
      <w:sz w:val="20"/>
      <w:szCs w:val="20"/>
    </w:rPr>
  </w:style>
  <w:style w:type="paragraph" w:styleId="ListParagraph">
    <w:name w:val="List Paragraph"/>
    <w:basedOn w:val="Normal"/>
    <w:uiPriority w:val="34"/>
    <w:qFormat/>
    <w:rsid w:val="00183CA3"/>
    <w:pPr>
      <w:widowControl w:val="0"/>
      <w:autoSpaceDE w:val="0"/>
      <w:autoSpaceDN w:val="0"/>
      <w:ind w:left="2280" w:hanging="720"/>
    </w:pPr>
    <w:rPr>
      <w:rFonts w:ascii="Arial" w:eastAsia="Arial" w:hAnsi="Arial" w:cs="Arial"/>
    </w:rPr>
  </w:style>
  <w:style w:type="paragraph" w:customStyle="1" w:styleId="TableParagraph">
    <w:name w:val="Table Paragraph"/>
    <w:basedOn w:val="Normal"/>
    <w:uiPriority w:val="1"/>
    <w:qFormat/>
    <w:rsid w:val="00183CA3"/>
    <w:pPr>
      <w:widowControl w:val="0"/>
      <w:autoSpaceDE w:val="0"/>
      <w:autoSpaceDN w:val="0"/>
    </w:pPr>
    <w:rPr>
      <w:rFonts w:ascii="Arial" w:eastAsia="Arial" w:hAnsi="Arial" w:cs="Arial"/>
    </w:rPr>
  </w:style>
  <w:style w:type="character" w:customStyle="1" w:styleId="tabchar">
    <w:name w:val="tabchar"/>
    <w:basedOn w:val="DefaultParagraphFont"/>
    <w:rsid w:val="00183CA3"/>
  </w:style>
  <w:style w:type="paragraph" w:customStyle="1" w:styleId="par5">
    <w:name w:val="par5"/>
    <w:basedOn w:val="par1"/>
    <w:qFormat/>
    <w:rsid w:val="007D5309"/>
    <w:pPr>
      <w:ind w:left="3600"/>
    </w:pPr>
  </w:style>
  <w:style w:type="paragraph" w:customStyle="1" w:styleId="par6">
    <w:name w:val="par6"/>
    <w:basedOn w:val="Normal"/>
    <w:rsid w:val="00121360"/>
    <w:pPr>
      <w:tabs>
        <w:tab w:val="left" w:pos="720"/>
        <w:tab w:val="left" w:pos="1440"/>
        <w:tab w:val="left" w:pos="2160"/>
      </w:tabs>
      <w:spacing w:before="240" w:line="300" w:lineRule="auto"/>
      <w:ind w:left="4320" w:hanging="720"/>
    </w:pPr>
    <w:rPr>
      <w:rFonts w:ascii="Arial" w:eastAsia="Times New Roman" w:hAnsi="Arial" w:cs="Arial"/>
      <w:sz w:val="24"/>
      <w:szCs w:val="24"/>
    </w:rPr>
  </w:style>
  <w:style w:type="paragraph" w:customStyle="1" w:styleId="RulemakingHeading">
    <w:name w:val="Rulemaking Heading"/>
    <w:basedOn w:val="Heading1"/>
    <w:qFormat/>
    <w:rsid w:val="00431C82"/>
    <w:rPr>
      <w:b w:val="0"/>
      <w:sz w:val="20"/>
      <w:szCs w:val="20"/>
    </w:rPr>
  </w:style>
  <w:style w:type="character" w:customStyle="1" w:styleId="Heading3Char">
    <w:name w:val="Heading 3 Char"/>
    <w:basedOn w:val="DefaultParagraphFont"/>
    <w:link w:val="Heading3"/>
    <w:uiPriority w:val="9"/>
    <w:rsid w:val="00C94781"/>
    <w:rPr>
      <w:rFonts w:ascii="Arial" w:eastAsia="Calibri" w:hAnsi="Arial" w:cs="Arial"/>
      <w:i/>
      <w:iCs/>
      <w:color w:val="0070C0"/>
      <w:sz w:val="24"/>
      <w:szCs w:val="24"/>
    </w:rPr>
  </w:style>
  <w:style w:type="paragraph" w:customStyle="1" w:styleId="RulesHeading2">
    <w:name w:val="Rules Heading 2"/>
    <w:basedOn w:val="Heading2"/>
    <w:qFormat/>
    <w:rsid w:val="006A059F"/>
    <w:pPr>
      <w:tabs>
        <w:tab w:val="left" w:pos="6750"/>
      </w:tabs>
      <w:spacing w:before="240"/>
      <w:outlineLvl w:val="0"/>
    </w:pPr>
    <w:rPr>
      <w:b/>
      <w:sz w:val="20"/>
      <w:szCs w:val="20"/>
    </w:rPr>
  </w:style>
  <w:style w:type="character" w:customStyle="1" w:styleId="Heading2Char">
    <w:name w:val="Heading 2 Char"/>
    <w:basedOn w:val="DefaultParagraphFont"/>
    <w:link w:val="Heading2"/>
    <w:uiPriority w:val="9"/>
    <w:rsid w:val="00923C18"/>
    <w:rPr>
      <w:rFonts w:ascii="Arial" w:eastAsia="Calibri" w:hAnsi="Arial" w:cs="Arial"/>
      <w:i/>
      <w:iCs/>
      <w:color w:val="0070C0"/>
      <w:sz w:val="24"/>
      <w:szCs w:val="24"/>
    </w:rPr>
  </w:style>
  <w:style w:type="paragraph" w:customStyle="1" w:styleId="RulemakingHeading2">
    <w:name w:val="Rulemaking Heading 2"/>
    <w:basedOn w:val="Heading2"/>
    <w:qFormat/>
    <w:rsid w:val="006A059F"/>
    <w:pPr>
      <w:outlineLvl w:val="0"/>
    </w:pPr>
    <w:rPr>
      <w:b/>
      <w:bCs/>
      <w:sz w:val="20"/>
      <w:szCs w:val="20"/>
    </w:rPr>
  </w:style>
  <w:style w:type="paragraph" w:customStyle="1" w:styleId="Style1">
    <w:name w:val="Style1"/>
    <w:basedOn w:val="Normal"/>
    <w:qFormat/>
    <w:rsid w:val="006A059F"/>
    <w:pPr>
      <w:keepNext/>
      <w:keepLines/>
      <w:tabs>
        <w:tab w:val="left" w:pos="720"/>
        <w:tab w:val="left" w:pos="1440"/>
        <w:tab w:val="left" w:pos="2160"/>
      </w:tabs>
      <w:spacing w:before="240"/>
      <w:ind w:left="720" w:hanging="720"/>
      <w:outlineLvl w:val="0"/>
    </w:pPr>
    <w:rPr>
      <w:rFonts w:ascii="Arial" w:eastAsiaTheme="majorEastAsia" w:hAnsi="Arial" w:cs="Arial"/>
      <w:b/>
      <w:bCs/>
      <w:sz w:val="20"/>
      <w:szCs w:val="20"/>
    </w:rPr>
  </w:style>
  <w:style w:type="paragraph" w:customStyle="1" w:styleId="RulesHeading">
    <w:name w:val="Rules Heading"/>
    <w:basedOn w:val="Heading1"/>
    <w:link w:val="RulesHeadingChar"/>
    <w:qFormat/>
    <w:rsid w:val="001F3CDE"/>
    <w:rPr>
      <w:b w:val="0"/>
      <w:bCs/>
      <w:kern w:val="32"/>
      <w:sz w:val="20"/>
      <w:szCs w:val="20"/>
    </w:rPr>
  </w:style>
  <w:style w:type="character" w:customStyle="1" w:styleId="RulesHeadingChar">
    <w:name w:val="Rules Heading Char"/>
    <w:basedOn w:val="DefaultParagraphFont"/>
    <w:link w:val="RulesHeading"/>
    <w:rsid w:val="001F3CDE"/>
    <w:rPr>
      <w:rFonts w:ascii="Arial" w:eastAsiaTheme="majorEastAsia" w:hAnsi="Arial" w:cstheme="majorBidi"/>
      <w:b/>
      <w:bCs/>
      <w:kern w:val="32"/>
      <w:sz w:val="20"/>
      <w:szCs w:val="20"/>
    </w:rPr>
  </w:style>
  <w:style w:type="paragraph" w:styleId="TOC2">
    <w:name w:val="toc 2"/>
    <w:basedOn w:val="Normal"/>
    <w:next w:val="Normal"/>
    <w:autoRedefine/>
    <w:uiPriority w:val="39"/>
    <w:unhideWhenUsed/>
    <w:rsid w:val="00923C18"/>
    <w:pPr>
      <w:tabs>
        <w:tab w:val="right" w:leader="dot" w:pos="9350"/>
      </w:tabs>
      <w:spacing w:after="100"/>
    </w:pPr>
  </w:style>
  <w:style w:type="character" w:styleId="UnresolvedMention">
    <w:name w:val="Unresolved Mention"/>
    <w:basedOn w:val="DefaultParagraphFont"/>
    <w:uiPriority w:val="99"/>
    <w:semiHidden/>
    <w:unhideWhenUsed/>
    <w:rsid w:val="008423DA"/>
    <w:rPr>
      <w:color w:val="605E5C"/>
      <w:shd w:val="clear" w:color="auto" w:fill="E1DFDD"/>
    </w:rPr>
  </w:style>
  <w:style w:type="paragraph" w:customStyle="1" w:styleId="ListParagrapha-d">
    <w:name w:val="List Paragraph (a)-(d)"/>
    <w:basedOn w:val="par3"/>
    <w:next w:val="ListParagraph"/>
    <w:qFormat/>
    <w:rsid w:val="000C40E9"/>
    <w:rPr>
      <w:rFonts w:eastAsia="Times New Roman"/>
      <w:kern w:val="0"/>
    </w:rPr>
  </w:style>
  <w:style w:type="paragraph" w:customStyle="1" w:styleId="ListParagraphA-D0">
    <w:name w:val="List Paragraph (A)-(D)"/>
    <w:basedOn w:val="ListParagraph"/>
    <w:qFormat/>
    <w:rsid w:val="000C40E9"/>
    <w:pPr>
      <w:widowControl/>
      <w:tabs>
        <w:tab w:val="left" w:pos="720"/>
        <w:tab w:val="left" w:pos="1440"/>
        <w:tab w:val="left" w:pos="2160"/>
      </w:tabs>
      <w:autoSpaceDE/>
      <w:autoSpaceDN/>
      <w:spacing w:before="240" w:line="300" w:lineRule="auto"/>
      <w:ind w:left="3600"/>
    </w:pPr>
    <w:rPr>
      <w:rFonts w:eastAsia="Times New Roman"/>
      <w:sz w:val="24"/>
      <w:szCs w:val="24"/>
    </w:rPr>
  </w:style>
  <w:style w:type="character" w:customStyle="1" w:styleId="ui-provider">
    <w:name w:val="ui-provider"/>
    <w:basedOn w:val="DefaultParagraphFont"/>
    <w:rsid w:val="003839C1"/>
  </w:style>
  <w:style w:type="paragraph" w:styleId="Revision">
    <w:name w:val="Revision"/>
    <w:hidden/>
    <w:uiPriority w:val="99"/>
    <w:semiHidden/>
    <w:rsid w:val="004E2512"/>
    <w:pPr>
      <w:spacing w:after="0" w:line="240" w:lineRule="auto"/>
    </w:pPr>
    <w:rPr>
      <w:rFonts w:ascii="Times New Roman" w:eastAsia="Calibri" w:hAnsi="Times New Roman" w:cs="Times New Roman"/>
    </w:rPr>
  </w:style>
  <w:style w:type="character" w:styleId="CommentReference">
    <w:name w:val="annotation reference"/>
    <w:basedOn w:val="DefaultParagraphFont"/>
    <w:uiPriority w:val="99"/>
    <w:semiHidden/>
    <w:unhideWhenUsed/>
    <w:rsid w:val="004E2512"/>
    <w:rPr>
      <w:sz w:val="16"/>
      <w:szCs w:val="16"/>
    </w:rPr>
  </w:style>
  <w:style w:type="paragraph" w:styleId="CommentText">
    <w:name w:val="annotation text"/>
    <w:basedOn w:val="Normal"/>
    <w:link w:val="CommentTextChar"/>
    <w:uiPriority w:val="99"/>
    <w:unhideWhenUsed/>
    <w:rsid w:val="004E2512"/>
    <w:rPr>
      <w:sz w:val="20"/>
      <w:szCs w:val="20"/>
    </w:rPr>
  </w:style>
  <w:style w:type="character" w:customStyle="1" w:styleId="CommentTextChar">
    <w:name w:val="Comment Text Char"/>
    <w:basedOn w:val="DefaultParagraphFont"/>
    <w:link w:val="CommentText"/>
    <w:uiPriority w:val="99"/>
    <w:rsid w:val="004E2512"/>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E2512"/>
    <w:rPr>
      <w:b/>
      <w:bCs/>
    </w:rPr>
  </w:style>
  <w:style w:type="character" w:customStyle="1" w:styleId="CommentSubjectChar">
    <w:name w:val="Comment Subject Char"/>
    <w:basedOn w:val="CommentTextChar"/>
    <w:link w:val="CommentSubject"/>
    <w:uiPriority w:val="99"/>
    <w:semiHidden/>
    <w:rsid w:val="004E2512"/>
    <w:rPr>
      <w:rFonts w:ascii="Times New Roman" w:eastAsia="Calibri" w:hAnsi="Times New Roman" w:cs="Times New Roman"/>
      <w:b/>
      <w:bCs/>
      <w:sz w:val="20"/>
      <w:szCs w:val="20"/>
    </w:rPr>
  </w:style>
  <w:style w:type="character" w:customStyle="1" w:styleId="Heading4Char">
    <w:name w:val="Heading 4 Char"/>
    <w:basedOn w:val="DefaultParagraphFont"/>
    <w:link w:val="Heading4"/>
    <w:uiPriority w:val="9"/>
    <w:rsid w:val="00ED2D6E"/>
    <w:rPr>
      <w:rFonts w:ascii="Arial" w:eastAsia="Calibri" w:hAnsi="Arial" w:cs="Arial"/>
      <w:i/>
      <w:iCs/>
      <w:color w:val="0070C0"/>
      <w:sz w:val="24"/>
      <w:szCs w:val="24"/>
    </w:rPr>
  </w:style>
  <w:style w:type="character" w:styleId="Mention">
    <w:name w:val="Mention"/>
    <w:basedOn w:val="DefaultParagraphFont"/>
    <w:uiPriority w:val="99"/>
    <w:unhideWhenUsed/>
    <w:rsid w:val="00EB445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673D24988B184ABECC242864913EF3" ma:contentTypeVersion="20" ma:contentTypeDescription="Create a new document." ma:contentTypeScope="" ma:versionID="3c2f51f9e4ccd59037bdc0ddd011e934">
  <xsd:schema xmlns:xsd="http://www.w3.org/2001/XMLSchema" xmlns:xs="http://www.w3.org/2001/XMLSchema" xmlns:p="http://schemas.microsoft.com/office/2006/metadata/properties" xmlns:ns2="8e0ebd29-25ae-4460-a48a-0daad692f6db" xmlns:ns3="f8691c09-485b-4fe4-9581-4e7a3198da9d" targetNamespace="http://schemas.microsoft.com/office/2006/metadata/properties" ma:root="true" ma:fieldsID="dc7d6fcc87e1fb69f4d4e326868ee56c" ns2:_="" ns3:_="">
    <xsd:import namespace="8e0ebd29-25ae-4460-a48a-0daad692f6db"/>
    <xsd:import namespace="f8691c09-485b-4fe4-9581-4e7a3198da9d"/>
    <xsd:element name="properties">
      <xsd:complexType>
        <xsd:sequence>
          <xsd:element name="documentManagement">
            <xsd:complexType>
              <xsd:all>
                <xsd:element ref="ns2:Division"/>
                <xsd:element ref="ns2:CCRNTitle"/>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0ebd29-25ae-4460-a48a-0daad692f6db" elementFormDefault="qualified">
    <xsd:import namespace="http://schemas.microsoft.com/office/2006/documentManagement/types"/>
    <xsd:import namespace="http://schemas.microsoft.com/office/infopath/2007/PartnerControls"/>
    <xsd:element name="Division" ma:index="4" ma:displayName="Division" ma:default="Elections" ma:format="Dropdown" ma:internalName="Division" ma:readOnly="false">
      <xsd:simpleType>
        <xsd:restriction base="dms:Choice">
          <xsd:enumeration value="Elections"/>
        </xsd:restriction>
      </xsd:simpleType>
    </xsd:element>
    <xsd:element name="CCRNTitle" ma:index="5" ma:displayName="CCRNTitle" ma:list="{d132189f-9aa1-4c8e-8fb5-b6f10278dfd1}" ma:internalName="CCRNTitle" ma:readOnly="false" ma:showField="CCRNTitle">
      <xsd:simpleType>
        <xsd:restriction base="dms:Lookup"/>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691c09-485b-4fe4-9581-4e7a3198da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e579562-16f3-4b0a-9e64-36d5a4d77c08}" ma:internalName="TaxCatchAll" ma:showField="CatchAllData" ma:web="f8691c09-485b-4fe4-9581-4e7a3198da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e0ebd29-25ae-4460-a48a-0daad692f6db">
      <Terms xmlns="http://schemas.microsoft.com/office/infopath/2007/PartnerControls"/>
    </lcf76f155ced4ddcb4097134ff3c332f>
    <CCRNTitle xmlns="8e0ebd29-25ae-4460-a48a-0daad692f6db">11</CCRNTitle>
    <Division xmlns="8e0ebd29-25ae-4460-a48a-0daad692f6db">Elections</Division>
    <TaxCatchAll xmlns="f8691c09-485b-4fe4-9581-4e7a3198da9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3EFF33-B62A-4699-A534-00747BF172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0ebd29-25ae-4460-a48a-0daad692f6db"/>
    <ds:schemaRef ds:uri="f8691c09-485b-4fe4-9581-4e7a3198da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8853A0-3297-4910-B16A-46953DB52AA5}">
  <ds:schemaRefs>
    <ds:schemaRef ds:uri="http://schemas.microsoft.com/office/2006/metadata/properties"/>
    <ds:schemaRef ds:uri="http://schemas.microsoft.com/office/infopath/2007/PartnerControls"/>
    <ds:schemaRef ds:uri="8e0ebd29-25ae-4460-a48a-0daad692f6db"/>
    <ds:schemaRef ds:uri="f8691c09-485b-4fe4-9581-4e7a3198da9d"/>
  </ds:schemaRefs>
</ds:datastoreItem>
</file>

<file path=customXml/itemProps3.xml><?xml version="1.0" encoding="utf-8"?>
<ds:datastoreItem xmlns:ds="http://schemas.openxmlformats.org/officeDocument/2006/customXml" ds:itemID="{BDA82A52-4375-4E71-8B18-CA9F57AFFC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3991</Words>
  <Characters>22752</Characters>
  <Application>Microsoft Office Word</Application>
  <DocSecurity>0</DocSecurity>
  <Lines>189</Lines>
  <Paragraphs>53</Paragraphs>
  <ScaleCrop>false</ScaleCrop>
  <Company/>
  <LinksUpToDate>false</LinksUpToDate>
  <CharactersWithSpaces>26690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cp:revision>
  <dcterms:created xsi:type="dcterms:W3CDTF">2026-08-13T19:07:00Z</dcterms:created>
  <dcterms:modified xsi:type="dcterms:W3CDTF">2026-08-14T19:04:00Z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2026-08-13T19:07:54Z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e6795b9b-e33e-4210-8cfc-7d7d7d188046</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y fmtid="{D5CDD505-2E9C-101B-9397-08002B2CF9AE}" pid="10" name="ContentTypeId">
    <vt:lpwstr>0x01010075673D24988B184ABECC242864913EF3</vt:lpwstr>
  </property>
  <property fmtid="{D5CDD505-2E9C-101B-9397-08002B2CF9AE}" pid="11" name="MediaServiceImageTags">
    <vt:lpwstr/>
  </property>
</Properties>
</file>