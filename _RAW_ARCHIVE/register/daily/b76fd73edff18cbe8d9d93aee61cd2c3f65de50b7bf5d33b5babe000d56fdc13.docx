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10960" w14:textId="77777777" w:rsidR="00EF37CB" w:rsidRPr="00B7071D" w:rsidRDefault="00EF37CB" w:rsidP="006C725F">
      <w:pPr>
        <w:pStyle w:val="upar1"/>
        <w:rPr>
          <w:b/>
          <w:bCs/>
          <w:lang w:bidi="en-US"/>
        </w:rPr>
      </w:pPr>
      <w:r w:rsidRPr="00B7071D">
        <w:rPr>
          <w:b/>
          <w:bCs/>
          <w:lang w:bidi="en-US"/>
        </w:rPr>
        <w:t>PUBLIC EMPLOYEES’ RETIREMENT BOARD</w:t>
      </w:r>
    </w:p>
    <w:p w14:paraId="455184F0" w14:textId="77777777" w:rsidR="00EF37CB" w:rsidRPr="00B7071D" w:rsidRDefault="00EF37CB" w:rsidP="00273FAF">
      <w:pPr>
        <w:pStyle w:val="upar1"/>
        <w:rPr>
          <w:b/>
          <w:lang w:bidi="en-US"/>
        </w:rPr>
      </w:pPr>
      <w:r w:rsidRPr="00B7071D">
        <w:rPr>
          <w:b/>
          <w:lang w:bidi="en-US"/>
        </w:rPr>
        <w:t>Public Employees’ Retirement Association</w:t>
      </w:r>
    </w:p>
    <w:p w14:paraId="6365B597" w14:textId="641DCA65" w:rsidR="00EF37CB" w:rsidRPr="00B7071D" w:rsidRDefault="00EF37CB" w:rsidP="00CF74D7">
      <w:pPr>
        <w:pStyle w:val="Heading1"/>
        <w:rPr>
          <w:szCs w:val="24"/>
          <w:lang w:bidi="en-US"/>
        </w:rPr>
      </w:pPr>
      <w:r w:rsidRPr="00B7071D">
        <w:rPr>
          <w:szCs w:val="24"/>
          <w:lang w:bidi="en-US"/>
        </w:rPr>
        <w:t>COLORADO PERA RULES</w:t>
      </w:r>
      <w:r w:rsidR="001F57FF" w:rsidRPr="00B7071D">
        <w:rPr>
          <w:szCs w:val="24"/>
          <w:lang w:bidi="en-US"/>
        </w:rPr>
        <w:t xml:space="preserve"> – Redline Version</w:t>
      </w:r>
    </w:p>
    <w:p w14:paraId="4FF449DB" w14:textId="77777777" w:rsidR="00EF37CB" w:rsidRPr="00B7071D" w:rsidRDefault="00EF37CB" w:rsidP="00273FAF">
      <w:pPr>
        <w:pStyle w:val="upar1"/>
        <w:rPr>
          <w:b/>
          <w:bCs/>
        </w:rPr>
      </w:pPr>
      <w:r w:rsidRPr="00B7071D">
        <w:rPr>
          <w:b/>
          <w:lang w:bidi="en-US"/>
        </w:rPr>
        <w:t>8 CCR 1502-1</w:t>
      </w:r>
    </w:p>
    <w:p w14:paraId="69C234E4" w14:textId="77777777" w:rsidR="00EF37CB" w:rsidRPr="00B7071D" w:rsidRDefault="00EF37CB" w:rsidP="00273FAF">
      <w:pPr>
        <w:pStyle w:val="Footnote"/>
        <w:rPr>
          <w:i/>
          <w:sz w:val="24"/>
          <w:szCs w:val="24"/>
          <w:lang w:bidi="en-US"/>
        </w:rPr>
      </w:pPr>
      <w:r w:rsidRPr="00B7071D">
        <w:rPr>
          <w:i/>
          <w:sz w:val="24"/>
          <w:szCs w:val="24"/>
          <w:lang w:bidi="en-US"/>
        </w:rPr>
        <w:t>[Editor’s Notes follow the text of the rules at the end of this CCR Document.]</w:t>
      </w:r>
    </w:p>
    <w:p w14:paraId="5DADD93A" w14:textId="753E0FD4" w:rsidR="001F57FF" w:rsidRDefault="001F57FF" w:rsidP="001959CD">
      <w:pPr>
        <w:pStyle w:val="upar1"/>
        <w:pBdr>
          <w:bottom w:val="single" w:sz="12" w:space="1" w:color="auto"/>
        </w:pBdr>
      </w:pPr>
    </w:p>
    <w:p w14:paraId="09B799D8" w14:textId="678EACD4" w:rsidR="001959CD" w:rsidRPr="00B7071D" w:rsidRDefault="00B7071D" w:rsidP="001959CD">
      <w:pPr>
        <w:pStyle w:val="upar1"/>
        <w:rPr>
          <w:b/>
          <w:bCs/>
        </w:rPr>
      </w:pPr>
      <w:r w:rsidRPr="00B7071D">
        <w:rPr>
          <w:b/>
          <w:bCs/>
        </w:rPr>
        <w:t>Authority</w:t>
      </w:r>
    </w:p>
    <w:p w14:paraId="2C07E9B7" w14:textId="113BE33C" w:rsidR="00B7071D" w:rsidRPr="00B7071D" w:rsidRDefault="00B7071D" w:rsidP="001959CD">
      <w:pPr>
        <w:pStyle w:val="upar1"/>
      </w:pPr>
      <w:r w:rsidRPr="00B7071D">
        <w:t>The statutory authority for rulemaking by the Public Employees’ Retirement Association is Colorado Revised Statute section 24-51-204(5), as amended.</w:t>
      </w:r>
    </w:p>
    <w:p w14:paraId="66995104" w14:textId="255E2E97" w:rsidR="00B7071D" w:rsidRPr="00B7071D" w:rsidRDefault="00B7071D" w:rsidP="001959CD">
      <w:pPr>
        <w:pStyle w:val="upar1"/>
        <w:rPr>
          <w:b/>
          <w:bCs/>
        </w:rPr>
      </w:pPr>
      <w:r w:rsidRPr="00B7071D">
        <w:rPr>
          <w:b/>
          <w:bCs/>
        </w:rPr>
        <w:t>Scope and Purpose</w:t>
      </w:r>
    </w:p>
    <w:p w14:paraId="75094311" w14:textId="7A025ED9" w:rsidR="00B7071D" w:rsidRPr="00B7071D" w:rsidRDefault="00B7071D" w:rsidP="001959CD">
      <w:pPr>
        <w:pStyle w:val="upar1"/>
      </w:pPr>
      <w:r w:rsidRPr="00B7071D">
        <w:t>The purpose of this rulemaking is to amend 8 CCR 1502-1 (Colorado PERA Rules) as follows:</w:t>
      </w:r>
    </w:p>
    <w:p w14:paraId="6395A538" w14:textId="77777777" w:rsidR="001959CD" w:rsidRPr="00FF04CA" w:rsidRDefault="001959CD" w:rsidP="001959CD">
      <w:pPr>
        <w:pStyle w:val="ListParagraph"/>
        <w:numPr>
          <w:ilvl w:val="0"/>
          <w:numId w:val="26"/>
        </w:numPr>
        <w:rPr>
          <w:rFonts w:cs="Arial"/>
        </w:rPr>
      </w:pPr>
      <w:r w:rsidRPr="00FF04CA">
        <w:rPr>
          <w:rFonts w:cs="Arial"/>
        </w:rPr>
        <w:t xml:space="preserve">1.20C is being removed pursuant to legislation that passed in 2026 (House Bill 26-1026), which provides a new statutory definition of “noncovered time.” </w:t>
      </w:r>
    </w:p>
    <w:p w14:paraId="7EF0468F" w14:textId="77777777" w:rsidR="001959CD" w:rsidRPr="00FF04CA" w:rsidRDefault="001959CD" w:rsidP="001959CD">
      <w:pPr>
        <w:pStyle w:val="ListParagraph"/>
        <w:rPr>
          <w:rFonts w:cs="Arial"/>
        </w:rPr>
      </w:pPr>
    </w:p>
    <w:p w14:paraId="62CFC765" w14:textId="3E775968" w:rsidR="001959CD" w:rsidRPr="00FF04CA" w:rsidRDefault="001959CD" w:rsidP="001959CD">
      <w:pPr>
        <w:pStyle w:val="ListParagraph"/>
        <w:numPr>
          <w:ilvl w:val="0"/>
          <w:numId w:val="26"/>
        </w:numPr>
        <w:rPr>
          <w:rFonts w:cs="Arial"/>
        </w:rPr>
      </w:pPr>
      <w:r w:rsidRPr="00FF04CA">
        <w:rPr>
          <w:rFonts w:cs="Arial"/>
        </w:rPr>
        <w:t xml:space="preserve">2.20F is being amended to clarify that the administrative hearing Panel’s decision will be </w:t>
      </w:r>
      <w:r w:rsidR="00B7071D" w:rsidRPr="00FF04CA">
        <w:rPr>
          <w:rFonts w:cs="Arial"/>
        </w:rPr>
        <w:t>“</w:t>
      </w:r>
      <w:r w:rsidRPr="00FF04CA">
        <w:rPr>
          <w:rFonts w:cs="Arial"/>
        </w:rPr>
        <w:t>sent</w:t>
      </w:r>
      <w:r w:rsidR="00B7071D" w:rsidRPr="00FF04CA">
        <w:rPr>
          <w:rFonts w:cs="Arial"/>
        </w:rPr>
        <w:t>”</w:t>
      </w:r>
      <w:r w:rsidRPr="00FF04CA">
        <w:rPr>
          <w:rFonts w:cs="Arial"/>
        </w:rPr>
        <w:t xml:space="preserve"> as opposed to </w:t>
      </w:r>
      <w:r w:rsidR="00B7071D" w:rsidRPr="00FF04CA">
        <w:rPr>
          <w:rFonts w:cs="Arial"/>
        </w:rPr>
        <w:t>“</w:t>
      </w:r>
      <w:r w:rsidRPr="00FF04CA">
        <w:rPr>
          <w:rFonts w:cs="Arial"/>
        </w:rPr>
        <w:t>mailed</w:t>
      </w:r>
      <w:r w:rsidR="00B7071D" w:rsidRPr="00FF04CA">
        <w:rPr>
          <w:rFonts w:cs="Arial"/>
        </w:rPr>
        <w:t>” to allow for electronic delivery</w:t>
      </w:r>
      <w:r w:rsidRPr="00FF04CA">
        <w:rPr>
          <w:rFonts w:cs="Arial"/>
        </w:rPr>
        <w:t xml:space="preserve">.  </w:t>
      </w:r>
    </w:p>
    <w:p w14:paraId="582159D0" w14:textId="77777777" w:rsidR="001959CD" w:rsidRPr="00FF04CA" w:rsidRDefault="001959CD" w:rsidP="001959CD">
      <w:pPr>
        <w:pStyle w:val="ListParagraph"/>
        <w:rPr>
          <w:rFonts w:cs="Arial"/>
        </w:rPr>
      </w:pPr>
    </w:p>
    <w:p w14:paraId="127F5E87" w14:textId="25912FE5" w:rsidR="001959CD" w:rsidRPr="00FF04CA" w:rsidRDefault="001959CD" w:rsidP="001959CD">
      <w:pPr>
        <w:pStyle w:val="ListParagraph"/>
        <w:numPr>
          <w:ilvl w:val="0"/>
          <w:numId w:val="26"/>
        </w:numPr>
        <w:rPr>
          <w:rFonts w:cs="Arial"/>
        </w:rPr>
      </w:pPr>
      <w:r w:rsidRPr="00FF04CA">
        <w:rPr>
          <w:rFonts w:cs="Arial"/>
        </w:rPr>
        <w:t xml:space="preserve">2.30D is being amended to remove an outdated reference to the July 2012 election term. </w:t>
      </w:r>
    </w:p>
    <w:p w14:paraId="3B5A0BFA" w14:textId="77777777" w:rsidR="001959CD" w:rsidRPr="00FF04CA" w:rsidRDefault="001959CD" w:rsidP="001959CD">
      <w:pPr>
        <w:pStyle w:val="ListParagraph"/>
        <w:rPr>
          <w:rFonts w:cs="Arial"/>
          <w:highlight w:val="yellow"/>
        </w:rPr>
      </w:pPr>
    </w:p>
    <w:p w14:paraId="088A52BC" w14:textId="45667DF9" w:rsidR="001959CD" w:rsidRPr="00FF04CA" w:rsidRDefault="001959CD" w:rsidP="001959CD">
      <w:pPr>
        <w:pStyle w:val="ListParagraph"/>
        <w:numPr>
          <w:ilvl w:val="0"/>
          <w:numId w:val="26"/>
        </w:numPr>
        <w:rPr>
          <w:rFonts w:cs="Arial"/>
        </w:rPr>
      </w:pPr>
      <w:r w:rsidRPr="00FF04CA">
        <w:rPr>
          <w:rFonts w:cs="Arial"/>
        </w:rPr>
        <w:t xml:space="preserve">2.30F is being amended to remove the requirement that signers of the petition for </w:t>
      </w:r>
      <w:r w:rsidR="00B7071D" w:rsidRPr="00FF04CA">
        <w:rPr>
          <w:rFonts w:cs="Arial"/>
        </w:rPr>
        <w:t>B</w:t>
      </w:r>
      <w:r w:rsidRPr="00FF04CA">
        <w:rPr>
          <w:rFonts w:cs="Arial"/>
        </w:rPr>
        <w:t xml:space="preserve">oard elections provide their social security number.  </w:t>
      </w:r>
    </w:p>
    <w:p w14:paraId="3D94B2C4" w14:textId="77777777" w:rsidR="001959CD" w:rsidRPr="00FF04CA" w:rsidRDefault="001959CD" w:rsidP="001959CD">
      <w:pPr>
        <w:pStyle w:val="ListParagraph"/>
        <w:rPr>
          <w:rFonts w:cs="Arial"/>
          <w:highlight w:val="yellow"/>
        </w:rPr>
      </w:pPr>
    </w:p>
    <w:p w14:paraId="0C9AD316" w14:textId="70081F17" w:rsidR="001959CD" w:rsidRPr="00FF04CA" w:rsidRDefault="001959CD" w:rsidP="001959CD">
      <w:pPr>
        <w:pStyle w:val="ListParagraph"/>
        <w:numPr>
          <w:ilvl w:val="0"/>
          <w:numId w:val="26"/>
        </w:numPr>
        <w:rPr>
          <w:rFonts w:cs="Arial"/>
        </w:rPr>
      </w:pPr>
      <w:r w:rsidRPr="00FF04CA">
        <w:rPr>
          <w:rFonts w:cs="Arial"/>
        </w:rPr>
        <w:t>2.45 is being amended to indicate that a newly elected or appointed Board member will assume office on the earlier of either (1) the first of the month following the election or appointment, or (2) the first Board meeting following the election or appointment</w:t>
      </w:r>
      <w:r w:rsidR="00B7071D" w:rsidRPr="00FF04CA">
        <w:rPr>
          <w:rFonts w:cs="Arial"/>
        </w:rPr>
        <w:t>, unless otherwise specified by the Board</w:t>
      </w:r>
      <w:r w:rsidRPr="00FF04CA">
        <w:rPr>
          <w:rFonts w:cs="Arial"/>
        </w:rPr>
        <w:t xml:space="preserve">. </w:t>
      </w:r>
    </w:p>
    <w:p w14:paraId="2AA0AA37" w14:textId="77777777" w:rsidR="001959CD" w:rsidRPr="00FF04CA" w:rsidRDefault="001959CD" w:rsidP="001959CD">
      <w:pPr>
        <w:pStyle w:val="ListParagraph"/>
        <w:rPr>
          <w:rFonts w:cs="Arial"/>
          <w:highlight w:val="yellow"/>
        </w:rPr>
      </w:pPr>
    </w:p>
    <w:p w14:paraId="70AED4CC" w14:textId="77777777" w:rsidR="001959CD" w:rsidRPr="00FF04CA" w:rsidRDefault="001959CD" w:rsidP="001959CD">
      <w:pPr>
        <w:pStyle w:val="ListParagraph"/>
        <w:numPr>
          <w:ilvl w:val="0"/>
          <w:numId w:val="26"/>
        </w:numPr>
        <w:rPr>
          <w:rFonts w:cs="Arial"/>
        </w:rPr>
      </w:pPr>
      <w:r w:rsidRPr="00FF04CA">
        <w:rPr>
          <w:rFonts w:cs="Arial"/>
        </w:rPr>
        <w:t>5.20 is being amended pursuant to legislation that passed in 2026 (House Bill 26-1026) to align with the statutory definition of noncovered time by replacing the word “employment” with “time.”</w:t>
      </w:r>
    </w:p>
    <w:p w14:paraId="7E26879F" w14:textId="77777777" w:rsidR="001959CD" w:rsidRPr="00FF04CA" w:rsidRDefault="001959CD" w:rsidP="001959CD">
      <w:pPr>
        <w:pStyle w:val="ListParagraph"/>
        <w:rPr>
          <w:rFonts w:cs="Arial"/>
        </w:rPr>
      </w:pPr>
    </w:p>
    <w:p w14:paraId="272DE629" w14:textId="77777777" w:rsidR="001959CD" w:rsidRPr="00FF04CA" w:rsidRDefault="001959CD" w:rsidP="001959CD">
      <w:pPr>
        <w:pStyle w:val="ListParagraph"/>
        <w:numPr>
          <w:ilvl w:val="0"/>
          <w:numId w:val="26"/>
        </w:numPr>
        <w:rPr>
          <w:rFonts w:cs="Arial"/>
        </w:rPr>
      </w:pPr>
      <w:r w:rsidRPr="00FF04CA">
        <w:rPr>
          <w:rFonts w:cs="Arial"/>
        </w:rPr>
        <w:lastRenderedPageBreak/>
        <w:t>5.25 is being amended pursuant to legislation that passed in 2026 (House Bill 26-1026) to explain the purchase of noncovered time versus noncovered employment.</w:t>
      </w:r>
    </w:p>
    <w:p w14:paraId="26E36F10" w14:textId="77777777" w:rsidR="001959CD" w:rsidRPr="00FF04CA" w:rsidRDefault="001959CD" w:rsidP="001959CD">
      <w:pPr>
        <w:pStyle w:val="ListParagraph"/>
        <w:rPr>
          <w:rFonts w:cs="Arial"/>
        </w:rPr>
      </w:pPr>
    </w:p>
    <w:p w14:paraId="7E288D2E" w14:textId="77777777" w:rsidR="001959CD" w:rsidRPr="00FF04CA" w:rsidRDefault="001959CD" w:rsidP="001959CD">
      <w:pPr>
        <w:pStyle w:val="ListParagraph"/>
        <w:numPr>
          <w:ilvl w:val="0"/>
          <w:numId w:val="26"/>
        </w:numPr>
        <w:rPr>
          <w:rFonts w:cs="Arial"/>
        </w:rPr>
      </w:pPr>
      <w:r w:rsidRPr="00FF04CA">
        <w:rPr>
          <w:rFonts w:cs="Arial"/>
        </w:rPr>
        <w:t xml:space="preserve">9.50A(1) and (2) are being amended to specify that survivor benefits for Qualified Children cease on the last date of the month in which the school terms </w:t>
      </w:r>
      <w:proofErr w:type="gramStart"/>
      <w:r w:rsidRPr="00FF04CA">
        <w:rPr>
          <w:rFonts w:cs="Arial"/>
        </w:rPr>
        <w:t>ends</w:t>
      </w:r>
      <w:proofErr w:type="gramEnd"/>
      <w:r w:rsidRPr="00FF04CA">
        <w:rPr>
          <w:rFonts w:cs="Arial"/>
        </w:rPr>
        <w:t xml:space="preserve">. </w:t>
      </w:r>
    </w:p>
    <w:p w14:paraId="74BD0BC7" w14:textId="77777777" w:rsidR="001959CD" w:rsidRPr="00FF04CA" w:rsidRDefault="001959CD" w:rsidP="001959CD">
      <w:pPr>
        <w:pStyle w:val="ListParagraph"/>
        <w:rPr>
          <w:rFonts w:cs="Arial"/>
        </w:rPr>
      </w:pPr>
    </w:p>
    <w:p w14:paraId="1379CB0E" w14:textId="77777777" w:rsidR="001959CD" w:rsidRPr="00FF04CA" w:rsidRDefault="001959CD" w:rsidP="001959CD">
      <w:pPr>
        <w:pStyle w:val="ListParagraph"/>
        <w:numPr>
          <w:ilvl w:val="0"/>
          <w:numId w:val="26"/>
        </w:numPr>
        <w:rPr>
          <w:rFonts w:cs="Arial"/>
        </w:rPr>
      </w:pPr>
      <w:r w:rsidRPr="00FF04CA">
        <w:rPr>
          <w:rFonts w:cs="Arial"/>
        </w:rPr>
        <w:t>15.05 is being amended to add definitions for the terms “Participant” meaning the PERA member or retiree, and “Alternate Payee,” meaning the Participant’s former spouse. This section is also being amended to spell out “Domestic Relations Order” before using the acronym “DRO.”</w:t>
      </w:r>
    </w:p>
    <w:p w14:paraId="426F9201" w14:textId="77777777" w:rsidR="001959CD" w:rsidRPr="00FF04CA" w:rsidRDefault="001959CD" w:rsidP="001959CD">
      <w:pPr>
        <w:pStyle w:val="ListParagraph"/>
        <w:rPr>
          <w:rFonts w:cs="Arial"/>
        </w:rPr>
      </w:pPr>
    </w:p>
    <w:p w14:paraId="4D4119DD" w14:textId="77777777" w:rsidR="001959CD" w:rsidRPr="00FF04CA" w:rsidRDefault="001959CD" w:rsidP="001959CD">
      <w:pPr>
        <w:pStyle w:val="ListParagraph"/>
        <w:numPr>
          <w:ilvl w:val="0"/>
          <w:numId w:val="26"/>
        </w:numPr>
        <w:rPr>
          <w:rFonts w:cs="Arial"/>
        </w:rPr>
      </w:pPr>
      <w:r w:rsidRPr="00FF04CA">
        <w:rPr>
          <w:rFonts w:cs="Arial"/>
        </w:rPr>
        <w:t>15.10 is being amended to capitalize the terms “Agreement” and “Order.”</w:t>
      </w:r>
    </w:p>
    <w:p w14:paraId="558A0388" w14:textId="77777777" w:rsidR="001959CD" w:rsidRPr="00FF04CA" w:rsidRDefault="001959CD" w:rsidP="001959CD">
      <w:pPr>
        <w:pStyle w:val="ListParagraph"/>
        <w:rPr>
          <w:rFonts w:cs="Arial"/>
        </w:rPr>
      </w:pPr>
    </w:p>
    <w:p w14:paraId="2AB666DA" w14:textId="77777777" w:rsidR="001959CD" w:rsidRPr="00FF04CA" w:rsidRDefault="001959CD" w:rsidP="001959CD">
      <w:pPr>
        <w:pStyle w:val="ListParagraph"/>
        <w:numPr>
          <w:ilvl w:val="0"/>
          <w:numId w:val="26"/>
        </w:numPr>
        <w:rPr>
          <w:rFonts w:cs="Arial"/>
        </w:rPr>
      </w:pPr>
      <w:r w:rsidRPr="00FF04CA">
        <w:rPr>
          <w:rFonts w:cs="Arial"/>
        </w:rPr>
        <w:t xml:space="preserve">15.25 is being amended to indicate that the Domestic Relations Order for PERA purposes is incorporated in the court’s permanent order. This allows the member 90 days from the entry of Domestic Relations Order with the court to submit it to PERA. </w:t>
      </w:r>
    </w:p>
    <w:p w14:paraId="329488FF" w14:textId="77777777" w:rsidR="001959CD" w:rsidRPr="00FF04CA" w:rsidRDefault="001959CD" w:rsidP="001959CD">
      <w:pPr>
        <w:pStyle w:val="ListParagraph"/>
        <w:rPr>
          <w:rFonts w:cs="Arial"/>
        </w:rPr>
      </w:pPr>
    </w:p>
    <w:p w14:paraId="07586346" w14:textId="77777777" w:rsidR="001959CD" w:rsidRPr="00FF04CA" w:rsidRDefault="001959CD" w:rsidP="001959CD">
      <w:pPr>
        <w:pStyle w:val="ListParagraph"/>
        <w:numPr>
          <w:ilvl w:val="0"/>
          <w:numId w:val="26"/>
        </w:numPr>
        <w:rPr>
          <w:rFonts w:cs="Arial"/>
        </w:rPr>
      </w:pPr>
      <w:r w:rsidRPr="00FF04CA">
        <w:rPr>
          <w:rFonts w:cs="Arial"/>
        </w:rPr>
        <w:t xml:space="preserve">15.30 is being amended to clarify that payment to an Alternate Payee will begin on the next payment date after PERA receives the Alternate Payee’s application, and that payment to the Alternate Payee will not be retroactive. </w:t>
      </w:r>
    </w:p>
    <w:p w14:paraId="64E53697" w14:textId="77777777" w:rsidR="001959CD" w:rsidRPr="00FF04CA" w:rsidRDefault="001959CD" w:rsidP="001959CD">
      <w:pPr>
        <w:pStyle w:val="ListParagraph"/>
        <w:rPr>
          <w:rFonts w:cs="Arial"/>
          <w:highlight w:val="yellow"/>
        </w:rPr>
      </w:pPr>
    </w:p>
    <w:p w14:paraId="3F20FBB6" w14:textId="77777777" w:rsidR="00B7071D" w:rsidRPr="00FF04CA" w:rsidRDefault="001959CD" w:rsidP="00B7071D">
      <w:pPr>
        <w:pStyle w:val="ListParagraph"/>
        <w:numPr>
          <w:ilvl w:val="0"/>
          <w:numId w:val="26"/>
        </w:numPr>
        <w:rPr>
          <w:rFonts w:cs="Arial"/>
        </w:rPr>
      </w:pPr>
      <w:r w:rsidRPr="00FF04CA">
        <w:rPr>
          <w:rFonts w:cs="Arial"/>
        </w:rPr>
        <w:t xml:space="preserve">15.70 is being added to address the consequences of death of both the Participant and the Alternate Payee. This addition codifies PERA’s existing administrative practice. </w:t>
      </w:r>
    </w:p>
    <w:p w14:paraId="441400E0" w14:textId="77777777" w:rsidR="00B7071D" w:rsidRPr="00FF04CA" w:rsidRDefault="00B7071D" w:rsidP="00987548">
      <w:pPr>
        <w:pStyle w:val="ListParagraph"/>
        <w:rPr>
          <w:rFonts w:cs="Arial"/>
        </w:rPr>
      </w:pPr>
    </w:p>
    <w:p w14:paraId="6F653E8B" w14:textId="68F2390A" w:rsidR="00B7071D" w:rsidRPr="00FF04CA" w:rsidRDefault="00B7071D" w:rsidP="00987548">
      <w:pPr>
        <w:pStyle w:val="ListParagraph"/>
        <w:numPr>
          <w:ilvl w:val="0"/>
          <w:numId w:val="26"/>
        </w:numPr>
        <w:pBdr>
          <w:bottom w:val="single" w:sz="12" w:space="1" w:color="auto"/>
        </w:pBdr>
      </w:pPr>
      <w:r w:rsidRPr="00FF04CA">
        <w:rPr>
          <w:rFonts w:cs="Arial"/>
        </w:rPr>
        <w:t>17.10 is being amended due to legislation that was passed in 2026 (House Bill 26-1026) which mandates employer affiliation with PERA’s 457(b) plan. The amendment clarifies that any employee may enrol</w:t>
      </w:r>
      <w:r w:rsidR="00987548" w:rsidRPr="00FF04CA">
        <w:rPr>
          <w:rFonts w:cs="Arial"/>
        </w:rPr>
        <w:t>l in the Deferred Compensation Plan in accordance with the Plan document.</w:t>
      </w:r>
    </w:p>
    <w:p w14:paraId="12162ADD" w14:textId="77777777" w:rsidR="00FF04CA" w:rsidRPr="00FF04CA" w:rsidRDefault="00FF04CA" w:rsidP="00FF04CA">
      <w:pPr>
        <w:pStyle w:val="ListParagraph"/>
      </w:pPr>
    </w:p>
    <w:p w14:paraId="09C9F43A" w14:textId="77777777" w:rsidR="006E4D78" w:rsidRPr="00DE4A50" w:rsidRDefault="006E4D78" w:rsidP="00DE4A50">
      <w:pPr>
        <w:pStyle w:val="Heading3"/>
        <w:rPr>
          <w:rFonts w:cs="Arial"/>
          <w:szCs w:val="20"/>
          <w:lang w:bidi="en-US"/>
        </w:rPr>
      </w:pPr>
      <w:r w:rsidRPr="00DE4A50">
        <w:rPr>
          <w:rFonts w:cs="Arial"/>
          <w:szCs w:val="20"/>
          <w:lang w:bidi="en-US"/>
        </w:rPr>
        <w:t>1.20</w:t>
      </w:r>
      <w:r w:rsidRPr="00DE4A50">
        <w:rPr>
          <w:rFonts w:cs="Arial"/>
          <w:szCs w:val="20"/>
          <w:lang w:bidi="en-US"/>
        </w:rPr>
        <w:tab/>
        <w:t>Terms Used in Rules</w:t>
      </w:r>
    </w:p>
    <w:p w14:paraId="23AB136A" w14:textId="77777777" w:rsidR="006E4D78" w:rsidRPr="00EF37CB" w:rsidRDefault="006E4D78" w:rsidP="006E4D78">
      <w:pPr>
        <w:pStyle w:val="upar1"/>
        <w:rPr>
          <w:lang w:bidi="en-US"/>
        </w:rPr>
      </w:pPr>
      <w:r w:rsidRPr="00EF37CB">
        <w:rPr>
          <w:lang w:bidi="en-US"/>
        </w:rPr>
        <w:t>Terms used in the Rules shall have the meaning specified:</w:t>
      </w:r>
    </w:p>
    <w:p w14:paraId="751481C7" w14:textId="77777777" w:rsidR="006E4D78" w:rsidRPr="00EF37CB" w:rsidRDefault="006E4D78" w:rsidP="006E4D78">
      <w:pPr>
        <w:pStyle w:val="par1"/>
        <w:rPr>
          <w:lang w:bidi="en-US"/>
        </w:rPr>
      </w:pPr>
      <w:r w:rsidRPr="00EF37CB">
        <w:rPr>
          <w:lang w:bidi="en-US"/>
        </w:rPr>
        <w:t>A.</w:t>
      </w:r>
      <w:r>
        <w:rPr>
          <w:lang w:bidi="en-US"/>
        </w:rPr>
        <w:tab/>
      </w:r>
      <w:r w:rsidRPr="00EF37CB">
        <w:rPr>
          <w:lang w:bidi="en-US"/>
        </w:rPr>
        <w:t>Foreign employer means a person or an entity that is formed under the laws of a jurisdiction outside the United States or its Territories.</w:t>
      </w:r>
    </w:p>
    <w:p w14:paraId="2EC398F1" w14:textId="77777777" w:rsidR="006E4D78" w:rsidRPr="00EF37CB" w:rsidRDefault="006E4D78" w:rsidP="006E4D78">
      <w:pPr>
        <w:pStyle w:val="par1"/>
        <w:rPr>
          <w:lang w:bidi="en-US"/>
        </w:rPr>
      </w:pPr>
      <w:r w:rsidRPr="00EF37CB">
        <w:rPr>
          <w:lang w:bidi="en-US"/>
        </w:rPr>
        <w:t>B.</w:t>
      </w:r>
      <w:r>
        <w:rPr>
          <w:lang w:bidi="en-US"/>
        </w:rPr>
        <w:tab/>
      </w:r>
      <w:r w:rsidRPr="00EF37CB">
        <w:rPr>
          <w:lang w:bidi="en-US"/>
        </w:rPr>
        <w:t>Pay pattern means the frequency of periodic salary payments.</w:t>
      </w:r>
    </w:p>
    <w:p w14:paraId="20CF33E3" w14:textId="77777777" w:rsidR="006E4D78" w:rsidRPr="00EF37CB" w:rsidRDefault="006E4D78" w:rsidP="006E4D78">
      <w:pPr>
        <w:pStyle w:val="par2"/>
        <w:rPr>
          <w:lang w:bidi="en-US"/>
        </w:rPr>
      </w:pPr>
      <w:r w:rsidRPr="00EF37CB">
        <w:rPr>
          <w:lang w:bidi="en-US"/>
        </w:rPr>
        <w:lastRenderedPageBreak/>
        <w:t>(1)</w:t>
      </w:r>
      <w:r>
        <w:rPr>
          <w:lang w:bidi="en-US"/>
        </w:rPr>
        <w:tab/>
      </w:r>
      <w:r w:rsidRPr="00EF37CB">
        <w:rPr>
          <w:lang w:bidi="en-US"/>
        </w:rPr>
        <w:t>Academic pay pattern means salary is paid over a period of at least 8 months but less than 12 months.</w:t>
      </w:r>
    </w:p>
    <w:p w14:paraId="4806593E" w14:textId="77777777" w:rsidR="006E4D78" w:rsidRPr="00EF37CB" w:rsidRDefault="006E4D78" w:rsidP="006E4D78">
      <w:pPr>
        <w:pStyle w:val="par2"/>
        <w:rPr>
          <w:lang w:bidi="en-US"/>
        </w:rPr>
      </w:pPr>
      <w:r w:rsidRPr="00EF37CB">
        <w:rPr>
          <w:lang w:bidi="en-US"/>
        </w:rPr>
        <w:t>(2)</w:t>
      </w:r>
      <w:r>
        <w:rPr>
          <w:lang w:bidi="en-US"/>
        </w:rPr>
        <w:tab/>
      </w:r>
      <w:r w:rsidRPr="00EF37CB">
        <w:rPr>
          <w:lang w:bidi="en-US"/>
        </w:rPr>
        <w:t>Seasonal pay pattern means salary is paid over a period of 1 to 11 months as determined by work available.</w:t>
      </w:r>
    </w:p>
    <w:p w14:paraId="5C8E14B8" w14:textId="74D5F05C" w:rsidR="00427664" w:rsidRDefault="006E4D78" w:rsidP="001959CD">
      <w:pPr>
        <w:pStyle w:val="par2"/>
        <w:rPr>
          <w:lang w:bidi="en-US"/>
        </w:rPr>
      </w:pPr>
      <w:r w:rsidRPr="00EF37CB">
        <w:rPr>
          <w:lang w:bidi="en-US"/>
        </w:rPr>
        <w:t>(3)</w:t>
      </w:r>
      <w:r>
        <w:rPr>
          <w:lang w:bidi="en-US"/>
        </w:rPr>
        <w:tab/>
      </w:r>
      <w:r w:rsidRPr="00EF37CB">
        <w:rPr>
          <w:lang w:bidi="en-US"/>
        </w:rPr>
        <w:t>Traditional pay pattern means salary is paid over a period of 12 months.</w:t>
      </w:r>
    </w:p>
    <w:p w14:paraId="2B8B730A" w14:textId="0453A268" w:rsidR="001959CD" w:rsidDel="001959CD" w:rsidRDefault="001959CD" w:rsidP="001959CD">
      <w:pPr>
        <w:pStyle w:val="par1"/>
        <w:rPr>
          <w:del w:id="0" w:author="Ethan Draper" w:date="2026-08-14T08:39:00Z" w16du:dateUtc="2026-08-14T14:39:00Z"/>
          <w:lang w:bidi="en-US"/>
        </w:rPr>
      </w:pPr>
      <w:r w:rsidRPr="00EF37CB">
        <w:rPr>
          <w:lang w:bidi="en-US"/>
        </w:rPr>
        <w:t>C.</w:t>
      </w:r>
      <w:r>
        <w:rPr>
          <w:lang w:bidi="en-US"/>
        </w:rPr>
        <w:tab/>
      </w:r>
      <w:del w:id="1" w:author="Ethan Draper" w:date="2026-08-14T10:06:00Z" w16du:dateUtc="2026-08-14T16:06:00Z">
        <w:r w:rsidRPr="00EF37CB" w:rsidDel="00987548">
          <w:rPr>
            <w:lang w:bidi="en-US"/>
          </w:rPr>
          <w:delText>Noncovered employment means public or private employment with an employer in the United States, its territories, or any foreign country for which no PERA service credit was earned. Qualified service and non-qualified service shall be determined in accordance with the Internal Revenue Code, and the Internal Revenue Service Rules and Regulations.</w:delText>
        </w:r>
      </w:del>
      <w:ins w:id="2" w:author="Ethan Draper" w:date="2026-08-14T10:06:00Z" w16du:dateUtc="2026-08-14T16:06:00Z">
        <w:r w:rsidR="00987548">
          <w:rPr>
            <w:lang w:bidi="en-US"/>
          </w:rPr>
          <w:t>[Reserved]</w:t>
        </w:r>
      </w:ins>
    </w:p>
    <w:p w14:paraId="75E7F2F7" w14:textId="77777777" w:rsidR="006E4D78" w:rsidRPr="00EF37CB" w:rsidRDefault="006E4D78" w:rsidP="006E4D78">
      <w:pPr>
        <w:pStyle w:val="par1"/>
        <w:rPr>
          <w:lang w:bidi="en-US"/>
        </w:rPr>
      </w:pPr>
      <w:r w:rsidRPr="00EF37CB">
        <w:rPr>
          <w:lang w:bidi="en-US"/>
        </w:rPr>
        <w:t>D.</w:t>
      </w:r>
      <w:r>
        <w:rPr>
          <w:lang w:bidi="en-US"/>
        </w:rPr>
        <w:tab/>
      </w:r>
      <w:r w:rsidRPr="00EF37CB">
        <w:rPr>
          <w:lang w:bidi="en-US"/>
        </w:rPr>
        <w:t>Retroactive salary means salary for previous periods of employment for which payment was delayed or the rate of pay subsequently changed. Retroactive salary payments shall be considered earned in the months for which the salary should have been paid, had no delay or subsequent rate change occurred.</w:t>
      </w:r>
      <w:r>
        <w:rPr>
          <w:lang w:bidi="en-US"/>
        </w:rPr>
        <w:t xml:space="preserve"> </w:t>
      </w:r>
      <w:r w:rsidRPr="00EF37CB">
        <w:rPr>
          <w:lang w:bidi="en-US"/>
        </w:rPr>
        <w:t>For retroactive salary payments that are made pursuant to court orders or arbitration awards or litigation and grievance settlements, the PERA-includable salary cannot be greater than the rate of pay the member would have received had he or she been employed with the employer and/or paid at the time the services were performed.</w:t>
      </w:r>
      <w:r>
        <w:rPr>
          <w:lang w:bidi="en-US"/>
        </w:rPr>
        <w:t xml:space="preserve"> </w:t>
      </w:r>
      <w:r w:rsidRPr="00EF37CB">
        <w:rPr>
          <w:lang w:bidi="en-US"/>
        </w:rPr>
        <w:t>In the event that the retroactive salary payment is less than the rate of pay the member would have received had he or she been employed with the employer and/or paid at the time the services were performed, the Association shall provide partial service credit to the member by prorating the service credit in the same proportion to the salary that was actually paid versus the salary that would have been paid.</w:t>
      </w:r>
    </w:p>
    <w:p w14:paraId="5E60F247" w14:textId="77777777" w:rsidR="006E4D78" w:rsidRPr="00EF37CB" w:rsidRDefault="006E4D78" w:rsidP="006E4D78">
      <w:pPr>
        <w:pStyle w:val="par1"/>
        <w:rPr>
          <w:lang w:bidi="en-US"/>
        </w:rPr>
      </w:pPr>
      <w:r w:rsidRPr="00EF37CB">
        <w:rPr>
          <w:lang w:bidi="en-US"/>
        </w:rPr>
        <w:t>E.</w:t>
      </w:r>
      <w:r>
        <w:rPr>
          <w:lang w:bidi="en-US"/>
        </w:rPr>
        <w:tab/>
      </w:r>
      <w:r w:rsidRPr="00EF37CB">
        <w:rPr>
          <w:lang w:bidi="en-US"/>
        </w:rPr>
        <w:t>Qualified Children</w:t>
      </w:r>
    </w:p>
    <w:p w14:paraId="483B7412" w14:textId="77777777" w:rsidR="006E4D78" w:rsidRPr="00EF37CB" w:rsidRDefault="006E4D78" w:rsidP="006E4D78">
      <w:pPr>
        <w:pStyle w:val="par2"/>
        <w:rPr>
          <w:lang w:bidi="en-US"/>
        </w:rPr>
      </w:pPr>
      <w:r w:rsidRPr="00EF37CB">
        <w:rPr>
          <w:lang w:bidi="en-US"/>
        </w:rPr>
        <w:t>(1)</w:t>
      </w:r>
      <w:r>
        <w:rPr>
          <w:lang w:bidi="en-US"/>
        </w:rPr>
        <w:tab/>
      </w:r>
      <w:r w:rsidRPr="00EF37CB">
        <w:rPr>
          <w:lang w:bidi="en-US"/>
        </w:rPr>
        <w:t xml:space="preserve">Natural children </w:t>
      </w:r>
      <w:proofErr w:type="gramStart"/>
      <w:r w:rsidRPr="00EF37CB">
        <w:rPr>
          <w:lang w:bidi="en-US"/>
        </w:rPr>
        <w:t>means</w:t>
      </w:r>
      <w:proofErr w:type="gramEnd"/>
      <w:r w:rsidRPr="00EF37CB">
        <w:rPr>
          <w:lang w:bidi="en-US"/>
        </w:rPr>
        <w:t xml:space="preserve"> those biological children of a member who are conceived prior to the date of death of the member and are born within the normal gestation period after the date of the death of the member.</w:t>
      </w:r>
    </w:p>
    <w:p w14:paraId="2BE0AE0F" w14:textId="77777777" w:rsidR="006E4D78" w:rsidRPr="00EF37CB" w:rsidRDefault="006E4D78" w:rsidP="006E4D78">
      <w:pPr>
        <w:pStyle w:val="par2"/>
        <w:rPr>
          <w:lang w:bidi="en-US"/>
        </w:rPr>
      </w:pPr>
      <w:r w:rsidRPr="00EF37CB">
        <w:rPr>
          <w:lang w:bidi="en-US"/>
        </w:rPr>
        <w:t>(2)</w:t>
      </w:r>
      <w:r>
        <w:rPr>
          <w:lang w:bidi="en-US"/>
        </w:rPr>
        <w:tab/>
      </w:r>
      <w:r w:rsidRPr="00EF37CB">
        <w:rPr>
          <w:lang w:bidi="en-US"/>
        </w:rPr>
        <w:t>Adopted children means those for whom a petition for adoption was filed in court prior to the date of the death of the member and such petition is diligently pursued to the entry of the final decree of adoption.</w:t>
      </w:r>
    </w:p>
    <w:p w14:paraId="65822EEB" w14:textId="77777777" w:rsidR="006E4D78" w:rsidRPr="00EF37CB" w:rsidRDefault="006E4D78" w:rsidP="006E4D78">
      <w:pPr>
        <w:pStyle w:val="par2"/>
        <w:rPr>
          <w:lang w:bidi="en-US"/>
        </w:rPr>
      </w:pPr>
      <w:r w:rsidRPr="00EF37CB">
        <w:rPr>
          <w:lang w:bidi="en-US"/>
        </w:rPr>
        <w:t>(3)</w:t>
      </w:r>
      <w:r>
        <w:rPr>
          <w:lang w:bidi="en-US"/>
        </w:rPr>
        <w:tab/>
      </w:r>
      <w:r w:rsidRPr="00EF37CB">
        <w:rPr>
          <w:lang w:bidi="en-US"/>
        </w:rPr>
        <w:t>Qualified children shall not include natural or adopted children of a member or inactive member whose parental relationship to the child has been terminated or determined by a court not to exist prior to the death of the member or inactive member.</w:t>
      </w:r>
    </w:p>
    <w:p w14:paraId="4E4ED36C" w14:textId="77777777" w:rsidR="006E4D78" w:rsidRPr="00EF37CB" w:rsidRDefault="006E4D78" w:rsidP="006E4D78">
      <w:pPr>
        <w:pStyle w:val="par2"/>
        <w:rPr>
          <w:lang w:bidi="en-US"/>
        </w:rPr>
      </w:pPr>
      <w:r w:rsidRPr="00EF37CB">
        <w:rPr>
          <w:lang w:bidi="en-US"/>
        </w:rPr>
        <w:lastRenderedPageBreak/>
        <w:t>(4)</w:t>
      </w:r>
      <w:r>
        <w:rPr>
          <w:lang w:bidi="en-US"/>
        </w:rPr>
        <w:tab/>
      </w:r>
      <w:r w:rsidRPr="00EF37CB">
        <w:rPr>
          <w:lang w:bidi="en-US"/>
        </w:rPr>
        <w:t>Qualified children shall not include natural children of a member or inactive member whose parental relationship to the child is determined by a court after the death of the member or inactive member.</w:t>
      </w:r>
    </w:p>
    <w:p w14:paraId="4111BF36" w14:textId="77777777" w:rsidR="006E4D78" w:rsidRPr="00EF37CB" w:rsidRDefault="006E4D78" w:rsidP="006E4D78">
      <w:pPr>
        <w:pStyle w:val="par2"/>
        <w:rPr>
          <w:lang w:bidi="en-US"/>
        </w:rPr>
      </w:pPr>
      <w:r w:rsidRPr="00EF37CB">
        <w:rPr>
          <w:lang w:bidi="en-US"/>
        </w:rPr>
        <w:t>(5)</w:t>
      </w:r>
      <w:r>
        <w:rPr>
          <w:lang w:bidi="en-US"/>
        </w:rPr>
        <w:tab/>
      </w:r>
      <w:r w:rsidRPr="00EF37CB">
        <w:rPr>
          <w:lang w:bidi="en-US"/>
        </w:rPr>
        <w:t>Qualified children shall include natural or adopted children of a member or inactive member who are legally adopted by another parent after the death of the member or inactive member. This subsection (5) shall not apply to qualified children eligible for benefits pursuant to the provisions of Section 24-51-1737, C.R.S.</w:t>
      </w:r>
    </w:p>
    <w:p w14:paraId="60E14073" w14:textId="77777777" w:rsidR="006E4D78" w:rsidRDefault="006E4D78" w:rsidP="006E4D78">
      <w:pPr>
        <w:pStyle w:val="par2"/>
        <w:rPr>
          <w:lang w:bidi="en-US"/>
        </w:rPr>
      </w:pPr>
      <w:r w:rsidRPr="00EF37CB">
        <w:rPr>
          <w:lang w:bidi="en-US"/>
        </w:rPr>
        <w:t>(6)</w:t>
      </w:r>
      <w:r>
        <w:rPr>
          <w:lang w:bidi="en-US"/>
        </w:rPr>
        <w:tab/>
      </w:r>
      <w:r w:rsidRPr="00EF37CB">
        <w:rPr>
          <w:lang w:bidi="en-US"/>
        </w:rPr>
        <w:t xml:space="preserve">For purposes of the DPS benefit structure, qualified children </w:t>
      </w:r>
      <w:proofErr w:type="gramStart"/>
      <w:r w:rsidRPr="00EF37CB">
        <w:rPr>
          <w:lang w:bidi="en-US"/>
        </w:rPr>
        <w:t>means</w:t>
      </w:r>
      <w:proofErr w:type="gramEnd"/>
      <w:r w:rsidRPr="00EF37CB">
        <w:rPr>
          <w:lang w:bidi="en-US"/>
        </w:rPr>
        <w:t xml:space="preserve"> those children who are eligible to receive survivor benefits pursuant to Section 24-51-1737, C.R.S.</w:t>
      </w:r>
    </w:p>
    <w:p w14:paraId="3C7260B5" w14:textId="77777777" w:rsidR="005B41A9" w:rsidRDefault="005B41A9" w:rsidP="005B41A9">
      <w:pPr>
        <w:pStyle w:val="par1"/>
        <w:rPr>
          <w:lang w:bidi="en-US"/>
        </w:rPr>
      </w:pPr>
      <w:r>
        <w:rPr>
          <w:lang w:bidi="en-US"/>
        </w:rPr>
        <w:t>F.</w:t>
      </w:r>
      <w:r>
        <w:rPr>
          <w:lang w:bidi="en-US"/>
        </w:rPr>
        <w:tab/>
        <w:t>Salary</w:t>
      </w:r>
    </w:p>
    <w:p w14:paraId="0AF4CCEF" w14:textId="77777777" w:rsidR="005B41A9" w:rsidRDefault="005B41A9" w:rsidP="005B41A9">
      <w:pPr>
        <w:pStyle w:val="par2"/>
        <w:rPr>
          <w:lang w:bidi="en-US"/>
        </w:rPr>
      </w:pPr>
      <w:r>
        <w:rPr>
          <w:lang w:bidi="en-US"/>
        </w:rPr>
        <w:t>(1)</w:t>
      </w:r>
      <w:r>
        <w:rPr>
          <w:lang w:bidi="en-US"/>
        </w:rPr>
        <w:tab/>
        <w:t>Accrued Leave Payments</w:t>
      </w:r>
    </w:p>
    <w:p w14:paraId="6C66A3BF" w14:textId="77777777" w:rsidR="005B41A9" w:rsidRDefault="005B41A9" w:rsidP="005B41A9">
      <w:pPr>
        <w:pStyle w:val="par3"/>
        <w:rPr>
          <w:lang w:bidi="en-US"/>
        </w:rPr>
      </w:pPr>
      <w:r>
        <w:rPr>
          <w:lang w:bidi="en-US"/>
        </w:rPr>
        <w:t>(a)</w:t>
      </w:r>
      <w:r>
        <w:rPr>
          <w:lang w:bidi="en-US"/>
        </w:rPr>
        <w:tab/>
        <w:t>Payments by an employer in satisfaction of amounts owed for accrued but unused leave shall be treated as PERA salary pursuant to 24</w:t>
      </w:r>
      <w:r w:rsidR="00CF74D7">
        <w:rPr>
          <w:lang w:bidi="en-US"/>
        </w:rPr>
        <w:t>-</w:t>
      </w:r>
      <w:r>
        <w:rPr>
          <w:lang w:bidi="en-US"/>
        </w:rPr>
        <w:t>51</w:t>
      </w:r>
      <w:r w:rsidR="00CF74D7">
        <w:rPr>
          <w:lang w:bidi="en-US"/>
        </w:rPr>
        <w:t>-</w:t>
      </w:r>
      <w:r>
        <w:rPr>
          <w:lang w:bidi="en-US"/>
        </w:rPr>
        <w:t>101(42), C.R.S., if the following criteria are met:</w:t>
      </w:r>
    </w:p>
    <w:p w14:paraId="38A4B5B2" w14:textId="77777777" w:rsidR="005B41A9" w:rsidRDefault="005B41A9" w:rsidP="005B41A9">
      <w:pPr>
        <w:pStyle w:val="par4"/>
        <w:rPr>
          <w:lang w:bidi="en-US"/>
        </w:rPr>
      </w:pPr>
      <w:r>
        <w:rPr>
          <w:lang w:bidi="en-US"/>
        </w:rPr>
        <w:t>•</w:t>
      </w:r>
      <w:r>
        <w:rPr>
          <w:lang w:bidi="en-US"/>
        </w:rPr>
        <w:tab/>
        <w:t xml:space="preserve">The payment by the employer of the accrued leave is made in a lump sum within 60 days after the termination of the member’s employment or in periodic payments after severing employment not at the election of the member. Periodic payments must be made over consecutive pay periods and for a period not to exceed the amount of service credit awarded in association with the payment. </w:t>
      </w:r>
      <w:proofErr w:type="gramStart"/>
      <w:r>
        <w:rPr>
          <w:lang w:bidi="en-US"/>
        </w:rPr>
        <w:t>In the event that</w:t>
      </w:r>
      <w:proofErr w:type="gramEnd"/>
      <w:r>
        <w:rPr>
          <w:lang w:bidi="en-US"/>
        </w:rPr>
        <w:t xml:space="preserve"> periodic payments are made, a single benefit adjustment will be made at the end of the payment period;</w:t>
      </w:r>
    </w:p>
    <w:p w14:paraId="21DB494E" w14:textId="77777777" w:rsidR="005B41A9" w:rsidRDefault="005B41A9" w:rsidP="005B41A9">
      <w:pPr>
        <w:pStyle w:val="par4"/>
        <w:rPr>
          <w:lang w:bidi="en-US"/>
        </w:rPr>
      </w:pPr>
      <w:r>
        <w:rPr>
          <w:lang w:bidi="en-US"/>
        </w:rPr>
        <w:t>•</w:t>
      </w:r>
      <w:r>
        <w:rPr>
          <w:lang w:bidi="en-US"/>
        </w:rPr>
        <w:tab/>
        <w:t>The accrued leave payments are paid at a rate not to exceed the member’s most recent rate of pay; and</w:t>
      </w:r>
    </w:p>
    <w:p w14:paraId="7497EE6E" w14:textId="77777777" w:rsidR="005B41A9" w:rsidRDefault="005B41A9" w:rsidP="005B41A9">
      <w:pPr>
        <w:pStyle w:val="par4"/>
        <w:rPr>
          <w:lang w:bidi="en-US"/>
        </w:rPr>
      </w:pPr>
      <w:r>
        <w:rPr>
          <w:lang w:bidi="en-US"/>
        </w:rPr>
        <w:t>•</w:t>
      </w:r>
      <w:r>
        <w:rPr>
          <w:lang w:bidi="en-US"/>
        </w:rPr>
        <w:tab/>
        <w:t xml:space="preserve">The payment is for accrued leave earned by the member pursuant to an established employer policy or employment contract and not </w:t>
      </w:r>
      <w:proofErr w:type="gramStart"/>
      <w:r>
        <w:rPr>
          <w:lang w:bidi="en-US"/>
        </w:rPr>
        <w:t>as a result of</w:t>
      </w:r>
      <w:proofErr w:type="gramEnd"/>
      <w:r>
        <w:rPr>
          <w:lang w:bidi="en-US"/>
        </w:rPr>
        <w:t xml:space="preserve"> a retroactive grant or an award by the employer.</w:t>
      </w:r>
    </w:p>
    <w:p w14:paraId="03A2DB8A" w14:textId="77777777" w:rsidR="00FC672A" w:rsidRDefault="00FC672A" w:rsidP="00FC672A">
      <w:pPr>
        <w:pStyle w:val="par3"/>
        <w:rPr>
          <w:lang w:bidi="en-US"/>
        </w:rPr>
      </w:pPr>
      <w:r>
        <w:rPr>
          <w:lang w:bidi="en-US"/>
        </w:rPr>
        <w:t>(b)</w:t>
      </w:r>
      <w:r>
        <w:rPr>
          <w:lang w:bidi="en-US"/>
        </w:rPr>
        <w:tab/>
        <w:t xml:space="preserve">If each of the above criteria are met, consistent with longstanding PERA practice, the accrued leave payment will be treated as salary in calculating service credit and Highest Average Salary for retirement by </w:t>
      </w:r>
      <w:r>
        <w:rPr>
          <w:lang w:bidi="en-US"/>
        </w:rPr>
        <w:lastRenderedPageBreak/>
        <w:t>applying the payment over the number of months as determined by the member’s most recent monthly rate of pay. Additional service credit for these months will be included in the retirement benefit calculation. These months may also be used in the highest average salary calculation.</w:t>
      </w:r>
    </w:p>
    <w:p w14:paraId="19CCEE10" w14:textId="77777777" w:rsidR="00FC672A" w:rsidRDefault="00FC672A" w:rsidP="00FC672A">
      <w:pPr>
        <w:pStyle w:val="par3"/>
        <w:rPr>
          <w:lang w:bidi="en-US"/>
        </w:rPr>
      </w:pPr>
      <w:r>
        <w:rPr>
          <w:lang w:bidi="en-US"/>
        </w:rPr>
        <w:t>(c)</w:t>
      </w:r>
      <w:r>
        <w:rPr>
          <w:lang w:bidi="en-US"/>
        </w:rPr>
        <w:tab/>
        <w:t xml:space="preserve">Salary includes an annual lump sum payment of accrued leave, not at the election of the member, paid because the individual has accrued </w:t>
      </w:r>
      <w:proofErr w:type="gramStart"/>
      <w:r>
        <w:rPr>
          <w:lang w:bidi="en-US"/>
        </w:rPr>
        <w:t>in excess of</w:t>
      </w:r>
      <w:proofErr w:type="gramEnd"/>
      <w:r>
        <w:rPr>
          <w:lang w:bidi="en-US"/>
        </w:rPr>
        <w:t xml:space="preserve"> the maximum accumulation allowed by the employer’s established leave policy.</w:t>
      </w:r>
    </w:p>
    <w:p w14:paraId="65D5A6BD" w14:textId="77777777" w:rsidR="008531BB" w:rsidRPr="00EF37CB" w:rsidRDefault="00FC672A" w:rsidP="00FC672A">
      <w:pPr>
        <w:pStyle w:val="par3"/>
        <w:rPr>
          <w:lang w:bidi="en-US"/>
        </w:rPr>
      </w:pPr>
      <w:r>
        <w:rPr>
          <w:lang w:bidi="en-US"/>
        </w:rPr>
        <w:t>(d)</w:t>
      </w:r>
      <w:r>
        <w:rPr>
          <w:lang w:bidi="en-US"/>
        </w:rPr>
        <w:tab/>
        <w:t>Notwithstanding anything herein to the contrary, any payout of leave made for a year the member has reached any maximum limit imposed under federal income tax law, including the limitations set forth in section 401(a)(17) of the federal Internal Revenue Code of 1986, as amended, shall not be included in the member’s salary or service credit for the year paid or any future year.</w:t>
      </w:r>
    </w:p>
    <w:p w14:paraId="506A9313" w14:textId="77777777" w:rsidR="006E4D78" w:rsidRPr="00AD359E" w:rsidRDefault="00AD359E" w:rsidP="00AD359E">
      <w:pPr>
        <w:pStyle w:val="par2"/>
      </w:pPr>
      <w:r w:rsidRPr="00AD359E">
        <w:rPr>
          <w:lang w:bidi="en-US"/>
        </w:rPr>
        <w:t>(2)</w:t>
      </w:r>
      <w:r w:rsidRPr="00AD359E">
        <w:rPr>
          <w:lang w:bidi="en-US"/>
        </w:rPr>
        <w:tab/>
        <w:t>Cash Payments in lieu of Fringe Benefits</w:t>
      </w:r>
    </w:p>
    <w:p w14:paraId="239927C1" w14:textId="77777777" w:rsidR="006E4D78" w:rsidRDefault="00191F20" w:rsidP="006E4D78">
      <w:pPr>
        <w:pStyle w:val="upar3"/>
        <w:rPr>
          <w:lang w:bidi="en-US"/>
        </w:rPr>
      </w:pPr>
      <w:r w:rsidRPr="00191F20">
        <w:rPr>
          <w:lang w:bidi="en-US"/>
        </w:rPr>
        <w:t>Cash payments in lieu of fringe benefits paid by an employer will be treated as PERA salary pursuant to section 24</w:t>
      </w:r>
      <w:r w:rsidR="00CF74D7">
        <w:rPr>
          <w:lang w:bidi="en-US"/>
        </w:rPr>
        <w:t>-</w:t>
      </w:r>
      <w:r w:rsidRPr="00191F20">
        <w:rPr>
          <w:lang w:bidi="en-US"/>
        </w:rPr>
        <w:t>51</w:t>
      </w:r>
      <w:r w:rsidR="00CF74D7">
        <w:rPr>
          <w:lang w:bidi="en-US"/>
        </w:rPr>
        <w:t>-</w:t>
      </w:r>
      <w:r w:rsidRPr="00191F20">
        <w:rPr>
          <w:lang w:bidi="en-US"/>
        </w:rPr>
        <w:t>101(42), C.R.S., if the Association determines that the payment is includable pursuant to this Rule and is in no way designed to manipulate Highest Average Salary.</w:t>
      </w:r>
    </w:p>
    <w:p w14:paraId="4596E783" w14:textId="77777777" w:rsidR="006E4D78" w:rsidRPr="00EF37CB" w:rsidRDefault="006E4D78" w:rsidP="006E4D78">
      <w:pPr>
        <w:pStyle w:val="par2"/>
        <w:rPr>
          <w:lang w:bidi="en-US"/>
        </w:rPr>
      </w:pPr>
      <w:r w:rsidRPr="00EF37CB">
        <w:rPr>
          <w:lang w:bidi="en-US"/>
        </w:rPr>
        <w:t>(3)</w:t>
      </w:r>
      <w:r>
        <w:rPr>
          <w:lang w:bidi="en-US"/>
        </w:rPr>
        <w:tab/>
      </w:r>
      <w:r w:rsidRPr="00EF37CB">
        <w:rPr>
          <w:lang w:bidi="en-US"/>
        </w:rPr>
        <w:t>Performance or Merit Payments</w:t>
      </w:r>
    </w:p>
    <w:p w14:paraId="493C629B" w14:textId="77777777" w:rsidR="006E4D78" w:rsidRPr="00EF37CB" w:rsidRDefault="00191F20" w:rsidP="006E4D78">
      <w:pPr>
        <w:pStyle w:val="upar3"/>
        <w:rPr>
          <w:lang w:bidi="en-US"/>
        </w:rPr>
      </w:pPr>
      <w:r w:rsidRPr="00191F20">
        <w:rPr>
          <w:lang w:bidi="en-US"/>
        </w:rPr>
        <w:t xml:space="preserve">Performance or merit payments are payments which are in addition to regular salary or which replace regular salary increases in recognition of sustained employee performance over the evaluation period. </w:t>
      </w:r>
      <w:proofErr w:type="gramStart"/>
      <w:r w:rsidRPr="00191F20">
        <w:rPr>
          <w:lang w:bidi="en-US"/>
        </w:rPr>
        <w:t>In order for</w:t>
      </w:r>
      <w:proofErr w:type="gramEnd"/>
      <w:r w:rsidRPr="00191F20">
        <w:rPr>
          <w:lang w:bidi="en-US"/>
        </w:rPr>
        <w:t xml:space="preserve"> performance or merit payments to be treated as PERA salary pursuant to 24</w:t>
      </w:r>
      <w:r w:rsidR="00CF74D7">
        <w:rPr>
          <w:lang w:bidi="en-US"/>
        </w:rPr>
        <w:t>-</w:t>
      </w:r>
      <w:r w:rsidRPr="00191F20">
        <w:rPr>
          <w:lang w:bidi="en-US"/>
        </w:rPr>
        <w:t>51</w:t>
      </w:r>
      <w:r w:rsidR="00CF74D7">
        <w:rPr>
          <w:lang w:bidi="en-US"/>
        </w:rPr>
        <w:t>-</w:t>
      </w:r>
      <w:r w:rsidRPr="00191F20">
        <w:rPr>
          <w:lang w:bidi="en-US"/>
        </w:rPr>
        <w:t>101(42), C.R.S., the Association must have determined that the payment is includable pursuant to this Rule and is in no way designed to manipulate Highest Average Salary. All payments shall be considered earned in the month in which the performance payment is made, except that payments to DPS members who were eligible to retire as of January 1, 2011, shall be considered earned in the months for which the performance payment was based.</w:t>
      </w:r>
    </w:p>
    <w:p w14:paraId="2C9FC23B" w14:textId="77777777" w:rsidR="006E4D78" w:rsidRDefault="006E4D78" w:rsidP="006E4D78">
      <w:pPr>
        <w:pStyle w:val="par2"/>
        <w:rPr>
          <w:lang w:bidi="en-US"/>
        </w:rPr>
      </w:pPr>
      <w:r w:rsidRPr="00EF37CB">
        <w:rPr>
          <w:lang w:bidi="en-US"/>
        </w:rPr>
        <w:t>(4)</w:t>
      </w:r>
      <w:r>
        <w:rPr>
          <w:lang w:bidi="en-US"/>
        </w:rPr>
        <w:tab/>
      </w:r>
      <w:r w:rsidR="00FC672A" w:rsidRPr="00FC672A">
        <w:rPr>
          <w:lang w:bidi="en-US"/>
        </w:rPr>
        <w:t>Contributions Under Internal Revenue Code Section 125 and 132</w:t>
      </w:r>
    </w:p>
    <w:p w14:paraId="60D73168" w14:textId="3A4C1A93" w:rsidR="00191F20" w:rsidRDefault="00FC672A" w:rsidP="00987548">
      <w:pPr>
        <w:pStyle w:val="par3"/>
        <w:rPr>
          <w:lang w:bidi="en-US"/>
        </w:rPr>
      </w:pPr>
      <w:r>
        <w:rPr>
          <w:lang w:bidi="en-US"/>
        </w:rPr>
        <w:lastRenderedPageBreak/>
        <w:t>(a)</w:t>
      </w:r>
      <w:r>
        <w:rPr>
          <w:lang w:bidi="en-US"/>
        </w:rPr>
        <w:tab/>
        <w:t>For members who were members, inactive members, or retirees on June 30, 2019, salary shall not include amounts excluded from gross income under a cafeteria plan defined in Internal Revenue Code Section 125, or under a qualified transportation fringe benefit program defined in Internal Revenue Code Section 132(f)(4), so long as such deductions are made in equal periodic deductions through the year.</w:t>
      </w:r>
    </w:p>
    <w:p w14:paraId="3A8F48AF" w14:textId="77777777" w:rsidR="00FC672A" w:rsidRPr="00EF37CB" w:rsidRDefault="00FC672A" w:rsidP="00FC672A">
      <w:pPr>
        <w:pStyle w:val="par3"/>
        <w:rPr>
          <w:lang w:bidi="en-US"/>
        </w:rPr>
      </w:pPr>
      <w:r>
        <w:rPr>
          <w:lang w:bidi="en-US"/>
        </w:rPr>
        <w:t>(b)</w:t>
      </w:r>
      <w:r>
        <w:rPr>
          <w:lang w:bidi="en-US"/>
        </w:rPr>
        <w:tab/>
        <w:t>For members who were not members, inactive members, or retirees on June 30, 2019, salary shall include amounts excluded from gross income under a cafeteria plan defined in Internal Revenue Code Section 125, or under a qualified transportation fringe benefit program defined in Internal Revenue Code Section 132(f)(4).</w:t>
      </w:r>
    </w:p>
    <w:p w14:paraId="25E43C9D" w14:textId="77777777" w:rsidR="00FC672A" w:rsidRDefault="00FC672A" w:rsidP="00FC672A">
      <w:pPr>
        <w:pStyle w:val="par2"/>
        <w:rPr>
          <w:lang w:bidi="en-US"/>
        </w:rPr>
      </w:pPr>
      <w:r>
        <w:rPr>
          <w:lang w:bidi="en-US"/>
        </w:rPr>
        <w:t>(5)</w:t>
      </w:r>
      <w:r>
        <w:rPr>
          <w:lang w:bidi="en-US"/>
        </w:rPr>
        <w:tab/>
        <w:t>Payments made by an employer for differential pay, as defined in section 414(u)(12) of the Internal Revenue Code of 1986, as amended, shall be treated as PERA salary pursuant to 24-51-101(42), C.R.S.</w:t>
      </w:r>
    </w:p>
    <w:p w14:paraId="3FF6211C" w14:textId="77777777" w:rsidR="006E4D78" w:rsidRPr="00EF37CB" w:rsidRDefault="00FC672A" w:rsidP="00FC672A">
      <w:pPr>
        <w:pStyle w:val="par2"/>
        <w:rPr>
          <w:lang w:bidi="en-US"/>
        </w:rPr>
      </w:pPr>
      <w:r>
        <w:rPr>
          <w:lang w:bidi="en-US"/>
        </w:rPr>
        <w:t>(6)</w:t>
      </w:r>
      <w:r>
        <w:rPr>
          <w:lang w:bidi="en-US"/>
        </w:rPr>
        <w:tab/>
        <w:t>Tips</w:t>
      </w:r>
    </w:p>
    <w:p w14:paraId="60611359" w14:textId="77777777" w:rsidR="006E4D78" w:rsidRPr="00EF37CB" w:rsidRDefault="00FC672A" w:rsidP="006E4D78">
      <w:pPr>
        <w:pStyle w:val="upar3"/>
        <w:rPr>
          <w:lang w:bidi="en-US"/>
        </w:rPr>
      </w:pPr>
      <w:r w:rsidRPr="00FC672A">
        <w:rPr>
          <w:lang w:bidi="en-US"/>
        </w:rPr>
        <w:t>Tips received by a member for services rendered in connection with his or her employment by an employer shall be salary pursuant to section 24-51-101(42), C.R.S.</w:t>
      </w:r>
    </w:p>
    <w:p w14:paraId="073037EB" w14:textId="77777777" w:rsidR="006E4D78" w:rsidRPr="00EF37CB" w:rsidRDefault="006E4D78" w:rsidP="006E4D78">
      <w:pPr>
        <w:pStyle w:val="par2"/>
        <w:rPr>
          <w:lang w:bidi="en-US"/>
        </w:rPr>
      </w:pPr>
      <w:r w:rsidRPr="00EF37CB">
        <w:rPr>
          <w:lang w:bidi="en-US"/>
        </w:rPr>
        <w:t>(7)</w:t>
      </w:r>
      <w:r>
        <w:rPr>
          <w:lang w:bidi="en-US"/>
        </w:rPr>
        <w:tab/>
      </w:r>
      <w:r w:rsidRPr="00EF37CB">
        <w:rPr>
          <w:lang w:bidi="en-US"/>
        </w:rPr>
        <w:t>One-time payments</w:t>
      </w:r>
    </w:p>
    <w:p w14:paraId="5FDDEC24" w14:textId="77777777" w:rsidR="006E4D78" w:rsidRPr="00EF37CB" w:rsidRDefault="00191F20" w:rsidP="006E4D78">
      <w:pPr>
        <w:pStyle w:val="upar3"/>
        <w:rPr>
          <w:lang w:bidi="en-US"/>
        </w:rPr>
      </w:pPr>
      <w:r w:rsidRPr="00191F20">
        <w:rPr>
          <w:lang w:bidi="en-US"/>
        </w:rPr>
        <w:t>PERA employers pay one</w:t>
      </w:r>
      <w:r w:rsidR="00CF74D7">
        <w:rPr>
          <w:lang w:bidi="en-US"/>
        </w:rPr>
        <w:t>-</w:t>
      </w:r>
      <w:r w:rsidRPr="00191F20">
        <w:rPr>
          <w:lang w:bidi="en-US"/>
        </w:rPr>
        <w:t>time, non</w:t>
      </w:r>
      <w:r w:rsidR="00CF74D7">
        <w:rPr>
          <w:lang w:bidi="en-US"/>
        </w:rPr>
        <w:t>-</w:t>
      </w:r>
      <w:r w:rsidRPr="00191F20">
        <w:rPr>
          <w:lang w:bidi="en-US"/>
        </w:rPr>
        <w:t>base building payments to their employees as compensation for services rendered. Under section 24</w:t>
      </w:r>
      <w:r w:rsidR="00CF74D7">
        <w:rPr>
          <w:lang w:bidi="en-US"/>
        </w:rPr>
        <w:t>-</w:t>
      </w:r>
      <w:r w:rsidRPr="00191F20">
        <w:rPr>
          <w:lang w:bidi="en-US"/>
        </w:rPr>
        <w:t>51</w:t>
      </w:r>
      <w:r w:rsidR="00CF74D7">
        <w:rPr>
          <w:lang w:bidi="en-US"/>
        </w:rPr>
        <w:t>-</w:t>
      </w:r>
      <w:r w:rsidRPr="00191F20">
        <w:rPr>
          <w:lang w:bidi="en-US"/>
        </w:rPr>
        <w:t xml:space="preserve">101(42), C.R.S., payments made to employees that are </w:t>
      </w:r>
      <w:proofErr w:type="gramStart"/>
      <w:r w:rsidRPr="00191F20">
        <w:rPr>
          <w:lang w:bidi="en-US"/>
        </w:rPr>
        <w:t>actually for</w:t>
      </w:r>
      <w:proofErr w:type="gramEnd"/>
      <w:r w:rsidRPr="00191F20">
        <w:rPr>
          <w:lang w:bidi="en-US"/>
        </w:rPr>
        <w:t xml:space="preserve"> services rendered can be PERA salary, but honorariums, cash awards, bonuses, and other payments enumerated in sections 24</w:t>
      </w:r>
      <w:r w:rsidR="00CF74D7">
        <w:rPr>
          <w:lang w:bidi="en-US"/>
        </w:rPr>
        <w:t>-</w:t>
      </w:r>
      <w:r w:rsidRPr="00191F20">
        <w:rPr>
          <w:lang w:bidi="en-US"/>
        </w:rPr>
        <w:t>51</w:t>
      </w:r>
      <w:r w:rsidR="00CF74D7">
        <w:rPr>
          <w:lang w:bidi="en-US"/>
        </w:rPr>
        <w:t>-</w:t>
      </w:r>
      <w:r w:rsidRPr="00191F20">
        <w:rPr>
          <w:lang w:bidi="en-US"/>
        </w:rPr>
        <w:t>101(42)(a)(II) and (b)(II), C.R.S., are not PERA salary. One</w:t>
      </w:r>
      <w:r w:rsidR="00CF74D7">
        <w:rPr>
          <w:lang w:bidi="en-US"/>
        </w:rPr>
        <w:t>-</w:t>
      </w:r>
      <w:r w:rsidRPr="00191F20">
        <w:rPr>
          <w:lang w:bidi="en-US"/>
        </w:rPr>
        <w:t>time, non</w:t>
      </w:r>
      <w:r w:rsidR="00CF74D7">
        <w:rPr>
          <w:lang w:bidi="en-US"/>
        </w:rPr>
        <w:t>-</w:t>
      </w:r>
      <w:r w:rsidRPr="00191F20">
        <w:rPr>
          <w:lang w:bidi="en-US"/>
        </w:rPr>
        <w:t>performance, and non</w:t>
      </w:r>
      <w:r w:rsidR="00CF74D7">
        <w:rPr>
          <w:lang w:bidi="en-US"/>
        </w:rPr>
        <w:t>-</w:t>
      </w:r>
      <w:proofErr w:type="gramStart"/>
      <w:r w:rsidRPr="00191F20">
        <w:rPr>
          <w:lang w:bidi="en-US"/>
        </w:rPr>
        <w:t>merit based</w:t>
      </w:r>
      <w:proofErr w:type="gramEnd"/>
      <w:r w:rsidRPr="00191F20">
        <w:rPr>
          <w:lang w:bidi="en-US"/>
        </w:rPr>
        <w:t xml:space="preserve"> payments paid by an employer shall be treated as PERA salary pursuant to section 24</w:t>
      </w:r>
      <w:r w:rsidR="00CF74D7">
        <w:rPr>
          <w:lang w:bidi="en-US"/>
        </w:rPr>
        <w:t>-</w:t>
      </w:r>
      <w:r w:rsidRPr="00191F20">
        <w:rPr>
          <w:lang w:bidi="en-US"/>
        </w:rPr>
        <w:t>51</w:t>
      </w:r>
      <w:r w:rsidR="00CF74D7">
        <w:rPr>
          <w:lang w:bidi="en-US"/>
        </w:rPr>
        <w:t>-</w:t>
      </w:r>
      <w:r w:rsidRPr="00191F20">
        <w:rPr>
          <w:lang w:bidi="en-US"/>
        </w:rPr>
        <w:t>101(42), C.R.S. if the employer demonstrates its intent that the payment is a salary payment rather than a bonus, and the Association determines that the payment is includable pursuant to this Rule and is in no way designed to manipulate Highest Average Salary.</w:t>
      </w:r>
    </w:p>
    <w:p w14:paraId="5FB8FCA4" w14:textId="77777777" w:rsidR="006E4D78" w:rsidRPr="00EF37CB" w:rsidRDefault="006E4D78" w:rsidP="006E4D78">
      <w:pPr>
        <w:pStyle w:val="par1"/>
        <w:rPr>
          <w:lang w:bidi="en-US"/>
        </w:rPr>
      </w:pPr>
      <w:r w:rsidRPr="00EF37CB">
        <w:rPr>
          <w:lang w:bidi="en-US"/>
        </w:rPr>
        <w:t>G.</w:t>
      </w:r>
      <w:r>
        <w:rPr>
          <w:lang w:bidi="en-US"/>
        </w:rPr>
        <w:tab/>
      </w:r>
      <w:r w:rsidRPr="00EF37CB">
        <w:rPr>
          <w:lang w:bidi="en-US"/>
        </w:rPr>
        <w:t>Highest Average Salary</w:t>
      </w:r>
    </w:p>
    <w:p w14:paraId="56C0F811" w14:textId="77777777" w:rsidR="00FC672A" w:rsidRDefault="00FC672A" w:rsidP="00FC672A">
      <w:pPr>
        <w:pStyle w:val="par2"/>
        <w:rPr>
          <w:lang w:bidi="en-US"/>
        </w:rPr>
      </w:pPr>
      <w:r>
        <w:rPr>
          <w:lang w:bidi="en-US"/>
        </w:rPr>
        <w:t>(1)</w:t>
      </w:r>
      <w:r>
        <w:rPr>
          <w:lang w:bidi="en-US"/>
        </w:rPr>
        <w:tab/>
        <w:t>In calculating Highest Average Salary, the Association shall sort the three or five periods of twelve consecutive months of service credit in chronological order.</w:t>
      </w:r>
    </w:p>
    <w:p w14:paraId="43F991DF" w14:textId="77777777" w:rsidR="00FC672A" w:rsidRDefault="00FC672A" w:rsidP="00FC672A">
      <w:pPr>
        <w:pStyle w:val="par2"/>
        <w:rPr>
          <w:lang w:bidi="en-US"/>
        </w:rPr>
      </w:pPr>
      <w:r>
        <w:rPr>
          <w:lang w:bidi="en-US"/>
        </w:rPr>
        <w:lastRenderedPageBreak/>
        <w:t>(2)</w:t>
      </w:r>
      <w:r>
        <w:rPr>
          <w:lang w:bidi="en-US"/>
        </w:rPr>
        <w:tab/>
        <w:t xml:space="preserve">For a member who was a member, inactive member, or retiree on December 31, 2006, and who has an effective date of retirement on or after January 1, </w:t>
      </w:r>
      <w:proofErr w:type="gramStart"/>
      <w:r>
        <w:rPr>
          <w:lang w:bidi="en-US"/>
        </w:rPr>
        <w:t>2009</w:t>
      </w:r>
      <w:proofErr w:type="gramEnd"/>
      <w:r>
        <w:rPr>
          <w:lang w:bidi="en-US"/>
        </w:rPr>
        <w:t xml:space="preserve"> and has more than 36 months of earned service credit and less than 48 months of earned service credit, the Highest Average Salary shall be calculated using the highest annual salaries associated with three periods of twelve consecutive months of service credit and no annual base salary shall be used.</w:t>
      </w:r>
    </w:p>
    <w:p w14:paraId="585DEEDA" w14:textId="77777777" w:rsidR="00FC672A" w:rsidRDefault="00FC672A" w:rsidP="00FC672A">
      <w:pPr>
        <w:pStyle w:val="par2"/>
        <w:rPr>
          <w:lang w:bidi="en-US"/>
        </w:rPr>
      </w:pPr>
      <w:r>
        <w:rPr>
          <w:lang w:bidi="en-US"/>
        </w:rPr>
        <w:t>(3)</w:t>
      </w:r>
      <w:r>
        <w:rPr>
          <w:lang w:bidi="en-US"/>
        </w:rPr>
        <w:tab/>
        <w:t>For a member who was not a member, inactive member or retiree on December 31, 2006, and who has five years of service credit on December 31, 2019, or a member of the judicial division who does not have five years of service credit on December 31, 2019, or a member of the judicial division who was not a member, inactive member, or retiree on December 31, 2019, and who has more than 36 months of earned service credit and less than 48 months of earned service credit, the Highest Average Salary shall be calculated using the highest annual salaries associated with three periods of twelve consecutive months of service credit and no annual base salary shall be used.</w:t>
      </w:r>
    </w:p>
    <w:p w14:paraId="26A10F0B" w14:textId="77777777" w:rsidR="00390E93" w:rsidRDefault="00FC672A" w:rsidP="00FC672A">
      <w:pPr>
        <w:pStyle w:val="par2"/>
        <w:rPr>
          <w:lang w:bidi="en-US"/>
        </w:rPr>
      </w:pPr>
      <w:r>
        <w:rPr>
          <w:lang w:bidi="en-US"/>
        </w:rPr>
        <w:t>(4)</w:t>
      </w:r>
      <w:r>
        <w:rPr>
          <w:lang w:bidi="en-US"/>
        </w:rPr>
        <w:tab/>
        <w:t>For a member or inactive member who does not have five years of service credit on December 31, 2019, or a member who was not a member, inactive member, or retiree on December 31, 2019, who has more than 60 months of earned service credit and less than 72 months of earned service credit, the Highest Average Salary shall be calculated using the highest annual salaries associated with five periods of twelve consecutive months of service credit and no annual base salary shall be used.</w:t>
      </w:r>
    </w:p>
    <w:p w14:paraId="0BCAD76A" w14:textId="77777777" w:rsidR="00FC672A" w:rsidRDefault="00FC672A" w:rsidP="00FC672A">
      <w:pPr>
        <w:pStyle w:val="par2"/>
        <w:rPr>
          <w:lang w:bidi="en-US"/>
        </w:rPr>
      </w:pPr>
      <w:r>
        <w:rPr>
          <w:lang w:bidi="en-US"/>
        </w:rPr>
        <w:t>(5)</w:t>
      </w:r>
      <w:r>
        <w:rPr>
          <w:lang w:bidi="en-US"/>
        </w:rPr>
        <w:tab/>
        <w:t xml:space="preserve">For purposes of section 24-51-101(25), C.R.S., and this Rule 1.20G, the term </w:t>
      </w:r>
      <w:r w:rsidR="007A7F43">
        <w:rPr>
          <w:lang w:bidi="en-US"/>
        </w:rPr>
        <w:t>“</w:t>
      </w:r>
      <w:r>
        <w:rPr>
          <w:lang w:bidi="en-US"/>
        </w:rPr>
        <w:t>highest annual salaries</w:t>
      </w:r>
      <w:r w:rsidR="00390E93">
        <w:rPr>
          <w:lang w:bidi="en-US"/>
        </w:rPr>
        <w:t>”</w:t>
      </w:r>
      <w:r>
        <w:rPr>
          <w:lang w:bidi="en-US"/>
        </w:rPr>
        <w:t xml:space="preserve"> shall mean the salaries associated with four or six periods of twelve consecutive months of service credit that when summed together achieve the highest cumulative value. The salaries associated with each individual </w:t>
      </w:r>
      <w:proofErr w:type="gramStart"/>
      <w:r>
        <w:rPr>
          <w:lang w:bidi="en-US"/>
        </w:rPr>
        <w:t>twelve month</w:t>
      </w:r>
      <w:proofErr w:type="gramEnd"/>
      <w:r>
        <w:rPr>
          <w:lang w:bidi="en-US"/>
        </w:rPr>
        <w:t xml:space="preserve"> period of service credit shall not be considered separately from the four- or six-year cumulative total for purposes of determining which periods yield the </w:t>
      </w:r>
      <w:r w:rsidR="007A7F43">
        <w:rPr>
          <w:lang w:bidi="en-US"/>
        </w:rPr>
        <w:t>“</w:t>
      </w:r>
      <w:r>
        <w:rPr>
          <w:lang w:bidi="en-US"/>
        </w:rPr>
        <w:t>highest annual salaries.</w:t>
      </w:r>
      <w:r w:rsidR="00390E93">
        <w:rPr>
          <w:lang w:bidi="en-US"/>
        </w:rPr>
        <w:t>”</w:t>
      </w:r>
    </w:p>
    <w:p w14:paraId="7FB6BCBE" w14:textId="77777777" w:rsidR="006E4D78" w:rsidRDefault="00FC672A" w:rsidP="00FC672A">
      <w:pPr>
        <w:pStyle w:val="par2"/>
        <w:rPr>
          <w:lang w:bidi="en-US"/>
        </w:rPr>
      </w:pPr>
      <w:r>
        <w:rPr>
          <w:lang w:bidi="en-US"/>
        </w:rPr>
        <w:t>(6)</w:t>
      </w:r>
      <w:r>
        <w:rPr>
          <w:lang w:bidi="en-US"/>
        </w:rPr>
        <w:tab/>
        <w:t>This Rule 1.20G shall not apply to DPS members who are eligible to retire as of January 1, 2011.</w:t>
      </w:r>
    </w:p>
    <w:p w14:paraId="5F8DC5FC" w14:textId="77777777" w:rsidR="006755DA" w:rsidRPr="00DE4A50" w:rsidRDefault="006755DA" w:rsidP="00DE4A50">
      <w:pPr>
        <w:pStyle w:val="Heading3"/>
        <w:rPr>
          <w:rFonts w:cs="Arial"/>
          <w:szCs w:val="20"/>
          <w:lang w:bidi="en-US"/>
        </w:rPr>
      </w:pPr>
      <w:r w:rsidRPr="00DE4A50">
        <w:rPr>
          <w:rFonts w:cs="Arial"/>
          <w:szCs w:val="20"/>
          <w:lang w:bidi="en-US"/>
        </w:rPr>
        <w:t>2.20</w:t>
      </w:r>
      <w:r w:rsidRPr="00DE4A50">
        <w:rPr>
          <w:rFonts w:cs="Arial"/>
          <w:szCs w:val="20"/>
          <w:lang w:bidi="en-US"/>
        </w:rPr>
        <w:tab/>
        <w:t>Administrative Review</w:t>
      </w:r>
    </w:p>
    <w:p w14:paraId="5CF14131" w14:textId="77777777" w:rsidR="006755DA" w:rsidRDefault="006755DA" w:rsidP="006755DA">
      <w:pPr>
        <w:pStyle w:val="par1"/>
        <w:rPr>
          <w:lang w:bidi="en-US"/>
        </w:rPr>
      </w:pPr>
      <w:r>
        <w:rPr>
          <w:lang w:bidi="en-US"/>
        </w:rPr>
        <w:t>A.</w:t>
      </w:r>
      <w:r>
        <w:rPr>
          <w:lang w:bidi="en-US"/>
        </w:rPr>
        <w:tab/>
        <w:t>Request for Executive Director Initial Decision</w:t>
      </w:r>
    </w:p>
    <w:p w14:paraId="2E5EDD2D" w14:textId="14409375" w:rsidR="006755DA" w:rsidRDefault="006755DA" w:rsidP="006755DA">
      <w:pPr>
        <w:pStyle w:val="upar2"/>
        <w:rPr>
          <w:lang w:bidi="en-US"/>
        </w:rPr>
      </w:pPr>
      <w:r>
        <w:rPr>
          <w:lang w:bidi="en-US"/>
        </w:rPr>
        <w:lastRenderedPageBreak/>
        <w:t xml:space="preserve">A written request for an initial decision by the Executive Director must be received by the Association within 90 days after the date on which the staff decision is </w:t>
      </w:r>
      <w:r w:rsidR="00B261C2">
        <w:rPr>
          <w:lang w:bidi="en-US"/>
        </w:rPr>
        <w:t>sent</w:t>
      </w:r>
      <w:r>
        <w:rPr>
          <w:lang w:bidi="en-US"/>
        </w:rPr>
        <w:t>. The staff decision shall be sent electronically through PERA’s authorized secure channels or via certified mail.</w:t>
      </w:r>
    </w:p>
    <w:p w14:paraId="0857E22A" w14:textId="77777777" w:rsidR="006755DA" w:rsidRDefault="006755DA" w:rsidP="006755DA">
      <w:pPr>
        <w:pStyle w:val="par1"/>
        <w:rPr>
          <w:lang w:bidi="en-US"/>
        </w:rPr>
      </w:pPr>
      <w:r>
        <w:rPr>
          <w:lang w:bidi="en-US"/>
        </w:rPr>
        <w:t>B.</w:t>
      </w:r>
      <w:r>
        <w:rPr>
          <w:lang w:bidi="en-US"/>
        </w:rPr>
        <w:tab/>
        <w:t>Request for Administrative Hearing</w:t>
      </w:r>
    </w:p>
    <w:p w14:paraId="2E8C1E6E" w14:textId="77777777" w:rsidR="006755DA" w:rsidRDefault="006755DA" w:rsidP="006755DA">
      <w:pPr>
        <w:pStyle w:val="upar2"/>
        <w:rPr>
          <w:lang w:bidi="en-US"/>
        </w:rPr>
      </w:pPr>
      <w:r>
        <w:rPr>
          <w:lang w:bidi="en-US"/>
        </w:rPr>
        <w:t xml:space="preserve">A written request for administrative hearing, including specifics, must be received by the Association within 45 days after the date on which the notice of the initial decision is sent. </w:t>
      </w:r>
      <w:proofErr w:type="gramStart"/>
      <w:r>
        <w:rPr>
          <w:lang w:bidi="en-US"/>
        </w:rPr>
        <w:t>The</w:t>
      </w:r>
      <w:proofErr w:type="gramEnd"/>
      <w:r>
        <w:rPr>
          <w:lang w:bidi="en-US"/>
        </w:rPr>
        <w:t xml:space="preserve"> initial decision shall be made by PERA’s Executive Director or the Executive Director’s </w:t>
      </w:r>
      <w:proofErr w:type="gramStart"/>
      <w:r>
        <w:rPr>
          <w:lang w:bidi="en-US"/>
        </w:rPr>
        <w:t>designee</w:t>
      </w:r>
      <w:proofErr w:type="gramEnd"/>
      <w:r>
        <w:rPr>
          <w:lang w:bidi="en-US"/>
        </w:rPr>
        <w:t xml:space="preserve">, and written notice of the initial </w:t>
      </w:r>
      <w:proofErr w:type="gramStart"/>
      <w:r>
        <w:rPr>
          <w:lang w:bidi="en-US"/>
        </w:rPr>
        <w:t>decision</w:t>
      </w:r>
      <w:proofErr w:type="gramEnd"/>
      <w:r>
        <w:rPr>
          <w:lang w:bidi="en-US"/>
        </w:rPr>
        <w:t xml:space="preserve"> shall be sent electronically through PERA’s authorized secure channels or via certified mail.</w:t>
      </w:r>
    </w:p>
    <w:p w14:paraId="50782C24" w14:textId="77777777" w:rsidR="006755DA" w:rsidRDefault="006755DA" w:rsidP="006755DA">
      <w:pPr>
        <w:pStyle w:val="par1"/>
        <w:rPr>
          <w:lang w:bidi="en-US"/>
        </w:rPr>
      </w:pPr>
      <w:r>
        <w:rPr>
          <w:lang w:bidi="en-US"/>
        </w:rPr>
        <w:t>C.</w:t>
      </w:r>
      <w:r>
        <w:rPr>
          <w:lang w:bidi="en-US"/>
        </w:rPr>
        <w:tab/>
        <w:t>Administrative Hearing</w:t>
      </w:r>
    </w:p>
    <w:p w14:paraId="2D42342D" w14:textId="77777777" w:rsidR="006755DA" w:rsidRDefault="006755DA" w:rsidP="006755DA">
      <w:pPr>
        <w:pStyle w:val="par2"/>
        <w:rPr>
          <w:lang w:bidi="en-US"/>
        </w:rPr>
      </w:pPr>
      <w:r>
        <w:rPr>
          <w:lang w:bidi="en-US"/>
        </w:rPr>
        <w:t>(1)</w:t>
      </w:r>
      <w:r>
        <w:rPr>
          <w:lang w:bidi="en-US"/>
        </w:rPr>
        <w:tab/>
        <w:t>Notification of Scheduled Administrative Hearing</w:t>
      </w:r>
    </w:p>
    <w:p w14:paraId="0BE8143B" w14:textId="77777777" w:rsidR="006755DA" w:rsidRDefault="006755DA" w:rsidP="006755DA">
      <w:pPr>
        <w:pStyle w:val="upar3"/>
        <w:rPr>
          <w:lang w:bidi="en-US"/>
        </w:rPr>
      </w:pPr>
      <w:r>
        <w:rPr>
          <w:lang w:bidi="en-US"/>
        </w:rPr>
        <w:t>The person for whom the hearing is being conducted or their attorney, if represented, and the person representing the PERA administration will be notified electronically through PERA’s authorized secure channels or via certified mail of the time, date and place of the hearing no less than 45 days prior to the date of the hearing.</w:t>
      </w:r>
    </w:p>
    <w:p w14:paraId="615CC7F0" w14:textId="77777777" w:rsidR="006755DA" w:rsidRDefault="006755DA" w:rsidP="006755DA">
      <w:pPr>
        <w:pStyle w:val="par2"/>
        <w:rPr>
          <w:lang w:bidi="en-US"/>
        </w:rPr>
      </w:pPr>
      <w:r>
        <w:rPr>
          <w:lang w:bidi="en-US"/>
        </w:rPr>
        <w:t>(2)</w:t>
      </w:r>
      <w:r>
        <w:rPr>
          <w:lang w:bidi="en-US"/>
        </w:rPr>
        <w:tab/>
        <w:t>Submission of Information Prior to the Hearing</w:t>
      </w:r>
    </w:p>
    <w:p w14:paraId="3F6F3E58" w14:textId="77777777" w:rsidR="006755DA" w:rsidRDefault="006755DA" w:rsidP="006755DA">
      <w:pPr>
        <w:pStyle w:val="par3"/>
        <w:rPr>
          <w:lang w:bidi="en-US"/>
        </w:rPr>
      </w:pPr>
      <w:r>
        <w:rPr>
          <w:lang w:bidi="en-US"/>
        </w:rPr>
        <w:t>(a)</w:t>
      </w:r>
      <w:r>
        <w:rPr>
          <w:lang w:bidi="en-US"/>
        </w:rPr>
        <w:tab/>
        <w:t>No less than 30 days prior to the date for which the hearing is scheduled, the person who requested the hearing and the person representing the PERA administration each shall submit: (a) a statement which includes the issues presented, a brief analysis of those issues, the names of all witnesses to appear, a brief description of their expected testimony, and (b) the written information to be considered at the hearing.</w:t>
      </w:r>
    </w:p>
    <w:p w14:paraId="29B78EFC" w14:textId="77777777" w:rsidR="006755DA" w:rsidRDefault="006755DA" w:rsidP="006755DA">
      <w:pPr>
        <w:pStyle w:val="par3"/>
        <w:rPr>
          <w:lang w:bidi="en-US"/>
        </w:rPr>
      </w:pPr>
      <w:r>
        <w:rPr>
          <w:lang w:bidi="en-US"/>
        </w:rPr>
        <w:t>(b)</w:t>
      </w:r>
      <w:r>
        <w:rPr>
          <w:lang w:bidi="en-US"/>
        </w:rPr>
        <w:tab/>
        <w:t>No less than 20 days prior to the date for which the hearing is scheduled, the person who requested the hearing and the person representing the PERA administration each shall submit: a responsive statement including, to the extent appropriate, the same elements set forth in Rule 2.20 C (2)(a) and any additional written information to be considered at the hearing. After this submission, no further written information is to be submitted unless good cause is shown for the late submission.</w:t>
      </w:r>
    </w:p>
    <w:p w14:paraId="01F52B4C" w14:textId="77777777" w:rsidR="006755DA" w:rsidRDefault="006755DA" w:rsidP="006755DA">
      <w:pPr>
        <w:pStyle w:val="par2"/>
        <w:rPr>
          <w:lang w:bidi="en-US"/>
        </w:rPr>
      </w:pPr>
      <w:r>
        <w:rPr>
          <w:lang w:bidi="en-US"/>
        </w:rPr>
        <w:t>(3)</w:t>
      </w:r>
      <w:r>
        <w:rPr>
          <w:lang w:bidi="en-US"/>
        </w:rPr>
        <w:tab/>
        <w:t>Burden of Proof</w:t>
      </w:r>
    </w:p>
    <w:p w14:paraId="358ABC9B" w14:textId="77777777" w:rsidR="006755DA" w:rsidRDefault="006755DA" w:rsidP="006755DA">
      <w:pPr>
        <w:pStyle w:val="upar3"/>
        <w:rPr>
          <w:lang w:bidi="en-US"/>
        </w:rPr>
      </w:pPr>
      <w:r>
        <w:rPr>
          <w:lang w:bidi="en-US"/>
        </w:rPr>
        <w:lastRenderedPageBreak/>
        <w:t>The person who requested the hearing shall bear the burden of proof by a preponderance of the evidence at the hearing.</w:t>
      </w:r>
    </w:p>
    <w:p w14:paraId="2672506B" w14:textId="77777777" w:rsidR="006755DA" w:rsidRDefault="006755DA" w:rsidP="006755DA">
      <w:pPr>
        <w:pStyle w:val="par1"/>
        <w:rPr>
          <w:lang w:bidi="en-US"/>
        </w:rPr>
      </w:pPr>
      <w:r>
        <w:rPr>
          <w:lang w:bidi="en-US"/>
        </w:rPr>
        <w:t>D.</w:t>
      </w:r>
      <w:r>
        <w:rPr>
          <w:lang w:bidi="en-US"/>
        </w:rPr>
        <w:tab/>
        <w:t>Consolidation of Administrative Appeals</w:t>
      </w:r>
    </w:p>
    <w:p w14:paraId="0A83D5A4" w14:textId="77777777" w:rsidR="006755DA" w:rsidRDefault="006755DA" w:rsidP="006755DA">
      <w:pPr>
        <w:pStyle w:val="upar2"/>
        <w:rPr>
          <w:lang w:bidi="en-US"/>
        </w:rPr>
      </w:pPr>
      <w:r>
        <w:rPr>
          <w:lang w:bidi="en-US"/>
        </w:rPr>
        <w:t xml:space="preserve">Any party to an appeal may request consolidation of an executive </w:t>
      </w:r>
      <w:proofErr w:type="gramStart"/>
      <w:r>
        <w:rPr>
          <w:lang w:bidi="en-US"/>
        </w:rPr>
        <w:t>director</w:t>
      </w:r>
      <w:proofErr w:type="gramEnd"/>
      <w:r>
        <w:rPr>
          <w:lang w:bidi="en-US"/>
        </w:rPr>
        <w:t xml:space="preserve"> initial decision or administrative hearing in appropriate circumstances. The party requesting consolidation must make such request in writing no later than 30 days after the deadline for a written request for executive director initial decision or administrative hearing pursuant to Rule 2.20A or B. Within 10 days of such a request, the other party may submit a written response stating that party’s position regarding consolidation. The decision to consolidate at the executive director initial decision stage will be made by the Executive Director, </w:t>
      </w:r>
      <w:proofErr w:type="gramStart"/>
      <w:r>
        <w:rPr>
          <w:lang w:bidi="en-US"/>
        </w:rPr>
        <w:t>in</w:t>
      </w:r>
      <w:proofErr w:type="gramEnd"/>
      <w:r>
        <w:rPr>
          <w:lang w:bidi="en-US"/>
        </w:rPr>
        <w:t xml:space="preserve"> their discretion; the request to consolidate at the administrative hearing stage will be made by the hearing officer in their discretion.</w:t>
      </w:r>
    </w:p>
    <w:p w14:paraId="7EA7B3F7" w14:textId="77777777" w:rsidR="006755DA" w:rsidRDefault="006755DA" w:rsidP="006755DA">
      <w:pPr>
        <w:pStyle w:val="par1"/>
        <w:rPr>
          <w:lang w:bidi="en-US"/>
        </w:rPr>
      </w:pPr>
      <w:r>
        <w:rPr>
          <w:lang w:bidi="en-US"/>
        </w:rPr>
        <w:t>E.</w:t>
      </w:r>
      <w:r>
        <w:rPr>
          <w:lang w:bidi="en-US"/>
        </w:rPr>
        <w:tab/>
        <w:t>Administrative Hearing</w:t>
      </w:r>
    </w:p>
    <w:p w14:paraId="02AFFE33" w14:textId="77777777" w:rsidR="006755DA" w:rsidRDefault="006755DA" w:rsidP="006755DA">
      <w:pPr>
        <w:pStyle w:val="par2"/>
        <w:rPr>
          <w:lang w:bidi="en-US"/>
        </w:rPr>
      </w:pPr>
      <w:r>
        <w:rPr>
          <w:lang w:bidi="en-US"/>
        </w:rPr>
        <w:t>(1)</w:t>
      </w:r>
      <w:r>
        <w:rPr>
          <w:lang w:bidi="en-US"/>
        </w:rPr>
        <w:tab/>
        <w:t>Appointment of Panel Members</w:t>
      </w:r>
    </w:p>
    <w:p w14:paraId="34B79A8F" w14:textId="77777777" w:rsidR="006755DA" w:rsidRDefault="006755DA" w:rsidP="006755DA">
      <w:pPr>
        <w:pStyle w:val="upar3"/>
        <w:rPr>
          <w:lang w:bidi="en-US"/>
        </w:rPr>
      </w:pPr>
      <w:r>
        <w:rPr>
          <w:lang w:bidi="en-US"/>
        </w:rPr>
        <w:t>The Panel shall consist of three Board members appointed by the Chair.</w:t>
      </w:r>
    </w:p>
    <w:p w14:paraId="02B123FE" w14:textId="77777777" w:rsidR="006755DA" w:rsidRDefault="006755DA" w:rsidP="006755DA">
      <w:pPr>
        <w:pStyle w:val="par2"/>
        <w:rPr>
          <w:lang w:bidi="en-US"/>
        </w:rPr>
      </w:pPr>
      <w:r>
        <w:rPr>
          <w:lang w:bidi="en-US"/>
        </w:rPr>
        <w:t>(2)</w:t>
      </w:r>
      <w:r>
        <w:rPr>
          <w:lang w:bidi="en-US"/>
        </w:rPr>
        <w:tab/>
        <w:t>Responsibilities of Panel</w:t>
      </w:r>
    </w:p>
    <w:p w14:paraId="60BE68B1" w14:textId="77777777" w:rsidR="006755DA" w:rsidRDefault="006755DA" w:rsidP="006755DA">
      <w:pPr>
        <w:pStyle w:val="upar3"/>
        <w:rPr>
          <w:lang w:bidi="en-US"/>
        </w:rPr>
      </w:pPr>
      <w:r>
        <w:rPr>
          <w:lang w:bidi="en-US"/>
        </w:rPr>
        <w:t xml:space="preserve">The Panel shall hear and consider the evidence and then shall issue written findings of fact, conclusions of law, and the decision. </w:t>
      </w:r>
      <w:proofErr w:type="gramStart"/>
      <w:r>
        <w:rPr>
          <w:lang w:bidi="en-US"/>
        </w:rPr>
        <w:t>After thirty days from the date</w:t>
      </w:r>
      <w:proofErr w:type="gramEnd"/>
      <w:r>
        <w:rPr>
          <w:lang w:bidi="en-US"/>
        </w:rPr>
        <w:t xml:space="preserve"> the Panel’s decision is sent, the Panel’s decision shall constitute final administrative action appealable under Colorado Rule of Civil Procedure 106(a)(4) unless either party chooses to appeal the decision to the PERA Board pursuant to section (F) below. Written notice of the Panel’s decision shall be sent electronically through PERA’s authorized secure channels or via certified mail to each person who requested the hearing or to their attorney, if represented, and to the person representing the PERA administration.</w:t>
      </w:r>
    </w:p>
    <w:p w14:paraId="03C32899" w14:textId="77777777" w:rsidR="006755DA" w:rsidRDefault="006755DA" w:rsidP="006755DA">
      <w:pPr>
        <w:pStyle w:val="par2"/>
        <w:rPr>
          <w:lang w:bidi="en-US"/>
        </w:rPr>
      </w:pPr>
      <w:r>
        <w:rPr>
          <w:lang w:bidi="en-US"/>
        </w:rPr>
        <w:t>(3)</w:t>
      </w:r>
      <w:r>
        <w:rPr>
          <w:lang w:bidi="en-US"/>
        </w:rPr>
        <w:tab/>
        <w:t>Hearing Officer</w:t>
      </w:r>
    </w:p>
    <w:p w14:paraId="70F914F9" w14:textId="77777777" w:rsidR="006755DA" w:rsidRDefault="006755DA" w:rsidP="006755DA">
      <w:pPr>
        <w:pStyle w:val="upar3"/>
        <w:rPr>
          <w:lang w:bidi="en-US"/>
        </w:rPr>
      </w:pPr>
      <w:r>
        <w:rPr>
          <w:lang w:bidi="en-US"/>
        </w:rPr>
        <w:t>An administrative law judge from the Office of Administrative Courts shall serve as a non-voting hearing officer for administrative hearings. The non-voting hearing officer shall issue pre-hearing rulings as needed and conduct the hearing.</w:t>
      </w:r>
    </w:p>
    <w:p w14:paraId="1EA698C8" w14:textId="77777777" w:rsidR="006755DA" w:rsidRDefault="006755DA" w:rsidP="006755DA">
      <w:pPr>
        <w:pStyle w:val="par1"/>
        <w:rPr>
          <w:lang w:bidi="en-US"/>
        </w:rPr>
      </w:pPr>
      <w:r>
        <w:rPr>
          <w:lang w:bidi="en-US"/>
        </w:rPr>
        <w:t>F.</w:t>
      </w:r>
      <w:r>
        <w:rPr>
          <w:lang w:bidi="en-US"/>
        </w:rPr>
        <w:tab/>
        <w:t>Review by the Board</w:t>
      </w:r>
    </w:p>
    <w:p w14:paraId="7840021A" w14:textId="3DB246DC" w:rsidR="006755DA" w:rsidRDefault="006755DA" w:rsidP="006755DA">
      <w:pPr>
        <w:pStyle w:val="par2"/>
        <w:rPr>
          <w:lang w:bidi="en-US"/>
        </w:rPr>
      </w:pPr>
      <w:r>
        <w:rPr>
          <w:lang w:bidi="en-US"/>
        </w:rPr>
        <w:lastRenderedPageBreak/>
        <w:t>(1)</w:t>
      </w:r>
      <w:r>
        <w:rPr>
          <w:lang w:bidi="en-US"/>
        </w:rPr>
        <w:tab/>
        <w:t xml:space="preserve">Any party may choose to appeal the Panel’s decision to the PERA Board. If any party chooses to appeal, it must submit a written request for review to the PERA Board, which must be received by the Association within 30 days after the date on which the Panel’s decision is </w:t>
      </w:r>
      <w:ins w:id="3" w:author="Ethan Draper" w:date="2026-08-14T09:06:00Z" w16du:dateUtc="2026-08-14T15:06:00Z">
        <w:r w:rsidR="00B261C2">
          <w:rPr>
            <w:lang w:bidi="en-US"/>
          </w:rPr>
          <w:t>sent</w:t>
        </w:r>
      </w:ins>
      <w:del w:id="4" w:author="Ethan Draper" w:date="2026-08-14T09:06:00Z" w16du:dateUtc="2026-08-14T15:06:00Z">
        <w:r w:rsidDel="00B261C2">
          <w:rPr>
            <w:lang w:bidi="en-US"/>
          </w:rPr>
          <w:delText>mailed</w:delText>
        </w:r>
      </w:del>
      <w:r>
        <w:rPr>
          <w:lang w:bidi="en-US"/>
        </w:rPr>
        <w:t>. If no appeal is made to the PERA Board within the 30 days, the Panel’s decision shall become final administrative action at the expiration of the 30 days to appeal to the PERA Board.</w:t>
      </w:r>
    </w:p>
    <w:p w14:paraId="4A9D8A4B" w14:textId="77777777" w:rsidR="006755DA" w:rsidRDefault="006755DA" w:rsidP="006755DA">
      <w:pPr>
        <w:pStyle w:val="par2"/>
        <w:rPr>
          <w:lang w:bidi="en-US"/>
        </w:rPr>
      </w:pPr>
      <w:r>
        <w:rPr>
          <w:lang w:bidi="en-US"/>
        </w:rPr>
        <w:t>(2)</w:t>
      </w:r>
      <w:r>
        <w:rPr>
          <w:lang w:bidi="en-US"/>
        </w:rPr>
        <w:tab/>
        <w:t xml:space="preserve">If a request for review to the PERA Board is filed prior to the deadline, the PERA Board shall review the matter based on the existing evidentiary record. The Board’s review of the matter shall be limited to issues of law and shall not include review of the factual findings by the Panel. The record for Board review shall include the written materials considered by the Panel, the findings of fact, conclusions of law, and the Panel’s decision. The Board may permit briefs and oral </w:t>
      </w:r>
      <w:proofErr w:type="gramStart"/>
      <w:r>
        <w:rPr>
          <w:lang w:bidi="en-US"/>
        </w:rPr>
        <w:t>argument</w:t>
      </w:r>
      <w:proofErr w:type="gramEnd"/>
      <w:r>
        <w:rPr>
          <w:lang w:bidi="en-US"/>
        </w:rPr>
        <w:t>, if requested by a party at the time of appeal. The three Board members who served on the Panel shall not participate in the Board’s review. After review, the Board shall issue a written decision affirming, reversing, or modifying the Panel’s decision. Alternatively, the Board may remand the matter to the Panel with instructions to make further factual findings on specific issues that will assist the Board in determining issues of law; however, the Board may not alter any factual findings made by the Panel. Once the Panel has conducted its additional factual findings, the matter shall be re</w:t>
      </w:r>
      <w:r w:rsidR="00CF74D7">
        <w:rPr>
          <w:lang w:bidi="en-US"/>
        </w:rPr>
        <w:t>-</w:t>
      </w:r>
      <w:r>
        <w:rPr>
          <w:lang w:bidi="en-US"/>
        </w:rPr>
        <w:t>submitted to the Board to issue its written decision. Written notice of the Board</w:t>
      </w:r>
      <w:r>
        <w:rPr>
          <w:rFonts w:cs="Arial"/>
          <w:lang w:bidi="en-US"/>
        </w:rPr>
        <w:t>’</w:t>
      </w:r>
      <w:r>
        <w:rPr>
          <w:lang w:bidi="en-US"/>
        </w:rPr>
        <w:t>s final decision shall be sent electronically through PERA</w:t>
      </w:r>
      <w:r>
        <w:rPr>
          <w:rFonts w:cs="Arial"/>
          <w:lang w:bidi="en-US"/>
        </w:rPr>
        <w:t>’</w:t>
      </w:r>
      <w:r>
        <w:rPr>
          <w:lang w:bidi="en-US"/>
        </w:rPr>
        <w:t>s authorized secure channels or via certified mail to the parties or to their attorney, if represented, within 10 days of the date on which the written decision was made.</w:t>
      </w:r>
    </w:p>
    <w:p w14:paraId="18CF39FD" w14:textId="77777777" w:rsidR="006755DA" w:rsidRDefault="006755DA" w:rsidP="006755DA">
      <w:pPr>
        <w:pStyle w:val="par2"/>
        <w:rPr>
          <w:lang w:bidi="en-US"/>
        </w:rPr>
      </w:pPr>
      <w:r>
        <w:rPr>
          <w:lang w:bidi="en-US"/>
        </w:rPr>
        <w:t>(3)</w:t>
      </w:r>
      <w:r>
        <w:rPr>
          <w:lang w:bidi="en-US"/>
        </w:rPr>
        <w:tab/>
        <w:t>If the PERA Board reviews the Panel’s decision pursuant to this Rule, the Board’s decision after its review shall constitute final administrative action appealable under Colorado Rule of Civil Procedure 106(a)(4).</w:t>
      </w:r>
    </w:p>
    <w:p w14:paraId="60F0511C" w14:textId="77777777" w:rsidR="009F025E" w:rsidRPr="00DE4A50" w:rsidRDefault="009F025E" w:rsidP="00DE4A50">
      <w:pPr>
        <w:pStyle w:val="Heading3"/>
        <w:rPr>
          <w:rFonts w:cs="Arial"/>
          <w:szCs w:val="20"/>
          <w:lang w:bidi="en-US"/>
        </w:rPr>
      </w:pPr>
      <w:r w:rsidRPr="00DE4A50">
        <w:rPr>
          <w:rFonts w:cs="Arial"/>
          <w:szCs w:val="20"/>
          <w:lang w:bidi="en-US"/>
        </w:rPr>
        <w:t>2.30</w:t>
      </w:r>
      <w:r w:rsidRPr="00DE4A50">
        <w:rPr>
          <w:rFonts w:cs="Arial"/>
          <w:szCs w:val="20"/>
          <w:lang w:bidi="en-US"/>
        </w:rPr>
        <w:tab/>
        <w:t>Candidacy for Election to the Board</w:t>
      </w:r>
    </w:p>
    <w:p w14:paraId="7E6493D5" w14:textId="77777777" w:rsidR="009F025E" w:rsidRPr="009F025E" w:rsidRDefault="009F025E" w:rsidP="00CB4704">
      <w:pPr>
        <w:pStyle w:val="par1"/>
        <w:rPr>
          <w:lang w:bidi="en-US"/>
        </w:rPr>
      </w:pPr>
      <w:r w:rsidRPr="009F025E">
        <w:rPr>
          <w:lang w:bidi="en-US"/>
        </w:rPr>
        <w:t>A.</w:t>
      </w:r>
      <w:r w:rsidRPr="009F025E">
        <w:rPr>
          <w:lang w:bidi="en-US"/>
        </w:rPr>
        <w:tab/>
        <w:t>Any member of the Association may become a candidate for election to the Board as a representative from his or her division, by submitting a petition containing the required signatures, and a biographical summary of 150 words or less. The petition and the biographical summary must be received by the Association office by the first working day of March of the election year.</w:t>
      </w:r>
    </w:p>
    <w:p w14:paraId="73884B76" w14:textId="77777777" w:rsidR="009F025E" w:rsidRPr="009F025E" w:rsidRDefault="009F025E" w:rsidP="00CB4704">
      <w:pPr>
        <w:pStyle w:val="par1"/>
        <w:rPr>
          <w:lang w:bidi="en-US"/>
        </w:rPr>
      </w:pPr>
      <w:r w:rsidRPr="009F025E">
        <w:rPr>
          <w:lang w:bidi="en-US"/>
        </w:rPr>
        <w:lastRenderedPageBreak/>
        <w:t>B.</w:t>
      </w:r>
      <w:r w:rsidRPr="009F025E">
        <w:rPr>
          <w:lang w:bidi="en-US"/>
        </w:rPr>
        <w:tab/>
        <w:t>For candidacy to represent members in either the State, School or the Local Government Division, a candidate must submit a petition signed by no fewer than 100 members of the Division for which candidacy is declared.</w:t>
      </w:r>
    </w:p>
    <w:p w14:paraId="4EC3DC16" w14:textId="77777777" w:rsidR="009F025E" w:rsidRPr="009F025E" w:rsidRDefault="009F025E" w:rsidP="00CB4704">
      <w:pPr>
        <w:pStyle w:val="par1"/>
        <w:rPr>
          <w:lang w:bidi="en-US"/>
        </w:rPr>
      </w:pPr>
      <w:r w:rsidRPr="009F025E">
        <w:rPr>
          <w:lang w:bidi="en-US"/>
        </w:rPr>
        <w:t>C.</w:t>
      </w:r>
      <w:r w:rsidRPr="009F025E">
        <w:rPr>
          <w:lang w:bidi="en-US"/>
        </w:rPr>
        <w:tab/>
        <w:t>For candidacy to represent members in the Judicial Division, the candidate must submit a petition signed by no fewer than 10 members in the Judicial Division.</w:t>
      </w:r>
    </w:p>
    <w:p w14:paraId="4ADF1953" w14:textId="759797E0" w:rsidR="009F025E" w:rsidRPr="009F025E" w:rsidRDefault="009F025E" w:rsidP="00CB4704">
      <w:pPr>
        <w:pStyle w:val="par1"/>
        <w:rPr>
          <w:lang w:bidi="en-US"/>
        </w:rPr>
      </w:pPr>
      <w:r w:rsidRPr="009F025E">
        <w:rPr>
          <w:lang w:bidi="en-US"/>
        </w:rPr>
        <w:t>D.</w:t>
      </w:r>
      <w:r w:rsidRPr="009F025E">
        <w:rPr>
          <w:lang w:bidi="en-US"/>
        </w:rPr>
        <w:tab/>
      </w:r>
      <w:del w:id="5" w:author="Ethan Draper" w:date="2026-08-14T08:42:00Z" w16du:dateUtc="2026-08-14T14:42:00Z">
        <w:r w:rsidRPr="009F025E" w:rsidDel="001959CD">
          <w:rPr>
            <w:lang w:bidi="en-US"/>
          </w:rPr>
          <w:delText>For the term effective July 1, 2012, and in accordance with Section 24-51-203, C.R.S., f</w:delText>
        </w:r>
      </w:del>
      <w:ins w:id="6" w:author="Ethan Draper" w:date="2026-08-14T08:42:00Z" w16du:dateUtc="2026-08-14T14:42:00Z">
        <w:r w:rsidR="001959CD">
          <w:rPr>
            <w:lang w:bidi="en-US"/>
          </w:rPr>
          <w:t>F</w:t>
        </w:r>
      </w:ins>
      <w:r w:rsidRPr="009F025E">
        <w:rPr>
          <w:lang w:bidi="en-US"/>
        </w:rPr>
        <w:t>or candidacy to represent members and retirees of the DPS Division, a candidate must submit a petition signed by no fewer than 100 members and/or retirees in the DPS Division.</w:t>
      </w:r>
    </w:p>
    <w:p w14:paraId="6BDB5D1E" w14:textId="77777777" w:rsidR="009F025E" w:rsidRPr="009F025E" w:rsidRDefault="009F025E" w:rsidP="00CB4704">
      <w:pPr>
        <w:pStyle w:val="par1"/>
        <w:rPr>
          <w:lang w:bidi="en-US"/>
        </w:rPr>
      </w:pPr>
      <w:r w:rsidRPr="009F025E">
        <w:rPr>
          <w:lang w:bidi="en-US"/>
        </w:rPr>
        <w:t>E.</w:t>
      </w:r>
      <w:r w:rsidRPr="009F025E">
        <w:rPr>
          <w:lang w:bidi="en-US"/>
        </w:rPr>
        <w:tab/>
        <w:t>For candidacy as a retiree, the candidate must submit a petition signed by no fewer than 50 retirees. A retiree may not become a candidate in an election if the retiree’s election would result in both retiree Trustees having retired from the same Division of membership. This paragraph (E) does not apply to retirees of the DPS Division.</w:t>
      </w:r>
    </w:p>
    <w:p w14:paraId="59902B2D" w14:textId="1D8F3505" w:rsidR="00A57B50" w:rsidRDefault="009F025E" w:rsidP="00CB4704">
      <w:pPr>
        <w:pStyle w:val="par1"/>
        <w:rPr>
          <w:lang w:bidi="en-US"/>
        </w:rPr>
      </w:pPr>
      <w:r w:rsidRPr="009F025E">
        <w:rPr>
          <w:lang w:bidi="en-US"/>
        </w:rPr>
        <w:t>F.</w:t>
      </w:r>
      <w:r w:rsidRPr="009F025E">
        <w:rPr>
          <w:lang w:bidi="en-US"/>
        </w:rPr>
        <w:tab/>
        <w:t xml:space="preserve">Petitions must include the signature and legible printed name of each member or retiree who signs. The signer must also provide </w:t>
      </w:r>
      <w:del w:id="7" w:author="Ethan Draper" w:date="2026-08-14T08:42:00Z" w16du:dateUtc="2026-08-14T14:42:00Z">
        <w:r w:rsidRPr="009F025E" w:rsidDel="001959CD">
          <w:rPr>
            <w:lang w:bidi="en-US"/>
          </w:rPr>
          <w:delText xml:space="preserve">either </w:delText>
        </w:r>
      </w:del>
      <w:r w:rsidRPr="009F025E">
        <w:rPr>
          <w:lang w:bidi="en-US"/>
        </w:rPr>
        <w:t>their legible address</w:t>
      </w:r>
      <w:ins w:id="8" w:author="Ethan Draper" w:date="2026-08-14T08:42:00Z" w16du:dateUtc="2026-08-14T14:42:00Z">
        <w:r w:rsidR="001959CD">
          <w:rPr>
            <w:lang w:bidi="en-US"/>
          </w:rPr>
          <w:t>.</w:t>
        </w:r>
      </w:ins>
      <w:del w:id="9" w:author="Ethan Draper" w:date="2026-08-14T08:42:00Z" w16du:dateUtc="2026-08-14T14:42:00Z">
        <w:r w:rsidRPr="009F025E" w:rsidDel="001959CD">
          <w:rPr>
            <w:lang w:bidi="en-US"/>
          </w:rPr>
          <w:delText xml:space="preserve"> or their legible Social Security number.</w:delText>
        </w:r>
      </w:del>
    </w:p>
    <w:p w14:paraId="60C1FEC6" w14:textId="77777777" w:rsidR="009F025E" w:rsidRPr="00DE4A50" w:rsidRDefault="009F025E" w:rsidP="00DE4A50">
      <w:pPr>
        <w:pStyle w:val="Heading3"/>
        <w:rPr>
          <w:rFonts w:cs="Arial"/>
          <w:szCs w:val="20"/>
          <w:lang w:bidi="en-US"/>
        </w:rPr>
      </w:pPr>
      <w:r w:rsidRPr="00DE4A50">
        <w:rPr>
          <w:rFonts w:cs="Arial"/>
          <w:szCs w:val="20"/>
          <w:lang w:bidi="en-US"/>
        </w:rPr>
        <w:t>2.45</w:t>
      </w:r>
      <w:r w:rsidRPr="00DE4A50">
        <w:rPr>
          <w:rFonts w:cs="Arial"/>
          <w:szCs w:val="20"/>
          <w:lang w:bidi="en-US"/>
        </w:rPr>
        <w:tab/>
        <w:t>Assumption of Office</w:t>
      </w:r>
    </w:p>
    <w:p w14:paraId="0D57CF38" w14:textId="52410115" w:rsidR="009F025E" w:rsidRDefault="009F025E" w:rsidP="00CB4704">
      <w:pPr>
        <w:pStyle w:val="upar1"/>
        <w:rPr>
          <w:lang w:bidi="en-US"/>
        </w:rPr>
      </w:pPr>
      <w:r w:rsidRPr="009F025E">
        <w:rPr>
          <w:lang w:bidi="en-US"/>
        </w:rPr>
        <w:t xml:space="preserve">Members and retirees elected or appointed to the Board shall assume office at </w:t>
      </w:r>
      <w:ins w:id="10" w:author="Ethan Draper" w:date="2026-08-14T08:43:00Z" w16du:dateUtc="2026-08-14T14:43:00Z">
        <w:r w:rsidR="001959CD">
          <w:rPr>
            <w:lang w:bidi="en-US"/>
          </w:rPr>
          <w:t>the earlier of (1) the first of the month following the election or appointment, or (2) the first regular Board meeting fo</w:t>
        </w:r>
      </w:ins>
      <w:ins w:id="11" w:author="Ethan Draper" w:date="2026-08-14T08:44:00Z" w16du:dateUtc="2026-08-14T14:44:00Z">
        <w:r w:rsidR="001959CD">
          <w:rPr>
            <w:lang w:bidi="en-US"/>
          </w:rPr>
          <w:t>llowing election or appointment</w:t>
        </w:r>
      </w:ins>
      <w:ins w:id="12" w:author="Ethan Draper" w:date="2026-08-14T13:46:00Z" w16du:dateUtc="2026-08-14T19:46:00Z">
        <w:r w:rsidR="00E53FD2">
          <w:rPr>
            <w:lang w:bidi="en-US"/>
          </w:rPr>
          <w:t>, unless</w:t>
        </w:r>
      </w:ins>
      <w:ins w:id="13" w:author="Ethan Draper" w:date="2026-08-14T08:44:00Z" w16du:dateUtc="2026-08-14T14:44:00Z">
        <w:r w:rsidR="001959CD">
          <w:rPr>
            <w:lang w:bidi="en-US"/>
          </w:rPr>
          <w:t xml:space="preserve"> otherwise determined by the Board. </w:t>
        </w:r>
      </w:ins>
      <w:del w:id="14" w:author="Ethan Draper" w:date="2026-08-14T08:43:00Z" w16du:dateUtc="2026-08-14T14:43:00Z">
        <w:r w:rsidRPr="009F025E" w:rsidDel="001959CD">
          <w:rPr>
            <w:lang w:bidi="en-US"/>
          </w:rPr>
          <w:delText>the first regular Board meeting held after July 1 of the year in which they were elected, or at the first regular meeting following certification of election or appointment, whichever is later.</w:delText>
        </w:r>
      </w:del>
    </w:p>
    <w:p w14:paraId="40AE83C3" w14:textId="77777777" w:rsidR="007E79BF" w:rsidRPr="00DE4A50" w:rsidRDefault="007E79BF" w:rsidP="00DE4A50">
      <w:pPr>
        <w:pStyle w:val="Heading3"/>
        <w:rPr>
          <w:rFonts w:cs="Arial"/>
          <w:szCs w:val="20"/>
          <w:lang w:bidi="en-US"/>
        </w:rPr>
      </w:pPr>
      <w:r w:rsidRPr="00DE4A50">
        <w:rPr>
          <w:rFonts w:cs="Arial"/>
          <w:szCs w:val="20"/>
          <w:lang w:bidi="en-US"/>
        </w:rPr>
        <w:t>5.20</w:t>
      </w:r>
      <w:r w:rsidRPr="00DE4A50">
        <w:rPr>
          <w:rFonts w:cs="Arial"/>
          <w:szCs w:val="20"/>
          <w:lang w:bidi="en-US"/>
        </w:rPr>
        <w:tab/>
        <w:t>Purchased Service Credit</w:t>
      </w:r>
    </w:p>
    <w:p w14:paraId="0201B512" w14:textId="77777777" w:rsidR="007E79BF" w:rsidRDefault="007E79BF" w:rsidP="007E79BF">
      <w:pPr>
        <w:pStyle w:val="upar1"/>
        <w:rPr>
          <w:lang w:bidi="en-US"/>
        </w:rPr>
      </w:pPr>
      <w:r w:rsidRPr="007E79BF">
        <w:rPr>
          <w:lang w:bidi="en-US"/>
        </w:rPr>
        <w:t>Purchased service credit may qualify a member for earlier service retirement, earlier reduced service retirement or increased benefits.</w:t>
      </w:r>
    </w:p>
    <w:p w14:paraId="168C363A" w14:textId="77777777" w:rsidR="007E79BF" w:rsidRPr="007E79BF" w:rsidRDefault="007E79BF" w:rsidP="007E79BF">
      <w:pPr>
        <w:pStyle w:val="par1"/>
        <w:rPr>
          <w:lang w:bidi="en-US"/>
        </w:rPr>
      </w:pPr>
      <w:r w:rsidRPr="007E79BF">
        <w:rPr>
          <w:lang w:bidi="en-US"/>
        </w:rPr>
        <w:t>A.</w:t>
      </w:r>
      <w:r w:rsidRPr="007E79BF">
        <w:rPr>
          <w:lang w:bidi="en-US"/>
        </w:rPr>
        <w:tab/>
        <w:t>Repayment of Refund</w:t>
      </w:r>
    </w:p>
    <w:p w14:paraId="1C091BE0" w14:textId="77777777" w:rsidR="007E79BF" w:rsidRPr="007E79BF" w:rsidRDefault="007E79BF" w:rsidP="007E79BF">
      <w:pPr>
        <w:pStyle w:val="upar2"/>
        <w:rPr>
          <w:lang w:bidi="en-US"/>
        </w:rPr>
      </w:pPr>
      <w:r w:rsidRPr="007E79BF">
        <w:rPr>
          <w:lang w:bidi="en-US"/>
        </w:rPr>
        <w:t xml:space="preserve">A member may purchase all or part of a period associated with a refunded member contribution account. Service credit purchased based on all or part of a period associated with a refunded member contribution account pursuant to 24-51-503, C.R.S. is considered purchased service credit not earned service credit. The purchase of service credit relating to a refunded member contribution account pursuant to 24-51-503, C.R.S., shall not count toward the </w:t>
      </w:r>
      <w:proofErr w:type="gramStart"/>
      <w:r w:rsidRPr="007E79BF">
        <w:rPr>
          <w:lang w:bidi="en-US"/>
        </w:rPr>
        <w:t>ten year</w:t>
      </w:r>
      <w:proofErr w:type="gramEnd"/>
      <w:r w:rsidRPr="007E79BF">
        <w:rPr>
          <w:lang w:bidi="en-US"/>
        </w:rPr>
        <w:t xml:space="preserve"> limit for purchases of service credit specified in 24-51-505(2)(c), C.R.S.</w:t>
      </w:r>
    </w:p>
    <w:p w14:paraId="247F31D3" w14:textId="77777777" w:rsidR="007E79BF" w:rsidRPr="007E79BF" w:rsidRDefault="007E79BF" w:rsidP="007E79BF">
      <w:pPr>
        <w:pStyle w:val="par1"/>
        <w:rPr>
          <w:lang w:bidi="en-US"/>
        </w:rPr>
      </w:pPr>
      <w:r w:rsidRPr="007E79BF">
        <w:rPr>
          <w:lang w:bidi="en-US"/>
        </w:rPr>
        <w:lastRenderedPageBreak/>
        <w:t>B.</w:t>
      </w:r>
      <w:r w:rsidRPr="007E79BF">
        <w:rPr>
          <w:lang w:bidi="en-US"/>
        </w:rPr>
        <w:tab/>
        <w:t>Sabbatical Leaves</w:t>
      </w:r>
    </w:p>
    <w:p w14:paraId="3EA73023" w14:textId="77777777" w:rsidR="007E79BF" w:rsidRPr="007E79BF" w:rsidRDefault="007E79BF" w:rsidP="007E79BF">
      <w:pPr>
        <w:pStyle w:val="par2"/>
        <w:rPr>
          <w:lang w:bidi="en-US"/>
        </w:rPr>
      </w:pPr>
      <w:r w:rsidRPr="007E79BF">
        <w:rPr>
          <w:lang w:bidi="en-US"/>
        </w:rPr>
        <w:t>(1)</w:t>
      </w:r>
      <w:r w:rsidRPr="007E79BF">
        <w:rPr>
          <w:lang w:bidi="en-US"/>
        </w:rPr>
        <w:tab/>
        <w:t>For periods of sabbatical leave granted before July 1, 1966, service credit is provided without payment. This provision does not apply to DPS members or retirees.</w:t>
      </w:r>
    </w:p>
    <w:p w14:paraId="2EEE894E" w14:textId="77777777" w:rsidR="007E79BF" w:rsidRPr="007E79BF" w:rsidRDefault="007E79BF" w:rsidP="007E79BF">
      <w:pPr>
        <w:pStyle w:val="par2"/>
        <w:rPr>
          <w:lang w:bidi="en-US"/>
        </w:rPr>
      </w:pPr>
      <w:r>
        <w:rPr>
          <w:lang w:bidi="en-US"/>
        </w:rPr>
        <w:t>(2)</w:t>
      </w:r>
      <w:r w:rsidRPr="007E79BF">
        <w:rPr>
          <w:lang w:bidi="en-US"/>
        </w:rPr>
        <w:tab/>
        <w:t>A member may elect to make separate purchases of service credit associated with more than one period of sabbatical leave. A member may not purchase any service credit associated with less than the entire period of any one sabbatical leave.</w:t>
      </w:r>
    </w:p>
    <w:p w14:paraId="10163FF8" w14:textId="59151E99" w:rsidR="007E79BF" w:rsidRPr="007E79BF" w:rsidRDefault="007E79BF" w:rsidP="007E79BF">
      <w:pPr>
        <w:pStyle w:val="par1"/>
        <w:rPr>
          <w:lang w:bidi="en-US"/>
        </w:rPr>
      </w:pPr>
      <w:r w:rsidRPr="007E79BF">
        <w:rPr>
          <w:lang w:bidi="en-US"/>
        </w:rPr>
        <w:t>C.</w:t>
      </w:r>
      <w:r w:rsidRPr="007E79BF">
        <w:rPr>
          <w:lang w:bidi="en-US"/>
        </w:rPr>
        <w:tab/>
        <w:t xml:space="preserve">Noncovered </w:t>
      </w:r>
      <w:ins w:id="15" w:author="Ethan Draper" w:date="2026-08-14T08:44:00Z" w16du:dateUtc="2026-08-14T14:44:00Z">
        <w:r w:rsidR="001959CD">
          <w:rPr>
            <w:lang w:bidi="en-US"/>
          </w:rPr>
          <w:t>Time</w:t>
        </w:r>
      </w:ins>
      <w:del w:id="16" w:author="Ethan Draper" w:date="2026-08-14T08:44:00Z" w16du:dateUtc="2026-08-14T14:44:00Z">
        <w:r w:rsidRPr="007E79BF" w:rsidDel="001959CD">
          <w:rPr>
            <w:lang w:bidi="en-US"/>
          </w:rPr>
          <w:delText>Employmen</w:delText>
        </w:r>
      </w:del>
      <w:del w:id="17" w:author="Ethan Draper" w:date="2026-08-14T08:45:00Z" w16du:dateUtc="2026-08-14T14:45:00Z">
        <w:r w:rsidRPr="007E79BF" w:rsidDel="001959CD">
          <w:rPr>
            <w:lang w:bidi="en-US"/>
          </w:rPr>
          <w:delText>t</w:delText>
        </w:r>
      </w:del>
    </w:p>
    <w:p w14:paraId="40A0BD46" w14:textId="6F89553D" w:rsidR="007E79BF" w:rsidRPr="007E79BF" w:rsidRDefault="007E79BF" w:rsidP="007E79BF">
      <w:pPr>
        <w:pStyle w:val="par2"/>
        <w:rPr>
          <w:lang w:bidi="en-US"/>
        </w:rPr>
      </w:pPr>
      <w:r w:rsidRPr="007E79BF">
        <w:rPr>
          <w:lang w:bidi="en-US"/>
        </w:rPr>
        <w:t>(1)</w:t>
      </w:r>
      <w:r w:rsidRPr="007E79BF">
        <w:rPr>
          <w:lang w:bidi="en-US"/>
        </w:rPr>
        <w:tab/>
        <w:t xml:space="preserve">A member may purchase all or part of a period of noncovered </w:t>
      </w:r>
      <w:ins w:id="18" w:author="Ethan Draper" w:date="2026-08-14T08:45:00Z" w16du:dateUtc="2026-08-14T14:45:00Z">
        <w:r w:rsidR="001959CD">
          <w:rPr>
            <w:lang w:bidi="en-US"/>
          </w:rPr>
          <w:t>time</w:t>
        </w:r>
      </w:ins>
      <w:del w:id="19" w:author="Ethan Draper" w:date="2026-08-14T08:45:00Z" w16du:dateUtc="2026-08-14T14:45:00Z">
        <w:r w:rsidRPr="007E79BF" w:rsidDel="001959CD">
          <w:rPr>
            <w:lang w:bidi="en-US"/>
          </w:rPr>
          <w:delText>employment</w:delText>
        </w:r>
      </w:del>
      <w:r w:rsidRPr="007E79BF">
        <w:rPr>
          <w:lang w:bidi="en-US"/>
        </w:rPr>
        <w:t xml:space="preserve"> except as provided in 24-51-505, C.R.S.</w:t>
      </w:r>
    </w:p>
    <w:p w14:paraId="7189F866" w14:textId="1D5DF85E" w:rsidR="007E79BF" w:rsidRPr="007E79BF" w:rsidRDefault="007E79BF" w:rsidP="007E79BF">
      <w:pPr>
        <w:pStyle w:val="par2"/>
        <w:rPr>
          <w:lang w:bidi="en-US"/>
        </w:rPr>
      </w:pPr>
      <w:r w:rsidRPr="007E79BF">
        <w:rPr>
          <w:lang w:bidi="en-US"/>
        </w:rPr>
        <w:t>(2)</w:t>
      </w:r>
      <w:r w:rsidRPr="007E79BF">
        <w:rPr>
          <w:lang w:bidi="en-US"/>
        </w:rPr>
        <w:tab/>
        <w:t xml:space="preserve">A member who earns less than </w:t>
      </w:r>
      <w:proofErr w:type="gramStart"/>
      <w:r w:rsidRPr="007E79BF">
        <w:rPr>
          <w:lang w:bidi="en-US"/>
        </w:rPr>
        <w:t>full service</w:t>
      </w:r>
      <w:proofErr w:type="gramEnd"/>
      <w:r w:rsidRPr="007E79BF">
        <w:rPr>
          <w:lang w:bidi="en-US"/>
        </w:rPr>
        <w:t xml:space="preserve"> credit for a period of covered employment and has concurrent noncovered </w:t>
      </w:r>
      <w:ins w:id="20" w:author="Ethan Draper" w:date="2026-08-14T08:45:00Z" w16du:dateUtc="2026-08-14T14:45:00Z">
        <w:r w:rsidR="001959CD">
          <w:rPr>
            <w:lang w:bidi="en-US"/>
          </w:rPr>
          <w:t>time</w:t>
        </w:r>
      </w:ins>
      <w:del w:id="21" w:author="Ethan Draper" w:date="2026-08-14T08:45:00Z" w16du:dateUtc="2026-08-14T14:45:00Z">
        <w:r w:rsidRPr="007E79BF" w:rsidDel="001959CD">
          <w:rPr>
            <w:lang w:bidi="en-US"/>
          </w:rPr>
          <w:delText>employment</w:delText>
        </w:r>
      </w:del>
      <w:r w:rsidRPr="007E79BF">
        <w:rPr>
          <w:lang w:bidi="en-US"/>
        </w:rPr>
        <w:t xml:space="preserve"> may not purchase service credit for that period </w:t>
      </w:r>
      <w:proofErr w:type="gramStart"/>
      <w:r w:rsidRPr="007E79BF">
        <w:rPr>
          <w:lang w:bidi="en-US"/>
        </w:rPr>
        <w:t>in excess of</w:t>
      </w:r>
      <w:proofErr w:type="gramEnd"/>
      <w:r w:rsidRPr="007E79BF">
        <w:rPr>
          <w:lang w:bidi="en-US"/>
        </w:rPr>
        <w:t xml:space="preserve"> the credit needed to obtain </w:t>
      </w:r>
      <w:proofErr w:type="gramStart"/>
      <w:r w:rsidRPr="007E79BF">
        <w:rPr>
          <w:lang w:bidi="en-US"/>
        </w:rPr>
        <w:t>full service</w:t>
      </w:r>
      <w:proofErr w:type="gramEnd"/>
      <w:r w:rsidRPr="007E79BF">
        <w:rPr>
          <w:lang w:bidi="en-US"/>
        </w:rPr>
        <w:t xml:space="preserve"> credit for that period. A member who earns </w:t>
      </w:r>
      <w:proofErr w:type="gramStart"/>
      <w:r w:rsidRPr="007E79BF">
        <w:rPr>
          <w:lang w:bidi="en-US"/>
        </w:rPr>
        <w:t>full service</w:t>
      </w:r>
      <w:proofErr w:type="gramEnd"/>
      <w:r w:rsidRPr="007E79BF">
        <w:rPr>
          <w:lang w:bidi="en-US"/>
        </w:rPr>
        <w:t xml:space="preserve"> credit for a period of covered employment may not purchase credit for noncovered </w:t>
      </w:r>
      <w:ins w:id="22" w:author="Ethan Draper" w:date="2026-08-14T08:45:00Z" w16du:dateUtc="2026-08-14T14:45:00Z">
        <w:r w:rsidR="001959CD">
          <w:rPr>
            <w:lang w:bidi="en-US"/>
          </w:rPr>
          <w:t>time</w:t>
        </w:r>
      </w:ins>
      <w:del w:id="23" w:author="Ethan Draper" w:date="2026-08-14T08:45:00Z" w16du:dateUtc="2026-08-14T14:45:00Z">
        <w:r w:rsidRPr="007E79BF" w:rsidDel="001959CD">
          <w:rPr>
            <w:lang w:bidi="en-US"/>
          </w:rPr>
          <w:delText>employment</w:delText>
        </w:r>
      </w:del>
      <w:r w:rsidRPr="007E79BF">
        <w:rPr>
          <w:lang w:bidi="en-US"/>
        </w:rPr>
        <w:t xml:space="preserve"> served during that period.</w:t>
      </w:r>
    </w:p>
    <w:p w14:paraId="550B5651" w14:textId="77777777" w:rsidR="007E79BF" w:rsidRPr="007E79BF" w:rsidRDefault="007E79BF" w:rsidP="007E79BF">
      <w:pPr>
        <w:pStyle w:val="par1"/>
        <w:rPr>
          <w:lang w:bidi="en-US"/>
        </w:rPr>
      </w:pPr>
      <w:r w:rsidRPr="007E79BF">
        <w:rPr>
          <w:lang w:bidi="en-US"/>
        </w:rPr>
        <w:t>D.</w:t>
      </w:r>
      <w:r w:rsidRPr="007E79BF">
        <w:rPr>
          <w:lang w:bidi="en-US"/>
        </w:rPr>
        <w:tab/>
        <w:t>Portability</w:t>
      </w:r>
    </w:p>
    <w:p w14:paraId="2EFB459B" w14:textId="77777777" w:rsidR="007E79BF" w:rsidRPr="007E79BF" w:rsidRDefault="007E79BF" w:rsidP="007E79BF">
      <w:pPr>
        <w:pStyle w:val="upar2"/>
        <w:rPr>
          <w:lang w:bidi="en-US"/>
        </w:rPr>
      </w:pPr>
      <w:r w:rsidRPr="007E79BF">
        <w:rPr>
          <w:lang w:bidi="en-US"/>
        </w:rPr>
        <w:t xml:space="preserve">A member who has an active service credit purchase agreement and exercises portability pursuant to the provisions of Section 24-51-1747, C.R.S., may only continue to make payment on the service credit purchase agreement </w:t>
      </w:r>
      <w:proofErr w:type="gramStart"/>
      <w:r w:rsidRPr="007E79BF">
        <w:rPr>
          <w:lang w:bidi="en-US"/>
        </w:rPr>
        <w:t>as long as</w:t>
      </w:r>
      <w:proofErr w:type="gramEnd"/>
      <w:r w:rsidRPr="007E79BF">
        <w:rPr>
          <w:lang w:bidi="en-US"/>
        </w:rPr>
        <w:t xml:space="preserve"> the member selects the benefit structure under which the purchase </w:t>
      </w:r>
      <w:proofErr w:type="gramStart"/>
      <w:r w:rsidRPr="007E79BF">
        <w:rPr>
          <w:lang w:bidi="en-US"/>
        </w:rPr>
        <w:t>is being</w:t>
      </w:r>
      <w:proofErr w:type="gramEnd"/>
      <w:r w:rsidRPr="007E79BF">
        <w:rPr>
          <w:lang w:bidi="en-US"/>
        </w:rPr>
        <w:t xml:space="preserve"> completed. If the member does not choose the account for which the service credit purchase applies, then the purchase agreement will be terminated and all payments made under the purchase agreement will be returned to the member.</w:t>
      </w:r>
    </w:p>
    <w:p w14:paraId="78AA1F86" w14:textId="77777777" w:rsidR="007E79BF" w:rsidRPr="007E79BF" w:rsidRDefault="007E79BF" w:rsidP="007E79BF">
      <w:pPr>
        <w:pStyle w:val="par1"/>
        <w:rPr>
          <w:lang w:bidi="en-US"/>
        </w:rPr>
      </w:pPr>
      <w:r w:rsidRPr="007E79BF">
        <w:rPr>
          <w:lang w:bidi="en-US"/>
        </w:rPr>
        <w:t>E.</w:t>
      </w:r>
      <w:r w:rsidRPr="007E79BF">
        <w:rPr>
          <w:lang w:bidi="en-US"/>
        </w:rPr>
        <w:tab/>
        <w:t>Outside Service Under the DPS Benefit Structure</w:t>
      </w:r>
    </w:p>
    <w:p w14:paraId="31885E2D" w14:textId="77777777" w:rsidR="002D388E" w:rsidRDefault="007E79BF" w:rsidP="007E79BF">
      <w:pPr>
        <w:pStyle w:val="par2"/>
        <w:rPr>
          <w:lang w:bidi="en-US"/>
        </w:rPr>
      </w:pPr>
      <w:r w:rsidRPr="007E79BF">
        <w:rPr>
          <w:lang w:bidi="en-US"/>
        </w:rPr>
        <w:t>(1)</w:t>
      </w:r>
      <w:r w:rsidRPr="007E79BF">
        <w:rPr>
          <w:lang w:bidi="en-US"/>
        </w:rPr>
        <w:tab/>
        <w:t xml:space="preserve">A DPS benefit structure retiree who used substantiated outside service to reach </w:t>
      </w:r>
      <w:proofErr w:type="gramStart"/>
      <w:r w:rsidRPr="007E79BF">
        <w:rPr>
          <w:lang w:bidi="en-US"/>
        </w:rPr>
        <w:t>full service</w:t>
      </w:r>
      <w:proofErr w:type="gramEnd"/>
      <w:r w:rsidRPr="007E79BF">
        <w:rPr>
          <w:lang w:bidi="en-US"/>
        </w:rPr>
        <w:t xml:space="preserve"> retirement eligibility may not purchase that same time under the PERA benefit structure.</w:t>
      </w:r>
    </w:p>
    <w:p w14:paraId="5791BFFC" w14:textId="77777777" w:rsidR="002D388E" w:rsidRDefault="007E79BF" w:rsidP="007E79BF">
      <w:pPr>
        <w:pStyle w:val="par2"/>
        <w:rPr>
          <w:lang w:bidi="en-US"/>
        </w:rPr>
      </w:pPr>
      <w:r w:rsidRPr="007E79BF">
        <w:rPr>
          <w:lang w:bidi="en-US"/>
        </w:rPr>
        <w:t>(2)</w:t>
      </w:r>
      <w:r w:rsidRPr="007E79BF">
        <w:rPr>
          <w:lang w:bidi="en-US"/>
        </w:rPr>
        <w:tab/>
        <w:t xml:space="preserve">An inactive DPS member who has substantiated outside service may purchase that same time under the PERA benefit structure </w:t>
      </w:r>
      <w:proofErr w:type="gramStart"/>
      <w:r w:rsidRPr="007E79BF">
        <w:rPr>
          <w:lang w:bidi="en-US"/>
        </w:rPr>
        <w:t>as long as</w:t>
      </w:r>
      <w:proofErr w:type="gramEnd"/>
      <w:r w:rsidRPr="007E79BF">
        <w:rPr>
          <w:lang w:bidi="en-US"/>
        </w:rPr>
        <w:t xml:space="preserve"> the individual meets the requirements to be able to purchase that service under the PERA benefit structure. The amount of the substantiated outside service </w:t>
      </w:r>
      <w:r w:rsidRPr="007E79BF">
        <w:rPr>
          <w:lang w:bidi="en-US"/>
        </w:rPr>
        <w:lastRenderedPageBreak/>
        <w:t>that can be used in the DPS benefit structure will be reduced by the amount of the purchase into the PERA benefit structure account.</w:t>
      </w:r>
    </w:p>
    <w:p w14:paraId="0D7F0602" w14:textId="77777777" w:rsidR="007E79BF" w:rsidRPr="00DE4A50" w:rsidRDefault="007E79BF" w:rsidP="00DE4A50">
      <w:pPr>
        <w:pStyle w:val="Heading3"/>
        <w:rPr>
          <w:rFonts w:cs="Arial"/>
          <w:szCs w:val="20"/>
          <w:lang w:bidi="en-US"/>
        </w:rPr>
      </w:pPr>
      <w:r w:rsidRPr="00DE4A50">
        <w:rPr>
          <w:rFonts w:cs="Arial"/>
          <w:szCs w:val="20"/>
          <w:lang w:bidi="en-US"/>
        </w:rPr>
        <w:t>5.25</w:t>
      </w:r>
      <w:r w:rsidRPr="00DE4A50">
        <w:rPr>
          <w:rFonts w:cs="Arial"/>
          <w:szCs w:val="20"/>
          <w:lang w:bidi="en-US"/>
        </w:rPr>
        <w:tab/>
        <w:t>Service Credit Purchase Cost and Application</w:t>
      </w:r>
    </w:p>
    <w:p w14:paraId="5D163DF0" w14:textId="4A636809" w:rsidR="002D388E" w:rsidRDefault="007E79BF" w:rsidP="007E79BF">
      <w:pPr>
        <w:pStyle w:val="par1"/>
        <w:rPr>
          <w:lang w:bidi="en-US"/>
        </w:rPr>
      </w:pPr>
      <w:r w:rsidRPr="007E79BF">
        <w:rPr>
          <w:lang w:bidi="en-US"/>
        </w:rPr>
        <w:t>A.</w:t>
      </w:r>
      <w:r w:rsidRPr="007E79BF">
        <w:rPr>
          <w:lang w:bidi="en-US"/>
        </w:rPr>
        <w:tab/>
        <w:t xml:space="preserve">The cost to purchase one month of noncovered </w:t>
      </w:r>
      <w:ins w:id="24" w:author="Ethan Draper" w:date="2026-08-14T08:46:00Z" w16du:dateUtc="2026-08-14T14:46:00Z">
        <w:r w:rsidR="001959CD">
          <w:rPr>
            <w:lang w:bidi="en-US"/>
          </w:rPr>
          <w:t>time</w:t>
        </w:r>
      </w:ins>
      <w:del w:id="25" w:author="Ethan Draper" w:date="2026-08-14T08:46:00Z" w16du:dateUtc="2026-08-14T14:46:00Z">
        <w:r w:rsidRPr="007E79BF" w:rsidDel="001959CD">
          <w:rPr>
            <w:lang w:bidi="en-US"/>
          </w:rPr>
          <w:delText>employment</w:delText>
        </w:r>
      </w:del>
      <w:r w:rsidRPr="007E79BF">
        <w:rPr>
          <w:lang w:bidi="en-US"/>
        </w:rPr>
        <w:t xml:space="preserve"> shall be a percentage of the member’s Highest Average Salary as set forth in the Table appearing on the PERA website. Such percentage shall be determined by the age of the member at the time PERA receives the member’s completed service credit purchase application.</w:t>
      </w:r>
    </w:p>
    <w:p w14:paraId="3952F768" w14:textId="77777777" w:rsidR="002D388E" w:rsidRDefault="007E79BF" w:rsidP="007E79BF">
      <w:pPr>
        <w:pStyle w:val="par1"/>
        <w:rPr>
          <w:lang w:bidi="en-US"/>
        </w:rPr>
      </w:pPr>
      <w:r w:rsidRPr="007E79BF">
        <w:rPr>
          <w:lang w:bidi="en-US"/>
        </w:rPr>
        <w:t>B.</w:t>
      </w:r>
      <w:r w:rsidRPr="007E79BF">
        <w:rPr>
          <w:lang w:bidi="en-US"/>
        </w:rPr>
        <w:tab/>
        <w:t>To purchase service credit, the member must apply using the service credit purchase application form provided by PERA.</w:t>
      </w:r>
    </w:p>
    <w:p w14:paraId="3EEA14BE" w14:textId="77777777" w:rsidR="007E79BF" w:rsidRPr="007E79BF" w:rsidRDefault="007E79BF" w:rsidP="007E79BF">
      <w:pPr>
        <w:pStyle w:val="par1"/>
        <w:rPr>
          <w:lang w:bidi="en-US"/>
        </w:rPr>
      </w:pPr>
      <w:r w:rsidRPr="007E79BF">
        <w:rPr>
          <w:lang w:bidi="en-US"/>
        </w:rPr>
        <w:t>C.</w:t>
      </w:r>
      <w:r w:rsidRPr="007E79BF">
        <w:rPr>
          <w:lang w:bidi="en-US"/>
        </w:rPr>
        <w:tab/>
        <w:t>The completed service credit purchase application shall contain:</w:t>
      </w:r>
    </w:p>
    <w:p w14:paraId="352A8D33" w14:textId="55370A5A" w:rsidR="002D388E" w:rsidRDefault="007E79BF" w:rsidP="007E79BF">
      <w:pPr>
        <w:pStyle w:val="par2"/>
        <w:rPr>
          <w:lang w:bidi="en-US"/>
        </w:rPr>
      </w:pPr>
      <w:r w:rsidRPr="007E79BF">
        <w:rPr>
          <w:lang w:bidi="en-US"/>
        </w:rPr>
        <w:t>(1)</w:t>
      </w:r>
      <w:r w:rsidRPr="007E79BF">
        <w:rPr>
          <w:lang w:bidi="en-US"/>
        </w:rPr>
        <w:tab/>
        <w:t>Documentation of salary received by the member</w:t>
      </w:r>
      <w:del w:id="26" w:author="Ethan Draper" w:date="2026-08-14T08:46:00Z" w16du:dateUtc="2026-08-14T14:46:00Z">
        <w:r w:rsidRPr="007E79BF" w:rsidDel="001959CD">
          <w:rPr>
            <w:lang w:bidi="en-US"/>
          </w:rPr>
          <w:delText>;</w:delText>
        </w:r>
      </w:del>
      <w:ins w:id="27" w:author="Ethan Draper" w:date="2026-08-14T08:46:00Z" w16du:dateUtc="2026-08-14T14:46:00Z">
        <w:r w:rsidR="001959CD">
          <w:rPr>
            <w:lang w:bidi="en-US"/>
          </w:rPr>
          <w:t xml:space="preserve"> if purchase is for noncovered time that is </w:t>
        </w:r>
      </w:ins>
      <w:ins w:id="28" w:author="Ethan Draper" w:date="2026-08-14T13:46:00Z" w16du:dateUtc="2026-08-14T19:46:00Z">
        <w:r w:rsidR="00E53FD2">
          <w:rPr>
            <w:lang w:bidi="en-US"/>
          </w:rPr>
          <w:t xml:space="preserve">either </w:t>
        </w:r>
      </w:ins>
      <w:ins w:id="29" w:author="Ethan Draper" w:date="2026-08-14T08:46:00Z" w16du:dateUtc="2026-08-14T14:46:00Z">
        <w:r w:rsidR="001959CD">
          <w:rPr>
            <w:lang w:bidi="en-US"/>
          </w:rPr>
          <w:t>qualified service or noncovered time during which the member was employed and under twenty-one years old.</w:t>
        </w:r>
      </w:ins>
    </w:p>
    <w:p w14:paraId="3C779EA4" w14:textId="70CFA70F" w:rsidR="002D388E" w:rsidRDefault="007E79BF" w:rsidP="007E79BF">
      <w:pPr>
        <w:pStyle w:val="par2"/>
        <w:rPr>
          <w:lang w:bidi="en-US"/>
        </w:rPr>
      </w:pPr>
      <w:r w:rsidRPr="007E79BF">
        <w:rPr>
          <w:lang w:bidi="en-US"/>
        </w:rPr>
        <w:t>(2)</w:t>
      </w:r>
      <w:r w:rsidRPr="007E79BF">
        <w:rPr>
          <w:lang w:bidi="en-US"/>
        </w:rPr>
        <w:tab/>
        <w:t>Documentation of the member’s dates of employment</w:t>
      </w:r>
      <w:del w:id="30" w:author="Ethan Draper" w:date="2026-08-14T08:46:00Z" w16du:dateUtc="2026-08-14T14:46:00Z">
        <w:r w:rsidRPr="007E79BF" w:rsidDel="001959CD">
          <w:rPr>
            <w:lang w:bidi="en-US"/>
          </w:rPr>
          <w:delText>;</w:delText>
        </w:r>
      </w:del>
      <w:ins w:id="31" w:author="Ethan Draper" w:date="2026-08-14T08:46:00Z" w16du:dateUtc="2026-08-14T14:46:00Z">
        <w:r w:rsidR="001959CD">
          <w:rPr>
            <w:lang w:bidi="en-US"/>
          </w:rPr>
          <w:t xml:space="preserve"> if purchase</w:t>
        </w:r>
      </w:ins>
      <w:ins w:id="32" w:author="Ethan Draper" w:date="2026-08-14T08:47:00Z" w16du:dateUtc="2026-08-14T14:47:00Z">
        <w:r w:rsidR="001959CD">
          <w:rPr>
            <w:lang w:bidi="en-US"/>
          </w:rPr>
          <w:t xml:space="preserve"> is for noncovered time that is </w:t>
        </w:r>
      </w:ins>
      <w:ins w:id="33" w:author="Ethan Draper" w:date="2026-08-14T13:46:00Z" w16du:dateUtc="2026-08-14T19:46:00Z">
        <w:r w:rsidR="00E53FD2">
          <w:rPr>
            <w:lang w:bidi="en-US"/>
          </w:rPr>
          <w:t xml:space="preserve">either </w:t>
        </w:r>
      </w:ins>
      <w:ins w:id="34" w:author="Ethan Draper" w:date="2026-08-14T08:47:00Z" w16du:dateUtc="2026-08-14T14:47:00Z">
        <w:r w:rsidR="001959CD">
          <w:rPr>
            <w:lang w:bidi="en-US"/>
          </w:rPr>
          <w:t>qualified service or noncovered time during which the member was employed and under twenty-one years old.</w:t>
        </w:r>
      </w:ins>
    </w:p>
    <w:p w14:paraId="540DCD7F" w14:textId="77777777" w:rsidR="002D388E" w:rsidRDefault="007E79BF" w:rsidP="007E79BF">
      <w:pPr>
        <w:pStyle w:val="par2"/>
        <w:rPr>
          <w:lang w:bidi="en-US"/>
        </w:rPr>
      </w:pPr>
      <w:r w:rsidRPr="007E79BF">
        <w:rPr>
          <w:lang w:bidi="en-US"/>
        </w:rPr>
        <w:t>(3)</w:t>
      </w:r>
      <w:r w:rsidRPr="007E79BF">
        <w:rPr>
          <w:lang w:bidi="en-US"/>
        </w:rPr>
        <w:tab/>
        <w:t>Documentation of any other pension coverage including but not limited to a mandatory defined contribution plan for such employment.</w:t>
      </w:r>
    </w:p>
    <w:p w14:paraId="30916BC3" w14:textId="77777777" w:rsidR="007E79BF" w:rsidRPr="007E79BF" w:rsidRDefault="007E79BF" w:rsidP="007E79BF">
      <w:pPr>
        <w:pStyle w:val="par1"/>
        <w:rPr>
          <w:lang w:bidi="en-US"/>
        </w:rPr>
      </w:pPr>
      <w:r w:rsidRPr="007E79BF">
        <w:rPr>
          <w:lang w:bidi="en-US"/>
        </w:rPr>
        <w:t>D.</w:t>
      </w:r>
      <w:r w:rsidRPr="007E79BF">
        <w:rPr>
          <w:lang w:bidi="en-US"/>
        </w:rPr>
        <w:tab/>
        <w:t>The Association shall have the authority to determine the adequacy of the documentation described in Rule 5.25 C.</w:t>
      </w:r>
    </w:p>
    <w:p w14:paraId="55DFDD86" w14:textId="77777777" w:rsidR="002D388E" w:rsidRDefault="007E79BF" w:rsidP="007E79BF">
      <w:pPr>
        <w:pStyle w:val="par1"/>
        <w:rPr>
          <w:lang w:bidi="en-US"/>
        </w:rPr>
      </w:pPr>
      <w:r w:rsidRPr="007E79BF">
        <w:rPr>
          <w:lang w:bidi="en-US"/>
        </w:rPr>
        <w:t>E.</w:t>
      </w:r>
      <w:r w:rsidRPr="007E79BF">
        <w:rPr>
          <w:lang w:bidi="en-US"/>
        </w:rPr>
        <w:tab/>
        <w:t>Absent complete documentation, no purchase agreement shall be issued.</w:t>
      </w:r>
    </w:p>
    <w:p w14:paraId="5B969D74" w14:textId="77777777" w:rsidR="007E79BF" w:rsidRPr="007E79BF" w:rsidRDefault="007E79BF" w:rsidP="007E79BF">
      <w:pPr>
        <w:pStyle w:val="par1"/>
        <w:rPr>
          <w:lang w:bidi="en-US"/>
        </w:rPr>
      </w:pPr>
      <w:r w:rsidRPr="007E79BF">
        <w:rPr>
          <w:lang w:bidi="en-US"/>
        </w:rPr>
        <w:t>F.</w:t>
      </w:r>
      <w:r w:rsidRPr="007E79BF">
        <w:rPr>
          <w:lang w:bidi="en-US"/>
        </w:rPr>
        <w:tab/>
        <w:t>Once complete documentation has been received by the Association, the Association shall issue a service credit purchase agreement which will include the cost to purchase service credit based upon the age of the member at the time the Association receives the member’s completed service credit purchase application. Failure to comply with all terms and conditions of the service credit purchase agreement will result in a breach of the agreement and the member will not be allowed to purchase service credit based on said agreement. The member’s cost for any subsequent service credit purchase agreement based upon this documentation shall be recalculated and determined based upon the member’s age and Highest Average Salary when a subsequent agreement is issued.</w:t>
      </w:r>
    </w:p>
    <w:p w14:paraId="1F893A6D" w14:textId="77777777" w:rsidR="00EF37CB" w:rsidRPr="00DE4A50" w:rsidRDefault="00EF37CB" w:rsidP="00DE4A50">
      <w:pPr>
        <w:pStyle w:val="Heading3"/>
        <w:rPr>
          <w:rFonts w:cs="Arial"/>
          <w:szCs w:val="20"/>
          <w:lang w:bidi="en-US"/>
        </w:rPr>
      </w:pPr>
      <w:r w:rsidRPr="00DE4A50">
        <w:rPr>
          <w:rFonts w:cs="Arial"/>
          <w:szCs w:val="20"/>
          <w:lang w:bidi="en-US"/>
        </w:rPr>
        <w:lastRenderedPageBreak/>
        <w:t>9.50</w:t>
      </w:r>
      <w:r w:rsidR="00273FAF" w:rsidRPr="00DE4A50">
        <w:rPr>
          <w:rFonts w:cs="Arial"/>
          <w:szCs w:val="20"/>
          <w:lang w:bidi="en-US"/>
        </w:rPr>
        <w:tab/>
      </w:r>
      <w:r w:rsidRPr="00DE4A50">
        <w:rPr>
          <w:rFonts w:cs="Arial"/>
          <w:szCs w:val="20"/>
          <w:lang w:bidi="en-US"/>
        </w:rPr>
        <w:t>Termination of Benefits</w:t>
      </w:r>
    </w:p>
    <w:p w14:paraId="6E932736" w14:textId="77777777" w:rsidR="00EF37CB" w:rsidRPr="00EF37CB" w:rsidRDefault="00EF37CB" w:rsidP="007A1615">
      <w:pPr>
        <w:pStyle w:val="upar1"/>
        <w:rPr>
          <w:lang w:bidi="en-US"/>
        </w:rPr>
      </w:pPr>
      <w:r w:rsidRPr="00EF37CB">
        <w:rPr>
          <w:lang w:bidi="en-US"/>
        </w:rPr>
        <w:t>Survivor benefits shall be terminated on the date the survivor dies or is no longer qualified to receive such benefits.</w:t>
      </w:r>
    </w:p>
    <w:p w14:paraId="1E5424A0" w14:textId="77777777" w:rsidR="00EF37CB" w:rsidRPr="00EF37CB" w:rsidRDefault="00EF37CB" w:rsidP="007A1615">
      <w:pPr>
        <w:pStyle w:val="par1"/>
        <w:rPr>
          <w:lang w:bidi="en-US"/>
        </w:rPr>
      </w:pPr>
      <w:r w:rsidRPr="00EF37CB">
        <w:rPr>
          <w:lang w:bidi="en-US"/>
        </w:rPr>
        <w:t>A.</w:t>
      </w:r>
      <w:r w:rsidR="00273FAF">
        <w:rPr>
          <w:lang w:bidi="en-US"/>
        </w:rPr>
        <w:tab/>
      </w:r>
      <w:r w:rsidRPr="00EF37CB">
        <w:rPr>
          <w:lang w:bidi="en-US"/>
        </w:rPr>
        <w:t>Qualified Children’s Benefits</w:t>
      </w:r>
    </w:p>
    <w:p w14:paraId="1D0DD815" w14:textId="3804A133" w:rsidR="00EF37CB" w:rsidRDefault="00EF37CB" w:rsidP="007A1615">
      <w:pPr>
        <w:pStyle w:val="par2"/>
        <w:rPr>
          <w:lang w:bidi="en-US"/>
        </w:rPr>
      </w:pPr>
      <w:r w:rsidRPr="00EF37CB">
        <w:rPr>
          <w:lang w:bidi="en-US"/>
        </w:rPr>
        <w:t>(1)</w:t>
      </w:r>
      <w:r w:rsidR="00273FAF">
        <w:rPr>
          <w:lang w:bidi="en-US"/>
        </w:rPr>
        <w:tab/>
      </w:r>
      <w:r w:rsidRPr="00EF37CB">
        <w:rPr>
          <w:lang w:bidi="en-US"/>
        </w:rPr>
        <w:t>Under the PERA benefit structure, qualified children’s survivor benefits shall terminate on the date of marriage of the child, on the date the Board finds that the child is no longer incapacitated, on the last day of the</w:t>
      </w:r>
      <w:ins w:id="35" w:author="Ethan Draper" w:date="2026-08-14T08:48:00Z" w16du:dateUtc="2026-08-14T14:48:00Z">
        <w:r w:rsidR="003A0D74">
          <w:rPr>
            <w:lang w:bidi="en-US"/>
          </w:rPr>
          <w:t xml:space="preserve"> month of the</w:t>
        </w:r>
      </w:ins>
      <w:r w:rsidRPr="00EF37CB">
        <w:rPr>
          <w:lang w:bidi="en-US"/>
        </w:rPr>
        <w:t xml:space="preserve"> school term in which the child’s full-time enrollment ceases, or, for disabled children age 23 or older, on the first day of the month in which the surviving spouse becomes eligible for a benefit.</w:t>
      </w:r>
    </w:p>
    <w:p w14:paraId="37275BD2" w14:textId="5C778200" w:rsidR="00E52667" w:rsidRDefault="00EF37CB" w:rsidP="007A1615">
      <w:pPr>
        <w:pStyle w:val="par2"/>
        <w:rPr>
          <w:lang w:bidi="en-US"/>
        </w:rPr>
      </w:pPr>
      <w:r w:rsidRPr="00EF37CB">
        <w:rPr>
          <w:lang w:bidi="en-US"/>
        </w:rPr>
        <w:t>(2)</w:t>
      </w:r>
      <w:r w:rsidR="00273FAF">
        <w:rPr>
          <w:lang w:bidi="en-US"/>
        </w:rPr>
        <w:tab/>
      </w:r>
      <w:r w:rsidRPr="00EF37CB">
        <w:rPr>
          <w:lang w:bidi="en-US"/>
        </w:rPr>
        <w:t xml:space="preserve">Under the DPS benefit structure, qualified children’s survivor benefits shall terminate on the date of marriage of the child, on the date the Board finds that the child is no longer incapacitated, or on the last day of the </w:t>
      </w:r>
      <w:ins w:id="36" w:author="Ethan Draper" w:date="2026-08-14T08:48:00Z" w16du:dateUtc="2026-08-14T14:48:00Z">
        <w:r w:rsidR="003A0D74">
          <w:rPr>
            <w:lang w:bidi="en-US"/>
          </w:rPr>
          <w:t xml:space="preserve">month of the </w:t>
        </w:r>
      </w:ins>
      <w:r w:rsidRPr="00EF37CB">
        <w:rPr>
          <w:lang w:bidi="en-US"/>
        </w:rPr>
        <w:t>school term in which the child’s full-time enrollment ceases. The benefit shall also terminate on the date that an otherwise eligible child is adopted by anyone other than the unremarried surviving spouse of the member, and in such a case eligibility of the child shall be terminated by a subsequent remarriage of said surviving spouse.</w:t>
      </w:r>
    </w:p>
    <w:p w14:paraId="7BFA57FC" w14:textId="77777777" w:rsidR="00EF37CB" w:rsidRPr="00EF37CB" w:rsidRDefault="00EF37CB" w:rsidP="007A1615">
      <w:pPr>
        <w:pStyle w:val="par2"/>
        <w:rPr>
          <w:lang w:bidi="en-US"/>
        </w:rPr>
      </w:pPr>
      <w:r w:rsidRPr="00EF37CB">
        <w:rPr>
          <w:lang w:bidi="en-US"/>
        </w:rPr>
        <w:t>(3)</w:t>
      </w:r>
      <w:r w:rsidR="00273FAF">
        <w:rPr>
          <w:lang w:bidi="en-US"/>
        </w:rPr>
        <w:tab/>
      </w:r>
      <w:r w:rsidRPr="00EF37CB">
        <w:rPr>
          <w:lang w:bidi="en-US"/>
        </w:rPr>
        <w:t xml:space="preserve">Benefits shall continue during annual vacation months for which the child is not enrolled in school if the child certifies within 30 days after the end of the prior term that they are enrolled for the following term. If the child does not certify within 30 days after the end of the prior term that he or she is enrolled for the following term, that child’s benefits will be suspended for those vacation months. If that child later certifies that he or she is or was enrolled in school for the following term, the Association will resume payment of benefits and shall make retroactive payments to the child for the months for which the benefits were suspended due to failure to provide the summer certification. In the case of multiple qualified children, a child who is entitled to retroactive benefits pursuant to this Rule 9.50 A. shall not be paid benefits in an amount that would cause the total amount of benefits paid to the qualified children to exceed the percentage of Highest Average Salary as provided in 24-51-908(4) or 24-51-1738 through 1740, C.R.S. The Association shall not pay benefits </w:t>
      </w:r>
      <w:proofErr w:type="gramStart"/>
      <w:r w:rsidRPr="00EF37CB">
        <w:rPr>
          <w:lang w:bidi="en-US"/>
        </w:rPr>
        <w:t>in excess of</w:t>
      </w:r>
      <w:proofErr w:type="gramEnd"/>
      <w:r w:rsidRPr="00EF37CB">
        <w:rPr>
          <w:lang w:bidi="en-US"/>
        </w:rPr>
        <w:t xml:space="preserve"> the amount it must pay pursuant to the statutory provisions of the Association.</w:t>
      </w:r>
    </w:p>
    <w:p w14:paraId="4E0E5070" w14:textId="77777777" w:rsidR="00EF37CB" w:rsidRPr="00EF37CB" w:rsidRDefault="00EF37CB" w:rsidP="007A1615">
      <w:pPr>
        <w:pStyle w:val="par1"/>
        <w:rPr>
          <w:lang w:bidi="en-US"/>
        </w:rPr>
      </w:pPr>
      <w:r w:rsidRPr="00EF37CB">
        <w:rPr>
          <w:lang w:bidi="en-US"/>
        </w:rPr>
        <w:t>B.</w:t>
      </w:r>
      <w:r w:rsidR="00273FAF">
        <w:rPr>
          <w:lang w:bidi="en-US"/>
        </w:rPr>
        <w:tab/>
      </w:r>
      <w:r w:rsidRPr="00EF37CB">
        <w:rPr>
          <w:lang w:bidi="en-US"/>
        </w:rPr>
        <w:t>Dependent Parent’s Benefits</w:t>
      </w:r>
    </w:p>
    <w:p w14:paraId="1630B620" w14:textId="77777777" w:rsidR="00EF37CB" w:rsidRPr="00EF37CB" w:rsidRDefault="00EF37CB" w:rsidP="007A1615">
      <w:pPr>
        <w:pStyle w:val="upar2"/>
        <w:rPr>
          <w:lang w:bidi="en-US"/>
        </w:rPr>
      </w:pPr>
      <w:r w:rsidRPr="00EF37CB">
        <w:rPr>
          <w:lang w:bidi="en-US"/>
        </w:rPr>
        <w:lastRenderedPageBreak/>
        <w:t xml:space="preserve">Dependent </w:t>
      </w:r>
      <w:proofErr w:type="gramStart"/>
      <w:r w:rsidRPr="00EF37CB">
        <w:rPr>
          <w:lang w:bidi="en-US"/>
        </w:rPr>
        <w:t>parent’s</w:t>
      </w:r>
      <w:proofErr w:type="gramEnd"/>
      <w:r w:rsidRPr="00EF37CB">
        <w:rPr>
          <w:lang w:bidi="en-US"/>
        </w:rPr>
        <w:t xml:space="preserve"> benefits shall terminate on the date the parent remarries.</w:t>
      </w:r>
    </w:p>
    <w:p w14:paraId="3DEF8503" w14:textId="77777777" w:rsidR="00EF37CB" w:rsidRPr="00CF74D7" w:rsidRDefault="00EF37CB" w:rsidP="00CF74D7">
      <w:pPr>
        <w:pStyle w:val="Heading2"/>
      </w:pPr>
      <w:r w:rsidRPr="00CF74D7">
        <w:t>Rule 15:</w:t>
      </w:r>
      <w:r w:rsidR="00273FAF" w:rsidRPr="00CF74D7">
        <w:tab/>
      </w:r>
      <w:r w:rsidRPr="00CF74D7">
        <w:t>Domestic Relations Orders (DROs)</w:t>
      </w:r>
    </w:p>
    <w:p w14:paraId="28CE90E5" w14:textId="77777777" w:rsidR="00EF37CB" w:rsidRPr="00EF37CB" w:rsidRDefault="00EF37CB" w:rsidP="00922A7E">
      <w:pPr>
        <w:pStyle w:val="upar1"/>
        <w:rPr>
          <w:lang w:bidi="en-US"/>
        </w:rPr>
      </w:pPr>
      <w:r w:rsidRPr="00EF37CB">
        <w:rPr>
          <w:lang w:bidi="en-US"/>
        </w:rPr>
        <w:t>Rule 15 requires that the standardized form be used by the parties to a domestic relations order, as well as by the court, and includes other rules for administration of domestic relations orders.</w:t>
      </w:r>
      <w:r w:rsidR="00273FAF">
        <w:rPr>
          <w:lang w:bidi="en-US"/>
        </w:rPr>
        <w:t xml:space="preserve"> </w:t>
      </w:r>
      <w:r w:rsidRPr="00EF37CB">
        <w:rPr>
          <w:lang w:bidi="en-US"/>
        </w:rPr>
        <w:t xml:space="preserve">For the purposes of Rule 15, the term </w:t>
      </w:r>
      <w:r w:rsidR="007A7F43">
        <w:rPr>
          <w:lang w:bidi="en-US"/>
        </w:rPr>
        <w:t>“</w:t>
      </w:r>
      <w:r w:rsidRPr="00EF37CB">
        <w:rPr>
          <w:lang w:bidi="en-US"/>
        </w:rPr>
        <w:t>member</w:t>
      </w:r>
      <w:r w:rsidR="00390E93">
        <w:rPr>
          <w:lang w:bidi="en-US"/>
        </w:rPr>
        <w:t>”</w:t>
      </w:r>
      <w:r w:rsidR="00273FAF">
        <w:rPr>
          <w:lang w:bidi="en-US"/>
        </w:rPr>
        <w:t xml:space="preserve"> </w:t>
      </w:r>
      <w:r w:rsidRPr="00EF37CB">
        <w:rPr>
          <w:lang w:bidi="en-US"/>
        </w:rPr>
        <w:t xml:space="preserve">shall include DPS </w:t>
      </w:r>
      <w:proofErr w:type="gramStart"/>
      <w:r w:rsidRPr="00EF37CB">
        <w:rPr>
          <w:lang w:bidi="en-US"/>
        </w:rPr>
        <w:t>members</w:t>
      </w:r>
      <w:proofErr w:type="gramEnd"/>
      <w:r w:rsidRPr="00EF37CB">
        <w:rPr>
          <w:lang w:bidi="en-US"/>
        </w:rPr>
        <w:t xml:space="preserve"> and the term </w:t>
      </w:r>
      <w:r w:rsidR="007A7F43">
        <w:rPr>
          <w:lang w:bidi="en-US"/>
        </w:rPr>
        <w:t>“</w:t>
      </w:r>
      <w:r w:rsidRPr="00EF37CB">
        <w:rPr>
          <w:lang w:bidi="en-US"/>
        </w:rPr>
        <w:t>retiree</w:t>
      </w:r>
      <w:r w:rsidR="00390E93">
        <w:rPr>
          <w:lang w:bidi="en-US"/>
        </w:rPr>
        <w:t>”</w:t>
      </w:r>
      <w:r w:rsidR="00273FAF">
        <w:rPr>
          <w:lang w:bidi="en-US"/>
        </w:rPr>
        <w:t xml:space="preserve"> </w:t>
      </w:r>
      <w:r w:rsidRPr="00EF37CB">
        <w:rPr>
          <w:lang w:bidi="en-US"/>
        </w:rPr>
        <w:t>shall include DPS retirees.</w:t>
      </w:r>
    </w:p>
    <w:p w14:paraId="17995BA3" w14:textId="77777777" w:rsidR="00EF37CB" w:rsidRPr="00DE4A50" w:rsidRDefault="00EF37CB" w:rsidP="00DE4A50">
      <w:pPr>
        <w:pStyle w:val="Heading3"/>
        <w:rPr>
          <w:rFonts w:cs="Arial"/>
          <w:szCs w:val="20"/>
          <w:lang w:bidi="en-US"/>
        </w:rPr>
      </w:pPr>
      <w:r w:rsidRPr="00DE4A50">
        <w:rPr>
          <w:rFonts w:cs="Arial"/>
          <w:szCs w:val="20"/>
          <w:lang w:bidi="en-US"/>
        </w:rPr>
        <w:t>15.05</w:t>
      </w:r>
      <w:r w:rsidR="00273FAF" w:rsidRPr="00DE4A50">
        <w:rPr>
          <w:rFonts w:cs="Arial"/>
          <w:szCs w:val="20"/>
          <w:lang w:bidi="en-US"/>
        </w:rPr>
        <w:tab/>
      </w:r>
      <w:r w:rsidRPr="00DE4A50">
        <w:rPr>
          <w:rFonts w:cs="Arial"/>
          <w:szCs w:val="20"/>
          <w:lang w:bidi="en-US"/>
        </w:rPr>
        <w:t>Definitions</w:t>
      </w:r>
    </w:p>
    <w:p w14:paraId="715D49C3" w14:textId="0813FDF7" w:rsidR="00427664" w:rsidRDefault="00EF37CB" w:rsidP="00922A7E">
      <w:pPr>
        <w:pStyle w:val="upar1"/>
        <w:rPr>
          <w:ins w:id="37" w:author="Ethan Draper" w:date="2026-08-14T08:49:00Z" w16du:dateUtc="2026-08-14T14:49:00Z"/>
          <w:lang w:bidi="en-US"/>
        </w:rPr>
      </w:pPr>
      <w:r w:rsidRPr="00EF37CB">
        <w:rPr>
          <w:lang w:bidi="en-US"/>
        </w:rPr>
        <w:t xml:space="preserve">A </w:t>
      </w:r>
      <w:ins w:id="38" w:author="Ethan Draper" w:date="2026-08-14T08:48:00Z" w16du:dateUtc="2026-08-14T14:48:00Z">
        <w:r w:rsidR="003A0D74">
          <w:rPr>
            <w:lang w:bidi="en-US"/>
          </w:rPr>
          <w:t xml:space="preserve">Domestic Relations </w:t>
        </w:r>
      </w:ins>
      <w:ins w:id="39" w:author="Ethan Draper" w:date="2026-08-14T08:49:00Z" w16du:dateUtc="2026-08-14T14:49:00Z">
        <w:r w:rsidR="003A0D74">
          <w:rPr>
            <w:lang w:bidi="en-US"/>
          </w:rPr>
          <w:t>Order (</w:t>
        </w:r>
      </w:ins>
      <w:r w:rsidRPr="00EF37CB">
        <w:rPr>
          <w:lang w:bidi="en-US"/>
        </w:rPr>
        <w:t>DRO</w:t>
      </w:r>
      <w:ins w:id="40" w:author="Ethan Draper" w:date="2026-08-14T08:49:00Z" w16du:dateUtc="2026-08-14T14:49:00Z">
        <w:r w:rsidR="003A0D74">
          <w:rPr>
            <w:lang w:bidi="en-US"/>
          </w:rPr>
          <w:t>)</w:t>
        </w:r>
      </w:ins>
      <w:r w:rsidRPr="00EF37CB">
        <w:rPr>
          <w:lang w:bidi="en-US"/>
        </w:rPr>
        <w:t xml:space="preserve"> for the PERA defined benefit plan, the PERA defined contribution plan, the PERA 401(k) Plan, or the PERA 457(b) Plan shall consist of: (1) The written agreement for a DRO pursuant to C.R.S.</w:t>
      </w:r>
      <w:r w:rsidR="00273FAF">
        <w:rPr>
          <w:lang w:bidi="en-US"/>
        </w:rPr>
        <w:t xml:space="preserve"> </w:t>
      </w:r>
      <w:r w:rsidRPr="00EF37CB">
        <w:rPr>
          <w:lang w:bidi="en-US"/>
        </w:rPr>
        <w:t xml:space="preserve">§14-10-113(6) (hereinafter </w:t>
      </w:r>
      <w:r w:rsidR="007A7F43">
        <w:rPr>
          <w:lang w:bidi="en-US"/>
        </w:rPr>
        <w:t>“</w:t>
      </w:r>
      <w:del w:id="41" w:author="Ethan Draper" w:date="2026-08-14T08:49:00Z" w16du:dateUtc="2026-08-14T14:49:00Z">
        <w:r w:rsidRPr="00EF37CB" w:rsidDel="003A0D74">
          <w:rPr>
            <w:lang w:bidi="en-US"/>
          </w:rPr>
          <w:delText>a</w:delText>
        </w:r>
      </w:del>
      <w:ins w:id="42" w:author="Ethan Draper" w:date="2026-08-14T08:49:00Z" w16du:dateUtc="2026-08-14T14:49:00Z">
        <w:r w:rsidR="003A0D74">
          <w:rPr>
            <w:lang w:bidi="en-US"/>
          </w:rPr>
          <w:t>A</w:t>
        </w:r>
      </w:ins>
      <w:r w:rsidRPr="00EF37CB">
        <w:rPr>
          <w:lang w:bidi="en-US"/>
        </w:rPr>
        <w:t>greement</w:t>
      </w:r>
      <w:r w:rsidR="00390E93">
        <w:rPr>
          <w:lang w:bidi="en-US"/>
        </w:rPr>
        <w:t>”</w:t>
      </w:r>
      <w:r w:rsidRPr="00EF37CB">
        <w:rPr>
          <w:lang w:bidi="en-US"/>
        </w:rPr>
        <w:t xml:space="preserve">) and (2) The domestic relations order (hereinafter </w:t>
      </w:r>
      <w:r w:rsidR="007A7F43">
        <w:rPr>
          <w:lang w:bidi="en-US"/>
        </w:rPr>
        <w:t>“</w:t>
      </w:r>
      <w:del w:id="43" w:author="Ethan Draper" w:date="2026-08-14T08:49:00Z" w16du:dateUtc="2026-08-14T14:49:00Z">
        <w:r w:rsidRPr="00EF37CB" w:rsidDel="003A0D74">
          <w:rPr>
            <w:lang w:bidi="en-US"/>
          </w:rPr>
          <w:delText>o</w:delText>
        </w:r>
      </w:del>
      <w:ins w:id="44" w:author="Ethan Draper" w:date="2026-08-14T08:49:00Z" w16du:dateUtc="2026-08-14T14:49:00Z">
        <w:r w:rsidR="003A0D74">
          <w:rPr>
            <w:lang w:bidi="en-US"/>
          </w:rPr>
          <w:t>O</w:t>
        </w:r>
      </w:ins>
      <w:r w:rsidRPr="00EF37CB">
        <w:rPr>
          <w:lang w:bidi="en-US"/>
        </w:rPr>
        <w:t>rder</w:t>
      </w:r>
      <w:r w:rsidR="00390E93">
        <w:rPr>
          <w:lang w:bidi="en-US"/>
        </w:rPr>
        <w:t>”</w:t>
      </w:r>
      <w:r w:rsidRPr="00EF37CB">
        <w:rPr>
          <w:lang w:bidi="en-US"/>
        </w:rPr>
        <w:t>).</w:t>
      </w:r>
    </w:p>
    <w:p w14:paraId="0DF66513" w14:textId="3BDBF71D" w:rsidR="003A0D74" w:rsidRDefault="003A0D74" w:rsidP="00922A7E">
      <w:pPr>
        <w:pStyle w:val="upar1"/>
        <w:rPr>
          <w:ins w:id="45" w:author="Ethan Draper" w:date="2026-08-14T08:50:00Z" w16du:dateUtc="2026-08-14T14:50:00Z"/>
          <w:lang w:bidi="en-US"/>
        </w:rPr>
      </w:pPr>
      <w:ins w:id="46" w:author="Ethan Draper" w:date="2026-08-14T08:49:00Z" w16du:dateUtc="2026-08-14T14:49:00Z">
        <w:r>
          <w:rPr>
            <w:lang w:bidi="en-US"/>
          </w:rPr>
          <w:t xml:space="preserve">“Participant” is the individual with an account in the PERA defined benefit plan, the PERA defined contribution plan, the PERA 401(k) Plan, </w:t>
        </w:r>
      </w:ins>
      <w:ins w:id="47" w:author="Ethan Draper" w:date="2026-08-14T08:50:00Z" w16du:dateUtc="2026-08-14T14:50:00Z">
        <w:r>
          <w:rPr>
            <w:lang w:bidi="en-US"/>
          </w:rPr>
          <w:t>and/or the PERA 457 Plan.</w:t>
        </w:r>
      </w:ins>
    </w:p>
    <w:p w14:paraId="58B348D5" w14:textId="0DFAF5CA" w:rsidR="003A0D74" w:rsidRDefault="003A0D74" w:rsidP="00922A7E">
      <w:pPr>
        <w:pStyle w:val="upar1"/>
        <w:rPr>
          <w:lang w:bidi="en-US"/>
        </w:rPr>
      </w:pPr>
      <w:ins w:id="48" w:author="Ethan Draper" w:date="2026-08-14T08:50:00Z" w16du:dateUtc="2026-08-14T14:50:00Z">
        <w:r>
          <w:rPr>
            <w:lang w:bidi="en-US"/>
          </w:rPr>
          <w:t>“Alternate Payee” is the former spouse of the Participant being awarded funds from a PERA Plan.</w:t>
        </w:r>
      </w:ins>
    </w:p>
    <w:p w14:paraId="22E3BDF8" w14:textId="77777777" w:rsidR="00EF37CB" w:rsidRPr="00DE4A50" w:rsidRDefault="00EF37CB" w:rsidP="00DE4A50">
      <w:pPr>
        <w:pStyle w:val="Heading3"/>
        <w:rPr>
          <w:rFonts w:cs="Arial"/>
          <w:szCs w:val="20"/>
          <w:lang w:bidi="en-US"/>
        </w:rPr>
      </w:pPr>
      <w:r w:rsidRPr="00DE4A50">
        <w:rPr>
          <w:rFonts w:cs="Arial"/>
          <w:szCs w:val="20"/>
          <w:lang w:bidi="en-US"/>
        </w:rPr>
        <w:t>15.10</w:t>
      </w:r>
      <w:r w:rsidR="00273FAF" w:rsidRPr="00DE4A50">
        <w:rPr>
          <w:rFonts w:cs="Arial"/>
          <w:szCs w:val="20"/>
          <w:lang w:bidi="en-US"/>
        </w:rPr>
        <w:tab/>
      </w:r>
      <w:r w:rsidRPr="00DE4A50">
        <w:rPr>
          <w:rFonts w:cs="Arial"/>
          <w:szCs w:val="20"/>
          <w:lang w:bidi="en-US"/>
        </w:rPr>
        <w:t>Standardized Forms</w:t>
      </w:r>
    </w:p>
    <w:p w14:paraId="15FB9DF3" w14:textId="3D0F9BEA" w:rsidR="00EF37CB" w:rsidRPr="00EF37CB" w:rsidRDefault="00EF37CB" w:rsidP="00922A7E">
      <w:pPr>
        <w:pStyle w:val="upar1"/>
        <w:rPr>
          <w:lang w:bidi="en-US"/>
        </w:rPr>
      </w:pPr>
      <w:r w:rsidRPr="00EF37CB">
        <w:rPr>
          <w:lang w:bidi="en-US"/>
        </w:rPr>
        <w:t xml:space="preserve">As specified in 14-10-113(6)(d), C.R.S., the standardized </w:t>
      </w:r>
      <w:del w:id="49" w:author="Ethan Draper" w:date="2026-08-14T08:50:00Z" w16du:dateUtc="2026-08-14T14:50:00Z">
        <w:r w:rsidRPr="00EF37CB" w:rsidDel="003A0D74">
          <w:rPr>
            <w:lang w:bidi="en-US"/>
          </w:rPr>
          <w:delText>a</w:delText>
        </w:r>
      </w:del>
      <w:ins w:id="50" w:author="Ethan Draper" w:date="2026-08-14T08:50:00Z" w16du:dateUtc="2026-08-14T14:50:00Z">
        <w:r w:rsidR="003A0D74">
          <w:rPr>
            <w:lang w:bidi="en-US"/>
          </w:rPr>
          <w:t>A</w:t>
        </w:r>
      </w:ins>
      <w:r w:rsidRPr="00EF37CB">
        <w:rPr>
          <w:lang w:bidi="en-US"/>
        </w:rPr>
        <w:t xml:space="preserve">greement and </w:t>
      </w:r>
      <w:del w:id="51" w:author="Ethan Draper" w:date="2026-08-14T08:50:00Z" w16du:dateUtc="2026-08-14T14:50:00Z">
        <w:r w:rsidRPr="00EF37CB" w:rsidDel="003A0D74">
          <w:rPr>
            <w:lang w:bidi="en-US"/>
          </w:rPr>
          <w:delText>o</w:delText>
        </w:r>
      </w:del>
      <w:ins w:id="52" w:author="Ethan Draper" w:date="2026-08-14T08:50:00Z" w16du:dateUtc="2026-08-14T14:50:00Z">
        <w:r w:rsidR="003A0D74">
          <w:rPr>
            <w:lang w:bidi="en-US"/>
          </w:rPr>
          <w:t>O</w:t>
        </w:r>
      </w:ins>
      <w:r w:rsidRPr="00EF37CB">
        <w:rPr>
          <w:lang w:bidi="en-US"/>
        </w:rPr>
        <w:t xml:space="preserve">rder forms provided by PERA must be used by the parties and by the court, for the </w:t>
      </w:r>
      <w:del w:id="53" w:author="Ethan Draper" w:date="2026-08-14T08:51:00Z" w16du:dateUtc="2026-08-14T14:51:00Z">
        <w:r w:rsidRPr="00EF37CB" w:rsidDel="003A0D74">
          <w:rPr>
            <w:lang w:bidi="en-US"/>
          </w:rPr>
          <w:delText>a</w:delText>
        </w:r>
      </w:del>
      <w:ins w:id="54" w:author="Ethan Draper" w:date="2026-08-14T08:51:00Z" w16du:dateUtc="2026-08-14T14:51:00Z">
        <w:r w:rsidR="003A0D74">
          <w:rPr>
            <w:lang w:bidi="en-US"/>
          </w:rPr>
          <w:t>A</w:t>
        </w:r>
      </w:ins>
      <w:r w:rsidRPr="00EF37CB">
        <w:rPr>
          <w:lang w:bidi="en-US"/>
        </w:rPr>
        <w:t xml:space="preserve">greement and the </w:t>
      </w:r>
      <w:del w:id="55" w:author="Ethan Draper" w:date="2026-08-14T08:51:00Z" w16du:dateUtc="2026-08-14T14:51:00Z">
        <w:r w:rsidRPr="00EF37CB" w:rsidDel="003A0D74">
          <w:rPr>
            <w:lang w:bidi="en-US"/>
          </w:rPr>
          <w:delText>o</w:delText>
        </w:r>
      </w:del>
      <w:ins w:id="56" w:author="Ethan Draper" w:date="2026-08-14T08:51:00Z" w16du:dateUtc="2026-08-14T14:51:00Z">
        <w:r w:rsidR="003A0D74">
          <w:rPr>
            <w:lang w:bidi="en-US"/>
          </w:rPr>
          <w:t>O</w:t>
        </w:r>
      </w:ins>
      <w:r w:rsidRPr="00EF37CB">
        <w:rPr>
          <w:lang w:bidi="en-US"/>
        </w:rPr>
        <w:t>rder to be valid with respect to PERA. The standardized forms must be executed voluntarily by both parties and properly completed to be a valid DRO with respect to PERA, with no changes or alterations to the provisions of the standardized forms.</w:t>
      </w:r>
    </w:p>
    <w:p w14:paraId="70E7385C" w14:textId="77777777" w:rsidR="00EF37CB" w:rsidRPr="00DE4A50" w:rsidRDefault="00EF37CB" w:rsidP="00DE4A50">
      <w:pPr>
        <w:pStyle w:val="Heading3"/>
        <w:rPr>
          <w:rFonts w:cs="Arial"/>
          <w:szCs w:val="20"/>
          <w:lang w:bidi="en-US"/>
        </w:rPr>
      </w:pPr>
      <w:r w:rsidRPr="00DE4A50">
        <w:rPr>
          <w:rFonts w:cs="Arial"/>
          <w:szCs w:val="20"/>
          <w:lang w:bidi="en-US"/>
        </w:rPr>
        <w:t>15.20</w:t>
      </w:r>
      <w:r w:rsidR="00273FAF" w:rsidRPr="00DE4A50">
        <w:rPr>
          <w:rFonts w:cs="Arial"/>
          <w:szCs w:val="20"/>
          <w:lang w:bidi="en-US"/>
        </w:rPr>
        <w:tab/>
      </w:r>
      <w:r w:rsidRPr="00DE4A50">
        <w:rPr>
          <w:rFonts w:cs="Arial"/>
          <w:szCs w:val="20"/>
          <w:lang w:bidi="en-US"/>
        </w:rPr>
        <w:t>Type of Plan</w:t>
      </w:r>
    </w:p>
    <w:p w14:paraId="716A0D64" w14:textId="77777777" w:rsidR="003A4D8E" w:rsidRDefault="00EF37CB" w:rsidP="00922A7E">
      <w:pPr>
        <w:pStyle w:val="upar1"/>
        <w:rPr>
          <w:lang w:bidi="en-US"/>
        </w:rPr>
      </w:pPr>
      <w:r w:rsidRPr="00EF37CB">
        <w:rPr>
          <w:lang w:bidi="en-US"/>
        </w:rPr>
        <w:t xml:space="preserve">PERA’s required plan is a </w:t>
      </w:r>
      <w:r w:rsidR="007A7F43">
        <w:rPr>
          <w:lang w:bidi="en-US"/>
        </w:rPr>
        <w:t>“</w:t>
      </w:r>
      <w:r w:rsidRPr="00EF37CB">
        <w:rPr>
          <w:lang w:bidi="en-US"/>
        </w:rPr>
        <w:t>defined benefit plan</w:t>
      </w:r>
      <w:r w:rsidR="00390E93">
        <w:rPr>
          <w:lang w:bidi="en-US"/>
        </w:rPr>
        <w:t>”</w:t>
      </w:r>
      <w:r w:rsidR="00273FAF">
        <w:rPr>
          <w:lang w:bidi="en-US"/>
        </w:rPr>
        <w:t xml:space="preserve"> </w:t>
      </w:r>
      <w:r w:rsidRPr="00EF37CB">
        <w:rPr>
          <w:lang w:bidi="en-US"/>
        </w:rPr>
        <w:t xml:space="preserve">as defined in 14-10-113(6)(b)(II), C.R.S., and all payments from the Plan shall be considered payments from a defined benefit plan. PERA’s defined contribution plan, PERA’s voluntary plan, the 401(k) Plan, and PERA’s deferred compensation plan, the 457(b) Plan, are each a </w:t>
      </w:r>
      <w:r w:rsidR="007A7F43">
        <w:rPr>
          <w:lang w:bidi="en-US"/>
        </w:rPr>
        <w:t>“</w:t>
      </w:r>
      <w:r w:rsidRPr="00EF37CB">
        <w:rPr>
          <w:lang w:bidi="en-US"/>
        </w:rPr>
        <w:t>defined contribution plan</w:t>
      </w:r>
      <w:r w:rsidR="00390E93">
        <w:rPr>
          <w:lang w:bidi="en-US"/>
        </w:rPr>
        <w:t>”</w:t>
      </w:r>
      <w:r w:rsidR="00273FAF">
        <w:rPr>
          <w:lang w:bidi="en-US"/>
        </w:rPr>
        <w:t xml:space="preserve"> </w:t>
      </w:r>
      <w:r w:rsidRPr="00EF37CB">
        <w:rPr>
          <w:lang w:bidi="en-US"/>
        </w:rPr>
        <w:t>as defined in 14-10-113(6)(b)(III), C.R.S.</w:t>
      </w:r>
    </w:p>
    <w:p w14:paraId="0C90ABCB" w14:textId="77777777" w:rsidR="00EF37CB" w:rsidRPr="00DE4A50" w:rsidRDefault="00EF37CB" w:rsidP="00DE4A50">
      <w:pPr>
        <w:pStyle w:val="Heading3"/>
        <w:rPr>
          <w:rFonts w:cs="Arial"/>
          <w:szCs w:val="20"/>
          <w:lang w:bidi="en-US"/>
        </w:rPr>
      </w:pPr>
      <w:r w:rsidRPr="00DE4A50">
        <w:rPr>
          <w:rFonts w:cs="Arial"/>
          <w:szCs w:val="20"/>
          <w:lang w:bidi="en-US"/>
        </w:rPr>
        <w:t>15.25</w:t>
      </w:r>
      <w:r w:rsidR="00273FAF" w:rsidRPr="00DE4A50">
        <w:rPr>
          <w:rFonts w:cs="Arial"/>
          <w:szCs w:val="20"/>
          <w:lang w:bidi="en-US"/>
        </w:rPr>
        <w:tab/>
      </w:r>
      <w:r w:rsidRPr="00DE4A50">
        <w:rPr>
          <w:rFonts w:cs="Arial"/>
          <w:szCs w:val="20"/>
          <w:lang w:bidi="en-US"/>
        </w:rPr>
        <w:t>DRO Submission Requirements</w:t>
      </w:r>
    </w:p>
    <w:p w14:paraId="251B44F8" w14:textId="0F9B4C90" w:rsidR="00EF37CB" w:rsidRPr="00EF37CB" w:rsidRDefault="00EF37CB" w:rsidP="00922A7E">
      <w:pPr>
        <w:pStyle w:val="par1"/>
        <w:rPr>
          <w:lang w:bidi="en-US"/>
        </w:rPr>
      </w:pPr>
      <w:r w:rsidRPr="00EF37CB">
        <w:rPr>
          <w:lang w:bidi="en-US"/>
        </w:rPr>
        <w:t>A.</w:t>
      </w:r>
      <w:r w:rsidR="00273FAF">
        <w:rPr>
          <w:lang w:bidi="en-US"/>
        </w:rPr>
        <w:tab/>
      </w:r>
      <w:r w:rsidRPr="00EF37CB">
        <w:rPr>
          <w:lang w:bidi="en-US"/>
        </w:rPr>
        <w:t xml:space="preserve">The parties shall submit the </w:t>
      </w:r>
      <w:del w:id="57" w:author="Ethan Draper" w:date="2026-08-14T08:51:00Z" w16du:dateUtc="2026-08-14T14:51:00Z">
        <w:r w:rsidRPr="00EF37CB" w:rsidDel="003A0D74">
          <w:rPr>
            <w:lang w:bidi="en-US"/>
          </w:rPr>
          <w:delText>agreement</w:delText>
        </w:r>
      </w:del>
      <w:ins w:id="58" w:author="Ethan Draper" w:date="2026-08-14T08:51:00Z" w16du:dateUtc="2026-08-14T14:51:00Z">
        <w:r w:rsidR="003A0D74">
          <w:rPr>
            <w:lang w:bidi="en-US"/>
          </w:rPr>
          <w:t>DRO</w:t>
        </w:r>
      </w:ins>
      <w:r w:rsidRPr="00EF37CB">
        <w:rPr>
          <w:lang w:bidi="en-US"/>
        </w:rPr>
        <w:t xml:space="preserve"> to PERA within 90 days </w:t>
      </w:r>
      <w:del w:id="59" w:author="Ethan Draper" w:date="2026-08-14T08:51:00Z" w16du:dateUtc="2026-08-14T14:51:00Z">
        <w:r w:rsidRPr="00EF37CB" w:rsidDel="003A0D74">
          <w:rPr>
            <w:lang w:bidi="en-US"/>
          </w:rPr>
          <w:delText>after</w:delText>
        </w:r>
      </w:del>
      <w:ins w:id="60" w:author="Ethan Draper" w:date="2026-08-14T08:51:00Z" w16du:dateUtc="2026-08-14T14:51:00Z">
        <w:r w:rsidR="003A0D74">
          <w:rPr>
            <w:lang w:bidi="en-US"/>
          </w:rPr>
          <w:t xml:space="preserve"> of the later of the</w:t>
        </w:r>
      </w:ins>
      <w:r w:rsidRPr="00EF37CB">
        <w:rPr>
          <w:lang w:bidi="en-US"/>
        </w:rPr>
        <w:t xml:space="preserve"> entry of the decree</w:t>
      </w:r>
      <w:ins w:id="61" w:author="Ethan Draper" w:date="2026-08-14T08:51:00Z" w16du:dateUtc="2026-08-14T14:51:00Z">
        <w:r w:rsidR="003A0D74">
          <w:rPr>
            <w:lang w:bidi="en-US"/>
          </w:rPr>
          <w:t xml:space="preserve"> or entry of</w:t>
        </w:r>
      </w:ins>
      <w:del w:id="62" w:author="Ethan Draper" w:date="2026-08-14T08:51:00Z" w16du:dateUtc="2026-08-14T14:51:00Z">
        <w:r w:rsidRPr="00EF37CB" w:rsidDel="003A0D74">
          <w:rPr>
            <w:lang w:bidi="en-US"/>
          </w:rPr>
          <w:delText xml:space="preserve"> and</w:delText>
        </w:r>
      </w:del>
      <w:r w:rsidRPr="00EF37CB">
        <w:rPr>
          <w:lang w:bidi="en-US"/>
        </w:rPr>
        <w:t xml:space="preserve"> the permanent orders regarding </w:t>
      </w:r>
      <w:ins w:id="63" w:author="Ethan Draper" w:date="2026-08-14T08:52:00Z" w16du:dateUtc="2026-08-14T14:52:00Z">
        <w:r w:rsidR="003A0D74">
          <w:rPr>
            <w:lang w:bidi="en-US"/>
          </w:rPr>
          <w:t>the division of benefits of a retirement plan administered by PERA</w:t>
        </w:r>
      </w:ins>
      <w:del w:id="64" w:author="Ethan Draper" w:date="2026-08-14T08:52:00Z" w16du:dateUtc="2026-08-14T14:52:00Z">
        <w:r w:rsidRPr="00EF37CB" w:rsidDel="003A0D74">
          <w:rPr>
            <w:lang w:bidi="en-US"/>
          </w:rPr>
          <w:delText>property distribution</w:delText>
        </w:r>
      </w:del>
      <w:r w:rsidRPr="00EF37CB">
        <w:rPr>
          <w:lang w:bidi="en-US"/>
        </w:rPr>
        <w:t xml:space="preserve"> in a proceeding for dissolution of marriage, legal separation or declaration of invalidity of marriage. </w:t>
      </w:r>
      <w:del w:id="65" w:author="Ethan Draper" w:date="2026-08-14T08:52:00Z" w16du:dateUtc="2026-08-14T14:52:00Z">
        <w:r w:rsidRPr="00EF37CB" w:rsidDel="003A0D74">
          <w:rPr>
            <w:lang w:bidi="en-US"/>
          </w:rPr>
          <w:delText xml:space="preserve">For the agreement to be valid with respect to PERA, the agreement and order shall be entered by the court upon or before entry of any decree of dissolution </w:delText>
        </w:r>
        <w:r w:rsidRPr="00EF37CB" w:rsidDel="003A0D74">
          <w:rPr>
            <w:lang w:bidi="en-US"/>
          </w:rPr>
          <w:lastRenderedPageBreak/>
          <w:delText xml:space="preserve">of marriage, decree of legal separation, or declaration of invalidity of marriage or within 90 days after entry of the decree and the permanent orders regarding property distribution in a proceeding for dissolution of marriage, legal separation or declaration of invalidity of marriage. </w:delText>
        </w:r>
      </w:del>
      <w:r w:rsidRPr="00EF37CB">
        <w:rPr>
          <w:lang w:bidi="en-US"/>
        </w:rPr>
        <w:t xml:space="preserve">Certified copies of the </w:t>
      </w:r>
      <w:ins w:id="66" w:author="Ethan Draper" w:date="2026-08-14T08:52:00Z" w16du:dateUtc="2026-08-14T14:52:00Z">
        <w:r w:rsidR="003A0D74">
          <w:rPr>
            <w:lang w:bidi="en-US"/>
          </w:rPr>
          <w:t>DRO</w:t>
        </w:r>
      </w:ins>
      <w:del w:id="67" w:author="Ethan Draper" w:date="2026-08-14T08:52:00Z" w16du:dateUtc="2026-08-14T14:52:00Z">
        <w:r w:rsidRPr="00EF37CB" w:rsidDel="003A0D74">
          <w:rPr>
            <w:lang w:bidi="en-US"/>
          </w:rPr>
          <w:delText>agreemen</w:delText>
        </w:r>
      </w:del>
      <w:del w:id="68" w:author="Ethan Draper" w:date="2026-08-14T08:53:00Z" w16du:dateUtc="2026-08-14T14:53:00Z">
        <w:r w:rsidRPr="00EF37CB" w:rsidDel="003A0D74">
          <w:rPr>
            <w:lang w:bidi="en-US"/>
          </w:rPr>
          <w:delText>t and order shall be received by PERA within 90 days after entry of the order and agreement, but</w:delText>
        </w:r>
      </w:del>
      <w:r w:rsidRPr="00EF37CB">
        <w:rPr>
          <w:lang w:bidi="en-US"/>
        </w:rPr>
        <w:t xml:space="preserve"> must be received by PERA at least 30 days before PERA </w:t>
      </w:r>
      <w:del w:id="69" w:author="Ethan Draper" w:date="2026-08-14T08:53:00Z" w16du:dateUtc="2026-08-14T14:53:00Z">
        <w:r w:rsidRPr="00EF37CB" w:rsidDel="003A0D74">
          <w:rPr>
            <w:lang w:bidi="en-US"/>
          </w:rPr>
          <w:delText xml:space="preserve">shall </w:delText>
        </w:r>
      </w:del>
      <w:r w:rsidRPr="00EF37CB">
        <w:rPr>
          <w:lang w:bidi="en-US"/>
        </w:rPr>
        <w:t>make</w:t>
      </w:r>
      <w:ins w:id="70" w:author="Ethan Draper" w:date="2026-08-14T08:53:00Z" w16du:dateUtc="2026-08-14T14:53:00Z">
        <w:r w:rsidR="003A0D74">
          <w:rPr>
            <w:lang w:bidi="en-US"/>
          </w:rPr>
          <w:t>s</w:t>
        </w:r>
      </w:ins>
      <w:r w:rsidRPr="00EF37CB">
        <w:rPr>
          <w:lang w:bidi="en-US"/>
        </w:rPr>
        <w:t xml:space="preserve"> its first payment pursuant to the DRO. </w:t>
      </w:r>
      <w:del w:id="71" w:author="Ethan Draper" w:date="2026-08-14T08:53:00Z" w16du:dateUtc="2026-08-14T14:53:00Z">
        <w:r w:rsidRPr="00EF37CB" w:rsidDel="003A0D74">
          <w:rPr>
            <w:lang w:bidi="en-US"/>
          </w:rPr>
          <w:delText>Notwithstanding the foregoing, a person who was divorced prior to July 1, 2009 and who was a member of: (1) the state defined contribution match plan and whose assets were transferred to the 401(k) Plan pursuant to 24-51-1402(5)(a), C.R.S.; (2) the state defined contribution plan and whose assets were transferred to the PERA Defined Contribution Plan pursuant to Section 24-51-1501(2)(a); or (3) the state deferred compensation plan previously administered under Part 1 of Article 52 of Title 24, as said part existed prior to its repeal in 2009 and whose assets were transferred to the PERA 457(b) Plan pursuant to Section 24-51-1601, C.R.S., shall have until July 1, 2010 to submit certified copies of the agreement and the order to PERA with respect to the assets so transferred.</w:delText>
        </w:r>
      </w:del>
    </w:p>
    <w:p w14:paraId="223196BE" w14:textId="77777777" w:rsidR="00EF37CB" w:rsidRPr="00EF37CB" w:rsidRDefault="00EF37CB" w:rsidP="00922A7E">
      <w:pPr>
        <w:pStyle w:val="par1"/>
        <w:rPr>
          <w:lang w:bidi="en-US"/>
        </w:rPr>
      </w:pPr>
      <w:r w:rsidRPr="00EF37CB">
        <w:rPr>
          <w:lang w:bidi="en-US"/>
        </w:rPr>
        <w:t>B.</w:t>
      </w:r>
      <w:r w:rsidR="00273FAF">
        <w:rPr>
          <w:lang w:bidi="en-US"/>
        </w:rPr>
        <w:tab/>
      </w:r>
      <w:r w:rsidRPr="00EF37CB">
        <w:rPr>
          <w:lang w:bidi="en-US"/>
        </w:rPr>
        <w:t xml:space="preserve">An existing DRO that is valid with respect to PERA may be modified only by written agreement of the parties to the DRO and approved by the court. The standardized forms provided by PERA must be used by the parties to modify a DRO. Certified copies of the agreement and order shall be submitted to and received by PERA at least 30 days before </w:t>
      </w:r>
      <w:proofErr w:type="gramStart"/>
      <w:r w:rsidRPr="00EF37CB">
        <w:rPr>
          <w:lang w:bidi="en-US"/>
        </w:rPr>
        <w:t>PERA shall</w:t>
      </w:r>
      <w:proofErr w:type="gramEnd"/>
      <w:r w:rsidRPr="00EF37CB">
        <w:rPr>
          <w:lang w:bidi="en-US"/>
        </w:rPr>
        <w:t xml:space="preserve"> </w:t>
      </w:r>
      <w:proofErr w:type="gramStart"/>
      <w:r w:rsidRPr="00EF37CB">
        <w:rPr>
          <w:lang w:bidi="en-US"/>
        </w:rPr>
        <w:t>make</w:t>
      </w:r>
      <w:proofErr w:type="gramEnd"/>
      <w:r w:rsidRPr="00EF37CB">
        <w:rPr>
          <w:lang w:bidi="en-US"/>
        </w:rPr>
        <w:t xml:space="preserve"> its first payment pursuant to the modified DRO.</w:t>
      </w:r>
    </w:p>
    <w:p w14:paraId="6370B6C9" w14:textId="77777777" w:rsidR="00EF37CB" w:rsidRPr="00DE4A50" w:rsidRDefault="00EF37CB" w:rsidP="00DE4A50">
      <w:pPr>
        <w:pStyle w:val="Heading3"/>
        <w:rPr>
          <w:rFonts w:cs="Arial"/>
          <w:szCs w:val="20"/>
          <w:lang w:bidi="en-US"/>
        </w:rPr>
      </w:pPr>
      <w:r w:rsidRPr="00DE4A50">
        <w:rPr>
          <w:rFonts w:cs="Arial"/>
          <w:szCs w:val="20"/>
          <w:lang w:bidi="en-US"/>
        </w:rPr>
        <w:t>15.30</w:t>
      </w:r>
      <w:r w:rsidR="00273FAF" w:rsidRPr="00DE4A50">
        <w:rPr>
          <w:rFonts w:cs="Arial"/>
          <w:szCs w:val="20"/>
          <w:lang w:bidi="en-US"/>
        </w:rPr>
        <w:tab/>
      </w:r>
      <w:r w:rsidRPr="00DE4A50">
        <w:rPr>
          <w:rFonts w:cs="Arial"/>
          <w:szCs w:val="20"/>
          <w:lang w:bidi="en-US"/>
        </w:rPr>
        <w:t xml:space="preserve">Application </w:t>
      </w:r>
      <w:proofErr w:type="gramStart"/>
      <w:r w:rsidRPr="00DE4A50">
        <w:rPr>
          <w:rFonts w:cs="Arial"/>
          <w:szCs w:val="20"/>
          <w:lang w:bidi="en-US"/>
        </w:rPr>
        <w:t>by</w:t>
      </w:r>
      <w:proofErr w:type="gramEnd"/>
      <w:r w:rsidRPr="00DE4A50">
        <w:rPr>
          <w:rFonts w:cs="Arial"/>
          <w:szCs w:val="20"/>
          <w:lang w:bidi="en-US"/>
        </w:rPr>
        <w:t xml:space="preserve"> Alternate Payee</w:t>
      </w:r>
    </w:p>
    <w:p w14:paraId="76212CF6" w14:textId="23428C2F" w:rsidR="00EF37CB" w:rsidRPr="00EF37CB" w:rsidRDefault="00EF37CB" w:rsidP="00922A7E">
      <w:pPr>
        <w:pStyle w:val="upar1"/>
        <w:rPr>
          <w:lang w:bidi="en-US"/>
        </w:rPr>
      </w:pPr>
      <w:r w:rsidRPr="00EF37CB">
        <w:rPr>
          <w:lang w:bidi="en-US"/>
        </w:rPr>
        <w:t xml:space="preserve">An </w:t>
      </w:r>
      <w:del w:id="72" w:author="Ethan Draper" w:date="2026-08-14T08:53:00Z" w16du:dateUtc="2026-08-14T14:53:00Z">
        <w:r w:rsidRPr="00EF37CB" w:rsidDel="003A0D74">
          <w:rPr>
            <w:lang w:bidi="en-US"/>
          </w:rPr>
          <w:delText>a</w:delText>
        </w:r>
      </w:del>
      <w:ins w:id="73" w:author="Ethan Draper" w:date="2026-08-14T08:53:00Z" w16du:dateUtc="2026-08-14T14:53:00Z">
        <w:r w:rsidR="003A0D74">
          <w:rPr>
            <w:lang w:bidi="en-US"/>
          </w:rPr>
          <w:t>A</w:t>
        </w:r>
      </w:ins>
      <w:r w:rsidRPr="00EF37CB">
        <w:rPr>
          <w:lang w:bidi="en-US"/>
        </w:rPr>
        <w:t xml:space="preserve">lternate </w:t>
      </w:r>
      <w:del w:id="74" w:author="Ethan Draper" w:date="2026-08-14T08:53:00Z" w16du:dateUtc="2026-08-14T14:53:00Z">
        <w:r w:rsidRPr="00EF37CB" w:rsidDel="003A0D74">
          <w:rPr>
            <w:lang w:bidi="en-US"/>
          </w:rPr>
          <w:delText>p</w:delText>
        </w:r>
      </w:del>
      <w:ins w:id="75" w:author="Ethan Draper" w:date="2026-08-14T08:53:00Z" w16du:dateUtc="2026-08-14T14:53:00Z">
        <w:r w:rsidR="003A0D74">
          <w:rPr>
            <w:lang w:bidi="en-US"/>
          </w:rPr>
          <w:t>P</w:t>
        </w:r>
      </w:ins>
      <w:r w:rsidRPr="00EF37CB">
        <w:rPr>
          <w:lang w:bidi="en-US"/>
        </w:rPr>
        <w:t xml:space="preserve">ayee must make application for payment with the forms prescribed by PERA. No payment shall be made by PERA to the </w:t>
      </w:r>
      <w:del w:id="76" w:author="Ethan Draper" w:date="2026-08-14T08:53:00Z" w16du:dateUtc="2026-08-14T14:53:00Z">
        <w:r w:rsidRPr="00EF37CB" w:rsidDel="003A0D74">
          <w:rPr>
            <w:lang w:bidi="en-US"/>
          </w:rPr>
          <w:delText>a</w:delText>
        </w:r>
      </w:del>
      <w:ins w:id="77" w:author="Ethan Draper" w:date="2026-08-14T08:53:00Z" w16du:dateUtc="2026-08-14T14:53:00Z">
        <w:r w:rsidR="003A0D74">
          <w:rPr>
            <w:lang w:bidi="en-US"/>
          </w:rPr>
          <w:t>A</w:t>
        </w:r>
      </w:ins>
      <w:r w:rsidRPr="00EF37CB">
        <w:rPr>
          <w:lang w:bidi="en-US"/>
        </w:rPr>
        <w:t xml:space="preserve">lternate </w:t>
      </w:r>
      <w:del w:id="78" w:author="Ethan Draper" w:date="2026-08-14T08:53:00Z" w16du:dateUtc="2026-08-14T14:53:00Z">
        <w:r w:rsidRPr="00EF37CB" w:rsidDel="003A0D74">
          <w:rPr>
            <w:lang w:bidi="en-US"/>
          </w:rPr>
          <w:delText>p</w:delText>
        </w:r>
      </w:del>
      <w:ins w:id="79" w:author="Ethan Draper" w:date="2026-08-14T08:53:00Z" w16du:dateUtc="2026-08-14T14:53:00Z">
        <w:r w:rsidR="003A0D74">
          <w:rPr>
            <w:lang w:bidi="en-US"/>
          </w:rPr>
          <w:t>P</w:t>
        </w:r>
      </w:ins>
      <w:r w:rsidRPr="00EF37CB">
        <w:rPr>
          <w:lang w:bidi="en-US"/>
        </w:rPr>
        <w:t xml:space="preserve">ayee until after </w:t>
      </w:r>
      <w:proofErr w:type="gramStart"/>
      <w:r w:rsidRPr="00EF37CB">
        <w:rPr>
          <w:lang w:bidi="en-US"/>
        </w:rPr>
        <w:t>all of</w:t>
      </w:r>
      <w:proofErr w:type="gramEnd"/>
      <w:r w:rsidRPr="00EF37CB">
        <w:rPr>
          <w:lang w:bidi="en-US"/>
        </w:rPr>
        <w:t xml:space="preserve"> the necessary forms have been completed and received by PERA and all other statutory, regulatory, and rule requirements for payment are satisfied.</w:t>
      </w:r>
      <w:ins w:id="80" w:author="Ethan Draper" w:date="2026-08-14T08:54:00Z" w16du:dateUtc="2026-08-14T14:54:00Z">
        <w:r w:rsidR="003A0D74">
          <w:rPr>
            <w:lang w:bidi="en-US"/>
          </w:rPr>
          <w:t xml:space="preserve"> Payment to the Alternate Payee will begin on the next payment date after PERA receives the Alternate Payee’s application. Payment to the Alternate Payee will not be retroactive.</w:t>
        </w:r>
      </w:ins>
    </w:p>
    <w:p w14:paraId="71C6C171" w14:textId="77777777" w:rsidR="00EF37CB" w:rsidRPr="00DE4A50" w:rsidRDefault="00EF37CB" w:rsidP="00DE4A50">
      <w:pPr>
        <w:pStyle w:val="Heading3"/>
        <w:rPr>
          <w:rFonts w:cs="Arial"/>
          <w:szCs w:val="20"/>
          <w:lang w:bidi="en-US"/>
        </w:rPr>
      </w:pPr>
      <w:r w:rsidRPr="00DE4A50">
        <w:rPr>
          <w:rFonts w:cs="Arial"/>
          <w:szCs w:val="20"/>
          <w:lang w:bidi="en-US"/>
        </w:rPr>
        <w:t>15.40</w:t>
      </w:r>
      <w:r w:rsidR="00273FAF" w:rsidRPr="00DE4A50">
        <w:rPr>
          <w:rFonts w:cs="Arial"/>
          <w:szCs w:val="20"/>
          <w:lang w:bidi="en-US"/>
        </w:rPr>
        <w:tab/>
      </w:r>
      <w:r w:rsidRPr="00DE4A50">
        <w:rPr>
          <w:rFonts w:cs="Arial"/>
          <w:szCs w:val="20"/>
          <w:lang w:bidi="en-US"/>
        </w:rPr>
        <w:t>Participant’s Account</w:t>
      </w:r>
    </w:p>
    <w:p w14:paraId="70F7F16D" w14:textId="77777777" w:rsidR="00427664" w:rsidRDefault="00EF37CB" w:rsidP="00922A7E">
      <w:pPr>
        <w:pStyle w:val="upar1"/>
        <w:rPr>
          <w:lang w:bidi="en-US"/>
        </w:rPr>
      </w:pPr>
      <w:r w:rsidRPr="00EF37CB">
        <w:rPr>
          <w:lang w:bidi="en-US"/>
        </w:rPr>
        <w:t xml:space="preserve">The member contribution </w:t>
      </w:r>
      <w:proofErr w:type="gramStart"/>
      <w:r w:rsidRPr="00EF37CB">
        <w:rPr>
          <w:lang w:bidi="en-US"/>
        </w:rPr>
        <w:t>account</w:t>
      </w:r>
      <w:proofErr w:type="gramEnd"/>
      <w:r w:rsidRPr="00EF37CB">
        <w:rPr>
          <w:lang w:bidi="en-US"/>
        </w:rPr>
        <w:t xml:space="preserve"> for the defined benefit plan, the defined contribution account for the defined contribution plan and the member’s account for the 401(k) Plan or the 457(b) Plan shall be reduced by payments made to the alternate payee.</w:t>
      </w:r>
    </w:p>
    <w:p w14:paraId="72F5D9A8" w14:textId="77777777" w:rsidR="00EF37CB" w:rsidRPr="00DE4A50" w:rsidRDefault="00EF37CB" w:rsidP="00DE4A50">
      <w:pPr>
        <w:pStyle w:val="Heading3"/>
        <w:rPr>
          <w:rFonts w:cs="Arial"/>
          <w:szCs w:val="20"/>
          <w:lang w:bidi="en-US"/>
        </w:rPr>
      </w:pPr>
      <w:r w:rsidRPr="00DE4A50">
        <w:rPr>
          <w:rFonts w:cs="Arial"/>
          <w:szCs w:val="20"/>
          <w:lang w:bidi="en-US"/>
        </w:rPr>
        <w:lastRenderedPageBreak/>
        <w:t>15.50</w:t>
      </w:r>
      <w:r w:rsidR="00273FAF" w:rsidRPr="00DE4A50">
        <w:rPr>
          <w:rFonts w:cs="Arial"/>
          <w:szCs w:val="20"/>
          <w:lang w:bidi="en-US"/>
        </w:rPr>
        <w:tab/>
      </w:r>
      <w:r w:rsidRPr="00DE4A50">
        <w:rPr>
          <w:rFonts w:cs="Arial"/>
          <w:szCs w:val="20"/>
          <w:lang w:bidi="en-US"/>
        </w:rPr>
        <w:t>Review of DRO Issues</w:t>
      </w:r>
    </w:p>
    <w:p w14:paraId="5CABF3FF" w14:textId="77777777" w:rsidR="00EF37CB" w:rsidRPr="00EF37CB" w:rsidRDefault="00EF37CB" w:rsidP="00922A7E">
      <w:pPr>
        <w:pStyle w:val="upar1"/>
        <w:rPr>
          <w:lang w:bidi="en-US"/>
        </w:rPr>
      </w:pPr>
      <w:r w:rsidRPr="00EF37CB">
        <w:rPr>
          <w:lang w:bidi="en-US"/>
        </w:rPr>
        <w:t>Any issue pertaining to PERA and what PERA can or cannot do pursuant to a DRO (including, but not limited to, the validity of any DRO with respect to PERA, whether PERA can make any payment pursuant to any DRO, and what the amount and timing of any payment by PERA can be) shall be resolved through PERA’s administrative review process pursuant to Rule 2.20.</w:t>
      </w:r>
    </w:p>
    <w:p w14:paraId="4BBC621D" w14:textId="77777777" w:rsidR="00EF37CB" w:rsidRPr="00DE4A50" w:rsidRDefault="00EF37CB" w:rsidP="00DE4A50">
      <w:pPr>
        <w:pStyle w:val="Heading3"/>
        <w:rPr>
          <w:rFonts w:cs="Arial"/>
          <w:szCs w:val="20"/>
          <w:lang w:bidi="en-US"/>
        </w:rPr>
      </w:pPr>
      <w:r w:rsidRPr="00DE4A50">
        <w:rPr>
          <w:rFonts w:cs="Arial"/>
          <w:szCs w:val="20"/>
          <w:lang w:bidi="en-US"/>
        </w:rPr>
        <w:t>15.60</w:t>
      </w:r>
      <w:r w:rsidR="00273FAF" w:rsidRPr="00DE4A50">
        <w:rPr>
          <w:rFonts w:cs="Arial"/>
          <w:szCs w:val="20"/>
          <w:lang w:bidi="en-US"/>
        </w:rPr>
        <w:tab/>
      </w:r>
      <w:r w:rsidRPr="00DE4A50">
        <w:rPr>
          <w:rFonts w:cs="Arial"/>
          <w:szCs w:val="20"/>
          <w:lang w:bidi="en-US"/>
        </w:rPr>
        <w:t>DPS Benefit Structure</w:t>
      </w:r>
    </w:p>
    <w:p w14:paraId="150CE2A1" w14:textId="77777777" w:rsidR="00EF37CB" w:rsidRDefault="00EF37CB" w:rsidP="00922A7E">
      <w:pPr>
        <w:pStyle w:val="upar1"/>
        <w:rPr>
          <w:ins w:id="81" w:author="Ethan Draper" w:date="2026-08-14T08:55:00Z" w16du:dateUtc="2026-08-14T14:55:00Z"/>
          <w:lang w:bidi="en-US"/>
        </w:rPr>
      </w:pPr>
      <w:r w:rsidRPr="00EF37CB">
        <w:rPr>
          <w:lang w:bidi="en-US"/>
        </w:rPr>
        <w:t>If a member has a member contribution account under both the PERA benefit structure and the DPS benefit structure, the member shall submit a separate DRO agreement with respect to both member contribution accounts. The standardized forms provided by PERA must be used by the parties.</w:t>
      </w:r>
    </w:p>
    <w:p w14:paraId="79C5CFFA" w14:textId="23CBCC27" w:rsidR="003A0D74" w:rsidRPr="00DE4A50" w:rsidRDefault="003A0D74" w:rsidP="003A0D74">
      <w:pPr>
        <w:pStyle w:val="Heading3"/>
        <w:rPr>
          <w:ins w:id="82" w:author="Ethan Draper" w:date="2026-08-14T08:55:00Z" w16du:dateUtc="2026-08-14T14:55:00Z"/>
          <w:rFonts w:cs="Arial"/>
          <w:szCs w:val="20"/>
          <w:lang w:bidi="en-US"/>
        </w:rPr>
      </w:pPr>
      <w:ins w:id="83" w:author="Ethan Draper" w:date="2026-08-14T08:55:00Z" w16du:dateUtc="2026-08-14T14:55:00Z">
        <w:r w:rsidRPr="00DE4A50">
          <w:rPr>
            <w:rFonts w:cs="Arial"/>
            <w:szCs w:val="20"/>
            <w:lang w:bidi="en-US"/>
          </w:rPr>
          <w:t>15.</w:t>
        </w:r>
        <w:r>
          <w:rPr>
            <w:rFonts w:cs="Arial"/>
            <w:szCs w:val="20"/>
            <w:lang w:bidi="en-US"/>
          </w:rPr>
          <w:t>7</w:t>
        </w:r>
        <w:r w:rsidRPr="00DE4A50">
          <w:rPr>
            <w:rFonts w:cs="Arial"/>
            <w:szCs w:val="20"/>
            <w:lang w:bidi="en-US"/>
          </w:rPr>
          <w:t>0</w:t>
        </w:r>
        <w:r w:rsidRPr="00DE4A50">
          <w:rPr>
            <w:rFonts w:cs="Arial"/>
            <w:szCs w:val="20"/>
            <w:lang w:bidi="en-US"/>
          </w:rPr>
          <w:tab/>
        </w:r>
        <w:r>
          <w:rPr>
            <w:rFonts w:cs="Arial"/>
            <w:szCs w:val="20"/>
            <w:lang w:bidi="en-US"/>
          </w:rPr>
          <w:t>Consequences of Death</w:t>
        </w:r>
      </w:ins>
    </w:p>
    <w:p w14:paraId="63F70129" w14:textId="6BE1D64C" w:rsidR="00F917D6" w:rsidRDefault="003A0D74" w:rsidP="00D87939">
      <w:pPr>
        <w:pStyle w:val="par1"/>
        <w:numPr>
          <w:ilvl w:val="0"/>
          <w:numId w:val="28"/>
        </w:numPr>
        <w:rPr>
          <w:ins w:id="84" w:author="Ethan Draper" w:date="2026-08-14T09:00:00Z" w16du:dateUtc="2026-08-14T15:00:00Z"/>
          <w:lang w:bidi="en-US"/>
        </w:rPr>
      </w:pPr>
      <w:ins w:id="85" w:author="Ethan Draper" w:date="2026-08-14T08:56:00Z" w16du:dateUtc="2026-08-14T14:56:00Z">
        <w:r>
          <w:rPr>
            <w:lang w:bidi="en-US"/>
          </w:rPr>
          <w:t>In the event of Participant’s death prior to the commencement of benefit payments pursuant t</w:t>
        </w:r>
      </w:ins>
      <w:ins w:id="86" w:author="Ethan Draper" w:date="2026-08-14T08:57:00Z" w16du:dateUtc="2026-08-14T14:57:00Z">
        <w:r>
          <w:rPr>
            <w:lang w:bidi="en-US"/>
          </w:rPr>
          <w:t>o the DRO, no payment will be made to the Alternate Payee and the DRO shall be considered null and void.</w:t>
        </w:r>
      </w:ins>
      <w:ins w:id="87" w:author="Ethan Draper" w:date="2026-08-14T08:56:00Z" w16du:dateUtc="2026-08-14T14:56:00Z">
        <w:r w:rsidRPr="00EF37CB">
          <w:rPr>
            <w:lang w:bidi="en-US"/>
          </w:rPr>
          <w:t xml:space="preserve"> </w:t>
        </w:r>
      </w:ins>
    </w:p>
    <w:p w14:paraId="4E84C555" w14:textId="6530D855" w:rsidR="00F917D6" w:rsidRDefault="003A0D74" w:rsidP="00D87939">
      <w:pPr>
        <w:pStyle w:val="par1"/>
        <w:numPr>
          <w:ilvl w:val="0"/>
          <w:numId w:val="28"/>
        </w:numPr>
        <w:rPr>
          <w:ins w:id="88" w:author="Ethan Draper" w:date="2026-08-14T09:00:00Z" w16du:dateUtc="2026-08-14T15:00:00Z"/>
          <w:lang w:bidi="en-US"/>
        </w:rPr>
      </w:pPr>
      <w:ins w:id="89" w:author="Ethan Draper" w:date="2026-08-14T08:57:00Z" w16du:dateUtc="2026-08-14T14:57:00Z">
        <w:r>
          <w:rPr>
            <w:lang w:bidi="en-US"/>
          </w:rPr>
          <w:t>In the event of Alternate P</w:t>
        </w:r>
      </w:ins>
      <w:ins w:id="90" w:author="Ethan Draper" w:date="2026-08-14T08:58:00Z" w16du:dateUtc="2026-08-14T14:58:00Z">
        <w:r>
          <w:rPr>
            <w:lang w:bidi="en-US"/>
          </w:rPr>
          <w:t>ayee’s death prior to the commencement of benefit payments pursuant to the DRO, no payment will be made to the Alternate Payee and the DRO shall be considered null and void</w:t>
        </w:r>
      </w:ins>
      <w:ins w:id="91" w:author="Ethan Draper" w:date="2026-08-14T09:00:00Z" w16du:dateUtc="2026-08-14T15:00:00Z">
        <w:r w:rsidR="00F917D6">
          <w:rPr>
            <w:lang w:bidi="en-US"/>
          </w:rPr>
          <w:t>.</w:t>
        </w:r>
      </w:ins>
    </w:p>
    <w:p w14:paraId="22EBDBAE" w14:textId="6CF65E94" w:rsidR="003A0D74" w:rsidRDefault="00F917D6" w:rsidP="00D87939">
      <w:pPr>
        <w:pStyle w:val="par1"/>
        <w:numPr>
          <w:ilvl w:val="0"/>
          <w:numId w:val="28"/>
        </w:numPr>
        <w:rPr>
          <w:ins w:id="92" w:author="Ethan Draper" w:date="2026-08-14T09:00:00Z" w16du:dateUtc="2026-08-14T15:00:00Z"/>
          <w:lang w:bidi="en-US"/>
        </w:rPr>
      </w:pPr>
      <w:ins w:id="93" w:author="Ethan Draper" w:date="2026-08-14T08:59:00Z" w16du:dateUtc="2026-08-14T14:59:00Z">
        <w:r>
          <w:rPr>
            <w:lang w:bidi="en-US"/>
          </w:rPr>
          <w:t>If in DRO payment status, in the event of the death of the Alternate Payee, the payment being issued to the Alter</w:t>
        </w:r>
      </w:ins>
      <w:ins w:id="94" w:author="Ethan Draper" w:date="2026-08-14T09:00:00Z" w16du:dateUtc="2026-08-14T15:00:00Z">
        <w:r>
          <w:rPr>
            <w:lang w:bidi="en-US"/>
          </w:rPr>
          <w:t xml:space="preserve">nate Payee will revert to the Participant. </w:t>
        </w:r>
      </w:ins>
    </w:p>
    <w:p w14:paraId="0C014660" w14:textId="4140F111" w:rsidR="003A0D74" w:rsidRDefault="00F917D6" w:rsidP="00D87939">
      <w:pPr>
        <w:pStyle w:val="par1"/>
        <w:numPr>
          <w:ilvl w:val="0"/>
          <w:numId w:val="28"/>
        </w:numPr>
        <w:rPr>
          <w:ins w:id="95" w:author="Ethan Draper" w:date="2026-08-14T08:58:00Z" w16du:dateUtc="2026-08-14T14:58:00Z"/>
          <w:lang w:bidi="en-US"/>
        </w:rPr>
      </w:pPr>
      <w:ins w:id="96" w:author="Ethan Draper" w:date="2026-08-14T09:01:00Z" w16du:dateUtc="2026-08-14T15:01:00Z">
        <w:r>
          <w:rPr>
            <w:lang w:bidi="en-US"/>
          </w:rPr>
          <w:t>If in DRO payment status, in the event of the death of the Participant, no further payments pursuant to the DRO shall be made.</w:t>
        </w:r>
      </w:ins>
    </w:p>
    <w:p w14:paraId="7ACD860D" w14:textId="77777777" w:rsidR="00402FFD" w:rsidRPr="00CF74D7" w:rsidRDefault="00402FFD" w:rsidP="00CF74D7">
      <w:pPr>
        <w:pStyle w:val="Heading2"/>
      </w:pPr>
      <w:r w:rsidRPr="00CF74D7">
        <w:t>RULE 17:</w:t>
      </w:r>
      <w:r w:rsidR="008F3D69" w:rsidRPr="00CF74D7">
        <w:tab/>
      </w:r>
      <w:r w:rsidRPr="00CF74D7">
        <w:t>DEFERRED COMPENSATION PLAN (457(b) PLAN)</w:t>
      </w:r>
    </w:p>
    <w:p w14:paraId="399C9310" w14:textId="77777777" w:rsidR="00F60B98" w:rsidRDefault="00402FFD" w:rsidP="00F80B94">
      <w:pPr>
        <w:pStyle w:val="upar1"/>
        <w:rPr>
          <w:lang w:bidi="en-US"/>
        </w:rPr>
      </w:pPr>
      <w:r>
        <w:rPr>
          <w:lang w:bidi="en-US"/>
        </w:rPr>
        <w:t xml:space="preserve">Rule 17 describes certain requirements of the Deferred Compensation Plan, which is a </w:t>
      </w:r>
      <w:proofErr w:type="gramStart"/>
      <w:r>
        <w:rPr>
          <w:lang w:bidi="en-US"/>
        </w:rPr>
        <w:t>457(b) plan</w:t>
      </w:r>
      <w:proofErr w:type="gramEnd"/>
      <w:r>
        <w:rPr>
          <w:lang w:bidi="en-US"/>
        </w:rPr>
        <w:t xml:space="preserve"> established pursuant to Section 457(b) of the Internal Revenue Code of 1986, as amended. In addition to this Rule 17 and Part 16 of Article 51 of Title 24, C.R.S., the Deferred Compensation Plan, or </w:t>
      </w:r>
      <w:r w:rsidR="007A7F43">
        <w:rPr>
          <w:lang w:bidi="en-US"/>
        </w:rPr>
        <w:t>“</w:t>
      </w:r>
      <w:r>
        <w:rPr>
          <w:lang w:bidi="en-US"/>
        </w:rPr>
        <w:t>457 Plan</w:t>
      </w:r>
      <w:r w:rsidR="00F60B98">
        <w:rPr>
          <w:lang w:bidi="en-US"/>
        </w:rPr>
        <w:t>”</w:t>
      </w:r>
      <w:r>
        <w:rPr>
          <w:lang w:bidi="en-US"/>
        </w:rPr>
        <w:t xml:space="preserve">, is also governed by the Deferred Compensation Plan document adopted by the Board (the </w:t>
      </w:r>
      <w:r w:rsidR="007A7F43">
        <w:rPr>
          <w:lang w:bidi="en-US"/>
        </w:rPr>
        <w:t>“</w:t>
      </w:r>
      <w:r>
        <w:rPr>
          <w:lang w:bidi="en-US"/>
        </w:rPr>
        <w:t>Plan document</w:t>
      </w:r>
      <w:r w:rsidR="00F60B98">
        <w:rPr>
          <w:lang w:bidi="en-US"/>
        </w:rPr>
        <w:t>”</w:t>
      </w:r>
      <w:r>
        <w:rPr>
          <w:lang w:bidi="en-US"/>
        </w:rPr>
        <w:t>).</w:t>
      </w:r>
    </w:p>
    <w:p w14:paraId="46C2ADD8" w14:textId="77777777" w:rsidR="00402FFD" w:rsidRPr="00DE4A50" w:rsidRDefault="00402FFD" w:rsidP="00DE4A50">
      <w:pPr>
        <w:pStyle w:val="Heading3"/>
        <w:rPr>
          <w:rFonts w:cs="Arial"/>
          <w:szCs w:val="20"/>
          <w:lang w:bidi="en-US"/>
        </w:rPr>
      </w:pPr>
      <w:r w:rsidRPr="00DE4A50">
        <w:rPr>
          <w:rFonts w:cs="Arial"/>
          <w:szCs w:val="20"/>
          <w:lang w:bidi="en-US"/>
        </w:rPr>
        <w:t>17.10</w:t>
      </w:r>
      <w:r w:rsidR="00152AF3" w:rsidRPr="00DE4A50">
        <w:rPr>
          <w:rFonts w:cs="Arial"/>
          <w:szCs w:val="20"/>
          <w:lang w:bidi="en-US"/>
        </w:rPr>
        <w:tab/>
      </w:r>
      <w:r w:rsidRPr="00DE4A50">
        <w:rPr>
          <w:rFonts w:cs="Arial"/>
          <w:szCs w:val="20"/>
          <w:lang w:bidi="en-US"/>
        </w:rPr>
        <w:t>Enrollment in the 457(b) Plan</w:t>
      </w:r>
    </w:p>
    <w:p w14:paraId="359419ED" w14:textId="688A6940" w:rsidR="00066529" w:rsidRDefault="00066529" w:rsidP="00066529">
      <w:pPr>
        <w:pStyle w:val="upar1"/>
        <w:rPr>
          <w:lang w:bidi="en-US"/>
        </w:rPr>
      </w:pPr>
      <w:r w:rsidRPr="00066529">
        <w:rPr>
          <w:lang w:bidi="en-US"/>
        </w:rPr>
        <w:t xml:space="preserve">Any employee </w:t>
      </w:r>
      <w:del w:id="97" w:author="Ethan Draper" w:date="2026-08-14T09:03:00Z" w16du:dateUtc="2026-08-14T15:03:00Z">
        <w:r w:rsidRPr="00066529" w:rsidDel="00F917D6">
          <w:rPr>
            <w:lang w:bidi="en-US"/>
          </w:rPr>
          <w:delText xml:space="preserve">of an employer who has affiliated with the Deferred Compensation Plan pursuant to section 24-51-1602, C.R.S. </w:delText>
        </w:r>
      </w:del>
      <w:r w:rsidRPr="00066529">
        <w:rPr>
          <w:lang w:bidi="en-US"/>
        </w:rPr>
        <w:t xml:space="preserve">may enroll in </w:t>
      </w:r>
      <w:ins w:id="98" w:author="Ethan Draper" w:date="2026-08-14T09:03:00Z" w16du:dateUtc="2026-08-14T15:03:00Z">
        <w:r w:rsidR="00F917D6">
          <w:rPr>
            <w:lang w:bidi="en-US"/>
          </w:rPr>
          <w:t xml:space="preserve">the Deferred Compensation Plan in </w:t>
        </w:r>
      </w:ins>
      <w:r w:rsidRPr="00066529">
        <w:rPr>
          <w:lang w:bidi="en-US"/>
        </w:rPr>
        <w:t>accordance with the Plan document.</w:t>
      </w:r>
    </w:p>
    <w:p w14:paraId="4A118151" w14:textId="77777777" w:rsidR="00367514" w:rsidRPr="00EF37CB" w:rsidRDefault="00367514" w:rsidP="00D857CD">
      <w:pPr>
        <w:pStyle w:val="upar1"/>
        <w:rPr>
          <w:lang w:bidi="en-US"/>
        </w:rPr>
      </w:pPr>
      <w:r>
        <w:t>_________________________________________________________________________</w:t>
      </w:r>
    </w:p>
    <w:p w14:paraId="1C9ADBFE" w14:textId="77777777" w:rsidR="00EF37CB" w:rsidRPr="00CF74D7" w:rsidRDefault="00EF37CB" w:rsidP="00CF74D7">
      <w:pPr>
        <w:pStyle w:val="Heading2"/>
      </w:pPr>
      <w:r w:rsidRPr="00CF74D7">
        <w:lastRenderedPageBreak/>
        <w:t>Editor’s Notes</w:t>
      </w:r>
    </w:p>
    <w:p w14:paraId="7BF65166" w14:textId="77777777" w:rsidR="00EF37CB" w:rsidRPr="00D857CD" w:rsidRDefault="00EF37CB" w:rsidP="00D857CD">
      <w:pPr>
        <w:pStyle w:val="upar1"/>
        <w:rPr>
          <w:b/>
          <w:lang w:bidi="en-US"/>
        </w:rPr>
      </w:pPr>
      <w:r w:rsidRPr="00D857CD">
        <w:rPr>
          <w:b/>
          <w:lang w:bidi="en-US"/>
        </w:rPr>
        <w:t>History</w:t>
      </w:r>
    </w:p>
    <w:p w14:paraId="339DA3C0" w14:textId="77777777" w:rsidR="00EF37CB" w:rsidRPr="00EF37CB" w:rsidRDefault="00EF37CB" w:rsidP="00F03B19">
      <w:pPr>
        <w:pStyle w:val="par1"/>
        <w:spacing w:before="60"/>
        <w:rPr>
          <w:lang w:bidi="en-US"/>
        </w:rPr>
      </w:pPr>
      <w:r w:rsidRPr="00EF37CB">
        <w:rPr>
          <w:lang w:bidi="en-US"/>
        </w:rPr>
        <w:t>Rules 1, 2, 16 eff. 01/01/2008.</w:t>
      </w:r>
    </w:p>
    <w:p w14:paraId="419FD398" w14:textId="77777777" w:rsidR="00EF37CB" w:rsidRPr="00EF37CB" w:rsidRDefault="00EF37CB" w:rsidP="00F3055C">
      <w:pPr>
        <w:pStyle w:val="par1"/>
        <w:spacing w:before="60"/>
        <w:rPr>
          <w:lang w:bidi="en-US"/>
        </w:rPr>
      </w:pPr>
      <w:r w:rsidRPr="00EF37CB">
        <w:rPr>
          <w:lang w:bidi="en-US"/>
        </w:rPr>
        <w:t xml:space="preserve">Rules Board, 1, 2, 4, 5, 6, 9, </w:t>
      </w:r>
      <w:proofErr w:type="gramStart"/>
      <w:r w:rsidRPr="00EF37CB">
        <w:rPr>
          <w:lang w:bidi="en-US"/>
        </w:rPr>
        <w:t>11</w:t>
      </w:r>
      <w:proofErr w:type="gramEnd"/>
      <w:r w:rsidRPr="00EF37CB">
        <w:rPr>
          <w:lang w:bidi="en-US"/>
        </w:rPr>
        <w:t>, 14, 15, 16 eff. 01/01/2009.</w:t>
      </w:r>
    </w:p>
    <w:p w14:paraId="2B8535B4" w14:textId="77777777" w:rsidR="00EF37CB" w:rsidRPr="00EF37CB" w:rsidRDefault="00EF37CB" w:rsidP="00F3055C">
      <w:pPr>
        <w:pStyle w:val="par1"/>
        <w:spacing w:before="60"/>
        <w:rPr>
          <w:lang w:bidi="en-US"/>
        </w:rPr>
      </w:pPr>
      <w:r w:rsidRPr="00EF37CB">
        <w:rPr>
          <w:lang w:bidi="en-US"/>
        </w:rPr>
        <w:t>Rules 2, 14, 15, 16, 17 emer. rules eff. 07/01/2009.</w:t>
      </w:r>
    </w:p>
    <w:p w14:paraId="3069F8CF" w14:textId="77777777" w:rsidR="00EF37CB" w:rsidRPr="00EF37CB" w:rsidRDefault="00EF37CB" w:rsidP="00F3055C">
      <w:pPr>
        <w:pStyle w:val="par1"/>
        <w:spacing w:before="60"/>
        <w:rPr>
          <w:lang w:bidi="en-US"/>
        </w:rPr>
      </w:pPr>
      <w:r w:rsidRPr="00EF37CB">
        <w:rPr>
          <w:lang w:bidi="en-US"/>
        </w:rPr>
        <w:t>Rules 2.95, 14.10, 14.20, 14.40, 14.70, 15.05, 15.20, 15.25, 15.40, 16.10, 16.20, 16.30, 16.50, 16.60, 16.70, 16.95, 17 eff. 09/01/2009.</w:t>
      </w:r>
    </w:p>
    <w:p w14:paraId="6C7ADC70" w14:textId="77777777" w:rsidR="00EF37CB" w:rsidRPr="00EF37CB" w:rsidRDefault="00EF37CB" w:rsidP="00F3055C">
      <w:pPr>
        <w:pStyle w:val="par1"/>
        <w:spacing w:before="60"/>
        <w:rPr>
          <w:lang w:bidi="en-US"/>
        </w:rPr>
      </w:pPr>
      <w:r w:rsidRPr="00EF37CB">
        <w:rPr>
          <w:lang w:bidi="en-US"/>
        </w:rPr>
        <w:t>Rules 1, 2.10, 2.15, 2.30, 2.90, 2.95, 3.30, 4.40, 4.50, 5.20, 5.25, 7.90, 8.20, 9.40, 9.50, 11.15, 11.20, 11.30, 12.10, 14.65, 15.60, 16.20, 16.30, 18 emer. rules eff. 01/01/2010.</w:t>
      </w:r>
    </w:p>
    <w:p w14:paraId="40679A37" w14:textId="77777777" w:rsidR="00EF37CB" w:rsidRPr="00EF37CB" w:rsidRDefault="00EF37CB" w:rsidP="00F3055C">
      <w:pPr>
        <w:pStyle w:val="par1"/>
        <w:spacing w:before="60"/>
        <w:rPr>
          <w:lang w:bidi="en-US"/>
        </w:rPr>
      </w:pPr>
      <w:r w:rsidRPr="00EF37CB">
        <w:rPr>
          <w:lang w:bidi="en-US"/>
        </w:rPr>
        <w:t>Rules 1, 2.10, 2.15, 2.30, 2.90, 2.95, 2.96, 3.30, 4.40, 4.50, 5.20, 5.25, 6.80, 7.90, 8.20, 9.40, 9.50, 10, 11.15, 11.20, 11.30, 12.10, 14.65, 15.60, 16.20, 16.30, 18 eff. 02/03/2010.</w:t>
      </w:r>
    </w:p>
    <w:p w14:paraId="61940E9D" w14:textId="77777777" w:rsidR="00EF37CB" w:rsidRPr="00EF37CB" w:rsidRDefault="00EF37CB" w:rsidP="00F3055C">
      <w:pPr>
        <w:pStyle w:val="par1"/>
        <w:spacing w:before="60"/>
        <w:rPr>
          <w:lang w:bidi="en-US"/>
        </w:rPr>
      </w:pPr>
      <w:r w:rsidRPr="00EF37CB">
        <w:rPr>
          <w:lang w:bidi="en-US"/>
        </w:rPr>
        <w:t>Rule 18.40 eff. 03/18/2010.</w:t>
      </w:r>
    </w:p>
    <w:p w14:paraId="080186B0" w14:textId="77777777" w:rsidR="00EF37CB" w:rsidRPr="00EF37CB" w:rsidRDefault="00EF37CB" w:rsidP="00F3055C">
      <w:pPr>
        <w:pStyle w:val="par1"/>
        <w:spacing w:before="60"/>
        <w:rPr>
          <w:lang w:bidi="en-US"/>
        </w:rPr>
      </w:pPr>
      <w:r w:rsidRPr="00EF37CB">
        <w:rPr>
          <w:lang w:bidi="en-US"/>
        </w:rPr>
        <w:t>Rules 1, 1.20, 2, 2.15</w:t>
      </w:r>
      <w:r w:rsidR="0003069D">
        <w:rPr>
          <w:lang w:bidi="en-US"/>
        </w:rPr>
        <w:t xml:space="preserve"> </w:t>
      </w:r>
      <w:r w:rsidRPr="00EF37CB">
        <w:rPr>
          <w:lang w:bidi="en-US"/>
        </w:rPr>
        <w:t>C, 4.10, 4.40, 4.60, 8.30, 10, 10.20, 10.30, 11.10, 11.12, 11.15, 11.16, 11.20, 12.30 eff. 01/01/2011.</w:t>
      </w:r>
    </w:p>
    <w:p w14:paraId="3D98C5C2" w14:textId="77777777" w:rsidR="00EF37CB" w:rsidRPr="00EF37CB" w:rsidRDefault="00EF37CB" w:rsidP="00F3055C">
      <w:pPr>
        <w:pStyle w:val="par1"/>
        <w:spacing w:before="60"/>
        <w:rPr>
          <w:lang w:bidi="en-US"/>
        </w:rPr>
      </w:pPr>
      <w:r w:rsidRPr="00EF37CB">
        <w:rPr>
          <w:lang w:bidi="en-US"/>
        </w:rPr>
        <w:t>Rules 1.2, 2.15, 2.20, 3.40, 4.60, 5.20, 11.12, 18.30 eff. 01/01/2012.</w:t>
      </w:r>
    </w:p>
    <w:p w14:paraId="28E789AE" w14:textId="77777777" w:rsidR="00EF37CB" w:rsidRPr="00EF37CB" w:rsidRDefault="00EF37CB" w:rsidP="00F3055C">
      <w:pPr>
        <w:pStyle w:val="par1"/>
        <w:spacing w:before="60"/>
        <w:rPr>
          <w:lang w:bidi="en-US"/>
        </w:rPr>
      </w:pPr>
      <w:r w:rsidRPr="00EF37CB">
        <w:rPr>
          <w:lang w:bidi="en-US"/>
        </w:rPr>
        <w:t>Rules 1.20</w:t>
      </w:r>
      <w:r w:rsidR="0003069D">
        <w:rPr>
          <w:lang w:bidi="en-US"/>
        </w:rPr>
        <w:t xml:space="preserve"> </w:t>
      </w:r>
      <w:r w:rsidRPr="00EF37CB">
        <w:rPr>
          <w:lang w:bidi="en-US"/>
        </w:rPr>
        <w:t>D, 1.20</w:t>
      </w:r>
      <w:r w:rsidR="0003069D">
        <w:rPr>
          <w:lang w:bidi="en-US"/>
        </w:rPr>
        <w:t xml:space="preserve"> </w:t>
      </w:r>
      <w:r w:rsidRPr="00EF37CB">
        <w:rPr>
          <w:lang w:bidi="en-US"/>
        </w:rPr>
        <w:t>F</w:t>
      </w:r>
      <w:r w:rsidR="0003069D">
        <w:rPr>
          <w:lang w:bidi="en-US"/>
        </w:rPr>
        <w:t>.</w:t>
      </w:r>
      <w:r w:rsidRPr="00EF37CB">
        <w:rPr>
          <w:lang w:bidi="en-US"/>
        </w:rPr>
        <w:t>(1)(b), 1.20</w:t>
      </w:r>
      <w:r w:rsidR="0003069D">
        <w:rPr>
          <w:lang w:bidi="en-US"/>
        </w:rPr>
        <w:t xml:space="preserve"> </w:t>
      </w:r>
      <w:proofErr w:type="gramStart"/>
      <w:r w:rsidRPr="00EF37CB">
        <w:rPr>
          <w:lang w:bidi="en-US"/>
        </w:rPr>
        <w:t>F</w:t>
      </w:r>
      <w:r w:rsidR="0003069D">
        <w:rPr>
          <w:lang w:bidi="en-US"/>
        </w:rPr>
        <w:t>.</w:t>
      </w:r>
      <w:r w:rsidRPr="00EF37CB">
        <w:rPr>
          <w:lang w:bidi="en-US"/>
        </w:rPr>
        <w:t>(</w:t>
      </w:r>
      <w:proofErr w:type="gramEnd"/>
      <w:r w:rsidRPr="00EF37CB">
        <w:rPr>
          <w:lang w:bidi="en-US"/>
        </w:rPr>
        <w:t>3), 1.20</w:t>
      </w:r>
      <w:r w:rsidR="0003069D">
        <w:rPr>
          <w:lang w:bidi="en-US"/>
        </w:rPr>
        <w:t xml:space="preserve"> </w:t>
      </w:r>
      <w:proofErr w:type="gramStart"/>
      <w:r w:rsidRPr="00EF37CB">
        <w:rPr>
          <w:lang w:bidi="en-US"/>
        </w:rPr>
        <w:t>G</w:t>
      </w:r>
      <w:r w:rsidR="0003069D">
        <w:rPr>
          <w:lang w:bidi="en-US"/>
        </w:rPr>
        <w:t>.</w:t>
      </w:r>
      <w:r w:rsidRPr="00EF37CB">
        <w:rPr>
          <w:lang w:bidi="en-US"/>
        </w:rPr>
        <w:t>(</w:t>
      </w:r>
      <w:proofErr w:type="gramEnd"/>
      <w:r w:rsidRPr="00EF37CB">
        <w:rPr>
          <w:lang w:bidi="en-US"/>
        </w:rPr>
        <w:t>4)</w:t>
      </w:r>
      <w:r w:rsidR="00F3055C">
        <w:rPr>
          <w:lang w:bidi="en-US"/>
        </w:rPr>
        <w:t>-</w:t>
      </w:r>
      <w:r w:rsidRPr="00EF37CB">
        <w:rPr>
          <w:lang w:bidi="en-US"/>
        </w:rPr>
        <w:t>(5), 2.15, 2.42, 2.70</w:t>
      </w:r>
      <w:r w:rsidR="0003069D">
        <w:rPr>
          <w:lang w:bidi="en-US"/>
        </w:rPr>
        <w:t xml:space="preserve"> </w:t>
      </w:r>
      <w:r w:rsidRPr="00EF37CB">
        <w:rPr>
          <w:lang w:bidi="en-US"/>
        </w:rPr>
        <w:t>D, 2.90</w:t>
      </w:r>
      <w:r w:rsidR="0003069D">
        <w:rPr>
          <w:lang w:bidi="en-US"/>
        </w:rPr>
        <w:t xml:space="preserve"> </w:t>
      </w:r>
      <w:r w:rsidRPr="00EF37CB">
        <w:rPr>
          <w:lang w:bidi="en-US"/>
        </w:rPr>
        <w:t>C, 6.10, 9.50</w:t>
      </w:r>
      <w:r w:rsidR="0003069D">
        <w:rPr>
          <w:lang w:bidi="en-US"/>
        </w:rPr>
        <w:t xml:space="preserve"> </w:t>
      </w:r>
      <w:proofErr w:type="gramStart"/>
      <w:r w:rsidRPr="00EF37CB">
        <w:rPr>
          <w:lang w:bidi="en-US"/>
        </w:rPr>
        <w:t>A</w:t>
      </w:r>
      <w:r w:rsidR="0003069D">
        <w:rPr>
          <w:lang w:bidi="en-US"/>
        </w:rPr>
        <w:t>.</w:t>
      </w:r>
      <w:r w:rsidRPr="00EF37CB">
        <w:rPr>
          <w:lang w:bidi="en-US"/>
        </w:rPr>
        <w:t>(</w:t>
      </w:r>
      <w:proofErr w:type="gramEnd"/>
      <w:r w:rsidRPr="00EF37CB">
        <w:rPr>
          <w:lang w:bidi="en-US"/>
        </w:rPr>
        <w:t>3), 10.30, 11.20</w:t>
      </w:r>
      <w:r w:rsidR="0003069D">
        <w:rPr>
          <w:lang w:bidi="en-US"/>
        </w:rPr>
        <w:t xml:space="preserve"> </w:t>
      </w:r>
      <w:proofErr w:type="gramStart"/>
      <w:r w:rsidRPr="00EF37CB">
        <w:rPr>
          <w:lang w:bidi="en-US"/>
        </w:rPr>
        <w:t>A</w:t>
      </w:r>
      <w:r w:rsidR="0003069D">
        <w:rPr>
          <w:lang w:bidi="en-US"/>
        </w:rPr>
        <w:t>.</w:t>
      </w:r>
      <w:r w:rsidRPr="00EF37CB">
        <w:rPr>
          <w:lang w:bidi="en-US"/>
        </w:rPr>
        <w:t>(</w:t>
      </w:r>
      <w:proofErr w:type="gramEnd"/>
      <w:r w:rsidRPr="00EF37CB">
        <w:rPr>
          <w:lang w:bidi="en-US"/>
        </w:rPr>
        <w:t>2) eff. 01/01/2013.</w:t>
      </w:r>
    </w:p>
    <w:p w14:paraId="5599A8C2" w14:textId="77777777" w:rsidR="00EF37CB" w:rsidRPr="00EF37CB" w:rsidRDefault="00EF37CB" w:rsidP="00F3055C">
      <w:pPr>
        <w:pStyle w:val="par1"/>
        <w:spacing w:before="60"/>
        <w:rPr>
          <w:lang w:bidi="en-US"/>
        </w:rPr>
      </w:pPr>
      <w:r w:rsidRPr="00EF37CB">
        <w:rPr>
          <w:lang w:bidi="en-US"/>
        </w:rPr>
        <w:t>Rules</w:t>
      </w:r>
      <w:r w:rsidR="00273FAF">
        <w:rPr>
          <w:lang w:bidi="en-US"/>
        </w:rPr>
        <w:t xml:space="preserve"> </w:t>
      </w:r>
      <w:r w:rsidRPr="00EF37CB">
        <w:rPr>
          <w:lang w:bidi="en-US"/>
        </w:rPr>
        <w:t>1.20</w:t>
      </w:r>
      <w:r w:rsidR="0003069D">
        <w:rPr>
          <w:lang w:bidi="en-US"/>
        </w:rPr>
        <w:t xml:space="preserve"> </w:t>
      </w:r>
      <w:r w:rsidRPr="00EF37CB">
        <w:rPr>
          <w:lang w:bidi="en-US"/>
        </w:rPr>
        <w:t>F.7, 2.15</w:t>
      </w:r>
      <w:r w:rsidR="0003069D">
        <w:rPr>
          <w:lang w:bidi="en-US"/>
        </w:rPr>
        <w:t xml:space="preserve"> </w:t>
      </w:r>
      <w:r w:rsidRPr="00EF37CB">
        <w:rPr>
          <w:lang w:bidi="en-US"/>
        </w:rPr>
        <w:t>B, 2.15</w:t>
      </w:r>
      <w:r w:rsidR="0003069D">
        <w:rPr>
          <w:lang w:bidi="en-US"/>
        </w:rPr>
        <w:t xml:space="preserve"> </w:t>
      </w:r>
      <w:r w:rsidRPr="00EF37CB">
        <w:rPr>
          <w:lang w:bidi="en-US"/>
        </w:rPr>
        <w:t>C, 2.20</w:t>
      </w:r>
      <w:r w:rsidR="0003069D">
        <w:rPr>
          <w:lang w:bidi="en-US"/>
        </w:rPr>
        <w:t xml:space="preserve"> </w:t>
      </w:r>
      <w:r w:rsidRPr="00EF37CB">
        <w:rPr>
          <w:lang w:bidi="en-US"/>
        </w:rPr>
        <w:t>F, 2.20</w:t>
      </w:r>
      <w:r w:rsidR="0003069D">
        <w:rPr>
          <w:lang w:bidi="en-US"/>
        </w:rPr>
        <w:t xml:space="preserve"> </w:t>
      </w:r>
      <w:r w:rsidRPr="00EF37CB">
        <w:rPr>
          <w:lang w:bidi="en-US"/>
        </w:rPr>
        <w:t>G</w:t>
      </w:r>
      <w:r w:rsidR="0003069D">
        <w:rPr>
          <w:lang w:bidi="en-US"/>
        </w:rPr>
        <w:t>.</w:t>
      </w:r>
      <w:r w:rsidRPr="00EF37CB">
        <w:rPr>
          <w:lang w:bidi="en-US"/>
        </w:rPr>
        <w:t>(3)(b), 2.90</w:t>
      </w:r>
      <w:r w:rsidR="0003069D">
        <w:rPr>
          <w:lang w:bidi="en-US"/>
        </w:rPr>
        <w:t xml:space="preserve"> </w:t>
      </w:r>
      <w:r w:rsidRPr="00EF37CB">
        <w:rPr>
          <w:lang w:bidi="en-US"/>
        </w:rPr>
        <w:t>C, 4.60</w:t>
      </w:r>
      <w:r w:rsidR="0003069D">
        <w:rPr>
          <w:lang w:bidi="en-US"/>
        </w:rPr>
        <w:t xml:space="preserve"> </w:t>
      </w:r>
      <w:r w:rsidRPr="00EF37CB">
        <w:rPr>
          <w:lang w:bidi="en-US"/>
        </w:rPr>
        <w:t>C, 8.30, 11.12</w:t>
      </w:r>
      <w:r w:rsidR="000662C5">
        <w:rPr>
          <w:lang w:bidi="en-US"/>
        </w:rPr>
        <w:t xml:space="preserve"> </w:t>
      </w:r>
      <w:proofErr w:type="gramStart"/>
      <w:r w:rsidRPr="00EF37CB">
        <w:rPr>
          <w:lang w:bidi="en-US"/>
        </w:rPr>
        <w:t>C</w:t>
      </w:r>
      <w:r w:rsidR="000662C5">
        <w:rPr>
          <w:lang w:bidi="en-US"/>
        </w:rPr>
        <w:t>.</w:t>
      </w:r>
      <w:r w:rsidRPr="00EF37CB">
        <w:rPr>
          <w:lang w:bidi="en-US"/>
        </w:rPr>
        <w:t>(</w:t>
      </w:r>
      <w:proofErr w:type="gramEnd"/>
      <w:r w:rsidRPr="00EF37CB">
        <w:rPr>
          <w:lang w:bidi="en-US"/>
        </w:rPr>
        <w:t>3), 11.12</w:t>
      </w:r>
      <w:r w:rsidR="000662C5">
        <w:rPr>
          <w:lang w:bidi="en-US"/>
        </w:rPr>
        <w:t xml:space="preserve"> </w:t>
      </w:r>
      <w:proofErr w:type="gramStart"/>
      <w:r w:rsidRPr="00EF37CB">
        <w:rPr>
          <w:lang w:bidi="en-US"/>
        </w:rPr>
        <w:t>D</w:t>
      </w:r>
      <w:r w:rsidR="000662C5">
        <w:rPr>
          <w:lang w:bidi="en-US"/>
        </w:rPr>
        <w:t>.</w:t>
      </w:r>
      <w:r w:rsidRPr="00EF37CB">
        <w:rPr>
          <w:lang w:bidi="en-US"/>
        </w:rPr>
        <w:t>(</w:t>
      </w:r>
      <w:proofErr w:type="gramEnd"/>
      <w:r w:rsidRPr="00EF37CB">
        <w:rPr>
          <w:lang w:bidi="en-US"/>
        </w:rPr>
        <w:t>3), 12.10</w:t>
      </w:r>
      <w:r w:rsidR="000662C5">
        <w:rPr>
          <w:lang w:bidi="en-US"/>
        </w:rPr>
        <w:t xml:space="preserve"> </w:t>
      </w:r>
      <w:r w:rsidRPr="00EF37CB">
        <w:rPr>
          <w:lang w:bidi="en-US"/>
        </w:rPr>
        <w:t>A</w:t>
      </w:r>
      <w:r w:rsidR="000662C5">
        <w:rPr>
          <w:lang w:bidi="en-US"/>
        </w:rPr>
        <w:t>.</w:t>
      </w:r>
      <w:r w:rsidRPr="00EF37CB">
        <w:rPr>
          <w:lang w:bidi="en-US"/>
        </w:rPr>
        <w:t>(3)(b) eff. 01/01/2014.</w:t>
      </w:r>
    </w:p>
    <w:p w14:paraId="02EBFE6F" w14:textId="77777777" w:rsidR="001E3BA2" w:rsidRDefault="00D857CD" w:rsidP="00F3055C">
      <w:pPr>
        <w:pStyle w:val="par1"/>
        <w:spacing w:before="60"/>
      </w:pPr>
      <w:r>
        <w:t>Rules 2, 3, 5, 8, 10, 11, 16, 17 eff. 01/01/2016.</w:t>
      </w:r>
    </w:p>
    <w:p w14:paraId="328CA7A4" w14:textId="77777777" w:rsidR="009B2802" w:rsidRDefault="009B2802" w:rsidP="009B2802">
      <w:pPr>
        <w:pStyle w:val="par1"/>
        <w:spacing w:before="60"/>
      </w:pPr>
      <w:r>
        <w:t>Rule 2</w:t>
      </w:r>
      <w:r w:rsidR="00574E39">
        <w:t>.50</w:t>
      </w:r>
      <w:r>
        <w:t xml:space="preserve"> eff. 05/01/2016.</w:t>
      </w:r>
    </w:p>
    <w:p w14:paraId="590804B6" w14:textId="77777777" w:rsidR="005956E3" w:rsidRDefault="00904D84" w:rsidP="009B2802">
      <w:pPr>
        <w:pStyle w:val="par1"/>
        <w:spacing w:before="60"/>
      </w:pPr>
      <w:r>
        <w:t xml:space="preserve">Rule 1.20 eff. 01/01/2017. </w:t>
      </w:r>
      <w:r w:rsidR="005956E3">
        <w:t>Rule 2.</w:t>
      </w:r>
      <w:r w:rsidR="005826BA">
        <w:t>90 C emer. rule eff. 01/01/2017; expired 03/18/2017.</w:t>
      </w:r>
    </w:p>
    <w:p w14:paraId="23A9AB90" w14:textId="77777777" w:rsidR="005826BA" w:rsidRDefault="005826BA" w:rsidP="009B2802">
      <w:pPr>
        <w:pStyle w:val="par1"/>
        <w:spacing w:before="60"/>
      </w:pPr>
      <w:r>
        <w:t>Rule 2.90 C eff. 04/01/2017.</w:t>
      </w:r>
    </w:p>
    <w:p w14:paraId="3F2766F0" w14:textId="77777777" w:rsidR="00391D10" w:rsidRDefault="00391D10" w:rsidP="009B2802">
      <w:pPr>
        <w:pStyle w:val="par1"/>
        <w:spacing w:before="60"/>
      </w:pPr>
      <w:r>
        <w:t>Rules 1.20</w:t>
      </w:r>
      <w:r w:rsidR="000B70AF">
        <w:t xml:space="preserve"> F, 2.15, 2.20 F, 11.10 E, 11.15 D, 14.30 eff. 02/01/2018.</w:t>
      </w:r>
    </w:p>
    <w:p w14:paraId="65A4E4CB" w14:textId="77777777" w:rsidR="0003069D" w:rsidRDefault="0003069D" w:rsidP="009B2802">
      <w:pPr>
        <w:pStyle w:val="par1"/>
        <w:spacing w:before="60"/>
      </w:pPr>
      <w:r>
        <w:t xml:space="preserve">Rule 1.20 </w:t>
      </w:r>
      <w:proofErr w:type="gramStart"/>
      <w:r>
        <w:t>F.(</w:t>
      </w:r>
      <w:proofErr w:type="gramEnd"/>
      <w:r>
        <w:t>1) emer. rule eff. 06/22/2018.</w:t>
      </w:r>
    </w:p>
    <w:p w14:paraId="01EA3743" w14:textId="77777777" w:rsidR="003E092B" w:rsidRDefault="00804813" w:rsidP="009B2802">
      <w:pPr>
        <w:pStyle w:val="par1"/>
        <w:spacing w:before="60"/>
      </w:pPr>
      <w:r>
        <w:t xml:space="preserve">Rule 1.20 </w:t>
      </w:r>
      <w:proofErr w:type="gramStart"/>
      <w:r>
        <w:t>F.(</w:t>
      </w:r>
      <w:proofErr w:type="gramEnd"/>
      <w:r>
        <w:t>1) eff. 0</w:t>
      </w:r>
      <w:r w:rsidR="0045357B">
        <w:t>9</w:t>
      </w:r>
      <w:r>
        <w:t>/</w:t>
      </w:r>
      <w:r w:rsidR="0045357B">
        <w:t>01</w:t>
      </w:r>
      <w:r>
        <w:t>/2018.</w:t>
      </w:r>
    </w:p>
    <w:p w14:paraId="1156ADF4" w14:textId="77777777" w:rsidR="00FC672A" w:rsidRDefault="00FC672A" w:rsidP="009B2802">
      <w:pPr>
        <w:pStyle w:val="par1"/>
        <w:spacing w:before="60"/>
      </w:pPr>
      <w:r>
        <w:lastRenderedPageBreak/>
        <w:t>Rules 1.20 F, 1.20 G, 2.15, 2.20</w:t>
      </w:r>
      <w:r w:rsidR="00F4148A">
        <w:t xml:space="preserve"> </w:t>
      </w:r>
      <w:proofErr w:type="gramStart"/>
      <w:r w:rsidR="00F4148A">
        <w:t>G(</w:t>
      </w:r>
      <w:proofErr w:type="gramEnd"/>
      <w:r w:rsidR="00F4148A">
        <w:t>2)</w:t>
      </w:r>
      <w:r>
        <w:t>, 4.10, 4.70, 7.12</w:t>
      </w:r>
      <w:r w:rsidR="00F4148A">
        <w:t xml:space="preserve"> B</w:t>
      </w:r>
      <w:r>
        <w:t>.</w:t>
      </w:r>
      <w:r w:rsidR="00F4148A">
        <w:t xml:space="preserve"> 7.</w:t>
      </w:r>
      <w:r>
        <w:t>75</w:t>
      </w:r>
      <w:r w:rsidR="00F4148A">
        <w:t xml:space="preserve"> C</w:t>
      </w:r>
      <w:r>
        <w:t>, 8.30, 10.20, 16.10, 16.30, 16.60</w:t>
      </w:r>
      <w:r w:rsidR="00F4148A">
        <w:t xml:space="preserve"> A</w:t>
      </w:r>
      <w:r>
        <w:t>, 16.95</w:t>
      </w:r>
      <w:r w:rsidR="00F4148A">
        <w:t xml:space="preserve"> H</w:t>
      </w:r>
      <w:r>
        <w:t xml:space="preserve"> eff. 01/01/2019.</w:t>
      </w:r>
      <w:r w:rsidR="00F4148A">
        <w:t xml:space="preserve"> Rules 3.20, 16.10 F repealed eff. 01/01/2019.</w:t>
      </w:r>
    </w:p>
    <w:p w14:paraId="455C2E5A" w14:textId="77777777" w:rsidR="00B22184" w:rsidRDefault="00B22184" w:rsidP="002B1989">
      <w:pPr>
        <w:pStyle w:val="par1"/>
        <w:spacing w:before="60"/>
      </w:pPr>
      <w:r>
        <w:t xml:space="preserve">Rules </w:t>
      </w:r>
      <w:r w:rsidR="002B1989">
        <w:t xml:space="preserve">2.15, 3.25 </w:t>
      </w:r>
      <w:proofErr w:type="gramStart"/>
      <w:r w:rsidR="002B1989">
        <w:t>A</w:t>
      </w:r>
      <w:r w:rsidR="0066060D">
        <w:t>.(</w:t>
      </w:r>
      <w:proofErr w:type="gramEnd"/>
      <w:r w:rsidR="0066060D">
        <w:t>1)</w:t>
      </w:r>
      <w:r w:rsidR="002B1989">
        <w:t>, 4.15 D, 11.10 D, 14, 16.10 A, 16.50, 16.70, 16.90, 17 eff. 01/01/2020.</w:t>
      </w:r>
    </w:p>
    <w:p w14:paraId="7C6B12D3" w14:textId="77777777" w:rsidR="00191F20" w:rsidRDefault="00191F20" w:rsidP="002B1989">
      <w:pPr>
        <w:pStyle w:val="par1"/>
        <w:spacing w:before="60"/>
      </w:pPr>
      <w:r>
        <w:t xml:space="preserve">Rules 1.20 </w:t>
      </w:r>
      <w:proofErr w:type="gramStart"/>
      <w:r>
        <w:t>F.(</w:t>
      </w:r>
      <w:proofErr w:type="gramEnd"/>
      <w:r>
        <w:t xml:space="preserve">2), 1.20 </w:t>
      </w:r>
      <w:proofErr w:type="gramStart"/>
      <w:r>
        <w:t>F.(</w:t>
      </w:r>
      <w:proofErr w:type="gramEnd"/>
      <w:r>
        <w:t>3), 120.F.(7) eff. 01/01/2021.</w:t>
      </w:r>
    </w:p>
    <w:p w14:paraId="32BE2A94" w14:textId="77777777" w:rsidR="00885F59" w:rsidRDefault="00885F59" w:rsidP="002B1989">
      <w:pPr>
        <w:pStyle w:val="par1"/>
        <w:spacing w:before="60"/>
      </w:pPr>
      <w:r>
        <w:t xml:space="preserve">Rules 2.15, 2.98, 7.75 D, 11.12 F, 12.10 </w:t>
      </w:r>
      <w:proofErr w:type="gramStart"/>
      <w:r>
        <w:t>C.(</w:t>
      </w:r>
      <w:proofErr w:type="gramEnd"/>
      <w:r>
        <w:t>1) eff. 01/01/2022.</w:t>
      </w:r>
    </w:p>
    <w:p w14:paraId="44744868" w14:textId="77777777" w:rsidR="00863BE7" w:rsidRDefault="00863BE7" w:rsidP="002B1989">
      <w:pPr>
        <w:pStyle w:val="par1"/>
        <w:spacing w:before="60"/>
      </w:pPr>
      <w:r>
        <w:t>Rules 1.20 F</w:t>
      </w:r>
      <w:r w:rsidR="00CF74D7">
        <w:t>.</w:t>
      </w:r>
      <w:r>
        <w:t>(1)(a), 2.15, 2.20, 2.35</w:t>
      </w:r>
      <w:r w:rsidR="00CF74D7">
        <w:t xml:space="preserve"> A</w:t>
      </w:r>
      <w:r>
        <w:t>, 2.90 D, 8.10, 8.20, 9.10, 11.10 D, 12.10 A, 13.30, 17.80 eff. 03/17/2025.</w:t>
      </w:r>
    </w:p>
    <w:sectPr w:rsidR="00863BE7"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777A2" w14:textId="77777777" w:rsidR="007B3D47" w:rsidRDefault="007B3D47" w:rsidP="00112A8C">
      <w:r>
        <w:separator/>
      </w:r>
    </w:p>
  </w:endnote>
  <w:endnote w:type="continuationSeparator" w:id="0">
    <w:p w14:paraId="3508724C" w14:textId="77777777" w:rsidR="007B3D47" w:rsidRDefault="007B3D47"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8CB86" w14:textId="77777777" w:rsidR="00E753B1" w:rsidRPr="000A5A5A" w:rsidRDefault="00E753B1"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70</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08105" w14:textId="77777777" w:rsidR="00E753B1" w:rsidRPr="00A36541" w:rsidRDefault="00E753B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F7BF5" w14:textId="77777777" w:rsidR="007B3D47" w:rsidRDefault="007B3D47" w:rsidP="00112A8C">
      <w:r>
        <w:separator/>
      </w:r>
    </w:p>
  </w:footnote>
  <w:footnote w:type="continuationSeparator" w:id="0">
    <w:p w14:paraId="5FE0568F" w14:textId="77777777" w:rsidR="007B3D47" w:rsidRDefault="007B3D47"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40B40" w14:textId="77777777" w:rsidR="00E753B1" w:rsidRDefault="00E753B1"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Pr>
        <w:rFonts w:cs="Arial"/>
        <w:b/>
        <w:i/>
        <w:caps/>
        <w:sz w:val="18"/>
        <w:szCs w:val="18"/>
      </w:rPr>
      <w:t>8</w:t>
    </w:r>
    <w:r w:rsidRPr="00967C63">
      <w:rPr>
        <w:rFonts w:cs="Arial"/>
        <w:b/>
        <w:i/>
        <w:color w:val="000000"/>
        <w:sz w:val="18"/>
        <w:szCs w:val="18"/>
      </w:rPr>
      <w:t xml:space="preserve"> CCR </w:t>
    </w:r>
    <w:r>
      <w:rPr>
        <w:rFonts w:cs="Arial"/>
        <w:b/>
        <w:i/>
        <w:color w:val="000000"/>
        <w:sz w:val="18"/>
        <w:szCs w:val="18"/>
      </w:rPr>
      <w:t>1502</w:t>
    </w:r>
    <w:r w:rsidRPr="00967C63">
      <w:rPr>
        <w:rFonts w:cs="Arial"/>
        <w:b/>
        <w:i/>
        <w:color w:val="000000"/>
        <w:sz w:val="18"/>
        <w:szCs w:val="18"/>
      </w:rPr>
      <w:t>-</w:t>
    </w:r>
    <w:r>
      <w:rPr>
        <w:rFonts w:cs="Arial"/>
        <w:b/>
        <w:i/>
        <w:color w:val="000000"/>
        <w:sz w:val="18"/>
        <w:szCs w:val="18"/>
      </w:rPr>
      <w:t>1</w:t>
    </w:r>
  </w:p>
  <w:p w14:paraId="7A808FDB" w14:textId="77777777" w:rsidR="00E753B1" w:rsidRPr="000A5A5A" w:rsidRDefault="00E753B1" w:rsidP="000A5A5A">
    <w:pPr>
      <w:pStyle w:val="Header"/>
      <w:pBdr>
        <w:bottom w:val="single" w:sz="12" w:space="1" w:color="auto"/>
      </w:pBdr>
      <w:tabs>
        <w:tab w:val="clear" w:pos="4680"/>
      </w:tabs>
      <w:rPr>
        <w:rFonts w:cs="Arial"/>
        <w:b/>
        <w:i/>
        <w:sz w:val="18"/>
        <w:szCs w:val="18"/>
      </w:rPr>
    </w:pPr>
    <w:r>
      <w:rPr>
        <w:rFonts w:cs="Arial"/>
        <w:b/>
        <w:i/>
        <w:color w:val="000000"/>
        <w:sz w:val="18"/>
        <w:szCs w:val="18"/>
      </w:rPr>
      <w:t>Public Employees’ Retirement Association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7B67D9"/>
    <w:multiLevelType w:val="hybridMultilevel"/>
    <w:tmpl w:val="8E62D7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1A52B78"/>
    <w:multiLevelType w:val="hybridMultilevel"/>
    <w:tmpl w:val="8794D7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5841886"/>
    <w:multiLevelType w:val="hybridMultilevel"/>
    <w:tmpl w:val="20825BC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ADC2BDF"/>
    <w:multiLevelType w:val="hybridMultilevel"/>
    <w:tmpl w:val="8E76DA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C1A287D"/>
    <w:multiLevelType w:val="hybridMultilevel"/>
    <w:tmpl w:val="101C6E8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331A3096"/>
    <w:multiLevelType w:val="hybridMultilevel"/>
    <w:tmpl w:val="3DD235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A6043C3"/>
    <w:multiLevelType w:val="hybridMultilevel"/>
    <w:tmpl w:val="8F16B7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1E645C9"/>
    <w:multiLevelType w:val="hybridMultilevel"/>
    <w:tmpl w:val="D05034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55D50CA8"/>
    <w:multiLevelType w:val="hybridMultilevel"/>
    <w:tmpl w:val="6C30D8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8D63FEB"/>
    <w:multiLevelType w:val="hybridMultilevel"/>
    <w:tmpl w:val="CCA67F22"/>
    <w:lvl w:ilvl="0" w:tplc="24F67EA2">
      <w:start w:val="1"/>
      <w:numFmt w:val="decimal"/>
      <w:lvlText w:val="%1."/>
      <w:lvlJc w:val="left"/>
      <w:pPr>
        <w:ind w:left="720"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4169BB"/>
    <w:multiLevelType w:val="hybridMultilevel"/>
    <w:tmpl w:val="DF789E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57D4521"/>
    <w:multiLevelType w:val="hybridMultilevel"/>
    <w:tmpl w:val="8326B69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6AF7548F"/>
    <w:multiLevelType w:val="hybridMultilevel"/>
    <w:tmpl w:val="84E48F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70BF307D"/>
    <w:multiLevelType w:val="hybridMultilevel"/>
    <w:tmpl w:val="DEB2CB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1AF1935"/>
    <w:multiLevelType w:val="hybridMultilevel"/>
    <w:tmpl w:val="64A8E9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72341669"/>
    <w:multiLevelType w:val="hybridMultilevel"/>
    <w:tmpl w:val="B9AA23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83A18E0"/>
    <w:multiLevelType w:val="hybridMultilevel"/>
    <w:tmpl w:val="129C3920"/>
    <w:lvl w:ilvl="0" w:tplc="1A2EA1E4">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8341F6"/>
    <w:multiLevelType w:val="hybridMultilevel"/>
    <w:tmpl w:val="822C6E92"/>
    <w:lvl w:ilvl="0" w:tplc="512A39A2">
      <w:start w:val="1"/>
      <w:numFmt w:val="upperLetter"/>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4433932">
    <w:abstractNumId w:val="9"/>
  </w:num>
  <w:num w:numId="2" w16cid:durableId="487786935">
    <w:abstractNumId w:val="7"/>
  </w:num>
  <w:num w:numId="3" w16cid:durableId="1670714903">
    <w:abstractNumId w:val="6"/>
  </w:num>
  <w:num w:numId="4" w16cid:durableId="502819022">
    <w:abstractNumId w:val="5"/>
  </w:num>
  <w:num w:numId="5" w16cid:durableId="1979647612">
    <w:abstractNumId w:val="4"/>
  </w:num>
  <w:num w:numId="6" w16cid:durableId="1662273688">
    <w:abstractNumId w:val="8"/>
  </w:num>
  <w:num w:numId="7" w16cid:durableId="643238956">
    <w:abstractNumId w:val="3"/>
  </w:num>
  <w:num w:numId="8" w16cid:durableId="549852795">
    <w:abstractNumId w:val="2"/>
  </w:num>
  <w:num w:numId="9" w16cid:durableId="439304340">
    <w:abstractNumId w:val="1"/>
  </w:num>
  <w:num w:numId="10" w16cid:durableId="1059744578">
    <w:abstractNumId w:val="0"/>
  </w:num>
  <w:num w:numId="11" w16cid:durableId="435567141">
    <w:abstractNumId w:val="14"/>
  </w:num>
  <w:num w:numId="12" w16cid:durableId="1369067333">
    <w:abstractNumId w:val="18"/>
  </w:num>
  <w:num w:numId="13" w16cid:durableId="1094476603">
    <w:abstractNumId w:val="11"/>
  </w:num>
  <w:num w:numId="14" w16cid:durableId="736634139">
    <w:abstractNumId w:val="22"/>
  </w:num>
  <w:num w:numId="15" w16cid:durableId="830831593">
    <w:abstractNumId w:val="20"/>
  </w:num>
  <w:num w:numId="16" w16cid:durableId="1679117288">
    <w:abstractNumId w:val="10"/>
  </w:num>
  <w:num w:numId="17" w16cid:durableId="1284001442">
    <w:abstractNumId w:val="12"/>
  </w:num>
  <w:num w:numId="18" w16cid:durableId="1873415968">
    <w:abstractNumId w:val="15"/>
  </w:num>
  <w:num w:numId="19" w16cid:durableId="1913588826">
    <w:abstractNumId w:val="17"/>
  </w:num>
  <w:num w:numId="20" w16cid:durableId="256065633">
    <w:abstractNumId w:val="16"/>
  </w:num>
  <w:num w:numId="21" w16cid:durableId="437793125">
    <w:abstractNumId w:val="21"/>
  </w:num>
  <w:num w:numId="22" w16cid:durableId="489298274">
    <w:abstractNumId w:val="25"/>
  </w:num>
  <w:num w:numId="23" w16cid:durableId="53168101">
    <w:abstractNumId w:val="23"/>
  </w:num>
  <w:num w:numId="24" w16cid:durableId="1559823122">
    <w:abstractNumId w:val="13"/>
  </w:num>
  <w:num w:numId="25" w16cid:durableId="89741564">
    <w:abstractNumId w:val="24"/>
  </w:num>
  <w:num w:numId="26" w16cid:durableId="1376194914">
    <w:abstractNumId w:val="19"/>
  </w:num>
  <w:num w:numId="27" w16cid:durableId="1000541607">
    <w:abstractNumId w:val="19"/>
  </w:num>
  <w:num w:numId="28" w16cid:durableId="402801871">
    <w:abstractNumId w:val="27"/>
  </w:num>
  <w:num w:numId="29" w16cid:durableId="779642947">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than Draper">
    <w15:presenceInfo w15:providerId="AD" w15:userId="S::edraper@copera.org::363961e6-99d2-482f-849f-4fdd58c761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7CB"/>
    <w:rsid w:val="000175F8"/>
    <w:rsid w:val="0001785C"/>
    <w:rsid w:val="000233CD"/>
    <w:rsid w:val="00024877"/>
    <w:rsid w:val="0003069D"/>
    <w:rsid w:val="00035C6F"/>
    <w:rsid w:val="00042BA5"/>
    <w:rsid w:val="00052BCD"/>
    <w:rsid w:val="00053B94"/>
    <w:rsid w:val="000657D1"/>
    <w:rsid w:val="000662C5"/>
    <w:rsid w:val="00066529"/>
    <w:rsid w:val="000767AB"/>
    <w:rsid w:val="00092726"/>
    <w:rsid w:val="00094B77"/>
    <w:rsid w:val="000A5A5A"/>
    <w:rsid w:val="000A6B8D"/>
    <w:rsid w:val="000B0AEA"/>
    <w:rsid w:val="000B545F"/>
    <w:rsid w:val="000B70AF"/>
    <w:rsid w:val="000B763D"/>
    <w:rsid w:val="000B7C70"/>
    <w:rsid w:val="000B7C99"/>
    <w:rsid w:val="000C4F3E"/>
    <w:rsid w:val="000D38A8"/>
    <w:rsid w:val="000F0D4E"/>
    <w:rsid w:val="000F5E0F"/>
    <w:rsid w:val="000F6D46"/>
    <w:rsid w:val="001002E6"/>
    <w:rsid w:val="00112A8C"/>
    <w:rsid w:val="001147EE"/>
    <w:rsid w:val="00133C4F"/>
    <w:rsid w:val="00136129"/>
    <w:rsid w:val="00137F52"/>
    <w:rsid w:val="00152AF3"/>
    <w:rsid w:val="001552DF"/>
    <w:rsid w:val="00161538"/>
    <w:rsid w:val="0017477F"/>
    <w:rsid w:val="00174982"/>
    <w:rsid w:val="0018020C"/>
    <w:rsid w:val="00191F20"/>
    <w:rsid w:val="001959CD"/>
    <w:rsid w:val="001A09F2"/>
    <w:rsid w:val="001A7AF2"/>
    <w:rsid w:val="001B1563"/>
    <w:rsid w:val="001B681B"/>
    <w:rsid w:val="001C220D"/>
    <w:rsid w:val="001C2929"/>
    <w:rsid w:val="001D6D90"/>
    <w:rsid w:val="001E3BA2"/>
    <w:rsid w:val="001F0E43"/>
    <w:rsid w:val="001F3A3A"/>
    <w:rsid w:val="001F57FF"/>
    <w:rsid w:val="002014E4"/>
    <w:rsid w:val="002379ED"/>
    <w:rsid w:val="002451A9"/>
    <w:rsid w:val="0025461B"/>
    <w:rsid w:val="00262FD9"/>
    <w:rsid w:val="00270F55"/>
    <w:rsid w:val="00273FAF"/>
    <w:rsid w:val="00280DEE"/>
    <w:rsid w:val="002844EF"/>
    <w:rsid w:val="002876F6"/>
    <w:rsid w:val="002A6551"/>
    <w:rsid w:val="002B0FE7"/>
    <w:rsid w:val="002B1989"/>
    <w:rsid w:val="002B215B"/>
    <w:rsid w:val="002B4C4B"/>
    <w:rsid w:val="002C5124"/>
    <w:rsid w:val="002C51E4"/>
    <w:rsid w:val="002C573B"/>
    <w:rsid w:val="002C6020"/>
    <w:rsid w:val="002D388E"/>
    <w:rsid w:val="002D70FF"/>
    <w:rsid w:val="002E3E33"/>
    <w:rsid w:val="002F766E"/>
    <w:rsid w:val="0030042F"/>
    <w:rsid w:val="0033641C"/>
    <w:rsid w:val="003368AA"/>
    <w:rsid w:val="00346CD1"/>
    <w:rsid w:val="00351B40"/>
    <w:rsid w:val="00356142"/>
    <w:rsid w:val="00362D18"/>
    <w:rsid w:val="003635C9"/>
    <w:rsid w:val="00367514"/>
    <w:rsid w:val="0037010E"/>
    <w:rsid w:val="003736C2"/>
    <w:rsid w:val="003778BC"/>
    <w:rsid w:val="003800C9"/>
    <w:rsid w:val="003820A1"/>
    <w:rsid w:val="003905A3"/>
    <w:rsid w:val="00390E93"/>
    <w:rsid w:val="00391D10"/>
    <w:rsid w:val="003924CF"/>
    <w:rsid w:val="00395B88"/>
    <w:rsid w:val="00396731"/>
    <w:rsid w:val="003A0D74"/>
    <w:rsid w:val="003A4D8E"/>
    <w:rsid w:val="003A722B"/>
    <w:rsid w:val="003B51C1"/>
    <w:rsid w:val="003B6BEF"/>
    <w:rsid w:val="003C37ED"/>
    <w:rsid w:val="003C5AF5"/>
    <w:rsid w:val="003C76F8"/>
    <w:rsid w:val="003D2ACD"/>
    <w:rsid w:val="003D2E68"/>
    <w:rsid w:val="003D78E1"/>
    <w:rsid w:val="003E092B"/>
    <w:rsid w:val="003E1447"/>
    <w:rsid w:val="003E4BAD"/>
    <w:rsid w:val="003F1A53"/>
    <w:rsid w:val="00402FFD"/>
    <w:rsid w:val="0040456C"/>
    <w:rsid w:val="00427664"/>
    <w:rsid w:val="00430285"/>
    <w:rsid w:val="00431A91"/>
    <w:rsid w:val="00434741"/>
    <w:rsid w:val="004409B8"/>
    <w:rsid w:val="004412DB"/>
    <w:rsid w:val="00442574"/>
    <w:rsid w:val="00444A17"/>
    <w:rsid w:val="0044612C"/>
    <w:rsid w:val="00451FCF"/>
    <w:rsid w:val="0045357B"/>
    <w:rsid w:val="00457BFA"/>
    <w:rsid w:val="00470A03"/>
    <w:rsid w:val="00475A8A"/>
    <w:rsid w:val="004816E0"/>
    <w:rsid w:val="00485540"/>
    <w:rsid w:val="0049255B"/>
    <w:rsid w:val="004A0A97"/>
    <w:rsid w:val="004B2C8A"/>
    <w:rsid w:val="004B4901"/>
    <w:rsid w:val="004B5938"/>
    <w:rsid w:val="004B6262"/>
    <w:rsid w:val="004B6B15"/>
    <w:rsid w:val="004C175C"/>
    <w:rsid w:val="004D1453"/>
    <w:rsid w:val="004D2CB0"/>
    <w:rsid w:val="004F187C"/>
    <w:rsid w:val="004F3903"/>
    <w:rsid w:val="00505B91"/>
    <w:rsid w:val="00511143"/>
    <w:rsid w:val="005250B2"/>
    <w:rsid w:val="005377F9"/>
    <w:rsid w:val="0054553C"/>
    <w:rsid w:val="00565958"/>
    <w:rsid w:val="00565E2D"/>
    <w:rsid w:val="00573E74"/>
    <w:rsid w:val="00574E39"/>
    <w:rsid w:val="00576A00"/>
    <w:rsid w:val="00581E77"/>
    <w:rsid w:val="005826BA"/>
    <w:rsid w:val="00583520"/>
    <w:rsid w:val="005956E3"/>
    <w:rsid w:val="005A3D8C"/>
    <w:rsid w:val="005B362F"/>
    <w:rsid w:val="005B41A9"/>
    <w:rsid w:val="005D03A5"/>
    <w:rsid w:val="005F22C8"/>
    <w:rsid w:val="005F2938"/>
    <w:rsid w:val="005F2C56"/>
    <w:rsid w:val="006054BA"/>
    <w:rsid w:val="00610096"/>
    <w:rsid w:val="0061418A"/>
    <w:rsid w:val="00614C5A"/>
    <w:rsid w:val="006265B8"/>
    <w:rsid w:val="00636A3B"/>
    <w:rsid w:val="006407A6"/>
    <w:rsid w:val="006420FB"/>
    <w:rsid w:val="00644E1B"/>
    <w:rsid w:val="0064617B"/>
    <w:rsid w:val="00654B02"/>
    <w:rsid w:val="00657F36"/>
    <w:rsid w:val="0066060D"/>
    <w:rsid w:val="006632BA"/>
    <w:rsid w:val="0066428A"/>
    <w:rsid w:val="006669E4"/>
    <w:rsid w:val="0067041F"/>
    <w:rsid w:val="006755DA"/>
    <w:rsid w:val="006831D7"/>
    <w:rsid w:val="00683B12"/>
    <w:rsid w:val="00683B87"/>
    <w:rsid w:val="006B417E"/>
    <w:rsid w:val="006B793D"/>
    <w:rsid w:val="006C4084"/>
    <w:rsid w:val="006C725F"/>
    <w:rsid w:val="006E3111"/>
    <w:rsid w:val="006E4D78"/>
    <w:rsid w:val="006E5312"/>
    <w:rsid w:val="006F03FD"/>
    <w:rsid w:val="006F1D2C"/>
    <w:rsid w:val="006F764A"/>
    <w:rsid w:val="00701EFE"/>
    <w:rsid w:val="00703147"/>
    <w:rsid w:val="00704C21"/>
    <w:rsid w:val="0071473C"/>
    <w:rsid w:val="00717D37"/>
    <w:rsid w:val="00722818"/>
    <w:rsid w:val="0072616B"/>
    <w:rsid w:val="00726C5A"/>
    <w:rsid w:val="00734C3A"/>
    <w:rsid w:val="0074394A"/>
    <w:rsid w:val="00743EB5"/>
    <w:rsid w:val="00750902"/>
    <w:rsid w:val="007553E0"/>
    <w:rsid w:val="00762642"/>
    <w:rsid w:val="00766451"/>
    <w:rsid w:val="00767D71"/>
    <w:rsid w:val="00782A7A"/>
    <w:rsid w:val="0078383B"/>
    <w:rsid w:val="007976FC"/>
    <w:rsid w:val="007A1615"/>
    <w:rsid w:val="007A77EB"/>
    <w:rsid w:val="007A7F43"/>
    <w:rsid w:val="007B3D47"/>
    <w:rsid w:val="007B7EAE"/>
    <w:rsid w:val="007C6FF5"/>
    <w:rsid w:val="007C79A7"/>
    <w:rsid w:val="007C7F76"/>
    <w:rsid w:val="007D60AF"/>
    <w:rsid w:val="007E1FF0"/>
    <w:rsid w:val="007E79BF"/>
    <w:rsid w:val="007F6A37"/>
    <w:rsid w:val="0080471E"/>
    <w:rsid w:val="00804813"/>
    <w:rsid w:val="00807970"/>
    <w:rsid w:val="008104FF"/>
    <w:rsid w:val="00813186"/>
    <w:rsid w:val="00816A6C"/>
    <w:rsid w:val="008175AB"/>
    <w:rsid w:val="0082650F"/>
    <w:rsid w:val="00835BCB"/>
    <w:rsid w:val="00841759"/>
    <w:rsid w:val="00841C32"/>
    <w:rsid w:val="008531BB"/>
    <w:rsid w:val="008534EC"/>
    <w:rsid w:val="00862DD4"/>
    <w:rsid w:val="00863BE7"/>
    <w:rsid w:val="008768D3"/>
    <w:rsid w:val="00885F59"/>
    <w:rsid w:val="00887A3C"/>
    <w:rsid w:val="0089321A"/>
    <w:rsid w:val="008A3222"/>
    <w:rsid w:val="008A7FC9"/>
    <w:rsid w:val="008B0F19"/>
    <w:rsid w:val="008C6EB5"/>
    <w:rsid w:val="008D3194"/>
    <w:rsid w:val="008E00C4"/>
    <w:rsid w:val="008E2DE8"/>
    <w:rsid w:val="008F1551"/>
    <w:rsid w:val="008F2610"/>
    <w:rsid w:val="008F3D69"/>
    <w:rsid w:val="008F5148"/>
    <w:rsid w:val="00900015"/>
    <w:rsid w:val="00904D84"/>
    <w:rsid w:val="00906F2E"/>
    <w:rsid w:val="00922A7E"/>
    <w:rsid w:val="00930FB4"/>
    <w:rsid w:val="00935DDB"/>
    <w:rsid w:val="00944001"/>
    <w:rsid w:val="00945D8B"/>
    <w:rsid w:val="00950B1C"/>
    <w:rsid w:val="00962A80"/>
    <w:rsid w:val="009638E8"/>
    <w:rsid w:val="009649D7"/>
    <w:rsid w:val="009711C1"/>
    <w:rsid w:val="00971EA5"/>
    <w:rsid w:val="009734DF"/>
    <w:rsid w:val="00987548"/>
    <w:rsid w:val="00987F18"/>
    <w:rsid w:val="009935B5"/>
    <w:rsid w:val="009942E8"/>
    <w:rsid w:val="00996B27"/>
    <w:rsid w:val="009A3DF6"/>
    <w:rsid w:val="009A4533"/>
    <w:rsid w:val="009B2802"/>
    <w:rsid w:val="009B5042"/>
    <w:rsid w:val="009C076D"/>
    <w:rsid w:val="009C40A7"/>
    <w:rsid w:val="009C4D1C"/>
    <w:rsid w:val="009C7660"/>
    <w:rsid w:val="009E24D8"/>
    <w:rsid w:val="009F025E"/>
    <w:rsid w:val="009F2DE2"/>
    <w:rsid w:val="00A037D5"/>
    <w:rsid w:val="00A069D2"/>
    <w:rsid w:val="00A16D87"/>
    <w:rsid w:val="00A210D4"/>
    <w:rsid w:val="00A23BAB"/>
    <w:rsid w:val="00A3197A"/>
    <w:rsid w:val="00A36541"/>
    <w:rsid w:val="00A444A1"/>
    <w:rsid w:val="00A57B50"/>
    <w:rsid w:val="00A6264F"/>
    <w:rsid w:val="00A8047D"/>
    <w:rsid w:val="00A82182"/>
    <w:rsid w:val="00AB10FF"/>
    <w:rsid w:val="00AB345C"/>
    <w:rsid w:val="00AB3AEB"/>
    <w:rsid w:val="00AB58A8"/>
    <w:rsid w:val="00AC2C7A"/>
    <w:rsid w:val="00AC558F"/>
    <w:rsid w:val="00AC79F4"/>
    <w:rsid w:val="00AD1AAF"/>
    <w:rsid w:val="00AD2A7F"/>
    <w:rsid w:val="00AD359E"/>
    <w:rsid w:val="00AD5EA5"/>
    <w:rsid w:val="00AE04D1"/>
    <w:rsid w:val="00AE14E6"/>
    <w:rsid w:val="00B0153D"/>
    <w:rsid w:val="00B036C0"/>
    <w:rsid w:val="00B123DA"/>
    <w:rsid w:val="00B15A6A"/>
    <w:rsid w:val="00B21A37"/>
    <w:rsid w:val="00B22184"/>
    <w:rsid w:val="00B25468"/>
    <w:rsid w:val="00B261C2"/>
    <w:rsid w:val="00B31DCF"/>
    <w:rsid w:val="00B36754"/>
    <w:rsid w:val="00B45A2B"/>
    <w:rsid w:val="00B525E4"/>
    <w:rsid w:val="00B52F71"/>
    <w:rsid w:val="00B53370"/>
    <w:rsid w:val="00B56C02"/>
    <w:rsid w:val="00B617A6"/>
    <w:rsid w:val="00B6297C"/>
    <w:rsid w:val="00B66911"/>
    <w:rsid w:val="00B7062F"/>
    <w:rsid w:val="00B7071D"/>
    <w:rsid w:val="00B8042A"/>
    <w:rsid w:val="00BA4E62"/>
    <w:rsid w:val="00BA77F5"/>
    <w:rsid w:val="00BB771B"/>
    <w:rsid w:val="00BC3950"/>
    <w:rsid w:val="00BD1A53"/>
    <w:rsid w:val="00BD613F"/>
    <w:rsid w:val="00BD6AB2"/>
    <w:rsid w:val="00BD7EF1"/>
    <w:rsid w:val="00BE1175"/>
    <w:rsid w:val="00BE658F"/>
    <w:rsid w:val="00BF29F4"/>
    <w:rsid w:val="00C00DF4"/>
    <w:rsid w:val="00C0187E"/>
    <w:rsid w:val="00C1537F"/>
    <w:rsid w:val="00C1788B"/>
    <w:rsid w:val="00C21BE5"/>
    <w:rsid w:val="00C26191"/>
    <w:rsid w:val="00C3182D"/>
    <w:rsid w:val="00C333DB"/>
    <w:rsid w:val="00C51CC5"/>
    <w:rsid w:val="00C524AB"/>
    <w:rsid w:val="00C57A37"/>
    <w:rsid w:val="00C608CE"/>
    <w:rsid w:val="00C62FCC"/>
    <w:rsid w:val="00C86C3C"/>
    <w:rsid w:val="00CA0359"/>
    <w:rsid w:val="00CB4704"/>
    <w:rsid w:val="00CC7DB9"/>
    <w:rsid w:val="00CD06F3"/>
    <w:rsid w:val="00CF29FB"/>
    <w:rsid w:val="00CF2FCE"/>
    <w:rsid w:val="00CF3389"/>
    <w:rsid w:val="00CF74D7"/>
    <w:rsid w:val="00D05E52"/>
    <w:rsid w:val="00D10216"/>
    <w:rsid w:val="00D132C1"/>
    <w:rsid w:val="00D24BE5"/>
    <w:rsid w:val="00D311B0"/>
    <w:rsid w:val="00D42425"/>
    <w:rsid w:val="00D5642D"/>
    <w:rsid w:val="00D57547"/>
    <w:rsid w:val="00D61FB7"/>
    <w:rsid w:val="00D657A6"/>
    <w:rsid w:val="00D6648A"/>
    <w:rsid w:val="00D66579"/>
    <w:rsid w:val="00D74795"/>
    <w:rsid w:val="00D74FBE"/>
    <w:rsid w:val="00D832C5"/>
    <w:rsid w:val="00D857CD"/>
    <w:rsid w:val="00D87939"/>
    <w:rsid w:val="00D92343"/>
    <w:rsid w:val="00DB075B"/>
    <w:rsid w:val="00DB4104"/>
    <w:rsid w:val="00DB4C27"/>
    <w:rsid w:val="00DC0D06"/>
    <w:rsid w:val="00DC2FC8"/>
    <w:rsid w:val="00DC343D"/>
    <w:rsid w:val="00DC537D"/>
    <w:rsid w:val="00DC567C"/>
    <w:rsid w:val="00DD1A92"/>
    <w:rsid w:val="00DD230C"/>
    <w:rsid w:val="00DD69E3"/>
    <w:rsid w:val="00DE4A50"/>
    <w:rsid w:val="00DE6B83"/>
    <w:rsid w:val="00DF033B"/>
    <w:rsid w:val="00DF0958"/>
    <w:rsid w:val="00DF452A"/>
    <w:rsid w:val="00DF6BC4"/>
    <w:rsid w:val="00E03292"/>
    <w:rsid w:val="00E43AC2"/>
    <w:rsid w:val="00E443A4"/>
    <w:rsid w:val="00E5169E"/>
    <w:rsid w:val="00E52667"/>
    <w:rsid w:val="00E53FD2"/>
    <w:rsid w:val="00E607A5"/>
    <w:rsid w:val="00E627DD"/>
    <w:rsid w:val="00E63E03"/>
    <w:rsid w:val="00E753B1"/>
    <w:rsid w:val="00E77EC4"/>
    <w:rsid w:val="00E80EE4"/>
    <w:rsid w:val="00E845CE"/>
    <w:rsid w:val="00E95BED"/>
    <w:rsid w:val="00E972A9"/>
    <w:rsid w:val="00E976E1"/>
    <w:rsid w:val="00EA12E4"/>
    <w:rsid w:val="00EB2093"/>
    <w:rsid w:val="00EC2E8E"/>
    <w:rsid w:val="00EC645C"/>
    <w:rsid w:val="00EC727C"/>
    <w:rsid w:val="00EC79BF"/>
    <w:rsid w:val="00EC7E0F"/>
    <w:rsid w:val="00ED7AA2"/>
    <w:rsid w:val="00EE6512"/>
    <w:rsid w:val="00EF37CB"/>
    <w:rsid w:val="00EF6B6B"/>
    <w:rsid w:val="00F03B19"/>
    <w:rsid w:val="00F04DF0"/>
    <w:rsid w:val="00F060D9"/>
    <w:rsid w:val="00F0656B"/>
    <w:rsid w:val="00F10DEF"/>
    <w:rsid w:val="00F1198C"/>
    <w:rsid w:val="00F11C39"/>
    <w:rsid w:val="00F11D00"/>
    <w:rsid w:val="00F21618"/>
    <w:rsid w:val="00F2411A"/>
    <w:rsid w:val="00F30139"/>
    <w:rsid w:val="00F3055C"/>
    <w:rsid w:val="00F3437B"/>
    <w:rsid w:val="00F361E2"/>
    <w:rsid w:val="00F372F7"/>
    <w:rsid w:val="00F4148A"/>
    <w:rsid w:val="00F416CD"/>
    <w:rsid w:val="00F41C39"/>
    <w:rsid w:val="00F46FA7"/>
    <w:rsid w:val="00F54045"/>
    <w:rsid w:val="00F55D2F"/>
    <w:rsid w:val="00F60B98"/>
    <w:rsid w:val="00F7042A"/>
    <w:rsid w:val="00F80224"/>
    <w:rsid w:val="00F8054A"/>
    <w:rsid w:val="00F80B94"/>
    <w:rsid w:val="00F917D6"/>
    <w:rsid w:val="00F944D6"/>
    <w:rsid w:val="00FA0D23"/>
    <w:rsid w:val="00FA50CC"/>
    <w:rsid w:val="00FA797E"/>
    <w:rsid w:val="00FB53C1"/>
    <w:rsid w:val="00FC672A"/>
    <w:rsid w:val="00FE42A7"/>
    <w:rsid w:val="00FE4B4E"/>
    <w:rsid w:val="00FF04CA"/>
    <w:rsid w:val="00FF4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F76C57"/>
  <w15:chartTrackingRefBased/>
  <w15:docId w15:val="{DDD19BB1-32BE-45E6-9915-372B9E6D7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24AB"/>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qFormat/>
    <w:rsid w:val="00CF74D7"/>
    <w:pPr>
      <w:keepNext/>
      <w:spacing w:after="60"/>
      <w:outlineLvl w:val="0"/>
    </w:pPr>
    <w:rPr>
      <w:b/>
      <w:bCs/>
      <w:kern w:val="32"/>
      <w:szCs w:val="32"/>
    </w:rPr>
  </w:style>
  <w:style w:type="paragraph" w:styleId="Heading2">
    <w:name w:val="heading 2"/>
    <w:basedOn w:val="Normal"/>
    <w:next w:val="Normal"/>
    <w:link w:val="Heading2Char"/>
    <w:qFormat/>
    <w:rsid w:val="00CF74D7"/>
    <w:pPr>
      <w:keepNext/>
      <w:spacing w:after="60"/>
      <w:outlineLvl w:val="1"/>
    </w:pPr>
    <w:rPr>
      <w:b/>
      <w:bCs/>
      <w:iCs/>
      <w:szCs w:val="28"/>
    </w:rPr>
  </w:style>
  <w:style w:type="paragraph" w:styleId="Heading3">
    <w:name w:val="heading 3"/>
    <w:basedOn w:val="Normal"/>
    <w:next w:val="Normal"/>
    <w:link w:val="Heading3Char"/>
    <w:qFormat/>
    <w:rsid w:val="00CF74D7"/>
    <w:pPr>
      <w:keepNext/>
      <w:spacing w:after="60"/>
      <w:outlineLvl w:val="2"/>
    </w:pPr>
    <w:rPr>
      <w:b/>
      <w:bCs/>
      <w:szCs w:val="26"/>
    </w:rPr>
  </w:style>
  <w:style w:type="character" w:default="1" w:styleId="DefaultParagraphFont">
    <w:name w:val="Default Paragraph Font"/>
    <w:uiPriority w:val="1"/>
    <w:semiHidden/>
    <w:unhideWhenUsed/>
    <w:rsid w:val="00C524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24AB"/>
  </w:style>
  <w:style w:type="character" w:customStyle="1" w:styleId="Heading1Char">
    <w:name w:val="Heading 1 Char"/>
    <w:link w:val="Heading1"/>
    <w:rsid w:val="00CF74D7"/>
    <w:rPr>
      <w:rFonts w:ascii="Arial" w:hAnsi="Arial"/>
      <w:b/>
      <w:bCs/>
      <w:kern w:val="32"/>
      <w:szCs w:val="32"/>
    </w:rPr>
  </w:style>
  <w:style w:type="character" w:customStyle="1" w:styleId="Heading2Char">
    <w:name w:val="Heading 2 Char"/>
    <w:link w:val="Heading2"/>
    <w:rsid w:val="00CF74D7"/>
    <w:rPr>
      <w:rFonts w:ascii="Arial" w:hAnsi="Arial"/>
      <w:b/>
      <w:bCs/>
      <w:iCs/>
      <w:szCs w:val="28"/>
    </w:rPr>
  </w:style>
  <w:style w:type="character" w:customStyle="1" w:styleId="Heading3Char">
    <w:name w:val="Heading 3 Char"/>
    <w:link w:val="Heading3"/>
    <w:rsid w:val="00CF74D7"/>
    <w:rPr>
      <w:rFonts w:ascii="Arial" w:hAnsi="Arial"/>
      <w:b/>
      <w:bCs/>
      <w:szCs w:val="26"/>
    </w:rPr>
  </w:style>
  <w:style w:type="paragraph" w:styleId="Revision">
    <w:name w:val="Revision"/>
    <w:hidden/>
    <w:uiPriority w:val="99"/>
    <w:semiHidden/>
    <w:rsid w:val="001F57FF"/>
    <w:rPr>
      <w:rFonts w:ascii="Arial" w:hAnsi="Arial"/>
    </w:rPr>
  </w:style>
  <w:style w:type="paragraph" w:styleId="ListParagraph">
    <w:name w:val="List Paragraph"/>
    <w:basedOn w:val="Normal"/>
    <w:uiPriority w:val="1"/>
    <w:qFormat/>
    <w:rsid w:val="001F57FF"/>
    <w:pPr>
      <w:spacing w:after="200" w:line="276" w:lineRule="auto"/>
      <w:ind w:left="720"/>
      <w:contextualSpacing/>
    </w:pPr>
  </w:style>
  <w:style w:type="paragraph" w:customStyle="1" w:styleId="par1">
    <w:name w:val="par1"/>
    <w:basedOn w:val="Normal"/>
    <w:rsid w:val="003905A3"/>
    <w:pPr>
      <w:tabs>
        <w:tab w:val="left" w:pos="720"/>
        <w:tab w:val="left" w:pos="1440"/>
        <w:tab w:val="left" w:pos="2160"/>
      </w:tabs>
      <w:ind w:left="720" w:hanging="720"/>
    </w:pPr>
  </w:style>
  <w:style w:type="paragraph" w:customStyle="1" w:styleId="cp">
    <w:name w:val="cp"/>
    <w:basedOn w:val="Normal"/>
    <w:rsid w:val="003905A3"/>
    <w:pPr>
      <w:jc w:val="center"/>
    </w:pPr>
  </w:style>
  <w:style w:type="paragraph" w:customStyle="1" w:styleId="par2">
    <w:name w:val="par2"/>
    <w:basedOn w:val="par1"/>
    <w:rsid w:val="003905A3"/>
    <w:pPr>
      <w:ind w:left="1440"/>
    </w:pPr>
  </w:style>
  <w:style w:type="paragraph" w:customStyle="1" w:styleId="upar2">
    <w:name w:val="upar2"/>
    <w:basedOn w:val="upar1"/>
    <w:rsid w:val="003905A3"/>
    <w:pPr>
      <w:ind w:left="720"/>
    </w:pPr>
  </w:style>
  <w:style w:type="paragraph" w:customStyle="1" w:styleId="upar1">
    <w:name w:val="upar1"/>
    <w:basedOn w:val="Normal"/>
    <w:rsid w:val="003905A3"/>
    <w:pPr>
      <w:tabs>
        <w:tab w:val="left" w:pos="720"/>
        <w:tab w:val="left" w:pos="1440"/>
      </w:tabs>
    </w:pPr>
    <w:rPr>
      <w:rFonts w:cs="Arial"/>
    </w:rPr>
  </w:style>
  <w:style w:type="paragraph" w:customStyle="1" w:styleId="upar3">
    <w:name w:val="upar3"/>
    <w:basedOn w:val="upar1"/>
    <w:rsid w:val="003905A3"/>
    <w:pPr>
      <w:ind w:left="1440"/>
    </w:pPr>
  </w:style>
  <w:style w:type="paragraph" w:customStyle="1" w:styleId="upar4">
    <w:name w:val="upar4"/>
    <w:basedOn w:val="upar1"/>
    <w:rsid w:val="003905A3"/>
    <w:pPr>
      <w:ind w:left="2160"/>
    </w:pPr>
  </w:style>
  <w:style w:type="paragraph" w:customStyle="1" w:styleId="par3">
    <w:name w:val="par3"/>
    <w:basedOn w:val="par1"/>
    <w:rsid w:val="003905A3"/>
    <w:pPr>
      <w:ind w:left="2160"/>
    </w:pPr>
  </w:style>
  <w:style w:type="paragraph" w:customStyle="1" w:styleId="par4">
    <w:name w:val="par4"/>
    <w:basedOn w:val="par1"/>
    <w:rsid w:val="003905A3"/>
    <w:pPr>
      <w:ind w:left="2880"/>
    </w:pPr>
  </w:style>
  <w:style w:type="paragraph" w:customStyle="1" w:styleId="par5">
    <w:name w:val="par5"/>
    <w:basedOn w:val="par1"/>
    <w:rsid w:val="003905A3"/>
    <w:pPr>
      <w:ind w:left="3600"/>
    </w:pPr>
  </w:style>
  <w:style w:type="paragraph" w:customStyle="1" w:styleId="upar5">
    <w:name w:val="upar5"/>
    <w:basedOn w:val="upar1"/>
    <w:rsid w:val="003905A3"/>
    <w:pPr>
      <w:ind w:left="2880"/>
    </w:pPr>
  </w:style>
  <w:style w:type="paragraph" w:customStyle="1" w:styleId="par6">
    <w:name w:val="par6"/>
    <w:basedOn w:val="par1"/>
    <w:rsid w:val="003905A3"/>
    <w:pPr>
      <w:ind w:left="4320"/>
    </w:pPr>
  </w:style>
  <w:style w:type="paragraph" w:customStyle="1" w:styleId="upar6">
    <w:name w:val="upar6"/>
    <w:basedOn w:val="upar1"/>
    <w:rsid w:val="003905A3"/>
    <w:pPr>
      <w:ind w:left="3600"/>
    </w:pPr>
  </w:style>
  <w:style w:type="paragraph" w:customStyle="1" w:styleId="Footnote">
    <w:name w:val="Footnote"/>
    <w:basedOn w:val="Normal"/>
    <w:rsid w:val="003905A3"/>
    <w:pPr>
      <w:spacing w:before="120"/>
    </w:pPr>
    <w:rPr>
      <w:sz w:val="16"/>
      <w:szCs w:val="16"/>
    </w:rPr>
  </w:style>
  <w:style w:type="paragraph" w:styleId="Header">
    <w:name w:val="header"/>
    <w:basedOn w:val="Normal"/>
    <w:link w:val="HeaderChar"/>
    <w:rsid w:val="003905A3"/>
    <w:pPr>
      <w:tabs>
        <w:tab w:val="center" w:pos="4680"/>
        <w:tab w:val="right" w:pos="9360"/>
      </w:tabs>
    </w:pPr>
  </w:style>
  <w:style w:type="character" w:customStyle="1" w:styleId="HeaderChar">
    <w:name w:val="Header Char"/>
    <w:link w:val="Header"/>
    <w:rsid w:val="003905A3"/>
    <w:rPr>
      <w:rFonts w:ascii="Arial" w:hAnsi="Arial"/>
    </w:rPr>
  </w:style>
  <w:style w:type="paragraph" w:styleId="Footer">
    <w:name w:val="footer"/>
    <w:basedOn w:val="Normal"/>
    <w:link w:val="FooterChar"/>
    <w:rsid w:val="003905A3"/>
    <w:pPr>
      <w:tabs>
        <w:tab w:val="center" w:pos="4680"/>
        <w:tab w:val="right" w:pos="9360"/>
      </w:tabs>
    </w:pPr>
  </w:style>
  <w:style w:type="character" w:customStyle="1" w:styleId="FooterChar">
    <w:name w:val="Footer Char"/>
    <w:link w:val="Footer"/>
    <w:rsid w:val="003905A3"/>
    <w:rPr>
      <w:rFonts w:ascii="Arial" w:hAnsi="Arial"/>
    </w:rPr>
  </w:style>
  <w:style w:type="paragraph" w:customStyle="1" w:styleId="Heading">
    <w:name w:val="Heading"/>
    <w:basedOn w:val="Normal"/>
    <w:next w:val="Normal"/>
    <w:rsid w:val="00EF37CB"/>
    <w:pPr>
      <w:keepNext/>
      <w:widowControl w:val="0"/>
      <w:suppressAutoHyphens/>
      <w:spacing w:after="120"/>
    </w:pPr>
    <w:rPr>
      <w:rFonts w:eastAsia="Microsoft YaHei" w:cs="Mangal"/>
      <w:kern w:val="1"/>
      <w:sz w:val="28"/>
      <w:szCs w:val="2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F2126C-4839-43D4-875A-FCFD107EF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5857</Words>
  <Characters>33388</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39167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dc:description/>
  <cp:lastModifiedBy>Megan Peitzmeier</cp:lastModifiedBy>
  <cp:revision>2</cp:revision>
  <dcterms:created xsi:type="dcterms:W3CDTF">2026-08-14T20:32:00Z</dcterms:created>
  <dcterms:modified xsi:type="dcterms:W3CDTF">2026-08-14T20:32:00Z</dcterms:modified>
</cp:coreProperties>
</file>