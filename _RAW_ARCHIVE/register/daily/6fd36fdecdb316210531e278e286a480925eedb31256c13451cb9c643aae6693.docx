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6A5C" w14:textId="77777777" w:rsidR="00E378DF" w:rsidRPr="00266158" w:rsidRDefault="00E378DF" w:rsidP="00E378DF">
      <w:pPr>
        <w:pStyle w:val="upar1"/>
        <w:rPr>
          <w:b/>
          <w:bCs/>
        </w:rPr>
      </w:pPr>
      <w:r w:rsidRPr="00266158">
        <w:rPr>
          <w:b/>
          <w:bCs/>
        </w:rPr>
        <w:t>DEPARTMENT OF REVENUE</w:t>
      </w:r>
    </w:p>
    <w:p w14:paraId="7BED0CE8" w14:textId="77777777" w:rsidR="00E378DF" w:rsidRPr="00266158" w:rsidRDefault="00E378DF" w:rsidP="00E378DF">
      <w:pPr>
        <w:pStyle w:val="upar1"/>
        <w:rPr>
          <w:b/>
          <w:bCs/>
        </w:rPr>
      </w:pPr>
      <w:r w:rsidRPr="00266158">
        <w:rPr>
          <w:b/>
          <w:bCs/>
        </w:rPr>
        <w:t>Marijuana Enforcement Division</w:t>
      </w:r>
    </w:p>
    <w:p w14:paraId="5015170B" w14:textId="187FEDE5" w:rsidR="00E378DF" w:rsidRPr="00E378DF" w:rsidRDefault="00E378DF" w:rsidP="00E378DF">
      <w:pPr>
        <w:pStyle w:val="Heading1"/>
        <w:rPr>
          <w:i/>
          <w:iCs/>
        </w:rPr>
      </w:pPr>
      <w:r w:rsidRPr="001E2911">
        <w:t>COLORADO MARIJUANA RULES</w:t>
      </w:r>
      <w:r>
        <w:t xml:space="preserve"> – </w:t>
      </w:r>
      <w:r w:rsidRPr="00E378DF">
        <w:rPr>
          <w:i/>
          <w:iCs/>
          <w:color w:val="0000FF"/>
        </w:rPr>
        <w:t>DRAFT RULE REVISIONS FOR DISCUSSION</w:t>
      </w:r>
    </w:p>
    <w:p w14:paraId="5421D716" w14:textId="77777777" w:rsidR="00E378DF" w:rsidRPr="00266158" w:rsidRDefault="00E378DF" w:rsidP="00E378DF">
      <w:pPr>
        <w:pStyle w:val="upar1"/>
        <w:rPr>
          <w:b/>
          <w:bCs/>
        </w:rPr>
      </w:pPr>
      <w:r w:rsidRPr="00266158">
        <w:rPr>
          <w:b/>
          <w:bCs/>
        </w:rPr>
        <w:t>1 CCR 212-3</w:t>
      </w:r>
    </w:p>
    <w:p w14:paraId="4CE2AE5D" w14:textId="77777777" w:rsidR="00E378DF" w:rsidRPr="001E2911" w:rsidRDefault="00E378DF" w:rsidP="00E378DF">
      <w:pPr>
        <w:spacing w:after="240"/>
      </w:pPr>
      <w:r w:rsidRPr="001E2911">
        <w:t>______________________________________________________________________</w:t>
      </w:r>
    </w:p>
    <w:p w14:paraId="346F9D66" w14:textId="740F3FF0" w:rsidR="00E378DF" w:rsidRPr="00E378DF" w:rsidRDefault="00E378DF" w:rsidP="00E378DF">
      <w:pPr>
        <w:jc w:val="center"/>
        <w:rPr>
          <w:b/>
          <w:bCs/>
        </w:rPr>
      </w:pPr>
      <w:r w:rsidRPr="00E378DF">
        <w:rPr>
          <w:b/>
          <w:bCs/>
          <w:highlight w:val="cyan"/>
        </w:rPr>
        <w:t>Please Note: Text highlighted in blue indicates a contextual note or questions the Division is specifically seeking feedback on.</w:t>
      </w:r>
    </w:p>
    <w:p w14:paraId="00000003" w14:textId="260F4FA8" w:rsidR="00127594" w:rsidRDefault="00000000">
      <w:pPr>
        <w:pStyle w:val="Heading2"/>
      </w:pPr>
      <w:r>
        <w:t>Part 1 – General Applicability</w:t>
      </w:r>
    </w:p>
    <w:p w14:paraId="0FDFF4C3" w14:textId="075EC9A6" w:rsidR="00924FDF" w:rsidRDefault="00924FDF" w:rsidP="00924FDF">
      <w:pPr>
        <w:pStyle w:val="Heading3"/>
      </w:pPr>
      <w:ins w:id="0" w:author="Author">
        <w:r>
          <w:t>1-100 Series</w:t>
        </w:r>
      </w:ins>
    </w:p>
    <w:p w14:paraId="00000010" w14:textId="504C081C" w:rsidR="00127594" w:rsidRDefault="00000000" w:rsidP="00BF31D2">
      <w:pPr>
        <w:pStyle w:val="Heading4"/>
      </w:pPr>
      <w:r>
        <w:t>Basis and Purpose – 1-115</w:t>
      </w:r>
    </w:p>
    <w:p w14:paraId="00000011" w14:textId="77777777" w:rsidR="00127594" w:rsidRDefault="00000000">
      <w:bookmarkStart w:id="1" w:name="_heading=h.9t2i0gzi4bcc" w:colFirst="0" w:colLast="0"/>
      <w:bookmarkEnd w:id="1"/>
      <w:r>
        <w:t>The statutory authority for this rule includes, but is not limited to, sections 44-10-202(1)(c), 44-10-202(1)(j), and 44-10-103, C.R.S., and all of the Marijuana Code. The purpose of this rule is to provide necessary definitions of terms used throughout the rules. Defined terms are capitalized where they appear in the rules, to let the reader know to refer back to these definitions. When a term is used in a conventional sense, and is not intended to be a defined term, it is not capitalized. This Rule 1-115 was previously Rules M and R 103, 1 CCR 212-1 and 1 CCR 212-2.</w:t>
      </w:r>
    </w:p>
    <w:p w14:paraId="00000012" w14:textId="77777777" w:rsidR="00127594" w:rsidRDefault="00000000" w:rsidP="00BF31D2">
      <w:pPr>
        <w:pStyle w:val="Heading4"/>
      </w:pPr>
      <w:r>
        <w:t>1-115 – Definitions</w:t>
      </w:r>
    </w:p>
    <w:p w14:paraId="00000013" w14:textId="77777777" w:rsidR="00127594" w:rsidRDefault="00000000">
      <w:pPr>
        <w:pBdr>
          <w:top w:val="nil"/>
          <w:left w:val="nil"/>
          <w:bottom w:val="nil"/>
          <w:right w:val="nil"/>
          <w:between w:val="nil"/>
        </w:pBdr>
        <w:tabs>
          <w:tab w:val="left" w:pos="720"/>
          <w:tab w:val="left" w:pos="1440"/>
        </w:tabs>
        <w:rPr>
          <w:color w:val="000000"/>
        </w:rPr>
      </w:pPr>
      <w:r>
        <w:rPr>
          <w:color w:val="000000"/>
          <w:u w:val="single"/>
        </w:rPr>
        <w:t>Definitions</w:t>
      </w:r>
      <w:r>
        <w:rPr>
          <w:color w:val="000000"/>
        </w:rPr>
        <w:t>. The following definitions of terms, in addition to those set forth in section 44-10-103, C.R.S., apply to all rules promulgated pursuant to the Marijuana Code, unless the context requires otherwise:</w:t>
      </w:r>
    </w:p>
    <w:p w14:paraId="0000004A"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“Beneficial Owner” includes the terms “beneficial ownership”, or “beneficially owns” and means:</w:t>
      </w:r>
    </w:p>
    <w:p w14:paraId="0000004E" w14:textId="77777777" w:rsidR="00127594" w:rsidRDefault="00000000">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Any Person who, directly or indirectly, creates or uses a trust, proxy, power of attorney, pooling arrangement or any other contract, arrangement, or device with the purpose of effect of divesting such Person of beneficial ownership of an Owner’s Interest or preventing the vesting of such beneficial ownership as part of a plan or scheme to evade the reporting requirements of section 13(d) or (g) of the Securities Act of 1933 shall be deemed for purposes of such sections to be the </w:t>
      </w:r>
      <w:sdt>
        <w:sdtPr>
          <w:tag w:val="goog_rdk_0"/>
          <w:id w:val="-1597405272"/>
        </w:sdtPr>
        <w:sdtContent>
          <w:del w:id="2" w:author="Author">
            <w:r>
              <w:rPr>
                <w:color w:val="000000"/>
              </w:rPr>
              <w:delText>b</w:delText>
            </w:r>
          </w:del>
        </w:sdtContent>
      </w:sdt>
      <w:sdt>
        <w:sdtPr>
          <w:tag w:val="goog_rdk_1"/>
          <w:id w:val="1820440486"/>
        </w:sdtPr>
        <w:sdtContent>
          <w:ins w:id="3" w:author="Author">
            <w:r>
              <w:rPr>
                <w:color w:val="000000"/>
              </w:rPr>
              <w:t>B</w:t>
            </w:r>
          </w:ins>
        </w:sdtContent>
      </w:sdt>
      <w:r>
        <w:rPr>
          <w:color w:val="000000"/>
        </w:rPr>
        <w:t xml:space="preserve">eneficial </w:t>
      </w:r>
      <w:sdt>
        <w:sdtPr>
          <w:tag w:val="goog_rdk_2"/>
          <w:id w:val="2027561858"/>
        </w:sdtPr>
        <w:sdtContent>
          <w:del w:id="4" w:author="Author">
            <w:r>
              <w:rPr>
                <w:color w:val="000000"/>
              </w:rPr>
              <w:delText>o</w:delText>
            </w:r>
          </w:del>
        </w:sdtContent>
      </w:sdt>
      <w:sdt>
        <w:sdtPr>
          <w:tag w:val="goog_rdk_3"/>
          <w:id w:val="-18085947"/>
        </w:sdtPr>
        <w:sdtContent>
          <w:ins w:id="5" w:author="Author">
            <w:r>
              <w:rPr>
                <w:color w:val="000000"/>
              </w:rPr>
              <w:t>O</w:t>
            </w:r>
          </w:ins>
        </w:sdtContent>
      </w:sdt>
      <w:r>
        <w:rPr>
          <w:color w:val="000000"/>
        </w:rPr>
        <w:t>wner of such Owner’s Interest.</w:t>
      </w:r>
    </w:p>
    <w:p w14:paraId="0000004F" w14:textId="77777777" w:rsidR="00127594" w:rsidRDefault="00000000">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c.</w:t>
      </w:r>
      <w:r>
        <w:rPr>
          <w:color w:val="000000"/>
        </w:rPr>
        <w:tab/>
        <w:t>All Owner’s Interests of the same class beneficially owned by a Person, regardless of the form which such beneficial ownership takes, shall be aggregated in calculating the number of shares beneficially owned by such Person.</w:t>
      </w:r>
    </w:p>
    <w:p w14:paraId="00000050" w14:textId="77777777" w:rsidR="00127594" w:rsidRDefault="00000000">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Notwithstanding the provisions of paragraphs (a) and (c) of this rule:</w:t>
      </w:r>
    </w:p>
    <w:p w14:paraId="00000051" w14:textId="77777777" w:rsidR="00127594" w:rsidRDefault="00000000">
      <w:pPr>
        <w:pBdr>
          <w:top w:val="nil"/>
          <w:left w:val="nil"/>
          <w:bottom w:val="nil"/>
          <w:right w:val="nil"/>
          <w:between w:val="nil"/>
        </w:pBdr>
        <w:tabs>
          <w:tab w:val="left" w:pos="720"/>
          <w:tab w:val="left" w:pos="1440"/>
          <w:tab w:val="left" w:pos="2160"/>
        </w:tabs>
        <w:ind w:left="2880" w:hanging="720"/>
        <w:rPr>
          <w:color w:val="000000"/>
        </w:rPr>
      </w:pPr>
      <w:r>
        <w:rPr>
          <w:color w:val="000000"/>
        </w:rPr>
        <w:t>i.</w:t>
      </w:r>
    </w:p>
    <w:p w14:paraId="00000052" w14:textId="77777777" w:rsidR="00127594" w:rsidRDefault="00000000">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 xml:space="preserve">A Person shall be deemed to be the </w:t>
      </w:r>
      <w:sdt>
        <w:sdtPr>
          <w:tag w:val="goog_rdk_4"/>
          <w:id w:val="649327277"/>
        </w:sdtPr>
        <w:sdtContent>
          <w:del w:id="6" w:author="Author">
            <w:r>
              <w:rPr>
                <w:color w:val="000000"/>
              </w:rPr>
              <w:delText>b</w:delText>
            </w:r>
          </w:del>
        </w:sdtContent>
      </w:sdt>
      <w:sdt>
        <w:sdtPr>
          <w:tag w:val="goog_rdk_5"/>
          <w:id w:val="-1215041714"/>
        </w:sdtPr>
        <w:sdtContent>
          <w:ins w:id="7" w:author="Author">
            <w:r>
              <w:rPr>
                <w:color w:val="000000"/>
              </w:rPr>
              <w:t>B</w:t>
            </w:r>
          </w:ins>
        </w:sdtContent>
      </w:sdt>
      <w:r>
        <w:rPr>
          <w:color w:val="000000"/>
        </w:rPr>
        <w:t xml:space="preserve">eneficial </w:t>
      </w:r>
      <w:sdt>
        <w:sdtPr>
          <w:tag w:val="goog_rdk_6"/>
          <w:id w:val="-2017214845"/>
        </w:sdtPr>
        <w:sdtContent>
          <w:del w:id="8" w:author="Author">
            <w:r>
              <w:rPr>
                <w:color w:val="000000"/>
              </w:rPr>
              <w:delText>o</w:delText>
            </w:r>
          </w:del>
        </w:sdtContent>
      </w:sdt>
      <w:sdt>
        <w:sdtPr>
          <w:tag w:val="goog_rdk_7"/>
          <w:id w:val="1699861461"/>
        </w:sdtPr>
        <w:sdtContent>
          <w:ins w:id="9" w:author="Author">
            <w:r>
              <w:rPr>
                <w:color w:val="000000"/>
              </w:rPr>
              <w:t>O</w:t>
            </w:r>
          </w:ins>
        </w:sdtContent>
      </w:sdt>
      <w:r>
        <w:rPr>
          <w:color w:val="000000"/>
        </w:rPr>
        <w:t xml:space="preserve">wner of an Owner’s Interest, subject to the provisions of paragraph (b) of this rule, if that Person has the right to acquire beneficial ownership of such Owner’s Interest, as defined in Rule 13d-3(a) (§ 240.13d-3(a)) within sixty days, including but not limited to any right to acquire: (1) Through the exercise of any option, warrant or right; (2) through the conversion of an Owner’s Interest; (3) pursuant to the power to revoke a trust, discretionary account, or similar arrangement; or (4) pursuant to the automatic termination of a trust, discretionary account or similar arrangement; provided, however, any person who acquires an Owner’s Interest or power specified in subparagraphs (d)(i)(A)(1), (2) or (3), of this section, with the purpose or effect of changing or influencing the control of the issuer, or in connection with or as a participant in any transaction having such purpose or effect, immediately upon such acquisition shall be deemed to be the </w:t>
      </w:r>
      <w:sdt>
        <w:sdtPr>
          <w:tag w:val="goog_rdk_8"/>
          <w:id w:val="259687917"/>
        </w:sdtPr>
        <w:sdtContent>
          <w:del w:id="10" w:author="Author">
            <w:r>
              <w:rPr>
                <w:color w:val="000000"/>
              </w:rPr>
              <w:delText>b</w:delText>
            </w:r>
          </w:del>
        </w:sdtContent>
      </w:sdt>
      <w:sdt>
        <w:sdtPr>
          <w:tag w:val="goog_rdk_9"/>
          <w:id w:val="-1797372138"/>
        </w:sdtPr>
        <w:sdtContent>
          <w:ins w:id="11" w:author="Author">
            <w:r>
              <w:rPr>
                <w:color w:val="000000"/>
              </w:rPr>
              <w:t>B</w:t>
            </w:r>
          </w:ins>
        </w:sdtContent>
      </w:sdt>
      <w:r>
        <w:rPr>
          <w:color w:val="000000"/>
        </w:rPr>
        <w:t xml:space="preserve">eneficial </w:t>
      </w:r>
      <w:sdt>
        <w:sdtPr>
          <w:tag w:val="goog_rdk_10"/>
          <w:id w:val="-1178192558"/>
        </w:sdtPr>
        <w:sdtContent>
          <w:del w:id="12" w:author="Author">
            <w:r>
              <w:rPr>
                <w:color w:val="000000"/>
              </w:rPr>
              <w:delText>o</w:delText>
            </w:r>
          </w:del>
        </w:sdtContent>
      </w:sdt>
      <w:sdt>
        <w:sdtPr>
          <w:tag w:val="goog_rdk_11"/>
          <w:id w:val="1696404349"/>
        </w:sdtPr>
        <w:sdtContent>
          <w:ins w:id="13" w:author="Author">
            <w:r>
              <w:rPr>
                <w:color w:val="000000"/>
              </w:rPr>
              <w:t>O</w:t>
            </w:r>
          </w:ins>
        </w:sdtContent>
      </w:sdt>
      <w:r>
        <w:rPr>
          <w:color w:val="000000"/>
        </w:rPr>
        <w:t>wner of the Owner’s Interests which may be acquired through the exercise or conversion of such Owner’s Interests or power. Any Owner’s Interests not outstanding which are subject to such options, warrants, rights or conversion privileges shall be deemed to be outstanding for the purpose of computing the percentage of outstanding Owner’s Interests of the class owned by such Person but shall not be deemed to be outstanding for the purpose of computing the percentage of the class by any other Person.</w:t>
      </w:r>
    </w:p>
    <w:p w14:paraId="00000053" w14:textId="77777777" w:rsidR="00127594" w:rsidRDefault="00000000">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 xml:space="preserve">Subparagraph (d)(i)(A) of this section remains applicable for the purpose of determining the obligation to file with respect to the underlying Owner’s Interests even though the option, warrant, right or convertible Owner’s Interests is of a class of equity Owner’s Interest, as defined in § 240.13d-1(i), </w:t>
      </w:r>
      <w:r>
        <w:rPr>
          <w:color w:val="000000"/>
        </w:rPr>
        <w:lastRenderedPageBreak/>
        <w:t>and may therefore give rise to a separate obligation to file.</w:t>
      </w:r>
    </w:p>
    <w:p w14:paraId="00000054" w14:textId="77777777" w:rsidR="00127594" w:rsidRDefault="00000000">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A member of a national securities exchange shall not be deemed to be a </w:t>
      </w:r>
      <w:sdt>
        <w:sdtPr>
          <w:tag w:val="goog_rdk_12"/>
          <w:id w:val="-1847245865"/>
        </w:sdtPr>
        <w:sdtContent>
          <w:del w:id="14" w:author="Author">
            <w:r>
              <w:rPr>
                <w:color w:val="000000"/>
              </w:rPr>
              <w:delText>b</w:delText>
            </w:r>
          </w:del>
        </w:sdtContent>
      </w:sdt>
      <w:sdt>
        <w:sdtPr>
          <w:tag w:val="goog_rdk_13"/>
          <w:id w:val="-646920912"/>
        </w:sdtPr>
        <w:sdtContent>
          <w:ins w:id="15" w:author="Author">
            <w:r>
              <w:rPr>
                <w:color w:val="000000"/>
              </w:rPr>
              <w:t>B</w:t>
            </w:r>
          </w:ins>
        </w:sdtContent>
      </w:sdt>
      <w:r>
        <w:rPr>
          <w:color w:val="000000"/>
        </w:rPr>
        <w:t xml:space="preserve">eneficial </w:t>
      </w:r>
      <w:sdt>
        <w:sdtPr>
          <w:tag w:val="goog_rdk_14"/>
          <w:id w:val="393932915"/>
        </w:sdtPr>
        <w:sdtContent>
          <w:del w:id="16" w:author="Author">
            <w:r>
              <w:rPr>
                <w:color w:val="000000"/>
              </w:rPr>
              <w:delText>o</w:delText>
            </w:r>
          </w:del>
        </w:sdtContent>
      </w:sdt>
      <w:sdt>
        <w:sdtPr>
          <w:tag w:val="goog_rdk_15"/>
          <w:id w:val="1929121918"/>
        </w:sdtPr>
        <w:sdtContent>
          <w:ins w:id="17" w:author="Author">
            <w:r>
              <w:rPr>
                <w:color w:val="000000"/>
              </w:rPr>
              <w:t>O</w:t>
            </w:r>
          </w:ins>
        </w:sdtContent>
      </w:sdt>
      <w:r>
        <w:rPr>
          <w:color w:val="000000"/>
        </w:rPr>
        <w:t>wner of an Owner’s Interest held directly or indirectly by it on behalf of another Person solely because such member is the record holder of such Owner’s Interests and, pursuant to the rules of such exchange, may direct the vote of such Owner’s Interests, without instruction, on other than contested matters or matters that may affect substantially the rights or privileges of the holders of the Owner’s Interests to be voted, but is otherwise precluded by the rules of such exchange from voting without instruction.</w:t>
      </w:r>
    </w:p>
    <w:p w14:paraId="00000055" w14:textId="77777777" w:rsidR="00127594" w:rsidRDefault="00000000">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A person who in the ordinary course of his business is a pledgee of Owner’s Interests under a written pledge agreement shall not be deemed to be the </w:t>
      </w:r>
      <w:sdt>
        <w:sdtPr>
          <w:tag w:val="goog_rdk_16"/>
          <w:id w:val="1575102593"/>
        </w:sdtPr>
        <w:sdtContent>
          <w:del w:id="18" w:author="Author">
            <w:r>
              <w:rPr>
                <w:color w:val="000000"/>
              </w:rPr>
              <w:delText>b</w:delText>
            </w:r>
          </w:del>
        </w:sdtContent>
      </w:sdt>
      <w:sdt>
        <w:sdtPr>
          <w:tag w:val="goog_rdk_17"/>
          <w:id w:val="-1205290589"/>
        </w:sdtPr>
        <w:sdtContent>
          <w:ins w:id="19" w:author="Author">
            <w:r>
              <w:rPr>
                <w:color w:val="000000"/>
              </w:rPr>
              <w:t>B</w:t>
            </w:r>
          </w:ins>
        </w:sdtContent>
      </w:sdt>
      <w:r>
        <w:rPr>
          <w:color w:val="000000"/>
        </w:rPr>
        <w:t xml:space="preserve">eneficial </w:t>
      </w:r>
      <w:sdt>
        <w:sdtPr>
          <w:tag w:val="goog_rdk_18"/>
          <w:id w:val="1964596553"/>
        </w:sdtPr>
        <w:sdtContent>
          <w:del w:id="20" w:author="Author">
            <w:r>
              <w:rPr>
                <w:color w:val="000000"/>
              </w:rPr>
              <w:delText>o</w:delText>
            </w:r>
          </w:del>
        </w:sdtContent>
      </w:sdt>
      <w:sdt>
        <w:sdtPr>
          <w:tag w:val="goog_rdk_19"/>
          <w:id w:val="2099373492"/>
        </w:sdtPr>
        <w:sdtContent>
          <w:ins w:id="21" w:author="Author">
            <w:r>
              <w:rPr>
                <w:color w:val="000000"/>
              </w:rPr>
              <w:t>O</w:t>
            </w:r>
          </w:ins>
        </w:sdtContent>
      </w:sdt>
      <w:r>
        <w:rPr>
          <w:color w:val="000000"/>
        </w:rPr>
        <w:t>wner of such pledged Owner’s Interests until the pledgee has taken all formal steps necessary which are required to declare a default and determines that the power to vote or to direct the vote or to dispose or to direct the disposition of such pledged Owner’s Interests will be exercised, provided, that:</w:t>
      </w:r>
    </w:p>
    <w:p w14:paraId="0000005B" w14:textId="77777777" w:rsidR="00127594" w:rsidRDefault="00000000">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 xml:space="preserve">A Person engaged in business as an underwriter of Owner’s Interests who acquires Owner’s Interests through his participation in good faith in a firm commitment underwriting registered under the Securities Act of 1933 shall not be deemed to be the </w:t>
      </w:r>
      <w:sdt>
        <w:sdtPr>
          <w:tag w:val="goog_rdk_20"/>
          <w:id w:val="-796801832"/>
        </w:sdtPr>
        <w:sdtContent>
          <w:del w:id="22" w:author="Author">
            <w:r>
              <w:rPr>
                <w:color w:val="000000"/>
              </w:rPr>
              <w:delText>b</w:delText>
            </w:r>
          </w:del>
        </w:sdtContent>
      </w:sdt>
      <w:sdt>
        <w:sdtPr>
          <w:tag w:val="goog_rdk_21"/>
          <w:id w:val="-1570115449"/>
        </w:sdtPr>
        <w:sdtContent>
          <w:ins w:id="23" w:author="Author">
            <w:r>
              <w:rPr>
                <w:color w:val="000000"/>
              </w:rPr>
              <w:t>B</w:t>
            </w:r>
          </w:ins>
        </w:sdtContent>
      </w:sdt>
      <w:r>
        <w:rPr>
          <w:color w:val="000000"/>
        </w:rPr>
        <w:t xml:space="preserve">eneficial </w:t>
      </w:r>
      <w:sdt>
        <w:sdtPr>
          <w:tag w:val="goog_rdk_22"/>
          <w:id w:val="173069274"/>
        </w:sdtPr>
        <w:sdtContent>
          <w:del w:id="24" w:author="Author">
            <w:r>
              <w:rPr>
                <w:color w:val="000000"/>
              </w:rPr>
              <w:delText>o</w:delText>
            </w:r>
          </w:del>
        </w:sdtContent>
      </w:sdt>
      <w:sdt>
        <w:sdtPr>
          <w:tag w:val="goog_rdk_23"/>
          <w:id w:val="1720858614"/>
        </w:sdtPr>
        <w:sdtContent>
          <w:ins w:id="25" w:author="Author">
            <w:r>
              <w:rPr>
                <w:color w:val="000000"/>
              </w:rPr>
              <w:t>O</w:t>
            </w:r>
          </w:ins>
        </w:sdtContent>
      </w:sdt>
      <w:r>
        <w:rPr>
          <w:color w:val="000000"/>
        </w:rPr>
        <w:t>wner of such Owner’s Interests until the expiration of forty days after the date of such acquisition.</w:t>
      </w:r>
    </w:p>
    <w:p w14:paraId="0000006B"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“Commercially Reasonable Royalty” means a right to compensation in the form of a royalty payment for the use of intellectual property with a direct nexus to the cultivation, manufacture, Transfer or testing of Regulated Marijuana. A Commercially Reasonable Royalty must be limited to specific intellectual property the Commercially Reasonable Royalty interest owns or is otherwise authorized to license or to a product or line of products. A Commercially Reasonable Royalty must not cause reasonable consumer confusion or violate any federal copyright, trademark or patent law or regulation</w:t>
      </w:r>
      <w:sdt>
        <w:sdtPr>
          <w:tag w:val="goog_rdk_24"/>
          <w:id w:val="-1422201739"/>
        </w:sdtPr>
        <w:sdtContent>
          <w:del w:id="26" w:author="Author">
            <w:r>
              <w:rPr>
                <w:color w:val="000000"/>
              </w:rPr>
              <w:delText xml:space="preserve"> will not be approved</w:delText>
            </w:r>
          </w:del>
        </w:sdtContent>
      </w:sdt>
      <w:r>
        <w:rPr>
          <w:color w:val="000000"/>
        </w:rPr>
        <w:t>. To determine whether the Commercially Reasonable Royalty is reasonable, the Division will consider the totality of the circumstances, including but not limited to the following factors:</w:t>
      </w:r>
    </w:p>
    <w:p w14:paraId="0000010D"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“Microbial Control Step” means a post-harvest process</w:t>
      </w:r>
      <w:sdt>
        <w:sdtPr>
          <w:tag w:val="goog_rdk_25"/>
          <w:id w:val="-945983133"/>
        </w:sdtPr>
        <w:sdtContent>
          <w:ins w:id="27" w:author="Author">
            <w:r>
              <w:rPr>
                <w:color w:val="000000"/>
              </w:rPr>
              <w:t>,</w:t>
            </w:r>
          </w:ins>
        </w:sdtContent>
      </w:sdt>
      <w:r>
        <w:rPr>
          <w:color w:val="000000"/>
        </w:rPr>
        <w:t xml:space="preserve"> that is intended to reduce the presence of microbial contaminant(s) in a Harvest Batch or Production Batch</w:t>
      </w:r>
      <w:sdt>
        <w:sdtPr>
          <w:tag w:val="goog_rdk_26"/>
          <w:id w:val="-523597283"/>
        </w:sdtPr>
        <w:sdtContent>
          <w:ins w:id="28" w:author="Author">
            <w:r>
              <w:rPr>
                <w:color w:val="000000"/>
              </w:rPr>
              <w:t>,</w:t>
            </w:r>
          </w:ins>
        </w:sdtContent>
      </w:sdt>
      <w:sdt>
        <w:sdtPr>
          <w:tag w:val="goog_rdk_27"/>
          <w:id w:val="503020806"/>
        </w:sdtPr>
        <w:sdtContent>
          <w:del w:id="29" w:author="Author">
            <w:r>
              <w:rPr>
                <w:color w:val="000000"/>
              </w:rPr>
              <w:delText xml:space="preserve"> that is</w:delText>
            </w:r>
          </w:del>
        </w:sdtContent>
      </w:sdt>
      <w:r>
        <w:rPr>
          <w:color w:val="000000"/>
        </w:rPr>
        <w:t xml:space="preserve"> performed prior to testing consistently on all Harvest Batches or </w:t>
      </w:r>
      <w:r>
        <w:rPr>
          <w:color w:val="000000"/>
        </w:rPr>
        <w:lastRenderedPageBreak/>
        <w:t>Production Batches of a particular type, strain, or intended use, as documented in the Regulated Marijuana Business’s Standard Operating Procedures.</w:t>
      </w:r>
    </w:p>
    <w:p w14:paraId="00000147"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“Production Batch” means:</w:t>
      </w:r>
    </w:p>
    <w:p w14:paraId="00000148" w14:textId="77777777" w:rsidR="00127594" w:rsidRDefault="00000000">
      <w:pPr>
        <w:pBdr>
          <w:top w:val="nil"/>
          <w:left w:val="nil"/>
          <w:bottom w:val="nil"/>
          <w:right w:val="nil"/>
          <w:between w:val="nil"/>
        </w:pBdr>
        <w:tabs>
          <w:tab w:val="left" w:pos="720"/>
          <w:tab w:val="left" w:pos="1440"/>
          <w:tab w:val="left" w:pos="2160"/>
        </w:tabs>
        <w:ind w:left="2160" w:hanging="720"/>
        <w:rPr>
          <w:color w:val="000000"/>
        </w:rPr>
      </w:pPr>
      <w:sdt>
        <w:sdtPr>
          <w:tag w:val="goog_rdk_29"/>
          <w:id w:val="-1869099232"/>
        </w:sdtPr>
        <w:sdtContent>
          <w:del w:id="30" w:author="Author">
            <w:r>
              <w:rPr>
                <w:color w:val="000000"/>
              </w:rPr>
              <w:delText>(</w:delText>
            </w:r>
          </w:del>
        </w:sdtContent>
      </w:sdt>
      <w:r>
        <w:rPr>
          <w:color w:val="000000"/>
        </w:rPr>
        <w:t>a</w:t>
      </w:r>
      <w:sdt>
        <w:sdtPr>
          <w:tag w:val="goog_rdk_30"/>
          <w:id w:val="-1606051644"/>
        </w:sdtPr>
        <w:sdtContent>
          <w:ins w:id="31" w:author="Author">
            <w:r>
              <w:rPr>
                <w:color w:val="000000"/>
              </w:rPr>
              <w:t>.</w:t>
            </w:r>
          </w:ins>
        </w:sdtContent>
      </w:sdt>
      <w:sdt>
        <w:sdtPr>
          <w:tag w:val="goog_rdk_31"/>
          <w:id w:val="492951212"/>
        </w:sdtPr>
        <w:sdtContent>
          <w:del w:id="32" w:author="Author">
            <w:r>
              <w:rPr>
                <w:color w:val="000000"/>
              </w:rPr>
              <w:delText>)</w:delText>
            </w:r>
          </w:del>
        </w:sdtContent>
      </w:sdt>
      <w:r>
        <w:rPr>
          <w:color w:val="000000"/>
        </w:rPr>
        <w:tab/>
        <w:t xml:space="preserve">specifically identified quantity of Regulated Marijuana that is uniform in strain, cultivated, and processed utilizing the same Standard Operating Procedures, Pesticides, and other agricultural chemicals, and harvested at the same time; or </w:t>
      </w:r>
    </w:p>
    <w:p w14:paraId="00000149" w14:textId="77777777" w:rsidR="00127594" w:rsidRDefault="00000000">
      <w:pPr>
        <w:pBdr>
          <w:top w:val="nil"/>
          <w:left w:val="nil"/>
          <w:bottom w:val="nil"/>
          <w:right w:val="nil"/>
          <w:between w:val="nil"/>
        </w:pBdr>
        <w:tabs>
          <w:tab w:val="left" w:pos="720"/>
          <w:tab w:val="left" w:pos="1440"/>
          <w:tab w:val="left" w:pos="2160"/>
        </w:tabs>
        <w:ind w:left="2160" w:hanging="720"/>
        <w:rPr>
          <w:color w:val="000000"/>
        </w:rPr>
      </w:pPr>
      <w:sdt>
        <w:sdtPr>
          <w:tag w:val="goog_rdk_33"/>
          <w:id w:val="910756363"/>
        </w:sdtPr>
        <w:sdtContent>
          <w:del w:id="33" w:author="Author">
            <w:r>
              <w:rPr>
                <w:color w:val="000000"/>
              </w:rPr>
              <w:delText>(</w:delText>
            </w:r>
          </w:del>
        </w:sdtContent>
      </w:sdt>
      <w:r>
        <w:rPr>
          <w:color w:val="000000"/>
        </w:rPr>
        <w:t>b</w:t>
      </w:r>
      <w:sdt>
        <w:sdtPr>
          <w:tag w:val="goog_rdk_34"/>
          <w:id w:val="1803489187"/>
        </w:sdtPr>
        <w:sdtContent>
          <w:ins w:id="34" w:author="Author">
            <w:r>
              <w:rPr>
                <w:color w:val="000000"/>
              </w:rPr>
              <w:t>.</w:t>
            </w:r>
          </w:ins>
        </w:sdtContent>
      </w:sdt>
      <w:sdt>
        <w:sdtPr>
          <w:tag w:val="goog_rdk_35"/>
          <w:id w:val="-971212926"/>
        </w:sdtPr>
        <w:sdtContent>
          <w:del w:id="35" w:author="Author">
            <w:r>
              <w:rPr>
                <w:color w:val="000000"/>
              </w:rPr>
              <w:delText>)</w:delText>
            </w:r>
          </w:del>
        </w:sdtContent>
      </w:sdt>
      <w:r>
        <w:rPr>
          <w:color w:val="000000"/>
        </w:rPr>
        <w:tab/>
        <w:t xml:space="preserve">any amount of Regulated Marijuana Concentrate of the same category and produced using the same extraction methods, Standard Operating Procedures, and an identical group of Production Batch(es) of Regulated Marijuana; or </w:t>
      </w:r>
    </w:p>
    <w:p w14:paraId="0000014A" w14:textId="77777777" w:rsidR="00127594" w:rsidRDefault="00000000">
      <w:pPr>
        <w:pBdr>
          <w:top w:val="nil"/>
          <w:left w:val="nil"/>
          <w:bottom w:val="nil"/>
          <w:right w:val="nil"/>
          <w:between w:val="nil"/>
        </w:pBdr>
        <w:tabs>
          <w:tab w:val="left" w:pos="720"/>
          <w:tab w:val="left" w:pos="1440"/>
          <w:tab w:val="left" w:pos="2160"/>
        </w:tabs>
        <w:ind w:left="2160" w:hanging="720"/>
        <w:rPr>
          <w:color w:val="000000"/>
        </w:rPr>
      </w:pPr>
      <w:sdt>
        <w:sdtPr>
          <w:tag w:val="goog_rdk_37"/>
          <w:id w:val="1566048134"/>
        </w:sdtPr>
        <w:sdtContent>
          <w:del w:id="36" w:author="Author">
            <w:r>
              <w:rPr>
                <w:color w:val="000000"/>
              </w:rPr>
              <w:delText>(</w:delText>
            </w:r>
          </w:del>
        </w:sdtContent>
      </w:sdt>
      <w:r>
        <w:rPr>
          <w:color w:val="000000"/>
        </w:rPr>
        <w:t>c</w:t>
      </w:r>
      <w:sdt>
        <w:sdtPr>
          <w:tag w:val="goog_rdk_38"/>
          <w:id w:val="-178775382"/>
        </w:sdtPr>
        <w:sdtContent>
          <w:ins w:id="37" w:author="Author">
            <w:r>
              <w:rPr>
                <w:color w:val="000000"/>
              </w:rPr>
              <w:t>.</w:t>
            </w:r>
          </w:ins>
        </w:sdtContent>
      </w:sdt>
      <w:sdt>
        <w:sdtPr>
          <w:tag w:val="goog_rdk_39"/>
          <w:id w:val="988258098"/>
        </w:sdtPr>
        <w:sdtContent>
          <w:del w:id="38" w:author="Author">
            <w:r>
              <w:rPr>
                <w:color w:val="000000"/>
              </w:rPr>
              <w:delText>)</w:delText>
            </w:r>
          </w:del>
        </w:sdtContent>
      </w:sdt>
      <w:r>
        <w:rPr>
          <w:color w:val="000000"/>
        </w:rPr>
        <w:tab/>
        <w:t xml:space="preserve">any amount of Regulated Marijuana Product of the same exact type, produced using the same Ingredients, Standard Operating Procedures, and the same Production Batch(es) of Regulated Marijuana (single strain or multiple strain) and/or Production Batch(es) of Regulated Marijuana Concentrate; or </w:t>
      </w:r>
    </w:p>
    <w:p w14:paraId="0000014B" w14:textId="77777777" w:rsidR="00127594" w:rsidRDefault="00000000">
      <w:pPr>
        <w:pBdr>
          <w:top w:val="nil"/>
          <w:left w:val="nil"/>
          <w:bottom w:val="nil"/>
          <w:right w:val="nil"/>
          <w:between w:val="nil"/>
        </w:pBdr>
        <w:tabs>
          <w:tab w:val="left" w:pos="720"/>
          <w:tab w:val="left" w:pos="1440"/>
          <w:tab w:val="left" w:pos="2160"/>
        </w:tabs>
        <w:ind w:left="2160" w:hanging="720"/>
        <w:rPr>
          <w:color w:val="000000"/>
        </w:rPr>
      </w:pPr>
      <w:sdt>
        <w:sdtPr>
          <w:tag w:val="goog_rdk_41"/>
          <w:id w:val="1921739335"/>
        </w:sdtPr>
        <w:sdtContent>
          <w:del w:id="39" w:author="Author">
            <w:r>
              <w:rPr>
                <w:color w:val="000000"/>
              </w:rPr>
              <w:delText>(</w:delText>
            </w:r>
          </w:del>
        </w:sdtContent>
      </w:sdt>
      <w:r>
        <w:rPr>
          <w:color w:val="000000"/>
        </w:rPr>
        <w:t>d</w:t>
      </w:r>
      <w:sdt>
        <w:sdtPr>
          <w:tag w:val="goog_rdk_42"/>
          <w:id w:val="-1309919832"/>
        </w:sdtPr>
        <w:sdtContent>
          <w:ins w:id="40" w:author="Author">
            <w:r>
              <w:rPr>
                <w:color w:val="000000"/>
              </w:rPr>
              <w:t>.</w:t>
            </w:r>
          </w:ins>
        </w:sdtContent>
      </w:sdt>
      <w:sdt>
        <w:sdtPr>
          <w:tag w:val="goog_rdk_43"/>
          <w:id w:val="269295573"/>
        </w:sdtPr>
        <w:sdtContent>
          <w:del w:id="41" w:author="Author">
            <w:r>
              <w:rPr>
                <w:color w:val="000000"/>
              </w:rPr>
              <w:delText>)</w:delText>
            </w:r>
          </w:del>
        </w:sdtContent>
      </w:sdt>
      <w:r>
        <w:rPr>
          <w:color w:val="000000"/>
        </w:rPr>
        <w:tab/>
        <w:t>any amount of Pre-Rolled Marijuana or Infused Pre-Rolled Marijuana of the same exact type, produced using the same ingredients, Standard Operating Procedures, and the same Production Batch(es) of Regulated Marijuana and/or Regulated Marijuana Concentrate.</w:t>
      </w:r>
    </w:p>
    <w:p w14:paraId="00000194"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 xml:space="preserve">“Retail Marijuana Concentrate” means a subset of Retail Marijuana that is separated from the Retail Marijuana plant and results in matter with a higher concentration of Cannabinoids than naturally occur in the plant. Retail Marijuana Concentrate contains Cannabinoids and may contain terpenes and other chemicals that are naturally occurring in Retail Marijuana plants that have been separated from Retail Marijuana. Retail Marijuana Concentrate may also include residual amounts of the types of solvents, as permitted by the </w:t>
      </w:r>
      <w:sdt>
        <w:sdtPr>
          <w:tag w:val="goog_rdk_44"/>
          <w:id w:val="-619001074"/>
        </w:sdtPr>
        <w:sdtContent>
          <w:del w:id="42" w:author="Author">
            <w:r>
              <w:rPr>
                <w:color w:val="000000"/>
              </w:rPr>
              <w:delText>m</w:delText>
            </w:r>
          </w:del>
        </w:sdtContent>
      </w:sdt>
      <w:sdt>
        <w:sdtPr>
          <w:tag w:val="goog_rdk_45"/>
          <w:id w:val="1579316136"/>
        </w:sdtPr>
        <w:sdtContent>
          <w:ins w:id="43" w:author="Author">
            <w:r>
              <w:rPr>
                <w:color w:val="000000"/>
              </w:rPr>
              <w:t>M</w:t>
            </w:r>
          </w:ins>
        </w:sdtContent>
      </w:sdt>
      <w:r>
        <w:rPr>
          <w:color w:val="000000"/>
        </w:rPr>
        <w:t xml:space="preserve">arijuana </w:t>
      </w:r>
      <w:sdt>
        <w:sdtPr>
          <w:tag w:val="goog_rdk_46"/>
          <w:id w:val="193556873"/>
        </w:sdtPr>
        <w:sdtContent>
          <w:del w:id="44" w:author="Author">
            <w:r>
              <w:rPr>
                <w:color w:val="000000"/>
              </w:rPr>
              <w:delText>r</w:delText>
            </w:r>
          </w:del>
        </w:sdtContent>
      </w:sdt>
      <w:sdt>
        <w:sdtPr>
          <w:tag w:val="goog_rdk_47"/>
          <w:id w:val="1743092116"/>
        </w:sdtPr>
        <w:sdtContent>
          <w:ins w:id="45" w:author="Author">
            <w:r>
              <w:rPr>
                <w:color w:val="000000"/>
              </w:rPr>
              <w:t>R</w:t>
            </w:r>
          </w:ins>
        </w:sdtContent>
      </w:sdt>
      <w:r>
        <w:rPr>
          <w:color w:val="000000"/>
        </w:rPr>
        <w:t>ules. The State Licensing Authority may further define by rule subcategories of Retail Marijuana Concentrate and authorize limited Ingredients based on the method of production of Retail Marijuana Concentrate. Unless the context otherwise requires, Retail Marijuana Concentrate is included when article 10 of the Colorado Revised Statutes refers to Retail Marijuana Product.</w:t>
      </w:r>
    </w:p>
    <w:p w14:paraId="00000198" w14:textId="77777777" w:rsidR="00127594" w:rsidRDefault="00000000">
      <w:pPr>
        <w:pBdr>
          <w:top w:val="nil"/>
          <w:left w:val="nil"/>
          <w:bottom w:val="nil"/>
          <w:right w:val="nil"/>
          <w:between w:val="nil"/>
        </w:pBdr>
        <w:tabs>
          <w:tab w:val="left" w:pos="720"/>
          <w:tab w:val="left" w:pos="1440"/>
        </w:tabs>
        <w:ind w:left="720"/>
        <w:rPr>
          <w:color w:val="000000"/>
        </w:rPr>
      </w:pPr>
      <w:bookmarkStart w:id="46" w:name="_heading=h.amyomchrneut" w:colFirst="0" w:colLast="0"/>
      <w:bookmarkEnd w:id="46"/>
      <w:r>
        <w:rPr>
          <w:color w:val="000000"/>
        </w:rPr>
        <w:t xml:space="preserve">“Retail Marijuana Products Manufacturer” means an </w:t>
      </w:r>
      <w:sdt>
        <w:sdtPr>
          <w:tag w:val="goog_rdk_48"/>
          <w:id w:val="1749655645"/>
        </w:sdtPr>
        <w:sdtContent>
          <w:del w:id="47" w:author="Author">
            <w:r>
              <w:rPr>
                <w:color w:val="000000"/>
              </w:rPr>
              <w:delText>e</w:delText>
            </w:r>
          </w:del>
        </w:sdtContent>
      </w:sdt>
      <w:sdt>
        <w:sdtPr>
          <w:tag w:val="goog_rdk_49"/>
          <w:id w:val="108974846"/>
        </w:sdtPr>
        <w:sdtContent>
          <w:ins w:id="48" w:author="Author">
            <w:r>
              <w:rPr>
                <w:color w:val="000000"/>
              </w:rPr>
              <w:t>E</w:t>
            </w:r>
          </w:ins>
        </w:sdtContent>
      </w:sdt>
      <w:r>
        <w:rPr>
          <w:color w:val="000000"/>
        </w:rPr>
        <w:t>ntity licensed to purchase Retail Marijuana; manufacture, prepare, and package Retail Marijuana Product; and Transfer Retail Marijuana, Retail Marijuana Concentrate, and Retail Marijuana Product only to other Retail Marijuana Products Manufacturers, Retail Marijuana Stores, Retail Marijuana Hospitality and Sales Businesses and Pesticide Manufacturers. Retail Marijuana Products Manufacturer includes Accelerator Manufacturers in accordance with section 44-10-608, C.R.S.</w:t>
      </w:r>
    </w:p>
    <w:p w14:paraId="00000199"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lastRenderedPageBreak/>
        <w:t xml:space="preserve">“Retail Marijuana Store” means an </w:t>
      </w:r>
      <w:sdt>
        <w:sdtPr>
          <w:tag w:val="goog_rdk_50"/>
          <w:id w:val="-809711569"/>
        </w:sdtPr>
        <w:sdtContent>
          <w:del w:id="49" w:author="Author">
            <w:r>
              <w:rPr>
                <w:color w:val="000000"/>
              </w:rPr>
              <w:delText>e</w:delText>
            </w:r>
          </w:del>
        </w:sdtContent>
      </w:sdt>
      <w:sdt>
        <w:sdtPr>
          <w:tag w:val="goog_rdk_51"/>
          <w:id w:val="-667713533"/>
        </w:sdtPr>
        <w:sdtContent>
          <w:ins w:id="50" w:author="Author">
            <w:r>
              <w:rPr>
                <w:color w:val="000000"/>
              </w:rPr>
              <w:t>E</w:t>
            </w:r>
          </w:ins>
        </w:sdtContent>
      </w:sdt>
      <w:r>
        <w:rPr>
          <w:color w:val="000000"/>
        </w:rPr>
        <w:t>ntity licensed to purchase Retail Marijuana and Retail Marijuana Concentrate from a Retail Marijuana Cultivation Facility and to purchase Retail Marijuana Product and Retail Marijuana Concentrate from a Retail Marijuana Products Manufacturer, and to Transfer Retail Marijuana to Retail Marijuana Hospitality and Sales Businesses and to consumers. Retail Marijuana Store includes Accelerator Stores in accordance with section 44-10-611, C.R.S.</w:t>
      </w:r>
    </w:p>
    <w:p w14:paraId="0000019A"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 xml:space="preserve">“Retail Marijuana Testing Facility” means an </w:t>
      </w:r>
      <w:sdt>
        <w:sdtPr>
          <w:tag w:val="goog_rdk_52"/>
          <w:id w:val="503101879"/>
        </w:sdtPr>
        <w:sdtContent>
          <w:del w:id="51" w:author="Author">
            <w:r>
              <w:rPr>
                <w:color w:val="000000"/>
              </w:rPr>
              <w:delText>e</w:delText>
            </w:r>
          </w:del>
        </w:sdtContent>
      </w:sdt>
      <w:sdt>
        <w:sdtPr>
          <w:tag w:val="goog_rdk_53"/>
          <w:id w:val="79855344"/>
        </w:sdtPr>
        <w:sdtContent>
          <w:ins w:id="52" w:author="Author">
            <w:r>
              <w:rPr>
                <w:color w:val="000000"/>
              </w:rPr>
              <w:t>E</w:t>
            </w:r>
          </w:ins>
        </w:sdtContent>
      </w:sdt>
      <w:r>
        <w:rPr>
          <w:color w:val="000000"/>
        </w:rPr>
        <w:t>ntity licensed to analyze and certify the safety and potency of marijuana.</w:t>
      </w:r>
    </w:p>
    <w:p w14:paraId="0000019E"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 xml:space="preserve">“Sample Increment” means a single portion or unit that is removed from a </w:t>
      </w:r>
      <w:sdt>
        <w:sdtPr>
          <w:tag w:val="goog_rdk_54"/>
          <w:id w:val="-1662746275"/>
        </w:sdtPr>
        <w:sdtContent>
          <w:del w:id="53" w:author="Author">
            <w:r>
              <w:rPr>
                <w:color w:val="000000"/>
              </w:rPr>
              <w:delText xml:space="preserve">Harvest Batch or </w:delText>
            </w:r>
          </w:del>
        </w:sdtContent>
      </w:sdt>
      <w:r>
        <w:rPr>
          <w:color w:val="000000"/>
        </w:rPr>
        <w:t xml:space="preserve">Production Batch by a Designated Test Batch Collector for the creation of a Test Batch. For </w:t>
      </w:r>
      <w:sdt>
        <w:sdtPr>
          <w:tag w:val="goog_rdk_55"/>
          <w:id w:val="-1021536998"/>
        </w:sdtPr>
        <w:sdtContent>
          <w:ins w:id="54" w:author="Author">
            <w:r>
              <w:rPr>
                <w:color w:val="000000"/>
              </w:rPr>
              <w:t>Regulated Marijuana</w:t>
            </w:r>
          </w:ins>
        </w:sdtContent>
      </w:sdt>
      <w:sdt>
        <w:sdtPr>
          <w:tag w:val="goog_rdk_56"/>
          <w:id w:val="-1612399511"/>
        </w:sdtPr>
        <w:sdtContent>
          <w:del w:id="55" w:author="Author">
            <w:r>
              <w:rPr>
                <w:color w:val="000000"/>
              </w:rPr>
              <w:delText>Harvest Batches</w:delText>
            </w:r>
          </w:del>
        </w:sdtContent>
      </w:sdt>
      <w:r>
        <w:rPr>
          <w:color w:val="000000"/>
        </w:rPr>
        <w:t>, a Sample Increment shall be 500 milligrams of flower or trim. For Regulated Marijuana Products, Audited Products, and Alternative Use Products, a Sample Increment shall be a single serving of the product as defined by the Regulated Marijuana Products Manufacturer, but shall contain no more than 10 milligrams of Active THC per serving for Edible Retail Marijuana Products. For Regulated Marijuana Concentrate, a Sample Increment shall be 250 milligrams of concentrate.</w:t>
      </w:r>
    </w:p>
    <w:p w14:paraId="000001BF" w14:textId="77777777" w:rsidR="00127594" w:rsidRDefault="00000000">
      <w:pPr>
        <w:pBdr>
          <w:top w:val="nil"/>
          <w:left w:val="nil"/>
          <w:bottom w:val="nil"/>
          <w:right w:val="nil"/>
          <w:between w:val="nil"/>
        </w:pBdr>
        <w:tabs>
          <w:tab w:val="left" w:pos="720"/>
          <w:tab w:val="left" w:pos="1440"/>
        </w:tabs>
        <w:ind w:left="720"/>
        <w:rPr>
          <w:color w:val="000000"/>
        </w:rPr>
      </w:pPr>
      <w:r>
        <w:rPr>
          <w:color w:val="000000"/>
        </w:rPr>
        <w:t xml:space="preserve">“Test Batch” means a group of Sample Increments that are derived from a single </w:t>
      </w:r>
      <w:sdt>
        <w:sdtPr>
          <w:tag w:val="goog_rdk_57"/>
          <w:id w:val="-532484532"/>
        </w:sdtPr>
        <w:sdtContent>
          <w:ins w:id="56" w:author="Author">
            <w:r>
              <w:rPr>
                <w:color w:val="000000"/>
              </w:rPr>
              <w:t xml:space="preserve">Production Batch, </w:t>
            </w:r>
          </w:ins>
        </w:sdtContent>
      </w:sdt>
      <w:r>
        <w:rPr>
          <w:color w:val="000000"/>
        </w:rPr>
        <w:t xml:space="preserve">Harvest Batch, </w:t>
      </w:r>
      <w:sdt>
        <w:sdtPr>
          <w:tag w:val="goog_rdk_58"/>
          <w:id w:val="-184899758"/>
        </w:sdtPr>
        <w:sdtContent>
          <w:del w:id="57" w:author="Author">
            <w:r>
              <w:rPr>
                <w:color w:val="000000"/>
              </w:rPr>
              <w:delText xml:space="preserve">Production Batch, </w:delText>
            </w:r>
          </w:del>
        </w:sdtContent>
      </w:sdt>
      <w:r>
        <w:rPr>
          <w:color w:val="000000"/>
        </w:rPr>
        <w:t>or Inventory Tracking System package, and that are collectively submitted to a Regulated Marijuana Testing Facility for testing purposes.</w:t>
      </w:r>
    </w:p>
    <w:p w14:paraId="3D402EC3" w14:textId="77777777" w:rsidR="00111B7B" w:rsidRDefault="00111B7B" w:rsidP="00111B7B">
      <w:pPr>
        <w:pStyle w:val="Heading2"/>
      </w:pPr>
      <w:r>
        <w:t>Part 2 – Applications and Licenses</w:t>
      </w:r>
    </w:p>
    <w:p w14:paraId="624ED591" w14:textId="77777777" w:rsidR="00111B7B" w:rsidRDefault="00111B7B" w:rsidP="00111B7B">
      <w:pPr>
        <w:pStyle w:val="Heading3"/>
      </w:pPr>
      <w:r>
        <w:t>2-100 Series – Fees</w:t>
      </w:r>
    </w:p>
    <w:p w14:paraId="0563F6A5" w14:textId="77777777" w:rsidR="00111B7B" w:rsidRDefault="00111B7B" w:rsidP="00111B7B">
      <w:pPr>
        <w:pStyle w:val="Heading4"/>
      </w:pPr>
      <w:r>
        <w:t>Basis and Purpose – 2-105</w:t>
      </w:r>
    </w:p>
    <w:p w14:paraId="66F9B8AF" w14:textId="27B99333" w:rsidR="00111B7B" w:rsidRDefault="00111B7B" w:rsidP="00111B7B">
      <w:pPr>
        <w:tabs>
          <w:tab w:val="left" w:pos="720"/>
          <w:tab w:val="left" w:pos="1440"/>
        </w:tabs>
      </w:pPr>
      <w: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permits, and other fees required to accompany applications and submissions to the Division.</w:t>
      </w:r>
    </w:p>
    <w:p w14:paraId="152EF9E1" w14:textId="77777777" w:rsidR="00111B7B" w:rsidRDefault="00111B7B" w:rsidP="00111B7B">
      <w:pPr>
        <w:pStyle w:val="Heading4"/>
      </w:pPr>
      <w:r>
        <w:t>2-105 – Employee License – Initial Fees and Renewal Fees</w:t>
      </w:r>
    </w:p>
    <w:p w14:paraId="4634DA38" w14:textId="77777777" w:rsidR="00111B7B" w:rsidRDefault="00111B7B" w:rsidP="00111B7B">
      <w:pPr>
        <w:tabs>
          <w:tab w:val="left" w:pos="720"/>
          <w:tab w:val="left" w:pos="1440"/>
          <w:tab w:val="left" w:pos="2160"/>
        </w:tabs>
        <w:ind w:left="720" w:hanging="720"/>
      </w:pPr>
      <w:r>
        <w:t>A.</w:t>
      </w:r>
      <w:r>
        <w:tab/>
      </w:r>
      <w:r>
        <w:rPr>
          <w:u w:val="single"/>
        </w:rPr>
        <w:t>Initial Application Fees</w:t>
      </w:r>
      <w:r>
        <w:t>. Upon application for an Employee License, the Applicant must submit a total fee reflecting an application fee and license fee, as follows:</w:t>
      </w:r>
    </w:p>
    <w:p w14:paraId="74A479FF" w14:textId="77777777" w:rsidR="00111B7B" w:rsidRDefault="00111B7B" w:rsidP="00111B7B">
      <w:pPr>
        <w:spacing w:before="160" w:after="160" w:line="278" w:lineRule="auto"/>
      </w:pPr>
      <w:r>
        <w:rPr>
          <w:b/>
          <w:bCs/>
        </w:rPr>
        <w:t>2-105(A) 1</w:t>
      </w:r>
      <w:bookmarkStart w:id="58" w:name="bookmark=id.wboawvsm39vw" w:colFirst="0" w:colLast="0"/>
      <w:bookmarkEnd w:id="58"/>
    </w:p>
    <w:tbl>
      <w:tblPr>
        <w:tblW w:w="9360" w:type="dxa"/>
        <w:tblInd w:w="-90" w:type="dxa"/>
        <w:tblLayout w:type="fixed"/>
        <w:tblLook w:val="0000" w:firstRow="0" w:lastRow="0" w:firstColumn="0" w:lastColumn="0" w:noHBand="0" w:noVBand="0"/>
      </w:tblPr>
      <w:tblGrid>
        <w:gridCol w:w="4680"/>
        <w:gridCol w:w="4680"/>
      </w:tblGrid>
      <w:tr w:rsidR="00111B7B" w14:paraId="6FD50EF3" w14:textId="77777777" w:rsidTr="00F35594">
        <w:trPr>
          <w:cantSplit/>
          <w:trHeight w:val="432"/>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E91BCD" w14:textId="77777777" w:rsidR="00111B7B" w:rsidRDefault="00111B7B" w:rsidP="00F35594">
            <w:pPr>
              <w:spacing w:before="0" w:after="160" w:line="278" w:lineRule="auto"/>
              <w:rPr>
                <w:u w:val="single"/>
              </w:rPr>
            </w:pPr>
            <w:r>
              <w:rPr>
                <w:b/>
                <w:bCs/>
                <w:color w:val="000000"/>
                <w:u w:val="single"/>
              </w:rPr>
              <w:lastRenderedPageBreak/>
              <w:t>License</w:t>
            </w:r>
            <w:r>
              <w:rPr>
                <w:b/>
                <w:bCs/>
                <w:u w:val="single"/>
              </w:rPr>
              <w:t xml:space="preserve"> Type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DC8487" w14:textId="77777777" w:rsidR="00111B7B" w:rsidRDefault="00111B7B" w:rsidP="00F35594">
            <w:pPr>
              <w:spacing w:before="0" w:after="160" w:line="278" w:lineRule="auto"/>
              <w:jc w:val="center"/>
              <w:rPr>
                <w:u w:val="single"/>
              </w:rPr>
            </w:pPr>
            <w:r>
              <w:rPr>
                <w:b/>
                <w:bCs/>
                <w:u w:val="single"/>
              </w:rPr>
              <w:t>Total Due at Application</w:t>
            </w:r>
          </w:p>
        </w:tc>
      </w:tr>
      <w:tr w:rsidR="00111B7B" w14:paraId="683E0BFC" w14:textId="77777777" w:rsidTr="00F35594">
        <w:trPr>
          <w:cantSplit/>
          <w:trHeight w:val="216"/>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AB6D4C" w14:textId="77777777" w:rsidR="00111B7B" w:rsidRDefault="00111B7B" w:rsidP="00F35594">
            <w:pPr>
              <w:spacing w:before="0" w:line="278" w:lineRule="auto"/>
            </w:pPr>
            <w:r>
              <w:t>Employee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
              <w:id w:val="-904923509"/>
            </w:sdtPr>
            <w:sdtContent>
              <w:p w14:paraId="5A8CE189" w14:textId="77777777" w:rsidR="00111B7B" w:rsidRDefault="00000000" w:rsidP="00F35594">
                <w:pPr>
                  <w:spacing w:before="0" w:line="278" w:lineRule="auto"/>
                  <w:jc w:val="center"/>
                  <w:rPr>
                    <w:ins w:id="59" w:author="Author"/>
                  </w:rPr>
                </w:pPr>
                <w:sdt>
                  <w:sdtPr>
                    <w:tag w:val="goog_rdk_1"/>
                    <w:id w:val="-235655915"/>
                  </w:sdtPr>
                  <w:sdtContent>
                    <w:sdt>
                      <w:sdtPr>
                        <w:tag w:val="goog_rdk_2"/>
                        <w:id w:val="163165988"/>
                      </w:sdtPr>
                      <w:sdtContent>
                        <w:ins w:id="60" w:author="Author">
                          <w:r w:rsidR="00111B7B">
                            <w:t>$175.00</w:t>
                          </w:r>
                        </w:ins>
                      </w:sdtContent>
                    </w:sdt>
                  </w:sdtContent>
                </w:sdt>
              </w:p>
            </w:sdtContent>
          </w:sdt>
          <w:p w14:paraId="69B5384F" w14:textId="77777777" w:rsidR="00111B7B" w:rsidRDefault="00000000" w:rsidP="00F35594">
            <w:pPr>
              <w:spacing w:before="0" w:line="278" w:lineRule="auto"/>
              <w:jc w:val="center"/>
            </w:pPr>
            <w:sdt>
              <w:sdtPr>
                <w:tag w:val="goog_rdk_5"/>
                <w:id w:val="512277410"/>
              </w:sdtPr>
              <w:sdtContent>
                <w:del w:id="61" w:author="Author">
                  <w:r w:rsidR="00111B7B">
                    <w:delText>$170.00</w:delText>
                  </w:r>
                </w:del>
              </w:sdtContent>
            </w:sdt>
          </w:p>
        </w:tc>
      </w:tr>
      <w:tr w:rsidR="00111B7B" w14:paraId="278F8056" w14:textId="77777777" w:rsidTr="00F35594">
        <w:trPr>
          <w:cantSplit/>
          <w:trHeight w:val="216"/>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5EA1DB" w14:textId="77777777" w:rsidR="00111B7B" w:rsidRDefault="00111B7B" w:rsidP="00F35594">
            <w:pPr>
              <w:spacing w:before="0" w:line="278" w:lineRule="auto"/>
            </w:pPr>
            <w:r>
              <w:t>Conditional Employee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
              <w:id w:val="1559108003"/>
            </w:sdtPr>
            <w:sdtContent>
              <w:p w14:paraId="5C742A32" w14:textId="77777777" w:rsidR="00111B7B" w:rsidRDefault="00000000" w:rsidP="00F35594">
                <w:pPr>
                  <w:spacing w:before="0" w:line="278" w:lineRule="auto"/>
                  <w:jc w:val="center"/>
                  <w:rPr>
                    <w:ins w:id="62" w:author="Author"/>
                  </w:rPr>
                </w:pPr>
                <w:sdt>
                  <w:sdtPr>
                    <w:tag w:val="goog_rdk_7"/>
                    <w:id w:val="1051697868"/>
                  </w:sdtPr>
                  <w:sdtContent>
                    <w:sdt>
                      <w:sdtPr>
                        <w:tag w:val="goog_rdk_8"/>
                        <w:id w:val="-761119041"/>
                      </w:sdtPr>
                      <w:sdtContent>
                        <w:ins w:id="63" w:author="Author">
                          <w:r w:rsidR="00111B7B">
                            <w:t>$226.00</w:t>
                          </w:r>
                        </w:ins>
                      </w:sdtContent>
                    </w:sdt>
                  </w:sdtContent>
                </w:sdt>
              </w:p>
            </w:sdtContent>
          </w:sdt>
          <w:p w14:paraId="6F839F9F" w14:textId="77777777" w:rsidR="00111B7B" w:rsidRDefault="00000000" w:rsidP="00F35594">
            <w:pPr>
              <w:spacing w:before="0" w:line="278" w:lineRule="auto"/>
              <w:jc w:val="center"/>
            </w:pPr>
            <w:sdt>
              <w:sdtPr>
                <w:tag w:val="goog_rdk_11"/>
                <w:id w:val="259884808"/>
              </w:sdtPr>
              <w:sdtContent>
                <w:del w:id="64" w:author="Author">
                  <w:r w:rsidR="00111B7B">
                    <w:delText>$220.00</w:delText>
                  </w:r>
                </w:del>
              </w:sdtContent>
            </w:sdt>
          </w:p>
        </w:tc>
      </w:tr>
    </w:tbl>
    <w:p w14:paraId="473B3A89" w14:textId="77777777" w:rsidR="00111B7B" w:rsidRDefault="00111B7B" w:rsidP="00111B7B">
      <w:pPr>
        <w:tabs>
          <w:tab w:val="left" w:pos="720"/>
          <w:tab w:val="left" w:pos="1440"/>
          <w:tab w:val="left" w:pos="2160"/>
        </w:tabs>
        <w:ind w:left="720" w:hanging="720"/>
      </w:pPr>
      <w:r>
        <w:t>B.</w:t>
      </w:r>
      <w:r>
        <w:tab/>
      </w:r>
      <w:r>
        <w:rPr>
          <w:u w:val="single"/>
        </w:rPr>
        <w:t>License Renewal Fee</w:t>
      </w:r>
      <w:r>
        <w:t>. Upon application to renew an Employee License, the Applicant must submit the following total fee:</w:t>
      </w:r>
    </w:p>
    <w:p w14:paraId="464164B3" w14:textId="77777777" w:rsidR="00111B7B" w:rsidRDefault="00111B7B" w:rsidP="00111B7B">
      <w:pPr>
        <w:spacing w:before="160" w:after="160" w:line="278" w:lineRule="auto"/>
      </w:pPr>
      <w:bookmarkStart w:id="65" w:name="_heading=h.iv0o8k2ed7u9" w:colFirst="0" w:colLast="0"/>
      <w:bookmarkEnd w:id="65"/>
      <w:r>
        <w:rPr>
          <w:b/>
          <w:bCs/>
        </w:rPr>
        <w:t>2-105(B) 1</w:t>
      </w:r>
    </w:p>
    <w:tbl>
      <w:tblPr>
        <w:tblW w:w="9360" w:type="dxa"/>
        <w:tblInd w:w="-90" w:type="dxa"/>
        <w:tblLayout w:type="fixed"/>
        <w:tblLook w:val="0000" w:firstRow="0" w:lastRow="0" w:firstColumn="0" w:lastColumn="0" w:noHBand="0" w:noVBand="0"/>
      </w:tblPr>
      <w:tblGrid>
        <w:gridCol w:w="4680"/>
        <w:gridCol w:w="4680"/>
      </w:tblGrid>
      <w:tr w:rsidR="00111B7B" w14:paraId="6108054B" w14:textId="77777777" w:rsidTr="00F35594">
        <w:trPr>
          <w:cantSplit/>
          <w:trHeight w:val="432"/>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C0F314" w14:textId="77777777" w:rsidR="00111B7B" w:rsidRDefault="00111B7B" w:rsidP="00F35594">
            <w:pPr>
              <w:spacing w:before="0" w:after="160" w:line="278" w:lineRule="auto"/>
              <w:rPr>
                <w:u w:val="single"/>
              </w:rPr>
            </w:pPr>
            <w:r>
              <w:rPr>
                <w:b/>
                <w:bCs/>
                <w:color w:val="000000"/>
                <w:u w:val="single"/>
              </w:rPr>
              <w:t>License</w:t>
            </w:r>
            <w:bookmarkStart w:id="66" w:name="bookmark=id.cknrvowlc4ml" w:colFirst="0" w:colLast="0"/>
            <w:bookmarkEnd w:id="66"/>
            <w:r>
              <w:rPr>
                <w:b/>
                <w:bCs/>
                <w:u w:val="single"/>
              </w:rPr>
              <w:t xml:space="preserve"> Type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3A2E1D" w14:textId="77777777" w:rsidR="00111B7B" w:rsidRDefault="00111B7B" w:rsidP="00F35594">
            <w:pPr>
              <w:spacing w:before="0" w:after="160" w:line="278" w:lineRule="auto"/>
              <w:jc w:val="center"/>
              <w:rPr>
                <w:u w:val="single"/>
              </w:rPr>
            </w:pPr>
            <w:r>
              <w:rPr>
                <w:b/>
                <w:bCs/>
                <w:u w:val="single"/>
              </w:rPr>
              <w:t>Total Due at Application</w:t>
            </w:r>
          </w:p>
        </w:tc>
      </w:tr>
      <w:tr w:rsidR="00111B7B" w14:paraId="40CC6181" w14:textId="77777777" w:rsidTr="00F35594">
        <w:trPr>
          <w:cantSplit/>
          <w:trHeight w:val="231"/>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00AA1" w14:textId="77777777" w:rsidR="00111B7B" w:rsidRDefault="00111B7B" w:rsidP="00F35594">
            <w:pPr>
              <w:spacing w:before="0" w:line="278" w:lineRule="auto"/>
            </w:pPr>
            <w:r>
              <w:rPr>
                <w:color w:val="000000"/>
              </w:rPr>
              <w:t>Employee License Renewal</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5"/>
              <w:id w:val="1557238840"/>
            </w:sdtPr>
            <w:sdtContent>
              <w:p w14:paraId="61648A0B" w14:textId="77777777" w:rsidR="00111B7B" w:rsidRDefault="00000000" w:rsidP="00F35594">
                <w:pPr>
                  <w:spacing w:before="0" w:line="278" w:lineRule="auto"/>
                  <w:jc w:val="center"/>
                  <w:rPr>
                    <w:ins w:id="67" w:author="Author"/>
                  </w:rPr>
                </w:pPr>
                <w:sdt>
                  <w:sdtPr>
                    <w:tag w:val="goog_rdk_13"/>
                    <w:id w:val="1564106029"/>
                  </w:sdtPr>
                  <w:sdtContent>
                    <w:sdt>
                      <w:sdtPr>
                        <w:tag w:val="goog_rdk_14"/>
                        <w:id w:val="-1799149735"/>
                      </w:sdtPr>
                      <w:sdtContent>
                        <w:ins w:id="68" w:author="Author">
                          <w:r w:rsidR="00111B7B">
                            <w:t>$123.00</w:t>
                          </w:r>
                        </w:ins>
                      </w:sdtContent>
                    </w:sdt>
                  </w:sdtContent>
                </w:sdt>
              </w:p>
            </w:sdtContent>
          </w:sdt>
          <w:p w14:paraId="6910B3BE" w14:textId="77777777" w:rsidR="00111B7B" w:rsidRDefault="00000000" w:rsidP="00F35594">
            <w:pPr>
              <w:spacing w:before="0" w:line="278" w:lineRule="auto"/>
              <w:jc w:val="center"/>
            </w:pPr>
            <w:sdt>
              <w:sdtPr>
                <w:tag w:val="goog_rdk_17"/>
                <w:id w:val="2050832615"/>
              </w:sdtPr>
              <w:sdtContent>
                <w:del w:id="69" w:author="Author">
                  <w:r w:rsidR="00111B7B">
                    <w:rPr>
                      <w:color w:val="000000"/>
                    </w:rPr>
                    <w:delText>$120.00</w:delText>
                  </w:r>
                </w:del>
              </w:sdtContent>
            </w:sdt>
          </w:p>
        </w:tc>
      </w:tr>
    </w:tbl>
    <w:p w14:paraId="7BC577C3" w14:textId="77777777" w:rsidR="00111B7B" w:rsidRDefault="00111B7B" w:rsidP="00111B7B">
      <w:pPr>
        <w:tabs>
          <w:tab w:val="left" w:pos="720"/>
          <w:tab w:val="left" w:pos="1440"/>
          <w:tab w:val="left" w:pos="2160"/>
        </w:tabs>
        <w:ind w:left="720" w:hanging="720"/>
      </w:pPr>
      <w:r>
        <w:t>C.</w:t>
      </w:r>
      <w:r>
        <w:tab/>
      </w:r>
      <w:r>
        <w:rPr>
          <w:u w:val="single"/>
        </w:rPr>
        <w:t>When Fees Are Due</w:t>
      </w:r>
      <w:r>
        <w:t>. The application and License fees reflected in this Rule are due at the time of application.</w:t>
      </w:r>
    </w:p>
    <w:p w14:paraId="6190753D" w14:textId="77777777" w:rsidR="00111B7B" w:rsidRDefault="00111B7B" w:rsidP="00111B7B">
      <w:pPr>
        <w:pStyle w:val="Heading4"/>
      </w:pPr>
      <w:r>
        <w:t>Basis and Purpose – 2-110</w:t>
      </w:r>
    </w:p>
    <w:p w14:paraId="7DEE99AC" w14:textId="77777777" w:rsidR="00111B7B" w:rsidRDefault="00111B7B" w:rsidP="00111B7B">
      <w:pPr>
        <w:tabs>
          <w:tab w:val="left" w:pos="720"/>
          <w:tab w:val="left" w:pos="1440"/>
        </w:tabs>
      </w:pPr>
      <w: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permits, and other fees required to accompany applications and submissions to the Division.</w:t>
      </w:r>
    </w:p>
    <w:p w14:paraId="458A46A2" w14:textId="77777777" w:rsidR="00111B7B" w:rsidRDefault="00111B7B" w:rsidP="00111B7B">
      <w:pPr>
        <w:pStyle w:val="Heading4"/>
      </w:pPr>
      <w:r>
        <w:t>2-110 – Requests for a Finding of Suitability, Owner License and Temporary Appointees – Initial Application and Renewal Fees.</w:t>
      </w:r>
    </w:p>
    <w:sdt>
      <w:sdtPr>
        <w:tag w:val="goog_rdk_20"/>
        <w:id w:val="1504333404"/>
      </w:sdtPr>
      <w:sdtContent>
        <w:p w14:paraId="64C48519" w14:textId="77777777" w:rsidR="00111B7B" w:rsidRDefault="00111B7B" w:rsidP="00111B7B">
          <w:pPr>
            <w:tabs>
              <w:tab w:val="left" w:pos="720"/>
              <w:tab w:val="left" w:pos="1440"/>
              <w:tab w:val="left" w:pos="2160"/>
            </w:tabs>
            <w:ind w:left="720" w:hanging="720"/>
            <w:rPr>
              <w:del w:id="70" w:author="Author"/>
            </w:rPr>
          </w:pPr>
          <w:r>
            <w:t>A.</w:t>
          </w:r>
          <w:r>
            <w:tab/>
          </w:r>
          <w:sdt>
            <w:sdtPr>
              <w:tag w:val="goog_rdk_18"/>
              <w:id w:val="379075326"/>
            </w:sdtPr>
            <w:sdtContent>
              <w:ins w:id="71" w:author="Author">
                <w:r>
                  <w:t>Repealed.</w:t>
                </w:r>
              </w:ins>
            </w:sdtContent>
          </w:sdt>
          <w:sdt>
            <w:sdtPr>
              <w:tag w:val="goog_rdk_19"/>
              <w:id w:val="-2063329505"/>
            </w:sdtPr>
            <w:sdtContent>
              <w:del w:id="72" w:author="Author">
                <w:r>
                  <w:delText xml:space="preserve">The following fees apply to all proposed Owners, including natural persons and Entities. The fee for Owner Entities corresponds to the number of Controlling Beneficial Owners of the licensed Regulated Marijuana Business created through the Owner Entity, in accordance with Rule 2-235(A)(2)(a). </w:delText>
                </w:r>
                <w:r>
                  <w:rPr>
                    <w:i/>
                    <w:iCs/>
                  </w:rPr>
                  <w:delText>See</w:delText>
                </w:r>
                <w:r>
                  <w:delText xml:space="preserve"> Rule 2-115(A).</w:delText>
                </w:r>
              </w:del>
            </w:sdtContent>
          </w:sdt>
        </w:p>
      </w:sdtContent>
    </w:sdt>
    <w:sdt>
      <w:sdtPr>
        <w:tag w:val="goog_rdk_22"/>
        <w:id w:val="722350636"/>
      </w:sdtPr>
      <w:sdtContent>
        <w:p w14:paraId="6232FE86" w14:textId="77777777" w:rsidR="00111B7B" w:rsidRDefault="00000000" w:rsidP="00111B7B">
          <w:pPr>
            <w:tabs>
              <w:tab w:val="left" w:pos="720"/>
              <w:tab w:val="left" w:pos="1440"/>
              <w:tab w:val="left" w:pos="2160"/>
            </w:tabs>
            <w:ind w:left="1440" w:hanging="720"/>
            <w:rPr>
              <w:del w:id="73" w:author="Author"/>
            </w:rPr>
          </w:pPr>
          <w:sdt>
            <w:sdtPr>
              <w:tag w:val="goog_rdk_21"/>
              <w:id w:val="1612372572"/>
            </w:sdtPr>
            <w:sdtContent>
              <w:del w:id="74" w:author="Author">
                <w:r w:rsidR="00111B7B">
                  <w:delText>1.</w:delText>
                </w:r>
                <w:r w:rsidR="00111B7B">
                  <w:tab/>
                </w:r>
                <w:r w:rsidR="00111B7B">
                  <w:rPr>
                    <w:u w:val="single"/>
                  </w:rPr>
                  <w:delText>Requests for Finding of Suitability Fees</w:delText>
                </w:r>
                <w:r w:rsidR="00111B7B">
                  <w:delText>.</w:delText>
                </w:r>
              </w:del>
            </w:sdtContent>
          </w:sdt>
        </w:p>
      </w:sdtContent>
    </w:sdt>
    <w:sdt>
      <w:sdtPr>
        <w:tag w:val="goog_rdk_24"/>
        <w:id w:val="1333652296"/>
      </w:sdtPr>
      <w:sdtContent>
        <w:p w14:paraId="595B50D7" w14:textId="77777777" w:rsidR="00111B7B" w:rsidRDefault="00000000" w:rsidP="00111B7B">
          <w:pPr>
            <w:tabs>
              <w:tab w:val="left" w:pos="720"/>
              <w:tab w:val="left" w:pos="1440"/>
              <w:tab w:val="left" w:pos="2160"/>
            </w:tabs>
            <w:ind w:left="2160" w:hanging="720"/>
            <w:rPr>
              <w:del w:id="75" w:author="Author"/>
            </w:rPr>
          </w:pPr>
          <w:sdt>
            <w:sdtPr>
              <w:tag w:val="goog_rdk_23"/>
              <w:id w:val="479131039"/>
            </w:sdtPr>
            <w:sdtContent>
              <w:del w:id="76" w:author="Author">
                <w:r w:rsidR="00111B7B">
                  <w:delText>a.</w:delText>
                </w:r>
                <w:r w:rsidR="00111B7B">
                  <w:tab/>
                  <w:delText>Application Fees. Upon a request for a finding of suitability, the Applicant must submit a total fee reflecting an application fee, as follows:</w:delText>
                </w:r>
              </w:del>
            </w:sdtContent>
          </w:sdt>
        </w:p>
      </w:sdtContent>
    </w:sdt>
    <w:bookmarkStart w:id="77" w:name="_heading=h.pq21rjx3723t" w:colFirst="0" w:colLast="0" w:displacedByCustomXml="next"/>
    <w:bookmarkEnd w:id="77" w:displacedByCustomXml="next"/>
    <w:sdt>
      <w:sdtPr>
        <w:tag w:val="goog_rdk_26"/>
        <w:id w:val="-443810252"/>
      </w:sdtPr>
      <w:sdtContent>
        <w:p w14:paraId="1F39331B" w14:textId="77777777" w:rsidR="00111B7B" w:rsidRDefault="00000000">
          <w:pPr>
            <w:ind w:left="720" w:hanging="720"/>
            <w:rPr>
              <w:del w:id="78" w:author="Author"/>
            </w:rPr>
            <w:pPrChange w:id="79" w:author="Author">
              <w:pPr>
                <w:spacing w:before="160" w:after="160" w:line="278" w:lineRule="auto"/>
              </w:pPr>
            </w:pPrChange>
          </w:pPr>
          <w:sdt>
            <w:sdtPr>
              <w:tag w:val="goog_rdk_25"/>
              <w:id w:val="158165331"/>
            </w:sdtPr>
            <w:sdtContent>
              <w:del w:id="80" w:author="Author">
                <w:r w:rsidR="00111B7B">
                  <w:rPr>
                    <w:b/>
                    <w:bCs/>
                  </w:rPr>
                  <w:delText>2-110(A)(1)(a) 1</w:delText>
                </w:r>
              </w:del>
            </w:sdtContent>
          </w:sdt>
        </w:p>
      </w:sdtContent>
    </w:sdt>
    <w:tbl>
      <w:tblPr>
        <w:tblW w:w="9360" w:type="dxa"/>
        <w:tblInd w:w="-90" w:type="dxa"/>
        <w:tblLayout w:type="fixed"/>
        <w:tblLook w:val="0000" w:firstRow="0" w:lastRow="0" w:firstColumn="0" w:lastColumn="0" w:noHBand="0" w:noVBand="0"/>
      </w:tblPr>
      <w:tblGrid>
        <w:gridCol w:w="4680"/>
        <w:gridCol w:w="4680"/>
      </w:tblGrid>
      <w:sdt>
        <w:sdtPr>
          <w:tag w:val="goog_rdk_27"/>
          <w:id w:val="166771434"/>
        </w:sdtPr>
        <w:sdtContent>
          <w:tr w:rsidR="00111B7B" w14:paraId="5A89B3E9" w14:textId="77777777" w:rsidTr="00F35594">
            <w:trPr>
              <w:cantSplit/>
              <w:trHeight w:val="576"/>
              <w:tblHeader/>
              <w:del w:id="81"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9"/>
                  <w:id w:val="1867685221"/>
                </w:sdtPr>
                <w:sdtContent>
                  <w:p w14:paraId="706A54F8" w14:textId="77777777" w:rsidR="00111B7B" w:rsidRDefault="00000000" w:rsidP="00F35594">
                    <w:pPr>
                      <w:spacing w:before="0" w:line="278" w:lineRule="auto"/>
                      <w:rPr>
                        <w:del w:id="82" w:author="Author"/>
                        <w:u w:val="single"/>
                      </w:rPr>
                    </w:pPr>
                    <w:sdt>
                      <w:sdtPr>
                        <w:tag w:val="goog_rdk_28"/>
                        <w:id w:val="-344864291"/>
                      </w:sdtPr>
                      <w:sdtContent>
                        <w:del w:id="83" w:author="Author">
                          <w:r w:rsidR="00111B7B">
                            <w:rPr>
                              <w:b/>
                              <w:bCs/>
                              <w:u w:val="single"/>
                            </w:rPr>
                            <w:delText>License Type</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1"/>
                  <w:id w:val="1799410303"/>
                </w:sdtPr>
                <w:sdtContent>
                  <w:p w14:paraId="3A4A96D8" w14:textId="77777777" w:rsidR="00111B7B" w:rsidRDefault="00000000" w:rsidP="00F35594">
                    <w:pPr>
                      <w:spacing w:before="0" w:line="278" w:lineRule="auto"/>
                      <w:jc w:val="center"/>
                      <w:rPr>
                        <w:del w:id="84" w:author="Author"/>
                        <w:u w:val="single"/>
                      </w:rPr>
                    </w:pPr>
                    <w:sdt>
                      <w:sdtPr>
                        <w:tag w:val="goog_rdk_30"/>
                        <w:id w:val="-1835681344"/>
                      </w:sdtPr>
                      <w:sdtContent>
                        <w:del w:id="85" w:author="Author">
                          <w:r w:rsidR="00111B7B">
                            <w:rPr>
                              <w:b/>
                              <w:bCs/>
                              <w:u w:val="single"/>
                            </w:rPr>
                            <w:delText>Due at Submission of Request for Finding of Suitability</w:delText>
                          </w:r>
                        </w:del>
                      </w:sdtContent>
                    </w:sdt>
                  </w:p>
                </w:sdtContent>
              </w:sdt>
            </w:tc>
          </w:tr>
        </w:sdtContent>
      </w:sdt>
      <w:sdt>
        <w:sdtPr>
          <w:tag w:val="goog_rdk_32"/>
          <w:id w:val="-865340559"/>
        </w:sdtPr>
        <w:sdtContent>
          <w:tr w:rsidR="00111B7B" w14:paraId="3EDE7CBB" w14:textId="77777777" w:rsidTr="00F35594">
            <w:trPr>
              <w:cantSplit/>
              <w:del w:id="86"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4"/>
                  <w:id w:val="461527492"/>
                </w:sdtPr>
                <w:sdtContent>
                  <w:p w14:paraId="6FC7CA82" w14:textId="77777777" w:rsidR="00111B7B" w:rsidRDefault="00000000" w:rsidP="00F35594">
                    <w:pPr>
                      <w:spacing w:before="0" w:line="278" w:lineRule="auto"/>
                      <w:rPr>
                        <w:del w:id="87" w:author="Author"/>
                      </w:rPr>
                    </w:pPr>
                    <w:sdt>
                      <w:sdtPr>
                        <w:tag w:val="goog_rdk_33"/>
                        <w:id w:val="-660132731"/>
                      </w:sdtPr>
                      <w:sdtContent>
                        <w:del w:id="88" w:author="Author">
                          <w:r w:rsidR="00111B7B">
                            <w:delText>Controlling Beneficial Owner – Natural Person</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6"/>
                  <w:id w:val="-1087857217"/>
                </w:sdtPr>
                <w:sdtContent>
                  <w:p w14:paraId="5EB0C766" w14:textId="77777777" w:rsidR="00111B7B" w:rsidRDefault="00000000" w:rsidP="00F35594">
                    <w:pPr>
                      <w:spacing w:before="0" w:line="278" w:lineRule="auto"/>
                      <w:jc w:val="center"/>
                      <w:rPr>
                        <w:del w:id="89" w:author="Author"/>
                      </w:rPr>
                    </w:pPr>
                    <w:sdt>
                      <w:sdtPr>
                        <w:tag w:val="goog_rdk_35"/>
                        <w:id w:val="201963966"/>
                      </w:sdtPr>
                      <w:sdtContent>
                        <w:del w:id="90" w:author="Author">
                          <w:r w:rsidR="00111B7B">
                            <w:delText>$720.00</w:delText>
                          </w:r>
                        </w:del>
                      </w:sdtContent>
                    </w:sdt>
                  </w:p>
                </w:sdtContent>
              </w:sdt>
            </w:tc>
          </w:tr>
        </w:sdtContent>
      </w:sdt>
      <w:sdt>
        <w:sdtPr>
          <w:tag w:val="goog_rdk_37"/>
          <w:id w:val="1462515457"/>
        </w:sdtPr>
        <w:sdtContent>
          <w:tr w:rsidR="00111B7B" w14:paraId="3325514C" w14:textId="77777777" w:rsidTr="00F35594">
            <w:trPr>
              <w:cantSplit/>
              <w:del w:id="91"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9"/>
                  <w:id w:val="-1493102600"/>
                </w:sdtPr>
                <w:sdtContent>
                  <w:p w14:paraId="7863E241" w14:textId="77777777" w:rsidR="00111B7B" w:rsidRDefault="00000000" w:rsidP="00F35594">
                    <w:pPr>
                      <w:spacing w:before="0" w:line="278" w:lineRule="auto"/>
                      <w:rPr>
                        <w:del w:id="92" w:author="Author"/>
                      </w:rPr>
                    </w:pPr>
                    <w:sdt>
                      <w:sdtPr>
                        <w:tag w:val="goog_rdk_38"/>
                        <w:id w:val="1935997445"/>
                      </w:sdtPr>
                      <w:sdtContent>
                        <w:del w:id="93" w:author="Author">
                          <w:r w:rsidR="00111B7B">
                            <w:delText>Passive Beneficial Owner</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41"/>
                  <w:id w:val="1625098398"/>
                </w:sdtPr>
                <w:sdtContent>
                  <w:p w14:paraId="2AEBCD07" w14:textId="77777777" w:rsidR="00111B7B" w:rsidRDefault="00000000" w:rsidP="00F35594">
                    <w:pPr>
                      <w:spacing w:before="0" w:line="278" w:lineRule="auto"/>
                      <w:jc w:val="center"/>
                      <w:rPr>
                        <w:del w:id="94" w:author="Author"/>
                      </w:rPr>
                    </w:pPr>
                    <w:sdt>
                      <w:sdtPr>
                        <w:tag w:val="goog_rdk_40"/>
                        <w:id w:val="-821529551"/>
                      </w:sdtPr>
                      <w:sdtContent>
                        <w:del w:id="95" w:author="Author">
                          <w:r w:rsidR="00111B7B">
                            <w:delText>$720.00</w:delText>
                          </w:r>
                        </w:del>
                      </w:sdtContent>
                    </w:sdt>
                  </w:p>
                </w:sdtContent>
              </w:sdt>
            </w:tc>
          </w:tr>
        </w:sdtContent>
      </w:sdt>
      <w:sdt>
        <w:sdtPr>
          <w:tag w:val="goog_rdk_42"/>
          <w:id w:val="1826146648"/>
        </w:sdtPr>
        <w:sdtContent>
          <w:tr w:rsidR="00111B7B" w14:paraId="5227C265" w14:textId="77777777" w:rsidTr="00F35594">
            <w:trPr>
              <w:cantSplit/>
              <w:del w:id="96"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44"/>
                  <w:id w:val="-1685161311"/>
                </w:sdtPr>
                <w:sdtContent>
                  <w:p w14:paraId="39AC9C96" w14:textId="77777777" w:rsidR="00111B7B" w:rsidRDefault="00000000" w:rsidP="00F35594">
                    <w:pPr>
                      <w:spacing w:before="0" w:line="278" w:lineRule="auto"/>
                      <w:rPr>
                        <w:del w:id="97" w:author="Author"/>
                      </w:rPr>
                    </w:pPr>
                    <w:sdt>
                      <w:sdtPr>
                        <w:tag w:val="goog_rdk_43"/>
                        <w:id w:val="-1638050169"/>
                      </w:sdtPr>
                      <w:sdtContent>
                        <w:del w:id="98" w:author="Author">
                          <w:r w:rsidR="00111B7B">
                            <w:delText>Controlling Beneficial Owner – Owner Entity:</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46"/>
                  <w:id w:val="-1126344217"/>
                </w:sdtPr>
                <w:sdtContent>
                  <w:p w14:paraId="2E000760" w14:textId="77777777" w:rsidR="00111B7B" w:rsidRDefault="00000000" w:rsidP="00F35594">
                    <w:pPr>
                      <w:spacing w:before="0" w:line="278" w:lineRule="auto"/>
                      <w:jc w:val="center"/>
                      <w:rPr>
                        <w:del w:id="99" w:author="Author"/>
                      </w:rPr>
                    </w:pPr>
                    <w:sdt>
                      <w:sdtPr>
                        <w:tag w:val="goog_rdk_45"/>
                        <w:id w:val="-974531150"/>
                      </w:sdtPr>
                      <w:sdtContent/>
                    </w:sdt>
                  </w:p>
                </w:sdtContent>
              </w:sdt>
            </w:tc>
          </w:tr>
        </w:sdtContent>
      </w:sdt>
      <w:sdt>
        <w:sdtPr>
          <w:tag w:val="goog_rdk_47"/>
          <w:id w:val="1986225962"/>
        </w:sdtPr>
        <w:sdtContent>
          <w:tr w:rsidR="00111B7B" w14:paraId="4AA5DBC7" w14:textId="77777777" w:rsidTr="00F35594">
            <w:trPr>
              <w:cantSplit/>
              <w:del w:id="100"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49"/>
                  <w:id w:val="-744198595"/>
                </w:sdtPr>
                <w:sdtContent>
                  <w:p w14:paraId="5A597255" w14:textId="77777777" w:rsidR="00111B7B" w:rsidRDefault="00000000" w:rsidP="00F35594">
                    <w:pPr>
                      <w:spacing w:before="0" w:line="278" w:lineRule="auto"/>
                      <w:ind w:left="720"/>
                      <w:rPr>
                        <w:del w:id="101" w:author="Author"/>
                      </w:rPr>
                    </w:pPr>
                    <w:sdt>
                      <w:sdtPr>
                        <w:tag w:val="goog_rdk_48"/>
                        <w:id w:val="19364446"/>
                      </w:sdtPr>
                      <w:sdtContent>
                        <w:del w:id="102" w:author="Author">
                          <w:r w:rsidR="00111B7B">
                            <w:delText>Level 1: One (1) to four (4) Controlling Beneficial Owners and/or Owner Entities</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51"/>
                  <w:id w:val="-725864878"/>
                </w:sdtPr>
                <w:sdtContent>
                  <w:p w14:paraId="34841852" w14:textId="77777777" w:rsidR="00111B7B" w:rsidRDefault="00000000" w:rsidP="00F35594">
                    <w:pPr>
                      <w:spacing w:before="0" w:line="278" w:lineRule="auto"/>
                      <w:jc w:val="center"/>
                      <w:rPr>
                        <w:del w:id="103" w:author="Author"/>
                      </w:rPr>
                    </w:pPr>
                    <w:sdt>
                      <w:sdtPr>
                        <w:tag w:val="goog_rdk_50"/>
                        <w:id w:val="1414282192"/>
                      </w:sdtPr>
                      <w:sdtContent>
                        <w:del w:id="104" w:author="Author">
                          <w:r w:rsidR="00111B7B">
                            <w:delText>$1,430.00</w:delText>
                          </w:r>
                        </w:del>
                      </w:sdtContent>
                    </w:sdt>
                  </w:p>
                </w:sdtContent>
              </w:sdt>
            </w:tc>
          </w:tr>
        </w:sdtContent>
      </w:sdt>
      <w:sdt>
        <w:sdtPr>
          <w:tag w:val="goog_rdk_52"/>
          <w:id w:val="261838807"/>
        </w:sdtPr>
        <w:sdtContent>
          <w:tr w:rsidR="00111B7B" w14:paraId="774BEE26" w14:textId="77777777" w:rsidTr="00F35594">
            <w:trPr>
              <w:cantSplit/>
              <w:del w:id="105"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54"/>
                  <w:id w:val="439182934"/>
                </w:sdtPr>
                <w:sdtContent>
                  <w:p w14:paraId="57ED40E6" w14:textId="77777777" w:rsidR="00111B7B" w:rsidRDefault="00000000" w:rsidP="00F35594">
                    <w:pPr>
                      <w:spacing w:before="0" w:line="278" w:lineRule="auto"/>
                      <w:ind w:left="720"/>
                      <w:rPr>
                        <w:del w:id="106" w:author="Author"/>
                      </w:rPr>
                    </w:pPr>
                    <w:sdt>
                      <w:sdtPr>
                        <w:tag w:val="goog_rdk_53"/>
                        <w:id w:val="950878610"/>
                      </w:sdtPr>
                      <w:sdtContent>
                        <w:del w:id="107" w:author="Author">
                          <w:r w:rsidR="00111B7B">
                            <w:delText>Level 2: Five (5) to nine (9) Controlling Beneficial Owners and/or Owner Entities</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56"/>
                  <w:id w:val="-1079932442"/>
                </w:sdtPr>
                <w:sdtContent>
                  <w:p w14:paraId="43DFAF11" w14:textId="77777777" w:rsidR="00111B7B" w:rsidRDefault="00000000" w:rsidP="00F35594">
                    <w:pPr>
                      <w:spacing w:before="0" w:line="278" w:lineRule="auto"/>
                      <w:jc w:val="center"/>
                      <w:rPr>
                        <w:del w:id="108" w:author="Author"/>
                      </w:rPr>
                    </w:pPr>
                    <w:sdt>
                      <w:sdtPr>
                        <w:tag w:val="goog_rdk_55"/>
                        <w:id w:val="-90863903"/>
                      </w:sdtPr>
                      <w:sdtContent>
                        <w:del w:id="109" w:author="Author">
                          <w:r w:rsidR="00111B7B">
                            <w:delText>$2,190.00</w:delText>
                          </w:r>
                        </w:del>
                      </w:sdtContent>
                    </w:sdt>
                  </w:p>
                </w:sdtContent>
              </w:sdt>
            </w:tc>
          </w:tr>
        </w:sdtContent>
      </w:sdt>
      <w:sdt>
        <w:sdtPr>
          <w:tag w:val="goog_rdk_57"/>
          <w:id w:val="514096405"/>
        </w:sdtPr>
        <w:sdtContent>
          <w:tr w:rsidR="00111B7B" w14:paraId="1549AB27" w14:textId="77777777" w:rsidTr="00F35594">
            <w:trPr>
              <w:cantSplit/>
              <w:del w:id="110"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59"/>
                  <w:id w:val="1694439412"/>
                </w:sdtPr>
                <w:sdtContent>
                  <w:p w14:paraId="36FC12E1" w14:textId="77777777" w:rsidR="00111B7B" w:rsidRDefault="00000000" w:rsidP="00F35594">
                    <w:pPr>
                      <w:spacing w:before="0" w:line="278" w:lineRule="auto"/>
                      <w:ind w:left="720"/>
                      <w:rPr>
                        <w:del w:id="111" w:author="Author"/>
                      </w:rPr>
                    </w:pPr>
                    <w:sdt>
                      <w:sdtPr>
                        <w:tag w:val="goog_rdk_58"/>
                        <w:id w:val="1042070833"/>
                      </w:sdtPr>
                      <w:sdtContent>
                        <w:del w:id="112" w:author="Author">
                          <w:r w:rsidR="00111B7B">
                            <w:delText>Level 3: Ten (10) or more Controlling Beneficial Owners and/or Owner Entities</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61"/>
                  <w:id w:val="-1888426600"/>
                </w:sdtPr>
                <w:sdtContent>
                  <w:p w14:paraId="7F6D0AF1" w14:textId="77777777" w:rsidR="00111B7B" w:rsidRDefault="00000000" w:rsidP="00F35594">
                    <w:pPr>
                      <w:spacing w:before="0" w:line="278" w:lineRule="auto"/>
                      <w:jc w:val="center"/>
                      <w:rPr>
                        <w:del w:id="113" w:author="Author"/>
                      </w:rPr>
                    </w:pPr>
                    <w:sdt>
                      <w:sdtPr>
                        <w:tag w:val="goog_rdk_60"/>
                        <w:id w:val="467151213"/>
                      </w:sdtPr>
                      <w:sdtContent>
                        <w:del w:id="114" w:author="Author">
                          <w:r w:rsidR="00111B7B">
                            <w:delText>$2,860.00</w:delText>
                          </w:r>
                        </w:del>
                      </w:sdtContent>
                    </w:sdt>
                  </w:p>
                </w:sdtContent>
              </w:sdt>
            </w:tc>
          </w:tr>
        </w:sdtContent>
      </w:sdt>
      <w:sdt>
        <w:sdtPr>
          <w:tag w:val="goog_rdk_62"/>
          <w:id w:val="-145595686"/>
        </w:sdtPr>
        <w:sdtContent>
          <w:tr w:rsidR="00111B7B" w14:paraId="6B859A9B" w14:textId="77777777" w:rsidTr="00F35594">
            <w:trPr>
              <w:cantSplit/>
              <w:del w:id="115"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64"/>
                  <w:id w:val="-484901027"/>
                </w:sdtPr>
                <w:sdtContent>
                  <w:p w14:paraId="4637A45A" w14:textId="77777777" w:rsidR="00111B7B" w:rsidRDefault="00000000" w:rsidP="00F35594">
                    <w:pPr>
                      <w:spacing w:before="0" w:line="278" w:lineRule="auto"/>
                      <w:rPr>
                        <w:del w:id="116" w:author="Author"/>
                      </w:rPr>
                    </w:pPr>
                    <w:sdt>
                      <w:sdtPr>
                        <w:tag w:val="goog_rdk_63"/>
                        <w:id w:val="-1386364298"/>
                      </w:sdtPr>
                      <w:sdtContent>
                        <w:del w:id="117" w:author="Author">
                          <w:r w:rsidR="00111B7B">
                            <w:delText>Controlling Beneficial Owner – Publicly Traded Corporation (PTC)</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66"/>
                  <w:id w:val="194199928"/>
                </w:sdtPr>
                <w:sdtContent>
                  <w:p w14:paraId="5FA8D87A" w14:textId="77777777" w:rsidR="00111B7B" w:rsidRDefault="00000000" w:rsidP="00F35594">
                    <w:pPr>
                      <w:spacing w:before="0" w:line="278" w:lineRule="auto"/>
                      <w:jc w:val="center"/>
                      <w:rPr>
                        <w:del w:id="118" w:author="Author"/>
                      </w:rPr>
                    </w:pPr>
                    <w:sdt>
                      <w:sdtPr>
                        <w:tag w:val="goog_rdk_65"/>
                        <w:id w:val="1193031713"/>
                      </w:sdtPr>
                      <w:sdtContent>
                        <w:del w:id="119" w:author="Author">
                          <w:r w:rsidR="00111B7B">
                            <w:delText>$35,120.00</w:delText>
                          </w:r>
                        </w:del>
                      </w:sdtContent>
                    </w:sdt>
                  </w:p>
                </w:sdtContent>
              </w:sdt>
            </w:tc>
          </w:tr>
        </w:sdtContent>
      </w:sdt>
      <w:sdt>
        <w:sdtPr>
          <w:tag w:val="goog_rdk_67"/>
          <w:id w:val="-152290951"/>
        </w:sdtPr>
        <w:sdtContent>
          <w:tr w:rsidR="00111B7B" w14:paraId="5FCE27B1" w14:textId="77777777" w:rsidTr="00F35594">
            <w:trPr>
              <w:cantSplit/>
              <w:del w:id="120"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69"/>
                  <w:id w:val="1470558470"/>
                </w:sdtPr>
                <w:sdtContent>
                  <w:p w14:paraId="7F8927C9" w14:textId="77777777" w:rsidR="00111B7B" w:rsidRDefault="00000000" w:rsidP="00F35594">
                    <w:pPr>
                      <w:spacing w:before="0" w:line="278" w:lineRule="auto"/>
                      <w:rPr>
                        <w:del w:id="121" w:author="Author"/>
                      </w:rPr>
                    </w:pPr>
                    <w:sdt>
                      <w:sdtPr>
                        <w:tag w:val="goog_rdk_68"/>
                        <w:id w:val="-737445297"/>
                      </w:sdtPr>
                      <w:sdtContent>
                        <w:del w:id="122" w:author="Author">
                          <w:r w:rsidR="00111B7B">
                            <w:delText>Controlling Beneficial Owner – Qualified Private Fund – Qualified Institutional Investor – Trust</w:delText>
                          </w:r>
                        </w:del>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71"/>
                  <w:id w:val="-228248736"/>
                </w:sdtPr>
                <w:sdtContent>
                  <w:p w14:paraId="4BC85769" w14:textId="77777777" w:rsidR="00111B7B" w:rsidRDefault="00000000" w:rsidP="00F35594">
                    <w:pPr>
                      <w:spacing w:before="0" w:line="278" w:lineRule="auto"/>
                      <w:jc w:val="center"/>
                      <w:rPr>
                        <w:del w:id="123" w:author="Author"/>
                      </w:rPr>
                    </w:pPr>
                    <w:sdt>
                      <w:sdtPr>
                        <w:tag w:val="goog_rdk_70"/>
                        <w:id w:val="-1525909053"/>
                      </w:sdtPr>
                      <w:sdtContent>
                        <w:del w:id="124" w:author="Author">
                          <w:r w:rsidR="00111B7B">
                            <w:delText>$7,140.00</w:delText>
                          </w:r>
                        </w:del>
                      </w:sdtContent>
                    </w:sdt>
                  </w:p>
                </w:sdtContent>
              </w:sdt>
            </w:tc>
          </w:tr>
        </w:sdtContent>
      </w:sdt>
    </w:tbl>
    <w:sdt>
      <w:sdtPr>
        <w:tag w:val="goog_rdk_73"/>
        <w:id w:val="-732544117"/>
      </w:sdtPr>
      <w:sdtContent>
        <w:p w14:paraId="02D59542" w14:textId="77777777" w:rsidR="00111B7B" w:rsidRDefault="00000000" w:rsidP="00111B7B">
          <w:pPr>
            <w:tabs>
              <w:tab w:val="left" w:pos="720"/>
              <w:tab w:val="left" w:pos="1440"/>
              <w:tab w:val="left" w:pos="2160"/>
            </w:tabs>
            <w:ind w:left="2160" w:hanging="720"/>
            <w:rPr>
              <w:del w:id="125" w:author="Author"/>
            </w:rPr>
          </w:pPr>
          <w:sdt>
            <w:sdtPr>
              <w:tag w:val="goog_rdk_72"/>
              <w:id w:val="1265061633"/>
            </w:sdtPr>
            <w:sdtContent>
              <w:del w:id="126" w:author="Author">
                <w:r w:rsidR="00111B7B">
                  <w:delText>b.</w:delText>
                </w:r>
                <w:r w:rsidR="00111B7B">
                  <w:tab/>
                </w:r>
                <w:r w:rsidR="00111B7B">
                  <w:rPr>
                    <w:u w:val="single"/>
                  </w:rPr>
                  <w:delText>License Fees</w:delText>
                </w:r>
                <w:r w:rsidR="00111B7B">
                  <w:delText>. Upon application submission to associate a finding of suitability to a Regulated Marijuana Business License, the Applicant must submit the total fee reflecting a License fee, as follows:</w:delText>
                </w:r>
              </w:del>
            </w:sdtContent>
          </w:sdt>
        </w:p>
      </w:sdtContent>
    </w:sdt>
    <w:sdt>
      <w:sdtPr>
        <w:tag w:val="goog_rdk_75"/>
        <w:id w:val="618538806"/>
      </w:sdtPr>
      <w:sdtContent>
        <w:p w14:paraId="56CBC44A" w14:textId="77777777" w:rsidR="00111B7B" w:rsidRDefault="00111B7B" w:rsidP="00111B7B">
          <w:pPr>
            <w:spacing w:before="160" w:after="160" w:line="278" w:lineRule="auto"/>
            <w:rPr>
              <w:del w:id="127" w:author="Author"/>
            </w:rPr>
          </w:pPr>
          <w:r>
            <w:rPr>
              <w:b/>
              <w:bCs/>
            </w:rPr>
            <w:t>2-110(A)(1)(b) 1</w:t>
          </w:r>
          <w:sdt>
            <w:sdtPr>
              <w:tag w:val="goog_rdk_74"/>
              <w:id w:val="2059905780"/>
            </w:sdtPr>
            <w:sdtContent/>
          </w:sdt>
        </w:p>
      </w:sdtContent>
    </w:sdt>
    <w:tbl>
      <w:tblPr>
        <w:tblW w:w="9360" w:type="dxa"/>
        <w:tblInd w:w="-90" w:type="dxa"/>
        <w:tblLayout w:type="fixed"/>
        <w:tblLook w:val="0000" w:firstRow="0" w:lastRow="0" w:firstColumn="0" w:lastColumn="0" w:noHBand="0" w:noVBand="0"/>
      </w:tblPr>
      <w:tblGrid>
        <w:gridCol w:w="3600"/>
        <w:gridCol w:w="2880"/>
        <w:gridCol w:w="2880"/>
      </w:tblGrid>
      <w:sdt>
        <w:sdtPr>
          <w:tag w:val="goog_rdk_76"/>
          <w:id w:val="1613220818"/>
        </w:sdtPr>
        <w:sdtContent>
          <w:tr w:rsidR="00111B7B" w14:paraId="598B2A55" w14:textId="77777777" w:rsidTr="00F35594">
            <w:trPr>
              <w:cantSplit/>
              <w:trHeight w:val="576"/>
              <w:tblHeader/>
              <w:del w:id="128"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78"/>
                  <w:id w:val="1410313524"/>
                </w:sdtPr>
                <w:sdtContent>
                  <w:p w14:paraId="62363761" w14:textId="77777777" w:rsidR="00111B7B" w:rsidRDefault="00000000" w:rsidP="00F35594">
                    <w:pPr>
                      <w:spacing w:before="0" w:line="278" w:lineRule="auto"/>
                      <w:rPr>
                        <w:del w:id="129" w:author="Author"/>
                        <w:u w:val="single"/>
                      </w:rPr>
                    </w:pPr>
                    <w:sdt>
                      <w:sdtPr>
                        <w:tag w:val="goog_rdk_77"/>
                        <w:id w:val="1146293659"/>
                      </w:sdtPr>
                      <w:sdtContent>
                        <w:del w:id="130" w:author="Author">
                          <w:r w:rsidR="00111B7B">
                            <w:rPr>
                              <w:b/>
                              <w:bCs/>
                              <w:color w:val="000000"/>
                              <w:u w:val="single"/>
                            </w:rPr>
                            <w:delText>License Type</w:delText>
                          </w:r>
                        </w:del>
                        <w:bookmarkStart w:id="131" w:name="bookmark=id.9okvgowyzpmb" w:colFirst="0" w:colLast="0"/>
                        <w:bookmarkEnd w:id="131"/>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80"/>
                  <w:id w:val="1955892930"/>
                </w:sdtPr>
                <w:sdtContent>
                  <w:p w14:paraId="54F775AE" w14:textId="77777777" w:rsidR="00111B7B" w:rsidRDefault="00000000" w:rsidP="00F35594">
                    <w:pPr>
                      <w:spacing w:before="0" w:line="278" w:lineRule="auto"/>
                      <w:jc w:val="center"/>
                      <w:rPr>
                        <w:del w:id="132" w:author="Author"/>
                        <w:color w:val="000000"/>
                        <w:u w:val="single"/>
                      </w:rPr>
                    </w:pPr>
                    <w:sdt>
                      <w:sdtPr>
                        <w:tag w:val="goog_rdk_79"/>
                        <w:id w:val="-392456167"/>
                      </w:sdtPr>
                      <w:sdtContent>
                        <w:del w:id="133" w:author="Author">
                          <w:r w:rsidR="00111B7B">
                            <w:rPr>
                              <w:b/>
                              <w:bCs/>
                              <w:color w:val="000000"/>
                              <w:u w:val="single"/>
                            </w:rPr>
                            <w:delText>1st Payment</w:delText>
                          </w:r>
                        </w:del>
                      </w:sdtContent>
                    </w:sdt>
                  </w:p>
                </w:sdtContent>
              </w:sdt>
              <w:sdt>
                <w:sdtPr>
                  <w:tag w:val="goog_rdk_82"/>
                  <w:id w:val="740420549"/>
                </w:sdtPr>
                <w:sdtContent>
                  <w:p w14:paraId="346A6E33" w14:textId="77777777" w:rsidR="00111B7B" w:rsidRDefault="00000000" w:rsidP="00F35594">
                    <w:pPr>
                      <w:spacing w:before="0" w:line="278" w:lineRule="auto"/>
                      <w:jc w:val="center"/>
                      <w:rPr>
                        <w:del w:id="134" w:author="Author"/>
                      </w:rPr>
                    </w:pPr>
                    <w:sdt>
                      <w:sdtPr>
                        <w:tag w:val="goog_rdk_81"/>
                        <w:id w:val="-847814439"/>
                      </w:sdtPr>
                      <w:sdtContent>
                        <w:del w:id="135" w:author="Author">
                          <w:r w:rsidR="00111B7B">
                            <w:rPr>
                              <w:i/>
                              <w:iCs/>
                            </w:rPr>
                            <w:delText>Due at Application</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99" w:type="dxa"/>
                  <w:left w:w="99" w:type="dxa"/>
                  <w:bottom w:w="99" w:type="dxa"/>
                  <w:right w:w="99" w:type="dxa"/>
                </w:tcMar>
              </w:tcPr>
              <w:sdt>
                <w:sdtPr>
                  <w:tag w:val="goog_rdk_84"/>
                  <w:id w:val="124439699"/>
                </w:sdtPr>
                <w:sdtContent>
                  <w:p w14:paraId="72127A22" w14:textId="77777777" w:rsidR="00111B7B" w:rsidRDefault="00000000" w:rsidP="00F35594">
                    <w:pPr>
                      <w:spacing w:before="0" w:line="278" w:lineRule="auto"/>
                      <w:jc w:val="center"/>
                      <w:rPr>
                        <w:del w:id="136" w:author="Author"/>
                        <w:color w:val="000000"/>
                        <w:u w:val="single"/>
                      </w:rPr>
                    </w:pPr>
                    <w:sdt>
                      <w:sdtPr>
                        <w:tag w:val="goog_rdk_83"/>
                        <w:id w:val="-2043717898"/>
                      </w:sdtPr>
                      <w:sdtContent>
                        <w:del w:id="137" w:author="Author">
                          <w:r w:rsidR="00111B7B">
                            <w:rPr>
                              <w:b/>
                              <w:bCs/>
                              <w:color w:val="000000"/>
                              <w:u w:val="single"/>
                            </w:rPr>
                            <w:delText>2nd Payment</w:delText>
                          </w:r>
                        </w:del>
                      </w:sdtContent>
                    </w:sdt>
                  </w:p>
                </w:sdtContent>
              </w:sdt>
              <w:sdt>
                <w:sdtPr>
                  <w:tag w:val="goog_rdk_86"/>
                  <w:id w:val="-1908048782"/>
                </w:sdtPr>
                <w:sdtContent>
                  <w:p w14:paraId="49E461DD" w14:textId="77777777" w:rsidR="00111B7B" w:rsidRDefault="00000000" w:rsidP="00F35594">
                    <w:pPr>
                      <w:spacing w:before="0" w:line="278" w:lineRule="auto"/>
                      <w:jc w:val="center"/>
                      <w:rPr>
                        <w:del w:id="138" w:author="Author"/>
                        <w:color w:val="000000"/>
                      </w:rPr>
                    </w:pPr>
                    <w:sdt>
                      <w:sdtPr>
                        <w:tag w:val="goog_rdk_85"/>
                        <w:id w:val="-352431326"/>
                      </w:sdtPr>
                      <w:sdtContent>
                        <w:del w:id="139" w:author="Author">
                          <w:r w:rsidR="00111B7B">
                            <w:rPr>
                              <w:i/>
                              <w:iCs/>
                              <w:color w:val="000000"/>
                            </w:rPr>
                            <w:delText xml:space="preserve">Due 12 months </w:delText>
                          </w:r>
                          <w:r w:rsidR="00111B7B">
                            <w:rPr>
                              <w:i/>
                              <w:iCs/>
                            </w:rPr>
                            <w:delText>prior to expiration</w:delText>
                          </w:r>
                        </w:del>
                      </w:sdtContent>
                    </w:sdt>
                  </w:p>
                </w:sdtContent>
              </w:sdt>
            </w:tc>
          </w:tr>
        </w:sdtContent>
      </w:sdt>
      <w:sdt>
        <w:sdtPr>
          <w:tag w:val="goog_rdk_87"/>
          <w:id w:val="103660206"/>
        </w:sdtPr>
        <w:sdtContent>
          <w:tr w:rsidR="00111B7B" w14:paraId="36E168B0" w14:textId="77777777" w:rsidTr="00F35594">
            <w:trPr>
              <w:cantSplit/>
              <w:del w:id="140"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89"/>
                  <w:id w:val="-1989311848"/>
                </w:sdtPr>
                <w:sdtContent>
                  <w:p w14:paraId="4AE3F0EB" w14:textId="77777777" w:rsidR="00111B7B" w:rsidRDefault="00000000" w:rsidP="00F35594">
                    <w:pPr>
                      <w:spacing w:before="0" w:line="278" w:lineRule="auto"/>
                      <w:rPr>
                        <w:del w:id="141" w:author="Author"/>
                      </w:rPr>
                    </w:pPr>
                    <w:sdt>
                      <w:sdtPr>
                        <w:tag w:val="goog_rdk_88"/>
                        <w:id w:val="549466629"/>
                      </w:sdtPr>
                      <w:sdtContent>
                        <w:del w:id="142" w:author="Author">
                          <w:r w:rsidR="00111B7B">
                            <w:rPr>
                              <w:color w:val="000000"/>
                            </w:rPr>
                            <w:delText xml:space="preserve">Controlling Beneficial Owner </w:delText>
                          </w:r>
                          <w:r w:rsidR="00111B7B">
                            <w:delText>–</w:delText>
                          </w:r>
                          <w:r w:rsidR="00111B7B">
                            <w:rPr>
                              <w:color w:val="000000"/>
                            </w:rPr>
                            <w:delText xml:space="preserve"> Natural Person</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1"/>
                  <w:id w:val="1101280272"/>
                </w:sdtPr>
                <w:sdtContent>
                  <w:p w14:paraId="259E52BF" w14:textId="77777777" w:rsidR="00111B7B" w:rsidRDefault="00000000" w:rsidP="00F35594">
                    <w:pPr>
                      <w:spacing w:before="0" w:line="278" w:lineRule="auto"/>
                      <w:jc w:val="center"/>
                      <w:rPr>
                        <w:del w:id="143" w:author="Author"/>
                      </w:rPr>
                    </w:pPr>
                    <w:sdt>
                      <w:sdtPr>
                        <w:tag w:val="goog_rdk_90"/>
                        <w:id w:val="1556305164"/>
                      </w:sdtPr>
                      <w:sdtContent>
                        <w:del w:id="144" w:author="Author">
                          <w:r w:rsidR="00111B7B">
                            <w:delText>$180.00</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vAlign w:val="center"/>
              </w:tcPr>
              <w:sdt>
                <w:sdtPr>
                  <w:tag w:val="goog_rdk_93"/>
                  <w:id w:val="-1456622885"/>
                </w:sdtPr>
                <w:sdtContent>
                  <w:p w14:paraId="45D92807" w14:textId="77777777" w:rsidR="00111B7B" w:rsidRDefault="00000000" w:rsidP="00F35594">
                    <w:pPr>
                      <w:spacing w:before="0"/>
                      <w:jc w:val="center"/>
                      <w:rPr>
                        <w:del w:id="145" w:author="Author"/>
                        <w:color w:val="000000"/>
                      </w:rPr>
                    </w:pPr>
                    <w:sdt>
                      <w:sdtPr>
                        <w:tag w:val="goog_rdk_92"/>
                        <w:id w:val="284531984"/>
                      </w:sdtPr>
                      <w:sdtContent>
                        <w:del w:id="146" w:author="Author">
                          <w:r w:rsidR="00111B7B">
                            <w:delText>$180.00</w:delText>
                          </w:r>
                        </w:del>
                      </w:sdtContent>
                    </w:sdt>
                  </w:p>
                </w:sdtContent>
              </w:sdt>
            </w:tc>
          </w:tr>
        </w:sdtContent>
      </w:sdt>
      <w:sdt>
        <w:sdtPr>
          <w:tag w:val="goog_rdk_94"/>
          <w:id w:val="554372829"/>
        </w:sdtPr>
        <w:sdtContent>
          <w:tr w:rsidR="00111B7B" w14:paraId="5748F620" w14:textId="77777777" w:rsidTr="00F35594">
            <w:trPr>
              <w:cantSplit/>
              <w:del w:id="147"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6"/>
                  <w:id w:val="-404312387"/>
                </w:sdtPr>
                <w:sdtContent>
                  <w:p w14:paraId="007A011B" w14:textId="77777777" w:rsidR="00111B7B" w:rsidRDefault="00000000" w:rsidP="00F35594">
                    <w:pPr>
                      <w:spacing w:before="0" w:line="278" w:lineRule="auto"/>
                      <w:rPr>
                        <w:del w:id="148" w:author="Author"/>
                      </w:rPr>
                    </w:pPr>
                    <w:sdt>
                      <w:sdtPr>
                        <w:tag w:val="goog_rdk_95"/>
                        <w:id w:val="-1067293267"/>
                      </w:sdtPr>
                      <w:sdtContent>
                        <w:del w:id="149" w:author="Author">
                          <w:r w:rsidR="00111B7B">
                            <w:rPr>
                              <w:color w:val="000000"/>
                            </w:rPr>
                            <w:delText>Passive Beneficial Owner</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8"/>
                  <w:id w:val="63025846"/>
                </w:sdtPr>
                <w:sdtContent>
                  <w:p w14:paraId="63892220" w14:textId="77777777" w:rsidR="00111B7B" w:rsidRDefault="00000000" w:rsidP="00F35594">
                    <w:pPr>
                      <w:spacing w:before="0" w:line="278" w:lineRule="auto"/>
                      <w:jc w:val="center"/>
                      <w:rPr>
                        <w:del w:id="150" w:author="Author"/>
                      </w:rPr>
                    </w:pPr>
                    <w:sdt>
                      <w:sdtPr>
                        <w:tag w:val="goog_rdk_97"/>
                        <w:id w:val="-759155763"/>
                      </w:sdtPr>
                      <w:sdtContent>
                        <w:del w:id="151" w:author="Author">
                          <w:r w:rsidR="00111B7B">
                            <w:delText>$180.00</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vAlign w:val="center"/>
              </w:tcPr>
              <w:sdt>
                <w:sdtPr>
                  <w:tag w:val="goog_rdk_100"/>
                  <w:id w:val="572996385"/>
                </w:sdtPr>
                <w:sdtContent>
                  <w:p w14:paraId="1EEF241C" w14:textId="77777777" w:rsidR="00111B7B" w:rsidRDefault="00000000" w:rsidP="00F35594">
                    <w:pPr>
                      <w:spacing w:before="0"/>
                      <w:jc w:val="center"/>
                      <w:rPr>
                        <w:del w:id="152" w:author="Author"/>
                        <w:color w:val="000000"/>
                      </w:rPr>
                    </w:pPr>
                    <w:sdt>
                      <w:sdtPr>
                        <w:tag w:val="goog_rdk_99"/>
                        <w:id w:val="1813951462"/>
                      </w:sdtPr>
                      <w:sdtContent>
                        <w:del w:id="153" w:author="Author">
                          <w:r w:rsidR="00111B7B">
                            <w:delText>$180.00</w:delText>
                          </w:r>
                        </w:del>
                      </w:sdtContent>
                    </w:sdt>
                  </w:p>
                </w:sdtContent>
              </w:sdt>
            </w:tc>
          </w:tr>
        </w:sdtContent>
      </w:sdt>
      <w:sdt>
        <w:sdtPr>
          <w:tag w:val="goog_rdk_101"/>
          <w:id w:val="93398928"/>
        </w:sdtPr>
        <w:sdtContent>
          <w:tr w:rsidR="00111B7B" w14:paraId="1F925EE2" w14:textId="77777777" w:rsidTr="00F35594">
            <w:trPr>
              <w:cantSplit/>
              <w:del w:id="154"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03"/>
                  <w:id w:val="-1696389925"/>
                </w:sdtPr>
                <w:sdtContent>
                  <w:p w14:paraId="25170D0F" w14:textId="77777777" w:rsidR="00111B7B" w:rsidRDefault="00000000" w:rsidP="00F35594">
                    <w:pPr>
                      <w:spacing w:before="0"/>
                      <w:rPr>
                        <w:del w:id="155" w:author="Author"/>
                        <w:color w:val="000000"/>
                      </w:rPr>
                    </w:pPr>
                    <w:sdt>
                      <w:sdtPr>
                        <w:tag w:val="goog_rdk_102"/>
                        <w:id w:val="137148512"/>
                      </w:sdtPr>
                      <w:sdtContent>
                        <w:del w:id="156" w:author="Author">
                          <w:r w:rsidR="00111B7B">
                            <w:delText>Controlling Beneficial Owner – Owner Entity:</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05"/>
                  <w:id w:val="957076582"/>
                </w:sdtPr>
                <w:sdtContent>
                  <w:p w14:paraId="005CAD5A" w14:textId="77777777" w:rsidR="00111B7B" w:rsidRDefault="00000000" w:rsidP="00F35594">
                    <w:pPr>
                      <w:spacing w:before="0" w:line="278" w:lineRule="auto"/>
                      <w:jc w:val="center"/>
                      <w:rPr>
                        <w:del w:id="157" w:author="Author"/>
                      </w:rPr>
                    </w:pPr>
                    <w:sdt>
                      <w:sdtPr>
                        <w:tag w:val="goog_rdk_104"/>
                        <w:id w:val="-2054842255"/>
                      </w:sdtPr>
                      <w:sdtContent/>
                    </w:sdt>
                  </w:p>
                </w:sdtContent>
              </w:sdt>
            </w:tc>
            <w:tc>
              <w:tcPr>
                <w:tcW w:w="2880" w:type="dxa"/>
                <w:tcBorders>
                  <w:top w:val="single" w:sz="8" w:space="0" w:color="000000"/>
                  <w:left w:val="single" w:sz="8" w:space="0" w:color="000000"/>
                  <w:bottom w:val="single" w:sz="8" w:space="0" w:color="000000"/>
                  <w:right w:val="single" w:sz="8" w:space="0" w:color="000000"/>
                </w:tcBorders>
              </w:tcPr>
              <w:sdt>
                <w:sdtPr>
                  <w:tag w:val="goog_rdk_107"/>
                  <w:id w:val="941268130"/>
                </w:sdtPr>
                <w:sdtContent>
                  <w:p w14:paraId="7E73124F" w14:textId="77777777" w:rsidR="00111B7B" w:rsidRDefault="00000000" w:rsidP="00F35594">
                    <w:pPr>
                      <w:spacing w:before="0" w:line="278" w:lineRule="auto"/>
                      <w:jc w:val="center"/>
                      <w:rPr>
                        <w:del w:id="158" w:author="Author"/>
                      </w:rPr>
                    </w:pPr>
                    <w:sdt>
                      <w:sdtPr>
                        <w:tag w:val="goog_rdk_106"/>
                        <w:id w:val="1547060796"/>
                      </w:sdtPr>
                      <w:sdtContent/>
                    </w:sdt>
                  </w:p>
                </w:sdtContent>
              </w:sdt>
            </w:tc>
          </w:tr>
        </w:sdtContent>
      </w:sdt>
      <w:sdt>
        <w:sdtPr>
          <w:tag w:val="goog_rdk_108"/>
          <w:id w:val="605492418"/>
        </w:sdtPr>
        <w:sdtContent>
          <w:tr w:rsidR="00111B7B" w14:paraId="4A77CC41" w14:textId="77777777" w:rsidTr="00F35594">
            <w:trPr>
              <w:cantSplit/>
              <w:del w:id="159"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10"/>
                  <w:id w:val="735774715"/>
                </w:sdtPr>
                <w:sdtContent>
                  <w:p w14:paraId="4D4EC178" w14:textId="77777777" w:rsidR="00111B7B" w:rsidRDefault="00000000" w:rsidP="00F35594">
                    <w:pPr>
                      <w:spacing w:before="0"/>
                      <w:ind w:left="720"/>
                      <w:rPr>
                        <w:del w:id="160" w:author="Author"/>
                        <w:color w:val="000000"/>
                      </w:rPr>
                    </w:pPr>
                    <w:sdt>
                      <w:sdtPr>
                        <w:tag w:val="goog_rdk_109"/>
                        <w:id w:val="395170544"/>
                      </w:sdtPr>
                      <w:sdtContent>
                        <w:del w:id="161" w:author="Author">
                          <w:r w:rsidR="00111B7B">
                            <w:delText>Level 1: One (1) to four (4) Controlling Beneficial Owners and/or Owner Entities</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12"/>
                  <w:id w:val="1390241910"/>
                </w:sdtPr>
                <w:sdtContent>
                  <w:p w14:paraId="6160E95D" w14:textId="77777777" w:rsidR="00111B7B" w:rsidRDefault="00000000" w:rsidP="00F35594">
                    <w:pPr>
                      <w:spacing w:before="0" w:line="278" w:lineRule="auto"/>
                      <w:jc w:val="center"/>
                      <w:rPr>
                        <w:del w:id="162" w:author="Author"/>
                      </w:rPr>
                    </w:pPr>
                    <w:sdt>
                      <w:sdtPr>
                        <w:tag w:val="goog_rdk_111"/>
                        <w:id w:val="910576644"/>
                      </w:sdtPr>
                      <w:sdtContent>
                        <w:del w:id="163" w:author="Author">
                          <w:r w:rsidR="00111B7B">
                            <w:delText>$180.00</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vAlign w:val="center"/>
              </w:tcPr>
              <w:sdt>
                <w:sdtPr>
                  <w:tag w:val="goog_rdk_114"/>
                  <w:id w:val="-720186650"/>
                </w:sdtPr>
                <w:sdtContent>
                  <w:p w14:paraId="5DE58DA5" w14:textId="77777777" w:rsidR="00111B7B" w:rsidRDefault="00000000" w:rsidP="00F35594">
                    <w:pPr>
                      <w:spacing w:before="0" w:line="278" w:lineRule="auto"/>
                      <w:jc w:val="center"/>
                      <w:rPr>
                        <w:del w:id="164" w:author="Author"/>
                      </w:rPr>
                    </w:pPr>
                    <w:sdt>
                      <w:sdtPr>
                        <w:tag w:val="goog_rdk_113"/>
                        <w:id w:val="-856034712"/>
                      </w:sdtPr>
                      <w:sdtContent>
                        <w:del w:id="165" w:author="Author">
                          <w:r w:rsidR="00111B7B">
                            <w:delText>$180.00</w:delText>
                          </w:r>
                        </w:del>
                      </w:sdtContent>
                    </w:sdt>
                  </w:p>
                </w:sdtContent>
              </w:sdt>
            </w:tc>
          </w:tr>
        </w:sdtContent>
      </w:sdt>
      <w:sdt>
        <w:sdtPr>
          <w:tag w:val="goog_rdk_115"/>
          <w:id w:val="1732552408"/>
        </w:sdtPr>
        <w:sdtContent>
          <w:tr w:rsidR="00111B7B" w14:paraId="2E26D237" w14:textId="77777777" w:rsidTr="00F35594">
            <w:trPr>
              <w:cantSplit/>
              <w:del w:id="166"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17"/>
                  <w:id w:val="208587349"/>
                </w:sdtPr>
                <w:sdtContent>
                  <w:p w14:paraId="70E3C73B" w14:textId="77777777" w:rsidR="00111B7B" w:rsidRDefault="00000000" w:rsidP="00F35594">
                    <w:pPr>
                      <w:spacing w:before="0"/>
                      <w:ind w:left="720"/>
                      <w:rPr>
                        <w:del w:id="167" w:author="Author"/>
                        <w:color w:val="000000"/>
                      </w:rPr>
                    </w:pPr>
                    <w:sdt>
                      <w:sdtPr>
                        <w:tag w:val="goog_rdk_116"/>
                        <w:id w:val="-410769078"/>
                      </w:sdtPr>
                      <w:sdtContent>
                        <w:del w:id="168" w:author="Author">
                          <w:r w:rsidR="00111B7B">
                            <w:delText>Level 2: Five (5) to nine (9) Controlling Beneficial Owners and/or Owner Entities</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19"/>
                  <w:id w:val="-927007735"/>
                </w:sdtPr>
                <w:sdtContent>
                  <w:p w14:paraId="6D5F18AB" w14:textId="77777777" w:rsidR="00111B7B" w:rsidRDefault="00000000" w:rsidP="00F35594">
                    <w:pPr>
                      <w:spacing w:before="0" w:line="278" w:lineRule="auto"/>
                      <w:jc w:val="center"/>
                      <w:rPr>
                        <w:del w:id="169" w:author="Author"/>
                      </w:rPr>
                    </w:pPr>
                    <w:sdt>
                      <w:sdtPr>
                        <w:tag w:val="goog_rdk_118"/>
                        <w:id w:val="237542293"/>
                      </w:sdtPr>
                      <w:sdtContent>
                        <w:del w:id="170" w:author="Author">
                          <w:r w:rsidR="00111B7B">
                            <w:delText>$275.00</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vAlign w:val="center"/>
              </w:tcPr>
              <w:sdt>
                <w:sdtPr>
                  <w:tag w:val="goog_rdk_121"/>
                  <w:id w:val="-1709962339"/>
                </w:sdtPr>
                <w:sdtContent>
                  <w:p w14:paraId="74424A3C" w14:textId="77777777" w:rsidR="00111B7B" w:rsidRDefault="00000000" w:rsidP="00F35594">
                    <w:pPr>
                      <w:spacing w:before="0" w:line="278" w:lineRule="auto"/>
                      <w:jc w:val="center"/>
                      <w:rPr>
                        <w:del w:id="171" w:author="Author"/>
                      </w:rPr>
                    </w:pPr>
                    <w:sdt>
                      <w:sdtPr>
                        <w:tag w:val="goog_rdk_120"/>
                        <w:id w:val="-764339883"/>
                      </w:sdtPr>
                      <w:sdtContent>
                        <w:del w:id="172" w:author="Author">
                          <w:r w:rsidR="00111B7B">
                            <w:delText>$275.00</w:delText>
                          </w:r>
                        </w:del>
                      </w:sdtContent>
                    </w:sdt>
                  </w:p>
                </w:sdtContent>
              </w:sdt>
            </w:tc>
          </w:tr>
        </w:sdtContent>
      </w:sdt>
      <w:sdt>
        <w:sdtPr>
          <w:tag w:val="goog_rdk_122"/>
          <w:id w:val="-525959294"/>
        </w:sdtPr>
        <w:sdtContent>
          <w:tr w:rsidR="00111B7B" w14:paraId="31E2B302" w14:textId="77777777" w:rsidTr="00F35594">
            <w:trPr>
              <w:cantSplit/>
              <w:del w:id="173"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24"/>
                  <w:id w:val="-1817102560"/>
                </w:sdtPr>
                <w:sdtContent>
                  <w:p w14:paraId="225B498B" w14:textId="77777777" w:rsidR="00111B7B" w:rsidRDefault="00000000" w:rsidP="00F35594">
                    <w:pPr>
                      <w:spacing w:before="0"/>
                      <w:ind w:left="720"/>
                      <w:rPr>
                        <w:del w:id="174" w:author="Author"/>
                        <w:color w:val="000000"/>
                      </w:rPr>
                    </w:pPr>
                    <w:sdt>
                      <w:sdtPr>
                        <w:tag w:val="goog_rdk_123"/>
                        <w:id w:val="-61533217"/>
                      </w:sdtPr>
                      <w:sdtContent>
                        <w:del w:id="175" w:author="Author">
                          <w:r w:rsidR="00111B7B">
                            <w:delText>Level 3: Ten (10) or more Controlling Beneficial Owners and/or Owner Entities</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26"/>
                  <w:id w:val="1207206527"/>
                </w:sdtPr>
                <w:sdtContent>
                  <w:p w14:paraId="232130DD" w14:textId="77777777" w:rsidR="00111B7B" w:rsidRDefault="00000000" w:rsidP="00F35594">
                    <w:pPr>
                      <w:spacing w:before="0" w:line="278" w:lineRule="auto"/>
                      <w:jc w:val="center"/>
                      <w:rPr>
                        <w:del w:id="176" w:author="Author"/>
                      </w:rPr>
                    </w:pPr>
                    <w:sdt>
                      <w:sdtPr>
                        <w:tag w:val="goog_rdk_125"/>
                        <w:id w:val="1495326275"/>
                      </w:sdtPr>
                      <w:sdtContent>
                        <w:del w:id="177" w:author="Author">
                          <w:r w:rsidR="00111B7B">
                            <w:delText>$360.00</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vAlign w:val="center"/>
              </w:tcPr>
              <w:sdt>
                <w:sdtPr>
                  <w:tag w:val="goog_rdk_128"/>
                  <w:id w:val="1156125727"/>
                </w:sdtPr>
                <w:sdtContent>
                  <w:p w14:paraId="4B5C602E" w14:textId="77777777" w:rsidR="00111B7B" w:rsidRDefault="00000000" w:rsidP="00F35594">
                    <w:pPr>
                      <w:spacing w:before="0" w:line="278" w:lineRule="auto"/>
                      <w:jc w:val="center"/>
                      <w:rPr>
                        <w:del w:id="178" w:author="Author"/>
                      </w:rPr>
                    </w:pPr>
                    <w:sdt>
                      <w:sdtPr>
                        <w:tag w:val="goog_rdk_127"/>
                        <w:id w:val="740689168"/>
                      </w:sdtPr>
                      <w:sdtContent>
                        <w:del w:id="179" w:author="Author">
                          <w:r w:rsidR="00111B7B">
                            <w:delText>$360.00</w:delText>
                          </w:r>
                        </w:del>
                      </w:sdtContent>
                    </w:sdt>
                  </w:p>
                </w:sdtContent>
              </w:sdt>
            </w:tc>
          </w:tr>
        </w:sdtContent>
      </w:sdt>
      <w:sdt>
        <w:sdtPr>
          <w:tag w:val="goog_rdk_129"/>
          <w:id w:val="-1065895621"/>
        </w:sdtPr>
        <w:sdtContent>
          <w:tr w:rsidR="00111B7B" w14:paraId="69C8269F" w14:textId="77777777" w:rsidTr="00F35594">
            <w:trPr>
              <w:cantSplit/>
              <w:del w:id="180"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1"/>
                  <w:id w:val="-346320794"/>
                </w:sdtPr>
                <w:sdtContent>
                  <w:p w14:paraId="60FA1596" w14:textId="77777777" w:rsidR="00111B7B" w:rsidRDefault="00000000" w:rsidP="00F35594">
                    <w:pPr>
                      <w:spacing w:before="0"/>
                      <w:rPr>
                        <w:del w:id="181" w:author="Author"/>
                        <w:color w:val="000000"/>
                      </w:rPr>
                    </w:pPr>
                    <w:sdt>
                      <w:sdtPr>
                        <w:tag w:val="goog_rdk_130"/>
                        <w:id w:val="522958170"/>
                      </w:sdtPr>
                      <w:sdtContent>
                        <w:del w:id="182" w:author="Author">
                          <w:r w:rsidR="00111B7B">
                            <w:delText>Controlling Beneficial Owner – Publicly Traded Corporation (PTC)</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3"/>
                  <w:id w:val="1258567414"/>
                </w:sdtPr>
                <w:sdtContent>
                  <w:p w14:paraId="751B0EBB" w14:textId="77777777" w:rsidR="00111B7B" w:rsidRDefault="00000000" w:rsidP="00F35594">
                    <w:pPr>
                      <w:spacing w:before="0" w:line="278" w:lineRule="auto"/>
                      <w:jc w:val="center"/>
                      <w:rPr>
                        <w:del w:id="183" w:author="Author"/>
                      </w:rPr>
                    </w:pPr>
                    <w:sdt>
                      <w:sdtPr>
                        <w:tag w:val="goog_rdk_132"/>
                        <w:id w:val="-534334841"/>
                      </w:sdtPr>
                      <w:sdtContent>
                        <w:del w:id="184" w:author="Author">
                          <w:r w:rsidR="00111B7B">
                            <w:delText>$4,390.00</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vAlign w:val="center"/>
              </w:tcPr>
              <w:sdt>
                <w:sdtPr>
                  <w:tag w:val="goog_rdk_135"/>
                  <w:id w:val="-1832857379"/>
                </w:sdtPr>
                <w:sdtContent>
                  <w:p w14:paraId="2A1103B6" w14:textId="77777777" w:rsidR="00111B7B" w:rsidRDefault="00000000" w:rsidP="00F35594">
                    <w:pPr>
                      <w:spacing w:before="0" w:line="278" w:lineRule="auto"/>
                      <w:jc w:val="center"/>
                      <w:rPr>
                        <w:del w:id="185" w:author="Author"/>
                      </w:rPr>
                    </w:pPr>
                    <w:sdt>
                      <w:sdtPr>
                        <w:tag w:val="goog_rdk_134"/>
                        <w:id w:val="-1572196501"/>
                      </w:sdtPr>
                      <w:sdtContent>
                        <w:del w:id="186" w:author="Author">
                          <w:r w:rsidR="00111B7B">
                            <w:delText>$4,390.00</w:delText>
                          </w:r>
                        </w:del>
                      </w:sdtContent>
                    </w:sdt>
                  </w:p>
                </w:sdtContent>
              </w:sdt>
            </w:tc>
          </w:tr>
        </w:sdtContent>
      </w:sdt>
      <w:sdt>
        <w:sdtPr>
          <w:tag w:val="goog_rdk_136"/>
          <w:id w:val="-1742886653"/>
        </w:sdtPr>
        <w:sdtContent>
          <w:tr w:rsidR="00111B7B" w14:paraId="370E5947" w14:textId="77777777" w:rsidTr="00F35594">
            <w:trPr>
              <w:cantSplit/>
              <w:del w:id="187" w:author="Autho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8"/>
                  <w:id w:val="-1649113538"/>
                </w:sdtPr>
                <w:sdtContent>
                  <w:p w14:paraId="3E7E82DF" w14:textId="77777777" w:rsidR="00111B7B" w:rsidRDefault="00000000" w:rsidP="00F35594">
                    <w:pPr>
                      <w:spacing w:before="0"/>
                      <w:rPr>
                        <w:del w:id="188" w:author="Author"/>
                        <w:color w:val="000000"/>
                      </w:rPr>
                    </w:pPr>
                    <w:sdt>
                      <w:sdtPr>
                        <w:tag w:val="goog_rdk_137"/>
                        <w:id w:val="-1276964524"/>
                      </w:sdtPr>
                      <w:sdtContent>
                        <w:del w:id="189" w:author="Author">
                          <w:r w:rsidR="00111B7B">
                            <w:delText>Controlling Beneficial Owner – Qualified Private Fund – Qualified Institutional Investor – Trust</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40"/>
                  <w:id w:val="712265959"/>
                </w:sdtPr>
                <w:sdtContent>
                  <w:p w14:paraId="166F6813" w14:textId="77777777" w:rsidR="00111B7B" w:rsidRDefault="00000000" w:rsidP="00F35594">
                    <w:pPr>
                      <w:spacing w:before="0" w:line="278" w:lineRule="auto"/>
                      <w:jc w:val="center"/>
                      <w:rPr>
                        <w:del w:id="190" w:author="Author"/>
                      </w:rPr>
                    </w:pPr>
                    <w:sdt>
                      <w:sdtPr>
                        <w:tag w:val="goog_rdk_139"/>
                        <w:id w:val="2038179414"/>
                      </w:sdtPr>
                      <w:sdtContent>
                        <w:del w:id="191" w:author="Author">
                          <w:r w:rsidR="00111B7B">
                            <w:delText>$895.00</w:delText>
                          </w:r>
                        </w:del>
                      </w:sdtContent>
                    </w:sdt>
                  </w:p>
                </w:sdtContent>
              </w:sdt>
            </w:tc>
            <w:tc>
              <w:tcPr>
                <w:tcW w:w="2880" w:type="dxa"/>
                <w:tcBorders>
                  <w:top w:val="single" w:sz="8" w:space="0" w:color="000000"/>
                  <w:left w:val="single" w:sz="8" w:space="0" w:color="000000"/>
                  <w:bottom w:val="single" w:sz="8" w:space="0" w:color="000000"/>
                  <w:right w:val="single" w:sz="8" w:space="0" w:color="000000"/>
                </w:tcBorders>
                <w:vAlign w:val="center"/>
              </w:tcPr>
              <w:sdt>
                <w:sdtPr>
                  <w:tag w:val="goog_rdk_142"/>
                  <w:id w:val="634480163"/>
                </w:sdtPr>
                <w:sdtContent>
                  <w:p w14:paraId="4AF86A2F" w14:textId="77777777" w:rsidR="00111B7B" w:rsidRDefault="00000000" w:rsidP="00F35594">
                    <w:pPr>
                      <w:spacing w:before="0" w:line="278" w:lineRule="auto"/>
                      <w:jc w:val="center"/>
                      <w:rPr>
                        <w:del w:id="192" w:author="Author"/>
                      </w:rPr>
                    </w:pPr>
                    <w:sdt>
                      <w:sdtPr>
                        <w:tag w:val="goog_rdk_141"/>
                        <w:id w:val="198973170"/>
                      </w:sdtPr>
                      <w:sdtContent>
                        <w:del w:id="193" w:author="Author">
                          <w:r w:rsidR="00111B7B">
                            <w:delText>$895.00</w:delText>
                          </w:r>
                        </w:del>
                      </w:sdtContent>
                    </w:sdt>
                  </w:p>
                </w:sdtContent>
              </w:sdt>
            </w:tc>
          </w:tr>
        </w:sdtContent>
      </w:sdt>
    </w:tbl>
    <w:sdt>
      <w:sdtPr>
        <w:tag w:val="goog_rdk_144"/>
        <w:id w:val="1142326765"/>
      </w:sdtPr>
      <w:sdtContent>
        <w:p w14:paraId="3C83C838" w14:textId="77777777" w:rsidR="00111B7B" w:rsidRDefault="00000000">
          <w:pPr>
            <w:tabs>
              <w:tab w:val="left" w:pos="720"/>
              <w:tab w:val="left" w:pos="1440"/>
              <w:tab w:val="left" w:pos="2160"/>
            </w:tabs>
            <w:spacing w:before="160" w:after="160" w:line="278" w:lineRule="auto"/>
            <w:rPr>
              <w:del w:id="194" w:author="Author"/>
            </w:rPr>
            <w:pPrChange w:id="195" w:author="Author">
              <w:pPr>
                <w:tabs>
                  <w:tab w:val="left" w:pos="720"/>
                  <w:tab w:val="left" w:pos="1440"/>
                  <w:tab w:val="left" w:pos="2160"/>
                </w:tabs>
                <w:ind w:left="2160" w:hanging="720"/>
              </w:pPr>
            </w:pPrChange>
          </w:pPr>
          <w:sdt>
            <w:sdtPr>
              <w:tag w:val="goog_rdk_143"/>
              <w:id w:val="-1384969151"/>
            </w:sdtPr>
            <w:sdtContent>
              <w:del w:id="196" w:author="Author">
                <w:r w:rsidR="00111B7B">
                  <w:delText>c.</w:delText>
                </w:r>
                <w:r w:rsidR="00111B7B">
                  <w:tab/>
                </w:r>
                <w:r w:rsidR="00111B7B">
                  <w:rPr>
                    <w:u w:val="single"/>
                  </w:rPr>
                  <w:delText>When Fees Are Due</w:delText>
                </w:r>
                <w:r w:rsidR="00111B7B">
                  <w:delText>.</w:delText>
                </w:r>
              </w:del>
            </w:sdtContent>
          </w:sdt>
        </w:p>
      </w:sdtContent>
    </w:sdt>
    <w:sdt>
      <w:sdtPr>
        <w:tag w:val="goog_rdk_146"/>
        <w:id w:val="-2035918856"/>
      </w:sdtPr>
      <w:sdtContent>
        <w:p w14:paraId="26A4D480" w14:textId="77777777" w:rsidR="00111B7B" w:rsidRDefault="00000000" w:rsidP="00111B7B">
          <w:pPr>
            <w:tabs>
              <w:tab w:val="left" w:pos="720"/>
              <w:tab w:val="left" w:pos="1440"/>
              <w:tab w:val="left" w:pos="2160"/>
            </w:tabs>
            <w:ind w:left="2880" w:hanging="720"/>
            <w:rPr>
              <w:del w:id="197" w:author="Author"/>
            </w:rPr>
          </w:pPr>
          <w:sdt>
            <w:sdtPr>
              <w:tag w:val="goog_rdk_145"/>
              <w:id w:val="1029133450"/>
            </w:sdtPr>
            <w:sdtContent>
              <w:del w:id="198" w:author="Author">
                <w:r w:rsidR="00111B7B">
                  <w:delText>i.</w:delText>
                </w:r>
                <w:r w:rsidR="00111B7B">
                  <w:tab/>
                  <w:delText>The application fee must be submitted with the request for finding of suitability or application.</w:delText>
                </w:r>
              </w:del>
            </w:sdtContent>
          </w:sdt>
        </w:p>
      </w:sdtContent>
    </w:sdt>
    <w:sdt>
      <w:sdtPr>
        <w:tag w:val="goog_rdk_148"/>
        <w:id w:val="434398330"/>
      </w:sdtPr>
      <w:sdtContent>
        <w:p w14:paraId="1C790945" w14:textId="77777777" w:rsidR="00111B7B" w:rsidRDefault="00000000" w:rsidP="00111B7B">
          <w:pPr>
            <w:tabs>
              <w:tab w:val="left" w:pos="720"/>
              <w:tab w:val="left" w:pos="1440"/>
              <w:tab w:val="left" w:pos="2160"/>
            </w:tabs>
            <w:ind w:left="2880" w:hanging="720"/>
            <w:rPr>
              <w:del w:id="199" w:author="Author"/>
            </w:rPr>
          </w:pPr>
          <w:sdt>
            <w:sdtPr>
              <w:tag w:val="goog_rdk_147"/>
              <w:id w:val="-669580748"/>
            </w:sdtPr>
            <w:sdtContent>
              <w:del w:id="200" w:author="Author">
                <w:r w:rsidR="00111B7B">
                  <w:delText>ii.</w:delText>
                </w:r>
                <w:r w:rsidR="00111B7B">
                  <w:tab/>
                  <w:delText>The first License fee payment must be submitted with the application to associate an approved finding of suitability to a Regulated Marijuana Business License, such as an application for a new Regulated Marijuana Business License pursuant to Rule 2-220 or a Change of Controlling Beneficial Owner application pursuant to Rule 2-245.</w:delText>
                </w:r>
              </w:del>
            </w:sdtContent>
          </w:sdt>
        </w:p>
      </w:sdtContent>
    </w:sdt>
    <w:sdt>
      <w:sdtPr>
        <w:tag w:val="goog_rdk_150"/>
        <w:id w:val="1362364616"/>
      </w:sdtPr>
      <w:sdtContent>
        <w:p w14:paraId="6A655C94" w14:textId="77777777" w:rsidR="00111B7B" w:rsidRDefault="00000000" w:rsidP="00111B7B">
          <w:pPr>
            <w:tabs>
              <w:tab w:val="left" w:pos="720"/>
              <w:tab w:val="left" w:pos="1440"/>
              <w:tab w:val="left" w:pos="2160"/>
            </w:tabs>
            <w:ind w:left="2880" w:hanging="720"/>
            <w:rPr>
              <w:del w:id="201" w:author="Author"/>
            </w:rPr>
          </w:pPr>
          <w:sdt>
            <w:sdtPr>
              <w:tag w:val="goog_rdk_149"/>
              <w:id w:val="-410286585"/>
            </w:sdtPr>
            <w:sdtContent>
              <w:del w:id="202" w:author="Author">
                <w:r w:rsidR="00111B7B">
                  <w:delText>iii.</w:delText>
                </w:r>
                <w:r w:rsidR="00111B7B">
                  <w:tab/>
                  <w:delText>The second payment must be submitted at least twelve (12) months prior to the License expiration date, unless otherwise mandated by the State Licensing Authority or the Division.</w:delText>
                </w:r>
              </w:del>
            </w:sdtContent>
          </w:sdt>
        </w:p>
      </w:sdtContent>
    </w:sdt>
    <w:p w14:paraId="4D9D82AA" w14:textId="77777777" w:rsidR="00111B7B" w:rsidRDefault="00000000" w:rsidP="00111B7B">
      <w:pPr>
        <w:tabs>
          <w:tab w:val="left" w:pos="720"/>
          <w:tab w:val="left" w:pos="1440"/>
          <w:tab w:val="left" w:pos="2160"/>
        </w:tabs>
        <w:ind w:left="2880" w:hanging="720"/>
      </w:pPr>
      <w:sdt>
        <w:sdtPr>
          <w:tag w:val="goog_rdk_151"/>
          <w:id w:val="-27569316"/>
        </w:sdtPr>
        <w:sdtContent>
          <w:del w:id="203" w:author="Author">
            <w:r w:rsidR="00111B7B">
              <w:delText>iv.</w:delText>
            </w:r>
            <w:r w:rsidR="00111B7B">
              <w:tab/>
              <w:delText>Failure to submit the second payment at least twelve (12) months prior to expiration shall result in disciplinary action, which may include an administrative action, fine, suspension, and revocation of the License.</w:delText>
            </w:r>
          </w:del>
        </w:sdtContent>
      </w:sdt>
    </w:p>
    <w:sdt>
      <w:sdtPr>
        <w:tag w:val="goog_rdk_158"/>
        <w:id w:val="1172146716"/>
      </w:sdtPr>
      <w:sdtContent>
        <w:p w14:paraId="2EAA98FD" w14:textId="77777777" w:rsidR="00111B7B" w:rsidRDefault="00000000" w:rsidP="00111B7B">
          <w:pPr>
            <w:tabs>
              <w:tab w:val="left" w:pos="720"/>
              <w:tab w:val="left" w:pos="1440"/>
              <w:tab w:val="left" w:pos="2160"/>
            </w:tabs>
            <w:ind w:left="720" w:hanging="720"/>
            <w:rPr>
              <w:ins w:id="204" w:author="Author"/>
            </w:rPr>
          </w:pPr>
          <w:sdt>
            <w:sdtPr>
              <w:tag w:val="goog_rdk_153"/>
              <w:id w:val="1734595246"/>
            </w:sdtPr>
            <w:sdtContent>
              <w:sdt>
                <w:sdtPr>
                  <w:tag w:val="goog_rdk_154"/>
                  <w:id w:val="-1199418371"/>
                </w:sdtPr>
                <w:sdtContent>
                  <w:ins w:id="205" w:author="Author">
                    <w:r w:rsidR="00111B7B">
                      <w:t>A.5</w:t>
                    </w:r>
                    <w:r w:rsidR="00111B7B">
                      <w:tab/>
                    </w:r>
                  </w:ins>
                </w:sdtContent>
              </w:sdt>
              <w:customXmlInsRangeStart w:id="206" w:author="Author"/>
              <w:sdt>
                <w:sdtPr>
                  <w:tag w:val="goog_rdk_155"/>
                  <w:id w:val="819808528"/>
                </w:sdtPr>
                <w:sdtContent>
                  <w:customXmlInsRangeEnd w:id="206"/>
                  <w:ins w:id="207" w:author="Author">
                    <w:r w:rsidR="00111B7B">
                      <w:t xml:space="preserve">The following fees apply to all proposed Owners, including natural persons and Entities. The fee for Owner Entities corresponds to the number of Controlling Beneficial Owners of the licensed Regulated Marijuana Business created through the Owner Entity, in accordance with Rule 2-235(A)(2)(a). </w:t>
                    </w:r>
                  </w:ins>
                  <w:customXmlInsRangeStart w:id="208" w:author="Author"/>
                </w:sdtContent>
              </w:sdt>
              <w:customXmlInsRangeEnd w:id="208"/>
              <w:customXmlInsRangeStart w:id="209" w:author="Author"/>
              <w:sdt>
                <w:sdtPr>
                  <w:tag w:val="goog_rdk_156"/>
                  <w:id w:val="-314177364"/>
                </w:sdtPr>
                <w:sdtContent>
                  <w:customXmlInsRangeEnd w:id="209"/>
                  <w:ins w:id="210" w:author="Author">
                    <w:r w:rsidR="00111B7B" w:rsidRPr="00AE6D80">
                      <w:rPr>
                        <w:i/>
                        <w:iCs/>
                        <w:rPrChange w:id="211" w:author="Author">
                          <w:rPr/>
                        </w:rPrChange>
                      </w:rPr>
                      <w:t>See</w:t>
                    </w:r>
                  </w:ins>
                  <w:customXmlInsRangeStart w:id="212" w:author="Author"/>
                </w:sdtContent>
              </w:sdt>
              <w:customXmlInsRangeEnd w:id="212"/>
              <w:customXmlInsRangeStart w:id="213" w:author="Author"/>
              <w:sdt>
                <w:sdtPr>
                  <w:tag w:val="goog_rdk_157"/>
                  <w:id w:val="-714367262"/>
                </w:sdtPr>
                <w:sdtContent>
                  <w:customXmlInsRangeEnd w:id="213"/>
                  <w:ins w:id="214" w:author="Author">
                    <w:r w:rsidR="00111B7B">
                      <w:t xml:space="preserve"> Rule 2-115(A).</w:t>
                    </w:r>
                  </w:ins>
                  <w:customXmlInsRangeStart w:id="215" w:author="Author"/>
                </w:sdtContent>
              </w:sdt>
              <w:customXmlInsRangeEnd w:id="215"/>
            </w:sdtContent>
          </w:sdt>
        </w:p>
      </w:sdtContent>
    </w:sdt>
    <w:sdt>
      <w:sdtPr>
        <w:tag w:val="goog_rdk_166"/>
        <w:id w:val="-2097238966"/>
      </w:sdtPr>
      <w:sdtContent>
        <w:p w14:paraId="61BBE498" w14:textId="77777777" w:rsidR="00111B7B" w:rsidRDefault="00000000" w:rsidP="00111B7B">
          <w:pPr>
            <w:tabs>
              <w:tab w:val="left" w:pos="720"/>
              <w:tab w:val="left" w:pos="1440"/>
              <w:tab w:val="left" w:pos="2160"/>
            </w:tabs>
            <w:ind w:left="1440" w:hanging="720"/>
            <w:rPr>
              <w:ins w:id="216" w:author="Author"/>
            </w:rPr>
          </w:pPr>
          <w:sdt>
            <w:sdtPr>
              <w:tag w:val="goog_rdk_159"/>
              <w:id w:val="-1918693834"/>
            </w:sdtPr>
            <w:sdtContent>
              <w:sdt>
                <w:sdtPr>
                  <w:tag w:val="goog_rdk_160"/>
                  <w:id w:val="-271453826"/>
                </w:sdtPr>
                <w:sdtContent>
                  <w:ins w:id="217" w:author="Author">
                    <w:r w:rsidR="00111B7B">
                      <w:t>1.</w:t>
                    </w:r>
                    <w:r w:rsidR="00111B7B">
                      <w:tab/>
                    </w:r>
                  </w:ins>
                </w:sdtContent>
              </w:sdt>
              <w:customXmlInsRangeStart w:id="218" w:author="Author"/>
              <w:sdt>
                <w:sdtPr>
                  <w:tag w:val="goog_rdk_161"/>
                  <w:id w:val="158300070"/>
                </w:sdtPr>
                <w:sdtContent>
                  <w:customXmlInsRangeEnd w:id="218"/>
                  <w:ins w:id="219" w:author="Author">
                    <w:r w:rsidR="00111B7B" w:rsidRPr="00AE6D80">
                      <w:rPr>
                        <w:u w:val="single"/>
                        <w:rPrChange w:id="220" w:author="Author">
                          <w:rPr/>
                        </w:rPrChange>
                      </w:rPr>
                      <w:t>Application Fees</w:t>
                    </w:r>
                  </w:ins>
                  <w:customXmlInsRangeStart w:id="221" w:author="Author"/>
                </w:sdtContent>
              </w:sdt>
              <w:customXmlInsRangeEnd w:id="221"/>
              <w:customXmlInsRangeStart w:id="222" w:author="Author"/>
              <w:sdt>
                <w:sdtPr>
                  <w:tag w:val="goog_rdk_162"/>
                  <w:id w:val="2007705064"/>
                </w:sdtPr>
                <w:sdtContent>
                  <w:customXmlInsRangeEnd w:id="222"/>
                  <w:ins w:id="223" w:author="Author">
                    <w:r w:rsidR="00111B7B">
                      <w:t xml:space="preserve">. Upon application for an initial Owner License or Owner Entity License, the Applicant must submit a total fee reflecting the finding of </w:t>
                    </w:r>
                  </w:ins>
                  <w:customXmlInsRangeStart w:id="224" w:author="Author"/>
                </w:sdtContent>
              </w:sdt>
              <w:customXmlInsRangeEnd w:id="224"/>
              <w:customXmlInsRangeStart w:id="225" w:author="Author"/>
              <w:sdt>
                <w:sdtPr>
                  <w:tag w:val="goog_rdk_163"/>
                  <w:id w:val="-222094771"/>
                </w:sdtPr>
                <w:sdtContent>
                  <w:customXmlInsRangeEnd w:id="225"/>
                  <w:ins w:id="226" w:author="Author">
                    <w:r w:rsidR="00111B7B">
                      <w:t>suitability</w:t>
                    </w:r>
                  </w:ins>
                  <w:customXmlInsRangeStart w:id="227" w:author="Author"/>
                </w:sdtContent>
              </w:sdt>
              <w:customXmlInsRangeEnd w:id="227"/>
              <w:customXmlInsRangeStart w:id="228" w:author="Author"/>
              <w:sdt>
                <w:sdtPr>
                  <w:tag w:val="goog_rdk_164"/>
                  <w:id w:val="686635440"/>
                </w:sdtPr>
                <w:sdtContent>
                  <w:customXmlInsRangeEnd w:id="228"/>
                  <w:ins w:id="229" w:author="Author">
                    <w:r w:rsidR="00111B7B">
                      <w:t xml:space="preserve"> fee, application fee, and license fee, as follows:</w:t>
                    </w:r>
                  </w:ins>
                  <w:customXmlInsRangeStart w:id="230" w:author="Author"/>
                </w:sdtContent>
              </w:sdt>
              <w:customXmlInsRangeEnd w:id="230"/>
              <w:customXmlInsRangeStart w:id="231" w:author="Author"/>
              <w:sdt>
                <w:sdtPr>
                  <w:tag w:val="goog_rdk_165"/>
                  <w:id w:val="1426382157"/>
                </w:sdtPr>
                <w:sdtContent>
                  <w:customXmlInsRangeEnd w:id="231"/>
                  <w:customXmlInsRangeStart w:id="232" w:author="Author"/>
                </w:sdtContent>
              </w:sdt>
              <w:customXmlInsRangeEnd w:id="232"/>
            </w:sdtContent>
          </w:sdt>
        </w:p>
      </w:sdtContent>
    </w:sdt>
    <w:sdt>
      <w:sdtPr>
        <w:tag w:val="goog_rdk_170"/>
        <w:id w:val="315768530"/>
      </w:sdtPr>
      <w:sdtContent>
        <w:p w14:paraId="003D8E63" w14:textId="77777777" w:rsidR="00111B7B" w:rsidRDefault="00000000" w:rsidP="00111B7B">
          <w:pPr>
            <w:spacing w:before="160" w:after="160" w:line="278" w:lineRule="auto"/>
            <w:rPr>
              <w:ins w:id="233" w:author="Author"/>
            </w:rPr>
          </w:pPr>
          <w:sdt>
            <w:sdtPr>
              <w:tag w:val="goog_rdk_167"/>
              <w:id w:val="-926338030"/>
            </w:sdtPr>
            <w:sdtContent>
              <w:sdt>
                <w:sdtPr>
                  <w:tag w:val="goog_rdk_168"/>
                  <w:id w:val="2022136700"/>
                </w:sdtPr>
                <w:sdtContent>
                  <w:ins w:id="234" w:author="Author">
                    <w:r w:rsidR="00111B7B">
                      <w:rPr>
                        <w:b/>
                        <w:bCs/>
                      </w:rPr>
                      <w:t>2-110(A.5)(1)</w:t>
                    </w:r>
                  </w:ins>
                </w:sdtContent>
              </w:sdt>
              <w:bookmarkStart w:id="235" w:name="_heading=h.ro5inkd849vz" w:colFirst="0" w:colLast="0"/>
              <w:bookmarkEnd w:id="235"/>
              <w:customXmlInsRangeStart w:id="236" w:author="Author"/>
              <w:sdt>
                <w:sdtPr>
                  <w:tag w:val="goog_rdk_169"/>
                  <w:id w:val="1470146057"/>
                </w:sdtPr>
                <w:sdtContent>
                  <w:customXmlInsRangeEnd w:id="236"/>
                  <w:customXmlInsRangeStart w:id="237" w:author="Author"/>
                </w:sdtContent>
              </w:sdt>
              <w:customXmlInsRangeEnd w:id="237"/>
            </w:sdtContent>
          </w:sdt>
        </w:p>
      </w:sdtContent>
    </w:sdt>
    <w:tbl>
      <w:tblPr>
        <w:tblW w:w="9360" w:type="dxa"/>
        <w:tblInd w:w="-90" w:type="dxa"/>
        <w:tblLayout w:type="fixed"/>
        <w:tblLook w:val="0000" w:firstRow="0" w:lastRow="0" w:firstColumn="0" w:lastColumn="0" w:noHBand="0" w:noVBand="0"/>
      </w:tblPr>
      <w:tblGrid>
        <w:gridCol w:w="4680"/>
        <w:gridCol w:w="4680"/>
      </w:tblGrid>
      <w:sdt>
        <w:sdtPr>
          <w:tag w:val="goog_rdk_171"/>
          <w:id w:val="-806441811"/>
        </w:sdtPr>
        <w:sdtContent>
          <w:tr w:rsidR="00111B7B" w14:paraId="64F32FD0" w14:textId="77777777" w:rsidTr="00F35594">
            <w:trPr>
              <w:cantSplit/>
              <w:trHeight w:val="576"/>
              <w:tblHeader/>
              <w:ins w:id="238"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75"/>
                  <w:id w:val="1189496126"/>
                </w:sdtPr>
                <w:sdtContent>
                  <w:p w14:paraId="548C2668" w14:textId="77777777" w:rsidR="00111B7B" w:rsidRPr="00AE6D80" w:rsidRDefault="00000000" w:rsidP="00F35594">
                    <w:pPr>
                      <w:spacing w:before="0" w:line="278" w:lineRule="auto"/>
                      <w:rPr>
                        <w:ins w:id="239" w:author="Author"/>
                        <w:u w:val="single"/>
                        <w:rPrChange w:id="240" w:author="Author">
                          <w:rPr>
                            <w:ins w:id="241" w:author="Author"/>
                          </w:rPr>
                        </w:rPrChange>
                      </w:rPr>
                    </w:pPr>
                    <w:sdt>
                      <w:sdtPr>
                        <w:tag w:val="goog_rdk_172"/>
                        <w:id w:val="-1559832867"/>
                      </w:sdtPr>
                      <w:sdtContent>
                        <w:sdt>
                          <w:sdtPr>
                            <w:tag w:val="goog_rdk_173"/>
                            <w:id w:val="1778167479"/>
                          </w:sdtPr>
                          <w:sdtContent>
                            <w:ins w:id="242" w:author="Author">
                              <w:r w:rsidR="00111B7B" w:rsidRPr="00AE6D80">
                                <w:rPr>
                                  <w:b/>
                                  <w:bCs/>
                                  <w:u w:val="single"/>
                                  <w:rPrChange w:id="243" w:author="Author">
                                    <w:rPr/>
                                  </w:rPrChange>
                                </w:rPr>
                                <w:t>License Type</w:t>
                              </w:r>
                            </w:ins>
                          </w:sdtContent>
                        </w:sdt>
                        <w:customXmlInsRangeStart w:id="244" w:author="Author"/>
                        <w:sdt>
                          <w:sdtPr>
                            <w:tag w:val="goog_rdk_174"/>
                            <w:id w:val="1088863572"/>
                          </w:sdtPr>
                          <w:sdtContent>
                            <w:customXmlInsRangeEnd w:id="244"/>
                            <w:customXmlInsRangeStart w:id="245" w:author="Author"/>
                          </w:sdtContent>
                        </w:sdt>
                        <w:customXmlInsRangeEnd w:id="245"/>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79"/>
                  <w:id w:val="1149560988"/>
                </w:sdtPr>
                <w:sdtContent>
                  <w:p w14:paraId="1FAA57B3" w14:textId="77777777" w:rsidR="00111B7B" w:rsidRPr="00AE6D80" w:rsidRDefault="00000000" w:rsidP="00F35594">
                    <w:pPr>
                      <w:spacing w:before="0" w:after="160" w:line="278" w:lineRule="auto"/>
                      <w:jc w:val="center"/>
                      <w:rPr>
                        <w:ins w:id="246" w:author="Author"/>
                        <w:u w:val="single"/>
                        <w:rPrChange w:id="247" w:author="Author">
                          <w:rPr>
                            <w:ins w:id="248" w:author="Author"/>
                          </w:rPr>
                        </w:rPrChange>
                      </w:rPr>
                    </w:pPr>
                    <w:sdt>
                      <w:sdtPr>
                        <w:tag w:val="goog_rdk_176"/>
                        <w:id w:val="-289009765"/>
                      </w:sdtPr>
                      <w:sdtContent>
                        <w:sdt>
                          <w:sdtPr>
                            <w:tag w:val="goog_rdk_177"/>
                            <w:id w:val="-1266643642"/>
                          </w:sdtPr>
                          <w:sdtContent>
                            <w:ins w:id="249" w:author="Author">
                              <w:r w:rsidR="00111B7B" w:rsidRPr="00AE6D80">
                                <w:rPr>
                                  <w:b/>
                                  <w:bCs/>
                                  <w:u w:val="single"/>
                                  <w:rPrChange w:id="250" w:author="Author">
                                    <w:rPr/>
                                  </w:rPrChange>
                                </w:rPr>
                                <w:t>Total Due at Application</w:t>
                              </w:r>
                            </w:ins>
                          </w:sdtContent>
                        </w:sdt>
                        <w:customXmlInsRangeStart w:id="251" w:author="Author"/>
                        <w:sdt>
                          <w:sdtPr>
                            <w:tag w:val="goog_rdk_178"/>
                            <w:id w:val="-1703693449"/>
                          </w:sdtPr>
                          <w:sdtContent>
                            <w:customXmlInsRangeEnd w:id="251"/>
                            <w:customXmlInsRangeStart w:id="252" w:author="Author"/>
                          </w:sdtContent>
                        </w:sdt>
                        <w:customXmlInsRangeEnd w:id="252"/>
                      </w:sdtContent>
                    </w:sdt>
                  </w:p>
                </w:sdtContent>
              </w:sdt>
            </w:tc>
          </w:tr>
        </w:sdtContent>
      </w:sdt>
      <w:sdt>
        <w:sdtPr>
          <w:tag w:val="goog_rdk_180"/>
          <w:id w:val="1804256102"/>
        </w:sdtPr>
        <w:sdtContent>
          <w:tr w:rsidR="00111B7B" w14:paraId="605C81D9" w14:textId="77777777" w:rsidTr="00F35594">
            <w:trPr>
              <w:cantSplit/>
              <w:ins w:id="253"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83"/>
                  <w:id w:val="-377827739"/>
                </w:sdtPr>
                <w:sdtContent>
                  <w:p w14:paraId="607E2AD5" w14:textId="77777777" w:rsidR="00111B7B" w:rsidRDefault="00000000" w:rsidP="00F35594">
                    <w:pPr>
                      <w:spacing w:before="0" w:line="278" w:lineRule="auto"/>
                      <w:rPr>
                        <w:ins w:id="254" w:author="Author"/>
                      </w:rPr>
                    </w:pPr>
                    <w:sdt>
                      <w:sdtPr>
                        <w:tag w:val="goog_rdk_181"/>
                        <w:id w:val="110026687"/>
                      </w:sdtPr>
                      <w:sdtContent>
                        <w:sdt>
                          <w:sdtPr>
                            <w:tag w:val="goog_rdk_182"/>
                            <w:id w:val="-389030180"/>
                          </w:sdtPr>
                          <w:sdtContent>
                            <w:ins w:id="255" w:author="Author">
                              <w:r w:rsidR="00111B7B">
                                <w:t>Controlling Beneficial Owner – Natural Person</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87"/>
                  <w:id w:val="-823115459"/>
                </w:sdtPr>
                <w:sdtContent>
                  <w:p w14:paraId="633E1946" w14:textId="77777777" w:rsidR="00111B7B" w:rsidRDefault="00000000" w:rsidP="00F35594">
                    <w:pPr>
                      <w:spacing w:before="0" w:line="278" w:lineRule="auto"/>
                      <w:jc w:val="center"/>
                      <w:rPr>
                        <w:ins w:id="256" w:author="Author"/>
                      </w:rPr>
                    </w:pPr>
                    <w:sdt>
                      <w:sdtPr>
                        <w:tag w:val="goog_rdk_184"/>
                        <w:id w:val="948669506"/>
                      </w:sdtPr>
                      <w:sdtContent>
                        <w:sdt>
                          <w:sdtPr>
                            <w:tag w:val="goog_rdk_185"/>
                            <w:id w:val="-829411178"/>
                          </w:sdtPr>
                          <w:sdtContent>
                            <w:ins w:id="257" w:author="Author">
                              <w:r w:rsidR="00111B7B">
                                <w:t>$1,106.00</w:t>
                              </w:r>
                            </w:ins>
                          </w:sdtContent>
                        </w:sdt>
                        <w:customXmlInsRangeStart w:id="258" w:author="Author"/>
                        <w:sdt>
                          <w:sdtPr>
                            <w:tag w:val="goog_rdk_186"/>
                            <w:id w:val="211617925"/>
                          </w:sdtPr>
                          <w:sdtContent>
                            <w:customXmlInsRangeEnd w:id="258"/>
                            <w:customXmlInsRangeStart w:id="259" w:author="Author"/>
                          </w:sdtContent>
                        </w:sdt>
                        <w:customXmlInsRangeEnd w:id="259"/>
                      </w:sdtContent>
                    </w:sdt>
                  </w:p>
                </w:sdtContent>
              </w:sdt>
            </w:tc>
          </w:tr>
        </w:sdtContent>
      </w:sdt>
      <w:sdt>
        <w:sdtPr>
          <w:tag w:val="goog_rdk_188"/>
          <w:id w:val="1419754568"/>
        </w:sdtPr>
        <w:sdtContent>
          <w:tr w:rsidR="00111B7B" w14:paraId="1B4A7B59" w14:textId="77777777" w:rsidTr="00F35594">
            <w:trPr>
              <w:cantSplit/>
              <w:ins w:id="260"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91"/>
                  <w:id w:val="-522806218"/>
                </w:sdtPr>
                <w:sdtContent>
                  <w:p w14:paraId="57EE3F7E" w14:textId="77777777" w:rsidR="00111B7B" w:rsidRDefault="00000000" w:rsidP="00F35594">
                    <w:pPr>
                      <w:spacing w:before="0" w:line="278" w:lineRule="auto"/>
                      <w:rPr>
                        <w:ins w:id="261" w:author="Author"/>
                      </w:rPr>
                    </w:pPr>
                    <w:sdt>
                      <w:sdtPr>
                        <w:tag w:val="goog_rdk_189"/>
                        <w:id w:val="-1337830672"/>
                      </w:sdtPr>
                      <w:sdtContent>
                        <w:sdt>
                          <w:sdtPr>
                            <w:tag w:val="goog_rdk_190"/>
                            <w:id w:val="-1922229005"/>
                          </w:sdtPr>
                          <w:sdtContent>
                            <w:ins w:id="262" w:author="Author">
                              <w:r w:rsidR="00111B7B">
                                <w:t>Passive Beneficial Owner</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94"/>
                  <w:id w:val="-270181218"/>
                </w:sdtPr>
                <w:sdtContent>
                  <w:p w14:paraId="6A06A08F" w14:textId="77777777" w:rsidR="00111B7B" w:rsidRDefault="00000000" w:rsidP="00F35594">
                    <w:pPr>
                      <w:spacing w:before="0" w:line="278" w:lineRule="auto"/>
                      <w:jc w:val="center"/>
                      <w:rPr>
                        <w:ins w:id="263" w:author="Author"/>
                      </w:rPr>
                    </w:pPr>
                    <w:sdt>
                      <w:sdtPr>
                        <w:tag w:val="goog_rdk_192"/>
                        <w:id w:val="-186148425"/>
                      </w:sdtPr>
                      <w:sdtContent>
                        <w:sdt>
                          <w:sdtPr>
                            <w:tag w:val="goog_rdk_193"/>
                            <w:id w:val="-2092976453"/>
                          </w:sdtPr>
                          <w:sdtContent>
                            <w:ins w:id="264" w:author="Author">
                              <w:r w:rsidR="00111B7B">
                                <w:t>$1,106.00</w:t>
                              </w:r>
                            </w:ins>
                          </w:sdtContent>
                        </w:sdt>
                      </w:sdtContent>
                    </w:sdt>
                  </w:p>
                </w:sdtContent>
              </w:sdt>
            </w:tc>
          </w:tr>
        </w:sdtContent>
      </w:sdt>
      <w:sdt>
        <w:sdtPr>
          <w:tag w:val="goog_rdk_195"/>
          <w:id w:val="-1643647265"/>
        </w:sdtPr>
        <w:sdtContent>
          <w:tr w:rsidR="00111B7B" w14:paraId="6002D777" w14:textId="77777777" w:rsidTr="00F35594">
            <w:trPr>
              <w:cantSplit/>
              <w:ins w:id="265"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98"/>
                  <w:id w:val="1165139115"/>
                </w:sdtPr>
                <w:sdtContent>
                  <w:p w14:paraId="136AC04E" w14:textId="77777777" w:rsidR="00111B7B" w:rsidRDefault="00000000" w:rsidP="00F35594">
                    <w:pPr>
                      <w:spacing w:before="0" w:line="278" w:lineRule="auto"/>
                      <w:rPr>
                        <w:ins w:id="266" w:author="Author"/>
                      </w:rPr>
                    </w:pPr>
                    <w:sdt>
                      <w:sdtPr>
                        <w:tag w:val="goog_rdk_196"/>
                        <w:id w:val="577417006"/>
                      </w:sdtPr>
                      <w:sdtContent>
                        <w:sdt>
                          <w:sdtPr>
                            <w:tag w:val="goog_rdk_197"/>
                            <w:id w:val="-580699898"/>
                          </w:sdtPr>
                          <w:sdtContent>
                            <w:ins w:id="267" w:author="Author">
                              <w:r w:rsidR="00111B7B">
                                <w:t>Controlling Beneficial Owner – Owner Entity:</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01"/>
                  <w:id w:val="-1592244856"/>
                </w:sdtPr>
                <w:sdtContent>
                  <w:p w14:paraId="016021F1" w14:textId="77777777" w:rsidR="00111B7B" w:rsidRDefault="00000000" w:rsidP="00F35594">
                    <w:pPr>
                      <w:spacing w:before="0" w:line="278" w:lineRule="auto"/>
                      <w:jc w:val="center"/>
                      <w:rPr>
                        <w:ins w:id="268" w:author="Author"/>
                      </w:rPr>
                    </w:pPr>
                    <w:sdt>
                      <w:sdtPr>
                        <w:tag w:val="goog_rdk_199"/>
                        <w:id w:val="-301596627"/>
                      </w:sdtPr>
                      <w:sdtContent>
                        <w:sdt>
                          <w:sdtPr>
                            <w:tag w:val="goog_rdk_200"/>
                            <w:id w:val="943047381"/>
                          </w:sdtPr>
                          <w:sdtContent/>
                        </w:sdt>
                      </w:sdtContent>
                    </w:sdt>
                  </w:p>
                </w:sdtContent>
              </w:sdt>
            </w:tc>
          </w:tr>
        </w:sdtContent>
      </w:sdt>
      <w:sdt>
        <w:sdtPr>
          <w:tag w:val="goog_rdk_202"/>
          <w:id w:val="1211795340"/>
        </w:sdtPr>
        <w:sdtContent>
          <w:tr w:rsidR="00111B7B" w14:paraId="2C3CFF80" w14:textId="77777777" w:rsidTr="00F35594">
            <w:trPr>
              <w:cantSplit/>
              <w:ins w:id="269"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05"/>
                  <w:id w:val="782379298"/>
                </w:sdtPr>
                <w:sdtContent>
                  <w:p w14:paraId="6810E3EB" w14:textId="77777777" w:rsidR="00111B7B" w:rsidRDefault="00000000" w:rsidP="00F35594">
                    <w:pPr>
                      <w:spacing w:before="0" w:line="278" w:lineRule="auto"/>
                      <w:ind w:left="720"/>
                      <w:rPr>
                        <w:ins w:id="270" w:author="Author"/>
                      </w:rPr>
                    </w:pPr>
                    <w:sdt>
                      <w:sdtPr>
                        <w:tag w:val="goog_rdk_203"/>
                        <w:id w:val="-1299130445"/>
                      </w:sdtPr>
                      <w:sdtContent>
                        <w:sdt>
                          <w:sdtPr>
                            <w:tag w:val="goog_rdk_204"/>
                            <w:id w:val="56815650"/>
                          </w:sdtPr>
                          <w:sdtContent>
                            <w:ins w:id="271" w:author="Author">
                              <w:r w:rsidR="00111B7B">
                                <w:t>Level 1: One (1) to four (4) Controlling Beneficial Owners and/or Owner Entities</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09"/>
                  <w:id w:val="-377200361"/>
                </w:sdtPr>
                <w:sdtContent>
                  <w:p w14:paraId="6B04A50E" w14:textId="77777777" w:rsidR="00111B7B" w:rsidRDefault="00000000" w:rsidP="00F35594">
                    <w:pPr>
                      <w:spacing w:before="0" w:line="278" w:lineRule="auto"/>
                      <w:jc w:val="center"/>
                      <w:rPr>
                        <w:ins w:id="272" w:author="Author"/>
                      </w:rPr>
                    </w:pPr>
                    <w:sdt>
                      <w:sdtPr>
                        <w:tag w:val="goog_rdk_206"/>
                        <w:id w:val="1044141745"/>
                      </w:sdtPr>
                      <w:sdtContent>
                        <w:sdt>
                          <w:sdtPr>
                            <w:tag w:val="goog_rdk_207"/>
                            <w:id w:val="-1223951287"/>
                          </w:sdtPr>
                          <w:sdtContent>
                            <w:ins w:id="273" w:author="Author">
                              <w:r w:rsidR="00111B7B">
                                <w:t>$1,833.00</w:t>
                              </w:r>
                            </w:ins>
                          </w:sdtContent>
                        </w:sdt>
                        <w:customXmlInsRangeStart w:id="274" w:author="Author"/>
                        <w:sdt>
                          <w:sdtPr>
                            <w:tag w:val="goog_rdk_208"/>
                            <w:id w:val="-1347720977"/>
                          </w:sdtPr>
                          <w:sdtContent>
                            <w:customXmlInsRangeEnd w:id="274"/>
                            <w:customXmlInsRangeStart w:id="275" w:author="Author"/>
                          </w:sdtContent>
                        </w:sdt>
                        <w:customXmlInsRangeEnd w:id="275"/>
                      </w:sdtContent>
                    </w:sdt>
                  </w:p>
                </w:sdtContent>
              </w:sdt>
            </w:tc>
          </w:tr>
        </w:sdtContent>
      </w:sdt>
      <w:sdt>
        <w:sdtPr>
          <w:tag w:val="goog_rdk_210"/>
          <w:id w:val="700409343"/>
        </w:sdtPr>
        <w:sdtContent>
          <w:tr w:rsidR="00111B7B" w14:paraId="69BF8BBC" w14:textId="77777777" w:rsidTr="00F35594">
            <w:trPr>
              <w:cantSplit/>
              <w:ins w:id="276"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13"/>
                  <w:id w:val="-1980746848"/>
                </w:sdtPr>
                <w:sdtContent>
                  <w:p w14:paraId="3B229D41" w14:textId="77777777" w:rsidR="00111B7B" w:rsidRDefault="00000000" w:rsidP="00F35594">
                    <w:pPr>
                      <w:spacing w:before="0" w:line="278" w:lineRule="auto"/>
                      <w:ind w:left="720"/>
                      <w:rPr>
                        <w:ins w:id="277" w:author="Author"/>
                      </w:rPr>
                    </w:pPr>
                    <w:sdt>
                      <w:sdtPr>
                        <w:tag w:val="goog_rdk_211"/>
                        <w:id w:val="1297659748"/>
                      </w:sdtPr>
                      <w:sdtContent>
                        <w:sdt>
                          <w:sdtPr>
                            <w:tag w:val="goog_rdk_212"/>
                            <w:id w:val="-2053470766"/>
                          </w:sdtPr>
                          <w:sdtContent>
                            <w:ins w:id="278" w:author="Author">
                              <w:r w:rsidR="00111B7B">
                                <w:t>Level 2: Five (5) to nine (9) Controlling Beneficial Owners and/or Owner Entities</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17"/>
                  <w:id w:val="1567955283"/>
                </w:sdtPr>
                <w:sdtContent>
                  <w:p w14:paraId="39F79297" w14:textId="77777777" w:rsidR="00111B7B" w:rsidRDefault="00000000" w:rsidP="00F35594">
                    <w:pPr>
                      <w:spacing w:before="0" w:line="278" w:lineRule="auto"/>
                      <w:jc w:val="center"/>
                      <w:rPr>
                        <w:ins w:id="279" w:author="Author"/>
                      </w:rPr>
                    </w:pPr>
                    <w:sdt>
                      <w:sdtPr>
                        <w:tag w:val="goog_rdk_214"/>
                        <w:id w:val="-981282839"/>
                      </w:sdtPr>
                      <w:sdtContent>
                        <w:sdt>
                          <w:sdtPr>
                            <w:tag w:val="goog_rdk_215"/>
                            <w:id w:val="679116919"/>
                          </w:sdtPr>
                          <w:sdtContent>
                            <w:ins w:id="280" w:author="Author">
                              <w:r w:rsidR="00111B7B">
                                <w:t>$2,806.00</w:t>
                              </w:r>
                            </w:ins>
                          </w:sdtContent>
                        </w:sdt>
                        <w:customXmlInsRangeStart w:id="281" w:author="Author"/>
                        <w:sdt>
                          <w:sdtPr>
                            <w:tag w:val="goog_rdk_216"/>
                            <w:id w:val="1293046969"/>
                          </w:sdtPr>
                          <w:sdtContent>
                            <w:customXmlInsRangeEnd w:id="281"/>
                            <w:customXmlInsRangeStart w:id="282" w:author="Author"/>
                          </w:sdtContent>
                        </w:sdt>
                        <w:customXmlInsRangeEnd w:id="282"/>
                      </w:sdtContent>
                    </w:sdt>
                  </w:p>
                </w:sdtContent>
              </w:sdt>
            </w:tc>
          </w:tr>
        </w:sdtContent>
      </w:sdt>
      <w:sdt>
        <w:sdtPr>
          <w:tag w:val="goog_rdk_218"/>
          <w:id w:val="1932005698"/>
        </w:sdtPr>
        <w:sdtContent>
          <w:tr w:rsidR="00111B7B" w14:paraId="73515635" w14:textId="77777777" w:rsidTr="00F35594">
            <w:trPr>
              <w:cantSplit/>
              <w:ins w:id="283"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21"/>
                  <w:id w:val="-67268334"/>
                </w:sdtPr>
                <w:sdtContent>
                  <w:p w14:paraId="7460A62D" w14:textId="77777777" w:rsidR="00111B7B" w:rsidRDefault="00000000" w:rsidP="00F35594">
                    <w:pPr>
                      <w:spacing w:before="0" w:line="278" w:lineRule="auto"/>
                      <w:ind w:left="720"/>
                      <w:rPr>
                        <w:ins w:id="284" w:author="Author"/>
                      </w:rPr>
                    </w:pPr>
                    <w:sdt>
                      <w:sdtPr>
                        <w:tag w:val="goog_rdk_219"/>
                        <w:id w:val="-345652875"/>
                      </w:sdtPr>
                      <w:sdtContent>
                        <w:sdt>
                          <w:sdtPr>
                            <w:tag w:val="goog_rdk_220"/>
                            <w:id w:val="-1094273193"/>
                          </w:sdtPr>
                          <w:sdtContent>
                            <w:ins w:id="285" w:author="Author">
                              <w:r w:rsidR="00111B7B">
                                <w:t>Level 3: Ten (10) or more Controlling Beneficial Owners and/or Owner Entities</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25"/>
                  <w:id w:val="1709815734"/>
                </w:sdtPr>
                <w:sdtContent>
                  <w:p w14:paraId="3AD4085B" w14:textId="77777777" w:rsidR="00111B7B" w:rsidRDefault="00000000" w:rsidP="00F35594">
                    <w:pPr>
                      <w:spacing w:before="0" w:line="278" w:lineRule="auto"/>
                      <w:jc w:val="center"/>
                      <w:rPr>
                        <w:ins w:id="286" w:author="Author"/>
                      </w:rPr>
                    </w:pPr>
                    <w:sdt>
                      <w:sdtPr>
                        <w:tag w:val="goog_rdk_222"/>
                        <w:id w:val="1282246691"/>
                      </w:sdtPr>
                      <w:sdtContent>
                        <w:sdt>
                          <w:sdtPr>
                            <w:tag w:val="goog_rdk_223"/>
                            <w:id w:val="-93712410"/>
                          </w:sdtPr>
                          <w:sdtContent>
                            <w:ins w:id="287" w:author="Author">
                              <w:r w:rsidR="00111B7B">
                                <w:t>$3,666.0</w:t>
                              </w:r>
                            </w:ins>
                          </w:sdtContent>
                        </w:sdt>
                        <w:customXmlInsRangeStart w:id="288" w:author="Author"/>
                        <w:sdt>
                          <w:sdtPr>
                            <w:tag w:val="goog_rdk_224"/>
                            <w:id w:val="-184410508"/>
                          </w:sdtPr>
                          <w:sdtContent>
                            <w:customXmlInsRangeEnd w:id="288"/>
                            <w:ins w:id="289" w:author="Author">
                              <w:r w:rsidR="00111B7B">
                                <w:t>0</w:t>
                              </w:r>
                            </w:ins>
                            <w:customXmlInsRangeStart w:id="290" w:author="Author"/>
                          </w:sdtContent>
                        </w:sdt>
                        <w:customXmlInsRangeEnd w:id="290"/>
                      </w:sdtContent>
                    </w:sdt>
                  </w:p>
                </w:sdtContent>
              </w:sdt>
            </w:tc>
          </w:tr>
        </w:sdtContent>
      </w:sdt>
      <w:sdt>
        <w:sdtPr>
          <w:tag w:val="goog_rdk_226"/>
          <w:id w:val="1618051011"/>
        </w:sdtPr>
        <w:sdtContent>
          <w:tr w:rsidR="00111B7B" w14:paraId="18C23C18" w14:textId="77777777" w:rsidTr="00F35594">
            <w:trPr>
              <w:cantSplit/>
              <w:ins w:id="291"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29"/>
                  <w:id w:val="1417991615"/>
                </w:sdtPr>
                <w:sdtContent>
                  <w:p w14:paraId="12653694" w14:textId="77777777" w:rsidR="00111B7B" w:rsidRDefault="00000000" w:rsidP="00F35594">
                    <w:pPr>
                      <w:spacing w:before="0" w:line="278" w:lineRule="auto"/>
                      <w:rPr>
                        <w:ins w:id="292" w:author="Author"/>
                      </w:rPr>
                    </w:pPr>
                    <w:sdt>
                      <w:sdtPr>
                        <w:tag w:val="goog_rdk_227"/>
                        <w:id w:val="-400314100"/>
                      </w:sdtPr>
                      <w:sdtContent>
                        <w:sdt>
                          <w:sdtPr>
                            <w:tag w:val="goog_rdk_228"/>
                            <w:id w:val="-42351782"/>
                          </w:sdtPr>
                          <w:sdtContent>
                            <w:ins w:id="293" w:author="Author">
                              <w:r w:rsidR="00111B7B">
                                <w:t>Controlling Beneficial Owner – Publicly Traded Corporation (PTC)</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33"/>
                  <w:id w:val="-1438235833"/>
                </w:sdtPr>
                <w:sdtContent>
                  <w:p w14:paraId="4FEB810A" w14:textId="77777777" w:rsidR="00111B7B" w:rsidRDefault="00000000" w:rsidP="00F35594">
                    <w:pPr>
                      <w:spacing w:before="0" w:line="278" w:lineRule="auto"/>
                      <w:jc w:val="center"/>
                      <w:rPr>
                        <w:ins w:id="294" w:author="Author"/>
                      </w:rPr>
                    </w:pPr>
                    <w:sdt>
                      <w:sdtPr>
                        <w:tag w:val="goog_rdk_230"/>
                        <w:id w:val="-899573767"/>
                      </w:sdtPr>
                      <w:sdtContent>
                        <w:sdt>
                          <w:sdtPr>
                            <w:tag w:val="goog_rdk_231"/>
                            <w:id w:val="1451441928"/>
                          </w:sdtPr>
                          <w:sdtContent>
                            <w:ins w:id="295" w:author="Author">
                              <w:r w:rsidR="00111B7B">
                                <w:t>$44,954.00</w:t>
                              </w:r>
                            </w:ins>
                          </w:sdtContent>
                        </w:sdt>
                        <w:customXmlInsRangeStart w:id="296" w:author="Author"/>
                        <w:sdt>
                          <w:sdtPr>
                            <w:tag w:val="goog_rdk_232"/>
                            <w:id w:val="-1689999992"/>
                          </w:sdtPr>
                          <w:sdtContent>
                            <w:customXmlInsRangeEnd w:id="296"/>
                            <w:customXmlInsRangeStart w:id="297" w:author="Author"/>
                          </w:sdtContent>
                        </w:sdt>
                        <w:customXmlInsRangeEnd w:id="297"/>
                      </w:sdtContent>
                    </w:sdt>
                  </w:p>
                </w:sdtContent>
              </w:sdt>
            </w:tc>
          </w:tr>
        </w:sdtContent>
      </w:sdt>
      <w:sdt>
        <w:sdtPr>
          <w:tag w:val="goog_rdk_234"/>
          <w:id w:val="-2065386729"/>
        </w:sdtPr>
        <w:sdtContent>
          <w:tr w:rsidR="00111B7B" w14:paraId="159D532C" w14:textId="77777777" w:rsidTr="00F35594">
            <w:trPr>
              <w:cantSplit/>
              <w:ins w:id="298"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37"/>
                  <w:id w:val="-814529992"/>
                </w:sdtPr>
                <w:sdtContent>
                  <w:p w14:paraId="6E8827ED" w14:textId="77777777" w:rsidR="00111B7B" w:rsidRDefault="00000000" w:rsidP="00F35594">
                    <w:pPr>
                      <w:spacing w:before="0" w:line="278" w:lineRule="auto"/>
                      <w:rPr>
                        <w:ins w:id="299" w:author="Author"/>
                      </w:rPr>
                    </w:pPr>
                    <w:sdt>
                      <w:sdtPr>
                        <w:tag w:val="goog_rdk_235"/>
                        <w:id w:val="-1576432976"/>
                      </w:sdtPr>
                      <w:sdtContent>
                        <w:sdt>
                          <w:sdtPr>
                            <w:tag w:val="goog_rdk_236"/>
                            <w:id w:val="128827185"/>
                          </w:sdtPr>
                          <w:sdtContent>
                            <w:ins w:id="300" w:author="Author">
                              <w:r w:rsidR="00111B7B">
                                <w:t>Controlling Beneficial Owner – Qualified Private Fund – Qualified Institutional Investor – Trust</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241"/>
                  <w:id w:val="-805715901"/>
                </w:sdtPr>
                <w:sdtContent>
                  <w:p w14:paraId="7870ACAD" w14:textId="77777777" w:rsidR="00111B7B" w:rsidRDefault="00000000" w:rsidP="00F35594">
                    <w:pPr>
                      <w:spacing w:before="0" w:line="278" w:lineRule="auto"/>
                      <w:jc w:val="center"/>
                      <w:rPr>
                        <w:ins w:id="301" w:author="Author"/>
                      </w:rPr>
                    </w:pPr>
                    <w:sdt>
                      <w:sdtPr>
                        <w:tag w:val="goog_rdk_238"/>
                        <w:id w:val="-1114477626"/>
                      </w:sdtPr>
                      <w:sdtContent>
                        <w:sdt>
                          <w:sdtPr>
                            <w:tag w:val="goog_rdk_239"/>
                            <w:id w:val="1618663006"/>
                          </w:sdtPr>
                          <w:sdtContent>
                            <w:ins w:id="302" w:author="Author">
                              <w:r w:rsidR="00111B7B">
                                <w:t>$9,145.00</w:t>
                              </w:r>
                            </w:ins>
                          </w:sdtContent>
                        </w:sdt>
                        <w:customXmlInsRangeStart w:id="303" w:author="Author"/>
                        <w:sdt>
                          <w:sdtPr>
                            <w:tag w:val="goog_rdk_240"/>
                            <w:id w:val="1661373533"/>
                          </w:sdtPr>
                          <w:sdtContent>
                            <w:customXmlInsRangeEnd w:id="303"/>
                            <w:customXmlInsRangeStart w:id="304" w:author="Author"/>
                          </w:sdtContent>
                        </w:sdt>
                        <w:customXmlInsRangeEnd w:id="304"/>
                      </w:sdtContent>
                    </w:sdt>
                  </w:p>
                </w:sdtContent>
              </w:sdt>
            </w:tc>
          </w:tr>
        </w:sdtContent>
      </w:sdt>
    </w:tbl>
    <w:p w14:paraId="4F8C8F3B" w14:textId="77777777" w:rsidR="00111B7B" w:rsidRDefault="00111B7B" w:rsidP="00111B7B">
      <w:pPr>
        <w:tabs>
          <w:tab w:val="left" w:pos="720"/>
          <w:tab w:val="left" w:pos="1440"/>
          <w:tab w:val="left" w:pos="2160"/>
        </w:tabs>
        <w:ind w:left="720" w:hanging="720"/>
      </w:pPr>
      <w:r>
        <w:t>B.</w:t>
      </w:r>
      <w:r>
        <w:tab/>
      </w:r>
      <w:sdt>
        <w:sdtPr>
          <w:tag w:val="goog_rdk_242"/>
          <w:id w:val="2007338422"/>
        </w:sdtPr>
        <w:sdtContent/>
      </w:sdt>
      <w:sdt>
        <w:sdtPr>
          <w:tag w:val="goog_rdk_243"/>
          <w:id w:val="1995946680"/>
        </w:sdtPr>
        <w:sdtContent/>
      </w:sdt>
      <w:r>
        <w:rPr>
          <w:u w:val="single"/>
        </w:rPr>
        <w:t>Owner License Renewal</w:t>
      </w:r>
      <w:r>
        <w:t>.</w:t>
      </w:r>
    </w:p>
    <w:p w14:paraId="5E5FB8E0" w14:textId="77777777" w:rsidR="00111B7B" w:rsidRDefault="00111B7B" w:rsidP="00111B7B">
      <w:pPr>
        <w:tabs>
          <w:tab w:val="left" w:pos="720"/>
          <w:tab w:val="left" w:pos="1440"/>
          <w:tab w:val="left" w:pos="2160"/>
        </w:tabs>
        <w:ind w:left="1440" w:hanging="720"/>
      </w:pPr>
      <w:r>
        <w:t>1.</w:t>
      </w:r>
      <w:r>
        <w:tab/>
        <w:t>Upon application to renew an Owner License or Owner Entity License, the Applicant must submit fees, as follows:</w:t>
      </w:r>
    </w:p>
    <w:sdt>
      <w:sdtPr>
        <w:tag w:val="goog_rdk_247"/>
        <w:id w:val="-698808492"/>
      </w:sdtPr>
      <w:sdtContent>
        <w:p w14:paraId="19445F8A" w14:textId="77777777" w:rsidR="00111B7B" w:rsidRDefault="00111B7B" w:rsidP="00111B7B">
          <w:pPr>
            <w:spacing w:before="160" w:after="160" w:line="278" w:lineRule="auto"/>
            <w:rPr>
              <w:del w:id="305" w:author="Author"/>
            </w:rPr>
          </w:pPr>
          <w:r>
            <w:rPr>
              <w:b/>
              <w:bCs/>
            </w:rPr>
            <w:t>2-110(B)(1) 1</w:t>
          </w:r>
          <w:sdt>
            <w:sdtPr>
              <w:tag w:val="goog_rdk_244"/>
              <w:id w:val="341770913"/>
            </w:sdtPr>
            <w:sdtContent>
              <w:sdt>
                <w:sdtPr>
                  <w:tag w:val="goog_rdk_245"/>
                  <w:id w:val="-936671099"/>
                </w:sdtPr>
                <w:sdtContent>
                  <w:ins w:id="306" w:author="Author">
                    <w:r w:rsidRPr="00AE6D80">
                      <w:rPr>
                        <w:rPrChange w:id="307" w:author="Author">
                          <w:rPr>
                            <w:b/>
                            <w:bCs/>
                          </w:rPr>
                        </w:rPrChange>
                      </w:rPr>
                      <w:t xml:space="preserve"> - Repealed</w:t>
                    </w:r>
                  </w:ins>
                </w:sdtContent>
              </w:sdt>
            </w:sdtContent>
          </w:sdt>
          <w:sdt>
            <w:sdtPr>
              <w:tag w:val="goog_rdk_246"/>
              <w:id w:val="912856979"/>
              <w:showingPlcHdr/>
            </w:sdtPr>
            <w:sdtContent>
              <w:r>
                <w:t xml:space="preserve">     </w:t>
              </w:r>
            </w:sdtContent>
          </w:sdt>
        </w:p>
      </w:sdtContent>
    </w:sdt>
    <w:tbl>
      <w:tblPr>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sdt>
        <w:sdtPr>
          <w:tag w:val="goog_rdk_248"/>
          <w:id w:val="-1465359555"/>
        </w:sdtPr>
        <w:sdtContent>
          <w:tr w:rsidR="00111B7B" w14:paraId="199D6A36" w14:textId="77777777" w:rsidTr="00F35594">
            <w:trPr>
              <w:cantSplit/>
              <w:trHeight w:val="720"/>
              <w:tblHeader/>
              <w:del w:id="308" w:author="Author"/>
            </w:trPr>
            <w:tc>
              <w:tcPr>
                <w:tcW w:w="3600" w:type="dxa"/>
                <w:tcMar>
                  <w:top w:w="100" w:type="dxa"/>
                  <w:left w:w="100" w:type="dxa"/>
                  <w:bottom w:w="100" w:type="dxa"/>
                  <w:right w:w="100" w:type="dxa"/>
                </w:tcMar>
                <w:vAlign w:val="center"/>
              </w:tcPr>
              <w:sdt>
                <w:sdtPr>
                  <w:tag w:val="goog_rdk_250"/>
                  <w:id w:val="1000986045"/>
                </w:sdtPr>
                <w:sdtContent>
                  <w:p w14:paraId="6F11F5C4" w14:textId="77777777" w:rsidR="00111B7B" w:rsidRDefault="00000000" w:rsidP="00F35594">
                    <w:pPr>
                      <w:spacing w:before="0" w:line="278" w:lineRule="auto"/>
                      <w:rPr>
                        <w:del w:id="309" w:author="Author"/>
                        <w:color w:val="000000"/>
                        <w:u w:val="single"/>
                      </w:rPr>
                    </w:pPr>
                    <w:sdt>
                      <w:sdtPr>
                        <w:tag w:val="goog_rdk_249"/>
                        <w:id w:val="1636679777"/>
                      </w:sdtPr>
                      <w:sdtContent>
                        <w:del w:id="310" w:author="Author">
                          <w:r w:rsidR="00111B7B">
                            <w:rPr>
                              <w:b/>
                              <w:bCs/>
                              <w:color w:val="000000"/>
                              <w:u w:val="single"/>
                            </w:rPr>
                            <w:delText>License Type</w:delText>
                          </w:r>
                        </w:del>
                        <w:bookmarkStart w:id="311" w:name="bookmark=id.es0e7xhj03sg" w:colFirst="0" w:colLast="0"/>
                        <w:bookmarkEnd w:id="311"/>
                      </w:sdtContent>
                    </w:sdt>
                  </w:p>
                </w:sdtContent>
              </w:sdt>
            </w:tc>
            <w:tc>
              <w:tcPr>
                <w:tcW w:w="2880" w:type="dxa"/>
                <w:tcMar>
                  <w:top w:w="40" w:type="dxa"/>
                  <w:left w:w="40" w:type="dxa"/>
                  <w:bottom w:w="40" w:type="dxa"/>
                  <w:right w:w="40" w:type="dxa"/>
                </w:tcMar>
                <w:vAlign w:val="center"/>
              </w:tcPr>
              <w:sdt>
                <w:sdtPr>
                  <w:tag w:val="goog_rdk_252"/>
                  <w:id w:val="211829505"/>
                </w:sdtPr>
                <w:sdtContent>
                  <w:p w14:paraId="1F0E48BB" w14:textId="77777777" w:rsidR="00111B7B" w:rsidRDefault="00000000" w:rsidP="00F35594">
                    <w:pPr>
                      <w:spacing w:before="0" w:line="278" w:lineRule="auto"/>
                      <w:jc w:val="center"/>
                      <w:rPr>
                        <w:del w:id="312" w:author="Author"/>
                        <w:color w:val="000000"/>
                        <w:u w:val="single"/>
                      </w:rPr>
                    </w:pPr>
                    <w:sdt>
                      <w:sdtPr>
                        <w:tag w:val="goog_rdk_251"/>
                        <w:id w:val="425433320"/>
                      </w:sdtPr>
                      <w:sdtContent>
                        <w:del w:id="313" w:author="Author">
                          <w:r w:rsidR="00111B7B">
                            <w:rPr>
                              <w:b/>
                              <w:bCs/>
                              <w:color w:val="000000"/>
                              <w:u w:val="single"/>
                            </w:rPr>
                            <w:delText>1st Payment</w:delText>
                          </w:r>
                        </w:del>
                      </w:sdtContent>
                    </w:sdt>
                  </w:p>
                </w:sdtContent>
              </w:sdt>
              <w:sdt>
                <w:sdtPr>
                  <w:tag w:val="goog_rdk_254"/>
                  <w:id w:val="1846049715"/>
                </w:sdtPr>
                <w:sdtContent>
                  <w:p w14:paraId="0208F066" w14:textId="77777777" w:rsidR="00111B7B" w:rsidRDefault="00000000" w:rsidP="00F35594">
                    <w:pPr>
                      <w:spacing w:before="0" w:line="278" w:lineRule="auto"/>
                      <w:jc w:val="center"/>
                      <w:rPr>
                        <w:del w:id="314" w:author="Author"/>
                        <w:color w:val="000000"/>
                        <w:u w:val="single"/>
                      </w:rPr>
                    </w:pPr>
                    <w:sdt>
                      <w:sdtPr>
                        <w:tag w:val="goog_rdk_253"/>
                        <w:id w:val="-1033564314"/>
                      </w:sdtPr>
                      <w:sdtContent>
                        <w:del w:id="315" w:author="Author">
                          <w:r w:rsidR="00111B7B">
                            <w:rPr>
                              <w:i/>
                              <w:iCs/>
                            </w:rPr>
                            <w:delText>Due at Application</w:delText>
                          </w:r>
                        </w:del>
                      </w:sdtContent>
                    </w:sdt>
                  </w:p>
                </w:sdtContent>
              </w:sdt>
            </w:tc>
            <w:tc>
              <w:tcPr>
                <w:tcW w:w="2880" w:type="dxa"/>
                <w:vAlign w:val="center"/>
              </w:tcPr>
              <w:sdt>
                <w:sdtPr>
                  <w:tag w:val="goog_rdk_256"/>
                  <w:id w:val="2083518167"/>
                </w:sdtPr>
                <w:sdtContent>
                  <w:p w14:paraId="2BFB30F4" w14:textId="77777777" w:rsidR="00111B7B" w:rsidRDefault="00000000" w:rsidP="00F35594">
                    <w:pPr>
                      <w:spacing w:before="0" w:line="278" w:lineRule="auto"/>
                      <w:jc w:val="center"/>
                      <w:rPr>
                        <w:del w:id="316" w:author="Author"/>
                        <w:color w:val="000000"/>
                        <w:u w:val="single"/>
                      </w:rPr>
                    </w:pPr>
                    <w:sdt>
                      <w:sdtPr>
                        <w:tag w:val="goog_rdk_255"/>
                        <w:id w:val="-1166135260"/>
                      </w:sdtPr>
                      <w:sdtContent>
                        <w:del w:id="317" w:author="Author">
                          <w:r w:rsidR="00111B7B">
                            <w:rPr>
                              <w:b/>
                              <w:bCs/>
                              <w:color w:val="000000"/>
                              <w:u w:val="single"/>
                            </w:rPr>
                            <w:delText>2nd Payment</w:delText>
                          </w:r>
                        </w:del>
                      </w:sdtContent>
                    </w:sdt>
                  </w:p>
                </w:sdtContent>
              </w:sdt>
              <w:sdt>
                <w:sdtPr>
                  <w:tag w:val="goog_rdk_258"/>
                  <w:id w:val="777631006"/>
                </w:sdtPr>
                <w:sdtContent>
                  <w:p w14:paraId="5E91C773" w14:textId="77777777" w:rsidR="00111B7B" w:rsidRDefault="00000000" w:rsidP="00F35594">
                    <w:pPr>
                      <w:spacing w:before="0" w:line="278" w:lineRule="auto"/>
                      <w:jc w:val="center"/>
                      <w:rPr>
                        <w:del w:id="318" w:author="Author"/>
                        <w:color w:val="000000"/>
                        <w:u w:val="single"/>
                      </w:rPr>
                    </w:pPr>
                    <w:sdt>
                      <w:sdtPr>
                        <w:tag w:val="goog_rdk_257"/>
                        <w:id w:val="-1596042442"/>
                      </w:sdtPr>
                      <w:sdtContent>
                        <w:del w:id="319" w:author="Author">
                          <w:r w:rsidR="00111B7B">
                            <w:rPr>
                              <w:i/>
                              <w:iCs/>
                            </w:rPr>
                            <w:delText>Due 12 months prior to expiration</w:delText>
                          </w:r>
                        </w:del>
                      </w:sdtContent>
                    </w:sdt>
                  </w:p>
                </w:sdtContent>
              </w:sdt>
            </w:tc>
          </w:tr>
        </w:sdtContent>
      </w:sdt>
      <w:sdt>
        <w:sdtPr>
          <w:tag w:val="goog_rdk_259"/>
          <w:id w:val="-921622166"/>
        </w:sdtPr>
        <w:sdtContent>
          <w:tr w:rsidR="00111B7B" w14:paraId="5EDB70EB" w14:textId="77777777" w:rsidTr="00F35594">
            <w:trPr>
              <w:cantSplit/>
              <w:del w:id="320" w:author="Author"/>
            </w:trPr>
            <w:tc>
              <w:tcPr>
                <w:tcW w:w="3600" w:type="dxa"/>
                <w:tcMar>
                  <w:top w:w="100" w:type="dxa"/>
                  <w:left w:w="100" w:type="dxa"/>
                  <w:bottom w:w="100" w:type="dxa"/>
                  <w:right w:w="100" w:type="dxa"/>
                </w:tcMar>
                <w:vAlign w:val="center"/>
              </w:tcPr>
              <w:sdt>
                <w:sdtPr>
                  <w:tag w:val="goog_rdk_261"/>
                  <w:id w:val="834392573"/>
                </w:sdtPr>
                <w:sdtContent>
                  <w:p w14:paraId="47004E84" w14:textId="77777777" w:rsidR="00111B7B" w:rsidRDefault="00000000" w:rsidP="00F35594">
                    <w:pPr>
                      <w:spacing w:before="0" w:line="278" w:lineRule="auto"/>
                      <w:rPr>
                        <w:del w:id="321" w:author="Author"/>
                      </w:rPr>
                    </w:pPr>
                    <w:sdt>
                      <w:sdtPr>
                        <w:tag w:val="goog_rdk_260"/>
                        <w:id w:val="1856611620"/>
                      </w:sdtPr>
                      <w:sdtContent>
                        <w:del w:id="322" w:author="Author">
                          <w:r w:rsidR="00111B7B">
                            <w:rPr>
                              <w:color w:val="000000"/>
                            </w:rPr>
                            <w:delText>Controlling Beneficial Owner – Owner Licensee</w:delText>
                          </w:r>
                        </w:del>
                      </w:sdtContent>
                    </w:sdt>
                  </w:p>
                </w:sdtContent>
              </w:sdt>
            </w:tc>
            <w:tc>
              <w:tcPr>
                <w:tcW w:w="2880" w:type="dxa"/>
                <w:tcMar>
                  <w:top w:w="40" w:type="dxa"/>
                  <w:left w:w="40" w:type="dxa"/>
                  <w:bottom w:w="40" w:type="dxa"/>
                  <w:right w:w="40" w:type="dxa"/>
                </w:tcMar>
                <w:vAlign w:val="center"/>
              </w:tcPr>
              <w:sdt>
                <w:sdtPr>
                  <w:tag w:val="goog_rdk_263"/>
                  <w:id w:val="1918440713"/>
                </w:sdtPr>
                <w:sdtContent>
                  <w:p w14:paraId="71D100EE" w14:textId="77777777" w:rsidR="00111B7B" w:rsidRDefault="00000000" w:rsidP="00F35594">
                    <w:pPr>
                      <w:spacing w:before="0" w:line="278" w:lineRule="auto"/>
                      <w:jc w:val="center"/>
                      <w:rPr>
                        <w:del w:id="323" w:author="Author"/>
                      </w:rPr>
                    </w:pPr>
                    <w:sdt>
                      <w:sdtPr>
                        <w:tag w:val="goog_rdk_262"/>
                        <w:id w:val="1005096413"/>
                      </w:sdtPr>
                      <w:sdtContent>
                        <w:del w:id="324" w:author="Author">
                          <w:r w:rsidR="00111B7B">
                            <w:rPr>
                              <w:color w:val="000000"/>
                            </w:rPr>
                            <w:delText>$</w:delText>
                          </w:r>
                          <w:r w:rsidR="00111B7B">
                            <w:delText>585</w:delText>
                          </w:r>
                          <w:r w:rsidR="00111B7B">
                            <w:rPr>
                              <w:color w:val="000000"/>
                            </w:rPr>
                            <w:delText>.00</w:delText>
                          </w:r>
                        </w:del>
                      </w:sdtContent>
                    </w:sdt>
                  </w:p>
                </w:sdtContent>
              </w:sdt>
            </w:tc>
            <w:tc>
              <w:tcPr>
                <w:tcW w:w="2880" w:type="dxa"/>
                <w:vAlign w:val="center"/>
              </w:tcPr>
              <w:sdt>
                <w:sdtPr>
                  <w:tag w:val="goog_rdk_265"/>
                  <w:id w:val="1053361396"/>
                </w:sdtPr>
                <w:sdtContent>
                  <w:p w14:paraId="7A1DA8A3" w14:textId="77777777" w:rsidR="00111B7B" w:rsidRDefault="00000000" w:rsidP="00F35594">
                    <w:pPr>
                      <w:spacing w:before="0"/>
                      <w:jc w:val="center"/>
                      <w:rPr>
                        <w:del w:id="325" w:author="Author"/>
                        <w:color w:val="000000"/>
                      </w:rPr>
                    </w:pPr>
                    <w:sdt>
                      <w:sdtPr>
                        <w:tag w:val="goog_rdk_264"/>
                        <w:id w:val="892780856"/>
                      </w:sdtPr>
                      <w:sdtContent>
                        <w:del w:id="326" w:author="Author">
                          <w:r w:rsidR="00111B7B">
                            <w:delText>$585.00</w:delText>
                          </w:r>
                        </w:del>
                      </w:sdtContent>
                    </w:sdt>
                  </w:p>
                </w:sdtContent>
              </w:sdt>
            </w:tc>
          </w:tr>
        </w:sdtContent>
      </w:sdt>
      <w:sdt>
        <w:sdtPr>
          <w:tag w:val="goog_rdk_266"/>
          <w:id w:val="-1779693538"/>
        </w:sdtPr>
        <w:sdtContent>
          <w:tr w:rsidR="00111B7B" w14:paraId="3E370E1E" w14:textId="77777777" w:rsidTr="00F35594">
            <w:trPr>
              <w:cantSplit/>
              <w:del w:id="327" w:author="Author"/>
            </w:trPr>
            <w:tc>
              <w:tcPr>
                <w:tcW w:w="3600" w:type="dxa"/>
                <w:tcMar>
                  <w:top w:w="100" w:type="dxa"/>
                  <w:left w:w="100" w:type="dxa"/>
                  <w:bottom w:w="100" w:type="dxa"/>
                  <w:right w:w="100" w:type="dxa"/>
                </w:tcMar>
                <w:vAlign w:val="center"/>
              </w:tcPr>
              <w:sdt>
                <w:sdtPr>
                  <w:tag w:val="goog_rdk_268"/>
                  <w:id w:val="527931546"/>
                </w:sdtPr>
                <w:sdtContent>
                  <w:p w14:paraId="2387E361" w14:textId="77777777" w:rsidR="00111B7B" w:rsidRDefault="00000000" w:rsidP="00F35594">
                    <w:pPr>
                      <w:spacing w:before="0" w:line="278" w:lineRule="auto"/>
                      <w:rPr>
                        <w:del w:id="328" w:author="Author"/>
                      </w:rPr>
                    </w:pPr>
                    <w:sdt>
                      <w:sdtPr>
                        <w:tag w:val="goog_rdk_267"/>
                        <w:id w:val="-1846583455"/>
                      </w:sdtPr>
                      <w:sdtContent>
                        <w:del w:id="329" w:author="Author">
                          <w:r w:rsidR="00111B7B">
                            <w:delText xml:space="preserve">Controlling Beneficial Owner – </w:delText>
                          </w:r>
                          <w:r w:rsidR="00111B7B">
                            <w:rPr>
                              <w:color w:val="000000"/>
                            </w:rPr>
                            <w:delText>Owner Entity:</w:delText>
                          </w:r>
                        </w:del>
                      </w:sdtContent>
                    </w:sdt>
                  </w:p>
                </w:sdtContent>
              </w:sdt>
            </w:tc>
            <w:tc>
              <w:tcPr>
                <w:tcW w:w="2880" w:type="dxa"/>
                <w:tcMar>
                  <w:top w:w="40" w:type="dxa"/>
                  <w:left w:w="40" w:type="dxa"/>
                  <w:bottom w:w="40" w:type="dxa"/>
                  <w:right w:w="40" w:type="dxa"/>
                </w:tcMar>
                <w:vAlign w:val="center"/>
              </w:tcPr>
              <w:sdt>
                <w:sdtPr>
                  <w:tag w:val="goog_rdk_270"/>
                  <w:id w:val="-1785949734"/>
                </w:sdtPr>
                <w:sdtContent>
                  <w:p w14:paraId="2F2ACB51" w14:textId="77777777" w:rsidR="00111B7B" w:rsidRDefault="00000000" w:rsidP="00F35594">
                    <w:pPr>
                      <w:spacing w:before="0" w:line="278" w:lineRule="auto"/>
                      <w:jc w:val="center"/>
                      <w:rPr>
                        <w:del w:id="330" w:author="Author"/>
                      </w:rPr>
                    </w:pPr>
                    <w:sdt>
                      <w:sdtPr>
                        <w:tag w:val="goog_rdk_269"/>
                        <w:id w:val="-1491453107"/>
                      </w:sdtPr>
                      <w:sdtContent/>
                    </w:sdt>
                  </w:p>
                </w:sdtContent>
              </w:sdt>
            </w:tc>
            <w:tc>
              <w:tcPr>
                <w:tcW w:w="2880" w:type="dxa"/>
                <w:vAlign w:val="center"/>
              </w:tcPr>
              <w:sdt>
                <w:sdtPr>
                  <w:tag w:val="goog_rdk_272"/>
                  <w:id w:val="-492380558"/>
                </w:sdtPr>
                <w:sdtContent>
                  <w:p w14:paraId="17C6BC6B" w14:textId="77777777" w:rsidR="00111B7B" w:rsidRDefault="00000000" w:rsidP="00F35594">
                    <w:pPr>
                      <w:spacing w:before="0" w:line="278" w:lineRule="auto"/>
                      <w:jc w:val="center"/>
                      <w:rPr>
                        <w:del w:id="331" w:author="Author"/>
                      </w:rPr>
                    </w:pPr>
                    <w:sdt>
                      <w:sdtPr>
                        <w:tag w:val="goog_rdk_271"/>
                        <w:id w:val="226615614"/>
                      </w:sdtPr>
                      <w:sdtContent/>
                    </w:sdt>
                  </w:p>
                </w:sdtContent>
              </w:sdt>
            </w:tc>
          </w:tr>
        </w:sdtContent>
      </w:sdt>
      <w:sdt>
        <w:sdtPr>
          <w:tag w:val="goog_rdk_273"/>
          <w:id w:val="-2134643978"/>
        </w:sdtPr>
        <w:sdtContent>
          <w:tr w:rsidR="00111B7B" w14:paraId="1D9EB5D9" w14:textId="77777777" w:rsidTr="00F35594">
            <w:trPr>
              <w:cantSplit/>
              <w:del w:id="332" w:author="Author"/>
            </w:trPr>
            <w:tc>
              <w:tcPr>
                <w:tcW w:w="3600" w:type="dxa"/>
                <w:tcMar>
                  <w:top w:w="100" w:type="dxa"/>
                  <w:left w:w="100" w:type="dxa"/>
                  <w:bottom w:w="100" w:type="dxa"/>
                  <w:right w:w="100" w:type="dxa"/>
                </w:tcMar>
                <w:vAlign w:val="center"/>
              </w:tcPr>
              <w:sdt>
                <w:sdtPr>
                  <w:tag w:val="goog_rdk_275"/>
                  <w:id w:val="1640889028"/>
                </w:sdtPr>
                <w:sdtContent>
                  <w:p w14:paraId="6125660B" w14:textId="77777777" w:rsidR="00111B7B" w:rsidRDefault="00000000" w:rsidP="00F35594">
                    <w:pPr>
                      <w:spacing w:before="0" w:line="278" w:lineRule="auto"/>
                      <w:ind w:left="720"/>
                      <w:rPr>
                        <w:del w:id="333" w:author="Author"/>
                      </w:rPr>
                    </w:pPr>
                    <w:sdt>
                      <w:sdtPr>
                        <w:tag w:val="goog_rdk_274"/>
                        <w:id w:val="125864820"/>
                      </w:sdtPr>
                      <w:sdtContent>
                        <w:del w:id="334" w:author="Author">
                          <w:r w:rsidR="00111B7B">
                            <w:rPr>
                              <w:color w:val="000000"/>
                            </w:rPr>
                            <w:delText>Level 1: One (1) to four (4) Controlling Beneficial Owners and/or Owner Entities</w:delText>
                          </w:r>
                        </w:del>
                      </w:sdtContent>
                    </w:sdt>
                  </w:p>
                </w:sdtContent>
              </w:sdt>
            </w:tc>
            <w:tc>
              <w:tcPr>
                <w:tcW w:w="2880" w:type="dxa"/>
                <w:tcMar>
                  <w:top w:w="40" w:type="dxa"/>
                  <w:left w:w="40" w:type="dxa"/>
                  <w:bottom w:w="40" w:type="dxa"/>
                  <w:right w:w="40" w:type="dxa"/>
                </w:tcMar>
                <w:vAlign w:val="center"/>
              </w:tcPr>
              <w:sdt>
                <w:sdtPr>
                  <w:tag w:val="goog_rdk_277"/>
                  <w:id w:val="-1645531993"/>
                </w:sdtPr>
                <w:sdtContent>
                  <w:p w14:paraId="72C8A955" w14:textId="77777777" w:rsidR="00111B7B" w:rsidRDefault="00000000" w:rsidP="00F35594">
                    <w:pPr>
                      <w:spacing w:before="0" w:line="278" w:lineRule="auto"/>
                      <w:jc w:val="center"/>
                      <w:rPr>
                        <w:del w:id="335" w:author="Author"/>
                      </w:rPr>
                    </w:pPr>
                    <w:sdt>
                      <w:sdtPr>
                        <w:tag w:val="goog_rdk_276"/>
                        <w:id w:val="610094985"/>
                      </w:sdtPr>
                      <w:sdtContent>
                        <w:del w:id="336" w:author="Author">
                          <w:r w:rsidR="00111B7B">
                            <w:delText>$585.00</w:delText>
                          </w:r>
                        </w:del>
                      </w:sdtContent>
                    </w:sdt>
                  </w:p>
                </w:sdtContent>
              </w:sdt>
            </w:tc>
            <w:tc>
              <w:tcPr>
                <w:tcW w:w="2880" w:type="dxa"/>
                <w:vAlign w:val="center"/>
              </w:tcPr>
              <w:sdt>
                <w:sdtPr>
                  <w:tag w:val="goog_rdk_279"/>
                  <w:id w:val="418738101"/>
                </w:sdtPr>
                <w:sdtContent>
                  <w:p w14:paraId="17150CF4" w14:textId="77777777" w:rsidR="00111B7B" w:rsidRDefault="00000000" w:rsidP="00F35594">
                    <w:pPr>
                      <w:spacing w:before="0" w:line="278" w:lineRule="auto"/>
                      <w:jc w:val="center"/>
                      <w:rPr>
                        <w:del w:id="337" w:author="Author"/>
                      </w:rPr>
                    </w:pPr>
                    <w:sdt>
                      <w:sdtPr>
                        <w:tag w:val="goog_rdk_278"/>
                        <w:id w:val="-695044169"/>
                      </w:sdtPr>
                      <w:sdtContent>
                        <w:del w:id="338" w:author="Author">
                          <w:r w:rsidR="00111B7B">
                            <w:delText>$585.00</w:delText>
                          </w:r>
                        </w:del>
                      </w:sdtContent>
                    </w:sdt>
                  </w:p>
                </w:sdtContent>
              </w:sdt>
            </w:tc>
          </w:tr>
        </w:sdtContent>
      </w:sdt>
      <w:sdt>
        <w:sdtPr>
          <w:tag w:val="goog_rdk_280"/>
          <w:id w:val="851529445"/>
        </w:sdtPr>
        <w:sdtContent>
          <w:tr w:rsidR="00111B7B" w14:paraId="0637F213" w14:textId="77777777" w:rsidTr="00F35594">
            <w:trPr>
              <w:cantSplit/>
              <w:del w:id="339" w:author="Author"/>
            </w:trPr>
            <w:tc>
              <w:tcPr>
                <w:tcW w:w="3600" w:type="dxa"/>
                <w:tcMar>
                  <w:top w:w="100" w:type="dxa"/>
                  <w:left w:w="100" w:type="dxa"/>
                  <w:bottom w:w="100" w:type="dxa"/>
                  <w:right w:w="100" w:type="dxa"/>
                </w:tcMar>
                <w:vAlign w:val="center"/>
              </w:tcPr>
              <w:sdt>
                <w:sdtPr>
                  <w:tag w:val="goog_rdk_282"/>
                  <w:id w:val="1658291567"/>
                </w:sdtPr>
                <w:sdtContent>
                  <w:p w14:paraId="6CB30B10" w14:textId="77777777" w:rsidR="00111B7B" w:rsidRDefault="00000000" w:rsidP="00F35594">
                    <w:pPr>
                      <w:spacing w:before="0" w:line="278" w:lineRule="auto"/>
                      <w:ind w:left="720"/>
                      <w:rPr>
                        <w:del w:id="340" w:author="Author"/>
                      </w:rPr>
                    </w:pPr>
                    <w:sdt>
                      <w:sdtPr>
                        <w:tag w:val="goog_rdk_281"/>
                        <w:id w:val="-2104884767"/>
                      </w:sdtPr>
                      <w:sdtContent>
                        <w:del w:id="341" w:author="Author">
                          <w:r w:rsidR="00111B7B">
                            <w:rPr>
                              <w:color w:val="000000"/>
                            </w:rPr>
                            <w:delText>Level 2: Five (5) to nine (9) Controlling Beneficial Owners and/or Owner Entities</w:delText>
                          </w:r>
                        </w:del>
                      </w:sdtContent>
                    </w:sdt>
                  </w:p>
                </w:sdtContent>
              </w:sdt>
            </w:tc>
            <w:tc>
              <w:tcPr>
                <w:tcW w:w="2880" w:type="dxa"/>
                <w:tcMar>
                  <w:top w:w="40" w:type="dxa"/>
                  <w:left w:w="40" w:type="dxa"/>
                  <w:bottom w:w="40" w:type="dxa"/>
                  <w:right w:w="40" w:type="dxa"/>
                </w:tcMar>
                <w:vAlign w:val="center"/>
              </w:tcPr>
              <w:sdt>
                <w:sdtPr>
                  <w:tag w:val="goog_rdk_284"/>
                  <w:id w:val="-121311630"/>
                </w:sdtPr>
                <w:sdtContent>
                  <w:p w14:paraId="2BBC5EB9" w14:textId="77777777" w:rsidR="00111B7B" w:rsidRDefault="00000000" w:rsidP="00F35594">
                    <w:pPr>
                      <w:spacing w:before="0" w:line="278" w:lineRule="auto"/>
                      <w:jc w:val="center"/>
                      <w:rPr>
                        <w:del w:id="342" w:author="Author"/>
                      </w:rPr>
                    </w:pPr>
                    <w:sdt>
                      <w:sdtPr>
                        <w:tag w:val="goog_rdk_283"/>
                        <w:id w:val="702811920"/>
                      </w:sdtPr>
                      <w:sdtContent>
                        <w:del w:id="343" w:author="Author">
                          <w:r w:rsidR="00111B7B">
                            <w:delText>$870.00</w:delText>
                          </w:r>
                        </w:del>
                      </w:sdtContent>
                    </w:sdt>
                  </w:p>
                </w:sdtContent>
              </w:sdt>
            </w:tc>
            <w:tc>
              <w:tcPr>
                <w:tcW w:w="2880" w:type="dxa"/>
                <w:vAlign w:val="center"/>
              </w:tcPr>
              <w:sdt>
                <w:sdtPr>
                  <w:tag w:val="goog_rdk_286"/>
                  <w:id w:val="-1494473"/>
                </w:sdtPr>
                <w:sdtContent>
                  <w:p w14:paraId="748AA70F" w14:textId="77777777" w:rsidR="00111B7B" w:rsidRDefault="00000000" w:rsidP="00F35594">
                    <w:pPr>
                      <w:spacing w:before="0" w:line="278" w:lineRule="auto"/>
                      <w:jc w:val="center"/>
                      <w:rPr>
                        <w:del w:id="344" w:author="Author"/>
                      </w:rPr>
                    </w:pPr>
                    <w:sdt>
                      <w:sdtPr>
                        <w:tag w:val="goog_rdk_285"/>
                        <w:id w:val="1117599128"/>
                      </w:sdtPr>
                      <w:sdtContent>
                        <w:del w:id="345" w:author="Author">
                          <w:r w:rsidR="00111B7B">
                            <w:delText>$870.00</w:delText>
                          </w:r>
                        </w:del>
                      </w:sdtContent>
                    </w:sdt>
                  </w:p>
                </w:sdtContent>
              </w:sdt>
            </w:tc>
          </w:tr>
        </w:sdtContent>
      </w:sdt>
      <w:sdt>
        <w:sdtPr>
          <w:tag w:val="goog_rdk_287"/>
          <w:id w:val="-570908716"/>
        </w:sdtPr>
        <w:sdtContent>
          <w:tr w:rsidR="00111B7B" w14:paraId="1A8FFC0D" w14:textId="77777777" w:rsidTr="00F35594">
            <w:trPr>
              <w:cantSplit/>
              <w:del w:id="346" w:author="Author"/>
            </w:trPr>
            <w:tc>
              <w:tcPr>
                <w:tcW w:w="3600" w:type="dxa"/>
                <w:tcMar>
                  <w:top w:w="100" w:type="dxa"/>
                  <w:left w:w="100" w:type="dxa"/>
                  <w:bottom w:w="100" w:type="dxa"/>
                  <w:right w:w="100" w:type="dxa"/>
                </w:tcMar>
                <w:vAlign w:val="center"/>
              </w:tcPr>
              <w:sdt>
                <w:sdtPr>
                  <w:tag w:val="goog_rdk_289"/>
                  <w:id w:val="211674858"/>
                </w:sdtPr>
                <w:sdtContent>
                  <w:p w14:paraId="2B4E6DB0" w14:textId="77777777" w:rsidR="00111B7B" w:rsidRDefault="00000000" w:rsidP="00F35594">
                    <w:pPr>
                      <w:spacing w:before="0" w:line="278" w:lineRule="auto"/>
                      <w:ind w:left="720"/>
                      <w:rPr>
                        <w:del w:id="347" w:author="Author"/>
                      </w:rPr>
                    </w:pPr>
                    <w:sdt>
                      <w:sdtPr>
                        <w:tag w:val="goog_rdk_288"/>
                        <w:id w:val="-1478219292"/>
                      </w:sdtPr>
                      <w:sdtContent>
                        <w:del w:id="348" w:author="Author">
                          <w:r w:rsidR="00111B7B">
                            <w:rPr>
                              <w:color w:val="000000"/>
                            </w:rPr>
                            <w:delText>Level 3: Ten (10) or more Controlling Beneficial Owners and/or Owner Entities</w:delText>
                          </w:r>
                        </w:del>
                      </w:sdtContent>
                    </w:sdt>
                  </w:p>
                </w:sdtContent>
              </w:sdt>
            </w:tc>
            <w:tc>
              <w:tcPr>
                <w:tcW w:w="2880" w:type="dxa"/>
                <w:tcMar>
                  <w:top w:w="40" w:type="dxa"/>
                  <w:left w:w="40" w:type="dxa"/>
                  <w:bottom w:w="40" w:type="dxa"/>
                  <w:right w:w="40" w:type="dxa"/>
                </w:tcMar>
                <w:vAlign w:val="center"/>
              </w:tcPr>
              <w:sdt>
                <w:sdtPr>
                  <w:tag w:val="goog_rdk_291"/>
                  <w:id w:val="-1043189753"/>
                </w:sdtPr>
                <w:sdtContent>
                  <w:p w14:paraId="7AD2C7E9" w14:textId="77777777" w:rsidR="00111B7B" w:rsidRDefault="00000000" w:rsidP="00F35594">
                    <w:pPr>
                      <w:spacing w:before="0" w:line="278" w:lineRule="auto"/>
                      <w:jc w:val="center"/>
                      <w:rPr>
                        <w:del w:id="349" w:author="Author"/>
                      </w:rPr>
                    </w:pPr>
                    <w:sdt>
                      <w:sdtPr>
                        <w:tag w:val="goog_rdk_290"/>
                        <w:id w:val="378498424"/>
                      </w:sdtPr>
                      <w:sdtContent>
                        <w:del w:id="350" w:author="Author">
                          <w:r w:rsidR="00111B7B">
                            <w:rPr>
                              <w:color w:val="000000"/>
                            </w:rPr>
                            <w:delText>$</w:delText>
                          </w:r>
                          <w:r w:rsidR="00111B7B">
                            <w:delText>1,16</w:delText>
                          </w:r>
                          <w:r w:rsidR="00111B7B">
                            <w:rPr>
                              <w:color w:val="000000"/>
                            </w:rPr>
                            <w:delText>0.00</w:delText>
                          </w:r>
                        </w:del>
                      </w:sdtContent>
                    </w:sdt>
                  </w:p>
                </w:sdtContent>
              </w:sdt>
            </w:tc>
            <w:tc>
              <w:tcPr>
                <w:tcW w:w="2880" w:type="dxa"/>
                <w:vAlign w:val="center"/>
              </w:tcPr>
              <w:sdt>
                <w:sdtPr>
                  <w:tag w:val="goog_rdk_293"/>
                  <w:id w:val="328449895"/>
                </w:sdtPr>
                <w:sdtContent>
                  <w:p w14:paraId="034C20B9" w14:textId="77777777" w:rsidR="00111B7B" w:rsidRDefault="00000000" w:rsidP="00F35594">
                    <w:pPr>
                      <w:spacing w:before="0"/>
                      <w:jc w:val="center"/>
                      <w:rPr>
                        <w:del w:id="351" w:author="Author"/>
                        <w:color w:val="000000"/>
                      </w:rPr>
                    </w:pPr>
                    <w:sdt>
                      <w:sdtPr>
                        <w:tag w:val="goog_rdk_292"/>
                        <w:id w:val="-2086930949"/>
                      </w:sdtPr>
                      <w:sdtContent>
                        <w:del w:id="352" w:author="Author">
                          <w:r w:rsidR="00111B7B">
                            <w:delText>$1,160.00</w:delText>
                          </w:r>
                        </w:del>
                      </w:sdtContent>
                    </w:sdt>
                  </w:p>
                </w:sdtContent>
              </w:sdt>
            </w:tc>
          </w:tr>
        </w:sdtContent>
      </w:sdt>
      <w:sdt>
        <w:sdtPr>
          <w:tag w:val="goog_rdk_294"/>
          <w:id w:val="-1262639856"/>
        </w:sdtPr>
        <w:sdtContent>
          <w:tr w:rsidR="00111B7B" w14:paraId="195F4B17" w14:textId="77777777" w:rsidTr="00F35594">
            <w:trPr>
              <w:cantSplit/>
              <w:del w:id="353" w:author="Author"/>
            </w:trPr>
            <w:tc>
              <w:tcPr>
                <w:tcW w:w="3600" w:type="dxa"/>
                <w:tcMar>
                  <w:top w:w="100" w:type="dxa"/>
                  <w:left w:w="100" w:type="dxa"/>
                  <w:bottom w:w="100" w:type="dxa"/>
                  <w:right w:w="100" w:type="dxa"/>
                </w:tcMar>
                <w:vAlign w:val="center"/>
              </w:tcPr>
              <w:sdt>
                <w:sdtPr>
                  <w:tag w:val="goog_rdk_296"/>
                  <w:id w:val="-1715178991"/>
                </w:sdtPr>
                <w:sdtContent>
                  <w:p w14:paraId="20C543F6" w14:textId="77777777" w:rsidR="00111B7B" w:rsidRDefault="00000000" w:rsidP="00F35594">
                    <w:pPr>
                      <w:spacing w:before="0" w:line="278" w:lineRule="auto"/>
                      <w:rPr>
                        <w:del w:id="354" w:author="Author"/>
                        <w:color w:val="000000"/>
                      </w:rPr>
                    </w:pPr>
                    <w:sdt>
                      <w:sdtPr>
                        <w:tag w:val="goog_rdk_295"/>
                        <w:id w:val="1061783624"/>
                      </w:sdtPr>
                      <w:sdtContent>
                        <w:del w:id="355" w:author="Author">
                          <w:r w:rsidR="00111B7B">
                            <w:rPr>
                              <w:color w:val="000000"/>
                            </w:rPr>
                            <w:delText>Controlling Beneficial Owner – Publicly Traded Corporation (PTC)</w:delText>
                          </w:r>
                        </w:del>
                      </w:sdtContent>
                    </w:sdt>
                  </w:p>
                </w:sdtContent>
              </w:sdt>
            </w:tc>
            <w:tc>
              <w:tcPr>
                <w:tcW w:w="2880" w:type="dxa"/>
                <w:tcMar>
                  <w:top w:w="40" w:type="dxa"/>
                  <w:left w:w="40" w:type="dxa"/>
                  <w:bottom w:w="40" w:type="dxa"/>
                  <w:right w:w="40" w:type="dxa"/>
                </w:tcMar>
                <w:vAlign w:val="center"/>
              </w:tcPr>
              <w:sdt>
                <w:sdtPr>
                  <w:tag w:val="goog_rdk_298"/>
                  <w:id w:val="2083830645"/>
                </w:sdtPr>
                <w:sdtContent>
                  <w:p w14:paraId="4ACCF88D" w14:textId="77777777" w:rsidR="00111B7B" w:rsidRDefault="00000000" w:rsidP="00F35594">
                    <w:pPr>
                      <w:spacing w:before="0" w:line="278" w:lineRule="auto"/>
                      <w:jc w:val="center"/>
                      <w:rPr>
                        <w:del w:id="356" w:author="Author"/>
                        <w:color w:val="000000"/>
                      </w:rPr>
                    </w:pPr>
                    <w:sdt>
                      <w:sdtPr>
                        <w:tag w:val="goog_rdk_297"/>
                        <w:id w:val="16294322"/>
                      </w:sdtPr>
                      <w:sdtContent>
                        <w:del w:id="357" w:author="Author">
                          <w:r w:rsidR="00111B7B">
                            <w:rPr>
                              <w:color w:val="000000"/>
                            </w:rPr>
                            <w:delText>$</w:delText>
                          </w:r>
                          <w:r w:rsidR="00111B7B">
                            <w:delText>5,250</w:delText>
                          </w:r>
                          <w:r w:rsidR="00111B7B">
                            <w:rPr>
                              <w:color w:val="000000"/>
                            </w:rPr>
                            <w:delText>.00</w:delText>
                          </w:r>
                        </w:del>
                      </w:sdtContent>
                    </w:sdt>
                  </w:p>
                </w:sdtContent>
              </w:sdt>
            </w:tc>
            <w:tc>
              <w:tcPr>
                <w:tcW w:w="2880" w:type="dxa"/>
                <w:vAlign w:val="center"/>
              </w:tcPr>
              <w:sdt>
                <w:sdtPr>
                  <w:tag w:val="goog_rdk_300"/>
                  <w:id w:val="720063"/>
                </w:sdtPr>
                <w:sdtContent>
                  <w:p w14:paraId="34681E4D" w14:textId="77777777" w:rsidR="00111B7B" w:rsidRDefault="00000000" w:rsidP="00F35594">
                    <w:pPr>
                      <w:spacing w:before="0"/>
                      <w:jc w:val="center"/>
                      <w:rPr>
                        <w:del w:id="358" w:author="Author"/>
                        <w:color w:val="000000"/>
                      </w:rPr>
                    </w:pPr>
                    <w:sdt>
                      <w:sdtPr>
                        <w:tag w:val="goog_rdk_299"/>
                        <w:id w:val="-699527926"/>
                      </w:sdtPr>
                      <w:sdtContent>
                        <w:del w:id="359" w:author="Author">
                          <w:r w:rsidR="00111B7B">
                            <w:delText>$5,250.00</w:delText>
                          </w:r>
                        </w:del>
                      </w:sdtContent>
                    </w:sdt>
                  </w:p>
                </w:sdtContent>
              </w:sdt>
            </w:tc>
          </w:tr>
        </w:sdtContent>
      </w:sdt>
      <w:sdt>
        <w:sdtPr>
          <w:tag w:val="goog_rdk_301"/>
          <w:id w:val="1319769857"/>
        </w:sdtPr>
        <w:sdtContent>
          <w:tr w:rsidR="00111B7B" w14:paraId="40864E86" w14:textId="77777777" w:rsidTr="00F35594">
            <w:trPr>
              <w:cantSplit/>
              <w:del w:id="360" w:author="Author"/>
            </w:trPr>
            <w:tc>
              <w:tcPr>
                <w:tcW w:w="3600" w:type="dxa"/>
                <w:tcMar>
                  <w:top w:w="100" w:type="dxa"/>
                  <w:left w:w="100" w:type="dxa"/>
                  <w:bottom w:w="100" w:type="dxa"/>
                  <w:right w:w="100" w:type="dxa"/>
                </w:tcMar>
                <w:vAlign w:val="center"/>
              </w:tcPr>
              <w:sdt>
                <w:sdtPr>
                  <w:tag w:val="goog_rdk_303"/>
                  <w:id w:val="2087685599"/>
                </w:sdtPr>
                <w:sdtContent>
                  <w:p w14:paraId="77D06008" w14:textId="77777777" w:rsidR="00111B7B" w:rsidRDefault="00000000" w:rsidP="00F35594">
                    <w:pPr>
                      <w:spacing w:before="0" w:line="278" w:lineRule="auto"/>
                      <w:rPr>
                        <w:del w:id="361" w:author="Author"/>
                        <w:color w:val="000000"/>
                      </w:rPr>
                    </w:pPr>
                    <w:sdt>
                      <w:sdtPr>
                        <w:tag w:val="goog_rdk_302"/>
                        <w:id w:val="-390934682"/>
                      </w:sdtPr>
                      <w:sdtContent>
                        <w:del w:id="362" w:author="Author">
                          <w:r w:rsidR="00111B7B">
                            <w:rPr>
                              <w:color w:val="000000"/>
                            </w:rPr>
                            <w:delText>Controlling Beneficial Owner – Qualified Private Fund – Qualified Institutional Investor – Trust</w:delText>
                          </w:r>
                        </w:del>
                      </w:sdtContent>
                    </w:sdt>
                  </w:p>
                </w:sdtContent>
              </w:sdt>
            </w:tc>
            <w:tc>
              <w:tcPr>
                <w:tcW w:w="2880" w:type="dxa"/>
                <w:tcMar>
                  <w:top w:w="40" w:type="dxa"/>
                  <w:left w:w="40" w:type="dxa"/>
                  <w:bottom w:w="40" w:type="dxa"/>
                  <w:right w:w="40" w:type="dxa"/>
                </w:tcMar>
                <w:vAlign w:val="center"/>
              </w:tcPr>
              <w:sdt>
                <w:sdtPr>
                  <w:tag w:val="goog_rdk_305"/>
                  <w:id w:val="-1991269912"/>
                </w:sdtPr>
                <w:sdtContent>
                  <w:p w14:paraId="10011955" w14:textId="77777777" w:rsidR="00111B7B" w:rsidRDefault="00000000" w:rsidP="00F35594">
                    <w:pPr>
                      <w:spacing w:before="0" w:line="278" w:lineRule="auto"/>
                      <w:jc w:val="center"/>
                      <w:rPr>
                        <w:del w:id="363" w:author="Author"/>
                        <w:color w:val="000000"/>
                      </w:rPr>
                    </w:pPr>
                    <w:sdt>
                      <w:sdtPr>
                        <w:tag w:val="goog_rdk_304"/>
                        <w:id w:val="165736024"/>
                      </w:sdtPr>
                      <w:sdtContent>
                        <w:del w:id="364" w:author="Author">
                          <w:r w:rsidR="00111B7B">
                            <w:rPr>
                              <w:color w:val="000000"/>
                            </w:rPr>
                            <w:delText>$</w:delText>
                          </w:r>
                          <w:r w:rsidR="00111B7B">
                            <w:delText>2,100</w:delText>
                          </w:r>
                          <w:r w:rsidR="00111B7B">
                            <w:rPr>
                              <w:color w:val="000000"/>
                            </w:rPr>
                            <w:delText>.00</w:delText>
                          </w:r>
                        </w:del>
                      </w:sdtContent>
                    </w:sdt>
                  </w:p>
                </w:sdtContent>
              </w:sdt>
            </w:tc>
            <w:tc>
              <w:tcPr>
                <w:tcW w:w="2880" w:type="dxa"/>
                <w:vAlign w:val="center"/>
              </w:tcPr>
              <w:sdt>
                <w:sdtPr>
                  <w:tag w:val="goog_rdk_307"/>
                  <w:id w:val="705118384"/>
                </w:sdtPr>
                <w:sdtContent>
                  <w:p w14:paraId="15358043" w14:textId="77777777" w:rsidR="00111B7B" w:rsidRDefault="00000000" w:rsidP="00F35594">
                    <w:pPr>
                      <w:spacing w:before="0"/>
                      <w:jc w:val="center"/>
                      <w:rPr>
                        <w:del w:id="365" w:author="Author"/>
                        <w:color w:val="000000"/>
                      </w:rPr>
                    </w:pPr>
                    <w:sdt>
                      <w:sdtPr>
                        <w:tag w:val="goog_rdk_306"/>
                        <w:id w:val="-927680477"/>
                      </w:sdtPr>
                      <w:sdtContent>
                        <w:del w:id="366" w:author="Author">
                          <w:r w:rsidR="00111B7B">
                            <w:delText>$2,100.00</w:delText>
                          </w:r>
                        </w:del>
                      </w:sdtContent>
                    </w:sdt>
                  </w:p>
                </w:sdtContent>
              </w:sdt>
            </w:tc>
          </w:tr>
        </w:sdtContent>
      </w:sdt>
    </w:tbl>
    <w:sdt>
      <w:sdtPr>
        <w:tag w:val="goog_rdk_312"/>
        <w:id w:val="1236467314"/>
      </w:sdtPr>
      <w:sdtContent>
        <w:p w14:paraId="7B7F4FC1" w14:textId="77777777" w:rsidR="00111B7B" w:rsidRPr="00AE6D80" w:rsidRDefault="00000000" w:rsidP="00111B7B">
          <w:pPr>
            <w:spacing w:before="160" w:after="160" w:line="278" w:lineRule="auto"/>
            <w:rPr>
              <w:ins w:id="367" w:author="Author"/>
              <w:rPrChange w:id="368" w:author="Author">
                <w:rPr>
                  <w:ins w:id="369" w:author="Author"/>
                  <w:color w:val="000000"/>
                </w:rPr>
              </w:rPrChange>
            </w:rPr>
          </w:pPr>
          <w:sdt>
            <w:sdtPr>
              <w:tag w:val="goog_rdk_309"/>
              <w:id w:val="156812233"/>
            </w:sdtPr>
            <w:sdtContent>
              <w:sdt>
                <w:sdtPr>
                  <w:tag w:val="goog_rdk_310"/>
                  <w:id w:val="2137850216"/>
                </w:sdtPr>
                <w:sdtContent>
                  <w:ins w:id="370" w:author="Author">
                    <w:r w:rsidR="00111B7B" w:rsidRPr="00AE6D80">
                      <w:rPr>
                        <w:b/>
                        <w:bCs/>
                        <w:rPrChange w:id="371" w:author="Author">
                          <w:rPr>
                            <w:color w:val="000000"/>
                          </w:rPr>
                        </w:rPrChange>
                      </w:rPr>
                      <w:t>2-110(B)(1) 2</w:t>
                    </w:r>
                  </w:ins>
                </w:sdtContent>
              </w:sdt>
              <w:bookmarkStart w:id="372" w:name="_heading=h.a0jk7r2zthiy" w:colFirst="0" w:colLast="0"/>
              <w:bookmarkEnd w:id="372"/>
              <w:customXmlInsRangeStart w:id="373" w:author="Author"/>
              <w:sdt>
                <w:sdtPr>
                  <w:tag w:val="goog_rdk_311"/>
                  <w:id w:val="1168949735"/>
                </w:sdtPr>
                <w:sdtContent>
                  <w:customXmlInsRangeEnd w:id="373"/>
                  <w:customXmlInsRangeStart w:id="374" w:author="Author"/>
                </w:sdtContent>
              </w:sdt>
              <w:customXmlInsRangeEnd w:id="374"/>
            </w:sdtContent>
          </w:sdt>
        </w:p>
      </w:sdtContent>
    </w:sdt>
    <w:sdt>
      <w:sdtPr>
        <w:tag w:val="goog_rdk_380"/>
        <w:id w:val="-1503779698"/>
        <w:lock w:val="contentLocked"/>
      </w:sdtPr>
      <w:sdtContent>
        <w:tbl>
          <w:tblPr>
            <w:tblW w:w="9360" w:type="dxa"/>
            <w:tblInd w:w="-90" w:type="dxa"/>
            <w:tblLayout w:type="fixed"/>
            <w:tblLook w:val="0000" w:firstRow="0" w:lastRow="0" w:firstColumn="0" w:lastColumn="0" w:noHBand="0" w:noVBand="0"/>
          </w:tblPr>
          <w:tblGrid>
            <w:gridCol w:w="4680"/>
            <w:gridCol w:w="4680"/>
          </w:tblGrid>
          <w:sdt>
            <w:sdtPr>
              <w:tag w:val="goog_rdk_313"/>
              <w:id w:val="-450912158"/>
            </w:sdtPr>
            <w:sdtContent>
              <w:tr w:rsidR="00111B7B" w14:paraId="5187789D" w14:textId="77777777" w:rsidTr="00F35594">
                <w:trPr>
                  <w:cantSplit/>
                  <w:trHeight w:val="576"/>
                  <w:tblHeader/>
                  <w:ins w:id="375"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17"/>
                      <w:id w:val="1477585214"/>
                    </w:sdtPr>
                    <w:sdtContent>
                      <w:p w14:paraId="5E23A096" w14:textId="77777777" w:rsidR="00111B7B" w:rsidRPr="00AE6D80" w:rsidRDefault="00000000" w:rsidP="00F35594">
                        <w:pPr>
                          <w:spacing w:before="0" w:line="278" w:lineRule="auto"/>
                          <w:rPr>
                            <w:ins w:id="376" w:author="Author"/>
                            <w:u w:val="single"/>
                            <w:rPrChange w:id="377" w:author="Author">
                              <w:rPr>
                                <w:ins w:id="378" w:author="Author"/>
                                <w:color w:val="000000"/>
                              </w:rPr>
                            </w:rPrChange>
                          </w:rPr>
                        </w:pPr>
                        <w:sdt>
                          <w:sdtPr>
                            <w:tag w:val="goog_rdk_314"/>
                            <w:id w:val="-1537592753"/>
                          </w:sdtPr>
                          <w:sdtContent>
                            <w:sdt>
                              <w:sdtPr>
                                <w:tag w:val="goog_rdk_315"/>
                                <w:id w:val="1523739609"/>
                              </w:sdtPr>
                              <w:sdtContent>
                                <w:ins w:id="379" w:author="Author">
                                  <w:r w:rsidR="00111B7B" w:rsidRPr="00AE6D80">
                                    <w:rPr>
                                      <w:b/>
                                      <w:bCs/>
                                      <w:u w:val="single"/>
                                      <w:rPrChange w:id="380" w:author="Author">
                                        <w:rPr>
                                          <w:color w:val="000000"/>
                                        </w:rPr>
                                      </w:rPrChange>
                                    </w:rPr>
                                    <w:t>License Type</w:t>
                                  </w:r>
                                </w:ins>
                              </w:sdtContent>
                            </w:sdt>
                            <w:customXmlInsRangeStart w:id="381" w:author="Author"/>
                            <w:sdt>
                              <w:sdtPr>
                                <w:tag w:val="goog_rdk_316"/>
                                <w:id w:val="-274626621"/>
                              </w:sdtPr>
                              <w:sdtContent>
                                <w:customXmlInsRangeEnd w:id="381"/>
                                <w:customXmlInsRangeStart w:id="382" w:author="Author"/>
                              </w:sdtContent>
                            </w:sdt>
                            <w:customXmlInsRangeEnd w:id="382"/>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21"/>
                      <w:id w:val="886439046"/>
                    </w:sdtPr>
                    <w:sdtContent>
                      <w:p w14:paraId="17D495E7" w14:textId="77777777" w:rsidR="00111B7B" w:rsidRPr="00AE6D80" w:rsidRDefault="00000000" w:rsidP="00F35594">
                        <w:pPr>
                          <w:spacing w:before="0" w:after="160" w:line="278" w:lineRule="auto"/>
                          <w:jc w:val="center"/>
                          <w:rPr>
                            <w:ins w:id="383" w:author="Author"/>
                            <w:u w:val="single"/>
                            <w:rPrChange w:id="384" w:author="Author">
                              <w:rPr>
                                <w:ins w:id="385" w:author="Author"/>
                                <w:color w:val="000000"/>
                              </w:rPr>
                            </w:rPrChange>
                          </w:rPr>
                        </w:pPr>
                        <w:sdt>
                          <w:sdtPr>
                            <w:tag w:val="goog_rdk_318"/>
                            <w:id w:val="-2098128270"/>
                          </w:sdtPr>
                          <w:sdtContent>
                            <w:sdt>
                              <w:sdtPr>
                                <w:tag w:val="goog_rdk_319"/>
                                <w:id w:val="236985697"/>
                              </w:sdtPr>
                              <w:sdtContent>
                                <w:ins w:id="386" w:author="Author">
                                  <w:r w:rsidR="00111B7B" w:rsidRPr="00AE6D80">
                                    <w:rPr>
                                      <w:b/>
                                      <w:bCs/>
                                      <w:u w:val="single"/>
                                      <w:rPrChange w:id="387" w:author="Author">
                                        <w:rPr>
                                          <w:color w:val="000000"/>
                                        </w:rPr>
                                      </w:rPrChange>
                                    </w:rPr>
                                    <w:t>Total Due at Application</w:t>
                                  </w:r>
                                </w:ins>
                              </w:sdtContent>
                            </w:sdt>
                            <w:customXmlInsRangeStart w:id="388" w:author="Author"/>
                            <w:sdt>
                              <w:sdtPr>
                                <w:tag w:val="goog_rdk_320"/>
                                <w:id w:val="2010244528"/>
                              </w:sdtPr>
                              <w:sdtContent>
                                <w:customXmlInsRangeEnd w:id="388"/>
                                <w:customXmlInsRangeStart w:id="389" w:author="Author"/>
                              </w:sdtContent>
                            </w:sdt>
                            <w:customXmlInsRangeEnd w:id="389"/>
                          </w:sdtContent>
                        </w:sdt>
                      </w:p>
                    </w:sdtContent>
                  </w:sdt>
                </w:tc>
              </w:tr>
            </w:sdtContent>
          </w:sdt>
          <w:sdt>
            <w:sdtPr>
              <w:tag w:val="goog_rdk_322"/>
              <w:id w:val="-1323758673"/>
            </w:sdtPr>
            <w:sdtContent>
              <w:tr w:rsidR="00111B7B" w14:paraId="562E6067" w14:textId="77777777" w:rsidTr="00F35594">
                <w:trPr>
                  <w:cantSplit/>
                  <w:ins w:id="390"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25"/>
                      <w:id w:val="797916713"/>
                    </w:sdtPr>
                    <w:sdtContent>
                      <w:p w14:paraId="552AF3A1" w14:textId="77777777" w:rsidR="00111B7B" w:rsidRPr="00AE6D80" w:rsidRDefault="00000000" w:rsidP="00F35594">
                        <w:pPr>
                          <w:spacing w:before="0" w:line="278" w:lineRule="auto"/>
                          <w:rPr>
                            <w:ins w:id="391" w:author="Author"/>
                            <w:rPrChange w:id="392" w:author="Author">
                              <w:rPr>
                                <w:ins w:id="393" w:author="Author"/>
                                <w:color w:val="000000"/>
                              </w:rPr>
                            </w:rPrChange>
                          </w:rPr>
                        </w:pPr>
                        <w:sdt>
                          <w:sdtPr>
                            <w:tag w:val="goog_rdk_323"/>
                            <w:id w:val="1819227708"/>
                          </w:sdtPr>
                          <w:sdtContent>
                            <w:sdt>
                              <w:sdtPr>
                                <w:tag w:val="goog_rdk_324"/>
                                <w:id w:val="1571366895"/>
                              </w:sdtPr>
                              <w:sdtContent>
                                <w:ins w:id="394" w:author="Author">
                                  <w:r w:rsidR="00111B7B" w:rsidRPr="00AE6D80">
                                    <w:rPr>
                                      <w:rPrChange w:id="395" w:author="Author">
                                        <w:rPr>
                                          <w:color w:val="000000"/>
                                        </w:rPr>
                                      </w:rPrChange>
                                    </w:rPr>
                                    <w:t>Controlling Beneficial Owner – Natural Person</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29"/>
                      <w:id w:val="1002170698"/>
                    </w:sdtPr>
                    <w:sdtContent>
                      <w:p w14:paraId="6BD14419" w14:textId="77777777" w:rsidR="00111B7B" w:rsidRPr="00AE6D80" w:rsidRDefault="00000000" w:rsidP="00F35594">
                        <w:pPr>
                          <w:spacing w:before="0" w:line="278" w:lineRule="auto"/>
                          <w:jc w:val="center"/>
                          <w:rPr>
                            <w:ins w:id="396" w:author="Author"/>
                            <w:rPrChange w:id="397" w:author="Author">
                              <w:rPr>
                                <w:ins w:id="398" w:author="Author"/>
                                <w:color w:val="000000"/>
                              </w:rPr>
                            </w:rPrChange>
                          </w:rPr>
                        </w:pPr>
                        <w:sdt>
                          <w:sdtPr>
                            <w:tag w:val="goog_rdk_326"/>
                            <w:id w:val="-643753945"/>
                          </w:sdtPr>
                          <w:sdtContent>
                            <w:sdt>
                              <w:sdtPr>
                                <w:tag w:val="goog_rdk_327"/>
                                <w:id w:val="487689880"/>
                              </w:sdtPr>
                              <w:sdtContent>
                                <w:ins w:id="399" w:author="Author">
                                  <w:r w:rsidR="00111B7B" w:rsidRPr="00AE6D80">
                                    <w:rPr>
                                      <w:rPrChange w:id="400" w:author="Author">
                                        <w:rPr>
                                          <w:color w:val="000000"/>
                                        </w:rPr>
                                      </w:rPrChange>
                                    </w:rPr>
                                    <w:t>$1,200.00</w:t>
                                  </w:r>
                                </w:ins>
                              </w:sdtContent>
                            </w:sdt>
                            <w:customXmlInsRangeStart w:id="401" w:author="Author"/>
                            <w:sdt>
                              <w:sdtPr>
                                <w:tag w:val="goog_rdk_328"/>
                                <w:id w:val="-21988464"/>
                              </w:sdtPr>
                              <w:sdtContent>
                                <w:customXmlInsRangeEnd w:id="401"/>
                                <w:customXmlInsRangeStart w:id="402" w:author="Author"/>
                              </w:sdtContent>
                            </w:sdt>
                            <w:customXmlInsRangeEnd w:id="402"/>
                          </w:sdtContent>
                        </w:sdt>
                      </w:p>
                    </w:sdtContent>
                  </w:sdt>
                </w:tc>
              </w:tr>
            </w:sdtContent>
          </w:sdt>
          <w:sdt>
            <w:sdtPr>
              <w:tag w:val="goog_rdk_330"/>
              <w:id w:val="1572993640"/>
            </w:sdtPr>
            <w:sdtContent>
              <w:tr w:rsidR="00111B7B" w14:paraId="6F78FAD1" w14:textId="77777777" w:rsidTr="00F35594">
                <w:trPr>
                  <w:cantSplit/>
                  <w:ins w:id="403"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33"/>
                      <w:id w:val="-1147828588"/>
                    </w:sdtPr>
                    <w:sdtContent>
                      <w:p w14:paraId="4C3529DB" w14:textId="77777777" w:rsidR="00111B7B" w:rsidRPr="00AE6D80" w:rsidRDefault="00000000" w:rsidP="00F35594">
                        <w:pPr>
                          <w:spacing w:before="0" w:line="278" w:lineRule="auto"/>
                          <w:rPr>
                            <w:ins w:id="404" w:author="Author"/>
                            <w:rPrChange w:id="405" w:author="Author">
                              <w:rPr>
                                <w:ins w:id="406" w:author="Author"/>
                                <w:color w:val="000000"/>
                              </w:rPr>
                            </w:rPrChange>
                          </w:rPr>
                        </w:pPr>
                        <w:sdt>
                          <w:sdtPr>
                            <w:tag w:val="goog_rdk_331"/>
                            <w:id w:val="-1414380672"/>
                          </w:sdtPr>
                          <w:sdtContent>
                            <w:sdt>
                              <w:sdtPr>
                                <w:tag w:val="goog_rdk_332"/>
                                <w:id w:val="834611164"/>
                              </w:sdtPr>
                              <w:sdtContent>
                                <w:ins w:id="407" w:author="Author">
                                  <w:r w:rsidR="00111B7B" w:rsidRPr="00AE6D80">
                                    <w:rPr>
                                      <w:rPrChange w:id="408" w:author="Author">
                                        <w:rPr>
                                          <w:color w:val="000000"/>
                                        </w:rPr>
                                      </w:rPrChange>
                                    </w:rPr>
                                    <w:t>Passive Beneficial Owner</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36"/>
                      <w:id w:val="779274373"/>
                    </w:sdtPr>
                    <w:sdtContent>
                      <w:p w14:paraId="2E93999D" w14:textId="77777777" w:rsidR="00111B7B" w:rsidRPr="00AE6D80" w:rsidRDefault="00000000" w:rsidP="00F35594">
                        <w:pPr>
                          <w:spacing w:before="0" w:line="278" w:lineRule="auto"/>
                          <w:jc w:val="center"/>
                          <w:rPr>
                            <w:ins w:id="409" w:author="Author"/>
                            <w:rPrChange w:id="410" w:author="Author">
                              <w:rPr>
                                <w:ins w:id="411" w:author="Author"/>
                                <w:color w:val="000000"/>
                              </w:rPr>
                            </w:rPrChange>
                          </w:rPr>
                        </w:pPr>
                        <w:sdt>
                          <w:sdtPr>
                            <w:tag w:val="goog_rdk_334"/>
                            <w:id w:val="-1092912758"/>
                          </w:sdtPr>
                          <w:sdtContent>
                            <w:sdt>
                              <w:sdtPr>
                                <w:tag w:val="goog_rdk_335"/>
                                <w:id w:val="1684403681"/>
                              </w:sdtPr>
                              <w:sdtContent>
                                <w:ins w:id="412" w:author="Author">
                                  <w:r w:rsidR="00111B7B" w:rsidRPr="00AE6D80">
                                    <w:rPr>
                                      <w:rPrChange w:id="413" w:author="Author">
                                        <w:rPr>
                                          <w:color w:val="000000"/>
                                        </w:rPr>
                                      </w:rPrChange>
                                    </w:rPr>
                                    <w:t>$1,200.00</w:t>
                                  </w:r>
                                </w:ins>
                              </w:sdtContent>
                            </w:sdt>
                          </w:sdtContent>
                        </w:sdt>
                      </w:p>
                    </w:sdtContent>
                  </w:sdt>
                </w:tc>
              </w:tr>
            </w:sdtContent>
          </w:sdt>
          <w:sdt>
            <w:sdtPr>
              <w:tag w:val="goog_rdk_337"/>
              <w:id w:val="-915984495"/>
            </w:sdtPr>
            <w:sdtContent>
              <w:tr w:rsidR="00111B7B" w14:paraId="04EDB65D" w14:textId="77777777" w:rsidTr="00F35594">
                <w:trPr>
                  <w:cantSplit/>
                  <w:ins w:id="414"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40"/>
                      <w:id w:val="2015482153"/>
                    </w:sdtPr>
                    <w:sdtContent>
                      <w:p w14:paraId="0F3B1B84" w14:textId="77777777" w:rsidR="00111B7B" w:rsidRPr="00AE6D80" w:rsidRDefault="00000000" w:rsidP="00F35594">
                        <w:pPr>
                          <w:spacing w:before="0" w:line="278" w:lineRule="auto"/>
                          <w:rPr>
                            <w:ins w:id="415" w:author="Author"/>
                            <w:rPrChange w:id="416" w:author="Author">
                              <w:rPr>
                                <w:ins w:id="417" w:author="Author"/>
                                <w:color w:val="000000"/>
                              </w:rPr>
                            </w:rPrChange>
                          </w:rPr>
                        </w:pPr>
                        <w:sdt>
                          <w:sdtPr>
                            <w:tag w:val="goog_rdk_338"/>
                            <w:id w:val="669937500"/>
                          </w:sdtPr>
                          <w:sdtContent>
                            <w:sdt>
                              <w:sdtPr>
                                <w:tag w:val="goog_rdk_339"/>
                                <w:id w:val="874862479"/>
                              </w:sdtPr>
                              <w:sdtContent>
                                <w:ins w:id="418" w:author="Author">
                                  <w:r w:rsidR="00111B7B" w:rsidRPr="00AE6D80">
                                    <w:rPr>
                                      <w:rPrChange w:id="419" w:author="Author">
                                        <w:rPr>
                                          <w:color w:val="000000"/>
                                        </w:rPr>
                                      </w:rPrChange>
                                    </w:rPr>
                                    <w:t>Controlling Beneficial Owner – Owner Entity:</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43"/>
                      <w:id w:val="-1943729108"/>
                    </w:sdtPr>
                    <w:sdtContent>
                      <w:p w14:paraId="699B4688" w14:textId="77777777" w:rsidR="00111B7B" w:rsidRPr="00AE6D80" w:rsidRDefault="00000000" w:rsidP="00F35594">
                        <w:pPr>
                          <w:spacing w:before="0" w:line="278" w:lineRule="auto"/>
                          <w:jc w:val="center"/>
                          <w:rPr>
                            <w:ins w:id="420" w:author="Author"/>
                            <w:rPrChange w:id="421" w:author="Author">
                              <w:rPr>
                                <w:ins w:id="422" w:author="Author"/>
                                <w:color w:val="000000"/>
                              </w:rPr>
                            </w:rPrChange>
                          </w:rPr>
                        </w:pPr>
                        <w:sdt>
                          <w:sdtPr>
                            <w:tag w:val="goog_rdk_341"/>
                            <w:id w:val="-326929488"/>
                          </w:sdtPr>
                          <w:sdtContent>
                            <w:sdt>
                              <w:sdtPr>
                                <w:tag w:val="goog_rdk_342"/>
                                <w:id w:val="1213619527"/>
                              </w:sdtPr>
                              <w:sdtContent/>
                            </w:sdt>
                          </w:sdtContent>
                        </w:sdt>
                      </w:p>
                    </w:sdtContent>
                  </w:sdt>
                </w:tc>
              </w:tr>
            </w:sdtContent>
          </w:sdt>
          <w:sdt>
            <w:sdtPr>
              <w:tag w:val="goog_rdk_344"/>
              <w:id w:val="2024076278"/>
            </w:sdtPr>
            <w:sdtContent>
              <w:tr w:rsidR="00111B7B" w14:paraId="4F229550" w14:textId="77777777" w:rsidTr="00F35594">
                <w:trPr>
                  <w:cantSplit/>
                  <w:ins w:id="423"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47"/>
                      <w:id w:val="-1498585016"/>
                    </w:sdtPr>
                    <w:sdtContent>
                      <w:p w14:paraId="2E79B0EE" w14:textId="77777777" w:rsidR="00111B7B" w:rsidRPr="00AE6D80" w:rsidRDefault="00000000" w:rsidP="00F35594">
                        <w:pPr>
                          <w:spacing w:before="0" w:line="278" w:lineRule="auto"/>
                          <w:ind w:left="720"/>
                          <w:rPr>
                            <w:ins w:id="424" w:author="Author"/>
                            <w:rPrChange w:id="425" w:author="Author">
                              <w:rPr>
                                <w:ins w:id="426" w:author="Author"/>
                                <w:color w:val="000000"/>
                              </w:rPr>
                            </w:rPrChange>
                          </w:rPr>
                        </w:pPr>
                        <w:sdt>
                          <w:sdtPr>
                            <w:tag w:val="goog_rdk_345"/>
                            <w:id w:val="1018713277"/>
                          </w:sdtPr>
                          <w:sdtContent>
                            <w:sdt>
                              <w:sdtPr>
                                <w:tag w:val="goog_rdk_346"/>
                                <w:id w:val="1612694144"/>
                              </w:sdtPr>
                              <w:sdtContent>
                                <w:ins w:id="427" w:author="Author">
                                  <w:r w:rsidR="00111B7B" w:rsidRPr="00AE6D80">
                                    <w:rPr>
                                      <w:rPrChange w:id="428" w:author="Author">
                                        <w:rPr>
                                          <w:color w:val="000000"/>
                                        </w:rPr>
                                      </w:rPrChange>
                                    </w:rPr>
                                    <w:t>Level 1: One (1) to four (4) Controlling Beneficial Owners and/or Owner Entities</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50"/>
                      <w:id w:val="870944390"/>
                    </w:sdtPr>
                    <w:sdtContent>
                      <w:p w14:paraId="0D855535" w14:textId="77777777" w:rsidR="00111B7B" w:rsidRPr="00AE6D80" w:rsidRDefault="00000000" w:rsidP="00F35594">
                        <w:pPr>
                          <w:spacing w:before="0" w:line="278" w:lineRule="auto"/>
                          <w:jc w:val="center"/>
                          <w:rPr>
                            <w:ins w:id="429" w:author="Author"/>
                            <w:rPrChange w:id="430" w:author="Author">
                              <w:rPr>
                                <w:ins w:id="431" w:author="Author"/>
                                <w:color w:val="000000"/>
                              </w:rPr>
                            </w:rPrChange>
                          </w:rPr>
                        </w:pPr>
                        <w:sdt>
                          <w:sdtPr>
                            <w:tag w:val="goog_rdk_348"/>
                            <w:id w:val="722534257"/>
                          </w:sdtPr>
                          <w:sdtContent>
                            <w:sdt>
                              <w:sdtPr>
                                <w:tag w:val="goog_rdk_349"/>
                                <w:id w:val="1026536302"/>
                              </w:sdtPr>
                              <w:sdtContent>
                                <w:ins w:id="432" w:author="Author">
                                  <w:r w:rsidR="00111B7B" w:rsidRPr="00AE6D80">
                                    <w:rPr>
                                      <w:rPrChange w:id="433" w:author="Author">
                                        <w:rPr>
                                          <w:color w:val="000000"/>
                                        </w:rPr>
                                      </w:rPrChange>
                                    </w:rPr>
                                    <w:t>$1,200.00</w:t>
                                  </w:r>
                                </w:ins>
                              </w:sdtContent>
                            </w:sdt>
                          </w:sdtContent>
                        </w:sdt>
                      </w:p>
                    </w:sdtContent>
                  </w:sdt>
                </w:tc>
              </w:tr>
            </w:sdtContent>
          </w:sdt>
          <w:sdt>
            <w:sdtPr>
              <w:tag w:val="goog_rdk_351"/>
              <w:id w:val="1372998395"/>
            </w:sdtPr>
            <w:sdtContent>
              <w:tr w:rsidR="00111B7B" w14:paraId="05761A82" w14:textId="77777777" w:rsidTr="00F35594">
                <w:trPr>
                  <w:cantSplit/>
                  <w:ins w:id="434"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54"/>
                      <w:id w:val="849359180"/>
                    </w:sdtPr>
                    <w:sdtContent>
                      <w:p w14:paraId="7CC70DB4" w14:textId="77777777" w:rsidR="00111B7B" w:rsidRPr="00AE6D80" w:rsidRDefault="00000000" w:rsidP="00F35594">
                        <w:pPr>
                          <w:spacing w:before="0" w:line="278" w:lineRule="auto"/>
                          <w:ind w:left="720"/>
                          <w:rPr>
                            <w:ins w:id="435" w:author="Author"/>
                            <w:rPrChange w:id="436" w:author="Author">
                              <w:rPr>
                                <w:ins w:id="437" w:author="Author"/>
                                <w:color w:val="000000"/>
                              </w:rPr>
                            </w:rPrChange>
                          </w:rPr>
                        </w:pPr>
                        <w:sdt>
                          <w:sdtPr>
                            <w:tag w:val="goog_rdk_352"/>
                            <w:id w:val="-1693130007"/>
                          </w:sdtPr>
                          <w:sdtContent>
                            <w:sdt>
                              <w:sdtPr>
                                <w:tag w:val="goog_rdk_353"/>
                                <w:id w:val="-122007903"/>
                              </w:sdtPr>
                              <w:sdtContent>
                                <w:ins w:id="438" w:author="Author">
                                  <w:r w:rsidR="00111B7B" w:rsidRPr="00AE6D80">
                                    <w:rPr>
                                      <w:rPrChange w:id="439" w:author="Author">
                                        <w:rPr>
                                          <w:color w:val="000000"/>
                                        </w:rPr>
                                      </w:rPrChange>
                                    </w:rPr>
                                    <w:t>Level 2: Five (5) to nine (9) Controlling Beneficial Owners and/or Owner Entities</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57"/>
                      <w:id w:val="84443446"/>
                    </w:sdtPr>
                    <w:sdtContent>
                      <w:p w14:paraId="7B65A4F4" w14:textId="77777777" w:rsidR="00111B7B" w:rsidRPr="00AE6D80" w:rsidRDefault="00000000" w:rsidP="00F35594">
                        <w:pPr>
                          <w:spacing w:before="0" w:line="278" w:lineRule="auto"/>
                          <w:jc w:val="center"/>
                          <w:rPr>
                            <w:ins w:id="440" w:author="Author"/>
                            <w:rPrChange w:id="441" w:author="Author">
                              <w:rPr>
                                <w:ins w:id="442" w:author="Author"/>
                                <w:color w:val="000000"/>
                              </w:rPr>
                            </w:rPrChange>
                          </w:rPr>
                        </w:pPr>
                        <w:sdt>
                          <w:sdtPr>
                            <w:tag w:val="goog_rdk_355"/>
                            <w:id w:val="-1533507611"/>
                          </w:sdtPr>
                          <w:sdtContent>
                            <w:sdt>
                              <w:sdtPr>
                                <w:tag w:val="goog_rdk_356"/>
                                <w:id w:val="-1458683309"/>
                              </w:sdtPr>
                              <w:sdtContent>
                                <w:ins w:id="443" w:author="Author">
                                  <w:r w:rsidR="00111B7B" w:rsidRPr="00AE6D80">
                                    <w:rPr>
                                      <w:rPrChange w:id="444" w:author="Author">
                                        <w:rPr>
                                          <w:color w:val="000000"/>
                                        </w:rPr>
                                      </w:rPrChange>
                                    </w:rPr>
                                    <w:t xml:space="preserve">$1,782.00 </w:t>
                                  </w:r>
                                </w:ins>
                              </w:sdtContent>
                            </w:sdt>
                          </w:sdtContent>
                        </w:sdt>
                      </w:p>
                    </w:sdtContent>
                  </w:sdt>
                </w:tc>
              </w:tr>
            </w:sdtContent>
          </w:sdt>
          <w:sdt>
            <w:sdtPr>
              <w:tag w:val="goog_rdk_358"/>
              <w:id w:val="1581033528"/>
            </w:sdtPr>
            <w:sdtContent>
              <w:tr w:rsidR="00111B7B" w14:paraId="636FE1BA" w14:textId="77777777" w:rsidTr="00F35594">
                <w:trPr>
                  <w:cantSplit/>
                  <w:ins w:id="445"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61"/>
                      <w:id w:val="729446240"/>
                    </w:sdtPr>
                    <w:sdtContent>
                      <w:p w14:paraId="1EE39611" w14:textId="77777777" w:rsidR="00111B7B" w:rsidRPr="00AE6D80" w:rsidRDefault="00000000" w:rsidP="00F35594">
                        <w:pPr>
                          <w:spacing w:before="0" w:line="278" w:lineRule="auto"/>
                          <w:ind w:left="720"/>
                          <w:rPr>
                            <w:ins w:id="446" w:author="Author"/>
                            <w:rPrChange w:id="447" w:author="Author">
                              <w:rPr>
                                <w:ins w:id="448" w:author="Author"/>
                                <w:color w:val="000000"/>
                              </w:rPr>
                            </w:rPrChange>
                          </w:rPr>
                        </w:pPr>
                        <w:sdt>
                          <w:sdtPr>
                            <w:tag w:val="goog_rdk_359"/>
                            <w:id w:val="2070810517"/>
                          </w:sdtPr>
                          <w:sdtContent>
                            <w:sdt>
                              <w:sdtPr>
                                <w:tag w:val="goog_rdk_360"/>
                                <w:id w:val="-533020367"/>
                              </w:sdtPr>
                              <w:sdtContent>
                                <w:ins w:id="449" w:author="Author">
                                  <w:r w:rsidR="00111B7B" w:rsidRPr="00AE6D80">
                                    <w:rPr>
                                      <w:rPrChange w:id="450" w:author="Author">
                                        <w:rPr>
                                          <w:color w:val="000000"/>
                                        </w:rPr>
                                      </w:rPrChange>
                                    </w:rPr>
                                    <w:t>Level 3: Ten (10) or more Controlling Beneficial Owners and/or Owner Entities</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64"/>
                      <w:id w:val="1909685937"/>
                    </w:sdtPr>
                    <w:sdtContent>
                      <w:p w14:paraId="1C00BD6E" w14:textId="77777777" w:rsidR="00111B7B" w:rsidRPr="00AE6D80" w:rsidRDefault="00000000" w:rsidP="00F35594">
                        <w:pPr>
                          <w:spacing w:before="0" w:line="278" w:lineRule="auto"/>
                          <w:jc w:val="center"/>
                          <w:rPr>
                            <w:ins w:id="451" w:author="Author"/>
                            <w:rPrChange w:id="452" w:author="Author">
                              <w:rPr>
                                <w:ins w:id="453" w:author="Author"/>
                                <w:color w:val="000000"/>
                              </w:rPr>
                            </w:rPrChange>
                          </w:rPr>
                        </w:pPr>
                        <w:sdt>
                          <w:sdtPr>
                            <w:tag w:val="goog_rdk_362"/>
                            <w:id w:val="84472509"/>
                          </w:sdtPr>
                          <w:sdtContent>
                            <w:sdt>
                              <w:sdtPr>
                                <w:tag w:val="goog_rdk_363"/>
                                <w:id w:val="-585856852"/>
                              </w:sdtPr>
                              <w:sdtContent>
                                <w:ins w:id="454" w:author="Author">
                                  <w:r w:rsidR="00111B7B" w:rsidRPr="00AE6D80">
                                    <w:rPr>
                                      <w:rPrChange w:id="455" w:author="Author">
                                        <w:rPr>
                                          <w:color w:val="000000"/>
                                        </w:rPr>
                                      </w:rPrChange>
                                    </w:rPr>
                                    <w:t>$2,376.00</w:t>
                                  </w:r>
                                </w:ins>
                              </w:sdtContent>
                            </w:sdt>
                          </w:sdtContent>
                        </w:sdt>
                      </w:p>
                    </w:sdtContent>
                  </w:sdt>
                </w:tc>
              </w:tr>
            </w:sdtContent>
          </w:sdt>
          <w:sdt>
            <w:sdtPr>
              <w:tag w:val="goog_rdk_365"/>
              <w:id w:val="1034636348"/>
            </w:sdtPr>
            <w:sdtContent>
              <w:tr w:rsidR="00111B7B" w14:paraId="65BACEEE" w14:textId="77777777" w:rsidTr="00F35594">
                <w:trPr>
                  <w:cantSplit/>
                  <w:ins w:id="456"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68"/>
                      <w:id w:val="1959475858"/>
                    </w:sdtPr>
                    <w:sdtContent>
                      <w:p w14:paraId="56338252" w14:textId="77777777" w:rsidR="00111B7B" w:rsidRPr="00AE6D80" w:rsidRDefault="00000000" w:rsidP="00F35594">
                        <w:pPr>
                          <w:spacing w:before="0" w:line="278" w:lineRule="auto"/>
                          <w:rPr>
                            <w:ins w:id="457" w:author="Author"/>
                            <w:rPrChange w:id="458" w:author="Author">
                              <w:rPr>
                                <w:ins w:id="459" w:author="Author"/>
                                <w:color w:val="000000"/>
                              </w:rPr>
                            </w:rPrChange>
                          </w:rPr>
                        </w:pPr>
                        <w:sdt>
                          <w:sdtPr>
                            <w:tag w:val="goog_rdk_366"/>
                            <w:id w:val="-1620549398"/>
                          </w:sdtPr>
                          <w:sdtContent>
                            <w:sdt>
                              <w:sdtPr>
                                <w:tag w:val="goog_rdk_367"/>
                                <w:id w:val="397068191"/>
                              </w:sdtPr>
                              <w:sdtContent>
                                <w:ins w:id="460" w:author="Author">
                                  <w:r w:rsidR="00111B7B" w:rsidRPr="00AE6D80">
                                    <w:rPr>
                                      <w:rPrChange w:id="461" w:author="Author">
                                        <w:rPr>
                                          <w:color w:val="000000"/>
                                        </w:rPr>
                                      </w:rPrChange>
                                    </w:rPr>
                                    <w:t>Controlling Beneficial Owner – Publicly Traded Corporation (PTC)</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71"/>
                      <w:id w:val="515065338"/>
                    </w:sdtPr>
                    <w:sdtContent>
                      <w:p w14:paraId="111B7742" w14:textId="77777777" w:rsidR="00111B7B" w:rsidRPr="00AE6D80" w:rsidRDefault="00000000" w:rsidP="00F35594">
                        <w:pPr>
                          <w:spacing w:before="0" w:line="278" w:lineRule="auto"/>
                          <w:jc w:val="center"/>
                          <w:rPr>
                            <w:ins w:id="462" w:author="Author"/>
                            <w:rPrChange w:id="463" w:author="Author">
                              <w:rPr>
                                <w:ins w:id="464" w:author="Author"/>
                                <w:color w:val="000000"/>
                              </w:rPr>
                            </w:rPrChange>
                          </w:rPr>
                        </w:pPr>
                        <w:sdt>
                          <w:sdtPr>
                            <w:tag w:val="goog_rdk_369"/>
                            <w:id w:val="1892125477"/>
                          </w:sdtPr>
                          <w:sdtContent>
                            <w:sdt>
                              <w:sdtPr>
                                <w:tag w:val="goog_rdk_370"/>
                                <w:id w:val="704840032"/>
                              </w:sdtPr>
                              <w:sdtContent>
                                <w:ins w:id="465" w:author="Author">
                                  <w:r w:rsidR="00111B7B" w:rsidRPr="00AE6D80">
                                    <w:rPr>
                                      <w:rPrChange w:id="466" w:author="Author">
                                        <w:rPr>
                                          <w:color w:val="000000"/>
                                        </w:rPr>
                                      </w:rPrChange>
                                    </w:rPr>
                                    <w:t>$10,752.00</w:t>
                                  </w:r>
                                </w:ins>
                              </w:sdtContent>
                            </w:sdt>
                          </w:sdtContent>
                        </w:sdt>
                      </w:p>
                    </w:sdtContent>
                  </w:sdt>
                </w:tc>
              </w:tr>
            </w:sdtContent>
          </w:sdt>
          <w:sdt>
            <w:sdtPr>
              <w:tag w:val="goog_rdk_372"/>
              <w:id w:val="-1347150822"/>
            </w:sdtPr>
            <w:sdtContent>
              <w:tr w:rsidR="00111B7B" w14:paraId="11D73E57" w14:textId="77777777" w:rsidTr="00F35594">
                <w:trPr>
                  <w:cantSplit/>
                  <w:ins w:id="467" w:author="Autho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75"/>
                      <w:id w:val="1340010716"/>
                    </w:sdtPr>
                    <w:sdtContent>
                      <w:p w14:paraId="4AA163E4" w14:textId="77777777" w:rsidR="00111B7B" w:rsidRPr="00AE6D80" w:rsidRDefault="00000000" w:rsidP="00F35594">
                        <w:pPr>
                          <w:spacing w:before="0" w:line="278" w:lineRule="auto"/>
                          <w:rPr>
                            <w:ins w:id="468" w:author="Author"/>
                            <w:rPrChange w:id="469" w:author="Author">
                              <w:rPr>
                                <w:ins w:id="470" w:author="Author"/>
                                <w:color w:val="000000"/>
                              </w:rPr>
                            </w:rPrChange>
                          </w:rPr>
                        </w:pPr>
                        <w:sdt>
                          <w:sdtPr>
                            <w:tag w:val="goog_rdk_373"/>
                            <w:id w:val="-934610234"/>
                          </w:sdtPr>
                          <w:sdtContent>
                            <w:sdt>
                              <w:sdtPr>
                                <w:tag w:val="goog_rdk_374"/>
                                <w:id w:val="-1617958296"/>
                              </w:sdtPr>
                              <w:sdtContent>
                                <w:ins w:id="471" w:author="Author">
                                  <w:r w:rsidR="00111B7B" w:rsidRPr="00AE6D80">
                                    <w:rPr>
                                      <w:rPrChange w:id="472" w:author="Author">
                                        <w:rPr>
                                          <w:color w:val="000000"/>
                                        </w:rPr>
                                      </w:rPrChange>
                                    </w:rPr>
                                    <w:t>Controlling Beneficial Owner – Qualified Private Fund – Qualified Institutional Investor – Trust</w:t>
                                  </w:r>
                                </w:ins>
                              </w:sdtContent>
                            </w:sdt>
                          </w:sdtContent>
                        </w:sdt>
                      </w:p>
                    </w:sdtContent>
                  </w:sdt>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379"/>
                      <w:id w:val="-1539343594"/>
                    </w:sdtPr>
                    <w:sdtContent>
                      <w:p w14:paraId="2C81FD18" w14:textId="77777777" w:rsidR="00111B7B" w:rsidRPr="00AE6D80" w:rsidRDefault="00000000" w:rsidP="00F35594">
                        <w:pPr>
                          <w:spacing w:before="0" w:line="278" w:lineRule="auto"/>
                          <w:jc w:val="center"/>
                          <w:rPr>
                            <w:ins w:id="473" w:author="Author"/>
                            <w:rPrChange w:id="474" w:author="Author">
                              <w:rPr>
                                <w:ins w:id="475" w:author="Author"/>
                                <w:color w:val="000000"/>
                              </w:rPr>
                            </w:rPrChange>
                          </w:rPr>
                        </w:pPr>
                        <w:sdt>
                          <w:sdtPr>
                            <w:tag w:val="goog_rdk_376"/>
                            <w:id w:val="341079670"/>
                          </w:sdtPr>
                          <w:sdtContent>
                            <w:sdt>
                              <w:sdtPr>
                                <w:tag w:val="goog_rdk_377"/>
                                <w:id w:val="-424205309"/>
                              </w:sdtPr>
                              <w:sdtContent>
                                <w:ins w:id="476" w:author="Author">
                                  <w:r w:rsidR="00111B7B" w:rsidRPr="00AE6D80">
                                    <w:rPr>
                                      <w:rPrChange w:id="477" w:author="Author">
                                        <w:rPr>
                                          <w:color w:val="000000"/>
                                        </w:rPr>
                                      </w:rPrChange>
                                    </w:rPr>
                                    <w:t>$4,302.00</w:t>
                                  </w:r>
                                </w:ins>
                              </w:sdtContent>
                            </w:sdt>
                            <w:customXmlInsRangeStart w:id="478" w:author="Author"/>
                            <w:sdt>
                              <w:sdtPr>
                                <w:tag w:val="goog_rdk_378"/>
                                <w:id w:val="-1252812844"/>
                              </w:sdtPr>
                              <w:sdtContent>
                                <w:customXmlInsRangeEnd w:id="478"/>
                                <w:customXmlInsRangeStart w:id="479" w:author="Author"/>
                              </w:sdtContent>
                            </w:sdt>
                            <w:customXmlInsRangeEnd w:id="479"/>
                          </w:sdtContent>
                        </w:sdt>
                      </w:p>
                    </w:sdtContent>
                  </w:sdt>
                </w:tc>
              </w:tr>
            </w:sdtContent>
          </w:sdt>
        </w:tbl>
      </w:sdtContent>
    </w:sdt>
    <w:sdt>
      <w:sdtPr>
        <w:tag w:val="goog_rdk_384"/>
        <w:id w:val="-144233616"/>
      </w:sdtPr>
      <w:sdtContent>
        <w:p w14:paraId="097F4110" w14:textId="77777777" w:rsidR="00111B7B" w:rsidRDefault="00111B7B" w:rsidP="00111B7B">
          <w:pPr>
            <w:tabs>
              <w:tab w:val="left" w:pos="720"/>
              <w:tab w:val="left" w:pos="1440"/>
              <w:tab w:val="left" w:pos="2160"/>
            </w:tabs>
            <w:ind w:left="1440" w:hanging="720"/>
            <w:rPr>
              <w:del w:id="480" w:author="Author"/>
            </w:rPr>
          </w:pPr>
          <w:r>
            <w:t>2.</w:t>
          </w:r>
          <w:r>
            <w:tab/>
          </w:r>
          <w:sdt>
            <w:sdtPr>
              <w:tag w:val="goog_rdk_381"/>
              <w:id w:val="-296189585"/>
            </w:sdtPr>
            <w:sdtContent>
              <w:sdt>
                <w:sdtPr>
                  <w:tag w:val="goog_rdk_382"/>
                  <w:id w:val="1952092933"/>
                </w:sdtPr>
                <w:sdtContent>
                  <w:ins w:id="481" w:author="Author">
                    <w:r w:rsidRPr="00AE6D80">
                      <w:rPr>
                        <w:u w:val="single"/>
                        <w:rPrChange w:id="482" w:author="Author">
                          <w:rPr/>
                        </w:rPrChange>
                      </w:rPr>
                      <w:t>Repealed.</w:t>
                    </w:r>
                  </w:ins>
                </w:sdtContent>
              </w:sdt>
            </w:sdtContent>
          </w:sdt>
          <w:sdt>
            <w:sdtPr>
              <w:tag w:val="goog_rdk_383"/>
              <w:id w:val="-863303863"/>
            </w:sdtPr>
            <w:sdtContent>
              <w:del w:id="483" w:author="Author">
                <w:r>
                  <w:rPr>
                    <w:u w:val="single"/>
                  </w:rPr>
                  <w:delText>When Fees Are Due</w:delText>
                </w:r>
                <w:r>
                  <w:delText>. The application and License fees reflected in this Rule must be paid as follows:</w:delText>
                </w:r>
              </w:del>
            </w:sdtContent>
          </w:sdt>
        </w:p>
      </w:sdtContent>
    </w:sdt>
    <w:sdt>
      <w:sdtPr>
        <w:tag w:val="goog_rdk_386"/>
        <w:id w:val="1115890664"/>
      </w:sdtPr>
      <w:sdtContent>
        <w:p w14:paraId="71EFB1CA" w14:textId="77777777" w:rsidR="00111B7B" w:rsidRDefault="00000000" w:rsidP="00111B7B">
          <w:pPr>
            <w:tabs>
              <w:tab w:val="left" w:pos="720"/>
              <w:tab w:val="left" w:pos="1440"/>
              <w:tab w:val="left" w:pos="2160"/>
            </w:tabs>
            <w:ind w:left="2160" w:hanging="720"/>
            <w:rPr>
              <w:del w:id="484" w:author="Author"/>
            </w:rPr>
          </w:pPr>
          <w:sdt>
            <w:sdtPr>
              <w:tag w:val="goog_rdk_385"/>
              <w:id w:val="716476294"/>
            </w:sdtPr>
            <w:sdtContent>
              <w:del w:id="485" w:author="Author">
                <w:r w:rsidR="00111B7B">
                  <w:delText>a.</w:delText>
                </w:r>
                <w:r w:rsidR="00111B7B">
                  <w:tab/>
                  <w:delText>The first payment must be submitted with the application.</w:delText>
                </w:r>
              </w:del>
            </w:sdtContent>
          </w:sdt>
        </w:p>
      </w:sdtContent>
    </w:sdt>
    <w:sdt>
      <w:sdtPr>
        <w:tag w:val="goog_rdk_388"/>
        <w:id w:val="1000275328"/>
      </w:sdtPr>
      <w:sdtContent>
        <w:p w14:paraId="13848E51" w14:textId="77777777" w:rsidR="00111B7B" w:rsidRDefault="00000000" w:rsidP="00111B7B">
          <w:pPr>
            <w:tabs>
              <w:tab w:val="left" w:pos="720"/>
              <w:tab w:val="left" w:pos="1440"/>
              <w:tab w:val="left" w:pos="2160"/>
            </w:tabs>
            <w:ind w:left="2160" w:hanging="720"/>
            <w:rPr>
              <w:del w:id="486" w:author="Author"/>
            </w:rPr>
          </w:pPr>
          <w:sdt>
            <w:sdtPr>
              <w:tag w:val="goog_rdk_387"/>
              <w:id w:val="-1496707794"/>
            </w:sdtPr>
            <w:sdtContent>
              <w:del w:id="487" w:author="Author">
                <w:r w:rsidR="00111B7B">
                  <w:delText>b.</w:delText>
                </w:r>
                <w:r w:rsidR="00111B7B">
                  <w:tab/>
                  <w:delText>The second payment must be submitted at least twelve (12) months prior to the License expiration date, unless otherwise mandated by the State Licensing Authority or the Division.</w:delText>
                </w:r>
              </w:del>
            </w:sdtContent>
          </w:sdt>
        </w:p>
      </w:sdtContent>
    </w:sdt>
    <w:sdt>
      <w:sdtPr>
        <w:tag w:val="goog_rdk_390"/>
        <w:id w:val="544784117"/>
      </w:sdtPr>
      <w:sdtContent>
        <w:p w14:paraId="5F547DAF" w14:textId="77777777" w:rsidR="00111B7B" w:rsidRDefault="00000000" w:rsidP="00111B7B">
          <w:pPr>
            <w:tabs>
              <w:tab w:val="left" w:pos="720"/>
              <w:tab w:val="left" w:pos="1440"/>
              <w:tab w:val="left" w:pos="2160"/>
            </w:tabs>
            <w:ind w:left="2160" w:hanging="720"/>
          </w:pPr>
          <w:sdt>
            <w:sdtPr>
              <w:tag w:val="goog_rdk_389"/>
              <w:id w:val="-459958176"/>
            </w:sdtPr>
            <w:sdtContent>
              <w:del w:id="488" w:author="Author">
                <w:r w:rsidR="00111B7B">
                  <w:delText>c.</w:delText>
                </w:r>
                <w:r w:rsidR="00111B7B">
                  <w:tab/>
                  <w:delText>Failure to submit the second payment at least twelve (12) months prior to expiration shall result in disciplinary action, which may include an administrative action, fine, suspension, and revocation of the License.</w:delText>
                </w:r>
              </w:del>
            </w:sdtContent>
          </w:sdt>
        </w:p>
      </w:sdtContent>
    </w:sdt>
    <w:p w14:paraId="47668E9F" w14:textId="77777777" w:rsidR="00111B7B" w:rsidRDefault="00111B7B" w:rsidP="00111B7B">
      <w:pPr>
        <w:tabs>
          <w:tab w:val="left" w:pos="720"/>
          <w:tab w:val="left" w:pos="1440"/>
          <w:tab w:val="left" w:pos="2160"/>
        </w:tabs>
        <w:ind w:left="720" w:hanging="720"/>
      </w:pPr>
      <w:r>
        <w:t>C.</w:t>
      </w:r>
      <w:r>
        <w:tab/>
      </w:r>
      <w:r>
        <w:rPr>
          <w:u w:val="single"/>
        </w:rPr>
        <w:t>Temporary Appointee Registration Fees</w:t>
      </w:r>
      <w:r>
        <w:t>.</w:t>
      </w:r>
    </w:p>
    <w:p w14:paraId="447A40C1" w14:textId="77777777" w:rsidR="00111B7B" w:rsidRDefault="00111B7B" w:rsidP="00111B7B">
      <w:pPr>
        <w:tabs>
          <w:tab w:val="left" w:pos="720"/>
          <w:tab w:val="left" w:pos="1440"/>
          <w:tab w:val="left" w:pos="2160"/>
        </w:tabs>
        <w:ind w:left="1440" w:hanging="720"/>
      </w:pPr>
      <w:r>
        <w:t>1.</w:t>
      </w:r>
      <w:r>
        <w:tab/>
        <w:t>The following fees apply to an application for an initial Temporary Appointee Registration</w:t>
      </w:r>
      <w:sdt>
        <w:sdtPr>
          <w:tag w:val="goog_rdk_391"/>
          <w:id w:val="-441287752"/>
        </w:sdtPr>
        <w:sdtContent>
          <w:ins w:id="489" w:author="Author">
            <w:r>
              <w:t>,</w:t>
            </w:r>
          </w:ins>
        </w:sdtContent>
      </w:sdt>
      <w:sdt>
        <w:sdtPr>
          <w:tag w:val="goog_rdk_392"/>
          <w:id w:val="-804096369"/>
        </w:sdtPr>
        <w:sdtContent>
          <w:del w:id="490" w:author="Author">
            <w:r>
              <w:delText xml:space="preserve"> and</w:delText>
            </w:r>
          </w:del>
        </w:sdtContent>
      </w:sdt>
      <w:r>
        <w:t xml:space="preserve"> renewal of a Temporary Appointee Registration</w:t>
      </w:r>
      <w:sdt>
        <w:sdtPr>
          <w:tag w:val="goog_rdk_393"/>
          <w:id w:val="-814534403"/>
        </w:sdtPr>
        <w:sdtContent>
          <w:ins w:id="491" w:author="Author">
            <w:r>
              <w:t>, and each associat</w:t>
            </w:r>
          </w:ins>
          <w:sdt>
            <w:sdtPr>
              <w:tag w:val="goog_rdk_394"/>
              <w:id w:val="1921852545"/>
            </w:sdtPr>
            <w:sdtContent>
              <w:ins w:id="492" w:author="Author">
                <w:r>
                  <w:t>ion of court appointment</w:t>
                </w:r>
              </w:ins>
            </w:sdtContent>
          </w:sdt>
        </w:sdtContent>
      </w:sdt>
      <w:r>
        <w:t>:</w:t>
      </w:r>
    </w:p>
    <w:p w14:paraId="21130189" w14:textId="77777777" w:rsidR="00111B7B" w:rsidRDefault="00111B7B" w:rsidP="00111B7B">
      <w:pPr>
        <w:spacing w:before="160" w:after="160" w:line="278" w:lineRule="auto"/>
      </w:pPr>
      <w:bookmarkStart w:id="493" w:name="_heading=h.dt62rqodiq6b" w:colFirst="0" w:colLast="0"/>
      <w:bookmarkEnd w:id="493"/>
      <w:r>
        <w:rPr>
          <w:b/>
          <w:bCs/>
        </w:rPr>
        <w:t>2-110(C)(1) 1</w:t>
      </w:r>
    </w:p>
    <w:tbl>
      <w:tblPr>
        <w:tblW w:w="935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680"/>
        <w:gridCol w:w="4675"/>
      </w:tblGrid>
      <w:tr w:rsidR="00111B7B" w14:paraId="59B573DF" w14:textId="77777777" w:rsidTr="00F35594">
        <w:trPr>
          <w:cantSplit/>
          <w:trHeight w:val="720"/>
          <w:tblHeader/>
        </w:trPr>
        <w:tc>
          <w:tcPr>
            <w:tcW w:w="4680" w:type="dxa"/>
            <w:vAlign w:val="center"/>
          </w:tcPr>
          <w:p w14:paraId="712E9AF1" w14:textId="77777777" w:rsidR="00111B7B" w:rsidRDefault="00111B7B" w:rsidP="00F35594">
            <w:pPr>
              <w:spacing w:before="60" w:after="60" w:line="276" w:lineRule="auto"/>
            </w:pPr>
            <w:r>
              <w:rPr>
                <w:b/>
                <w:bCs/>
                <w:u w:val="single"/>
              </w:rPr>
              <w:t>License Type</w:t>
            </w:r>
            <w:bookmarkStart w:id="494" w:name="bookmark=id.4bj9ufy42qpz" w:colFirst="0" w:colLast="0"/>
            <w:bookmarkEnd w:id="494"/>
          </w:p>
        </w:tc>
        <w:tc>
          <w:tcPr>
            <w:tcW w:w="4675" w:type="dxa"/>
            <w:vAlign w:val="center"/>
          </w:tcPr>
          <w:p w14:paraId="23FAF5E8" w14:textId="77777777" w:rsidR="00111B7B" w:rsidRDefault="00111B7B" w:rsidP="00F35594">
            <w:pPr>
              <w:spacing w:before="60" w:line="276" w:lineRule="auto"/>
              <w:jc w:val="center"/>
              <w:rPr>
                <w:u w:val="single"/>
              </w:rPr>
            </w:pPr>
            <w:r>
              <w:rPr>
                <w:b/>
                <w:bCs/>
                <w:u w:val="single"/>
              </w:rPr>
              <w:t>Application Fee</w:t>
            </w:r>
          </w:p>
          <w:p w14:paraId="6DB87D8D" w14:textId="77777777" w:rsidR="00111B7B" w:rsidRDefault="00111B7B" w:rsidP="00F35594">
            <w:pPr>
              <w:spacing w:before="0" w:after="60" w:line="276" w:lineRule="auto"/>
              <w:jc w:val="center"/>
            </w:pPr>
            <w:r>
              <w:rPr>
                <w:i/>
                <w:iCs/>
              </w:rPr>
              <w:t>Due at Application</w:t>
            </w:r>
          </w:p>
        </w:tc>
      </w:tr>
      <w:tr w:rsidR="00111B7B" w14:paraId="5FD79306" w14:textId="77777777" w:rsidTr="00F35594">
        <w:trPr>
          <w:cantSplit/>
        </w:trPr>
        <w:tc>
          <w:tcPr>
            <w:tcW w:w="4680" w:type="dxa"/>
            <w:vAlign w:val="center"/>
          </w:tcPr>
          <w:p w14:paraId="212B1059" w14:textId="77777777" w:rsidR="00111B7B" w:rsidRDefault="00111B7B" w:rsidP="00F35594">
            <w:pPr>
              <w:spacing w:before="60" w:after="60" w:line="278" w:lineRule="auto"/>
            </w:pPr>
            <w:r>
              <w:t xml:space="preserve">Temporary Appointee Registration (Natural Person) </w:t>
            </w:r>
          </w:p>
        </w:tc>
        <w:tc>
          <w:tcPr>
            <w:tcW w:w="4675" w:type="dxa"/>
            <w:vAlign w:val="center"/>
          </w:tcPr>
          <w:sdt>
            <w:sdtPr>
              <w:tag w:val="goog_rdk_398"/>
              <w:id w:val="-701691173"/>
            </w:sdtPr>
            <w:sdtContent>
              <w:p w14:paraId="0C1EF41C" w14:textId="77777777" w:rsidR="00111B7B" w:rsidRDefault="00000000" w:rsidP="00F35594">
                <w:pPr>
                  <w:spacing w:before="60" w:after="60" w:line="276" w:lineRule="auto"/>
                  <w:jc w:val="center"/>
                  <w:rPr>
                    <w:ins w:id="495" w:author="Author"/>
                  </w:rPr>
                </w:pPr>
                <w:sdt>
                  <w:sdtPr>
                    <w:tag w:val="goog_rdk_396"/>
                    <w:id w:val="1064791974"/>
                  </w:sdtPr>
                  <w:sdtContent>
                    <w:sdt>
                      <w:sdtPr>
                        <w:tag w:val="goog_rdk_397"/>
                        <w:id w:val="363275296"/>
                      </w:sdtPr>
                      <w:sdtContent>
                        <w:ins w:id="496" w:author="Author">
                          <w:r w:rsidR="00111B7B">
                            <w:t>$656.00</w:t>
                          </w:r>
                        </w:ins>
                      </w:sdtContent>
                    </w:sdt>
                  </w:sdtContent>
                </w:sdt>
              </w:p>
            </w:sdtContent>
          </w:sdt>
          <w:p w14:paraId="1A879E7B" w14:textId="77777777" w:rsidR="00111B7B" w:rsidRDefault="00000000" w:rsidP="00F35594">
            <w:pPr>
              <w:spacing w:before="60" w:after="60" w:line="276" w:lineRule="auto"/>
              <w:jc w:val="center"/>
            </w:pPr>
            <w:sdt>
              <w:sdtPr>
                <w:tag w:val="goog_rdk_400"/>
                <w:id w:val="-214395018"/>
              </w:sdtPr>
              <w:sdtContent>
                <w:del w:id="497" w:author="Author">
                  <w:r w:rsidR="00111B7B">
                    <w:delText>$640.00</w:delText>
                  </w:r>
                </w:del>
              </w:sdtContent>
            </w:sdt>
          </w:p>
        </w:tc>
      </w:tr>
      <w:tr w:rsidR="00111B7B" w14:paraId="49D2B36A" w14:textId="77777777" w:rsidTr="00F35594">
        <w:trPr>
          <w:cantSplit/>
        </w:trPr>
        <w:tc>
          <w:tcPr>
            <w:tcW w:w="4680" w:type="dxa"/>
            <w:vAlign w:val="center"/>
          </w:tcPr>
          <w:p w14:paraId="6C302BD0" w14:textId="77777777" w:rsidR="00111B7B" w:rsidRDefault="00111B7B" w:rsidP="00F35594">
            <w:pPr>
              <w:spacing w:before="60" w:after="60" w:line="278" w:lineRule="auto"/>
            </w:pPr>
            <w:r>
              <w:t xml:space="preserve">Temporary Appointee Registration (Entity) </w:t>
            </w:r>
          </w:p>
        </w:tc>
        <w:tc>
          <w:tcPr>
            <w:tcW w:w="4675" w:type="dxa"/>
            <w:vAlign w:val="center"/>
          </w:tcPr>
          <w:sdt>
            <w:sdtPr>
              <w:tag w:val="goog_rdk_404"/>
              <w:id w:val="65320464"/>
            </w:sdtPr>
            <w:sdtContent>
              <w:p w14:paraId="0F0DB437" w14:textId="77777777" w:rsidR="00111B7B" w:rsidRDefault="00000000" w:rsidP="00F35594">
                <w:pPr>
                  <w:spacing w:before="60" w:after="60" w:line="276" w:lineRule="auto"/>
                  <w:jc w:val="center"/>
                  <w:rPr>
                    <w:ins w:id="498" w:author="Author"/>
                  </w:rPr>
                </w:pPr>
                <w:sdt>
                  <w:sdtPr>
                    <w:tag w:val="goog_rdk_402"/>
                    <w:id w:val="-1169706189"/>
                  </w:sdtPr>
                  <w:sdtContent>
                    <w:sdt>
                      <w:sdtPr>
                        <w:tag w:val="goog_rdk_403"/>
                        <w:id w:val="-1770508212"/>
                      </w:sdtPr>
                      <w:sdtContent>
                        <w:ins w:id="499" w:author="Author">
                          <w:r w:rsidR="00111B7B">
                            <w:t>$2,274.00</w:t>
                          </w:r>
                        </w:ins>
                      </w:sdtContent>
                    </w:sdt>
                  </w:sdtContent>
                </w:sdt>
              </w:p>
            </w:sdtContent>
          </w:sdt>
          <w:p w14:paraId="1BC759F4" w14:textId="77777777" w:rsidR="00111B7B" w:rsidRDefault="00000000" w:rsidP="00F35594">
            <w:pPr>
              <w:spacing w:before="60" w:after="60" w:line="276" w:lineRule="auto"/>
              <w:jc w:val="center"/>
            </w:pPr>
            <w:sdt>
              <w:sdtPr>
                <w:tag w:val="goog_rdk_406"/>
                <w:id w:val="-1634025715"/>
              </w:sdtPr>
              <w:sdtContent>
                <w:del w:id="500" w:author="Author">
                  <w:r w:rsidR="00111B7B">
                    <w:delText>$2,220.00</w:delText>
                  </w:r>
                </w:del>
              </w:sdtContent>
            </w:sdt>
          </w:p>
        </w:tc>
      </w:tr>
      <w:sdt>
        <w:sdtPr>
          <w:tag w:val="goog_rdk_408"/>
          <w:id w:val="-1994568901"/>
        </w:sdtPr>
        <w:sdtContent>
          <w:tr w:rsidR="00111B7B" w14:paraId="7045A05B" w14:textId="77777777" w:rsidTr="00F35594">
            <w:trPr>
              <w:cantSplit/>
              <w:ins w:id="501" w:author="Author"/>
            </w:trPr>
            <w:tc>
              <w:tcPr>
                <w:tcW w:w="4680" w:type="dxa"/>
                <w:vAlign w:val="center"/>
              </w:tcPr>
              <w:sdt>
                <w:sdtPr>
                  <w:tag w:val="goog_rdk_414"/>
                  <w:id w:val="-1279721575"/>
                </w:sdtPr>
                <w:sdtContent>
                  <w:p w14:paraId="3339D82E" w14:textId="77777777" w:rsidR="00111B7B" w:rsidRDefault="00000000" w:rsidP="00F35594">
                    <w:pPr>
                      <w:widowControl w:val="0"/>
                      <w:spacing w:before="0" w:line="266" w:lineRule="auto"/>
                      <w:ind w:left="132" w:right="881" w:hanging="9"/>
                      <w:rPr>
                        <w:ins w:id="502" w:author="Author"/>
                      </w:rPr>
                    </w:pPr>
                    <w:sdt>
                      <w:sdtPr>
                        <w:tag w:val="goog_rdk_409"/>
                        <w:id w:val="2140043553"/>
                      </w:sdtPr>
                      <w:sdtContent>
                        <w:sdt>
                          <w:sdtPr>
                            <w:tag w:val="goog_rdk_410"/>
                            <w:id w:val="1301515498"/>
                          </w:sdtPr>
                          <w:sdtContent>
                            <w:ins w:id="503" w:author="Author">
                              <w:r w:rsidR="00111B7B">
                                <w:t>Temporary Appointee Registration Association Processing Fee (per Regulated Marijuana Business License)</w:t>
                              </w:r>
                            </w:ins>
                          </w:sdtContent>
                        </w:sdt>
                        <w:customXmlInsRangeStart w:id="504" w:author="Author"/>
                        <w:sdt>
                          <w:sdtPr>
                            <w:tag w:val="goog_rdk_411"/>
                            <w:id w:val="-1210037115"/>
                          </w:sdtPr>
                          <w:sdtContent>
                            <w:customXmlInsRangeEnd w:id="504"/>
                            <w:ins w:id="505" w:author="Author">
                              <w:r w:rsidR="00111B7B" w:rsidRPr="00AE6D80">
                                <w:rPr>
                                  <w:highlight w:val="yellow"/>
                                  <w:rPrChange w:id="506" w:author="Author">
                                    <w:rPr/>
                                  </w:rPrChange>
                                </w:rPr>
                                <w:t xml:space="preserve"> </w:t>
                              </w:r>
                            </w:ins>
                            <w:customXmlInsRangeStart w:id="507" w:author="Author"/>
                          </w:sdtContent>
                        </w:sdt>
                        <w:customXmlInsRangeEnd w:id="507"/>
                        <w:customXmlInsRangeStart w:id="508" w:author="Author"/>
                        <w:sdt>
                          <w:sdtPr>
                            <w:tag w:val="goog_rdk_412"/>
                            <w:id w:val="-1557137360"/>
                          </w:sdtPr>
                          <w:sdtContent>
                            <w:customXmlInsRangeEnd w:id="508"/>
                            <w:ins w:id="509" w:author="Author">
                              <w:r w:rsidR="00111B7B">
                                <w:t>(Natural Person and Entity)</w:t>
                              </w:r>
                            </w:ins>
                            <w:customXmlInsRangeStart w:id="510" w:author="Author"/>
                          </w:sdtContent>
                        </w:sdt>
                        <w:customXmlInsRangeEnd w:id="510"/>
                        <w:customXmlInsRangeStart w:id="511" w:author="Author"/>
                        <w:sdt>
                          <w:sdtPr>
                            <w:tag w:val="goog_rdk_413"/>
                            <w:id w:val="1769228919"/>
                          </w:sdtPr>
                          <w:sdtContent>
                            <w:customXmlInsRangeEnd w:id="511"/>
                            <w:customXmlInsRangeStart w:id="512" w:author="Author"/>
                          </w:sdtContent>
                        </w:sdt>
                        <w:customXmlInsRangeEnd w:id="512"/>
                      </w:sdtContent>
                    </w:sdt>
                  </w:p>
                </w:sdtContent>
              </w:sdt>
            </w:tc>
            <w:tc>
              <w:tcPr>
                <w:tcW w:w="4675" w:type="dxa"/>
                <w:vAlign w:val="center"/>
              </w:tcPr>
              <w:sdt>
                <w:sdtPr>
                  <w:tag w:val="goog_rdk_418"/>
                  <w:id w:val="910109147"/>
                </w:sdtPr>
                <w:sdtContent>
                  <w:p w14:paraId="4D271B0D" w14:textId="77777777" w:rsidR="00111B7B" w:rsidRDefault="00000000" w:rsidP="00F35594">
                    <w:pPr>
                      <w:widowControl w:val="0"/>
                      <w:spacing w:before="0"/>
                      <w:ind w:right="1828"/>
                      <w:jc w:val="right"/>
                      <w:rPr>
                        <w:ins w:id="513" w:author="Author"/>
                      </w:rPr>
                    </w:pPr>
                    <w:sdt>
                      <w:sdtPr>
                        <w:tag w:val="goog_rdk_415"/>
                        <w:id w:val="-965552782"/>
                      </w:sdtPr>
                      <w:sdtContent>
                        <w:sdt>
                          <w:sdtPr>
                            <w:tag w:val="goog_rdk_416"/>
                            <w:id w:val="27327604"/>
                          </w:sdtPr>
                          <w:sdtContent>
                            <w:ins w:id="514" w:author="Author">
                              <w:r w:rsidR="00111B7B">
                                <w:t>$2,000.00</w:t>
                              </w:r>
                            </w:ins>
                          </w:sdtContent>
                        </w:sdt>
                        <w:customXmlInsRangeStart w:id="515" w:author="Author"/>
                        <w:sdt>
                          <w:sdtPr>
                            <w:tag w:val="goog_rdk_417"/>
                            <w:id w:val="-438477663"/>
                          </w:sdtPr>
                          <w:sdtContent>
                            <w:customXmlInsRangeEnd w:id="515"/>
                            <w:customXmlInsRangeStart w:id="516" w:author="Author"/>
                          </w:sdtContent>
                        </w:sdt>
                        <w:customXmlInsRangeEnd w:id="516"/>
                      </w:sdtContent>
                    </w:sdt>
                  </w:p>
                </w:sdtContent>
              </w:sdt>
            </w:tc>
          </w:tr>
        </w:sdtContent>
      </w:sdt>
      <w:tr w:rsidR="00111B7B" w14:paraId="0981EAA9" w14:textId="77777777" w:rsidTr="00F35594">
        <w:trPr>
          <w:cantSplit/>
        </w:trPr>
        <w:tc>
          <w:tcPr>
            <w:tcW w:w="4680" w:type="dxa"/>
            <w:vAlign w:val="center"/>
          </w:tcPr>
          <w:p w14:paraId="3A25ACB5" w14:textId="77777777" w:rsidR="00111B7B" w:rsidRDefault="00111B7B" w:rsidP="00F35594">
            <w:pPr>
              <w:spacing w:before="60" w:after="60" w:line="278" w:lineRule="auto"/>
            </w:pPr>
            <w:r>
              <w:t>Temporary Appointee Registration (Natural Person) Renewal</w:t>
            </w:r>
          </w:p>
        </w:tc>
        <w:tc>
          <w:tcPr>
            <w:tcW w:w="4675" w:type="dxa"/>
            <w:vAlign w:val="center"/>
          </w:tcPr>
          <w:sdt>
            <w:sdtPr>
              <w:tag w:val="goog_rdk_422"/>
              <w:id w:val="1157763379"/>
            </w:sdtPr>
            <w:sdtContent>
              <w:p w14:paraId="525F7A16" w14:textId="77777777" w:rsidR="00111B7B" w:rsidRDefault="00000000" w:rsidP="00F35594">
                <w:pPr>
                  <w:spacing w:before="60" w:after="60" w:line="276" w:lineRule="auto"/>
                  <w:jc w:val="center"/>
                  <w:rPr>
                    <w:ins w:id="517" w:author="Author"/>
                  </w:rPr>
                </w:pPr>
                <w:sdt>
                  <w:sdtPr>
                    <w:tag w:val="goog_rdk_420"/>
                    <w:id w:val="780642014"/>
                  </w:sdtPr>
                  <w:sdtContent>
                    <w:sdt>
                      <w:sdtPr>
                        <w:tag w:val="goog_rdk_421"/>
                        <w:id w:val="743452376"/>
                      </w:sdtPr>
                      <w:sdtContent>
                        <w:ins w:id="518" w:author="Author">
                          <w:r w:rsidR="00111B7B">
                            <w:t>$656.00</w:t>
                          </w:r>
                        </w:ins>
                      </w:sdtContent>
                    </w:sdt>
                  </w:sdtContent>
                </w:sdt>
              </w:p>
            </w:sdtContent>
          </w:sdt>
          <w:p w14:paraId="33DB9222" w14:textId="77777777" w:rsidR="00111B7B" w:rsidRDefault="00000000" w:rsidP="00F35594">
            <w:pPr>
              <w:spacing w:before="60" w:after="60" w:line="276" w:lineRule="auto"/>
              <w:jc w:val="center"/>
            </w:pPr>
            <w:sdt>
              <w:sdtPr>
                <w:tag w:val="goog_rdk_424"/>
                <w:id w:val="1516017243"/>
              </w:sdtPr>
              <w:sdtContent>
                <w:del w:id="519" w:author="Author">
                  <w:r w:rsidR="00111B7B">
                    <w:delText>$640.00</w:delText>
                  </w:r>
                </w:del>
              </w:sdtContent>
            </w:sdt>
          </w:p>
        </w:tc>
      </w:tr>
      <w:tr w:rsidR="00111B7B" w14:paraId="57860D5B" w14:textId="77777777" w:rsidTr="00F35594">
        <w:trPr>
          <w:cantSplit/>
        </w:trPr>
        <w:tc>
          <w:tcPr>
            <w:tcW w:w="4680" w:type="dxa"/>
            <w:vAlign w:val="center"/>
          </w:tcPr>
          <w:p w14:paraId="581413BC" w14:textId="77777777" w:rsidR="00111B7B" w:rsidRDefault="00111B7B" w:rsidP="00F35594">
            <w:pPr>
              <w:spacing w:before="60" w:after="60" w:line="278" w:lineRule="auto"/>
            </w:pPr>
            <w:r>
              <w:t>Temporary Appointee Registration (Entity) Renewal</w:t>
            </w:r>
          </w:p>
        </w:tc>
        <w:tc>
          <w:tcPr>
            <w:tcW w:w="4675" w:type="dxa"/>
            <w:vAlign w:val="center"/>
          </w:tcPr>
          <w:sdt>
            <w:sdtPr>
              <w:tag w:val="goog_rdk_428"/>
              <w:id w:val="1942627541"/>
            </w:sdtPr>
            <w:sdtContent>
              <w:p w14:paraId="1545F1EF" w14:textId="77777777" w:rsidR="00111B7B" w:rsidRDefault="00000000" w:rsidP="00F35594">
                <w:pPr>
                  <w:spacing w:before="60" w:after="60" w:line="276" w:lineRule="auto"/>
                  <w:jc w:val="center"/>
                  <w:rPr>
                    <w:ins w:id="520" w:author="Author"/>
                  </w:rPr>
                </w:pPr>
                <w:sdt>
                  <w:sdtPr>
                    <w:tag w:val="goog_rdk_426"/>
                    <w:id w:val="-1228178707"/>
                  </w:sdtPr>
                  <w:sdtContent>
                    <w:sdt>
                      <w:sdtPr>
                        <w:tag w:val="goog_rdk_427"/>
                        <w:id w:val="92148430"/>
                      </w:sdtPr>
                      <w:sdtContent>
                        <w:ins w:id="521" w:author="Author">
                          <w:r w:rsidR="00111B7B">
                            <w:t>$1,833.00</w:t>
                          </w:r>
                        </w:ins>
                      </w:sdtContent>
                    </w:sdt>
                  </w:sdtContent>
                </w:sdt>
              </w:p>
            </w:sdtContent>
          </w:sdt>
          <w:p w14:paraId="375F211C" w14:textId="77777777" w:rsidR="00111B7B" w:rsidRDefault="00000000" w:rsidP="00F35594">
            <w:pPr>
              <w:spacing w:before="60" w:after="60" w:line="276" w:lineRule="auto"/>
              <w:jc w:val="center"/>
            </w:pPr>
            <w:sdt>
              <w:sdtPr>
                <w:tag w:val="goog_rdk_430"/>
                <w:id w:val="1335328409"/>
              </w:sdtPr>
              <w:sdtContent>
                <w:del w:id="522" w:author="Author">
                  <w:r w:rsidR="00111B7B">
                    <w:delText>$1,790.00</w:delText>
                  </w:r>
                </w:del>
              </w:sdtContent>
            </w:sdt>
          </w:p>
        </w:tc>
      </w:tr>
    </w:tbl>
    <w:p w14:paraId="4CBB4243" w14:textId="77777777" w:rsidR="00111B7B" w:rsidRDefault="00111B7B" w:rsidP="00111B7B">
      <w:pPr>
        <w:tabs>
          <w:tab w:val="left" w:pos="720"/>
          <w:tab w:val="left" w:pos="1440"/>
          <w:tab w:val="left" w:pos="2160"/>
        </w:tabs>
        <w:ind w:left="1440" w:hanging="720"/>
      </w:pPr>
      <w:r>
        <w:t>2.</w:t>
      </w:r>
      <w:r>
        <w:tab/>
      </w:r>
      <w:r>
        <w:rPr>
          <w:u w:val="single"/>
        </w:rPr>
        <w:t>When Fees Are Due</w:t>
      </w:r>
      <w:r>
        <w:t>. The application and license fees reflected in this Rule are due at the time of application.</w:t>
      </w:r>
    </w:p>
    <w:p w14:paraId="46E9D4E3" w14:textId="77777777" w:rsidR="00111B7B" w:rsidRDefault="00111B7B" w:rsidP="00111B7B">
      <w:pPr>
        <w:pStyle w:val="Heading4"/>
      </w:pPr>
      <w:r>
        <w:t>Basis and Purpose – 2-115</w:t>
      </w:r>
    </w:p>
    <w:p w14:paraId="1398EC6C" w14:textId="77777777" w:rsidR="00111B7B" w:rsidRDefault="00111B7B" w:rsidP="00111B7B">
      <w:pPr>
        <w:tabs>
          <w:tab w:val="left" w:pos="720"/>
          <w:tab w:val="left" w:pos="1440"/>
        </w:tabs>
      </w:pPr>
      <w:r>
        <w:t>The statutory basis for this rule includes but is not limited to sections 44-10-103, 44-10-202(1)(b), 44-10-202(1)(c), 44-10-202(1)(e), 44-10-203(1)(k), 44-10-203(1)(i), 44-10-</w:t>
      </w:r>
      <w:r>
        <w:lastRenderedPageBreak/>
        <w:t>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permits, and other fees required to accompany applications and submissions to the Division.</w:t>
      </w:r>
    </w:p>
    <w:p w14:paraId="6CB2AA8C" w14:textId="77777777" w:rsidR="00111B7B" w:rsidRDefault="00111B7B" w:rsidP="00111B7B">
      <w:pPr>
        <w:pStyle w:val="Heading4"/>
      </w:pPr>
      <w:r>
        <w:t>2-115 - Regulated Marijuana Business Initial Application &amp; License Fees</w:t>
      </w:r>
    </w:p>
    <w:p w14:paraId="1D45A95C" w14:textId="77777777" w:rsidR="00111B7B" w:rsidRDefault="00111B7B" w:rsidP="00111B7B">
      <w:pPr>
        <w:tabs>
          <w:tab w:val="left" w:pos="720"/>
          <w:tab w:val="left" w:pos="1440"/>
          <w:tab w:val="left" w:pos="2160"/>
        </w:tabs>
        <w:ind w:left="720" w:hanging="720"/>
      </w:pPr>
      <w:r>
        <w:t>A.</w:t>
      </w:r>
      <w:r>
        <w:tab/>
      </w:r>
      <w:r>
        <w:rPr>
          <w:u w:val="single"/>
        </w:rPr>
        <w:t>Levels</w:t>
      </w:r>
      <w:r>
        <w:t>. The following levels apply to Regulated Marijuana Businesses with direct Controlling Beneficial Owners, which includes but is not limited to natural persons, Owner Entities, Publicly Traded Companies, Trusts, Qualified Institutional Investors and Qualified Private Funds. This does not include indirect Controlling Beneficial Owners of the licensed Regulated Marijuana Business, in accordance with Rules 2-235(A)(2)(a) and 2-235(B)(1)(b). The levels are:</w:t>
      </w:r>
    </w:p>
    <w:p w14:paraId="147EE280" w14:textId="77777777" w:rsidR="00111B7B" w:rsidRDefault="00111B7B" w:rsidP="00111B7B">
      <w:pPr>
        <w:tabs>
          <w:tab w:val="left" w:pos="720"/>
          <w:tab w:val="left" w:pos="1440"/>
          <w:tab w:val="left" w:pos="2160"/>
        </w:tabs>
        <w:ind w:left="1440" w:hanging="720"/>
      </w:pPr>
      <w:r>
        <w:t>1.</w:t>
      </w:r>
      <w:r>
        <w:tab/>
        <w:t>Level 1: One (1) to four (4) Controlling Beneficial Owners.</w:t>
      </w:r>
    </w:p>
    <w:p w14:paraId="62C40531" w14:textId="77777777" w:rsidR="00111B7B" w:rsidRDefault="00111B7B" w:rsidP="00111B7B">
      <w:pPr>
        <w:tabs>
          <w:tab w:val="left" w:pos="720"/>
          <w:tab w:val="left" w:pos="1440"/>
          <w:tab w:val="left" w:pos="2160"/>
        </w:tabs>
        <w:ind w:left="1440" w:hanging="720"/>
      </w:pPr>
      <w:r>
        <w:t>2.</w:t>
      </w:r>
      <w:r>
        <w:tab/>
        <w:t>Level 2: Five (5) to nine (9) Controlling Beneficial Owners.</w:t>
      </w:r>
    </w:p>
    <w:p w14:paraId="15080797" w14:textId="77777777" w:rsidR="00111B7B" w:rsidRDefault="00111B7B" w:rsidP="00111B7B">
      <w:pPr>
        <w:tabs>
          <w:tab w:val="left" w:pos="720"/>
          <w:tab w:val="left" w:pos="1440"/>
          <w:tab w:val="left" w:pos="2160"/>
        </w:tabs>
        <w:ind w:left="1440" w:hanging="720"/>
      </w:pPr>
      <w:r>
        <w:t>3.</w:t>
      </w:r>
      <w:r>
        <w:tab/>
        <w:t>Level 3: Ten (10) or more Controlling Beneficial Owners.</w:t>
      </w:r>
    </w:p>
    <w:p w14:paraId="7017D6B6" w14:textId="77777777" w:rsidR="00111B7B" w:rsidRDefault="00111B7B" w:rsidP="00111B7B">
      <w:pPr>
        <w:tabs>
          <w:tab w:val="left" w:pos="720"/>
          <w:tab w:val="left" w:pos="1440"/>
          <w:tab w:val="left" w:pos="2160"/>
        </w:tabs>
        <w:ind w:left="720" w:hanging="720"/>
      </w:pPr>
      <w:r>
        <w:t>B.</w:t>
      </w:r>
      <w:r>
        <w:tab/>
      </w:r>
      <w:r>
        <w:rPr>
          <w:u w:val="single"/>
        </w:rPr>
        <w:t>Medical Marijuana Businesses</w:t>
      </w:r>
      <w:r>
        <w:t>. The following fees apply to an application for a new Medical Marijuana Business license.</w:t>
      </w:r>
    </w:p>
    <w:p w14:paraId="5D95006C" w14:textId="77777777" w:rsidR="00111B7B" w:rsidRDefault="00111B7B" w:rsidP="00111B7B">
      <w:pPr>
        <w:tabs>
          <w:tab w:val="left" w:pos="720"/>
          <w:tab w:val="left" w:pos="1440"/>
          <w:tab w:val="left" w:pos="2160"/>
        </w:tabs>
        <w:ind w:left="720" w:hanging="720"/>
      </w:pPr>
      <w:bookmarkStart w:id="523" w:name="_heading=h.i0xhu4hvuco0" w:colFirst="0" w:colLast="0"/>
      <w:bookmarkEnd w:id="523"/>
      <w:r>
        <w:rPr>
          <w:b/>
          <w:bCs/>
        </w:rPr>
        <w:t>2-115(B) 1</w:t>
      </w:r>
    </w:p>
    <w:tbl>
      <w:tblPr>
        <w:tblW w:w="9360"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41AC4F21" w14:textId="77777777" w:rsidTr="00F35594">
        <w:trPr>
          <w:cantSplit/>
          <w:trHeight w:val="1008"/>
          <w:tblHeader/>
        </w:trPr>
        <w:tc>
          <w:tcPr>
            <w:tcW w:w="3600" w:type="dxa"/>
            <w:vAlign w:val="center"/>
          </w:tcPr>
          <w:p w14:paraId="383E1643" w14:textId="77777777" w:rsidR="00111B7B" w:rsidRDefault="00111B7B" w:rsidP="00F35594">
            <w:pPr>
              <w:spacing w:before="0" w:line="278" w:lineRule="auto"/>
              <w:rPr>
                <w:u w:val="single"/>
              </w:rPr>
            </w:pPr>
            <w:r>
              <w:rPr>
                <w:b/>
                <w:bCs/>
                <w:color w:val="000000"/>
                <w:u w:val="single"/>
              </w:rPr>
              <w:t>License Type</w:t>
            </w:r>
            <w:bookmarkStart w:id="524" w:name="bookmark=id.l3zegtkjsvfy" w:colFirst="0" w:colLast="0"/>
            <w:bookmarkEnd w:id="524"/>
          </w:p>
        </w:tc>
        <w:tc>
          <w:tcPr>
            <w:tcW w:w="2880" w:type="dxa"/>
            <w:vAlign w:val="center"/>
          </w:tcPr>
          <w:p w14:paraId="40E8D8D0" w14:textId="77777777" w:rsidR="00111B7B" w:rsidRDefault="00111B7B" w:rsidP="00F35594">
            <w:pPr>
              <w:spacing w:before="0" w:line="278" w:lineRule="auto"/>
              <w:jc w:val="center"/>
              <w:rPr>
                <w:color w:val="000000"/>
                <w:u w:val="single"/>
              </w:rPr>
            </w:pPr>
            <w:r>
              <w:rPr>
                <w:b/>
                <w:bCs/>
                <w:color w:val="000000"/>
                <w:u w:val="single"/>
              </w:rPr>
              <w:t>1st Payment</w:t>
            </w:r>
          </w:p>
          <w:p w14:paraId="3FD2808D" w14:textId="77777777" w:rsidR="00111B7B" w:rsidRDefault="00111B7B" w:rsidP="00F35594">
            <w:pPr>
              <w:spacing w:before="0" w:line="278" w:lineRule="auto"/>
              <w:jc w:val="center"/>
              <w:rPr>
                <w:u w:val="single"/>
              </w:rPr>
            </w:pPr>
            <w:r>
              <w:rPr>
                <w:i/>
                <w:iCs/>
              </w:rPr>
              <w:t>Due at Application</w:t>
            </w:r>
          </w:p>
        </w:tc>
        <w:tc>
          <w:tcPr>
            <w:tcW w:w="2880" w:type="dxa"/>
            <w:vAlign w:val="center"/>
          </w:tcPr>
          <w:p w14:paraId="099A64A9" w14:textId="77777777" w:rsidR="00111B7B" w:rsidRDefault="00111B7B" w:rsidP="00F35594">
            <w:pPr>
              <w:spacing w:before="0" w:line="278" w:lineRule="auto"/>
              <w:jc w:val="center"/>
              <w:rPr>
                <w:color w:val="000000"/>
                <w:u w:val="single"/>
              </w:rPr>
            </w:pPr>
            <w:r>
              <w:rPr>
                <w:b/>
                <w:bCs/>
                <w:color w:val="000000"/>
                <w:u w:val="single"/>
              </w:rPr>
              <w:t>2nd Payment</w:t>
            </w:r>
          </w:p>
          <w:p w14:paraId="03146D28" w14:textId="77777777" w:rsidR="00111B7B" w:rsidRDefault="00111B7B" w:rsidP="00F35594">
            <w:pPr>
              <w:spacing w:before="0" w:line="278" w:lineRule="auto"/>
              <w:jc w:val="center"/>
              <w:rPr>
                <w:u w:val="single"/>
              </w:rPr>
            </w:pPr>
            <w:r>
              <w:rPr>
                <w:i/>
                <w:iCs/>
                <w:color w:val="000000"/>
              </w:rPr>
              <w:t xml:space="preserve">Due 12 months </w:t>
            </w:r>
            <w:r>
              <w:rPr>
                <w:i/>
                <w:iCs/>
              </w:rPr>
              <w:t>prior to expiration</w:t>
            </w:r>
          </w:p>
        </w:tc>
      </w:tr>
      <w:tr w:rsidR="00111B7B" w14:paraId="4C6A9B0F" w14:textId="77777777" w:rsidTr="00F35594">
        <w:trPr>
          <w:cantSplit/>
          <w:trHeight w:val="432"/>
        </w:trPr>
        <w:tc>
          <w:tcPr>
            <w:tcW w:w="3600" w:type="dxa"/>
          </w:tcPr>
          <w:p w14:paraId="0A64764B" w14:textId="77777777" w:rsidR="00111B7B" w:rsidRDefault="00111B7B" w:rsidP="00F35594">
            <w:pPr>
              <w:spacing w:before="120" w:after="120" w:line="276" w:lineRule="auto"/>
            </w:pPr>
            <w:r>
              <w:t>Medical Marijuana Store</w:t>
            </w:r>
          </w:p>
        </w:tc>
        <w:tc>
          <w:tcPr>
            <w:tcW w:w="2880" w:type="dxa"/>
          </w:tcPr>
          <w:p w14:paraId="4B1AC26F" w14:textId="77777777" w:rsidR="00111B7B" w:rsidRDefault="00111B7B" w:rsidP="00F35594">
            <w:pPr>
              <w:spacing w:before="120" w:after="120" w:line="278" w:lineRule="auto"/>
              <w:jc w:val="center"/>
            </w:pPr>
          </w:p>
        </w:tc>
        <w:tc>
          <w:tcPr>
            <w:tcW w:w="2880" w:type="dxa"/>
          </w:tcPr>
          <w:p w14:paraId="5CA1F616" w14:textId="77777777" w:rsidR="00111B7B" w:rsidRDefault="00111B7B" w:rsidP="00F35594">
            <w:pPr>
              <w:spacing w:before="120" w:after="120" w:line="278" w:lineRule="auto"/>
              <w:jc w:val="center"/>
            </w:pPr>
          </w:p>
        </w:tc>
      </w:tr>
      <w:tr w:rsidR="00111B7B" w14:paraId="7220A7ED" w14:textId="77777777" w:rsidTr="00F35594">
        <w:trPr>
          <w:cantSplit/>
          <w:trHeight w:val="432"/>
        </w:trPr>
        <w:tc>
          <w:tcPr>
            <w:tcW w:w="3600" w:type="dxa"/>
          </w:tcPr>
          <w:p w14:paraId="30CB6BF6" w14:textId="77777777" w:rsidR="00111B7B" w:rsidRDefault="00111B7B" w:rsidP="00F35594">
            <w:pPr>
              <w:spacing w:before="120" w:after="120" w:line="276" w:lineRule="auto"/>
              <w:ind w:left="720"/>
            </w:pPr>
            <w:r>
              <w:t>Level 1</w:t>
            </w:r>
          </w:p>
        </w:tc>
        <w:tc>
          <w:tcPr>
            <w:tcW w:w="2880" w:type="dxa"/>
          </w:tcPr>
          <w:sdt>
            <w:sdtPr>
              <w:tag w:val="goog_rdk_434"/>
              <w:id w:val="-105628484"/>
            </w:sdtPr>
            <w:sdtContent>
              <w:p w14:paraId="06F98A39" w14:textId="77777777" w:rsidR="00111B7B" w:rsidRDefault="00000000" w:rsidP="00F35594">
                <w:pPr>
                  <w:spacing w:before="120" w:after="120" w:line="278" w:lineRule="auto"/>
                  <w:jc w:val="center"/>
                  <w:rPr>
                    <w:ins w:id="525" w:author="Author"/>
                  </w:rPr>
                </w:pPr>
                <w:sdt>
                  <w:sdtPr>
                    <w:tag w:val="goog_rdk_432"/>
                    <w:id w:val="-2075239022"/>
                  </w:sdtPr>
                  <w:sdtContent>
                    <w:sdt>
                      <w:sdtPr>
                        <w:tag w:val="goog_rdk_433"/>
                        <w:id w:val="-1170169254"/>
                      </w:sdtPr>
                      <w:sdtContent>
                        <w:ins w:id="526" w:author="Author">
                          <w:r w:rsidR="00111B7B">
                            <w:t>$8664.00</w:t>
                          </w:r>
                        </w:ins>
                      </w:sdtContent>
                    </w:sdt>
                  </w:sdtContent>
                </w:sdt>
              </w:p>
            </w:sdtContent>
          </w:sdt>
          <w:p w14:paraId="2E38559F" w14:textId="77777777" w:rsidR="00111B7B" w:rsidRDefault="00000000" w:rsidP="00F35594">
            <w:pPr>
              <w:spacing w:before="120" w:after="120" w:line="278" w:lineRule="auto"/>
              <w:jc w:val="center"/>
            </w:pPr>
            <w:sdt>
              <w:sdtPr>
                <w:tag w:val="goog_rdk_436"/>
                <w:id w:val="1552896524"/>
              </w:sdtPr>
              <w:sdtContent>
                <w:del w:id="527" w:author="Author">
                  <w:r w:rsidR="00111B7B">
                    <w:delText>$8,460.00</w:delText>
                  </w:r>
                </w:del>
              </w:sdtContent>
            </w:sdt>
          </w:p>
        </w:tc>
        <w:tc>
          <w:tcPr>
            <w:tcW w:w="2880" w:type="dxa"/>
          </w:tcPr>
          <w:sdt>
            <w:sdtPr>
              <w:tag w:val="goog_rdk_440"/>
              <w:id w:val="969034600"/>
            </w:sdtPr>
            <w:sdtContent>
              <w:p w14:paraId="42396EFB" w14:textId="77777777" w:rsidR="00111B7B" w:rsidRDefault="00000000" w:rsidP="00F35594">
                <w:pPr>
                  <w:spacing w:before="120" w:after="120" w:line="278" w:lineRule="auto"/>
                  <w:jc w:val="center"/>
                  <w:rPr>
                    <w:ins w:id="528" w:author="Author"/>
                  </w:rPr>
                </w:pPr>
                <w:sdt>
                  <w:sdtPr>
                    <w:tag w:val="goog_rdk_438"/>
                    <w:id w:val="1809293718"/>
                  </w:sdtPr>
                  <w:sdtContent>
                    <w:sdt>
                      <w:sdtPr>
                        <w:tag w:val="goog_rdk_439"/>
                        <w:id w:val="2064982299"/>
                      </w:sdtPr>
                      <w:sdtContent>
                        <w:ins w:id="529" w:author="Author">
                          <w:r w:rsidR="00111B7B">
                            <w:t>$8664.00</w:t>
                          </w:r>
                        </w:ins>
                      </w:sdtContent>
                    </w:sdt>
                  </w:sdtContent>
                </w:sdt>
              </w:p>
            </w:sdtContent>
          </w:sdt>
          <w:p w14:paraId="30637232" w14:textId="77777777" w:rsidR="00111B7B" w:rsidRDefault="00000000" w:rsidP="00F35594">
            <w:pPr>
              <w:spacing w:before="120" w:after="120" w:line="278" w:lineRule="auto"/>
              <w:jc w:val="center"/>
            </w:pPr>
            <w:sdt>
              <w:sdtPr>
                <w:tag w:val="goog_rdk_442"/>
                <w:id w:val="-1520041128"/>
              </w:sdtPr>
              <w:sdtContent>
                <w:del w:id="530" w:author="Author">
                  <w:r w:rsidR="00111B7B">
                    <w:delText>$8,460.00</w:delText>
                  </w:r>
                </w:del>
              </w:sdtContent>
            </w:sdt>
          </w:p>
        </w:tc>
      </w:tr>
      <w:tr w:rsidR="00111B7B" w14:paraId="1EC5171D" w14:textId="77777777" w:rsidTr="00F35594">
        <w:trPr>
          <w:cantSplit/>
          <w:trHeight w:val="432"/>
        </w:trPr>
        <w:tc>
          <w:tcPr>
            <w:tcW w:w="3600" w:type="dxa"/>
          </w:tcPr>
          <w:p w14:paraId="69D71F0A" w14:textId="77777777" w:rsidR="00111B7B" w:rsidRDefault="00111B7B" w:rsidP="00F35594">
            <w:pPr>
              <w:spacing w:before="120" w:after="120" w:line="276" w:lineRule="auto"/>
              <w:ind w:left="720"/>
            </w:pPr>
            <w:r>
              <w:t>Level 2</w:t>
            </w:r>
          </w:p>
        </w:tc>
        <w:tc>
          <w:tcPr>
            <w:tcW w:w="2880" w:type="dxa"/>
          </w:tcPr>
          <w:sdt>
            <w:sdtPr>
              <w:tag w:val="goog_rdk_446"/>
              <w:id w:val="372431651"/>
            </w:sdtPr>
            <w:sdtContent>
              <w:p w14:paraId="7CCEAADB" w14:textId="77777777" w:rsidR="00111B7B" w:rsidRDefault="00000000" w:rsidP="00F35594">
                <w:pPr>
                  <w:spacing w:before="120" w:after="120" w:line="278" w:lineRule="auto"/>
                  <w:jc w:val="center"/>
                  <w:rPr>
                    <w:ins w:id="531" w:author="Author"/>
                  </w:rPr>
                </w:pPr>
                <w:sdt>
                  <w:sdtPr>
                    <w:tag w:val="goog_rdk_444"/>
                    <w:id w:val="-307878536"/>
                  </w:sdtPr>
                  <w:sdtContent>
                    <w:sdt>
                      <w:sdtPr>
                        <w:tag w:val="goog_rdk_445"/>
                        <w:id w:val="-918922018"/>
                      </w:sdtPr>
                      <w:sdtContent>
                        <w:ins w:id="532" w:author="Author">
                          <w:r w:rsidR="00111B7B">
                            <w:t>$13,016.00</w:t>
                          </w:r>
                        </w:ins>
                      </w:sdtContent>
                    </w:sdt>
                  </w:sdtContent>
                </w:sdt>
              </w:p>
            </w:sdtContent>
          </w:sdt>
          <w:p w14:paraId="1F7D86CD" w14:textId="77777777" w:rsidR="00111B7B" w:rsidRDefault="00000000" w:rsidP="00F35594">
            <w:pPr>
              <w:spacing w:before="120" w:after="120" w:line="278" w:lineRule="auto"/>
              <w:jc w:val="center"/>
            </w:pPr>
            <w:sdt>
              <w:sdtPr>
                <w:tag w:val="goog_rdk_448"/>
                <w:id w:val="883342321"/>
              </w:sdtPr>
              <w:sdtContent>
                <w:del w:id="533" w:author="Author">
                  <w:r w:rsidR="00111B7B">
                    <w:delText>$12,710.00</w:delText>
                  </w:r>
                </w:del>
              </w:sdtContent>
            </w:sdt>
          </w:p>
        </w:tc>
        <w:tc>
          <w:tcPr>
            <w:tcW w:w="2880" w:type="dxa"/>
          </w:tcPr>
          <w:sdt>
            <w:sdtPr>
              <w:tag w:val="goog_rdk_452"/>
              <w:id w:val="-750057442"/>
            </w:sdtPr>
            <w:sdtContent>
              <w:p w14:paraId="2DA92809" w14:textId="77777777" w:rsidR="00111B7B" w:rsidRDefault="00000000" w:rsidP="00F35594">
                <w:pPr>
                  <w:spacing w:before="120" w:after="120" w:line="278" w:lineRule="auto"/>
                  <w:jc w:val="center"/>
                  <w:rPr>
                    <w:ins w:id="534" w:author="Author"/>
                  </w:rPr>
                </w:pPr>
                <w:sdt>
                  <w:sdtPr>
                    <w:tag w:val="goog_rdk_450"/>
                    <w:id w:val="491997772"/>
                  </w:sdtPr>
                  <w:sdtContent>
                    <w:sdt>
                      <w:sdtPr>
                        <w:tag w:val="goog_rdk_451"/>
                        <w:id w:val="-2087360202"/>
                      </w:sdtPr>
                      <w:sdtContent>
                        <w:ins w:id="535" w:author="Author">
                          <w:r w:rsidR="00111B7B">
                            <w:t>$13,016.00</w:t>
                          </w:r>
                        </w:ins>
                      </w:sdtContent>
                    </w:sdt>
                  </w:sdtContent>
                </w:sdt>
              </w:p>
            </w:sdtContent>
          </w:sdt>
          <w:p w14:paraId="4D71B8A3" w14:textId="77777777" w:rsidR="00111B7B" w:rsidRDefault="00000000" w:rsidP="00F35594">
            <w:pPr>
              <w:spacing w:before="120" w:after="120" w:line="278" w:lineRule="auto"/>
              <w:jc w:val="center"/>
            </w:pPr>
            <w:sdt>
              <w:sdtPr>
                <w:tag w:val="goog_rdk_454"/>
                <w:id w:val="-718084246"/>
              </w:sdtPr>
              <w:sdtContent>
                <w:del w:id="536" w:author="Author">
                  <w:r w:rsidR="00111B7B">
                    <w:delText>$12,710.00</w:delText>
                  </w:r>
                </w:del>
              </w:sdtContent>
            </w:sdt>
          </w:p>
        </w:tc>
      </w:tr>
      <w:tr w:rsidR="00111B7B" w14:paraId="29FCE03E" w14:textId="77777777" w:rsidTr="00F35594">
        <w:trPr>
          <w:cantSplit/>
          <w:trHeight w:val="432"/>
        </w:trPr>
        <w:tc>
          <w:tcPr>
            <w:tcW w:w="3600" w:type="dxa"/>
          </w:tcPr>
          <w:p w14:paraId="0A147B78" w14:textId="77777777" w:rsidR="00111B7B" w:rsidRDefault="00111B7B" w:rsidP="00F35594">
            <w:pPr>
              <w:spacing w:before="120" w:after="120" w:line="276" w:lineRule="auto"/>
              <w:ind w:left="720"/>
            </w:pPr>
            <w:r>
              <w:t>Level 3</w:t>
            </w:r>
          </w:p>
        </w:tc>
        <w:tc>
          <w:tcPr>
            <w:tcW w:w="2880" w:type="dxa"/>
          </w:tcPr>
          <w:sdt>
            <w:sdtPr>
              <w:tag w:val="goog_rdk_458"/>
              <w:id w:val="906805512"/>
            </w:sdtPr>
            <w:sdtContent>
              <w:p w14:paraId="4ED16C75" w14:textId="77777777" w:rsidR="00111B7B" w:rsidRDefault="00000000" w:rsidP="00F35594">
                <w:pPr>
                  <w:spacing w:before="120" w:after="120" w:line="278" w:lineRule="auto"/>
                  <w:jc w:val="center"/>
                  <w:rPr>
                    <w:ins w:id="537" w:author="Author"/>
                  </w:rPr>
                </w:pPr>
                <w:sdt>
                  <w:sdtPr>
                    <w:tag w:val="goog_rdk_456"/>
                    <w:id w:val="-596479430"/>
                  </w:sdtPr>
                  <w:sdtContent>
                    <w:sdt>
                      <w:sdtPr>
                        <w:tag w:val="goog_rdk_457"/>
                        <w:id w:val="58496462"/>
                      </w:sdtPr>
                      <w:sdtContent>
                        <w:ins w:id="538" w:author="Author">
                          <w:r w:rsidR="00111B7B">
                            <w:t>$17,316.00</w:t>
                          </w:r>
                        </w:ins>
                      </w:sdtContent>
                    </w:sdt>
                  </w:sdtContent>
                </w:sdt>
              </w:p>
            </w:sdtContent>
          </w:sdt>
          <w:p w14:paraId="533A9161" w14:textId="77777777" w:rsidR="00111B7B" w:rsidRDefault="00000000" w:rsidP="00F35594">
            <w:pPr>
              <w:spacing w:before="120" w:after="120" w:line="278" w:lineRule="auto"/>
              <w:jc w:val="center"/>
            </w:pPr>
            <w:sdt>
              <w:sdtPr>
                <w:tag w:val="goog_rdk_460"/>
                <w:id w:val="-709083684"/>
              </w:sdtPr>
              <w:sdtContent>
                <w:del w:id="539" w:author="Author">
                  <w:r w:rsidR="00111B7B">
                    <w:delText>$16,910.00</w:delText>
                  </w:r>
                </w:del>
              </w:sdtContent>
            </w:sdt>
          </w:p>
        </w:tc>
        <w:tc>
          <w:tcPr>
            <w:tcW w:w="2880" w:type="dxa"/>
          </w:tcPr>
          <w:sdt>
            <w:sdtPr>
              <w:tag w:val="goog_rdk_464"/>
              <w:id w:val="-1986185902"/>
            </w:sdtPr>
            <w:sdtContent>
              <w:p w14:paraId="08E81E05" w14:textId="77777777" w:rsidR="00111B7B" w:rsidRDefault="00000000" w:rsidP="00F35594">
                <w:pPr>
                  <w:spacing w:before="120" w:after="120" w:line="278" w:lineRule="auto"/>
                  <w:jc w:val="center"/>
                  <w:rPr>
                    <w:ins w:id="540" w:author="Author"/>
                  </w:rPr>
                </w:pPr>
                <w:sdt>
                  <w:sdtPr>
                    <w:tag w:val="goog_rdk_462"/>
                    <w:id w:val="458422701"/>
                  </w:sdtPr>
                  <w:sdtContent>
                    <w:sdt>
                      <w:sdtPr>
                        <w:tag w:val="goog_rdk_463"/>
                        <w:id w:val="1795065213"/>
                      </w:sdtPr>
                      <w:sdtContent>
                        <w:ins w:id="541" w:author="Author">
                          <w:r w:rsidR="00111B7B">
                            <w:t>$17,316.00</w:t>
                          </w:r>
                        </w:ins>
                      </w:sdtContent>
                    </w:sdt>
                  </w:sdtContent>
                </w:sdt>
              </w:p>
            </w:sdtContent>
          </w:sdt>
          <w:p w14:paraId="4BD448E2" w14:textId="77777777" w:rsidR="00111B7B" w:rsidRDefault="00000000" w:rsidP="00F35594">
            <w:pPr>
              <w:spacing w:before="120" w:after="120" w:line="278" w:lineRule="auto"/>
              <w:jc w:val="center"/>
            </w:pPr>
            <w:sdt>
              <w:sdtPr>
                <w:tag w:val="goog_rdk_466"/>
                <w:id w:val="1361859112"/>
              </w:sdtPr>
              <w:sdtContent>
                <w:del w:id="542" w:author="Author">
                  <w:r w:rsidR="00111B7B">
                    <w:delText>$16,910.00</w:delText>
                  </w:r>
                </w:del>
              </w:sdtContent>
            </w:sdt>
          </w:p>
        </w:tc>
      </w:tr>
      <w:tr w:rsidR="00111B7B" w14:paraId="4F0476EE" w14:textId="77777777" w:rsidTr="00F35594">
        <w:trPr>
          <w:cantSplit/>
          <w:trHeight w:val="485"/>
        </w:trPr>
        <w:tc>
          <w:tcPr>
            <w:tcW w:w="3600" w:type="dxa"/>
          </w:tcPr>
          <w:p w14:paraId="653371B4" w14:textId="77777777" w:rsidR="00111B7B" w:rsidRDefault="00111B7B" w:rsidP="00F35594">
            <w:pPr>
              <w:spacing w:before="120" w:after="120" w:line="276" w:lineRule="auto"/>
            </w:pPr>
            <w:r>
              <w:t>Medical Marijuana Products Manufacturer</w:t>
            </w:r>
          </w:p>
        </w:tc>
        <w:tc>
          <w:tcPr>
            <w:tcW w:w="2880" w:type="dxa"/>
          </w:tcPr>
          <w:p w14:paraId="019DF5AA" w14:textId="77777777" w:rsidR="00111B7B" w:rsidRDefault="00111B7B" w:rsidP="00F35594">
            <w:pPr>
              <w:spacing w:before="120" w:after="120" w:line="278" w:lineRule="auto"/>
              <w:jc w:val="center"/>
            </w:pPr>
          </w:p>
        </w:tc>
        <w:tc>
          <w:tcPr>
            <w:tcW w:w="2880" w:type="dxa"/>
          </w:tcPr>
          <w:p w14:paraId="23E6241F" w14:textId="77777777" w:rsidR="00111B7B" w:rsidRDefault="00111B7B" w:rsidP="00F35594">
            <w:pPr>
              <w:spacing w:before="120" w:after="160" w:line="278" w:lineRule="auto"/>
              <w:jc w:val="center"/>
            </w:pPr>
          </w:p>
        </w:tc>
      </w:tr>
      <w:tr w:rsidR="00111B7B" w14:paraId="5ED2FE29" w14:textId="77777777" w:rsidTr="00F35594">
        <w:trPr>
          <w:cantSplit/>
          <w:trHeight w:val="432"/>
        </w:trPr>
        <w:tc>
          <w:tcPr>
            <w:tcW w:w="3600" w:type="dxa"/>
          </w:tcPr>
          <w:p w14:paraId="79535A3E" w14:textId="77777777" w:rsidR="00111B7B" w:rsidRDefault="00111B7B" w:rsidP="00F35594">
            <w:pPr>
              <w:spacing w:before="120" w:after="120" w:line="276" w:lineRule="auto"/>
              <w:ind w:left="720"/>
            </w:pPr>
            <w:r>
              <w:lastRenderedPageBreak/>
              <w:t>Level 1</w:t>
            </w:r>
          </w:p>
        </w:tc>
        <w:tc>
          <w:tcPr>
            <w:tcW w:w="2880" w:type="dxa"/>
          </w:tcPr>
          <w:sdt>
            <w:sdtPr>
              <w:tag w:val="goog_rdk_470"/>
              <w:id w:val="981907515"/>
            </w:sdtPr>
            <w:sdtContent>
              <w:p w14:paraId="0DB9F383" w14:textId="77777777" w:rsidR="00111B7B" w:rsidRDefault="00000000" w:rsidP="00F35594">
                <w:pPr>
                  <w:spacing w:before="120" w:after="120" w:line="278" w:lineRule="auto"/>
                  <w:jc w:val="center"/>
                  <w:rPr>
                    <w:ins w:id="543" w:author="Author"/>
                  </w:rPr>
                </w:pPr>
                <w:sdt>
                  <w:sdtPr>
                    <w:tag w:val="goog_rdk_468"/>
                    <w:id w:val="-1264457377"/>
                  </w:sdtPr>
                  <w:sdtContent>
                    <w:sdt>
                      <w:sdtPr>
                        <w:tag w:val="goog_rdk_469"/>
                        <w:id w:val="-1285717005"/>
                      </w:sdtPr>
                      <w:sdtContent>
                        <w:ins w:id="544" w:author="Author">
                          <w:r w:rsidR="00111B7B">
                            <w:t>$3,288.00</w:t>
                          </w:r>
                        </w:ins>
                      </w:sdtContent>
                    </w:sdt>
                  </w:sdtContent>
                </w:sdt>
              </w:p>
            </w:sdtContent>
          </w:sdt>
          <w:p w14:paraId="31BFAD27" w14:textId="77777777" w:rsidR="00111B7B" w:rsidRDefault="00000000" w:rsidP="00F35594">
            <w:pPr>
              <w:spacing w:before="120" w:after="120" w:line="278" w:lineRule="auto"/>
              <w:jc w:val="center"/>
            </w:pPr>
            <w:sdt>
              <w:sdtPr>
                <w:tag w:val="goog_rdk_472"/>
                <w:id w:val="2142563318"/>
              </w:sdtPr>
              <w:sdtContent>
                <w:del w:id="545" w:author="Author">
                  <w:r w:rsidR="00111B7B">
                    <w:delText>$3,210.00</w:delText>
                  </w:r>
                </w:del>
              </w:sdtContent>
            </w:sdt>
          </w:p>
        </w:tc>
        <w:tc>
          <w:tcPr>
            <w:tcW w:w="2880" w:type="dxa"/>
          </w:tcPr>
          <w:sdt>
            <w:sdtPr>
              <w:tag w:val="goog_rdk_476"/>
              <w:id w:val="-598168450"/>
            </w:sdtPr>
            <w:sdtContent>
              <w:p w14:paraId="21626C5D" w14:textId="77777777" w:rsidR="00111B7B" w:rsidRDefault="00000000" w:rsidP="00F35594">
                <w:pPr>
                  <w:spacing w:before="120" w:after="120" w:line="278" w:lineRule="auto"/>
                  <w:jc w:val="center"/>
                  <w:rPr>
                    <w:ins w:id="546" w:author="Author"/>
                  </w:rPr>
                </w:pPr>
                <w:sdt>
                  <w:sdtPr>
                    <w:tag w:val="goog_rdk_474"/>
                    <w:id w:val="105444330"/>
                  </w:sdtPr>
                  <w:sdtContent>
                    <w:sdt>
                      <w:sdtPr>
                        <w:tag w:val="goog_rdk_475"/>
                        <w:id w:val="1024855282"/>
                      </w:sdtPr>
                      <w:sdtContent>
                        <w:ins w:id="547" w:author="Author">
                          <w:r w:rsidR="00111B7B">
                            <w:t>$3,288.00</w:t>
                          </w:r>
                        </w:ins>
                      </w:sdtContent>
                    </w:sdt>
                  </w:sdtContent>
                </w:sdt>
              </w:p>
            </w:sdtContent>
          </w:sdt>
          <w:p w14:paraId="57E3F24B" w14:textId="77777777" w:rsidR="00111B7B" w:rsidRDefault="00000000" w:rsidP="00F35594">
            <w:pPr>
              <w:spacing w:before="120" w:after="120" w:line="278" w:lineRule="auto"/>
              <w:jc w:val="center"/>
            </w:pPr>
            <w:sdt>
              <w:sdtPr>
                <w:tag w:val="goog_rdk_478"/>
                <w:id w:val="14188007"/>
              </w:sdtPr>
              <w:sdtContent>
                <w:del w:id="548" w:author="Author">
                  <w:r w:rsidR="00111B7B">
                    <w:delText>$3,210.00</w:delText>
                  </w:r>
                </w:del>
              </w:sdtContent>
            </w:sdt>
          </w:p>
        </w:tc>
      </w:tr>
      <w:tr w:rsidR="00111B7B" w14:paraId="3B0A158A" w14:textId="77777777" w:rsidTr="00F35594">
        <w:trPr>
          <w:cantSplit/>
          <w:trHeight w:val="432"/>
        </w:trPr>
        <w:tc>
          <w:tcPr>
            <w:tcW w:w="3600" w:type="dxa"/>
          </w:tcPr>
          <w:p w14:paraId="5F6D5FB5" w14:textId="77777777" w:rsidR="00111B7B" w:rsidRDefault="00111B7B" w:rsidP="00F35594">
            <w:pPr>
              <w:spacing w:before="120" w:after="120" w:line="276" w:lineRule="auto"/>
              <w:ind w:left="720"/>
            </w:pPr>
            <w:r>
              <w:t>Level 2</w:t>
            </w:r>
          </w:p>
        </w:tc>
        <w:tc>
          <w:tcPr>
            <w:tcW w:w="2880" w:type="dxa"/>
          </w:tcPr>
          <w:sdt>
            <w:sdtPr>
              <w:tag w:val="goog_rdk_482"/>
              <w:id w:val="-773691348"/>
            </w:sdtPr>
            <w:sdtContent>
              <w:p w14:paraId="01FD836A" w14:textId="77777777" w:rsidR="00111B7B" w:rsidRDefault="00000000" w:rsidP="00F35594">
                <w:pPr>
                  <w:spacing w:before="120" w:after="120" w:line="278" w:lineRule="auto"/>
                  <w:jc w:val="center"/>
                  <w:rPr>
                    <w:ins w:id="549" w:author="Author"/>
                  </w:rPr>
                </w:pPr>
                <w:sdt>
                  <w:sdtPr>
                    <w:tag w:val="goog_rdk_480"/>
                    <w:id w:val="-834571871"/>
                  </w:sdtPr>
                  <w:sdtContent>
                    <w:sdt>
                      <w:sdtPr>
                        <w:tag w:val="goog_rdk_481"/>
                        <w:id w:val="1581571247"/>
                      </w:sdtPr>
                      <w:sdtContent>
                        <w:ins w:id="550" w:author="Author">
                          <w:r w:rsidR="00111B7B">
                            <w:t>$4,952.00</w:t>
                          </w:r>
                        </w:ins>
                      </w:sdtContent>
                    </w:sdt>
                  </w:sdtContent>
                </w:sdt>
              </w:p>
            </w:sdtContent>
          </w:sdt>
          <w:p w14:paraId="75A7391E" w14:textId="77777777" w:rsidR="00111B7B" w:rsidRDefault="00000000" w:rsidP="00F35594">
            <w:pPr>
              <w:spacing w:before="120" w:after="120" w:line="278" w:lineRule="auto"/>
              <w:jc w:val="center"/>
            </w:pPr>
            <w:sdt>
              <w:sdtPr>
                <w:tag w:val="goog_rdk_484"/>
                <w:id w:val="1729859534"/>
              </w:sdtPr>
              <w:sdtContent>
                <w:del w:id="551" w:author="Author">
                  <w:r w:rsidR="00111B7B">
                    <w:delText>$4,835.00</w:delText>
                  </w:r>
                </w:del>
              </w:sdtContent>
            </w:sdt>
          </w:p>
        </w:tc>
        <w:tc>
          <w:tcPr>
            <w:tcW w:w="2880" w:type="dxa"/>
          </w:tcPr>
          <w:sdt>
            <w:sdtPr>
              <w:tag w:val="goog_rdk_488"/>
              <w:id w:val="1367336116"/>
            </w:sdtPr>
            <w:sdtContent>
              <w:p w14:paraId="2B473C46" w14:textId="77777777" w:rsidR="00111B7B" w:rsidRDefault="00000000" w:rsidP="00F35594">
                <w:pPr>
                  <w:spacing w:before="120" w:after="160" w:line="278" w:lineRule="auto"/>
                  <w:jc w:val="center"/>
                  <w:rPr>
                    <w:ins w:id="552" w:author="Author"/>
                  </w:rPr>
                </w:pPr>
                <w:sdt>
                  <w:sdtPr>
                    <w:tag w:val="goog_rdk_486"/>
                    <w:id w:val="-1612125757"/>
                  </w:sdtPr>
                  <w:sdtContent>
                    <w:sdt>
                      <w:sdtPr>
                        <w:tag w:val="goog_rdk_487"/>
                        <w:id w:val="-1777298746"/>
                      </w:sdtPr>
                      <w:sdtContent>
                        <w:ins w:id="553" w:author="Author">
                          <w:r w:rsidR="00111B7B">
                            <w:t>$4,952.00</w:t>
                          </w:r>
                        </w:ins>
                      </w:sdtContent>
                    </w:sdt>
                  </w:sdtContent>
                </w:sdt>
              </w:p>
            </w:sdtContent>
          </w:sdt>
          <w:p w14:paraId="66E00419" w14:textId="77777777" w:rsidR="00111B7B" w:rsidRDefault="00000000" w:rsidP="00F35594">
            <w:pPr>
              <w:spacing w:before="120" w:after="160" w:line="278" w:lineRule="auto"/>
              <w:jc w:val="center"/>
            </w:pPr>
            <w:sdt>
              <w:sdtPr>
                <w:tag w:val="goog_rdk_490"/>
                <w:id w:val="-1131128717"/>
              </w:sdtPr>
              <w:sdtContent>
                <w:del w:id="554" w:author="Author">
                  <w:r w:rsidR="00111B7B">
                    <w:delText>$4,835.00</w:delText>
                  </w:r>
                </w:del>
              </w:sdtContent>
            </w:sdt>
          </w:p>
        </w:tc>
      </w:tr>
      <w:tr w:rsidR="00111B7B" w14:paraId="2B3C5D0E" w14:textId="77777777" w:rsidTr="00F35594">
        <w:trPr>
          <w:cantSplit/>
          <w:trHeight w:val="432"/>
        </w:trPr>
        <w:tc>
          <w:tcPr>
            <w:tcW w:w="3600" w:type="dxa"/>
          </w:tcPr>
          <w:p w14:paraId="0CE91C8A" w14:textId="77777777" w:rsidR="00111B7B" w:rsidRDefault="00111B7B" w:rsidP="00F35594">
            <w:pPr>
              <w:spacing w:before="120" w:after="120" w:line="276" w:lineRule="auto"/>
              <w:ind w:left="720"/>
            </w:pPr>
            <w:r>
              <w:t>Level 3</w:t>
            </w:r>
          </w:p>
        </w:tc>
        <w:tc>
          <w:tcPr>
            <w:tcW w:w="2880" w:type="dxa"/>
          </w:tcPr>
          <w:sdt>
            <w:sdtPr>
              <w:tag w:val="goog_rdk_494"/>
              <w:id w:val="189966141"/>
            </w:sdtPr>
            <w:sdtContent>
              <w:p w14:paraId="65F87F98" w14:textId="77777777" w:rsidR="00111B7B" w:rsidRDefault="00000000" w:rsidP="00F35594">
                <w:pPr>
                  <w:spacing w:before="120" w:after="120" w:line="278" w:lineRule="auto"/>
                  <w:jc w:val="center"/>
                  <w:rPr>
                    <w:ins w:id="555" w:author="Author"/>
                  </w:rPr>
                </w:pPr>
                <w:sdt>
                  <w:sdtPr>
                    <w:tag w:val="goog_rdk_492"/>
                    <w:id w:val="-841487379"/>
                  </w:sdtPr>
                  <w:sdtContent>
                    <w:sdt>
                      <w:sdtPr>
                        <w:tag w:val="goog_rdk_493"/>
                        <w:id w:val="-1308238790"/>
                      </w:sdtPr>
                      <w:sdtContent>
                        <w:ins w:id="556" w:author="Author">
                          <w:r w:rsidR="00111B7B">
                            <w:t>$6,564.00</w:t>
                          </w:r>
                        </w:ins>
                      </w:sdtContent>
                    </w:sdt>
                  </w:sdtContent>
                </w:sdt>
              </w:p>
            </w:sdtContent>
          </w:sdt>
          <w:p w14:paraId="0943E388" w14:textId="77777777" w:rsidR="00111B7B" w:rsidRDefault="00000000" w:rsidP="00F35594">
            <w:pPr>
              <w:spacing w:before="120" w:after="120" w:line="278" w:lineRule="auto"/>
              <w:jc w:val="center"/>
            </w:pPr>
            <w:sdt>
              <w:sdtPr>
                <w:tag w:val="goog_rdk_496"/>
                <w:id w:val="-529513870"/>
              </w:sdtPr>
              <w:sdtContent>
                <w:del w:id="557" w:author="Author">
                  <w:r w:rsidR="00111B7B">
                    <w:delText>$6,410.00</w:delText>
                  </w:r>
                </w:del>
              </w:sdtContent>
            </w:sdt>
          </w:p>
        </w:tc>
        <w:tc>
          <w:tcPr>
            <w:tcW w:w="2880" w:type="dxa"/>
          </w:tcPr>
          <w:sdt>
            <w:sdtPr>
              <w:tag w:val="goog_rdk_500"/>
              <w:id w:val="1162482626"/>
            </w:sdtPr>
            <w:sdtContent>
              <w:p w14:paraId="0C7C8ECF" w14:textId="77777777" w:rsidR="00111B7B" w:rsidRDefault="00000000" w:rsidP="00F35594">
                <w:pPr>
                  <w:spacing w:before="120" w:after="120" w:line="278" w:lineRule="auto"/>
                  <w:jc w:val="center"/>
                  <w:rPr>
                    <w:ins w:id="558" w:author="Author"/>
                  </w:rPr>
                </w:pPr>
                <w:sdt>
                  <w:sdtPr>
                    <w:tag w:val="goog_rdk_498"/>
                    <w:id w:val="2015860025"/>
                  </w:sdtPr>
                  <w:sdtContent>
                    <w:sdt>
                      <w:sdtPr>
                        <w:tag w:val="goog_rdk_499"/>
                        <w:id w:val="704503371"/>
                      </w:sdtPr>
                      <w:sdtContent>
                        <w:ins w:id="559" w:author="Author">
                          <w:r w:rsidR="00111B7B">
                            <w:t>$6,564.00</w:t>
                          </w:r>
                        </w:ins>
                      </w:sdtContent>
                    </w:sdt>
                  </w:sdtContent>
                </w:sdt>
              </w:p>
            </w:sdtContent>
          </w:sdt>
          <w:p w14:paraId="217F49BB" w14:textId="77777777" w:rsidR="00111B7B" w:rsidRDefault="00000000" w:rsidP="00F35594">
            <w:pPr>
              <w:spacing w:before="120" w:after="120" w:line="278" w:lineRule="auto"/>
              <w:jc w:val="center"/>
            </w:pPr>
            <w:sdt>
              <w:sdtPr>
                <w:tag w:val="goog_rdk_502"/>
                <w:id w:val="2037129598"/>
              </w:sdtPr>
              <w:sdtContent>
                <w:del w:id="560" w:author="Author">
                  <w:r w:rsidR="00111B7B">
                    <w:delText>$6,410.00</w:delText>
                  </w:r>
                </w:del>
              </w:sdtContent>
            </w:sdt>
          </w:p>
        </w:tc>
      </w:tr>
      <w:tr w:rsidR="00111B7B" w14:paraId="1A379758" w14:textId="77777777" w:rsidTr="00F35594">
        <w:trPr>
          <w:cantSplit/>
          <w:trHeight w:val="872"/>
        </w:trPr>
        <w:tc>
          <w:tcPr>
            <w:tcW w:w="3600" w:type="dxa"/>
            <w:vAlign w:val="center"/>
          </w:tcPr>
          <w:p w14:paraId="45CABEEC" w14:textId="77777777" w:rsidR="00111B7B" w:rsidRDefault="00111B7B" w:rsidP="00F35594">
            <w:pPr>
              <w:spacing w:before="0" w:line="276" w:lineRule="auto"/>
            </w:pPr>
            <w:r>
              <w:t xml:space="preserve">Medical Marijuana Cultivation Facility - </w:t>
            </w:r>
            <w:r>
              <w:rPr>
                <w:i/>
                <w:iCs/>
              </w:rPr>
              <w:t>Class 1 (1-500 plants)</w:t>
            </w:r>
          </w:p>
        </w:tc>
        <w:tc>
          <w:tcPr>
            <w:tcW w:w="2880" w:type="dxa"/>
            <w:vAlign w:val="center"/>
          </w:tcPr>
          <w:p w14:paraId="0E0B3F9A" w14:textId="77777777" w:rsidR="00111B7B" w:rsidRDefault="00111B7B" w:rsidP="00F35594">
            <w:pPr>
              <w:spacing w:before="0" w:after="120" w:line="278" w:lineRule="auto"/>
              <w:jc w:val="center"/>
            </w:pPr>
          </w:p>
        </w:tc>
        <w:tc>
          <w:tcPr>
            <w:tcW w:w="2880" w:type="dxa"/>
          </w:tcPr>
          <w:p w14:paraId="60939E95" w14:textId="77777777" w:rsidR="00111B7B" w:rsidRDefault="00111B7B" w:rsidP="00F35594">
            <w:pPr>
              <w:spacing w:before="0" w:after="120" w:line="278" w:lineRule="auto"/>
              <w:jc w:val="center"/>
            </w:pPr>
          </w:p>
        </w:tc>
      </w:tr>
      <w:tr w:rsidR="00111B7B" w14:paraId="05F7C26B" w14:textId="77777777" w:rsidTr="00F35594">
        <w:trPr>
          <w:cantSplit/>
          <w:trHeight w:val="432"/>
        </w:trPr>
        <w:tc>
          <w:tcPr>
            <w:tcW w:w="3600" w:type="dxa"/>
          </w:tcPr>
          <w:p w14:paraId="61B5BCF2" w14:textId="77777777" w:rsidR="00111B7B" w:rsidRDefault="00111B7B" w:rsidP="00F35594">
            <w:pPr>
              <w:spacing w:before="120" w:after="120" w:line="276" w:lineRule="auto"/>
              <w:ind w:left="720"/>
            </w:pPr>
            <w:r>
              <w:t>Level 1</w:t>
            </w:r>
          </w:p>
        </w:tc>
        <w:tc>
          <w:tcPr>
            <w:tcW w:w="2880" w:type="dxa"/>
            <w:vAlign w:val="center"/>
          </w:tcPr>
          <w:sdt>
            <w:sdtPr>
              <w:tag w:val="goog_rdk_506"/>
              <w:id w:val="-125997767"/>
            </w:sdtPr>
            <w:sdtContent>
              <w:p w14:paraId="141E6FAD" w14:textId="77777777" w:rsidR="00111B7B" w:rsidRDefault="00000000" w:rsidP="00F35594">
                <w:pPr>
                  <w:spacing w:before="120" w:after="120" w:line="278" w:lineRule="auto"/>
                  <w:jc w:val="center"/>
                  <w:rPr>
                    <w:ins w:id="561" w:author="Author"/>
                  </w:rPr>
                </w:pPr>
                <w:sdt>
                  <w:sdtPr>
                    <w:tag w:val="goog_rdk_504"/>
                    <w:id w:val="-472665586"/>
                  </w:sdtPr>
                  <w:sdtContent>
                    <w:sdt>
                      <w:sdtPr>
                        <w:tag w:val="goog_rdk_505"/>
                        <w:id w:val="-2110962329"/>
                      </w:sdtPr>
                      <w:sdtContent>
                        <w:ins w:id="562" w:author="Author">
                          <w:r w:rsidR="00111B7B">
                            <w:t>$3,288.00</w:t>
                          </w:r>
                        </w:ins>
                      </w:sdtContent>
                    </w:sdt>
                  </w:sdtContent>
                </w:sdt>
              </w:p>
            </w:sdtContent>
          </w:sdt>
          <w:p w14:paraId="6EAEF891" w14:textId="77777777" w:rsidR="00111B7B" w:rsidRDefault="00000000" w:rsidP="00F35594">
            <w:pPr>
              <w:spacing w:before="120" w:after="120" w:line="278" w:lineRule="auto"/>
              <w:jc w:val="center"/>
            </w:pPr>
            <w:sdt>
              <w:sdtPr>
                <w:tag w:val="goog_rdk_508"/>
                <w:id w:val="-1542092570"/>
              </w:sdtPr>
              <w:sdtContent>
                <w:del w:id="563" w:author="Author">
                  <w:r w:rsidR="00111B7B">
                    <w:delText>$3,210.00</w:delText>
                  </w:r>
                </w:del>
              </w:sdtContent>
            </w:sdt>
          </w:p>
        </w:tc>
        <w:tc>
          <w:tcPr>
            <w:tcW w:w="2880" w:type="dxa"/>
            <w:vAlign w:val="center"/>
          </w:tcPr>
          <w:sdt>
            <w:sdtPr>
              <w:tag w:val="goog_rdk_512"/>
              <w:id w:val="-1510366492"/>
            </w:sdtPr>
            <w:sdtContent>
              <w:p w14:paraId="4982BFC5" w14:textId="77777777" w:rsidR="00111B7B" w:rsidRDefault="00000000" w:rsidP="00F35594">
                <w:pPr>
                  <w:spacing w:before="120" w:after="120" w:line="278" w:lineRule="auto"/>
                  <w:jc w:val="center"/>
                  <w:rPr>
                    <w:ins w:id="564" w:author="Author"/>
                  </w:rPr>
                </w:pPr>
                <w:sdt>
                  <w:sdtPr>
                    <w:tag w:val="goog_rdk_510"/>
                    <w:id w:val="-2071855550"/>
                  </w:sdtPr>
                  <w:sdtContent>
                    <w:sdt>
                      <w:sdtPr>
                        <w:tag w:val="goog_rdk_511"/>
                        <w:id w:val="138442781"/>
                      </w:sdtPr>
                      <w:sdtContent>
                        <w:ins w:id="565" w:author="Author">
                          <w:r w:rsidR="00111B7B">
                            <w:t>$3,288.00</w:t>
                          </w:r>
                        </w:ins>
                      </w:sdtContent>
                    </w:sdt>
                  </w:sdtContent>
                </w:sdt>
              </w:p>
            </w:sdtContent>
          </w:sdt>
          <w:p w14:paraId="3803D464" w14:textId="77777777" w:rsidR="00111B7B" w:rsidRDefault="00000000" w:rsidP="00F35594">
            <w:pPr>
              <w:spacing w:before="120" w:after="120" w:line="278" w:lineRule="auto"/>
              <w:jc w:val="center"/>
            </w:pPr>
            <w:sdt>
              <w:sdtPr>
                <w:tag w:val="goog_rdk_514"/>
                <w:id w:val="-1459771346"/>
              </w:sdtPr>
              <w:sdtContent>
                <w:del w:id="566" w:author="Author">
                  <w:r w:rsidR="00111B7B">
                    <w:delText>$3,210.00</w:delText>
                  </w:r>
                </w:del>
              </w:sdtContent>
            </w:sdt>
          </w:p>
        </w:tc>
      </w:tr>
      <w:tr w:rsidR="00111B7B" w14:paraId="55EF557B" w14:textId="77777777" w:rsidTr="00F35594">
        <w:trPr>
          <w:cantSplit/>
          <w:trHeight w:val="432"/>
        </w:trPr>
        <w:tc>
          <w:tcPr>
            <w:tcW w:w="3600" w:type="dxa"/>
            <w:vAlign w:val="center"/>
          </w:tcPr>
          <w:p w14:paraId="0CEA3E4B" w14:textId="77777777" w:rsidR="00111B7B" w:rsidRDefault="00111B7B" w:rsidP="00F35594">
            <w:pPr>
              <w:spacing w:before="120" w:after="120" w:line="276" w:lineRule="auto"/>
              <w:ind w:left="720"/>
            </w:pPr>
            <w:r>
              <w:t>Level 2</w:t>
            </w:r>
          </w:p>
        </w:tc>
        <w:tc>
          <w:tcPr>
            <w:tcW w:w="2880" w:type="dxa"/>
            <w:vAlign w:val="center"/>
          </w:tcPr>
          <w:sdt>
            <w:sdtPr>
              <w:tag w:val="goog_rdk_518"/>
              <w:id w:val="1242424025"/>
            </w:sdtPr>
            <w:sdtContent>
              <w:p w14:paraId="1164784C" w14:textId="77777777" w:rsidR="00111B7B" w:rsidRDefault="00000000" w:rsidP="00F35594">
                <w:pPr>
                  <w:spacing w:before="120" w:after="120" w:line="278" w:lineRule="auto"/>
                  <w:jc w:val="center"/>
                  <w:rPr>
                    <w:ins w:id="567" w:author="Author"/>
                  </w:rPr>
                </w:pPr>
                <w:sdt>
                  <w:sdtPr>
                    <w:tag w:val="goog_rdk_516"/>
                    <w:id w:val="-1399376960"/>
                  </w:sdtPr>
                  <w:sdtContent>
                    <w:sdt>
                      <w:sdtPr>
                        <w:tag w:val="goog_rdk_517"/>
                        <w:id w:val="-170516461"/>
                      </w:sdtPr>
                      <w:sdtContent>
                        <w:ins w:id="568" w:author="Author">
                          <w:r w:rsidR="00111B7B">
                            <w:t>$4,952.00</w:t>
                          </w:r>
                        </w:ins>
                      </w:sdtContent>
                    </w:sdt>
                  </w:sdtContent>
                </w:sdt>
              </w:p>
            </w:sdtContent>
          </w:sdt>
          <w:p w14:paraId="5667C629" w14:textId="77777777" w:rsidR="00111B7B" w:rsidRDefault="00000000" w:rsidP="00F35594">
            <w:pPr>
              <w:spacing w:before="120" w:after="120" w:line="278" w:lineRule="auto"/>
              <w:jc w:val="center"/>
            </w:pPr>
            <w:sdt>
              <w:sdtPr>
                <w:tag w:val="goog_rdk_520"/>
                <w:id w:val="-1400293890"/>
              </w:sdtPr>
              <w:sdtContent>
                <w:del w:id="569" w:author="Author">
                  <w:r w:rsidR="00111B7B">
                    <w:delText>$4,835.00</w:delText>
                  </w:r>
                </w:del>
              </w:sdtContent>
            </w:sdt>
          </w:p>
        </w:tc>
        <w:tc>
          <w:tcPr>
            <w:tcW w:w="2880" w:type="dxa"/>
            <w:vAlign w:val="center"/>
          </w:tcPr>
          <w:sdt>
            <w:sdtPr>
              <w:tag w:val="goog_rdk_524"/>
              <w:id w:val="-750970879"/>
            </w:sdtPr>
            <w:sdtContent>
              <w:p w14:paraId="662A08D4" w14:textId="77777777" w:rsidR="00111B7B" w:rsidRDefault="00000000" w:rsidP="00F35594">
                <w:pPr>
                  <w:spacing w:before="120" w:after="160" w:line="278" w:lineRule="auto"/>
                  <w:jc w:val="center"/>
                  <w:rPr>
                    <w:ins w:id="570" w:author="Author"/>
                  </w:rPr>
                </w:pPr>
                <w:sdt>
                  <w:sdtPr>
                    <w:tag w:val="goog_rdk_522"/>
                    <w:id w:val="912419054"/>
                  </w:sdtPr>
                  <w:sdtContent>
                    <w:sdt>
                      <w:sdtPr>
                        <w:tag w:val="goog_rdk_523"/>
                        <w:id w:val="-2102598282"/>
                      </w:sdtPr>
                      <w:sdtContent>
                        <w:ins w:id="571" w:author="Author">
                          <w:r w:rsidR="00111B7B">
                            <w:t>$4,952.00</w:t>
                          </w:r>
                        </w:ins>
                      </w:sdtContent>
                    </w:sdt>
                  </w:sdtContent>
                </w:sdt>
              </w:p>
            </w:sdtContent>
          </w:sdt>
          <w:p w14:paraId="75A1A978" w14:textId="77777777" w:rsidR="00111B7B" w:rsidRDefault="00000000" w:rsidP="00F35594">
            <w:pPr>
              <w:spacing w:before="120" w:after="160" w:line="278" w:lineRule="auto"/>
              <w:jc w:val="center"/>
            </w:pPr>
            <w:sdt>
              <w:sdtPr>
                <w:tag w:val="goog_rdk_526"/>
                <w:id w:val="296746276"/>
              </w:sdtPr>
              <w:sdtContent>
                <w:del w:id="572" w:author="Author">
                  <w:r w:rsidR="00111B7B">
                    <w:delText>$4,835.00</w:delText>
                  </w:r>
                </w:del>
              </w:sdtContent>
            </w:sdt>
          </w:p>
        </w:tc>
      </w:tr>
      <w:tr w:rsidR="00111B7B" w14:paraId="4F97E4D8" w14:textId="77777777" w:rsidTr="00F35594">
        <w:trPr>
          <w:cantSplit/>
          <w:trHeight w:val="432"/>
        </w:trPr>
        <w:tc>
          <w:tcPr>
            <w:tcW w:w="3600" w:type="dxa"/>
          </w:tcPr>
          <w:p w14:paraId="59AF374F" w14:textId="77777777" w:rsidR="00111B7B" w:rsidRDefault="00111B7B" w:rsidP="00F35594">
            <w:pPr>
              <w:spacing w:before="120" w:after="120" w:line="276" w:lineRule="auto"/>
              <w:ind w:left="720"/>
            </w:pPr>
            <w:r>
              <w:t>Level 3</w:t>
            </w:r>
          </w:p>
        </w:tc>
        <w:tc>
          <w:tcPr>
            <w:tcW w:w="2880" w:type="dxa"/>
            <w:vAlign w:val="center"/>
          </w:tcPr>
          <w:sdt>
            <w:sdtPr>
              <w:tag w:val="goog_rdk_530"/>
              <w:id w:val="-738767110"/>
            </w:sdtPr>
            <w:sdtContent>
              <w:p w14:paraId="31E9B38F" w14:textId="77777777" w:rsidR="00111B7B" w:rsidRDefault="00000000" w:rsidP="00F35594">
                <w:pPr>
                  <w:spacing w:before="120" w:after="120" w:line="278" w:lineRule="auto"/>
                  <w:jc w:val="center"/>
                  <w:rPr>
                    <w:ins w:id="573" w:author="Author"/>
                  </w:rPr>
                </w:pPr>
                <w:sdt>
                  <w:sdtPr>
                    <w:tag w:val="goog_rdk_528"/>
                    <w:id w:val="819089206"/>
                  </w:sdtPr>
                  <w:sdtContent>
                    <w:sdt>
                      <w:sdtPr>
                        <w:tag w:val="goog_rdk_529"/>
                        <w:id w:val="-1940771771"/>
                      </w:sdtPr>
                      <w:sdtContent>
                        <w:ins w:id="574" w:author="Author">
                          <w:r w:rsidR="00111B7B">
                            <w:t>$6,564.00</w:t>
                          </w:r>
                        </w:ins>
                      </w:sdtContent>
                    </w:sdt>
                  </w:sdtContent>
                </w:sdt>
              </w:p>
            </w:sdtContent>
          </w:sdt>
          <w:p w14:paraId="6D9A30F7" w14:textId="77777777" w:rsidR="00111B7B" w:rsidRDefault="00000000" w:rsidP="00F35594">
            <w:pPr>
              <w:spacing w:before="120" w:after="120" w:line="278" w:lineRule="auto"/>
              <w:jc w:val="center"/>
            </w:pPr>
            <w:sdt>
              <w:sdtPr>
                <w:tag w:val="goog_rdk_532"/>
                <w:id w:val="1532594084"/>
              </w:sdtPr>
              <w:sdtContent>
                <w:del w:id="575" w:author="Author">
                  <w:r w:rsidR="00111B7B">
                    <w:delText>$6,410.00</w:delText>
                  </w:r>
                </w:del>
              </w:sdtContent>
            </w:sdt>
          </w:p>
        </w:tc>
        <w:tc>
          <w:tcPr>
            <w:tcW w:w="2880" w:type="dxa"/>
            <w:vAlign w:val="center"/>
          </w:tcPr>
          <w:sdt>
            <w:sdtPr>
              <w:tag w:val="goog_rdk_536"/>
              <w:id w:val="-1173040418"/>
            </w:sdtPr>
            <w:sdtContent>
              <w:p w14:paraId="4F556087" w14:textId="77777777" w:rsidR="00111B7B" w:rsidRDefault="00000000" w:rsidP="00F35594">
                <w:pPr>
                  <w:spacing w:before="120" w:after="120" w:line="278" w:lineRule="auto"/>
                  <w:jc w:val="center"/>
                  <w:rPr>
                    <w:ins w:id="576" w:author="Author"/>
                  </w:rPr>
                </w:pPr>
                <w:sdt>
                  <w:sdtPr>
                    <w:tag w:val="goog_rdk_534"/>
                    <w:id w:val="-1843453719"/>
                  </w:sdtPr>
                  <w:sdtContent>
                    <w:sdt>
                      <w:sdtPr>
                        <w:tag w:val="goog_rdk_535"/>
                        <w:id w:val="782053809"/>
                      </w:sdtPr>
                      <w:sdtContent>
                        <w:ins w:id="577" w:author="Author">
                          <w:r w:rsidR="00111B7B">
                            <w:t>$6,564.00</w:t>
                          </w:r>
                        </w:ins>
                      </w:sdtContent>
                    </w:sdt>
                  </w:sdtContent>
                </w:sdt>
              </w:p>
            </w:sdtContent>
          </w:sdt>
          <w:p w14:paraId="1964EAFE" w14:textId="77777777" w:rsidR="00111B7B" w:rsidRDefault="00000000" w:rsidP="00F35594">
            <w:pPr>
              <w:spacing w:before="120" w:after="120" w:line="278" w:lineRule="auto"/>
              <w:jc w:val="center"/>
            </w:pPr>
            <w:sdt>
              <w:sdtPr>
                <w:tag w:val="goog_rdk_538"/>
                <w:id w:val="-2147173033"/>
              </w:sdtPr>
              <w:sdtContent>
                <w:del w:id="578" w:author="Author">
                  <w:r w:rsidR="00111B7B">
                    <w:delText>$6,410.00</w:delText>
                  </w:r>
                </w:del>
              </w:sdtContent>
            </w:sdt>
          </w:p>
        </w:tc>
      </w:tr>
      <w:tr w:rsidR="00111B7B" w14:paraId="028A22A9" w14:textId="77777777" w:rsidTr="00F35594">
        <w:trPr>
          <w:cantSplit/>
          <w:trHeight w:val="492"/>
        </w:trPr>
        <w:tc>
          <w:tcPr>
            <w:tcW w:w="3600" w:type="dxa"/>
          </w:tcPr>
          <w:p w14:paraId="113312C1" w14:textId="77777777" w:rsidR="00111B7B" w:rsidRDefault="00111B7B" w:rsidP="00F35594">
            <w:pPr>
              <w:spacing w:before="120" w:after="120" w:line="276" w:lineRule="auto"/>
            </w:pPr>
            <w:r>
              <w:t>Medical Marijuana Testing Facility</w:t>
            </w:r>
          </w:p>
        </w:tc>
        <w:tc>
          <w:tcPr>
            <w:tcW w:w="2880" w:type="dxa"/>
          </w:tcPr>
          <w:p w14:paraId="6F63393F" w14:textId="77777777" w:rsidR="00111B7B" w:rsidRDefault="00111B7B" w:rsidP="00F35594">
            <w:pPr>
              <w:spacing w:before="120" w:after="120" w:line="278" w:lineRule="auto"/>
              <w:jc w:val="center"/>
            </w:pPr>
          </w:p>
        </w:tc>
        <w:tc>
          <w:tcPr>
            <w:tcW w:w="2880" w:type="dxa"/>
          </w:tcPr>
          <w:p w14:paraId="4C981C7F" w14:textId="77777777" w:rsidR="00111B7B" w:rsidRDefault="00111B7B" w:rsidP="00F35594">
            <w:pPr>
              <w:spacing w:before="120" w:after="160" w:line="278" w:lineRule="auto"/>
              <w:jc w:val="center"/>
            </w:pPr>
          </w:p>
        </w:tc>
      </w:tr>
      <w:tr w:rsidR="00111B7B" w14:paraId="2CF156B2" w14:textId="77777777" w:rsidTr="00F35594">
        <w:trPr>
          <w:cantSplit/>
          <w:trHeight w:val="432"/>
        </w:trPr>
        <w:tc>
          <w:tcPr>
            <w:tcW w:w="3600" w:type="dxa"/>
          </w:tcPr>
          <w:p w14:paraId="08605DCD" w14:textId="77777777" w:rsidR="00111B7B" w:rsidRDefault="00111B7B" w:rsidP="00F35594">
            <w:pPr>
              <w:spacing w:before="120" w:after="120" w:line="276" w:lineRule="auto"/>
              <w:ind w:left="720"/>
            </w:pPr>
            <w:r>
              <w:t>Level 1</w:t>
            </w:r>
          </w:p>
        </w:tc>
        <w:tc>
          <w:tcPr>
            <w:tcW w:w="2880" w:type="dxa"/>
            <w:vAlign w:val="center"/>
          </w:tcPr>
          <w:sdt>
            <w:sdtPr>
              <w:tag w:val="goog_rdk_542"/>
              <w:id w:val="367252925"/>
            </w:sdtPr>
            <w:sdtContent>
              <w:p w14:paraId="73FB41FC" w14:textId="77777777" w:rsidR="00111B7B" w:rsidRDefault="00000000" w:rsidP="00F35594">
                <w:pPr>
                  <w:spacing w:before="120" w:after="120" w:line="278" w:lineRule="auto"/>
                  <w:jc w:val="center"/>
                  <w:rPr>
                    <w:ins w:id="579" w:author="Author"/>
                  </w:rPr>
                </w:pPr>
                <w:sdt>
                  <w:sdtPr>
                    <w:tag w:val="goog_rdk_540"/>
                    <w:id w:val="160580903"/>
                  </w:sdtPr>
                  <w:sdtContent>
                    <w:sdt>
                      <w:sdtPr>
                        <w:tag w:val="goog_rdk_541"/>
                        <w:id w:val="27871001"/>
                      </w:sdtPr>
                      <w:sdtContent>
                        <w:ins w:id="580" w:author="Author">
                          <w:r w:rsidR="00111B7B">
                            <w:t>$3,288.00</w:t>
                          </w:r>
                        </w:ins>
                      </w:sdtContent>
                    </w:sdt>
                  </w:sdtContent>
                </w:sdt>
              </w:p>
            </w:sdtContent>
          </w:sdt>
          <w:p w14:paraId="091F6072" w14:textId="77777777" w:rsidR="00111B7B" w:rsidRDefault="00000000" w:rsidP="00F35594">
            <w:pPr>
              <w:spacing w:before="120" w:after="120" w:line="278" w:lineRule="auto"/>
              <w:jc w:val="center"/>
            </w:pPr>
            <w:sdt>
              <w:sdtPr>
                <w:tag w:val="goog_rdk_544"/>
                <w:id w:val="-1132117556"/>
              </w:sdtPr>
              <w:sdtContent>
                <w:del w:id="581" w:author="Author">
                  <w:r w:rsidR="00111B7B">
                    <w:delText>$3,210.00</w:delText>
                  </w:r>
                </w:del>
              </w:sdtContent>
            </w:sdt>
          </w:p>
        </w:tc>
        <w:tc>
          <w:tcPr>
            <w:tcW w:w="2880" w:type="dxa"/>
            <w:vAlign w:val="center"/>
          </w:tcPr>
          <w:sdt>
            <w:sdtPr>
              <w:tag w:val="goog_rdk_548"/>
              <w:id w:val="839397715"/>
            </w:sdtPr>
            <w:sdtContent>
              <w:p w14:paraId="13C39C01" w14:textId="77777777" w:rsidR="00111B7B" w:rsidRDefault="00000000" w:rsidP="00F35594">
                <w:pPr>
                  <w:spacing w:before="120" w:after="160" w:line="278" w:lineRule="auto"/>
                  <w:jc w:val="center"/>
                  <w:rPr>
                    <w:ins w:id="582" w:author="Author"/>
                  </w:rPr>
                </w:pPr>
                <w:sdt>
                  <w:sdtPr>
                    <w:tag w:val="goog_rdk_546"/>
                    <w:id w:val="-1057904252"/>
                  </w:sdtPr>
                  <w:sdtContent>
                    <w:sdt>
                      <w:sdtPr>
                        <w:tag w:val="goog_rdk_547"/>
                        <w:id w:val="1636933650"/>
                      </w:sdtPr>
                      <w:sdtContent>
                        <w:ins w:id="583" w:author="Author">
                          <w:r w:rsidR="00111B7B">
                            <w:t>$3,288.00</w:t>
                          </w:r>
                        </w:ins>
                      </w:sdtContent>
                    </w:sdt>
                  </w:sdtContent>
                </w:sdt>
              </w:p>
            </w:sdtContent>
          </w:sdt>
          <w:p w14:paraId="52449ABE" w14:textId="77777777" w:rsidR="00111B7B" w:rsidRDefault="00000000" w:rsidP="00F35594">
            <w:pPr>
              <w:spacing w:before="120" w:after="160" w:line="278" w:lineRule="auto"/>
              <w:jc w:val="center"/>
            </w:pPr>
            <w:sdt>
              <w:sdtPr>
                <w:tag w:val="goog_rdk_550"/>
                <w:id w:val="-1571076139"/>
              </w:sdtPr>
              <w:sdtContent>
                <w:del w:id="584" w:author="Author">
                  <w:r w:rsidR="00111B7B">
                    <w:delText>$3,210.00</w:delText>
                  </w:r>
                </w:del>
              </w:sdtContent>
            </w:sdt>
          </w:p>
        </w:tc>
      </w:tr>
      <w:tr w:rsidR="00111B7B" w14:paraId="43FECA5F" w14:textId="77777777" w:rsidTr="00F35594">
        <w:trPr>
          <w:cantSplit/>
          <w:trHeight w:val="432"/>
        </w:trPr>
        <w:tc>
          <w:tcPr>
            <w:tcW w:w="3600" w:type="dxa"/>
          </w:tcPr>
          <w:p w14:paraId="4197C52D" w14:textId="77777777" w:rsidR="00111B7B" w:rsidRDefault="00111B7B" w:rsidP="00F35594">
            <w:pPr>
              <w:spacing w:before="120" w:after="120" w:line="276" w:lineRule="auto"/>
              <w:ind w:left="720"/>
            </w:pPr>
            <w:r>
              <w:t>Level 2</w:t>
            </w:r>
          </w:p>
        </w:tc>
        <w:tc>
          <w:tcPr>
            <w:tcW w:w="2880" w:type="dxa"/>
            <w:vAlign w:val="center"/>
          </w:tcPr>
          <w:sdt>
            <w:sdtPr>
              <w:tag w:val="goog_rdk_554"/>
              <w:id w:val="522210484"/>
            </w:sdtPr>
            <w:sdtContent>
              <w:p w14:paraId="7674395E" w14:textId="77777777" w:rsidR="00111B7B" w:rsidRDefault="00000000" w:rsidP="00F35594">
                <w:pPr>
                  <w:spacing w:before="120" w:after="120" w:line="278" w:lineRule="auto"/>
                  <w:jc w:val="center"/>
                  <w:rPr>
                    <w:ins w:id="585" w:author="Author"/>
                  </w:rPr>
                </w:pPr>
                <w:sdt>
                  <w:sdtPr>
                    <w:tag w:val="goog_rdk_552"/>
                    <w:id w:val="-1458938209"/>
                  </w:sdtPr>
                  <w:sdtContent>
                    <w:sdt>
                      <w:sdtPr>
                        <w:tag w:val="goog_rdk_553"/>
                        <w:id w:val="300236593"/>
                      </w:sdtPr>
                      <w:sdtContent>
                        <w:ins w:id="586" w:author="Author">
                          <w:r w:rsidR="00111B7B">
                            <w:t>$4,952.00</w:t>
                          </w:r>
                        </w:ins>
                      </w:sdtContent>
                    </w:sdt>
                  </w:sdtContent>
                </w:sdt>
              </w:p>
            </w:sdtContent>
          </w:sdt>
          <w:p w14:paraId="63C9CC2C" w14:textId="77777777" w:rsidR="00111B7B" w:rsidRDefault="00000000" w:rsidP="00F35594">
            <w:pPr>
              <w:spacing w:before="120" w:after="120" w:line="278" w:lineRule="auto"/>
              <w:jc w:val="center"/>
            </w:pPr>
            <w:sdt>
              <w:sdtPr>
                <w:tag w:val="goog_rdk_556"/>
                <w:id w:val="703577180"/>
              </w:sdtPr>
              <w:sdtContent>
                <w:del w:id="587" w:author="Author">
                  <w:r w:rsidR="00111B7B">
                    <w:delText>$4,835.00</w:delText>
                  </w:r>
                </w:del>
              </w:sdtContent>
            </w:sdt>
          </w:p>
        </w:tc>
        <w:tc>
          <w:tcPr>
            <w:tcW w:w="2880" w:type="dxa"/>
            <w:vAlign w:val="center"/>
          </w:tcPr>
          <w:sdt>
            <w:sdtPr>
              <w:tag w:val="goog_rdk_560"/>
              <w:id w:val="1726021791"/>
            </w:sdtPr>
            <w:sdtContent>
              <w:p w14:paraId="4FAAAC18" w14:textId="77777777" w:rsidR="00111B7B" w:rsidRDefault="00000000" w:rsidP="00F35594">
                <w:pPr>
                  <w:spacing w:before="120" w:after="160" w:line="278" w:lineRule="auto"/>
                  <w:jc w:val="center"/>
                  <w:rPr>
                    <w:ins w:id="588" w:author="Author"/>
                  </w:rPr>
                </w:pPr>
                <w:sdt>
                  <w:sdtPr>
                    <w:tag w:val="goog_rdk_558"/>
                    <w:id w:val="2141389434"/>
                  </w:sdtPr>
                  <w:sdtContent>
                    <w:sdt>
                      <w:sdtPr>
                        <w:tag w:val="goog_rdk_559"/>
                        <w:id w:val="522166264"/>
                      </w:sdtPr>
                      <w:sdtContent>
                        <w:ins w:id="589" w:author="Author">
                          <w:r w:rsidR="00111B7B">
                            <w:t>$4,952.00</w:t>
                          </w:r>
                        </w:ins>
                      </w:sdtContent>
                    </w:sdt>
                  </w:sdtContent>
                </w:sdt>
              </w:p>
            </w:sdtContent>
          </w:sdt>
          <w:p w14:paraId="6198F513" w14:textId="77777777" w:rsidR="00111B7B" w:rsidRDefault="00000000" w:rsidP="00F35594">
            <w:pPr>
              <w:spacing w:before="120" w:after="160" w:line="278" w:lineRule="auto"/>
              <w:jc w:val="center"/>
            </w:pPr>
            <w:sdt>
              <w:sdtPr>
                <w:tag w:val="goog_rdk_562"/>
                <w:id w:val="-1183939345"/>
              </w:sdtPr>
              <w:sdtContent>
                <w:del w:id="590" w:author="Author">
                  <w:r w:rsidR="00111B7B">
                    <w:delText>$4,835.00</w:delText>
                  </w:r>
                </w:del>
              </w:sdtContent>
            </w:sdt>
          </w:p>
        </w:tc>
      </w:tr>
      <w:tr w:rsidR="00111B7B" w14:paraId="3DEDA472" w14:textId="77777777" w:rsidTr="00F35594">
        <w:trPr>
          <w:cantSplit/>
          <w:trHeight w:val="432"/>
        </w:trPr>
        <w:tc>
          <w:tcPr>
            <w:tcW w:w="3600" w:type="dxa"/>
          </w:tcPr>
          <w:p w14:paraId="20A66AA4" w14:textId="77777777" w:rsidR="00111B7B" w:rsidRDefault="00111B7B" w:rsidP="00F35594">
            <w:pPr>
              <w:spacing w:before="120" w:after="120" w:line="276" w:lineRule="auto"/>
              <w:ind w:left="720"/>
            </w:pPr>
            <w:r>
              <w:t>Level 3</w:t>
            </w:r>
          </w:p>
        </w:tc>
        <w:tc>
          <w:tcPr>
            <w:tcW w:w="2880" w:type="dxa"/>
            <w:vAlign w:val="center"/>
          </w:tcPr>
          <w:sdt>
            <w:sdtPr>
              <w:tag w:val="goog_rdk_566"/>
              <w:id w:val="1097374922"/>
            </w:sdtPr>
            <w:sdtContent>
              <w:p w14:paraId="2B55DE09" w14:textId="77777777" w:rsidR="00111B7B" w:rsidRDefault="00000000" w:rsidP="00F35594">
                <w:pPr>
                  <w:spacing w:before="120" w:after="120" w:line="278" w:lineRule="auto"/>
                  <w:jc w:val="center"/>
                  <w:rPr>
                    <w:ins w:id="591" w:author="Author"/>
                  </w:rPr>
                </w:pPr>
                <w:sdt>
                  <w:sdtPr>
                    <w:tag w:val="goog_rdk_564"/>
                    <w:id w:val="-657743204"/>
                  </w:sdtPr>
                  <w:sdtContent>
                    <w:sdt>
                      <w:sdtPr>
                        <w:tag w:val="goog_rdk_565"/>
                        <w:id w:val="-1785867785"/>
                      </w:sdtPr>
                      <w:sdtContent>
                        <w:ins w:id="592" w:author="Author">
                          <w:r w:rsidR="00111B7B">
                            <w:t>$6,564.00</w:t>
                          </w:r>
                        </w:ins>
                      </w:sdtContent>
                    </w:sdt>
                  </w:sdtContent>
                </w:sdt>
              </w:p>
            </w:sdtContent>
          </w:sdt>
          <w:p w14:paraId="1833CB8D" w14:textId="77777777" w:rsidR="00111B7B" w:rsidRDefault="00000000" w:rsidP="00F35594">
            <w:pPr>
              <w:spacing w:before="120" w:after="120" w:line="278" w:lineRule="auto"/>
              <w:jc w:val="center"/>
            </w:pPr>
            <w:sdt>
              <w:sdtPr>
                <w:tag w:val="goog_rdk_568"/>
                <w:id w:val="864560196"/>
              </w:sdtPr>
              <w:sdtContent>
                <w:del w:id="593" w:author="Author">
                  <w:r w:rsidR="00111B7B">
                    <w:delText>$6,410.00</w:delText>
                  </w:r>
                </w:del>
              </w:sdtContent>
            </w:sdt>
          </w:p>
        </w:tc>
        <w:tc>
          <w:tcPr>
            <w:tcW w:w="2880" w:type="dxa"/>
            <w:vAlign w:val="center"/>
          </w:tcPr>
          <w:sdt>
            <w:sdtPr>
              <w:tag w:val="goog_rdk_572"/>
              <w:id w:val="661409525"/>
            </w:sdtPr>
            <w:sdtContent>
              <w:p w14:paraId="16149041" w14:textId="77777777" w:rsidR="00111B7B" w:rsidRDefault="00000000" w:rsidP="00F35594">
                <w:pPr>
                  <w:spacing w:before="120" w:after="120" w:line="278" w:lineRule="auto"/>
                  <w:jc w:val="center"/>
                  <w:rPr>
                    <w:ins w:id="594" w:author="Author"/>
                  </w:rPr>
                </w:pPr>
                <w:sdt>
                  <w:sdtPr>
                    <w:tag w:val="goog_rdk_570"/>
                    <w:id w:val="-3930796"/>
                  </w:sdtPr>
                  <w:sdtContent>
                    <w:sdt>
                      <w:sdtPr>
                        <w:tag w:val="goog_rdk_571"/>
                        <w:id w:val="-751541446"/>
                      </w:sdtPr>
                      <w:sdtContent>
                        <w:ins w:id="595" w:author="Author">
                          <w:r w:rsidR="00111B7B">
                            <w:t>$6,564.00</w:t>
                          </w:r>
                        </w:ins>
                      </w:sdtContent>
                    </w:sdt>
                  </w:sdtContent>
                </w:sdt>
              </w:p>
            </w:sdtContent>
          </w:sdt>
          <w:p w14:paraId="2DEED1A6" w14:textId="77777777" w:rsidR="00111B7B" w:rsidRDefault="00000000" w:rsidP="00F35594">
            <w:pPr>
              <w:spacing w:before="120" w:after="120" w:line="278" w:lineRule="auto"/>
              <w:jc w:val="center"/>
            </w:pPr>
            <w:sdt>
              <w:sdtPr>
                <w:tag w:val="goog_rdk_574"/>
                <w:id w:val="2036470356"/>
              </w:sdtPr>
              <w:sdtContent>
                <w:del w:id="596" w:author="Author">
                  <w:r w:rsidR="00111B7B">
                    <w:delText>$6,410.00</w:delText>
                  </w:r>
                </w:del>
              </w:sdtContent>
            </w:sdt>
          </w:p>
        </w:tc>
      </w:tr>
      <w:tr w:rsidR="00111B7B" w14:paraId="5324654C" w14:textId="77777777" w:rsidTr="00F35594">
        <w:trPr>
          <w:cantSplit/>
          <w:trHeight w:val="492"/>
        </w:trPr>
        <w:tc>
          <w:tcPr>
            <w:tcW w:w="3600" w:type="dxa"/>
          </w:tcPr>
          <w:p w14:paraId="60CA8CC4" w14:textId="77777777" w:rsidR="00111B7B" w:rsidRDefault="00111B7B" w:rsidP="00F35594">
            <w:pPr>
              <w:spacing w:before="120" w:after="120" w:line="276" w:lineRule="auto"/>
            </w:pPr>
            <w:r>
              <w:lastRenderedPageBreak/>
              <w:t>Medical Marijuana Transporter</w:t>
            </w:r>
          </w:p>
        </w:tc>
        <w:tc>
          <w:tcPr>
            <w:tcW w:w="2880" w:type="dxa"/>
          </w:tcPr>
          <w:sdt>
            <w:sdtPr>
              <w:tag w:val="goog_rdk_578"/>
              <w:id w:val="361131828"/>
            </w:sdtPr>
            <w:sdtContent>
              <w:p w14:paraId="558735DC" w14:textId="77777777" w:rsidR="00111B7B" w:rsidRDefault="00000000" w:rsidP="00F35594">
                <w:pPr>
                  <w:spacing w:before="120" w:after="120" w:line="278" w:lineRule="auto"/>
                  <w:jc w:val="center"/>
                  <w:rPr>
                    <w:ins w:id="597" w:author="Author"/>
                  </w:rPr>
                </w:pPr>
                <w:sdt>
                  <w:sdtPr>
                    <w:tag w:val="goog_rdk_576"/>
                    <w:id w:val="1412577746"/>
                  </w:sdtPr>
                  <w:sdtContent>
                    <w:sdt>
                      <w:sdtPr>
                        <w:tag w:val="goog_rdk_577"/>
                        <w:id w:val="-522006488"/>
                      </w:sdtPr>
                      <w:sdtContent>
                        <w:ins w:id="598" w:author="Author">
                          <w:r w:rsidR="00111B7B">
                            <w:t>$3,712.00</w:t>
                          </w:r>
                        </w:ins>
                      </w:sdtContent>
                    </w:sdt>
                  </w:sdtContent>
                </w:sdt>
              </w:p>
            </w:sdtContent>
          </w:sdt>
          <w:p w14:paraId="3F2A2006" w14:textId="77777777" w:rsidR="00111B7B" w:rsidRDefault="00000000" w:rsidP="00F35594">
            <w:pPr>
              <w:spacing w:before="120" w:after="120" w:line="278" w:lineRule="auto"/>
              <w:jc w:val="center"/>
            </w:pPr>
            <w:sdt>
              <w:sdtPr>
                <w:tag w:val="goog_rdk_580"/>
                <w:id w:val="-2097845105"/>
              </w:sdtPr>
              <w:sdtContent>
                <w:del w:id="599" w:author="Author">
                  <w:r w:rsidR="00111B7B">
                    <w:delText>$3,625.00</w:delText>
                  </w:r>
                </w:del>
              </w:sdtContent>
            </w:sdt>
          </w:p>
        </w:tc>
        <w:tc>
          <w:tcPr>
            <w:tcW w:w="2880" w:type="dxa"/>
            <w:vAlign w:val="center"/>
          </w:tcPr>
          <w:sdt>
            <w:sdtPr>
              <w:tag w:val="goog_rdk_584"/>
              <w:id w:val="-1910243287"/>
            </w:sdtPr>
            <w:sdtContent>
              <w:p w14:paraId="4E1B5D9F" w14:textId="77777777" w:rsidR="00111B7B" w:rsidRDefault="00000000" w:rsidP="00F35594">
                <w:pPr>
                  <w:spacing w:before="120" w:after="120" w:line="278" w:lineRule="auto"/>
                  <w:jc w:val="center"/>
                  <w:rPr>
                    <w:ins w:id="600" w:author="Author"/>
                  </w:rPr>
                </w:pPr>
                <w:sdt>
                  <w:sdtPr>
                    <w:tag w:val="goog_rdk_582"/>
                    <w:id w:val="1818171123"/>
                  </w:sdtPr>
                  <w:sdtContent>
                    <w:sdt>
                      <w:sdtPr>
                        <w:tag w:val="goog_rdk_583"/>
                        <w:id w:val="-1370443855"/>
                      </w:sdtPr>
                      <w:sdtContent>
                        <w:ins w:id="601" w:author="Author">
                          <w:r w:rsidR="00111B7B">
                            <w:t>$3,712.00</w:t>
                          </w:r>
                        </w:ins>
                      </w:sdtContent>
                    </w:sdt>
                  </w:sdtContent>
                </w:sdt>
              </w:p>
            </w:sdtContent>
          </w:sdt>
          <w:p w14:paraId="0AE375A1" w14:textId="77777777" w:rsidR="00111B7B" w:rsidRDefault="00000000" w:rsidP="00F35594">
            <w:pPr>
              <w:spacing w:before="120" w:after="120" w:line="278" w:lineRule="auto"/>
              <w:jc w:val="center"/>
            </w:pPr>
            <w:sdt>
              <w:sdtPr>
                <w:tag w:val="goog_rdk_586"/>
                <w:id w:val="228324470"/>
              </w:sdtPr>
              <w:sdtContent>
                <w:del w:id="602" w:author="Author">
                  <w:r w:rsidR="00111B7B">
                    <w:delText>$3,625.00</w:delText>
                  </w:r>
                </w:del>
              </w:sdtContent>
            </w:sdt>
          </w:p>
        </w:tc>
      </w:tr>
      <w:tr w:rsidR="00111B7B" w14:paraId="068473CC" w14:textId="77777777" w:rsidTr="00F35594">
        <w:trPr>
          <w:cantSplit/>
          <w:trHeight w:val="492"/>
        </w:trPr>
        <w:tc>
          <w:tcPr>
            <w:tcW w:w="3600" w:type="dxa"/>
          </w:tcPr>
          <w:p w14:paraId="364EFD36" w14:textId="77777777" w:rsidR="00111B7B" w:rsidRDefault="00111B7B" w:rsidP="00F35594">
            <w:pPr>
              <w:spacing w:before="120" w:after="120" w:line="276" w:lineRule="auto"/>
            </w:pPr>
            <w:r>
              <w:t>Medical Marijuana Business Operator</w:t>
            </w:r>
          </w:p>
        </w:tc>
        <w:tc>
          <w:tcPr>
            <w:tcW w:w="2880" w:type="dxa"/>
          </w:tcPr>
          <w:p w14:paraId="0F54C9FA" w14:textId="77777777" w:rsidR="00111B7B" w:rsidRDefault="00111B7B" w:rsidP="00F35594">
            <w:pPr>
              <w:spacing w:before="120" w:after="120" w:line="278" w:lineRule="auto"/>
              <w:jc w:val="center"/>
            </w:pPr>
          </w:p>
        </w:tc>
        <w:tc>
          <w:tcPr>
            <w:tcW w:w="2880" w:type="dxa"/>
          </w:tcPr>
          <w:p w14:paraId="42D528A1" w14:textId="77777777" w:rsidR="00111B7B" w:rsidRDefault="00111B7B" w:rsidP="00F35594">
            <w:pPr>
              <w:spacing w:before="120" w:after="120" w:line="278" w:lineRule="auto"/>
              <w:jc w:val="center"/>
            </w:pPr>
          </w:p>
        </w:tc>
      </w:tr>
      <w:tr w:rsidR="00111B7B" w14:paraId="5892647C" w14:textId="77777777" w:rsidTr="00F35594">
        <w:trPr>
          <w:cantSplit/>
          <w:trHeight w:val="432"/>
        </w:trPr>
        <w:tc>
          <w:tcPr>
            <w:tcW w:w="3600" w:type="dxa"/>
          </w:tcPr>
          <w:p w14:paraId="225AFB47" w14:textId="77777777" w:rsidR="00111B7B" w:rsidRDefault="00111B7B" w:rsidP="00F35594">
            <w:pPr>
              <w:spacing w:before="120" w:after="120" w:line="276" w:lineRule="auto"/>
              <w:ind w:left="720"/>
            </w:pPr>
            <w:r>
              <w:t>Level 1</w:t>
            </w:r>
          </w:p>
        </w:tc>
        <w:tc>
          <w:tcPr>
            <w:tcW w:w="2880" w:type="dxa"/>
          </w:tcPr>
          <w:sdt>
            <w:sdtPr>
              <w:tag w:val="goog_rdk_590"/>
              <w:id w:val="-436331208"/>
            </w:sdtPr>
            <w:sdtContent>
              <w:p w14:paraId="1766A60B" w14:textId="77777777" w:rsidR="00111B7B" w:rsidRDefault="00000000" w:rsidP="00F35594">
                <w:pPr>
                  <w:spacing w:before="120" w:after="120" w:line="278" w:lineRule="auto"/>
                  <w:jc w:val="center"/>
                  <w:rPr>
                    <w:ins w:id="603" w:author="Author"/>
                  </w:rPr>
                </w:pPr>
                <w:sdt>
                  <w:sdtPr>
                    <w:tag w:val="goog_rdk_588"/>
                    <w:id w:val="310073977"/>
                  </w:sdtPr>
                  <w:sdtContent>
                    <w:sdt>
                      <w:sdtPr>
                        <w:tag w:val="goog_rdk_589"/>
                        <w:id w:val="-595024609"/>
                      </w:sdtPr>
                      <w:sdtContent>
                        <w:ins w:id="604" w:author="Author">
                          <w:r w:rsidR="00111B7B">
                            <w:t>$4,301.00</w:t>
                          </w:r>
                        </w:ins>
                      </w:sdtContent>
                    </w:sdt>
                  </w:sdtContent>
                </w:sdt>
              </w:p>
            </w:sdtContent>
          </w:sdt>
          <w:p w14:paraId="57FC9FE7" w14:textId="77777777" w:rsidR="00111B7B" w:rsidRDefault="00000000" w:rsidP="00F35594">
            <w:pPr>
              <w:spacing w:before="120" w:after="120" w:line="278" w:lineRule="auto"/>
              <w:jc w:val="center"/>
            </w:pPr>
            <w:sdt>
              <w:sdtPr>
                <w:tag w:val="goog_rdk_592"/>
                <w:id w:val="-1522096305"/>
              </w:sdtPr>
              <w:sdtContent>
                <w:del w:id="605" w:author="Author">
                  <w:r w:rsidR="00111B7B">
                    <w:delText>$4,200.00</w:delText>
                  </w:r>
                </w:del>
              </w:sdtContent>
            </w:sdt>
          </w:p>
        </w:tc>
        <w:tc>
          <w:tcPr>
            <w:tcW w:w="2880" w:type="dxa"/>
            <w:vAlign w:val="center"/>
          </w:tcPr>
          <w:sdt>
            <w:sdtPr>
              <w:tag w:val="goog_rdk_596"/>
              <w:id w:val="140819841"/>
            </w:sdtPr>
            <w:sdtContent>
              <w:p w14:paraId="118F4BB2" w14:textId="77777777" w:rsidR="00111B7B" w:rsidRDefault="00000000" w:rsidP="00F35594">
                <w:pPr>
                  <w:spacing w:before="120" w:after="160" w:line="278" w:lineRule="auto"/>
                  <w:jc w:val="center"/>
                  <w:rPr>
                    <w:ins w:id="606" w:author="Author"/>
                  </w:rPr>
                </w:pPr>
                <w:sdt>
                  <w:sdtPr>
                    <w:tag w:val="goog_rdk_594"/>
                    <w:id w:val="1533190625"/>
                  </w:sdtPr>
                  <w:sdtContent>
                    <w:sdt>
                      <w:sdtPr>
                        <w:tag w:val="goog_rdk_595"/>
                        <w:id w:val="-1449146085"/>
                      </w:sdtPr>
                      <w:sdtContent>
                        <w:ins w:id="607" w:author="Author">
                          <w:r w:rsidR="00111B7B">
                            <w:t>$4,301.00</w:t>
                          </w:r>
                        </w:ins>
                      </w:sdtContent>
                    </w:sdt>
                  </w:sdtContent>
                </w:sdt>
              </w:p>
            </w:sdtContent>
          </w:sdt>
          <w:p w14:paraId="415798EC" w14:textId="77777777" w:rsidR="00111B7B" w:rsidRDefault="00000000" w:rsidP="00F35594">
            <w:pPr>
              <w:spacing w:before="120" w:after="160" w:line="278" w:lineRule="auto"/>
              <w:jc w:val="center"/>
            </w:pPr>
            <w:sdt>
              <w:sdtPr>
                <w:tag w:val="goog_rdk_598"/>
                <w:id w:val="355215426"/>
              </w:sdtPr>
              <w:sdtContent>
                <w:del w:id="608" w:author="Author">
                  <w:r w:rsidR="00111B7B">
                    <w:delText>$4,200.00</w:delText>
                  </w:r>
                </w:del>
              </w:sdtContent>
            </w:sdt>
          </w:p>
        </w:tc>
      </w:tr>
      <w:tr w:rsidR="00111B7B" w14:paraId="7E98432C" w14:textId="77777777" w:rsidTr="00F35594">
        <w:trPr>
          <w:cantSplit/>
          <w:trHeight w:val="432"/>
        </w:trPr>
        <w:tc>
          <w:tcPr>
            <w:tcW w:w="3600" w:type="dxa"/>
          </w:tcPr>
          <w:p w14:paraId="0325BF38" w14:textId="77777777" w:rsidR="00111B7B" w:rsidRDefault="00111B7B" w:rsidP="00F35594">
            <w:pPr>
              <w:spacing w:before="120" w:after="120" w:line="276" w:lineRule="auto"/>
              <w:ind w:left="720"/>
            </w:pPr>
            <w:r>
              <w:t>Level 2</w:t>
            </w:r>
          </w:p>
        </w:tc>
        <w:tc>
          <w:tcPr>
            <w:tcW w:w="2880" w:type="dxa"/>
          </w:tcPr>
          <w:sdt>
            <w:sdtPr>
              <w:tag w:val="goog_rdk_602"/>
              <w:id w:val="-246667587"/>
            </w:sdtPr>
            <w:sdtContent>
              <w:p w14:paraId="5A257679" w14:textId="77777777" w:rsidR="00111B7B" w:rsidRDefault="00000000" w:rsidP="00F35594">
                <w:pPr>
                  <w:spacing w:before="120" w:after="120" w:line="278" w:lineRule="auto"/>
                  <w:jc w:val="center"/>
                  <w:rPr>
                    <w:ins w:id="609" w:author="Author"/>
                  </w:rPr>
                </w:pPr>
                <w:sdt>
                  <w:sdtPr>
                    <w:tag w:val="goog_rdk_600"/>
                    <w:id w:val="58643781"/>
                  </w:sdtPr>
                  <w:sdtContent>
                    <w:sdt>
                      <w:sdtPr>
                        <w:tag w:val="goog_rdk_601"/>
                        <w:id w:val="532527570"/>
                      </w:sdtPr>
                      <w:sdtContent>
                        <w:ins w:id="610" w:author="Author">
                          <w:r w:rsidR="00111B7B">
                            <w:t>$6,452.00</w:t>
                          </w:r>
                        </w:ins>
                      </w:sdtContent>
                    </w:sdt>
                  </w:sdtContent>
                </w:sdt>
              </w:p>
            </w:sdtContent>
          </w:sdt>
          <w:p w14:paraId="6A3EE376" w14:textId="77777777" w:rsidR="00111B7B" w:rsidRDefault="00000000" w:rsidP="00F35594">
            <w:pPr>
              <w:spacing w:before="120" w:after="120" w:line="278" w:lineRule="auto"/>
              <w:jc w:val="center"/>
            </w:pPr>
            <w:sdt>
              <w:sdtPr>
                <w:tag w:val="goog_rdk_604"/>
                <w:id w:val="-393099652"/>
              </w:sdtPr>
              <w:sdtContent>
                <w:del w:id="611" w:author="Author">
                  <w:r w:rsidR="00111B7B">
                    <w:delText>$6,300.00</w:delText>
                  </w:r>
                </w:del>
              </w:sdtContent>
            </w:sdt>
          </w:p>
        </w:tc>
        <w:tc>
          <w:tcPr>
            <w:tcW w:w="2880" w:type="dxa"/>
            <w:vAlign w:val="center"/>
          </w:tcPr>
          <w:sdt>
            <w:sdtPr>
              <w:tag w:val="goog_rdk_608"/>
              <w:id w:val="70262189"/>
            </w:sdtPr>
            <w:sdtContent>
              <w:p w14:paraId="09A91F1B" w14:textId="77777777" w:rsidR="00111B7B" w:rsidRDefault="00000000" w:rsidP="00F35594">
                <w:pPr>
                  <w:spacing w:before="120" w:after="160" w:line="278" w:lineRule="auto"/>
                  <w:jc w:val="center"/>
                  <w:rPr>
                    <w:ins w:id="612" w:author="Author"/>
                  </w:rPr>
                </w:pPr>
                <w:sdt>
                  <w:sdtPr>
                    <w:tag w:val="goog_rdk_606"/>
                    <w:id w:val="1557275129"/>
                  </w:sdtPr>
                  <w:sdtContent>
                    <w:sdt>
                      <w:sdtPr>
                        <w:tag w:val="goog_rdk_607"/>
                        <w:id w:val="1524863133"/>
                      </w:sdtPr>
                      <w:sdtContent>
                        <w:ins w:id="613" w:author="Author">
                          <w:r w:rsidR="00111B7B">
                            <w:t>$6,452.00</w:t>
                          </w:r>
                        </w:ins>
                      </w:sdtContent>
                    </w:sdt>
                  </w:sdtContent>
                </w:sdt>
              </w:p>
            </w:sdtContent>
          </w:sdt>
          <w:p w14:paraId="381AFE3D" w14:textId="77777777" w:rsidR="00111B7B" w:rsidRDefault="00000000" w:rsidP="00F35594">
            <w:pPr>
              <w:spacing w:before="120" w:after="160" w:line="278" w:lineRule="auto"/>
              <w:jc w:val="center"/>
            </w:pPr>
            <w:sdt>
              <w:sdtPr>
                <w:tag w:val="goog_rdk_610"/>
                <w:id w:val="576958803"/>
              </w:sdtPr>
              <w:sdtContent>
                <w:del w:id="614" w:author="Author">
                  <w:r w:rsidR="00111B7B">
                    <w:delText>$6,300.00</w:delText>
                  </w:r>
                </w:del>
              </w:sdtContent>
            </w:sdt>
          </w:p>
        </w:tc>
      </w:tr>
      <w:tr w:rsidR="00111B7B" w14:paraId="50AE41EA" w14:textId="77777777" w:rsidTr="00F35594">
        <w:trPr>
          <w:cantSplit/>
          <w:trHeight w:val="432"/>
        </w:trPr>
        <w:tc>
          <w:tcPr>
            <w:tcW w:w="3600" w:type="dxa"/>
          </w:tcPr>
          <w:p w14:paraId="3255E718" w14:textId="77777777" w:rsidR="00111B7B" w:rsidRDefault="00111B7B" w:rsidP="00F35594">
            <w:pPr>
              <w:spacing w:before="120" w:after="120" w:line="276" w:lineRule="auto"/>
              <w:ind w:left="720"/>
            </w:pPr>
            <w:r>
              <w:t>Level 3</w:t>
            </w:r>
          </w:p>
        </w:tc>
        <w:tc>
          <w:tcPr>
            <w:tcW w:w="2880" w:type="dxa"/>
          </w:tcPr>
          <w:sdt>
            <w:sdtPr>
              <w:tag w:val="goog_rdk_614"/>
              <w:id w:val="1689756796"/>
            </w:sdtPr>
            <w:sdtContent>
              <w:p w14:paraId="248F6427" w14:textId="77777777" w:rsidR="00111B7B" w:rsidRDefault="00000000" w:rsidP="00F35594">
                <w:pPr>
                  <w:spacing w:before="120" w:after="120" w:line="278" w:lineRule="auto"/>
                  <w:jc w:val="center"/>
                  <w:rPr>
                    <w:ins w:id="615" w:author="Author"/>
                  </w:rPr>
                </w:pPr>
                <w:sdt>
                  <w:sdtPr>
                    <w:tag w:val="goog_rdk_612"/>
                    <w:id w:val="1017882527"/>
                  </w:sdtPr>
                  <w:sdtContent>
                    <w:sdt>
                      <w:sdtPr>
                        <w:tag w:val="goog_rdk_613"/>
                        <w:id w:val="-871533167"/>
                      </w:sdtPr>
                      <w:sdtContent>
                        <w:ins w:id="616" w:author="Author">
                          <w:r w:rsidR="00111B7B">
                            <w:t>$8,602.00</w:t>
                          </w:r>
                        </w:ins>
                      </w:sdtContent>
                    </w:sdt>
                  </w:sdtContent>
                </w:sdt>
              </w:p>
            </w:sdtContent>
          </w:sdt>
          <w:p w14:paraId="2C01FD3E" w14:textId="77777777" w:rsidR="00111B7B" w:rsidRDefault="00000000" w:rsidP="00F35594">
            <w:pPr>
              <w:spacing w:before="120" w:after="120" w:line="278" w:lineRule="auto"/>
              <w:jc w:val="center"/>
            </w:pPr>
            <w:sdt>
              <w:sdtPr>
                <w:tag w:val="goog_rdk_616"/>
                <w:id w:val="953220603"/>
              </w:sdtPr>
              <w:sdtContent>
                <w:del w:id="617" w:author="Author">
                  <w:r w:rsidR="00111B7B">
                    <w:delText>$8,400.00</w:delText>
                  </w:r>
                </w:del>
              </w:sdtContent>
            </w:sdt>
          </w:p>
        </w:tc>
        <w:tc>
          <w:tcPr>
            <w:tcW w:w="2880" w:type="dxa"/>
            <w:vAlign w:val="center"/>
          </w:tcPr>
          <w:sdt>
            <w:sdtPr>
              <w:tag w:val="goog_rdk_620"/>
              <w:id w:val="-541908979"/>
            </w:sdtPr>
            <w:sdtContent>
              <w:p w14:paraId="635CFB87" w14:textId="77777777" w:rsidR="00111B7B" w:rsidRDefault="00000000" w:rsidP="00F35594">
                <w:pPr>
                  <w:spacing w:before="120" w:after="120" w:line="278" w:lineRule="auto"/>
                  <w:jc w:val="center"/>
                  <w:rPr>
                    <w:ins w:id="618" w:author="Author"/>
                  </w:rPr>
                </w:pPr>
                <w:sdt>
                  <w:sdtPr>
                    <w:tag w:val="goog_rdk_618"/>
                    <w:id w:val="1582673685"/>
                  </w:sdtPr>
                  <w:sdtContent>
                    <w:sdt>
                      <w:sdtPr>
                        <w:tag w:val="goog_rdk_619"/>
                        <w:id w:val="-328978024"/>
                      </w:sdtPr>
                      <w:sdtContent>
                        <w:ins w:id="619" w:author="Author">
                          <w:r w:rsidR="00111B7B">
                            <w:t>$8,602.00</w:t>
                          </w:r>
                        </w:ins>
                      </w:sdtContent>
                    </w:sdt>
                  </w:sdtContent>
                </w:sdt>
              </w:p>
            </w:sdtContent>
          </w:sdt>
          <w:p w14:paraId="012A593E" w14:textId="77777777" w:rsidR="00111B7B" w:rsidRDefault="00000000" w:rsidP="00F35594">
            <w:pPr>
              <w:spacing w:before="120" w:after="120" w:line="278" w:lineRule="auto"/>
              <w:jc w:val="center"/>
            </w:pPr>
            <w:sdt>
              <w:sdtPr>
                <w:tag w:val="goog_rdk_622"/>
                <w:id w:val="-1363607802"/>
              </w:sdtPr>
              <w:sdtContent>
                <w:del w:id="620" w:author="Author">
                  <w:r w:rsidR="00111B7B">
                    <w:delText>$8,400.00</w:delText>
                  </w:r>
                </w:del>
              </w:sdtContent>
            </w:sdt>
          </w:p>
        </w:tc>
      </w:tr>
      <w:tr w:rsidR="00111B7B" w14:paraId="02E08AD8" w14:textId="77777777" w:rsidTr="00F35594">
        <w:trPr>
          <w:cantSplit/>
          <w:trHeight w:val="492"/>
        </w:trPr>
        <w:tc>
          <w:tcPr>
            <w:tcW w:w="3600" w:type="dxa"/>
          </w:tcPr>
          <w:p w14:paraId="48239629" w14:textId="77777777" w:rsidR="00111B7B" w:rsidRDefault="00111B7B" w:rsidP="00F35594">
            <w:pPr>
              <w:spacing w:before="120" w:after="120" w:line="276" w:lineRule="auto"/>
            </w:pPr>
            <w:r>
              <w:t>Marijuana Research and Development Facility</w:t>
            </w:r>
          </w:p>
        </w:tc>
        <w:tc>
          <w:tcPr>
            <w:tcW w:w="2880" w:type="dxa"/>
          </w:tcPr>
          <w:p w14:paraId="18447445" w14:textId="77777777" w:rsidR="00111B7B" w:rsidRDefault="00111B7B" w:rsidP="00F35594">
            <w:pPr>
              <w:spacing w:before="120" w:after="120" w:line="278" w:lineRule="auto"/>
              <w:jc w:val="center"/>
            </w:pPr>
          </w:p>
        </w:tc>
        <w:tc>
          <w:tcPr>
            <w:tcW w:w="2880" w:type="dxa"/>
          </w:tcPr>
          <w:p w14:paraId="152D3896" w14:textId="77777777" w:rsidR="00111B7B" w:rsidRDefault="00111B7B" w:rsidP="00F35594">
            <w:pPr>
              <w:spacing w:before="120" w:after="120" w:line="278" w:lineRule="auto"/>
              <w:jc w:val="center"/>
            </w:pPr>
          </w:p>
        </w:tc>
      </w:tr>
      <w:tr w:rsidR="00111B7B" w14:paraId="5286E608" w14:textId="77777777" w:rsidTr="00F35594">
        <w:trPr>
          <w:cantSplit/>
          <w:trHeight w:val="432"/>
        </w:trPr>
        <w:tc>
          <w:tcPr>
            <w:tcW w:w="3600" w:type="dxa"/>
          </w:tcPr>
          <w:p w14:paraId="7B3B245B" w14:textId="77777777" w:rsidR="00111B7B" w:rsidRDefault="00111B7B" w:rsidP="00F35594">
            <w:pPr>
              <w:spacing w:before="120" w:after="120" w:line="276" w:lineRule="auto"/>
              <w:ind w:left="720"/>
            </w:pPr>
            <w:r>
              <w:t>Level 1</w:t>
            </w:r>
          </w:p>
        </w:tc>
        <w:tc>
          <w:tcPr>
            <w:tcW w:w="2880" w:type="dxa"/>
          </w:tcPr>
          <w:sdt>
            <w:sdtPr>
              <w:tag w:val="goog_rdk_626"/>
              <w:id w:val="-188975978"/>
            </w:sdtPr>
            <w:sdtContent>
              <w:p w14:paraId="26EEB77D" w14:textId="77777777" w:rsidR="00111B7B" w:rsidRDefault="00000000" w:rsidP="00F35594">
                <w:pPr>
                  <w:spacing w:before="120" w:after="120" w:line="278" w:lineRule="auto"/>
                  <w:jc w:val="center"/>
                  <w:rPr>
                    <w:ins w:id="621" w:author="Author"/>
                  </w:rPr>
                </w:pPr>
                <w:sdt>
                  <w:sdtPr>
                    <w:tag w:val="goog_rdk_624"/>
                    <w:id w:val="2112300596"/>
                  </w:sdtPr>
                  <w:sdtContent>
                    <w:sdt>
                      <w:sdtPr>
                        <w:tag w:val="goog_rdk_625"/>
                        <w:id w:val="-418393541"/>
                      </w:sdtPr>
                      <w:sdtContent>
                        <w:ins w:id="622" w:author="Author">
                          <w:r w:rsidR="00111B7B">
                            <w:t>$3,288.00</w:t>
                          </w:r>
                        </w:ins>
                      </w:sdtContent>
                    </w:sdt>
                  </w:sdtContent>
                </w:sdt>
              </w:p>
            </w:sdtContent>
          </w:sdt>
          <w:p w14:paraId="2F020DB4" w14:textId="77777777" w:rsidR="00111B7B" w:rsidRDefault="00000000" w:rsidP="00F35594">
            <w:pPr>
              <w:spacing w:before="120" w:after="120" w:line="278" w:lineRule="auto"/>
              <w:jc w:val="center"/>
            </w:pPr>
            <w:sdt>
              <w:sdtPr>
                <w:tag w:val="goog_rdk_628"/>
                <w:id w:val="-2064563179"/>
              </w:sdtPr>
              <w:sdtContent>
                <w:del w:id="623" w:author="Author">
                  <w:r w:rsidR="00111B7B">
                    <w:delText>$3,210.00</w:delText>
                  </w:r>
                </w:del>
              </w:sdtContent>
            </w:sdt>
          </w:p>
        </w:tc>
        <w:tc>
          <w:tcPr>
            <w:tcW w:w="2880" w:type="dxa"/>
            <w:vAlign w:val="center"/>
          </w:tcPr>
          <w:sdt>
            <w:sdtPr>
              <w:tag w:val="goog_rdk_632"/>
              <w:id w:val="1360878506"/>
            </w:sdtPr>
            <w:sdtContent>
              <w:p w14:paraId="7CD47D51" w14:textId="77777777" w:rsidR="00111B7B" w:rsidRDefault="00000000" w:rsidP="00F35594">
                <w:pPr>
                  <w:spacing w:before="120" w:after="160" w:line="278" w:lineRule="auto"/>
                  <w:jc w:val="center"/>
                  <w:rPr>
                    <w:ins w:id="624" w:author="Author"/>
                  </w:rPr>
                </w:pPr>
                <w:sdt>
                  <w:sdtPr>
                    <w:tag w:val="goog_rdk_630"/>
                    <w:id w:val="1195790614"/>
                  </w:sdtPr>
                  <w:sdtContent>
                    <w:sdt>
                      <w:sdtPr>
                        <w:tag w:val="goog_rdk_631"/>
                        <w:id w:val="-140378637"/>
                      </w:sdtPr>
                      <w:sdtContent>
                        <w:ins w:id="625" w:author="Author">
                          <w:r w:rsidR="00111B7B">
                            <w:t>$3,288.00</w:t>
                          </w:r>
                        </w:ins>
                      </w:sdtContent>
                    </w:sdt>
                  </w:sdtContent>
                </w:sdt>
              </w:p>
            </w:sdtContent>
          </w:sdt>
          <w:p w14:paraId="7ED87ED6" w14:textId="77777777" w:rsidR="00111B7B" w:rsidRDefault="00000000" w:rsidP="00F35594">
            <w:pPr>
              <w:spacing w:before="120" w:after="160" w:line="278" w:lineRule="auto"/>
              <w:jc w:val="center"/>
            </w:pPr>
            <w:sdt>
              <w:sdtPr>
                <w:tag w:val="goog_rdk_634"/>
                <w:id w:val="141543551"/>
              </w:sdtPr>
              <w:sdtContent>
                <w:del w:id="626" w:author="Author">
                  <w:r w:rsidR="00111B7B">
                    <w:delText>$3,210.00</w:delText>
                  </w:r>
                </w:del>
              </w:sdtContent>
            </w:sdt>
          </w:p>
        </w:tc>
      </w:tr>
      <w:tr w:rsidR="00111B7B" w14:paraId="024576FF" w14:textId="77777777" w:rsidTr="00F35594">
        <w:trPr>
          <w:cantSplit/>
          <w:trHeight w:val="432"/>
        </w:trPr>
        <w:tc>
          <w:tcPr>
            <w:tcW w:w="3600" w:type="dxa"/>
          </w:tcPr>
          <w:p w14:paraId="1C33985A" w14:textId="77777777" w:rsidR="00111B7B" w:rsidRDefault="00111B7B" w:rsidP="00F35594">
            <w:pPr>
              <w:spacing w:before="120" w:after="120" w:line="276" w:lineRule="auto"/>
              <w:ind w:left="720"/>
            </w:pPr>
            <w:r>
              <w:t>Level 2</w:t>
            </w:r>
          </w:p>
        </w:tc>
        <w:tc>
          <w:tcPr>
            <w:tcW w:w="2880" w:type="dxa"/>
          </w:tcPr>
          <w:sdt>
            <w:sdtPr>
              <w:tag w:val="goog_rdk_638"/>
              <w:id w:val="-1899356494"/>
            </w:sdtPr>
            <w:sdtContent>
              <w:p w14:paraId="02686733" w14:textId="77777777" w:rsidR="00111B7B" w:rsidRDefault="00000000" w:rsidP="00F35594">
                <w:pPr>
                  <w:spacing w:before="120" w:after="120" w:line="278" w:lineRule="auto"/>
                  <w:jc w:val="center"/>
                  <w:rPr>
                    <w:ins w:id="627" w:author="Author"/>
                  </w:rPr>
                </w:pPr>
                <w:sdt>
                  <w:sdtPr>
                    <w:tag w:val="goog_rdk_636"/>
                    <w:id w:val="-1886740202"/>
                  </w:sdtPr>
                  <w:sdtContent>
                    <w:sdt>
                      <w:sdtPr>
                        <w:tag w:val="goog_rdk_637"/>
                        <w:id w:val="173720501"/>
                      </w:sdtPr>
                      <w:sdtContent>
                        <w:ins w:id="628" w:author="Author">
                          <w:r w:rsidR="00111B7B">
                            <w:t>$4,952.00</w:t>
                          </w:r>
                        </w:ins>
                      </w:sdtContent>
                    </w:sdt>
                  </w:sdtContent>
                </w:sdt>
              </w:p>
            </w:sdtContent>
          </w:sdt>
          <w:p w14:paraId="7A4BD356" w14:textId="77777777" w:rsidR="00111B7B" w:rsidRDefault="00000000" w:rsidP="00F35594">
            <w:pPr>
              <w:spacing w:before="120" w:after="120" w:line="278" w:lineRule="auto"/>
              <w:jc w:val="center"/>
            </w:pPr>
            <w:sdt>
              <w:sdtPr>
                <w:tag w:val="goog_rdk_640"/>
                <w:id w:val="1428336208"/>
              </w:sdtPr>
              <w:sdtContent>
                <w:del w:id="629" w:author="Author">
                  <w:r w:rsidR="00111B7B">
                    <w:delText>$4,835.00</w:delText>
                  </w:r>
                </w:del>
              </w:sdtContent>
            </w:sdt>
          </w:p>
        </w:tc>
        <w:tc>
          <w:tcPr>
            <w:tcW w:w="2880" w:type="dxa"/>
            <w:vAlign w:val="center"/>
          </w:tcPr>
          <w:sdt>
            <w:sdtPr>
              <w:tag w:val="goog_rdk_644"/>
              <w:id w:val="-1257933316"/>
            </w:sdtPr>
            <w:sdtContent>
              <w:p w14:paraId="49F772D8" w14:textId="77777777" w:rsidR="00111B7B" w:rsidRDefault="00000000" w:rsidP="00F35594">
                <w:pPr>
                  <w:spacing w:before="120" w:after="160" w:line="278" w:lineRule="auto"/>
                  <w:jc w:val="center"/>
                  <w:rPr>
                    <w:ins w:id="630" w:author="Author"/>
                  </w:rPr>
                </w:pPr>
                <w:sdt>
                  <w:sdtPr>
                    <w:tag w:val="goog_rdk_642"/>
                    <w:id w:val="-1927836850"/>
                  </w:sdtPr>
                  <w:sdtContent>
                    <w:sdt>
                      <w:sdtPr>
                        <w:tag w:val="goog_rdk_643"/>
                        <w:id w:val="984895733"/>
                      </w:sdtPr>
                      <w:sdtContent>
                        <w:ins w:id="631" w:author="Author">
                          <w:r w:rsidR="00111B7B">
                            <w:t>$4,952.00</w:t>
                          </w:r>
                        </w:ins>
                      </w:sdtContent>
                    </w:sdt>
                  </w:sdtContent>
                </w:sdt>
              </w:p>
            </w:sdtContent>
          </w:sdt>
          <w:p w14:paraId="34FDA8E7" w14:textId="77777777" w:rsidR="00111B7B" w:rsidRDefault="00000000" w:rsidP="00F35594">
            <w:pPr>
              <w:spacing w:before="120" w:after="160" w:line="278" w:lineRule="auto"/>
              <w:jc w:val="center"/>
            </w:pPr>
            <w:sdt>
              <w:sdtPr>
                <w:tag w:val="goog_rdk_646"/>
                <w:id w:val="-638667393"/>
              </w:sdtPr>
              <w:sdtContent>
                <w:del w:id="632" w:author="Author">
                  <w:r w:rsidR="00111B7B">
                    <w:delText>$4,835.00</w:delText>
                  </w:r>
                </w:del>
              </w:sdtContent>
            </w:sdt>
          </w:p>
        </w:tc>
      </w:tr>
      <w:tr w:rsidR="00111B7B" w14:paraId="083C7E5F" w14:textId="77777777" w:rsidTr="00F35594">
        <w:trPr>
          <w:cantSplit/>
          <w:trHeight w:val="432"/>
        </w:trPr>
        <w:tc>
          <w:tcPr>
            <w:tcW w:w="3600" w:type="dxa"/>
          </w:tcPr>
          <w:p w14:paraId="3DF2B648" w14:textId="77777777" w:rsidR="00111B7B" w:rsidRDefault="00111B7B" w:rsidP="00F35594">
            <w:pPr>
              <w:spacing w:before="120" w:after="120" w:line="276" w:lineRule="auto"/>
              <w:ind w:left="720"/>
            </w:pPr>
            <w:r>
              <w:t>Level 3</w:t>
            </w:r>
          </w:p>
        </w:tc>
        <w:tc>
          <w:tcPr>
            <w:tcW w:w="2880" w:type="dxa"/>
          </w:tcPr>
          <w:sdt>
            <w:sdtPr>
              <w:tag w:val="goog_rdk_650"/>
              <w:id w:val="-2083870606"/>
            </w:sdtPr>
            <w:sdtContent>
              <w:p w14:paraId="2347B0FE" w14:textId="77777777" w:rsidR="00111B7B" w:rsidRDefault="00000000" w:rsidP="00F35594">
                <w:pPr>
                  <w:spacing w:before="120" w:after="120" w:line="278" w:lineRule="auto"/>
                  <w:jc w:val="center"/>
                  <w:rPr>
                    <w:ins w:id="633" w:author="Author"/>
                  </w:rPr>
                </w:pPr>
                <w:sdt>
                  <w:sdtPr>
                    <w:tag w:val="goog_rdk_648"/>
                    <w:id w:val="-533488526"/>
                  </w:sdtPr>
                  <w:sdtContent>
                    <w:sdt>
                      <w:sdtPr>
                        <w:tag w:val="goog_rdk_649"/>
                        <w:id w:val="312274545"/>
                      </w:sdtPr>
                      <w:sdtContent>
                        <w:ins w:id="634" w:author="Author">
                          <w:r w:rsidR="00111B7B">
                            <w:t>$6,564.00</w:t>
                          </w:r>
                        </w:ins>
                      </w:sdtContent>
                    </w:sdt>
                  </w:sdtContent>
                </w:sdt>
              </w:p>
            </w:sdtContent>
          </w:sdt>
          <w:p w14:paraId="105DB9AC" w14:textId="77777777" w:rsidR="00111B7B" w:rsidRDefault="00000000" w:rsidP="00F35594">
            <w:pPr>
              <w:spacing w:before="120" w:after="120" w:line="278" w:lineRule="auto"/>
              <w:jc w:val="center"/>
            </w:pPr>
            <w:sdt>
              <w:sdtPr>
                <w:tag w:val="goog_rdk_652"/>
                <w:id w:val="-61497403"/>
              </w:sdtPr>
              <w:sdtContent>
                <w:del w:id="635" w:author="Author">
                  <w:r w:rsidR="00111B7B">
                    <w:delText>$6,410.00</w:delText>
                  </w:r>
                </w:del>
              </w:sdtContent>
            </w:sdt>
          </w:p>
        </w:tc>
        <w:tc>
          <w:tcPr>
            <w:tcW w:w="2880" w:type="dxa"/>
            <w:vAlign w:val="center"/>
          </w:tcPr>
          <w:sdt>
            <w:sdtPr>
              <w:tag w:val="goog_rdk_656"/>
              <w:id w:val="904119367"/>
            </w:sdtPr>
            <w:sdtContent>
              <w:p w14:paraId="76A8B434" w14:textId="77777777" w:rsidR="00111B7B" w:rsidRDefault="00000000" w:rsidP="00F35594">
                <w:pPr>
                  <w:spacing w:before="120" w:after="120" w:line="278" w:lineRule="auto"/>
                  <w:jc w:val="center"/>
                  <w:rPr>
                    <w:ins w:id="636" w:author="Author"/>
                  </w:rPr>
                </w:pPr>
                <w:sdt>
                  <w:sdtPr>
                    <w:tag w:val="goog_rdk_654"/>
                    <w:id w:val="1279060008"/>
                  </w:sdtPr>
                  <w:sdtContent>
                    <w:sdt>
                      <w:sdtPr>
                        <w:tag w:val="goog_rdk_655"/>
                        <w:id w:val="1414043053"/>
                      </w:sdtPr>
                      <w:sdtContent>
                        <w:ins w:id="637" w:author="Author">
                          <w:r w:rsidR="00111B7B">
                            <w:t>$6,564.00</w:t>
                          </w:r>
                        </w:ins>
                      </w:sdtContent>
                    </w:sdt>
                  </w:sdtContent>
                </w:sdt>
              </w:p>
            </w:sdtContent>
          </w:sdt>
          <w:p w14:paraId="41161BFD" w14:textId="77777777" w:rsidR="00111B7B" w:rsidRDefault="00000000" w:rsidP="00F35594">
            <w:pPr>
              <w:spacing w:before="120" w:after="120" w:line="278" w:lineRule="auto"/>
              <w:jc w:val="center"/>
            </w:pPr>
            <w:sdt>
              <w:sdtPr>
                <w:tag w:val="goog_rdk_658"/>
                <w:id w:val="-8555014"/>
              </w:sdtPr>
              <w:sdtContent>
                <w:del w:id="638" w:author="Author">
                  <w:r w:rsidR="00111B7B">
                    <w:delText>$6,410.00</w:delText>
                  </w:r>
                </w:del>
              </w:sdtContent>
            </w:sdt>
          </w:p>
        </w:tc>
      </w:tr>
    </w:tbl>
    <w:p w14:paraId="13C8C49A" w14:textId="77777777" w:rsidR="00111B7B" w:rsidRDefault="00111B7B" w:rsidP="00111B7B">
      <w:pPr>
        <w:tabs>
          <w:tab w:val="left" w:pos="720"/>
          <w:tab w:val="left" w:pos="1440"/>
          <w:tab w:val="left" w:pos="2160"/>
        </w:tabs>
        <w:ind w:left="720" w:hanging="720"/>
      </w:pPr>
      <w:r>
        <w:t>C.</w:t>
      </w:r>
      <w:r>
        <w:tab/>
      </w:r>
      <w:r>
        <w:rPr>
          <w:u w:val="single"/>
        </w:rPr>
        <w:t>Retail Marijuana Businesses</w:t>
      </w:r>
      <w:r>
        <w:t>. The following fees apply to an application for a new Retail Marijuana Business license. Applications for Accelerator Licenses are exempt from these fees.</w:t>
      </w:r>
    </w:p>
    <w:p w14:paraId="182B035E" w14:textId="77777777" w:rsidR="00111B7B" w:rsidRDefault="00111B7B" w:rsidP="00111B7B">
      <w:pPr>
        <w:tabs>
          <w:tab w:val="left" w:pos="720"/>
          <w:tab w:val="left" w:pos="1440"/>
          <w:tab w:val="left" w:pos="2160"/>
        </w:tabs>
        <w:ind w:left="1440" w:hanging="720"/>
      </w:pPr>
      <w:r>
        <w:t>1.</w:t>
      </w:r>
      <w:r>
        <w:tab/>
      </w:r>
      <w:r>
        <w:rPr>
          <w:u w:val="single"/>
        </w:rPr>
        <w:t>State Licensing Authority Fees</w:t>
      </w:r>
      <w:r>
        <w:t>. See subparagraph (C)(2) for the separate fees required to be submitted to the Division with an application for a new Retail Marijuana Business license.</w:t>
      </w:r>
    </w:p>
    <w:p w14:paraId="452CE233" w14:textId="77777777" w:rsidR="00111B7B" w:rsidRDefault="00111B7B" w:rsidP="00111B7B">
      <w:pPr>
        <w:spacing w:before="160" w:after="160" w:line="278" w:lineRule="auto"/>
      </w:pPr>
      <w:bookmarkStart w:id="639" w:name="bookmark=id.ul95gzaunfpd" w:colFirst="0" w:colLast="0"/>
      <w:bookmarkEnd w:id="639"/>
      <w:r>
        <w:rPr>
          <w:b/>
          <w:bCs/>
        </w:rPr>
        <w:t>2-115(C)(1) 1</w:t>
      </w:r>
    </w:p>
    <w:tbl>
      <w:tblPr>
        <w:tblW w:w="936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2F8ABB1E" w14:textId="77777777" w:rsidTr="00F35594">
        <w:trPr>
          <w:cantSplit/>
          <w:trHeight w:val="1008"/>
          <w:tblHeader/>
        </w:trPr>
        <w:tc>
          <w:tcPr>
            <w:tcW w:w="3600" w:type="dxa"/>
            <w:vAlign w:val="center"/>
          </w:tcPr>
          <w:p w14:paraId="65EE8914" w14:textId="77777777" w:rsidR="00111B7B" w:rsidRDefault="00111B7B" w:rsidP="00F35594">
            <w:pPr>
              <w:spacing w:before="0" w:line="278" w:lineRule="auto"/>
              <w:rPr>
                <w:u w:val="single"/>
              </w:rPr>
            </w:pPr>
            <w:r>
              <w:rPr>
                <w:b/>
                <w:bCs/>
                <w:u w:val="single"/>
              </w:rPr>
              <w:lastRenderedPageBreak/>
              <w:t>License Type</w:t>
            </w:r>
          </w:p>
        </w:tc>
        <w:tc>
          <w:tcPr>
            <w:tcW w:w="2880" w:type="dxa"/>
            <w:vAlign w:val="center"/>
          </w:tcPr>
          <w:p w14:paraId="0B0DBA35" w14:textId="77777777" w:rsidR="00111B7B" w:rsidRDefault="00111B7B" w:rsidP="00F35594">
            <w:pPr>
              <w:spacing w:before="0" w:line="278" w:lineRule="auto"/>
              <w:jc w:val="center"/>
              <w:rPr>
                <w:color w:val="000000"/>
                <w:u w:val="single"/>
              </w:rPr>
            </w:pPr>
            <w:r>
              <w:rPr>
                <w:b/>
                <w:bCs/>
                <w:color w:val="000000"/>
                <w:u w:val="single"/>
              </w:rPr>
              <w:t>1st Payment</w:t>
            </w:r>
          </w:p>
          <w:p w14:paraId="28AD32FC" w14:textId="77777777" w:rsidR="00111B7B" w:rsidRDefault="00111B7B" w:rsidP="00F35594">
            <w:pPr>
              <w:spacing w:before="0" w:line="278" w:lineRule="auto"/>
              <w:jc w:val="center"/>
              <w:rPr>
                <w:u w:val="single"/>
              </w:rPr>
            </w:pPr>
            <w:r>
              <w:rPr>
                <w:i/>
                <w:iCs/>
              </w:rPr>
              <w:t>Due at Application</w:t>
            </w:r>
          </w:p>
        </w:tc>
        <w:tc>
          <w:tcPr>
            <w:tcW w:w="2880" w:type="dxa"/>
            <w:vAlign w:val="center"/>
          </w:tcPr>
          <w:p w14:paraId="1789BC13" w14:textId="77777777" w:rsidR="00111B7B" w:rsidRDefault="00111B7B" w:rsidP="00F35594">
            <w:pPr>
              <w:spacing w:before="0" w:line="278" w:lineRule="auto"/>
              <w:jc w:val="center"/>
              <w:rPr>
                <w:color w:val="000000"/>
                <w:u w:val="single"/>
              </w:rPr>
            </w:pPr>
            <w:r>
              <w:rPr>
                <w:b/>
                <w:bCs/>
                <w:color w:val="000000"/>
                <w:u w:val="single"/>
              </w:rPr>
              <w:t>2nd Payment</w:t>
            </w:r>
          </w:p>
          <w:p w14:paraId="1A00E62B" w14:textId="77777777" w:rsidR="00111B7B" w:rsidRDefault="00111B7B" w:rsidP="00F35594">
            <w:pPr>
              <w:spacing w:before="0" w:line="278" w:lineRule="auto"/>
              <w:jc w:val="center"/>
              <w:rPr>
                <w:u w:val="single"/>
              </w:rPr>
            </w:pPr>
            <w:r>
              <w:rPr>
                <w:i/>
                <w:iCs/>
                <w:color w:val="000000"/>
              </w:rPr>
              <w:t>Due 12 months prior to expiration</w:t>
            </w:r>
          </w:p>
        </w:tc>
      </w:tr>
      <w:tr w:rsidR="00111B7B" w14:paraId="4B799997" w14:textId="77777777" w:rsidTr="00F35594">
        <w:trPr>
          <w:cantSplit/>
        </w:trPr>
        <w:tc>
          <w:tcPr>
            <w:tcW w:w="3600" w:type="dxa"/>
            <w:vAlign w:val="center"/>
          </w:tcPr>
          <w:p w14:paraId="783929EA" w14:textId="77777777" w:rsidR="00111B7B" w:rsidRDefault="00111B7B" w:rsidP="00F35594">
            <w:pPr>
              <w:spacing w:before="120" w:after="120" w:line="276" w:lineRule="auto"/>
            </w:pPr>
            <w:r>
              <w:t>Retail Marijuana Store</w:t>
            </w:r>
          </w:p>
        </w:tc>
        <w:tc>
          <w:tcPr>
            <w:tcW w:w="2880" w:type="dxa"/>
            <w:vAlign w:val="center"/>
          </w:tcPr>
          <w:p w14:paraId="4409E2CE" w14:textId="77777777" w:rsidR="00111B7B" w:rsidRDefault="00111B7B" w:rsidP="00F35594">
            <w:pPr>
              <w:spacing w:before="120" w:after="120" w:line="278" w:lineRule="auto"/>
              <w:jc w:val="center"/>
            </w:pPr>
          </w:p>
        </w:tc>
        <w:tc>
          <w:tcPr>
            <w:tcW w:w="2880" w:type="dxa"/>
          </w:tcPr>
          <w:p w14:paraId="4A4EC8C9" w14:textId="77777777" w:rsidR="00111B7B" w:rsidRDefault="00111B7B" w:rsidP="00F35594">
            <w:pPr>
              <w:spacing w:before="120" w:after="120" w:line="278" w:lineRule="auto"/>
              <w:jc w:val="center"/>
            </w:pPr>
          </w:p>
        </w:tc>
      </w:tr>
      <w:tr w:rsidR="00111B7B" w14:paraId="0B1EF883" w14:textId="77777777" w:rsidTr="00F35594">
        <w:trPr>
          <w:cantSplit/>
        </w:trPr>
        <w:tc>
          <w:tcPr>
            <w:tcW w:w="3600" w:type="dxa"/>
            <w:vAlign w:val="center"/>
          </w:tcPr>
          <w:p w14:paraId="13061624" w14:textId="77777777" w:rsidR="00111B7B" w:rsidRDefault="00111B7B" w:rsidP="00F35594">
            <w:pPr>
              <w:spacing w:before="120" w:after="120" w:line="276" w:lineRule="auto"/>
              <w:ind w:left="720"/>
            </w:pPr>
            <w:r>
              <w:t>Level 1</w:t>
            </w:r>
          </w:p>
        </w:tc>
        <w:tc>
          <w:tcPr>
            <w:tcW w:w="2880" w:type="dxa"/>
            <w:vAlign w:val="center"/>
          </w:tcPr>
          <w:sdt>
            <w:sdtPr>
              <w:tag w:val="goog_rdk_662"/>
              <w:id w:val="1909905762"/>
            </w:sdtPr>
            <w:sdtContent>
              <w:p w14:paraId="6B8C2636" w14:textId="77777777" w:rsidR="00111B7B" w:rsidRDefault="00000000" w:rsidP="00F35594">
                <w:pPr>
                  <w:spacing w:before="120" w:after="120" w:line="278" w:lineRule="auto"/>
                  <w:jc w:val="center"/>
                  <w:rPr>
                    <w:ins w:id="640" w:author="Author"/>
                  </w:rPr>
                </w:pPr>
                <w:sdt>
                  <w:sdtPr>
                    <w:tag w:val="goog_rdk_660"/>
                    <w:id w:val="1924069552"/>
                  </w:sdtPr>
                  <w:sdtContent>
                    <w:sdt>
                      <w:sdtPr>
                        <w:tag w:val="goog_rdk_661"/>
                        <w:id w:val="-819501458"/>
                      </w:sdtPr>
                      <w:sdtContent>
                        <w:ins w:id="641" w:author="Author">
                          <w:r w:rsidR="00111B7B">
                            <w:t>$3,195.00</w:t>
                          </w:r>
                        </w:ins>
                      </w:sdtContent>
                    </w:sdt>
                  </w:sdtContent>
                </w:sdt>
              </w:p>
            </w:sdtContent>
          </w:sdt>
          <w:p w14:paraId="7AA2DC3A" w14:textId="77777777" w:rsidR="00111B7B" w:rsidRDefault="00000000" w:rsidP="00F35594">
            <w:pPr>
              <w:spacing w:before="120" w:after="120" w:line="278" w:lineRule="auto"/>
              <w:jc w:val="center"/>
            </w:pPr>
            <w:sdt>
              <w:sdtPr>
                <w:tag w:val="goog_rdk_664"/>
                <w:id w:val="178654968"/>
              </w:sdtPr>
              <w:sdtContent>
                <w:del w:id="642" w:author="Author">
                  <w:r w:rsidR="00111B7B">
                    <w:delText>$3,120.00</w:delText>
                  </w:r>
                </w:del>
              </w:sdtContent>
            </w:sdt>
          </w:p>
        </w:tc>
        <w:tc>
          <w:tcPr>
            <w:tcW w:w="2880" w:type="dxa"/>
            <w:vAlign w:val="center"/>
          </w:tcPr>
          <w:sdt>
            <w:sdtPr>
              <w:tag w:val="goog_rdk_668"/>
              <w:id w:val="-598461753"/>
            </w:sdtPr>
            <w:sdtContent>
              <w:p w14:paraId="54E78B97" w14:textId="77777777" w:rsidR="00111B7B" w:rsidRDefault="00000000" w:rsidP="00F35594">
                <w:pPr>
                  <w:spacing w:before="120" w:after="120" w:line="278" w:lineRule="auto"/>
                  <w:jc w:val="center"/>
                  <w:rPr>
                    <w:ins w:id="643" w:author="Author"/>
                  </w:rPr>
                </w:pPr>
                <w:sdt>
                  <w:sdtPr>
                    <w:tag w:val="goog_rdk_666"/>
                    <w:id w:val="-324766133"/>
                  </w:sdtPr>
                  <w:sdtContent>
                    <w:sdt>
                      <w:sdtPr>
                        <w:tag w:val="goog_rdk_667"/>
                        <w:id w:val="-380055609"/>
                      </w:sdtPr>
                      <w:sdtContent>
                        <w:ins w:id="644" w:author="Author">
                          <w:r w:rsidR="00111B7B">
                            <w:t>$5,755.00</w:t>
                          </w:r>
                        </w:ins>
                      </w:sdtContent>
                    </w:sdt>
                  </w:sdtContent>
                </w:sdt>
              </w:p>
            </w:sdtContent>
          </w:sdt>
          <w:p w14:paraId="51E2F6B2" w14:textId="77777777" w:rsidR="00111B7B" w:rsidRDefault="00000000" w:rsidP="00F35594">
            <w:pPr>
              <w:spacing w:before="120" w:after="120" w:line="278" w:lineRule="auto"/>
              <w:jc w:val="center"/>
            </w:pPr>
            <w:sdt>
              <w:sdtPr>
                <w:tag w:val="goog_rdk_670"/>
                <w:id w:val="1066541603"/>
              </w:sdtPr>
              <w:sdtContent>
                <w:del w:id="645" w:author="Author">
                  <w:r w:rsidR="00111B7B">
                    <w:delText>$5,620.00</w:delText>
                  </w:r>
                </w:del>
              </w:sdtContent>
            </w:sdt>
          </w:p>
        </w:tc>
      </w:tr>
      <w:tr w:rsidR="00111B7B" w14:paraId="3D29A916" w14:textId="77777777" w:rsidTr="00F35594">
        <w:trPr>
          <w:cantSplit/>
        </w:trPr>
        <w:tc>
          <w:tcPr>
            <w:tcW w:w="3600" w:type="dxa"/>
            <w:vAlign w:val="center"/>
          </w:tcPr>
          <w:p w14:paraId="3E307801" w14:textId="77777777" w:rsidR="00111B7B" w:rsidRDefault="00111B7B" w:rsidP="00F35594">
            <w:pPr>
              <w:spacing w:before="120" w:after="120" w:line="276" w:lineRule="auto"/>
              <w:ind w:left="720"/>
            </w:pPr>
            <w:r>
              <w:t>Level 2</w:t>
            </w:r>
          </w:p>
        </w:tc>
        <w:tc>
          <w:tcPr>
            <w:tcW w:w="2880" w:type="dxa"/>
            <w:vAlign w:val="center"/>
          </w:tcPr>
          <w:sdt>
            <w:sdtPr>
              <w:tag w:val="goog_rdk_675"/>
              <w:id w:val="1985488444"/>
            </w:sdtPr>
            <w:sdtContent>
              <w:p w14:paraId="6478A3F7" w14:textId="77777777" w:rsidR="00111B7B" w:rsidRDefault="00000000" w:rsidP="00F35594">
                <w:pPr>
                  <w:spacing w:before="120" w:after="120" w:line="278" w:lineRule="auto"/>
                  <w:jc w:val="center"/>
                  <w:rPr>
                    <w:ins w:id="646" w:author="Author"/>
                  </w:rPr>
                </w:pPr>
                <w:sdt>
                  <w:sdtPr>
                    <w:tag w:val="goog_rdk_672"/>
                    <w:id w:val="775399474"/>
                  </w:sdtPr>
                  <w:sdtContent>
                    <w:sdt>
                      <w:sdtPr>
                        <w:tag w:val="goog_rdk_673"/>
                        <w:id w:val="-516524543"/>
                      </w:sdtPr>
                      <w:sdtContent>
                        <w:ins w:id="647" w:author="Author">
                          <w:r w:rsidR="00111B7B">
                            <w:t>$6,104.00</w:t>
                          </w:r>
                        </w:ins>
                      </w:sdtContent>
                    </w:sdt>
                    <w:customXmlInsRangeStart w:id="648" w:author="Author"/>
                    <w:sdt>
                      <w:sdtPr>
                        <w:tag w:val="goog_rdk_674"/>
                        <w:id w:val="-37247993"/>
                      </w:sdtPr>
                      <w:sdtContent>
                        <w:customXmlInsRangeEnd w:id="648"/>
                        <w:customXmlInsRangeStart w:id="649" w:author="Author"/>
                      </w:sdtContent>
                    </w:sdt>
                    <w:customXmlInsRangeEnd w:id="649"/>
                  </w:sdtContent>
                </w:sdt>
              </w:p>
            </w:sdtContent>
          </w:sdt>
          <w:p w14:paraId="03372043" w14:textId="77777777" w:rsidR="00111B7B" w:rsidRDefault="00000000" w:rsidP="00F35594">
            <w:pPr>
              <w:spacing w:before="120" w:after="120" w:line="278" w:lineRule="auto"/>
              <w:jc w:val="center"/>
            </w:pPr>
            <w:sdt>
              <w:sdtPr>
                <w:tag w:val="goog_rdk_677"/>
                <w:id w:val="133367415"/>
              </w:sdtPr>
              <w:sdtContent>
                <w:del w:id="650" w:author="Author">
                  <w:r w:rsidR="00111B7B">
                    <w:delText>$5,960.00</w:delText>
                  </w:r>
                </w:del>
              </w:sdtContent>
            </w:sdt>
          </w:p>
        </w:tc>
        <w:tc>
          <w:tcPr>
            <w:tcW w:w="2880" w:type="dxa"/>
            <w:vAlign w:val="center"/>
          </w:tcPr>
          <w:sdt>
            <w:sdtPr>
              <w:tag w:val="goog_rdk_681"/>
              <w:id w:val="111240908"/>
            </w:sdtPr>
            <w:sdtContent>
              <w:p w14:paraId="74DD6288" w14:textId="77777777" w:rsidR="00111B7B" w:rsidRDefault="00000000" w:rsidP="00F35594">
                <w:pPr>
                  <w:spacing w:before="120" w:after="120" w:line="278" w:lineRule="auto"/>
                  <w:jc w:val="center"/>
                  <w:rPr>
                    <w:ins w:id="651" w:author="Author"/>
                  </w:rPr>
                </w:pPr>
                <w:sdt>
                  <w:sdtPr>
                    <w:tag w:val="goog_rdk_679"/>
                    <w:id w:val="-164544732"/>
                  </w:sdtPr>
                  <w:sdtContent>
                    <w:sdt>
                      <w:sdtPr>
                        <w:tag w:val="goog_rdk_680"/>
                        <w:id w:val="1689642950"/>
                      </w:sdtPr>
                      <w:sdtContent>
                        <w:ins w:id="652" w:author="Author">
                          <w:r w:rsidR="00111B7B">
                            <w:t>$8,664.00</w:t>
                          </w:r>
                        </w:ins>
                      </w:sdtContent>
                    </w:sdt>
                  </w:sdtContent>
                </w:sdt>
              </w:p>
            </w:sdtContent>
          </w:sdt>
          <w:p w14:paraId="6C1A0473" w14:textId="77777777" w:rsidR="00111B7B" w:rsidRDefault="00000000" w:rsidP="00F35594">
            <w:pPr>
              <w:spacing w:before="120" w:after="120" w:line="278" w:lineRule="auto"/>
              <w:jc w:val="center"/>
            </w:pPr>
            <w:sdt>
              <w:sdtPr>
                <w:tag w:val="goog_rdk_683"/>
                <w:id w:val="1484021295"/>
              </w:sdtPr>
              <w:sdtContent>
                <w:del w:id="653" w:author="Author">
                  <w:r w:rsidR="00111B7B">
                    <w:delText>$8,460.00</w:delText>
                  </w:r>
                </w:del>
              </w:sdtContent>
            </w:sdt>
          </w:p>
        </w:tc>
      </w:tr>
      <w:tr w:rsidR="00111B7B" w14:paraId="40AA590A" w14:textId="77777777" w:rsidTr="00F35594">
        <w:trPr>
          <w:cantSplit/>
        </w:trPr>
        <w:tc>
          <w:tcPr>
            <w:tcW w:w="3600" w:type="dxa"/>
            <w:vAlign w:val="center"/>
          </w:tcPr>
          <w:p w14:paraId="02488DD5" w14:textId="77777777" w:rsidR="00111B7B" w:rsidRDefault="00111B7B" w:rsidP="00F35594">
            <w:pPr>
              <w:spacing w:before="120" w:after="120" w:line="276" w:lineRule="auto"/>
              <w:ind w:left="720"/>
            </w:pPr>
            <w:r>
              <w:t>Level 3</w:t>
            </w:r>
          </w:p>
        </w:tc>
        <w:tc>
          <w:tcPr>
            <w:tcW w:w="2880" w:type="dxa"/>
            <w:vAlign w:val="center"/>
          </w:tcPr>
          <w:sdt>
            <w:sdtPr>
              <w:tag w:val="goog_rdk_687"/>
              <w:id w:val="-1998128647"/>
            </w:sdtPr>
            <w:sdtContent>
              <w:p w14:paraId="3475D9E1" w14:textId="77777777" w:rsidR="00111B7B" w:rsidRDefault="00000000" w:rsidP="00F35594">
                <w:pPr>
                  <w:spacing w:before="120" w:after="120" w:line="278" w:lineRule="auto"/>
                  <w:jc w:val="center"/>
                  <w:rPr>
                    <w:ins w:id="654" w:author="Author"/>
                  </w:rPr>
                </w:pPr>
                <w:sdt>
                  <w:sdtPr>
                    <w:tag w:val="goog_rdk_685"/>
                    <w:id w:val="139437810"/>
                  </w:sdtPr>
                  <w:sdtContent>
                    <w:sdt>
                      <w:sdtPr>
                        <w:tag w:val="goog_rdk_686"/>
                        <w:id w:val="-1096664534"/>
                      </w:sdtPr>
                      <w:sdtContent>
                        <w:ins w:id="655" w:author="Author">
                          <w:r w:rsidR="00111B7B">
                            <w:t>$8,950.00</w:t>
                          </w:r>
                        </w:ins>
                      </w:sdtContent>
                    </w:sdt>
                  </w:sdtContent>
                </w:sdt>
              </w:p>
            </w:sdtContent>
          </w:sdt>
          <w:p w14:paraId="28345ABE" w14:textId="77777777" w:rsidR="00111B7B" w:rsidRDefault="00000000" w:rsidP="00F35594">
            <w:pPr>
              <w:spacing w:before="120" w:after="120" w:line="278" w:lineRule="auto"/>
              <w:jc w:val="center"/>
            </w:pPr>
            <w:sdt>
              <w:sdtPr>
                <w:tag w:val="goog_rdk_689"/>
                <w:id w:val="-8252068"/>
              </w:sdtPr>
              <w:sdtContent>
                <w:del w:id="656" w:author="Author">
                  <w:r w:rsidR="00111B7B">
                    <w:delText>$8,740.00</w:delText>
                  </w:r>
                </w:del>
              </w:sdtContent>
            </w:sdt>
          </w:p>
        </w:tc>
        <w:tc>
          <w:tcPr>
            <w:tcW w:w="2880" w:type="dxa"/>
            <w:vAlign w:val="center"/>
          </w:tcPr>
          <w:sdt>
            <w:sdtPr>
              <w:tag w:val="goog_rdk_693"/>
              <w:id w:val="318266569"/>
            </w:sdtPr>
            <w:sdtContent>
              <w:p w14:paraId="7B89F8DF" w14:textId="77777777" w:rsidR="00111B7B" w:rsidRDefault="00000000" w:rsidP="00F35594">
                <w:pPr>
                  <w:spacing w:before="120" w:after="120" w:line="278" w:lineRule="auto"/>
                  <w:jc w:val="center"/>
                  <w:rPr>
                    <w:ins w:id="657" w:author="Author"/>
                  </w:rPr>
                </w:pPr>
                <w:sdt>
                  <w:sdtPr>
                    <w:tag w:val="goog_rdk_691"/>
                    <w:id w:val="309918425"/>
                  </w:sdtPr>
                  <w:sdtContent>
                    <w:sdt>
                      <w:sdtPr>
                        <w:tag w:val="goog_rdk_692"/>
                        <w:id w:val="-658089911"/>
                      </w:sdtPr>
                      <w:sdtContent>
                        <w:ins w:id="658" w:author="Author">
                          <w:r w:rsidR="00111B7B">
                            <w:t>$11,510.00</w:t>
                          </w:r>
                        </w:ins>
                      </w:sdtContent>
                    </w:sdt>
                  </w:sdtContent>
                </w:sdt>
              </w:p>
            </w:sdtContent>
          </w:sdt>
          <w:p w14:paraId="771D78A5" w14:textId="77777777" w:rsidR="00111B7B" w:rsidRDefault="00000000" w:rsidP="00F35594">
            <w:pPr>
              <w:spacing w:before="120" w:after="120" w:line="278" w:lineRule="auto"/>
              <w:jc w:val="center"/>
            </w:pPr>
            <w:sdt>
              <w:sdtPr>
                <w:tag w:val="goog_rdk_695"/>
                <w:id w:val="-1031001441"/>
              </w:sdtPr>
              <w:sdtContent>
                <w:del w:id="659" w:author="Author">
                  <w:r w:rsidR="00111B7B">
                    <w:delText>$11,240.00</w:delText>
                  </w:r>
                </w:del>
              </w:sdtContent>
            </w:sdt>
          </w:p>
        </w:tc>
      </w:tr>
      <w:tr w:rsidR="00111B7B" w14:paraId="26A7F822" w14:textId="77777777" w:rsidTr="00F35594">
        <w:trPr>
          <w:cantSplit/>
        </w:trPr>
        <w:tc>
          <w:tcPr>
            <w:tcW w:w="3600" w:type="dxa"/>
            <w:vAlign w:val="center"/>
          </w:tcPr>
          <w:p w14:paraId="62269B4A" w14:textId="77777777" w:rsidR="00111B7B" w:rsidRDefault="00111B7B" w:rsidP="00F35594">
            <w:pPr>
              <w:spacing w:before="120" w:after="120" w:line="276" w:lineRule="auto"/>
            </w:pPr>
            <w:r>
              <w:t>Retail Marijuana Products Manufacturer</w:t>
            </w:r>
          </w:p>
        </w:tc>
        <w:tc>
          <w:tcPr>
            <w:tcW w:w="2880" w:type="dxa"/>
          </w:tcPr>
          <w:p w14:paraId="7E204ABC" w14:textId="77777777" w:rsidR="00111B7B" w:rsidRDefault="00111B7B" w:rsidP="00F35594">
            <w:pPr>
              <w:spacing w:before="120" w:after="120" w:line="278" w:lineRule="auto"/>
              <w:jc w:val="center"/>
            </w:pPr>
          </w:p>
        </w:tc>
        <w:tc>
          <w:tcPr>
            <w:tcW w:w="2880" w:type="dxa"/>
          </w:tcPr>
          <w:p w14:paraId="37DFFADE" w14:textId="77777777" w:rsidR="00111B7B" w:rsidRDefault="00111B7B" w:rsidP="00F35594">
            <w:pPr>
              <w:spacing w:before="120" w:after="120" w:line="278" w:lineRule="auto"/>
              <w:jc w:val="center"/>
            </w:pPr>
          </w:p>
        </w:tc>
      </w:tr>
      <w:tr w:rsidR="00111B7B" w14:paraId="59617823" w14:textId="77777777" w:rsidTr="00F35594">
        <w:trPr>
          <w:cantSplit/>
        </w:trPr>
        <w:tc>
          <w:tcPr>
            <w:tcW w:w="3600" w:type="dxa"/>
            <w:vAlign w:val="center"/>
          </w:tcPr>
          <w:p w14:paraId="14E6EFE5" w14:textId="77777777" w:rsidR="00111B7B" w:rsidRDefault="00111B7B" w:rsidP="00F35594">
            <w:pPr>
              <w:spacing w:before="120" w:after="120" w:line="276" w:lineRule="auto"/>
              <w:ind w:left="720"/>
            </w:pPr>
            <w:r>
              <w:t>Level 1</w:t>
            </w:r>
          </w:p>
        </w:tc>
        <w:tc>
          <w:tcPr>
            <w:tcW w:w="2880" w:type="dxa"/>
          </w:tcPr>
          <w:sdt>
            <w:sdtPr>
              <w:tag w:val="goog_rdk_699"/>
              <w:id w:val="-1291985479"/>
            </w:sdtPr>
            <w:sdtContent>
              <w:p w14:paraId="7A8DD8DD" w14:textId="77777777" w:rsidR="00111B7B" w:rsidRDefault="00000000" w:rsidP="00F35594">
                <w:pPr>
                  <w:spacing w:before="120" w:after="120" w:line="278" w:lineRule="auto"/>
                  <w:jc w:val="center"/>
                  <w:rPr>
                    <w:ins w:id="660" w:author="Author"/>
                  </w:rPr>
                </w:pPr>
                <w:sdt>
                  <w:sdtPr>
                    <w:tag w:val="goog_rdk_697"/>
                    <w:id w:val="223184763"/>
                  </w:sdtPr>
                  <w:sdtContent>
                    <w:sdt>
                      <w:sdtPr>
                        <w:tag w:val="goog_rdk_698"/>
                        <w:id w:val="-585669395"/>
                      </w:sdtPr>
                      <w:sdtContent>
                        <w:ins w:id="661" w:author="Author">
                          <w:r w:rsidR="00111B7B">
                            <w:t>$2,499.00</w:t>
                          </w:r>
                        </w:ins>
                      </w:sdtContent>
                    </w:sdt>
                  </w:sdtContent>
                </w:sdt>
              </w:p>
            </w:sdtContent>
          </w:sdt>
          <w:p w14:paraId="2EC58ABA" w14:textId="77777777" w:rsidR="00111B7B" w:rsidRDefault="00000000" w:rsidP="00F35594">
            <w:pPr>
              <w:spacing w:before="120" w:after="120" w:line="278" w:lineRule="auto"/>
              <w:jc w:val="center"/>
            </w:pPr>
            <w:sdt>
              <w:sdtPr>
                <w:tag w:val="goog_rdk_701"/>
                <w:id w:val="-1028521857"/>
              </w:sdtPr>
              <w:sdtContent>
                <w:del w:id="662" w:author="Author">
                  <w:r w:rsidR="00111B7B">
                    <w:delText>$2,440.00</w:delText>
                  </w:r>
                </w:del>
              </w:sdtContent>
            </w:sdt>
          </w:p>
        </w:tc>
        <w:tc>
          <w:tcPr>
            <w:tcW w:w="2880" w:type="dxa"/>
            <w:vAlign w:val="center"/>
          </w:tcPr>
          <w:sdt>
            <w:sdtPr>
              <w:tag w:val="goog_rdk_705"/>
              <w:id w:val="-173215725"/>
            </w:sdtPr>
            <w:sdtContent>
              <w:p w14:paraId="6B67BF89" w14:textId="77777777" w:rsidR="00111B7B" w:rsidRDefault="00000000" w:rsidP="00F35594">
                <w:pPr>
                  <w:spacing w:before="120" w:after="120" w:line="278" w:lineRule="auto"/>
                  <w:jc w:val="center"/>
                  <w:rPr>
                    <w:ins w:id="663" w:author="Author"/>
                  </w:rPr>
                </w:pPr>
                <w:sdt>
                  <w:sdtPr>
                    <w:tag w:val="goog_rdk_703"/>
                    <w:id w:val="971613031"/>
                  </w:sdtPr>
                  <w:sdtContent>
                    <w:sdt>
                      <w:sdtPr>
                        <w:tag w:val="goog_rdk_704"/>
                        <w:id w:val="-1254069674"/>
                      </w:sdtPr>
                      <w:sdtContent>
                        <w:ins w:id="664" w:author="Author">
                          <w:r w:rsidR="00111B7B">
                            <w:t>$5,059.00</w:t>
                          </w:r>
                        </w:ins>
                      </w:sdtContent>
                    </w:sdt>
                  </w:sdtContent>
                </w:sdt>
              </w:p>
            </w:sdtContent>
          </w:sdt>
          <w:p w14:paraId="062BCCEE" w14:textId="77777777" w:rsidR="00111B7B" w:rsidRDefault="00000000" w:rsidP="00F35594">
            <w:pPr>
              <w:spacing w:before="120" w:after="120" w:line="278" w:lineRule="auto"/>
              <w:jc w:val="center"/>
            </w:pPr>
            <w:sdt>
              <w:sdtPr>
                <w:tag w:val="goog_rdk_707"/>
                <w:id w:val="162226757"/>
              </w:sdtPr>
              <w:sdtContent>
                <w:del w:id="665" w:author="Author">
                  <w:r w:rsidR="00111B7B">
                    <w:delText>$4,940.00</w:delText>
                  </w:r>
                </w:del>
              </w:sdtContent>
            </w:sdt>
          </w:p>
        </w:tc>
      </w:tr>
      <w:tr w:rsidR="00111B7B" w14:paraId="2928ECFA" w14:textId="77777777" w:rsidTr="00F35594">
        <w:trPr>
          <w:cantSplit/>
        </w:trPr>
        <w:tc>
          <w:tcPr>
            <w:tcW w:w="3600" w:type="dxa"/>
            <w:vAlign w:val="center"/>
          </w:tcPr>
          <w:p w14:paraId="0B4AC0F7" w14:textId="77777777" w:rsidR="00111B7B" w:rsidRDefault="00111B7B" w:rsidP="00F35594">
            <w:pPr>
              <w:spacing w:before="120" w:after="120" w:line="276" w:lineRule="auto"/>
              <w:ind w:left="720"/>
            </w:pPr>
            <w:r>
              <w:t>Level 2</w:t>
            </w:r>
          </w:p>
        </w:tc>
        <w:tc>
          <w:tcPr>
            <w:tcW w:w="2880" w:type="dxa"/>
          </w:tcPr>
          <w:sdt>
            <w:sdtPr>
              <w:tag w:val="goog_rdk_711"/>
              <w:id w:val="-892086130"/>
            </w:sdtPr>
            <w:sdtContent>
              <w:p w14:paraId="4DD98CEF" w14:textId="77777777" w:rsidR="00111B7B" w:rsidRDefault="00000000" w:rsidP="00F35594">
                <w:pPr>
                  <w:spacing w:before="120" w:after="120" w:line="278" w:lineRule="auto"/>
                  <w:jc w:val="center"/>
                  <w:rPr>
                    <w:ins w:id="666" w:author="Author"/>
                  </w:rPr>
                </w:pPr>
                <w:sdt>
                  <w:sdtPr>
                    <w:tag w:val="goog_rdk_709"/>
                    <w:id w:val="-1703940868"/>
                  </w:sdtPr>
                  <w:sdtContent>
                    <w:sdt>
                      <w:sdtPr>
                        <w:tag w:val="goog_rdk_710"/>
                        <w:id w:val="-1332766246"/>
                      </w:sdtPr>
                      <w:sdtContent>
                        <w:ins w:id="667" w:author="Author">
                          <w:r w:rsidR="00111B7B">
                            <w:t>$5,028.00</w:t>
                          </w:r>
                        </w:ins>
                      </w:sdtContent>
                    </w:sdt>
                  </w:sdtContent>
                </w:sdt>
              </w:p>
            </w:sdtContent>
          </w:sdt>
          <w:p w14:paraId="2E00986C" w14:textId="77777777" w:rsidR="00111B7B" w:rsidRDefault="00000000" w:rsidP="00F35594">
            <w:pPr>
              <w:spacing w:before="120" w:after="120" w:line="278" w:lineRule="auto"/>
              <w:jc w:val="center"/>
            </w:pPr>
            <w:sdt>
              <w:sdtPr>
                <w:tag w:val="goog_rdk_713"/>
                <w:id w:val="-1578121083"/>
              </w:sdtPr>
              <w:sdtContent>
                <w:del w:id="668" w:author="Author">
                  <w:r w:rsidR="00111B7B">
                    <w:delText>$4,910.00</w:delText>
                  </w:r>
                </w:del>
              </w:sdtContent>
            </w:sdt>
          </w:p>
        </w:tc>
        <w:tc>
          <w:tcPr>
            <w:tcW w:w="2880" w:type="dxa"/>
            <w:vAlign w:val="center"/>
          </w:tcPr>
          <w:sdt>
            <w:sdtPr>
              <w:tag w:val="goog_rdk_717"/>
              <w:id w:val="-997077613"/>
            </w:sdtPr>
            <w:sdtContent>
              <w:p w14:paraId="67E43AC7" w14:textId="77777777" w:rsidR="00111B7B" w:rsidRDefault="00000000" w:rsidP="00F35594">
                <w:pPr>
                  <w:spacing w:before="120" w:after="120" w:line="278" w:lineRule="auto"/>
                  <w:jc w:val="center"/>
                  <w:rPr>
                    <w:ins w:id="669" w:author="Author"/>
                  </w:rPr>
                </w:pPr>
                <w:sdt>
                  <w:sdtPr>
                    <w:tag w:val="goog_rdk_715"/>
                    <w:id w:val="829850071"/>
                  </w:sdtPr>
                  <w:sdtContent>
                    <w:sdt>
                      <w:sdtPr>
                        <w:tag w:val="goog_rdk_716"/>
                        <w:id w:val="2018163521"/>
                      </w:sdtPr>
                      <w:sdtContent>
                        <w:ins w:id="670" w:author="Author">
                          <w:r w:rsidR="00111B7B">
                            <w:t>$7,588.00</w:t>
                          </w:r>
                        </w:ins>
                      </w:sdtContent>
                    </w:sdt>
                  </w:sdtContent>
                </w:sdt>
              </w:p>
            </w:sdtContent>
          </w:sdt>
          <w:p w14:paraId="39AFD270" w14:textId="77777777" w:rsidR="00111B7B" w:rsidRDefault="00000000" w:rsidP="00F35594">
            <w:pPr>
              <w:spacing w:before="120" w:after="120" w:line="278" w:lineRule="auto"/>
              <w:jc w:val="center"/>
            </w:pPr>
            <w:sdt>
              <w:sdtPr>
                <w:tag w:val="goog_rdk_719"/>
                <w:id w:val="-2067368940"/>
              </w:sdtPr>
              <w:sdtContent>
                <w:del w:id="671" w:author="Author">
                  <w:r w:rsidR="00111B7B">
                    <w:delText>$7,410.00</w:delText>
                  </w:r>
                </w:del>
              </w:sdtContent>
            </w:sdt>
          </w:p>
        </w:tc>
      </w:tr>
      <w:tr w:rsidR="00111B7B" w14:paraId="49A2323A" w14:textId="77777777" w:rsidTr="00F35594">
        <w:trPr>
          <w:cantSplit/>
        </w:trPr>
        <w:tc>
          <w:tcPr>
            <w:tcW w:w="3600" w:type="dxa"/>
            <w:vAlign w:val="center"/>
          </w:tcPr>
          <w:p w14:paraId="221807F1" w14:textId="77777777" w:rsidR="00111B7B" w:rsidRDefault="00111B7B" w:rsidP="00F35594">
            <w:pPr>
              <w:spacing w:before="120" w:after="120" w:line="276" w:lineRule="auto"/>
              <w:ind w:left="720"/>
            </w:pPr>
            <w:r>
              <w:t>Level 3</w:t>
            </w:r>
          </w:p>
        </w:tc>
        <w:tc>
          <w:tcPr>
            <w:tcW w:w="2880" w:type="dxa"/>
          </w:tcPr>
          <w:sdt>
            <w:sdtPr>
              <w:tag w:val="goog_rdk_723"/>
              <w:id w:val="1990474693"/>
            </w:sdtPr>
            <w:sdtContent>
              <w:p w14:paraId="0EF56938" w14:textId="77777777" w:rsidR="00111B7B" w:rsidRDefault="00000000" w:rsidP="00F35594">
                <w:pPr>
                  <w:spacing w:before="120" w:after="120" w:line="278" w:lineRule="auto"/>
                  <w:jc w:val="center"/>
                  <w:rPr>
                    <w:ins w:id="672" w:author="Author"/>
                  </w:rPr>
                </w:pPr>
                <w:sdt>
                  <w:sdtPr>
                    <w:tag w:val="goog_rdk_721"/>
                    <w:id w:val="1380035015"/>
                  </w:sdtPr>
                  <w:sdtContent>
                    <w:sdt>
                      <w:sdtPr>
                        <w:tag w:val="goog_rdk_722"/>
                        <w:id w:val="-856272038"/>
                      </w:sdtPr>
                      <w:sdtContent>
                        <w:ins w:id="673" w:author="Author">
                          <w:r w:rsidR="00111B7B">
                            <w:t>$7,547.00</w:t>
                          </w:r>
                        </w:ins>
                      </w:sdtContent>
                    </w:sdt>
                  </w:sdtContent>
                </w:sdt>
              </w:p>
            </w:sdtContent>
          </w:sdt>
          <w:p w14:paraId="77D23373" w14:textId="77777777" w:rsidR="00111B7B" w:rsidRDefault="00000000" w:rsidP="00F35594">
            <w:pPr>
              <w:spacing w:before="120" w:after="120" w:line="278" w:lineRule="auto"/>
              <w:jc w:val="center"/>
            </w:pPr>
            <w:sdt>
              <w:sdtPr>
                <w:tag w:val="goog_rdk_725"/>
                <w:id w:val="-792833093"/>
              </w:sdtPr>
              <w:sdtContent>
                <w:del w:id="674" w:author="Author">
                  <w:r w:rsidR="00111B7B">
                    <w:delText>$7,370.00</w:delText>
                  </w:r>
                </w:del>
              </w:sdtContent>
            </w:sdt>
          </w:p>
        </w:tc>
        <w:tc>
          <w:tcPr>
            <w:tcW w:w="2880" w:type="dxa"/>
            <w:vAlign w:val="center"/>
          </w:tcPr>
          <w:sdt>
            <w:sdtPr>
              <w:tag w:val="goog_rdk_729"/>
              <w:id w:val="936276535"/>
            </w:sdtPr>
            <w:sdtContent>
              <w:p w14:paraId="560CC620" w14:textId="77777777" w:rsidR="00111B7B" w:rsidRDefault="00000000" w:rsidP="00F35594">
                <w:pPr>
                  <w:spacing w:before="120" w:after="120" w:line="278" w:lineRule="auto"/>
                  <w:jc w:val="center"/>
                  <w:rPr>
                    <w:ins w:id="675" w:author="Author"/>
                  </w:rPr>
                </w:pPr>
                <w:sdt>
                  <w:sdtPr>
                    <w:tag w:val="goog_rdk_727"/>
                    <w:id w:val="-149703445"/>
                  </w:sdtPr>
                  <w:sdtContent>
                    <w:sdt>
                      <w:sdtPr>
                        <w:tag w:val="goog_rdk_728"/>
                        <w:id w:val="-1915308205"/>
                      </w:sdtPr>
                      <w:sdtContent>
                        <w:ins w:id="676" w:author="Author">
                          <w:r w:rsidR="00111B7B">
                            <w:t>$10,107.00</w:t>
                          </w:r>
                        </w:ins>
                      </w:sdtContent>
                    </w:sdt>
                  </w:sdtContent>
                </w:sdt>
              </w:p>
            </w:sdtContent>
          </w:sdt>
          <w:p w14:paraId="4319A380" w14:textId="77777777" w:rsidR="00111B7B" w:rsidRDefault="00000000" w:rsidP="00F35594">
            <w:pPr>
              <w:spacing w:before="120" w:after="120" w:line="278" w:lineRule="auto"/>
              <w:jc w:val="center"/>
            </w:pPr>
            <w:sdt>
              <w:sdtPr>
                <w:tag w:val="goog_rdk_731"/>
                <w:id w:val="-1338746129"/>
              </w:sdtPr>
              <w:sdtContent>
                <w:del w:id="677" w:author="Author">
                  <w:r w:rsidR="00111B7B">
                    <w:delText>$9,870.00</w:delText>
                  </w:r>
                </w:del>
              </w:sdtContent>
            </w:sdt>
          </w:p>
        </w:tc>
      </w:tr>
      <w:tr w:rsidR="00111B7B" w14:paraId="3BB88BE5" w14:textId="77777777" w:rsidTr="00F35594">
        <w:trPr>
          <w:cantSplit/>
        </w:trPr>
        <w:tc>
          <w:tcPr>
            <w:tcW w:w="3600" w:type="dxa"/>
            <w:vAlign w:val="center"/>
          </w:tcPr>
          <w:p w14:paraId="6E6DB4E8" w14:textId="77777777" w:rsidR="00111B7B" w:rsidRDefault="00111B7B" w:rsidP="00F35594">
            <w:pPr>
              <w:spacing w:before="120" w:after="120" w:line="278" w:lineRule="auto"/>
            </w:pPr>
            <w:r>
              <w:t xml:space="preserve">Retail Marijuana Cultivation Facility - </w:t>
            </w:r>
            <w:r>
              <w:rPr>
                <w:i/>
                <w:iCs/>
              </w:rPr>
              <w:t>Tier 1 (1-1,800 plants)</w:t>
            </w:r>
          </w:p>
        </w:tc>
        <w:tc>
          <w:tcPr>
            <w:tcW w:w="2880" w:type="dxa"/>
          </w:tcPr>
          <w:p w14:paraId="01C22052" w14:textId="77777777" w:rsidR="00111B7B" w:rsidRDefault="00111B7B" w:rsidP="00F35594">
            <w:pPr>
              <w:spacing w:before="120" w:after="120" w:line="278" w:lineRule="auto"/>
              <w:jc w:val="center"/>
            </w:pPr>
          </w:p>
        </w:tc>
        <w:tc>
          <w:tcPr>
            <w:tcW w:w="2880" w:type="dxa"/>
          </w:tcPr>
          <w:p w14:paraId="0F5E9CF8" w14:textId="77777777" w:rsidR="00111B7B" w:rsidRDefault="00111B7B" w:rsidP="00F35594">
            <w:pPr>
              <w:spacing w:before="120" w:after="120" w:line="278" w:lineRule="auto"/>
              <w:jc w:val="center"/>
            </w:pPr>
          </w:p>
        </w:tc>
      </w:tr>
      <w:tr w:rsidR="00111B7B" w14:paraId="7B9E9891" w14:textId="77777777" w:rsidTr="00F35594">
        <w:trPr>
          <w:cantSplit/>
        </w:trPr>
        <w:tc>
          <w:tcPr>
            <w:tcW w:w="3600" w:type="dxa"/>
            <w:vAlign w:val="center"/>
          </w:tcPr>
          <w:p w14:paraId="31DBAAB5" w14:textId="77777777" w:rsidR="00111B7B" w:rsidRDefault="00111B7B" w:rsidP="00F35594">
            <w:pPr>
              <w:spacing w:before="120" w:after="120" w:line="276" w:lineRule="auto"/>
              <w:ind w:left="720"/>
            </w:pPr>
            <w:r>
              <w:t>Level 1</w:t>
            </w:r>
          </w:p>
        </w:tc>
        <w:tc>
          <w:tcPr>
            <w:tcW w:w="2880" w:type="dxa"/>
          </w:tcPr>
          <w:sdt>
            <w:sdtPr>
              <w:tag w:val="goog_rdk_735"/>
              <w:id w:val="640885000"/>
            </w:sdtPr>
            <w:sdtContent>
              <w:p w14:paraId="5330A56A" w14:textId="77777777" w:rsidR="00111B7B" w:rsidRDefault="00000000" w:rsidP="00F35594">
                <w:pPr>
                  <w:spacing w:before="120" w:after="120" w:line="278" w:lineRule="auto"/>
                  <w:jc w:val="center"/>
                  <w:rPr>
                    <w:ins w:id="678" w:author="Author"/>
                  </w:rPr>
                </w:pPr>
                <w:sdt>
                  <w:sdtPr>
                    <w:tag w:val="goog_rdk_733"/>
                    <w:id w:val="-610600723"/>
                  </w:sdtPr>
                  <w:sdtContent>
                    <w:sdt>
                      <w:sdtPr>
                        <w:tag w:val="goog_rdk_734"/>
                        <w:id w:val="-967431245"/>
                      </w:sdtPr>
                      <w:sdtContent>
                        <w:ins w:id="679" w:author="Author">
                          <w:r w:rsidR="00111B7B">
                            <w:t>$2,499.00</w:t>
                          </w:r>
                        </w:ins>
                      </w:sdtContent>
                    </w:sdt>
                  </w:sdtContent>
                </w:sdt>
              </w:p>
            </w:sdtContent>
          </w:sdt>
          <w:p w14:paraId="0C46AE2D" w14:textId="77777777" w:rsidR="00111B7B" w:rsidRDefault="00000000" w:rsidP="00F35594">
            <w:pPr>
              <w:spacing w:before="120" w:after="120" w:line="278" w:lineRule="auto"/>
              <w:jc w:val="center"/>
            </w:pPr>
            <w:sdt>
              <w:sdtPr>
                <w:tag w:val="goog_rdk_737"/>
                <w:id w:val="1022338360"/>
              </w:sdtPr>
              <w:sdtContent>
                <w:del w:id="680" w:author="Author">
                  <w:r w:rsidR="00111B7B">
                    <w:delText>$2,440.00</w:delText>
                  </w:r>
                </w:del>
              </w:sdtContent>
            </w:sdt>
          </w:p>
        </w:tc>
        <w:tc>
          <w:tcPr>
            <w:tcW w:w="2880" w:type="dxa"/>
            <w:vAlign w:val="center"/>
          </w:tcPr>
          <w:sdt>
            <w:sdtPr>
              <w:tag w:val="goog_rdk_741"/>
              <w:id w:val="-482805740"/>
            </w:sdtPr>
            <w:sdtContent>
              <w:p w14:paraId="0E949F96" w14:textId="77777777" w:rsidR="00111B7B" w:rsidRDefault="00000000" w:rsidP="00F35594">
                <w:pPr>
                  <w:spacing w:before="120" w:after="120" w:line="278" w:lineRule="auto"/>
                  <w:jc w:val="center"/>
                  <w:rPr>
                    <w:ins w:id="681" w:author="Author"/>
                  </w:rPr>
                </w:pPr>
                <w:sdt>
                  <w:sdtPr>
                    <w:tag w:val="goog_rdk_739"/>
                    <w:id w:val="1096435514"/>
                  </w:sdtPr>
                  <w:sdtContent>
                    <w:sdt>
                      <w:sdtPr>
                        <w:tag w:val="goog_rdk_740"/>
                        <w:id w:val="-1388291563"/>
                      </w:sdtPr>
                      <w:sdtContent>
                        <w:ins w:id="682" w:author="Author">
                          <w:r w:rsidR="00111B7B">
                            <w:t>$5,059.00</w:t>
                          </w:r>
                        </w:ins>
                      </w:sdtContent>
                    </w:sdt>
                  </w:sdtContent>
                </w:sdt>
              </w:p>
            </w:sdtContent>
          </w:sdt>
          <w:p w14:paraId="76BAE98C" w14:textId="77777777" w:rsidR="00111B7B" w:rsidRDefault="00000000" w:rsidP="00F35594">
            <w:pPr>
              <w:spacing w:before="120" w:after="120" w:line="278" w:lineRule="auto"/>
              <w:jc w:val="center"/>
            </w:pPr>
            <w:sdt>
              <w:sdtPr>
                <w:tag w:val="goog_rdk_743"/>
                <w:id w:val="1304392355"/>
              </w:sdtPr>
              <w:sdtContent>
                <w:del w:id="683" w:author="Author">
                  <w:r w:rsidR="00111B7B">
                    <w:delText>$4,940.00</w:delText>
                  </w:r>
                </w:del>
              </w:sdtContent>
            </w:sdt>
          </w:p>
        </w:tc>
      </w:tr>
      <w:tr w:rsidR="00111B7B" w14:paraId="439C9482" w14:textId="77777777" w:rsidTr="00F35594">
        <w:trPr>
          <w:cantSplit/>
        </w:trPr>
        <w:tc>
          <w:tcPr>
            <w:tcW w:w="3600" w:type="dxa"/>
            <w:vAlign w:val="center"/>
          </w:tcPr>
          <w:p w14:paraId="0E4FE47F" w14:textId="77777777" w:rsidR="00111B7B" w:rsidRDefault="00111B7B" w:rsidP="00F35594">
            <w:pPr>
              <w:spacing w:before="120" w:after="120" w:line="276" w:lineRule="auto"/>
              <w:ind w:left="720"/>
            </w:pPr>
            <w:r>
              <w:t>Level 2</w:t>
            </w:r>
          </w:p>
        </w:tc>
        <w:tc>
          <w:tcPr>
            <w:tcW w:w="2880" w:type="dxa"/>
          </w:tcPr>
          <w:sdt>
            <w:sdtPr>
              <w:tag w:val="goog_rdk_747"/>
              <w:id w:val="961585893"/>
            </w:sdtPr>
            <w:sdtContent>
              <w:p w14:paraId="29FD8C51" w14:textId="77777777" w:rsidR="00111B7B" w:rsidRDefault="00000000" w:rsidP="00F35594">
                <w:pPr>
                  <w:spacing w:before="120" w:after="120" w:line="278" w:lineRule="auto"/>
                  <w:jc w:val="center"/>
                  <w:rPr>
                    <w:ins w:id="684" w:author="Author"/>
                  </w:rPr>
                </w:pPr>
                <w:sdt>
                  <w:sdtPr>
                    <w:tag w:val="goog_rdk_745"/>
                    <w:id w:val="-726003123"/>
                  </w:sdtPr>
                  <w:sdtContent>
                    <w:sdt>
                      <w:sdtPr>
                        <w:tag w:val="goog_rdk_746"/>
                        <w:id w:val="-228822552"/>
                      </w:sdtPr>
                      <w:sdtContent>
                        <w:ins w:id="685" w:author="Author">
                          <w:r w:rsidR="00111B7B">
                            <w:t>$5,028.00</w:t>
                          </w:r>
                        </w:ins>
                      </w:sdtContent>
                    </w:sdt>
                  </w:sdtContent>
                </w:sdt>
              </w:p>
            </w:sdtContent>
          </w:sdt>
          <w:p w14:paraId="7EFCD165" w14:textId="77777777" w:rsidR="00111B7B" w:rsidRDefault="00000000" w:rsidP="00F35594">
            <w:pPr>
              <w:spacing w:before="120" w:after="120" w:line="278" w:lineRule="auto"/>
              <w:jc w:val="center"/>
            </w:pPr>
            <w:sdt>
              <w:sdtPr>
                <w:tag w:val="goog_rdk_749"/>
                <w:id w:val="94657792"/>
              </w:sdtPr>
              <w:sdtContent>
                <w:del w:id="686" w:author="Author">
                  <w:r w:rsidR="00111B7B">
                    <w:delText>$4,910.00</w:delText>
                  </w:r>
                </w:del>
              </w:sdtContent>
            </w:sdt>
          </w:p>
        </w:tc>
        <w:tc>
          <w:tcPr>
            <w:tcW w:w="2880" w:type="dxa"/>
            <w:vAlign w:val="center"/>
          </w:tcPr>
          <w:sdt>
            <w:sdtPr>
              <w:tag w:val="goog_rdk_753"/>
              <w:id w:val="-374618943"/>
            </w:sdtPr>
            <w:sdtContent>
              <w:p w14:paraId="43FA04F4" w14:textId="77777777" w:rsidR="00111B7B" w:rsidRDefault="00000000" w:rsidP="00F35594">
                <w:pPr>
                  <w:spacing w:before="120" w:after="120" w:line="278" w:lineRule="auto"/>
                  <w:jc w:val="center"/>
                  <w:rPr>
                    <w:ins w:id="687" w:author="Author"/>
                  </w:rPr>
                </w:pPr>
                <w:sdt>
                  <w:sdtPr>
                    <w:tag w:val="goog_rdk_751"/>
                    <w:id w:val="-131185044"/>
                  </w:sdtPr>
                  <w:sdtContent>
                    <w:sdt>
                      <w:sdtPr>
                        <w:tag w:val="goog_rdk_752"/>
                        <w:id w:val="82586804"/>
                      </w:sdtPr>
                      <w:sdtContent>
                        <w:ins w:id="688" w:author="Author">
                          <w:r w:rsidR="00111B7B">
                            <w:t>$7,588.00</w:t>
                          </w:r>
                        </w:ins>
                      </w:sdtContent>
                    </w:sdt>
                  </w:sdtContent>
                </w:sdt>
              </w:p>
            </w:sdtContent>
          </w:sdt>
          <w:p w14:paraId="699CE8D1" w14:textId="77777777" w:rsidR="00111B7B" w:rsidRDefault="00000000" w:rsidP="00F35594">
            <w:pPr>
              <w:spacing w:before="120" w:after="120" w:line="278" w:lineRule="auto"/>
              <w:jc w:val="center"/>
            </w:pPr>
            <w:sdt>
              <w:sdtPr>
                <w:tag w:val="goog_rdk_755"/>
                <w:id w:val="-1167715685"/>
              </w:sdtPr>
              <w:sdtContent>
                <w:del w:id="689" w:author="Author">
                  <w:r w:rsidR="00111B7B">
                    <w:delText>$7,410.00</w:delText>
                  </w:r>
                </w:del>
              </w:sdtContent>
            </w:sdt>
          </w:p>
        </w:tc>
      </w:tr>
      <w:tr w:rsidR="00111B7B" w14:paraId="536999E2" w14:textId="77777777" w:rsidTr="00F35594">
        <w:trPr>
          <w:cantSplit/>
        </w:trPr>
        <w:tc>
          <w:tcPr>
            <w:tcW w:w="3600" w:type="dxa"/>
            <w:vAlign w:val="center"/>
          </w:tcPr>
          <w:p w14:paraId="68FA1F5B" w14:textId="77777777" w:rsidR="00111B7B" w:rsidRDefault="00111B7B" w:rsidP="00F35594">
            <w:pPr>
              <w:spacing w:before="120" w:after="120" w:line="276" w:lineRule="auto"/>
              <w:ind w:left="720"/>
            </w:pPr>
            <w:r>
              <w:t>Level 3</w:t>
            </w:r>
          </w:p>
        </w:tc>
        <w:tc>
          <w:tcPr>
            <w:tcW w:w="2880" w:type="dxa"/>
          </w:tcPr>
          <w:sdt>
            <w:sdtPr>
              <w:tag w:val="goog_rdk_759"/>
              <w:id w:val="10792767"/>
            </w:sdtPr>
            <w:sdtContent>
              <w:p w14:paraId="5E91E7FC" w14:textId="77777777" w:rsidR="00111B7B" w:rsidRDefault="00000000" w:rsidP="00F35594">
                <w:pPr>
                  <w:spacing w:before="120" w:after="120" w:line="278" w:lineRule="auto"/>
                  <w:jc w:val="center"/>
                  <w:rPr>
                    <w:ins w:id="690" w:author="Author"/>
                  </w:rPr>
                </w:pPr>
                <w:sdt>
                  <w:sdtPr>
                    <w:tag w:val="goog_rdk_757"/>
                    <w:id w:val="1687793758"/>
                  </w:sdtPr>
                  <w:sdtContent>
                    <w:sdt>
                      <w:sdtPr>
                        <w:tag w:val="goog_rdk_758"/>
                        <w:id w:val="1416122938"/>
                      </w:sdtPr>
                      <w:sdtContent>
                        <w:ins w:id="691" w:author="Author">
                          <w:r w:rsidR="00111B7B">
                            <w:t>$7,547.00</w:t>
                          </w:r>
                        </w:ins>
                      </w:sdtContent>
                    </w:sdt>
                  </w:sdtContent>
                </w:sdt>
              </w:p>
            </w:sdtContent>
          </w:sdt>
          <w:p w14:paraId="1E7D870A" w14:textId="77777777" w:rsidR="00111B7B" w:rsidRDefault="00000000" w:rsidP="00F35594">
            <w:pPr>
              <w:spacing w:before="120" w:after="120" w:line="278" w:lineRule="auto"/>
              <w:jc w:val="center"/>
            </w:pPr>
            <w:sdt>
              <w:sdtPr>
                <w:tag w:val="goog_rdk_761"/>
                <w:id w:val="1285360952"/>
              </w:sdtPr>
              <w:sdtContent>
                <w:del w:id="692" w:author="Author">
                  <w:r w:rsidR="00111B7B">
                    <w:delText>$7,370.00</w:delText>
                  </w:r>
                </w:del>
              </w:sdtContent>
            </w:sdt>
          </w:p>
        </w:tc>
        <w:tc>
          <w:tcPr>
            <w:tcW w:w="2880" w:type="dxa"/>
            <w:vAlign w:val="center"/>
          </w:tcPr>
          <w:sdt>
            <w:sdtPr>
              <w:tag w:val="goog_rdk_765"/>
              <w:id w:val="2073400880"/>
            </w:sdtPr>
            <w:sdtContent>
              <w:p w14:paraId="50B251F7" w14:textId="77777777" w:rsidR="00111B7B" w:rsidRDefault="00000000" w:rsidP="00F35594">
                <w:pPr>
                  <w:spacing w:before="120" w:after="120" w:line="278" w:lineRule="auto"/>
                  <w:jc w:val="center"/>
                  <w:rPr>
                    <w:ins w:id="693" w:author="Author"/>
                  </w:rPr>
                </w:pPr>
                <w:sdt>
                  <w:sdtPr>
                    <w:tag w:val="goog_rdk_763"/>
                    <w:id w:val="-1466941597"/>
                  </w:sdtPr>
                  <w:sdtContent>
                    <w:sdt>
                      <w:sdtPr>
                        <w:tag w:val="goog_rdk_764"/>
                        <w:id w:val="879902605"/>
                      </w:sdtPr>
                      <w:sdtContent>
                        <w:ins w:id="694" w:author="Author">
                          <w:r w:rsidR="00111B7B">
                            <w:t>$10,107.00</w:t>
                          </w:r>
                        </w:ins>
                      </w:sdtContent>
                    </w:sdt>
                  </w:sdtContent>
                </w:sdt>
              </w:p>
            </w:sdtContent>
          </w:sdt>
          <w:p w14:paraId="63FF4792" w14:textId="77777777" w:rsidR="00111B7B" w:rsidRDefault="00000000" w:rsidP="00F35594">
            <w:pPr>
              <w:spacing w:before="120" w:after="120" w:line="278" w:lineRule="auto"/>
              <w:jc w:val="center"/>
            </w:pPr>
            <w:sdt>
              <w:sdtPr>
                <w:tag w:val="goog_rdk_767"/>
                <w:id w:val="1593125242"/>
              </w:sdtPr>
              <w:sdtContent>
                <w:del w:id="695" w:author="Author">
                  <w:r w:rsidR="00111B7B">
                    <w:delText>$9,870.00</w:delText>
                  </w:r>
                </w:del>
              </w:sdtContent>
            </w:sdt>
          </w:p>
        </w:tc>
      </w:tr>
      <w:tr w:rsidR="00111B7B" w14:paraId="5CB8C1E9" w14:textId="77777777" w:rsidTr="00F35594">
        <w:trPr>
          <w:cantSplit/>
        </w:trPr>
        <w:tc>
          <w:tcPr>
            <w:tcW w:w="3600" w:type="dxa"/>
            <w:vAlign w:val="center"/>
          </w:tcPr>
          <w:p w14:paraId="154157E2" w14:textId="77777777" w:rsidR="00111B7B" w:rsidRDefault="00111B7B" w:rsidP="00F35594">
            <w:pPr>
              <w:spacing w:before="120" w:after="120" w:line="276" w:lineRule="auto"/>
            </w:pPr>
            <w:r>
              <w:lastRenderedPageBreak/>
              <w:t>Retail Marijuana Testing Facility</w:t>
            </w:r>
          </w:p>
        </w:tc>
        <w:tc>
          <w:tcPr>
            <w:tcW w:w="2880" w:type="dxa"/>
          </w:tcPr>
          <w:p w14:paraId="06D53858" w14:textId="77777777" w:rsidR="00111B7B" w:rsidRDefault="00111B7B" w:rsidP="00F35594">
            <w:pPr>
              <w:spacing w:before="120" w:after="120" w:line="278" w:lineRule="auto"/>
              <w:jc w:val="center"/>
            </w:pPr>
          </w:p>
        </w:tc>
        <w:tc>
          <w:tcPr>
            <w:tcW w:w="2880" w:type="dxa"/>
          </w:tcPr>
          <w:p w14:paraId="3CDF4722" w14:textId="77777777" w:rsidR="00111B7B" w:rsidRDefault="00111B7B" w:rsidP="00F35594">
            <w:pPr>
              <w:spacing w:before="120" w:after="120" w:line="278" w:lineRule="auto"/>
              <w:jc w:val="center"/>
            </w:pPr>
          </w:p>
        </w:tc>
      </w:tr>
      <w:tr w:rsidR="00111B7B" w14:paraId="74259BC2" w14:textId="77777777" w:rsidTr="00F35594">
        <w:trPr>
          <w:cantSplit/>
        </w:trPr>
        <w:tc>
          <w:tcPr>
            <w:tcW w:w="3600" w:type="dxa"/>
            <w:vAlign w:val="center"/>
          </w:tcPr>
          <w:p w14:paraId="36F3EA53" w14:textId="77777777" w:rsidR="00111B7B" w:rsidRDefault="00111B7B" w:rsidP="00F35594">
            <w:pPr>
              <w:spacing w:before="120" w:after="120" w:line="276" w:lineRule="auto"/>
              <w:ind w:left="720"/>
            </w:pPr>
            <w:r>
              <w:t>Level 1</w:t>
            </w:r>
          </w:p>
        </w:tc>
        <w:tc>
          <w:tcPr>
            <w:tcW w:w="2880" w:type="dxa"/>
          </w:tcPr>
          <w:sdt>
            <w:sdtPr>
              <w:tag w:val="goog_rdk_771"/>
              <w:id w:val="-710570155"/>
            </w:sdtPr>
            <w:sdtContent>
              <w:p w14:paraId="46715475" w14:textId="77777777" w:rsidR="00111B7B" w:rsidRDefault="00000000" w:rsidP="00F35594">
                <w:pPr>
                  <w:spacing w:before="120" w:after="120" w:line="278" w:lineRule="auto"/>
                  <w:jc w:val="center"/>
                  <w:rPr>
                    <w:ins w:id="696" w:author="Author"/>
                  </w:rPr>
                </w:pPr>
                <w:sdt>
                  <w:sdtPr>
                    <w:tag w:val="goog_rdk_769"/>
                    <w:id w:val="-1634240970"/>
                  </w:sdtPr>
                  <w:sdtContent>
                    <w:sdt>
                      <w:sdtPr>
                        <w:tag w:val="goog_rdk_770"/>
                        <w:id w:val="1130229248"/>
                      </w:sdtPr>
                      <w:sdtContent>
                        <w:ins w:id="697" w:author="Author">
                          <w:r w:rsidR="00111B7B">
                            <w:t>$2,151.00</w:t>
                          </w:r>
                        </w:ins>
                      </w:sdtContent>
                    </w:sdt>
                  </w:sdtContent>
                </w:sdt>
              </w:p>
            </w:sdtContent>
          </w:sdt>
          <w:p w14:paraId="04C1F256" w14:textId="77777777" w:rsidR="00111B7B" w:rsidRDefault="00000000" w:rsidP="00F35594">
            <w:pPr>
              <w:spacing w:before="120" w:after="120" w:line="278" w:lineRule="auto"/>
              <w:jc w:val="center"/>
            </w:pPr>
            <w:sdt>
              <w:sdtPr>
                <w:tag w:val="goog_rdk_773"/>
                <w:id w:val="625297959"/>
              </w:sdtPr>
              <w:sdtContent>
                <w:del w:id="698" w:author="Author">
                  <w:r w:rsidR="00111B7B">
                    <w:delText>$2,100.00</w:delText>
                  </w:r>
                </w:del>
              </w:sdtContent>
            </w:sdt>
          </w:p>
        </w:tc>
        <w:tc>
          <w:tcPr>
            <w:tcW w:w="2880" w:type="dxa"/>
            <w:vAlign w:val="center"/>
          </w:tcPr>
          <w:sdt>
            <w:sdtPr>
              <w:tag w:val="goog_rdk_777"/>
              <w:id w:val="-1688164200"/>
            </w:sdtPr>
            <w:sdtContent>
              <w:p w14:paraId="1F7A7AF3" w14:textId="77777777" w:rsidR="00111B7B" w:rsidRDefault="00000000" w:rsidP="00F35594">
                <w:pPr>
                  <w:spacing w:before="120" w:after="120" w:line="278" w:lineRule="auto"/>
                  <w:jc w:val="center"/>
                  <w:rPr>
                    <w:ins w:id="699" w:author="Author"/>
                  </w:rPr>
                </w:pPr>
                <w:sdt>
                  <w:sdtPr>
                    <w:tag w:val="goog_rdk_775"/>
                    <w:id w:val="1210298982"/>
                  </w:sdtPr>
                  <w:sdtContent>
                    <w:sdt>
                      <w:sdtPr>
                        <w:tag w:val="goog_rdk_776"/>
                        <w:id w:val="-1579214408"/>
                      </w:sdtPr>
                      <w:sdtContent>
                        <w:ins w:id="700" w:author="Author">
                          <w:r w:rsidR="00111B7B">
                            <w:t>$3,226.00</w:t>
                          </w:r>
                        </w:ins>
                      </w:sdtContent>
                    </w:sdt>
                  </w:sdtContent>
                </w:sdt>
              </w:p>
            </w:sdtContent>
          </w:sdt>
          <w:p w14:paraId="38CB8E79" w14:textId="77777777" w:rsidR="00111B7B" w:rsidRDefault="00000000" w:rsidP="00F35594">
            <w:pPr>
              <w:spacing w:before="120" w:after="120" w:line="278" w:lineRule="auto"/>
              <w:jc w:val="center"/>
            </w:pPr>
            <w:sdt>
              <w:sdtPr>
                <w:tag w:val="goog_rdk_779"/>
                <w:id w:val="-643213447"/>
              </w:sdtPr>
              <w:sdtContent>
                <w:del w:id="701" w:author="Author">
                  <w:r w:rsidR="00111B7B">
                    <w:delText>$3,150.00</w:delText>
                  </w:r>
                </w:del>
              </w:sdtContent>
            </w:sdt>
          </w:p>
        </w:tc>
      </w:tr>
      <w:tr w:rsidR="00111B7B" w14:paraId="5158B114" w14:textId="77777777" w:rsidTr="00F35594">
        <w:trPr>
          <w:cantSplit/>
        </w:trPr>
        <w:tc>
          <w:tcPr>
            <w:tcW w:w="3600" w:type="dxa"/>
            <w:vAlign w:val="center"/>
          </w:tcPr>
          <w:p w14:paraId="61D55F94" w14:textId="77777777" w:rsidR="00111B7B" w:rsidRDefault="00111B7B" w:rsidP="00F35594">
            <w:pPr>
              <w:spacing w:before="120" w:after="120" w:line="276" w:lineRule="auto"/>
              <w:ind w:left="720"/>
            </w:pPr>
            <w:r>
              <w:t>Level 2</w:t>
            </w:r>
          </w:p>
        </w:tc>
        <w:tc>
          <w:tcPr>
            <w:tcW w:w="2880" w:type="dxa"/>
          </w:tcPr>
          <w:sdt>
            <w:sdtPr>
              <w:tag w:val="goog_rdk_783"/>
              <w:id w:val="139426839"/>
            </w:sdtPr>
            <w:sdtContent>
              <w:p w14:paraId="51C0A594" w14:textId="77777777" w:rsidR="00111B7B" w:rsidRDefault="00000000" w:rsidP="00F35594">
                <w:pPr>
                  <w:spacing w:before="120" w:after="120" w:line="278" w:lineRule="auto"/>
                  <w:jc w:val="center"/>
                  <w:rPr>
                    <w:ins w:id="702" w:author="Author"/>
                  </w:rPr>
                </w:pPr>
                <w:sdt>
                  <w:sdtPr>
                    <w:tag w:val="goog_rdk_781"/>
                    <w:id w:val="191003051"/>
                  </w:sdtPr>
                  <w:sdtContent>
                    <w:sdt>
                      <w:sdtPr>
                        <w:tag w:val="goog_rdk_782"/>
                        <w:id w:val="57016693"/>
                      </w:sdtPr>
                      <w:sdtContent>
                        <w:ins w:id="703" w:author="Author">
                          <w:r w:rsidR="00111B7B">
                            <w:t>$3,497.00</w:t>
                          </w:r>
                        </w:ins>
                      </w:sdtContent>
                    </w:sdt>
                  </w:sdtContent>
                </w:sdt>
              </w:p>
            </w:sdtContent>
          </w:sdt>
          <w:p w14:paraId="669CFF6C" w14:textId="77777777" w:rsidR="00111B7B" w:rsidRDefault="00000000" w:rsidP="00F35594">
            <w:pPr>
              <w:spacing w:before="120" w:after="120" w:line="278" w:lineRule="auto"/>
              <w:jc w:val="center"/>
            </w:pPr>
            <w:sdt>
              <w:sdtPr>
                <w:tag w:val="goog_rdk_785"/>
                <w:id w:val="-442986488"/>
              </w:sdtPr>
              <w:sdtContent>
                <w:del w:id="704" w:author="Author">
                  <w:r w:rsidR="00111B7B">
                    <w:delText>$3,415.00</w:delText>
                  </w:r>
                </w:del>
              </w:sdtContent>
            </w:sdt>
          </w:p>
        </w:tc>
        <w:tc>
          <w:tcPr>
            <w:tcW w:w="2880" w:type="dxa"/>
            <w:vAlign w:val="center"/>
          </w:tcPr>
          <w:sdt>
            <w:sdtPr>
              <w:tag w:val="goog_rdk_789"/>
              <w:id w:val="-127404753"/>
            </w:sdtPr>
            <w:sdtContent>
              <w:p w14:paraId="2FFFB837" w14:textId="77777777" w:rsidR="00111B7B" w:rsidRDefault="00000000" w:rsidP="00F35594">
                <w:pPr>
                  <w:spacing w:before="120" w:after="120" w:line="278" w:lineRule="auto"/>
                  <w:jc w:val="center"/>
                  <w:rPr>
                    <w:ins w:id="705" w:author="Author"/>
                  </w:rPr>
                </w:pPr>
                <w:sdt>
                  <w:sdtPr>
                    <w:tag w:val="goog_rdk_787"/>
                    <w:id w:val="-1997512374"/>
                  </w:sdtPr>
                  <w:sdtContent>
                    <w:sdt>
                      <w:sdtPr>
                        <w:tag w:val="goog_rdk_788"/>
                        <w:id w:val="1535760573"/>
                      </w:sdtPr>
                      <w:sdtContent>
                        <w:ins w:id="706" w:author="Author">
                          <w:r w:rsidR="00111B7B">
                            <w:t>$4,573.00</w:t>
                          </w:r>
                        </w:ins>
                      </w:sdtContent>
                    </w:sdt>
                  </w:sdtContent>
                </w:sdt>
              </w:p>
            </w:sdtContent>
          </w:sdt>
          <w:p w14:paraId="004AD1A1" w14:textId="77777777" w:rsidR="00111B7B" w:rsidRDefault="00000000" w:rsidP="00F35594">
            <w:pPr>
              <w:spacing w:before="120" w:after="120" w:line="278" w:lineRule="auto"/>
              <w:jc w:val="center"/>
            </w:pPr>
            <w:sdt>
              <w:sdtPr>
                <w:tag w:val="goog_rdk_791"/>
                <w:id w:val="-192854722"/>
              </w:sdtPr>
              <w:sdtContent>
                <w:del w:id="707" w:author="Author">
                  <w:r w:rsidR="00111B7B">
                    <w:delText>$4,465.00</w:delText>
                  </w:r>
                </w:del>
              </w:sdtContent>
            </w:sdt>
          </w:p>
        </w:tc>
      </w:tr>
      <w:tr w:rsidR="00111B7B" w14:paraId="5A0BF678" w14:textId="77777777" w:rsidTr="00F35594">
        <w:trPr>
          <w:cantSplit/>
        </w:trPr>
        <w:tc>
          <w:tcPr>
            <w:tcW w:w="3600" w:type="dxa"/>
            <w:vAlign w:val="center"/>
          </w:tcPr>
          <w:p w14:paraId="528E30D2" w14:textId="77777777" w:rsidR="00111B7B" w:rsidRDefault="00111B7B" w:rsidP="00F35594">
            <w:pPr>
              <w:spacing w:before="120" w:after="120" w:line="276" w:lineRule="auto"/>
              <w:ind w:left="720"/>
            </w:pPr>
            <w:r>
              <w:t>Level 3</w:t>
            </w:r>
          </w:p>
        </w:tc>
        <w:tc>
          <w:tcPr>
            <w:tcW w:w="2880" w:type="dxa"/>
          </w:tcPr>
          <w:sdt>
            <w:sdtPr>
              <w:tag w:val="goog_rdk_795"/>
              <w:id w:val="-1992039829"/>
            </w:sdtPr>
            <w:sdtContent>
              <w:p w14:paraId="33F3C760" w14:textId="77777777" w:rsidR="00111B7B" w:rsidRDefault="00000000" w:rsidP="00F35594">
                <w:pPr>
                  <w:spacing w:before="120" w:after="120" w:line="278" w:lineRule="auto"/>
                  <w:jc w:val="center"/>
                  <w:rPr>
                    <w:ins w:id="708" w:author="Author"/>
                  </w:rPr>
                </w:pPr>
                <w:sdt>
                  <w:sdtPr>
                    <w:tag w:val="goog_rdk_793"/>
                    <w:id w:val="1363963574"/>
                  </w:sdtPr>
                  <w:sdtContent>
                    <w:sdt>
                      <w:sdtPr>
                        <w:tag w:val="goog_rdk_794"/>
                        <w:id w:val="1900998626"/>
                      </w:sdtPr>
                      <w:sdtContent>
                        <w:ins w:id="709" w:author="Author">
                          <w:r w:rsidR="00111B7B">
                            <w:t>$4,839.00</w:t>
                          </w:r>
                        </w:ins>
                      </w:sdtContent>
                    </w:sdt>
                  </w:sdtContent>
                </w:sdt>
              </w:p>
            </w:sdtContent>
          </w:sdt>
          <w:p w14:paraId="2A34749C" w14:textId="77777777" w:rsidR="00111B7B" w:rsidRDefault="00000000" w:rsidP="00F35594">
            <w:pPr>
              <w:spacing w:before="120" w:after="120" w:line="278" w:lineRule="auto"/>
              <w:jc w:val="center"/>
            </w:pPr>
            <w:sdt>
              <w:sdtPr>
                <w:tag w:val="goog_rdk_797"/>
                <w:id w:val="-841656528"/>
              </w:sdtPr>
              <w:sdtContent>
                <w:del w:id="710" w:author="Author">
                  <w:r w:rsidR="00111B7B">
                    <w:delText>$4,725.00</w:delText>
                  </w:r>
                </w:del>
              </w:sdtContent>
            </w:sdt>
          </w:p>
        </w:tc>
        <w:tc>
          <w:tcPr>
            <w:tcW w:w="2880" w:type="dxa"/>
            <w:vAlign w:val="center"/>
          </w:tcPr>
          <w:sdt>
            <w:sdtPr>
              <w:tag w:val="goog_rdk_801"/>
              <w:id w:val="1313325225"/>
            </w:sdtPr>
            <w:sdtContent>
              <w:p w14:paraId="396A4A22" w14:textId="77777777" w:rsidR="00111B7B" w:rsidRDefault="00000000" w:rsidP="00F35594">
                <w:pPr>
                  <w:spacing w:before="120" w:after="120" w:line="278" w:lineRule="auto"/>
                  <w:jc w:val="center"/>
                  <w:rPr>
                    <w:ins w:id="711" w:author="Author"/>
                  </w:rPr>
                </w:pPr>
                <w:sdt>
                  <w:sdtPr>
                    <w:tag w:val="goog_rdk_799"/>
                    <w:id w:val="2143064795"/>
                  </w:sdtPr>
                  <w:sdtContent>
                    <w:sdt>
                      <w:sdtPr>
                        <w:tag w:val="goog_rdk_800"/>
                        <w:id w:val="1815151219"/>
                      </w:sdtPr>
                      <w:sdtContent>
                        <w:ins w:id="712" w:author="Author">
                          <w:r w:rsidR="00111B7B">
                            <w:t>$5,914.00</w:t>
                          </w:r>
                        </w:ins>
                      </w:sdtContent>
                    </w:sdt>
                  </w:sdtContent>
                </w:sdt>
              </w:p>
            </w:sdtContent>
          </w:sdt>
          <w:p w14:paraId="3DAABC70" w14:textId="77777777" w:rsidR="00111B7B" w:rsidRDefault="00000000" w:rsidP="00F35594">
            <w:pPr>
              <w:spacing w:before="120" w:after="120" w:line="278" w:lineRule="auto"/>
              <w:jc w:val="center"/>
            </w:pPr>
            <w:sdt>
              <w:sdtPr>
                <w:tag w:val="goog_rdk_803"/>
                <w:id w:val="740699298"/>
              </w:sdtPr>
              <w:sdtContent>
                <w:del w:id="713" w:author="Author">
                  <w:r w:rsidR="00111B7B">
                    <w:delText>$5,775.00</w:delText>
                  </w:r>
                </w:del>
              </w:sdtContent>
            </w:sdt>
          </w:p>
        </w:tc>
      </w:tr>
      <w:tr w:rsidR="00111B7B" w14:paraId="1F8593CE" w14:textId="77777777" w:rsidTr="00F35594">
        <w:trPr>
          <w:cantSplit/>
        </w:trPr>
        <w:tc>
          <w:tcPr>
            <w:tcW w:w="3600" w:type="dxa"/>
            <w:vAlign w:val="center"/>
          </w:tcPr>
          <w:p w14:paraId="17FB3502" w14:textId="77777777" w:rsidR="00111B7B" w:rsidRDefault="00111B7B" w:rsidP="00F35594">
            <w:pPr>
              <w:spacing w:before="120" w:after="120" w:line="276" w:lineRule="auto"/>
            </w:pPr>
            <w:r>
              <w:t xml:space="preserve">Retail Marijuana Transporter </w:t>
            </w:r>
          </w:p>
        </w:tc>
        <w:tc>
          <w:tcPr>
            <w:tcW w:w="2880" w:type="dxa"/>
            <w:vAlign w:val="center"/>
          </w:tcPr>
          <w:sdt>
            <w:sdtPr>
              <w:tag w:val="goog_rdk_807"/>
              <w:id w:val="363015509"/>
            </w:sdtPr>
            <w:sdtContent>
              <w:p w14:paraId="1B2D5848" w14:textId="77777777" w:rsidR="00111B7B" w:rsidRDefault="00000000" w:rsidP="00F35594">
                <w:pPr>
                  <w:spacing w:before="120" w:after="120" w:line="278" w:lineRule="auto"/>
                  <w:jc w:val="center"/>
                  <w:rPr>
                    <w:ins w:id="714" w:author="Author"/>
                  </w:rPr>
                </w:pPr>
                <w:sdt>
                  <w:sdtPr>
                    <w:tag w:val="goog_rdk_805"/>
                    <w:id w:val="1203119781"/>
                  </w:sdtPr>
                  <w:sdtContent>
                    <w:sdt>
                      <w:sdtPr>
                        <w:tag w:val="goog_rdk_806"/>
                        <w:id w:val="-2052303393"/>
                      </w:sdtPr>
                      <w:sdtContent>
                        <w:ins w:id="715" w:author="Author">
                          <w:r w:rsidR="00111B7B">
                            <w:t>$3,149.00</w:t>
                          </w:r>
                        </w:ins>
                      </w:sdtContent>
                    </w:sdt>
                  </w:sdtContent>
                </w:sdt>
              </w:p>
            </w:sdtContent>
          </w:sdt>
          <w:p w14:paraId="35A091BB" w14:textId="77777777" w:rsidR="00111B7B" w:rsidRDefault="00000000" w:rsidP="00F35594">
            <w:pPr>
              <w:spacing w:before="120" w:after="120" w:line="278" w:lineRule="auto"/>
              <w:jc w:val="center"/>
            </w:pPr>
            <w:sdt>
              <w:sdtPr>
                <w:tag w:val="goog_rdk_809"/>
                <w:id w:val="-1323109622"/>
              </w:sdtPr>
              <w:sdtContent>
                <w:del w:id="716" w:author="Author">
                  <w:r w:rsidR="00111B7B">
                    <w:delText>$3,075.00</w:delText>
                  </w:r>
                </w:del>
              </w:sdtContent>
            </w:sdt>
          </w:p>
        </w:tc>
        <w:tc>
          <w:tcPr>
            <w:tcW w:w="2880" w:type="dxa"/>
            <w:vAlign w:val="center"/>
          </w:tcPr>
          <w:sdt>
            <w:sdtPr>
              <w:tag w:val="goog_rdk_813"/>
              <w:id w:val="-1331103474"/>
            </w:sdtPr>
            <w:sdtContent>
              <w:p w14:paraId="6C038906" w14:textId="77777777" w:rsidR="00111B7B" w:rsidRDefault="00000000" w:rsidP="00F35594">
                <w:pPr>
                  <w:spacing w:before="120" w:after="160" w:line="278" w:lineRule="auto"/>
                  <w:jc w:val="center"/>
                  <w:rPr>
                    <w:ins w:id="717" w:author="Author"/>
                  </w:rPr>
                </w:pPr>
                <w:sdt>
                  <w:sdtPr>
                    <w:tag w:val="goog_rdk_811"/>
                    <w:id w:val="1330816173"/>
                  </w:sdtPr>
                  <w:sdtContent>
                    <w:sdt>
                      <w:sdtPr>
                        <w:tag w:val="goog_rdk_812"/>
                        <w:id w:val="2092809731"/>
                      </w:sdtPr>
                      <w:sdtContent>
                        <w:ins w:id="718" w:author="Author">
                          <w:r w:rsidR="00111B7B">
                            <w:t>$3,687.00</w:t>
                          </w:r>
                        </w:ins>
                      </w:sdtContent>
                    </w:sdt>
                  </w:sdtContent>
                </w:sdt>
              </w:p>
            </w:sdtContent>
          </w:sdt>
          <w:p w14:paraId="5EACA011" w14:textId="77777777" w:rsidR="00111B7B" w:rsidRDefault="00000000" w:rsidP="00F35594">
            <w:pPr>
              <w:spacing w:before="120" w:after="160" w:line="278" w:lineRule="auto"/>
              <w:jc w:val="center"/>
            </w:pPr>
            <w:sdt>
              <w:sdtPr>
                <w:tag w:val="goog_rdk_815"/>
                <w:id w:val="-1333405603"/>
              </w:sdtPr>
              <w:sdtContent>
                <w:del w:id="719" w:author="Author">
                  <w:r w:rsidR="00111B7B">
                    <w:delText>$3,600.00</w:delText>
                  </w:r>
                </w:del>
              </w:sdtContent>
            </w:sdt>
          </w:p>
        </w:tc>
      </w:tr>
      <w:tr w:rsidR="00111B7B" w14:paraId="7B5D1FDB" w14:textId="77777777" w:rsidTr="00F35594">
        <w:trPr>
          <w:cantSplit/>
        </w:trPr>
        <w:tc>
          <w:tcPr>
            <w:tcW w:w="3600" w:type="dxa"/>
            <w:vAlign w:val="center"/>
          </w:tcPr>
          <w:p w14:paraId="62840154" w14:textId="77777777" w:rsidR="00111B7B" w:rsidRDefault="00111B7B" w:rsidP="00F35594">
            <w:pPr>
              <w:spacing w:before="120" w:after="120" w:line="276" w:lineRule="auto"/>
            </w:pPr>
            <w:r>
              <w:t>Retail Marijuana Business Operator</w:t>
            </w:r>
          </w:p>
        </w:tc>
        <w:tc>
          <w:tcPr>
            <w:tcW w:w="2880" w:type="dxa"/>
          </w:tcPr>
          <w:p w14:paraId="7D33D5E5" w14:textId="77777777" w:rsidR="00111B7B" w:rsidRDefault="00111B7B" w:rsidP="00F35594">
            <w:pPr>
              <w:spacing w:before="120" w:after="120" w:line="278" w:lineRule="auto"/>
              <w:jc w:val="center"/>
            </w:pPr>
          </w:p>
        </w:tc>
        <w:tc>
          <w:tcPr>
            <w:tcW w:w="2880" w:type="dxa"/>
          </w:tcPr>
          <w:p w14:paraId="48A19EFD" w14:textId="77777777" w:rsidR="00111B7B" w:rsidRDefault="00111B7B" w:rsidP="00F35594">
            <w:pPr>
              <w:spacing w:before="120" w:after="120" w:line="278" w:lineRule="auto"/>
              <w:jc w:val="center"/>
            </w:pPr>
          </w:p>
        </w:tc>
      </w:tr>
      <w:tr w:rsidR="00111B7B" w14:paraId="3126B659" w14:textId="77777777" w:rsidTr="00F35594">
        <w:trPr>
          <w:cantSplit/>
        </w:trPr>
        <w:tc>
          <w:tcPr>
            <w:tcW w:w="3600" w:type="dxa"/>
            <w:vAlign w:val="center"/>
          </w:tcPr>
          <w:p w14:paraId="3E9C0D7E" w14:textId="77777777" w:rsidR="00111B7B" w:rsidRDefault="00111B7B" w:rsidP="00F35594">
            <w:pPr>
              <w:spacing w:before="120" w:after="120" w:line="276" w:lineRule="auto"/>
              <w:ind w:left="720"/>
            </w:pPr>
            <w:r>
              <w:t>Level 1</w:t>
            </w:r>
          </w:p>
        </w:tc>
        <w:tc>
          <w:tcPr>
            <w:tcW w:w="2880" w:type="dxa"/>
          </w:tcPr>
          <w:sdt>
            <w:sdtPr>
              <w:tag w:val="goog_rdk_819"/>
              <w:id w:val="-344181151"/>
            </w:sdtPr>
            <w:sdtContent>
              <w:p w14:paraId="03BE7B36" w14:textId="77777777" w:rsidR="00111B7B" w:rsidRDefault="00000000" w:rsidP="00F35594">
                <w:pPr>
                  <w:spacing w:before="120" w:after="120" w:line="278" w:lineRule="auto"/>
                  <w:jc w:val="center"/>
                  <w:rPr>
                    <w:ins w:id="720" w:author="Author"/>
                  </w:rPr>
                </w:pPr>
                <w:sdt>
                  <w:sdtPr>
                    <w:tag w:val="goog_rdk_817"/>
                    <w:id w:val="1537895728"/>
                  </w:sdtPr>
                  <w:sdtContent>
                    <w:sdt>
                      <w:sdtPr>
                        <w:tag w:val="goog_rdk_818"/>
                        <w:id w:val="1263958562"/>
                      </w:sdtPr>
                      <w:sdtContent>
                        <w:ins w:id="721" w:author="Author">
                          <w:r w:rsidR="00111B7B">
                            <w:t>$3,175.00</w:t>
                          </w:r>
                        </w:ins>
                      </w:sdtContent>
                    </w:sdt>
                  </w:sdtContent>
                </w:sdt>
              </w:p>
            </w:sdtContent>
          </w:sdt>
          <w:p w14:paraId="3D897154" w14:textId="77777777" w:rsidR="00111B7B" w:rsidRDefault="00000000" w:rsidP="00F35594">
            <w:pPr>
              <w:spacing w:before="120" w:after="120" w:line="278" w:lineRule="auto"/>
              <w:jc w:val="center"/>
            </w:pPr>
            <w:sdt>
              <w:sdtPr>
                <w:tag w:val="goog_rdk_821"/>
                <w:id w:val="857415413"/>
              </w:sdtPr>
              <w:sdtContent>
                <w:del w:id="722" w:author="Author">
                  <w:r w:rsidR="00111B7B">
                    <w:delText>$3,100.00</w:delText>
                  </w:r>
                </w:del>
              </w:sdtContent>
            </w:sdt>
          </w:p>
        </w:tc>
        <w:tc>
          <w:tcPr>
            <w:tcW w:w="2880" w:type="dxa"/>
            <w:vAlign w:val="center"/>
          </w:tcPr>
          <w:sdt>
            <w:sdtPr>
              <w:tag w:val="goog_rdk_825"/>
              <w:id w:val="-713744677"/>
            </w:sdtPr>
            <w:sdtContent>
              <w:p w14:paraId="5CCD6B85" w14:textId="77777777" w:rsidR="00111B7B" w:rsidRDefault="00000000" w:rsidP="00F35594">
                <w:pPr>
                  <w:spacing w:before="120" w:after="120" w:line="278" w:lineRule="auto"/>
                  <w:jc w:val="center"/>
                  <w:rPr>
                    <w:ins w:id="723" w:author="Author"/>
                  </w:rPr>
                </w:pPr>
                <w:sdt>
                  <w:sdtPr>
                    <w:tag w:val="goog_rdk_823"/>
                    <w:id w:val="-581662287"/>
                  </w:sdtPr>
                  <w:sdtContent>
                    <w:sdt>
                      <w:sdtPr>
                        <w:tag w:val="goog_rdk_824"/>
                        <w:id w:val="-2072546183"/>
                      </w:sdtPr>
                      <w:sdtContent>
                        <w:ins w:id="724" w:author="Author">
                          <w:r w:rsidR="00111B7B">
                            <w:t>$4,250.00</w:t>
                          </w:r>
                        </w:ins>
                      </w:sdtContent>
                    </w:sdt>
                  </w:sdtContent>
                </w:sdt>
              </w:p>
            </w:sdtContent>
          </w:sdt>
          <w:p w14:paraId="4FA2BC82" w14:textId="77777777" w:rsidR="00111B7B" w:rsidRDefault="00000000" w:rsidP="00F35594">
            <w:pPr>
              <w:spacing w:before="120" w:after="120" w:line="278" w:lineRule="auto"/>
              <w:jc w:val="center"/>
            </w:pPr>
            <w:sdt>
              <w:sdtPr>
                <w:tag w:val="goog_rdk_827"/>
                <w:id w:val="-1733587376"/>
              </w:sdtPr>
              <w:sdtContent>
                <w:del w:id="725" w:author="Author">
                  <w:r w:rsidR="00111B7B">
                    <w:delText>$4,150.00</w:delText>
                  </w:r>
                </w:del>
              </w:sdtContent>
            </w:sdt>
          </w:p>
        </w:tc>
      </w:tr>
      <w:tr w:rsidR="00111B7B" w14:paraId="2050BEC6" w14:textId="77777777" w:rsidTr="00F35594">
        <w:trPr>
          <w:cantSplit/>
        </w:trPr>
        <w:tc>
          <w:tcPr>
            <w:tcW w:w="3600" w:type="dxa"/>
            <w:vAlign w:val="center"/>
          </w:tcPr>
          <w:p w14:paraId="352E361F" w14:textId="77777777" w:rsidR="00111B7B" w:rsidRDefault="00111B7B" w:rsidP="00F35594">
            <w:pPr>
              <w:spacing w:before="120" w:after="120" w:line="276" w:lineRule="auto"/>
              <w:ind w:left="720"/>
            </w:pPr>
            <w:r>
              <w:t>Level 2</w:t>
            </w:r>
          </w:p>
        </w:tc>
        <w:tc>
          <w:tcPr>
            <w:tcW w:w="2880" w:type="dxa"/>
          </w:tcPr>
          <w:sdt>
            <w:sdtPr>
              <w:tag w:val="goog_rdk_831"/>
              <w:id w:val="978367636"/>
            </w:sdtPr>
            <w:sdtContent>
              <w:p w14:paraId="48DF092B" w14:textId="77777777" w:rsidR="00111B7B" w:rsidRDefault="00000000" w:rsidP="00F35594">
                <w:pPr>
                  <w:spacing w:before="120" w:after="120" w:line="278" w:lineRule="auto"/>
                  <w:jc w:val="center"/>
                  <w:rPr>
                    <w:ins w:id="726" w:author="Author"/>
                  </w:rPr>
                </w:pPr>
                <w:sdt>
                  <w:sdtPr>
                    <w:tag w:val="goog_rdk_829"/>
                    <w:id w:val="1762685013"/>
                  </w:sdtPr>
                  <w:sdtContent>
                    <w:sdt>
                      <w:sdtPr>
                        <w:tag w:val="goog_rdk_830"/>
                        <w:id w:val="1808481232"/>
                      </w:sdtPr>
                      <w:sdtContent>
                        <w:ins w:id="727" w:author="Author">
                          <w:r w:rsidR="00111B7B">
                            <w:t>$5,054.00</w:t>
                          </w:r>
                        </w:ins>
                      </w:sdtContent>
                    </w:sdt>
                  </w:sdtContent>
                </w:sdt>
              </w:p>
            </w:sdtContent>
          </w:sdt>
          <w:p w14:paraId="2F6FA285" w14:textId="77777777" w:rsidR="00111B7B" w:rsidRDefault="00000000" w:rsidP="00F35594">
            <w:pPr>
              <w:spacing w:before="120" w:after="120" w:line="278" w:lineRule="auto"/>
              <w:jc w:val="center"/>
            </w:pPr>
            <w:sdt>
              <w:sdtPr>
                <w:tag w:val="goog_rdk_833"/>
                <w:id w:val="416302996"/>
              </w:sdtPr>
              <w:sdtContent>
                <w:del w:id="728" w:author="Author">
                  <w:r w:rsidR="00111B7B">
                    <w:delText>$4,935.00</w:delText>
                  </w:r>
                </w:del>
              </w:sdtContent>
            </w:sdt>
          </w:p>
        </w:tc>
        <w:tc>
          <w:tcPr>
            <w:tcW w:w="2880" w:type="dxa"/>
            <w:vAlign w:val="center"/>
          </w:tcPr>
          <w:sdt>
            <w:sdtPr>
              <w:tag w:val="goog_rdk_837"/>
              <w:id w:val="-1763003993"/>
            </w:sdtPr>
            <w:sdtContent>
              <w:p w14:paraId="68BA915F" w14:textId="77777777" w:rsidR="00111B7B" w:rsidRDefault="00000000" w:rsidP="00F35594">
                <w:pPr>
                  <w:spacing w:before="120" w:after="120" w:line="278" w:lineRule="auto"/>
                  <w:jc w:val="center"/>
                  <w:rPr>
                    <w:ins w:id="729" w:author="Author"/>
                  </w:rPr>
                </w:pPr>
                <w:sdt>
                  <w:sdtPr>
                    <w:tag w:val="goog_rdk_835"/>
                    <w:id w:val="-1708387781"/>
                  </w:sdtPr>
                  <w:sdtContent>
                    <w:sdt>
                      <w:sdtPr>
                        <w:tag w:val="goog_rdk_836"/>
                        <w:id w:val="-2015882707"/>
                      </w:sdtPr>
                      <w:sdtContent>
                        <w:ins w:id="730" w:author="Author">
                          <w:r w:rsidR="00111B7B">
                            <w:t>$6,129.00</w:t>
                          </w:r>
                        </w:ins>
                      </w:sdtContent>
                    </w:sdt>
                  </w:sdtContent>
                </w:sdt>
              </w:p>
            </w:sdtContent>
          </w:sdt>
          <w:p w14:paraId="5867C72C" w14:textId="77777777" w:rsidR="00111B7B" w:rsidRDefault="00000000" w:rsidP="00F35594">
            <w:pPr>
              <w:spacing w:before="120" w:after="120" w:line="278" w:lineRule="auto"/>
              <w:jc w:val="center"/>
            </w:pPr>
            <w:sdt>
              <w:sdtPr>
                <w:tag w:val="goog_rdk_839"/>
                <w:id w:val="-246176195"/>
              </w:sdtPr>
              <w:sdtContent>
                <w:del w:id="731" w:author="Author">
                  <w:r w:rsidR="00111B7B">
                    <w:delText>$5,985.00</w:delText>
                  </w:r>
                </w:del>
              </w:sdtContent>
            </w:sdt>
          </w:p>
        </w:tc>
      </w:tr>
      <w:tr w:rsidR="00111B7B" w14:paraId="2ADB6CDE" w14:textId="77777777" w:rsidTr="00F35594">
        <w:trPr>
          <w:cantSplit/>
        </w:trPr>
        <w:tc>
          <w:tcPr>
            <w:tcW w:w="3600" w:type="dxa"/>
            <w:vAlign w:val="center"/>
          </w:tcPr>
          <w:p w14:paraId="54B378F6" w14:textId="77777777" w:rsidR="00111B7B" w:rsidRDefault="00111B7B" w:rsidP="00F35594">
            <w:pPr>
              <w:spacing w:before="120" w:after="120" w:line="276" w:lineRule="auto"/>
              <w:ind w:left="720"/>
            </w:pPr>
            <w:r>
              <w:t>Level 3</w:t>
            </w:r>
          </w:p>
        </w:tc>
        <w:tc>
          <w:tcPr>
            <w:tcW w:w="2880" w:type="dxa"/>
          </w:tcPr>
          <w:sdt>
            <w:sdtPr>
              <w:tag w:val="goog_rdk_843"/>
              <w:id w:val="1059997771"/>
            </w:sdtPr>
            <w:sdtContent>
              <w:p w14:paraId="043456B4" w14:textId="77777777" w:rsidR="00111B7B" w:rsidRDefault="00000000" w:rsidP="00F35594">
                <w:pPr>
                  <w:spacing w:before="120" w:after="120" w:line="278" w:lineRule="auto"/>
                  <w:jc w:val="center"/>
                  <w:rPr>
                    <w:ins w:id="732" w:author="Author"/>
                  </w:rPr>
                </w:pPr>
                <w:sdt>
                  <w:sdtPr>
                    <w:tag w:val="goog_rdk_841"/>
                    <w:id w:val="1651588569"/>
                  </w:sdtPr>
                  <w:sdtContent>
                    <w:sdt>
                      <w:sdtPr>
                        <w:tag w:val="goog_rdk_842"/>
                        <w:id w:val="-1938925372"/>
                      </w:sdtPr>
                      <w:sdtContent>
                        <w:ins w:id="733" w:author="Author">
                          <w:r w:rsidR="00111B7B">
                            <w:t>$6,882.00</w:t>
                          </w:r>
                        </w:ins>
                      </w:sdtContent>
                    </w:sdt>
                  </w:sdtContent>
                </w:sdt>
              </w:p>
            </w:sdtContent>
          </w:sdt>
          <w:p w14:paraId="66EEE8FE" w14:textId="77777777" w:rsidR="00111B7B" w:rsidRDefault="00000000" w:rsidP="00F35594">
            <w:pPr>
              <w:spacing w:before="120" w:after="120" w:line="278" w:lineRule="auto"/>
              <w:jc w:val="center"/>
            </w:pPr>
            <w:sdt>
              <w:sdtPr>
                <w:tag w:val="goog_rdk_845"/>
                <w:id w:val="-1079117010"/>
              </w:sdtPr>
              <w:sdtContent>
                <w:del w:id="734" w:author="Author">
                  <w:r w:rsidR="00111B7B">
                    <w:delText>$6,720.00</w:delText>
                  </w:r>
                </w:del>
              </w:sdtContent>
            </w:sdt>
          </w:p>
        </w:tc>
        <w:tc>
          <w:tcPr>
            <w:tcW w:w="2880" w:type="dxa"/>
          </w:tcPr>
          <w:sdt>
            <w:sdtPr>
              <w:tag w:val="goog_rdk_849"/>
              <w:id w:val="378560639"/>
            </w:sdtPr>
            <w:sdtContent>
              <w:p w14:paraId="766D3B8D" w14:textId="77777777" w:rsidR="00111B7B" w:rsidRDefault="00000000" w:rsidP="00F35594">
                <w:pPr>
                  <w:spacing w:before="120" w:after="120" w:line="278" w:lineRule="auto"/>
                  <w:jc w:val="center"/>
                  <w:rPr>
                    <w:ins w:id="735" w:author="Author"/>
                  </w:rPr>
                </w:pPr>
                <w:sdt>
                  <w:sdtPr>
                    <w:tag w:val="goog_rdk_847"/>
                    <w:id w:val="158275118"/>
                  </w:sdtPr>
                  <w:sdtContent>
                    <w:sdt>
                      <w:sdtPr>
                        <w:tag w:val="goog_rdk_848"/>
                        <w:id w:val="1708353791"/>
                      </w:sdtPr>
                      <w:sdtContent>
                        <w:ins w:id="736" w:author="Author">
                          <w:r w:rsidR="00111B7B">
                            <w:t>$7,957.00</w:t>
                          </w:r>
                        </w:ins>
                      </w:sdtContent>
                    </w:sdt>
                  </w:sdtContent>
                </w:sdt>
              </w:p>
            </w:sdtContent>
          </w:sdt>
          <w:p w14:paraId="579283E9" w14:textId="77777777" w:rsidR="00111B7B" w:rsidRDefault="00000000" w:rsidP="00F35594">
            <w:pPr>
              <w:spacing w:before="120" w:after="120" w:line="278" w:lineRule="auto"/>
              <w:jc w:val="center"/>
            </w:pPr>
            <w:sdt>
              <w:sdtPr>
                <w:tag w:val="goog_rdk_851"/>
                <w:id w:val="1197458870"/>
              </w:sdtPr>
              <w:sdtContent>
                <w:del w:id="737" w:author="Author">
                  <w:r w:rsidR="00111B7B">
                    <w:delText>$7,770.00</w:delText>
                  </w:r>
                </w:del>
              </w:sdtContent>
            </w:sdt>
          </w:p>
        </w:tc>
      </w:tr>
      <w:tr w:rsidR="00111B7B" w14:paraId="77CDDB30" w14:textId="77777777" w:rsidTr="00F35594">
        <w:trPr>
          <w:cantSplit/>
        </w:trPr>
        <w:tc>
          <w:tcPr>
            <w:tcW w:w="3600" w:type="dxa"/>
            <w:vAlign w:val="center"/>
          </w:tcPr>
          <w:p w14:paraId="3EEC57B7" w14:textId="77777777" w:rsidR="00111B7B" w:rsidRDefault="00111B7B" w:rsidP="00F35594">
            <w:pPr>
              <w:spacing w:before="120" w:after="120" w:line="276" w:lineRule="auto"/>
            </w:pPr>
            <w:r>
              <w:t xml:space="preserve">Marijuana Hospitality Business </w:t>
            </w:r>
          </w:p>
        </w:tc>
        <w:tc>
          <w:tcPr>
            <w:tcW w:w="2880" w:type="dxa"/>
          </w:tcPr>
          <w:sdt>
            <w:sdtPr>
              <w:tag w:val="goog_rdk_855"/>
              <w:id w:val="1199046593"/>
            </w:sdtPr>
            <w:sdtContent>
              <w:p w14:paraId="0BEDE3DF" w14:textId="77777777" w:rsidR="00111B7B" w:rsidRDefault="00000000" w:rsidP="00F35594">
                <w:pPr>
                  <w:spacing w:before="120" w:after="120" w:line="278" w:lineRule="auto"/>
                  <w:jc w:val="center"/>
                  <w:rPr>
                    <w:ins w:id="738" w:author="Author"/>
                  </w:rPr>
                </w:pPr>
                <w:sdt>
                  <w:sdtPr>
                    <w:tag w:val="goog_rdk_853"/>
                    <w:id w:val="-480640186"/>
                  </w:sdtPr>
                  <w:sdtContent>
                    <w:sdt>
                      <w:sdtPr>
                        <w:tag w:val="goog_rdk_854"/>
                        <w:id w:val="-570480790"/>
                      </w:sdtPr>
                      <w:sdtContent>
                        <w:ins w:id="739" w:author="Author">
                          <w:r w:rsidR="00111B7B">
                            <w:t>$1,455.00</w:t>
                          </w:r>
                        </w:ins>
                      </w:sdtContent>
                    </w:sdt>
                  </w:sdtContent>
                </w:sdt>
              </w:p>
            </w:sdtContent>
          </w:sdt>
          <w:p w14:paraId="404B9410" w14:textId="77777777" w:rsidR="00111B7B" w:rsidRDefault="00000000" w:rsidP="00F35594">
            <w:pPr>
              <w:spacing w:before="120" w:after="120" w:line="278" w:lineRule="auto"/>
              <w:jc w:val="center"/>
            </w:pPr>
            <w:sdt>
              <w:sdtPr>
                <w:tag w:val="goog_rdk_857"/>
                <w:id w:val="-844033368"/>
              </w:sdtPr>
              <w:sdtContent>
                <w:del w:id="740" w:author="Author">
                  <w:r w:rsidR="00111B7B">
                    <w:delText>$1,420.00</w:delText>
                  </w:r>
                </w:del>
              </w:sdtContent>
            </w:sdt>
          </w:p>
        </w:tc>
        <w:tc>
          <w:tcPr>
            <w:tcW w:w="2880" w:type="dxa"/>
          </w:tcPr>
          <w:sdt>
            <w:sdtPr>
              <w:tag w:val="goog_rdk_861"/>
              <w:id w:val="-1480098988"/>
            </w:sdtPr>
            <w:sdtContent>
              <w:p w14:paraId="2E7C108A" w14:textId="77777777" w:rsidR="00111B7B" w:rsidRDefault="00000000" w:rsidP="00F35594">
                <w:pPr>
                  <w:spacing w:before="120" w:after="160" w:line="278" w:lineRule="auto"/>
                  <w:jc w:val="center"/>
                  <w:rPr>
                    <w:ins w:id="741" w:author="Author"/>
                  </w:rPr>
                </w:pPr>
                <w:sdt>
                  <w:sdtPr>
                    <w:tag w:val="goog_rdk_859"/>
                    <w:id w:val="-1024269790"/>
                  </w:sdtPr>
                  <w:sdtContent>
                    <w:sdt>
                      <w:sdtPr>
                        <w:tag w:val="goog_rdk_860"/>
                        <w:id w:val="360868433"/>
                      </w:sdtPr>
                      <w:sdtContent>
                        <w:ins w:id="742" w:author="Author">
                          <w:r w:rsidR="00111B7B">
                            <w:t>$2,530.00</w:t>
                          </w:r>
                        </w:ins>
                      </w:sdtContent>
                    </w:sdt>
                  </w:sdtContent>
                </w:sdt>
              </w:p>
            </w:sdtContent>
          </w:sdt>
          <w:p w14:paraId="68935918" w14:textId="77777777" w:rsidR="00111B7B" w:rsidRDefault="00000000" w:rsidP="00F35594">
            <w:pPr>
              <w:spacing w:before="120" w:after="160" w:line="278" w:lineRule="auto"/>
              <w:jc w:val="center"/>
            </w:pPr>
            <w:sdt>
              <w:sdtPr>
                <w:tag w:val="goog_rdk_863"/>
                <w:id w:val="-17301942"/>
              </w:sdtPr>
              <w:sdtContent>
                <w:del w:id="743" w:author="Author">
                  <w:r w:rsidR="00111B7B">
                    <w:delText>$2,470.00</w:delText>
                  </w:r>
                </w:del>
              </w:sdtContent>
            </w:sdt>
          </w:p>
        </w:tc>
      </w:tr>
      <w:tr w:rsidR="00111B7B" w14:paraId="29976B51" w14:textId="77777777" w:rsidTr="00F35594">
        <w:trPr>
          <w:cantSplit/>
        </w:trPr>
        <w:tc>
          <w:tcPr>
            <w:tcW w:w="3600" w:type="dxa"/>
            <w:vAlign w:val="center"/>
          </w:tcPr>
          <w:p w14:paraId="2F5EA8BD" w14:textId="77777777" w:rsidR="00111B7B" w:rsidRDefault="00111B7B" w:rsidP="00F35594">
            <w:pPr>
              <w:spacing w:before="120" w:after="120" w:line="276" w:lineRule="auto"/>
            </w:pPr>
            <w:r>
              <w:t>Retail Marijuana Hospitality and Sales Business</w:t>
            </w:r>
          </w:p>
        </w:tc>
        <w:tc>
          <w:tcPr>
            <w:tcW w:w="2880" w:type="dxa"/>
            <w:vAlign w:val="center"/>
          </w:tcPr>
          <w:sdt>
            <w:sdtPr>
              <w:tag w:val="goog_rdk_867"/>
              <w:id w:val="1291087593"/>
            </w:sdtPr>
            <w:sdtContent>
              <w:p w14:paraId="5D7C2E81" w14:textId="77777777" w:rsidR="00111B7B" w:rsidRDefault="00000000" w:rsidP="00F35594">
                <w:pPr>
                  <w:spacing w:before="120" w:after="120" w:line="278" w:lineRule="auto"/>
                  <w:jc w:val="center"/>
                  <w:rPr>
                    <w:ins w:id="744" w:author="Author"/>
                  </w:rPr>
                </w:pPr>
                <w:sdt>
                  <w:sdtPr>
                    <w:tag w:val="goog_rdk_865"/>
                    <w:id w:val="623844270"/>
                  </w:sdtPr>
                  <w:sdtContent>
                    <w:sdt>
                      <w:sdtPr>
                        <w:tag w:val="goog_rdk_866"/>
                        <w:id w:val="-871489116"/>
                      </w:sdtPr>
                      <w:sdtContent>
                        <w:ins w:id="745" w:author="Author">
                          <w:r w:rsidR="00111B7B">
                            <w:t>$5,883.00</w:t>
                          </w:r>
                        </w:ins>
                      </w:sdtContent>
                    </w:sdt>
                  </w:sdtContent>
                </w:sdt>
              </w:p>
            </w:sdtContent>
          </w:sdt>
          <w:p w14:paraId="0010EE86" w14:textId="77777777" w:rsidR="00111B7B" w:rsidRDefault="00000000" w:rsidP="00F35594">
            <w:pPr>
              <w:spacing w:before="120" w:after="120" w:line="278" w:lineRule="auto"/>
              <w:jc w:val="center"/>
            </w:pPr>
            <w:sdt>
              <w:sdtPr>
                <w:tag w:val="goog_rdk_869"/>
                <w:id w:val="-1120832758"/>
              </w:sdtPr>
              <w:sdtContent>
                <w:del w:id="746" w:author="Author">
                  <w:r w:rsidR="00111B7B">
                    <w:delText>$5,745.00</w:delText>
                  </w:r>
                </w:del>
              </w:sdtContent>
            </w:sdt>
          </w:p>
        </w:tc>
        <w:tc>
          <w:tcPr>
            <w:tcW w:w="2880" w:type="dxa"/>
            <w:vAlign w:val="center"/>
          </w:tcPr>
          <w:sdt>
            <w:sdtPr>
              <w:tag w:val="goog_rdk_874"/>
              <w:id w:val="-534826360"/>
            </w:sdtPr>
            <w:sdtContent>
              <w:p w14:paraId="249B2E1F" w14:textId="77777777" w:rsidR="00111B7B" w:rsidRDefault="00000000" w:rsidP="00F35594">
                <w:pPr>
                  <w:spacing w:before="120" w:after="120" w:line="278" w:lineRule="auto"/>
                  <w:jc w:val="center"/>
                  <w:rPr>
                    <w:ins w:id="747" w:author="Author"/>
                  </w:rPr>
                </w:pPr>
                <w:sdt>
                  <w:sdtPr>
                    <w:tag w:val="goog_rdk_871"/>
                    <w:id w:val="-83198448"/>
                  </w:sdtPr>
                  <w:sdtContent>
                    <w:sdt>
                      <w:sdtPr>
                        <w:tag w:val="goog_rdk_872"/>
                        <w:id w:val="-1728235308"/>
                      </w:sdtPr>
                      <w:sdtContent>
                        <w:ins w:id="748" w:author="Author">
                          <w:r w:rsidR="00111B7B">
                            <w:t>$8,443.0</w:t>
                          </w:r>
                        </w:ins>
                      </w:sdtContent>
                    </w:sdt>
                    <w:customXmlInsRangeStart w:id="749" w:author="Author"/>
                    <w:sdt>
                      <w:sdtPr>
                        <w:tag w:val="goog_rdk_873"/>
                        <w:id w:val="1613480423"/>
                      </w:sdtPr>
                      <w:sdtContent>
                        <w:customXmlInsRangeEnd w:id="749"/>
                        <w:ins w:id="750" w:author="Author">
                          <w:r w:rsidR="00111B7B">
                            <w:t>0</w:t>
                          </w:r>
                        </w:ins>
                        <w:customXmlInsRangeStart w:id="751" w:author="Author"/>
                      </w:sdtContent>
                    </w:sdt>
                    <w:customXmlInsRangeEnd w:id="751"/>
                  </w:sdtContent>
                </w:sdt>
              </w:p>
            </w:sdtContent>
          </w:sdt>
          <w:p w14:paraId="704531E1" w14:textId="77777777" w:rsidR="00111B7B" w:rsidRDefault="00000000" w:rsidP="00F35594">
            <w:pPr>
              <w:spacing w:before="120" w:after="120" w:line="278" w:lineRule="auto"/>
              <w:jc w:val="center"/>
            </w:pPr>
            <w:sdt>
              <w:sdtPr>
                <w:tag w:val="goog_rdk_876"/>
                <w:id w:val="-1268648642"/>
              </w:sdtPr>
              <w:sdtContent>
                <w:del w:id="752" w:author="Author">
                  <w:r w:rsidR="00111B7B">
                    <w:delText>$8,245.00</w:delText>
                  </w:r>
                </w:del>
              </w:sdtContent>
            </w:sdt>
          </w:p>
        </w:tc>
      </w:tr>
    </w:tbl>
    <w:p w14:paraId="30FCCF87" w14:textId="77777777" w:rsidR="00111B7B" w:rsidRDefault="00111B7B" w:rsidP="00111B7B">
      <w:pPr>
        <w:tabs>
          <w:tab w:val="left" w:pos="720"/>
          <w:tab w:val="left" w:pos="1440"/>
          <w:tab w:val="left" w:pos="2160"/>
        </w:tabs>
        <w:ind w:left="1440" w:hanging="720"/>
      </w:pPr>
      <w:r>
        <w:lastRenderedPageBreak/>
        <w:t>2.</w:t>
      </w:r>
      <w:r>
        <w:tab/>
      </w:r>
      <w:r>
        <w:rPr>
          <w:u w:val="single"/>
        </w:rPr>
        <w:t>Local Portion of Application Fee</w:t>
      </w:r>
      <w:r>
        <w:t>. In addition to the fees in subparagraph (C)(1) of this Rule, an Applicant must submit a separate check made out to the local jurisdiction as follows:</w:t>
      </w:r>
    </w:p>
    <w:p w14:paraId="6DB2445C" w14:textId="77777777" w:rsidR="00111B7B" w:rsidRDefault="00111B7B" w:rsidP="00111B7B">
      <w:pPr>
        <w:spacing w:before="160" w:after="160" w:line="278" w:lineRule="auto"/>
      </w:pPr>
      <w:bookmarkStart w:id="753" w:name="_heading=h.zcoent1hodyr" w:colFirst="0" w:colLast="0"/>
      <w:bookmarkEnd w:id="753"/>
      <w:r>
        <w:rPr>
          <w:b/>
          <w:bCs/>
        </w:rPr>
        <w:t>2-115(C)(2) 1</w:t>
      </w:r>
    </w:p>
    <w:tbl>
      <w:tblPr>
        <w:tblW w:w="9355" w:type="dxa"/>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680"/>
        <w:gridCol w:w="4675"/>
      </w:tblGrid>
      <w:tr w:rsidR="00111B7B" w14:paraId="3DCEABA0" w14:textId="77777777" w:rsidTr="00F35594">
        <w:trPr>
          <w:cantSplit/>
          <w:trHeight w:val="864"/>
          <w:tblHeader/>
        </w:trPr>
        <w:tc>
          <w:tcPr>
            <w:tcW w:w="4680" w:type="dxa"/>
            <w:vAlign w:val="center"/>
          </w:tcPr>
          <w:p w14:paraId="6AF560D9" w14:textId="77777777" w:rsidR="00111B7B" w:rsidRDefault="00111B7B" w:rsidP="00F35594">
            <w:pPr>
              <w:spacing w:before="120"/>
            </w:pPr>
            <w:r>
              <w:rPr>
                <w:b/>
                <w:bCs/>
                <w:u w:val="single"/>
              </w:rPr>
              <w:t>License Type</w:t>
            </w:r>
            <w:bookmarkStart w:id="754" w:name="bookmark=id.s1hz4hqhgkta" w:colFirst="0" w:colLast="0"/>
            <w:bookmarkEnd w:id="754"/>
          </w:p>
        </w:tc>
        <w:tc>
          <w:tcPr>
            <w:tcW w:w="4675" w:type="dxa"/>
            <w:vAlign w:val="center"/>
          </w:tcPr>
          <w:p w14:paraId="62916688" w14:textId="77777777" w:rsidR="00111B7B" w:rsidRDefault="00111B7B" w:rsidP="00F35594">
            <w:pPr>
              <w:spacing w:before="0" w:line="278" w:lineRule="auto"/>
              <w:jc w:val="center"/>
              <w:rPr>
                <w:u w:val="single"/>
              </w:rPr>
            </w:pPr>
            <w:r>
              <w:rPr>
                <w:b/>
                <w:bCs/>
                <w:u w:val="single"/>
              </w:rPr>
              <w:t>Application Fee</w:t>
            </w:r>
          </w:p>
          <w:p w14:paraId="7F17596D" w14:textId="77777777" w:rsidR="00111B7B" w:rsidRDefault="00111B7B" w:rsidP="00F35594">
            <w:pPr>
              <w:spacing w:before="0" w:line="278" w:lineRule="auto"/>
              <w:jc w:val="center"/>
            </w:pPr>
            <w:r>
              <w:rPr>
                <w:i/>
                <w:iCs/>
              </w:rPr>
              <w:t>Due at Application</w:t>
            </w:r>
          </w:p>
        </w:tc>
      </w:tr>
      <w:tr w:rsidR="00111B7B" w14:paraId="04681C88" w14:textId="77777777" w:rsidTr="00F35594">
        <w:trPr>
          <w:cantSplit/>
        </w:trPr>
        <w:tc>
          <w:tcPr>
            <w:tcW w:w="4680" w:type="dxa"/>
            <w:vAlign w:val="center"/>
          </w:tcPr>
          <w:p w14:paraId="3C9AEADF" w14:textId="77777777" w:rsidR="00111B7B" w:rsidRDefault="00111B7B" w:rsidP="00F35594">
            <w:pPr>
              <w:spacing w:before="120" w:after="120" w:line="276" w:lineRule="auto"/>
            </w:pPr>
            <w:r>
              <w:t>Retail Marijuana Store</w:t>
            </w:r>
          </w:p>
        </w:tc>
        <w:tc>
          <w:tcPr>
            <w:tcW w:w="4675" w:type="dxa"/>
          </w:tcPr>
          <w:sdt>
            <w:sdtPr>
              <w:tag w:val="goog_rdk_880"/>
              <w:id w:val="-1078791778"/>
            </w:sdtPr>
            <w:sdtContent>
              <w:p w14:paraId="1E314D5F" w14:textId="77777777" w:rsidR="00111B7B" w:rsidRDefault="00000000" w:rsidP="00F35594">
                <w:pPr>
                  <w:spacing w:before="120" w:after="120" w:line="276" w:lineRule="auto"/>
                  <w:jc w:val="center"/>
                  <w:rPr>
                    <w:ins w:id="755" w:author="Author"/>
                  </w:rPr>
                </w:pPr>
                <w:sdt>
                  <w:sdtPr>
                    <w:tag w:val="goog_rdk_878"/>
                    <w:id w:val="554490814"/>
                  </w:sdtPr>
                  <w:sdtContent>
                    <w:sdt>
                      <w:sdtPr>
                        <w:tag w:val="goog_rdk_879"/>
                        <w:id w:val="-1163181370"/>
                      </w:sdtPr>
                      <w:sdtContent>
                        <w:ins w:id="756" w:author="Author">
                          <w:r w:rsidR="00111B7B">
                            <w:t>$2,560.00</w:t>
                          </w:r>
                        </w:ins>
                      </w:sdtContent>
                    </w:sdt>
                  </w:sdtContent>
                </w:sdt>
              </w:p>
            </w:sdtContent>
          </w:sdt>
          <w:p w14:paraId="6471FF9D" w14:textId="77777777" w:rsidR="00111B7B" w:rsidRDefault="00000000" w:rsidP="00F35594">
            <w:pPr>
              <w:spacing w:before="120" w:after="120" w:line="276" w:lineRule="auto"/>
              <w:jc w:val="center"/>
            </w:pPr>
            <w:sdt>
              <w:sdtPr>
                <w:tag w:val="goog_rdk_882"/>
                <w:id w:val="-1234608441"/>
              </w:sdtPr>
              <w:sdtContent>
                <w:del w:id="757" w:author="Author">
                  <w:r w:rsidR="00111B7B">
                    <w:delText>$2,500.00</w:delText>
                  </w:r>
                </w:del>
              </w:sdtContent>
            </w:sdt>
          </w:p>
        </w:tc>
      </w:tr>
      <w:tr w:rsidR="00111B7B" w14:paraId="038360FA" w14:textId="77777777" w:rsidTr="00F35594">
        <w:trPr>
          <w:cantSplit/>
        </w:trPr>
        <w:tc>
          <w:tcPr>
            <w:tcW w:w="4680" w:type="dxa"/>
            <w:vAlign w:val="center"/>
          </w:tcPr>
          <w:p w14:paraId="291B2F80" w14:textId="77777777" w:rsidR="00111B7B" w:rsidRDefault="00111B7B" w:rsidP="00F35594">
            <w:pPr>
              <w:spacing w:before="120" w:after="120" w:line="276" w:lineRule="auto"/>
            </w:pPr>
            <w:r>
              <w:t>Retail Marijuana Products Manufacturer</w:t>
            </w:r>
          </w:p>
        </w:tc>
        <w:tc>
          <w:tcPr>
            <w:tcW w:w="4675" w:type="dxa"/>
          </w:tcPr>
          <w:sdt>
            <w:sdtPr>
              <w:tag w:val="goog_rdk_887"/>
              <w:id w:val="723527794"/>
            </w:sdtPr>
            <w:sdtContent>
              <w:p w14:paraId="12FA0DC8" w14:textId="77777777" w:rsidR="00111B7B" w:rsidRDefault="00000000" w:rsidP="00F35594">
                <w:pPr>
                  <w:spacing w:before="120" w:after="120" w:line="276" w:lineRule="auto"/>
                  <w:jc w:val="center"/>
                  <w:rPr>
                    <w:ins w:id="758" w:author="Author"/>
                  </w:rPr>
                </w:pPr>
                <w:sdt>
                  <w:sdtPr>
                    <w:tag w:val="goog_rdk_884"/>
                    <w:id w:val="671435671"/>
                  </w:sdtPr>
                  <w:sdtContent>
                    <w:sdt>
                      <w:sdtPr>
                        <w:tag w:val="goog_rdk_885"/>
                        <w:id w:val="-2141785374"/>
                      </w:sdtPr>
                      <w:sdtContent>
                        <w:ins w:id="759" w:author="Author">
                          <w:r w:rsidR="00111B7B">
                            <w:t>$2,560.00</w:t>
                          </w:r>
                        </w:ins>
                      </w:sdtContent>
                    </w:sdt>
                    <w:customXmlInsRangeStart w:id="760" w:author="Author"/>
                    <w:sdt>
                      <w:sdtPr>
                        <w:tag w:val="goog_rdk_886"/>
                        <w:id w:val="2137896342"/>
                      </w:sdtPr>
                      <w:sdtContent>
                        <w:customXmlInsRangeEnd w:id="760"/>
                        <w:customXmlInsRangeStart w:id="761" w:author="Author"/>
                      </w:sdtContent>
                    </w:sdt>
                    <w:customXmlInsRangeEnd w:id="761"/>
                  </w:sdtContent>
                </w:sdt>
              </w:p>
            </w:sdtContent>
          </w:sdt>
          <w:p w14:paraId="1DEF61B0" w14:textId="77777777" w:rsidR="00111B7B" w:rsidRDefault="00000000" w:rsidP="00F35594">
            <w:pPr>
              <w:spacing w:before="120" w:after="120" w:line="276" w:lineRule="auto"/>
              <w:jc w:val="center"/>
            </w:pPr>
            <w:sdt>
              <w:sdtPr>
                <w:tag w:val="goog_rdk_889"/>
                <w:id w:val="-79735840"/>
              </w:sdtPr>
              <w:sdtContent>
                <w:del w:id="762" w:author="Author">
                  <w:r w:rsidR="00111B7B">
                    <w:delText>$2,500.00</w:delText>
                  </w:r>
                </w:del>
              </w:sdtContent>
            </w:sdt>
          </w:p>
        </w:tc>
      </w:tr>
      <w:tr w:rsidR="00111B7B" w14:paraId="3EFD87C9" w14:textId="77777777" w:rsidTr="00F35594">
        <w:trPr>
          <w:cantSplit/>
        </w:trPr>
        <w:tc>
          <w:tcPr>
            <w:tcW w:w="4680" w:type="dxa"/>
            <w:vAlign w:val="center"/>
          </w:tcPr>
          <w:p w14:paraId="622C0799" w14:textId="77777777" w:rsidR="00111B7B" w:rsidRDefault="00111B7B" w:rsidP="00F35594">
            <w:pPr>
              <w:spacing w:before="120" w:after="120" w:line="278" w:lineRule="auto"/>
            </w:pPr>
            <w:r>
              <w:t>Retail Marijuana Cultivation Facility</w:t>
            </w:r>
          </w:p>
        </w:tc>
        <w:tc>
          <w:tcPr>
            <w:tcW w:w="4675" w:type="dxa"/>
          </w:tcPr>
          <w:sdt>
            <w:sdtPr>
              <w:tag w:val="goog_rdk_894"/>
              <w:id w:val="-1881221678"/>
            </w:sdtPr>
            <w:sdtContent>
              <w:p w14:paraId="4E2C5BF0" w14:textId="77777777" w:rsidR="00111B7B" w:rsidRDefault="00000000" w:rsidP="00F35594">
                <w:pPr>
                  <w:spacing w:before="120" w:after="120" w:line="276" w:lineRule="auto"/>
                  <w:jc w:val="center"/>
                  <w:rPr>
                    <w:ins w:id="763" w:author="Author"/>
                  </w:rPr>
                </w:pPr>
                <w:sdt>
                  <w:sdtPr>
                    <w:tag w:val="goog_rdk_891"/>
                    <w:id w:val="-1847343697"/>
                  </w:sdtPr>
                  <w:sdtContent>
                    <w:sdt>
                      <w:sdtPr>
                        <w:tag w:val="goog_rdk_892"/>
                        <w:id w:val="855187753"/>
                      </w:sdtPr>
                      <w:sdtContent>
                        <w:ins w:id="764" w:author="Author">
                          <w:r w:rsidR="00111B7B">
                            <w:t>$2,560.00</w:t>
                          </w:r>
                        </w:ins>
                      </w:sdtContent>
                    </w:sdt>
                    <w:customXmlInsRangeStart w:id="765" w:author="Author"/>
                    <w:sdt>
                      <w:sdtPr>
                        <w:tag w:val="goog_rdk_893"/>
                        <w:id w:val="-385683858"/>
                      </w:sdtPr>
                      <w:sdtContent>
                        <w:customXmlInsRangeEnd w:id="765"/>
                        <w:customXmlInsRangeStart w:id="766" w:author="Author"/>
                      </w:sdtContent>
                    </w:sdt>
                    <w:customXmlInsRangeEnd w:id="766"/>
                  </w:sdtContent>
                </w:sdt>
              </w:p>
            </w:sdtContent>
          </w:sdt>
          <w:p w14:paraId="16CFDA7C" w14:textId="77777777" w:rsidR="00111B7B" w:rsidRDefault="00000000" w:rsidP="00F35594">
            <w:pPr>
              <w:spacing w:before="120" w:after="120" w:line="276" w:lineRule="auto"/>
              <w:jc w:val="center"/>
            </w:pPr>
            <w:sdt>
              <w:sdtPr>
                <w:tag w:val="goog_rdk_896"/>
                <w:id w:val="-2077024247"/>
              </w:sdtPr>
              <w:sdtContent>
                <w:del w:id="767" w:author="Author">
                  <w:r w:rsidR="00111B7B">
                    <w:delText>$2,500.00</w:delText>
                  </w:r>
                </w:del>
              </w:sdtContent>
            </w:sdt>
          </w:p>
        </w:tc>
      </w:tr>
      <w:tr w:rsidR="00111B7B" w14:paraId="42862869" w14:textId="77777777" w:rsidTr="00F35594">
        <w:trPr>
          <w:cantSplit/>
        </w:trPr>
        <w:tc>
          <w:tcPr>
            <w:tcW w:w="4680" w:type="dxa"/>
            <w:vAlign w:val="center"/>
          </w:tcPr>
          <w:p w14:paraId="1F4F0177" w14:textId="77777777" w:rsidR="00111B7B" w:rsidRDefault="00111B7B" w:rsidP="00F35594">
            <w:pPr>
              <w:spacing w:before="120" w:after="120" w:line="276" w:lineRule="auto"/>
            </w:pPr>
            <w:r>
              <w:t>Retail Marijuana Testing Facility</w:t>
            </w:r>
          </w:p>
        </w:tc>
        <w:tc>
          <w:tcPr>
            <w:tcW w:w="4675" w:type="dxa"/>
          </w:tcPr>
          <w:sdt>
            <w:sdtPr>
              <w:tag w:val="goog_rdk_900"/>
              <w:id w:val="1400741904"/>
            </w:sdtPr>
            <w:sdtContent>
              <w:p w14:paraId="34F7E4BC" w14:textId="77777777" w:rsidR="00111B7B" w:rsidRDefault="00000000" w:rsidP="00F35594">
                <w:pPr>
                  <w:spacing w:before="120" w:after="120" w:line="276" w:lineRule="auto"/>
                  <w:jc w:val="center"/>
                  <w:rPr>
                    <w:ins w:id="768" w:author="Author"/>
                  </w:rPr>
                </w:pPr>
                <w:sdt>
                  <w:sdtPr>
                    <w:tag w:val="goog_rdk_898"/>
                    <w:id w:val="-2022028904"/>
                  </w:sdtPr>
                  <w:sdtContent>
                    <w:sdt>
                      <w:sdtPr>
                        <w:tag w:val="goog_rdk_899"/>
                        <w:id w:val="-1054188380"/>
                      </w:sdtPr>
                      <w:sdtContent>
                        <w:ins w:id="769" w:author="Author">
                          <w:r w:rsidR="00111B7B">
                            <w:t>$1,076.00</w:t>
                          </w:r>
                        </w:ins>
                      </w:sdtContent>
                    </w:sdt>
                  </w:sdtContent>
                </w:sdt>
              </w:p>
            </w:sdtContent>
          </w:sdt>
          <w:p w14:paraId="250EC41C" w14:textId="77777777" w:rsidR="00111B7B" w:rsidRDefault="00000000" w:rsidP="00F35594">
            <w:pPr>
              <w:spacing w:before="120" w:after="120" w:line="276" w:lineRule="auto"/>
              <w:jc w:val="center"/>
            </w:pPr>
            <w:sdt>
              <w:sdtPr>
                <w:tag w:val="goog_rdk_902"/>
                <w:id w:val="1696416240"/>
              </w:sdtPr>
              <w:sdtContent>
                <w:del w:id="770" w:author="Author">
                  <w:r w:rsidR="00111B7B">
                    <w:delText>$1,050.00</w:delText>
                  </w:r>
                </w:del>
              </w:sdtContent>
            </w:sdt>
          </w:p>
        </w:tc>
      </w:tr>
      <w:tr w:rsidR="00111B7B" w14:paraId="15A6C4EB" w14:textId="77777777" w:rsidTr="00F35594">
        <w:trPr>
          <w:cantSplit/>
        </w:trPr>
        <w:tc>
          <w:tcPr>
            <w:tcW w:w="4680" w:type="dxa"/>
            <w:vAlign w:val="center"/>
          </w:tcPr>
          <w:p w14:paraId="2FC90D80" w14:textId="77777777" w:rsidR="00111B7B" w:rsidRDefault="00111B7B" w:rsidP="00F35594">
            <w:pPr>
              <w:spacing w:before="120" w:after="120" w:line="276" w:lineRule="auto"/>
            </w:pPr>
            <w:r>
              <w:t xml:space="preserve">Retail Marijuana Transporter </w:t>
            </w:r>
          </w:p>
        </w:tc>
        <w:tc>
          <w:tcPr>
            <w:tcW w:w="4675" w:type="dxa"/>
          </w:tcPr>
          <w:sdt>
            <w:sdtPr>
              <w:tag w:val="goog_rdk_906"/>
              <w:id w:val="-584911634"/>
            </w:sdtPr>
            <w:sdtContent>
              <w:p w14:paraId="4F17BAAB" w14:textId="77777777" w:rsidR="00111B7B" w:rsidRDefault="00000000" w:rsidP="00F35594">
                <w:pPr>
                  <w:spacing w:before="120" w:after="120" w:line="276" w:lineRule="auto"/>
                  <w:jc w:val="center"/>
                  <w:rPr>
                    <w:ins w:id="771" w:author="Author"/>
                  </w:rPr>
                </w:pPr>
                <w:sdt>
                  <w:sdtPr>
                    <w:tag w:val="goog_rdk_904"/>
                    <w:id w:val="-762048299"/>
                  </w:sdtPr>
                  <w:sdtContent>
                    <w:sdt>
                      <w:sdtPr>
                        <w:tag w:val="goog_rdk_905"/>
                        <w:id w:val="-1534724051"/>
                      </w:sdtPr>
                      <w:sdtContent>
                        <w:ins w:id="772" w:author="Author">
                          <w:r w:rsidR="00111B7B">
                            <w:t>$538.00</w:t>
                          </w:r>
                        </w:ins>
                      </w:sdtContent>
                    </w:sdt>
                  </w:sdtContent>
                </w:sdt>
              </w:p>
            </w:sdtContent>
          </w:sdt>
          <w:p w14:paraId="5C6123C9" w14:textId="77777777" w:rsidR="00111B7B" w:rsidRDefault="00000000" w:rsidP="00F35594">
            <w:pPr>
              <w:spacing w:before="120" w:after="120" w:line="276" w:lineRule="auto"/>
              <w:jc w:val="center"/>
            </w:pPr>
            <w:sdt>
              <w:sdtPr>
                <w:tag w:val="goog_rdk_908"/>
                <w:id w:val="451491268"/>
              </w:sdtPr>
              <w:sdtContent>
                <w:del w:id="773" w:author="Author">
                  <w:r w:rsidR="00111B7B">
                    <w:delText>$525.00</w:delText>
                  </w:r>
                </w:del>
              </w:sdtContent>
            </w:sdt>
          </w:p>
        </w:tc>
      </w:tr>
      <w:tr w:rsidR="00111B7B" w14:paraId="2E37CC12" w14:textId="77777777" w:rsidTr="00F35594">
        <w:trPr>
          <w:cantSplit/>
        </w:trPr>
        <w:tc>
          <w:tcPr>
            <w:tcW w:w="4680" w:type="dxa"/>
            <w:vAlign w:val="center"/>
          </w:tcPr>
          <w:p w14:paraId="39DD1841" w14:textId="77777777" w:rsidR="00111B7B" w:rsidRDefault="00111B7B" w:rsidP="00F35594">
            <w:pPr>
              <w:spacing w:before="120" w:after="120" w:line="276" w:lineRule="auto"/>
            </w:pPr>
            <w:r>
              <w:t>Retail Marijuana Business Operator</w:t>
            </w:r>
          </w:p>
        </w:tc>
        <w:tc>
          <w:tcPr>
            <w:tcW w:w="4675" w:type="dxa"/>
          </w:tcPr>
          <w:sdt>
            <w:sdtPr>
              <w:tag w:val="goog_rdk_913"/>
              <w:id w:val="250968431"/>
            </w:sdtPr>
            <w:sdtContent>
              <w:p w14:paraId="71F847E2" w14:textId="77777777" w:rsidR="00111B7B" w:rsidRDefault="00000000" w:rsidP="00F35594">
                <w:pPr>
                  <w:spacing w:before="120" w:after="120" w:line="276" w:lineRule="auto"/>
                  <w:jc w:val="center"/>
                  <w:rPr>
                    <w:ins w:id="774" w:author="Author"/>
                  </w:rPr>
                </w:pPr>
                <w:sdt>
                  <w:sdtPr>
                    <w:tag w:val="goog_rdk_910"/>
                    <w:id w:val="-2137652253"/>
                  </w:sdtPr>
                  <w:sdtContent>
                    <w:sdt>
                      <w:sdtPr>
                        <w:tag w:val="goog_rdk_911"/>
                        <w:id w:val="823442073"/>
                      </w:sdtPr>
                      <w:sdtContent>
                        <w:ins w:id="775" w:author="Author">
                          <w:r w:rsidR="00111B7B">
                            <w:t>$1,076.00</w:t>
                          </w:r>
                        </w:ins>
                      </w:sdtContent>
                    </w:sdt>
                    <w:customXmlInsRangeStart w:id="776" w:author="Author"/>
                    <w:sdt>
                      <w:sdtPr>
                        <w:tag w:val="goog_rdk_912"/>
                        <w:id w:val="-461349036"/>
                      </w:sdtPr>
                      <w:sdtContent>
                        <w:customXmlInsRangeEnd w:id="776"/>
                        <w:customXmlInsRangeStart w:id="777" w:author="Author"/>
                      </w:sdtContent>
                    </w:sdt>
                    <w:customXmlInsRangeEnd w:id="777"/>
                  </w:sdtContent>
                </w:sdt>
              </w:p>
            </w:sdtContent>
          </w:sdt>
          <w:p w14:paraId="5CEA93DF" w14:textId="77777777" w:rsidR="00111B7B" w:rsidRDefault="00000000" w:rsidP="00F35594">
            <w:pPr>
              <w:spacing w:before="120" w:after="120" w:line="276" w:lineRule="auto"/>
              <w:jc w:val="center"/>
            </w:pPr>
            <w:sdt>
              <w:sdtPr>
                <w:tag w:val="goog_rdk_915"/>
                <w:id w:val="-1860040205"/>
              </w:sdtPr>
              <w:sdtContent>
                <w:del w:id="778" w:author="Author">
                  <w:r w:rsidR="00111B7B">
                    <w:delText>$1,050.00</w:delText>
                  </w:r>
                </w:del>
              </w:sdtContent>
            </w:sdt>
          </w:p>
        </w:tc>
      </w:tr>
      <w:tr w:rsidR="00111B7B" w14:paraId="3C56127E" w14:textId="77777777" w:rsidTr="00F35594">
        <w:trPr>
          <w:cantSplit/>
        </w:trPr>
        <w:tc>
          <w:tcPr>
            <w:tcW w:w="4680" w:type="dxa"/>
            <w:vAlign w:val="center"/>
          </w:tcPr>
          <w:p w14:paraId="2D9CA442" w14:textId="77777777" w:rsidR="00111B7B" w:rsidRDefault="00111B7B" w:rsidP="00F35594">
            <w:pPr>
              <w:spacing w:before="120" w:after="120" w:line="276" w:lineRule="auto"/>
            </w:pPr>
            <w:r>
              <w:t xml:space="preserve">Marijuana Hospitality Business </w:t>
            </w:r>
          </w:p>
        </w:tc>
        <w:tc>
          <w:tcPr>
            <w:tcW w:w="4675" w:type="dxa"/>
          </w:tcPr>
          <w:sdt>
            <w:sdtPr>
              <w:tag w:val="goog_rdk_920"/>
              <w:id w:val="496521561"/>
            </w:sdtPr>
            <w:sdtContent>
              <w:p w14:paraId="6D564A05" w14:textId="77777777" w:rsidR="00111B7B" w:rsidRDefault="00000000" w:rsidP="00F35594">
                <w:pPr>
                  <w:spacing w:before="120" w:after="120" w:line="276" w:lineRule="auto"/>
                  <w:jc w:val="center"/>
                  <w:rPr>
                    <w:ins w:id="779" w:author="Author"/>
                  </w:rPr>
                </w:pPr>
                <w:sdt>
                  <w:sdtPr>
                    <w:tag w:val="goog_rdk_917"/>
                    <w:id w:val="-154130263"/>
                  </w:sdtPr>
                  <w:sdtContent>
                    <w:sdt>
                      <w:sdtPr>
                        <w:tag w:val="goog_rdk_918"/>
                        <w:id w:val="-715832363"/>
                      </w:sdtPr>
                      <w:sdtContent>
                        <w:ins w:id="780" w:author="Author">
                          <w:r w:rsidR="00111B7B">
                            <w:t>$1,076.00</w:t>
                          </w:r>
                        </w:ins>
                      </w:sdtContent>
                    </w:sdt>
                    <w:customXmlInsRangeStart w:id="781" w:author="Author"/>
                    <w:sdt>
                      <w:sdtPr>
                        <w:tag w:val="goog_rdk_919"/>
                        <w:id w:val="-6845428"/>
                      </w:sdtPr>
                      <w:sdtContent>
                        <w:customXmlInsRangeEnd w:id="781"/>
                        <w:customXmlInsRangeStart w:id="782" w:author="Author"/>
                      </w:sdtContent>
                    </w:sdt>
                    <w:customXmlInsRangeEnd w:id="782"/>
                  </w:sdtContent>
                </w:sdt>
              </w:p>
            </w:sdtContent>
          </w:sdt>
          <w:p w14:paraId="22629E0D" w14:textId="77777777" w:rsidR="00111B7B" w:rsidRDefault="00000000" w:rsidP="00F35594">
            <w:pPr>
              <w:spacing w:before="120" w:after="120" w:line="276" w:lineRule="auto"/>
              <w:jc w:val="center"/>
            </w:pPr>
            <w:sdt>
              <w:sdtPr>
                <w:tag w:val="goog_rdk_922"/>
                <w:id w:val="2125903341"/>
              </w:sdtPr>
              <w:sdtContent>
                <w:del w:id="783" w:author="Author">
                  <w:r w:rsidR="00111B7B">
                    <w:delText>$1,050.00</w:delText>
                  </w:r>
                </w:del>
              </w:sdtContent>
            </w:sdt>
          </w:p>
        </w:tc>
      </w:tr>
      <w:tr w:rsidR="00111B7B" w14:paraId="16237455" w14:textId="77777777" w:rsidTr="00F35594">
        <w:trPr>
          <w:cantSplit/>
        </w:trPr>
        <w:tc>
          <w:tcPr>
            <w:tcW w:w="4680" w:type="dxa"/>
            <w:vAlign w:val="center"/>
          </w:tcPr>
          <w:p w14:paraId="4D104756" w14:textId="77777777" w:rsidR="00111B7B" w:rsidRDefault="00111B7B" w:rsidP="00F35594">
            <w:pPr>
              <w:spacing w:before="120" w:after="120" w:line="276" w:lineRule="auto"/>
            </w:pPr>
            <w:r>
              <w:t>Retail Marijuana Hospitality and Sales Business</w:t>
            </w:r>
          </w:p>
        </w:tc>
        <w:tc>
          <w:tcPr>
            <w:tcW w:w="4675" w:type="dxa"/>
          </w:tcPr>
          <w:sdt>
            <w:sdtPr>
              <w:tag w:val="goog_rdk_927"/>
              <w:id w:val="1826567797"/>
            </w:sdtPr>
            <w:sdtContent>
              <w:p w14:paraId="048D86BD" w14:textId="77777777" w:rsidR="00111B7B" w:rsidRDefault="00000000" w:rsidP="00F35594">
                <w:pPr>
                  <w:spacing w:before="120" w:after="120" w:line="276" w:lineRule="auto"/>
                  <w:jc w:val="center"/>
                  <w:rPr>
                    <w:ins w:id="784" w:author="Author"/>
                  </w:rPr>
                </w:pPr>
                <w:sdt>
                  <w:sdtPr>
                    <w:tag w:val="goog_rdk_924"/>
                    <w:id w:val="-741319050"/>
                  </w:sdtPr>
                  <w:sdtContent>
                    <w:sdt>
                      <w:sdtPr>
                        <w:tag w:val="goog_rdk_925"/>
                        <w:id w:val="-1009657999"/>
                      </w:sdtPr>
                      <w:sdtContent>
                        <w:ins w:id="785" w:author="Author">
                          <w:r w:rsidR="00111B7B">
                            <w:t>$2,560.00</w:t>
                          </w:r>
                        </w:ins>
                      </w:sdtContent>
                    </w:sdt>
                    <w:customXmlInsRangeStart w:id="786" w:author="Author"/>
                    <w:sdt>
                      <w:sdtPr>
                        <w:tag w:val="goog_rdk_926"/>
                        <w:id w:val="902437129"/>
                      </w:sdtPr>
                      <w:sdtContent>
                        <w:customXmlInsRangeEnd w:id="786"/>
                        <w:customXmlInsRangeStart w:id="787" w:author="Author"/>
                      </w:sdtContent>
                    </w:sdt>
                    <w:customXmlInsRangeEnd w:id="787"/>
                  </w:sdtContent>
                </w:sdt>
              </w:p>
            </w:sdtContent>
          </w:sdt>
          <w:p w14:paraId="4476A1A1" w14:textId="77777777" w:rsidR="00111B7B" w:rsidRDefault="00000000" w:rsidP="00F35594">
            <w:pPr>
              <w:spacing w:before="120" w:after="120" w:line="276" w:lineRule="auto"/>
              <w:jc w:val="center"/>
            </w:pPr>
            <w:sdt>
              <w:sdtPr>
                <w:tag w:val="goog_rdk_929"/>
                <w:id w:val="1502208538"/>
              </w:sdtPr>
              <w:sdtContent>
                <w:del w:id="788" w:author="Author">
                  <w:r w:rsidR="00111B7B">
                    <w:delText>$2,500.00</w:delText>
                  </w:r>
                </w:del>
              </w:sdtContent>
            </w:sdt>
          </w:p>
        </w:tc>
      </w:tr>
    </w:tbl>
    <w:p w14:paraId="6932A85C" w14:textId="77777777" w:rsidR="00111B7B" w:rsidRDefault="00111B7B" w:rsidP="00111B7B">
      <w:pPr>
        <w:tabs>
          <w:tab w:val="left" w:pos="720"/>
          <w:tab w:val="left" w:pos="1440"/>
          <w:tab w:val="left" w:pos="2160"/>
        </w:tabs>
        <w:ind w:left="720" w:hanging="720"/>
      </w:pPr>
      <w:r>
        <w:t>D.</w:t>
      </w:r>
      <w:r>
        <w:tab/>
      </w:r>
      <w:r>
        <w:rPr>
          <w:u w:val="single"/>
        </w:rPr>
        <w:t>When Fees Are Due</w:t>
      </w:r>
      <w:r>
        <w:t>. The application and License fees reflected in this Rule must be paid as follows.</w:t>
      </w:r>
    </w:p>
    <w:p w14:paraId="5771B633" w14:textId="77777777" w:rsidR="00111B7B" w:rsidRDefault="00111B7B" w:rsidP="00111B7B">
      <w:pPr>
        <w:tabs>
          <w:tab w:val="left" w:pos="720"/>
          <w:tab w:val="left" w:pos="1440"/>
          <w:tab w:val="left" w:pos="2160"/>
        </w:tabs>
        <w:ind w:left="1440" w:hanging="720"/>
      </w:pPr>
      <w:r>
        <w:t>1.</w:t>
      </w:r>
      <w:r>
        <w:tab/>
        <w:t>The first payment must be submitted with the application.</w:t>
      </w:r>
    </w:p>
    <w:p w14:paraId="4067A821" w14:textId="77777777" w:rsidR="00111B7B" w:rsidRDefault="00111B7B" w:rsidP="00111B7B">
      <w:pPr>
        <w:tabs>
          <w:tab w:val="left" w:pos="720"/>
          <w:tab w:val="left" w:pos="1440"/>
          <w:tab w:val="left" w:pos="2160"/>
        </w:tabs>
        <w:ind w:left="1440" w:hanging="720"/>
      </w:pPr>
      <w:r>
        <w:t>2.</w:t>
      </w:r>
      <w:r>
        <w:tab/>
        <w:t>The second payment must be submitted at least twelve (12) months prior to the License expiration date, unless otherwise mandated by the State Licensing Authority or the Division.</w:t>
      </w:r>
    </w:p>
    <w:p w14:paraId="63A9DF84" w14:textId="77777777" w:rsidR="00111B7B" w:rsidRDefault="00111B7B" w:rsidP="00111B7B">
      <w:pPr>
        <w:tabs>
          <w:tab w:val="left" w:pos="720"/>
          <w:tab w:val="left" w:pos="1440"/>
          <w:tab w:val="left" w:pos="2160"/>
        </w:tabs>
        <w:ind w:left="1440" w:hanging="720"/>
      </w:pPr>
      <w:r>
        <w:lastRenderedPageBreak/>
        <w:t>3.</w:t>
      </w:r>
      <w:r>
        <w:tab/>
        <w:t xml:space="preserve">Failure to timely submit the second payment at least twelve (12) months prior to expiration shall result in </w:t>
      </w:r>
      <w:sdt>
        <w:sdtPr>
          <w:tag w:val="goog_rdk_930"/>
          <w:id w:val="-1673905501"/>
        </w:sdtPr>
        <w:sdtContent>
          <w:sdt>
            <w:sdtPr>
              <w:tag w:val="goog_rdk_931"/>
              <w:id w:val="-772924133"/>
            </w:sdtPr>
            <w:sdtContent>
              <w:ins w:id="789" w:author="Author">
                <w:r>
                  <w:t>a late fee, pursuant</w:t>
                </w:r>
              </w:ins>
            </w:sdtContent>
          </w:sdt>
          <w:customXmlInsRangeStart w:id="790" w:author="Author"/>
          <w:sdt>
            <w:sdtPr>
              <w:tag w:val="goog_rdk_932"/>
              <w:id w:val="360449374"/>
            </w:sdtPr>
            <w:sdtContent>
              <w:customXmlInsRangeEnd w:id="790"/>
              <w:ins w:id="791" w:author="Author">
                <w:r>
                  <w:t xml:space="preserve"> </w:t>
                </w:r>
              </w:ins>
              <w:customXmlInsRangeStart w:id="792" w:author="Author"/>
            </w:sdtContent>
          </w:sdt>
          <w:customXmlInsRangeEnd w:id="792"/>
          <w:customXmlInsRangeStart w:id="793" w:author="Author"/>
          <w:sdt>
            <w:sdtPr>
              <w:tag w:val="goog_rdk_933"/>
              <w:id w:val="1495744418"/>
            </w:sdtPr>
            <w:sdtContent>
              <w:customXmlInsRangeEnd w:id="793"/>
              <w:ins w:id="794" w:author="Author">
                <w:r>
                  <w:t>to Rule 2-140(B)</w:t>
                </w:r>
              </w:ins>
              <w:customXmlInsRangeStart w:id="795" w:author="Author"/>
            </w:sdtContent>
          </w:sdt>
          <w:customXmlInsRangeEnd w:id="795"/>
          <w:customXmlInsRangeStart w:id="796" w:author="Author"/>
          <w:sdt>
            <w:sdtPr>
              <w:tag w:val="goog_rdk_934"/>
              <w:id w:val="327050966"/>
            </w:sdtPr>
            <w:sdtContent>
              <w:customXmlInsRangeEnd w:id="796"/>
              <w:ins w:id="797" w:author="Author">
                <w:r>
                  <w:t xml:space="preserve">, and </w:t>
                </w:r>
              </w:ins>
              <w:customXmlInsRangeStart w:id="798" w:author="Author"/>
            </w:sdtContent>
          </w:sdt>
          <w:customXmlInsRangeEnd w:id="798"/>
        </w:sdtContent>
      </w:sdt>
      <w:r>
        <w:t>disciplinary action, which may include an administrative action, fine, suspension, or revocation of the License.</w:t>
      </w:r>
    </w:p>
    <w:p w14:paraId="06F0A984" w14:textId="77777777" w:rsidR="00111B7B" w:rsidRDefault="00111B7B" w:rsidP="00111B7B">
      <w:pPr>
        <w:tabs>
          <w:tab w:val="left" w:pos="720"/>
          <w:tab w:val="left" w:pos="1440"/>
          <w:tab w:val="left" w:pos="2160"/>
        </w:tabs>
        <w:ind w:left="720" w:hanging="720"/>
      </w:pPr>
      <w:r>
        <w:t>E.</w:t>
      </w:r>
      <w:r>
        <w:tab/>
      </w:r>
      <w:r>
        <w:rPr>
          <w:u w:val="single"/>
        </w:rPr>
        <w:t>Unified Application Fees</w:t>
      </w:r>
      <w:r>
        <w:t>. Licensees opting to utilize a Unified Application will receive a $100.00 reduction from the initial application fee in this Rule 2-115 for each License included in the Unified Application.</w:t>
      </w:r>
    </w:p>
    <w:p w14:paraId="59A3E945" w14:textId="77777777" w:rsidR="00111B7B" w:rsidRDefault="00111B7B" w:rsidP="00111B7B">
      <w:pPr>
        <w:tabs>
          <w:tab w:val="left" w:pos="720"/>
          <w:tab w:val="left" w:pos="1440"/>
          <w:tab w:val="left" w:pos="2160"/>
        </w:tabs>
        <w:ind w:left="1440" w:hanging="720"/>
      </w:pPr>
      <w:r>
        <w:t>1.</w:t>
      </w:r>
      <w:r>
        <w:tab/>
      </w:r>
      <w:r>
        <w:rPr>
          <w:u w:val="single"/>
        </w:rPr>
        <w:t>Medical Marijuana Business Licenses</w:t>
      </w:r>
      <w:r>
        <w:t>. This reduction will be applied to the first payment due at application reflected in Rule 2-115(B) for initial Medical Marijuana Business License applications.</w:t>
      </w:r>
    </w:p>
    <w:p w14:paraId="0038DE60" w14:textId="77777777" w:rsidR="00111B7B" w:rsidRDefault="00111B7B" w:rsidP="00111B7B">
      <w:pPr>
        <w:tabs>
          <w:tab w:val="left" w:pos="720"/>
          <w:tab w:val="left" w:pos="1440"/>
          <w:tab w:val="left" w:pos="2160"/>
        </w:tabs>
        <w:ind w:left="1440" w:hanging="720"/>
      </w:pPr>
      <w:r>
        <w:t>2.</w:t>
      </w:r>
      <w:r>
        <w:tab/>
      </w:r>
      <w:r>
        <w:rPr>
          <w:u w:val="single"/>
        </w:rPr>
        <w:t>Retail Marijuana Business Licenses</w:t>
      </w:r>
      <w:r>
        <w:t>. This reduction will be split evenly ($50.00 each) and applied to the first payment due at application reflected in Rule 2-115(C)(1) and the local portion of the application fee in Rule 2-115(C)(2) for initial Retail Marijuana Business License applications.</w:t>
      </w:r>
    </w:p>
    <w:p w14:paraId="20B7C857" w14:textId="77777777" w:rsidR="00111B7B" w:rsidRDefault="00111B7B" w:rsidP="00111B7B">
      <w:pPr>
        <w:pStyle w:val="Heading4"/>
      </w:pPr>
      <w:r>
        <w:t>Basis and Purpose – 2-120</w:t>
      </w:r>
    </w:p>
    <w:p w14:paraId="458D85AD" w14:textId="77777777" w:rsidR="00111B7B" w:rsidRDefault="00111B7B" w:rsidP="00111B7B">
      <w:pPr>
        <w:tabs>
          <w:tab w:val="left" w:pos="720"/>
          <w:tab w:val="left" w:pos="1440"/>
        </w:tabs>
      </w:pPr>
      <w: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this rule is to establish fees required for applications, renewals, licenses, permits, and other fees required to accompany applications and submissions to the Division.</w:t>
      </w:r>
    </w:p>
    <w:p w14:paraId="614E1E6E" w14:textId="77777777" w:rsidR="00111B7B" w:rsidRDefault="00111B7B" w:rsidP="00111B7B">
      <w:pPr>
        <w:pStyle w:val="Heading4"/>
      </w:pPr>
      <w:r>
        <w:t>2-120 – Permit Fees</w:t>
      </w:r>
    </w:p>
    <w:p w14:paraId="0CF240F9" w14:textId="77777777" w:rsidR="00111B7B" w:rsidRDefault="00111B7B" w:rsidP="00111B7B">
      <w:pPr>
        <w:tabs>
          <w:tab w:val="left" w:pos="720"/>
          <w:tab w:val="left" w:pos="1440"/>
          <w:tab w:val="left" w:pos="2160"/>
        </w:tabs>
        <w:ind w:left="720" w:hanging="720"/>
      </w:pPr>
      <w:r>
        <w:t>A.</w:t>
      </w:r>
      <w:r>
        <w:tab/>
        <w:t>The following fees apply to permits issued by the State Licensing Authority or the Division and are due at the time of application.</w:t>
      </w:r>
    </w:p>
    <w:p w14:paraId="44B35039" w14:textId="77777777" w:rsidR="00111B7B" w:rsidRDefault="00111B7B" w:rsidP="00111B7B">
      <w:pPr>
        <w:spacing w:before="160" w:after="160" w:line="278" w:lineRule="auto"/>
      </w:pPr>
      <w:bookmarkStart w:id="799" w:name="_heading=h.ix4zy9qniy7z" w:colFirst="0" w:colLast="0"/>
      <w:bookmarkEnd w:id="799"/>
      <w:r>
        <w:rPr>
          <w:b/>
          <w:bCs/>
        </w:rPr>
        <w:t>2-120(A) 1</w:t>
      </w:r>
    </w:p>
    <w:tbl>
      <w:tblPr>
        <w:tblW w:w="9360" w:type="dxa"/>
        <w:tblInd w:w="-90" w:type="dxa"/>
        <w:tblLayout w:type="fixed"/>
        <w:tblLook w:val="0000" w:firstRow="0" w:lastRow="0" w:firstColumn="0" w:lastColumn="0" w:noHBand="0" w:noVBand="0"/>
      </w:tblPr>
      <w:tblGrid>
        <w:gridCol w:w="4680"/>
        <w:gridCol w:w="4680"/>
      </w:tblGrid>
      <w:tr w:rsidR="00111B7B" w14:paraId="09A0A887" w14:textId="77777777" w:rsidTr="00F35594">
        <w:trPr>
          <w:cantSplit/>
          <w:trHeight w:val="576"/>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19644A" w14:textId="77777777" w:rsidR="00111B7B" w:rsidRDefault="00111B7B" w:rsidP="00F35594">
            <w:pPr>
              <w:spacing w:before="0" w:line="278" w:lineRule="auto"/>
              <w:rPr>
                <w:u w:val="single"/>
              </w:rPr>
            </w:pPr>
            <w:r>
              <w:rPr>
                <w:b/>
                <w:bCs/>
                <w:color w:val="000000"/>
                <w:u w:val="single"/>
              </w:rPr>
              <w:t>License Type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292C99" w14:textId="77777777" w:rsidR="00111B7B" w:rsidRDefault="00111B7B" w:rsidP="00F35594">
            <w:pPr>
              <w:spacing w:before="0" w:line="278" w:lineRule="auto"/>
              <w:jc w:val="center"/>
              <w:rPr>
                <w:u w:val="single"/>
              </w:rPr>
            </w:pPr>
            <w:r>
              <w:rPr>
                <w:b/>
                <w:bCs/>
                <w:color w:val="000000"/>
                <w:u w:val="single"/>
              </w:rPr>
              <w:t>Total Due at Application</w:t>
            </w:r>
          </w:p>
        </w:tc>
      </w:tr>
      <w:tr w:rsidR="00111B7B" w14:paraId="232C0825"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6DE655" w14:textId="77777777" w:rsidR="00111B7B" w:rsidRDefault="00111B7B" w:rsidP="00F35594">
            <w:pPr>
              <w:spacing w:before="0" w:line="278" w:lineRule="auto"/>
            </w:pPr>
            <w:r>
              <w:rPr>
                <w:color w:val="000000"/>
              </w:rPr>
              <w:t>Transition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38"/>
              <w:id w:val="-1086118042"/>
            </w:sdtPr>
            <w:sdtContent>
              <w:p w14:paraId="5A2A39EC" w14:textId="77777777" w:rsidR="00111B7B" w:rsidRDefault="00000000" w:rsidP="00F35594">
                <w:pPr>
                  <w:spacing w:before="0" w:line="278" w:lineRule="auto"/>
                  <w:jc w:val="center"/>
                  <w:rPr>
                    <w:ins w:id="800" w:author="Author"/>
                  </w:rPr>
                </w:pPr>
                <w:sdt>
                  <w:sdtPr>
                    <w:tag w:val="goog_rdk_936"/>
                    <w:id w:val="93600174"/>
                  </w:sdtPr>
                  <w:sdtContent>
                    <w:sdt>
                      <w:sdtPr>
                        <w:tag w:val="goog_rdk_937"/>
                        <w:id w:val="1563188466"/>
                      </w:sdtPr>
                      <w:sdtContent>
                        <w:ins w:id="801" w:author="Author">
                          <w:r w:rsidR="00111B7B">
                            <w:t>$379.00</w:t>
                          </w:r>
                        </w:ins>
                      </w:sdtContent>
                    </w:sdt>
                  </w:sdtContent>
                </w:sdt>
              </w:p>
            </w:sdtContent>
          </w:sdt>
          <w:p w14:paraId="20FCF412" w14:textId="77777777" w:rsidR="00111B7B" w:rsidRDefault="00000000" w:rsidP="00F35594">
            <w:pPr>
              <w:spacing w:before="0" w:line="278" w:lineRule="auto"/>
              <w:jc w:val="center"/>
            </w:pPr>
            <w:sdt>
              <w:sdtPr>
                <w:tag w:val="goog_rdk_940"/>
                <w:id w:val="674424660"/>
              </w:sdtPr>
              <w:sdtContent>
                <w:del w:id="802" w:author="Author">
                  <w:r w:rsidR="00111B7B">
                    <w:rPr>
                      <w:color w:val="000000"/>
                    </w:rPr>
                    <w:delText>$370.00</w:delText>
                  </w:r>
                </w:del>
              </w:sdtContent>
            </w:sdt>
          </w:p>
        </w:tc>
      </w:tr>
      <w:tr w:rsidR="00111B7B" w14:paraId="0C1B0FBE"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41305B" w14:textId="77777777" w:rsidR="00111B7B" w:rsidRDefault="00111B7B" w:rsidP="00F35594">
            <w:pPr>
              <w:spacing w:before="0" w:line="278" w:lineRule="auto"/>
            </w:pPr>
            <w:r>
              <w:rPr>
                <w:color w:val="000000"/>
              </w:rPr>
              <w:t>Centralized Distribution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44"/>
              <w:id w:val="772861168"/>
            </w:sdtPr>
            <w:sdtContent>
              <w:p w14:paraId="3EE906C0" w14:textId="77777777" w:rsidR="00111B7B" w:rsidRDefault="00000000" w:rsidP="00F35594">
                <w:pPr>
                  <w:spacing w:before="0" w:line="278" w:lineRule="auto"/>
                  <w:jc w:val="center"/>
                  <w:rPr>
                    <w:ins w:id="803" w:author="Author"/>
                  </w:rPr>
                </w:pPr>
                <w:sdt>
                  <w:sdtPr>
                    <w:tag w:val="goog_rdk_942"/>
                    <w:id w:val="1398957551"/>
                  </w:sdtPr>
                  <w:sdtContent>
                    <w:sdt>
                      <w:sdtPr>
                        <w:tag w:val="goog_rdk_943"/>
                        <w:id w:val="-251700368"/>
                      </w:sdtPr>
                      <w:sdtContent>
                        <w:ins w:id="804" w:author="Author">
                          <w:r w:rsidR="00111B7B">
                            <w:t>$62.00</w:t>
                          </w:r>
                        </w:ins>
                      </w:sdtContent>
                    </w:sdt>
                  </w:sdtContent>
                </w:sdt>
              </w:p>
            </w:sdtContent>
          </w:sdt>
          <w:p w14:paraId="0CB4B89D" w14:textId="77777777" w:rsidR="00111B7B" w:rsidRDefault="00000000" w:rsidP="00F35594">
            <w:pPr>
              <w:spacing w:before="0" w:line="278" w:lineRule="auto"/>
              <w:jc w:val="center"/>
            </w:pPr>
            <w:sdt>
              <w:sdtPr>
                <w:tag w:val="goog_rdk_946"/>
                <w:id w:val="918012496"/>
              </w:sdtPr>
              <w:sdtContent>
                <w:del w:id="805" w:author="Author">
                  <w:r w:rsidR="00111B7B">
                    <w:rPr>
                      <w:color w:val="000000"/>
                    </w:rPr>
                    <w:delText>$60.00</w:delText>
                  </w:r>
                </w:del>
              </w:sdtContent>
            </w:sdt>
          </w:p>
        </w:tc>
      </w:tr>
      <w:tr w:rsidR="00111B7B" w14:paraId="4B81FFFE"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37A20D" w14:textId="77777777" w:rsidR="00111B7B" w:rsidRDefault="00111B7B" w:rsidP="00F35594">
            <w:pPr>
              <w:spacing w:before="0" w:line="278" w:lineRule="auto"/>
            </w:pPr>
            <w:r>
              <w:rPr>
                <w:color w:val="000000"/>
              </w:rPr>
              <w:t>Off-Premises Storage Facility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50"/>
              <w:id w:val="2016515700"/>
            </w:sdtPr>
            <w:sdtContent>
              <w:p w14:paraId="42507EC6" w14:textId="77777777" w:rsidR="00111B7B" w:rsidRDefault="00000000" w:rsidP="00F35594">
                <w:pPr>
                  <w:spacing w:before="0" w:line="278" w:lineRule="auto"/>
                  <w:jc w:val="center"/>
                  <w:rPr>
                    <w:ins w:id="806" w:author="Author"/>
                  </w:rPr>
                </w:pPr>
                <w:sdt>
                  <w:sdtPr>
                    <w:tag w:val="goog_rdk_948"/>
                    <w:id w:val="-87435147"/>
                  </w:sdtPr>
                  <w:sdtContent>
                    <w:sdt>
                      <w:sdtPr>
                        <w:tag w:val="goog_rdk_949"/>
                        <w:id w:val="1612950939"/>
                      </w:sdtPr>
                      <w:sdtContent>
                        <w:ins w:id="807" w:author="Author">
                          <w:r w:rsidR="00111B7B">
                            <w:t>$2,151.00</w:t>
                          </w:r>
                        </w:ins>
                      </w:sdtContent>
                    </w:sdt>
                  </w:sdtContent>
                </w:sdt>
              </w:p>
            </w:sdtContent>
          </w:sdt>
          <w:p w14:paraId="251C58A9" w14:textId="77777777" w:rsidR="00111B7B" w:rsidRDefault="00000000" w:rsidP="00F35594">
            <w:pPr>
              <w:spacing w:before="0" w:line="278" w:lineRule="auto"/>
              <w:jc w:val="center"/>
            </w:pPr>
            <w:sdt>
              <w:sdtPr>
                <w:tag w:val="goog_rdk_952"/>
                <w:id w:val="-1215038718"/>
              </w:sdtPr>
              <w:sdtContent>
                <w:del w:id="808" w:author="Author">
                  <w:r w:rsidR="00111B7B">
                    <w:rPr>
                      <w:color w:val="000000"/>
                    </w:rPr>
                    <w:delText>$2,100.00</w:delText>
                  </w:r>
                </w:del>
              </w:sdtContent>
            </w:sdt>
          </w:p>
        </w:tc>
      </w:tr>
      <w:tr w:rsidR="00111B7B" w14:paraId="29CDBA4B"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46A0BE" w14:textId="77777777" w:rsidR="00111B7B" w:rsidRDefault="00111B7B" w:rsidP="00F35594">
            <w:pPr>
              <w:spacing w:before="0" w:line="278" w:lineRule="auto"/>
            </w:pPr>
            <w:r>
              <w:rPr>
                <w:color w:val="000000"/>
              </w:rPr>
              <w:lastRenderedPageBreak/>
              <w:t>R&amp;D Co-Location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56"/>
              <w:id w:val="1698835670"/>
            </w:sdtPr>
            <w:sdtContent>
              <w:p w14:paraId="11918154" w14:textId="77777777" w:rsidR="00111B7B" w:rsidRDefault="00000000" w:rsidP="00F35594">
                <w:pPr>
                  <w:spacing w:before="0" w:line="278" w:lineRule="auto"/>
                  <w:jc w:val="center"/>
                  <w:rPr>
                    <w:ins w:id="809" w:author="Author"/>
                  </w:rPr>
                </w:pPr>
                <w:sdt>
                  <w:sdtPr>
                    <w:tag w:val="goog_rdk_954"/>
                    <w:id w:val="2030116574"/>
                  </w:sdtPr>
                  <w:sdtContent>
                    <w:sdt>
                      <w:sdtPr>
                        <w:tag w:val="goog_rdk_955"/>
                        <w:id w:val="-577565624"/>
                      </w:sdtPr>
                      <w:sdtContent>
                        <w:ins w:id="810" w:author="Author">
                          <w:r w:rsidR="00111B7B">
                            <w:t>$113.00</w:t>
                          </w:r>
                        </w:ins>
                      </w:sdtContent>
                    </w:sdt>
                  </w:sdtContent>
                </w:sdt>
              </w:p>
            </w:sdtContent>
          </w:sdt>
          <w:p w14:paraId="161B2100" w14:textId="77777777" w:rsidR="00111B7B" w:rsidRDefault="00000000" w:rsidP="00F35594">
            <w:pPr>
              <w:spacing w:before="0" w:line="278" w:lineRule="auto"/>
              <w:jc w:val="center"/>
            </w:pPr>
            <w:sdt>
              <w:sdtPr>
                <w:tag w:val="goog_rdk_958"/>
                <w:id w:val="1908888288"/>
              </w:sdtPr>
              <w:sdtContent>
                <w:del w:id="811" w:author="Author">
                  <w:r w:rsidR="00111B7B">
                    <w:rPr>
                      <w:color w:val="000000"/>
                    </w:rPr>
                    <w:delText>$110.00</w:delText>
                  </w:r>
                </w:del>
              </w:sdtContent>
            </w:sdt>
          </w:p>
        </w:tc>
      </w:tr>
    </w:tbl>
    <w:p w14:paraId="5470990D" w14:textId="77777777" w:rsidR="00111B7B" w:rsidRDefault="00111B7B" w:rsidP="00111B7B">
      <w:pPr>
        <w:tabs>
          <w:tab w:val="left" w:pos="720"/>
          <w:tab w:val="left" w:pos="1440"/>
          <w:tab w:val="left" w:pos="2160"/>
        </w:tabs>
        <w:ind w:left="720" w:hanging="720"/>
      </w:pPr>
      <w:r>
        <w:t>B.</w:t>
      </w:r>
      <w:r>
        <w:tab/>
      </w:r>
      <w:r>
        <w:rPr>
          <w:u w:val="single"/>
        </w:rPr>
        <w:t>Delivery Permit Fees</w:t>
      </w:r>
      <w:r>
        <w:t>.</w:t>
      </w:r>
    </w:p>
    <w:p w14:paraId="7EAC5E56" w14:textId="77777777" w:rsidR="00111B7B" w:rsidRDefault="00111B7B" w:rsidP="00111B7B">
      <w:pPr>
        <w:tabs>
          <w:tab w:val="left" w:pos="720"/>
          <w:tab w:val="left" w:pos="1440"/>
          <w:tab w:val="left" w:pos="2160"/>
        </w:tabs>
        <w:ind w:left="1440" w:hanging="720"/>
      </w:pPr>
      <w:r>
        <w:t>1.</w:t>
      </w:r>
      <w:r>
        <w:tab/>
        <w:t>The following fees apply to delivery permits issued by the State Licensing Authority or the Division.</w:t>
      </w:r>
    </w:p>
    <w:p w14:paraId="35AC088C" w14:textId="77777777" w:rsidR="00111B7B" w:rsidRDefault="00111B7B" w:rsidP="00111B7B">
      <w:pPr>
        <w:spacing w:before="160" w:after="160" w:line="278" w:lineRule="auto"/>
      </w:pPr>
      <w:bookmarkStart w:id="812" w:name="_heading=h.8rx3rv58p4kr" w:colFirst="0" w:colLast="0"/>
      <w:bookmarkEnd w:id="812"/>
      <w:r>
        <w:rPr>
          <w:b/>
          <w:bCs/>
        </w:rPr>
        <w:t>2-120(B) 1</w:t>
      </w:r>
    </w:p>
    <w:tbl>
      <w:tblPr>
        <w:tblW w:w="9360" w:type="dxa"/>
        <w:tblInd w:w="-90" w:type="dxa"/>
        <w:tblLayout w:type="fixed"/>
        <w:tblLook w:val="0000" w:firstRow="0" w:lastRow="0" w:firstColumn="0" w:lastColumn="0" w:noHBand="0" w:noVBand="0"/>
      </w:tblPr>
      <w:tblGrid>
        <w:gridCol w:w="3120"/>
        <w:gridCol w:w="3120"/>
        <w:gridCol w:w="3120"/>
      </w:tblGrid>
      <w:tr w:rsidR="00111B7B" w14:paraId="74F3D581" w14:textId="77777777" w:rsidTr="00F35594">
        <w:trPr>
          <w:cantSplit/>
          <w:trHeight w:val="576"/>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D0ADB7" w14:textId="77777777" w:rsidR="00111B7B" w:rsidRDefault="00111B7B" w:rsidP="00F35594">
            <w:pPr>
              <w:spacing w:before="0" w:line="278" w:lineRule="auto"/>
              <w:rPr>
                <w:u w:val="single"/>
              </w:rPr>
            </w:pPr>
            <w:r>
              <w:rPr>
                <w:b/>
                <w:bCs/>
                <w:u w:val="single"/>
              </w:rPr>
              <w:t>License Type</w:t>
            </w:r>
            <w:bookmarkStart w:id="813" w:name="bookmark=id.x1c6qyaarcj7" w:colFirst="0" w:colLast="0"/>
            <w:bookmarkEnd w:id="813"/>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A50A91" w14:textId="77777777" w:rsidR="00111B7B" w:rsidRDefault="00111B7B" w:rsidP="00F35594">
            <w:pPr>
              <w:spacing w:before="0" w:line="278" w:lineRule="auto"/>
              <w:jc w:val="center"/>
              <w:rPr>
                <w:u w:val="single"/>
              </w:rPr>
            </w:pPr>
            <w:r>
              <w:rPr>
                <w:b/>
                <w:bCs/>
                <w:u w:val="single"/>
              </w:rPr>
              <w:t>1st Payment</w:t>
            </w:r>
          </w:p>
          <w:p w14:paraId="31932249" w14:textId="77777777" w:rsidR="00111B7B" w:rsidRDefault="00111B7B" w:rsidP="00F35594">
            <w:pPr>
              <w:spacing w:before="0" w:line="278" w:lineRule="auto"/>
              <w:jc w:val="center"/>
              <w:rPr>
                <w:u w:val="single"/>
              </w:rPr>
            </w:pPr>
            <w:r>
              <w:rPr>
                <w:i/>
                <w:iCs/>
              </w:rPr>
              <w:t>Due at Application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71A8A" w14:textId="77777777" w:rsidR="00111B7B" w:rsidRDefault="00111B7B" w:rsidP="00F35594">
            <w:pPr>
              <w:spacing w:before="0" w:line="278" w:lineRule="auto"/>
              <w:jc w:val="center"/>
              <w:rPr>
                <w:u w:val="single"/>
              </w:rPr>
            </w:pPr>
            <w:r>
              <w:rPr>
                <w:b/>
                <w:bCs/>
                <w:u w:val="single"/>
              </w:rPr>
              <w:t>2nd Payment</w:t>
            </w:r>
          </w:p>
          <w:p w14:paraId="63E22009" w14:textId="77777777" w:rsidR="00111B7B" w:rsidRDefault="00111B7B" w:rsidP="00F35594">
            <w:pPr>
              <w:spacing w:before="0" w:line="278" w:lineRule="auto"/>
              <w:jc w:val="center"/>
              <w:rPr>
                <w:u w:val="single"/>
              </w:rPr>
            </w:pPr>
            <w:r>
              <w:rPr>
                <w:i/>
                <w:iCs/>
              </w:rPr>
              <w:t>Due 12 months prior to expiration</w:t>
            </w:r>
          </w:p>
        </w:tc>
      </w:tr>
      <w:tr w:rsidR="00111B7B" w14:paraId="24019209" w14:textId="77777777" w:rsidTr="00F35594">
        <w:trPr>
          <w:cantSplit/>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52A6B4" w14:textId="77777777" w:rsidR="00111B7B" w:rsidRDefault="00111B7B" w:rsidP="00F35594">
            <w:pPr>
              <w:spacing w:before="0" w:line="278" w:lineRule="auto"/>
            </w:pPr>
            <w:r>
              <w:t>Delivery Permit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62"/>
              <w:id w:val="174479050"/>
            </w:sdtPr>
            <w:sdtContent>
              <w:p w14:paraId="02D23683" w14:textId="77777777" w:rsidR="00111B7B" w:rsidRDefault="00000000" w:rsidP="00F35594">
                <w:pPr>
                  <w:spacing w:before="0" w:line="278" w:lineRule="auto"/>
                  <w:jc w:val="center"/>
                  <w:rPr>
                    <w:ins w:id="814" w:author="Author"/>
                  </w:rPr>
                </w:pPr>
                <w:sdt>
                  <w:sdtPr>
                    <w:tag w:val="goog_rdk_960"/>
                    <w:id w:val="1688218777"/>
                  </w:sdtPr>
                  <w:sdtContent>
                    <w:sdt>
                      <w:sdtPr>
                        <w:tag w:val="goog_rdk_961"/>
                        <w:id w:val="-1181780780"/>
                      </w:sdtPr>
                      <w:sdtContent>
                        <w:ins w:id="815" w:author="Author">
                          <w:r w:rsidR="00111B7B">
                            <w:t>$1,250.00</w:t>
                          </w:r>
                        </w:ins>
                      </w:sdtContent>
                    </w:sdt>
                  </w:sdtContent>
                </w:sdt>
              </w:p>
            </w:sdtContent>
          </w:sdt>
          <w:p w14:paraId="55820160" w14:textId="77777777" w:rsidR="00111B7B" w:rsidRDefault="00000000" w:rsidP="00F35594">
            <w:pPr>
              <w:spacing w:before="0" w:line="278" w:lineRule="auto"/>
              <w:jc w:val="center"/>
            </w:pPr>
            <w:sdt>
              <w:sdtPr>
                <w:tag w:val="goog_rdk_964"/>
                <w:id w:val="1991389696"/>
              </w:sdtPr>
              <w:sdtContent>
                <w:del w:id="816" w:author="Author">
                  <w:r w:rsidR="00111B7B">
                    <w:delText>$5,515.00</w:delText>
                  </w:r>
                </w:del>
              </w:sdtContent>
            </w:sdt>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68"/>
              <w:id w:val="-856220755"/>
            </w:sdtPr>
            <w:sdtContent>
              <w:p w14:paraId="777BAC25" w14:textId="77777777" w:rsidR="00111B7B" w:rsidRDefault="00000000" w:rsidP="00F35594">
                <w:pPr>
                  <w:spacing w:before="0" w:line="278" w:lineRule="auto"/>
                  <w:jc w:val="center"/>
                  <w:rPr>
                    <w:ins w:id="817" w:author="Author"/>
                  </w:rPr>
                </w:pPr>
                <w:sdt>
                  <w:sdtPr>
                    <w:tag w:val="goog_rdk_966"/>
                    <w:id w:val="936319328"/>
                  </w:sdtPr>
                  <w:sdtContent>
                    <w:sdt>
                      <w:sdtPr>
                        <w:tag w:val="goog_rdk_967"/>
                        <w:id w:val="-261104989"/>
                      </w:sdtPr>
                      <w:sdtContent>
                        <w:ins w:id="818" w:author="Author">
                          <w:r w:rsidR="00111B7B">
                            <w:t>$1,250.00</w:t>
                          </w:r>
                        </w:ins>
                      </w:sdtContent>
                    </w:sdt>
                  </w:sdtContent>
                </w:sdt>
              </w:p>
            </w:sdtContent>
          </w:sdt>
          <w:p w14:paraId="5E880A57" w14:textId="77777777" w:rsidR="00111B7B" w:rsidRDefault="00000000" w:rsidP="00F35594">
            <w:pPr>
              <w:spacing w:before="0" w:line="278" w:lineRule="auto"/>
              <w:jc w:val="center"/>
            </w:pPr>
            <w:sdt>
              <w:sdtPr>
                <w:tag w:val="goog_rdk_970"/>
                <w:id w:val="-1055862545"/>
              </w:sdtPr>
              <w:sdtContent>
                <w:del w:id="819" w:author="Author">
                  <w:r w:rsidR="00111B7B">
                    <w:delText>$5,515.00</w:delText>
                  </w:r>
                </w:del>
              </w:sdtContent>
            </w:sdt>
          </w:p>
        </w:tc>
      </w:tr>
      <w:tr w:rsidR="00111B7B" w14:paraId="618A1A87" w14:textId="77777777" w:rsidTr="00F35594">
        <w:trPr>
          <w:cantSplit/>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4C225B" w14:textId="77777777" w:rsidR="00111B7B" w:rsidRDefault="00111B7B" w:rsidP="00F35594">
            <w:pPr>
              <w:spacing w:before="0" w:line="278" w:lineRule="auto"/>
            </w:pPr>
            <w:r>
              <w:t>Delivery Permit Renewal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74"/>
              <w:id w:val="-614537333"/>
            </w:sdtPr>
            <w:sdtContent>
              <w:p w14:paraId="62CEFB03" w14:textId="77777777" w:rsidR="00111B7B" w:rsidRDefault="00000000" w:rsidP="00F35594">
                <w:pPr>
                  <w:spacing w:before="0" w:line="278" w:lineRule="auto"/>
                  <w:jc w:val="center"/>
                  <w:rPr>
                    <w:ins w:id="820" w:author="Author"/>
                  </w:rPr>
                </w:pPr>
                <w:sdt>
                  <w:sdtPr>
                    <w:tag w:val="goog_rdk_972"/>
                    <w:id w:val="1435114800"/>
                  </w:sdtPr>
                  <w:sdtContent>
                    <w:sdt>
                      <w:sdtPr>
                        <w:tag w:val="goog_rdk_973"/>
                        <w:id w:val="349800280"/>
                      </w:sdtPr>
                      <w:sdtContent>
                        <w:ins w:id="821" w:author="Author">
                          <w:r w:rsidR="00111B7B">
                            <w:t>$1,000.00</w:t>
                          </w:r>
                        </w:ins>
                      </w:sdtContent>
                    </w:sdt>
                  </w:sdtContent>
                </w:sdt>
              </w:p>
            </w:sdtContent>
          </w:sdt>
          <w:p w14:paraId="398088F8" w14:textId="77777777" w:rsidR="00111B7B" w:rsidRDefault="00000000" w:rsidP="00F35594">
            <w:pPr>
              <w:spacing w:before="0" w:line="278" w:lineRule="auto"/>
              <w:jc w:val="center"/>
            </w:pPr>
            <w:sdt>
              <w:sdtPr>
                <w:tag w:val="goog_rdk_976"/>
                <w:id w:val="471575217"/>
              </w:sdtPr>
              <w:sdtContent>
                <w:del w:id="822" w:author="Author">
                  <w:r w:rsidR="00111B7B">
                    <w:delText>$2,785.00</w:delText>
                  </w:r>
                </w:del>
              </w:sdtContent>
            </w:sdt>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980"/>
              <w:id w:val="1719227793"/>
            </w:sdtPr>
            <w:sdtContent>
              <w:p w14:paraId="131354A2" w14:textId="77777777" w:rsidR="00111B7B" w:rsidRDefault="00000000" w:rsidP="00F35594">
                <w:pPr>
                  <w:spacing w:before="0" w:line="278" w:lineRule="auto"/>
                  <w:jc w:val="center"/>
                  <w:rPr>
                    <w:ins w:id="823" w:author="Author"/>
                  </w:rPr>
                </w:pPr>
                <w:sdt>
                  <w:sdtPr>
                    <w:tag w:val="goog_rdk_978"/>
                    <w:id w:val="1386242995"/>
                  </w:sdtPr>
                  <w:sdtContent>
                    <w:sdt>
                      <w:sdtPr>
                        <w:tag w:val="goog_rdk_979"/>
                        <w:id w:val="-362184104"/>
                      </w:sdtPr>
                      <w:sdtContent>
                        <w:ins w:id="824" w:author="Author">
                          <w:r w:rsidR="00111B7B">
                            <w:t>$1,000.00</w:t>
                          </w:r>
                        </w:ins>
                      </w:sdtContent>
                    </w:sdt>
                  </w:sdtContent>
                </w:sdt>
              </w:p>
            </w:sdtContent>
          </w:sdt>
          <w:p w14:paraId="67A289B7" w14:textId="77777777" w:rsidR="00111B7B" w:rsidRDefault="00000000" w:rsidP="00F35594">
            <w:pPr>
              <w:spacing w:before="0" w:line="278" w:lineRule="auto"/>
              <w:jc w:val="center"/>
            </w:pPr>
            <w:sdt>
              <w:sdtPr>
                <w:tag w:val="goog_rdk_982"/>
                <w:id w:val="51870300"/>
              </w:sdtPr>
              <w:sdtContent>
                <w:del w:id="825" w:author="Author">
                  <w:r w:rsidR="00111B7B">
                    <w:delText>$2,785.00</w:delText>
                  </w:r>
                </w:del>
              </w:sdtContent>
            </w:sdt>
          </w:p>
        </w:tc>
      </w:tr>
    </w:tbl>
    <w:p w14:paraId="0A28A036" w14:textId="77777777" w:rsidR="00111B7B" w:rsidRDefault="00111B7B" w:rsidP="00111B7B">
      <w:pPr>
        <w:tabs>
          <w:tab w:val="left" w:pos="720"/>
          <w:tab w:val="left" w:pos="1440"/>
          <w:tab w:val="left" w:pos="2160"/>
        </w:tabs>
        <w:ind w:left="1440" w:hanging="720"/>
      </w:pPr>
      <w:r>
        <w:t>2.</w:t>
      </w:r>
      <w:r>
        <w:tab/>
      </w:r>
      <w:r>
        <w:rPr>
          <w:u w:val="single"/>
        </w:rPr>
        <w:t>When Fees Are Due</w:t>
      </w:r>
      <w:r>
        <w:t>. The fees reflected in subparagraph (B)(1) must be paid as follows.</w:t>
      </w:r>
    </w:p>
    <w:p w14:paraId="5396F20F" w14:textId="77777777" w:rsidR="00111B7B" w:rsidRDefault="00111B7B" w:rsidP="00111B7B">
      <w:pPr>
        <w:tabs>
          <w:tab w:val="left" w:pos="720"/>
          <w:tab w:val="left" w:pos="1440"/>
          <w:tab w:val="left" w:pos="2160"/>
        </w:tabs>
        <w:ind w:left="2160" w:hanging="720"/>
      </w:pPr>
      <w:r>
        <w:t>a.</w:t>
      </w:r>
      <w:r>
        <w:tab/>
        <w:t>The first payment must be submitted with the application.</w:t>
      </w:r>
    </w:p>
    <w:p w14:paraId="60D11D5D" w14:textId="77777777" w:rsidR="00111B7B" w:rsidRDefault="00111B7B" w:rsidP="00111B7B">
      <w:pPr>
        <w:tabs>
          <w:tab w:val="left" w:pos="720"/>
          <w:tab w:val="left" w:pos="1440"/>
          <w:tab w:val="left" w:pos="2160"/>
        </w:tabs>
        <w:ind w:left="2160" w:hanging="720"/>
      </w:pPr>
      <w:r>
        <w:t>b.</w:t>
      </w:r>
      <w:r>
        <w:tab/>
        <w:t>The second payment must be submitted at least twelve (12) months prior to the permit expiration date, unless otherwise mandated by the State Licensing Authority or the Division.</w:t>
      </w:r>
    </w:p>
    <w:p w14:paraId="5160528C" w14:textId="77777777" w:rsidR="00111B7B" w:rsidRDefault="00111B7B" w:rsidP="00111B7B">
      <w:pPr>
        <w:tabs>
          <w:tab w:val="left" w:pos="720"/>
          <w:tab w:val="left" w:pos="1440"/>
          <w:tab w:val="left" w:pos="2160"/>
        </w:tabs>
        <w:ind w:left="2160" w:hanging="720"/>
      </w:pPr>
      <w:r>
        <w:t>c.</w:t>
      </w:r>
      <w:r>
        <w:tab/>
        <w:t xml:space="preserve">Failure to submit the second payment at least twelve (12) months prior to expiration shall result in </w:t>
      </w:r>
      <w:sdt>
        <w:sdtPr>
          <w:tag w:val="goog_rdk_983"/>
          <w:id w:val="1954490252"/>
        </w:sdtPr>
        <w:sdtContent>
          <w:sdt>
            <w:sdtPr>
              <w:tag w:val="goog_rdk_984"/>
              <w:id w:val="-876757112"/>
            </w:sdtPr>
            <w:sdtContent>
              <w:ins w:id="826" w:author="Author">
                <w:r>
                  <w:t>a late fee, pursuant</w:t>
                </w:r>
              </w:ins>
            </w:sdtContent>
          </w:sdt>
          <w:customXmlInsRangeStart w:id="827" w:author="Author"/>
          <w:sdt>
            <w:sdtPr>
              <w:tag w:val="goog_rdk_985"/>
              <w:id w:val="-873315783"/>
            </w:sdtPr>
            <w:sdtContent>
              <w:customXmlInsRangeEnd w:id="827"/>
              <w:ins w:id="828" w:author="Author">
                <w:r>
                  <w:t xml:space="preserve"> </w:t>
                </w:r>
              </w:ins>
              <w:customXmlInsRangeStart w:id="829" w:author="Author"/>
            </w:sdtContent>
          </w:sdt>
          <w:customXmlInsRangeEnd w:id="829"/>
          <w:customXmlInsRangeStart w:id="830" w:author="Author"/>
          <w:sdt>
            <w:sdtPr>
              <w:tag w:val="goog_rdk_986"/>
              <w:id w:val="-724172626"/>
            </w:sdtPr>
            <w:sdtContent>
              <w:customXmlInsRangeEnd w:id="830"/>
              <w:ins w:id="831" w:author="Author">
                <w:r>
                  <w:t>to Rule 2-140(B)</w:t>
                </w:r>
              </w:ins>
              <w:customXmlInsRangeStart w:id="832" w:author="Author"/>
            </w:sdtContent>
          </w:sdt>
          <w:customXmlInsRangeEnd w:id="832"/>
          <w:customXmlInsRangeStart w:id="833" w:author="Author"/>
          <w:sdt>
            <w:sdtPr>
              <w:tag w:val="goog_rdk_987"/>
              <w:id w:val="-1771159394"/>
            </w:sdtPr>
            <w:sdtContent>
              <w:customXmlInsRangeEnd w:id="833"/>
              <w:ins w:id="834" w:author="Author">
                <w:r>
                  <w:t xml:space="preserve">, and </w:t>
                </w:r>
              </w:ins>
              <w:customXmlInsRangeStart w:id="835" w:author="Author"/>
            </w:sdtContent>
          </w:sdt>
          <w:customXmlInsRangeEnd w:id="835"/>
        </w:sdtContent>
      </w:sdt>
      <w:r>
        <w:t>disciplinary action, which may include an administrative action, fine, suspension, and revocation of the License.</w:t>
      </w:r>
    </w:p>
    <w:p w14:paraId="774BB5EC" w14:textId="77777777" w:rsidR="00111B7B" w:rsidRPr="005757B2" w:rsidRDefault="00111B7B" w:rsidP="00111B7B">
      <w:pPr>
        <w:pStyle w:val="Heading4"/>
      </w:pPr>
      <w:r w:rsidRPr="005757B2">
        <w:t>Basis and Purpose – 2-125</w:t>
      </w:r>
    </w:p>
    <w:p w14:paraId="2E8F229C" w14:textId="77777777" w:rsidR="00111B7B" w:rsidRDefault="00111B7B" w:rsidP="00111B7B">
      <w:pPr>
        <w:tabs>
          <w:tab w:val="left" w:pos="720"/>
          <w:tab w:val="left" w:pos="1440"/>
        </w:tabs>
      </w:pPr>
      <w:r>
        <w:t xml:space="preserve">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this rule is to establish fees </w:t>
      </w:r>
      <w:r>
        <w:lastRenderedPageBreak/>
        <w:t>required for applications, renewals, licenses, permits, and other fees required to accompany applications and submissions to the Division.</w:t>
      </w:r>
    </w:p>
    <w:p w14:paraId="442F8886" w14:textId="77777777" w:rsidR="00111B7B" w:rsidRDefault="00111B7B" w:rsidP="00111B7B">
      <w:pPr>
        <w:pStyle w:val="Heading4"/>
      </w:pPr>
      <w:r>
        <w:t>2-125 – Regulated Marijuana Business License Renewal Fees</w:t>
      </w:r>
    </w:p>
    <w:p w14:paraId="6E954BF4" w14:textId="77777777" w:rsidR="00111B7B" w:rsidRDefault="00111B7B" w:rsidP="00111B7B">
      <w:pPr>
        <w:tabs>
          <w:tab w:val="left" w:pos="720"/>
          <w:tab w:val="left" w:pos="1440"/>
          <w:tab w:val="left" w:pos="2160"/>
        </w:tabs>
        <w:ind w:left="720" w:hanging="720"/>
      </w:pPr>
      <w:r>
        <w:t>A.</w:t>
      </w:r>
      <w:r>
        <w:tab/>
      </w:r>
      <w:r>
        <w:rPr>
          <w:u w:val="single"/>
        </w:rPr>
        <w:t>Medical Marijuana Businesses</w:t>
      </w:r>
      <w:r>
        <w:t>.</w:t>
      </w:r>
    </w:p>
    <w:p w14:paraId="708FB038" w14:textId="77777777" w:rsidR="00111B7B" w:rsidRDefault="00111B7B" w:rsidP="00111B7B">
      <w:pPr>
        <w:tabs>
          <w:tab w:val="left" w:pos="720"/>
          <w:tab w:val="left" w:pos="1440"/>
          <w:tab w:val="left" w:pos="2160"/>
        </w:tabs>
        <w:ind w:left="720" w:hanging="720"/>
      </w:pPr>
      <w:bookmarkStart w:id="836" w:name="_heading=h.b1w4wsmxdqgc" w:colFirst="0" w:colLast="0"/>
      <w:bookmarkEnd w:id="836"/>
      <w:r>
        <w:rPr>
          <w:b/>
          <w:bCs/>
        </w:rPr>
        <w:t>2-125(A) 1</w:t>
      </w:r>
    </w:p>
    <w:tbl>
      <w:tblPr>
        <w:tblW w:w="9360"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08C82D70" w14:textId="77777777" w:rsidTr="00F35594">
        <w:trPr>
          <w:cantSplit/>
          <w:trHeight w:val="1008"/>
          <w:tblHeader/>
        </w:trPr>
        <w:tc>
          <w:tcPr>
            <w:tcW w:w="3600" w:type="dxa"/>
            <w:vAlign w:val="center"/>
          </w:tcPr>
          <w:p w14:paraId="536859CA" w14:textId="77777777" w:rsidR="00111B7B" w:rsidRDefault="00111B7B" w:rsidP="00F35594">
            <w:pPr>
              <w:spacing w:before="0" w:line="278" w:lineRule="auto"/>
              <w:rPr>
                <w:u w:val="single"/>
              </w:rPr>
            </w:pPr>
            <w:r>
              <w:rPr>
                <w:b/>
                <w:bCs/>
                <w:u w:val="single"/>
              </w:rPr>
              <w:t>License Type</w:t>
            </w:r>
          </w:p>
        </w:tc>
        <w:tc>
          <w:tcPr>
            <w:tcW w:w="2880" w:type="dxa"/>
            <w:vAlign w:val="center"/>
          </w:tcPr>
          <w:p w14:paraId="6549878D" w14:textId="77777777" w:rsidR="00111B7B" w:rsidRDefault="00111B7B" w:rsidP="00F35594">
            <w:pPr>
              <w:spacing w:before="0" w:line="278" w:lineRule="auto"/>
              <w:jc w:val="center"/>
              <w:rPr>
                <w:color w:val="000000"/>
                <w:u w:val="single"/>
              </w:rPr>
            </w:pPr>
            <w:r>
              <w:rPr>
                <w:b/>
                <w:bCs/>
                <w:color w:val="000000"/>
                <w:u w:val="single"/>
              </w:rPr>
              <w:t>1st Payment</w:t>
            </w:r>
          </w:p>
          <w:p w14:paraId="50E21F03" w14:textId="77777777" w:rsidR="00111B7B" w:rsidRDefault="00111B7B" w:rsidP="00F35594">
            <w:pPr>
              <w:spacing w:before="0" w:line="278" w:lineRule="auto"/>
              <w:jc w:val="center"/>
              <w:rPr>
                <w:u w:val="single"/>
              </w:rPr>
            </w:pPr>
            <w:r>
              <w:rPr>
                <w:i/>
                <w:iCs/>
              </w:rPr>
              <w:t>Due at Application</w:t>
            </w:r>
          </w:p>
        </w:tc>
        <w:tc>
          <w:tcPr>
            <w:tcW w:w="2880" w:type="dxa"/>
            <w:vAlign w:val="center"/>
          </w:tcPr>
          <w:p w14:paraId="0DCC9A6C" w14:textId="77777777" w:rsidR="00111B7B" w:rsidRDefault="00111B7B" w:rsidP="00F35594">
            <w:pPr>
              <w:spacing w:before="0" w:line="278" w:lineRule="auto"/>
              <w:jc w:val="center"/>
              <w:rPr>
                <w:color w:val="000000"/>
                <w:u w:val="single"/>
              </w:rPr>
            </w:pPr>
            <w:r>
              <w:rPr>
                <w:b/>
                <w:bCs/>
                <w:color w:val="000000"/>
                <w:u w:val="single"/>
              </w:rPr>
              <w:t>2nd Payment</w:t>
            </w:r>
          </w:p>
          <w:p w14:paraId="7D4CDD06" w14:textId="77777777" w:rsidR="00111B7B" w:rsidRDefault="00111B7B" w:rsidP="00F35594">
            <w:pPr>
              <w:spacing w:before="0" w:line="278" w:lineRule="auto"/>
              <w:jc w:val="center"/>
              <w:rPr>
                <w:u w:val="single"/>
              </w:rPr>
            </w:pPr>
            <w:r>
              <w:rPr>
                <w:i/>
                <w:iCs/>
                <w:color w:val="000000"/>
              </w:rPr>
              <w:t>Due 12 months prior to expiration</w:t>
            </w:r>
          </w:p>
        </w:tc>
      </w:tr>
      <w:tr w:rsidR="00111B7B" w14:paraId="6A850423" w14:textId="77777777" w:rsidTr="00F35594">
        <w:trPr>
          <w:cantSplit/>
          <w:trHeight w:val="514"/>
        </w:trPr>
        <w:tc>
          <w:tcPr>
            <w:tcW w:w="3600" w:type="dxa"/>
            <w:vAlign w:val="center"/>
          </w:tcPr>
          <w:p w14:paraId="0283D7B7" w14:textId="77777777" w:rsidR="00111B7B" w:rsidRDefault="00111B7B" w:rsidP="00F35594">
            <w:pPr>
              <w:spacing w:before="120" w:after="120" w:line="276" w:lineRule="auto"/>
            </w:pPr>
            <w:r>
              <w:t>Medical Marijuana Store</w:t>
            </w:r>
          </w:p>
        </w:tc>
        <w:tc>
          <w:tcPr>
            <w:tcW w:w="2880" w:type="dxa"/>
            <w:vAlign w:val="center"/>
          </w:tcPr>
          <w:sdt>
            <w:sdtPr>
              <w:tag w:val="goog_rdk_991"/>
              <w:id w:val="-980425111"/>
            </w:sdtPr>
            <w:sdtContent>
              <w:p w14:paraId="16F73989" w14:textId="77777777" w:rsidR="00111B7B" w:rsidRDefault="00000000" w:rsidP="00F35594">
                <w:pPr>
                  <w:spacing w:before="120" w:after="120" w:line="276" w:lineRule="auto"/>
                  <w:jc w:val="center"/>
                  <w:rPr>
                    <w:ins w:id="837" w:author="Author"/>
                  </w:rPr>
                </w:pPr>
                <w:sdt>
                  <w:sdtPr>
                    <w:tag w:val="goog_rdk_989"/>
                    <w:id w:val="706632716"/>
                  </w:sdtPr>
                  <w:sdtContent>
                    <w:sdt>
                      <w:sdtPr>
                        <w:tag w:val="goog_rdk_990"/>
                        <w:id w:val="727063799"/>
                      </w:sdtPr>
                      <w:sdtContent>
                        <w:ins w:id="838" w:author="Author">
                          <w:r w:rsidR="00111B7B">
                            <w:t>$2,479.00</w:t>
                          </w:r>
                        </w:ins>
                      </w:sdtContent>
                    </w:sdt>
                  </w:sdtContent>
                </w:sdt>
              </w:p>
            </w:sdtContent>
          </w:sdt>
          <w:p w14:paraId="2566FD23" w14:textId="77777777" w:rsidR="00111B7B" w:rsidRDefault="00000000" w:rsidP="00F35594">
            <w:pPr>
              <w:spacing w:before="120" w:after="120" w:line="276" w:lineRule="auto"/>
              <w:jc w:val="center"/>
            </w:pPr>
            <w:sdt>
              <w:sdtPr>
                <w:tag w:val="goog_rdk_993"/>
                <w:id w:val="278471544"/>
              </w:sdtPr>
              <w:sdtContent>
                <w:del w:id="839" w:author="Author">
                  <w:r w:rsidR="00111B7B">
                    <w:delText>$2,420.00</w:delText>
                  </w:r>
                </w:del>
              </w:sdtContent>
            </w:sdt>
          </w:p>
        </w:tc>
        <w:tc>
          <w:tcPr>
            <w:tcW w:w="2880" w:type="dxa"/>
            <w:vAlign w:val="center"/>
          </w:tcPr>
          <w:sdt>
            <w:sdtPr>
              <w:tag w:val="goog_rdk_997"/>
              <w:id w:val="-1386325435"/>
            </w:sdtPr>
            <w:sdtContent>
              <w:p w14:paraId="7B09F350" w14:textId="77777777" w:rsidR="00111B7B" w:rsidRDefault="00000000" w:rsidP="00F35594">
                <w:pPr>
                  <w:spacing w:before="120" w:after="120" w:line="276" w:lineRule="auto"/>
                  <w:jc w:val="center"/>
                  <w:rPr>
                    <w:ins w:id="840" w:author="Author"/>
                  </w:rPr>
                </w:pPr>
                <w:sdt>
                  <w:sdtPr>
                    <w:tag w:val="goog_rdk_995"/>
                    <w:id w:val="-1498086819"/>
                  </w:sdtPr>
                  <w:sdtContent>
                    <w:sdt>
                      <w:sdtPr>
                        <w:tag w:val="goog_rdk_996"/>
                        <w:id w:val="1614341630"/>
                      </w:sdtPr>
                      <w:sdtContent>
                        <w:ins w:id="841" w:author="Author">
                          <w:r w:rsidR="00111B7B">
                            <w:t>$2,479.00</w:t>
                          </w:r>
                        </w:ins>
                      </w:sdtContent>
                    </w:sdt>
                  </w:sdtContent>
                </w:sdt>
              </w:p>
            </w:sdtContent>
          </w:sdt>
          <w:p w14:paraId="47C84ED4" w14:textId="77777777" w:rsidR="00111B7B" w:rsidRDefault="00000000" w:rsidP="00F35594">
            <w:pPr>
              <w:spacing w:before="120" w:after="120" w:line="276" w:lineRule="auto"/>
              <w:jc w:val="center"/>
            </w:pPr>
            <w:sdt>
              <w:sdtPr>
                <w:tag w:val="goog_rdk_999"/>
                <w:id w:val="-169944129"/>
              </w:sdtPr>
              <w:sdtContent>
                <w:del w:id="842" w:author="Author">
                  <w:r w:rsidR="00111B7B">
                    <w:delText>$2,420.00</w:delText>
                  </w:r>
                </w:del>
              </w:sdtContent>
            </w:sdt>
          </w:p>
        </w:tc>
      </w:tr>
      <w:tr w:rsidR="00111B7B" w14:paraId="6813E116" w14:textId="77777777" w:rsidTr="00F35594">
        <w:trPr>
          <w:cantSplit/>
          <w:trHeight w:val="514"/>
        </w:trPr>
        <w:tc>
          <w:tcPr>
            <w:tcW w:w="3600" w:type="dxa"/>
            <w:vAlign w:val="center"/>
          </w:tcPr>
          <w:p w14:paraId="0BFCACDA" w14:textId="77777777" w:rsidR="00111B7B" w:rsidRDefault="00111B7B" w:rsidP="00F35594">
            <w:pPr>
              <w:spacing w:before="120" w:after="120" w:line="276" w:lineRule="auto"/>
            </w:pPr>
            <w:r>
              <w:t>Medical Marijuana Products Manufacturer</w:t>
            </w:r>
          </w:p>
        </w:tc>
        <w:tc>
          <w:tcPr>
            <w:tcW w:w="2880" w:type="dxa"/>
            <w:vAlign w:val="center"/>
          </w:tcPr>
          <w:sdt>
            <w:sdtPr>
              <w:tag w:val="goog_rdk_1003"/>
              <w:id w:val="-550463701"/>
            </w:sdtPr>
            <w:sdtContent>
              <w:p w14:paraId="777FDD84" w14:textId="77777777" w:rsidR="00111B7B" w:rsidRDefault="00000000" w:rsidP="00F35594">
                <w:pPr>
                  <w:spacing w:before="120" w:after="120" w:line="276" w:lineRule="auto"/>
                  <w:jc w:val="center"/>
                  <w:rPr>
                    <w:ins w:id="843" w:author="Author"/>
                  </w:rPr>
                </w:pPr>
                <w:sdt>
                  <w:sdtPr>
                    <w:tag w:val="goog_rdk_1001"/>
                    <w:id w:val="1106383342"/>
                  </w:sdtPr>
                  <w:sdtContent>
                    <w:sdt>
                      <w:sdtPr>
                        <w:tag w:val="goog_rdk_1002"/>
                        <w:id w:val="-431463871"/>
                      </w:sdtPr>
                      <w:sdtContent>
                        <w:ins w:id="844" w:author="Author">
                          <w:r w:rsidR="00111B7B">
                            <w:t>$2,479.00</w:t>
                          </w:r>
                        </w:ins>
                      </w:sdtContent>
                    </w:sdt>
                  </w:sdtContent>
                </w:sdt>
              </w:p>
            </w:sdtContent>
          </w:sdt>
          <w:p w14:paraId="7F62053D" w14:textId="77777777" w:rsidR="00111B7B" w:rsidRDefault="00000000" w:rsidP="00F35594">
            <w:pPr>
              <w:spacing w:before="120" w:after="120" w:line="276" w:lineRule="auto"/>
              <w:jc w:val="center"/>
            </w:pPr>
            <w:sdt>
              <w:sdtPr>
                <w:tag w:val="goog_rdk_1005"/>
                <w:id w:val="-68882464"/>
              </w:sdtPr>
              <w:sdtContent>
                <w:del w:id="845" w:author="Author">
                  <w:r w:rsidR="00111B7B">
                    <w:delText>$2,420.00</w:delText>
                  </w:r>
                </w:del>
              </w:sdtContent>
            </w:sdt>
          </w:p>
        </w:tc>
        <w:tc>
          <w:tcPr>
            <w:tcW w:w="2880" w:type="dxa"/>
            <w:vAlign w:val="center"/>
          </w:tcPr>
          <w:sdt>
            <w:sdtPr>
              <w:tag w:val="goog_rdk_1009"/>
              <w:id w:val="649846639"/>
            </w:sdtPr>
            <w:sdtContent>
              <w:p w14:paraId="6E6FF1C3" w14:textId="77777777" w:rsidR="00111B7B" w:rsidRDefault="00000000" w:rsidP="00F35594">
                <w:pPr>
                  <w:spacing w:before="120" w:after="120" w:line="276" w:lineRule="auto"/>
                  <w:jc w:val="center"/>
                  <w:rPr>
                    <w:ins w:id="846" w:author="Author"/>
                  </w:rPr>
                </w:pPr>
                <w:sdt>
                  <w:sdtPr>
                    <w:tag w:val="goog_rdk_1007"/>
                    <w:id w:val="-560180044"/>
                  </w:sdtPr>
                  <w:sdtContent>
                    <w:sdt>
                      <w:sdtPr>
                        <w:tag w:val="goog_rdk_1008"/>
                        <w:id w:val="-1538895697"/>
                      </w:sdtPr>
                      <w:sdtContent>
                        <w:ins w:id="847" w:author="Author">
                          <w:r w:rsidR="00111B7B">
                            <w:t>$2,479.00</w:t>
                          </w:r>
                        </w:ins>
                      </w:sdtContent>
                    </w:sdt>
                  </w:sdtContent>
                </w:sdt>
              </w:p>
            </w:sdtContent>
          </w:sdt>
          <w:p w14:paraId="579AC8BD" w14:textId="77777777" w:rsidR="00111B7B" w:rsidRDefault="00000000" w:rsidP="00F35594">
            <w:pPr>
              <w:spacing w:before="120" w:after="120" w:line="276" w:lineRule="auto"/>
              <w:jc w:val="center"/>
            </w:pPr>
            <w:sdt>
              <w:sdtPr>
                <w:tag w:val="goog_rdk_1011"/>
                <w:id w:val="-693841834"/>
              </w:sdtPr>
              <w:sdtContent>
                <w:del w:id="848" w:author="Author">
                  <w:r w:rsidR="00111B7B">
                    <w:delText>$2,420.00</w:delText>
                  </w:r>
                </w:del>
              </w:sdtContent>
            </w:sdt>
          </w:p>
        </w:tc>
      </w:tr>
      <w:tr w:rsidR="00111B7B" w14:paraId="3C91A131" w14:textId="77777777" w:rsidTr="00F35594">
        <w:trPr>
          <w:cantSplit/>
          <w:trHeight w:val="514"/>
        </w:trPr>
        <w:tc>
          <w:tcPr>
            <w:tcW w:w="3600" w:type="dxa"/>
            <w:vAlign w:val="center"/>
          </w:tcPr>
          <w:p w14:paraId="5DAEEE72" w14:textId="77777777" w:rsidR="00111B7B" w:rsidRDefault="00111B7B" w:rsidP="00F35594">
            <w:pPr>
              <w:spacing w:before="120" w:after="120" w:line="276" w:lineRule="auto"/>
            </w:pPr>
            <w:r>
              <w:t>Medical Marijuana Cultivation Facility:</w:t>
            </w:r>
          </w:p>
        </w:tc>
        <w:tc>
          <w:tcPr>
            <w:tcW w:w="2880" w:type="dxa"/>
            <w:vAlign w:val="center"/>
          </w:tcPr>
          <w:p w14:paraId="1AFE6302" w14:textId="77777777" w:rsidR="00111B7B" w:rsidRDefault="00111B7B" w:rsidP="00F35594">
            <w:pPr>
              <w:spacing w:before="120" w:after="120" w:line="276" w:lineRule="auto"/>
              <w:jc w:val="center"/>
            </w:pPr>
          </w:p>
        </w:tc>
        <w:tc>
          <w:tcPr>
            <w:tcW w:w="2880" w:type="dxa"/>
            <w:vAlign w:val="center"/>
          </w:tcPr>
          <w:p w14:paraId="2C29042B" w14:textId="77777777" w:rsidR="00111B7B" w:rsidRDefault="00111B7B" w:rsidP="00F35594">
            <w:pPr>
              <w:spacing w:before="120" w:after="120" w:line="276" w:lineRule="auto"/>
              <w:jc w:val="center"/>
            </w:pPr>
          </w:p>
        </w:tc>
      </w:tr>
      <w:tr w:rsidR="00111B7B" w14:paraId="452D5C85" w14:textId="77777777" w:rsidTr="00F35594">
        <w:trPr>
          <w:cantSplit/>
          <w:trHeight w:val="514"/>
        </w:trPr>
        <w:tc>
          <w:tcPr>
            <w:tcW w:w="3600" w:type="dxa"/>
            <w:vAlign w:val="center"/>
          </w:tcPr>
          <w:p w14:paraId="39E197CA" w14:textId="77777777" w:rsidR="00111B7B" w:rsidRDefault="00111B7B" w:rsidP="00F35594">
            <w:pPr>
              <w:spacing w:before="120" w:after="120" w:line="276" w:lineRule="auto"/>
              <w:ind w:left="720"/>
            </w:pPr>
            <w:r>
              <w:t>Class 1 (1-500 plants)</w:t>
            </w:r>
          </w:p>
        </w:tc>
        <w:tc>
          <w:tcPr>
            <w:tcW w:w="2880" w:type="dxa"/>
            <w:vAlign w:val="center"/>
          </w:tcPr>
          <w:sdt>
            <w:sdtPr>
              <w:tag w:val="goog_rdk_1015"/>
              <w:id w:val="613137825"/>
            </w:sdtPr>
            <w:sdtContent>
              <w:p w14:paraId="1E88E2B2" w14:textId="77777777" w:rsidR="00111B7B" w:rsidRDefault="00000000" w:rsidP="00F35594">
                <w:pPr>
                  <w:spacing w:before="120" w:after="120" w:line="276" w:lineRule="auto"/>
                  <w:jc w:val="center"/>
                  <w:rPr>
                    <w:ins w:id="849" w:author="Author"/>
                  </w:rPr>
                </w:pPr>
                <w:sdt>
                  <w:sdtPr>
                    <w:tag w:val="goog_rdk_1013"/>
                    <w:id w:val="1974837525"/>
                  </w:sdtPr>
                  <w:sdtContent>
                    <w:sdt>
                      <w:sdtPr>
                        <w:tag w:val="goog_rdk_1014"/>
                        <w:id w:val="293075643"/>
                      </w:sdtPr>
                      <w:sdtContent>
                        <w:ins w:id="850" w:author="Author">
                          <w:r w:rsidR="00111B7B">
                            <w:t>$2,479.00</w:t>
                          </w:r>
                        </w:ins>
                      </w:sdtContent>
                    </w:sdt>
                  </w:sdtContent>
                </w:sdt>
              </w:p>
            </w:sdtContent>
          </w:sdt>
          <w:p w14:paraId="046D96FE" w14:textId="77777777" w:rsidR="00111B7B" w:rsidRDefault="00000000" w:rsidP="00F35594">
            <w:pPr>
              <w:spacing w:before="120" w:after="120" w:line="276" w:lineRule="auto"/>
              <w:jc w:val="center"/>
            </w:pPr>
            <w:sdt>
              <w:sdtPr>
                <w:tag w:val="goog_rdk_1017"/>
                <w:id w:val="-1954911241"/>
              </w:sdtPr>
              <w:sdtContent>
                <w:del w:id="851" w:author="Author">
                  <w:r w:rsidR="00111B7B">
                    <w:delText>$2,420.00</w:delText>
                  </w:r>
                </w:del>
              </w:sdtContent>
            </w:sdt>
          </w:p>
        </w:tc>
        <w:tc>
          <w:tcPr>
            <w:tcW w:w="2880" w:type="dxa"/>
            <w:vAlign w:val="center"/>
          </w:tcPr>
          <w:sdt>
            <w:sdtPr>
              <w:tag w:val="goog_rdk_1021"/>
              <w:id w:val="-397415983"/>
            </w:sdtPr>
            <w:sdtContent>
              <w:p w14:paraId="7B4636F5" w14:textId="77777777" w:rsidR="00111B7B" w:rsidRDefault="00000000" w:rsidP="00F35594">
                <w:pPr>
                  <w:spacing w:before="120" w:after="120" w:line="276" w:lineRule="auto"/>
                  <w:jc w:val="center"/>
                  <w:rPr>
                    <w:ins w:id="852" w:author="Author"/>
                  </w:rPr>
                </w:pPr>
                <w:sdt>
                  <w:sdtPr>
                    <w:tag w:val="goog_rdk_1019"/>
                    <w:id w:val="1828489911"/>
                  </w:sdtPr>
                  <w:sdtContent>
                    <w:sdt>
                      <w:sdtPr>
                        <w:tag w:val="goog_rdk_1020"/>
                        <w:id w:val="972839359"/>
                      </w:sdtPr>
                      <w:sdtContent>
                        <w:ins w:id="853" w:author="Author">
                          <w:r w:rsidR="00111B7B">
                            <w:t>$2,479.00</w:t>
                          </w:r>
                        </w:ins>
                      </w:sdtContent>
                    </w:sdt>
                  </w:sdtContent>
                </w:sdt>
              </w:p>
            </w:sdtContent>
          </w:sdt>
          <w:p w14:paraId="4FB7470B" w14:textId="77777777" w:rsidR="00111B7B" w:rsidRDefault="00000000" w:rsidP="00F35594">
            <w:pPr>
              <w:spacing w:before="120" w:after="120" w:line="276" w:lineRule="auto"/>
              <w:jc w:val="center"/>
            </w:pPr>
            <w:sdt>
              <w:sdtPr>
                <w:tag w:val="goog_rdk_1023"/>
                <w:id w:val="1095582915"/>
              </w:sdtPr>
              <w:sdtContent>
                <w:del w:id="854" w:author="Author">
                  <w:r w:rsidR="00111B7B">
                    <w:delText>$2,420.00</w:delText>
                  </w:r>
                </w:del>
              </w:sdtContent>
            </w:sdt>
          </w:p>
        </w:tc>
      </w:tr>
      <w:tr w:rsidR="00111B7B" w14:paraId="1DA8ABCD" w14:textId="77777777" w:rsidTr="00F35594">
        <w:trPr>
          <w:cantSplit/>
          <w:trHeight w:val="514"/>
        </w:trPr>
        <w:tc>
          <w:tcPr>
            <w:tcW w:w="3600" w:type="dxa"/>
            <w:vAlign w:val="center"/>
          </w:tcPr>
          <w:p w14:paraId="784326E4" w14:textId="77777777" w:rsidR="00111B7B" w:rsidRDefault="00111B7B" w:rsidP="00F35594">
            <w:pPr>
              <w:spacing w:before="120" w:after="120" w:line="278" w:lineRule="auto"/>
              <w:ind w:left="720"/>
            </w:pPr>
            <w:r>
              <w:t>Class 2 (501-1,500 plants)</w:t>
            </w:r>
          </w:p>
        </w:tc>
        <w:tc>
          <w:tcPr>
            <w:tcW w:w="2880" w:type="dxa"/>
            <w:vAlign w:val="center"/>
          </w:tcPr>
          <w:sdt>
            <w:sdtPr>
              <w:tag w:val="goog_rdk_1027"/>
              <w:id w:val="-600207800"/>
            </w:sdtPr>
            <w:sdtContent>
              <w:p w14:paraId="4337EB18" w14:textId="77777777" w:rsidR="00111B7B" w:rsidRDefault="00000000" w:rsidP="00F35594">
                <w:pPr>
                  <w:spacing w:before="0" w:after="120" w:line="276" w:lineRule="auto"/>
                  <w:jc w:val="center"/>
                  <w:rPr>
                    <w:ins w:id="855" w:author="Author"/>
                  </w:rPr>
                </w:pPr>
                <w:sdt>
                  <w:sdtPr>
                    <w:tag w:val="goog_rdk_1025"/>
                    <w:id w:val="-2012982553"/>
                  </w:sdtPr>
                  <w:sdtContent>
                    <w:sdt>
                      <w:sdtPr>
                        <w:tag w:val="goog_rdk_1026"/>
                        <w:id w:val="129072309"/>
                      </w:sdtPr>
                      <w:sdtContent>
                        <w:ins w:id="856" w:author="Author">
                          <w:r w:rsidR="00111B7B">
                            <w:t>$3,605.00</w:t>
                          </w:r>
                        </w:ins>
                      </w:sdtContent>
                    </w:sdt>
                  </w:sdtContent>
                </w:sdt>
              </w:p>
            </w:sdtContent>
          </w:sdt>
          <w:p w14:paraId="5342D1B5" w14:textId="77777777" w:rsidR="00111B7B" w:rsidRDefault="00000000" w:rsidP="00F35594">
            <w:pPr>
              <w:spacing w:before="0" w:after="120" w:line="276" w:lineRule="auto"/>
              <w:jc w:val="center"/>
            </w:pPr>
            <w:sdt>
              <w:sdtPr>
                <w:tag w:val="goog_rdk_1029"/>
                <w:id w:val="-1717290921"/>
              </w:sdtPr>
              <w:sdtContent>
                <w:del w:id="857" w:author="Author">
                  <w:r w:rsidR="00111B7B">
                    <w:delText>$3,520.00</w:delText>
                  </w:r>
                </w:del>
              </w:sdtContent>
            </w:sdt>
          </w:p>
        </w:tc>
        <w:tc>
          <w:tcPr>
            <w:tcW w:w="2880" w:type="dxa"/>
            <w:vAlign w:val="center"/>
          </w:tcPr>
          <w:sdt>
            <w:sdtPr>
              <w:tag w:val="goog_rdk_1033"/>
              <w:id w:val="-841173604"/>
            </w:sdtPr>
            <w:sdtContent>
              <w:p w14:paraId="4573EC5D" w14:textId="77777777" w:rsidR="00111B7B" w:rsidRDefault="00000000" w:rsidP="00F35594">
                <w:pPr>
                  <w:spacing w:before="0" w:after="120" w:line="276" w:lineRule="auto"/>
                  <w:jc w:val="center"/>
                  <w:rPr>
                    <w:ins w:id="858" w:author="Author"/>
                  </w:rPr>
                </w:pPr>
                <w:sdt>
                  <w:sdtPr>
                    <w:tag w:val="goog_rdk_1031"/>
                    <w:id w:val="558410997"/>
                  </w:sdtPr>
                  <w:sdtContent>
                    <w:sdt>
                      <w:sdtPr>
                        <w:tag w:val="goog_rdk_1032"/>
                        <w:id w:val="-17340077"/>
                      </w:sdtPr>
                      <w:sdtContent>
                        <w:ins w:id="859" w:author="Author">
                          <w:r w:rsidR="00111B7B">
                            <w:t>$3,605.00</w:t>
                          </w:r>
                        </w:ins>
                      </w:sdtContent>
                    </w:sdt>
                  </w:sdtContent>
                </w:sdt>
              </w:p>
            </w:sdtContent>
          </w:sdt>
          <w:p w14:paraId="0B3F7CF0" w14:textId="77777777" w:rsidR="00111B7B" w:rsidRDefault="00000000" w:rsidP="00F35594">
            <w:pPr>
              <w:spacing w:before="0" w:after="120" w:line="276" w:lineRule="auto"/>
              <w:jc w:val="center"/>
            </w:pPr>
            <w:sdt>
              <w:sdtPr>
                <w:tag w:val="goog_rdk_1035"/>
                <w:id w:val="-282416642"/>
              </w:sdtPr>
              <w:sdtContent>
                <w:del w:id="860" w:author="Author">
                  <w:r w:rsidR="00111B7B">
                    <w:delText>$3,520.00</w:delText>
                  </w:r>
                </w:del>
              </w:sdtContent>
            </w:sdt>
          </w:p>
        </w:tc>
      </w:tr>
      <w:tr w:rsidR="00111B7B" w14:paraId="4D482873" w14:textId="77777777" w:rsidTr="00F35594">
        <w:trPr>
          <w:cantSplit/>
          <w:trHeight w:val="514"/>
        </w:trPr>
        <w:tc>
          <w:tcPr>
            <w:tcW w:w="3600" w:type="dxa"/>
            <w:vAlign w:val="center"/>
          </w:tcPr>
          <w:p w14:paraId="6AD39C2E" w14:textId="77777777" w:rsidR="00111B7B" w:rsidRDefault="00111B7B" w:rsidP="00F35594">
            <w:pPr>
              <w:spacing w:before="120" w:after="120" w:line="278" w:lineRule="auto"/>
              <w:ind w:left="720"/>
            </w:pPr>
            <w:r>
              <w:t>Class 3 (1,501-3,000 plants)</w:t>
            </w:r>
          </w:p>
        </w:tc>
        <w:tc>
          <w:tcPr>
            <w:tcW w:w="2880" w:type="dxa"/>
            <w:vAlign w:val="center"/>
          </w:tcPr>
          <w:sdt>
            <w:sdtPr>
              <w:tag w:val="goog_rdk_1039"/>
              <w:id w:val="1841404395"/>
            </w:sdtPr>
            <w:sdtContent>
              <w:p w14:paraId="531B8034" w14:textId="77777777" w:rsidR="00111B7B" w:rsidRDefault="00000000" w:rsidP="00F35594">
                <w:pPr>
                  <w:spacing w:before="0" w:after="120" w:line="276" w:lineRule="auto"/>
                  <w:jc w:val="center"/>
                  <w:rPr>
                    <w:ins w:id="861" w:author="Author"/>
                  </w:rPr>
                </w:pPr>
                <w:sdt>
                  <w:sdtPr>
                    <w:tag w:val="goog_rdk_1037"/>
                    <w:id w:val="790545068"/>
                  </w:sdtPr>
                  <w:sdtContent>
                    <w:sdt>
                      <w:sdtPr>
                        <w:tag w:val="goog_rdk_1038"/>
                        <w:id w:val="-971281931"/>
                      </w:sdtPr>
                      <w:sdtContent>
                        <w:ins w:id="862" w:author="Author">
                          <w:r w:rsidR="00111B7B">
                            <w:t>$5,325.00</w:t>
                          </w:r>
                        </w:ins>
                      </w:sdtContent>
                    </w:sdt>
                  </w:sdtContent>
                </w:sdt>
              </w:p>
            </w:sdtContent>
          </w:sdt>
          <w:p w14:paraId="61122F85" w14:textId="77777777" w:rsidR="00111B7B" w:rsidRDefault="00000000" w:rsidP="00F35594">
            <w:pPr>
              <w:spacing w:before="0" w:after="120" w:line="276" w:lineRule="auto"/>
              <w:jc w:val="center"/>
            </w:pPr>
            <w:sdt>
              <w:sdtPr>
                <w:tag w:val="goog_rdk_1041"/>
                <w:id w:val="1795110590"/>
              </w:sdtPr>
              <w:sdtContent>
                <w:del w:id="863" w:author="Author">
                  <w:r w:rsidR="00111B7B">
                    <w:delText>$5,200.00</w:delText>
                  </w:r>
                </w:del>
              </w:sdtContent>
            </w:sdt>
          </w:p>
        </w:tc>
        <w:tc>
          <w:tcPr>
            <w:tcW w:w="2880" w:type="dxa"/>
            <w:vAlign w:val="center"/>
          </w:tcPr>
          <w:sdt>
            <w:sdtPr>
              <w:tag w:val="goog_rdk_1045"/>
              <w:id w:val="1617568270"/>
            </w:sdtPr>
            <w:sdtContent>
              <w:p w14:paraId="11B5D8FC" w14:textId="77777777" w:rsidR="00111B7B" w:rsidRDefault="00000000" w:rsidP="00F35594">
                <w:pPr>
                  <w:spacing w:before="0" w:after="120" w:line="276" w:lineRule="auto"/>
                  <w:jc w:val="center"/>
                  <w:rPr>
                    <w:ins w:id="864" w:author="Author"/>
                  </w:rPr>
                </w:pPr>
                <w:sdt>
                  <w:sdtPr>
                    <w:tag w:val="goog_rdk_1043"/>
                    <w:id w:val="1039473562"/>
                  </w:sdtPr>
                  <w:sdtContent>
                    <w:sdt>
                      <w:sdtPr>
                        <w:tag w:val="goog_rdk_1044"/>
                        <w:id w:val="-261713746"/>
                      </w:sdtPr>
                      <w:sdtContent>
                        <w:ins w:id="865" w:author="Author">
                          <w:r w:rsidR="00111B7B">
                            <w:t>$5,325.00</w:t>
                          </w:r>
                        </w:ins>
                      </w:sdtContent>
                    </w:sdt>
                  </w:sdtContent>
                </w:sdt>
              </w:p>
            </w:sdtContent>
          </w:sdt>
          <w:p w14:paraId="085202F5" w14:textId="77777777" w:rsidR="00111B7B" w:rsidRDefault="00000000" w:rsidP="00F35594">
            <w:pPr>
              <w:spacing w:before="0" w:after="120" w:line="276" w:lineRule="auto"/>
              <w:jc w:val="center"/>
            </w:pPr>
            <w:sdt>
              <w:sdtPr>
                <w:tag w:val="goog_rdk_1047"/>
                <w:id w:val="1049330832"/>
              </w:sdtPr>
              <w:sdtContent>
                <w:del w:id="866" w:author="Author">
                  <w:r w:rsidR="00111B7B">
                    <w:delText>$5,200.00</w:delText>
                  </w:r>
                </w:del>
              </w:sdtContent>
            </w:sdt>
          </w:p>
        </w:tc>
      </w:tr>
      <w:tr w:rsidR="00111B7B" w14:paraId="48B55085" w14:textId="77777777" w:rsidTr="00F35594">
        <w:trPr>
          <w:cantSplit/>
          <w:trHeight w:val="514"/>
        </w:trPr>
        <w:tc>
          <w:tcPr>
            <w:tcW w:w="3600" w:type="dxa"/>
            <w:vAlign w:val="center"/>
          </w:tcPr>
          <w:p w14:paraId="6444AD80" w14:textId="77777777" w:rsidR="00111B7B" w:rsidRDefault="00111B7B" w:rsidP="00F35594">
            <w:pPr>
              <w:spacing w:before="120" w:after="120" w:line="276" w:lineRule="auto"/>
              <w:ind w:left="720"/>
            </w:pPr>
            <w:r>
              <w:t>Expanded Production Management (The amount shown is charged in addition to the Class 3 fee for each class of 3,000 plants over Class 3)</w:t>
            </w:r>
          </w:p>
        </w:tc>
        <w:tc>
          <w:tcPr>
            <w:tcW w:w="2880" w:type="dxa"/>
            <w:vAlign w:val="center"/>
          </w:tcPr>
          <w:sdt>
            <w:sdtPr>
              <w:tag w:val="goog_rdk_1051"/>
              <w:id w:val="-507143268"/>
            </w:sdtPr>
            <w:sdtContent>
              <w:p w14:paraId="39C0ECA7" w14:textId="77777777" w:rsidR="00111B7B" w:rsidRDefault="00000000" w:rsidP="00F35594">
                <w:pPr>
                  <w:spacing w:before="120" w:after="120" w:line="276" w:lineRule="auto"/>
                  <w:jc w:val="center"/>
                  <w:rPr>
                    <w:ins w:id="867" w:author="Author"/>
                  </w:rPr>
                </w:pPr>
                <w:sdt>
                  <w:sdtPr>
                    <w:tag w:val="goog_rdk_1049"/>
                    <w:id w:val="605333721"/>
                  </w:sdtPr>
                  <w:sdtContent>
                    <w:sdt>
                      <w:sdtPr>
                        <w:tag w:val="goog_rdk_1050"/>
                        <w:id w:val="1557140505"/>
                      </w:sdtPr>
                      <w:sdtContent>
                        <w:ins w:id="868" w:author="Author">
                          <w:r w:rsidR="00111B7B">
                            <w:t>$1,137.00</w:t>
                          </w:r>
                        </w:ins>
                      </w:sdtContent>
                    </w:sdt>
                  </w:sdtContent>
                </w:sdt>
              </w:p>
            </w:sdtContent>
          </w:sdt>
          <w:p w14:paraId="3943A4C0" w14:textId="77777777" w:rsidR="00111B7B" w:rsidRDefault="00000000" w:rsidP="00F35594">
            <w:pPr>
              <w:spacing w:before="120" w:after="120" w:line="276" w:lineRule="auto"/>
              <w:jc w:val="center"/>
            </w:pPr>
            <w:sdt>
              <w:sdtPr>
                <w:tag w:val="goog_rdk_1053"/>
                <w:id w:val="-1182345287"/>
              </w:sdtPr>
              <w:sdtContent>
                <w:del w:id="869" w:author="Author">
                  <w:r w:rsidR="00111B7B">
                    <w:delText>$1,110.00</w:delText>
                  </w:r>
                </w:del>
              </w:sdtContent>
            </w:sdt>
          </w:p>
        </w:tc>
        <w:tc>
          <w:tcPr>
            <w:tcW w:w="2880" w:type="dxa"/>
            <w:vAlign w:val="center"/>
          </w:tcPr>
          <w:sdt>
            <w:sdtPr>
              <w:tag w:val="goog_rdk_1057"/>
              <w:id w:val="101766462"/>
            </w:sdtPr>
            <w:sdtContent>
              <w:p w14:paraId="73142AAB" w14:textId="77777777" w:rsidR="00111B7B" w:rsidRDefault="00000000" w:rsidP="00F35594">
                <w:pPr>
                  <w:spacing w:before="120" w:after="120" w:line="276" w:lineRule="auto"/>
                  <w:jc w:val="center"/>
                  <w:rPr>
                    <w:ins w:id="870" w:author="Author"/>
                  </w:rPr>
                </w:pPr>
                <w:sdt>
                  <w:sdtPr>
                    <w:tag w:val="goog_rdk_1055"/>
                    <w:id w:val="-123487250"/>
                  </w:sdtPr>
                  <w:sdtContent>
                    <w:sdt>
                      <w:sdtPr>
                        <w:tag w:val="goog_rdk_1056"/>
                        <w:id w:val="695189070"/>
                      </w:sdtPr>
                      <w:sdtContent>
                        <w:ins w:id="871" w:author="Author">
                          <w:r w:rsidR="00111B7B">
                            <w:t>$1,137.00</w:t>
                          </w:r>
                        </w:ins>
                      </w:sdtContent>
                    </w:sdt>
                  </w:sdtContent>
                </w:sdt>
              </w:p>
            </w:sdtContent>
          </w:sdt>
          <w:p w14:paraId="67B5E8EA" w14:textId="77777777" w:rsidR="00111B7B" w:rsidRDefault="00000000" w:rsidP="00F35594">
            <w:pPr>
              <w:spacing w:before="120" w:after="120" w:line="276" w:lineRule="auto"/>
              <w:jc w:val="center"/>
            </w:pPr>
            <w:sdt>
              <w:sdtPr>
                <w:tag w:val="goog_rdk_1059"/>
                <w:id w:val="1381219193"/>
              </w:sdtPr>
              <w:sdtContent>
                <w:del w:id="872" w:author="Author">
                  <w:r w:rsidR="00111B7B">
                    <w:delText>$1,110.00</w:delText>
                  </w:r>
                </w:del>
              </w:sdtContent>
            </w:sdt>
          </w:p>
        </w:tc>
      </w:tr>
      <w:tr w:rsidR="00111B7B" w14:paraId="2B3E5515" w14:textId="77777777" w:rsidTr="00F35594">
        <w:trPr>
          <w:cantSplit/>
          <w:trHeight w:val="514"/>
        </w:trPr>
        <w:tc>
          <w:tcPr>
            <w:tcW w:w="3600" w:type="dxa"/>
            <w:vAlign w:val="center"/>
          </w:tcPr>
          <w:p w14:paraId="6EDECD4A" w14:textId="77777777" w:rsidR="00111B7B" w:rsidRDefault="00111B7B" w:rsidP="00F35594">
            <w:pPr>
              <w:spacing w:before="120" w:after="120" w:line="276" w:lineRule="auto"/>
            </w:pPr>
            <w:r>
              <w:t>Medical Marijuana Testing Facility</w:t>
            </w:r>
          </w:p>
        </w:tc>
        <w:tc>
          <w:tcPr>
            <w:tcW w:w="2880" w:type="dxa"/>
            <w:vAlign w:val="center"/>
          </w:tcPr>
          <w:sdt>
            <w:sdtPr>
              <w:tag w:val="goog_rdk_1063"/>
              <w:id w:val="-1617060170"/>
            </w:sdtPr>
            <w:sdtContent>
              <w:p w14:paraId="74767AF4" w14:textId="77777777" w:rsidR="00111B7B" w:rsidRDefault="00000000" w:rsidP="00F35594">
                <w:pPr>
                  <w:spacing w:before="120" w:after="120" w:line="276" w:lineRule="auto"/>
                  <w:jc w:val="center"/>
                  <w:rPr>
                    <w:ins w:id="873" w:author="Author"/>
                  </w:rPr>
                </w:pPr>
                <w:sdt>
                  <w:sdtPr>
                    <w:tag w:val="goog_rdk_1061"/>
                    <w:id w:val="1984647846"/>
                  </w:sdtPr>
                  <w:sdtContent>
                    <w:sdt>
                      <w:sdtPr>
                        <w:tag w:val="goog_rdk_1062"/>
                        <w:id w:val="-534783155"/>
                      </w:sdtPr>
                      <w:sdtContent>
                        <w:ins w:id="874" w:author="Author">
                          <w:r w:rsidR="00111B7B">
                            <w:t>$2,479.00</w:t>
                          </w:r>
                        </w:ins>
                      </w:sdtContent>
                    </w:sdt>
                  </w:sdtContent>
                </w:sdt>
              </w:p>
            </w:sdtContent>
          </w:sdt>
          <w:p w14:paraId="0057D237" w14:textId="77777777" w:rsidR="00111B7B" w:rsidRDefault="00000000" w:rsidP="00F35594">
            <w:pPr>
              <w:spacing w:before="120" w:after="120" w:line="276" w:lineRule="auto"/>
              <w:jc w:val="center"/>
            </w:pPr>
            <w:sdt>
              <w:sdtPr>
                <w:tag w:val="goog_rdk_1065"/>
                <w:id w:val="-823654522"/>
              </w:sdtPr>
              <w:sdtContent>
                <w:del w:id="875" w:author="Author">
                  <w:r w:rsidR="00111B7B">
                    <w:delText>$2,420.00</w:delText>
                  </w:r>
                </w:del>
              </w:sdtContent>
            </w:sdt>
          </w:p>
        </w:tc>
        <w:tc>
          <w:tcPr>
            <w:tcW w:w="2880" w:type="dxa"/>
            <w:vAlign w:val="center"/>
          </w:tcPr>
          <w:sdt>
            <w:sdtPr>
              <w:tag w:val="goog_rdk_1069"/>
              <w:id w:val="1450867531"/>
            </w:sdtPr>
            <w:sdtContent>
              <w:p w14:paraId="442826ED" w14:textId="77777777" w:rsidR="00111B7B" w:rsidRDefault="00000000" w:rsidP="00F35594">
                <w:pPr>
                  <w:spacing w:before="120" w:after="120" w:line="276" w:lineRule="auto"/>
                  <w:jc w:val="center"/>
                  <w:rPr>
                    <w:ins w:id="876" w:author="Author"/>
                  </w:rPr>
                </w:pPr>
                <w:sdt>
                  <w:sdtPr>
                    <w:tag w:val="goog_rdk_1067"/>
                    <w:id w:val="-855882264"/>
                  </w:sdtPr>
                  <w:sdtContent>
                    <w:sdt>
                      <w:sdtPr>
                        <w:tag w:val="goog_rdk_1068"/>
                        <w:id w:val="460302907"/>
                      </w:sdtPr>
                      <w:sdtContent>
                        <w:ins w:id="877" w:author="Author">
                          <w:r w:rsidR="00111B7B">
                            <w:t>$2,479.00</w:t>
                          </w:r>
                        </w:ins>
                      </w:sdtContent>
                    </w:sdt>
                  </w:sdtContent>
                </w:sdt>
              </w:p>
            </w:sdtContent>
          </w:sdt>
          <w:p w14:paraId="536A2C9D" w14:textId="77777777" w:rsidR="00111B7B" w:rsidRDefault="00000000" w:rsidP="00F35594">
            <w:pPr>
              <w:spacing w:before="120" w:after="120" w:line="276" w:lineRule="auto"/>
              <w:jc w:val="center"/>
            </w:pPr>
            <w:sdt>
              <w:sdtPr>
                <w:tag w:val="goog_rdk_1071"/>
                <w:id w:val="-891902213"/>
              </w:sdtPr>
              <w:sdtContent>
                <w:del w:id="878" w:author="Author">
                  <w:r w:rsidR="00111B7B">
                    <w:delText>$2,420.00</w:delText>
                  </w:r>
                </w:del>
              </w:sdtContent>
            </w:sdt>
          </w:p>
        </w:tc>
      </w:tr>
      <w:tr w:rsidR="00111B7B" w14:paraId="50520A0E" w14:textId="77777777" w:rsidTr="00F35594">
        <w:trPr>
          <w:cantSplit/>
          <w:trHeight w:val="514"/>
        </w:trPr>
        <w:tc>
          <w:tcPr>
            <w:tcW w:w="3600" w:type="dxa"/>
            <w:vAlign w:val="center"/>
          </w:tcPr>
          <w:p w14:paraId="1152DC80" w14:textId="77777777" w:rsidR="00111B7B" w:rsidRDefault="00111B7B" w:rsidP="00F35594">
            <w:pPr>
              <w:spacing w:before="120" w:after="120" w:line="276" w:lineRule="auto"/>
            </w:pPr>
            <w:r>
              <w:lastRenderedPageBreak/>
              <w:t xml:space="preserve">Medical Marijuana Transporter </w:t>
            </w:r>
          </w:p>
        </w:tc>
        <w:tc>
          <w:tcPr>
            <w:tcW w:w="2880" w:type="dxa"/>
            <w:vAlign w:val="center"/>
          </w:tcPr>
          <w:sdt>
            <w:sdtPr>
              <w:tag w:val="goog_rdk_1075"/>
              <w:id w:val="-1516529242"/>
            </w:sdtPr>
            <w:sdtContent>
              <w:p w14:paraId="32E1D41F" w14:textId="77777777" w:rsidR="00111B7B" w:rsidRDefault="00000000" w:rsidP="00F35594">
                <w:pPr>
                  <w:spacing w:before="120" w:after="120" w:line="276" w:lineRule="auto"/>
                  <w:jc w:val="center"/>
                  <w:rPr>
                    <w:ins w:id="879" w:author="Author"/>
                  </w:rPr>
                </w:pPr>
                <w:sdt>
                  <w:sdtPr>
                    <w:tag w:val="goog_rdk_1073"/>
                    <w:id w:val="929479686"/>
                  </w:sdtPr>
                  <w:sdtContent>
                    <w:sdt>
                      <w:sdtPr>
                        <w:tag w:val="goog_rdk_1074"/>
                        <w:id w:val="-859301423"/>
                      </w:sdtPr>
                      <w:sdtContent>
                        <w:ins w:id="880" w:author="Author">
                          <w:r w:rsidR="00111B7B">
                            <w:t>$3,272.00</w:t>
                          </w:r>
                        </w:ins>
                      </w:sdtContent>
                    </w:sdt>
                  </w:sdtContent>
                </w:sdt>
              </w:p>
            </w:sdtContent>
          </w:sdt>
          <w:p w14:paraId="1C9376E4" w14:textId="77777777" w:rsidR="00111B7B" w:rsidRDefault="00000000" w:rsidP="00F35594">
            <w:pPr>
              <w:spacing w:before="120" w:after="120" w:line="276" w:lineRule="auto"/>
              <w:jc w:val="center"/>
            </w:pPr>
            <w:sdt>
              <w:sdtPr>
                <w:tag w:val="goog_rdk_1077"/>
                <w:id w:val="-1558801759"/>
              </w:sdtPr>
              <w:sdtContent>
                <w:del w:id="881" w:author="Author">
                  <w:r w:rsidR="00111B7B">
                    <w:delText>$3,195.00</w:delText>
                  </w:r>
                </w:del>
              </w:sdtContent>
            </w:sdt>
          </w:p>
        </w:tc>
        <w:tc>
          <w:tcPr>
            <w:tcW w:w="2880" w:type="dxa"/>
            <w:vAlign w:val="center"/>
          </w:tcPr>
          <w:sdt>
            <w:sdtPr>
              <w:tag w:val="goog_rdk_1081"/>
              <w:id w:val="-1360534813"/>
            </w:sdtPr>
            <w:sdtContent>
              <w:p w14:paraId="6044C332" w14:textId="77777777" w:rsidR="00111B7B" w:rsidRDefault="00000000" w:rsidP="00F35594">
                <w:pPr>
                  <w:spacing w:before="120" w:after="120" w:line="276" w:lineRule="auto"/>
                  <w:jc w:val="center"/>
                  <w:rPr>
                    <w:ins w:id="882" w:author="Author"/>
                  </w:rPr>
                </w:pPr>
                <w:sdt>
                  <w:sdtPr>
                    <w:tag w:val="goog_rdk_1079"/>
                    <w:id w:val="764300744"/>
                  </w:sdtPr>
                  <w:sdtContent>
                    <w:sdt>
                      <w:sdtPr>
                        <w:tag w:val="goog_rdk_1080"/>
                        <w:id w:val="1368553796"/>
                      </w:sdtPr>
                      <w:sdtContent>
                        <w:ins w:id="883" w:author="Author">
                          <w:r w:rsidR="00111B7B">
                            <w:t>$3,272.00</w:t>
                          </w:r>
                        </w:ins>
                      </w:sdtContent>
                    </w:sdt>
                  </w:sdtContent>
                </w:sdt>
              </w:p>
            </w:sdtContent>
          </w:sdt>
          <w:p w14:paraId="4901421C" w14:textId="77777777" w:rsidR="00111B7B" w:rsidRDefault="00000000" w:rsidP="00F35594">
            <w:pPr>
              <w:spacing w:before="120" w:after="120" w:line="276" w:lineRule="auto"/>
              <w:jc w:val="center"/>
            </w:pPr>
            <w:sdt>
              <w:sdtPr>
                <w:tag w:val="goog_rdk_1083"/>
                <w:id w:val="-1517133595"/>
              </w:sdtPr>
              <w:sdtContent>
                <w:del w:id="884" w:author="Author">
                  <w:r w:rsidR="00111B7B">
                    <w:delText>$3,195.00</w:delText>
                  </w:r>
                </w:del>
              </w:sdtContent>
            </w:sdt>
          </w:p>
        </w:tc>
      </w:tr>
      <w:tr w:rsidR="00111B7B" w14:paraId="25F3E715" w14:textId="77777777" w:rsidTr="00F35594">
        <w:trPr>
          <w:cantSplit/>
          <w:trHeight w:val="514"/>
        </w:trPr>
        <w:tc>
          <w:tcPr>
            <w:tcW w:w="3600" w:type="dxa"/>
            <w:vAlign w:val="center"/>
          </w:tcPr>
          <w:p w14:paraId="7658ABC6" w14:textId="77777777" w:rsidR="00111B7B" w:rsidRDefault="00111B7B" w:rsidP="00F35594">
            <w:pPr>
              <w:spacing w:before="120" w:after="120" w:line="276" w:lineRule="auto"/>
            </w:pPr>
            <w:r>
              <w:t>Medical Marijuana Business Operator</w:t>
            </w:r>
          </w:p>
        </w:tc>
        <w:tc>
          <w:tcPr>
            <w:tcW w:w="2880" w:type="dxa"/>
            <w:vAlign w:val="center"/>
          </w:tcPr>
          <w:sdt>
            <w:sdtPr>
              <w:tag w:val="goog_rdk_1087"/>
              <w:id w:val="2007029811"/>
            </w:sdtPr>
            <w:sdtContent>
              <w:p w14:paraId="42C2D253" w14:textId="77777777" w:rsidR="00111B7B" w:rsidRDefault="00000000" w:rsidP="00F35594">
                <w:pPr>
                  <w:spacing w:before="120" w:after="120" w:line="276" w:lineRule="auto"/>
                  <w:jc w:val="center"/>
                  <w:rPr>
                    <w:ins w:id="885" w:author="Author"/>
                  </w:rPr>
                </w:pPr>
                <w:sdt>
                  <w:sdtPr>
                    <w:tag w:val="goog_rdk_1085"/>
                    <w:id w:val="-985559040"/>
                  </w:sdtPr>
                  <w:sdtContent>
                    <w:sdt>
                      <w:sdtPr>
                        <w:tag w:val="goog_rdk_1086"/>
                        <w:id w:val="-1390715658"/>
                      </w:sdtPr>
                      <w:sdtContent>
                        <w:ins w:id="886" w:author="Author">
                          <w:r w:rsidR="00111B7B">
                            <w:t>$3,446.00</w:t>
                          </w:r>
                        </w:ins>
                      </w:sdtContent>
                    </w:sdt>
                  </w:sdtContent>
                </w:sdt>
              </w:p>
            </w:sdtContent>
          </w:sdt>
          <w:p w14:paraId="470B9CAF" w14:textId="77777777" w:rsidR="00111B7B" w:rsidRDefault="00000000" w:rsidP="00F35594">
            <w:pPr>
              <w:spacing w:before="120" w:after="120" w:line="276" w:lineRule="auto"/>
              <w:jc w:val="center"/>
            </w:pPr>
            <w:sdt>
              <w:sdtPr>
                <w:tag w:val="goog_rdk_1089"/>
                <w:id w:val="-40297345"/>
              </w:sdtPr>
              <w:sdtContent>
                <w:del w:id="887" w:author="Author">
                  <w:r w:rsidR="00111B7B">
                    <w:delText>$3,365.00</w:delText>
                  </w:r>
                </w:del>
              </w:sdtContent>
            </w:sdt>
          </w:p>
        </w:tc>
        <w:tc>
          <w:tcPr>
            <w:tcW w:w="2880" w:type="dxa"/>
            <w:vAlign w:val="center"/>
          </w:tcPr>
          <w:sdt>
            <w:sdtPr>
              <w:tag w:val="goog_rdk_1093"/>
              <w:id w:val="627567947"/>
            </w:sdtPr>
            <w:sdtContent>
              <w:p w14:paraId="2386B9F2" w14:textId="77777777" w:rsidR="00111B7B" w:rsidRDefault="00000000" w:rsidP="00F35594">
                <w:pPr>
                  <w:spacing w:before="120" w:after="120" w:line="276" w:lineRule="auto"/>
                  <w:jc w:val="center"/>
                  <w:rPr>
                    <w:ins w:id="888" w:author="Author"/>
                  </w:rPr>
                </w:pPr>
                <w:sdt>
                  <w:sdtPr>
                    <w:tag w:val="goog_rdk_1091"/>
                    <w:id w:val="1591142231"/>
                  </w:sdtPr>
                  <w:sdtContent>
                    <w:sdt>
                      <w:sdtPr>
                        <w:tag w:val="goog_rdk_1092"/>
                        <w:id w:val="-117943478"/>
                      </w:sdtPr>
                      <w:sdtContent>
                        <w:ins w:id="889" w:author="Author">
                          <w:r w:rsidR="00111B7B">
                            <w:t>$3,446.00</w:t>
                          </w:r>
                        </w:ins>
                      </w:sdtContent>
                    </w:sdt>
                  </w:sdtContent>
                </w:sdt>
              </w:p>
            </w:sdtContent>
          </w:sdt>
          <w:p w14:paraId="029840A0" w14:textId="77777777" w:rsidR="00111B7B" w:rsidRDefault="00000000" w:rsidP="00F35594">
            <w:pPr>
              <w:spacing w:before="120" w:after="120" w:line="276" w:lineRule="auto"/>
              <w:jc w:val="center"/>
            </w:pPr>
            <w:sdt>
              <w:sdtPr>
                <w:tag w:val="goog_rdk_1095"/>
                <w:id w:val="564858064"/>
              </w:sdtPr>
              <w:sdtContent>
                <w:del w:id="890" w:author="Author">
                  <w:r w:rsidR="00111B7B">
                    <w:delText>$3,365.00</w:delText>
                  </w:r>
                </w:del>
              </w:sdtContent>
            </w:sdt>
          </w:p>
        </w:tc>
      </w:tr>
      <w:tr w:rsidR="00111B7B" w14:paraId="59895521" w14:textId="77777777" w:rsidTr="00F35594">
        <w:trPr>
          <w:cantSplit/>
          <w:trHeight w:val="514"/>
        </w:trPr>
        <w:tc>
          <w:tcPr>
            <w:tcW w:w="3600" w:type="dxa"/>
            <w:vAlign w:val="center"/>
          </w:tcPr>
          <w:p w14:paraId="18F4E9E0" w14:textId="77777777" w:rsidR="00111B7B" w:rsidRDefault="00111B7B" w:rsidP="00F35594">
            <w:pPr>
              <w:spacing w:before="120" w:after="120" w:line="276" w:lineRule="auto"/>
            </w:pPr>
            <w:r>
              <w:t>Marijuana Research and Development Facility</w:t>
            </w:r>
          </w:p>
        </w:tc>
        <w:tc>
          <w:tcPr>
            <w:tcW w:w="2880" w:type="dxa"/>
            <w:vAlign w:val="center"/>
          </w:tcPr>
          <w:sdt>
            <w:sdtPr>
              <w:tag w:val="goog_rdk_1099"/>
              <w:id w:val="-1199582572"/>
            </w:sdtPr>
            <w:sdtContent>
              <w:p w14:paraId="06BCE74F" w14:textId="77777777" w:rsidR="00111B7B" w:rsidRDefault="00000000" w:rsidP="00F35594">
                <w:pPr>
                  <w:spacing w:before="120" w:after="120" w:line="276" w:lineRule="auto"/>
                  <w:jc w:val="center"/>
                  <w:rPr>
                    <w:ins w:id="891" w:author="Author"/>
                  </w:rPr>
                </w:pPr>
                <w:sdt>
                  <w:sdtPr>
                    <w:tag w:val="goog_rdk_1097"/>
                    <w:id w:val="1703052455"/>
                  </w:sdtPr>
                  <w:sdtContent>
                    <w:sdt>
                      <w:sdtPr>
                        <w:tag w:val="goog_rdk_1098"/>
                        <w:id w:val="-1251752509"/>
                      </w:sdtPr>
                      <w:sdtContent>
                        <w:ins w:id="892" w:author="Author">
                          <w:r w:rsidR="00111B7B">
                            <w:t>$2,479.00</w:t>
                          </w:r>
                        </w:ins>
                      </w:sdtContent>
                    </w:sdt>
                  </w:sdtContent>
                </w:sdt>
              </w:p>
            </w:sdtContent>
          </w:sdt>
          <w:p w14:paraId="18026644" w14:textId="77777777" w:rsidR="00111B7B" w:rsidRDefault="00000000" w:rsidP="00F35594">
            <w:pPr>
              <w:spacing w:before="120" w:after="120" w:line="276" w:lineRule="auto"/>
              <w:jc w:val="center"/>
            </w:pPr>
            <w:sdt>
              <w:sdtPr>
                <w:tag w:val="goog_rdk_1101"/>
                <w:id w:val="630458739"/>
              </w:sdtPr>
              <w:sdtContent>
                <w:del w:id="893" w:author="Author">
                  <w:r w:rsidR="00111B7B">
                    <w:delText>$2,420.00</w:delText>
                  </w:r>
                </w:del>
              </w:sdtContent>
            </w:sdt>
          </w:p>
        </w:tc>
        <w:tc>
          <w:tcPr>
            <w:tcW w:w="2880" w:type="dxa"/>
            <w:vAlign w:val="center"/>
          </w:tcPr>
          <w:sdt>
            <w:sdtPr>
              <w:tag w:val="goog_rdk_1105"/>
              <w:id w:val="985699048"/>
            </w:sdtPr>
            <w:sdtContent>
              <w:p w14:paraId="2F1A0AC2" w14:textId="77777777" w:rsidR="00111B7B" w:rsidRDefault="00000000" w:rsidP="00F35594">
                <w:pPr>
                  <w:spacing w:before="120" w:after="120" w:line="276" w:lineRule="auto"/>
                  <w:jc w:val="center"/>
                  <w:rPr>
                    <w:ins w:id="894" w:author="Author"/>
                  </w:rPr>
                </w:pPr>
                <w:sdt>
                  <w:sdtPr>
                    <w:tag w:val="goog_rdk_1103"/>
                    <w:id w:val="-1290011998"/>
                  </w:sdtPr>
                  <w:sdtContent>
                    <w:sdt>
                      <w:sdtPr>
                        <w:tag w:val="goog_rdk_1104"/>
                        <w:id w:val="294348255"/>
                      </w:sdtPr>
                      <w:sdtContent>
                        <w:ins w:id="895" w:author="Author">
                          <w:r w:rsidR="00111B7B">
                            <w:t>$2,479.00</w:t>
                          </w:r>
                        </w:ins>
                      </w:sdtContent>
                    </w:sdt>
                  </w:sdtContent>
                </w:sdt>
              </w:p>
            </w:sdtContent>
          </w:sdt>
          <w:p w14:paraId="151B75F8" w14:textId="77777777" w:rsidR="00111B7B" w:rsidRDefault="00000000" w:rsidP="00F35594">
            <w:pPr>
              <w:spacing w:before="120" w:after="120" w:line="276" w:lineRule="auto"/>
              <w:jc w:val="center"/>
            </w:pPr>
            <w:sdt>
              <w:sdtPr>
                <w:tag w:val="goog_rdk_1107"/>
                <w:id w:val="1174345732"/>
              </w:sdtPr>
              <w:sdtContent>
                <w:del w:id="896" w:author="Author">
                  <w:r w:rsidR="00111B7B">
                    <w:delText>$2,420.00</w:delText>
                  </w:r>
                </w:del>
              </w:sdtContent>
            </w:sdt>
          </w:p>
        </w:tc>
      </w:tr>
    </w:tbl>
    <w:p w14:paraId="0493A903" w14:textId="77777777" w:rsidR="00111B7B" w:rsidRDefault="00111B7B" w:rsidP="00111B7B">
      <w:pPr>
        <w:tabs>
          <w:tab w:val="left" w:pos="720"/>
          <w:tab w:val="left" w:pos="1440"/>
          <w:tab w:val="left" w:pos="2160"/>
        </w:tabs>
        <w:ind w:left="720" w:hanging="720"/>
      </w:pPr>
      <w:r>
        <w:t>B.</w:t>
      </w:r>
      <w:r>
        <w:tab/>
      </w:r>
      <w:r>
        <w:rPr>
          <w:u w:val="single"/>
        </w:rPr>
        <w:t>Retail Marijuana Businesses</w:t>
      </w:r>
      <w:r>
        <w:t>. Applications for Accelerator Licenses are exempt from these fees.</w:t>
      </w:r>
    </w:p>
    <w:p w14:paraId="2FC77949" w14:textId="77777777" w:rsidR="00111B7B" w:rsidRDefault="00111B7B" w:rsidP="00111B7B">
      <w:pPr>
        <w:spacing w:before="160" w:after="160" w:line="278" w:lineRule="auto"/>
      </w:pPr>
      <w:bookmarkStart w:id="897" w:name="_heading=h.mx975w5dzjfe" w:colFirst="0" w:colLast="0"/>
      <w:bookmarkEnd w:id="897"/>
      <w:r>
        <w:rPr>
          <w:b/>
          <w:bCs/>
        </w:rPr>
        <w:t>2-125(B) 1</w:t>
      </w:r>
    </w:p>
    <w:tbl>
      <w:tblPr>
        <w:tblW w:w="9360"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364353DE" w14:textId="77777777" w:rsidTr="00F35594">
        <w:trPr>
          <w:cantSplit/>
          <w:trHeight w:val="1008"/>
          <w:tblHeader/>
        </w:trPr>
        <w:tc>
          <w:tcPr>
            <w:tcW w:w="3600" w:type="dxa"/>
            <w:vAlign w:val="center"/>
          </w:tcPr>
          <w:p w14:paraId="1284AAE8" w14:textId="77777777" w:rsidR="00111B7B" w:rsidRDefault="00111B7B" w:rsidP="00F35594">
            <w:pPr>
              <w:spacing w:before="0" w:line="278" w:lineRule="auto"/>
              <w:rPr>
                <w:u w:val="single"/>
              </w:rPr>
            </w:pPr>
            <w:r>
              <w:rPr>
                <w:b/>
                <w:bCs/>
                <w:u w:val="single"/>
              </w:rPr>
              <w:t xml:space="preserve">License </w:t>
            </w:r>
            <w:bookmarkStart w:id="898" w:name="bookmark=id.i9hc9eheen1d" w:colFirst="0" w:colLast="0"/>
            <w:bookmarkEnd w:id="898"/>
            <w:r>
              <w:rPr>
                <w:b/>
                <w:bCs/>
                <w:u w:val="single"/>
              </w:rPr>
              <w:t>Type</w:t>
            </w:r>
          </w:p>
        </w:tc>
        <w:tc>
          <w:tcPr>
            <w:tcW w:w="2880" w:type="dxa"/>
            <w:vAlign w:val="center"/>
          </w:tcPr>
          <w:p w14:paraId="069D4167" w14:textId="77777777" w:rsidR="00111B7B" w:rsidRDefault="00111B7B" w:rsidP="00F35594">
            <w:pPr>
              <w:spacing w:before="0" w:line="278" w:lineRule="auto"/>
              <w:jc w:val="center"/>
              <w:rPr>
                <w:color w:val="000000"/>
                <w:u w:val="single"/>
              </w:rPr>
            </w:pPr>
            <w:r>
              <w:rPr>
                <w:b/>
                <w:bCs/>
                <w:color w:val="000000"/>
                <w:u w:val="single"/>
              </w:rPr>
              <w:t>1st Payment</w:t>
            </w:r>
          </w:p>
          <w:p w14:paraId="59E2CBF5" w14:textId="77777777" w:rsidR="00111B7B" w:rsidRDefault="00111B7B" w:rsidP="00F35594">
            <w:pPr>
              <w:spacing w:before="0" w:line="278" w:lineRule="auto"/>
              <w:jc w:val="center"/>
              <w:rPr>
                <w:u w:val="single"/>
              </w:rPr>
            </w:pPr>
            <w:r>
              <w:rPr>
                <w:i/>
                <w:iCs/>
              </w:rPr>
              <w:t>Due at Application</w:t>
            </w:r>
          </w:p>
        </w:tc>
        <w:tc>
          <w:tcPr>
            <w:tcW w:w="2880" w:type="dxa"/>
            <w:vAlign w:val="center"/>
          </w:tcPr>
          <w:p w14:paraId="6CB7510A" w14:textId="77777777" w:rsidR="00111B7B" w:rsidRDefault="00111B7B" w:rsidP="00F35594">
            <w:pPr>
              <w:spacing w:before="0" w:line="278" w:lineRule="auto"/>
              <w:jc w:val="center"/>
              <w:rPr>
                <w:color w:val="000000"/>
                <w:u w:val="single"/>
              </w:rPr>
            </w:pPr>
            <w:r>
              <w:rPr>
                <w:b/>
                <w:bCs/>
                <w:color w:val="000000"/>
                <w:u w:val="single"/>
              </w:rPr>
              <w:t>2nd Payment</w:t>
            </w:r>
          </w:p>
          <w:p w14:paraId="4FACE112" w14:textId="77777777" w:rsidR="00111B7B" w:rsidRDefault="00111B7B" w:rsidP="00F35594">
            <w:pPr>
              <w:spacing w:before="0" w:line="278" w:lineRule="auto"/>
              <w:jc w:val="center"/>
              <w:rPr>
                <w:u w:val="single"/>
              </w:rPr>
            </w:pPr>
            <w:r>
              <w:rPr>
                <w:i/>
                <w:iCs/>
                <w:color w:val="000000"/>
              </w:rPr>
              <w:t>Due 12 months prior to expiration</w:t>
            </w:r>
          </w:p>
        </w:tc>
      </w:tr>
      <w:tr w:rsidR="00111B7B" w14:paraId="5EC21857" w14:textId="77777777" w:rsidTr="00F35594">
        <w:trPr>
          <w:cantSplit/>
          <w:trHeight w:val="514"/>
        </w:trPr>
        <w:tc>
          <w:tcPr>
            <w:tcW w:w="3600" w:type="dxa"/>
          </w:tcPr>
          <w:p w14:paraId="4FF54DCE" w14:textId="77777777" w:rsidR="00111B7B" w:rsidRDefault="00111B7B" w:rsidP="00F35594">
            <w:pPr>
              <w:spacing w:before="120" w:after="120" w:line="276" w:lineRule="auto"/>
            </w:pPr>
            <w:r>
              <w:t>Retail Marijuana Store</w:t>
            </w:r>
          </w:p>
        </w:tc>
        <w:tc>
          <w:tcPr>
            <w:tcW w:w="2880" w:type="dxa"/>
            <w:vAlign w:val="center"/>
          </w:tcPr>
          <w:sdt>
            <w:sdtPr>
              <w:tag w:val="goog_rdk_1111"/>
              <w:id w:val="-1508815926"/>
            </w:sdtPr>
            <w:sdtContent>
              <w:p w14:paraId="10B6AFBB" w14:textId="77777777" w:rsidR="00111B7B" w:rsidRDefault="00000000" w:rsidP="00F35594">
                <w:pPr>
                  <w:spacing w:before="120" w:after="120" w:line="276" w:lineRule="auto"/>
                  <w:jc w:val="center"/>
                  <w:rPr>
                    <w:ins w:id="899" w:author="Author"/>
                  </w:rPr>
                </w:pPr>
                <w:sdt>
                  <w:sdtPr>
                    <w:tag w:val="goog_rdk_1109"/>
                    <w:id w:val="1924911506"/>
                  </w:sdtPr>
                  <w:sdtContent>
                    <w:sdt>
                      <w:sdtPr>
                        <w:tag w:val="goog_rdk_1110"/>
                        <w:id w:val="1324396584"/>
                      </w:sdtPr>
                      <w:sdtContent>
                        <w:ins w:id="900" w:author="Author">
                          <w:r w:rsidR="00111B7B">
                            <w:t>$2,479.00</w:t>
                          </w:r>
                        </w:ins>
                      </w:sdtContent>
                    </w:sdt>
                  </w:sdtContent>
                </w:sdt>
              </w:p>
            </w:sdtContent>
          </w:sdt>
          <w:p w14:paraId="4B804EE2" w14:textId="77777777" w:rsidR="00111B7B" w:rsidRDefault="00000000" w:rsidP="00F35594">
            <w:pPr>
              <w:spacing w:before="120" w:after="120" w:line="276" w:lineRule="auto"/>
              <w:jc w:val="center"/>
            </w:pPr>
            <w:sdt>
              <w:sdtPr>
                <w:tag w:val="goog_rdk_1113"/>
                <w:id w:val="1384903550"/>
              </w:sdtPr>
              <w:sdtContent>
                <w:del w:id="901" w:author="Author">
                  <w:r w:rsidR="00111B7B">
                    <w:delText>$2,420.00</w:delText>
                  </w:r>
                </w:del>
              </w:sdtContent>
            </w:sdt>
          </w:p>
        </w:tc>
        <w:tc>
          <w:tcPr>
            <w:tcW w:w="2880" w:type="dxa"/>
          </w:tcPr>
          <w:sdt>
            <w:sdtPr>
              <w:tag w:val="goog_rdk_1117"/>
              <w:id w:val="-73567354"/>
            </w:sdtPr>
            <w:sdtContent>
              <w:p w14:paraId="145F058D" w14:textId="77777777" w:rsidR="00111B7B" w:rsidRDefault="00000000" w:rsidP="00F35594">
                <w:pPr>
                  <w:spacing w:before="120" w:after="120" w:line="276" w:lineRule="auto"/>
                  <w:jc w:val="center"/>
                  <w:rPr>
                    <w:ins w:id="902" w:author="Author"/>
                  </w:rPr>
                </w:pPr>
                <w:sdt>
                  <w:sdtPr>
                    <w:tag w:val="goog_rdk_1115"/>
                    <w:id w:val="-1971082320"/>
                  </w:sdtPr>
                  <w:sdtContent>
                    <w:sdt>
                      <w:sdtPr>
                        <w:tag w:val="goog_rdk_1116"/>
                        <w:id w:val="-1944382884"/>
                      </w:sdtPr>
                      <w:sdtContent>
                        <w:ins w:id="903" w:author="Author">
                          <w:r w:rsidR="00111B7B">
                            <w:t>$2,479.00</w:t>
                          </w:r>
                        </w:ins>
                      </w:sdtContent>
                    </w:sdt>
                  </w:sdtContent>
                </w:sdt>
              </w:p>
            </w:sdtContent>
          </w:sdt>
          <w:p w14:paraId="1C64B6B6" w14:textId="77777777" w:rsidR="00111B7B" w:rsidRDefault="00000000" w:rsidP="00F35594">
            <w:pPr>
              <w:spacing w:before="120" w:after="120" w:line="276" w:lineRule="auto"/>
              <w:jc w:val="center"/>
            </w:pPr>
            <w:sdt>
              <w:sdtPr>
                <w:tag w:val="goog_rdk_1119"/>
                <w:id w:val="-844912162"/>
              </w:sdtPr>
              <w:sdtContent>
                <w:del w:id="904" w:author="Author">
                  <w:r w:rsidR="00111B7B">
                    <w:delText>$2,420.00</w:delText>
                  </w:r>
                </w:del>
              </w:sdtContent>
            </w:sdt>
          </w:p>
        </w:tc>
      </w:tr>
      <w:tr w:rsidR="00111B7B" w14:paraId="50BA57A2" w14:textId="77777777" w:rsidTr="00F35594">
        <w:trPr>
          <w:cantSplit/>
          <w:trHeight w:val="593"/>
        </w:trPr>
        <w:tc>
          <w:tcPr>
            <w:tcW w:w="3600" w:type="dxa"/>
          </w:tcPr>
          <w:p w14:paraId="572CB299" w14:textId="77777777" w:rsidR="00111B7B" w:rsidRDefault="00111B7B" w:rsidP="00F35594">
            <w:pPr>
              <w:spacing w:before="120" w:after="120" w:line="276" w:lineRule="auto"/>
            </w:pPr>
            <w:r>
              <w:t>Retail Marijuana Products Manufacturer</w:t>
            </w:r>
          </w:p>
        </w:tc>
        <w:tc>
          <w:tcPr>
            <w:tcW w:w="2880" w:type="dxa"/>
            <w:vAlign w:val="center"/>
          </w:tcPr>
          <w:sdt>
            <w:sdtPr>
              <w:tag w:val="goog_rdk_1123"/>
              <w:id w:val="-366225727"/>
            </w:sdtPr>
            <w:sdtContent>
              <w:p w14:paraId="68CC6E1F" w14:textId="77777777" w:rsidR="00111B7B" w:rsidRDefault="00000000" w:rsidP="00F35594">
                <w:pPr>
                  <w:spacing w:before="120" w:after="120" w:line="276" w:lineRule="auto"/>
                  <w:jc w:val="center"/>
                  <w:rPr>
                    <w:ins w:id="905" w:author="Author"/>
                  </w:rPr>
                </w:pPr>
                <w:sdt>
                  <w:sdtPr>
                    <w:tag w:val="goog_rdk_1121"/>
                    <w:id w:val="1679539804"/>
                  </w:sdtPr>
                  <w:sdtContent>
                    <w:sdt>
                      <w:sdtPr>
                        <w:tag w:val="goog_rdk_1122"/>
                        <w:id w:val="1267004955"/>
                      </w:sdtPr>
                      <w:sdtContent>
                        <w:ins w:id="906" w:author="Author">
                          <w:r w:rsidR="00111B7B">
                            <w:t>$2,479.00</w:t>
                          </w:r>
                        </w:ins>
                      </w:sdtContent>
                    </w:sdt>
                  </w:sdtContent>
                </w:sdt>
              </w:p>
            </w:sdtContent>
          </w:sdt>
          <w:p w14:paraId="05A9939A" w14:textId="77777777" w:rsidR="00111B7B" w:rsidRDefault="00000000" w:rsidP="00F35594">
            <w:pPr>
              <w:spacing w:before="120" w:after="120" w:line="276" w:lineRule="auto"/>
              <w:jc w:val="center"/>
            </w:pPr>
            <w:sdt>
              <w:sdtPr>
                <w:tag w:val="goog_rdk_1125"/>
                <w:id w:val="-1100708167"/>
              </w:sdtPr>
              <w:sdtContent>
                <w:del w:id="907" w:author="Author">
                  <w:r w:rsidR="00111B7B">
                    <w:delText>$2,420.00</w:delText>
                  </w:r>
                </w:del>
              </w:sdtContent>
            </w:sdt>
          </w:p>
        </w:tc>
        <w:tc>
          <w:tcPr>
            <w:tcW w:w="2880" w:type="dxa"/>
            <w:vAlign w:val="center"/>
          </w:tcPr>
          <w:sdt>
            <w:sdtPr>
              <w:tag w:val="goog_rdk_1129"/>
              <w:id w:val="-1239043094"/>
            </w:sdtPr>
            <w:sdtContent>
              <w:p w14:paraId="5590237B" w14:textId="77777777" w:rsidR="00111B7B" w:rsidRDefault="00000000" w:rsidP="00F35594">
                <w:pPr>
                  <w:spacing w:before="120" w:after="120" w:line="276" w:lineRule="auto"/>
                  <w:jc w:val="center"/>
                  <w:rPr>
                    <w:ins w:id="908" w:author="Author"/>
                  </w:rPr>
                </w:pPr>
                <w:sdt>
                  <w:sdtPr>
                    <w:tag w:val="goog_rdk_1127"/>
                    <w:id w:val="501116114"/>
                  </w:sdtPr>
                  <w:sdtContent>
                    <w:sdt>
                      <w:sdtPr>
                        <w:tag w:val="goog_rdk_1128"/>
                        <w:id w:val="511329120"/>
                      </w:sdtPr>
                      <w:sdtContent>
                        <w:ins w:id="909" w:author="Author">
                          <w:r w:rsidR="00111B7B">
                            <w:t>$2,479.00</w:t>
                          </w:r>
                        </w:ins>
                      </w:sdtContent>
                    </w:sdt>
                  </w:sdtContent>
                </w:sdt>
              </w:p>
            </w:sdtContent>
          </w:sdt>
          <w:p w14:paraId="15AE09CA" w14:textId="77777777" w:rsidR="00111B7B" w:rsidRDefault="00000000" w:rsidP="00F35594">
            <w:pPr>
              <w:spacing w:before="120" w:after="120" w:line="276" w:lineRule="auto"/>
              <w:jc w:val="center"/>
            </w:pPr>
            <w:sdt>
              <w:sdtPr>
                <w:tag w:val="goog_rdk_1131"/>
                <w:id w:val="-959790021"/>
              </w:sdtPr>
              <w:sdtContent>
                <w:del w:id="910" w:author="Author">
                  <w:r w:rsidR="00111B7B">
                    <w:delText>$2,420.00</w:delText>
                  </w:r>
                </w:del>
              </w:sdtContent>
            </w:sdt>
          </w:p>
        </w:tc>
      </w:tr>
      <w:tr w:rsidR="00111B7B" w14:paraId="28E5BA3E" w14:textId="77777777" w:rsidTr="00F35594">
        <w:trPr>
          <w:cantSplit/>
          <w:trHeight w:val="514"/>
        </w:trPr>
        <w:tc>
          <w:tcPr>
            <w:tcW w:w="3600" w:type="dxa"/>
          </w:tcPr>
          <w:p w14:paraId="17C0C61C" w14:textId="77777777" w:rsidR="00111B7B" w:rsidRDefault="00111B7B" w:rsidP="00F35594">
            <w:pPr>
              <w:spacing w:before="120" w:after="120" w:line="276" w:lineRule="auto"/>
            </w:pPr>
            <w:r>
              <w:t>Retail Marijuana Cultivation Facility:</w:t>
            </w:r>
          </w:p>
        </w:tc>
        <w:tc>
          <w:tcPr>
            <w:tcW w:w="2880" w:type="dxa"/>
          </w:tcPr>
          <w:p w14:paraId="597CD4FF" w14:textId="77777777" w:rsidR="00111B7B" w:rsidRDefault="00111B7B" w:rsidP="00F35594">
            <w:pPr>
              <w:spacing w:before="120" w:after="120" w:line="276" w:lineRule="auto"/>
              <w:jc w:val="center"/>
            </w:pPr>
          </w:p>
        </w:tc>
        <w:tc>
          <w:tcPr>
            <w:tcW w:w="2880" w:type="dxa"/>
          </w:tcPr>
          <w:p w14:paraId="250416A7" w14:textId="77777777" w:rsidR="00111B7B" w:rsidRDefault="00111B7B" w:rsidP="00F35594">
            <w:pPr>
              <w:spacing w:before="120" w:after="120" w:line="276" w:lineRule="auto"/>
              <w:jc w:val="center"/>
            </w:pPr>
          </w:p>
        </w:tc>
      </w:tr>
      <w:tr w:rsidR="00111B7B" w14:paraId="6D60F80D" w14:textId="77777777" w:rsidTr="00F35594">
        <w:trPr>
          <w:cantSplit/>
          <w:trHeight w:val="514"/>
        </w:trPr>
        <w:tc>
          <w:tcPr>
            <w:tcW w:w="3600" w:type="dxa"/>
            <w:vAlign w:val="center"/>
          </w:tcPr>
          <w:p w14:paraId="1026B17F" w14:textId="77777777" w:rsidR="00111B7B" w:rsidRDefault="00111B7B" w:rsidP="00F35594">
            <w:pPr>
              <w:spacing w:before="120" w:after="120" w:line="276" w:lineRule="auto"/>
              <w:ind w:left="720"/>
            </w:pPr>
            <w:r>
              <w:t>Tier 1 (1-1,800 plants)</w:t>
            </w:r>
          </w:p>
        </w:tc>
        <w:tc>
          <w:tcPr>
            <w:tcW w:w="2880" w:type="dxa"/>
          </w:tcPr>
          <w:sdt>
            <w:sdtPr>
              <w:tag w:val="goog_rdk_1135"/>
              <w:id w:val="-1408165994"/>
            </w:sdtPr>
            <w:sdtContent>
              <w:p w14:paraId="377407DD" w14:textId="77777777" w:rsidR="00111B7B" w:rsidRDefault="00000000" w:rsidP="00F35594">
                <w:pPr>
                  <w:spacing w:before="120" w:after="120" w:line="276" w:lineRule="auto"/>
                  <w:jc w:val="center"/>
                  <w:rPr>
                    <w:ins w:id="911" w:author="Author"/>
                  </w:rPr>
                </w:pPr>
                <w:sdt>
                  <w:sdtPr>
                    <w:tag w:val="goog_rdk_1133"/>
                    <w:id w:val="-1731493633"/>
                  </w:sdtPr>
                  <w:sdtContent>
                    <w:sdt>
                      <w:sdtPr>
                        <w:tag w:val="goog_rdk_1134"/>
                        <w:id w:val="41644988"/>
                      </w:sdtPr>
                      <w:sdtContent>
                        <w:ins w:id="912" w:author="Author">
                          <w:r w:rsidR="00111B7B">
                            <w:t>$2,479.00</w:t>
                          </w:r>
                        </w:ins>
                      </w:sdtContent>
                    </w:sdt>
                  </w:sdtContent>
                </w:sdt>
              </w:p>
            </w:sdtContent>
          </w:sdt>
          <w:p w14:paraId="795E81FF" w14:textId="77777777" w:rsidR="00111B7B" w:rsidRDefault="00000000" w:rsidP="00F35594">
            <w:pPr>
              <w:spacing w:before="120" w:after="120" w:line="276" w:lineRule="auto"/>
              <w:jc w:val="center"/>
            </w:pPr>
            <w:sdt>
              <w:sdtPr>
                <w:tag w:val="goog_rdk_1137"/>
                <w:id w:val="2089345905"/>
              </w:sdtPr>
              <w:sdtContent>
                <w:del w:id="913" w:author="Author">
                  <w:r w:rsidR="00111B7B">
                    <w:delText>$2,420.00</w:delText>
                  </w:r>
                </w:del>
              </w:sdtContent>
            </w:sdt>
          </w:p>
        </w:tc>
        <w:tc>
          <w:tcPr>
            <w:tcW w:w="2880" w:type="dxa"/>
            <w:vAlign w:val="center"/>
          </w:tcPr>
          <w:sdt>
            <w:sdtPr>
              <w:tag w:val="goog_rdk_1141"/>
              <w:id w:val="-1889198328"/>
            </w:sdtPr>
            <w:sdtContent>
              <w:p w14:paraId="39AE163D" w14:textId="77777777" w:rsidR="00111B7B" w:rsidRDefault="00000000" w:rsidP="00F35594">
                <w:pPr>
                  <w:spacing w:before="120" w:after="120" w:line="276" w:lineRule="auto"/>
                  <w:jc w:val="center"/>
                  <w:rPr>
                    <w:ins w:id="914" w:author="Author"/>
                  </w:rPr>
                </w:pPr>
                <w:sdt>
                  <w:sdtPr>
                    <w:tag w:val="goog_rdk_1139"/>
                    <w:id w:val="1145477841"/>
                  </w:sdtPr>
                  <w:sdtContent>
                    <w:sdt>
                      <w:sdtPr>
                        <w:tag w:val="goog_rdk_1140"/>
                        <w:id w:val="1753555276"/>
                      </w:sdtPr>
                      <w:sdtContent>
                        <w:ins w:id="915" w:author="Author">
                          <w:r w:rsidR="00111B7B">
                            <w:t>$2,479.00</w:t>
                          </w:r>
                        </w:ins>
                      </w:sdtContent>
                    </w:sdt>
                  </w:sdtContent>
                </w:sdt>
              </w:p>
            </w:sdtContent>
          </w:sdt>
          <w:p w14:paraId="6697ECB6" w14:textId="77777777" w:rsidR="00111B7B" w:rsidRDefault="00000000" w:rsidP="00F35594">
            <w:pPr>
              <w:spacing w:before="120" w:after="120" w:line="276" w:lineRule="auto"/>
              <w:jc w:val="center"/>
            </w:pPr>
            <w:sdt>
              <w:sdtPr>
                <w:tag w:val="goog_rdk_1143"/>
                <w:id w:val="1220726195"/>
              </w:sdtPr>
              <w:sdtContent>
                <w:del w:id="916" w:author="Author">
                  <w:r w:rsidR="00111B7B">
                    <w:delText>$2,420.00</w:delText>
                  </w:r>
                </w:del>
              </w:sdtContent>
            </w:sdt>
          </w:p>
        </w:tc>
      </w:tr>
      <w:tr w:rsidR="00111B7B" w14:paraId="614EE49C" w14:textId="77777777" w:rsidTr="00F35594">
        <w:trPr>
          <w:cantSplit/>
          <w:trHeight w:val="514"/>
        </w:trPr>
        <w:tc>
          <w:tcPr>
            <w:tcW w:w="3600" w:type="dxa"/>
            <w:vAlign w:val="center"/>
          </w:tcPr>
          <w:p w14:paraId="3C19072E" w14:textId="77777777" w:rsidR="00111B7B" w:rsidRDefault="00111B7B" w:rsidP="00F35594">
            <w:pPr>
              <w:spacing w:before="120" w:after="120" w:line="278" w:lineRule="auto"/>
              <w:ind w:left="720"/>
            </w:pPr>
            <w:r>
              <w:t>Tier 2 (1,801-3,600 plants)</w:t>
            </w:r>
          </w:p>
        </w:tc>
        <w:tc>
          <w:tcPr>
            <w:tcW w:w="2880" w:type="dxa"/>
          </w:tcPr>
          <w:sdt>
            <w:sdtPr>
              <w:tag w:val="goog_rdk_1147"/>
              <w:id w:val="-358324928"/>
            </w:sdtPr>
            <w:sdtContent>
              <w:p w14:paraId="27353E50" w14:textId="77777777" w:rsidR="00111B7B" w:rsidRDefault="00000000" w:rsidP="00F35594">
                <w:pPr>
                  <w:spacing w:before="120" w:after="120" w:line="276" w:lineRule="auto"/>
                  <w:jc w:val="center"/>
                  <w:rPr>
                    <w:ins w:id="917" w:author="Author"/>
                  </w:rPr>
                </w:pPr>
                <w:sdt>
                  <w:sdtPr>
                    <w:tag w:val="goog_rdk_1145"/>
                    <w:id w:val="493612000"/>
                  </w:sdtPr>
                  <w:sdtContent>
                    <w:sdt>
                      <w:sdtPr>
                        <w:tag w:val="goog_rdk_1146"/>
                        <w:id w:val="-2043437368"/>
                      </w:sdtPr>
                      <w:sdtContent>
                        <w:ins w:id="918" w:author="Author">
                          <w:r w:rsidR="00111B7B">
                            <w:t>$3,605.00</w:t>
                          </w:r>
                        </w:ins>
                      </w:sdtContent>
                    </w:sdt>
                  </w:sdtContent>
                </w:sdt>
              </w:p>
            </w:sdtContent>
          </w:sdt>
          <w:p w14:paraId="40A44B4B" w14:textId="77777777" w:rsidR="00111B7B" w:rsidRDefault="00000000" w:rsidP="00F35594">
            <w:pPr>
              <w:spacing w:before="120" w:after="120" w:line="276" w:lineRule="auto"/>
              <w:jc w:val="center"/>
            </w:pPr>
            <w:sdt>
              <w:sdtPr>
                <w:tag w:val="goog_rdk_1149"/>
                <w:id w:val="2058280723"/>
              </w:sdtPr>
              <w:sdtContent>
                <w:del w:id="919" w:author="Author">
                  <w:r w:rsidR="00111B7B">
                    <w:delText>$3,520.00</w:delText>
                  </w:r>
                </w:del>
              </w:sdtContent>
            </w:sdt>
          </w:p>
        </w:tc>
        <w:tc>
          <w:tcPr>
            <w:tcW w:w="2880" w:type="dxa"/>
            <w:vAlign w:val="center"/>
          </w:tcPr>
          <w:sdt>
            <w:sdtPr>
              <w:tag w:val="goog_rdk_1153"/>
              <w:id w:val="1715129154"/>
            </w:sdtPr>
            <w:sdtContent>
              <w:p w14:paraId="79E959FA" w14:textId="77777777" w:rsidR="00111B7B" w:rsidRDefault="00000000" w:rsidP="00F35594">
                <w:pPr>
                  <w:spacing w:before="120" w:after="120" w:line="276" w:lineRule="auto"/>
                  <w:jc w:val="center"/>
                  <w:rPr>
                    <w:ins w:id="920" w:author="Author"/>
                  </w:rPr>
                </w:pPr>
                <w:sdt>
                  <w:sdtPr>
                    <w:tag w:val="goog_rdk_1151"/>
                    <w:id w:val="-1069499793"/>
                  </w:sdtPr>
                  <w:sdtContent>
                    <w:sdt>
                      <w:sdtPr>
                        <w:tag w:val="goog_rdk_1152"/>
                        <w:id w:val="1263839646"/>
                      </w:sdtPr>
                      <w:sdtContent>
                        <w:ins w:id="921" w:author="Author">
                          <w:r w:rsidR="00111B7B">
                            <w:t>$3,605.00</w:t>
                          </w:r>
                        </w:ins>
                      </w:sdtContent>
                    </w:sdt>
                  </w:sdtContent>
                </w:sdt>
              </w:p>
            </w:sdtContent>
          </w:sdt>
          <w:p w14:paraId="082DD4F1" w14:textId="77777777" w:rsidR="00111B7B" w:rsidRDefault="00000000" w:rsidP="00F35594">
            <w:pPr>
              <w:spacing w:before="120" w:after="120" w:line="276" w:lineRule="auto"/>
              <w:jc w:val="center"/>
            </w:pPr>
            <w:sdt>
              <w:sdtPr>
                <w:tag w:val="goog_rdk_1155"/>
                <w:id w:val="-30834465"/>
              </w:sdtPr>
              <w:sdtContent>
                <w:del w:id="922" w:author="Author">
                  <w:r w:rsidR="00111B7B">
                    <w:delText>$3,520.00</w:delText>
                  </w:r>
                </w:del>
              </w:sdtContent>
            </w:sdt>
          </w:p>
        </w:tc>
      </w:tr>
      <w:tr w:rsidR="00111B7B" w14:paraId="7B1AA634" w14:textId="77777777" w:rsidTr="00F35594">
        <w:trPr>
          <w:cantSplit/>
          <w:trHeight w:val="514"/>
        </w:trPr>
        <w:tc>
          <w:tcPr>
            <w:tcW w:w="3600" w:type="dxa"/>
            <w:vAlign w:val="center"/>
          </w:tcPr>
          <w:p w14:paraId="2AA52451" w14:textId="77777777" w:rsidR="00111B7B" w:rsidRDefault="00111B7B" w:rsidP="00F35594">
            <w:pPr>
              <w:spacing w:before="120" w:after="120" w:line="278" w:lineRule="auto"/>
              <w:ind w:left="720"/>
            </w:pPr>
            <w:r>
              <w:t>Tier 3 (3,601-6,000 plants)</w:t>
            </w:r>
          </w:p>
        </w:tc>
        <w:tc>
          <w:tcPr>
            <w:tcW w:w="2880" w:type="dxa"/>
          </w:tcPr>
          <w:sdt>
            <w:sdtPr>
              <w:tag w:val="goog_rdk_1159"/>
              <w:id w:val="-1474650026"/>
            </w:sdtPr>
            <w:sdtContent>
              <w:p w14:paraId="1C6F03A1" w14:textId="77777777" w:rsidR="00111B7B" w:rsidRDefault="00000000" w:rsidP="00F35594">
                <w:pPr>
                  <w:spacing w:before="120" w:after="120" w:line="276" w:lineRule="auto"/>
                  <w:jc w:val="center"/>
                  <w:rPr>
                    <w:ins w:id="923" w:author="Author"/>
                  </w:rPr>
                </w:pPr>
                <w:sdt>
                  <w:sdtPr>
                    <w:tag w:val="goog_rdk_1157"/>
                    <w:id w:val="-286415144"/>
                  </w:sdtPr>
                  <w:sdtContent>
                    <w:sdt>
                      <w:sdtPr>
                        <w:tag w:val="goog_rdk_1158"/>
                        <w:id w:val="-1351591853"/>
                      </w:sdtPr>
                      <w:sdtContent>
                        <w:ins w:id="924" w:author="Author">
                          <w:r w:rsidR="00111B7B">
                            <w:t>$4,629.00</w:t>
                          </w:r>
                        </w:ins>
                      </w:sdtContent>
                    </w:sdt>
                  </w:sdtContent>
                </w:sdt>
              </w:p>
            </w:sdtContent>
          </w:sdt>
          <w:p w14:paraId="69EB06E9" w14:textId="77777777" w:rsidR="00111B7B" w:rsidRDefault="00000000" w:rsidP="00F35594">
            <w:pPr>
              <w:spacing w:before="120" w:after="120" w:line="276" w:lineRule="auto"/>
              <w:jc w:val="center"/>
            </w:pPr>
            <w:sdt>
              <w:sdtPr>
                <w:tag w:val="goog_rdk_1161"/>
                <w:id w:val="-779697310"/>
              </w:sdtPr>
              <w:sdtContent>
                <w:del w:id="925" w:author="Author">
                  <w:r w:rsidR="00111B7B">
                    <w:delText>$4,520.00</w:delText>
                  </w:r>
                </w:del>
              </w:sdtContent>
            </w:sdt>
          </w:p>
        </w:tc>
        <w:tc>
          <w:tcPr>
            <w:tcW w:w="2880" w:type="dxa"/>
            <w:vAlign w:val="center"/>
          </w:tcPr>
          <w:sdt>
            <w:sdtPr>
              <w:tag w:val="goog_rdk_1165"/>
              <w:id w:val="-704529306"/>
            </w:sdtPr>
            <w:sdtContent>
              <w:p w14:paraId="78750729" w14:textId="77777777" w:rsidR="00111B7B" w:rsidRDefault="00000000" w:rsidP="00F35594">
                <w:pPr>
                  <w:spacing w:before="120" w:after="120" w:line="276" w:lineRule="auto"/>
                  <w:jc w:val="center"/>
                  <w:rPr>
                    <w:ins w:id="926" w:author="Author"/>
                  </w:rPr>
                </w:pPr>
                <w:sdt>
                  <w:sdtPr>
                    <w:tag w:val="goog_rdk_1163"/>
                    <w:id w:val="-1196705425"/>
                  </w:sdtPr>
                  <w:sdtContent>
                    <w:sdt>
                      <w:sdtPr>
                        <w:tag w:val="goog_rdk_1164"/>
                        <w:id w:val="1891949307"/>
                      </w:sdtPr>
                      <w:sdtContent>
                        <w:ins w:id="927" w:author="Author">
                          <w:r w:rsidR="00111B7B">
                            <w:t>$4,629.00</w:t>
                          </w:r>
                        </w:ins>
                      </w:sdtContent>
                    </w:sdt>
                  </w:sdtContent>
                </w:sdt>
              </w:p>
            </w:sdtContent>
          </w:sdt>
          <w:p w14:paraId="3CA0AD06" w14:textId="77777777" w:rsidR="00111B7B" w:rsidRDefault="00000000" w:rsidP="00F35594">
            <w:pPr>
              <w:spacing w:before="120" w:after="120" w:line="276" w:lineRule="auto"/>
              <w:jc w:val="center"/>
            </w:pPr>
            <w:sdt>
              <w:sdtPr>
                <w:tag w:val="goog_rdk_1167"/>
                <w:id w:val="1121091627"/>
              </w:sdtPr>
              <w:sdtContent>
                <w:del w:id="928" w:author="Author">
                  <w:r w:rsidR="00111B7B">
                    <w:delText>$4,520.00</w:delText>
                  </w:r>
                </w:del>
              </w:sdtContent>
            </w:sdt>
          </w:p>
        </w:tc>
      </w:tr>
      <w:tr w:rsidR="00111B7B" w14:paraId="74DED3A7" w14:textId="77777777" w:rsidTr="00F35594">
        <w:trPr>
          <w:cantSplit/>
          <w:trHeight w:val="514"/>
        </w:trPr>
        <w:tc>
          <w:tcPr>
            <w:tcW w:w="3600" w:type="dxa"/>
            <w:vAlign w:val="center"/>
          </w:tcPr>
          <w:p w14:paraId="48670FBA" w14:textId="77777777" w:rsidR="00111B7B" w:rsidRDefault="00111B7B" w:rsidP="00F35594">
            <w:pPr>
              <w:spacing w:before="120" w:after="120" w:line="278" w:lineRule="auto"/>
              <w:ind w:left="720"/>
            </w:pPr>
            <w:r>
              <w:lastRenderedPageBreak/>
              <w:t>Tier 4 (6,001-10,200 plants)</w:t>
            </w:r>
          </w:p>
        </w:tc>
        <w:tc>
          <w:tcPr>
            <w:tcW w:w="2880" w:type="dxa"/>
          </w:tcPr>
          <w:sdt>
            <w:sdtPr>
              <w:tag w:val="goog_rdk_1171"/>
              <w:id w:val="-1341431509"/>
            </w:sdtPr>
            <w:sdtContent>
              <w:p w14:paraId="34D32FB5" w14:textId="77777777" w:rsidR="00111B7B" w:rsidRDefault="00000000" w:rsidP="00F35594">
                <w:pPr>
                  <w:spacing w:before="120" w:after="120" w:line="276" w:lineRule="auto"/>
                  <w:jc w:val="center"/>
                  <w:rPr>
                    <w:ins w:id="929" w:author="Author"/>
                  </w:rPr>
                </w:pPr>
                <w:sdt>
                  <w:sdtPr>
                    <w:tag w:val="goog_rdk_1169"/>
                    <w:id w:val="1485630211"/>
                  </w:sdtPr>
                  <w:sdtContent>
                    <w:sdt>
                      <w:sdtPr>
                        <w:tag w:val="goog_rdk_1170"/>
                        <w:id w:val="92752078"/>
                      </w:sdtPr>
                      <w:sdtContent>
                        <w:ins w:id="930" w:author="Author">
                          <w:r w:rsidR="00111B7B">
                            <w:t>$6,723.00</w:t>
                          </w:r>
                        </w:ins>
                      </w:sdtContent>
                    </w:sdt>
                  </w:sdtContent>
                </w:sdt>
              </w:p>
            </w:sdtContent>
          </w:sdt>
          <w:p w14:paraId="24DA0421" w14:textId="77777777" w:rsidR="00111B7B" w:rsidRDefault="00000000" w:rsidP="00F35594">
            <w:pPr>
              <w:spacing w:before="120" w:after="120" w:line="276" w:lineRule="auto"/>
              <w:jc w:val="center"/>
            </w:pPr>
            <w:sdt>
              <w:sdtPr>
                <w:tag w:val="goog_rdk_1173"/>
                <w:id w:val="-1356504532"/>
              </w:sdtPr>
              <w:sdtContent>
                <w:del w:id="931" w:author="Author">
                  <w:r w:rsidR="00111B7B">
                    <w:delText>$6,565.00</w:delText>
                  </w:r>
                </w:del>
              </w:sdtContent>
            </w:sdt>
          </w:p>
        </w:tc>
        <w:tc>
          <w:tcPr>
            <w:tcW w:w="2880" w:type="dxa"/>
            <w:vAlign w:val="center"/>
          </w:tcPr>
          <w:sdt>
            <w:sdtPr>
              <w:tag w:val="goog_rdk_1177"/>
              <w:id w:val="1411792983"/>
            </w:sdtPr>
            <w:sdtContent>
              <w:p w14:paraId="5ADD2381" w14:textId="77777777" w:rsidR="00111B7B" w:rsidRDefault="00000000" w:rsidP="00F35594">
                <w:pPr>
                  <w:spacing w:before="120" w:after="120" w:line="276" w:lineRule="auto"/>
                  <w:jc w:val="center"/>
                  <w:rPr>
                    <w:ins w:id="932" w:author="Author"/>
                  </w:rPr>
                </w:pPr>
                <w:sdt>
                  <w:sdtPr>
                    <w:tag w:val="goog_rdk_1175"/>
                    <w:id w:val="2026949124"/>
                  </w:sdtPr>
                  <w:sdtContent>
                    <w:sdt>
                      <w:sdtPr>
                        <w:tag w:val="goog_rdk_1176"/>
                        <w:id w:val="-754156436"/>
                      </w:sdtPr>
                      <w:sdtContent>
                        <w:ins w:id="933" w:author="Author">
                          <w:r w:rsidR="00111B7B">
                            <w:t>$6,723.00</w:t>
                          </w:r>
                        </w:ins>
                      </w:sdtContent>
                    </w:sdt>
                  </w:sdtContent>
                </w:sdt>
              </w:p>
            </w:sdtContent>
          </w:sdt>
          <w:p w14:paraId="70A7EA92" w14:textId="77777777" w:rsidR="00111B7B" w:rsidRDefault="00000000" w:rsidP="00F35594">
            <w:pPr>
              <w:spacing w:before="120" w:after="120" w:line="276" w:lineRule="auto"/>
              <w:jc w:val="center"/>
            </w:pPr>
            <w:sdt>
              <w:sdtPr>
                <w:tag w:val="goog_rdk_1179"/>
                <w:id w:val="-1484520053"/>
              </w:sdtPr>
              <w:sdtContent>
                <w:del w:id="934" w:author="Author">
                  <w:r w:rsidR="00111B7B">
                    <w:delText>$6,565.00</w:delText>
                  </w:r>
                </w:del>
              </w:sdtContent>
            </w:sdt>
          </w:p>
        </w:tc>
      </w:tr>
      <w:tr w:rsidR="00111B7B" w14:paraId="739A9372" w14:textId="77777777" w:rsidTr="00F35594">
        <w:trPr>
          <w:cantSplit/>
          <w:trHeight w:val="514"/>
        </w:trPr>
        <w:tc>
          <w:tcPr>
            <w:tcW w:w="3600" w:type="dxa"/>
            <w:vAlign w:val="center"/>
          </w:tcPr>
          <w:p w14:paraId="236AAE2C" w14:textId="77777777" w:rsidR="00111B7B" w:rsidRDefault="00111B7B" w:rsidP="00F35594">
            <w:pPr>
              <w:spacing w:before="120" w:after="120" w:line="278" w:lineRule="auto"/>
              <w:ind w:left="720"/>
            </w:pPr>
            <w:r>
              <w:t>Tier 5 (10,201-13,800 plants)</w:t>
            </w:r>
          </w:p>
        </w:tc>
        <w:tc>
          <w:tcPr>
            <w:tcW w:w="2880" w:type="dxa"/>
          </w:tcPr>
          <w:sdt>
            <w:sdtPr>
              <w:tag w:val="goog_rdk_1183"/>
              <w:id w:val="-115354971"/>
            </w:sdtPr>
            <w:sdtContent>
              <w:p w14:paraId="4EA8953E" w14:textId="77777777" w:rsidR="00111B7B" w:rsidRDefault="00000000" w:rsidP="00F35594">
                <w:pPr>
                  <w:spacing w:before="120" w:after="120" w:line="276" w:lineRule="auto"/>
                  <w:jc w:val="center"/>
                  <w:rPr>
                    <w:ins w:id="935" w:author="Author"/>
                  </w:rPr>
                </w:pPr>
                <w:sdt>
                  <w:sdtPr>
                    <w:tag w:val="goog_rdk_1181"/>
                    <w:id w:val="2101282381"/>
                  </w:sdtPr>
                  <w:sdtContent>
                    <w:sdt>
                      <w:sdtPr>
                        <w:tag w:val="goog_rdk_1182"/>
                        <w:id w:val="-1043371097"/>
                      </w:sdtPr>
                      <w:sdtContent>
                        <w:ins w:id="936" w:author="Author">
                          <w:r w:rsidR="00111B7B">
                            <w:t>$9,575.00</w:t>
                          </w:r>
                        </w:ins>
                      </w:sdtContent>
                    </w:sdt>
                  </w:sdtContent>
                </w:sdt>
              </w:p>
            </w:sdtContent>
          </w:sdt>
          <w:p w14:paraId="34723B66" w14:textId="77777777" w:rsidR="00111B7B" w:rsidRDefault="00000000" w:rsidP="00F35594">
            <w:pPr>
              <w:spacing w:before="120" w:after="120" w:line="276" w:lineRule="auto"/>
              <w:jc w:val="center"/>
            </w:pPr>
            <w:sdt>
              <w:sdtPr>
                <w:tag w:val="goog_rdk_1185"/>
                <w:id w:val="642687476"/>
              </w:sdtPr>
              <w:sdtContent>
                <w:del w:id="937" w:author="Author">
                  <w:r w:rsidR="00111B7B">
                    <w:delText>$9,350.00</w:delText>
                  </w:r>
                </w:del>
              </w:sdtContent>
            </w:sdt>
          </w:p>
        </w:tc>
        <w:tc>
          <w:tcPr>
            <w:tcW w:w="2880" w:type="dxa"/>
            <w:vAlign w:val="center"/>
          </w:tcPr>
          <w:sdt>
            <w:sdtPr>
              <w:tag w:val="goog_rdk_1189"/>
              <w:id w:val="1335166050"/>
            </w:sdtPr>
            <w:sdtContent>
              <w:p w14:paraId="1D5D83A9" w14:textId="77777777" w:rsidR="00111B7B" w:rsidRDefault="00000000" w:rsidP="00F35594">
                <w:pPr>
                  <w:spacing w:before="120" w:after="120" w:line="276" w:lineRule="auto"/>
                  <w:jc w:val="center"/>
                  <w:rPr>
                    <w:ins w:id="938" w:author="Author"/>
                  </w:rPr>
                </w:pPr>
                <w:sdt>
                  <w:sdtPr>
                    <w:tag w:val="goog_rdk_1187"/>
                    <w:id w:val="1769912231"/>
                  </w:sdtPr>
                  <w:sdtContent>
                    <w:sdt>
                      <w:sdtPr>
                        <w:tag w:val="goog_rdk_1188"/>
                        <w:id w:val="884716636"/>
                      </w:sdtPr>
                      <w:sdtContent>
                        <w:ins w:id="939" w:author="Author">
                          <w:r w:rsidR="00111B7B">
                            <w:t>$9,575.00</w:t>
                          </w:r>
                        </w:ins>
                      </w:sdtContent>
                    </w:sdt>
                  </w:sdtContent>
                </w:sdt>
              </w:p>
            </w:sdtContent>
          </w:sdt>
          <w:p w14:paraId="2790A870" w14:textId="77777777" w:rsidR="00111B7B" w:rsidRDefault="00000000" w:rsidP="00F35594">
            <w:pPr>
              <w:spacing w:before="120" w:after="120" w:line="276" w:lineRule="auto"/>
              <w:jc w:val="center"/>
            </w:pPr>
            <w:sdt>
              <w:sdtPr>
                <w:tag w:val="goog_rdk_1191"/>
                <w:id w:val="1925869008"/>
              </w:sdtPr>
              <w:sdtContent>
                <w:del w:id="940" w:author="Author">
                  <w:r w:rsidR="00111B7B">
                    <w:delText>$9,350.00</w:delText>
                  </w:r>
                </w:del>
              </w:sdtContent>
            </w:sdt>
          </w:p>
        </w:tc>
      </w:tr>
      <w:tr w:rsidR="00111B7B" w14:paraId="2175B261" w14:textId="77777777" w:rsidTr="00F35594">
        <w:trPr>
          <w:cantSplit/>
          <w:trHeight w:val="514"/>
        </w:trPr>
        <w:tc>
          <w:tcPr>
            <w:tcW w:w="3600" w:type="dxa"/>
            <w:vAlign w:val="center"/>
          </w:tcPr>
          <w:p w14:paraId="0C17768D" w14:textId="77777777" w:rsidR="00111B7B" w:rsidRDefault="00111B7B" w:rsidP="00F35594">
            <w:pPr>
              <w:spacing w:before="120" w:after="120" w:line="278" w:lineRule="auto"/>
              <w:ind w:left="720"/>
            </w:pPr>
            <w:r>
              <w:t>Expanded Production Management (The amount shown is charged in addition to the Tier 5 fee for each additional tier of 3,600 plants over Tier 5)</w:t>
            </w:r>
          </w:p>
        </w:tc>
        <w:tc>
          <w:tcPr>
            <w:tcW w:w="2880" w:type="dxa"/>
            <w:vAlign w:val="center"/>
          </w:tcPr>
          <w:sdt>
            <w:sdtPr>
              <w:tag w:val="goog_rdk_1195"/>
              <w:id w:val="676060200"/>
            </w:sdtPr>
            <w:sdtContent>
              <w:p w14:paraId="7B2BB5B1" w14:textId="77777777" w:rsidR="00111B7B" w:rsidRDefault="00000000" w:rsidP="00F35594">
                <w:pPr>
                  <w:spacing w:before="120" w:after="120" w:line="276" w:lineRule="auto"/>
                  <w:jc w:val="center"/>
                  <w:rPr>
                    <w:ins w:id="941" w:author="Author"/>
                  </w:rPr>
                </w:pPr>
                <w:sdt>
                  <w:sdtPr>
                    <w:tag w:val="goog_rdk_1193"/>
                    <w:id w:val="1839339402"/>
                  </w:sdtPr>
                  <w:sdtContent>
                    <w:sdt>
                      <w:sdtPr>
                        <w:tag w:val="goog_rdk_1194"/>
                        <w:id w:val="-488005035"/>
                      </w:sdtPr>
                      <w:sdtContent>
                        <w:ins w:id="942" w:author="Author">
                          <w:r w:rsidR="00111B7B">
                            <w:t>$1,137.00</w:t>
                          </w:r>
                        </w:ins>
                      </w:sdtContent>
                    </w:sdt>
                  </w:sdtContent>
                </w:sdt>
              </w:p>
            </w:sdtContent>
          </w:sdt>
          <w:p w14:paraId="56E64986" w14:textId="77777777" w:rsidR="00111B7B" w:rsidRDefault="00000000" w:rsidP="00F35594">
            <w:pPr>
              <w:spacing w:before="120" w:after="120" w:line="276" w:lineRule="auto"/>
              <w:jc w:val="center"/>
            </w:pPr>
            <w:sdt>
              <w:sdtPr>
                <w:tag w:val="goog_rdk_1197"/>
                <w:id w:val="1698355021"/>
              </w:sdtPr>
              <w:sdtContent>
                <w:del w:id="943" w:author="Author">
                  <w:r w:rsidR="00111B7B">
                    <w:delText>$1,110.00</w:delText>
                  </w:r>
                </w:del>
              </w:sdtContent>
            </w:sdt>
          </w:p>
        </w:tc>
        <w:tc>
          <w:tcPr>
            <w:tcW w:w="2880" w:type="dxa"/>
            <w:vAlign w:val="center"/>
          </w:tcPr>
          <w:sdt>
            <w:sdtPr>
              <w:tag w:val="goog_rdk_1201"/>
              <w:id w:val="-1582884895"/>
            </w:sdtPr>
            <w:sdtContent>
              <w:p w14:paraId="5B9F8E31" w14:textId="77777777" w:rsidR="00111B7B" w:rsidRDefault="00000000" w:rsidP="00F35594">
                <w:pPr>
                  <w:spacing w:before="120" w:after="120" w:line="276" w:lineRule="auto"/>
                  <w:jc w:val="center"/>
                  <w:rPr>
                    <w:ins w:id="944" w:author="Author"/>
                  </w:rPr>
                </w:pPr>
                <w:sdt>
                  <w:sdtPr>
                    <w:tag w:val="goog_rdk_1199"/>
                    <w:id w:val="127192383"/>
                  </w:sdtPr>
                  <w:sdtContent>
                    <w:sdt>
                      <w:sdtPr>
                        <w:tag w:val="goog_rdk_1200"/>
                        <w:id w:val="2135486026"/>
                      </w:sdtPr>
                      <w:sdtContent>
                        <w:ins w:id="945" w:author="Author">
                          <w:r w:rsidR="00111B7B">
                            <w:t>$1,137.00</w:t>
                          </w:r>
                        </w:ins>
                      </w:sdtContent>
                    </w:sdt>
                  </w:sdtContent>
                </w:sdt>
              </w:p>
            </w:sdtContent>
          </w:sdt>
          <w:p w14:paraId="131ED8F4" w14:textId="77777777" w:rsidR="00111B7B" w:rsidRDefault="00000000" w:rsidP="00F35594">
            <w:pPr>
              <w:spacing w:before="120" w:after="120" w:line="276" w:lineRule="auto"/>
              <w:jc w:val="center"/>
            </w:pPr>
            <w:sdt>
              <w:sdtPr>
                <w:tag w:val="goog_rdk_1203"/>
                <w:id w:val="1274911243"/>
              </w:sdtPr>
              <w:sdtContent>
                <w:del w:id="946" w:author="Author">
                  <w:r w:rsidR="00111B7B">
                    <w:delText>$1,110.00</w:delText>
                  </w:r>
                </w:del>
              </w:sdtContent>
            </w:sdt>
          </w:p>
        </w:tc>
      </w:tr>
      <w:tr w:rsidR="00111B7B" w14:paraId="18C406E1" w14:textId="77777777" w:rsidTr="00F35594">
        <w:trPr>
          <w:cantSplit/>
          <w:trHeight w:val="514"/>
        </w:trPr>
        <w:tc>
          <w:tcPr>
            <w:tcW w:w="3600" w:type="dxa"/>
          </w:tcPr>
          <w:p w14:paraId="3B48ED62" w14:textId="77777777" w:rsidR="00111B7B" w:rsidRDefault="00111B7B" w:rsidP="00F35594">
            <w:pPr>
              <w:spacing w:before="120" w:after="120" w:line="276" w:lineRule="auto"/>
            </w:pPr>
            <w:r>
              <w:t>Retail Marijuana Testing Facility</w:t>
            </w:r>
          </w:p>
        </w:tc>
        <w:tc>
          <w:tcPr>
            <w:tcW w:w="2880" w:type="dxa"/>
          </w:tcPr>
          <w:sdt>
            <w:sdtPr>
              <w:tag w:val="goog_rdk_1207"/>
              <w:id w:val="1019900438"/>
            </w:sdtPr>
            <w:sdtContent>
              <w:p w14:paraId="77C7A0A4" w14:textId="77777777" w:rsidR="00111B7B" w:rsidRDefault="00000000" w:rsidP="00F35594">
                <w:pPr>
                  <w:spacing w:before="120" w:after="120" w:line="276" w:lineRule="auto"/>
                  <w:jc w:val="center"/>
                  <w:rPr>
                    <w:ins w:id="947" w:author="Author"/>
                  </w:rPr>
                </w:pPr>
                <w:sdt>
                  <w:sdtPr>
                    <w:tag w:val="goog_rdk_1205"/>
                    <w:id w:val="482199767"/>
                  </w:sdtPr>
                  <w:sdtContent>
                    <w:sdt>
                      <w:sdtPr>
                        <w:tag w:val="goog_rdk_1206"/>
                        <w:id w:val="-1517917158"/>
                      </w:sdtPr>
                      <w:sdtContent>
                        <w:ins w:id="948" w:author="Author">
                          <w:r w:rsidR="00111B7B">
                            <w:t>$2,479.00</w:t>
                          </w:r>
                        </w:ins>
                      </w:sdtContent>
                    </w:sdt>
                  </w:sdtContent>
                </w:sdt>
              </w:p>
            </w:sdtContent>
          </w:sdt>
          <w:p w14:paraId="406A9DD4" w14:textId="77777777" w:rsidR="00111B7B" w:rsidRDefault="00000000" w:rsidP="00F35594">
            <w:pPr>
              <w:spacing w:before="120" w:after="120" w:line="276" w:lineRule="auto"/>
              <w:jc w:val="center"/>
            </w:pPr>
            <w:sdt>
              <w:sdtPr>
                <w:tag w:val="goog_rdk_1209"/>
                <w:id w:val="-1203663807"/>
              </w:sdtPr>
              <w:sdtContent>
                <w:del w:id="949" w:author="Author">
                  <w:r w:rsidR="00111B7B">
                    <w:delText>$2,420.00</w:delText>
                  </w:r>
                </w:del>
              </w:sdtContent>
            </w:sdt>
          </w:p>
        </w:tc>
        <w:tc>
          <w:tcPr>
            <w:tcW w:w="2880" w:type="dxa"/>
            <w:vAlign w:val="center"/>
          </w:tcPr>
          <w:sdt>
            <w:sdtPr>
              <w:tag w:val="goog_rdk_1213"/>
              <w:id w:val="1008755150"/>
            </w:sdtPr>
            <w:sdtContent>
              <w:p w14:paraId="5535975F" w14:textId="77777777" w:rsidR="00111B7B" w:rsidRDefault="00000000" w:rsidP="00F35594">
                <w:pPr>
                  <w:spacing w:before="120" w:after="120" w:line="276" w:lineRule="auto"/>
                  <w:jc w:val="center"/>
                  <w:rPr>
                    <w:ins w:id="950" w:author="Author"/>
                  </w:rPr>
                </w:pPr>
                <w:sdt>
                  <w:sdtPr>
                    <w:tag w:val="goog_rdk_1211"/>
                    <w:id w:val="-487214885"/>
                  </w:sdtPr>
                  <w:sdtContent>
                    <w:sdt>
                      <w:sdtPr>
                        <w:tag w:val="goog_rdk_1212"/>
                        <w:id w:val="-1147024714"/>
                      </w:sdtPr>
                      <w:sdtContent>
                        <w:ins w:id="951" w:author="Author">
                          <w:r w:rsidR="00111B7B">
                            <w:t>$2,479.00</w:t>
                          </w:r>
                        </w:ins>
                      </w:sdtContent>
                    </w:sdt>
                  </w:sdtContent>
                </w:sdt>
              </w:p>
            </w:sdtContent>
          </w:sdt>
          <w:p w14:paraId="03FCEAB0" w14:textId="77777777" w:rsidR="00111B7B" w:rsidRDefault="00000000" w:rsidP="00F35594">
            <w:pPr>
              <w:spacing w:before="120" w:after="120" w:line="276" w:lineRule="auto"/>
              <w:jc w:val="center"/>
            </w:pPr>
            <w:sdt>
              <w:sdtPr>
                <w:tag w:val="goog_rdk_1215"/>
                <w:id w:val="2120835710"/>
              </w:sdtPr>
              <w:sdtContent>
                <w:del w:id="952" w:author="Author">
                  <w:r w:rsidR="00111B7B">
                    <w:delText>$2,420.00</w:delText>
                  </w:r>
                </w:del>
              </w:sdtContent>
            </w:sdt>
          </w:p>
        </w:tc>
      </w:tr>
      <w:tr w:rsidR="00111B7B" w14:paraId="3AB7A1A2" w14:textId="77777777" w:rsidTr="00F35594">
        <w:trPr>
          <w:cantSplit/>
          <w:trHeight w:val="514"/>
        </w:trPr>
        <w:tc>
          <w:tcPr>
            <w:tcW w:w="3600" w:type="dxa"/>
          </w:tcPr>
          <w:p w14:paraId="3348AE45" w14:textId="77777777" w:rsidR="00111B7B" w:rsidRDefault="00111B7B" w:rsidP="00F35594">
            <w:pPr>
              <w:spacing w:before="120" w:after="120" w:line="276" w:lineRule="auto"/>
            </w:pPr>
            <w:r>
              <w:t xml:space="preserve">Retail Marijuana Transporter </w:t>
            </w:r>
          </w:p>
        </w:tc>
        <w:tc>
          <w:tcPr>
            <w:tcW w:w="2880" w:type="dxa"/>
          </w:tcPr>
          <w:sdt>
            <w:sdtPr>
              <w:tag w:val="goog_rdk_1219"/>
              <w:id w:val="910044136"/>
            </w:sdtPr>
            <w:sdtContent>
              <w:p w14:paraId="06526051" w14:textId="77777777" w:rsidR="00111B7B" w:rsidRDefault="00000000" w:rsidP="00F35594">
                <w:pPr>
                  <w:spacing w:before="120" w:after="120" w:line="276" w:lineRule="auto"/>
                  <w:jc w:val="center"/>
                  <w:rPr>
                    <w:ins w:id="953" w:author="Author"/>
                  </w:rPr>
                </w:pPr>
                <w:sdt>
                  <w:sdtPr>
                    <w:tag w:val="goog_rdk_1217"/>
                    <w:id w:val="1440611974"/>
                  </w:sdtPr>
                  <w:sdtContent>
                    <w:sdt>
                      <w:sdtPr>
                        <w:tag w:val="goog_rdk_1218"/>
                        <w:id w:val="-865067687"/>
                      </w:sdtPr>
                      <w:sdtContent>
                        <w:ins w:id="954" w:author="Author">
                          <w:r w:rsidR="00111B7B">
                            <w:t>$3,288.00</w:t>
                          </w:r>
                        </w:ins>
                      </w:sdtContent>
                    </w:sdt>
                  </w:sdtContent>
                </w:sdt>
              </w:p>
            </w:sdtContent>
          </w:sdt>
          <w:p w14:paraId="2145AF56" w14:textId="77777777" w:rsidR="00111B7B" w:rsidRDefault="00000000" w:rsidP="00F35594">
            <w:pPr>
              <w:spacing w:before="120" w:after="120" w:line="276" w:lineRule="auto"/>
              <w:jc w:val="center"/>
            </w:pPr>
            <w:sdt>
              <w:sdtPr>
                <w:tag w:val="goog_rdk_1221"/>
                <w:id w:val="423661445"/>
              </w:sdtPr>
              <w:sdtContent>
                <w:del w:id="955" w:author="Author">
                  <w:r w:rsidR="00111B7B">
                    <w:delText>$3,210.00</w:delText>
                  </w:r>
                </w:del>
              </w:sdtContent>
            </w:sdt>
          </w:p>
        </w:tc>
        <w:tc>
          <w:tcPr>
            <w:tcW w:w="2880" w:type="dxa"/>
            <w:vAlign w:val="center"/>
          </w:tcPr>
          <w:sdt>
            <w:sdtPr>
              <w:tag w:val="goog_rdk_1225"/>
              <w:id w:val="-1052492044"/>
            </w:sdtPr>
            <w:sdtContent>
              <w:p w14:paraId="09643AA8" w14:textId="77777777" w:rsidR="00111B7B" w:rsidRDefault="00000000" w:rsidP="00F35594">
                <w:pPr>
                  <w:spacing w:before="120" w:after="120" w:line="276" w:lineRule="auto"/>
                  <w:jc w:val="center"/>
                  <w:rPr>
                    <w:ins w:id="956" w:author="Author"/>
                  </w:rPr>
                </w:pPr>
                <w:sdt>
                  <w:sdtPr>
                    <w:tag w:val="goog_rdk_1223"/>
                    <w:id w:val="-3488301"/>
                  </w:sdtPr>
                  <w:sdtContent>
                    <w:sdt>
                      <w:sdtPr>
                        <w:tag w:val="goog_rdk_1224"/>
                        <w:id w:val="457184461"/>
                      </w:sdtPr>
                      <w:sdtContent>
                        <w:ins w:id="957" w:author="Author">
                          <w:r w:rsidR="00111B7B">
                            <w:t>$3,288.00</w:t>
                          </w:r>
                        </w:ins>
                      </w:sdtContent>
                    </w:sdt>
                  </w:sdtContent>
                </w:sdt>
              </w:p>
            </w:sdtContent>
          </w:sdt>
          <w:p w14:paraId="652AEC49" w14:textId="77777777" w:rsidR="00111B7B" w:rsidRDefault="00000000" w:rsidP="00F35594">
            <w:pPr>
              <w:spacing w:before="120" w:after="120" w:line="276" w:lineRule="auto"/>
              <w:jc w:val="center"/>
            </w:pPr>
            <w:sdt>
              <w:sdtPr>
                <w:tag w:val="goog_rdk_1227"/>
                <w:id w:val="77371644"/>
              </w:sdtPr>
              <w:sdtContent>
                <w:del w:id="958" w:author="Author">
                  <w:r w:rsidR="00111B7B">
                    <w:delText>$3,210.00</w:delText>
                  </w:r>
                </w:del>
              </w:sdtContent>
            </w:sdt>
          </w:p>
        </w:tc>
      </w:tr>
      <w:tr w:rsidR="00111B7B" w14:paraId="24371F9B" w14:textId="77777777" w:rsidTr="00F35594">
        <w:trPr>
          <w:cantSplit/>
          <w:trHeight w:val="514"/>
        </w:trPr>
        <w:tc>
          <w:tcPr>
            <w:tcW w:w="3600" w:type="dxa"/>
          </w:tcPr>
          <w:p w14:paraId="31C09A05" w14:textId="77777777" w:rsidR="00111B7B" w:rsidRDefault="00111B7B" w:rsidP="00F35594">
            <w:pPr>
              <w:spacing w:before="120" w:after="120" w:line="276" w:lineRule="auto"/>
            </w:pPr>
            <w:r>
              <w:t>Retail Marijuana Business Operator</w:t>
            </w:r>
          </w:p>
        </w:tc>
        <w:tc>
          <w:tcPr>
            <w:tcW w:w="2880" w:type="dxa"/>
          </w:tcPr>
          <w:sdt>
            <w:sdtPr>
              <w:tag w:val="goog_rdk_1231"/>
              <w:id w:val="-1046775641"/>
            </w:sdtPr>
            <w:sdtContent>
              <w:p w14:paraId="44E1874F" w14:textId="77777777" w:rsidR="00111B7B" w:rsidRDefault="00000000" w:rsidP="00F35594">
                <w:pPr>
                  <w:spacing w:before="120" w:after="120" w:line="276" w:lineRule="auto"/>
                  <w:jc w:val="center"/>
                  <w:rPr>
                    <w:ins w:id="959" w:author="Author"/>
                  </w:rPr>
                </w:pPr>
                <w:sdt>
                  <w:sdtPr>
                    <w:tag w:val="goog_rdk_1229"/>
                    <w:id w:val="2126952657"/>
                  </w:sdtPr>
                  <w:sdtContent>
                    <w:sdt>
                      <w:sdtPr>
                        <w:tag w:val="goog_rdk_1230"/>
                        <w:id w:val="220279598"/>
                      </w:sdtPr>
                      <w:sdtContent>
                        <w:ins w:id="960" w:author="Author">
                          <w:r w:rsidR="00111B7B">
                            <w:t>$3,446.00</w:t>
                          </w:r>
                        </w:ins>
                      </w:sdtContent>
                    </w:sdt>
                  </w:sdtContent>
                </w:sdt>
              </w:p>
            </w:sdtContent>
          </w:sdt>
          <w:p w14:paraId="1B10C535" w14:textId="77777777" w:rsidR="00111B7B" w:rsidRDefault="00000000" w:rsidP="00F35594">
            <w:pPr>
              <w:spacing w:before="120" w:after="120" w:line="276" w:lineRule="auto"/>
              <w:jc w:val="center"/>
            </w:pPr>
            <w:sdt>
              <w:sdtPr>
                <w:tag w:val="goog_rdk_1233"/>
                <w:id w:val="1339975400"/>
              </w:sdtPr>
              <w:sdtContent>
                <w:del w:id="961" w:author="Author">
                  <w:r w:rsidR="00111B7B">
                    <w:delText>$3,365.00</w:delText>
                  </w:r>
                </w:del>
              </w:sdtContent>
            </w:sdt>
          </w:p>
        </w:tc>
        <w:tc>
          <w:tcPr>
            <w:tcW w:w="2880" w:type="dxa"/>
            <w:vAlign w:val="center"/>
          </w:tcPr>
          <w:sdt>
            <w:sdtPr>
              <w:tag w:val="goog_rdk_1237"/>
              <w:id w:val="137249881"/>
            </w:sdtPr>
            <w:sdtContent>
              <w:p w14:paraId="6D6A3E1F" w14:textId="77777777" w:rsidR="00111B7B" w:rsidRDefault="00000000" w:rsidP="00F35594">
                <w:pPr>
                  <w:spacing w:before="120" w:after="120" w:line="276" w:lineRule="auto"/>
                  <w:jc w:val="center"/>
                  <w:rPr>
                    <w:ins w:id="962" w:author="Author"/>
                  </w:rPr>
                </w:pPr>
                <w:sdt>
                  <w:sdtPr>
                    <w:tag w:val="goog_rdk_1235"/>
                    <w:id w:val="999095145"/>
                  </w:sdtPr>
                  <w:sdtContent>
                    <w:sdt>
                      <w:sdtPr>
                        <w:tag w:val="goog_rdk_1236"/>
                        <w:id w:val="1531509869"/>
                      </w:sdtPr>
                      <w:sdtContent>
                        <w:ins w:id="963" w:author="Author">
                          <w:r w:rsidR="00111B7B">
                            <w:t>$3,446.00</w:t>
                          </w:r>
                        </w:ins>
                      </w:sdtContent>
                    </w:sdt>
                  </w:sdtContent>
                </w:sdt>
              </w:p>
            </w:sdtContent>
          </w:sdt>
          <w:p w14:paraId="1FDE0A20" w14:textId="77777777" w:rsidR="00111B7B" w:rsidRDefault="00000000" w:rsidP="00F35594">
            <w:pPr>
              <w:spacing w:before="120" w:after="120" w:line="276" w:lineRule="auto"/>
              <w:jc w:val="center"/>
            </w:pPr>
            <w:sdt>
              <w:sdtPr>
                <w:tag w:val="goog_rdk_1239"/>
                <w:id w:val="-512732119"/>
              </w:sdtPr>
              <w:sdtContent>
                <w:del w:id="964" w:author="Author">
                  <w:r w:rsidR="00111B7B">
                    <w:delText>$3,365.00</w:delText>
                  </w:r>
                </w:del>
              </w:sdtContent>
            </w:sdt>
          </w:p>
        </w:tc>
      </w:tr>
      <w:tr w:rsidR="00111B7B" w14:paraId="5049B0F9" w14:textId="77777777" w:rsidTr="00F35594">
        <w:trPr>
          <w:cantSplit/>
          <w:trHeight w:val="514"/>
        </w:trPr>
        <w:tc>
          <w:tcPr>
            <w:tcW w:w="3600" w:type="dxa"/>
          </w:tcPr>
          <w:p w14:paraId="71C436B3" w14:textId="77777777" w:rsidR="00111B7B" w:rsidRDefault="00111B7B" w:rsidP="00F35594">
            <w:pPr>
              <w:spacing w:before="120" w:after="120" w:line="276" w:lineRule="auto"/>
            </w:pPr>
            <w:r>
              <w:t xml:space="preserve">Marijuana Hospitality Business </w:t>
            </w:r>
          </w:p>
        </w:tc>
        <w:tc>
          <w:tcPr>
            <w:tcW w:w="2880" w:type="dxa"/>
          </w:tcPr>
          <w:sdt>
            <w:sdtPr>
              <w:tag w:val="goog_rdk_1243"/>
              <w:id w:val="-366866004"/>
            </w:sdtPr>
            <w:sdtContent>
              <w:p w14:paraId="0F73767A" w14:textId="77777777" w:rsidR="00111B7B" w:rsidRDefault="00000000" w:rsidP="00F35594">
                <w:pPr>
                  <w:spacing w:before="120" w:after="120" w:line="276" w:lineRule="auto"/>
                  <w:jc w:val="center"/>
                  <w:rPr>
                    <w:ins w:id="965" w:author="Author"/>
                  </w:rPr>
                </w:pPr>
                <w:sdt>
                  <w:sdtPr>
                    <w:tag w:val="goog_rdk_1241"/>
                    <w:id w:val="1773314810"/>
                  </w:sdtPr>
                  <w:sdtContent>
                    <w:sdt>
                      <w:sdtPr>
                        <w:tag w:val="goog_rdk_1242"/>
                        <w:id w:val="961191907"/>
                      </w:sdtPr>
                      <w:sdtContent>
                        <w:ins w:id="966" w:author="Author">
                          <w:r w:rsidR="00111B7B">
                            <w:t>$1,403.00</w:t>
                          </w:r>
                        </w:ins>
                      </w:sdtContent>
                    </w:sdt>
                  </w:sdtContent>
                </w:sdt>
              </w:p>
            </w:sdtContent>
          </w:sdt>
          <w:p w14:paraId="5B94ED20" w14:textId="77777777" w:rsidR="00111B7B" w:rsidRDefault="00000000" w:rsidP="00F35594">
            <w:pPr>
              <w:spacing w:before="120" w:after="120" w:line="276" w:lineRule="auto"/>
              <w:jc w:val="center"/>
            </w:pPr>
            <w:sdt>
              <w:sdtPr>
                <w:tag w:val="goog_rdk_1245"/>
                <w:id w:val="422282224"/>
              </w:sdtPr>
              <w:sdtContent>
                <w:del w:id="967" w:author="Author">
                  <w:r w:rsidR="00111B7B">
                    <w:delText>$1,370.00</w:delText>
                  </w:r>
                </w:del>
              </w:sdtContent>
            </w:sdt>
          </w:p>
        </w:tc>
        <w:tc>
          <w:tcPr>
            <w:tcW w:w="2880" w:type="dxa"/>
            <w:vAlign w:val="center"/>
          </w:tcPr>
          <w:sdt>
            <w:sdtPr>
              <w:tag w:val="goog_rdk_1249"/>
              <w:id w:val="-1564252284"/>
            </w:sdtPr>
            <w:sdtContent>
              <w:p w14:paraId="7B59D769" w14:textId="77777777" w:rsidR="00111B7B" w:rsidRDefault="00000000" w:rsidP="00F35594">
                <w:pPr>
                  <w:spacing w:before="120" w:after="120" w:line="276" w:lineRule="auto"/>
                  <w:jc w:val="center"/>
                  <w:rPr>
                    <w:ins w:id="968" w:author="Author"/>
                  </w:rPr>
                </w:pPr>
                <w:sdt>
                  <w:sdtPr>
                    <w:tag w:val="goog_rdk_1247"/>
                    <w:id w:val="598744519"/>
                  </w:sdtPr>
                  <w:sdtContent>
                    <w:sdt>
                      <w:sdtPr>
                        <w:tag w:val="goog_rdk_1248"/>
                        <w:id w:val="-1266742500"/>
                      </w:sdtPr>
                      <w:sdtContent>
                        <w:ins w:id="969" w:author="Author">
                          <w:r w:rsidR="00111B7B">
                            <w:t>$1.403.00</w:t>
                          </w:r>
                        </w:ins>
                      </w:sdtContent>
                    </w:sdt>
                  </w:sdtContent>
                </w:sdt>
              </w:p>
            </w:sdtContent>
          </w:sdt>
          <w:p w14:paraId="40A9E1D6" w14:textId="77777777" w:rsidR="00111B7B" w:rsidRDefault="00000000" w:rsidP="00F35594">
            <w:pPr>
              <w:spacing w:before="120" w:after="120" w:line="276" w:lineRule="auto"/>
              <w:jc w:val="center"/>
            </w:pPr>
            <w:sdt>
              <w:sdtPr>
                <w:tag w:val="goog_rdk_1251"/>
                <w:id w:val="-1012694323"/>
              </w:sdtPr>
              <w:sdtContent>
                <w:del w:id="970" w:author="Author">
                  <w:r w:rsidR="00111B7B">
                    <w:delText>$1,370.00</w:delText>
                  </w:r>
                </w:del>
              </w:sdtContent>
            </w:sdt>
          </w:p>
        </w:tc>
      </w:tr>
      <w:tr w:rsidR="00111B7B" w14:paraId="067AA019" w14:textId="77777777" w:rsidTr="00F35594">
        <w:trPr>
          <w:cantSplit/>
          <w:trHeight w:val="514"/>
        </w:trPr>
        <w:tc>
          <w:tcPr>
            <w:tcW w:w="3600" w:type="dxa"/>
          </w:tcPr>
          <w:p w14:paraId="36171F51" w14:textId="77777777" w:rsidR="00111B7B" w:rsidRDefault="00111B7B" w:rsidP="00F35594">
            <w:pPr>
              <w:spacing w:before="120" w:after="120" w:line="276" w:lineRule="auto"/>
            </w:pPr>
            <w:r>
              <w:t xml:space="preserve">Retail Marijuana Hospitality and Sales Business </w:t>
            </w:r>
          </w:p>
        </w:tc>
        <w:tc>
          <w:tcPr>
            <w:tcW w:w="2880" w:type="dxa"/>
            <w:vAlign w:val="center"/>
          </w:tcPr>
          <w:sdt>
            <w:sdtPr>
              <w:tag w:val="goog_rdk_1255"/>
              <w:id w:val="300385575"/>
            </w:sdtPr>
            <w:sdtContent>
              <w:p w14:paraId="30193E9E" w14:textId="77777777" w:rsidR="00111B7B" w:rsidRDefault="00000000" w:rsidP="00F35594">
                <w:pPr>
                  <w:spacing w:before="120" w:after="120" w:line="276" w:lineRule="auto"/>
                  <w:jc w:val="center"/>
                  <w:rPr>
                    <w:ins w:id="971" w:author="Author"/>
                  </w:rPr>
                </w:pPr>
                <w:sdt>
                  <w:sdtPr>
                    <w:tag w:val="goog_rdk_1253"/>
                    <w:id w:val="-197390955"/>
                  </w:sdtPr>
                  <w:sdtContent>
                    <w:sdt>
                      <w:sdtPr>
                        <w:tag w:val="goog_rdk_1254"/>
                        <w:id w:val="1957047116"/>
                      </w:sdtPr>
                      <w:sdtContent>
                        <w:ins w:id="972" w:author="Author">
                          <w:r w:rsidR="00111B7B">
                            <w:t>$2,479.00</w:t>
                          </w:r>
                        </w:ins>
                      </w:sdtContent>
                    </w:sdt>
                  </w:sdtContent>
                </w:sdt>
              </w:p>
            </w:sdtContent>
          </w:sdt>
          <w:p w14:paraId="53840538" w14:textId="77777777" w:rsidR="00111B7B" w:rsidRDefault="00000000" w:rsidP="00F35594">
            <w:pPr>
              <w:spacing w:before="120" w:after="120" w:line="276" w:lineRule="auto"/>
              <w:jc w:val="center"/>
            </w:pPr>
            <w:sdt>
              <w:sdtPr>
                <w:tag w:val="goog_rdk_1257"/>
                <w:id w:val="-756690083"/>
              </w:sdtPr>
              <w:sdtContent>
                <w:del w:id="973" w:author="Author">
                  <w:r w:rsidR="00111B7B">
                    <w:delText>$2,420.00</w:delText>
                  </w:r>
                </w:del>
              </w:sdtContent>
            </w:sdt>
          </w:p>
        </w:tc>
        <w:tc>
          <w:tcPr>
            <w:tcW w:w="2880" w:type="dxa"/>
            <w:vAlign w:val="center"/>
          </w:tcPr>
          <w:sdt>
            <w:sdtPr>
              <w:tag w:val="goog_rdk_1261"/>
              <w:id w:val="1911685861"/>
            </w:sdtPr>
            <w:sdtContent>
              <w:p w14:paraId="0AC91CAC" w14:textId="77777777" w:rsidR="00111B7B" w:rsidRDefault="00000000" w:rsidP="00F35594">
                <w:pPr>
                  <w:spacing w:before="120" w:after="120" w:line="276" w:lineRule="auto"/>
                  <w:jc w:val="center"/>
                  <w:rPr>
                    <w:ins w:id="974" w:author="Author"/>
                  </w:rPr>
                </w:pPr>
                <w:sdt>
                  <w:sdtPr>
                    <w:tag w:val="goog_rdk_1259"/>
                    <w:id w:val="1699874812"/>
                  </w:sdtPr>
                  <w:sdtContent>
                    <w:sdt>
                      <w:sdtPr>
                        <w:tag w:val="goog_rdk_1260"/>
                        <w:id w:val="-863136173"/>
                      </w:sdtPr>
                      <w:sdtContent>
                        <w:ins w:id="975" w:author="Author">
                          <w:r w:rsidR="00111B7B">
                            <w:t>$2,479.00</w:t>
                          </w:r>
                        </w:ins>
                      </w:sdtContent>
                    </w:sdt>
                  </w:sdtContent>
                </w:sdt>
              </w:p>
            </w:sdtContent>
          </w:sdt>
          <w:p w14:paraId="605DB877" w14:textId="77777777" w:rsidR="00111B7B" w:rsidRDefault="00000000" w:rsidP="00F35594">
            <w:pPr>
              <w:spacing w:before="120" w:after="120" w:line="276" w:lineRule="auto"/>
              <w:jc w:val="center"/>
            </w:pPr>
            <w:sdt>
              <w:sdtPr>
                <w:tag w:val="goog_rdk_1263"/>
                <w:id w:val="-735248491"/>
              </w:sdtPr>
              <w:sdtContent>
                <w:del w:id="976" w:author="Author">
                  <w:r w:rsidR="00111B7B">
                    <w:delText>$2,420.00</w:delText>
                  </w:r>
                </w:del>
              </w:sdtContent>
            </w:sdt>
          </w:p>
        </w:tc>
      </w:tr>
    </w:tbl>
    <w:p w14:paraId="295CA405" w14:textId="77777777" w:rsidR="00111B7B" w:rsidRDefault="00111B7B" w:rsidP="00111B7B">
      <w:pPr>
        <w:tabs>
          <w:tab w:val="left" w:pos="720"/>
          <w:tab w:val="left" w:pos="1440"/>
          <w:tab w:val="left" w:pos="2160"/>
        </w:tabs>
        <w:ind w:left="720" w:hanging="720"/>
      </w:pPr>
      <w:r>
        <w:t>C.</w:t>
      </w:r>
      <w:r>
        <w:tab/>
      </w:r>
      <w:r>
        <w:rPr>
          <w:u w:val="single"/>
        </w:rPr>
        <w:t>When Fees Are Due</w:t>
      </w:r>
      <w:r>
        <w:t>. The application and License fees reflected in this Rule must be paid as follows.</w:t>
      </w:r>
    </w:p>
    <w:p w14:paraId="620D0B7D" w14:textId="77777777" w:rsidR="00111B7B" w:rsidRDefault="00111B7B" w:rsidP="00111B7B">
      <w:pPr>
        <w:tabs>
          <w:tab w:val="left" w:pos="720"/>
          <w:tab w:val="left" w:pos="1440"/>
          <w:tab w:val="left" w:pos="2160"/>
        </w:tabs>
        <w:ind w:left="1440" w:hanging="720"/>
      </w:pPr>
      <w:r>
        <w:t>1.</w:t>
      </w:r>
      <w:r>
        <w:tab/>
        <w:t>The first payment must be submitted with the application.</w:t>
      </w:r>
    </w:p>
    <w:p w14:paraId="297E92AD" w14:textId="77777777" w:rsidR="00111B7B" w:rsidRDefault="00111B7B" w:rsidP="00111B7B">
      <w:pPr>
        <w:tabs>
          <w:tab w:val="left" w:pos="720"/>
          <w:tab w:val="left" w:pos="1440"/>
          <w:tab w:val="left" w:pos="2160"/>
        </w:tabs>
        <w:ind w:left="1440" w:hanging="720"/>
      </w:pPr>
      <w:r>
        <w:lastRenderedPageBreak/>
        <w:t>2.</w:t>
      </w:r>
      <w:r>
        <w:tab/>
        <w:t>The second payment must be submitted at least twelve (12) months prior to the License expiration date, unless otherwise mandated by the State Licensing Authority or the Division.</w:t>
      </w:r>
    </w:p>
    <w:p w14:paraId="77CDCFA2" w14:textId="77777777" w:rsidR="00111B7B" w:rsidRDefault="00111B7B" w:rsidP="00111B7B">
      <w:pPr>
        <w:tabs>
          <w:tab w:val="left" w:pos="720"/>
          <w:tab w:val="left" w:pos="1440"/>
          <w:tab w:val="left" w:pos="2160"/>
        </w:tabs>
        <w:ind w:left="1440" w:hanging="720"/>
      </w:pPr>
      <w:r>
        <w:t>3.</w:t>
      </w:r>
      <w:r>
        <w:tab/>
        <w:t xml:space="preserve">Failure to submit the second payment at least twelve (12) months prior to expiration shall result in </w:t>
      </w:r>
      <w:sdt>
        <w:sdtPr>
          <w:tag w:val="goog_rdk_1264"/>
          <w:id w:val="-515487748"/>
        </w:sdtPr>
        <w:sdtContent>
          <w:sdt>
            <w:sdtPr>
              <w:tag w:val="goog_rdk_1265"/>
              <w:id w:val="1505382244"/>
            </w:sdtPr>
            <w:sdtContent>
              <w:ins w:id="977" w:author="Author">
                <w:r>
                  <w:t>a late fee, pursuant</w:t>
                </w:r>
              </w:ins>
            </w:sdtContent>
          </w:sdt>
          <w:customXmlInsRangeStart w:id="978" w:author="Author"/>
          <w:sdt>
            <w:sdtPr>
              <w:tag w:val="goog_rdk_1266"/>
              <w:id w:val="-377142462"/>
            </w:sdtPr>
            <w:sdtContent>
              <w:customXmlInsRangeEnd w:id="978"/>
              <w:ins w:id="979" w:author="Author">
                <w:r>
                  <w:t xml:space="preserve"> </w:t>
                </w:r>
              </w:ins>
              <w:customXmlInsRangeStart w:id="980" w:author="Author"/>
            </w:sdtContent>
          </w:sdt>
          <w:customXmlInsRangeEnd w:id="980"/>
          <w:customXmlInsRangeStart w:id="981" w:author="Author"/>
          <w:sdt>
            <w:sdtPr>
              <w:tag w:val="goog_rdk_1267"/>
              <w:id w:val="703451843"/>
            </w:sdtPr>
            <w:sdtContent>
              <w:customXmlInsRangeEnd w:id="981"/>
              <w:ins w:id="982" w:author="Author">
                <w:r>
                  <w:t>to Rule 2-140(B)</w:t>
                </w:r>
              </w:ins>
              <w:customXmlInsRangeStart w:id="983" w:author="Author"/>
            </w:sdtContent>
          </w:sdt>
          <w:customXmlInsRangeEnd w:id="983"/>
          <w:customXmlInsRangeStart w:id="984" w:author="Author"/>
          <w:sdt>
            <w:sdtPr>
              <w:tag w:val="goog_rdk_1268"/>
              <w:id w:val="1301082755"/>
            </w:sdtPr>
            <w:sdtContent>
              <w:customXmlInsRangeEnd w:id="984"/>
              <w:ins w:id="985" w:author="Author">
                <w:r>
                  <w:t xml:space="preserve">, and </w:t>
                </w:r>
              </w:ins>
              <w:customXmlInsRangeStart w:id="986" w:author="Author"/>
            </w:sdtContent>
          </w:sdt>
          <w:customXmlInsRangeEnd w:id="986"/>
        </w:sdtContent>
      </w:sdt>
      <w:r>
        <w:t>disciplinary action, which may include an administrative action, fine, suspension, and revocation of the License.</w:t>
      </w:r>
    </w:p>
    <w:p w14:paraId="2DA3836C" w14:textId="77777777" w:rsidR="00111B7B" w:rsidRDefault="00111B7B" w:rsidP="00111B7B">
      <w:pPr>
        <w:tabs>
          <w:tab w:val="left" w:pos="720"/>
          <w:tab w:val="left" w:pos="1440"/>
          <w:tab w:val="left" w:pos="2160"/>
        </w:tabs>
        <w:ind w:left="720" w:hanging="720"/>
        <w:rPr>
          <w:b/>
          <w:bCs/>
        </w:rPr>
      </w:pPr>
      <w:r>
        <w:t>D.</w:t>
      </w:r>
      <w:r>
        <w:tab/>
        <w:t>Unified Application Fees. Licensees opting to utilize a Unified Application will receive a $100.00 reduction from the renewal application fee in this Rule 2-125 for each License included in the Unified Application. This reduction will be applied to the first payment due at application reflected in Rules 2-125(A) and (B).</w:t>
      </w:r>
    </w:p>
    <w:p w14:paraId="74F58C97" w14:textId="77777777" w:rsidR="00111B7B" w:rsidRDefault="00111B7B" w:rsidP="00111B7B">
      <w:pPr>
        <w:pStyle w:val="Heading4"/>
      </w:pPr>
      <w:r>
        <w:t>Basis and Purpose – 2-130</w:t>
      </w:r>
    </w:p>
    <w:p w14:paraId="0B1F6C34" w14:textId="77777777" w:rsidR="00111B7B" w:rsidRDefault="00111B7B" w:rsidP="00111B7B">
      <w:pPr>
        <w:tabs>
          <w:tab w:val="left" w:pos="720"/>
          <w:tab w:val="left" w:pos="1440"/>
        </w:tabs>
      </w:pPr>
      <w: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fees, permits, and other fees required to accompany applications and submissions to the Division.</w:t>
      </w:r>
    </w:p>
    <w:p w14:paraId="4F86B75E" w14:textId="77777777" w:rsidR="00111B7B" w:rsidRDefault="00111B7B" w:rsidP="00111B7B">
      <w:pPr>
        <w:pStyle w:val="Heading4"/>
      </w:pPr>
      <w:r>
        <w:t>2-130 – Ownership Change Fees</w:t>
      </w:r>
    </w:p>
    <w:p w14:paraId="7E357EFD" w14:textId="77777777" w:rsidR="00111B7B" w:rsidRDefault="00111B7B" w:rsidP="00111B7B">
      <w:pPr>
        <w:tabs>
          <w:tab w:val="left" w:pos="720"/>
          <w:tab w:val="left" w:pos="1440"/>
          <w:tab w:val="left" w:pos="2160"/>
        </w:tabs>
        <w:ind w:left="720" w:hanging="720"/>
      </w:pPr>
      <w:r>
        <w:t>A.</w:t>
      </w:r>
      <w:r>
        <w:tab/>
        <w:t>The following fees apply per a Regulated Marijuana Business License and are due at the time of submission.</w:t>
      </w:r>
    </w:p>
    <w:p w14:paraId="6555BB0D" w14:textId="77777777" w:rsidR="00111B7B" w:rsidRDefault="00111B7B" w:rsidP="00111B7B">
      <w:pPr>
        <w:spacing w:before="160" w:after="160" w:line="278" w:lineRule="auto"/>
      </w:pPr>
      <w:bookmarkStart w:id="987" w:name="_heading=h.3vfwcq3ia1uc" w:colFirst="0" w:colLast="0"/>
      <w:bookmarkEnd w:id="987"/>
      <w:r>
        <w:rPr>
          <w:b/>
          <w:bCs/>
        </w:rPr>
        <w:t>2-130(A) 1</w:t>
      </w:r>
    </w:p>
    <w:tbl>
      <w:tblPr>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680"/>
        <w:gridCol w:w="4680"/>
      </w:tblGrid>
      <w:tr w:rsidR="00111B7B" w14:paraId="16237BAA" w14:textId="77777777" w:rsidTr="00F35594">
        <w:trPr>
          <w:cantSplit/>
          <w:trHeight w:val="432"/>
          <w:tblHeader/>
        </w:trPr>
        <w:tc>
          <w:tcPr>
            <w:tcW w:w="4680" w:type="dxa"/>
            <w:tcMar>
              <w:top w:w="100" w:type="dxa"/>
              <w:left w:w="100" w:type="dxa"/>
              <w:bottom w:w="100" w:type="dxa"/>
              <w:right w:w="100" w:type="dxa"/>
            </w:tcMar>
            <w:vAlign w:val="center"/>
          </w:tcPr>
          <w:p w14:paraId="24F5C767" w14:textId="77777777" w:rsidR="00111B7B" w:rsidRDefault="00111B7B" w:rsidP="00F35594">
            <w:pPr>
              <w:spacing w:before="0" w:line="278" w:lineRule="auto"/>
              <w:rPr>
                <w:u w:val="single"/>
              </w:rPr>
            </w:pPr>
            <w:r>
              <w:rPr>
                <w:b/>
                <w:bCs/>
                <w:color w:val="000000"/>
                <w:u w:val="single"/>
              </w:rPr>
              <w:t>License Type</w:t>
            </w:r>
            <w:bookmarkStart w:id="988" w:name="bookmark=id.uj5byr64nyo8" w:colFirst="0" w:colLast="0"/>
            <w:bookmarkEnd w:id="988"/>
          </w:p>
        </w:tc>
        <w:tc>
          <w:tcPr>
            <w:tcW w:w="4680" w:type="dxa"/>
            <w:tcMar>
              <w:top w:w="100" w:type="dxa"/>
              <w:left w:w="100" w:type="dxa"/>
              <w:bottom w:w="100" w:type="dxa"/>
              <w:right w:w="100" w:type="dxa"/>
            </w:tcMar>
            <w:vAlign w:val="center"/>
          </w:tcPr>
          <w:p w14:paraId="03EF808E" w14:textId="77777777" w:rsidR="00111B7B" w:rsidRDefault="00111B7B" w:rsidP="00F35594">
            <w:pPr>
              <w:spacing w:before="0" w:line="278" w:lineRule="auto"/>
              <w:jc w:val="center"/>
              <w:rPr>
                <w:u w:val="single"/>
              </w:rPr>
            </w:pPr>
            <w:r>
              <w:rPr>
                <w:b/>
                <w:bCs/>
                <w:color w:val="000000"/>
                <w:u w:val="single"/>
              </w:rPr>
              <w:t>Total Due with Submission</w:t>
            </w:r>
          </w:p>
        </w:tc>
      </w:tr>
      <w:tr w:rsidR="00111B7B" w14:paraId="4595A489" w14:textId="77777777" w:rsidTr="00F35594">
        <w:trPr>
          <w:cantSplit/>
        </w:trPr>
        <w:tc>
          <w:tcPr>
            <w:tcW w:w="4680" w:type="dxa"/>
            <w:tcMar>
              <w:top w:w="100" w:type="dxa"/>
              <w:left w:w="100" w:type="dxa"/>
              <w:bottom w:w="100" w:type="dxa"/>
              <w:right w:w="100" w:type="dxa"/>
            </w:tcMar>
            <w:vAlign w:val="center"/>
          </w:tcPr>
          <w:p w14:paraId="6A4BE573" w14:textId="77777777" w:rsidR="00111B7B" w:rsidRDefault="00111B7B" w:rsidP="00F35594">
            <w:pPr>
              <w:spacing w:before="0" w:line="278" w:lineRule="auto"/>
            </w:pPr>
            <w:r>
              <w:rPr>
                <w:color w:val="000000"/>
              </w:rPr>
              <w:t>Change of Controlling Beneficial Owner:</w:t>
            </w:r>
          </w:p>
        </w:tc>
        <w:tc>
          <w:tcPr>
            <w:tcW w:w="4680" w:type="dxa"/>
            <w:tcMar>
              <w:top w:w="100" w:type="dxa"/>
              <w:left w:w="100" w:type="dxa"/>
              <w:bottom w:w="100" w:type="dxa"/>
              <w:right w:w="100" w:type="dxa"/>
            </w:tcMar>
            <w:vAlign w:val="center"/>
          </w:tcPr>
          <w:p w14:paraId="7CAE4B8F" w14:textId="77777777" w:rsidR="00111B7B" w:rsidRDefault="00111B7B" w:rsidP="00F35594">
            <w:pPr>
              <w:spacing w:before="0" w:after="160" w:line="278" w:lineRule="auto"/>
            </w:pPr>
          </w:p>
        </w:tc>
      </w:tr>
      <w:tr w:rsidR="00111B7B" w14:paraId="0E509D1B" w14:textId="77777777" w:rsidTr="00F35594">
        <w:trPr>
          <w:cantSplit/>
        </w:trPr>
        <w:tc>
          <w:tcPr>
            <w:tcW w:w="4680" w:type="dxa"/>
            <w:tcMar>
              <w:top w:w="100" w:type="dxa"/>
              <w:left w:w="100" w:type="dxa"/>
              <w:bottom w:w="100" w:type="dxa"/>
              <w:right w:w="100" w:type="dxa"/>
            </w:tcMar>
            <w:vAlign w:val="center"/>
          </w:tcPr>
          <w:p w14:paraId="18D5F1B7" w14:textId="77777777" w:rsidR="00111B7B" w:rsidRDefault="00111B7B" w:rsidP="00F35594">
            <w:pPr>
              <w:spacing w:before="0" w:line="278" w:lineRule="auto"/>
              <w:ind w:left="720"/>
            </w:pPr>
            <w:r>
              <w:rPr>
                <w:color w:val="000000"/>
              </w:rPr>
              <w:t>Involving up to four (4) Controlling Beneficial Owners and/or Owner Entities, (i.e. buyers and sellers)</w:t>
            </w:r>
          </w:p>
        </w:tc>
        <w:tc>
          <w:tcPr>
            <w:tcW w:w="4680" w:type="dxa"/>
            <w:tcMar>
              <w:top w:w="40" w:type="dxa"/>
              <w:left w:w="40" w:type="dxa"/>
              <w:bottom w:w="40" w:type="dxa"/>
              <w:right w:w="40" w:type="dxa"/>
            </w:tcMar>
            <w:vAlign w:val="center"/>
          </w:tcPr>
          <w:sdt>
            <w:sdtPr>
              <w:tag w:val="goog_rdk_1272"/>
              <w:id w:val="1974380096"/>
            </w:sdtPr>
            <w:sdtContent>
              <w:p w14:paraId="62A6BA11" w14:textId="77777777" w:rsidR="00111B7B" w:rsidRDefault="00000000" w:rsidP="00F35594">
                <w:pPr>
                  <w:spacing w:before="0" w:line="278" w:lineRule="auto"/>
                  <w:jc w:val="center"/>
                  <w:rPr>
                    <w:ins w:id="989" w:author="Author"/>
                  </w:rPr>
                </w:pPr>
                <w:sdt>
                  <w:sdtPr>
                    <w:tag w:val="goog_rdk_1270"/>
                    <w:id w:val="2147386714"/>
                  </w:sdtPr>
                  <w:sdtContent>
                    <w:sdt>
                      <w:sdtPr>
                        <w:tag w:val="goog_rdk_1271"/>
                        <w:id w:val="2083507289"/>
                      </w:sdtPr>
                      <w:sdtContent>
                        <w:ins w:id="990" w:author="Author">
                          <w:r w:rsidR="00111B7B">
                            <w:t>$3,011.00</w:t>
                          </w:r>
                        </w:ins>
                      </w:sdtContent>
                    </w:sdt>
                  </w:sdtContent>
                </w:sdt>
              </w:p>
            </w:sdtContent>
          </w:sdt>
          <w:p w14:paraId="313D0E0C" w14:textId="77777777" w:rsidR="00111B7B" w:rsidRDefault="00000000" w:rsidP="00F35594">
            <w:pPr>
              <w:spacing w:before="0" w:line="278" w:lineRule="auto"/>
              <w:jc w:val="center"/>
            </w:pPr>
            <w:sdt>
              <w:sdtPr>
                <w:tag w:val="goog_rdk_1274"/>
                <w:id w:val="-1831504907"/>
              </w:sdtPr>
              <w:sdtContent>
                <w:del w:id="991" w:author="Author">
                  <w:r w:rsidR="00111B7B">
                    <w:rPr>
                      <w:color w:val="000000"/>
                    </w:rPr>
                    <w:delText>$2,940.00</w:delText>
                  </w:r>
                </w:del>
              </w:sdtContent>
            </w:sdt>
          </w:p>
        </w:tc>
      </w:tr>
      <w:tr w:rsidR="00111B7B" w14:paraId="75195733" w14:textId="77777777" w:rsidTr="00F35594">
        <w:trPr>
          <w:cantSplit/>
        </w:trPr>
        <w:tc>
          <w:tcPr>
            <w:tcW w:w="4680" w:type="dxa"/>
            <w:tcMar>
              <w:top w:w="100" w:type="dxa"/>
              <w:left w:w="100" w:type="dxa"/>
              <w:bottom w:w="100" w:type="dxa"/>
              <w:right w:w="100" w:type="dxa"/>
            </w:tcMar>
            <w:vAlign w:val="center"/>
          </w:tcPr>
          <w:p w14:paraId="45A7D7DF" w14:textId="77777777" w:rsidR="00111B7B" w:rsidRDefault="00111B7B" w:rsidP="00F35594">
            <w:pPr>
              <w:spacing w:before="0" w:line="278" w:lineRule="auto"/>
              <w:ind w:left="720"/>
            </w:pPr>
            <w:r>
              <w:rPr>
                <w:color w:val="000000"/>
              </w:rPr>
              <w:t>Involving five (5) to nine (9) Controlling Beneficial Owners and/or Owner Entities, (i.e. buyers and sellers)</w:t>
            </w:r>
          </w:p>
        </w:tc>
        <w:tc>
          <w:tcPr>
            <w:tcW w:w="4680" w:type="dxa"/>
            <w:tcMar>
              <w:top w:w="40" w:type="dxa"/>
              <w:left w:w="40" w:type="dxa"/>
              <w:bottom w:w="40" w:type="dxa"/>
              <w:right w:w="40" w:type="dxa"/>
            </w:tcMar>
            <w:vAlign w:val="center"/>
          </w:tcPr>
          <w:sdt>
            <w:sdtPr>
              <w:tag w:val="goog_rdk_1278"/>
              <w:id w:val="301783124"/>
            </w:sdtPr>
            <w:sdtContent>
              <w:p w14:paraId="53114F4A" w14:textId="77777777" w:rsidR="00111B7B" w:rsidRDefault="00000000" w:rsidP="00F35594">
                <w:pPr>
                  <w:spacing w:before="0" w:line="278" w:lineRule="auto"/>
                  <w:jc w:val="center"/>
                  <w:rPr>
                    <w:ins w:id="992" w:author="Author"/>
                  </w:rPr>
                </w:pPr>
                <w:sdt>
                  <w:sdtPr>
                    <w:tag w:val="goog_rdk_1276"/>
                    <w:id w:val="619225998"/>
                  </w:sdtPr>
                  <w:sdtContent>
                    <w:sdt>
                      <w:sdtPr>
                        <w:tag w:val="goog_rdk_1277"/>
                        <w:id w:val="630202427"/>
                      </w:sdtPr>
                      <w:sdtContent>
                        <w:ins w:id="993" w:author="Author">
                          <w:r w:rsidR="00111B7B">
                            <w:t>$5,274.00</w:t>
                          </w:r>
                        </w:ins>
                      </w:sdtContent>
                    </w:sdt>
                  </w:sdtContent>
                </w:sdt>
              </w:p>
            </w:sdtContent>
          </w:sdt>
          <w:p w14:paraId="5A1BBC72" w14:textId="77777777" w:rsidR="00111B7B" w:rsidRDefault="00000000" w:rsidP="00F35594">
            <w:pPr>
              <w:spacing w:before="0" w:line="278" w:lineRule="auto"/>
              <w:jc w:val="center"/>
            </w:pPr>
            <w:sdt>
              <w:sdtPr>
                <w:tag w:val="goog_rdk_1280"/>
                <w:id w:val="-1058120629"/>
              </w:sdtPr>
              <w:sdtContent>
                <w:del w:id="994" w:author="Author">
                  <w:r w:rsidR="00111B7B">
                    <w:rPr>
                      <w:color w:val="000000"/>
                    </w:rPr>
                    <w:delText>$5,150.00</w:delText>
                  </w:r>
                </w:del>
              </w:sdtContent>
            </w:sdt>
          </w:p>
        </w:tc>
      </w:tr>
      <w:tr w:rsidR="00111B7B" w14:paraId="18050C4B" w14:textId="77777777" w:rsidTr="00F35594">
        <w:trPr>
          <w:cantSplit/>
        </w:trPr>
        <w:tc>
          <w:tcPr>
            <w:tcW w:w="4680" w:type="dxa"/>
            <w:tcMar>
              <w:top w:w="100" w:type="dxa"/>
              <w:left w:w="100" w:type="dxa"/>
              <w:bottom w:w="100" w:type="dxa"/>
              <w:right w:w="100" w:type="dxa"/>
            </w:tcMar>
            <w:vAlign w:val="center"/>
          </w:tcPr>
          <w:p w14:paraId="68332E0B" w14:textId="77777777" w:rsidR="00111B7B" w:rsidRDefault="00111B7B" w:rsidP="00F35594">
            <w:pPr>
              <w:spacing w:before="0" w:line="278" w:lineRule="auto"/>
              <w:ind w:left="720"/>
            </w:pPr>
            <w:r>
              <w:rPr>
                <w:color w:val="000000"/>
              </w:rPr>
              <w:lastRenderedPageBreak/>
              <w:t>Involving ten (10) or more Controlling Beneficial Owners and/or Owner Entities, (i.e. buyers and sellers)</w:t>
            </w:r>
          </w:p>
        </w:tc>
        <w:tc>
          <w:tcPr>
            <w:tcW w:w="4680" w:type="dxa"/>
            <w:tcMar>
              <w:top w:w="40" w:type="dxa"/>
              <w:left w:w="40" w:type="dxa"/>
              <w:bottom w:w="40" w:type="dxa"/>
              <w:right w:w="40" w:type="dxa"/>
            </w:tcMar>
            <w:vAlign w:val="center"/>
          </w:tcPr>
          <w:sdt>
            <w:sdtPr>
              <w:tag w:val="goog_rdk_1284"/>
              <w:id w:val="-215838931"/>
            </w:sdtPr>
            <w:sdtContent>
              <w:p w14:paraId="0E7A5934" w14:textId="77777777" w:rsidR="00111B7B" w:rsidRDefault="00000000" w:rsidP="00F35594">
                <w:pPr>
                  <w:spacing w:before="0" w:line="278" w:lineRule="auto"/>
                  <w:jc w:val="center"/>
                  <w:rPr>
                    <w:ins w:id="995" w:author="Author"/>
                  </w:rPr>
                </w:pPr>
                <w:sdt>
                  <w:sdtPr>
                    <w:tag w:val="goog_rdk_1282"/>
                    <w:id w:val="87697843"/>
                  </w:sdtPr>
                  <w:sdtContent>
                    <w:sdt>
                      <w:sdtPr>
                        <w:tag w:val="goog_rdk_1283"/>
                        <w:id w:val="700969316"/>
                      </w:sdtPr>
                      <w:sdtContent>
                        <w:ins w:id="996" w:author="Author">
                          <w:r w:rsidR="00111B7B">
                            <w:t>$6,831.00</w:t>
                          </w:r>
                        </w:ins>
                      </w:sdtContent>
                    </w:sdt>
                  </w:sdtContent>
                </w:sdt>
              </w:p>
            </w:sdtContent>
          </w:sdt>
          <w:p w14:paraId="06BCE760" w14:textId="77777777" w:rsidR="00111B7B" w:rsidRDefault="00000000" w:rsidP="00F35594">
            <w:pPr>
              <w:spacing w:before="0" w:line="278" w:lineRule="auto"/>
              <w:jc w:val="center"/>
            </w:pPr>
            <w:sdt>
              <w:sdtPr>
                <w:tag w:val="goog_rdk_1286"/>
                <w:id w:val="1374441648"/>
              </w:sdtPr>
              <w:sdtContent>
                <w:del w:id="997" w:author="Author">
                  <w:r w:rsidR="00111B7B">
                    <w:rPr>
                      <w:color w:val="000000"/>
                    </w:rPr>
                    <w:delText>$6,670.00</w:delText>
                  </w:r>
                </w:del>
              </w:sdtContent>
            </w:sdt>
          </w:p>
        </w:tc>
      </w:tr>
      <w:tr w:rsidR="00111B7B" w14:paraId="4FF0730C" w14:textId="77777777" w:rsidTr="00F35594">
        <w:trPr>
          <w:cantSplit/>
        </w:trPr>
        <w:tc>
          <w:tcPr>
            <w:tcW w:w="4680" w:type="dxa"/>
            <w:tcMar>
              <w:top w:w="100" w:type="dxa"/>
              <w:left w:w="100" w:type="dxa"/>
              <w:bottom w:w="100" w:type="dxa"/>
              <w:right w:w="100" w:type="dxa"/>
            </w:tcMar>
            <w:vAlign w:val="center"/>
          </w:tcPr>
          <w:p w14:paraId="14B5587D" w14:textId="77777777" w:rsidR="00111B7B" w:rsidRDefault="00111B7B" w:rsidP="00F35594">
            <w:pPr>
              <w:spacing w:before="0" w:line="278" w:lineRule="auto"/>
            </w:pPr>
            <w:r>
              <w:rPr>
                <w:color w:val="000000"/>
              </w:rPr>
              <w:t>Changes Exempt from a Change of Ownership not involving a reallocation</w:t>
            </w:r>
          </w:p>
        </w:tc>
        <w:tc>
          <w:tcPr>
            <w:tcW w:w="4680" w:type="dxa"/>
            <w:tcMar>
              <w:top w:w="40" w:type="dxa"/>
              <w:left w:w="40" w:type="dxa"/>
              <w:bottom w:w="40" w:type="dxa"/>
              <w:right w:w="40" w:type="dxa"/>
            </w:tcMar>
            <w:vAlign w:val="center"/>
          </w:tcPr>
          <w:sdt>
            <w:sdtPr>
              <w:tag w:val="goog_rdk_1290"/>
              <w:id w:val="1067131738"/>
            </w:sdtPr>
            <w:sdtContent>
              <w:p w14:paraId="0C107294" w14:textId="77777777" w:rsidR="00111B7B" w:rsidRDefault="00000000" w:rsidP="00F35594">
                <w:pPr>
                  <w:spacing w:before="0" w:line="278" w:lineRule="auto"/>
                  <w:jc w:val="center"/>
                  <w:rPr>
                    <w:ins w:id="998" w:author="Author"/>
                  </w:rPr>
                </w:pPr>
                <w:sdt>
                  <w:sdtPr>
                    <w:tag w:val="goog_rdk_1288"/>
                    <w:id w:val="-12446781"/>
                  </w:sdtPr>
                  <w:sdtContent>
                    <w:sdt>
                      <w:sdtPr>
                        <w:tag w:val="goog_rdk_1289"/>
                        <w:id w:val="1440509775"/>
                      </w:sdtPr>
                      <w:sdtContent>
                        <w:ins w:id="999" w:author="Author">
                          <w:r w:rsidR="00111B7B">
                            <w:t>$1,240.00</w:t>
                          </w:r>
                        </w:ins>
                      </w:sdtContent>
                    </w:sdt>
                  </w:sdtContent>
                </w:sdt>
              </w:p>
            </w:sdtContent>
          </w:sdt>
          <w:p w14:paraId="6E084FF6" w14:textId="77777777" w:rsidR="00111B7B" w:rsidRDefault="00000000" w:rsidP="00F35594">
            <w:pPr>
              <w:spacing w:before="0" w:line="278" w:lineRule="auto"/>
              <w:jc w:val="center"/>
            </w:pPr>
            <w:sdt>
              <w:sdtPr>
                <w:tag w:val="goog_rdk_1292"/>
                <w:id w:val="-81125588"/>
              </w:sdtPr>
              <w:sdtContent>
                <w:del w:id="1000" w:author="Author">
                  <w:r w:rsidR="00111B7B">
                    <w:rPr>
                      <w:color w:val="000000"/>
                    </w:rPr>
                    <w:delText>$1,210.00</w:delText>
                  </w:r>
                </w:del>
              </w:sdtContent>
            </w:sdt>
          </w:p>
        </w:tc>
      </w:tr>
      <w:tr w:rsidR="00111B7B" w14:paraId="08E5ECB7" w14:textId="77777777" w:rsidTr="00F35594">
        <w:trPr>
          <w:cantSplit/>
        </w:trPr>
        <w:tc>
          <w:tcPr>
            <w:tcW w:w="4680" w:type="dxa"/>
            <w:tcMar>
              <w:top w:w="100" w:type="dxa"/>
              <w:left w:w="100" w:type="dxa"/>
              <w:bottom w:w="100" w:type="dxa"/>
              <w:right w:w="100" w:type="dxa"/>
            </w:tcMar>
            <w:vAlign w:val="center"/>
          </w:tcPr>
          <w:p w14:paraId="567A75BD" w14:textId="77777777" w:rsidR="00111B7B" w:rsidRDefault="00111B7B" w:rsidP="00F35594">
            <w:pPr>
              <w:spacing w:before="0" w:line="278" w:lineRule="auto"/>
            </w:pPr>
            <w:r>
              <w:rPr>
                <w:color w:val="000000"/>
              </w:rPr>
              <w:t>Changes Exempt from a Change of Ownership involving a reallocation</w:t>
            </w:r>
          </w:p>
        </w:tc>
        <w:tc>
          <w:tcPr>
            <w:tcW w:w="4680" w:type="dxa"/>
            <w:tcMar>
              <w:top w:w="40" w:type="dxa"/>
              <w:left w:w="40" w:type="dxa"/>
              <w:bottom w:w="40" w:type="dxa"/>
              <w:right w:w="40" w:type="dxa"/>
            </w:tcMar>
            <w:vAlign w:val="center"/>
          </w:tcPr>
          <w:sdt>
            <w:sdtPr>
              <w:tag w:val="goog_rdk_1296"/>
              <w:id w:val="1772271866"/>
            </w:sdtPr>
            <w:sdtContent>
              <w:p w14:paraId="3303C075" w14:textId="77777777" w:rsidR="00111B7B" w:rsidRDefault="00000000" w:rsidP="00F35594">
                <w:pPr>
                  <w:spacing w:before="0" w:line="278" w:lineRule="auto"/>
                  <w:jc w:val="center"/>
                  <w:rPr>
                    <w:ins w:id="1001" w:author="Author"/>
                  </w:rPr>
                </w:pPr>
                <w:sdt>
                  <w:sdtPr>
                    <w:tag w:val="goog_rdk_1294"/>
                    <w:id w:val="1847032876"/>
                  </w:sdtPr>
                  <w:sdtContent>
                    <w:sdt>
                      <w:sdtPr>
                        <w:tag w:val="goog_rdk_1295"/>
                        <w:id w:val="1494946627"/>
                      </w:sdtPr>
                      <w:sdtContent>
                        <w:ins w:id="1002" w:author="Author">
                          <w:r w:rsidR="00111B7B">
                            <w:t>$2,151.00</w:t>
                          </w:r>
                        </w:ins>
                      </w:sdtContent>
                    </w:sdt>
                  </w:sdtContent>
                </w:sdt>
              </w:p>
            </w:sdtContent>
          </w:sdt>
          <w:p w14:paraId="31FB1874" w14:textId="77777777" w:rsidR="00111B7B" w:rsidRDefault="00000000" w:rsidP="00F35594">
            <w:pPr>
              <w:spacing w:before="0" w:line="278" w:lineRule="auto"/>
              <w:jc w:val="center"/>
            </w:pPr>
            <w:sdt>
              <w:sdtPr>
                <w:tag w:val="goog_rdk_1298"/>
                <w:id w:val="-215584578"/>
              </w:sdtPr>
              <w:sdtContent>
                <w:del w:id="1003" w:author="Author">
                  <w:r w:rsidR="00111B7B">
                    <w:rPr>
                      <w:color w:val="000000"/>
                    </w:rPr>
                    <w:delText>$2,100.00</w:delText>
                  </w:r>
                </w:del>
              </w:sdtContent>
            </w:sdt>
          </w:p>
        </w:tc>
      </w:tr>
    </w:tbl>
    <w:p w14:paraId="77B6E266" w14:textId="77777777" w:rsidR="00111B7B" w:rsidRDefault="00111B7B" w:rsidP="00111B7B">
      <w:pPr>
        <w:pStyle w:val="Heading4"/>
      </w:pPr>
      <w:r>
        <w:t>Basis and Purpose – 2-135</w:t>
      </w:r>
    </w:p>
    <w:p w14:paraId="3E184C8E" w14:textId="77777777" w:rsidR="00111B7B" w:rsidRDefault="00111B7B" w:rsidP="00111B7B">
      <w:pPr>
        <w:tabs>
          <w:tab w:val="left" w:pos="720"/>
          <w:tab w:val="left" w:pos="1440"/>
        </w:tabs>
      </w:pPr>
      <w: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fees, permits, and other fees required to accompany applications and submissions to the Division.</w:t>
      </w:r>
    </w:p>
    <w:p w14:paraId="453DB3D6" w14:textId="77777777" w:rsidR="00111B7B" w:rsidRDefault="00111B7B" w:rsidP="00111B7B">
      <w:pPr>
        <w:pStyle w:val="Heading4"/>
      </w:pPr>
      <w:r>
        <w:t>2-135 – Applications to Modify Fees</w:t>
      </w:r>
    </w:p>
    <w:p w14:paraId="6B28E0D2" w14:textId="77777777" w:rsidR="00111B7B" w:rsidRDefault="00111B7B" w:rsidP="00111B7B">
      <w:pPr>
        <w:tabs>
          <w:tab w:val="left" w:pos="720"/>
          <w:tab w:val="left" w:pos="1440"/>
          <w:tab w:val="left" w:pos="2160"/>
        </w:tabs>
        <w:ind w:left="720" w:hanging="720"/>
      </w:pPr>
      <w:r>
        <w:t>A.</w:t>
      </w:r>
      <w:r>
        <w:tab/>
        <w:t>The following fees apply per a Regulated Marijuana Business License and are due at the time of application.</w:t>
      </w:r>
    </w:p>
    <w:p w14:paraId="1A45CE74" w14:textId="77777777" w:rsidR="00111B7B" w:rsidRDefault="00111B7B" w:rsidP="00111B7B">
      <w:pPr>
        <w:spacing w:before="160" w:after="160" w:line="278" w:lineRule="auto"/>
      </w:pPr>
      <w:bookmarkStart w:id="1004" w:name="_heading=h.oed55mh3a7ab" w:colFirst="0" w:colLast="0"/>
      <w:bookmarkEnd w:id="1004"/>
      <w:r>
        <w:rPr>
          <w:b/>
          <w:bCs/>
        </w:rPr>
        <w:t>2-135(A) 1</w:t>
      </w:r>
    </w:p>
    <w:tbl>
      <w:tblPr>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680"/>
        <w:gridCol w:w="4680"/>
      </w:tblGrid>
      <w:tr w:rsidR="00111B7B" w14:paraId="76DB54C8" w14:textId="77777777" w:rsidTr="00F35594">
        <w:trPr>
          <w:cantSplit/>
          <w:trHeight w:val="432"/>
          <w:tblHeader/>
        </w:trPr>
        <w:tc>
          <w:tcPr>
            <w:tcW w:w="4680" w:type="dxa"/>
            <w:tcMar>
              <w:top w:w="100" w:type="dxa"/>
              <w:left w:w="100" w:type="dxa"/>
              <w:bottom w:w="100" w:type="dxa"/>
              <w:right w:w="100" w:type="dxa"/>
            </w:tcMar>
            <w:vAlign w:val="center"/>
          </w:tcPr>
          <w:p w14:paraId="030DFCDB" w14:textId="77777777" w:rsidR="00111B7B" w:rsidRDefault="00111B7B" w:rsidP="00F35594">
            <w:pPr>
              <w:spacing w:before="0" w:after="160" w:line="278" w:lineRule="auto"/>
              <w:rPr>
                <w:u w:val="single"/>
              </w:rPr>
            </w:pPr>
            <w:r>
              <w:rPr>
                <w:b/>
                <w:bCs/>
                <w:color w:val="000000"/>
                <w:u w:val="single"/>
              </w:rPr>
              <w:t>License Type</w:t>
            </w:r>
            <w:bookmarkStart w:id="1005" w:name="bookmark=id.g0okuduvtx32" w:colFirst="0" w:colLast="0"/>
            <w:bookmarkEnd w:id="1005"/>
          </w:p>
        </w:tc>
        <w:tc>
          <w:tcPr>
            <w:tcW w:w="4680" w:type="dxa"/>
            <w:tcMar>
              <w:top w:w="100" w:type="dxa"/>
              <w:left w:w="100" w:type="dxa"/>
              <w:bottom w:w="100" w:type="dxa"/>
              <w:right w:w="100" w:type="dxa"/>
            </w:tcMar>
            <w:vAlign w:val="center"/>
          </w:tcPr>
          <w:p w14:paraId="4AAA0053" w14:textId="77777777" w:rsidR="00111B7B" w:rsidRDefault="00111B7B" w:rsidP="00F35594">
            <w:pPr>
              <w:spacing w:before="0" w:after="160" w:line="278" w:lineRule="auto"/>
              <w:jc w:val="center"/>
              <w:rPr>
                <w:u w:val="single"/>
              </w:rPr>
            </w:pPr>
            <w:r>
              <w:rPr>
                <w:b/>
                <w:bCs/>
                <w:color w:val="000000"/>
                <w:u w:val="single"/>
              </w:rPr>
              <w:t>Total Due at Application</w:t>
            </w:r>
          </w:p>
        </w:tc>
      </w:tr>
      <w:tr w:rsidR="00111B7B" w14:paraId="1024A658" w14:textId="77777777" w:rsidTr="00F35594">
        <w:trPr>
          <w:cantSplit/>
        </w:trPr>
        <w:tc>
          <w:tcPr>
            <w:tcW w:w="4680" w:type="dxa"/>
            <w:tcMar>
              <w:top w:w="100" w:type="dxa"/>
              <w:left w:w="100" w:type="dxa"/>
              <w:bottom w:w="100" w:type="dxa"/>
              <w:right w:w="100" w:type="dxa"/>
            </w:tcMar>
            <w:vAlign w:val="center"/>
          </w:tcPr>
          <w:p w14:paraId="57506B53" w14:textId="77777777" w:rsidR="00111B7B" w:rsidRDefault="00111B7B" w:rsidP="00F35594">
            <w:pPr>
              <w:spacing w:before="0" w:line="278" w:lineRule="auto"/>
            </w:pPr>
            <w:r>
              <w:rPr>
                <w:color w:val="000000"/>
              </w:rPr>
              <w:t>Request Fee (for Tier Increase / Class Increase)</w:t>
            </w:r>
          </w:p>
        </w:tc>
        <w:tc>
          <w:tcPr>
            <w:tcW w:w="4680" w:type="dxa"/>
            <w:tcMar>
              <w:top w:w="40" w:type="dxa"/>
              <w:left w:w="40" w:type="dxa"/>
              <w:bottom w:w="40" w:type="dxa"/>
              <w:right w:w="40" w:type="dxa"/>
            </w:tcMar>
            <w:vAlign w:val="center"/>
          </w:tcPr>
          <w:sdt>
            <w:sdtPr>
              <w:tag w:val="goog_rdk_1302"/>
              <w:id w:val="-1669566897"/>
            </w:sdtPr>
            <w:sdtContent>
              <w:p w14:paraId="433233EE" w14:textId="77777777" w:rsidR="00111B7B" w:rsidRDefault="00000000" w:rsidP="00F35594">
                <w:pPr>
                  <w:spacing w:before="0" w:line="278" w:lineRule="auto"/>
                  <w:jc w:val="center"/>
                  <w:rPr>
                    <w:ins w:id="1006" w:author="Author"/>
                  </w:rPr>
                </w:pPr>
                <w:sdt>
                  <w:sdtPr>
                    <w:tag w:val="goog_rdk_1300"/>
                    <w:id w:val="1329218583"/>
                  </w:sdtPr>
                  <w:sdtContent>
                    <w:sdt>
                      <w:sdtPr>
                        <w:tag w:val="goog_rdk_1301"/>
                        <w:id w:val="-1722501692"/>
                      </w:sdtPr>
                      <w:sdtContent>
                        <w:ins w:id="1007" w:author="Author">
                          <w:r w:rsidR="00111B7B">
                            <w:t>$328.00</w:t>
                          </w:r>
                        </w:ins>
                      </w:sdtContent>
                    </w:sdt>
                  </w:sdtContent>
                </w:sdt>
              </w:p>
            </w:sdtContent>
          </w:sdt>
          <w:p w14:paraId="77FF1710" w14:textId="77777777" w:rsidR="00111B7B" w:rsidRDefault="00000000" w:rsidP="00F35594">
            <w:pPr>
              <w:spacing w:before="0" w:line="278" w:lineRule="auto"/>
              <w:jc w:val="center"/>
            </w:pPr>
            <w:sdt>
              <w:sdtPr>
                <w:tag w:val="goog_rdk_1304"/>
                <w:id w:val="529233866"/>
              </w:sdtPr>
              <w:sdtContent>
                <w:del w:id="1008" w:author="Author">
                  <w:r w:rsidR="00111B7B">
                    <w:rPr>
                      <w:color w:val="000000"/>
                    </w:rPr>
                    <w:delText>$320.00</w:delText>
                  </w:r>
                </w:del>
              </w:sdtContent>
            </w:sdt>
          </w:p>
        </w:tc>
      </w:tr>
      <w:tr w:rsidR="00111B7B" w14:paraId="661F4FCD" w14:textId="77777777" w:rsidTr="00F35594">
        <w:trPr>
          <w:cantSplit/>
        </w:trPr>
        <w:tc>
          <w:tcPr>
            <w:tcW w:w="4680" w:type="dxa"/>
            <w:tcMar>
              <w:top w:w="100" w:type="dxa"/>
              <w:left w:w="100" w:type="dxa"/>
              <w:bottom w:w="100" w:type="dxa"/>
              <w:right w:w="100" w:type="dxa"/>
            </w:tcMar>
            <w:vAlign w:val="center"/>
          </w:tcPr>
          <w:p w14:paraId="690E363D" w14:textId="77777777" w:rsidR="00111B7B" w:rsidRDefault="00111B7B" w:rsidP="00F35594">
            <w:pPr>
              <w:spacing w:before="0" w:line="278" w:lineRule="auto"/>
            </w:pPr>
            <w:r>
              <w:rPr>
                <w:color w:val="000000"/>
              </w:rPr>
              <w:t>Change of Trade Name (COTN)</w:t>
            </w:r>
          </w:p>
        </w:tc>
        <w:tc>
          <w:tcPr>
            <w:tcW w:w="4680" w:type="dxa"/>
            <w:tcMar>
              <w:top w:w="40" w:type="dxa"/>
              <w:left w:w="40" w:type="dxa"/>
              <w:bottom w:w="40" w:type="dxa"/>
              <w:right w:w="40" w:type="dxa"/>
            </w:tcMar>
            <w:vAlign w:val="center"/>
          </w:tcPr>
          <w:sdt>
            <w:sdtPr>
              <w:tag w:val="goog_rdk_1308"/>
              <w:id w:val="-853061230"/>
            </w:sdtPr>
            <w:sdtContent>
              <w:p w14:paraId="6143ABCF" w14:textId="77777777" w:rsidR="00111B7B" w:rsidRDefault="00000000" w:rsidP="00F35594">
                <w:pPr>
                  <w:spacing w:before="0" w:line="278" w:lineRule="auto"/>
                  <w:jc w:val="center"/>
                  <w:rPr>
                    <w:ins w:id="1009" w:author="Author"/>
                  </w:rPr>
                </w:pPr>
                <w:sdt>
                  <w:sdtPr>
                    <w:tag w:val="goog_rdk_1306"/>
                    <w:id w:val="937000438"/>
                  </w:sdtPr>
                  <w:sdtContent>
                    <w:sdt>
                      <w:sdtPr>
                        <w:tag w:val="goog_rdk_1307"/>
                        <w:id w:val="-2100618517"/>
                      </w:sdtPr>
                      <w:sdtContent>
                        <w:ins w:id="1010" w:author="Author">
                          <w:r w:rsidR="00111B7B">
                            <w:t>$113.00</w:t>
                          </w:r>
                        </w:ins>
                      </w:sdtContent>
                    </w:sdt>
                  </w:sdtContent>
                </w:sdt>
              </w:p>
            </w:sdtContent>
          </w:sdt>
          <w:p w14:paraId="7C230261" w14:textId="77777777" w:rsidR="00111B7B" w:rsidRDefault="00000000" w:rsidP="00F35594">
            <w:pPr>
              <w:spacing w:before="0" w:line="278" w:lineRule="auto"/>
              <w:jc w:val="center"/>
            </w:pPr>
            <w:sdt>
              <w:sdtPr>
                <w:tag w:val="goog_rdk_1310"/>
                <w:id w:val="-1805500443"/>
              </w:sdtPr>
              <w:sdtContent>
                <w:del w:id="1011" w:author="Author">
                  <w:r w:rsidR="00111B7B">
                    <w:rPr>
                      <w:color w:val="000000"/>
                    </w:rPr>
                    <w:delText>$110.00</w:delText>
                  </w:r>
                </w:del>
              </w:sdtContent>
            </w:sdt>
          </w:p>
        </w:tc>
      </w:tr>
      <w:tr w:rsidR="00111B7B" w14:paraId="1847A4D7" w14:textId="77777777" w:rsidTr="00F35594">
        <w:trPr>
          <w:cantSplit/>
        </w:trPr>
        <w:tc>
          <w:tcPr>
            <w:tcW w:w="4680" w:type="dxa"/>
            <w:tcMar>
              <w:top w:w="100" w:type="dxa"/>
              <w:left w:w="100" w:type="dxa"/>
              <w:bottom w:w="100" w:type="dxa"/>
              <w:right w:w="100" w:type="dxa"/>
            </w:tcMar>
            <w:vAlign w:val="center"/>
          </w:tcPr>
          <w:p w14:paraId="5A456262" w14:textId="77777777" w:rsidR="00111B7B" w:rsidRDefault="00111B7B" w:rsidP="00F35594">
            <w:pPr>
              <w:spacing w:before="0" w:line="278" w:lineRule="auto"/>
            </w:pPr>
            <w:r>
              <w:rPr>
                <w:color w:val="000000"/>
              </w:rPr>
              <w:t>Change of Location (COL)</w:t>
            </w:r>
          </w:p>
        </w:tc>
        <w:tc>
          <w:tcPr>
            <w:tcW w:w="4680" w:type="dxa"/>
            <w:tcMar>
              <w:top w:w="40" w:type="dxa"/>
              <w:left w:w="40" w:type="dxa"/>
              <w:bottom w:w="40" w:type="dxa"/>
              <w:right w:w="40" w:type="dxa"/>
            </w:tcMar>
            <w:vAlign w:val="center"/>
          </w:tcPr>
          <w:sdt>
            <w:sdtPr>
              <w:tag w:val="goog_rdk_1314"/>
              <w:id w:val="1452818089"/>
            </w:sdtPr>
            <w:sdtContent>
              <w:p w14:paraId="32DC2D8F" w14:textId="77777777" w:rsidR="00111B7B" w:rsidRDefault="00000000" w:rsidP="00F35594">
                <w:pPr>
                  <w:spacing w:before="0" w:line="278" w:lineRule="auto"/>
                  <w:jc w:val="center"/>
                  <w:rPr>
                    <w:ins w:id="1012" w:author="Author"/>
                  </w:rPr>
                </w:pPr>
                <w:sdt>
                  <w:sdtPr>
                    <w:tag w:val="goog_rdk_1312"/>
                    <w:id w:val="1356524783"/>
                  </w:sdtPr>
                  <w:sdtContent>
                    <w:sdt>
                      <w:sdtPr>
                        <w:tag w:val="goog_rdk_1313"/>
                        <w:id w:val="1891586808"/>
                      </w:sdtPr>
                      <w:sdtContent>
                        <w:ins w:id="1013" w:author="Author">
                          <w:r w:rsidR="00111B7B">
                            <w:t>$707.00</w:t>
                          </w:r>
                        </w:ins>
                      </w:sdtContent>
                    </w:sdt>
                  </w:sdtContent>
                </w:sdt>
              </w:p>
            </w:sdtContent>
          </w:sdt>
          <w:p w14:paraId="43CC8644" w14:textId="77777777" w:rsidR="00111B7B" w:rsidRDefault="00000000" w:rsidP="00F35594">
            <w:pPr>
              <w:spacing w:before="0" w:line="278" w:lineRule="auto"/>
              <w:jc w:val="center"/>
            </w:pPr>
            <w:sdt>
              <w:sdtPr>
                <w:tag w:val="goog_rdk_1316"/>
                <w:id w:val="317401481"/>
              </w:sdtPr>
              <w:sdtContent>
                <w:del w:id="1014" w:author="Author">
                  <w:r w:rsidR="00111B7B">
                    <w:rPr>
                      <w:color w:val="000000"/>
                    </w:rPr>
                    <w:delText>$690.00</w:delText>
                  </w:r>
                </w:del>
              </w:sdtContent>
            </w:sdt>
          </w:p>
        </w:tc>
      </w:tr>
      <w:tr w:rsidR="00111B7B" w14:paraId="5DC4A335" w14:textId="77777777" w:rsidTr="00F35594">
        <w:trPr>
          <w:cantSplit/>
        </w:trPr>
        <w:tc>
          <w:tcPr>
            <w:tcW w:w="4680" w:type="dxa"/>
            <w:tcMar>
              <w:top w:w="100" w:type="dxa"/>
              <w:left w:w="100" w:type="dxa"/>
              <w:bottom w:w="100" w:type="dxa"/>
              <w:right w:w="100" w:type="dxa"/>
            </w:tcMar>
            <w:vAlign w:val="center"/>
          </w:tcPr>
          <w:p w14:paraId="0F8B802F" w14:textId="77777777" w:rsidR="00111B7B" w:rsidRDefault="00111B7B" w:rsidP="00F35594">
            <w:pPr>
              <w:spacing w:before="0" w:line="278" w:lineRule="auto"/>
            </w:pPr>
            <w:r>
              <w:rPr>
                <w:color w:val="000000"/>
              </w:rPr>
              <w:t>Security Waiver</w:t>
            </w:r>
          </w:p>
        </w:tc>
        <w:tc>
          <w:tcPr>
            <w:tcW w:w="4680" w:type="dxa"/>
            <w:tcMar>
              <w:top w:w="40" w:type="dxa"/>
              <w:left w:w="40" w:type="dxa"/>
              <w:bottom w:w="40" w:type="dxa"/>
              <w:right w:w="40" w:type="dxa"/>
            </w:tcMar>
            <w:vAlign w:val="center"/>
          </w:tcPr>
          <w:sdt>
            <w:sdtPr>
              <w:tag w:val="goog_rdk_1320"/>
              <w:id w:val="792847776"/>
            </w:sdtPr>
            <w:sdtContent>
              <w:p w14:paraId="75C147C3" w14:textId="77777777" w:rsidR="00111B7B" w:rsidRDefault="00000000" w:rsidP="00F35594">
                <w:pPr>
                  <w:spacing w:before="0" w:line="278" w:lineRule="auto"/>
                  <w:jc w:val="center"/>
                  <w:rPr>
                    <w:ins w:id="1015" w:author="Author"/>
                  </w:rPr>
                </w:pPr>
                <w:sdt>
                  <w:sdtPr>
                    <w:tag w:val="goog_rdk_1318"/>
                    <w:id w:val="-1159874919"/>
                  </w:sdtPr>
                  <w:sdtContent>
                    <w:sdt>
                      <w:sdtPr>
                        <w:tag w:val="goog_rdk_1319"/>
                        <w:id w:val="1563536449"/>
                      </w:sdtPr>
                      <w:sdtContent>
                        <w:ins w:id="1016" w:author="Author">
                          <w:r w:rsidR="00111B7B">
                            <w:t>$646.00</w:t>
                          </w:r>
                        </w:ins>
                      </w:sdtContent>
                    </w:sdt>
                  </w:sdtContent>
                </w:sdt>
              </w:p>
            </w:sdtContent>
          </w:sdt>
          <w:p w14:paraId="12EB08FE" w14:textId="77777777" w:rsidR="00111B7B" w:rsidRDefault="00000000" w:rsidP="00F35594">
            <w:pPr>
              <w:spacing w:before="0" w:line="278" w:lineRule="auto"/>
              <w:jc w:val="center"/>
            </w:pPr>
            <w:sdt>
              <w:sdtPr>
                <w:tag w:val="goog_rdk_1322"/>
                <w:id w:val="239018437"/>
              </w:sdtPr>
              <w:sdtContent>
                <w:del w:id="1017" w:author="Author">
                  <w:r w:rsidR="00111B7B">
                    <w:rPr>
                      <w:color w:val="000000"/>
                    </w:rPr>
                    <w:delText>$630.00</w:delText>
                  </w:r>
                </w:del>
              </w:sdtContent>
            </w:sdt>
          </w:p>
        </w:tc>
      </w:tr>
      <w:tr w:rsidR="00111B7B" w14:paraId="335EDE89" w14:textId="77777777" w:rsidTr="00F35594">
        <w:trPr>
          <w:cantSplit/>
        </w:trPr>
        <w:tc>
          <w:tcPr>
            <w:tcW w:w="4680" w:type="dxa"/>
            <w:tcMar>
              <w:top w:w="100" w:type="dxa"/>
              <w:left w:w="100" w:type="dxa"/>
              <w:bottom w:w="100" w:type="dxa"/>
              <w:right w:w="100" w:type="dxa"/>
            </w:tcMar>
            <w:vAlign w:val="center"/>
          </w:tcPr>
          <w:p w14:paraId="5BB6052A" w14:textId="77777777" w:rsidR="00111B7B" w:rsidRDefault="00111B7B" w:rsidP="00F35594">
            <w:pPr>
              <w:spacing w:before="0" w:line="278" w:lineRule="auto"/>
              <w:rPr>
                <w:color w:val="000000"/>
              </w:rPr>
            </w:pPr>
            <w:r>
              <w:rPr>
                <w:color w:val="000000"/>
              </w:rPr>
              <w:lastRenderedPageBreak/>
              <w:t>Security Waiver Renewal</w:t>
            </w:r>
          </w:p>
        </w:tc>
        <w:tc>
          <w:tcPr>
            <w:tcW w:w="4680" w:type="dxa"/>
            <w:tcMar>
              <w:top w:w="40" w:type="dxa"/>
              <w:left w:w="40" w:type="dxa"/>
              <w:bottom w:w="40" w:type="dxa"/>
              <w:right w:w="40" w:type="dxa"/>
            </w:tcMar>
            <w:vAlign w:val="center"/>
          </w:tcPr>
          <w:sdt>
            <w:sdtPr>
              <w:tag w:val="goog_rdk_1326"/>
              <w:id w:val="92305874"/>
            </w:sdtPr>
            <w:sdtContent>
              <w:p w14:paraId="70F0FF16" w14:textId="77777777" w:rsidR="00111B7B" w:rsidRPr="00AE6D80" w:rsidRDefault="00000000" w:rsidP="00F35594">
                <w:pPr>
                  <w:spacing w:before="0" w:line="278" w:lineRule="auto"/>
                  <w:jc w:val="center"/>
                  <w:rPr>
                    <w:ins w:id="1018" w:author="Author"/>
                    <w:rPrChange w:id="1019" w:author="Author">
                      <w:rPr>
                        <w:ins w:id="1020" w:author="Author"/>
                        <w:color w:val="000000"/>
                      </w:rPr>
                    </w:rPrChange>
                  </w:rPr>
                </w:pPr>
                <w:sdt>
                  <w:sdtPr>
                    <w:tag w:val="goog_rdk_1324"/>
                    <w:id w:val="857566804"/>
                  </w:sdtPr>
                  <w:sdtContent>
                    <w:sdt>
                      <w:sdtPr>
                        <w:tag w:val="goog_rdk_1325"/>
                        <w:id w:val="580404819"/>
                      </w:sdtPr>
                      <w:sdtContent>
                        <w:ins w:id="1021" w:author="Author">
                          <w:r w:rsidR="00111B7B" w:rsidRPr="00AE6D80">
                            <w:rPr>
                              <w:rPrChange w:id="1022" w:author="Author">
                                <w:rPr>
                                  <w:color w:val="000000"/>
                                </w:rPr>
                              </w:rPrChange>
                            </w:rPr>
                            <w:t>$328.00</w:t>
                          </w:r>
                        </w:ins>
                      </w:sdtContent>
                    </w:sdt>
                  </w:sdtContent>
                </w:sdt>
              </w:p>
            </w:sdtContent>
          </w:sdt>
          <w:p w14:paraId="6876DF3C" w14:textId="77777777" w:rsidR="00111B7B" w:rsidRDefault="00000000" w:rsidP="00F35594">
            <w:pPr>
              <w:spacing w:before="0" w:line="278" w:lineRule="auto"/>
              <w:jc w:val="center"/>
              <w:rPr>
                <w:color w:val="000000"/>
              </w:rPr>
            </w:pPr>
            <w:sdt>
              <w:sdtPr>
                <w:tag w:val="goog_rdk_1328"/>
                <w:id w:val="-230841011"/>
              </w:sdtPr>
              <w:sdtContent>
                <w:del w:id="1023" w:author="Author">
                  <w:r w:rsidR="00111B7B">
                    <w:rPr>
                      <w:color w:val="000000"/>
                    </w:rPr>
                    <w:delText>$320.00</w:delText>
                  </w:r>
                </w:del>
              </w:sdtContent>
            </w:sdt>
          </w:p>
        </w:tc>
      </w:tr>
      <w:tr w:rsidR="00111B7B" w14:paraId="014821F7" w14:textId="77777777" w:rsidTr="00F35594">
        <w:trPr>
          <w:cantSplit/>
        </w:trPr>
        <w:tc>
          <w:tcPr>
            <w:tcW w:w="4680" w:type="dxa"/>
            <w:tcMar>
              <w:top w:w="100" w:type="dxa"/>
              <w:left w:w="100" w:type="dxa"/>
              <w:bottom w:w="100" w:type="dxa"/>
              <w:right w:w="100" w:type="dxa"/>
            </w:tcMar>
            <w:vAlign w:val="center"/>
          </w:tcPr>
          <w:p w14:paraId="598BEA29" w14:textId="77777777" w:rsidR="00111B7B" w:rsidRDefault="00111B7B" w:rsidP="00F35594">
            <w:pPr>
              <w:spacing w:before="0" w:line="278" w:lineRule="auto"/>
            </w:pPr>
            <w:r>
              <w:rPr>
                <w:color w:val="000000"/>
              </w:rPr>
              <w:t>Contingency Plan</w:t>
            </w:r>
          </w:p>
        </w:tc>
        <w:tc>
          <w:tcPr>
            <w:tcW w:w="4680" w:type="dxa"/>
            <w:tcMar>
              <w:top w:w="40" w:type="dxa"/>
              <w:left w:w="40" w:type="dxa"/>
              <w:bottom w:w="40" w:type="dxa"/>
              <w:right w:w="40" w:type="dxa"/>
            </w:tcMar>
            <w:vAlign w:val="center"/>
          </w:tcPr>
          <w:sdt>
            <w:sdtPr>
              <w:tag w:val="goog_rdk_1332"/>
              <w:id w:val="-1254811327"/>
            </w:sdtPr>
            <w:sdtContent>
              <w:p w14:paraId="67A3102B" w14:textId="77777777" w:rsidR="00111B7B" w:rsidRDefault="00000000" w:rsidP="00F35594">
                <w:pPr>
                  <w:spacing w:before="0" w:line="278" w:lineRule="auto"/>
                  <w:jc w:val="center"/>
                  <w:rPr>
                    <w:ins w:id="1024" w:author="Author"/>
                  </w:rPr>
                </w:pPr>
                <w:sdt>
                  <w:sdtPr>
                    <w:tag w:val="goog_rdk_1330"/>
                    <w:id w:val="495958377"/>
                  </w:sdtPr>
                  <w:sdtContent>
                    <w:sdt>
                      <w:sdtPr>
                        <w:tag w:val="goog_rdk_1331"/>
                        <w:id w:val="-1208519743"/>
                      </w:sdtPr>
                      <w:sdtContent>
                        <w:ins w:id="1025" w:author="Author">
                          <w:r w:rsidR="00111B7B">
                            <w:t>$1,403.00</w:t>
                          </w:r>
                        </w:ins>
                      </w:sdtContent>
                    </w:sdt>
                  </w:sdtContent>
                </w:sdt>
              </w:p>
            </w:sdtContent>
          </w:sdt>
          <w:p w14:paraId="75B02353" w14:textId="77777777" w:rsidR="00111B7B" w:rsidRDefault="00000000" w:rsidP="00F35594">
            <w:pPr>
              <w:spacing w:before="0" w:line="278" w:lineRule="auto"/>
              <w:jc w:val="center"/>
            </w:pPr>
            <w:sdt>
              <w:sdtPr>
                <w:tag w:val="goog_rdk_1334"/>
                <w:id w:val="-885729966"/>
              </w:sdtPr>
              <w:sdtContent>
                <w:del w:id="1026" w:author="Author">
                  <w:r w:rsidR="00111B7B">
                    <w:rPr>
                      <w:color w:val="000000"/>
                    </w:rPr>
                    <w:delText>$1,370.00</w:delText>
                  </w:r>
                </w:del>
              </w:sdtContent>
            </w:sdt>
          </w:p>
        </w:tc>
      </w:tr>
    </w:tbl>
    <w:p w14:paraId="474BA91E" w14:textId="77777777" w:rsidR="00111B7B" w:rsidRDefault="00111B7B" w:rsidP="00111B7B">
      <w:pPr>
        <w:pStyle w:val="Heading4"/>
      </w:pPr>
      <w:r>
        <w:t>Basis and Purpose – 2-140</w:t>
      </w:r>
    </w:p>
    <w:p w14:paraId="3CA3BA11" w14:textId="77777777" w:rsidR="00111B7B" w:rsidRDefault="00111B7B" w:rsidP="00111B7B">
      <w:pPr>
        <w:tabs>
          <w:tab w:val="left" w:pos="720"/>
          <w:tab w:val="left" w:pos="1440"/>
        </w:tabs>
      </w:pPr>
      <w: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permits, and other fees required to accompany applications and submissions to the Division.</w:t>
      </w:r>
    </w:p>
    <w:p w14:paraId="7025FF21" w14:textId="77777777" w:rsidR="00111B7B" w:rsidRDefault="00111B7B" w:rsidP="00111B7B">
      <w:pPr>
        <w:pStyle w:val="Heading4"/>
      </w:pPr>
      <w:r>
        <w:t>2-140 – Other Application Fees</w:t>
      </w:r>
    </w:p>
    <w:p w14:paraId="7CB996D6" w14:textId="77777777" w:rsidR="00111B7B" w:rsidRDefault="00111B7B" w:rsidP="00111B7B">
      <w:pPr>
        <w:tabs>
          <w:tab w:val="left" w:pos="720"/>
          <w:tab w:val="left" w:pos="1440"/>
          <w:tab w:val="left" w:pos="2160"/>
        </w:tabs>
        <w:ind w:left="720" w:hanging="720"/>
      </w:pPr>
      <w:r>
        <w:t>A.</w:t>
      </w:r>
      <w:r>
        <w:tab/>
        <w:t>The following fees apply and are due at the time of application.</w:t>
      </w:r>
    </w:p>
    <w:p w14:paraId="76DC87B3" w14:textId="77777777" w:rsidR="00111B7B" w:rsidRDefault="00111B7B" w:rsidP="00111B7B">
      <w:pPr>
        <w:spacing w:before="160" w:after="160" w:line="278" w:lineRule="auto"/>
      </w:pPr>
      <w:bookmarkStart w:id="1027" w:name="_heading=h.12q08zq9war3" w:colFirst="0" w:colLast="0"/>
      <w:bookmarkEnd w:id="1027"/>
      <w:r>
        <w:rPr>
          <w:b/>
          <w:bCs/>
        </w:rPr>
        <w:t>2-140(A) 1</w:t>
      </w:r>
    </w:p>
    <w:tbl>
      <w:tblPr>
        <w:tblW w:w="9360" w:type="dxa"/>
        <w:tblInd w:w="-90" w:type="dxa"/>
        <w:tblLayout w:type="fixed"/>
        <w:tblLook w:val="0000" w:firstRow="0" w:lastRow="0" w:firstColumn="0" w:lastColumn="0" w:noHBand="0" w:noVBand="0"/>
      </w:tblPr>
      <w:tblGrid>
        <w:gridCol w:w="4680"/>
        <w:gridCol w:w="4680"/>
      </w:tblGrid>
      <w:tr w:rsidR="00111B7B" w14:paraId="78E5EEC8" w14:textId="77777777" w:rsidTr="00F35594">
        <w:trPr>
          <w:cantSplit/>
          <w:trHeight w:val="432"/>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4ED6E4" w14:textId="77777777" w:rsidR="00111B7B" w:rsidRDefault="00111B7B" w:rsidP="00F35594">
            <w:pPr>
              <w:spacing w:before="0" w:line="278" w:lineRule="auto"/>
              <w:rPr>
                <w:u w:val="single"/>
              </w:rPr>
            </w:pPr>
            <w:r>
              <w:rPr>
                <w:b/>
                <w:bCs/>
                <w:color w:val="000000"/>
                <w:u w:val="single"/>
              </w:rPr>
              <w:t>License Type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969BDB" w14:textId="77777777" w:rsidR="00111B7B" w:rsidRDefault="00111B7B" w:rsidP="00F35594">
            <w:pPr>
              <w:spacing w:before="0" w:line="278" w:lineRule="auto"/>
              <w:jc w:val="center"/>
              <w:rPr>
                <w:u w:val="single"/>
              </w:rPr>
            </w:pPr>
            <w:r>
              <w:rPr>
                <w:b/>
                <w:bCs/>
                <w:color w:val="000000"/>
                <w:u w:val="single"/>
              </w:rPr>
              <w:t>Total Due at Application</w:t>
            </w:r>
          </w:p>
        </w:tc>
      </w:tr>
      <w:tr w:rsidR="00111B7B" w14:paraId="5678C9AB"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0660C6" w14:textId="77777777" w:rsidR="00111B7B" w:rsidRDefault="00111B7B" w:rsidP="00F35594">
            <w:pPr>
              <w:spacing w:before="0" w:line="278" w:lineRule="auto"/>
            </w:pPr>
            <w:r>
              <w:rPr>
                <w:color w:val="000000"/>
              </w:rPr>
              <w:t xml:space="preserve">Reduced Testing Allowance Certification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38"/>
              <w:id w:val="63464680"/>
            </w:sdtPr>
            <w:sdtContent>
              <w:p w14:paraId="17BB57FC" w14:textId="77777777" w:rsidR="00111B7B" w:rsidRDefault="00000000" w:rsidP="00F35594">
                <w:pPr>
                  <w:spacing w:before="0" w:line="278" w:lineRule="auto"/>
                  <w:jc w:val="center"/>
                  <w:rPr>
                    <w:ins w:id="1028" w:author="Author"/>
                  </w:rPr>
                </w:pPr>
                <w:sdt>
                  <w:sdtPr>
                    <w:tag w:val="goog_rdk_1336"/>
                    <w:id w:val="-2051481711"/>
                  </w:sdtPr>
                  <w:sdtContent>
                    <w:sdt>
                      <w:sdtPr>
                        <w:tag w:val="goog_rdk_1337"/>
                        <w:id w:val="1067500533"/>
                      </w:sdtPr>
                      <w:sdtContent>
                        <w:ins w:id="1029" w:author="Author">
                          <w:r w:rsidR="00111B7B">
                            <w:t>$4,301.00</w:t>
                          </w:r>
                        </w:ins>
                      </w:sdtContent>
                    </w:sdt>
                  </w:sdtContent>
                </w:sdt>
              </w:p>
            </w:sdtContent>
          </w:sdt>
          <w:p w14:paraId="092B200A" w14:textId="77777777" w:rsidR="00111B7B" w:rsidRDefault="00000000" w:rsidP="00F35594">
            <w:pPr>
              <w:spacing w:before="0" w:line="278" w:lineRule="auto"/>
              <w:jc w:val="center"/>
            </w:pPr>
            <w:sdt>
              <w:sdtPr>
                <w:tag w:val="goog_rdk_1340"/>
                <w:id w:val="-343519603"/>
              </w:sdtPr>
              <w:sdtContent>
                <w:del w:id="1030" w:author="Author">
                  <w:r w:rsidR="00111B7B">
                    <w:delText>$4,200.00</w:delText>
                  </w:r>
                </w:del>
              </w:sdtContent>
            </w:sdt>
          </w:p>
        </w:tc>
      </w:tr>
      <w:tr w:rsidR="00111B7B" w14:paraId="2441CBF0"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DD7B23" w14:textId="77777777" w:rsidR="00111B7B" w:rsidRDefault="00111B7B" w:rsidP="00F35594">
            <w:pPr>
              <w:spacing w:before="0" w:line="278" w:lineRule="auto"/>
            </w:pPr>
            <w:r>
              <w:rPr>
                <w:color w:val="000000"/>
              </w:rPr>
              <w:t>Duplicate Business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44"/>
              <w:id w:val="-1726741676"/>
            </w:sdtPr>
            <w:sdtContent>
              <w:p w14:paraId="35C9DBA3" w14:textId="77777777" w:rsidR="00111B7B" w:rsidRDefault="00000000" w:rsidP="00F35594">
                <w:pPr>
                  <w:spacing w:before="0" w:line="278" w:lineRule="auto"/>
                  <w:jc w:val="center"/>
                  <w:rPr>
                    <w:ins w:id="1031" w:author="Author"/>
                  </w:rPr>
                </w:pPr>
                <w:sdt>
                  <w:sdtPr>
                    <w:tag w:val="goog_rdk_1342"/>
                    <w:id w:val="-259044795"/>
                  </w:sdtPr>
                  <w:sdtContent>
                    <w:sdt>
                      <w:sdtPr>
                        <w:tag w:val="goog_rdk_1343"/>
                        <w:id w:val="-810440326"/>
                      </w:sdtPr>
                      <w:sdtContent>
                        <w:ins w:id="1032" w:author="Author">
                          <w:r w:rsidR="00111B7B">
                            <w:t>$62.00</w:t>
                          </w:r>
                        </w:ins>
                      </w:sdtContent>
                    </w:sdt>
                  </w:sdtContent>
                </w:sdt>
              </w:p>
            </w:sdtContent>
          </w:sdt>
          <w:p w14:paraId="1BFBC1AD" w14:textId="77777777" w:rsidR="00111B7B" w:rsidRDefault="00000000" w:rsidP="00F35594">
            <w:pPr>
              <w:spacing w:before="0" w:line="278" w:lineRule="auto"/>
              <w:jc w:val="center"/>
            </w:pPr>
            <w:sdt>
              <w:sdtPr>
                <w:tag w:val="goog_rdk_1346"/>
                <w:id w:val="551951949"/>
              </w:sdtPr>
              <w:sdtContent>
                <w:del w:id="1033" w:author="Author">
                  <w:r w:rsidR="00111B7B">
                    <w:rPr>
                      <w:color w:val="000000"/>
                    </w:rPr>
                    <w:delText>$60.00</w:delText>
                  </w:r>
                </w:del>
              </w:sdtContent>
            </w:sdt>
          </w:p>
        </w:tc>
      </w:tr>
      <w:tr w:rsidR="00111B7B" w14:paraId="5590516A"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9719C" w14:textId="77777777" w:rsidR="00111B7B" w:rsidRDefault="00111B7B" w:rsidP="00F35594">
            <w:pPr>
              <w:spacing w:before="0" w:line="278" w:lineRule="auto"/>
            </w:pPr>
            <w:r>
              <w:rPr>
                <w:color w:val="000000"/>
              </w:rPr>
              <w:t>Duplicate Owner/Employee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50"/>
              <w:id w:val="1679922725"/>
            </w:sdtPr>
            <w:sdtContent>
              <w:p w14:paraId="35C822B9" w14:textId="77777777" w:rsidR="00111B7B" w:rsidRDefault="00000000" w:rsidP="00F35594">
                <w:pPr>
                  <w:spacing w:before="0" w:line="278" w:lineRule="auto"/>
                  <w:jc w:val="center"/>
                  <w:rPr>
                    <w:ins w:id="1034" w:author="Author"/>
                  </w:rPr>
                </w:pPr>
                <w:sdt>
                  <w:sdtPr>
                    <w:tag w:val="goog_rdk_1348"/>
                    <w:id w:val="1836401016"/>
                  </w:sdtPr>
                  <w:sdtContent>
                    <w:sdt>
                      <w:sdtPr>
                        <w:tag w:val="goog_rdk_1349"/>
                        <w:id w:val="529135556"/>
                      </w:sdtPr>
                      <w:sdtContent>
                        <w:ins w:id="1035" w:author="Author">
                          <w:r w:rsidR="00111B7B">
                            <w:t>$31.00</w:t>
                          </w:r>
                        </w:ins>
                      </w:sdtContent>
                    </w:sdt>
                  </w:sdtContent>
                </w:sdt>
              </w:p>
            </w:sdtContent>
          </w:sdt>
          <w:p w14:paraId="59E8DDC2" w14:textId="77777777" w:rsidR="00111B7B" w:rsidRDefault="00000000" w:rsidP="00F35594">
            <w:pPr>
              <w:spacing w:before="0" w:line="278" w:lineRule="auto"/>
              <w:jc w:val="center"/>
            </w:pPr>
            <w:sdt>
              <w:sdtPr>
                <w:tag w:val="goog_rdk_1352"/>
                <w:id w:val="-1367099795"/>
              </w:sdtPr>
              <w:sdtContent>
                <w:del w:id="1036" w:author="Author">
                  <w:r w:rsidR="00111B7B">
                    <w:rPr>
                      <w:color w:val="000000"/>
                    </w:rPr>
                    <w:delText>$30.00</w:delText>
                  </w:r>
                </w:del>
              </w:sdtContent>
            </w:sdt>
          </w:p>
        </w:tc>
      </w:tr>
      <w:tr w:rsidR="00111B7B" w14:paraId="20BEE834"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90259A" w14:textId="77777777" w:rsidR="00111B7B" w:rsidRDefault="00111B7B" w:rsidP="00F35594">
            <w:pPr>
              <w:spacing w:before="0" w:line="278" w:lineRule="auto"/>
            </w:pPr>
            <w:r>
              <w:t xml:space="preserve">Request for </w:t>
            </w:r>
            <w:r>
              <w:rPr>
                <w:color w:val="000000"/>
              </w:rPr>
              <w:t>Reinstatement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56"/>
              <w:id w:val="-1882071602"/>
            </w:sdtPr>
            <w:sdtContent>
              <w:p w14:paraId="60FF5378" w14:textId="77777777" w:rsidR="00111B7B" w:rsidRDefault="00000000" w:rsidP="00F35594">
                <w:pPr>
                  <w:spacing w:before="0" w:line="278" w:lineRule="auto"/>
                  <w:jc w:val="center"/>
                  <w:rPr>
                    <w:ins w:id="1037" w:author="Author"/>
                  </w:rPr>
                </w:pPr>
                <w:sdt>
                  <w:sdtPr>
                    <w:tag w:val="goog_rdk_1354"/>
                    <w:id w:val="-314654460"/>
                  </w:sdtPr>
                  <w:sdtContent>
                    <w:sdt>
                      <w:sdtPr>
                        <w:tag w:val="goog_rdk_1355"/>
                        <w:id w:val="1754975452"/>
                      </w:sdtPr>
                      <w:sdtContent>
                        <w:ins w:id="1038" w:author="Author">
                          <w:r w:rsidR="00111B7B">
                            <w:t>$379.00</w:t>
                          </w:r>
                        </w:ins>
                      </w:sdtContent>
                    </w:sdt>
                  </w:sdtContent>
                </w:sdt>
              </w:p>
            </w:sdtContent>
          </w:sdt>
          <w:p w14:paraId="3E320A38" w14:textId="77777777" w:rsidR="00111B7B" w:rsidRDefault="00000000" w:rsidP="00F35594">
            <w:pPr>
              <w:spacing w:before="0" w:line="278" w:lineRule="auto"/>
              <w:jc w:val="center"/>
            </w:pPr>
            <w:sdt>
              <w:sdtPr>
                <w:tag w:val="goog_rdk_1358"/>
                <w:id w:val="-773379092"/>
              </w:sdtPr>
              <w:sdtContent>
                <w:del w:id="1039" w:author="Author">
                  <w:r w:rsidR="00111B7B">
                    <w:rPr>
                      <w:color w:val="000000"/>
                    </w:rPr>
                    <w:delText>$370.00</w:delText>
                  </w:r>
                </w:del>
              </w:sdtContent>
            </w:sdt>
          </w:p>
        </w:tc>
      </w:tr>
      <w:tr w:rsidR="00111B7B" w14:paraId="74AEDA36"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DECEE8" w14:textId="77777777" w:rsidR="00111B7B" w:rsidRDefault="00111B7B" w:rsidP="00F35594">
            <w:pPr>
              <w:spacing w:before="0" w:line="278" w:lineRule="auto"/>
            </w:pPr>
            <w:r>
              <w:rPr>
                <w:color w:val="000000"/>
              </w:rPr>
              <w:t>Responsible Vendor Program Provider:</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B48714" w14:textId="77777777" w:rsidR="00111B7B" w:rsidRDefault="00111B7B" w:rsidP="00F35594">
            <w:pPr>
              <w:spacing w:before="0" w:line="278" w:lineRule="auto"/>
            </w:pPr>
          </w:p>
        </w:tc>
      </w:tr>
      <w:tr w:rsidR="00111B7B" w14:paraId="4B640CC3"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F6428C" w14:textId="77777777" w:rsidR="00111B7B" w:rsidRDefault="00111B7B" w:rsidP="00F35594">
            <w:pPr>
              <w:spacing w:before="0" w:line="278" w:lineRule="auto"/>
              <w:ind w:left="720"/>
            </w:pPr>
            <w:r>
              <w:rPr>
                <w:color w:val="000000"/>
              </w:rPr>
              <w:t>Responsible Vendor Program Provider Initial Application</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62"/>
              <w:id w:val="925972384"/>
            </w:sdtPr>
            <w:sdtContent>
              <w:p w14:paraId="6C63FBA7" w14:textId="77777777" w:rsidR="00111B7B" w:rsidRDefault="00000000" w:rsidP="00F35594">
                <w:pPr>
                  <w:spacing w:before="0" w:line="278" w:lineRule="auto"/>
                  <w:jc w:val="center"/>
                  <w:rPr>
                    <w:ins w:id="1040" w:author="Author"/>
                  </w:rPr>
                </w:pPr>
                <w:sdt>
                  <w:sdtPr>
                    <w:tag w:val="goog_rdk_1360"/>
                    <w:id w:val="-288877153"/>
                  </w:sdtPr>
                  <w:sdtContent>
                    <w:sdt>
                      <w:sdtPr>
                        <w:tag w:val="goog_rdk_1361"/>
                        <w:id w:val="932157613"/>
                      </w:sdtPr>
                      <w:sdtContent>
                        <w:ins w:id="1041" w:author="Author">
                          <w:r w:rsidR="00111B7B">
                            <w:t>$1,188.00</w:t>
                          </w:r>
                        </w:ins>
                      </w:sdtContent>
                    </w:sdt>
                  </w:sdtContent>
                </w:sdt>
              </w:p>
            </w:sdtContent>
          </w:sdt>
          <w:p w14:paraId="52BA2D2E" w14:textId="77777777" w:rsidR="00111B7B" w:rsidRDefault="00000000" w:rsidP="00F35594">
            <w:pPr>
              <w:spacing w:before="0" w:line="278" w:lineRule="auto"/>
              <w:jc w:val="center"/>
            </w:pPr>
            <w:sdt>
              <w:sdtPr>
                <w:tag w:val="goog_rdk_1364"/>
                <w:id w:val="710995061"/>
              </w:sdtPr>
              <w:sdtContent>
                <w:del w:id="1042" w:author="Author">
                  <w:r w:rsidR="00111B7B">
                    <w:rPr>
                      <w:color w:val="000000"/>
                    </w:rPr>
                    <w:delText>$1,160.00</w:delText>
                  </w:r>
                </w:del>
              </w:sdtContent>
            </w:sdt>
          </w:p>
        </w:tc>
      </w:tr>
      <w:tr w:rsidR="00111B7B" w14:paraId="282C1EAD"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4A6084" w14:textId="77777777" w:rsidR="00111B7B" w:rsidRDefault="00111B7B" w:rsidP="00F35594">
            <w:pPr>
              <w:spacing w:before="0" w:line="278" w:lineRule="auto"/>
              <w:ind w:left="720"/>
            </w:pPr>
            <w:r>
              <w:rPr>
                <w:color w:val="000000"/>
              </w:rPr>
              <w:lastRenderedPageBreak/>
              <w:t>Duplicate Responsible Vendor Program Provider Certificate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68"/>
              <w:id w:val="1569001765"/>
            </w:sdtPr>
            <w:sdtContent>
              <w:p w14:paraId="38659353" w14:textId="77777777" w:rsidR="00111B7B" w:rsidRDefault="00000000" w:rsidP="00F35594">
                <w:pPr>
                  <w:spacing w:before="0" w:line="278" w:lineRule="auto"/>
                  <w:jc w:val="center"/>
                  <w:rPr>
                    <w:ins w:id="1043" w:author="Author"/>
                  </w:rPr>
                </w:pPr>
                <w:sdt>
                  <w:sdtPr>
                    <w:tag w:val="goog_rdk_1366"/>
                    <w:id w:val="-282361343"/>
                  </w:sdtPr>
                  <w:sdtContent>
                    <w:sdt>
                      <w:sdtPr>
                        <w:tag w:val="goog_rdk_1367"/>
                        <w:id w:val="-1447963991"/>
                      </w:sdtPr>
                      <w:sdtContent>
                        <w:ins w:id="1044" w:author="Author">
                          <w:r w:rsidR="00111B7B">
                            <w:t>$62.00</w:t>
                          </w:r>
                        </w:ins>
                      </w:sdtContent>
                    </w:sdt>
                  </w:sdtContent>
                </w:sdt>
              </w:p>
            </w:sdtContent>
          </w:sdt>
          <w:p w14:paraId="2BD1BC28" w14:textId="77777777" w:rsidR="00111B7B" w:rsidRDefault="00000000" w:rsidP="00F35594">
            <w:pPr>
              <w:spacing w:before="0" w:line="278" w:lineRule="auto"/>
              <w:jc w:val="center"/>
            </w:pPr>
            <w:sdt>
              <w:sdtPr>
                <w:tag w:val="goog_rdk_1370"/>
                <w:id w:val="1089370668"/>
              </w:sdtPr>
              <w:sdtContent>
                <w:del w:id="1045" w:author="Author">
                  <w:r w:rsidR="00111B7B">
                    <w:rPr>
                      <w:color w:val="000000"/>
                    </w:rPr>
                    <w:delText>$60.00</w:delText>
                  </w:r>
                </w:del>
              </w:sdtContent>
            </w:sdt>
          </w:p>
        </w:tc>
      </w:tr>
      <w:tr w:rsidR="00111B7B" w14:paraId="5AA04936"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A1AC03" w14:textId="77777777" w:rsidR="00111B7B" w:rsidRDefault="00111B7B" w:rsidP="00F35594">
            <w:pPr>
              <w:spacing w:before="0" w:line="278" w:lineRule="auto"/>
              <w:ind w:left="720"/>
              <w:rPr>
                <w:color w:val="000000"/>
              </w:rPr>
            </w:pPr>
            <w:r>
              <w:rPr>
                <w:color w:val="000000"/>
              </w:rPr>
              <w:t>Responsible Vendor Program Provider Renewal Application</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74"/>
              <w:id w:val="-160418295"/>
            </w:sdtPr>
            <w:sdtContent>
              <w:p w14:paraId="3850CEC6" w14:textId="77777777" w:rsidR="00111B7B" w:rsidRPr="00AE6D80" w:rsidRDefault="00000000" w:rsidP="00F35594">
                <w:pPr>
                  <w:spacing w:before="0" w:line="278" w:lineRule="auto"/>
                  <w:jc w:val="center"/>
                  <w:rPr>
                    <w:ins w:id="1046" w:author="Author"/>
                    <w:rPrChange w:id="1047" w:author="Author">
                      <w:rPr>
                        <w:ins w:id="1048" w:author="Author"/>
                        <w:color w:val="000000"/>
                      </w:rPr>
                    </w:rPrChange>
                  </w:rPr>
                </w:pPr>
                <w:sdt>
                  <w:sdtPr>
                    <w:tag w:val="goog_rdk_1372"/>
                    <w:id w:val="1189139385"/>
                  </w:sdtPr>
                  <w:sdtContent>
                    <w:sdt>
                      <w:sdtPr>
                        <w:tag w:val="goog_rdk_1373"/>
                        <w:id w:val="329457368"/>
                      </w:sdtPr>
                      <w:sdtContent>
                        <w:ins w:id="1049" w:author="Author">
                          <w:r w:rsidR="00111B7B" w:rsidRPr="00AE6D80">
                            <w:rPr>
                              <w:rPrChange w:id="1050" w:author="Author">
                                <w:rPr>
                                  <w:color w:val="000000"/>
                                </w:rPr>
                              </w:rPrChange>
                            </w:rPr>
                            <w:t>$492.00</w:t>
                          </w:r>
                        </w:ins>
                      </w:sdtContent>
                    </w:sdt>
                  </w:sdtContent>
                </w:sdt>
              </w:p>
            </w:sdtContent>
          </w:sdt>
          <w:p w14:paraId="0F195A0C" w14:textId="77777777" w:rsidR="00111B7B" w:rsidRDefault="00000000" w:rsidP="00F35594">
            <w:pPr>
              <w:spacing w:before="0" w:line="278" w:lineRule="auto"/>
              <w:jc w:val="center"/>
              <w:rPr>
                <w:color w:val="000000"/>
              </w:rPr>
            </w:pPr>
            <w:sdt>
              <w:sdtPr>
                <w:tag w:val="goog_rdk_1376"/>
                <w:id w:val="701251471"/>
              </w:sdtPr>
              <w:sdtContent>
                <w:del w:id="1051" w:author="Author">
                  <w:r w:rsidR="00111B7B">
                    <w:rPr>
                      <w:color w:val="000000"/>
                    </w:rPr>
                    <w:delText>$480.00</w:delText>
                  </w:r>
                </w:del>
              </w:sdtContent>
            </w:sdt>
          </w:p>
        </w:tc>
      </w:tr>
      <w:tr w:rsidR="00111B7B" w14:paraId="5AF09389"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258810" w14:textId="77777777" w:rsidR="00111B7B" w:rsidRDefault="00111B7B" w:rsidP="00F35594">
            <w:pPr>
              <w:spacing w:before="0" w:line="278" w:lineRule="auto"/>
              <w:rPr>
                <w:color w:val="000000"/>
              </w:rPr>
            </w:pPr>
            <w:r>
              <w:rPr>
                <w:color w:val="000000"/>
              </w:rPr>
              <w:t>R&amp;D Project Proposal</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80"/>
              <w:id w:val="-1552495155"/>
            </w:sdtPr>
            <w:sdtContent>
              <w:p w14:paraId="04E1B9CA" w14:textId="77777777" w:rsidR="00111B7B" w:rsidRPr="00AE6D80" w:rsidRDefault="00000000" w:rsidP="00F35594">
                <w:pPr>
                  <w:spacing w:before="0" w:line="278" w:lineRule="auto"/>
                  <w:jc w:val="center"/>
                  <w:rPr>
                    <w:ins w:id="1052" w:author="Author"/>
                    <w:rPrChange w:id="1053" w:author="Author">
                      <w:rPr>
                        <w:ins w:id="1054" w:author="Author"/>
                        <w:color w:val="000000"/>
                      </w:rPr>
                    </w:rPrChange>
                  </w:rPr>
                </w:pPr>
                <w:sdt>
                  <w:sdtPr>
                    <w:tag w:val="goog_rdk_1378"/>
                    <w:id w:val="1641721308"/>
                  </w:sdtPr>
                  <w:sdtContent>
                    <w:sdt>
                      <w:sdtPr>
                        <w:tag w:val="goog_rdk_1379"/>
                        <w:id w:val="922566632"/>
                      </w:sdtPr>
                      <w:sdtContent>
                        <w:ins w:id="1055" w:author="Author">
                          <w:r w:rsidR="00111B7B" w:rsidRPr="00AE6D80">
                            <w:rPr>
                              <w:rPrChange w:id="1056" w:author="Author">
                                <w:rPr>
                                  <w:color w:val="000000"/>
                                </w:rPr>
                              </w:rPrChange>
                            </w:rPr>
                            <w:t>$707.00</w:t>
                          </w:r>
                        </w:ins>
                      </w:sdtContent>
                    </w:sdt>
                  </w:sdtContent>
                </w:sdt>
              </w:p>
            </w:sdtContent>
          </w:sdt>
          <w:p w14:paraId="62A1240B" w14:textId="77777777" w:rsidR="00111B7B" w:rsidRDefault="00000000" w:rsidP="00F35594">
            <w:pPr>
              <w:spacing w:before="0" w:line="278" w:lineRule="auto"/>
              <w:jc w:val="center"/>
              <w:rPr>
                <w:color w:val="000000"/>
              </w:rPr>
            </w:pPr>
            <w:sdt>
              <w:sdtPr>
                <w:tag w:val="goog_rdk_1382"/>
                <w:id w:val="1205938284"/>
              </w:sdtPr>
              <w:sdtContent>
                <w:del w:id="1057" w:author="Author">
                  <w:r w:rsidR="00111B7B">
                    <w:rPr>
                      <w:color w:val="000000"/>
                    </w:rPr>
                    <w:delText>$690.00</w:delText>
                  </w:r>
                </w:del>
              </w:sdtContent>
            </w:sdt>
          </w:p>
        </w:tc>
      </w:tr>
      <w:tr w:rsidR="00111B7B" w14:paraId="0574BCF0" w14:textId="77777777" w:rsidTr="00F35594">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58CAEE" w14:textId="77777777" w:rsidR="00111B7B" w:rsidRDefault="00111B7B" w:rsidP="00F35594">
            <w:pPr>
              <w:spacing w:before="0" w:line="278" w:lineRule="auto"/>
              <w:rPr>
                <w:color w:val="000000"/>
              </w:rPr>
            </w:pPr>
            <w:r>
              <w:rPr>
                <w:color w:val="000000"/>
              </w:rPr>
              <w:t>License Application Copy Request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386"/>
              <w:id w:val="1783969938"/>
            </w:sdtPr>
            <w:sdtContent>
              <w:p w14:paraId="1B6DF656" w14:textId="77777777" w:rsidR="00111B7B" w:rsidRPr="00AE6D80" w:rsidRDefault="00000000" w:rsidP="00F35594">
                <w:pPr>
                  <w:spacing w:before="0" w:line="278" w:lineRule="auto"/>
                  <w:jc w:val="center"/>
                  <w:rPr>
                    <w:ins w:id="1058" w:author="Author"/>
                    <w:rPrChange w:id="1059" w:author="Author">
                      <w:rPr>
                        <w:ins w:id="1060" w:author="Author"/>
                        <w:color w:val="000000"/>
                      </w:rPr>
                    </w:rPrChange>
                  </w:rPr>
                </w:pPr>
                <w:sdt>
                  <w:sdtPr>
                    <w:tag w:val="goog_rdk_1384"/>
                    <w:id w:val="-1440090166"/>
                  </w:sdtPr>
                  <w:sdtContent>
                    <w:sdt>
                      <w:sdtPr>
                        <w:tag w:val="goog_rdk_1385"/>
                        <w:id w:val="1383121909"/>
                      </w:sdtPr>
                      <w:sdtContent>
                        <w:ins w:id="1061" w:author="Author">
                          <w:r w:rsidR="00111B7B" w:rsidRPr="00AE6D80">
                            <w:rPr>
                              <w:rPrChange w:id="1062" w:author="Author">
                                <w:rPr>
                                  <w:color w:val="000000"/>
                                </w:rPr>
                              </w:rPrChange>
                            </w:rPr>
                            <w:t>$41.00</w:t>
                          </w:r>
                        </w:ins>
                      </w:sdtContent>
                    </w:sdt>
                  </w:sdtContent>
                </w:sdt>
              </w:p>
            </w:sdtContent>
          </w:sdt>
          <w:p w14:paraId="64900DF8" w14:textId="77777777" w:rsidR="00111B7B" w:rsidRDefault="00000000" w:rsidP="00F35594">
            <w:pPr>
              <w:spacing w:before="0" w:line="278" w:lineRule="auto"/>
              <w:jc w:val="center"/>
              <w:rPr>
                <w:color w:val="000000"/>
              </w:rPr>
            </w:pPr>
            <w:sdt>
              <w:sdtPr>
                <w:tag w:val="goog_rdk_1388"/>
                <w:id w:val="-1421604284"/>
              </w:sdtPr>
              <w:sdtContent>
                <w:del w:id="1063" w:author="Author">
                  <w:r w:rsidR="00111B7B">
                    <w:rPr>
                      <w:color w:val="000000"/>
                    </w:rPr>
                    <w:delText>$40.00</w:delText>
                  </w:r>
                </w:del>
              </w:sdtContent>
            </w:sdt>
          </w:p>
        </w:tc>
      </w:tr>
    </w:tbl>
    <w:sdt>
      <w:sdtPr>
        <w:tag w:val="goog_rdk_1393"/>
        <w:id w:val="-2029389336"/>
      </w:sdtPr>
      <w:sdtContent>
        <w:p w14:paraId="6A80EE7E" w14:textId="77777777" w:rsidR="00111B7B" w:rsidRPr="00AE6D80" w:rsidRDefault="00000000" w:rsidP="00111B7B">
          <w:pPr>
            <w:widowControl w:val="0"/>
            <w:spacing w:after="240" w:line="276" w:lineRule="auto"/>
            <w:ind w:left="720" w:hanging="720"/>
            <w:rPr>
              <w:ins w:id="1064" w:author="Author"/>
              <w:rPrChange w:id="1065" w:author="Author">
                <w:rPr>
                  <w:ins w:id="1066" w:author="Author"/>
                  <w:color w:val="000000"/>
                </w:rPr>
              </w:rPrChange>
            </w:rPr>
          </w:pPr>
          <w:sdt>
            <w:sdtPr>
              <w:tag w:val="goog_rdk_1390"/>
              <w:id w:val="397958686"/>
            </w:sdtPr>
            <w:sdtContent>
              <w:sdt>
                <w:sdtPr>
                  <w:tag w:val="goog_rdk_1391"/>
                  <w:id w:val="-593629069"/>
                </w:sdtPr>
                <w:sdtContent>
                  <w:ins w:id="1067" w:author="Author">
                    <w:r w:rsidR="00111B7B" w:rsidRPr="00AE6D80">
                      <w:rPr>
                        <w:rPrChange w:id="1068" w:author="Author">
                          <w:rPr>
                            <w:color w:val="000000"/>
                          </w:rPr>
                        </w:rPrChange>
                      </w:rPr>
                      <w:t>B.</w:t>
                    </w:r>
                    <w:r w:rsidR="00111B7B" w:rsidRPr="00AE6D80">
                      <w:rPr>
                        <w:rPrChange w:id="1069" w:author="Author">
                          <w:rPr>
                            <w:color w:val="000000"/>
                          </w:rPr>
                        </w:rPrChange>
                      </w:rPr>
                      <w:tab/>
                      <w:t>When</w:t>
                    </w:r>
                  </w:ins>
                </w:sdtContent>
              </w:sdt>
              <w:customXmlInsRangeStart w:id="1070" w:author="Author"/>
              <w:sdt>
                <w:sdtPr>
                  <w:tag w:val="goog_rdk_1392"/>
                  <w:id w:val="-1121073976"/>
                </w:sdtPr>
                <w:sdtContent>
                  <w:customXmlInsRangeEnd w:id="1070"/>
                  <w:ins w:id="1071" w:author="Author">
                    <w:r w:rsidR="00111B7B" w:rsidRPr="00AE6D80">
                      <w:rPr>
                        <w:rPrChange w:id="1072" w:author="Author">
                          <w:rPr>
                            <w:color w:val="000000"/>
                          </w:rPr>
                        </w:rPrChange>
                      </w:rPr>
                      <w:t xml:space="preserve"> a Licensee fails to make the second payment on or before 12 months prior to the License or permit expiration date, pursuant to Rules 2-115, 2-125 and 2-145, the following late fees apply:</w:t>
                    </w:r>
                  </w:ins>
                  <w:customXmlInsRangeStart w:id="1073" w:author="Author"/>
                </w:sdtContent>
              </w:sdt>
              <w:customXmlInsRangeEnd w:id="1073"/>
            </w:sdtContent>
          </w:sdt>
        </w:p>
      </w:sdtContent>
    </w:sdt>
    <w:sdt>
      <w:sdtPr>
        <w:tag w:val="goog_rdk_1415"/>
        <w:id w:val="-738414604"/>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sdt>
            <w:sdtPr>
              <w:tag w:val="goog_rdk_1394"/>
              <w:id w:val="721912664"/>
            </w:sdtPr>
            <w:sdtContent>
              <w:tr w:rsidR="00111B7B" w14:paraId="0A06B6D3" w14:textId="77777777" w:rsidTr="00F35594">
                <w:trPr>
                  <w:ins w:id="1074" w:author="Author"/>
                </w:trPr>
                <w:tc>
                  <w:tcPr>
                    <w:tcW w:w="4680" w:type="dxa"/>
                    <w:tcMar>
                      <w:top w:w="100" w:type="dxa"/>
                      <w:left w:w="100" w:type="dxa"/>
                      <w:bottom w:w="100" w:type="dxa"/>
                      <w:right w:w="100" w:type="dxa"/>
                    </w:tcMar>
                  </w:tcPr>
                  <w:sdt>
                    <w:sdtPr>
                      <w:tag w:val="goog_rdk_1397"/>
                      <w:id w:val="-1471531938"/>
                    </w:sdtPr>
                    <w:sdtContent>
                      <w:p w14:paraId="6F4A5786" w14:textId="77777777" w:rsidR="00111B7B" w:rsidRPr="00AE6D80" w:rsidRDefault="00000000" w:rsidP="00F35594">
                        <w:pPr>
                          <w:widowControl w:val="0"/>
                          <w:spacing w:before="0"/>
                          <w:rPr>
                            <w:ins w:id="1075" w:author="Author"/>
                            <w:b/>
                            <w:bCs/>
                            <w:u w:val="single"/>
                            <w:rPrChange w:id="1076" w:author="Author">
                              <w:rPr>
                                <w:ins w:id="1077" w:author="Author"/>
                                <w:color w:val="000000"/>
                              </w:rPr>
                            </w:rPrChange>
                          </w:rPr>
                        </w:pPr>
                        <w:sdt>
                          <w:sdtPr>
                            <w:tag w:val="goog_rdk_1395"/>
                            <w:id w:val="-1507072747"/>
                          </w:sdtPr>
                          <w:sdtContent>
                            <w:sdt>
                              <w:sdtPr>
                                <w:tag w:val="goog_rdk_1396"/>
                                <w:id w:val="-1294096434"/>
                              </w:sdtPr>
                              <w:sdtContent>
                                <w:ins w:id="1078" w:author="Author">
                                  <w:r w:rsidR="00111B7B" w:rsidRPr="00AE6D80">
                                    <w:rPr>
                                      <w:b/>
                                      <w:bCs/>
                                      <w:u w:val="single"/>
                                      <w:rPrChange w:id="1079" w:author="Author">
                                        <w:rPr>
                                          <w:color w:val="000000"/>
                                        </w:rPr>
                                      </w:rPrChange>
                                    </w:rPr>
                                    <w:t>License Type</w:t>
                                  </w:r>
                                </w:ins>
                              </w:sdtContent>
                            </w:sdt>
                          </w:sdtContent>
                        </w:sdt>
                      </w:p>
                    </w:sdtContent>
                  </w:sdt>
                </w:tc>
                <w:tc>
                  <w:tcPr>
                    <w:tcW w:w="4680" w:type="dxa"/>
                    <w:tcMar>
                      <w:top w:w="100" w:type="dxa"/>
                      <w:left w:w="100" w:type="dxa"/>
                      <w:bottom w:w="100" w:type="dxa"/>
                      <w:right w:w="100" w:type="dxa"/>
                    </w:tcMar>
                  </w:tcPr>
                  <w:sdt>
                    <w:sdtPr>
                      <w:tag w:val="goog_rdk_1400"/>
                      <w:id w:val="-2011722149"/>
                    </w:sdtPr>
                    <w:sdtContent>
                      <w:p w14:paraId="120CA445" w14:textId="77777777" w:rsidR="00111B7B" w:rsidRPr="00AE6D80" w:rsidRDefault="00000000" w:rsidP="00F35594">
                        <w:pPr>
                          <w:widowControl w:val="0"/>
                          <w:spacing w:before="0"/>
                          <w:jc w:val="center"/>
                          <w:rPr>
                            <w:ins w:id="1080" w:author="Author"/>
                            <w:b/>
                            <w:bCs/>
                            <w:u w:val="single"/>
                            <w:rPrChange w:id="1081" w:author="Author">
                              <w:rPr>
                                <w:ins w:id="1082" w:author="Author"/>
                                <w:color w:val="000000"/>
                              </w:rPr>
                            </w:rPrChange>
                          </w:rPr>
                        </w:pPr>
                        <w:sdt>
                          <w:sdtPr>
                            <w:tag w:val="goog_rdk_1398"/>
                            <w:id w:val="852458273"/>
                          </w:sdtPr>
                          <w:sdtContent>
                            <w:sdt>
                              <w:sdtPr>
                                <w:tag w:val="goog_rdk_1399"/>
                                <w:id w:val="-1505006496"/>
                              </w:sdtPr>
                              <w:sdtContent>
                                <w:ins w:id="1083" w:author="Author">
                                  <w:r w:rsidR="00111B7B" w:rsidRPr="00AE6D80">
                                    <w:rPr>
                                      <w:b/>
                                      <w:bCs/>
                                      <w:u w:val="single"/>
                                      <w:rPrChange w:id="1084" w:author="Author">
                                        <w:rPr>
                                          <w:color w:val="000000"/>
                                        </w:rPr>
                                      </w:rPrChange>
                                    </w:rPr>
                                    <w:t>Total Due</w:t>
                                  </w:r>
                                </w:ins>
                              </w:sdtContent>
                            </w:sdt>
                          </w:sdtContent>
                        </w:sdt>
                      </w:p>
                    </w:sdtContent>
                  </w:sdt>
                </w:tc>
              </w:tr>
            </w:sdtContent>
          </w:sdt>
          <w:sdt>
            <w:sdtPr>
              <w:tag w:val="goog_rdk_1401"/>
              <w:id w:val="1463447888"/>
            </w:sdtPr>
            <w:sdtContent>
              <w:tr w:rsidR="00111B7B" w14:paraId="11516E04" w14:textId="77777777" w:rsidTr="00F35594">
                <w:trPr>
                  <w:ins w:id="1085" w:author="Author"/>
                </w:trPr>
                <w:tc>
                  <w:tcPr>
                    <w:tcW w:w="4680" w:type="dxa"/>
                    <w:tcMar>
                      <w:top w:w="100" w:type="dxa"/>
                      <w:left w:w="100" w:type="dxa"/>
                      <w:bottom w:w="100" w:type="dxa"/>
                      <w:right w:w="100" w:type="dxa"/>
                    </w:tcMar>
                  </w:tcPr>
                  <w:sdt>
                    <w:sdtPr>
                      <w:tag w:val="goog_rdk_1404"/>
                      <w:id w:val="658291721"/>
                    </w:sdtPr>
                    <w:sdtContent>
                      <w:p w14:paraId="3EA06244" w14:textId="77777777" w:rsidR="00111B7B" w:rsidRPr="00AE6D80" w:rsidRDefault="00000000" w:rsidP="00F35594">
                        <w:pPr>
                          <w:widowControl w:val="0"/>
                          <w:spacing w:before="0"/>
                          <w:rPr>
                            <w:ins w:id="1086" w:author="Author"/>
                            <w:rPrChange w:id="1087" w:author="Author">
                              <w:rPr>
                                <w:ins w:id="1088" w:author="Author"/>
                                <w:color w:val="000000"/>
                              </w:rPr>
                            </w:rPrChange>
                          </w:rPr>
                        </w:pPr>
                        <w:sdt>
                          <w:sdtPr>
                            <w:tag w:val="goog_rdk_1402"/>
                            <w:id w:val="-490756658"/>
                          </w:sdtPr>
                          <w:sdtContent>
                            <w:sdt>
                              <w:sdtPr>
                                <w:tag w:val="goog_rdk_1403"/>
                                <w:id w:val="-1197974799"/>
                              </w:sdtPr>
                              <w:sdtContent>
                                <w:ins w:id="1089" w:author="Author">
                                  <w:r w:rsidR="00111B7B" w:rsidRPr="00AE6D80">
                                    <w:rPr>
                                      <w:rPrChange w:id="1090" w:author="Author">
                                        <w:rPr>
                                          <w:color w:val="000000"/>
                                        </w:rPr>
                                      </w:rPrChange>
                                    </w:rPr>
                                    <w:t>Regulated Marijuana Business License</w:t>
                                  </w:r>
                                </w:ins>
                              </w:sdtContent>
                            </w:sdt>
                          </w:sdtContent>
                        </w:sdt>
                      </w:p>
                    </w:sdtContent>
                  </w:sdt>
                </w:tc>
                <w:tc>
                  <w:tcPr>
                    <w:tcW w:w="4680" w:type="dxa"/>
                    <w:tcMar>
                      <w:top w:w="100" w:type="dxa"/>
                      <w:left w:w="100" w:type="dxa"/>
                      <w:bottom w:w="100" w:type="dxa"/>
                      <w:right w:w="100" w:type="dxa"/>
                    </w:tcMar>
                  </w:tcPr>
                  <w:sdt>
                    <w:sdtPr>
                      <w:tag w:val="goog_rdk_1407"/>
                      <w:id w:val="-1392490242"/>
                    </w:sdtPr>
                    <w:sdtContent>
                      <w:p w14:paraId="29E6AB96" w14:textId="77777777" w:rsidR="00111B7B" w:rsidRPr="00AE6D80" w:rsidRDefault="00000000" w:rsidP="00F35594">
                        <w:pPr>
                          <w:widowControl w:val="0"/>
                          <w:spacing w:before="0"/>
                          <w:jc w:val="center"/>
                          <w:rPr>
                            <w:ins w:id="1091" w:author="Author"/>
                            <w:rPrChange w:id="1092" w:author="Author">
                              <w:rPr>
                                <w:ins w:id="1093" w:author="Author"/>
                                <w:color w:val="000000"/>
                              </w:rPr>
                            </w:rPrChange>
                          </w:rPr>
                        </w:pPr>
                        <w:sdt>
                          <w:sdtPr>
                            <w:tag w:val="goog_rdk_1405"/>
                            <w:id w:val="-14841788"/>
                          </w:sdtPr>
                          <w:sdtContent>
                            <w:sdt>
                              <w:sdtPr>
                                <w:tag w:val="goog_rdk_1406"/>
                                <w:id w:val="-320656616"/>
                              </w:sdtPr>
                              <w:sdtContent>
                                <w:ins w:id="1094" w:author="Author">
                                  <w:r w:rsidR="00111B7B" w:rsidRPr="00AE6D80">
                                    <w:rPr>
                                      <w:rPrChange w:id="1095" w:author="Author">
                                        <w:rPr>
                                          <w:color w:val="000000"/>
                                        </w:rPr>
                                      </w:rPrChange>
                                    </w:rPr>
                                    <w:t>$500.00</w:t>
                                  </w:r>
                                </w:ins>
                              </w:sdtContent>
                            </w:sdt>
                          </w:sdtContent>
                        </w:sdt>
                      </w:p>
                    </w:sdtContent>
                  </w:sdt>
                </w:tc>
              </w:tr>
            </w:sdtContent>
          </w:sdt>
          <w:sdt>
            <w:sdtPr>
              <w:tag w:val="goog_rdk_1408"/>
              <w:id w:val="1970713528"/>
            </w:sdtPr>
            <w:sdtContent>
              <w:tr w:rsidR="00111B7B" w14:paraId="6FC3A603" w14:textId="77777777" w:rsidTr="00F35594">
                <w:trPr>
                  <w:ins w:id="1096" w:author="Author"/>
                </w:trPr>
                <w:tc>
                  <w:tcPr>
                    <w:tcW w:w="4680" w:type="dxa"/>
                    <w:tcMar>
                      <w:top w:w="100" w:type="dxa"/>
                      <w:left w:w="100" w:type="dxa"/>
                      <w:bottom w:w="100" w:type="dxa"/>
                      <w:right w:w="100" w:type="dxa"/>
                    </w:tcMar>
                  </w:tcPr>
                  <w:sdt>
                    <w:sdtPr>
                      <w:tag w:val="goog_rdk_1411"/>
                      <w:id w:val="1499113550"/>
                    </w:sdtPr>
                    <w:sdtContent>
                      <w:p w14:paraId="7BF63EBB" w14:textId="77777777" w:rsidR="00111B7B" w:rsidRPr="00AE6D80" w:rsidRDefault="00000000" w:rsidP="00F35594">
                        <w:pPr>
                          <w:widowControl w:val="0"/>
                          <w:spacing w:before="0"/>
                          <w:rPr>
                            <w:ins w:id="1097" w:author="Author"/>
                            <w:rPrChange w:id="1098" w:author="Author">
                              <w:rPr>
                                <w:ins w:id="1099" w:author="Author"/>
                                <w:color w:val="000000"/>
                              </w:rPr>
                            </w:rPrChange>
                          </w:rPr>
                        </w:pPr>
                        <w:sdt>
                          <w:sdtPr>
                            <w:tag w:val="goog_rdk_1409"/>
                            <w:id w:val="-646385724"/>
                          </w:sdtPr>
                          <w:sdtContent>
                            <w:sdt>
                              <w:sdtPr>
                                <w:tag w:val="goog_rdk_1410"/>
                                <w:id w:val="-1782162054"/>
                              </w:sdtPr>
                              <w:sdtContent>
                                <w:ins w:id="1100" w:author="Author">
                                  <w:r w:rsidR="00111B7B" w:rsidRPr="00AE6D80">
                                    <w:rPr>
                                      <w:rPrChange w:id="1101" w:author="Author">
                                        <w:rPr>
                                          <w:color w:val="000000"/>
                                        </w:rPr>
                                      </w:rPrChange>
                                    </w:rPr>
                                    <w:t>Delivery Permit</w:t>
                                  </w:r>
                                </w:ins>
                              </w:sdtContent>
                            </w:sdt>
                          </w:sdtContent>
                        </w:sdt>
                      </w:p>
                    </w:sdtContent>
                  </w:sdt>
                </w:tc>
                <w:tc>
                  <w:tcPr>
                    <w:tcW w:w="4680" w:type="dxa"/>
                    <w:tcMar>
                      <w:top w:w="100" w:type="dxa"/>
                      <w:left w:w="100" w:type="dxa"/>
                      <w:bottom w:w="100" w:type="dxa"/>
                      <w:right w:w="100" w:type="dxa"/>
                    </w:tcMar>
                  </w:tcPr>
                  <w:sdt>
                    <w:sdtPr>
                      <w:tag w:val="goog_rdk_1414"/>
                      <w:id w:val="607456238"/>
                    </w:sdtPr>
                    <w:sdtContent>
                      <w:p w14:paraId="30D17D60" w14:textId="77777777" w:rsidR="00111B7B" w:rsidRPr="00AE6D80" w:rsidRDefault="00000000" w:rsidP="00F35594">
                        <w:pPr>
                          <w:widowControl w:val="0"/>
                          <w:spacing w:before="0"/>
                          <w:jc w:val="center"/>
                          <w:rPr>
                            <w:ins w:id="1102" w:author="Author"/>
                            <w:rPrChange w:id="1103" w:author="Author">
                              <w:rPr>
                                <w:ins w:id="1104" w:author="Author"/>
                                <w:color w:val="000000"/>
                              </w:rPr>
                            </w:rPrChange>
                          </w:rPr>
                        </w:pPr>
                        <w:sdt>
                          <w:sdtPr>
                            <w:tag w:val="goog_rdk_1412"/>
                            <w:id w:val="1022611925"/>
                          </w:sdtPr>
                          <w:sdtContent>
                            <w:sdt>
                              <w:sdtPr>
                                <w:tag w:val="goog_rdk_1413"/>
                                <w:id w:val="-1365614270"/>
                              </w:sdtPr>
                              <w:sdtContent>
                                <w:ins w:id="1105" w:author="Author">
                                  <w:r w:rsidR="00111B7B" w:rsidRPr="00AE6D80">
                                    <w:rPr>
                                      <w:rPrChange w:id="1106" w:author="Author">
                                        <w:rPr>
                                          <w:color w:val="000000"/>
                                        </w:rPr>
                                      </w:rPrChange>
                                    </w:rPr>
                                    <w:t>$500.00</w:t>
                                  </w:r>
                                </w:ins>
                              </w:sdtContent>
                            </w:sdt>
                          </w:sdtContent>
                        </w:sdt>
                      </w:p>
                    </w:sdtContent>
                  </w:sdt>
                </w:tc>
              </w:tr>
            </w:sdtContent>
          </w:sdt>
        </w:tbl>
      </w:sdtContent>
    </w:sdt>
    <w:p w14:paraId="3FC4AEA3" w14:textId="77777777" w:rsidR="00111B7B" w:rsidRDefault="00111B7B" w:rsidP="00111B7B">
      <w:pPr>
        <w:pStyle w:val="Heading4"/>
      </w:pPr>
      <w:r>
        <w:t>Basis and Purpose – 2-145</w:t>
      </w:r>
    </w:p>
    <w:p w14:paraId="776C6C44" w14:textId="77777777" w:rsidR="00111B7B" w:rsidRDefault="00111B7B" w:rsidP="00111B7B">
      <w:pPr>
        <w:tabs>
          <w:tab w:val="left" w:pos="720"/>
          <w:tab w:val="left" w:pos="1440"/>
        </w:tabs>
      </w:pPr>
      <w:r>
        <w:t>The statutory basis for this rule includes but is not limited to sections 44-10-103, 44-10-202(1)(b), 44-10-202(1)(c), 44-10-202(1)(e), 44-10-203(1)(k), 44-10-203(1)(i), 44-10-203(2)(b), 44-10-203(2)(h), 44-10-203(2)(q), 44-10-203(2)(w), 44-10-203(2)(dd)(XII), 44-10-303(2)(b), 44-10-308(5); 44-10-310(7), 44-10-313, 44-10-401, 44-10-801, 44-10-802, 44-10-803, 44-10-1201, 44-10-1202, C.R.S. The purpose of these rules is to establish fees required for applications, renewals, licenses fees, permits, and other fees required to accompany applications and submissions to the Division by Social Equity Licensees.</w:t>
      </w:r>
    </w:p>
    <w:p w14:paraId="158270BB" w14:textId="77777777" w:rsidR="00111B7B" w:rsidRDefault="00111B7B" w:rsidP="00111B7B">
      <w:pPr>
        <w:pStyle w:val="Heading4"/>
      </w:pPr>
      <w:r>
        <w:t>2-145 – Social Equity Fees</w:t>
      </w:r>
    </w:p>
    <w:p w14:paraId="482B6B82" w14:textId="77777777" w:rsidR="00111B7B" w:rsidRDefault="00111B7B" w:rsidP="00111B7B">
      <w:pPr>
        <w:tabs>
          <w:tab w:val="left" w:pos="720"/>
          <w:tab w:val="left" w:pos="1440"/>
          <w:tab w:val="left" w:pos="2160"/>
        </w:tabs>
        <w:ind w:left="720" w:hanging="720"/>
      </w:pPr>
      <w:r>
        <w:t>A.</w:t>
      </w:r>
      <w:r>
        <w:tab/>
      </w:r>
      <w:r>
        <w:rPr>
          <w:u w:val="single"/>
        </w:rPr>
        <w:t>When Reduced Fees Apply</w:t>
      </w:r>
      <w:r>
        <w:t>. Reduced fees apply to Licensees who have been found suitable as a Social Equity Licensee pursuant to Rule 2-235(B.5) or (B.6) under the following circumstances:</w:t>
      </w:r>
    </w:p>
    <w:p w14:paraId="44C82F32" w14:textId="77777777" w:rsidR="00111B7B" w:rsidRDefault="00111B7B" w:rsidP="00111B7B">
      <w:pPr>
        <w:tabs>
          <w:tab w:val="left" w:pos="720"/>
          <w:tab w:val="left" w:pos="1440"/>
          <w:tab w:val="left" w:pos="2160"/>
        </w:tabs>
        <w:ind w:left="1440" w:hanging="720"/>
      </w:pPr>
      <w:r>
        <w:t>1.</w:t>
      </w:r>
      <w:r>
        <w:tab/>
        <w:t>The first Owner Entity initial finding of suitability application submitted by the Social Equity Licensee;</w:t>
      </w:r>
    </w:p>
    <w:p w14:paraId="4EC76A41" w14:textId="77777777" w:rsidR="00111B7B" w:rsidRDefault="00111B7B" w:rsidP="00111B7B">
      <w:pPr>
        <w:tabs>
          <w:tab w:val="left" w:pos="720"/>
          <w:tab w:val="left" w:pos="1440"/>
          <w:tab w:val="left" w:pos="2160"/>
        </w:tabs>
        <w:ind w:left="1440" w:hanging="720"/>
      </w:pPr>
      <w:r>
        <w:t>2.</w:t>
      </w:r>
      <w:r>
        <w:tab/>
        <w:t>The first and second initial Regulated Marijuana Business License applications submitted by the Licensee;</w:t>
      </w:r>
    </w:p>
    <w:p w14:paraId="53441854" w14:textId="77777777" w:rsidR="00111B7B" w:rsidRDefault="00111B7B" w:rsidP="00111B7B">
      <w:pPr>
        <w:tabs>
          <w:tab w:val="left" w:pos="720"/>
          <w:tab w:val="left" w:pos="1440"/>
          <w:tab w:val="left" w:pos="2160"/>
        </w:tabs>
        <w:ind w:left="1440" w:hanging="720"/>
      </w:pPr>
      <w:r>
        <w:lastRenderedPageBreak/>
        <w:t>3.</w:t>
      </w:r>
      <w:r>
        <w:tab/>
        <w:t>The first and second initial delivery permit applications submitted by the Licensee (if applicable);</w:t>
      </w:r>
    </w:p>
    <w:p w14:paraId="76662AC0" w14:textId="77777777" w:rsidR="00111B7B" w:rsidRDefault="00111B7B" w:rsidP="00111B7B">
      <w:pPr>
        <w:tabs>
          <w:tab w:val="left" w:pos="720"/>
          <w:tab w:val="left" w:pos="1440"/>
          <w:tab w:val="left" w:pos="2160"/>
        </w:tabs>
        <w:ind w:left="1440" w:hanging="720"/>
      </w:pPr>
      <w:r>
        <w:t>4.</w:t>
      </w:r>
      <w:r>
        <w:tab/>
        <w:t xml:space="preserve">The first renewal </w:t>
      </w:r>
      <w:sdt>
        <w:sdtPr>
          <w:tag w:val="goog_rdk_1416"/>
          <w:id w:val="-910469547"/>
        </w:sdtPr>
        <w:sdtContent>
          <w:del w:id="1107" w:author="Author">
            <w:r>
              <w:delText xml:space="preserve">after July 1, 2023 </w:delText>
            </w:r>
          </w:del>
        </w:sdtContent>
      </w:sdt>
      <w:r>
        <w:t>of any two Regulated Marijuana Business Licenses issued;</w:t>
      </w:r>
    </w:p>
    <w:p w14:paraId="4882F898" w14:textId="77777777" w:rsidR="00111B7B" w:rsidRDefault="00111B7B" w:rsidP="00111B7B">
      <w:pPr>
        <w:tabs>
          <w:tab w:val="left" w:pos="720"/>
          <w:tab w:val="left" w:pos="1440"/>
          <w:tab w:val="left" w:pos="2160"/>
        </w:tabs>
        <w:ind w:left="1440" w:hanging="720"/>
      </w:pPr>
      <w:r>
        <w:t>5.</w:t>
      </w:r>
      <w:r>
        <w:tab/>
        <w:t xml:space="preserve">The first renewal </w:t>
      </w:r>
      <w:sdt>
        <w:sdtPr>
          <w:tag w:val="goog_rdk_1417"/>
          <w:id w:val="1914233532"/>
        </w:sdtPr>
        <w:sdtContent>
          <w:del w:id="1108" w:author="Author">
            <w:r>
              <w:delText xml:space="preserve">after July 1, 2023 </w:delText>
            </w:r>
          </w:del>
        </w:sdtContent>
      </w:sdt>
      <w:r>
        <w:t>of any two delivery permits issued;</w:t>
      </w:r>
    </w:p>
    <w:p w14:paraId="6387A7F9" w14:textId="77777777" w:rsidR="00111B7B" w:rsidRDefault="00111B7B" w:rsidP="00111B7B">
      <w:pPr>
        <w:tabs>
          <w:tab w:val="left" w:pos="720"/>
          <w:tab w:val="left" w:pos="1440"/>
          <w:tab w:val="left" w:pos="2160"/>
        </w:tabs>
        <w:ind w:left="1440" w:hanging="720"/>
      </w:pPr>
      <w:r>
        <w:t>6.</w:t>
      </w:r>
      <w:r>
        <w:tab/>
        <w:t xml:space="preserve">The first renewal </w:t>
      </w:r>
      <w:sdt>
        <w:sdtPr>
          <w:tag w:val="goog_rdk_1418"/>
          <w:id w:val="1951276141"/>
        </w:sdtPr>
        <w:sdtContent>
          <w:del w:id="1109" w:author="Author">
            <w:r>
              <w:delText xml:space="preserve">after July 1, 2023 </w:delText>
            </w:r>
          </w:del>
        </w:sdtContent>
      </w:sdt>
      <w:r>
        <w:t>of one Owner Entity License issued; and</w:t>
      </w:r>
    </w:p>
    <w:p w14:paraId="6643E39B" w14:textId="77777777" w:rsidR="00111B7B" w:rsidRDefault="00111B7B" w:rsidP="00111B7B">
      <w:pPr>
        <w:tabs>
          <w:tab w:val="left" w:pos="720"/>
          <w:tab w:val="left" w:pos="1440"/>
          <w:tab w:val="left" w:pos="2160"/>
        </w:tabs>
        <w:ind w:left="1440" w:hanging="720"/>
      </w:pPr>
      <w:r>
        <w:t>7.</w:t>
      </w:r>
      <w:r>
        <w:tab/>
        <w:t xml:space="preserve">The first renewal </w:t>
      </w:r>
      <w:sdt>
        <w:sdtPr>
          <w:tag w:val="goog_rdk_1419"/>
          <w:id w:val="-1769478137"/>
        </w:sdtPr>
        <w:sdtContent>
          <w:del w:id="1110" w:author="Author">
            <w:r>
              <w:delText xml:space="preserve">after July 1, 2023 </w:delText>
            </w:r>
          </w:del>
        </w:sdtContent>
      </w:sdt>
      <w:r>
        <w:t>of one Owner License issued.</w:t>
      </w:r>
    </w:p>
    <w:p w14:paraId="557F9D94" w14:textId="77777777" w:rsidR="00111B7B" w:rsidRDefault="00111B7B" w:rsidP="00111B7B">
      <w:pPr>
        <w:tabs>
          <w:tab w:val="left" w:pos="720"/>
          <w:tab w:val="left" w:pos="1440"/>
          <w:tab w:val="left" w:pos="2160"/>
        </w:tabs>
        <w:ind w:left="720" w:hanging="720"/>
      </w:pPr>
      <w:r>
        <w:t>B.</w:t>
      </w:r>
      <w:r>
        <w:tab/>
      </w:r>
      <w:r>
        <w:rPr>
          <w:u w:val="single"/>
        </w:rPr>
        <w:t>Requests for a Finding of Suitability and Owner License – Initial Application and Renewal Fees</w:t>
      </w:r>
      <w:r>
        <w:t>. The following fees apply to all proposed Owners, including natural persons and Entities.</w:t>
      </w:r>
    </w:p>
    <w:p w14:paraId="1BCD22AA" w14:textId="77777777" w:rsidR="00111B7B" w:rsidRDefault="00111B7B" w:rsidP="00111B7B">
      <w:pPr>
        <w:tabs>
          <w:tab w:val="left" w:pos="720"/>
          <w:tab w:val="left" w:pos="1440"/>
          <w:tab w:val="left" w:pos="2160"/>
        </w:tabs>
        <w:ind w:left="1440" w:hanging="720"/>
      </w:pPr>
      <w:r>
        <w:t>1.</w:t>
      </w:r>
      <w:r>
        <w:tab/>
      </w:r>
      <w:r>
        <w:rPr>
          <w:u w:val="single"/>
        </w:rPr>
        <w:t>Requests for Finding of Suitability Fees</w:t>
      </w:r>
      <w:r>
        <w:t>.</w:t>
      </w:r>
    </w:p>
    <w:p w14:paraId="27B79CD1" w14:textId="77777777" w:rsidR="00111B7B" w:rsidRDefault="00111B7B" w:rsidP="00111B7B">
      <w:pPr>
        <w:tabs>
          <w:tab w:val="left" w:pos="720"/>
          <w:tab w:val="left" w:pos="1440"/>
          <w:tab w:val="left" w:pos="2160"/>
        </w:tabs>
        <w:ind w:left="2160" w:hanging="720"/>
      </w:pPr>
      <w:r>
        <w:t>a.</w:t>
      </w:r>
      <w:r>
        <w:tab/>
      </w:r>
      <w:r>
        <w:rPr>
          <w:u w:val="single"/>
        </w:rPr>
        <w:t>Application Fees</w:t>
      </w:r>
      <w:r>
        <w:t>. Upon a</w:t>
      </w:r>
      <w:sdt>
        <w:sdtPr>
          <w:tag w:val="goog_rdk_1420"/>
          <w:id w:val="1336003240"/>
        </w:sdtPr>
        <w:sdtContent>
          <w:ins w:id="1111" w:author="Author">
            <w:r>
              <w:t>pplication for an Owner License or</w:t>
            </w:r>
          </w:ins>
        </w:sdtContent>
      </w:sdt>
      <w:r>
        <w:t xml:space="preserve"> </w:t>
      </w:r>
      <w:sdt>
        <w:sdtPr>
          <w:tag w:val="goog_rdk_1421"/>
          <w:id w:val="613241949"/>
        </w:sdtPr>
        <w:sdtContent>
          <w:ins w:id="1112" w:author="Author">
            <w:r>
              <w:t>Owner Entity License</w:t>
            </w:r>
          </w:ins>
        </w:sdtContent>
      </w:sdt>
      <w:sdt>
        <w:sdtPr>
          <w:tag w:val="goog_rdk_1422"/>
          <w:id w:val="-1526049149"/>
        </w:sdtPr>
        <w:sdtContent>
          <w:del w:id="1113" w:author="Author">
            <w:r>
              <w:delText>request for a finding of suitability</w:delText>
            </w:r>
          </w:del>
        </w:sdtContent>
      </w:sdt>
      <w:r>
        <w:t xml:space="preserve">, the Applicant must submit a total fee reflecting </w:t>
      </w:r>
      <w:sdt>
        <w:sdtPr>
          <w:tag w:val="goog_rdk_1423"/>
          <w:id w:val="1136643558"/>
        </w:sdtPr>
        <w:sdtContent>
          <w:del w:id="1114" w:author="Author">
            <w:r>
              <w:delText>an</w:delText>
            </w:r>
          </w:del>
        </w:sdtContent>
      </w:sdt>
      <w:sdt>
        <w:sdtPr>
          <w:tag w:val="goog_rdk_1424"/>
          <w:id w:val="712778535"/>
        </w:sdtPr>
        <w:sdtContent>
          <w:ins w:id="1115" w:author="Author">
            <w:r>
              <w:t>the finding of suitability fee,</w:t>
            </w:r>
          </w:ins>
        </w:sdtContent>
      </w:sdt>
      <w:r>
        <w:t xml:space="preserve"> application fee,</w:t>
      </w:r>
      <w:sdt>
        <w:sdtPr>
          <w:tag w:val="goog_rdk_1425"/>
          <w:id w:val="-1252141773"/>
        </w:sdtPr>
        <w:sdtContent>
          <w:ins w:id="1116" w:author="Author">
            <w:r>
              <w:t xml:space="preserve"> and license fee</w:t>
            </w:r>
          </w:ins>
        </w:sdtContent>
      </w:sdt>
      <w:r>
        <w:t xml:space="preserve"> as follows:</w:t>
      </w:r>
    </w:p>
    <w:p w14:paraId="4A07B539" w14:textId="77777777" w:rsidR="00111B7B" w:rsidRDefault="00111B7B" w:rsidP="00111B7B">
      <w:pPr>
        <w:spacing w:before="160" w:after="160" w:line="278" w:lineRule="auto"/>
      </w:pPr>
      <w:bookmarkStart w:id="1117" w:name="_heading=h.r6f7fuvq2lkr" w:colFirst="0" w:colLast="0"/>
      <w:bookmarkEnd w:id="1117"/>
      <w:r>
        <w:rPr>
          <w:b/>
          <w:bCs/>
        </w:rPr>
        <w:t>2-145(B)(1)(a) 1</w:t>
      </w:r>
    </w:p>
    <w:tbl>
      <w:tblPr>
        <w:tblW w:w="9560" w:type="dxa"/>
        <w:tblInd w:w="-100" w:type="dxa"/>
        <w:tblLayout w:type="fixed"/>
        <w:tblLook w:val="0000" w:firstRow="0" w:lastRow="0" w:firstColumn="0" w:lastColumn="0" w:noHBand="0" w:noVBand="0"/>
      </w:tblPr>
      <w:tblGrid>
        <w:gridCol w:w="4824"/>
        <w:gridCol w:w="4736"/>
      </w:tblGrid>
      <w:tr w:rsidR="00111B7B" w14:paraId="7F0524F3" w14:textId="77777777" w:rsidTr="00F35594">
        <w:trPr>
          <w:cantSplit/>
          <w:trHeight w:val="576"/>
          <w:tblHeader/>
        </w:trPr>
        <w:tc>
          <w:tcPr>
            <w:tcW w:w="4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C0277F" w14:textId="77777777" w:rsidR="00111B7B" w:rsidRDefault="00111B7B" w:rsidP="00F35594">
            <w:pPr>
              <w:spacing w:before="0" w:line="278" w:lineRule="auto"/>
            </w:pPr>
            <w:r>
              <w:rPr>
                <w:b/>
                <w:bCs/>
                <w:u w:val="single"/>
              </w:rPr>
              <w:t>License Type</w:t>
            </w:r>
          </w:p>
        </w:tc>
        <w:tc>
          <w:tcPr>
            <w:tcW w:w="4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B7FA2A" w14:textId="77777777" w:rsidR="00111B7B" w:rsidRDefault="00000000" w:rsidP="00F35594">
            <w:pPr>
              <w:spacing w:before="0" w:line="278" w:lineRule="auto"/>
              <w:jc w:val="center"/>
            </w:pPr>
            <w:sdt>
              <w:sdtPr>
                <w:tag w:val="goog_rdk_1427"/>
                <w:id w:val="2024520179"/>
              </w:sdtPr>
              <w:sdtContent>
                <w:sdt>
                  <w:sdtPr>
                    <w:tag w:val="goog_rdk_1428"/>
                    <w:id w:val="429116739"/>
                  </w:sdtPr>
                  <w:sdtContent>
                    <w:ins w:id="1118" w:author="Author">
                      <w:r w:rsidR="00111B7B" w:rsidRPr="00AE6D80">
                        <w:rPr>
                          <w:b/>
                          <w:bCs/>
                          <w:u w:val="single"/>
                          <w:rPrChange w:id="1119" w:author="Author">
                            <w:rPr/>
                          </w:rPrChange>
                        </w:rPr>
                        <w:t xml:space="preserve">Total </w:t>
                      </w:r>
                    </w:ins>
                  </w:sdtContent>
                </w:sdt>
              </w:sdtContent>
            </w:sdt>
            <w:r w:rsidR="00111B7B">
              <w:rPr>
                <w:b/>
                <w:bCs/>
                <w:u w:val="single"/>
              </w:rPr>
              <w:t xml:space="preserve">Due at </w:t>
            </w:r>
            <w:sdt>
              <w:sdtPr>
                <w:tag w:val="goog_rdk_1429"/>
                <w:id w:val="412818274"/>
              </w:sdtPr>
              <w:sdtContent>
                <w:ins w:id="1120" w:author="Author">
                  <w:r w:rsidR="00111B7B">
                    <w:rPr>
                      <w:b/>
                      <w:bCs/>
                      <w:u w:val="single"/>
                    </w:rPr>
                    <w:t>Application</w:t>
                  </w:r>
                </w:ins>
              </w:sdtContent>
            </w:sdt>
            <w:sdt>
              <w:sdtPr>
                <w:tag w:val="goog_rdk_1430"/>
                <w:id w:val="-860130133"/>
              </w:sdtPr>
              <w:sdtContent>
                <w:del w:id="1121" w:author="Author">
                  <w:r w:rsidR="00111B7B">
                    <w:rPr>
                      <w:b/>
                      <w:bCs/>
                      <w:u w:val="single"/>
                    </w:rPr>
                    <w:delText>Submission of Request for Finding of Suitability</w:delText>
                  </w:r>
                </w:del>
              </w:sdtContent>
            </w:sdt>
          </w:p>
        </w:tc>
      </w:tr>
      <w:tr w:rsidR="00111B7B" w14:paraId="6482B106" w14:textId="77777777" w:rsidTr="00F35594">
        <w:trPr>
          <w:cantSplit/>
        </w:trPr>
        <w:tc>
          <w:tcPr>
            <w:tcW w:w="4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77CAF" w14:textId="77777777" w:rsidR="00111B7B" w:rsidRDefault="00111B7B" w:rsidP="00F35594">
            <w:pPr>
              <w:spacing w:before="0" w:line="278" w:lineRule="auto"/>
            </w:pPr>
            <w:r>
              <w:t>Controlling Beneficial Owner – Natural Person – Social Equity</w:t>
            </w:r>
          </w:p>
        </w:tc>
        <w:tc>
          <w:tcPr>
            <w:tcW w:w="4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434"/>
              <w:id w:val="-925989219"/>
            </w:sdtPr>
            <w:sdtContent>
              <w:p w14:paraId="34270989" w14:textId="77777777" w:rsidR="00111B7B" w:rsidRDefault="00000000" w:rsidP="00F35594">
                <w:pPr>
                  <w:spacing w:before="0" w:line="278" w:lineRule="auto"/>
                  <w:jc w:val="center"/>
                  <w:rPr>
                    <w:ins w:id="1122" w:author="Author"/>
                  </w:rPr>
                </w:pPr>
                <w:sdt>
                  <w:sdtPr>
                    <w:tag w:val="goog_rdk_1432"/>
                    <w:id w:val="-1408565470"/>
                  </w:sdtPr>
                  <w:sdtContent>
                    <w:sdt>
                      <w:sdtPr>
                        <w:tag w:val="goog_rdk_1433"/>
                        <w:id w:val="-476927593"/>
                      </w:sdtPr>
                      <w:sdtContent>
                        <w:ins w:id="1123" w:author="Author">
                          <w:r w:rsidR="00111B7B">
                            <w:t>$738.00</w:t>
                          </w:r>
                        </w:ins>
                      </w:sdtContent>
                    </w:sdt>
                  </w:sdtContent>
                </w:sdt>
              </w:p>
            </w:sdtContent>
          </w:sdt>
          <w:p w14:paraId="58A59CF1" w14:textId="77777777" w:rsidR="00111B7B" w:rsidRDefault="00000000" w:rsidP="00F35594">
            <w:pPr>
              <w:spacing w:before="0" w:line="278" w:lineRule="auto"/>
              <w:jc w:val="center"/>
            </w:pPr>
            <w:sdt>
              <w:sdtPr>
                <w:tag w:val="goog_rdk_1436"/>
                <w:id w:val="1258219312"/>
              </w:sdtPr>
              <w:sdtContent>
                <w:del w:id="1124" w:author="Author">
                  <w:r w:rsidR="00111B7B">
                    <w:delText>$720.00</w:delText>
                  </w:r>
                </w:del>
              </w:sdtContent>
            </w:sdt>
          </w:p>
        </w:tc>
      </w:tr>
      <w:tr w:rsidR="00111B7B" w14:paraId="73920CA5" w14:textId="77777777" w:rsidTr="00F35594">
        <w:trPr>
          <w:cantSplit/>
        </w:trPr>
        <w:tc>
          <w:tcPr>
            <w:tcW w:w="4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CE2D77" w14:textId="77777777" w:rsidR="00111B7B" w:rsidRDefault="00111B7B" w:rsidP="00F35594">
            <w:pPr>
              <w:spacing w:before="0" w:line="278" w:lineRule="auto"/>
            </w:pPr>
            <w:r>
              <w:t>Controlling Beneficial Owner – Owner Entity</w:t>
            </w:r>
          </w:p>
        </w:tc>
        <w:tc>
          <w:tcPr>
            <w:tcW w:w="4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tag w:val="goog_rdk_1440"/>
              <w:id w:val="-1674506816"/>
            </w:sdtPr>
            <w:sdtContent>
              <w:p w14:paraId="74B2F27D" w14:textId="77777777" w:rsidR="00111B7B" w:rsidRDefault="00000000" w:rsidP="00F35594">
                <w:pPr>
                  <w:spacing w:before="0" w:line="278" w:lineRule="auto"/>
                  <w:jc w:val="center"/>
                  <w:rPr>
                    <w:ins w:id="1125" w:author="Author"/>
                  </w:rPr>
                </w:pPr>
                <w:sdt>
                  <w:sdtPr>
                    <w:tag w:val="goog_rdk_1438"/>
                    <w:id w:val="966645616"/>
                  </w:sdtPr>
                  <w:sdtContent>
                    <w:sdt>
                      <w:sdtPr>
                        <w:tag w:val="goog_rdk_1439"/>
                        <w:id w:val="581723275"/>
                      </w:sdtPr>
                      <w:sdtContent>
                        <w:ins w:id="1126" w:author="Author">
                          <w:r w:rsidR="00111B7B">
                            <w:t>$175.00</w:t>
                          </w:r>
                        </w:ins>
                      </w:sdtContent>
                    </w:sdt>
                  </w:sdtContent>
                </w:sdt>
              </w:p>
            </w:sdtContent>
          </w:sdt>
          <w:p w14:paraId="100D9176" w14:textId="77777777" w:rsidR="00111B7B" w:rsidRDefault="00000000" w:rsidP="00F35594">
            <w:pPr>
              <w:spacing w:before="0" w:line="278" w:lineRule="auto"/>
              <w:jc w:val="center"/>
            </w:pPr>
            <w:sdt>
              <w:sdtPr>
                <w:tag w:val="goog_rdk_1442"/>
                <w:id w:val="1280746937"/>
              </w:sdtPr>
              <w:sdtContent>
                <w:del w:id="1127" w:author="Author">
                  <w:r w:rsidR="00111B7B">
                    <w:delText>$170.00</w:delText>
                  </w:r>
                </w:del>
              </w:sdtContent>
            </w:sdt>
          </w:p>
        </w:tc>
      </w:tr>
    </w:tbl>
    <w:p w14:paraId="44FBF94C" w14:textId="77777777" w:rsidR="00111B7B" w:rsidRDefault="00111B7B" w:rsidP="00111B7B">
      <w:pPr>
        <w:tabs>
          <w:tab w:val="left" w:pos="720"/>
          <w:tab w:val="left" w:pos="1440"/>
          <w:tab w:val="left" w:pos="2160"/>
        </w:tabs>
        <w:ind w:left="2160" w:hanging="720"/>
      </w:pPr>
      <w:r>
        <w:t>b.</w:t>
      </w:r>
      <w:r>
        <w:tab/>
      </w:r>
      <w:sdt>
        <w:sdtPr>
          <w:tag w:val="goog_rdk_1443"/>
          <w:id w:val="1228670040"/>
        </w:sdtPr>
        <w:sdtContent>
          <w:sdt>
            <w:sdtPr>
              <w:tag w:val="goog_rdk_1444"/>
              <w:id w:val="-719626613"/>
            </w:sdtPr>
            <w:sdtContent>
              <w:ins w:id="1128" w:author="Author">
                <w:r>
                  <w:t>Repealed.</w:t>
                </w:r>
              </w:ins>
            </w:sdtContent>
          </w:sdt>
        </w:sdtContent>
      </w:sdt>
      <w:sdt>
        <w:sdtPr>
          <w:tag w:val="goog_rdk_1445"/>
          <w:id w:val="1214458532"/>
        </w:sdtPr>
        <w:sdtContent>
          <w:del w:id="1129" w:author="Author">
            <w:r>
              <w:rPr>
                <w:u w:val="single"/>
              </w:rPr>
              <w:delText>License Fees</w:delText>
            </w:r>
            <w:r>
              <w:delText>. Upon application submission to associate a finding of suitability to a Regulated Marijuana Business License, the Applicant must submit a total fee reflecting a license fee, as follows:</w:delText>
            </w:r>
          </w:del>
        </w:sdtContent>
      </w:sdt>
    </w:p>
    <w:p w14:paraId="1197AD0F" w14:textId="77777777" w:rsidR="00111B7B" w:rsidRDefault="00000000" w:rsidP="00111B7B">
      <w:pPr>
        <w:spacing w:before="160" w:after="160" w:line="278" w:lineRule="auto"/>
      </w:pPr>
      <w:sdt>
        <w:sdtPr>
          <w:tag w:val="goog_rdk_1447"/>
          <w:id w:val="827516128"/>
        </w:sdtPr>
        <w:sdtContent>
          <w:del w:id="1130" w:author="Author">
            <w:r w:rsidR="00111B7B">
              <w:rPr>
                <w:b/>
                <w:bCs/>
              </w:rPr>
              <w:delText>2-145(B)(1)(b) 1</w:delText>
            </w:r>
          </w:del>
        </w:sdtContent>
      </w:sdt>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bookmarkStart w:id="1131" w:name="bookmark=id.yf8l5pdm0vc4" w:colFirst="0" w:colLast="0" w:displacedByCustomXml="next"/>
      <w:bookmarkEnd w:id="1131" w:displacedByCustomXml="next"/>
      <w:sdt>
        <w:sdtPr>
          <w:tag w:val="goog_rdk_1449"/>
          <w:id w:val="581112161"/>
        </w:sdtPr>
        <w:sdtContent>
          <w:tr w:rsidR="00111B7B" w14:paraId="1130F5AE" w14:textId="77777777" w:rsidTr="00F35594">
            <w:trPr>
              <w:cantSplit/>
              <w:trHeight w:val="576"/>
              <w:tblHeader/>
              <w:del w:id="1132" w:author="Author"/>
            </w:trPr>
            <w:tc>
              <w:tcPr>
                <w:tcW w:w="3600" w:type="dxa"/>
                <w:tcMar>
                  <w:top w:w="100" w:type="dxa"/>
                  <w:left w:w="100" w:type="dxa"/>
                  <w:bottom w:w="100" w:type="dxa"/>
                  <w:right w:w="100" w:type="dxa"/>
                </w:tcMar>
                <w:vAlign w:val="center"/>
              </w:tcPr>
              <w:sdt>
                <w:sdtPr>
                  <w:tag w:val="goog_rdk_1451"/>
                  <w:id w:val="-971644306"/>
                </w:sdtPr>
                <w:sdtContent>
                  <w:p w14:paraId="02D6C0C4" w14:textId="77777777" w:rsidR="00111B7B" w:rsidRDefault="00000000" w:rsidP="00F35594">
                    <w:pPr>
                      <w:spacing w:before="0" w:line="278" w:lineRule="auto"/>
                      <w:rPr>
                        <w:del w:id="1133" w:author="Author"/>
                      </w:rPr>
                    </w:pPr>
                    <w:sdt>
                      <w:sdtPr>
                        <w:tag w:val="goog_rdk_1450"/>
                        <w:id w:val="558693324"/>
                      </w:sdtPr>
                      <w:sdtContent>
                        <w:del w:id="1134" w:author="Author">
                          <w:r w:rsidR="00111B7B">
                            <w:rPr>
                              <w:b/>
                              <w:bCs/>
                              <w:u w:val="single"/>
                            </w:rPr>
                            <w:delText>License Type</w:delText>
                          </w:r>
                        </w:del>
                      </w:sdtContent>
                    </w:sdt>
                  </w:p>
                </w:sdtContent>
              </w:sdt>
            </w:tc>
            <w:tc>
              <w:tcPr>
                <w:tcW w:w="2880" w:type="dxa"/>
                <w:tcMar>
                  <w:top w:w="100" w:type="dxa"/>
                  <w:left w:w="100" w:type="dxa"/>
                  <w:bottom w:w="100" w:type="dxa"/>
                  <w:right w:w="100" w:type="dxa"/>
                </w:tcMar>
                <w:vAlign w:val="center"/>
              </w:tcPr>
              <w:sdt>
                <w:sdtPr>
                  <w:tag w:val="goog_rdk_1453"/>
                  <w:id w:val="790304203"/>
                </w:sdtPr>
                <w:sdtContent>
                  <w:p w14:paraId="03ADC80B" w14:textId="77777777" w:rsidR="00111B7B" w:rsidRDefault="00000000" w:rsidP="00F35594">
                    <w:pPr>
                      <w:spacing w:before="0" w:line="278" w:lineRule="auto"/>
                      <w:jc w:val="center"/>
                      <w:rPr>
                        <w:del w:id="1135" w:author="Author"/>
                      </w:rPr>
                    </w:pPr>
                    <w:sdt>
                      <w:sdtPr>
                        <w:tag w:val="goog_rdk_1452"/>
                        <w:id w:val="390346764"/>
                      </w:sdtPr>
                      <w:sdtContent>
                        <w:del w:id="1136" w:author="Author">
                          <w:r w:rsidR="00111B7B">
                            <w:rPr>
                              <w:b/>
                              <w:bCs/>
                              <w:u w:val="single"/>
                            </w:rPr>
                            <w:delText>1st Payment</w:delText>
                          </w:r>
                        </w:del>
                      </w:sdtContent>
                    </w:sdt>
                  </w:p>
                </w:sdtContent>
              </w:sdt>
              <w:sdt>
                <w:sdtPr>
                  <w:tag w:val="goog_rdk_1455"/>
                  <w:id w:val="42244153"/>
                </w:sdtPr>
                <w:sdtContent>
                  <w:p w14:paraId="3CE00140" w14:textId="77777777" w:rsidR="00111B7B" w:rsidRDefault="00000000" w:rsidP="00F35594">
                    <w:pPr>
                      <w:spacing w:before="0" w:line="278" w:lineRule="auto"/>
                      <w:jc w:val="center"/>
                      <w:rPr>
                        <w:del w:id="1137" w:author="Author"/>
                      </w:rPr>
                    </w:pPr>
                    <w:sdt>
                      <w:sdtPr>
                        <w:tag w:val="goog_rdk_1454"/>
                        <w:id w:val="675815872"/>
                      </w:sdtPr>
                      <w:sdtContent>
                        <w:del w:id="1138" w:author="Author">
                          <w:r w:rsidR="00111B7B">
                            <w:rPr>
                              <w:i/>
                              <w:iCs/>
                            </w:rPr>
                            <w:delText>Due at Application</w:delText>
                          </w:r>
                        </w:del>
                      </w:sdtContent>
                    </w:sdt>
                  </w:p>
                </w:sdtContent>
              </w:sdt>
            </w:tc>
            <w:tc>
              <w:tcPr>
                <w:tcW w:w="2880" w:type="dxa"/>
                <w:tcMar>
                  <w:top w:w="99" w:type="dxa"/>
                  <w:left w:w="99" w:type="dxa"/>
                  <w:bottom w:w="99" w:type="dxa"/>
                  <w:right w:w="99" w:type="dxa"/>
                </w:tcMar>
                <w:vAlign w:val="center"/>
              </w:tcPr>
              <w:sdt>
                <w:sdtPr>
                  <w:tag w:val="goog_rdk_1457"/>
                  <w:id w:val="112831876"/>
                </w:sdtPr>
                <w:sdtContent>
                  <w:p w14:paraId="789CC802" w14:textId="77777777" w:rsidR="00111B7B" w:rsidRDefault="00000000" w:rsidP="00F35594">
                    <w:pPr>
                      <w:spacing w:before="0" w:line="278" w:lineRule="auto"/>
                      <w:jc w:val="center"/>
                      <w:rPr>
                        <w:del w:id="1139" w:author="Author"/>
                      </w:rPr>
                    </w:pPr>
                    <w:sdt>
                      <w:sdtPr>
                        <w:tag w:val="goog_rdk_1456"/>
                        <w:id w:val="-1395284228"/>
                      </w:sdtPr>
                      <w:sdtContent>
                        <w:del w:id="1140" w:author="Author">
                          <w:r w:rsidR="00111B7B">
                            <w:rPr>
                              <w:b/>
                              <w:bCs/>
                              <w:u w:val="single"/>
                            </w:rPr>
                            <w:delText>2nd Payment</w:delText>
                          </w:r>
                        </w:del>
                      </w:sdtContent>
                    </w:sdt>
                  </w:p>
                </w:sdtContent>
              </w:sdt>
              <w:sdt>
                <w:sdtPr>
                  <w:tag w:val="goog_rdk_1459"/>
                  <w:id w:val="387781089"/>
                </w:sdtPr>
                <w:sdtContent>
                  <w:p w14:paraId="31B1E87E" w14:textId="77777777" w:rsidR="00111B7B" w:rsidRDefault="00000000" w:rsidP="00F35594">
                    <w:pPr>
                      <w:spacing w:before="0" w:line="278" w:lineRule="auto"/>
                      <w:jc w:val="center"/>
                      <w:rPr>
                        <w:del w:id="1141" w:author="Author"/>
                      </w:rPr>
                    </w:pPr>
                    <w:sdt>
                      <w:sdtPr>
                        <w:tag w:val="goog_rdk_1458"/>
                        <w:id w:val="-1857773098"/>
                      </w:sdtPr>
                      <w:sdtContent>
                        <w:del w:id="1142" w:author="Author">
                          <w:r w:rsidR="00111B7B">
                            <w:rPr>
                              <w:i/>
                              <w:iCs/>
                            </w:rPr>
                            <w:delText>Due 12 months prior to expiration</w:delText>
                          </w:r>
                        </w:del>
                      </w:sdtContent>
                    </w:sdt>
                  </w:p>
                </w:sdtContent>
              </w:sdt>
            </w:tc>
          </w:tr>
        </w:sdtContent>
      </w:sdt>
      <w:sdt>
        <w:sdtPr>
          <w:tag w:val="goog_rdk_1460"/>
          <w:id w:val="2120357971"/>
        </w:sdtPr>
        <w:sdtContent>
          <w:tr w:rsidR="00111B7B" w14:paraId="0B0FF23E" w14:textId="77777777" w:rsidTr="00F35594">
            <w:trPr>
              <w:cantSplit/>
              <w:del w:id="1143" w:author="Author"/>
            </w:trPr>
            <w:tc>
              <w:tcPr>
                <w:tcW w:w="3600" w:type="dxa"/>
                <w:tcMar>
                  <w:top w:w="100" w:type="dxa"/>
                  <w:left w:w="100" w:type="dxa"/>
                  <w:bottom w:w="100" w:type="dxa"/>
                  <w:right w:w="100" w:type="dxa"/>
                </w:tcMar>
                <w:vAlign w:val="center"/>
              </w:tcPr>
              <w:sdt>
                <w:sdtPr>
                  <w:tag w:val="goog_rdk_1462"/>
                  <w:id w:val="1991660148"/>
                </w:sdtPr>
                <w:sdtContent>
                  <w:p w14:paraId="1E4DC7C4" w14:textId="77777777" w:rsidR="00111B7B" w:rsidRDefault="00000000" w:rsidP="00F35594">
                    <w:pPr>
                      <w:spacing w:before="0" w:line="278" w:lineRule="auto"/>
                      <w:rPr>
                        <w:del w:id="1144" w:author="Author"/>
                      </w:rPr>
                    </w:pPr>
                    <w:sdt>
                      <w:sdtPr>
                        <w:tag w:val="goog_rdk_1461"/>
                        <w:id w:val="1409889485"/>
                      </w:sdtPr>
                      <w:sdtContent>
                        <w:del w:id="1145" w:author="Author">
                          <w:r w:rsidR="00111B7B">
                            <w:delText>Controlling Beneficial Owner – Owner License – Social Equity Licensee</w:delText>
                          </w:r>
                        </w:del>
                      </w:sdtContent>
                    </w:sdt>
                  </w:p>
                </w:sdtContent>
              </w:sdt>
            </w:tc>
            <w:tc>
              <w:tcPr>
                <w:tcW w:w="2880" w:type="dxa"/>
                <w:tcMar>
                  <w:top w:w="100" w:type="dxa"/>
                  <w:left w:w="100" w:type="dxa"/>
                  <w:bottom w:w="100" w:type="dxa"/>
                  <w:right w:w="100" w:type="dxa"/>
                </w:tcMar>
                <w:vAlign w:val="center"/>
              </w:tcPr>
              <w:sdt>
                <w:sdtPr>
                  <w:tag w:val="goog_rdk_1464"/>
                  <w:id w:val="1249254300"/>
                </w:sdtPr>
                <w:sdtContent>
                  <w:p w14:paraId="28F55C7B" w14:textId="77777777" w:rsidR="00111B7B" w:rsidRDefault="00000000" w:rsidP="00F35594">
                    <w:pPr>
                      <w:spacing w:before="0" w:line="278" w:lineRule="auto"/>
                      <w:jc w:val="center"/>
                      <w:rPr>
                        <w:del w:id="1146" w:author="Author"/>
                      </w:rPr>
                    </w:pPr>
                    <w:sdt>
                      <w:sdtPr>
                        <w:tag w:val="goog_rdk_1463"/>
                        <w:id w:val="1526986310"/>
                      </w:sdtPr>
                      <w:sdtContent>
                        <w:del w:id="1147" w:author="Author">
                          <w:r w:rsidR="00111B7B">
                            <w:delText>$0.00</w:delText>
                          </w:r>
                        </w:del>
                      </w:sdtContent>
                    </w:sdt>
                  </w:p>
                </w:sdtContent>
              </w:sdt>
            </w:tc>
            <w:tc>
              <w:tcPr>
                <w:tcW w:w="2880" w:type="dxa"/>
                <w:vAlign w:val="center"/>
              </w:tcPr>
              <w:sdt>
                <w:sdtPr>
                  <w:tag w:val="goog_rdk_1466"/>
                  <w:id w:val="-1351334378"/>
                </w:sdtPr>
                <w:sdtContent>
                  <w:p w14:paraId="67E9AFF3" w14:textId="77777777" w:rsidR="00111B7B" w:rsidRDefault="00000000" w:rsidP="00F35594">
                    <w:pPr>
                      <w:spacing w:before="0" w:line="278" w:lineRule="auto"/>
                      <w:jc w:val="center"/>
                      <w:rPr>
                        <w:del w:id="1148" w:author="Author"/>
                      </w:rPr>
                    </w:pPr>
                    <w:sdt>
                      <w:sdtPr>
                        <w:tag w:val="goog_rdk_1465"/>
                        <w:id w:val="903517179"/>
                      </w:sdtPr>
                      <w:sdtContent>
                        <w:del w:id="1149" w:author="Author">
                          <w:r w:rsidR="00111B7B">
                            <w:delText>$0.00</w:delText>
                          </w:r>
                        </w:del>
                      </w:sdtContent>
                    </w:sdt>
                  </w:p>
                </w:sdtContent>
              </w:sdt>
            </w:tc>
          </w:tr>
        </w:sdtContent>
      </w:sdt>
      <w:sdt>
        <w:sdtPr>
          <w:tag w:val="goog_rdk_1467"/>
          <w:id w:val="-1244687088"/>
        </w:sdtPr>
        <w:sdtContent>
          <w:tr w:rsidR="00111B7B" w14:paraId="2A036BA4" w14:textId="77777777" w:rsidTr="00F35594">
            <w:trPr>
              <w:cantSplit/>
              <w:del w:id="1150" w:author="Author"/>
            </w:trPr>
            <w:tc>
              <w:tcPr>
                <w:tcW w:w="3600" w:type="dxa"/>
                <w:tcMar>
                  <w:top w:w="100" w:type="dxa"/>
                  <w:left w:w="100" w:type="dxa"/>
                  <w:bottom w:w="100" w:type="dxa"/>
                  <w:right w:w="100" w:type="dxa"/>
                </w:tcMar>
                <w:vAlign w:val="center"/>
              </w:tcPr>
              <w:sdt>
                <w:sdtPr>
                  <w:tag w:val="goog_rdk_1469"/>
                  <w:id w:val="-1491056091"/>
                </w:sdtPr>
                <w:sdtContent>
                  <w:p w14:paraId="7DCCFCC0" w14:textId="77777777" w:rsidR="00111B7B" w:rsidRDefault="00000000" w:rsidP="00F35594">
                    <w:pPr>
                      <w:spacing w:before="0" w:line="278" w:lineRule="auto"/>
                      <w:rPr>
                        <w:del w:id="1151" w:author="Author"/>
                      </w:rPr>
                    </w:pPr>
                    <w:sdt>
                      <w:sdtPr>
                        <w:tag w:val="goog_rdk_1468"/>
                        <w:id w:val="-147184056"/>
                      </w:sdtPr>
                      <w:sdtContent>
                        <w:del w:id="1152" w:author="Author">
                          <w:r w:rsidR="00111B7B">
                            <w:delText>Controlling Beneficial Owner – Owner Entity</w:delText>
                          </w:r>
                        </w:del>
                      </w:sdtContent>
                    </w:sdt>
                  </w:p>
                </w:sdtContent>
              </w:sdt>
            </w:tc>
            <w:tc>
              <w:tcPr>
                <w:tcW w:w="2880" w:type="dxa"/>
                <w:tcMar>
                  <w:top w:w="100" w:type="dxa"/>
                  <w:left w:w="100" w:type="dxa"/>
                  <w:bottom w:w="100" w:type="dxa"/>
                  <w:right w:w="100" w:type="dxa"/>
                </w:tcMar>
                <w:vAlign w:val="center"/>
              </w:tcPr>
              <w:sdt>
                <w:sdtPr>
                  <w:tag w:val="goog_rdk_1471"/>
                  <w:id w:val="-1015351506"/>
                </w:sdtPr>
                <w:sdtContent>
                  <w:p w14:paraId="3C0955D9" w14:textId="77777777" w:rsidR="00111B7B" w:rsidRDefault="00000000" w:rsidP="00F35594">
                    <w:pPr>
                      <w:spacing w:before="0" w:line="278" w:lineRule="auto"/>
                      <w:jc w:val="center"/>
                      <w:rPr>
                        <w:del w:id="1153" w:author="Author"/>
                      </w:rPr>
                    </w:pPr>
                    <w:sdt>
                      <w:sdtPr>
                        <w:tag w:val="goog_rdk_1470"/>
                        <w:id w:val="-1589541644"/>
                      </w:sdtPr>
                      <w:sdtContent>
                        <w:del w:id="1154" w:author="Author">
                          <w:r w:rsidR="00111B7B">
                            <w:delText>$0.00</w:delText>
                          </w:r>
                        </w:del>
                      </w:sdtContent>
                    </w:sdt>
                  </w:p>
                </w:sdtContent>
              </w:sdt>
            </w:tc>
            <w:tc>
              <w:tcPr>
                <w:tcW w:w="2880" w:type="dxa"/>
                <w:vAlign w:val="center"/>
              </w:tcPr>
              <w:sdt>
                <w:sdtPr>
                  <w:tag w:val="goog_rdk_1473"/>
                  <w:id w:val="-1586588293"/>
                </w:sdtPr>
                <w:sdtContent>
                  <w:p w14:paraId="4D2F48A9" w14:textId="77777777" w:rsidR="00111B7B" w:rsidRDefault="00000000" w:rsidP="00F35594">
                    <w:pPr>
                      <w:spacing w:before="0" w:line="278" w:lineRule="auto"/>
                      <w:jc w:val="center"/>
                      <w:rPr>
                        <w:del w:id="1155" w:author="Author"/>
                      </w:rPr>
                    </w:pPr>
                    <w:sdt>
                      <w:sdtPr>
                        <w:tag w:val="goog_rdk_1472"/>
                        <w:id w:val="1061688343"/>
                      </w:sdtPr>
                      <w:sdtContent>
                        <w:del w:id="1156" w:author="Author">
                          <w:r w:rsidR="00111B7B">
                            <w:delText>$0.00</w:delText>
                          </w:r>
                        </w:del>
                      </w:sdtContent>
                    </w:sdt>
                  </w:p>
                </w:sdtContent>
              </w:sdt>
            </w:tc>
          </w:tr>
        </w:sdtContent>
      </w:sdt>
    </w:tbl>
    <w:p w14:paraId="604529CC" w14:textId="77777777" w:rsidR="00111B7B" w:rsidRDefault="00111B7B" w:rsidP="00111B7B">
      <w:pPr>
        <w:tabs>
          <w:tab w:val="left" w:pos="720"/>
          <w:tab w:val="left" w:pos="1440"/>
          <w:tab w:val="left" w:pos="2160"/>
        </w:tabs>
        <w:ind w:left="2160" w:hanging="720"/>
      </w:pPr>
      <w:r>
        <w:t>c.</w:t>
      </w:r>
      <w:r>
        <w:tab/>
      </w:r>
      <w:sdt>
        <w:sdtPr>
          <w:tag w:val="goog_rdk_1474"/>
          <w:id w:val="697634963"/>
        </w:sdtPr>
        <w:sdtContent>
          <w:ins w:id="1157" w:author="Author">
            <w:r>
              <w:t>Repealed.</w:t>
            </w:r>
          </w:ins>
        </w:sdtContent>
      </w:sdt>
      <w:sdt>
        <w:sdtPr>
          <w:tag w:val="goog_rdk_1475"/>
          <w:id w:val="1907915825"/>
        </w:sdtPr>
        <w:sdtContent>
          <w:del w:id="1158" w:author="Author">
            <w:r>
              <w:rPr>
                <w:u w:val="single"/>
              </w:rPr>
              <w:delText>When Fees Are Due</w:delText>
            </w:r>
            <w:r>
              <w:delText>.</w:delText>
            </w:r>
          </w:del>
        </w:sdtContent>
      </w:sdt>
    </w:p>
    <w:p w14:paraId="5861724A" w14:textId="77777777" w:rsidR="00111B7B" w:rsidRDefault="00000000" w:rsidP="00111B7B">
      <w:pPr>
        <w:tabs>
          <w:tab w:val="left" w:pos="720"/>
          <w:tab w:val="left" w:pos="1440"/>
          <w:tab w:val="left" w:pos="2160"/>
        </w:tabs>
        <w:ind w:left="2880" w:hanging="720"/>
      </w:pPr>
      <w:sdt>
        <w:sdtPr>
          <w:tag w:val="goog_rdk_1477"/>
          <w:id w:val="-1921742337"/>
        </w:sdtPr>
        <w:sdtContent>
          <w:del w:id="1159" w:author="Author">
            <w:r w:rsidR="00111B7B">
              <w:delText>i.</w:delText>
            </w:r>
            <w:r w:rsidR="00111B7B">
              <w:tab/>
              <w:delText>The application fee must be submitted with the request for finding of suitability or application.</w:delText>
            </w:r>
          </w:del>
        </w:sdtContent>
      </w:sdt>
    </w:p>
    <w:p w14:paraId="2D6A7267" w14:textId="77777777" w:rsidR="00111B7B" w:rsidRDefault="00000000" w:rsidP="00111B7B">
      <w:pPr>
        <w:tabs>
          <w:tab w:val="left" w:pos="720"/>
          <w:tab w:val="left" w:pos="1440"/>
          <w:tab w:val="left" w:pos="2160"/>
        </w:tabs>
        <w:ind w:left="2880" w:hanging="720"/>
      </w:pPr>
      <w:sdt>
        <w:sdtPr>
          <w:tag w:val="goog_rdk_1479"/>
          <w:id w:val="386859775"/>
        </w:sdtPr>
        <w:sdtContent>
          <w:del w:id="1160" w:author="Author">
            <w:r w:rsidR="00111B7B">
              <w:delText>ii.</w:delText>
            </w:r>
            <w:r w:rsidR="00111B7B">
              <w:tab/>
              <w:delText>The first License fee payment must be submitted with the application to associate an approved finding of suitability to a Regulated Marijuana Business License, such as an application for a new Regulated Marijuana Business License pursuant to Rule 2-220 or a Change of Controlling Beneficial Owner application pursuant to Rule 2-245.</w:delText>
            </w:r>
          </w:del>
        </w:sdtContent>
      </w:sdt>
    </w:p>
    <w:p w14:paraId="67B39403" w14:textId="77777777" w:rsidR="00111B7B" w:rsidRDefault="00000000" w:rsidP="00111B7B">
      <w:pPr>
        <w:tabs>
          <w:tab w:val="left" w:pos="720"/>
          <w:tab w:val="left" w:pos="1440"/>
          <w:tab w:val="left" w:pos="2160"/>
        </w:tabs>
        <w:ind w:left="2880" w:hanging="720"/>
      </w:pPr>
      <w:sdt>
        <w:sdtPr>
          <w:tag w:val="goog_rdk_1481"/>
          <w:id w:val="-1422419392"/>
        </w:sdtPr>
        <w:sdtContent>
          <w:del w:id="1161" w:author="Author">
            <w:r w:rsidR="00111B7B">
              <w:delText>iii.</w:delText>
            </w:r>
            <w:r w:rsidR="00111B7B">
              <w:tab/>
              <w:delText>The second payment must be submitted at least twelve (12) months prior to the License expiration date, unless otherwise mandated by the State Licensing Authority or the Division.</w:delText>
            </w:r>
          </w:del>
        </w:sdtContent>
      </w:sdt>
    </w:p>
    <w:p w14:paraId="6F421293" w14:textId="77777777" w:rsidR="00111B7B" w:rsidRDefault="00000000" w:rsidP="00111B7B">
      <w:pPr>
        <w:tabs>
          <w:tab w:val="left" w:pos="720"/>
          <w:tab w:val="left" w:pos="1440"/>
          <w:tab w:val="left" w:pos="2160"/>
        </w:tabs>
        <w:ind w:left="2880" w:hanging="720"/>
      </w:pPr>
      <w:sdt>
        <w:sdtPr>
          <w:tag w:val="goog_rdk_1483"/>
          <w:id w:val="1150090031"/>
        </w:sdtPr>
        <w:sdtContent>
          <w:del w:id="1162" w:author="Author">
            <w:r w:rsidR="00111B7B">
              <w:delText>iv.</w:delText>
            </w:r>
            <w:r w:rsidR="00111B7B">
              <w:tab/>
              <w:delText>Failure to submit the second payment at least twelve (12) months prior to expiration shall result in disciplinary action, which may include an administrative action, fine, suspension, and revocation of the License.</w:delText>
            </w:r>
          </w:del>
        </w:sdtContent>
      </w:sdt>
    </w:p>
    <w:p w14:paraId="54CF8949" w14:textId="77777777" w:rsidR="00111B7B" w:rsidRDefault="00111B7B" w:rsidP="00111B7B">
      <w:pPr>
        <w:tabs>
          <w:tab w:val="left" w:pos="720"/>
          <w:tab w:val="left" w:pos="1440"/>
          <w:tab w:val="left" w:pos="2160"/>
        </w:tabs>
        <w:ind w:left="1440" w:hanging="720"/>
      </w:pPr>
      <w:r>
        <w:t>2.</w:t>
      </w:r>
      <w:r>
        <w:tab/>
      </w:r>
      <w:sdt>
        <w:sdtPr>
          <w:tag w:val="goog_rdk_1484"/>
          <w:id w:val="-717725739"/>
        </w:sdtPr>
        <w:sdtContent/>
      </w:sdt>
      <w:r>
        <w:rPr>
          <w:u w:val="single"/>
        </w:rPr>
        <w:t>Owner License Renewal</w:t>
      </w:r>
      <w:r>
        <w:t>. Upon application to renew an Owner License or Owner Entity License, the Applicant must submit fees, as follows:</w:t>
      </w:r>
    </w:p>
    <w:p w14:paraId="38D2A756" w14:textId="77777777" w:rsidR="00111B7B" w:rsidRDefault="00111B7B" w:rsidP="00111B7B">
      <w:pPr>
        <w:spacing w:before="160" w:after="160" w:line="278" w:lineRule="auto"/>
      </w:pPr>
      <w:r>
        <w:rPr>
          <w:b/>
          <w:bCs/>
        </w:rPr>
        <w:t>2-145(B)(2) 1</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735335C4" w14:textId="77777777" w:rsidTr="00F35594">
        <w:trPr>
          <w:cantSplit/>
          <w:trHeight w:val="576"/>
          <w:tblHeader/>
        </w:trPr>
        <w:tc>
          <w:tcPr>
            <w:tcW w:w="3600" w:type="dxa"/>
            <w:tcMar>
              <w:top w:w="100" w:type="dxa"/>
              <w:left w:w="100" w:type="dxa"/>
              <w:bottom w:w="100" w:type="dxa"/>
              <w:right w:w="100" w:type="dxa"/>
            </w:tcMar>
            <w:vAlign w:val="center"/>
          </w:tcPr>
          <w:p w14:paraId="046A64B7" w14:textId="77777777" w:rsidR="00111B7B" w:rsidRDefault="00111B7B" w:rsidP="00F35594">
            <w:pPr>
              <w:spacing w:before="0" w:line="278" w:lineRule="auto"/>
            </w:pPr>
            <w:bookmarkStart w:id="1163" w:name="bookmark=id.q5726cmk6rsb" w:colFirst="0" w:colLast="0"/>
            <w:bookmarkEnd w:id="1163"/>
            <w:r>
              <w:rPr>
                <w:b/>
                <w:bCs/>
                <w:u w:val="single"/>
              </w:rPr>
              <w:t>License Type</w:t>
            </w:r>
          </w:p>
        </w:tc>
        <w:tc>
          <w:tcPr>
            <w:tcW w:w="2880" w:type="dxa"/>
            <w:tcMar>
              <w:top w:w="40" w:type="dxa"/>
              <w:left w:w="40" w:type="dxa"/>
              <w:bottom w:w="40" w:type="dxa"/>
              <w:right w:w="40" w:type="dxa"/>
            </w:tcMar>
            <w:vAlign w:val="center"/>
          </w:tcPr>
          <w:sdt>
            <w:sdtPr>
              <w:tag w:val="goog_rdk_1489"/>
              <w:id w:val="1566939739"/>
            </w:sdtPr>
            <w:sdtContent>
              <w:p w14:paraId="00A66520" w14:textId="77777777" w:rsidR="00111B7B" w:rsidRDefault="00000000" w:rsidP="00F35594">
                <w:pPr>
                  <w:spacing w:before="0" w:line="278" w:lineRule="auto"/>
                  <w:jc w:val="center"/>
                  <w:rPr>
                    <w:del w:id="1164" w:author="Author"/>
                  </w:rPr>
                </w:pPr>
                <w:sdt>
                  <w:sdtPr>
                    <w:tag w:val="goog_rdk_1486"/>
                    <w:id w:val="229890497"/>
                  </w:sdtPr>
                  <w:sdtContent>
                    <w:sdt>
                      <w:sdtPr>
                        <w:tag w:val="goog_rdk_1487"/>
                        <w:id w:val="712339128"/>
                      </w:sdtPr>
                      <w:sdtContent>
                        <w:ins w:id="1165" w:author="Author">
                          <w:r w:rsidR="00111B7B" w:rsidRPr="00AE6D80">
                            <w:rPr>
                              <w:b/>
                              <w:bCs/>
                              <w:u w:val="single"/>
                              <w:rPrChange w:id="1166" w:author="Author">
                                <w:rPr/>
                              </w:rPrChange>
                            </w:rPr>
                            <w:t>Total Due at Application</w:t>
                          </w:r>
                        </w:ins>
                      </w:sdtContent>
                    </w:sdt>
                  </w:sdtContent>
                </w:sdt>
                <w:sdt>
                  <w:sdtPr>
                    <w:tag w:val="goog_rdk_1488"/>
                    <w:id w:val="-447147233"/>
                  </w:sdtPr>
                  <w:sdtContent>
                    <w:del w:id="1167" w:author="Author">
                      <w:r w:rsidR="00111B7B">
                        <w:rPr>
                          <w:b/>
                          <w:bCs/>
                          <w:u w:val="single"/>
                        </w:rPr>
                        <w:delText>1st Payment</w:delText>
                      </w:r>
                    </w:del>
                  </w:sdtContent>
                </w:sdt>
              </w:p>
            </w:sdtContent>
          </w:sdt>
          <w:p w14:paraId="0A822949" w14:textId="77777777" w:rsidR="00111B7B" w:rsidRDefault="00000000" w:rsidP="00F35594">
            <w:pPr>
              <w:spacing w:before="0" w:line="278" w:lineRule="auto"/>
              <w:jc w:val="center"/>
            </w:pPr>
            <w:sdt>
              <w:sdtPr>
                <w:tag w:val="goog_rdk_1490"/>
                <w:id w:val="-1276910094"/>
              </w:sdtPr>
              <w:sdtContent>
                <w:del w:id="1168" w:author="Author">
                  <w:r w:rsidR="00111B7B">
                    <w:rPr>
                      <w:i/>
                      <w:iCs/>
                    </w:rPr>
                    <w:delText>Due at Application</w:delText>
                  </w:r>
                </w:del>
              </w:sdtContent>
            </w:sdt>
          </w:p>
        </w:tc>
        <w:tc>
          <w:tcPr>
            <w:tcW w:w="2880" w:type="dxa"/>
            <w:vAlign w:val="center"/>
          </w:tcPr>
          <w:sdt>
            <w:sdtPr>
              <w:tag w:val="goog_rdk_1493"/>
              <w:id w:val="352823645"/>
            </w:sdtPr>
            <w:sdtContent>
              <w:p w14:paraId="3E7692E3" w14:textId="77777777" w:rsidR="00111B7B" w:rsidRDefault="00000000" w:rsidP="00F35594">
                <w:pPr>
                  <w:spacing w:before="0" w:line="278" w:lineRule="auto"/>
                  <w:jc w:val="center"/>
                  <w:rPr>
                    <w:del w:id="1169" w:author="Author"/>
                  </w:rPr>
                </w:pPr>
                <w:sdt>
                  <w:sdtPr>
                    <w:tag w:val="goog_rdk_1492"/>
                    <w:id w:val="1468366192"/>
                  </w:sdtPr>
                  <w:sdtContent>
                    <w:del w:id="1170" w:author="Author">
                      <w:r w:rsidR="00111B7B">
                        <w:rPr>
                          <w:b/>
                          <w:bCs/>
                          <w:u w:val="single"/>
                        </w:rPr>
                        <w:delText>2nd Payment</w:delText>
                      </w:r>
                    </w:del>
                  </w:sdtContent>
                </w:sdt>
              </w:p>
            </w:sdtContent>
          </w:sdt>
          <w:p w14:paraId="65EDEABD" w14:textId="77777777" w:rsidR="00111B7B" w:rsidRDefault="00000000" w:rsidP="00F35594">
            <w:pPr>
              <w:spacing w:before="0" w:line="278" w:lineRule="auto"/>
              <w:jc w:val="center"/>
            </w:pPr>
            <w:sdt>
              <w:sdtPr>
                <w:tag w:val="goog_rdk_1494"/>
                <w:id w:val="-1749291425"/>
              </w:sdtPr>
              <w:sdtContent>
                <w:del w:id="1171" w:author="Author">
                  <w:r w:rsidR="00111B7B">
                    <w:rPr>
                      <w:i/>
                      <w:iCs/>
                    </w:rPr>
                    <w:delText>Due 12 months prior to expiration</w:delText>
                  </w:r>
                </w:del>
              </w:sdtContent>
            </w:sdt>
          </w:p>
        </w:tc>
      </w:tr>
      <w:tr w:rsidR="00111B7B" w14:paraId="448FABA2" w14:textId="77777777" w:rsidTr="00F35594">
        <w:trPr>
          <w:cantSplit/>
        </w:trPr>
        <w:tc>
          <w:tcPr>
            <w:tcW w:w="3600" w:type="dxa"/>
            <w:tcMar>
              <w:top w:w="100" w:type="dxa"/>
              <w:left w:w="100" w:type="dxa"/>
              <w:bottom w:w="100" w:type="dxa"/>
              <w:right w:w="100" w:type="dxa"/>
            </w:tcMar>
            <w:vAlign w:val="center"/>
          </w:tcPr>
          <w:p w14:paraId="5A4289A0" w14:textId="77777777" w:rsidR="00111B7B" w:rsidRDefault="00111B7B" w:rsidP="00F35594">
            <w:pPr>
              <w:spacing w:before="0" w:line="278" w:lineRule="auto"/>
            </w:pPr>
            <w:r>
              <w:t>Controlling Beneficial Owner – Owner License – Social Equity Licensee</w:t>
            </w:r>
          </w:p>
        </w:tc>
        <w:tc>
          <w:tcPr>
            <w:tcW w:w="2880" w:type="dxa"/>
            <w:tcMar>
              <w:top w:w="40" w:type="dxa"/>
              <w:left w:w="40" w:type="dxa"/>
              <w:bottom w:w="40" w:type="dxa"/>
              <w:right w:w="40" w:type="dxa"/>
            </w:tcMar>
            <w:vAlign w:val="center"/>
          </w:tcPr>
          <w:sdt>
            <w:sdtPr>
              <w:tag w:val="goog_rdk_1499"/>
              <w:id w:val="796336776"/>
            </w:sdtPr>
            <w:sdtContent>
              <w:p w14:paraId="45A6AED8" w14:textId="77777777" w:rsidR="00111B7B" w:rsidRDefault="00000000" w:rsidP="00F35594">
                <w:pPr>
                  <w:spacing w:before="0" w:line="278" w:lineRule="auto"/>
                  <w:jc w:val="center"/>
                  <w:rPr>
                    <w:ins w:id="1172" w:author="Author"/>
                  </w:rPr>
                </w:pPr>
                <w:sdt>
                  <w:sdtPr>
                    <w:tag w:val="goog_rdk_1496"/>
                    <w:id w:val="237329776"/>
                  </w:sdtPr>
                  <w:sdtContent>
                    <w:sdt>
                      <w:sdtPr>
                        <w:tag w:val="goog_rdk_1497"/>
                        <w:id w:val="-1068068348"/>
                      </w:sdtPr>
                      <w:sdtContent>
                        <w:ins w:id="1173" w:author="Author">
                          <w:r w:rsidR="00111B7B">
                            <w:t>$338.00</w:t>
                          </w:r>
                        </w:ins>
                      </w:sdtContent>
                    </w:sdt>
                    <w:customXmlInsRangeStart w:id="1174" w:author="Author"/>
                    <w:sdt>
                      <w:sdtPr>
                        <w:tag w:val="goog_rdk_1498"/>
                        <w:id w:val="924513659"/>
                      </w:sdtPr>
                      <w:sdtContent>
                        <w:customXmlInsRangeEnd w:id="1174"/>
                        <w:customXmlInsRangeStart w:id="1175" w:author="Author"/>
                      </w:sdtContent>
                    </w:sdt>
                    <w:customXmlInsRangeEnd w:id="1175"/>
                  </w:sdtContent>
                </w:sdt>
              </w:p>
            </w:sdtContent>
          </w:sdt>
          <w:p w14:paraId="268E67A4" w14:textId="77777777" w:rsidR="00111B7B" w:rsidRDefault="00000000" w:rsidP="00F35594">
            <w:pPr>
              <w:spacing w:before="0" w:line="278" w:lineRule="auto"/>
              <w:jc w:val="center"/>
            </w:pPr>
            <w:sdt>
              <w:sdtPr>
                <w:tag w:val="goog_rdk_1501"/>
                <w:id w:val="-1009925804"/>
              </w:sdtPr>
              <w:sdtContent>
                <w:del w:id="1176" w:author="Author">
                  <w:r w:rsidR="00111B7B">
                    <w:delText>$165.00</w:delText>
                  </w:r>
                </w:del>
              </w:sdtContent>
            </w:sdt>
          </w:p>
        </w:tc>
        <w:tc>
          <w:tcPr>
            <w:tcW w:w="2880" w:type="dxa"/>
            <w:vAlign w:val="center"/>
          </w:tcPr>
          <w:p w14:paraId="402AC9E2" w14:textId="77777777" w:rsidR="00111B7B" w:rsidRDefault="00000000" w:rsidP="00F35594">
            <w:pPr>
              <w:spacing w:before="0" w:line="278" w:lineRule="auto"/>
              <w:jc w:val="center"/>
            </w:pPr>
            <w:sdt>
              <w:sdtPr>
                <w:tag w:val="goog_rdk_1503"/>
                <w:id w:val="-1742678276"/>
              </w:sdtPr>
              <w:sdtContent>
                <w:del w:id="1177" w:author="Author">
                  <w:r w:rsidR="00111B7B">
                    <w:delText>$165.00</w:delText>
                  </w:r>
                </w:del>
              </w:sdtContent>
            </w:sdt>
          </w:p>
        </w:tc>
      </w:tr>
      <w:tr w:rsidR="00111B7B" w14:paraId="2DB95C9A" w14:textId="77777777" w:rsidTr="00F35594">
        <w:trPr>
          <w:cantSplit/>
        </w:trPr>
        <w:tc>
          <w:tcPr>
            <w:tcW w:w="3600" w:type="dxa"/>
            <w:tcMar>
              <w:top w:w="100" w:type="dxa"/>
              <w:left w:w="100" w:type="dxa"/>
              <w:bottom w:w="100" w:type="dxa"/>
              <w:right w:w="100" w:type="dxa"/>
            </w:tcMar>
            <w:vAlign w:val="center"/>
          </w:tcPr>
          <w:p w14:paraId="56B83919" w14:textId="77777777" w:rsidR="00111B7B" w:rsidRDefault="00111B7B" w:rsidP="00F35594">
            <w:pPr>
              <w:spacing w:before="0" w:line="278" w:lineRule="auto"/>
            </w:pPr>
            <w:r>
              <w:lastRenderedPageBreak/>
              <w:t>Controlling Beneficial Owner – Owner Entity</w:t>
            </w:r>
          </w:p>
        </w:tc>
        <w:tc>
          <w:tcPr>
            <w:tcW w:w="2880" w:type="dxa"/>
            <w:tcMar>
              <w:top w:w="40" w:type="dxa"/>
              <w:left w:w="40" w:type="dxa"/>
              <w:bottom w:w="40" w:type="dxa"/>
              <w:right w:w="40" w:type="dxa"/>
            </w:tcMar>
            <w:vAlign w:val="center"/>
          </w:tcPr>
          <w:sdt>
            <w:sdtPr>
              <w:tag w:val="goog_rdk_1507"/>
              <w:id w:val="1414130684"/>
            </w:sdtPr>
            <w:sdtContent>
              <w:p w14:paraId="7473465A" w14:textId="77777777" w:rsidR="00111B7B" w:rsidRDefault="00000000" w:rsidP="00F35594">
                <w:pPr>
                  <w:spacing w:before="0" w:line="278" w:lineRule="auto"/>
                  <w:jc w:val="center"/>
                  <w:rPr>
                    <w:ins w:id="1178" w:author="Author"/>
                  </w:rPr>
                </w:pPr>
                <w:sdt>
                  <w:sdtPr>
                    <w:tag w:val="goog_rdk_1505"/>
                    <w:id w:val="443080793"/>
                  </w:sdtPr>
                  <w:sdtContent>
                    <w:sdt>
                      <w:sdtPr>
                        <w:tag w:val="goog_rdk_1506"/>
                        <w:id w:val="531271758"/>
                      </w:sdtPr>
                      <w:sdtContent>
                        <w:ins w:id="1179" w:author="Author">
                          <w:r w:rsidR="00111B7B">
                            <w:t>$338.00</w:t>
                          </w:r>
                        </w:ins>
                      </w:sdtContent>
                    </w:sdt>
                  </w:sdtContent>
                </w:sdt>
              </w:p>
            </w:sdtContent>
          </w:sdt>
          <w:p w14:paraId="055ED579" w14:textId="77777777" w:rsidR="00111B7B" w:rsidRDefault="00000000" w:rsidP="00F35594">
            <w:pPr>
              <w:spacing w:before="0" w:line="278" w:lineRule="auto"/>
              <w:jc w:val="center"/>
            </w:pPr>
            <w:sdt>
              <w:sdtPr>
                <w:tag w:val="goog_rdk_1509"/>
                <w:id w:val="669971603"/>
              </w:sdtPr>
              <w:sdtContent>
                <w:del w:id="1180" w:author="Author">
                  <w:r w:rsidR="00111B7B">
                    <w:delText>$165.00</w:delText>
                  </w:r>
                </w:del>
              </w:sdtContent>
            </w:sdt>
          </w:p>
        </w:tc>
        <w:tc>
          <w:tcPr>
            <w:tcW w:w="2880" w:type="dxa"/>
            <w:vAlign w:val="center"/>
          </w:tcPr>
          <w:p w14:paraId="2230304A" w14:textId="77777777" w:rsidR="00111B7B" w:rsidRDefault="00000000" w:rsidP="00F35594">
            <w:pPr>
              <w:spacing w:before="0" w:line="278" w:lineRule="auto"/>
              <w:jc w:val="center"/>
            </w:pPr>
            <w:sdt>
              <w:sdtPr>
                <w:tag w:val="goog_rdk_1511"/>
                <w:id w:val="2007310915"/>
              </w:sdtPr>
              <w:sdtContent>
                <w:del w:id="1181" w:author="Author">
                  <w:r w:rsidR="00111B7B">
                    <w:delText>$165.00</w:delText>
                  </w:r>
                </w:del>
              </w:sdtContent>
            </w:sdt>
          </w:p>
        </w:tc>
      </w:tr>
    </w:tbl>
    <w:sdt>
      <w:sdtPr>
        <w:tag w:val="goog_rdk_1514"/>
        <w:id w:val="-1065677717"/>
      </w:sdtPr>
      <w:sdtContent>
        <w:p w14:paraId="3B2251FE" w14:textId="77777777" w:rsidR="00111B7B" w:rsidRDefault="00111B7B" w:rsidP="00111B7B">
          <w:pPr>
            <w:tabs>
              <w:tab w:val="left" w:pos="720"/>
              <w:tab w:val="left" w:pos="1440"/>
              <w:tab w:val="left" w:pos="2160"/>
            </w:tabs>
            <w:ind w:left="2160" w:hanging="720"/>
            <w:rPr>
              <w:del w:id="1182" w:author="Author"/>
            </w:rPr>
          </w:pPr>
          <w:r>
            <w:t>a.</w:t>
          </w:r>
          <w:r>
            <w:tab/>
          </w:r>
          <w:sdt>
            <w:sdtPr>
              <w:tag w:val="goog_rdk_1512"/>
              <w:id w:val="-371369809"/>
            </w:sdtPr>
            <w:sdtContent>
              <w:ins w:id="1183" w:author="Author">
                <w:r>
                  <w:t>Repealed.</w:t>
                </w:r>
              </w:ins>
            </w:sdtContent>
          </w:sdt>
          <w:sdt>
            <w:sdtPr>
              <w:tag w:val="goog_rdk_1513"/>
              <w:id w:val="1722157522"/>
            </w:sdtPr>
            <w:sdtContent>
              <w:del w:id="1184" w:author="Author">
                <w:r>
                  <w:rPr>
                    <w:u w:val="single"/>
                  </w:rPr>
                  <w:delText>When Fees Are Due</w:delText>
                </w:r>
                <w:r>
                  <w:delText>. The application and License fees reflected in this Rule must be paid as follows.</w:delText>
                </w:r>
              </w:del>
            </w:sdtContent>
          </w:sdt>
        </w:p>
      </w:sdtContent>
    </w:sdt>
    <w:sdt>
      <w:sdtPr>
        <w:tag w:val="goog_rdk_1516"/>
        <w:id w:val="-2130024426"/>
      </w:sdtPr>
      <w:sdtContent>
        <w:p w14:paraId="2EB05325" w14:textId="77777777" w:rsidR="00111B7B" w:rsidRDefault="00000000" w:rsidP="00111B7B">
          <w:pPr>
            <w:tabs>
              <w:tab w:val="left" w:pos="720"/>
              <w:tab w:val="left" w:pos="1440"/>
              <w:tab w:val="left" w:pos="2160"/>
            </w:tabs>
            <w:ind w:left="2880" w:hanging="720"/>
            <w:rPr>
              <w:del w:id="1185" w:author="Author"/>
            </w:rPr>
          </w:pPr>
          <w:sdt>
            <w:sdtPr>
              <w:tag w:val="goog_rdk_1515"/>
              <w:id w:val="1023489266"/>
            </w:sdtPr>
            <w:sdtContent>
              <w:del w:id="1186" w:author="Author">
                <w:r w:rsidR="00111B7B">
                  <w:delText>i.</w:delText>
                </w:r>
                <w:r w:rsidR="00111B7B">
                  <w:tab/>
                  <w:delText>The first payment must be submitted with the application.</w:delText>
                </w:r>
              </w:del>
            </w:sdtContent>
          </w:sdt>
        </w:p>
      </w:sdtContent>
    </w:sdt>
    <w:sdt>
      <w:sdtPr>
        <w:tag w:val="goog_rdk_1518"/>
        <w:id w:val="-818047399"/>
      </w:sdtPr>
      <w:sdtContent>
        <w:p w14:paraId="3D726C10" w14:textId="77777777" w:rsidR="00111B7B" w:rsidRDefault="00000000" w:rsidP="00111B7B">
          <w:pPr>
            <w:tabs>
              <w:tab w:val="left" w:pos="720"/>
              <w:tab w:val="left" w:pos="1440"/>
              <w:tab w:val="left" w:pos="2160"/>
            </w:tabs>
            <w:ind w:left="2880" w:hanging="720"/>
            <w:rPr>
              <w:del w:id="1187" w:author="Author"/>
            </w:rPr>
          </w:pPr>
          <w:sdt>
            <w:sdtPr>
              <w:tag w:val="goog_rdk_1517"/>
              <w:id w:val="871857653"/>
            </w:sdtPr>
            <w:sdtContent>
              <w:del w:id="1188" w:author="Author">
                <w:r w:rsidR="00111B7B">
                  <w:delText>ii.</w:delText>
                </w:r>
                <w:r w:rsidR="00111B7B">
                  <w:tab/>
                  <w:delText>The second payment must be submitted at least twelve (12) months prior to the License expiration date, unless otherwise mandated by the State Licensing Authority or the Division.</w:delText>
                </w:r>
              </w:del>
            </w:sdtContent>
          </w:sdt>
        </w:p>
      </w:sdtContent>
    </w:sdt>
    <w:sdt>
      <w:sdtPr>
        <w:tag w:val="goog_rdk_1520"/>
        <w:id w:val="1017925187"/>
      </w:sdtPr>
      <w:sdtContent>
        <w:p w14:paraId="69A86F70" w14:textId="77777777" w:rsidR="00111B7B" w:rsidRDefault="00000000" w:rsidP="00111B7B">
          <w:pPr>
            <w:tabs>
              <w:tab w:val="left" w:pos="720"/>
              <w:tab w:val="left" w:pos="1440"/>
              <w:tab w:val="left" w:pos="2160"/>
            </w:tabs>
            <w:ind w:left="2880" w:hanging="720"/>
          </w:pPr>
          <w:sdt>
            <w:sdtPr>
              <w:tag w:val="goog_rdk_1519"/>
              <w:id w:val="1287653596"/>
            </w:sdtPr>
            <w:sdtContent>
              <w:del w:id="1189" w:author="Author">
                <w:r w:rsidR="00111B7B">
                  <w:delText>iii.</w:delText>
                </w:r>
                <w:r w:rsidR="00111B7B">
                  <w:tab/>
                  <w:delText>Failure to submit the second payment at least twelve (12) months prior to expiration shall result in disciplinary action, which may include an administrative action, fine, suspension, and revocation of the License.</w:delText>
                </w:r>
              </w:del>
            </w:sdtContent>
          </w:sdt>
        </w:p>
      </w:sdtContent>
    </w:sdt>
    <w:p w14:paraId="7DC7FC6B" w14:textId="77777777" w:rsidR="00111B7B" w:rsidRDefault="00111B7B" w:rsidP="00111B7B">
      <w:pPr>
        <w:tabs>
          <w:tab w:val="left" w:pos="720"/>
          <w:tab w:val="left" w:pos="1440"/>
          <w:tab w:val="left" w:pos="2160"/>
        </w:tabs>
        <w:ind w:left="720" w:hanging="720"/>
      </w:pPr>
      <w:r>
        <w:t>C.</w:t>
      </w:r>
      <w:r>
        <w:tab/>
      </w:r>
      <w:r>
        <w:rPr>
          <w:u w:val="single"/>
        </w:rPr>
        <w:t>Retail Marijuana Business – Initial and Renewal Application and License Fees</w:t>
      </w:r>
      <w:r>
        <w:t>. Applications for Accelerator Licenses are exempt from these fees.</w:t>
      </w:r>
    </w:p>
    <w:p w14:paraId="7C2B81D0" w14:textId="77777777" w:rsidR="00111B7B" w:rsidRDefault="00111B7B" w:rsidP="00111B7B">
      <w:pPr>
        <w:tabs>
          <w:tab w:val="left" w:pos="720"/>
          <w:tab w:val="left" w:pos="1440"/>
          <w:tab w:val="left" w:pos="2160"/>
        </w:tabs>
        <w:ind w:left="1440" w:hanging="720"/>
      </w:pPr>
      <w:r>
        <w:t>1.</w:t>
      </w:r>
      <w:r>
        <w:tab/>
      </w:r>
      <w:r>
        <w:rPr>
          <w:u w:val="single"/>
        </w:rPr>
        <w:t>Initial Application and License Fees</w:t>
      </w:r>
      <w:r>
        <w:t>.</w:t>
      </w:r>
    </w:p>
    <w:p w14:paraId="2C200CF6" w14:textId="77777777" w:rsidR="00111B7B" w:rsidRDefault="00111B7B" w:rsidP="00111B7B">
      <w:pPr>
        <w:spacing w:before="160" w:after="160" w:line="278" w:lineRule="auto"/>
      </w:pPr>
      <w:r>
        <w:rPr>
          <w:b/>
          <w:bCs/>
        </w:rPr>
        <w:t>2-145(C)(1) 1</w:t>
      </w:r>
    </w:p>
    <w:tbl>
      <w:tblPr>
        <w:tblW w:w="93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74D76EF0" w14:textId="77777777" w:rsidTr="00F35594">
        <w:trPr>
          <w:cantSplit/>
          <w:trHeight w:val="1008"/>
          <w:tblHeader/>
        </w:trPr>
        <w:tc>
          <w:tcPr>
            <w:tcW w:w="3600" w:type="dxa"/>
            <w:vAlign w:val="center"/>
          </w:tcPr>
          <w:p w14:paraId="649E11B5" w14:textId="77777777" w:rsidR="00111B7B" w:rsidRDefault="00111B7B" w:rsidP="00F35594">
            <w:pPr>
              <w:spacing w:before="0" w:line="278" w:lineRule="auto"/>
            </w:pPr>
            <w:bookmarkStart w:id="1190" w:name="bookmark=id.4rbeuddodbqi" w:colFirst="0" w:colLast="0"/>
            <w:bookmarkEnd w:id="1190"/>
            <w:r>
              <w:rPr>
                <w:b/>
                <w:bCs/>
                <w:u w:val="single"/>
              </w:rPr>
              <w:t>License Type</w:t>
            </w:r>
          </w:p>
        </w:tc>
        <w:tc>
          <w:tcPr>
            <w:tcW w:w="2880" w:type="dxa"/>
            <w:vAlign w:val="center"/>
          </w:tcPr>
          <w:p w14:paraId="1F1A2C84" w14:textId="77777777" w:rsidR="00111B7B" w:rsidRDefault="00111B7B" w:rsidP="00F35594">
            <w:pPr>
              <w:spacing w:before="0" w:line="278" w:lineRule="auto"/>
              <w:jc w:val="center"/>
            </w:pPr>
            <w:r>
              <w:rPr>
                <w:b/>
                <w:bCs/>
                <w:u w:val="single"/>
              </w:rPr>
              <w:t>1st Payment</w:t>
            </w:r>
          </w:p>
          <w:p w14:paraId="4A2A7CAC" w14:textId="77777777" w:rsidR="00111B7B" w:rsidRDefault="00111B7B" w:rsidP="00F35594">
            <w:pPr>
              <w:spacing w:before="0" w:line="278" w:lineRule="auto"/>
              <w:jc w:val="center"/>
            </w:pPr>
            <w:r>
              <w:rPr>
                <w:i/>
                <w:iCs/>
              </w:rPr>
              <w:t>Due at Application</w:t>
            </w:r>
          </w:p>
        </w:tc>
        <w:tc>
          <w:tcPr>
            <w:tcW w:w="2880" w:type="dxa"/>
            <w:vAlign w:val="center"/>
          </w:tcPr>
          <w:p w14:paraId="5AFDBF94" w14:textId="77777777" w:rsidR="00111B7B" w:rsidRDefault="00111B7B" w:rsidP="00F35594">
            <w:pPr>
              <w:spacing w:before="0" w:line="278" w:lineRule="auto"/>
              <w:jc w:val="center"/>
            </w:pPr>
            <w:r>
              <w:rPr>
                <w:b/>
                <w:bCs/>
                <w:u w:val="single"/>
              </w:rPr>
              <w:t>2nd Payment</w:t>
            </w:r>
          </w:p>
          <w:p w14:paraId="53AB7C96" w14:textId="77777777" w:rsidR="00111B7B" w:rsidRDefault="00111B7B" w:rsidP="00F35594">
            <w:pPr>
              <w:spacing w:before="0" w:line="278" w:lineRule="auto"/>
              <w:jc w:val="center"/>
            </w:pPr>
            <w:r>
              <w:rPr>
                <w:i/>
                <w:iCs/>
              </w:rPr>
              <w:t>Due 12 months prior to expiration</w:t>
            </w:r>
          </w:p>
        </w:tc>
      </w:tr>
      <w:tr w:rsidR="00111B7B" w14:paraId="22B8B609" w14:textId="77777777" w:rsidTr="00F35594">
        <w:trPr>
          <w:cantSplit/>
        </w:trPr>
        <w:tc>
          <w:tcPr>
            <w:tcW w:w="3600" w:type="dxa"/>
            <w:vAlign w:val="center"/>
          </w:tcPr>
          <w:p w14:paraId="07C7F556" w14:textId="77777777" w:rsidR="00111B7B" w:rsidRDefault="00111B7B" w:rsidP="00F35594">
            <w:pPr>
              <w:spacing w:before="0" w:line="278" w:lineRule="auto"/>
            </w:pPr>
            <w:r>
              <w:t>Retail Marijuana Store</w:t>
            </w:r>
          </w:p>
        </w:tc>
        <w:tc>
          <w:tcPr>
            <w:tcW w:w="2880" w:type="dxa"/>
            <w:vAlign w:val="center"/>
          </w:tcPr>
          <w:sdt>
            <w:sdtPr>
              <w:tag w:val="goog_rdk_1524"/>
              <w:id w:val="145793549"/>
            </w:sdtPr>
            <w:sdtContent>
              <w:p w14:paraId="1D1B995E" w14:textId="77777777" w:rsidR="00111B7B" w:rsidRDefault="00000000" w:rsidP="00F35594">
                <w:pPr>
                  <w:spacing w:before="120" w:after="120" w:line="278" w:lineRule="auto"/>
                  <w:jc w:val="center"/>
                  <w:rPr>
                    <w:ins w:id="1191" w:author="Author"/>
                  </w:rPr>
                </w:pPr>
                <w:sdt>
                  <w:sdtPr>
                    <w:tag w:val="goog_rdk_1522"/>
                    <w:id w:val="-1624897318"/>
                  </w:sdtPr>
                  <w:sdtContent>
                    <w:sdt>
                      <w:sdtPr>
                        <w:tag w:val="goog_rdk_1523"/>
                        <w:id w:val="-180469535"/>
                      </w:sdtPr>
                      <w:sdtContent>
                        <w:ins w:id="1192" w:author="Author">
                          <w:r w:rsidR="00111B7B">
                            <w:t>$1,455.00</w:t>
                          </w:r>
                        </w:ins>
                      </w:sdtContent>
                    </w:sdt>
                  </w:sdtContent>
                </w:sdt>
              </w:p>
            </w:sdtContent>
          </w:sdt>
          <w:p w14:paraId="46D77CAC" w14:textId="77777777" w:rsidR="00111B7B" w:rsidRDefault="00000000" w:rsidP="00F35594">
            <w:pPr>
              <w:spacing w:before="120" w:after="120" w:line="278" w:lineRule="auto"/>
              <w:jc w:val="center"/>
            </w:pPr>
            <w:sdt>
              <w:sdtPr>
                <w:tag w:val="goog_rdk_1526"/>
                <w:id w:val="1161397122"/>
              </w:sdtPr>
              <w:sdtContent>
                <w:del w:id="1193" w:author="Author">
                  <w:r w:rsidR="00111B7B">
                    <w:delText>$1,420.00</w:delText>
                  </w:r>
                </w:del>
              </w:sdtContent>
            </w:sdt>
          </w:p>
        </w:tc>
        <w:tc>
          <w:tcPr>
            <w:tcW w:w="2880" w:type="dxa"/>
            <w:vAlign w:val="center"/>
          </w:tcPr>
          <w:sdt>
            <w:sdtPr>
              <w:tag w:val="goog_rdk_1530"/>
              <w:id w:val="-480762248"/>
            </w:sdtPr>
            <w:sdtContent>
              <w:p w14:paraId="53D69DF0" w14:textId="77777777" w:rsidR="00111B7B" w:rsidRDefault="00000000" w:rsidP="00F35594">
                <w:pPr>
                  <w:spacing w:before="120" w:after="120" w:line="278" w:lineRule="auto"/>
                  <w:jc w:val="center"/>
                  <w:rPr>
                    <w:ins w:id="1194" w:author="Author"/>
                  </w:rPr>
                </w:pPr>
                <w:sdt>
                  <w:sdtPr>
                    <w:tag w:val="goog_rdk_1528"/>
                    <w:id w:val="-1966848067"/>
                  </w:sdtPr>
                  <w:sdtContent>
                    <w:sdt>
                      <w:sdtPr>
                        <w:tag w:val="goog_rdk_1529"/>
                        <w:id w:val="903258033"/>
                      </w:sdtPr>
                      <w:sdtContent>
                        <w:ins w:id="1195" w:author="Author">
                          <w:r w:rsidR="00111B7B">
                            <w:t>$1,455.00</w:t>
                          </w:r>
                        </w:ins>
                      </w:sdtContent>
                    </w:sdt>
                  </w:sdtContent>
                </w:sdt>
              </w:p>
            </w:sdtContent>
          </w:sdt>
          <w:p w14:paraId="6B75D6A7" w14:textId="77777777" w:rsidR="00111B7B" w:rsidRDefault="00000000" w:rsidP="00F35594">
            <w:pPr>
              <w:spacing w:before="120" w:after="120" w:line="278" w:lineRule="auto"/>
              <w:jc w:val="center"/>
            </w:pPr>
            <w:sdt>
              <w:sdtPr>
                <w:tag w:val="goog_rdk_1532"/>
                <w:id w:val="636536515"/>
              </w:sdtPr>
              <w:sdtContent>
                <w:del w:id="1196" w:author="Author">
                  <w:r w:rsidR="00111B7B">
                    <w:delText>$1,420.00</w:delText>
                  </w:r>
                </w:del>
              </w:sdtContent>
            </w:sdt>
          </w:p>
        </w:tc>
      </w:tr>
      <w:tr w:rsidR="00111B7B" w14:paraId="3051601C" w14:textId="77777777" w:rsidTr="00F35594">
        <w:trPr>
          <w:cantSplit/>
        </w:trPr>
        <w:tc>
          <w:tcPr>
            <w:tcW w:w="3600" w:type="dxa"/>
            <w:vAlign w:val="center"/>
          </w:tcPr>
          <w:p w14:paraId="232C4A5E" w14:textId="77777777" w:rsidR="00111B7B" w:rsidRDefault="00111B7B" w:rsidP="00F35594">
            <w:pPr>
              <w:spacing w:before="120" w:after="120" w:line="278" w:lineRule="auto"/>
            </w:pPr>
            <w:r>
              <w:t>Retail Marijuana Products Manufacturer</w:t>
            </w:r>
          </w:p>
        </w:tc>
        <w:tc>
          <w:tcPr>
            <w:tcW w:w="2880" w:type="dxa"/>
            <w:vAlign w:val="center"/>
          </w:tcPr>
          <w:sdt>
            <w:sdtPr>
              <w:tag w:val="goog_rdk_1536"/>
              <w:id w:val="-2114229034"/>
            </w:sdtPr>
            <w:sdtContent>
              <w:p w14:paraId="752DBC7B" w14:textId="77777777" w:rsidR="00111B7B" w:rsidRDefault="00000000" w:rsidP="00F35594">
                <w:pPr>
                  <w:spacing w:before="120" w:after="120" w:line="278" w:lineRule="auto"/>
                  <w:jc w:val="center"/>
                  <w:rPr>
                    <w:ins w:id="1197" w:author="Author"/>
                  </w:rPr>
                </w:pPr>
                <w:sdt>
                  <w:sdtPr>
                    <w:tag w:val="goog_rdk_1534"/>
                    <w:id w:val="1862269055"/>
                  </w:sdtPr>
                  <w:sdtContent>
                    <w:sdt>
                      <w:sdtPr>
                        <w:tag w:val="goog_rdk_1535"/>
                        <w:id w:val="-2049607476"/>
                      </w:sdtPr>
                      <w:sdtContent>
                        <w:ins w:id="1198" w:author="Author">
                          <w:r w:rsidR="00111B7B">
                            <w:t>$1,291.00</w:t>
                          </w:r>
                        </w:ins>
                      </w:sdtContent>
                    </w:sdt>
                  </w:sdtContent>
                </w:sdt>
              </w:p>
            </w:sdtContent>
          </w:sdt>
          <w:p w14:paraId="76A4ADB2" w14:textId="77777777" w:rsidR="00111B7B" w:rsidRDefault="00000000" w:rsidP="00F35594">
            <w:pPr>
              <w:spacing w:before="120" w:after="120" w:line="278" w:lineRule="auto"/>
              <w:jc w:val="center"/>
            </w:pPr>
            <w:sdt>
              <w:sdtPr>
                <w:tag w:val="goog_rdk_1538"/>
                <w:id w:val="1742712353"/>
              </w:sdtPr>
              <w:sdtContent>
                <w:del w:id="1199" w:author="Author">
                  <w:r w:rsidR="00111B7B">
                    <w:delText>$1,260.00</w:delText>
                  </w:r>
                </w:del>
              </w:sdtContent>
            </w:sdt>
          </w:p>
        </w:tc>
        <w:tc>
          <w:tcPr>
            <w:tcW w:w="2880" w:type="dxa"/>
            <w:vAlign w:val="center"/>
          </w:tcPr>
          <w:sdt>
            <w:sdtPr>
              <w:tag w:val="goog_rdk_1542"/>
              <w:id w:val="1153480998"/>
            </w:sdtPr>
            <w:sdtContent>
              <w:p w14:paraId="26A87EFA" w14:textId="77777777" w:rsidR="00111B7B" w:rsidRDefault="00000000" w:rsidP="00F35594">
                <w:pPr>
                  <w:spacing w:before="120" w:after="120" w:line="278" w:lineRule="auto"/>
                  <w:jc w:val="center"/>
                  <w:rPr>
                    <w:ins w:id="1200" w:author="Author"/>
                  </w:rPr>
                </w:pPr>
                <w:sdt>
                  <w:sdtPr>
                    <w:tag w:val="goog_rdk_1540"/>
                    <w:id w:val="418728350"/>
                  </w:sdtPr>
                  <w:sdtContent>
                    <w:sdt>
                      <w:sdtPr>
                        <w:tag w:val="goog_rdk_1541"/>
                        <w:id w:val="-1763619782"/>
                      </w:sdtPr>
                      <w:sdtContent>
                        <w:ins w:id="1201" w:author="Author">
                          <w:r w:rsidR="00111B7B">
                            <w:t>$1,291.00</w:t>
                          </w:r>
                        </w:ins>
                      </w:sdtContent>
                    </w:sdt>
                  </w:sdtContent>
                </w:sdt>
              </w:p>
            </w:sdtContent>
          </w:sdt>
          <w:p w14:paraId="291BF34B" w14:textId="77777777" w:rsidR="00111B7B" w:rsidRDefault="00000000" w:rsidP="00F35594">
            <w:pPr>
              <w:spacing w:before="120" w:after="120" w:line="278" w:lineRule="auto"/>
              <w:jc w:val="center"/>
            </w:pPr>
            <w:sdt>
              <w:sdtPr>
                <w:tag w:val="goog_rdk_1544"/>
                <w:id w:val="2059093087"/>
              </w:sdtPr>
              <w:sdtContent>
                <w:del w:id="1202" w:author="Author">
                  <w:r w:rsidR="00111B7B">
                    <w:delText>$1,260.00</w:delText>
                  </w:r>
                </w:del>
              </w:sdtContent>
            </w:sdt>
          </w:p>
        </w:tc>
      </w:tr>
      <w:tr w:rsidR="00111B7B" w14:paraId="64D55C90" w14:textId="77777777" w:rsidTr="00F35594">
        <w:trPr>
          <w:cantSplit/>
        </w:trPr>
        <w:tc>
          <w:tcPr>
            <w:tcW w:w="3600" w:type="dxa"/>
            <w:vAlign w:val="center"/>
          </w:tcPr>
          <w:p w14:paraId="3CE0E02C" w14:textId="77777777" w:rsidR="00111B7B" w:rsidRDefault="00111B7B" w:rsidP="00F35594">
            <w:pPr>
              <w:spacing w:before="120" w:after="120" w:line="278" w:lineRule="auto"/>
            </w:pPr>
            <w:r>
              <w:t xml:space="preserve">Retail Marijuana Cultivation Facility - </w:t>
            </w:r>
            <w:r>
              <w:rPr>
                <w:i/>
                <w:iCs/>
              </w:rPr>
              <w:t>Tier 1 (1-1,800 plants)</w:t>
            </w:r>
          </w:p>
        </w:tc>
        <w:tc>
          <w:tcPr>
            <w:tcW w:w="2880" w:type="dxa"/>
            <w:vAlign w:val="center"/>
          </w:tcPr>
          <w:sdt>
            <w:sdtPr>
              <w:tag w:val="goog_rdk_1548"/>
              <w:id w:val="2110714330"/>
            </w:sdtPr>
            <w:sdtContent>
              <w:p w14:paraId="1A04D533" w14:textId="77777777" w:rsidR="00111B7B" w:rsidRDefault="00000000" w:rsidP="00F35594">
                <w:pPr>
                  <w:spacing w:before="120" w:after="120" w:line="278" w:lineRule="auto"/>
                  <w:jc w:val="center"/>
                  <w:rPr>
                    <w:ins w:id="1203" w:author="Author"/>
                  </w:rPr>
                </w:pPr>
                <w:sdt>
                  <w:sdtPr>
                    <w:tag w:val="goog_rdk_1546"/>
                    <w:id w:val="1641069908"/>
                  </w:sdtPr>
                  <w:sdtContent>
                    <w:sdt>
                      <w:sdtPr>
                        <w:tag w:val="goog_rdk_1547"/>
                        <w:id w:val="-602594338"/>
                      </w:sdtPr>
                      <w:sdtContent>
                        <w:ins w:id="1204" w:author="Author">
                          <w:r w:rsidR="00111B7B">
                            <w:t>$1,291.00</w:t>
                          </w:r>
                        </w:ins>
                      </w:sdtContent>
                    </w:sdt>
                  </w:sdtContent>
                </w:sdt>
              </w:p>
            </w:sdtContent>
          </w:sdt>
          <w:p w14:paraId="4673B781" w14:textId="77777777" w:rsidR="00111B7B" w:rsidRDefault="00000000" w:rsidP="00F35594">
            <w:pPr>
              <w:spacing w:before="120" w:after="120" w:line="278" w:lineRule="auto"/>
              <w:jc w:val="center"/>
            </w:pPr>
            <w:sdt>
              <w:sdtPr>
                <w:tag w:val="goog_rdk_1550"/>
                <w:id w:val="690103084"/>
              </w:sdtPr>
              <w:sdtContent>
                <w:del w:id="1205" w:author="Author">
                  <w:r w:rsidR="00111B7B">
                    <w:delText>$1,260.00</w:delText>
                  </w:r>
                </w:del>
              </w:sdtContent>
            </w:sdt>
          </w:p>
        </w:tc>
        <w:tc>
          <w:tcPr>
            <w:tcW w:w="2880" w:type="dxa"/>
            <w:vAlign w:val="center"/>
          </w:tcPr>
          <w:sdt>
            <w:sdtPr>
              <w:tag w:val="goog_rdk_1554"/>
              <w:id w:val="-2037776274"/>
            </w:sdtPr>
            <w:sdtContent>
              <w:p w14:paraId="6053AF9F" w14:textId="77777777" w:rsidR="00111B7B" w:rsidRDefault="00000000" w:rsidP="00F35594">
                <w:pPr>
                  <w:spacing w:before="120" w:after="120" w:line="278" w:lineRule="auto"/>
                  <w:jc w:val="center"/>
                  <w:rPr>
                    <w:ins w:id="1206" w:author="Author"/>
                  </w:rPr>
                </w:pPr>
                <w:sdt>
                  <w:sdtPr>
                    <w:tag w:val="goog_rdk_1552"/>
                    <w:id w:val="-1727980402"/>
                  </w:sdtPr>
                  <w:sdtContent>
                    <w:sdt>
                      <w:sdtPr>
                        <w:tag w:val="goog_rdk_1553"/>
                        <w:id w:val="-81106748"/>
                      </w:sdtPr>
                      <w:sdtContent>
                        <w:ins w:id="1207" w:author="Author">
                          <w:r w:rsidR="00111B7B">
                            <w:t>$1,291.00</w:t>
                          </w:r>
                        </w:ins>
                      </w:sdtContent>
                    </w:sdt>
                  </w:sdtContent>
                </w:sdt>
              </w:p>
            </w:sdtContent>
          </w:sdt>
          <w:p w14:paraId="058545DA" w14:textId="77777777" w:rsidR="00111B7B" w:rsidRDefault="00000000" w:rsidP="00F35594">
            <w:pPr>
              <w:spacing w:before="120" w:after="120" w:line="278" w:lineRule="auto"/>
              <w:jc w:val="center"/>
            </w:pPr>
            <w:sdt>
              <w:sdtPr>
                <w:tag w:val="goog_rdk_1556"/>
                <w:id w:val="312537893"/>
              </w:sdtPr>
              <w:sdtContent>
                <w:del w:id="1208" w:author="Author">
                  <w:r w:rsidR="00111B7B">
                    <w:delText>$1,260.00</w:delText>
                  </w:r>
                </w:del>
              </w:sdtContent>
            </w:sdt>
          </w:p>
        </w:tc>
      </w:tr>
      <w:tr w:rsidR="00111B7B" w14:paraId="6A1748A7" w14:textId="77777777" w:rsidTr="00F35594">
        <w:trPr>
          <w:cantSplit/>
        </w:trPr>
        <w:tc>
          <w:tcPr>
            <w:tcW w:w="3600" w:type="dxa"/>
            <w:vAlign w:val="center"/>
          </w:tcPr>
          <w:p w14:paraId="684CEC22" w14:textId="77777777" w:rsidR="00111B7B" w:rsidRDefault="00111B7B" w:rsidP="00F35594">
            <w:pPr>
              <w:spacing w:before="120" w:after="120" w:line="278" w:lineRule="auto"/>
            </w:pPr>
            <w:r>
              <w:t>Retail Marijuana Testing Facility</w:t>
            </w:r>
          </w:p>
        </w:tc>
        <w:tc>
          <w:tcPr>
            <w:tcW w:w="2880" w:type="dxa"/>
            <w:vAlign w:val="center"/>
          </w:tcPr>
          <w:sdt>
            <w:sdtPr>
              <w:tag w:val="goog_rdk_1560"/>
              <w:id w:val="1008936738"/>
            </w:sdtPr>
            <w:sdtContent>
              <w:p w14:paraId="6A0BBCCD" w14:textId="77777777" w:rsidR="00111B7B" w:rsidRDefault="00000000" w:rsidP="00F35594">
                <w:pPr>
                  <w:spacing w:before="120" w:after="120" w:line="278" w:lineRule="auto"/>
                  <w:jc w:val="center"/>
                  <w:rPr>
                    <w:ins w:id="1209" w:author="Author"/>
                  </w:rPr>
                </w:pPr>
                <w:sdt>
                  <w:sdtPr>
                    <w:tag w:val="goog_rdk_1558"/>
                    <w:id w:val="1491365567"/>
                  </w:sdtPr>
                  <w:sdtContent>
                    <w:sdt>
                      <w:sdtPr>
                        <w:tag w:val="goog_rdk_1559"/>
                        <w:id w:val="-557805399"/>
                      </w:sdtPr>
                      <w:sdtContent>
                        <w:ins w:id="1210" w:author="Author">
                          <w:r w:rsidR="00111B7B">
                            <w:t>$702.00</w:t>
                          </w:r>
                        </w:ins>
                      </w:sdtContent>
                    </w:sdt>
                  </w:sdtContent>
                </w:sdt>
              </w:p>
            </w:sdtContent>
          </w:sdt>
          <w:p w14:paraId="5F56E641" w14:textId="77777777" w:rsidR="00111B7B" w:rsidRDefault="00000000" w:rsidP="00F35594">
            <w:pPr>
              <w:spacing w:before="120" w:after="120" w:line="278" w:lineRule="auto"/>
              <w:jc w:val="center"/>
            </w:pPr>
            <w:sdt>
              <w:sdtPr>
                <w:tag w:val="goog_rdk_1562"/>
                <w:id w:val="-226495911"/>
              </w:sdtPr>
              <w:sdtContent>
                <w:del w:id="1211" w:author="Author">
                  <w:r w:rsidR="00111B7B">
                    <w:delText>$685.00</w:delText>
                  </w:r>
                </w:del>
              </w:sdtContent>
            </w:sdt>
          </w:p>
        </w:tc>
        <w:tc>
          <w:tcPr>
            <w:tcW w:w="2880" w:type="dxa"/>
            <w:vAlign w:val="center"/>
          </w:tcPr>
          <w:sdt>
            <w:sdtPr>
              <w:tag w:val="goog_rdk_1566"/>
              <w:id w:val="551342790"/>
            </w:sdtPr>
            <w:sdtContent>
              <w:p w14:paraId="23CC2707" w14:textId="77777777" w:rsidR="00111B7B" w:rsidRDefault="00000000" w:rsidP="00F35594">
                <w:pPr>
                  <w:spacing w:before="120" w:after="120" w:line="278" w:lineRule="auto"/>
                  <w:jc w:val="center"/>
                  <w:rPr>
                    <w:ins w:id="1212" w:author="Author"/>
                  </w:rPr>
                </w:pPr>
                <w:sdt>
                  <w:sdtPr>
                    <w:tag w:val="goog_rdk_1564"/>
                    <w:id w:val="1263047624"/>
                  </w:sdtPr>
                  <w:sdtContent>
                    <w:sdt>
                      <w:sdtPr>
                        <w:tag w:val="goog_rdk_1565"/>
                        <w:id w:val="1780745248"/>
                      </w:sdtPr>
                      <w:sdtContent>
                        <w:ins w:id="1213" w:author="Author">
                          <w:r w:rsidR="00111B7B">
                            <w:t>$702.00</w:t>
                          </w:r>
                        </w:ins>
                      </w:sdtContent>
                    </w:sdt>
                  </w:sdtContent>
                </w:sdt>
              </w:p>
            </w:sdtContent>
          </w:sdt>
          <w:p w14:paraId="6A020218" w14:textId="77777777" w:rsidR="00111B7B" w:rsidRDefault="00000000" w:rsidP="00F35594">
            <w:pPr>
              <w:spacing w:before="120" w:after="120" w:line="278" w:lineRule="auto"/>
              <w:jc w:val="center"/>
            </w:pPr>
            <w:sdt>
              <w:sdtPr>
                <w:tag w:val="goog_rdk_1568"/>
                <w:id w:val="-1568895496"/>
              </w:sdtPr>
              <w:sdtContent>
                <w:del w:id="1214" w:author="Author">
                  <w:r w:rsidR="00111B7B">
                    <w:delText>$685.00</w:delText>
                  </w:r>
                </w:del>
              </w:sdtContent>
            </w:sdt>
          </w:p>
        </w:tc>
      </w:tr>
      <w:tr w:rsidR="00111B7B" w14:paraId="41FB0C22" w14:textId="77777777" w:rsidTr="00F35594">
        <w:trPr>
          <w:cantSplit/>
        </w:trPr>
        <w:tc>
          <w:tcPr>
            <w:tcW w:w="3600" w:type="dxa"/>
            <w:vAlign w:val="center"/>
          </w:tcPr>
          <w:p w14:paraId="1A4B2B20" w14:textId="77777777" w:rsidR="00111B7B" w:rsidRDefault="00111B7B" w:rsidP="00F35594">
            <w:pPr>
              <w:spacing w:before="120" w:after="120" w:line="278" w:lineRule="auto"/>
            </w:pPr>
            <w:r>
              <w:lastRenderedPageBreak/>
              <w:t>Retail Marijuana Transporter </w:t>
            </w:r>
          </w:p>
        </w:tc>
        <w:tc>
          <w:tcPr>
            <w:tcW w:w="2880" w:type="dxa"/>
            <w:vAlign w:val="center"/>
          </w:tcPr>
          <w:sdt>
            <w:sdtPr>
              <w:tag w:val="goog_rdk_1572"/>
              <w:id w:val="1824901310"/>
            </w:sdtPr>
            <w:sdtContent>
              <w:p w14:paraId="50C23926" w14:textId="77777777" w:rsidR="00111B7B" w:rsidRDefault="00000000" w:rsidP="00F35594">
                <w:pPr>
                  <w:spacing w:before="120" w:after="120" w:line="278" w:lineRule="auto"/>
                  <w:jc w:val="center"/>
                  <w:rPr>
                    <w:ins w:id="1215" w:author="Author"/>
                  </w:rPr>
                </w:pPr>
                <w:sdt>
                  <w:sdtPr>
                    <w:tag w:val="goog_rdk_1570"/>
                    <w:id w:val="-1687623649"/>
                  </w:sdtPr>
                  <w:sdtContent>
                    <w:sdt>
                      <w:sdtPr>
                        <w:tag w:val="goog_rdk_1571"/>
                        <w:id w:val="1747495201"/>
                      </w:sdtPr>
                      <w:sdtContent>
                        <w:ins w:id="1216" w:author="Author">
                          <w:r w:rsidR="00111B7B">
                            <w:t>$861.00</w:t>
                          </w:r>
                        </w:ins>
                      </w:sdtContent>
                    </w:sdt>
                  </w:sdtContent>
                </w:sdt>
              </w:p>
            </w:sdtContent>
          </w:sdt>
          <w:p w14:paraId="46174E6E" w14:textId="77777777" w:rsidR="00111B7B" w:rsidRDefault="00000000" w:rsidP="00F35594">
            <w:pPr>
              <w:spacing w:before="120" w:after="120" w:line="278" w:lineRule="auto"/>
              <w:jc w:val="center"/>
            </w:pPr>
            <w:sdt>
              <w:sdtPr>
                <w:tag w:val="goog_rdk_1574"/>
                <w:id w:val="-2055734556"/>
              </w:sdtPr>
              <w:sdtContent>
                <w:del w:id="1217" w:author="Author">
                  <w:r w:rsidR="00111B7B">
                    <w:delText>$840.00</w:delText>
                  </w:r>
                </w:del>
              </w:sdtContent>
            </w:sdt>
          </w:p>
        </w:tc>
        <w:tc>
          <w:tcPr>
            <w:tcW w:w="2880" w:type="dxa"/>
            <w:vAlign w:val="center"/>
          </w:tcPr>
          <w:sdt>
            <w:sdtPr>
              <w:tag w:val="goog_rdk_1578"/>
              <w:id w:val="324540346"/>
            </w:sdtPr>
            <w:sdtContent>
              <w:p w14:paraId="0728B3D2" w14:textId="77777777" w:rsidR="00111B7B" w:rsidRDefault="00000000" w:rsidP="00F35594">
                <w:pPr>
                  <w:spacing w:before="120" w:after="120" w:line="278" w:lineRule="auto"/>
                  <w:jc w:val="center"/>
                  <w:rPr>
                    <w:ins w:id="1218" w:author="Author"/>
                  </w:rPr>
                </w:pPr>
                <w:sdt>
                  <w:sdtPr>
                    <w:tag w:val="goog_rdk_1576"/>
                    <w:id w:val="-141688428"/>
                  </w:sdtPr>
                  <w:sdtContent>
                    <w:sdt>
                      <w:sdtPr>
                        <w:tag w:val="goog_rdk_1577"/>
                        <w:id w:val="-1311939813"/>
                      </w:sdtPr>
                      <w:sdtContent>
                        <w:ins w:id="1219" w:author="Author">
                          <w:r w:rsidR="00111B7B">
                            <w:t>$861.00</w:t>
                          </w:r>
                        </w:ins>
                      </w:sdtContent>
                    </w:sdt>
                  </w:sdtContent>
                </w:sdt>
              </w:p>
            </w:sdtContent>
          </w:sdt>
          <w:p w14:paraId="3F873B4F" w14:textId="77777777" w:rsidR="00111B7B" w:rsidRDefault="00000000" w:rsidP="00F35594">
            <w:pPr>
              <w:spacing w:before="120" w:after="120" w:line="278" w:lineRule="auto"/>
              <w:jc w:val="center"/>
            </w:pPr>
            <w:sdt>
              <w:sdtPr>
                <w:tag w:val="goog_rdk_1580"/>
                <w:id w:val="380247349"/>
              </w:sdtPr>
              <w:sdtContent>
                <w:del w:id="1220" w:author="Author">
                  <w:r w:rsidR="00111B7B">
                    <w:delText>$840.00</w:delText>
                  </w:r>
                </w:del>
              </w:sdtContent>
            </w:sdt>
          </w:p>
        </w:tc>
      </w:tr>
      <w:tr w:rsidR="00111B7B" w14:paraId="7BACD4CA" w14:textId="77777777" w:rsidTr="00F35594">
        <w:trPr>
          <w:cantSplit/>
        </w:trPr>
        <w:tc>
          <w:tcPr>
            <w:tcW w:w="3600" w:type="dxa"/>
            <w:vAlign w:val="center"/>
          </w:tcPr>
          <w:p w14:paraId="570D444D" w14:textId="77777777" w:rsidR="00111B7B" w:rsidRDefault="00111B7B" w:rsidP="00F35594">
            <w:pPr>
              <w:spacing w:before="120" w:after="120" w:line="278" w:lineRule="auto"/>
            </w:pPr>
            <w:r>
              <w:t>Retail Marijuana Business Operator</w:t>
            </w:r>
          </w:p>
        </w:tc>
        <w:tc>
          <w:tcPr>
            <w:tcW w:w="2880" w:type="dxa"/>
            <w:vAlign w:val="center"/>
          </w:tcPr>
          <w:sdt>
            <w:sdtPr>
              <w:tag w:val="goog_rdk_1584"/>
              <w:id w:val="-414423192"/>
            </w:sdtPr>
            <w:sdtContent>
              <w:p w14:paraId="3302108B" w14:textId="77777777" w:rsidR="00111B7B" w:rsidRDefault="00000000" w:rsidP="00F35594">
                <w:pPr>
                  <w:spacing w:before="120" w:after="120" w:line="278" w:lineRule="auto"/>
                  <w:jc w:val="center"/>
                  <w:rPr>
                    <w:ins w:id="1221" w:author="Author"/>
                  </w:rPr>
                </w:pPr>
                <w:sdt>
                  <w:sdtPr>
                    <w:tag w:val="goog_rdk_1582"/>
                    <w:id w:val="1347623687"/>
                  </w:sdtPr>
                  <w:sdtContent>
                    <w:sdt>
                      <w:sdtPr>
                        <w:tag w:val="goog_rdk_1583"/>
                        <w:id w:val="822807517"/>
                      </w:sdtPr>
                      <w:sdtContent>
                        <w:ins w:id="1222" w:author="Author">
                          <w:r w:rsidR="00111B7B">
                            <w:t>$917.00</w:t>
                          </w:r>
                        </w:ins>
                      </w:sdtContent>
                    </w:sdt>
                  </w:sdtContent>
                </w:sdt>
              </w:p>
            </w:sdtContent>
          </w:sdt>
          <w:p w14:paraId="714184C7" w14:textId="77777777" w:rsidR="00111B7B" w:rsidRDefault="00000000" w:rsidP="00F35594">
            <w:pPr>
              <w:spacing w:before="120" w:after="120" w:line="278" w:lineRule="auto"/>
              <w:jc w:val="center"/>
            </w:pPr>
            <w:sdt>
              <w:sdtPr>
                <w:tag w:val="goog_rdk_1586"/>
                <w:id w:val="-672166493"/>
              </w:sdtPr>
              <w:sdtContent>
                <w:del w:id="1223" w:author="Author">
                  <w:r w:rsidR="00111B7B">
                    <w:delText>$895.00</w:delText>
                  </w:r>
                </w:del>
              </w:sdtContent>
            </w:sdt>
          </w:p>
        </w:tc>
        <w:tc>
          <w:tcPr>
            <w:tcW w:w="2880" w:type="dxa"/>
            <w:vAlign w:val="center"/>
          </w:tcPr>
          <w:sdt>
            <w:sdtPr>
              <w:tag w:val="goog_rdk_1590"/>
              <w:id w:val="-870367027"/>
            </w:sdtPr>
            <w:sdtContent>
              <w:p w14:paraId="798FAFCA" w14:textId="77777777" w:rsidR="00111B7B" w:rsidRDefault="00000000" w:rsidP="00F35594">
                <w:pPr>
                  <w:spacing w:before="120" w:after="120" w:line="278" w:lineRule="auto"/>
                  <w:jc w:val="center"/>
                  <w:rPr>
                    <w:ins w:id="1224" w:author="Author"/>
                  </w:rPr>
                </w:pPr>
                <w:sdt>
                  <w:sdtPr>
                    <w:tag w:val="goog_rdk_1588"/>
                    <w:id w:val="-1003502071"/>
                  </w:sdtPr>
                  <w:sdtContent>
                    <w:sdt>
                      <w:sdtPr>
                        <w:tag w:val="goog_rdk_1589"/>
                        <w:id w:val="164036180"/>
                      </w:sdtPr>
                      <w:sdtContent>
                        <w:ins w:id="1225" w:author="Author">
                          <w:r w:rsidR="00111B7B">
                            <w:t>$917.00</w:t>
                          </w:r>
                        </w:ins>
                      </w:sdtContent>
                    </w:sdt>
                  </w:sdtContent>
                </w:sdt>
              </w:p>
            </w:sdtContent>
          </w:sdt>
          <w:p w14:paraId="1857CEFF" w14:textId="77777777" w:rsidR="00111B7B" w:rsidRDefault="00000000" w:rsidP="00F35594">
            <w:pPr>
              <w:spacing w:before="120" w:after="120" w:line="278" w:lineRule="auto"/>
              <w:jc w:val="center"/>
            </w:pPr>
            <w:sdt>
              <w:sdtPr>
                <w:tag w:val="goog_rdk_1592"/>
                <w:id w:val="673197761"/>
              </w:sdtPr>
              <w:sdtContent>
                <w:del w:id="1226" w:author="Author">
                  <w:r w:rsidR="00111B7B">
                    <w:delText>$895.00</w:delText>
                  </w:r>
                </w:del>
              </w:sdtContent>
            </w:sdt>
          </w:p>
        </w:tc>
      </w:tr>
      <w:tr w:rsidR="00111B7B" w14:paraId="467E1451" w14:textId="77777777" w:rsidTr="00F35594">
        <w:trPr>
          <w:cantSplit/>
        </w:trPr>
        <w:tc>
          <w:tcPr>
            <w:tcW w:w="3600" w:type="dxa"/>
            <w:vAlign w:val="center"/>
          </w:tcPr>
          <w:p w14:paraId="306C4684" w14:textId="77777777" w:rsidR="00111B7B" w:rsidRDefault="00111B7B" w:rsidP="00F35594">
            <w:pPr>
              <w:spacing w:before="120" w:after="120" w:line="278" w:lineRule="auto"/>
            </w:pPr>
            <w:r>
              <w:t>Marijuana Hospitality Business </w:t>
            </w:r>
          </w:p>
        </w:tc>
        <w:tc>
          <w:tcPr>
            <w:tcW w:w="2880" w:type="dxa"/>
            <w:vAlign w:val="center"/>
          </w:tcPr>
          <w:sdt>
            <w:sdtPr>
              <w:tag w:val="goog_rdk_1596"/>
              <w:id w:val="-899530838"/>
            </w:sdtPr>
            <w:sdtContent>
              <w:p w14:paraId="44D9F69E" w14:textId="77777777" w:rsidR="00111B7B" w:rsidRDefault="00000000" w:rsidP="00F35594">
                <w:pPr>
                  <w:spacing w:before="120" w:after="120" w:line="278" w:lineRule="auto"/>
                  <w:jc w:val="center"/>
                  <w:rPr>
                    <w:ins w:id="1227" w:author="Author"/>
                  </w:rPr>
                </w:pPr>
                <w:sdt>
                  <w:sdtPr>
                    <w:tag w:val="goog_rdk_1594"/>
                    <w:id w:val="584778078"/>
                  </w:sdtPr>
                  <w:sdtContent>
                    <w:sdt>
                      <w:sdtPr>
                        <w:tag w:val="goog_rdk_1595"/>
                        <w:id w:val="-314775056"/>
                      </w:sdtPr>
                      <w:sdtContent>
                        <w:ins w:id="1228" w:author="Author">
                          <w:r w:rsidR="00111B7B">
                            <w:t>$487.00</w:t>
                          </w:r>
                        </w:ins>
                      </w:sdtContent>
                    </w:sdt>
                  </w:sdtContent>
                </w:sdt>
              </w:p>
            </w:sdtContent>
          </w:sdt>
          <w:p w14:paraId="78D6DBDE" w14:textId="77777777" w:rsidR="00111B7B" w:rsidRDefault="00000000" w:rsidP="00F35594">
            <w:pPr>
              <w:spacing w:before="120" w:after="120" w:line="278" w:lineRule="auto"/>
              <w:jc w:val="center"/>
            </w:pPr>
            <w:sdt>
              <w:sdtPr>
                <w:tag w:val="goog_rdk_1598"/>
                <w:id w:val="134289649"/>
              </w:sdtPr>
              <w:sdtContent>
                <w:del w:id="1229" w:author="Author">
                  <w:r w:rsidR="00111B7B">
                    <w:delText>$475.00</w:delText>
                  </w:r>
                </w:del>
              </w:sdtContent>
            </w:sdt>
          </w:p>
        </w:tc>
        <w:tc>
          <w:tcPr>
            <w:tcW w:w="2880" w:type="dxa"/>
            <w:vAlign w:val="center"/>
          </w:tcPr>
          <w:sdt>
            <w:sdtPr>
              <w:tag w:val="goog_rdk_1602"/>
              <w:id w:val="1235408156"/>
            </w:sdtPr>
            <w:sdtContent>
              <w:p w14:paraId="65BDD6FF" w14:textId="77777777" w:rsidR="00111B7B" w:rsidRDefault="00000000" w:rsidP="00F35594">
                <w:pPr>
                  <w:spacing w:before="120" w:after="120" w:line="278" w:lineRule="auto"/>
                  <w:jc w:val="center"/>
                  <w:rPr>
                    <w:ins w:id="1230" w:author="Author"/>
                  </w:rPr>
                </w:pPr>
                <w:sdt>
                  <w:sdtPr>
                    <w:tag w:val="goog_rdk_1600"/>
                    <w:id w:val="316108167"/>
                  </w:sdtPr>
                  <w:sdtContent>
                    <w:sdt>
                      <w:sdtPr>
                        <w:tag w:val="goog_rdk_1601"/>
                        <w:id w:val="-1730664855"/>
                      </w:sdtPr>
                      <w:sdtContent>
                        <w:ins w:id="1231" w:author="Author">
                          <w:r w:rsidR="00111B7B">
                            <w:t>$487.00</w:t>
                          </w:r>
                        </w:ins>
                      </w:sdtContent>
                    </w:sdt>
                  </w:sdtContent>
                </w:sdt>
              </w:p>
            </w:sdtContent>
          </w:sdt>
          <w:p w14:paraId="3EEDDE83" w14:textId="77777777" w:rsidR="00111B7B" w:rsidRDefault="00000000" w:rsidP="00F35594">
            <w:pPr>
              <w:spacing w:before="120" w:after="120" w:line="278" w:lineRule="auto"/>
              <w:jc w:val="center"/>
            </w:pPr>
            <w:sdt>
              <w:sdtPr>
                <w:tag w:val="goog_rdk_1604"/>
                <w:id w:val="372097307"/>
              </w:sdtPr>
              <w:sdtContent>
                <w:del w:id="1232" w:author="Author">
                  <w:r w:rsidR="00111B7B">
                    <w:delText>$475.00</w:delText>
                  </w:r>
                </w:del>
              </w:sdtContent>
            </w:sdt>
          </w:p>
        </w:tc>
      </w:tr>
      <w:tr w:rsidR="00111B7B" w14:paraId="764F69A8" w14:textId="77777777" w:rsidTr="00F35594">
        <w:trPr>
          <w:cantSplit/>
        </w:trPr>
        <w:tc>
          <w:tcPr>
            <w:tcW w:w="3600" w:type="dxa"/>
            <w:vAlign w:val="center"/>
          </w:tcPr>
          <w:p w14:paraId="6DDE4143" w14:textId="77777777" w:rsidR="00111B7B" w:rsidRDefault="00111B7B" w:rsidP="00F35594">
            <w:pPr>
              <w:spacing w:before="120" w:after="120" w:line="278" w:lineRule="auto"/>
            </w:pPr>
            <w:r>
              <w:t>Retail Marijuana Hospitality and Sales Business</w:t>
            </w:r>
          </w:p>
        </w:tc>
        <w:tc>
          <w:tcPr>
            <w:tcW w:w="2880" w:type="dxa"/>
            <w:vAlign w:val="center"/>
          </w:tcPr>
          <w:sdt>
            <w:sdtPr>
              <w:tag w:val="goog_rdk_1608"/>
              <w:id w:val="-849807872"/>
            </w:sdtPr>
            <w:sdtContent>
              <w:p w14:paraId="027A9F61" w14:textId="77777777" w:rsidR="00111B7B" w:rsidRDefault="00000000" w:rsidP="00F35594">
                <w:pPr>
                  <w:spacing w:before="120" w:after="120" w:line="278" w:lineRule="auto"/>
                  <w:jc w:val="center"/>
                  <w:rPr>
                    <w:ins w:id="1233" w:author="Author"/>
                  </w:rPr>
                </w:pPr>
                <w:sdt>
                  <w:sdtPr>
                    <w:tag w:val="goog_rdk_1606"/>
                    <w:id w:val="-687005946"/>
                  </w:sdtPr>
                  <w:sdtContent>
                    <w:sdt>
                      <w:sdtPr>
                        <w:tag w:val="goog_rdk_1607"/>
                        <w:id w:val="286196712"/>
                      </w:sdtPr>
                      <w:sdtContent>
                        <w:ins w:id="1234" w:author="Author">
                          <w:r w:rsidR="00111B7B">
                            <w:t>$1,455.00</w:t>
                          </w:r>
                        </w:ins>
                      </w:sdtContent>
                    </w:sdt>
                  </w:sdtContent>
                </w:sdt>
              </w:p>
            </w:sdtContent>
          </w:sdt>
          <w:p w14:paraId="3540FF6A" w14:textId="77777777" w:rsidR="00111B7B" w:rsidRDefault="00000000" w:rsidP="00F35594">
            <w:pPr>
              <w:spacing w:before="120" w:after="120" w:line="278" w:lineRule="auto"/>
              <w:jc w:val="center"/>
            </w:pPr>
            <w:sdt>
              <w:sdtPr>
                <w:tag w:val="goog_rdk_1610"/>
                <w:id w:val="1945091681"/>
              </w:sdtPr>
              <w:sdtContent>
                <w:del w:id="1235" w:author="Author">
                  <w:r w:rsidR="00111B7B">
                    <w:delText>$1,420.00</w:delText>
                  </w:r>
                </w:del>
              </w:sdtContent>
            </w:sdt>
          </w:p>
        </w:tc>
        <w:tc>
          <w:tcPr>
            <w:tcW w:w="2880" w:type="dxa"/>
            <w:vAlign w:val="center"/>
          </w:tcPr>
          <w:sdt>
            <w:sdtPr>
              <w:tag w:val="goog_rdk_1614"/>
              <w:id w:val="1446822947"/>
            </w:sdtPr>
            <w:sdtContent>
              <w:p w14:paraId="199361AD" w14:textId="77777777" w:rsidR="00111B7B" w:rsidRDefault="00000000" w:rsidP="00F35594">
                <w:pPr>
                  <w:spacing w:before="120" w:after="120" w:line="278" w:lineRule="auto"/>
                  <w:jc w:val="center"/>
                  <w:rPr>
                    <w:ins w:id="1236" w:author="Author"/>
                  </w:rPr>
                </w:pPr>
                <w:sdt>
                  <w:sdtPr>
                    <w:tag w:val="goog_rdk_1612"/>
                    <w:id w:val="550239099"/>
                  </w:sdtPr>
                  <w:sdtContent>
                    <w:sdt>
                      <w:sdtPr>
                        <w:tag w:val="goog_rdk_1613"/>
                        <w:id w:val="807162069"/>
                      </w:sdtPr>
                      <w:sdtContent>
                        <w:ins w:id="1237" w:author="Author">
                          <w:r w:rsidR="00111B7B">
                            <w:t>$1,455.00</w:t>
                          </w:r>
                        </w:ins>
                      </w:sdtContent>
                    </w:sdt>
                  </w:sdtContent>
                </w:sdt>
              </w:p>
            </w:sdtContent>
          </w:sdt>
          <w:p w14:paraId="4616DDFF" w14:textId="77777777" w:rsidR="00111B7B" w:rsidRDefault="00000000" w:rsidP="00F35594">
            <w:pPr>
              <w:spacing w:before="120" w:after="120" w:line="278" w:lineRule="auto"/>
              <w:jc w:val="center"/>
            </w:pPr>
            <w:sdt>
              <w:sdtPr>
                <w:tag w:val="goog_rdk_1616"/>
                <w:id w:val="844519412"/>
              </w:sdtPr>
              <w:sdtContent>
                <w:del w:id="1238" w:author="Author">
                  <w:r w:rsidR="00111B7B">
                    <w:delText>$1,420.00</w:delText>
                  </w:r>
                </w:del>
              </w:sdtContent>
            </w:sdt>
          </w:p>
        </w:tc>
      </w:tr>
    </w:tbl>
    <w:p w14:paraId="5F95530E" w14:textId="77777777" w:rsidR="00111B7B" w:rsidRDefault="00111B7B" w:rsidP="00111B7B">
      <w:pPr>
        <w:tabs>
          <w:tab w:val="left" w:pos="720"/>
          <w:tab w:val="left" w:pos="1440"/>
          <w:tab w:val="left" w:pos="2160"/>
        </w:tabs>
        <w:ind w:left="1440" w:hanging="720"/>
      </w:pPr>
      <w:r>
        <w:t>2.</w:t>
      </w:r>
      <w:r>
        <w:tab/>
      </w:r>
      <w:r>
        <w:rPr>
          <w:u w:val="single"/>
        </w:rPr>
        <w:t>Renewal Application and License Fees</w:t>
      </w:r>
      <w:r>
        <w:t>.</w:t>
      </w:r>
    </w:p>
    <w:p w14:paraId="7EA03831" w14:textId="77777777" w:rsidR="00111B7B" w:rsidRDefault="00111B7B" w:rsidP="00111B7B">
      <w:pPr>
        <w:spacing w:before="160" w:after="160" w:line="278" w:lineRule="auto"/>
      </w:pPr>
      <w:r>
        <w:rPr>
          <w:b/>
          <w:bCs/>
        </w:rPr>
        <w:t>2-145(C)(2) 1</w:t>
      </w:r>
    </w:p>
    <w:tbl>
      <w:tblPr>
        <w:tblW w:w="93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1934E150" w14:textId="77777777" w:rsidTr="00F35594">
        <w:trPr>
          <w:cantSplit/>
          <w:trHeight w:val="1008"/>
          <w:tblHeader/>
        </w:trPr>
        <w:tc>
          <w:tcPr>
            <w:tcW w:w="3600" w:type="dxa"/>
            <w:vAlign w:val="center"/>
          </w:tcPr>
          <w:p w14:paraId="6398B685" w14:textId="77777777" w:rsidR="00111B7B" w:rsidRDefault="00111B7B" w:rsidP="00F35594">
            <w:pPr>
              <w:spacing w:before="0" w:line="278" w:lineRule="auto"/>
            </w:pPr>
            <w:bookmarkStart w:id="1239" w:name="bookmark=id.yr57gevyygp1" w:colFirst="0" w:colLast="0"/>
            <w:bookmarkEnd w:id="1239"/>
            <w:r>
              <w:rPr>
                <w:b/>
                <w:bCs/>
                <w:u w:val="single"/>
              </w:rPr>
              <w:t>License Type</w:t>
            </w:r>
          </w:p>
        </w:tc>
        <w:tc>
          <w:tcPr>
            <w:tcW w:w="2880" w:type="dxa"/>
            <w:vAlign w:val="center"/>
          </w:tcPr>
          <w:p w14:paraId="749EFCEE" w14:textId="77777777" w:rsidR="00111B7B" w:rsidRDefault="00111B7B" w:rsidP="00F35594">
            <w:pPr>
              <w:spacing w:before="0" w:line="278" w:lineRule="auto"/>
              <w:jc w:val="center"/>
            </w:pPr>
            <w:r>
              <w:rPr>
                <w:b/>
                <w:bCs/>
                <w:u w:val="single"/>
              </w:rPr>
              <w:t>1st Payment</w:t>
            </w:r>
          </w:p>
          <w:p w14:paraId="125A36E4" w14:textId="77777777" w:rsidR="00111B7B" w:rsidRDefault="00111B7B" w:rsidP="00F35594">
            <w:pPr>
              <w:spacing w:before="0" w:line="278" w:lineRule="auto"/>
              <w:jc w:val="center"/>
            </w:pPr>
            <w:r>
              <w:rPr>
                <w:i/>
                <w:iCs/>
              </w:rPr>
              <w:t>Due at Application</w:t>
            </w:r>
          </w:p>
        </w:tc>
        <w:tc>
          <w:tcPr>
            <w:tcW w:w="2880" w:type="dxa"/>
            <w:vAlign w:val="center"/>
          </w:tcPr>
          <w:p w14:paraId="29F88931" w14:textId="77777777" w:rsidR="00111B7B" w:rsidRDefault="00111B7B" w:rsidP="00F35594">
            <w:pPr>
              <w:spacing w:before="0" w:line="278" w:lineRule="auto"/>
              <w:jc w:val="center"/>
            </w:pPr>
            <w:r>
              <w:rPr>
                <w:b/>
                <w:bCs/>
                <w:u w:val="single"/>
              </w:rPr>
              <w:t>2nd Payment</w:t>
            </w:r>
          </w:p>
          <w:p w14:paraId="3EB3F7C4" w14:textId="77777777" w:rsidR="00111B7B" w:rsidRDefault="00111B7B" w:rsidP="00F35594">
            <w:pPr>
              <w:spacing w:before="0" w:line="278" w:lineRule="auto"/>
              <w:jc w:val="center"/>
            </w:pPr>
            <w:r>
              <w:rPr>
                <w:i/>
                <w:iCs/>
              </w:rPr>
              <w:t>Due 12 months prior to expiration</w:t>
            </w:r>
          </w:p>
        </w:tc>
      </w:tr>
      <w:tr w:rsidR="00111B7B" w14:paraId="03BB26B6" w14:textId="77777777" w:rsidTr="00F35594">
        <w:trPr>
          <w:cantSplit/>
        </w:trPr>
        <w:tc>
          <w:tcPr>
            <w:tcW w:w="3600" w:type="dxa"/>
            <w:vAlign w:val="center"/>
          </w:tcPr>
          <w:p w14:paraId="1CB47C00" w14:textId="77777777" w:rsidR="00111B7B" w:rsidRDefault="00111B7B" w:rsidP="00F35594">
            <w:pPr>
              <w:spacing w:before="120" w:after="120" w:line="278" w:lineRule="auto"/>
            </w:pPr>
            <w:r>
              <w:t>Retail Marijuana Store</w:t>
            </w:r>
          </w:p>
        </w:tc>
        <w:tc>
          <w:tcPr>
            <w:tcW w:w="2880" w:type="dxa"/>
            <w:vAlign w:val="center"/>
          </w:tcPr>
          <w:sdt>
            <w:sdtPr>
              <w:tag w:val="goog_rdk_1620"/>
              <w:id w:val="1757909087"/>
            </w:sdtPr>
            <w:sdtContent>
              <w:p w14:paraId="5305DFD8" w14:textId="77777777" w:rsidR="00111B7B" w:rsidRDefault="00000000" w:rsidP="00F35594">
                <w:pPr>
                  <w:spacing w:before="120" w:after="120" w:line="278" w:lineRule="auto"/>
                  <w:jc w:val="center"/>
                  <w:rPr>
                    <w:ins w:id="1240" w:author="Author"/>
                  </w:rPr>
                </w:pPr>
                <w:sdt>
                  <w:sdtPr>
                    <w:tag w:val="goog_rdk_1618"/>
                    <w:id w:val="-1199121276"/>
                  </w:sdtPr>
                  <w:sdtContent>
                    <w:sdt>
                      <w:sdtPr>
                        <w:tag w:val="goog_rdk_1619"/>
                        <w:id w:val="-1770494855"/>
                      </w:sdtPr>
                      <w:sdtContent>
                        <w:ins w:id="1241" w:author="Author">
                          <w:r w:rsidR="00111B7B">
                            <w:t>$651.00</w:t>
                          </w:r>
                        </w:ins>
                      </w:sdtContent>
                    </w:sdt>
                  </w:sdtContent>
                </w:sdt>
              </w:p>
            </w:sdtContent>
          </w:sdt>
          <w:p w14:paraId="23694520" w14:textId="77777777" w:rsidR="00111B7B" w:rsidRDefault="00000000" w:rsidP="00F35594">
            <w:pPr>
              <w:spacing w:before="120" w:after="120" w:line="278" w:lineRule="auto"/>
              <w:jc w:val="center"/>
            </w:pPr>
            <w:sdt>
              <w:sdtPr>
                <w:tag w:val="goog_rdk_1622"/>
                <w:id w:val="786754442"/>
              </w:sdtPr>
              <w:sdtContent>
                <w:del w:id="1242" w:author="Author">
                  <w:r w:rsidR="00111B7B">
                    <w:delText>$635.00</w:delText>
                  </w:r>
                </w:del>
              </w:sdtContent>
            </w:sdt>
          </w:p>
        </w:tc>
        <w:tc>
          <w:tcPr>
            <w:tcW w:w="2880" w:type="dxa"/>
            <w:vAlign w:val="center"/>
          </w:tcPr>
          <w:sdt>
            <w:sdtPr>
              <w:tag w:val="goog_rdk_1626"/>
              <w:id w:val="1334083601"/>
            </w:sdtPr>
            <w:sdtContent>
              <w:p w14:paraId="188DA66F" w14:textId="77777777" w:rsidR="00111B7B" w:rsidRDefault="00000000" w:rsidP="00F35594">
                <w:pPr>
                  <w:spacing w:before="120" w:after="120" w:line="278" w:lineRule="auto"/>
                  <w:jc w:val="center"/>
                  <w:rPr>
                    <w:ins w:id="1243" w:author="Author"/>
                  </w:rPr>
                </w:pPr>
                <w:sdt>
                  <w:sdtPr>
                    <w:tag w:val="goog_rdk_1624"/>
                    <w:id w:val="1128414339"/>
                  </w:sdtPr>
                  <w:sdtContent>
                    <w:sdt>
                      <w:sdtPr>
                        <w:tag w:val="goog_rdk_1625"/>
                        <w:id w:val="95700613"/>
                      </w:sdtPr>
                      <w:sdtContent>
                        <w:ins w:id="1244" w:author="Author">
                          <w:r w:rsidR="00111B7B">
                            <w:t>$651.00</w:t>
                          </w:r>
                        </w:ins>
                      </w:sdtContent>
                    </w:sdt>
                  </w:sdtContent>
                </w:sdt>
              </w:p>
            </w:sdtContent>
          </w:sdt>
          <w:p w14:paraId="0D36A095" w14:textId="77777777" w:rsidR="00111B7B" w:rsidRDefault="00000000" w:rsidP="00F35594">
            <w:pPr>
              <w:spacing w:before="120" w:after="120" w:line="278" w:lineRule="auto"/>
              <w:jc w:val="center"/>
            </w:pPr>
            <w:sdt>
              <w:sdtPr>
                <w:tag w:val="goog_rdk_1628"/>
                <w:id w:val="-1191968526"/>
              </w:sdtPr>
              <w:sdtContent>
                <w:del w:id="1245" w:author="Author">
                  <w:r w:rsidR="00111B7B">
                    <w:delText>$635.00</w:delText>
                  </w:r>
                </w:del>
              </w:sdtContent>
            </w:sdt>
          </w:p>
        </w:tc>
      </w:tr>
      <w:tr w:rsidR="00111B7B" w14:paraId="6BD5D4AD" w14:textId="77777777" w:rsidTr="00F35594">
        <w:trPr>
          <w:cantSplit/>
        </w:trPr>
        <w:tc>
          <w:tcPr>
            <w:tcW w:w="3600" w:type="dxa"/>
            <w:vAlign w:val="center"/>
          </w:tcPr>
          <w:p w14:paraId="3DC8B888" w14:textId="77777777" w:rsidR="00111B7B" w:rsidRDefault="00111B7B" w:rsidP="00F35594">
            <w:pPr>
              <w:spacing w:before="120" w:after="120" w:line="278" w:lineRule="auto"/>
            </w:pPr>
            <w:r>
              <w:t>Retail Marijuana Products Manufacturer</w:t>
            </w:r>
          </w:p>
        </w:tc>
        <w:tc>
          <w:tcPr>
            <w:tcW w:w="2880" w:type="dxa"/>
            <w:vAlign w:val="center"/>
          </w:tcPr>
          <w:sdt>
            <w:sdtPr>
              <w:tag w:val="goog_rdk_1632"/>
              <w:id w:val="809717962"/>
            </w:sdtPr>
            <w:sdtContent>
              <w:p w14:paraId="585C1DE2" w14:textId="77777777" w:rsidR="00111B7B" w:rsidRDefault="00000000" w:rsidP="00F35594">
                <w:pPr>
                  <w:spacing w:before="120" w:after="120" w:line="278" w:lineRule="auto"/>
                  <w:jc w:val="center"/>
                  <w:rPr>
                    <w:ins w:id="1246" w:author="Author"/>
                  </w:rPr>
                </w:pPr>
                <w:sdt>
                  <w:sdtPr>
                    <w:tag w:val="goog_rdk_1630"/>
                    <w:id w:val="-1757074681"/>
                  </w:sdtPr>
                  <w:sdtContent>
                    <w:sdt>
                      <w:sdtPr>
                        <w:tag w:val="goog_rdk_1631"/>
                        <w:id w:val="382841077"/>
                      </w:sdtPr>
                      <w:sdtContent>
                        <w:ins w:id="1247" w:author="Author">
                          <w:r w:rsidR="00111B7B">
                            <w:t>$651.00</w:t>
                          </w:r>
                        </w:ins>
                      </w:sdtContent>
                    </w:sdt>
                  </w:sdtContent>
                </w:sdt>
              </w:p>
            </w:sdtContent>
          </w:sdt>
          <w:p w14:paraId="60F35731" w14:textId="77777777" w:rsidR="00111B7B" w:rsidRDefault="00000000" w:rsidP="00F35594">
            <w:pPr>
              <w:spacing w:before="120" w:after="120" w:line="278" w:lineRule="auto"/>
              <w:jc w:val="center"/>
            </w:pPr>
            <w:sdt>
              <w:sdtPr>
                <w:tag w:val="goog_rdk_1634"/>
                <w:id w:val="-333359833"/>
              </w:sdtPr>
              <w:sdtContent>
                <w:del w:id="1248" w:author="Author">
                  <w:r w:rsidR="00111B7B">
                    <w:delText>$635.00</w:delText>
                  </w:r>
                </w:del>
              </w:sdtContent>
            </w:sdt>
          </w:p>
        </w:tc>
        <w:tc>
          <w:tcPr>
            <w:tcW w:w="2880" w:type="dxa"/>
            <w:vAlign w:val="center"/>
          </w:tcPr>
          <w:sdt>
            <w:sdtPr>
              <w:tag w:val="goog_rdk_1638"/>
              <w:id w:val="-234546276"/>
            </w:sdtPr>
            <w:sdtContent>
              <w:p w14:paraId="7264E8CF" w14:textId="77777777" w:rsidR="00111B7B" w:rsidRDefault="00000000" w:rsidP="00F35594">
                <w:pPr>
                  <w:spacing w:before="120" w:after="120" w:line="278" w:lineRule="auto"/>
                  <w:jc w:val="center"/>
                  <w:rPr>
                    <w:ins w:id="1249" w:author="Author"/>
                  </w:rPr>
                </w:pPr>
                <w:sdt>
                  <w:sdtPr>
                    <w:tag w:val="goog_rdk_1636"/>
                    <w:id w:val="487473215"/>
                  </w:sdtPr>
                  <w:sdtContent>
                    <w:sdt>
                      <w:sdtPr>
                        <w:tag w:val="goog_rdk_1637"/>
                        <w:id w:val="465154210"/>
                      </w:sdtPr>
                      <w:sdtContent>
                        <w:ins w:id="1250" w:author="Author">
                          <w:r w:rsidR="00111B7B">
                            <w:t>$651.00</w:t>
                          </w:r>
                        </w:ins>
                      </w:sdtContent>
                    </w:sdt>
                  </w:sdtContent>
                </w:sdt>
              </w:p>
            </w:sdtContent>
          </w:sdt>
          <w:p w14:paraId="244450A0" w14:textId="77777777" w:rsidR="00111B7B" w:rsidRDefault="00000000" w:rsidP="00F35594">
            <w:pPr>
              <w:spacing w:before="120" w:after="120" w:line="278" w:lineRule="auto"/>
              <w:jc w:val="center"/>
            </w:pPr>
            <w:sdt>
              <w:sdtPr>
                <w:tag w:val="goog_rdk_1640"/>
                <w:id w:val="1982937703"/>
              </w:sdtPr>
              <w:sdtContent>
                <w:del w:id="1251" w:author="Author">
                  <w:r w:rsidR="00111B7B">
                    <w:delText>$635.00</w:delText>
                  </w:r>
                </w:del>
              </w:sdtContent>
            </w:sdt>
          </w:p>
        </w:tc>
      </w:tr>
      <w:tr w:rsidR="00111B7B" w14:paraId="6F6D0101" w14:textId="77777777" w:rsidTr="00F35594">
        <w:trPr>
          <w:cantSplit/>
        </w:trPr>
        <w:tc>
          <w:tcPr>
            <w:tcW w:w="3600" w:type="dxa"/>
            <w:vAlign w:val="center"/>
          </w:tcPr>
          <w:p w14:paraId="054CE6CA" w14:textId="77777777" w:rsidR="00111B7B" w:rsidRDefault="00111B7B" w:rsidP="00F35594">
            <w:pPr>
              <w:spacing w:before="120" w:after="120" w:line="278" w:lineRule="auto"/>
            </w:pPr>
            <w:r>
              <w:t>Retail Marijuana Cultivation Facility:</w:t>
            </w:r>
          </w:p>
        </w:tc>
        <w:tc>
          <w:tcPr>
            <w:tcW w:w="2880" w:type="dxa"/>
            <w:vAlign w:val="center"/>
          </w:tcPr>
          <w:p w14:paraId="723E8342" w14:textId="77777777" w:rsidR="00111B7B" w:rsidRDefault="00111B7B" w:rsidP="00F35594">
            <w:pPr>
              <w:spacing w:before="120" w:after="120" w:line="278" w:lineRule="auto"/>
              <w:jc w:val="center"/>
            </w:pPr>
          </w:p>
        </w:tc>
        <w:tc>
          <w:tcPr>
            <w:tcW w:w="2880" w:type="dxa"/>
            <w:vAlign w:val="center"/>
          </w:tcPr>
          <w:p w14:paraId="633E7DCD" w14:textId="77777777" w:rsidR="00111B7B" w:rsidRDefault="00111B7B" w:rsidP="00F35594">
            <w:pPr>
              <w:spacing w:before="120" w:after="120" w:line="278" w:lineRule="auto"/>
              <w:jc w:val="center"/>
            </w:pPr>
          </w:p>
        </w:tc>
      </w:tr>
      <w:tr w:rsidR="00111B7B" w14:paraId="01A34D8A" w14:textId="77777777" w:rsidTr="00F35594">
        <w:trPr>
          <w:cantSplit/>
        </w:trPr>
        <w:tc>
          <w:tcPr>
            <w:tcW w:w="3600" w:type="dxa"/>
            <w:tcMar>
              <w:top w:w="100" w:type="dxa"/>
              <w:left w:w="100" w:type="dxa"/>
              <w:bottom w:w="100" w:type="dxa"/>
              <w:right w:w="100" w:type="dxa"/>
            </w:tcMar>
            <w:vAlign w:val="center"/>
          </w:tcPr>
          <w:p w14:paraId="43CC73E8" w14:textId="77777777" w:rsidR="00111B7B" w:rsidRDefault="00111B7B" w:rsidP="00F35594">
            <w:pPr>
              <w:spacing w:before="0" w:line="278" w:lineRule="auto"/>
              <w:ind w:left="720"/>
            </w:pPr>
            <w:r>
              <w:t>Tier 1 (1 - 1,800 Plants)</w:t>
            </w:r>
          </w:p>
        </w:tc>
        <w:tc>
          <w:tcPr>
            <w:tcW w:w="2880" w:type="dxa"/>
            <w:vAlign w:val="center"/>
          </w:tcPr>
          <w:sdt>
            <w:sdtPr>
              <w:tag w:val="goog_rdk_1644"/>
              <w:id w:val="-2011544695"/>
            </w:sdtPr>
            <w:sdtContent>
              <w:p w14:paraId="15875E88" w14:textId="77777777" w:rsidR="00111B7B" w:rsidRDefault="00000000" w:rsidP="00F35594">
                <w:pPr>
                  <w:spacing w:before="0" w:line="278" w:lineRule="auto"/>
                  <w:jc w:val="center"/>
                  <w:rPr>
                    <w:ins w:id="1252" w:author="Author"/>
                  </w:rPr>
                </w:pPr>
                <w:sdt>
                  <w:sdtPr>
                    <w:tag w:val="goog_rdk_1642"/>
                    <w:id w:val="1203451030"/>
                  </w:sdtPr>
                  <w:sdtContent>
                    <w:sdt>
                      <w:sdtPr>
                        <w:tag w:val="goog_rdk_1643"/>
                        <w:id w:val="1703096792"/>
                      </w:sdtPr>
                      <w:sdtContent>
                        <w:ins w:id="1253" w:author="Author">
                          <w:r w:rsidR="00111B7B">
                            <w:t>$651.00</w:t>
                          </w:r>
                        </w:ins>
                      </w:sdtContent>
                    </w:sdt>
                  </w:sdtContent>
                </w:sdt>
              </w:p>
            </w:sdtContent>
          </w:sdt>
          <w:p w14:paraId="05423351" w14:textId="77777777" w:rsidR="00111B7B" w:rsidRDefault="00000000" w:rsidP="00F35594">
            <w:pPr>
              <w:spacing w:before="0" w:line="278" w:lineRule="auto"/>
              <w:jc w:val="center"/>
            </w:pPr>
            <w:sdt>
              <w:sdtPr>
                <w:tag w:val="goog_rdk_1646"/>
                <w:id w:val="346745426"/>
              </w:sdtPr>
              <w:sdtContent>
                <w:del w:id="1254" w:author="Author">
                  <w:r w:rsidR="00111B7B">
                    <w:delText>$635.00</w:delText>
                  </w:r>
                </w:del>
              </w:sdtContent>
            </w:sdt>
          </w:p>
        </w:tc>
        <w:tc>
          <w:tcPr>
            <w:tcW w:w="2880" w:type="dxa"/>
            <w:vAlign w:val="center"/>
          </w:tcPr>
          <w:sdt>
            <w:sdtPr>
              <w:tag w:val="goog_rdk_1650"/>
              <w:id w:val="-486415750"/>
            </w:sdtPr>
            <w:sdtContent>
              <w:p w14:paraId="57B76ED6" w14:textId="77777777" w:rsidR="00111B7B" w:rsidRDefault="00000000" w:rsidP="00F35594">
                <w:pPr>
                  <w:spacing w:before="0" w:line="278" w:lineRule="auto"/>
                  <w:jc w:val="center"/>
                  <w:rPr>
                    <w:ins w:id="1255" w:author="Author"/>
                  </w:rPr>
                </w:pPr>
                <w:sdt>
                  <w:sdtPr>
                    <w:tag w:val="goog_rdk_1648"/>
                    <w:id w:val="591220385"/>
                  </w:sdtPr>
                  <w:sdtContent>
                    <w:sdt>
                      <w:sdtPr>
                        <w:tag w:val="goog_rdk_1649"/>
                        <w:id w:val="831635387"/>
                      </w:sdtPr>
                      <w:sdtContent>
                        <w:ins w:id="1256" w:author="Author">
                          <w:r w:rsidR="00111B7B">
                            <w:t>$651.00</w:t>
                          </w:r>
                        </w:ins>
                      </w:sdtContent>
                    </w:sdt>
                  </w:sdtContent>
                </w:sdt>
              </w:p>
            </w:sdtContent>
          </w:sdt>
          <w:p w14:paraId="3323DB5D" w14:textId="77777777" w:rsidR="00111B7B" w:rsidRDefault="00000000" w:rsidP="00F35594">
            <w:pPr>
              <w:spacing w:before="0" w:line="278" w:lineRule="auto"/>
              <w:jc w:val="center"/>
            </w:pPr>
            <w:sdt>
              <w:sdtPr>
                <w:tag w:val="goog_rdk_1652"/>
                <w:id w:val="-573374826"/>
              </w:sdtPr>
              <w:sdtContent>
                <w:del w:id="1257" w:author="Author">
                  <w:r w:rsidR="00111B7B">
                    <w:delText>$635.00</w:delText>
                  </w:r>
                </w:del>
              </w:sdtContent>
            </w:sdt>
          </w:p>
        </w:tc>
      </w:tr>
      <w:tr w:rsidR="00111B7B" w14:paraId="6F1E2870" w14:textId="77777777" w:rsidTr="00F35594">
        <w:trPr>
          <w:cantSplit/>
        </w:trPr>
        <w:tc>
          <w:tcPr>
            <w:tcW w:w="3600" w:type="dxa"/>
            <w:tcMar>
              <w:top w:w="100" w:type="dxa"/>
              <w:left w:w="100" w:type="dxa"/>
              <w:bottom w:w="100" w:type="dxa"/>
              <w:right w:w="100" w:type="dxa"/>
            </w:tcMar>
            <w:vAlign w:val="center"/>
          </w:tcPr>
          <w:p w14:paraId="70E256EF" w14:textId="77777777" w:rsidR="00111B7B" w:rsidRDefault="00111B7B" w:rsidP="00F35594">
            <w:pPr>
              <w:spacing w:before="0" w:line="278" w:lineRule="auto"/>
              <w:ind w:left="720"/>
            </w:pPr>
            <w:r>
              <w:t>Tier 2 (1,801 – 3,600 Plants)</w:t>
            </w:r>
          </w:p>
        </w:tc>
        <w:tc>
          <w:tcPr>
            <w:tcW w:w="2880" w:type="dxa"/>
            <w:vAlign w:val="center"/>
          </w:tcPr>
          <w:sdt>
            <w:sdtPr>
              <w:tag w:val="goog_rdk_1656"/>
              <w:id w:val="-1431329771"/>
            </w:sdtPr>
            <w:sdtContent>
              <w:p w14:paraId="362E0AAF" w14:textId="77777777" w:rsidR="00111B7B" w:rsidRDefault="00000000" w:rsidP="00F35594">
                <w:pPr>
                  <w:spacing w:before="0" w:line="278" w:lineRule="auto"/>
                  <w:jc w:val="center"/>
                  <w:rPr>
                    <w:ins w:id="1258" w:author="Author"/>
                  </w:rPr>
                </w:pPr>
                <w:sdt>
                  <w:sdtPr>
                    <w:tag w:val="goog_rdk_1654"/>
                    <w:id w:val="-1569647951"/>
                  </w:sdtPr>
                  <w:sdtContent>
                    <w:sdt>
                      <w:sdtPr>
                        <w:tag w:val="goog_rdk_1655"/>
                        <w:id w:val="565962661"/>
                      </w:sdtPr>
                      <w:sdtContent>
                        <w:ins w:id="1259" w:author="Author">
                          <w:r w:rsidR="00111B7B">
                            <w:t>$917.00</w:t>
                          </w:r>
                        </w:ins>
                      </w:sdtContent>
                    </w:sdt>
                  </w:sdtContent>
                </w:sdt>
              </w:p>
            </w:sdtContent>
          </w:sdt>
          <w:p w14:paraId="1F5CA455" w14:textId="77777777" w:rsidR="00111B7B" w:rsidRDefault="00000000" w:rsidP="00F35594">
            <w:pPr>
              <w:spacing w:before="0" w:line="278" w:lineRule="auto"/>
              <w:jc w:val="center"/>
            </w:pPr>
            <w:sdt>
              <w:sdtPr>
                <w:tag w:val="goog_rdk_1658"/>
                <w:id w:val="1870505151"/>
              </w:sdtPr>
              <w:sdtContent>
                <w:del w:id="1260" w:author="Author">
                  <w:r w:rsidR="00111B7B">
                    <w:delText>$895.00</w:delText>
                  </w:r>
                </w:del>
              </w:sdtContent>
            </w:sdt>
          </w:p>
        </w:tc>
        <w:tc>
          <w:tcPr>
            <w:tcW w:w="2880" w:type="dxa"/>
            <w:vAlign w:val="center"/>
          </w:tcPr>
          <w:sdt>
            <w:sdtPr>
              <w:tag w:val="goog_rdk_1662"/>
              <w:id w:val="796143655"/>
            </w:sdtPr>
            <w:sdtContent>
              <w:p w14:paraId="401912AB" w14:textId="77777777" w:rsidR="00111B7B" w:rsidRDefault="00000000" w:rsidP="00F35594">
                <w:pPr>
                  <w:spacing w:before="0" w:line="278" w:lineRule="auto"/>
                  <w:jc w:val="center"/>
                  <w:rPr>
                    <w:ins w:id="1261" w:author="Author"/>
                  </w:rPr>
                </w:pPr>
                <w:sdt>
                  <w:sdtPr>
                    <w:tag w:val="goog_rdk_1660"/>
                    <w:id w:val="1436548192"/>
                  </w:sdtPr>
                  <w:sdtContent>
                    <w:sdt>
                      <w:sdtPr>
                        <w:tag w:val="goog_rdk_1661"/>
                        <w:id w:val="-69867623"/>
                      </w:sdtPr>
                      <w:sdtContent>
                        <w:ins w:id="1262" w:author="Author">
                          <w:r w:rsidR="00111B7B">
                            <w:t>$917.00</w:t>
                          </w:r>
                        </w:ins>
                      </w:sdtContent>
                    </w:sdt>
                  </w:sdtContent>
                </w:sdt>
              </w:p>
            </w:sdtContent>
          </w:sdt>
          <w:p w14:paraId="1CEDF008" w14:textId="77777777" w:rsidR="00111B7B" w:rsidRDefault="00000000" w:rsidP="00F35594">
            <w:pPr>
              <w:spacing w:before="0" w:line="278" w:lineRule="auto"/>
              <w:jc w:val="center"/>
            </w:pPr>
            <w:sdt>
              <w:sdtPr>
                <w:tag w:val="goog_rdk_1664"/>
                <w:id w:val="1802333137"/>
              </w:sdtPr>
              <w:sdtContent>
                <w:del w:id="1263" w:author="Author">
                  <w:r w:rsidR="00111B7B">
                    <w:delText>$895.00</w:delText>
                  </w:r>
                </w:del>
              </w:sdtContent>
            </w:sdt>
          </w:p>
        </w:tc>
      </w:tr>
      <w:tr w:rsidR="00111B7B" w14:paraId="1952E49D" w14:textId="77777777" w:rsidTr="00F35594">
        <w:trPr>
          <w:cantSplit/>
        </w:trPr>
        <w:tc>
          <w:tcPr>
            <w:tcW w:w="3600" w:type="dxa"/>
            <w:tcMar>
              <w:top w:w="100" w:type="dxa"/>
              <w:left w:w="100" w:type="dxa"/>
              <w:bottom w:w="100" w:type="dxa"/>
              <w:right w:w="100" w:type="dxa"/>
            </w:tcMar>
            <w:vAlign w:val="center"/>
          </w:tcPr>
          <w:p w14:paraId="7302401A" w14:textId="77777777" w:rsidR="00111B7B" w:rsidRDefault="00111B7B" w:rsidP="00F35594">
            <w:pPr>
              <w:spacing w:before="0" w:line="278" w:lineRule="auto"/>
              <w:ind w:left="720"/>
            </w:pPr>
            <w:r>
              <w:t>Tier 3 (3,601 – 6,000 Plants)</w:t>
            </w:r>
          </w:p>
        </w:tc>
        <w:tc>
          <w:tcPr>
            <w:tcW w:w="2880" w:type="dxa"/>
            <w:vAlign w:val="center"/>
          </w:tcPr>
          <w:sdt>
            <w:sdtPr>
              <w:tag w:val="goog_rdk_1668"/>
              <w:id w:val="1777234368"/>
            </w:sdtPr>
            <w:sdtContent>
              <w:p w14:paraId="3862298B" w14:textId="77777777" w:rsidR="00111B7B" w:rsidRDefault="00000000" w:rsidP="00F35594">
                <w:pPr>
                  <w:spacing w:before="0" w:line="278" w:lineRule="auto"/>
                  <w:jc w:val="center"/>
                  <w:rPr>
                    <w:ins w:id="1264" w:author="Author"/>
                  </w:rPr>
                </w:pPr>
                <w:sdt>
                  <w:sdtPr>
                    <w:tag w:val="goog_rdk_1666"/>
                    <w:id w:val="-697252312"/>
                  </w:sdtPr>
                  <w:sdtContent>
                    <w:sdt>
                      <w:sdtPr>
                        <w:tag w:val="goog_rdk_1667"/>
                        <w:id w:val="626544294"/>
                      </w:sdtPr>
                      <w:sdtContent>
                        <w:ins w:id="1265" w:author="Author">
                          <w:r w:rsidR="00111B7B">
                            <w:t>$1,188.00</w:t>
                          </w:r>
                        </w:ins>
                      </w:sdtContent>
                    </w:sdt>
                  </w:sdtContent>
                </w:sdt>
              </w:p>
            </w:sdtContent>
          </w:sdt>
          <w:p w14:paraId="28E09C54" w14:textId="77777777" w:rsidR="00111B7B" w:rsidRDefault="00000000" w:rsidP="00F35594">
            <w:pPr>
              <w:spacing w:before="0" w:line="278" w:lineRule="auto"/>
              <w:jc w:val="center"/>
            </w:pPr>
            <w:sdt>
              <w:sdtPr>
                <w:tag w:val="goog_rdk_1670"/>
                <w:id w:val="-1910682883"/>
              </w:sdtPr>
              <w:sdtContent>
                <w:del w:id="1266" w:author="Author">
                  <w:r w:rsidR="00111B7B">
                    <w:delText>$1,160.00</w:delText>
                  </w:r>
                </w:del>
              </w:sdtContent>
            </w:sdt>
          </w:p>
        </w:tc>
        <w:tc>
          <w:tcPr>
            <w:tcW w:w="2880" w:type="dxa"/>
            <w:vAlign w:val="center"/>
          </w:tcPr>
          <w:sdt>
            <w:sdtPr>
              <w:tag w:val="goog_rdk_1674"/>
              <w:id w:val="799505091"/>
            </w:sdtPr>
            <w:sdtContent>
              <w:p w14:paraId="4BDA0C65" w14:textId="77777777" w:rsidR="00111B7B" w:rsidRDefault="00000000" w:rsidP="00F35594">
                <w:pPr>
                  <w:spacing w:before="0" w:line="278" w:lineRule="auto"/>
                  <w:jc w:val="center"/>
                  <w:rPr>
                    <w:ins w:id="1267" w:author="Author"/>
                  </w:rPr>
                </w:pPr>
                <w:sdt>
                  <w:sdtPr>
                    <w:tag w:val="goog_rdk_1672"/>
                    <w:id w:val="-1217906712"/>
                  </w:sdtPr>
                  <w:sdtContent>
                    <w:sdt>
                      <w:sdtPr>
                        <w:tag w:val="goog_rdk_1673"/>
                        <w:id w:val="69202201"/>
                      </w:sdtPr>
                      <w:sdtContent>
                        <w:ins w:id="1268" w:author="Author">
                          <w:r w:rsidR="00111B7B">
                            <w:t>$1,188.00</w:t>
                          </w:r>
                        </w:ins>
                      </w:sdtContent>
                    </w:sdt>
                  </w:sdtContent>
                </w:sdt>
              </w:p>
            </w:sdtContent>
          </w:sdt>
          <w:p w14:paraId="071A5C48" w14:textId="77777777" w:rsidR="00111B7B" w:rsidRDefault="00000000" w:rsidP="00F35594">
            <w:pPr>
              <w:spacing w:before="0" w:line="278" w:lineRule="auto"/>
              <w:jc w:val="center"/>
            </w:pPr>
            <w:sdt>
              <w:sdtPr>
                <w:tag w:val="goog_rdk_1676"/>
                <w:id w:val="2050738149"/>
              </w:sdtPr>
              <w:sdtContent>
                <w:del w:id="1269" w:author="Author">
                  <w:r w:rsidR="00111B7B">
                    <w:delText>$1,160.00</w:delText>
                  </w:r>
                </w:del>
              </w:sdtContent>
            </w:sdt>
          </w:p>
        </w:tc>
      </w:tr>
      <w:tr w:rsidR="00111B7B" w14:paraId="457B2EB8" w14:textId="77777777" w:rsidTr="00F35594">
        <w:trPr>
          <w:cantSplit/>
        </w:trPr>
        <w:tc>
          <w:tcPr>
            <w:tcW w:w="3600" w:type="dxa"/>
            <w:tcMar>
              <w:top w:w="100" w:type="dxa"/>
              <w:left w:w="100" w:type="dxa"/>
              <w:bottom w:w="100" w:type="dxa"/>
              <w:right w:w="100" w:type="dxa"/>
            </w:tcMar>
            <w:vAlign w:val="center"/>
          </w:tcPr>
          <w:p w14:paraId="1C192631" w14:textId="77777777" w:rsidR="00111B7B" w:rsidRDefault="00111B7B" w:rsidP="00F35594">
            <w:pPr>
              <w:spacing w:before="0" w:line="278" w:lineRule="auto"/>
              <w:ind w:left="720"/>
            </w:pPr>
            <w:r>
              <w:lastRenderedPageBreak/>
              <w:t>Tier 4 (6,001 – 10,200 Plants)</w:t>
            </w:r>
          </w:p>
        </w:tc>
        <w:tc>
          <w:tcPr>
            <w:tcW w:w="2880" w:type="dxa"/>
            <w:vAlign w:val="center"/>
          </w:tcPr>
          <w:sdt>
            <w:sdtPr>
              <w:tag w:val="goog_rdk_1680"/>
              <w:id w:val="376885386"/>
            </w:sdtPr>
            <w:sdtContent>
              <w:p w14:paraId="0BDAE066" w14:textId="77777777" w:rsidR="00111B7B" w:rsidRDefault="00000000" w:rsidP="00F35594">
                <w:pPr>
                  <w:spacing w:before="0" w:line="278" w:lineRule="auto"/>
                  <w:jc w:val="center"/>
                  <w:rPr>
                    <w:ins w:id="1270" w:author="Author"/>
                  </w:rPr>
                </w:pPr>
                <w:sdt>
                  <w:sdtPr>
                    <w:tag w:val="goog_rdk_1678"/>
                    <w:id w:val="-1895174393"/>
                  </w:sdtPr>
                  <w:sdtContent>
                    <w:sdt>
                      <w:sdtPr>
                        <w:tag w:val="goog_rdk_1679"/>
                        <w:id w:val="1573628303"/>
                      </w:sdtPr>
                      <w:sdtContent>
                        <w:ins w:id="1271" w:author="Author">
                          <w:r w:rsidR="00111B7B">
                            <w:t>$1,675.00</w:t>
                          </w:r>
                        </w:ins>
                      </w:sdtContent>
                    </w:sdt>
                  </w:sdtContent>
                </w:sdt>
              </w:p>
            </w:sdtContent>
          </w:sdt>
          <w:p w14:paraId="66DF5E2D" w14:textId="77777777" w:rsidR="00111B7B" w:rsidRDefault="00000000" w:rsidP="00F35594">
            <w:pPr>
              <w:spacing w:before="0" w:line="278" w:lineRule="auto"/>
              <w:jc w:val="center"/>
            </w:pPr>
            <w:sdt>
              <w:sdtPr>
                <w:tag w:val="goog_rdk_1682"/>
                <w:id w:val="-413499095"/>
              </w:sdtPr>
              <w:sdtContent>
                <w:del w:id="1272" w:author="Author">
                  <w:r w:rsidR="00111B7B">
                    <w:delText>$1,635.00</w:delText>
                  </w:r>
                </w:del>
              </w:sdtContent>
            </w:sdt>
          </w:p>
        </w:tc>
        <w:tc>
          <w:tcPr>
            <w:tcW w:w="2880" w:type="dxa"/>
            <w:vAlign w:val="center"/>
          </w:tcPr>
          <w:sdt>
            <w:sdtPr>
              <w:tag w:val="goog_rdk_1686"/>
              <w:id w:val="1812910187"/>
            </w:sdtPr>
            <w:sdtContent>
              <w:p w14:paraId="222CDC3C" w14:textId="77777777" w:rsidR="00111B7B" w:rsidRDefault="00000000" w:rsidP="00F35594">
                <w:pPr>
                  <w:spacing w:before="0" w:line="278" w:lineRule="auto"/>
                  <w:jc w:val="center"/>
                  <w:rPr>
                    <w:ins w:id="1273" w:author="Author"/>
                  </w:rPr>
                </w:pPr>
                <w:sdt>
                  <w:sdtPr>
                    <w:tag w:val="goog_rdk_1684"/>
                    <w:id w:val="-285775796"/>
                  </w:sdtPr>
                  <w:sdtContent>
                    <w:sdt>
                      <w:sdtPr>
                        <w:tag w:val="goog_rdk_1685"/>
                        <w:id w:val="341366258"/>
                      </w:sdtPr>
                      <w:sdtContent>
                        <w:ins w:id="1274" w:author="Author">
                          <w:r w:rsidR="00111B7B">
                            <w:t>$1,675.00</w:t>
                          </w:r>
                        </w:ins>
                      </w:sdtContent>
                    </w:sdt>
                  </w:sdtContent>
                </w:sdt>
              </w:p>
            </w:sdtContent>
          </w:sdt>
          <w:p w14:paraId="2E09B540" w14:textId="77777777" w:rsidR="00111B7B" w:rsidRDefault="00000000" w:rsidP="00F35594">
            <w:pPr>
              <w:spacing w:before="0" w:line="278" w:lineRule="auto"/>
              <w:jc w:val="center"/>
            </w:pPr>
            <w:sdt>
              <w:sdtPr>
                <w:tag w:val="goog_rdk_1688"/>
                <w:id w:val="-433137290"/>
              </w:sdtPr>
              <w:sdtContent>
                <w:del w:id="1275" w:author="Author">
                  <w:r w:rsidR="00111B7B">
                    <w:delText>$1,635.00</w:delText>
                  </w:r>
                </w:del>
              </w:sdtContent>
            </w:sdt>
          </w:p>
        </w:tc>
      </w:tr>
      <w:tr w:rsidR="00111B7B" w14:paraId="44DAD58B" w14:textId="77777777" w:rsidTr="00F35594">
        <w:trPr>
          <w:cantSplit/>
        </w:trPr>
        <w:tc>
          <w:tcPr>
            <w:tcW w:w="3600" w:type="dxa"/>
            <w:tcMar>
              <w:top w:w="100" w:type="dxa"/>
              <w:left w:w="100" w:type="dxa"/>
              <w:bottom w:w="100" w:type="dxa"/>
              <w:right w:w="100" w:type="dxa"/>
            </w:tcMar>
            <w:vAlign w:val="center"/>
          </w:tcPr>
          <w:p w14:paraId="21BC13D9" w14:textId="77777777" w:rsidR="00111B7B" w:rsidRDefault="00111B7B" w:rsidP="00F35594">
            <w:pPr>
              <w:spacing w:before="0" w:line="278" w:lineRule="auto"/>
              <w:ind w:left="720"/>
            </w:pPr>
            <w:r>
              <w:t>Tier 5 (10,201 – 13,800 Plants)</w:t>
            </w:r>
          </w:p>
        </w:tc>
        <w:tc>
          <w:tcPr>
            <w:tcW w:w="2880" w:type="dxa"/>
            <w:vAlign w:val="center"/>
          </w:tcPr>
          <w:sdt>
            <w:sdtPr>
              <w:tag w:val="goog_rdk_1694"/>
              <w:id w:val="611175022"/>
            </w:sdtPr>
            <w:sdtContent>
              <w:p w14:paraId="47523EDA" w14:textId="77777777" w:rsidR="00111B7B" w:rsidRDefault="00000000" w:rsidP="00F35594">
                <w:pPr>
                  <w:spacing w:before="0" w:line="278" w:lineRule="auto"/>
                  <w:jc w:val="center"/>
                  <w:rPr>
                    <w:ins w:id="1276" w:author="Author"/>
                  </w:rPr>
                </w:pPr>
                <w:sdt>
                  <w:sdtPr>
                    <w:tag w:val="goog_rdk_1690"/>
                    <w:id w:val="858979404"/>
                  </w:sdtPr>
                  <w:sdtContent>
                    <w:sdt>
                      <w:sdtPr>
                        <w:tag w:val="goog_rdk_1691"/>
                        <w:id w:val="627503495"/>
                      </w:sdtPr>
                      <w:sdtContent>
                        <w:ins w:id="1277" w:author="Author">
                          <w:r w:rsidR="00111B7B">
                            <w:t>$</w:t>
                          </w:r>
                        </w:ins>
                      </w:sdtContent>
                    </w:sdt>
                    <w:customXmlInsRangeStart w:id="1278" w:author="Author"/>
                    <w:sdt>
                      <w:sdtPr>
                        <w:tag w:val="goog_rdk_1692"/>
                        <w:id w:val="-1866026474"/>
                      </w:sdtPr>
                      <w:sdtContent>
                        <w:customXmlInsRangeEnd w:id="1278"/>
                        <w:ins w:id="1279" w:author="Author">
                          <w:r w:rsidR="00111B7B">
                            <w:t>2,422.00</w:t>
                          </w:r>
                        </w:ins>
                        <w:customXmlInsRangeStart w:id="1280" w:author="Author"/>
                      </w:sdtContent>
                    </w:sdt>
                    <w:customXmlInsRangeEnd w:id="1280"/>
                    <w:customXmlInsRangeStart w:id="1281" w:author="Author"/>
                    <w:sdt>
                      <w:sdtPr>
                        <w:tag w:val="goog_rdk_1693"/>
                        <w:id w:val="-1476980209"/>
                      </w:sdtPr>
                      <w:sdtContent>
                        <w:customXmlInsRangeEnd w:id="1281"/>
                        <w:customXmlInsRangeStart w:id="1282" w:author="Author"/>
                      </w:sdtContent>
                    </w:sdt>
                    <w:customXmlInsRangeEnd w:id="1282"/>
                  </w:sdtContent>
                </w:sdt>
              </w:p>
            </w:sdtContent>
          </w:sdt>
          <w:p w14:paraId="394214ED" w14:textId="77777777" w:rsidR="00111B7B" w:rsidRDefault="00000000" w:rsidP="00F35594">
            <w:pPr>
              <w:spacing w:before="0" w:line="278" w:lineRule="auto"/>
              <w:jc w:val="center"/>
            </w:pPr>
            <w:sdt>
              <w:sdtPr>
                <w:tag w:val="goog_rdk_1696"/>
                <w:id w:val="2064449361"/>
              </w:sdtPr>
              <w:sdtContent>
                <w:del w:id="1283" w:author="Author">
                  <w:r w:rsidR="00111B7B">
                    <w:delText>$2,365.00</w:delText>
                  </w:r>
                </w:del>
              </w:sdtContent>
            </w:sdt>
          </w:p>
        </w:tc>
        <w:tc>
          <w:tcPr>
            <w:tcW w:w="2880" w:type="dxa"/>
            <w:vAlign w:val="center"/>
          </w:tcPr>
          <w:sdt>
            <w:sdtPr>
              <w:tag w:val="goog_rdk_1700"/>
              <w:id w:val="219861597"/>
            </w:sdtPr>
            <w:sdtContent>
              <w:p w14:paraId="372998DF" w14:textId="77777777" w:rsidR="00111B7B" w:rsidRDefault="00000000" w:rsidP="00F35594">
                <w:pPr>
                  <w:spacing w:before="0" w:line="278" w:lineRule="auto"/>
                  <w:jc w:val="center"/>
                  <w:rPr>
                    <w:ins w:id="1284" w:author="Author"/>
                  </w:rPr>
                </w:pPr>
                <w:sdt>
                  <w:sdtPr>
                    <w:tag w:val="goog_rdk_1698"/>
                    <w:id w:val="1181369220"/>
                  </w:sdtPr>
                  <w:sdtContent>
                    <w:sdt>
                      <w:sdtPr>
                        <w:tag w:val="goog_rdk_1699"/>
                        <w:id w:val="2019639880"/>
                      </w:sdtPr>
                      <w:sdtContent>
                        <w:ins w:id="1285" w:author="Author">
                          <w:r w:rsidR="00111B7B">
                            <w:t>$2,422.00</w:t>
                          </w:r>
                        </w:ins>
                      </w:sdtContent>
                    </w:sdt>
                  </w:sdtContent>
                </w:sdt>
              </w:p>
            </w:sdtContent>
          </w:sdt>
          <w:p w14:paraId="51DA7582" w14:textId="77777777" w:rsidR="00111B7B" w:rsidRDefault="00000000" w:rsidP="00F35594">
            <w:pPr>
              <w:spacing w:before="0" w:line="278" w:lineRule="auto"/>
              <w:jc w:val="center"/>
            </w:pPr>
            <w:sdt>
              <w:sdtPr>
                <w:tag w:val="goog_rdk_1702"/>
                <w:id w:val="558420898"/>
              </w:sdtPr>
              <w:sdtContent>
                <w:del w:id="1286" w:author="Author">
                  <w:r w:rsidR="00111B7B">
                    <w:delText>$2,365.00</w:delText>
                  </w:r>
                </w:del>
              </w:sdtContent>
            </w:sdt>
          </w:p>
        </w:tc>
      </w:tr>
      <w:tr w:rsidR="00111B7B" w14:paraId="06A9E8B8" w14:textId="77777777" w:rsidTr="00F35594">
        <w:trPr>
          <w:cantSplit/>
        </w:trPr>
        <w:tc>
          <w:tcPr>
            <w:tcW w:w="3600" w:type="dxa"/>
            <w:tcMar>
              <w:top w:w="100" w:type="dxa"/>
              <w:left w:w="100" w:type="dxa"/>
              <w:bottom w:w="100" w:type="dxa"/>
              <w:right w:w="100" w:type="dxa"/>
            </w:tcMar>
            <w:vAlign w:val="center"/>
          </w:tcPr>
          <w:p w14:paraId="1A3EFCC1" w14:textId="77777777" w:rsidR="00111B7B" w:rsidRDefault="00111B7B" w:rsidP="00F35594">
            <w:pPr>
              <w:spacing w:before="0" w:line="278" w:lineRule="auto"/>
            </w:pPr>
            <w:r>
              <w:t>Expanded Production Management (The amount shown is charged in addition to the Tier 5 fee for each additional 3,600 plants after Tier 5)</w:t>
            </w:r>
          </w:p>
        </w:tc>
        <w:tc>
          <w:tcPr>
            <w:tcW w:w="2880" w:type="dxa"/>
            <w:vAlign w:val="center"/>
          </w:tcPr>
          <w:sdt>
            <w:sdtPr>
              <w:tag w:val="goog_rdk_1706"/>
              <w:id w:val="-243839394"/>
            </w:sdtPr>
            <w:sdtContent>
              <w:p w14:paraId="7D7347FC" w14:textId="77777777" w:rsidR="00111B7B" w:rsidRDefault="00000000" w:rsidP="00F35594">
                <w:pPr>
                  <w:spacing w:before="120" w:after="120" w:line="278" w:lineRule="auto"/>
                  <w:jc w:val="center"/>
                  <w:rPr>
                    <w:ins w:id="1287" w:author="Author"/>
                  </w:rPr>
                </w:pPr>
                <w:sdt>
                  <w:sdtPr>
                    <w:tag w:val="goog_rdk_1704"/>
                    <w:id w:val="284534446"/>
                  </w:sdtPr>
                  <w:sdtContent>
                    <w:sdt>
                      <w:sdtPr>
                        <w:tag w:val="goog_rdk_1705"/>
                        <w:id w:val="1959363464"/>
                      </w:sdtPr>
                      <w:sdtContent>
                        <w:ins w:id="1288" w:author="Author">
                          <w:r w:rsidR="00111B7B">
                            <w:t>$272.00</w:t>
                          </w:r>
                        </w:ins>
                      </w:sdtContent>
                    </w:sdt>
                  </w:sdtContent>
                </w:sdt>
              </w:p>
            </w:sdtContent>
          </w:sdt>
          <w:p w14:paraId="4A9D8083" w14:textId="77777777" w:rsidR="00111B7B" w:rsidRDefault="00000000" w:rsidP="00F35594">
            <w:pPr>
              <w:spacing w:before="120" w:after="120" w:line="278" w:lineRule="auto"/>
              <w:jc w:val="center"/>
            </w:pPr>
            <w:sdt>
              <w:sdtPr>
                <w:tag w:val="goog_rdk_1708"/>
                <w:id w:val="854988193"/>
              </w:sdtPr>
              <w:sdtContent>
                <w:del w:id="1289" w:author="Author">
                  <w:r w:rsidR="00111B7B">
                    <w:delText>$265.00</w:delText>
                  </w:r>
                </w:del>
              </w:sdtContent>
            </w:sdt>
          </w:p>
        </w:tc>
        <w:tc>
          <w:tcPr>
            <w:tcW w:w="2880" w:type="dxa"/>
            <w:vAlign w:val="center"/>
          </w:tcPr>
          <w:sdt>
            <w:sdtPr>
              <w:tag w:val="goog_rdk_1712"/>
              <w:id w:val="-2055189733"/>
            </w:sdtPr>
            <w:sdtContent>
              <w:p w14:paraId="17580612" w14:textId="77777777" w:rsidR="00111B7B" w:rsidRDefault="00000000" w:rsidP="00F35594">
                <w:pPr>
                  <w:spacing w:before="120" w:after="120" w:line="278" w:lineRule="auto"/>
                  <w:jc w:val="center"/>
                  <w:rPr>
                    <w:ins w:id="1290" w:author="Author"/>
                  </w:rPr>
                </w:pPr>
                <w:sdt>
                  <w:sdtPr>
                    <w:tag w:val="goog_rdk_1710"/>
                    <w:id w:val="1132305188"/>
                  </w:sdtPr>
                  <w:sdtContent>
                    <w:sdt>
                      <w:sdtPr>
                        <w:tag w:val="goog_rdk_1711"/>
                        <w:id w:val="-1342637141"/>
                      </w:sdtPr>
                      <w:sdtContent>
                        <w:ins w:id="1291" w:author="Author">
                          <w:r w:rsidR="00111B7B">
                            <w:t>$272.00</w:t>
                          </w:r>
                        </w:ins>
                      </w:sdtContent>
                    </w:sdt>
                  </w:sdtContent>
                </w:sdt>
              </w:p>
            </w:sdtContent>
          </w:sdt>
          <w:p w14:paraId="26EDAA45" w14:textId="77777777" w:rsidR="00111B7B" w:rsidRDefault="00000000" w:rsidP="00F35594">
            <w:pPr>
              <w:spacing w:before="120" w:after="120" w:line="278" w:lineRule="auto"/>
              <w:jc w:val="center"/>
            </w:pPr>
            <w:sdt>
              <w:sdtPr>
                <w:tag w:val="goog_rdk_1714"/>
                <w:id w:val="-1218172119"/>
              </w:sdtPr>
              <w:sdtContent>
                <w:del w:id="1292" w:author="Author">
                  <w:r w:rsidR="00111B7B">
                    <w:delText>$265.00</w:delText>
                  </w:r>
                </w:del>
              </w:sdtContent>
            </w:sdt>
          </w:p>
        </w:tc>
      </w:tr>
      <w:tr w:rsidR="00111B7B" w14:paraId="174A2C0C" w14:textId="77777777" w:rsidTr="00F35594">
        <w:trPr>
          <w:cantSplit/>
        </w:trPr>
        <w:tc>
          <w:tcPr>
            <w:tcW w:w="3600" w:type="dxa"/>
            <w:vAlign w:val="center"/>
          </w:tcPr>
          <w:p w14:paraId="3F51918B" w14:textId="77777777" w:rsidR="00111B7B" w:rsidRDefault="00111B7B" w:rsidP="00F35594">
            <w:pPr>
              <w:spacing w:before="120" w:after="120" w:line="278" w:lineRule="auto"/>
            </w:pPr>
            <w:r>
              <w:t>Retail Marijuana Testing Facility</w:t>
            </w:r>
          </w:p>
        </w:tc>
        <w:tc>
          <w:tcPr>
            <w:tcW w:w="2880" w:type="dxa"/>
            <w:vAlign w:val="center"/>
          </w:tcPr>
          <w:sdt>
            <w:sdtPr>
              <w:tag w:val="goog_rdk_1718"/>
              <w:id w:val="-1908767516"/>
            </w:sdtPr>
            <w:sdtContent>
              <w:p w14:paraId="37494BE7" w14:textId="77777777" w:rsidR="00111B7B" w:rsidRDefault="00000000" w:rsidP="00F35594">
                <w:pPr>
                  <w:spacing w:before="120" w:after="120" w:line="278" w:lineRule="auto"/>
                  <w:jc w:val="center"/>
                  <w:rPr>
                    <w:ins w:id="1293" w:author="Author"/>
                  </w:rPr>
                </w:pPr>
                <w:sdt>
                  <w:sdtPr>
                    <w:tag w:val="goog_rdk_1716"/>
                    <w:id w:val="-436773126"/>
                  </w:sdtPr>
                  <w:sdtContent>
                    <w:sdt>
                      <w:sdtPr>
                        <w:tag w:val="goog_rdk_1717"/>
                        <w:id w:val="582244910"/>
                      </w:sdtPr>
                      <w:sdtContent>
                        <w:ins w:id="1294" w:author="Author">
                          <w:r w:rsidR="00111B7B">
                            <w:t>$651.00</w:t>
                          </w:r>
                        </w:ins>
                      </w:sdtContent>
                    </w:sdt>
                  </w:sdtContent>
                </w:sdt>
              </w:p>
            </w:sdtContent>
          </w:sdt>
          <w:p w14:paraId="11F19E8F" w14:textId="77777777" w:rsidR="00111B7B" w:rsidRDefault="00000000" w:rsidP="00F35594">
            <w:pPr>
              <w:spacing w:before="120" w:after="120" w:line="278" w:lineRule="auto"/>
              <w:jc w:val="center"/>
            </w:pPr>
            <w:sdt>
              <w:sdtPr>
                <w:tag w:val="goog_rdk_1720"/>
                <w:id w:val="-1083511009"/>
              </w:sdtPr>
              <w:sdtContent>
                <w:del w:id="1295" w:author="Author">
                  <w:r w:rsidR="00111B7B">
                    <w:delText>$635.00</w:delText>
                  </w:r>
                </w:del>
              </w:sdtContent>
            </w:sdt>
          </w:p>
        </w:tc>
        <w:tc>
          <w:tcPr>
            <w:tcW w:w="2880" w:type="dxa"/>
            <w:vAlign w:val="center"/>
          </w:tcPr>
          <w:sdt>
            <w:sdtPr>
              <w:tag w:val="goog_rdk_1724"/>
              <w:id w:val="-1434843681"/>
            </w:sdtPr>
            <w:sdtContent>
              <w:p w14:paraId="7D5C8BEB" w14:textId="77777777" w:rsidR="00111B7B" w:rsidRDefault="00000000" w:rsidP="00F35594">
                <w:pPr>
                  <w:spacing w:before="120" w:after="120" w:line="278" w:lineRule="auto"/>
                  <w:jc w:val="center"/>
                  <w:rPr>
                    <w:ins w:id="1296" w:author="Author"/>
                  </w:rPr>
                </w:pPr>
                <w:sdt>
                  <w:sdtPr>
                    <w:tag w:val="goog_rdk_1722"/>
                    <w:id w:val="-513732646"/>
                  </w:sdtPr>
                  <w:sdtContent>
                    <w:sdt>
                      <w:sdtPr>
                        <w:tag w:val="goog_rdk_1723"/>
                        <w:id w:val="1075510621"/>
                      </w:sdtPr>
                      <w:sdtContent>
                        <w:ins w:id="1297" w:author="Author">
                          <w:r w:rsidR="00111B7B">
                            <w:t>$651.00</w:t>
                          </w:r>
                        </w:ins>
                      </w:sdtContent>
                    </w:sdt>
                  </w:sdtContent>
                </w:sdt>
              </w:p>
            </w:sdtContent>
          </w:sdt>
          <w:p w14:paraId="6270AA82" w14:textId="77777777" w:rsidR="00111B7B" w:rsidRDefault="00000000" w:rsidP="00F35594">
            <w:pPr>
              <w:spacing w:before="120" w:after="120" w:line="278" w:lineRule="auto"/>
              <w:jc w:val="center"/>
            </w:pPr>
            <w:sdt>
              <w:sdtPr>
                <w:tag w:val="goog_rdk_1726"/>
                <w:id w:val="-1389490095"/>
              </w:sdtPr>
              <w:sdtContent>
                <w:del w:id="1298" w:author="Author">
                  <w:r w:rsidR="00111B7B">
                    <w:delText>$635.00</w:delText>
                  </w:r>
                </w:del>
              </w:sdtContent>
            </w:sdt>
          </w:p>
        </w:tc>
      </w:tr>
      <w:tr w:rsidR="00111B7B" w14:paraId="4B544427" w14:textId="77777777" w:rsidTr="00F35594">
        <w:trPr>
          <w:cantSplit/>
        </w:trPr>
        <w:tc>
          <w:tcPr>
            <w:tcW w:w="3600" w:type="dxa"/>
            <w:vAlign w:val="center"/>
          </w:tcPr>
          <w:p w14:paraId="138894A4" w14:textId="77777777" w:rsidR="00111B7B" w:rsidRDefault="00111B7B" w:rsidP="00F35594">
            <w:pPr>
              <w:spacing w:before="120" w:after="120" w:line="278" w:lineRule="auto"/>
            </w:pPr>
            <w:r>
              <w:t>Retail Marijuana Transporter </w:t>
            </w:r>
          </w:p>
        </w:tc>
        <w:tc>
          <w:tcPr>
            <w:tcW w:w="2880" w:type="dxa"/>
            <w:vAlign w:val="center"/>
          </w:tcPr>
          <w:sdt>
            <w:sdtPr>
              <w:tag w:val="goog_rdk_1730"/>
              <w:id w:val="785457581"/>
            </w:sdtPr>
            <w:sdtContent>
              <w:p w14:paraId="79BB079B" w14:textId="77777777" w:rsidR="00111B7B" w:rsidRDefault="00000000" w:rsidP="00F35594">
                <w:pPr>
                  <w:spacing w:before="120" w:after="120" w:line="278" w:lineRule="auto"/>
                  <w:jc w:val="center"/>
                  <w:rPr>
                    <w:ins w:id="1299" w:author="Author"/>
                  </w:rPr>
                </w:pPr>
                <w:sdt>
                  <w:sdtPr>
                    <w:tag w:val="goog_rdk_1728"/>
                    <w:id w:val="-1054346473"/>
                  </w:sdtPr>
                  <w:sdtContent>
                    <w:sdt>
                      <w:sdtPr>
                        <w:tag w:val="goog_rdk_1729"/>
                        <w:id w:val="-1010213361"/>
                      </w:sdtPr>
                      <w:sdtContent>
                        <w:ins w:id="1300" w:author="Author">
                          <w:r w:rsidR="00111B7B">
                            <w:t>$840.00</w:t>
                          </w:r>
                        </w:ins>
                      </w:sdtContent>
                    </w:sdt>
                  </w:sdtContent>
                </w:sdt>
              </w:p>
            </w:sdtContent>
          </w:sdt>
          <w:p w14:paraId="171FAFB6" w14:textId="77777777" w:rsidR="00111B7B" w:rsidRDefault="00000000" w:rsidP="00F35594">
            <w:pPr>
              <w:spacing w:before="120" w:after="120" w:line="278" w:lineRule="auto"/>
              <w:jc w:val="center"/>
            </w:pPr>
            <w:sdt>
              <w:sdtPr>
                <w:tag w:val="goog_rdk_1732"/>
                <w:id w:val="1856996965"/>
              </w:sdtPr>
              <w:sdtContent>
                <w:del w:id="1301" w:author="Author">
                  <w:r w:rsidR="00111B7B">
                    <w:delText>$820.00</w:delText>
                  </w:r>
                </w:del>
              </w:sdtContent>
            </w:sdt>
          </w:p>
        </w:tc>
        <w:tc>
          <w:tcPr>
            <w:tcW w:w="2880" w:type="dxa"/>
            <w:vAlign w:val="center"/>
          </w:tcPr>
          <w:sdt>
            <w:sdtPr>
              <w:tag w:val="goog_rdk_1736"/>
              <w:id w:val="2324590"/>
            </w:sdtPr>
            <w:sdtContent>
              <w:p w14:paraId="35A489E5" w14:textId="77777777" w:rsidR="00111B7B" w:rsidRDefault="00000000" w:rsidP="00F35594">
                <w:pPr>
                  <w:spacing w:before="120" w:after="120" w:line="278" w:lineRule="auto"/>
                  <w:jc w:val="center"/>
                  <w:rPr>
                    <w:ins w:id="1302" w:author="Author"/>
                  </w:rPr>
                </w:pPr>
                <w:sdt>
                  <w:sdtPr>
                    <w:tag w:val="goog_rdk_1734"/>
                    <w:id w:val="-650458597"/>
                  </w:sdtPr>
                  <w:sdtContent>
                    <w:sdt>
                      <w:sdtPr>
                        <w:tag w:val="goog_rdk_1735"/>
                        <w:id w:val="-1535918823"/>
                      </w:sdtPr>
                      <w:sdtContent>
                        <w:ins w:id="1303" w:author="Author">
                          <w:r w:rsidR="00111B7B">
                            <w:t>$840.00</w:t>
                          </w:r>
                        </w:ins>
                      </w:sdtContent>
                    </w:sdt>
                  </w:sdtContent>
                </w:sdt>
              </w:p>
            </w:sdtContent>
          </w:sdt>
          <w:p w14:paraId="044AF98D" w14:textId="77777777" w:rsidR="00111B7B" w:rsidRDefault="00000000" w:rsidP="00F35594">
            <w:pPr>
              <w:spacing w:before="120" w:after="120" w:line="278" w:lineRule="auto"/>
              <w:jc w:val="center"/>
            </w:pPr>
            <w:sdt>
              <w:sdtPr>
                <w:tag w:val="goog_rdk_1738"/>
                <w:id w:val="1917541296"/>
              </w:sdtPr>
              <w:sdtContent>
                <w:del w:id="1304" w:author="Author">
                  <w:r w:rsidR="00111B7B">
                    <w:delText>$820.00</w:delText>
                  </w:r>
                </w:del>
              </w:sdtContent>
            </w:sdt>
          </w:p>
        </w:tc>
      </w:tr>
      <w:tr w:rsidR="00111B7B" w14:paraId="603B6F92" w14:textId="77777777" w:rsidTr="00F35594">
        <w:trPr>
          <w:cantSplit/>
        </w:trPr>
        <w:tc>
          <w:tcPr>
            <w:tcW w:w="3600" w:type="dxa"/>
            <w:vAlign w:val="center"/>
          </w:tcPr>
          <w:p w14:paraId="7AC77344" w14:textId="77777777" w:rsidR="00111B7B" w:rsidRDefault="00111B7B" w:rsidP="00F35594">
            <w:pPr>
              <w:spacing w:before="120" w:after="120" w:line="278" w:lineRule="auto"/>
            </w:pPr>
            <w:r>
              <w:t>Retail Marijuana Business Operator</w:t>
            </w:r>
          </w:p>
        </w:tc>
        <w:tc>
          <w:tcPr>
            <w:tcW w:w="2880" w:type="dxa"/>
            <w:vAlign w:val="center"/>
          </w:tcPr>
          <w:sdt>
            <w:sdtPr>
              <w:tag w:val="goog_rdk_1742"/>
              <w:id w:val="-632234986"/>
            </w:sdtPr>
            <w:sdtContent>
              <w:p w14:paraId="509DF582" w14:textId="77777777" w:rsidR="00111B7B" w:rsidRDefault="00000000" w:rsidP="00F35594">
                <w:pPr>
                  <w:spacing w:before="120" w:after="120" w:line="278" w:lineRule="auto"/>
                  <w:jc w:val="center"/>
                  <w:rPr>
                    <w:ins w:id="1305" w:author="Author"/>
                  </w:rPr>
                </w:pPr>
                <w:sdt>
                  <w:sdtPr>
                    <w:tag w:val="goog_rdk_1740"/>
                    <w:id w:val="1994085908"/>
                  </w:sdtPr>
                  <w:sdtContent>
                    <w:sdt>
                      <w:sdtPr>
                        <w:tag w:val="goog_rdk_1741"/>
                        <w:id w:val="1763650712"/>
                      </w:sdtPr>
                      <w:sdtContent>
                        <w:ins w:id="1306" w:author="Author">
                          <w:r w:rsidR="00111B7B">
                            <w:t>$866.00</w:t>
                          </w:r>
                        </w:ins>
                      </w:sdtContent>
                    </w:sdt>
                  </w:sdtContent>
                </w:sdt>
              </w:p>
            </w:sdtContent>
          </w:sdt>
          <w:p w14:paraId="56E0552A" w14:textId="77777777" w:rsidR="00111B7B" w:rsidRDefault="00000000" w:rsidP="00F35594">
            <w:pPr>
              <w:spacing w:before="120" w:after="120" w:line="278" w:lineRule="auto"/>
              <w:jc w:val="center"/>
            </w:pPr>
            <w:sdt>
              <w:sdtPr>
                <w:tag w:val="goog_rdk_1744"/>
                <w:id w:val="546337704"/>
              </w:sdtPr>
              <w:sdtContent>
                <w:del w:id="1307" w:author="Author">
                  <w:r w:rsidR="00111B7B">
                    <w:delText>$845.00</w:delText>
                  </w:r>
                </w:del>
              </w:sdtContent>
            </w:sdt>
          </w:p>
        </w:tc>
        <w:tc>
          <w:tcPr>
            <w:tcW w:w="2880" w:type="dxa"/>
            <w:vAlign w:val="center"/>
          </w:tcPr>
          <w:sdt>
            <w:sdtPr>
              <w:tag w:val="goog_rdk_1748"/>
              <w:id w:val="999446791"/>
            </w:sdtPr>
            <w:sdtContent>
              <w:p w14:paraId="77301D66" w14:textId="77777777" w:rsidR="00111B7B" w:rsidRDefault="00000000" w:rsidP="00F35594">
                <w:pPr>
                  <w:spacing w:before="120" w:after="120" w:line="278" w:lineRule="auto"/>
                  <w:jc w:val="center"/>
                  <w:rPr>
                    <w:ins w:id="1308" w:author="Author"/>
                  </w:rPr>
                </w:pPr>
                <w:sdt>
                  <w:sdtPr>
                    <w:tag w:val="goog_rdk_1746"/>
                    <w:id w:val="-1772217115"/>
                  </w:sdtPr>
                  <w:sdtContent>
                    <w:sdt>
                      <w:sdtPr>
                        <w:tag w:val="goog_rdk_1747"/>
                        <w:id w:val="1308041543"/>
                      </w:sdtPr>
                      <w:sdtContent>
                        <w:ins w:id="1309" w:author="Author">
                          <w:r w:rsidR="00111B7B">
                            <w:t>$866.00</w:t>
                          </w:r>
                        </w:ins>
                      </w:sdtContent>
                    </w:sdt>
                  </w:sdtContent>
                </w:sdt>
              </w:p>
            </w:sdtContent>
          </w:sdt>
          <w:p w14:paraId="0BE4B689" w14:textId="77777777" w:rsidR="00111B7B" w:rsidRDefault="00000000" w:rsidP="00F35594">
            <w:pPr>
              <w:spacing w:before="120" w:after="120" w:line="278" w:lineRule="auto"/>
              <w:jc w:val="center"/>
            </w:pPr>
            <w:sdt>
              <w:sdtPr>
                <w:tag w:val="goog_rdk_1750"/>
                <w:id w:val="442566267"/>
              </w:sdtPr>
              <w:sdtContent>
                <w:del w:id="1310" w:author="Author">
                  <w:r w:rsidR="00111B7B">
                    <w:delText>$845.00</w:delText>
                  </w:r>
                </w:del>
              </w:sdtContent>
            </w:sdt>
          </w:p>
        </w:tc>
      </w:tr>
      <w:tr w:rsidR="00111B7B" w14:paraId="22077D60" w14:textId="77777777" w:rsidTr="00F35594">
        <w:trPr>
          <w:cantSplit/>
        </w:trPr>
        <w:tc>
          <w:tcPr>
            <w:tcW w:w="3600" w:type="dxa"/>
            <w:vAlign w:val="center"/>
          </w:tcPr>
          <w:p w14:paraId="63343105" w14:textId="77777777" w:rsidR="00111B7B" w:rsidRDefault="00111B7B" w:rsidP="00F35594">
            <w:pPr>
              <w:spacing w:before="120" w:after="120" w:line="278" w:lineRule="auto"/>
            </w:pPr>
            <w:r>
              <w:t>Marijuana Hospitality Business </w:t>
            </w:r>
          </w:p>
        </w:tc>
        <w:tc>
          <w:tcPr>
            <w:tcW w:w="2880" w:type="dxa"/>
            <w:vAlign w:val="center"/>
          </w:tcPr>
          <w:sdt>
            <w:sdtPr>
              <w:tag w:val="goog_rdk_1754"/>
              <w:id w:val="524021619"/>
            </w:sdtPr>
            <w:sdtContent>
              <w:p w14:paraId="644965C1" w14:textId="77777777" w:rsidR="00111B7B" w:rsidRDefault="00000000" w:rsidP="00F35594">
                <w:pPr>
                  <w:spacing w:before="120" w:after="120" w:line="278" w:lineRule="auto"/>
                  <w:jc w:val="center"/>
                  <w:rPr>
                    <w:ins w:id="1311" w:author="Author"/>
                  </w:rPr>
                </w:pPr>
                <w:sdt>
                  <w:sdtPr>
                    <w:tag w:val="goog_rdk_1752"/>
                    <w:id w:val="1437955143"/>
                  </w:sdtPr>
                  <w:sdtContent>
                    <w:sdt>
                      <w:sdtPr>
                        <w:tag w:val="goog_rdk_1753"/>
                        <w:id w:val="-1783222965"/>
                      </w:sdtPr>
                      <w:sdtContent>
                        <w:ins w:id="1312" w:author="Author">
                          <w:r w:rsidR="00111B7B">
                            <w:t>$379.00</w:t>
                          </w:r>
                        </w:ins>
                      </w:sdtContent>
                    </w:sdt>
                  </w:sdtContent>
                </w:sdt>
              </w:p>
            </w:sdtContent>
          </w:sdt>
          <w:p w14:paraId="6ED18E41" w14:textId="77777777" w:rsidR="00111B7B" w:rsidRDefault="00000000" w:rsidP="00F35594">
            <w:pPr>
              <w:spacing w:before="120" w:after="120" w:line="278" w:lineRule="auto"/>
              <w:jc w:val="center"/>
            </w:pPr>
            <w:sdt>
              <w:sdtPr>
                <w:tag w:val="goog_rdk_1756"/>
                <w:id w:val="171300042"/>
              </w:sdtPr>
              <w:sdtContent>
                <w:del w:id="1313" w:author="Author">
                  <w:r w:rsidR="00111B7B">
                    <w:delText>$370.00</w:delText>
                  </w:r>
                </w:del>
              </w:sdtContent>
            </w:sdt>
          </w:p>
        </w:tc>
        <w:tc>
          <w:tcPr>
            <w:tcW w:w="2880" w:type="dxa"/>
            <w:vAlign w:val="center"/>
          </w:tcPr>
          <w:sdt>
            <w:sdtPr>
              <w:tag w:val="goog_rdk_1760"/>
              <w:id w:val="729786900"/>
            </w:sdtPr>
            <w:sdtContent>
              <w:p w14:paraId="784B3817" w14:textId="77777777" w:rsidR="00111B7B" w:rsidRDefault="00000000" w:rsidP="00F35594">
                <w:pPr>
                  <w:spacing w:before="120" w:after="120" w:line="278" w:lineRule="auto"/>
                  <w:jc w:val="center"/>
                  <w:rPr>
                    <w:ins w:id="1314" w:author="Author"/>
                  </w:rPr>
                </w:pPr>
                <w:sdt>
                  <w:sdtPr>
                    <w:tag w:val="goog_rdk_1758"/>
                    <w:id w:val="1080650999"/>
                  </w:sdtPr>
                  <w:sdtContent>
                    <w:sdt>
                      <w:sdtPr>
                        <w:tag w:val="goog_rdk_1759"/>
                        <w:id w:val="2125502627"/>
                      </w:sdtPr>
                      <w:sdtContent>
                        <w:ins w:id="1315" w:author="Author">
                          <w:r w:rsidR="00111B7B">
                            <w:t>$379.00</w:t>
                          </w:r>
                        </w:ins>
                      </w:sdtContent>
                    </w:sdt>
                  </w:sdtContent>
                </w:sdt>
              </w:p>
            </w:sdtContent>
          </w:sdt>
          <w:p w14:paraId="78B3BA85" w14:textId="77777777" w:rsidR="00111B7B" w:rsidRDefault="00000000" w:rsidP="00F35594">
            <w:pPr>
              <w:spacing w:before="120" w:after="120" w:line="278" w:lineRule="auto"/>
              <w:jc w:val="center"/>
            </w:pPr>
            <w:sdt>
              <w:sdtPr>
                <w:tag w:val="goog_rdk_1762"/>
                <w:id w:val="-946231388"/>
              </w:sdtPr>
              <w:sdtContent>
                <w:del w:id="1316" w:author="Author">
                  <w:r w:rsidR="00111B7B">
                    <w:delText>$370.00</w:delText>
                  </w:r>
                </w:del>
              </w:sdtContent>
            </w:sdt>
          </w:p>
        </w:tc>
      </w:tr>
      <w:tr w:rsidR="00111B7B" w14:paraId="5D58CB8B" w14:textId="77777777" w:rsidTr="00F35594">
        <w:trPr>
          <w:cantSplit/>
        </w:trPr>
        <w:tc>
          <w:tcPr>
            <w:tcW w:w="3600" w:type="dxa"/>
            <w:vAlign w:val="center"/>
          </w:tcPr>
          <w:p w14:paraId="1461857F" w14:textId="77777777" w:rsidR="00111B7B" w:rsidRDefault="00111B7B" w:rsidP="00F35594">
            <w:pPr>
              <w:spacing w:before="120" w:after="120" w:line="278" w:lineRule="auto"/>
            </w:pPr>
            <w:r>
              <w:t>Retail Marijuana Hospitality and Sales Business</w:t>
            </w:r>
          </w:p>
        </w:tc>
        <w:tc>
          <w:tcPr>
            <w:tcW w:w="2880" w:type="dxa"/>
            <w:vAlign w:val="center"/>
          </w:tcPr>
          <w:sdt>
            <w:sdtPr>
              <w:tag w:val="goog_rdk_1766"/>
              <w:id w:val="-2025033978"/>
            </w:sdtPr>
            <w:sdtContent>
              <w:p w14:paraId="7C4B26C2" w14:textId="77777777" w:rsidR="00111B7B" w:rsidRDefault="00000000" w:rsidP="00F35594">
                <w:pPr>
                  <w:spacing w:before="120" w:after="120" w:line="278" w:lineRule="auto"/>
                  <w:jc w:val="center"/>
                  <w:rPr>
                    <w:ins w:id="1317" w:author="Author"/>
                  </w:rPr>
                </w:pPr>
                <w:sdt>
                  <w:sdtPr>
                    <w:tag w:val="goog_rdk_1764"/>
                    <w:id w:val="1934318262"/>
                  </w:sdtPr>
                  <w:sdtContent>
                    <w:sdt>
                      <w:sdtPr>
                        <w:tag w:val="goog_rdk_1765"/>
                        <w:id w:val="2123340403"/>
                      </w:sdtPr>
                      <w:sdtContent>
                        <w:ins w:id="1318" w:author="Author">
                          <w:r w:rsidR="00111B7B">
                            <w:t>$651.00</w:t>
                          </w:r>
                        </w:ins>
                      </w:sdtContent>
                    </w:sdt>
                  </w:sdtContent>
                </w:sdt>
              </w:p>
            </w:sdtContent>
          </w:sdt>
          <w:p w14:paraId="6A1AE792" w14:textId="77777777" w:rsidR="00111B7B" w:rsidRDefault="00000000" w:rsidP="00F35594">
            <w:pPr>
              <w:spacing w:before="120" w:after="120" w:line="278" w:lineRule="auto"/>
              <w:jc w:val="center"/>
            </w:pPr>
            <w:sdt>
              <w:sdtPr>
                <w:tag w:val="goog_rdk_1768"/>
                <w:id w:val="516033234"/>
              </w:sdtPr>
              <w:sdtContent>
                <w:del w:id="1319" w:author="Author">
                  <w:r w:rsidR="00111B7B">
                    <w:delText>$635.00</w:delText>
                  </w:r>
                </w:del>
              </w:sdtContent>
            </w:sdt>
          </w:p>
        </w:tc>
        <w:tc>
          <w:tcPr>
            <w:tcW w:w="2880" w:type="dxa"/>
            <w:vAlign w:val="center"/>
          </w:tcPr>
          <w:sdt>
            <w:sdtPr>
              <w:tag w:val="goog_rdk_1772"/>
              <w:id w:val="-583336755"/>
            </w:sdtPr>
            <w:sdtContent>
              <w:p w14:paraId="2532B910" w14:textId="77777777" w:rsidR="00111B7B" w:rsidRDefault="00000000" w:rsidP="00F35594">
                <w:pPr>
                  <w:spacing w:before="120" w:after="120" w:line="278" w:lineRule="auto"/>
                  <w:jc w:val="center"/>
                  <w:rPr>
                    <w:ins w:id="1320" w:author="Author"/>
                  </w:rPr>
                </w:pPr>
                <w:sdt>
                  <w:sdtPr>
                    <w:tag w:val="goog_rdk_1770"/>
                    <w:id w:val="1194145014"/>
                  </w:sdtPr>
                  <w:sdtContent>
                    <w:sdt>
                      <w:sdtPr>
                        <w:tag w:val="goog_rdk_1771"/>
                        <w:id w:val="-735426870"/>
                      </w:sdtPr>
                      <w:sdtContent>
                        <w:ins w:id="1321" w:author="Author">
                          <w:r w:rsidR="00111B7B">
                            <w:t>$651.00</w:t>
                          </w:r>
                        </w:ins>
                      </w:sdtContent>
                    </w:sdt>
                  </w:sdtContent>
                </w:sdt>
              </w:p>
            </w:sdtContent>
          </w:sdt>
          <w:p w14:paraId="25F2594E" w14:textId="77777777" w:rsidR="00111B7B" w:rsidRDefault="00000000" w:rsidP="00F35594">
            <w:pPr>
              <w:spacing w:before="120" w:after="120" w:line="278" w:lineRule="auto"/>
              <w:jc w:val="center"/>
            </w:pPr>
            <w:sdt>
              <w:sdtPr>
                <w:tag w:val="goog_rdk_1774"/>
                <w:id w:val="1689684607"/>
              </w:sdtPr>
              <w:sdtContent>
                <w:del w:id="1322" w:author="Author">
                  <w:r w:rsidR="00111B7B">
                    <w:delText>$635.00</w:delText>
                  </w:r>
                </w:del>
              </w:sdtContent>
            </w:sdt>
          </w:p>
        </w:tc>
      </w:tr>
    </w:tbl>
    <w:p w14:paraId="328574E7" w14:textId="77777777" w:rsidR="00111B7B" w:rsidRDefault="00111B7B" w:rsidP="00111B7B">
      <w:pPr>
        <w:tabs>
          <w:tab w:val="left" w:pos="720"/>
          <w:tab w:val="left" w:pos="1440"/>
          <w:tab w:val="left" w:pos="2160"/>
        </w:tabs>
        <w:ind w:left="1440" w:hanging="720"/>
      </w:pPr>
      <w:r>
        <w:t>3.</w:t>
      </w:r>
      <w:r>
        <w:tab/>
      </w:r>
      <w:r>
        <w:rPr>
          <w:u w:val="single"/>
        </w:rPr>
        <w:t>When Fees Are Due</w:t>
      </w:r>
      <w:r>
        <w:t>. The application and License fees reflected in this Rule must be paid as follows.</w:t>
      </w:r>
    </w:p>
    <w:p w14:paraId="44E2A0DA" w14:textId="77777777" w:rsidR="00111B7B" w:rsidRDefault="00111B7B" w:rsidP="00111B7B">
      <w:pPr>
        <w:tabs>
          <w:tab w:val="left" w:pos="720"/>
          <w:tab w:val="left" w:pos="1440"/>
          <w:tab w:val="left" w:pos="2160"/>
        </w:tabs>
        <w:ind w:left="2160" w:hanging="720"/>
      </w:pPr>
      <w:r>
        <w:t>a.</w:t>
      </w:r>
      <w:r>
        <w:tab/>
        <w:t>The first payment must be submitted with the application.</w:t>
      </w:r>
    </w:p>
    <w:p w14:paraId="4541AA5B" w14:textId="77777777" w:rsidR="00111B7B" w:rsidRDefault="00111B7B" w:rsidP="00111B7B">
      <w:pPr>
        <w:tabs>
          <w:tab w:val="left" w:pos="720"/>
          <w:tab w:val="left" w:pos="1440"/>
          <w:tab w:val="left" w:pos="2160"/>
        </w:tabs>
        <w:ind w:left="2160" w:hanging="720"/>
      </w:pPr>
      <w:r>
        <w:t>b.</w:t>
      </w:r>
      <w:r>
        <w:tab/>
        <w:t>The second payment must be submitted at least twelve (12) months prior to the License expiration date, unless otherwise mandated by the State Licensing Authority or the Division.</w:t>
      </w:r>
    </w:p>
    <w:p w14:paraId="033132C3" w14:textId="77777777" w:rsidR="00111B7B" w:rsidRDefault="00111B7B" w:rsidP="00111B7B">
      <w:pPr>
        <w:tabs>
          <w:tab w:val="left" w:pos="720"/>
          <w:tab w:val="left" w:pos="1440"/>
          <w:tab w:val="left" w:pos="2160"/>
        </w:tabs>
        <w:ind w:left="2160" w:hanging="720"/>
      </w:pPr>
      <w:r>
        <w:lastRenderedPageBreak/>
        <w:t>c.</w:t>
      </w:r>
      <w:r>
        <w:tab/>
        <w:t xml:space="preserve">Failure to timely submit the second payment shall result in </w:t>
      </w:r>
      <w:sdt>
        <w:sdtPr>
          <w:tag w:val="goog_rdk_1775"/>
          <w:id w:val="-392165372"/>
        </w:sdtPr>
        <w:sdtContent>
          <w:sdt>
            <w:sdtPr>
              <w:tag w:val="goog_rdk_1776"/>
              <w:id w:val="63151787"/>
            </w:sdtPr>
            <w:sdtContent>
              <w:ins w:id="1323" w:author="Author">
                <w:r>
                  <w:t>a late fee, pursuant</w:t>
                </w:r>
              </w:ins>
            </w:sdtContent>
          </w:sdt>
          <w:customXmlInsRangeStart w:id="1324" w:author="Author"/>
          <w:sdt>
            <w:sdtPr>
              <w:tag w:val="goog_rdk_1777"/>
              <w:id w:val="-1643302556"/>
            </w:sdtPr>
            <w:sdtContent>
              <w:customXmlInsRangeEnd w:id="1324"/>
              <w:ins w:id="1325" w:author="Author">
                <w:r>
                  <w:t xml:space="preserve"> </w:t>
                </w:r>
              </w:ins>
              <w:customXmlInsRangeStart w:id="1326" w:author="Author"/>
            </w:sdtContent>
          </w:sdt>
          <w:customXmlInsRangeEnd w:id="1326"/>
          <w:customXmlInsRangeStart w:id="1327" w:author="Author"/>
          <w:sdt>
            <w:sdtPr>
              <w:tag w:val="goog_rdk_1778"/>
              <w:id w:val="-1818735596"/>
            </w:sdtPr>
            <w:sdtContent>
              <w:customXmlInsRangeEnd w:id="1327"/>
              <w:ins w:id="1328" w:author="Author">
                <w:r>
                  <w:t>to Rule 2-140(B)</w:t>
                </w:r>
              </w:ins>
              <w:customXmlInsRangeStart w:id="1329" w:author="Author"/>
            </w:sdtContent>
          </w:sdt>
          <w:customXmlInsRangeEnd w:id="1329"/>
          <w:customXmlInsRangeStart w:id="1330" w:author="Author"/>
          <w:sdt>
            <w:sdtPr>
              <w:tag w:val="goog_rdk_1779"/>
              <w:id w:val="-436286528"/>
            </w:sdtPr>
            <w:sdtContent>
              <w:customXmlInsRangeEnd w:id="1330"/>
              <w:ins w:id="1331" w:author="Author">
                <w:r>
                  <w:t xml:space="preserve">, and </w:t>
                </w:r>
              </w:ins>
              <w:customXmlInsRangeStart w:id="1332" w:author="Author"/>
            </w:sdtContent>
          </w:sdt>
          <w:customXmlInsRangeEnd w:id="1332"/>
        </w:sdtContent>
      </w:sdt>
      <w:r>
        <w:t>disciplinary action, which may include an administrative action, fine, suspension, and revocation of the License.</w:t>
      </w:r>
    </w:p>
    <w:p w14:paraId="1175242E" w14:textId="77777777" w:rsidR="00111B7B" w:rsidRDefault="00111B7B" w:rsidP="00111B7B">
      <w:pPr>
        <w:tabs>
          <w:tab w:val="left" w:pos="720"/>
          <w:tab w:val="left" w:pos="1440"/>
          <w:tab w:val="left" w:pos="2160"/>
        </w:tabs>
        <w:ind w:left="1440" w:hanging="720"/>
      </w:pPr>
      <w:r>
        <w:t>4.</w:t>
      </w:r>
      <w:r>
        <w:tab/>
        <w:t>Unified Application Fees. Licensees opting to utilize a Unified Application will receive a $100.00 reduction from the initial application fee or renewal application fee for each License included in the Unified Application. This reduction will be applied to the first payment due at application reflected in Rules 2-145(C)(1) and (C)(2).</w:t>
      </w:r>
    </w:p>
    <w:p w14:paraId="55F9BB2C" w14:textId="77777777" w:rsidR="00111B7B" w:rsidRDefault="00111B7B" w:rsidP="00111B7B">
      <w:pPr>
        <w:tabs>
          <w:tab w:val="left" w:pos="720"/>
          <w:tab w:val="left" w:pos="1440"/>
          <w:tab w:val="left" w:pos="2160"/>
        </w:tabs>
        <w:ind w:left="720" w:hanging="720"/>
      </w:pPr>
      <w:r>
        <w:t>D.</w:t>
      </w:r>
      <w:r>
        <w:tab/>
      </w:r>
      <w:r>
        <w:rPr>
          <w:u w:val="single"/>
        </w:rPr>
        <w:t>Medical Marijuana Business – Initial and Renewal Application and License Fees</w:t>
      </w:r>
      <w:r>
        <w:t>.</w:t>
      </w:r>
    </w:p>
    <w:p w14:paraId="688E7C3F" w14:textId="77777777" w:rsidR="00111B7B" w:rsidRDefault="00111B7B" w:rsidP="00111B7B">
      <w:pPr>
        <w:tabs>
          <w:tab w:val="left" w:pos="720"/>
          <w:tab w:val="left" w:pos="1440"/>
          <w:tab w:val="left" w:pos="2160"/>
        </w:tabs>
        <w:ind w:left="1440" w:hanging="720"/>
      </w:pPr>
      <w:r>
        <w:t>1.</w:t>
      </w:r>
      <w:r>
        <w:tab/>
      </w:r>
      <w:r>
        <w:rPr>
          <w:u w:val="single"/>
        </w:rPr>
        <w:t>Initial Application and License Fees</w:t>
      </w:r>
      <w:r>
        <w:t>.</w:t>
      </w:r>
    </w:p>
    <w:p w14:paraId="3D4160FE" w14:textId="77777777" w:rsidR="00111B7B" w:rsidRDefault="00111B7B" w:rsidP="00111B7B">
      <w:pPr>
        <w:spacing w:before="160" w:after="160" w:line="278" w:lineRule="auto"/>
      </w:pPr>
      <w:r>
        <w:rPr>
          <w:b/>
          <w:bCs/>
        </w:rPr>
        <w:t>2-145(D)(1) 1</w:t>
      </w:r>
    </w:p>
    <w:tbl>
      <w:tblPr>
        <w:tblW w:w="93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62687592" w14:textId="77777777" w:rsidTr="00F35594">
        <w:trPr>
          <w:cantSplit/>
          <w:trHeight w:val="1008"/>
          <w:tblHeader/>
        </w:trPr>
        <w:tc>
          <w:tcPr>
            <w:tcW w:w="3600" w:type="dxa"/>
            <w:vAlign w:val="center"/>
          </w:tcPr>
          <w:p w14:paraId="1032BD87" w14:textId="77777777" w:rsidR="00111B7B" w:rsidRDefault="00111B7B" w:rsidP="00F35594">
            <w:pPr>
              <w:spacing w:before="0" w:line="278" w:lineRule="auto"/>
            </w:pPr>
            <w:bookmarkStart w:id="1333" w:name="bookmark=id.1d6px1p888dr" w:colFirst="0" w:colLast="0"/>
            <w:bookmarkEnd w:id="1333"/>
            <w:r>
              <w:rPr>
                <w:b/>
                <w:bCs/>
                <w:u w:val="single"/>
              </w:rPr>
              <w:t>License Type</w:t>
            </w:r>
          </w:p>
        </w:tc>
        <w:tc>
          <w:tcPr>
            <w:tcW w:w="2880" w:type="dxa"/>
            <w:vAlign w:val="center"/>
          </w:tcPr>
          <w:p w14:paraId="059DA1F0" w14:textId="77777777" w:rsidR="00111B7B" w:rsidRDefault="00111B7B" w:rsidP="00F35594">
            <w:pPr>
              <w:spacing w:before="0" w:line="278" w:lineRule="auto"/>
              <w:jc w:val="center"/>
            </w:pPr>
            <w:r>
              <w:rPr>
                <w:b/>
                <w:bCs/>
                <w:u w:val="single"/>
              </w:rPr>
              <w:t>1st Payment</w:t>
            </w:r>
          </w:p>
          <w:p w14:paraId="0B5A2904" w14:textId="77777777" w:rsidR="00111B7B" w:rsidRDefault="00111B7B" w:rsidP="00F35594">
            <w:pPr>
              <w:spacing w:before="0" w:line="278" w:lineRule="auto"/>
              <w:jc w:val="center"/>
            </w:pPr>
            <w:r>
              <w:rPr>
                <w:i/>
                <w:iCs/>
              </w:rPr>
              <w:t>Due at Application</w:t>
            </w:r>
          </w:p>
        </w:tc>
        <w:tc>
          <w:tcPr>
            <w:tcW w:w="2880" w:type="dxa"/>
            <w:vAlign w:val="center"/>
          </w:tcPr>
          <w:p w14:paraId="1CE4341B" w14:textId="77777777" w:rsidR="00111B7B" w:rsidRDefault="00111B7B" w:rsidP="00F35594">
            <w:pPr>
              <w:spacing w:before="0" w:line="278" w:lineRule="auto"/>
              <w:jc w:val="center"/>
            </w:pPr>
            <w:r>
              <w:rPr>
                <w:b/>
                <w:bCs/>
                <w:u w:val="single"/>
              </w:rPr>
              <w:t>2nd Payment</w:t>
            </w:r>
          </w:p>
          <w:p w14:paraId="79AFA561" w14:textId="77777777" w:rsidR="00111B7B" w:rsidRDefault="00111B7B" w:rsidP="00F35594">
            <w:pPr>
              <w:spacing w:before="0" w:line="278" w:lineRule="auto"/>
              <w:jc w:val="center"/>
            </w:pPr>
            <w:r>
              <w:rPr>
                <w:i/>
                <w:iCs/>
              </w:rPr>
              <w:t>Due 12 months prior to expiration</w:t>
            </w:r>
          </w:p>
        </w:tc>
      </w:tr>
      <w:tr w:rsidR="00111B7B" w14:paraId="24BF8921" w14:textId="77777777" w:rsidTr="00F35594">
        <w:trPr>
          <w:cantSplit/>
          <w:trHeight w:val="492"/>
        </w:trPr>
        <w:tc>
          <w:tcPr>
            <w:tcW w:w="3600" w:type="dxa"/>
            <w:vAlign w:val="center"/>
          </w:tcPr>
          <w:p w14:paraId="5C733B47" w14:textId="77777777" w:rsidR="00111B7B" w:rsidRDefault="00111B7B" w:rsidP="00F35594">
            <w:pPr>
              <w:spacing w:before="0" w:line="278" w:lineRule="auto"/>
            </w:pPr>
            <w:r>
              <w:t>Medical Marijuana Store</w:t>
            </w:r>
          </w:p>
        </w:tc>
        <w:tc>
          <w:tcPr>
            <w:tcW w:w="2880" w:type="dxa"/>
            <w:vAlign w:val="center"/>
          </w:tcPr>
          <w:sdt>
            <w:sdtPr>
              <w:tag w:val="goog_rdk_1783"/>
              <w:id w:val="-1607957242"/>
            </w:sdtPr>
            <w:sdtContent>
              <w:p w14:paraId="4BB5F972" w14:textId="77777777" w:rsidR="00111B7B" w:rsidRDefault="00000000" w:rsidP="00F35594">
                <w:pPr>
                  <w:spacing w:before="0" w:line="278" w:lineRule="auto"/>
                  <w:jc w:val="center"/>
                  <w:rPr>
                    <w:ins w:id="1334" w:author="Author"/>
                  </w:rPr>
                </w:pPr>
                <w:sdt>
                  <w:sdtPr>
                    <w:tag w:val="goog_rdk_1781"/>
                    <w:id w:val="-58037455"/>
                  </w:sdtPr>
                  <w:sdtContent>
                    <w:sdt>
                      <w:sdtPr>
                        <w:tag w:val="goog_rdk_1782"/>
                        <w:id w:val="1185115758"/>
                      </w:sdtPr>
                      <w:sdtContent>
                        <w:ins w:id="1335" w:author="Author">
                          <w:r w:rsidR="00111B7B">
                            <w:t>$2,151.00</w:t>
                          </w:r>
                        </w:ins>
                      </w:sdtContent>
                    </w:sdt>
                  </w:sdtContent>
                </w:sdt>
              </w:p>
            </w:sdtContent>
          </w:sdt>
          <w:p w14:paraId="1F2F5E69" w14:textId="77777777" w:rsidR="00111B7B" w:rsidRDefault="00000000" w:rsidP="00F35594">
            <w:pPr>
              <w:spacing w:before="0" w:line="278" w:lineRule="auto"/>
              <w:jc w:val="center"/>
            </w:pPr>
            <w:sdt>
              <w:sdtPr>
                <w:tag w:val="goog_rdk_1785"/>
                <w:id w:val="-1564676382"/>
              </w:sdtPr>
              <w:sdtContent>
                <w:del w:id="1336" w:author="Author">
                  <w:r w:rsidR="00111B7B">
                    <w:delText>$2,100.00</w:delText>
                  </w:r>
                </w:del>
              </w:sdtContent>
            </w:sdt>
          </w:p>
        </w:tc>
        <w:tc>
          <w:tcPr>
            <w:tcW w:w="2880" w:type="dxa"/>
            <w:vAlign w:val="center"/>
          </w:tcPr>
          <w:sdt>
            <w:sdtPr>
              <w:tag w:val="goog_rdk_1789"/>
              <w:id w:val="-530812902"/>
            </w:sdtPr>
            <w:sdtContent>
              <w:p w14:paraId="7745AD5F" w14:textId="77777777" w:rsidR="00111B7B" w:rsidRDefault="00000000" w:rsidP="00F35594">
                <w:pPr>
                  <w:spacing w:before="0" w:line="278" w:lineRule="auto"/>
                  <w:jc w:val="center"/>
                  <w:rPr>
                    <w:ins w:id="1337" w:author="Author"/>
                  </w:rPr>
                </w:pPr>
                <w:sdt>
                  <w:sdtPr>
                    <w:tag w:val="goog_rdk_1787"/>
                    <w:id w:val="-95083499"/>
                  </w:sdtPr>
                  <w:sdtContent>
                    <w:sdt>
                      <w:sdtPr>
                        <w:tag w:val="goog_rdk_1788"/>
                        <w:id w:val="-850040354"/>
                      </w:sdtPr>
                      <w:sdtContent>
                        <w:ins w:id="1338" w:author="Author">
                          <w:r w:rsidR="00111B7B">
                            <w:t>$2,151.00</w:t>
                          </w:r>
                        </w:ins>
                      </w:sdtContent>
                    </w:sdt>
                  </w:sdtContent>
                </w:sdt>
              </w:p>
            </w:sdtContent>
          </w:sdt>
          <w:p w14:paraId="4718FD70" w14:textId="77777777" w:rsidR="00111B7B" w:rsidRDefault="00000000" w:rsidP="00F35594">
            <w:pPr>
              <w:spacing w:before="0" w:line="278" w:lineRule="auto"/>
              <w:jc w:val="center"/>
            </w:pPr>
            <w:sdt>
              <w:sdtPr>
                <w:tag w:val="goog_rdk_1791"/>
                <w:id w:val="1131422364"/>
              </w:sdtPr>
              <w:sdtContent>
                <w:del w:id="1339" w:author="Author">
                  <w:r w:rsidR="00111B7B">
                    <w:delText>$2,100.00</w:delText>
                  </w:r>
                </w:del>
              </w:sdtContent>
            </w:sdt>
          </w:p>
        </w:tc>
      </w:tr>
      <w:tr w:rsidR="00111B7B" w14:paraId="1270537D" w14:textId="77777777" w:rsidTr="00F35594">
        <w:trPr>
          <w:cantSplit/>
          <w:trHeight w:val="485"/>
        </w:trPr>
        <w:tc>
          <w:tcPr>
            <w:tcW w:w="3600" w:type="dxa"/>
            <w:vAlign w:val="center"/>
          </w:tcPr>
          <w:p w14:paraId="62FC8FDA" w14:textId="77777777" w:rsidR="00111B7B" w:rsidRDefault="00111B7B" w:rsidP="00F35594">
            <w:pPr>
              <w:spacing w:before="0" w:line="278" w:lineRule="auto"/>
            </w:pPr>
            <w:r>
              <w:t>Medical Marijuana Products Manufacturer</w:t>
            </w:r>
          </w:p>
        </w:tc>
        <w:tc>
          <w:tcPr>
            <w:tcW w:w="2880" w:type="dxa"/>
            <w:vAlign w:val="center"/>
          </w:tcPr>
          <w:sdt>
            <w:sdtPr>
              <w:tag w:val="goog_rdk_1795"/>
              <w:id w:val="583609855"/>
            </w:sdtPr>
            <w:sdtContent>
              <w:p w14:paraId="0E27885F" w14:textId="77777777" w:rsidR="00111B7B" w:rsidRDefault="00000000" w:rsidP="00F35594">
                <w:pPr>
                  <w:spacing w:before="0" w:line="278" w:lineRule="auto"/>
                  <w:jc w:val="center"/>
                  <w:rPr>
                    <w:ins w:id="1340" w:author="Author"/>
                  </w:rPr>
                </w:pPr>
                <w:sdt>
                  <w:sdtPr>
                    <w:tag w:val="goog_rdk_1793"/>
                    <w:id w:val="799818743"/>
                  </w:sdtPr>
                  <w:sdtContent>
                    <w:sdt>
                      <w:sdtPr>
                        <w:tag w:val="goog_rdk_1794"/>
                        <w:id w:val="1150605356"/>
                      </w:sdtPr>
                      <w:sdtContent>
                        <w:ins w:id="1341" w:author="Author">
                          <w:r w:rsidR="00111B7B">
                            <w:t>$809.00</w:t>
                          </w:r>
                        </w:ins>
                      </w:sdtContent>
                    </w:sdt>
                  </w:sdtContent>
                </w:sdt>
              </w:p>
            </w:sdtContent>
          </w:sdt>
          <w:p w14:paraId="1DA766C0" w14:textId="77777777" w:rsidR="00111B7B" w:rsidRDefault="00000000" w:rsidP="00F35594">
            <w:pPr>
              <w:spacing w:before="0" w:line="278" w:lineRule="auto"/>
              <w:jc w:val="center"/>
            </w:pPr>
            <w:sdt>
              <w:sdtPr>
                <w:tag w:val="goog_rdk_1797"/>
                <w:id w:val="1290016329"/>
              </w:sdtPr>
              <w:sdtContent>
                <w:del w:id="1342" w:author="Author">
                  <w:r w:rsidR="00111B7B">
                    <w:delText>$790.00</w:delText>
                  </w:r>
                </w:del>
              </w:sdtContent>
            </w:sdt>
          </w:p>
        </w:tc>
        <w:tc>
          <w:tcPr>
            <w:tcW w:w="2880" w:type="dxa"/>
            <w:vAlign w:val="center"/>
          </w:tcPr>
          <w:sdt>
            <w:sdtPr>
              <w:tag w:val="goog_rdk_1801"/>
              <w:id w:val="1094218705"/>
            </w:sdtPr>
            <w:sdtContent>
              <w:p w14:paraId="3A1D9D1B" w14:textId="77777777" w:rsidR="00111B7B" w:rsidRDefault="00000000" w:rsidP="00F35594">
                <w:pPr>
                  <w:spacing w:before="0" w:line="278" w:lineRule="auto"/>
                  <w:jc w:val="center"/>
                  <w:rPr>
                    <w:ins w:id="1343" w:author="Author"/>
                  </w:rPr>
                </w:pPr>
                <w:sdt>
                  <w:sdtPr>
                    <w:tag w:val="goog_rdk_1799"/>
                    <w:id w:val="-1637099008"/>
                  </w:sdtPr>
                  <w:sdtContent>
                    <w:sdt>
                      <w:sdtPr>
                        <w:tag w:val="goog_rdk_1800"/>
                        <w:id w:val="-2018387851"/>
                      </w:sdtPr>
                      <w:sdtContent>
                        <w:ins w:id="1344" w:author="Author">
                          <w:r w:rsidR="00111B7B">
                            <w:t>$809.00</w:t>
                          </w:r>
                        </w:ins>
                      </w:sdtContent>
                    </w:sdt>
                  </w:sdtContent>
                </w:sdt>
              </w:p>
            </w:sdtContent>
          </w:sdt>
          <w:p w14:paraId="1D20E7FB" w14:textId="77777777" w:rsidR="00111B7B" w:rsidRDefault="00000000" w:rsidP="00F35594">
            <w:pPr>
              <w:spacing w:before="0" w:line="278" w:lineRule="auto"/>
              <w:jc w:val="center"/>
            </w:pPr>
            <w:sdt>
              <w:sdtPr>
                <w:tag w:val="goog_rdk_1803"/>
                <w:id w:val="1878079625"/>
              </w:sdtPr>
              <w:sdtContent>
                <w:del w:id="1345" w:author="Author">
                  <w:r w:rsidR="00111B7B">
                    <w:delText>$790.00</w:delText>
                  </w:r>
                </w:del>
              </w:sdtContent>
            </w:sdt>
          </w:p>
        </w:tc>
      </w:tr>
      <w:tr w:rsidR="00111B7B" w14:paraId="296896F6" w14:textId="77777777" w:rsidTr="00F35594">
        <w:trPr>
          <w:cantSplit/>
          <w:trHeight w:val="872"/>
        </w:trPr>
        <w:tc>
          <w:tcPr>
            <w:tcW w:w="3600" w:type="dxa"/>
            <w:vAlign w:val="center"/>
          </w:tcPr>
          <w:p w14:paraId="7A3FAAF0" w14:textId="77777777" w:rsidR="00111B7B" w:rsidRDefault="00111B7B" w:rsidP="00F35594">
            <w:pPr>
              <w:spacing w:before="0" w:line="278" w:lineRule="auto"/>
            </w:pPr>
            <w:r>
              <w:t xml:space="preserve">Medical Marijuana Cultivation Facility - </w:t>
            </w:r>
            <w:r>
              <w:rPr>
                <w:i/>
                <w:iCs/>
              </w:rPr>
              <w:t>Class 1 (1-500 plants)</w:t>
            </w:r>
          </w:p>
        </w:tc>
        <w:tc>
          <w:tcPr>
            <w:tcW w:w="2880" w:type="dxa"/>
            <w:vAlign w:val="center"/>
          </w:tcPr>
          <w:sdt>
            <w:sdtPr>
              <w:tag w:val="goog_rdk_1807"/>
              <w:id w:val="1273264185"/>
            </w:sdtPr>
            <w:sdtContent>
              <w:p w14:paraId="778DB2CB" w14:textId="77777777" w:rsidR="00111B7B" w:rsidRDefault="00000000" w:rsidP="00F35594">
                <w:pPr>
                  <w:spacing w:before="0" w:line="278" w:lineRule="auto"/>
                  <w:jc w:val="center"/>
                  <w:rPr>
                    <w:ins w:id="1346" w:author="Author"/>
                  </w:rPr>
                </w:pPr>
                <w:sdt>
                  <w:sdtPr>
                    <w:tag w:val="goog_rdk_1805"/>
                    <w:id w:val="1578158516"/>
                  </w:sdtPr>
                  <w:sdtContent>
                    <w:sdt>
                      <w:sdtPr>
                        <w:tag w:val="goog_rdk_1806"/>
                        <w:id w:val="-290187663"/>
                      </w:sdtPr>
                      <w:sdtContent>
                        <w:ins w:id="1347" w:author="Author">
                          <w:r w:rsidR="00111B7B">
                            <w:t>$809.00</w:t>
                          </w:r>
                        </w:ins>
                      </w:sdtContent>
                    </w:sdt>
                  </w:sdtContent>
                </w:sdt>
              </w:p>
            </w:sdtContent>
          </w:sdt>
          <w:p w14:paraId="12110E75" w14:textId="77777777" w:rsidR="00111B7B" w:rsidRDefault="00000000" w:rsidP="00F35594">
            <w:pPr>
              <w:spacing w:before="0" w:line="278" w:lineRule="auto"/>
              <w:jc w:val="center"/>
            </w:pPr>
            <w:sdt>
              <w:sdtPr>
                <w:tag w:val="goog_rdk_1809"/>
                <w:id w:val="911859374"/>
              </w:sdtPr>
              <w:sdtContent>
                <w:del w:id="1348" w:author="Author">
                  <w:r w:rsidR="00111B7B">
                    <w:delText>$790.00</w:delText>
                  </w:r>
                </w:del>
              </w:sdtContent>
            </w:sdt>
          </w:p>
        </w:tc>
        <w:tc>
          <w:tcPr>
            <w:tcW w:w="2880" w:type="dxa"/>
            <w:vAlign w:val="center"/>
          </w:tcPr>
          <w:sdt>
            <w:sdtPr>
              <w:tag w:val="goog_rdk_1813"/>
              <w:id w:val="-1594763313"/>
            </w:sdtPr>
            <w:sdtContent>
              <w:p w14:paraId="336469F5" w14:textId="77777777" w:rsidR="00111B7B" w:rsidRDefault="00000000" w:rsidP="00F35594">
                <w:pPr>
                  <w:spacing w:before="0" w:line="278" w:lineRule="auto"/>
                  <w:jc w:val="center"/>
                  <w:rPr>
                    <w:ins w:id="1349" w:author="Author"/>
                  </w:rPr>
                </w:pPr>
                <w:sdt>
                  <w:sdtPr>
                    <w:tag w:val="goog_rdk_1811"/>
                    <w:id w:val="1129799284"/>
                  </w:sdtPr>
                  <w:sdtContent>
                    <w:sdt>
                      <w:sdtPr>
                        <w:tag w:val="goog_rdk_1812"/>
                        <w:id w:val="-930238349"/>
                      </w:sdtPr>
                      <w:sdtContent>
                        <w:ins w:id="1350" w:author="Author">
                          <w:r w:rsidR="00111B7B">
                            <w:t>$809.00</w:t>
                          </w:r>
                        </w:ins>
                      </w:sdtContent>
                    </w:sdt>
                  </w:sdtContent>
                </w:sdt>
              </w:p>
            </w:sdtContent>
          </w:sdt>
          <w:p w14:paraId="2E41B279" w14:textId="77777777" w:rsidR="00111B7B" w:rsidRDefault="00000000" w:rsidP="00F35594">
            <w:pPr>
              <w:spacing w:before="0" w:line="278" w:lineRule="auto"/>
              <w:jc w:val="center"/>
            </w:pPr>
            <w:sdt>
              <w:sdtPr>
                <w:tag w:val="goog_rdk_1815"/>
                <w:id w:val="139933399"/>
              </w:sdtPr>
              <w:sdtContent>
                <w:del w:id="1351" w:author="Author">
                  <w:r w:rsidR="00111B7B">
                    <w:delText>$790.00</w:delText>
                  </w:r>
                </w:del>
              </w:sdtContent>
            </w:sdt>
          </w:p>
        </w:tc>
      </w:tr>
      <w:tr w:rsidR="00111B7B" w14:paraId="40D789CE" w14:textId="77777777" w:rsidTr="00F35594">
        <w:trPr>
          <w:cantSplit/>
          <w:trHeight w:val="492"/>
        </w:trPr>
        <w:tc>
          <w:tcPr>
            <w:tcW w:w="3600" w:type="dxa"/>
            <w:vAlign w:val="center"/>
          </w:tcPr>
          <w:p w14:paraId="2C742E64" w14:textId="77777777" w:rsidR="00111B7B" w:rsidRDefault="00111B7B" w:rsidP="00F35594">
            <w:pPr>
              <w:spacing w:before="0" w:line="278" w:lineRule="auto"/>
            </w:pPr>
            <w:r>
              <w:t>Medical Marijuana Testing Facility</w:t>
            </w:r>
          </w:p>
        </w:tc>
        <w:tc>
          <w:tcPr>
            <w:tcW w:w="2880" w:type="dxa"/>
            <w:vAlign w:val="center"/>
          </w:tcPr>
          <w:sdt>
            <w:sdtPr>
              <w:tag w:val="goog_rdk_1819"/>
              <w:id w:val="-1441312375"/>
            </w:sdtPr>
            <w:sdtContent>
              <w:p w14:paraId="00246FB3" w14:textId="77777777" w:rsidR="00111B7B" w:rsidRDefault="00000000" w:rsidP="00F35594">
                <w:pPr>
                  <w:spacing w:before="0" w:line="278" w:lineRule="auto"/>
                  <w:jc w:val="center"/>
                  <w:rPr>
                    <w:ins w:id="1352" w:author="Author"/>
                  </w:rPr>
                </w:pPr>
                <w:sdt>
                  <w:sdtPr>
                    <w:tag w:val="goog_rdk_1817"/>
                    <w:id w:val="-690041091"/>
                  </w:sdtPr>
                  <w:sdtContent>
                    <w:sdt>
                      <w:sdtPr>
                        <w:tag w:val="goog_rdk_1818"/>
                        <w:id w:val="-1323731372"/>
                      </w:sdtPr>
                      <w:sdtContent>
                        <w:ins w:id="1353" w:author="Author">
                          <w:r w:rsidR="00111B7B">
                            <w:t>$809.00</w:t>
                          </w:r>
                        </w:ins>
                      </w:sdtContent>
                    </w:sdt>
                  </w:sdtContent>
                </w:sdt>
              </w:p>
            </w:sdtContent>
          </w:sdt>
          <w:p w14:paraId="10DDD071" w14:textId="77777777" w:rsidR="00111B7B" w:rsidRDefault="00000000" w:rsidP="00F35594">
            <w:pPr>
              <w:spacing w:before="0" w:line="278" w:lineRule="auto"/>
              <w:jc w:val="center"/>
            </w:pPr>
            <w:sdt>
              <w:sdtPr>
                <w:tag w:val="goog_rdk_1821"/>
                <w:id w:val="311102669"/>
              </w:sdtPr>
              <w:sdtContent>
                <w:del w:id="1354" w:author="Author">
                  <w:r w:rsidR="00111B7B">
                    <w:delText>$790.00</w:delText>
                  </w:r>
                </w:del>
              </w:sdtContent>
            </w:sdt>
          </w:p>
        </w:tc>
        <w:tc>
          <w:tcPr>
            <w:tcW w:w="2880" w:type="dxa"/>
            <w:vAlign w:val="center"/>
          </w:tcPr>
          <w:sdt>
            <w:sdtPr>
              <w:tag w:val="goog_rdk_1825"/>
              <w:id w:val="-2085867069"/>
            </w:sdtPr>
            <w:sdtContent>
              <w:p w14:paraId="28922B30" w14:textId="77777777" w:rsidR="00111B7B" w:rsidRDefault="00000000" w:rsidP="00F35594">
                <w:pPr>
                  <w:spacing w:before="0" w:line="278" w:lineRule="auto"/>
                  <w:jc w:val="center"/>
                  <w:rPr>
                    <w:ins w:id="1355" w:author="Author"/>
                  </w:rPr>
                </w:pPr>
                <w:sdt>
                  <w:sdtPr>
                    <w:tag w:val="goog_rdk_1823"/>
                    <w:id w:val="-614196340"/>
                  </w:sdtPr>
                  <w:sdtContent>
                    <w:sdt>
                      <w:sdtPr>
                        <w:tag w:val="goog_rdk_1824"/>
                        <w:id w:val="1477389761"/>
                      </w:sdtPr>
                      <w:sdtContent>
                        <w:ins w:id="1356" w:author="Author">
                          <w:r w:rsidR="00111B7B">
                            <w:t>$809.00</w:t>
                          </w:r>
                        </w:ins>
                      </w:sdtContent>
                    </w:sdt>
                  </w:sdtContent>
                </w:sdt>
              </w:p>
            </w:sdtContent>
          </w:sdt>
          <w:p w14:paraId="0A8F91C3" w14:textId="77777777" w:rsidR="00111B7B" w:rsidRDefault="00000000" w:rsidP="00F35594">
            <w:pPr>
              <w:spacing w:before="0" w:line="278" w:lineRule="auto"/>
              <w:jc w:val="center"/>
            </w:pPr>
            <w:sdt>
              <w:sdtPr>
                <w:tag w:val="goog_rdk_1827"/>
                <w:id w:val="-2015918106"/>
              </w:sdtPr>
              <w:sdtContent>
                <w:del w:id="1357" w:author="Author">
                  <w:r w:rsidR="00111B7B">
                    <w:delText>$790.00</w:delText>
                  </w:r>
                </w:del>
              </w:sdtContent>
            </w:sdt>
          </w:p>
        </w:tc>
      </w:tr>
      <w:tr w:rsidR="00111B7B" w14:paraId="5AC0712F" w14:textId="77777777" w:rsidTr="00F35594">
        <w:trPr>
          <w:cantSplit/>
          <w:trHeight w:val="492"/>
        </w:trPr>
        <w:tc>
          <w:tcPr>
            <w:tcW w:w="3600" w:type="dxa"/>
            <w:vAlign w:val="center"/>
          </w:tcPr>
          <w:p w14:paraId="27CE84DF" w14:textId="77777777" w:rsidR="00111B7B" w:rsidRDefault="00111B7B" w:rsidP="00F35594">
            <w:pPr>
              <w:spacing w:before="0" w:line="278" w:lineRule="auto"/>
            </w:pPr>
            <w:r>
              <w:t>Medical Marijuana Transporter</w:t>
            </w:r>
          </w:p>
        </w:tc>
        <w:tc>
          <w:tcPr>
            <w:tcW w:w="2880" w:type="dxa"/>
            <w:vAlign w:val="center"/>
          </w:tcPr>
          <w:sdt>
            <w:sdtPr>
              <w:tag w:val="goog_rdk_1831"/>
              <w:id w:val="644186652"/>
            </w:sdtPr>
            <w:sdtContent>
              <w:p w14:paraId="38CC1B1B" w14:textId="77777777" w:rsidR="00111B7B" w:rsidRDefault="00000000" w:rsidP="00F35594">
                <w:pPr>
                  <w:spacing w:before="0" w:line="278" w:lineRule="auto"/>
                  <w:jc w:val="center"/>
                  <w:rPr>
                    <w:ins w:id="1358" w:author="Author"/>
                  </w:rPr>
                </w:pPr>
                <w:sdt>
                  <w:sdtPr>
                    <w:tag w:val="goog_rdk_1829"/>
                    <w:id w:val="-199139395"/>
                  </w:sdtPr>
                  <w:sdtContent>
                    <w:sdt>
                      <w:sdtPr>
                        <w:tag w:val="goog_rdk_1830"/>
                        <w:id w:val="-20102537"/>
                      </w:sdtPr>
                      <w:sdtContent>
                        <w:ins w:id="1359" w:author="Author">
                          <w:r w:rsidR="00111B7B">
                            <w:t>$943.00</w:t>
                          </w:r>
                        </w:ins>
                      </w:sdtContent>
                    </w:sdt>
                  </w:sdtContent>
                </w:sdt>
              </w:p>
            </w:sdtContent>
          </w:sdt>
          <w:p w14:paraId="0938A837" w14:textId="77777777" w:rsidR="00111B7B" w:rsidRDefault="00000000" w:rsidP="00F35594">
            <w:pPr>
              <w:spacing w:before="0" w:line="278" w:lineRule="auto"/>
              <w:jc w:val="center"/>
            </w:pPr>
            <w:sdt>
              <w:sdtPr>
                <w:tag w:val="goog_rdk_1833"/>
                <w:id w:val="-959844876"/>
              </w:sdtPr>
              <w:sdtContent>
                <w:del w:id="1360" w:author="Author">
                  <w:r w:rsidR="00111B7B">
                    <w:delText>$920.00</w:delText>
                  </w:r>
                </w:del>
              </w:sdtContent>
            </w:sdt>
          </w:p>
        </w:tc>
        <w:tc>
          <w:tcPr>
            <w:tcW w:w="2880" w:type="dxa"/>
            <w:vAlign w:val="center"/>
          </w:tcPr>
          <w:sdt>
            <w:sdtPr>
              <w:tag w:val="goog_rdk_1837"/>
              <w:id w:val="1516045930"/>
            </w:sdtPr>
            <w:sdtContent>
              <w:p w14:paraId="5D99EB71" w14:textId="77777777" w:rsidR="00111B7B" w:rsidRDefault="00000000" w:rsidP="00F35594">
                <w:pPr>
                  <w:spacing w:before="0" w:line="278" w:lineRule="auto"/>
                  <w:jc w:val="center"/>
                  <w:rPr>
                    <w:ins w:id="1361" w:author="Author"/>
                  </w:rPr>
                </w:pPr>
                <w:sdt>
                  <w:sdtPr>
                    <w:tag w:val="goog_rdk_1835"/>
                    <w:id w:val="-254974507"/>
                  </w:sdtPr>
                  <w:sdtContent>
                    <w:sdt>
                      <w:sdtPr>
                        <w:tag w:val="goog_rdk_1836"/>
                        <w:id w:val="333354754"/>
                      </w:sdtPr>
                      <w:sdtContent>
                        <w:ins w:id="1362" w:author="Author">
                          <w:r w:rsidR="00111B7B">
                            <w:t>$943.00</w:t>
                          </w:r>
                        </w:ins>
                      </w:sdtContent>
                    </w:sdt>
                  </w:sdtContent>
                </w:sdt>
              </w:p>
            </w:sdtContent>
          </w:sdt>
          <w:p w14:paraId="74EA475B" w14:textId="77777777" w:rsidR="00111B7B" w:rsidRDefault="00000000" w:rsidP="00F35594">
            <w:pPr>
              <w:spacing w:before="0" w:line="278" w:lineRule="auto"/>
              <w:jc w:val="center"/>
            </w:pPr>
            <w:sdt>
              <w:sdtPr>
                <w:tag w:val="goog_rdk_1839"/>
                <w:id w:val="-1235455668"/>
              </w:sdtPr>
              <w:sdtContent>
                <w:del w:id="1363" w:author="Author">
                  <w:r w:rsidR="00111B7B">
                    <w:delText>$920.00</w:delText>
                  </w:r>
                </w:del>
              </w:sdtContent>
            </w:sdt>
          </w:p>
        </w:tc>
      </w:tr>
      <w:tr w:rsidR="00111B7B" w14:paraId="5FF908A0" w14:textId="77777777" w:rsidTr="00F35594">
        <w:trPr>
          <w:cantSplit/>
          <w:trHeight w:val="492"/>
        </w:trPr>
        <w:tc>
          <w:tcPr>
            <w:tcW w:w="3600" w:type="dxa"/>
            <w:vAlign w:val="center"/>
          </w:tcPr>
          <w:p w14:paraId="23C2ED1F" w14:textId="77777777" w:rsidR="00111B7B" w:rsidRDefault="00111B7B" w:rsidP="00F35594">
            <w:pPr>
              <w:spacing w:before="0" w:line="278" w:lineRule="auto"/>
            </w:pPr>
            <w:r>
              <w:t>Medical Marijuana Business Operator</w:t>
            </w:r>
          </w:p>
        </w:tc>
        <w:tc>
          <w:tcPr>
            <w:tcW w:w="2880" w:type="dxa"/>
            <w:vAlign w:val="center"/>
          </w:tcPr>
          <w:sdt>
            <w:sdtPr>
              <w:tag w:val="goog_rdk_1843"/>
              <w:id w:val="-1574696500"/>
            </w:sdtPr>
            <w:sdtContent>
              <w:p w14:paraId="080F77F6" w14:textId="77777777" w:rsidR="00111B7B" w:rsidRDefault="00000000" w:rsidP="00F35594">
                <w:pPr>
                  <w:spacing w:before="0" w:line="278" w:lineRule="auto"/>
                  <w:jc w:val="center"/>
                  <w:rPr>
                    <w:ins w:id="1364" w:author="Author"/>
                  </w:rPr>
                </w:pPr>
                <w:sdt>
                  <w:sdtPr>
                    <w:tag w:val="goog_rdk_1841"/>
                    <w:id w:val="-1991336895"/>
                  </w:sdtPr>
                  <w:sdtContent>
                    <w:sdt>
                      <w:sdtPr>
                        <w:tag w:val="goog_rdk_1842"/>
                        <w:id w:val="-164893170"/>
                      </w:sdtPr>
                      <w:sdtContent>
                        <w:ins w:id="1365" w:author="Author">
                          <w:r w:rsidR="00111B7B">
                            <w:t>$1,076.00</w:t>
                          </w:r>
                        </w:ins>
                      </w:sdtContent>
                    </w:sdt>
                  </w:sdtContent>
                </w:sdt>
              </w:p>
            </w:sdtContent>
          </w:sdt>
          <w:p w14:paraId="5479C699" w14:textId="77777777" w:rsidR="00111B7B" w:rsidRDefault="00000000" w:rsidP="00F35594">
            <w:pPr>
              <w:spacing w:before="0" w:line="278" w:lineRule="auto"/>
              <w:jc w:val="center"/>
            </w:pPr>
            <w:sdt>
              <w:sdtPr>
                <w:tag w:val="goog_rdk_1845"/>
                <w:id w:val="-1940495515"/>
              </w:sdtPr>
              <w:sdtContent>
                <w:del w:id="1366" w:author="Author">
                  <w:r w:rsidR="00111B7B">
                    <w:delText>$1,050.00</w:delText>
                  </w:r>
                </w:del>
              </w:sdtContent>
            </w:sdt>
          </w:p>
        </w:tc>
        <w:tc>
          <w:tcPr>
            <w:tcW w:w="2880" w:type="dxa"/>
            <w:vAlign w:val="center"/>
          </w:tcPr>
          <w:sdt>
            <w:sdtPr>
              <w:tag w:val="goog_rdk_1849"/>
              <w:id w:val="2106609926"/>
            </w:sdtPr>
            <w:sdtContent>
              <w:p w14:paraId="5EC4B831" w14:textId="77777777" w:rsidR="00111B7B" w:rsidRDefault="00000000" w:rsidP="00F35594">
                <w:pPr>
                  <w:spacing w:before="0" w:line="278" w:lineRule="auto"/>
                  <w:jc w:val="center"/>
                  <w:rPr>
                    <w:ins w:id="1367" w:author="Author"/>
                  </w:rPr>
                </w:pPr>
                <w:sdt>
                  <w:sdtPr>
                    <w:tag w:val="goog_rdk_1847"/>
                    <w:id w:val="116815473"/>
                  </w:sdtPr>
                  <w:sdtContent>
                    <w:sdt>
                      <w:sdtPr>
                        <w:tag w:val="goog_rdk_1848"/>
                        <w:id w:val="264975977"/>
                      </w:sdtPr>
                      <w:sdtContent>
                        <w:ins w:id="1368" w:author="Author">
                          <w:r w:rsidR="00111B7B">
                            <w:t>$1,076.00</w:t>
                          </w:r>
                        </w:ins>
                      </w:sdtContent>
                    </w:sdt>
                  </w:sdtContent>
                </w:sdt>
              </w:p>
            </w:sdtContent>
          </w:sdt>
          <w:p w14:paraId="3BDB1D1F" w14:textId="77777777" w:rsidR="00111B7B" w:rsidRDefault="00000000" w:rsidP="00F35594">
            <w:pPr>
              <w:spacing w:before="0" w:line="278" w:lineRule="auto"/>
              <w:jc w:val="center"/>
            </w:pPr>
            <w:sdt>
              <w:sdtPr>
                <w:tag w:val="goog_rdk_1851"/>
                <w:id w:val="1912358769"/>
              </w:sdtPr>
              <w:sdtContent>
                <w:del w:id="1369" w:author="Author">
                  <w:r w:rsidR="00111B7B">
                    <w:delText>$1,050.00</w:delText>
                  </w:r>
                </w:del>
              </w:sdtContent>
            </w:sdt>
          </w:p>
        </w:tc>
      </w:tr>
      <w:tr w:rsidR="00111B7B" w14:paraId="2CCD33DE" w14:textId="77777777" w:rsidTr="00F35594">
        <w:trPr>
          <w:cantSplit/>
          <w:trHeight w:val="492"/>
        </w:trPr>
        <w:tc>
          <w:tcPr>
            <w:tcW w:w="3600" w:type="dxa"/>
            <w:vAlign w:val="center"/>
          </w:tcPr>
          <w:p w14:paraId="6FCCBE36" w14:textId="77777777" w:rsidR="00111B7B" w:rsidRDefault="00111B7B" w:rsidP="00F35594">
            <w:pPr>
              <w:spacing w:before="0" w:line="278" w:lineRule="auto"/>
            </w:pPr>
            <w:r>
              <w:t>Marijuana Research and Development Facility</w:t>
            </w:r>
          </w:p>
        </w:tc>
        <w:tc>
          <w:tcPr>
            <w:tcW w:w="2880" w:type="dxa"/>
            <w:vAlign w:val="center"/>
          </w:tcPr>
          <w:sdt>
            <w:sdtPr>
              <w:tag w:val="goog_rdk_1855"/>
              <w:id w:val="1142585636"/>
            </w:sdtPr>
            <w:sdtContent>
              <w:p w14:paraId="1CAA0086" w14:textId="77777777" w:rsidR="00111B7B" w:rsidRDefault="00000000" w:rsidP="00F35594">
                <w:pPr>
                  <w:spacing w:before="0" w:line="278" w:lineRule="auto"/>
                  <w:jc w:val="center"/>
                  <w:rPr>
                    <w:ins w:id="1370" w:author="Author"/>
                  </w:rPr>
                </w:pPr>
                <w:sdt>
                  <w:sdtPr>
                    <w:tag w:val="goog_rdk_1853"/>
                    <w:id w:val="546992723"/>
                  </w:sdtPr>
                  <w:sdtContent>
                    <w:sdt>
                      <w:sdtPr>
                        <w:tag w:val="goog_rdk_1854"/>
                        <w:id w:val="1703024298"/>
                      </w:sdtPr>
                      <w:sdtContent>
                        <w:ins w:id="1371" w:author="Author">
                          <w:r w:rsidR="00111B7B">
                            <w:t>$809.00</w:t>
                          </w:r>
                        </w:ins>
                      </w:sdtContent>
                    </w:sdt>
                  </w:sdtContent>
                </w:sdt>
              </w:p>
            </w:sdtContent>
          </w:sdt>
          <w:p w14:paraId="40E2E587" w14:textId="77777777" w:rsidR="00111B7B" w:rsidRDefault="00000000" w:rsidP="00F35594">
            <w:pPr>
              <w:spacing w:before="0" w:line="278" w:lineRule="auto"/>
              <w:jc w:val="center"/>
            </w:pPr>
            <w:sdt>
              <w:sdtPr>
                <w:tag w:val="goog_rdk_1857"/>
                <w:id w:val="-555069090"/>
              </w:sdtPr>
              <w:sdtContent>
                <w:del w:id="1372" w:author="Author">
                  <w:r w:rsidR="00111B7B">
                    <w:delText>$790.00</w:delText>
                  </w:r>
                </w:del>
              </w:sdtContent>
            </w:sdt>
          </w:p>
        </w:tc>
        <w:tc>
          <w:tcPr>
            <w:tcW w:w="2880" w:type="dxa"/>
            <w:vAlign w:val="center"/>
          </w:tcPr>
          <w:sdt>
            <w:sdtPr>
              <w:tag w:val="goog_rdk_1861"/>
              <w:id w:val="-1635058559"/>
            </w:sdtPr>
            <w:sdtContent>
              <w:p w14:paraId="5B8C4582" w14:textId="77777777" w:rsidR="00111B7B" w:rsidRDefault="00000000" w:rsidP="00F35594">
                <w:pPr>
                  <w:spacing w:before="0" w:line="278" w:lineRule="auto"/>
                  <w:jc w:val="center"/>
                  <w:rPr>
                    <w:ins w:id="1373" w:author="Author"/>
                  </w:rPr>
                </w:pPr>
                <w:sdt>
                  <w:sdtPr>
                    <w:tag w:val="goog_rdk_1859"/>
                    <w:id w:val="-1570281388"/>
                  </w:sdtPr>
                  <w:sdtContent>
                    <w:sdt>
                      <w:sdtPr>
                        <w:tag w:val="goog_rdk_1860"/>
                        <w:id w:val="-1662271247"/>
                      </w:sdtPr>
                      <w:sdtContent>
                        <w:ins w:id="1374" w:author="Author">
                          <w:r w:rsidR="00111B7B">
                            <w:t>$809.00</w:t>
                          </w:r>
                        </w:ins>
                      </w:sdtContent>
                    </w:sdt>
                  </w:sdtContent>
                </w:sdt>
              </w:p>
            </w:sdtContent>
          </w:sdt>
          <w:p w14:paraId="2F53616C" w14:textId="77777777" w:rsidR="00111B7B" w:rsidRDefault="00000000" w:rsidP="00F35594">
            <w:pPr>
              <w:spacing w:before="0" w:line="278" w:lineRule="auto"/>
              <w:jc w:val="center"/>
            </w:pPr>
            <w:sdt>
              <w:sdtPr>
                <w:tag w:val="goog_rdk_1863"/>
                <w:id w:val="1003835893"/>
              </w:sdtPr>
              <w:sdtContent>
                <w:del w:id="1375" w:author="Author">
                  <w:r w:rsidR="00111B7B">
                    <w:delText>$790.00</w:delText>
                  </w:r>
                </w:del>
              </w:sdtContent>
            </w:sdt>
          </w:p>
        </w:tc>
      </w:tr>
    </w:tbl>
    <w:p w14:paraId="574B9800" w14:textId="77777777" w:rsidR="00111B7B" w:rsidRDefault="00111B7B" w:rsidP="00111B7B">
      <w:pPr>
        <w:tabs>
          <w:tab w:val="left" w:pos="720"/>
          <w:tab w:val="left" w:pos="1440"/>
          <w:tab w:val="left" w:pos="2160"/>
        </w:tabs>
        <w:ind w:left="1440" w:hanging="720"/>
      </w:pPr>
      <w:r>
        <w:t>2.</w:t>
      </w:r>
      <w:r>
        <w:tab/>
      </w:r>
      <w:r>
        <w:rPr>
          <w:u w:val="single"/>
        </w:rPr>
        <w:t>Renewal Application and License Fees</w:t>
      </w:r>
      <w:r>
        <w:t>.</w:t>
      </w:r>
    </w:p>
    <w:p w14:paraId="0A13155D" w14:textId="77777777" w:rsidR="00111B7B" w:rsidRDefault="00111B7B" w:rsidP="00111B7B">
      <w:pPr>
        <w:spacing w:before="160" w:after="160" w:line="278" w:lineRule="auto"/>
      </w:pPr>
      <w:r>
        <w:rPr>
          <w:b/>
          <w:bCs/>
        </w:rPr>
        <w:t>2-145(D)(2) 1</w:t>
      </w:r>
    </w:p>
    <w:tbl>
      <w:tblPr>
        <w:tblW w:w="93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57B0BD80" w14:textId="77777777" w:rsidTr="00F35594">
        <w:trPr>
          <w:cantSplit/>
          <w:trHeight w:val="576"/>
          <w:tblHeader/>
        </w:trPr>
        <w:tc>
          <w:tcPr>
            <w:tcW w:w="3600" w:type="dxa"/>
            <w:vAlign w:val="center"/>
          </w:tcPr>
          <w:p w14:paraId="192750B4" w14:textId="77777777" w:rsidR="00111B7B" w:rsidRDefault="00111B7B" w:rsidP="00F35594">
            <w:pPr>
              <w:spacing w:before="0" w:after="160" w:line="278" w:lineRule="auto"/>
            </w:pPr>
            <w:bookmarkStart w:id="1376" w:name="bookmark=id.o5lx68gf72bg" w:colFirst="0" w:colLast="0"/>
            <w:bookmarkEnd w:id="1376"/>
            <w:r>
              <w:rPr>
                <w:b/>
                <w:bCs/>
                <w:u w:val="single"/>
              </w:rPr>
              <w:lastRenderedPageBreak/>
              <w:t>License Type</w:t>
            </w:r>
          </w:p>
        </w:tc>
        <w:tc>
          <w:tcPr>
            <w:tcW w:w="2880" w:type="dxa"/>
            <w:vAlign w:val="center"/>
          </w:tcPr>
          <w:p w14:paraId="144FBA8C" w14:textId="77777777" w:rsidR="00111B7B" w:rsidRDefault="00111B7B" w:rsidP="00F35594">
            <w:pPr>
              <w:spacing w:before="0" w:after="160" w:line="278" w:lineRule="auto"/>
              <w:jc w:val="center"/>
            </w:pPr>
            <w:r>
              <w:rPr>
                <w:b/>
                <w:bCs/>
                <w:u w:val="single"/>
              </w:rPr>
              <w:t>1st Payment</w:t>
            </w:r>
          </w:p>
          <w:p w14:paraId="51B44654" w14:textId="77777777" w:rsidR="00111B7B" w:rsidRDefault="00111B7B" w:rsidP="00F35594">
            <w:pPr>
              <w:spacing w:before="0" w:after="160" w:line="278" w:lineRule="auto"/>
              <w:jc w:val="center"/>
            </w:pPr>
            <w:r>
              <w:rPr>
                <w:i/>
                <w:iCs/>
              </w:rPr>
              <w:t>Due at Application</w:t>
            </w:r>
          </w:p>
        </w:tc>
        <w:tc>
          <w:tcPr>
            <w:tcW w:w="2880" w:type="dxa"/>
            <w:vAlign w:val="center"/>
          </w:tcPr>
          <w:p w14:paraId="0BFAEA92" w14:textId="77777777" w:rsidR="00111B7B" w:rsidRDefault="00111B7B" w:rsidP="00F35594">
            <w:pPr>
              <w:spacing w:before="0" w:after="160" w:line="278" w:lineRule="auto"/>
              <w:jc w:val="center"/>
            </w:pPr>
            <w:r>
              <w:rPr>
                <w:b/>
                <w:bCs/>
                <w:u w:val="single"/>
              </w:rPr>
              <w:t>2nd Payment</w:t>
            </w:r>
          </w:p>
          <w:p w14:paraId="3405A5A7" w14:textId="77777777" w:rsidR="00111B7B" w:rsidRDefault="00111B7B" w:rsidP="00F35594">
            <w:pPr>
              <w:spacing w:before="0" w:after="160" w:line="278" w:lineRule="auto"/>
              <w:jc w:val="center"/>
            </w:pPr>
            <w:r>
              <w:rPr>
                <w:i/>
                <w:iCs/>
              </w:rPr>
              <w:t>Due 12 months prior to expiration</w:t>
            </w:r>
          </w:p>
        </w:tc>
      </w:tr>
      <w:tr w:rsidR="00111B7B" w14:paraId="7836B4B3" w14:textId="77777777" w:rsidTr="00F35594">
        <w:trPr>
          <w:cantSplit/>
          <w:trHeight w:val="492"/>
        </w:trPr>
        <w:tc>
          <w:tcPr>
            <w:tcW w:w="3600" w:type="dxa"/>
            <w:vAlign w:val="center"/>
          </w:tcPr>
          <w:p w14:paraId="3262BC6E" w14:textId="77777777" w:rsidR="00111B7B" w:rsidRDefault="00111B7B" w:rsidP="00F35594">
            <w:pPr>
              <w:spacing w:before="0" w:line="278" w:lineRule="auto"/>
            </w:pPr>
            <w:r>
              <w:t>Medical Marijuana Store</w:t>
            </w:r>
          </w:p>
        </w:tc>
        <w:tc>
          <w:tcPr>
            <w:tcW w:w="2880" w:type="dxa"/>
            <w:vAlign w:val="center"/>
          </w:tcPr>
          <w:sdt>
            <w:sdtPr>
              <w:tag w:val="goog_rdk_1867"/>
              <w:id w:val="2009350415"/>
            </w:sdtPr>
            <w:sdtContent>
              <w:p w14:paraId="10E39524" w14:textId="77777777" w:rsidR="00111B7B" w:rsidRDefault="00000000" w:rsidP="00F35594">
                <w:pPr>
                  <w:spacing w:before="0" w:line="278" w:lineRule="auto"/>
                  <w:jc w:val="center"/>
                  <w:rPr>
                    <w:ins w:id="1377" w:author="Author"/>
                  </w:rPr>
                </w:pPr>
                <w:sdt>
                  <w:sdtPr>
                    <w:tag w:val="goog_rdk_1865"/>
                    <w:id w:val="1272777746"/>
                  </w:sdtPr>
                  <w:sdtContent>
                    <w:sdt>
                      <w:sdtPr>
                        <w:tag w:val="goog_rdk_1866"/>
                        <w:id w:val="-1267624075"/>
                      </w:sdtPr>
                      <w:sdtContent>
                        <w:ins w:id="1378" w:author="Author">
                          <w:r w:rsidR="00111B7B">
                            <w:t>$651.00</w:t>
                          </w:r>
                        </w:ins>
                      </w:sdtContent>
                    </w:sdt>
                  </w:sdtContent>
                </w:sdt>
              </w:p>
            </w:sdtContent>
          </w:sdt>
          <w:p w14:paraId="05DD3D01" w14:textId="77777777" w:rsidR="00111B7B" w:rsidRDefault="00000000" w:rsidP="00F35594">
            <w:pPr>
              <w:spacing w:before="0" w:line="278" w:lineRule="auto"/>
              <w:jc w:val="center"/>
            </w:pPr>
            <w:sdt>
              <w:sdtPr>
                <w:tag w:val="goog_rdk_1869"/>
                <w:id w:val="784803023"/>
              </w:sdtPr>
              <w:sdtContent>
                <w:del w:id="1379" w:author="Author">
                  <w:r w:rsidR="00111B7B">
                    <w:delText>$635.00</w:delText>
                  </w:r>
                </w:del>
              </w:sdtContent>
            </w:sdt>
          </w:p>
        </w:tc>
        <w:tc>
          <w:tcPr>
            <w:tcW w:w="2880" w:type="dxa"/>
            <w:vAlign w:val="center"/>
          </w:tcPr>
          <w:sdt>
            <w:sdtPr>
              <w:tag w:val="goog_rdk_1873"/>
              <w:id w:val="-1202460568"/>
            </w:sdtPr>
            <w:sdtContent>
              <w:p w14:paraId="137A0850" w14:textId="77777777" w:rsidR="00111B7B" w:rsidRDefault="00000000" w:rsidP="00F35594">
                <w:pPr>
                  <w:spacing w:before="0" w:line="278" w:lineRule="auto"/>
                  <w:jc w:val="center"/>
                  <w:rPr>
                    <w:ins w:id="1380" w:author="Author"/>
                  </w:rPr>
                </w:pPr>
                <w:sdt>
                  <w:sdtPr>
                    <w:tag w:val="goog_rdk_1871"/>
                    <w:id w:val="2015015730"/>
                  </w:sdtPr>
                  <w:sdtContent>
                    <w:sdt>
                      <w:sdtPr>
                        <w:tag w:val="goog_rdk_1872"/>
                        <w:id w:val="-307165399"/>
                      </w:sdtPr>
                      <w:sdtContent>
                        <w:ins w:id="1381" w:author="Author">
                          <w:r w:rsidR="00111B7B">
                            <w:t>$651.00</w:t>
                          </w:r>
                        </w:ins>
                      </w:sdtContent>
                    </w:sdt>
                  </w:sdtContent>
                </w:sdt>
              </w:p>
            </w:sdtContent>
          </w:sdt>
          <w:p w14:paraId="4B9D9A56" w14:textId="77777777" w:rsidR="00111B7B" w:rsidRDefault="00000000" w:rsidP="00F35594">
            <w:pPr>
              <w:spacing w:before="0" w:line="278" w:lineRule="auto"/>
              <w:jc w:val="center"/>
            </w:pPr>
            <w:sdt>
              <w:sdtPr>
                <w:tag w:val="goog_rdk_1875"/>
                <w:id w:val="-1404779630"/>
              </w:sdtPr>
              <w:sdtContent>
                <w:del w:id="1382" w:author="Author">
                  <w:r w:rsidR="00111B7B">
                    <w:delText>$635.00</w:delText>
                  </w:r>
                </w:del>
              </w:sdtContent>
            </w:sdt>
          </w:p>
        </w:tc>
      </w:tr>
      <w:tr w:rsidR="00111B7B" w14:paraId="1F095441" w14:textId="77777777" w:rsidTr="00F35594">
        <w:trPr>
          <w:cantSplit/>
          <w:trHeight w:val="576"/>
        </w:trPr>
        <w:tc>
          <w:tcPr>
            <w:tcW w:w="3600" w:type="dxa"/>
            <w:vAlign w:val="center"/>
          </w:tcPr>
          <w:p w14:paraId="65BF2099" w14:textId="77777777" w:rsidR="00111B7B" w:rsidRDefault="00111B7B" w:rsidP="00F35594">
            <w:pPr>
              <w:spacing w:before="0" w:line="278" w:lineRule="auto"/>
            </w:pPr>
            <w:r>
              <w:t>Medical Marijuana Products Manufacturer</w:t>
            </w:r>
          </w:p>
        </w:tc>
        <w:tc>
          <w:tcPr>
            <w:tcW w:w="2880" w:type="dxa"/>
            <w:vAlign w:val="center"/>
          </w:tcPr>
          <w:sdt>
            <w:sdtPr>
              <w:tag w:val="goog_rdk_1879"/>
              <w:id w:val="1351693461"/>
            </w:sdtPr>
            <w:sdtContent>
              <w:p w14:paraId="70528B3C" w14:textId="77777777" w:rsidR="00111B7B" w:rsidRDefault="00000000" w:rsidP="00F35594">
                <w:pPr>
                  <w:spacing w:before="0" w:line="278" w:lineRule="auto"/>
                  <w:jc w:val="center"/>
                  <w:rPr>
                    <w:ins w:id="1383" w:author="Author"/>
                  </w:rPr>
                </w:pPr>
                <w:sdt>
                  <w:sdtPr>
                    <w:tag w:val="goog_rdk_1877"/>
                    <w:id w:val="-1467149061"/>
                  </w:sdtPr>
                  <w:sdtContent>
                    <w:sdt>
                      <w:sdtPr>
                        <w:tag w:val="goog_rdk_1878"/>
                        <w:id w:val="-1631376741"/>
                      </w:sdtPr>
                      <w:sdtContent>
                        <w:ins w:id="1384" w:author="Author">
                          <w:r w:rsidR="00111B7B">
                            <w:t>$651.00</w:t>
                          </w:r>
                        </w:ins>
                      </w:sdtContent>
                    </w:sdt>
                  </w:sdtContent>
                </w:sdt>
              </w:p>
            </w:sdtContent>
          </w:sdt>
          <w:p w14:paraId="29B46E17" w14:textId="77777777" w:rsidR="00111B7B" w:rsidRDefault="00000000" w:rsidP="00F35594">
            <w:pPr>
              <w:spacing w:before="0" w:line="278" w:lineRule="auto"/>
              <w:jc w:val="center"/>
            </w:pPr>
            <w:sdt>
              <w:sdtPr>
                <w:tag w:val="goog_rdk_1881"/>
                <w:id w:val="1297838368"/>
              </w:sdtPr>
              <w:sdtContent>
                <w:del w:id="1385" w:author="Author">
                  <w:r w:rsidR="00111B7B">
                    <w:delText>$635.00</w:delText>
                  </w:r>
                </w:del>
              </w:sdtContent>
            </w:sdt>
          </w:p>
        </w:tc>
        <w:tc>
          <w:tcPr>
            <w:tcW w:w="2880" w:type="dxa"/>
            <w:vAlign w:val="center"/>
          </w:tcPr>
          <w:sdt>
            <w:sdtPr>
              <w:tag w:val="goog_rdk_1885"/>
              <w:id w:val="1740133641"/>
            </w:sdtPr>
            <w:sdtContent>
              <w:p w14:paraId="09F03469" w14:textId="77777777" w:rsidR="00111B7B" w:rsidRDefault="00000000" w:rsidP="00F35594">
                <w:pPr>
                  <w:spacing w:before="0" w:line="278" w:lineRule="auto"/>
                  <w:jc w:val="center"/>
                  <w:rPr>
                    <w:ins w:id="1386" w:author="Author"/>
                  </w:rPr>
                </w:pPr>
                <w:sdt>
                  <w:sdtPr>
                    <w:tag w:val="goog_rdk_1883"/>
                    <w:id w:val="69590621"/>
                  </w:sdtPr>
                  <w:sdtContent>
                    <w:sdt>
                      <w:sdtPr>
                        <w:tag w:val="goog_rdk_1884"/>
                        <w:id w:val="-2035677578"/>
                      </w:sdtPr>
                      <w:sdtContent>
                        <w:ins w:id="1387" w:author="Author">
                          <w:r w:rsidR="00111B7B">
                            <w:t>$651.00</w:t>
                          </w:r>
                        </w:ins>
                      </w:sdtContent>
                    </w:sdt>
                  </w:sdtContent>
                </w:sdt>
              </w:p>
            </w:sdtContent>
          </w:sdt>
          <w:p w14:paraId="5F1761A1" w14:textId="77777777" w:rsidR="00111B7B" w:rsidRDefault="00000000" w:rsidP="00F35594">
            <w:pPr>
              <w:spacing w:before="0" w:line="278" w:lineRule="auto"/>
              <w:jc w:val="center"/>
            </w:pPr>
            <w:sdt>
              <w:sdtPr>
                <w:tag w:val="goog_rdk_1887"/>
                <w:id w:val="-1266721707"/>
              </w:sdtPr>
              <w:sdtContent>
                <w:del w:id="1388" w:author="Author">
                  <w:r w:rsidR="00111B7B">
                    <w:delText>$635.00</w:delText>
                  </w:r>
                </w:del>
              </w:sdtContent>
            </w:sdt>
          </w:p>
        </w:tc>
      </w:tr>
      <w:tr w:rsidR="00111B7B" w14:paraId="1F2202B6" w14:textId="77777777" w:rsidTr="00F35594">
        <w:trPr>
          <w:cantSplit/>
          <w:trHeight w:val="490"/>
        </w:trPr>
        <w:tc>
          <w:tcPr>
            <w:tcW w:w="3600" w:type="dxa"/>
            <w:vAlign w:val="center"/>
          </w:tcPr>
          <w:p w14:paraId="43F1F145" w14:textId="77777777" w:rsidR="00111B7B" w:rsidRDefault="00111B7B" w:rsidP="00F35594">
            <w:pPr>
              <w:spacing w:before="0" w:line="278" w:lineRule="auto"/>
            </w:pPr>
            <w:r>
              <w:t>Medical Marijuana Cultivation Facility:</w:t>
            </w:r>
          </w:p>
        </w:tc>
        <w:tc>
          <w:tcPr>
            <w:tcW w:w="2880" w:type="dxa"/>
            <w:vAlign w:val="center"/>
          </w:tcPr>
          <w:p w14:paraId="33C1ABA0" w14:textId="77777777" w:rsidR="00111B7B" w:rsidRDefault="00111B7B" w:rsidP="00F35594">
            <w:pPr>
              <w:spacing w:before="0" w:after="160" w:line="278" w:lineRule="auto"/>
              <w:jc w:val="center"/>
            </w:pPr>
          </w:p>
        </w:tc>
        <w:tc>
          <w:tcPr>
            <w:tcW w:w="2880" w:type="dxa"/>
            <w:vAlign w:val="center"/>
          </w:tcPr>
          <w:p w14:paraId="27E1DE83" w14:textId="77777777" w:rsidR="00111B7B" w:rsidRDefault="00111B7B" w:rsidP="00F35594">
            <w:pPr>
              <w:spacing w:before="0" w:after="160" w:line="278" w:lineRule="auto"/>
              <w:jc w:val="center"/>
            </w:pPr>
          </w:p>
        </w:tc>
      </w:tr>
      <w:tr w:rsidR="00111B7B" w14:paraId="49CEA6C1" w14:textId="77777777" w:rsidTr="00F35594">
        <w:trPr>
          <w:cantSplit/>
          <w:trHeight w:val="490"/>
        </w:trPr>
        <w:tc>
          <w:tcPr>
            <w:tcW w:w="3600" w:type="dxa"/>
            <w:vAlign w:val="center"/>
          </w:tcPr>
          <w:p w14:paraId="76CEBFA7" w14:textId="77777777" w:rsidR="00111B7B" w:rsidRDefault="00111B7B" w:rsidP="00F35594">
            <w:pPr>
              <w:spacing w:before="0" w:line="278" w:lineRule="auto"/>
              <w:ind w:left="720"/>
            </w:pPr>
            <w:r>
              <w:t>Class 1 (1-500 plants)</w:t>
            </w:r>
          </w:p>
        </w:tc>
        <w:tc>
          <w:tcPr>
            <w:tcW w:w="2880" w:type="dxa"/>
            <w:vAlign w:val="center"/>
          </w:tcPr>
          <w:sdt>
            <w:sdtPr>
              <w:tag w:val="goog_rdk_1891"/>
              <w:id w:val="557234034"/>
            </w:sdtPr>
            <w:sdtContent>
              <w:p w14:paraId="749B6B11" w14:textId="77777777" w:rsidR="00111B7B" w:rsidRDefault="00000000" w:rsidP="00F35594">
                <w:pPr>
                  <w:spacing w:before="0" w:line="278" w:lineRule="auto"/>
                  <w:jc w:val="center"/>
                  <w:rPr>
                    <w:ins w:id="1389" w:author="Author"/>
                  </w:rPr>
                </w:pPr>
                <w:sdt>
                  <w:sdtPr>
                    <w:tag w:val="goog_rdk_1889"/>
                    <w:id w:val="555888047"/>
                  </w:sdtPr>
                  <w:sdtContent>
                    <w:sdt>
                      <w:sdtPr>
                        <w:tag w:val="goog_rdk_1890"/>
                        <w:id w:val="1222006324"/>
                      </w:sdtPr>
                      <w:sdtContent>
                        <w:ins w:id="1390" w:author="Author">
                          <w:r w:rsidR="00111B7B">
                            <w:t>$651.00</w:t>
                          </w:r>
                        </w:ins>
                      </w:sdtContent>
                    </w:sdt>
                  </w:sdtContent>
                </w:sdt>
              </w:p>
            </w:sdtContent>
          </w:sdt>
          <w:p w14:paraId="09675FB1" w14:textId="77777777" w:rsidR="00111B7B" w:rsidRDefault="00000000" w:rsidP="00F35594">
            <w:pPr>
              <w:spacing w:before="0" w:line="278" w:lineRule="auto"/>
              <w:jc w:val="center"/>
            </w:pPr>
            <w:sdt>
              <w:sdtPr>
                <w:tag w:val="goog_rdk_1893"/>
                <w:id w:val="850255753"/>
              </w:sdtPr>
              <w:sdtContent>
                <w:del w:id="1391" w:author="Author">
                  <w:r w:rsidR="00111B7B">
                    <w:delText>$635.00</w:delText>
                  </w:r>
                </w:del>
              </w:sdtContent>
            </w:sdt>
          </w:p>
        </w:tc>
        <w:tc>
          <w:tcPr>
            <w:tcW w:w="2880" w:type="dxa"/>
            <w:vAlign w:val="center"/>
          </w:tcPr>
          <w:sdt>
            <w:sdtPr>
              <w:tag w:val="goog_rdk_1897"/>
              <w:id w:val="-1815554301"/>
            </w:sdtPr>
            <w:sdtContent>
              <w:p w14:paraId="5DCECE29" w14:textId="77777777" w:rsidR="00111B7B" w:rsidRDefault="00000000" w:rsidP="00F35594">
                <w:pPr>
                  <w:spacing w:before="0" w:line="278" w:lineRule="auto"/>
                  <w:jc w:val="center"/>
                  <w:rPr>
                    <w:ins w:id="1392" w:author="Author"/>
                  </w:rPr>
                </w:pPr>
                <w:sdt>
                  <w:sdtPr>
                    <w:tag w:val="goog_rdk_1895"/>
                    <w:id w:val="570584956"/>
                  </w:sdtPr>
                  <w:sdtContent>
                    <w:sdt>
                      <w:sdtPr>
                        <w:tag w:val="goog_rdk_1896"/>
                        <w:id w:val="-199442874"/>
                      </w:sdtPr>
                      <w:sdtContent>
                        <w:ins w:id="1393" w:author="Author">
                          <w:r w:rsidR="00111B7B">
                            <w:t>$651.00</w:t>
                          </w:r>
                        </w:ins>
                      </w:sdtContent>
                    </w:sdt>
                  </w:sdtContent>
                </w:sdt>
              </w:p>
            </w:sdtContent>
          </w:sdt>
          <w:p w14:paraId="61C7D1F6" w14:textId="77777777" w:rsidR="00111B7B" w:rsidRDefault="00000000" w:rsidP="00F35594">
            <w:pPr>
              <w:spacing w:before="0" w:line="278" w:lineRule="auto"/>
              <w:jc w:val="center"/>
            </w:pPr>
            <w:sdt>
              <w:sdtPr>
                <w:tag w:val="goog_rdk_1899"/>
                <w:id w:val="1816040687"/>
              </w:sdtPr>
              <w:sdtContent>
                <w:del w:id="1394" w:author="Author">
                  <w:r w:rsidR="00111B7B">
                    <w:delText>$635.00</w:delText>
                  </w:r>
                </w:del>
              </w:sdtContent>
            </w:sdt>
          </w:p>
        </w:tc>
      </w:tr>
      <w:tr w:rsidR="00111B7B" w14:paraId="2AB9868C" w14:textId="77777777" w:rsidTr="00F35594">
        <w:trPr>
          <w:cantSplit/>
          <w:trHeight w:val="490"/>
        </w:trPr>
        <w:tc>
          <w:tcPr>
            <w:tcW w:w="3600" w:type="dxa"/>
            <w:vAlign w:val="center"/>
          </w:tcPr>
          <w:p w14:paraId="17E01288" w14:textId="77777777" w:rsidR="00111B7B" w:rsidRDefault="00111B7B" w:rsidP="00F35594">
            <w:pPr>
              <w:spacing w:before="0" w:line="278" w:lineRule="auto"/>
              <w:ind w:left="720"/>
            </w:pPr>
            <w:r>
              <w:t>Class 2 (501-1,500 plants)</w:t>
            </w:r>
          </w:p>
        </w:tc>
        <w:tc>
          <w:tcPr>
            <w:tcW w:w="2880" w:type="dxa"/>
            <w:vAlign w:val="center"/>
          </w:tcPr>
          <w:sdt>
            <w:sdtPr>
              <w:tag w:val="goog_rdk_1903"/>
              <w:id w:val="-690923265"/>
            </w:sdtPr>
            <w:sdtContent>
              <w:p w14:paraId="0A33ABC6" w14:textId="77777777" w:rsidR="00111B7B" w:rsidRDefault="00000000" w:rsidP="00F35594">
                <w:pPr>
                  <w:spacing w:before="0" w:line="278" w:lineRule="auto"/>
                  <w:jc w:val="center"/>
                  <w:rPr>
                    <w:ins w:id="1395" w:author="Author"/>
                  </w:rPr>
                </w:pPr>
                <w:sdt>
                  <w:sdtPr>
                    <w:tag w:val="goog_rdk_1901"/>
                    <w:id w:val="1164193430"/>
                  </w:sdtPr>
                  <w:sdtContent>
                    <w:sdt>
                      <w:sdtPr>
                        <w:tag w:val="goog_rdk_1902"/>
                        <w:id w:val="-1825858428"/>
                      </w:sdtPr>
                      <w:sdtContent>
                        <w:ins w:id="1396" w:author="Author">
                          <w:r w:rsidR="00111B7B">
                            <w:t>$917.00</w:t>
                          </w:r>
                        </w:ins>
                      </w:sdtContent>
                    </w:sdt>
                  </w:sdtContent>
                </w:sdt>
              </w:p>
            </w:sdtContent>
          </w:sdt>
          <w:p w14:paraId="7B517F87" w14:textId="77777777" w:rsidR="00111B7B" w:rsidRDefault="00000000" w:rsidP="00F35594">
            <w:pPr>
              <w:spacing w:before="0" w:line="278" w:lineRule="auto"/>
              <w:jc w:val="center"/>
            </w:pPr>
            <w:sdt>
              <w:sdtPr>
                <w:tag w:val="goog_rdk_1905"/>
                <w:id w:val="504163526"/>
              </w:sdtPr>
              <w:sdtContent>
                <w:del w:id="1397" w:author="Author">
                  <w:r w:rsidR="00111B7B">
                    <w:delText>$895.00</w:delText>
                  </w:r>
                </w:del>
              </w:sdtContent>
            </w:sdt>
          </w:p>
        </w:tc>
        <w:tc>
          <w:tcPr>
            <w:tcW w:w="2880" w:type="dxa"/>
            <w:vAlign w:val="center"/>
          </w:tcPr>
          <w:sdt>
            <w:sdtPr>
              <w:tag w:val="goog_rdk_1909"/>
              <w:id w:val="-540006866"/>
            </w:sdtPr>
            <w:sdtContent>
              <w:p w14:paraId="00964B84" w14:textId="77777777" w:rsidR="00111B7B" w:rsidRDefault="00000000" w:rsidP="00F35594">
                <w:pPr>
                  <w:spacing w:before="0" w:line="278" w:lineRule="auto"/>
                  <w:jc w:val="center"/>
                  <w:rPr>
                    <w:ins w:id="1398" w:author="Author"/>
                  </w:rPr>
                </w:pPr>
                <w:sdt>
                  <w:sdtPr>
                    <w:tag w:val="goog_rdk_1907"/>
                    <w:id w:val="1878148327"/>
                  </w:sdtPr>
                  <w:sdtContent>
                    <w:sdt>
                      <w:sdtPr>
                        <w:tag w:val="goog_rdk_1908"/>
                        <w:id w:val="-1202233624"/>
                      </w:sdtPr>
                      <w:sdtContent>
                        <w:ins w:id="1399" w:author="Author">
                          <w:r w:rsidR="00111B7B">
                            <w:t>$917.00</w:t>
                          </w:r>
                        </w:ins>
                      </w:sdtContent>
                    </w:sdt>
                  </w:sdtContent>
                </w:sdt>
              </w:p>
            </w:sdtContent>
          </w:sdt>
          <w:p w14:paraId="20DBC8F8" w14:textId="77777777" w:rsidR="00111B7B" w:rsidRDefault="00000000" w:rsidP="00F35594">
            <w:pPr>
              <w:spacing w:before="0" w:line="278" w:lineRule="auto"/>
              <w:jc w:val="center"/>
            </w:pPr>
            <w:sdt>
              <w:sdtPr>
                <w:tag w:val="goog_rdk_1911"/>
                <w:id w:val="-977441239"/>
              </w:sdtPr>
              <w:sdtContent>
                <w:del w:id="1400" w:author="Author">
                  <w:r w:rsidR="00111B7B">
                    <w:delText>$895.00</w:delText>
                  </w:r>
                </w:del>
              </w:sdtContent>
            </w:sdt>
          </w:p>
        </w:tc>
      </w:tr>
      <w:tr w:rsidR="00111B7B" w14:paraId="201A327D" w14:textId="77777777" w:rsidTr="00F35594">
        <w:trPr>
          <w:cantSplit/>
          <w:trHeight w:val="490"/>
        </w:trPr>
        <w:tc>
          <w:tcPr>
            <w:tcW w:w="3600" w:type="dxa"/>
            <w:vAlign w:val="center"/>
          </w:tcPr>
          <w:p w14:paraId="2A6B6D88" w14:textId="77777777" w:rsidR="00111B7B" w:rsidRDefault="00111B7B" w:rsidP="00F35594">
            <w:pPr>
              <w:spacing w:before="0" w:line="278" w:lineRule="auto"/>
              <w:ind w:left="720"/>
            </w:pPr>
            <w:r>
              <w:t>Class 3 (1,501-3,000 plants)</w:t>
            </w:r>
          </w:p>
        </w:tc>
        <w:tc>
          <w:tcPr>
            <w:tcW w:w="2880" w:type="dxa"/>
            <w:vAlign w:val="center"/>
          </w:tcPr>
          <w:sdt>
            <w:sdtPr>
              <w:tag w:val="goog_rdk_1915"/>
              <w:id w:val="-1224682370"/>
            </w:sdtPr>
            <w:sdtContent>
              <w:p w14:paraId="7655D33B" w14:textId="77777777" w:rsidR="00111B7B" w:rsidRDefault="00000000" w:rsidP="00F35594">
                <w:pPr>
                  <w:spacing w:before="0" w:line="278" w:lineRule="auto"/>
                  <w:jc w:val="center"/>
                  <w:rPr>
                    <w:ins w:id="1401" w:author="Author"/>
                  </w:rPr>
                </w:pPr>
                <w:sdt>
                  <w:sdtPr>
                    <w:tag w:val="goog_rdk_1913"/>
                    <w:id w:val="1995968260"/>
                  </w:sdtPr>
                  <w:sdtContent>
                    <w:sdt>
                      <w:sdtPr>
                        <w:tag w:val="goog_rdk_1914"/>
                        <w:id w:val="-70568965"/>
                      </w:sdtPr>
                      <w:sdtContent>
                        <w:ins w:id="1402" w:author="Author">
                          <w:r w:rsidR="00111B7B">
                            <w:t>$1,347.00</w:t>
                          </w:r>
                        </w:ins>
                      </w:sdtContent>
                    </w:sdt>
                  </w:sdtContent>
                </w:sdt>
              </w:p>
            </w:sdtContent>
          </w:sdt>
          <w:p w14:paraId="5595784E" w14:textId="77777777" w:rsidR="00111B7B" w:rsidRDefault="00000000" w:rsidP="00F35594">
            <w:pPr>
              <w:spacing w:before="0" w:line="278" w:lineRule="auto"/>
              <w:jc w:val="center"/>
            </w:pPr>
            <w:sdt>
              <w:sdtPr>
                <w:tag w:val="goog_rdk_1917"/>
                <w:id w:val="-2007944904"/>
              </w:sdtPr>
              <w:sdtContent>
                <w:del w:id="1403" w:author="Author">
                  <w:r w:rsidR="00111B7B">
                    <w:delText>$1,315.00</w:delText>
                  </w:r>
                </w:del>
              </w:sdtContent>
            </w:sdt>
          </w:p>
        </w:tc>
        <w:tc>
          <w:tcPr>
            <w:tcW w:w="2880" w:type="dxa"/>
            <w:vAlign w:val="center"/>
          </w:tcPr>
          <w:sdt>
            <w:sdtPr>
              <w:tag w:val="goog_rdk_1921"/>
              <w:id w:val="10841310"/>
            </w:sdtPr>
            <w:sdtContent>
              <w:p w14:paraId="62351FED" w14:textId="77777777" w:rsidR="00111B7B" w:rsidRDefault="00000000" w:rsidP="00F35594">
                <w:pPr>
                  <w:spacing w:before="0" w:line="278" w:lineRule="auto"/>
                  <w:jc w:val="center"/>
                  <w:rPr>
                    <w:ins w:id="1404" w:author="Author"/>
                  </w:rPr>
                </w:pPr>
                <w:sdt>
                  <w:sdtPr>
                    <w:tag w:val="goog_rdk_1919"/>
                    <w:id w:val="-2123570426"/>
                  </w:sdtPr>
                  <w:sdtContent>
                    <w:sdt>
                      <w:sdtPr>
                        <w:tag w:val="goog_rdk_1920"/>
                        <w:id w:val="-705056299"/>
                      </w:sdtPr>
                      <w:sdtContent>
                        <w:ins w:id="1405" w:author="Author">
                          <w:r w:rsidR="00111B7B">
                            <w:t>$1,347.00</w:t>
                          </w:r>
                        </w:ins>
                      </w:sdtContent>
                    </w:sdt>
                  </w:sdtContent>
                </w:sdt>
              </w:p>
            </w:sdtContent>
          </w:sdt>
          <w:p w14:paraId="2B16ADE7" w14:textId="77777777" w:rsidR="00111B7B" w:rsidRDefault="00000000" w:rsidP="00F35594">
            <w:pPr>
              <w:spacing w:before="0" w:line="278" w:lineRule="auto"/>
              <w:jc w:val="center"/>
            </w:pPr>
            <w:sdt>
              <w:sdtPr>
                <w:tag w:val="goog_rdk_1923"/>
                <w:id w:val="1759789158"/>
              </w:sdtPr>
              <w:sdtContent>
                <w:del w:id="1406" w:author="Author">
                  <w:r w:rsidR="00111B7B">
                    <w:delText>$1,315.00</w:delText>
                  </w:r>
                </w:del>
              </w:sdtContent>
            </w:sdt>
          </w:p>
        </w:tc>
      </w:tr>
      <w:tr w:rsidR="00111B7B" w14:paraId="00102CAA" w14:textId="77777777" w:rsidTr="00F35594">
        <w:trPr>
          <w:cantSplit/>
          <w:trHeight w:val="1440"/>
        </w:trPr>
        <w:tc>
          <w:tcPr>
            <w:tcW w:w="3600" w:type="dxa"/>
            <w:vAlign w:val="center"/>
          </w:tcPr>
          <w:p w14:paraId="280FA866" w14:textId="77777777" w:rsidR="00111B7B" w:rsidRDefault="00111B7B" w:rsidP="00F35594">
            <w:pPr>
              <w:spacing w:before="0" w:line="278" w:lineRule="auto"/>
              <w:ind w:left="720"/>
            </w:pPr>
            <w:r>
              <w:t>Expanded Production Management (The amount shown is charged in addition to the Class 3 fee for each class of 3,000 plants over Class 3)</w:t>
            </w:r>
          </w:p>
        </w:tc>
        <w:tc>
          <w:tcPr>
            <w:tcW w:w="2880" w:type="dxa"/>
            <w:vAlign w:val="center"/>
          </w:tcPr>
          <w:sdt>
            <w:sdtPr>
              <w:tag w:val="goog_rdk_1927"/>
              <w:id w:val="-376524087"/>
            </w:sdtPr>
            <w:sdtContent>
              <w:p w14:paraId="7BBC135D" w14:textId="77777777" w:rsidR="00111B7B" w:rsidRDefault="00000000" w:rsidP="00F35594">
                <w:pPr>
                  <w:spacing w:before="0" w:line="278" w:lineRule="auto"/>
                  <w:jc w:val="center"/>
                  <w:rPr>
                    <w:ins w:id="1407" w:author="Author"/>
                  </w:rPr>
                </w:pPr>
                <w:sdt>
                  <w:sdtPr>
                    <w:tag w:val="goog_rdk_1925"/>
                    <w:id w:val="-333212638"/>
                  </w:sdtPr>
                  <w:sdtContent>
                    <w:sdt>
                      <w:sdtPr>
                        <w:tag w:val="goog_rdk_1926"/>
                        <w:id w:val="399291679"/>
                      </w:sdtPr>
                      <w:sdtContent>
                        <w:ins w:id="1408" w:author="Author">
                          <w:r w:rsidR="00111B7B">
                            <w:t>$272.00</w:t>
                          </w:r>
                        </w:ins>
                      </w:sdtContent>
                    </w:sdt>
                  </w:sdtContent>
                </w:sdt>
              </w:p>
            </w:sdtContent>
          </w:sdt>
          <w:p w14:paraId="793FCD78" w14:textId="77777777" w:rsidR="00111B7B" w:rsidRDefault="00000000" w:rsidP="00F35594">
            <w:pPr>
              <w:spacing w:before="0" w:line="278" w:lineRule="auto"/>
              <w:jc w:val="center"/>
            </w:pPr>
            <w:sdt>
              <w:sdtPr>
                <w:tag w:val="goog_rdk_1929"/>
                <w:id w:val="-1349898591"/>
              </w:sdtPr>
              <w:sdtContent>
                <w:del w:id="1409" w:author="Author">
                  <w:r w:rsidR="00111B7B">
                    <w:delText>$265.00</w:delText>
                  </w:r>
                </w:del>
              </w:sdtContent>
            </w:sdt>
          </w:p>
        </w:tc>
        <w:tc>
          <w:tcPr>
            <w:tcW w:w="2880" w:type="dxa"/>
            <w:vAlign w:val="center"/>
          </w:tcPr>
          <w:sdt>
            <w:sdtPr>
              <w:tag w:val="goog_rdk_1933"/>
              <w:id w:val="-1581781319"/>
            </w:sdtPr>
            <w:sdtContent>
              <w:p w14:paraId="1FBA6A02" w14:textId="77777777" w:rsidR="00111B7B" w:rsidRDefault="00000000" w:rsidP="00F35594">
                <w:pPr>
                  <w:spacing w:before="0" w:line="278" w:lineRule="auto"/>
                  <w:jc w:val="center"/>
                  <w:rPr>
                    <w:ins w:id="1410" w:author="Author"/>
                  </w:rPr>
                </w:pPr>
                <w:sdt>
                  <w:sdtPr>
                    <w:tag w:val="goog_rdk_1931"/>
                    <w:id w:val="-1670288789"/>
                  </w:sdtPr>
                  <w:sdtContent>
                    <w:sdt>
                      <w:sdtPr>
                        <w:tag w:val="goog_rdk_1932"/>
                        <w:id w:val="414111417"/>
                      </w:sdtPr>
                      <w:sdtContent>
                        <w:ins w:id="1411" w:author="Author">
                          <w:r w:rsidR="00111B7B">
                            <w:t>$272.00</w:t>
                          </w:r>
                        </w:ins>
                      </w:sdtContent>
                    </w:sdt>
                  </w:sdtContent>
                </w:sdt>
              </w:p>
            </w:sdtContent>
          </w:sdt>
          <w:p w14:paraId="4D819A7B" w14:textId="77777777" w:rsidR="00111B7B" w:rsidRDefault="00000000" w:rsidP="00F35594">
            <w:pPr>
              <w:spacing w:before="0" w:line="278" w:lineRule="auto"/>
              <w:jc w:val="center"/>
            </w:pPr>
            <w:sdt>
              <w:sdtPr>
                <w:tag w:val="goog_rdk_1935"/>
                <w:id w:val="-863819943"/>
              </w:sdtPr>
              <w:sdtContent>
                <w:del w:id="1412" w:author="Author">
                  <w:r w:rsidR="00111B7B">
                    <w:delText>$265.00</w:delText>
                  </w:r>
                </w:del>
              </w:sdtContent>
            </w:sdt>
          </w:p>
        </w:tc>
      </w:tr>
      <w:tr w:rsidR="00111B7B" w14:paraId="54A41505" w14:textId="77777777" w:rsidTr="00F35594">
        <w:trPr>
          <w:cantSplit/>
          <w:trHeight w:val="492"/>
        </w:trPr>
        <w:tc>
          <w:tcPr>
            <w:tcW w:w="3600" w:type="dxa"/>
            <w:vAlign w:val="center"/>
          </w:tcPr>
          <w:p w14:paraId="078E3048" w14:textId="77777777" w:rsidR="00111B7B" w:rsidRDefault="00111B7B" w:rsidP="00F35594">
            <w:pPr>
              <w:spacing w:before="0" w:line="278" w:lineRule="auto"/>
            </w:pPr>
            <w:r>
              <w:t>Medical Marijuana Testing Facility</w:t>
            </w:r>
          </w:p>
        </w:tc>
        <w:tc>
          <w:tcPr>
            <w:tcW w:w="2880" w:type="dxa"/>
            <w:vAlign w:val="center"/>
          </w:tcPr>
          <w:sdt>
            <w:sdtPr>
              <w:tag w:val="goog_rdk_1939"/>
              <w:id w:val="533859449"/>
            </w:sdtPr>
            <w:sdtContent>
              <w:p w14:paraId="74DEE850" w14:textId="77777777" w:rsidR="00111B7B" w:rsidRDefault="00000000" w:rsidP="00F35594">
                <w:pPr>
                  <w:spacing w:before="0" w:line="278" w:lineRule="auto"/>
                  <w:jc w:val="center"/>
                  <w:rPr>
                    <w:ins w:id="1413" w:author="Author"/>
                  </w:rPr>
                </w:pPr>
                <w:sdt>
                  <w:sdtPr>
                    <w:tag w:val="goog_rdk_1937"/>
                    <w:id w:val="-662364866"/>
                  </w:sdtPr>
                  <w:sdtContent>
                    <w:sdt>
                      <w:sdtPr>
                        <w:tag w:val="goog_rdk_1938"/>
                        <w:id w:val="1061325879"/>
                      </w:sdtPr>
                      <w:sdtContent>
                        <w:ins w:id="1414" w:author="Author">
                          <w:r w:rsidR="00111B7B">
                            <w:t>$651.00</w:t>
                          </w:r>
                        </w:ins>
                      </w:sdtContent>
                    </w:sdt>
                  </w:sdtContent>
                </w:sdt>
              </w:p>
            </w:sdtContent>
          </w:sdt>
          <w:p w14:paraId="2683285D" w14:textId="77777777" w:rsidR="00111B7B" w:rsidRDefault="00000000" w:rsidP="00F35594">
            <w:pPr>
              <w:spacing w:before="0" w:line="278" w:lineRule="auto"/>
              <w:jc w:val="center"/>
            </w:pPr>
            <w:sdt>
              <w:sdtPr>
                <w:tag w:val="goog_rdk_1941"/>
                <w:id w:val="1031004467"/>
              </w:sdtPr>
              <w:sdtContent>
                <w:del w:id="1415" w:author="Author">
                  <w:r w:rsidR="00111B7B">
                    <w:delText>$635.00</w:delText>
                  </w:r>
                </w:del>
              </w:sdtContent>
            </w:sdt>
          </w:p>
        </w:tc>
        <w:tc>
          <w:tcPr>
            <w:tcW w:w="2880" w:type="dxa"/>
            <w:vAlign w:val="center"/>
          </w:tcPr>
          <w:sdt>
            <w:sdtPr>
              <w:tag w:val="goog_rdk_1945"/>
              <w:id w:val="-2037768024"/>
            </w:sdtPr>
            <w:sdtContent>
              <w:p w14:paraId="10B03D66" w14:textId="77777777" w:rsidR="00111B7B" w:rsidRDefault="00000000" w:rsidP="00F35594">
                <w:pPr>
                  <w:spacing w:before="0" w:line="278" w:lineRule="auto"/>
                  <w:jc w:val="center"/>
                  <w:rPr>
                    <w:ins w:id="1416" w:author="Author"/>
                  </w:rPr>
                </w:pPr>
                <w:sdt>
                  <w:sdtPr>
                    <w:tag w:val="goog_rdk_1943"/>
                    <w:id w:val="-515689927"/>
                  </w:sdtPr>
                  <w:sdtContent>
                    <w:sdt>
                      <w:sdtPr>
                        <w:tag w:val="goog_rdk_1944"/>
                        <w:id w:val="-2044481736"/>
                      </w:sdtPr>
                      <w:sdtContent>
                        <w:ins w:id="1417" w:author="Author">
                          <w:r w:rsidR="00111B7B">
                            <w:t>$651.00</w:t>
                          </w:r>
                        </w:ins>
                      </w:sdtContent>
                    </w:sdt>
                  </w:sdtContent>
                </w:sdt>
              </w:p>
            </w:sdtContent>
          </w:sdt>
          <w:p w14:paraId="54301BB7" w14:textId="77777777" w:rsidR="00111B7B" w:rsidRDefault="00000000" w:rsidP="00F35594">
            <w:pPr>
              <w:spacing w:before="0" w:line="278" w:lineRule="auto"/>
              <w:jc w:val="center"/>
            </w:pPr>
            <w:sdt>
              <w:sdtPr>
                <w:tag w:val="goog_rdk_1947"/>
                <w:id w:val="1779885708"/>
              </w:sdtPr>
              <w:sdtContent>
                <w:del w:id="1418" w:author="Author">
                  <w:r w:rsidR="00111B7B">
                    <w:delText>$635.00</w:delText>
                  </w:r>
                </w:del>
              </w:sdtContent>
            </w:sdt>
          </w:p>
        </w:tc>
      </w:tr>
      <w:tr w:rsidR="00111B7B" w14:paraId="4072BCA3" w14:textId="77777777" w:rsidTr="00F35594">
        <w:trPr>
          <w:cantSplit/>
          <w:trHeight w:val="492"/>
        </w:trPr>
        <w:tc>
          <w:tcPr>
            <w:tcW w:w="3600" w:type="dxa"/>
            <w:vAlign w:val="center"/>
          </w:tcPr>
          <w:p w14:paraId="35C73CFB" w14:textId="77777777" w:rsidR="00111B7B" w:rsidRDefault="00111B7B" w:rsidP="00F35594">
            <w:pPr>
              <w:spacing w:before="0" w:line="278" w:lineRule="auto"/>
            </w:pPr>
            <w:r>
              <w:t>Medical Marijuana Transporter</w:t>
            </w:r>
          </w:p>
        </w:tc>
        <w:tc>
          <w:tcPr>
            <w:tcW w:w="2880" w:type="dxa"/>
            <w:vAlign w:val="center"/>
          </w:tcPr>
          <w:sdt>
            <w:sdtPr>
              <w:tag w:val="goog_rdk_1951"/>
              <w:id w:val="1478566670"/>
            </w:sdtPr>
            <w:sdtContent>
              <w:p w14:paraId="377B2CB2" w14:textId="77777777" w:rsidR="00111B7B" w:rsidRDefault="00000000" w:rsidP="00F35594">
                <w:pPr>
                  <w:spacing w:before="0" w:line="278" w:lineRule="auto"/>
                  <w:jc w:val="center"/>
                  <w:rPr>
                    <w:ins w:id="1419" w:author="Author"/>
                  </w:rPr>
                </w:pPr>
                <w:sdt>
                  <w:sdtPr>
                    <w:tag w:val="goog_rdk_1949"/>
                    <w:id w:val="647835116"/>
                  </w:sdtPr>
                  <w:sdtContent>
                    <w:sdt>
                      <w:sdtPr>
                        <w:tag w:val="goog_rdk_1950"/>
                        <w:id w:val="1753618839"/>
                      </w:sdtPr>
                      <w:sdtContent>
                        <w:ins w:id="1420" w:author="Author">
                          <w:r w:rsidR="00111B7B">
                            <w:t>$840.00</w:t>
                          </w:r>
                        </w:ins>
                      </w:sdtContent>
                    </w:sdt>
                  </w:sdtContent>
                </w:sdt>
              </w:p>
            </w:sdtContent>
          </w:sdt>
          <w:p w14:paraId="0B6E7565" w14:textId="77777777" w:rsidR="00111B7B" w:rsidRDefault="00000000" w:rsidP="00F35594">
            <w:pPr>
              <w:spacing w:before="0" w:line="278" w:lineRule="auto"/>
              <w:jc w:val="center"/>
            </w:pPr>
            <w:sdt>
              <w:sdtPr>
                <w:tag w:val="goog_rdk_1953"/>
                <w:id w:val="836079221"/>
              </w:sdtPr>
              <w:sdtContent>
                <w:del w:id="1421" w:author="Author">
                  <w:r w:rsidR="00111B7B">
                    <w:delText>$820.00</w:delText>
                  </w:r>
                </w:del>
              </w:sdtContent>
            </w:sdt>
          </w:p>
        </w:tc>
        <w:tc>
          <w:tcPr>
            <w:tcW w:w="2880" w:type="dxa"/>
            <w:vAlign w:val="center"/>
          </w:tcPr>
          <w:sdt>
            <w:sdtPr>
              <w:tag w:val="goog_rdk_1957"/>
              <w:id w:val="1539741375"/>
            </w:sdtPr>
            <w:sdtContent>
              <w:p w14:paraId="279A572B" w14:textId="77777777" w:rsidR="00111B7B" w:rsidRDefault="00000000" w:rsidP="00F35594">
                <w:pPr>
                  <w:spacing w:before="0" w:line="278" w:lineRule="auto"/>
                  <w:jc w:val="center"/>
                  <w:rPr>
                    <w:ins w:id="1422" w:author="Author"/>
                  </w:rPr>
                </w:pPr>
                <w:sdt>
                  <w:sdtPr>
                    <w:tag w:val="goog_rdk_1955"/>
                    <w:id w:val="-172144346"/>
                  </w:sdtPr>
                  <w:sdtContent>
                    <w:sdt>
                      <w:sdtPr>
                        <w:tag w:val="goog_rdk_1956"/>
                        <w:id w:val="-2068408446"/>
                      </w:sdtPr>
                      <w:sdtContent>
                        <w:ins w:id="1423" w:author="Author">
                          <w:r w:rsidR="00111B7B">
                            <w:t>$840.00</w:t>
                          </w:r>
                        </w:ins>
                      </w:sdtContent>
                    </w:sdt>
                  </w:sdtContent>
                </w:sdt>
              </w:p>
            </w:sdtContent>
          </w:sdt>
          <w:p w14:paraId="670EDE4A" w14:textId="77777777" w:rsidR="00111B7B" w:rsidRDefault="00000000" w:rsidP="00F35594">
            <w:pPr>
              <w:spacing w:before="0" w:line="278" w:lineRule="auto"/>
              <w:jc w:val="center"/>
            </w:pPr>
            <w:sdt>
              <w:sdtPr>
                <w:tag w:val="goog_rdk_1959"/>
                <w:id w:val="973889865"/>
              </w:sdtPr>
              <w:sdtContent>
                <w:del w:id="1424" w:author="Author">
                  <w:r w:rsidR="00111B7B">
                    <w:delText>$820.00</w:delText>
                  </w:r>
                </w:del>
              </w:sdtContent>
            </w:sdt>
          </w:p>
        </w:tc>
      </w:tr>
      <w:tr w:rsidR="00111B7B" w14:paraId="129ADE78" w14:textId="77777777" w:rsidTr="00F35594">
        <w:trPr>
          <w:cantSplit/>
          <w:trHeight w:val="492"/>
        </w:trPr>
        <w:tc>
          <w:tcPr>
            <w:tcW w:w="3600" w:type="dxa"/>
            <w:vAlign w:val="center"/>
          </w:tcPr>
          <w:p w14:paraId="0CBB8772" w14:textId="77777777" w:rsidR="00111B7B" w:rsidRDefault="00111B7B" w:rsidP="00F35594">
            <w:pPr>
              <w:spacing w:before="0" w:line="278" w:lineRule="auto"/>
            </w:pPr>
            <w:r>
              <w:t>Medical Marijuana Business Operator</w:t>
            </w:r>
          </w:p>
        </w:tc>
        <w:tc>
          <w:tcPr>
            <w:tcW w:w="2880" w:type="dxa"/>
            <w:vAlign w:val="center"/>
          </w:tcPr>
          <w:sdt>
            <w:sdtPr>
              <w:tag w:val="goog_rdk_1963"/>
              <w:id w:val="1216074674"/>
            </w:sdtPr>
            <w:sdtContent>
              <w:p w14:paraId="1147C5CE" w14:textId="77777777" w:rsidR="00111B7B" w:rsidRDefault="00000000" w:rsidP="00F35594">
                <w:pPr>
                  <w:spacing w:before="0" w:line="278" w:lineRule="auto"/>
                  <w:jc w:val="center"/>
                  <w:rPr>
                    <w:ins w:id="1425" w:author="Author"/>
                  </w:rPr>
                </w:pPr>
                <w:sdt>
                  <w:sdtPr>
                    <w:tag w:val="goog_rdk_1961"/>
                    <w:id w:val="902009148"/>
                  </w:sdtPr>
                  <w:sdtContent>
                    <w:sdt>
                      <w:sdtPr>
                        <w:tag w:val="goog_rdk_1962"/>
                        <w:id w:val="530040936"/>
                      </w:sdtPr>
                      <w:sdtContent>
                        <w:ins w:id="1426" w:author="Author">
                          <w:r w:rsidR="00111B7B">
                            <w:t>$866.00</w:t>
                          </w:r>
                        </w:ins>
                      </w:sdtContent>
                    </w:sdt>
                  </w:sdtContent>
                </w:sdt>
              </w:p>
            </w:sdtContent>
          </w:sdt>
          <w:p w14:paraId="097C3BD1" w14:textId="77777777" w:rsidR="00111B7B" w:rsidRDefault="00000000" w:rsidP="00F35594">
            <w:pPr>
              <w:spacing w:before="0" w:line="278" w:lineRule="auto"/>
              <w:jc w:val="center"/>
            </w:pPr>
            <w:sdt>
              <w:sdtPr>
                <w:tag w:val="goog_rdk_1965"/>
                <w:id w:val="-1842836193"/>
              </w:sdtPr>
              <w:sdtContent>
                <w:del w:id="1427" w:author="Author">
                  <w:r w:rsidR="00111B7B">
                    <w:delText>$845.00</w:delText>
                  </w:r>
                </w:del>
              </w:sdtContent>
            </w:sdt>
          </w:p>
        </w:tc>
        <w:tc>
          <w:tcPr>
            <w:tcW w:w="2880" w:type="dxa"/>
            <w:vAlign w:val="center"/>
          </w:tcPr>
          <w:sdt>
            <w:sdtPr>
              <w:tag w:val="goog_rdk_1969"/>
              <w:id w:val="-1410770813"/>
            </w:sdtPr>
            <w:sdtContent>
              <w:p w14:paraId="7E0F7B71" w14:textId="77777777" w:rsidR="00111B7B" w:rsidRDefault="00000000" w:rsidP="00F35594">
                <w:pPr>
                  <w:spacing w:before="0" w:line="278" w:lineRule="auto"/>
                  <w:jc w:val="center"/>
                  <w:rPr>
                    <w:ins w:id="1428" w:author="Author"/>
                  </w:rPr>
                </w:pPr>
                <w:sdt>
                  <w:sdtPr>
                    <w:tag w:val="goog_rdk_1967"/>
                    <w:id w:val="1129009304"/>
                  </w:sdtPr>
                  <w:sdtContent>
                    <w:sdt>
                      <w:sdtPr>
                        <w:tag w:val="goog_rdk_1968"/>
                        <w:id w:val="-173455022"/>
                      </w:sdtPr>
                      <w:sdtContent>
                        <w:ins w:id="1429" w:author="Author">
                          <w:r w:rsidR="00111B7B">
                            <w:t>$866.00</w:t>
                          </w:r>
                        </w:ins>
                      </w:sdtContent>
                    </w:sdt>
                  </w:sdtContent>
                </w:sdt>
              </w:p>
            </w:sdtContent>
          </w:sdt>
          <w:p w14:paraId="32FF98EF" w14:textId="77777777" w:rsidR="00111B7B" w:rsidRDefault="00000000" w:rsidP="00F35594">
            <w:pPr>
              <w:spacing w:before="0" w:line="278" w:lineRule="auto"/>
              <w:jc w:val="center"/>
            </w:pPr>
            <w:sdt>
              <w:sdtPr>
                <w:tag w:val="goog_rdk_1971"/>
                <w:id w:val="-66387040"/>
              </w:sdtPr>
              <w:sdtContent>
                <w:del w:id="1430" w:author="Author">
                  <w:r w:rsidR="00111B7B">
                    <w:delText>$845.00</w:delText>
                  </w:r>
                </w:del>
              </w:sdtContent>
            </w:sdt>
          </w:p>
        </w:tc>
      </w:tr>
      <w:tr w:rsidR="00111B7B" w14:paraId="22E54233" w14:textId="77777777" w:rsidTr="00F35594">
        <w:trPr>
          <w:cantSplit/>
          <w:trHeight w:val="720"/>
        </w:trPr>
        <w:tc>
          <w:tcPr>
            <w:tcW w:w="3600" w:type="dxa"/>
            <w:vAlign w:val="center"/>
          </w:tcPr>
          <w:p w14:paraId="5A556CAC" w14:textId="77777777" w:rsidR="00111B7B" w:rsidRDefault="00111B7B" w:rsidP="00F35594">
            <w:pPr>
              <w:spacing w:before="0" w:line="278" w:lineRule="auto"/>
            </w:pPr>
            <w:r>
              <w:t>Marijuana Research and Development Facility</w:t>
            </w:r>
          </w:p>
        </w:tc>
        <w:tc>
          <w:tcPr>
            <w:tcW w:w="2880" w:type="dxa"/>
            <w:vAlign w:val="center"/>
          </w:tcPr>
          <w:sdt>
            <w:sdtPr>
              <w:tag w:val="goog_rdk_1975"/>
              <w:id w:val="1131420051"/>
            </w:sdtPr>
            <w:sdtContent>
              <w:p w14:paraId="1A36DC7A" w14:textId="77777777" w:rsidR="00111B7B" w:rsidRDefault="00000000" w:rsidP="00F35594">
                <w:pPr>
                  <w:spacing w:before="0" w:line="278" w:lineRule="auto"/>
                  <w:jc w:val="center"/>
                  <w:rPr>
                    <w:ins w:id="1431" w:author="Author"/>
                  </w:rPr>
                </w:pPr>
                <w:sdt>
                  <w:sdtPr>
                    <w:tag w:val="goog_rdk_1973"/>
                    <w:id w:val="-1027985587"/>
                  </w:sdtPr>
                  <w:sdtContent>
                    <w:sdt>
                      <w:sdtPr>
                        <w:tag w:val="goog_rdk_1974"/>
                        <w:id w:val="-1187475026"/>
                      </w:sdtPr>
                      <w:sdtContent>
                        <w:ins w:id="1432" w:author="Author">
                          <w:r w:rsidR="00111B7B">
                            <w:t>$651.00</w:t>
                          </w:r>
                        </w:ins>
                      </w:sdtContent>
                    </w:sdt>
                  </w:sdtContent>
                </w:sdt>
              </w:p>
            </w:sdtContent>
          </w:sdt>
          <w:p w14:paraId="45B4ED91" w14:textId="77777777" w:rsidR="00111B7B" w:rsidRDefault="00000000" w:rsidP="00F35594">
            <w:pPr>
              <w:spacing w:before="0" w:line="278" w:lineRule="auto"/>
              <w:jc w:val="center"/>
            </w:pPr>
            <w:sdt>
              <w:sdtPr>
                <w:tag w:val="goog_rdk_1977"/>
                <w:id w:val="-1495267827"/>
              </w:sdtPr>
              <w:sdtContent>
                <w:del w:id="1433" w:author="Author">
                  <w:r w:rsidR="00111B7B">
                    <w:delText>$635.00</w:delText>
                  </w:r>
                </w:del>
              </w:sdtContent>
            </w:sdt>
          </w:p>
        </w:tc>
        <w:tc>
          <w:tcPr>
            <w:tcW w:w="2880" w:type="dxa"/>
            <w:vAlign w:val="center"/>
          </w:tcPr>
          <w:sdt>
            <w:sdtPr>
              <w:tag w:val="goog_rdk_1981"/>
              <w:id w:val="1994686648"/>
            </w:sdtPr>
            <w:sdtContent>
              <w:p w14:paraId="490AA4D3" w14:textId="77777777" w:rsidR="00111B7B" w:rsidRDefault="00000000" w:rsidP="00F35594">
                <w:pPr>
                  <w:spacing w:before="0" w:line="278" w:lineRule="auto"/>
                  <w:jc w:val="center"/>
                  <w:rPr>
                    <w:ins w:id="1434" w:author="Author"/>
                  </w:rPr>
                </w:pPr>
                <w:sdt>
                  <w:sdtPr>
                    <w:tag w:val="goog_rdk_1979"/>
                    <w:id w:val="1794405383"/>
                  </w:sdtPr>
                  <w:sdtContent>
                    <w:sdt>
                      <w:sdtPr>
                        <w:tag w:val="goog_rdk_1980"/>
                        <w:id w:val="163970928"/>
                      </w:sdtPr>
                      <w:sdtContent>
                        <w:ins w:id="1435" w:author="Author">
                          <w:r w:rsidR="00111B7B">
                            <w:t>$651.00</w:t>
                          </w:r>
                        </w:ins>
                      </w:sdtContent>
                    </w:sdt>
                  </w:sdtContent>
                </w:sdt>
              </w:p>
            </w:sdtContent>
          </w:sdt>
          <w:p w14:paraId="386201A1" w14:textId="77777777" w:rsidR="00111B7B" w:rsidRDefault="00000000" w:rsidP="00F35594">
            <w:pPr>
              <w:spacing w:before="0" w:line="278" w:lineRule="auto"/>
              <w:jc w:val="center"/>
            </w:pPr>
            <w:sdt>
              <w:sdtPr>
                <w:tag w:val="goog_rdk_1983"/>
                <w:id w:val="-1128352093"/>
              </w:sdtPr>
              <w:sdtContent>
                <w:del w:id="1436" w:author="Author">
                  <w:r w:rsidR="00111B7B">
                    <w:delText>$635.00</w:delText>
                  </w:r>
                </w:del>
              </w:sdtContent>
            </w:sdt>
          </w:p>
        </w:tc>
      </w:tr>
    </w:tbl>
    <w:p w14:paraId="502967A8" w14:textId="77777777" w:rsidR="00111B7B" w:rsidRDefault="00111B7B" w:rsidP="00111B7B">
      <w:pPr>
        <w:tabs>
          <w:tab w:val="left" w:pos="720"/>
          <w:tab w:val="left" w:pos="1440"/>
          <w:tab w:val="left" w:pos="2160"/>
        </w:tabs>
        <w:ind w:left="1440" w:hanging="720"/>
      </w:pPr>
      <w:r>
        <w:t>3.</w:t>
      </w:r>
      <w:r>
        <w:tab/>
      </w:r>
      <w:r>
        <w:rPr>
          <w:u w:val="single"/>
        </w:rPr>
        <w:t>When Fees Are Due</w:t>
      </w:r>
      <w:r>
        <w:t>. The application and License fees reflected in this Rule must be paid as follows.</w:t>
      </w:r>
    </w:p>
    <w:p w14:paraId="5F7A7CA9" w14:textId="77777777" w:rsidR="00111B7B" w:rsidRDefault="00111B7B" w:rsidP="00111B7B">
      <w:pPr>
        <w:tabs>
          <w:tab w:val="left" w:pos="720"/>
          <w:tab w:val="left" w:pos="1440"/>
          <w:tab w:val="left" w:pos="2160"/>
        </w:tabs>
        <w:ind w:left="2160" w:hanging="720"/>
      </w:pPr>
      <w:r>
        <w:t>a.</w:t>
      </w:r>
      <w:r>
        <w:tab/>
        <w:t>The first payment must be submitted with the application.</w:t>
      </w:r>
    </w:p>
    <w:p w14:paraId="790D370F" w14:textId="77777777" w:rsidR="00111B7B" w:rsidRDefault="00111B7B" w:rsidP="00111B7B">
      <w:pPr>
        <w:tabs>
          <w:tab w:val="left" w:pos="720"/>
          <w:tab w:val="left" w:pos="1440"/>
          <w:tab w:val="left" w:pos="2160"/>
        </w:tabs>
        <w:ind w:left="2160" w:hanging="720"/>
      </w:pPr>
      <w:r>
        <w:t>b.</w:t>
      </w:r>
      <w:r>
        <w:tab/>
        <w:t>The second payment must be submitted at least twelve (12) months prior to the License expiration date, unless otherwise mandated by the State Licensing Authority or the Division.</w:t>
      </w:r>
    </w:p>
    <w:p w14:paraId="0B062839" w14:textId="77777777" w:rsidR="00111B7B" w:rsidRDefault="00111B7B" w:rsidP="00111B7B">
      <w:pPr>
        <w:tabs>
          <w:tab w:val="left" w:pos="720"/>
          <w:tab w:val="left" w:pos="1440"/>
          <w:tab w:val="left" w:pos="2160"/>
        </w:tabs>
        <w:ind w:left="2160" w:hanging="720"/>
      </w:pPr>
      <w:r>
        <w:lastRenderedPageBreak/>
        <w:t>c.</w:t>
      </w:r>
      <w:r>
        <w:tab/>
        <w:t xml:space="preserve">Failure to timely submit the second payment shall result in </w:t>
      </w:r>
      <w:sdt>
        <w:sdtPr>
          <w:tag w:val="goog_rdk_1984"/>
          <w:id w:val="2037749942"/>
        </w:sdtPr>
        <w:sdtContent>
          <w:sdt>
            <w:sdtPr>
              <w:tag w:val="goog_rdk_1985"/>
              <w:id w:val="365163339"/>
            </w:sdtPr>
            <w:sdtContent>
              <w:ins w:id="1437" w:author="Author">
                <w:r>
                  <w:t>a late fee, pursuant</w:t>
                </w:r>
              </w:ins>
            </w:sdtContent>
          </w:sdt>
          <w:customXmlInsRangeStart w:id="1438" w:author="Author"/>
          <w:sdt>
            <w:sdtPr>
              <w:tag w:val="goog_rdk_1986"/>
              <w:id w:val="1238411924"/>
            </w:sdtPr>
            <w:sdtContent>
              <w:customXmlInsRangeEnd w:id="1438"/>
              <w:ins w:id="1439" w:author="Author">
                <w:r>
                  <w:t xml:space="preserve"> </w:t>
                </w:r>
              </w:ins>
              <w:customXmlInsRangeStart w:id="1440" w:author="Author"/>
            </w:sdtContent>
          </w:sdt>
          <w:customXmlInsRangeEnd w:id="1440"/>
          <w:customXmlInsRangeStart w:id="1441" w:author="Author"/>
          <w:sdt>
            <w:sdtPr>
              <w:tag w:val="goog_rdk_1987"/>
              <w:id w:val="894641523"/>
            </w:sdtPr>
            <w:sdtContent>
              <w:customXmlInsRangeEnd w:id="1441"/>
              <w:ins w:id="1442" w:author="Author">
                <w:r>
                  <w:t>to Rule 2-140(B)</w:t>
                </w:r>
              </w:ins>
              <w:customXmlInsRangeStart w:id="1443" w:author="Author"/>
            </w:sdtContent>
          </w:sdt>
          <w:customXmlInsRangeEnd w:id="1443"/>
          <w:customXmlInsRangeStart w:id="1444" w:author="Author"/>
          <w:sdt>
            <w:sdtPr>
              <w:tag w:val="goog_rdk_1988"/>
              <w:id w:val="1129062577"/>
            </w:sdtPr>
            <w:sdtContent>
              <w:customXmlInsRangeEnd w:id="1444"/>
              <w:ins w:id="1445" w:author="Author">
                <w:r>
                  <w:t xml:space="preserve">, and </w:t>
                </w:r>
              </w:ins>
              <w:customXmlInsRangeStart w:id="1446" w:author="Author"/>
            </w:sdtContent>
          </w:sdt>
          <w:customXmlInsRangeEnd w:id="1446"/>
        </w:sdtContent>
      </w:sdt>
      <w:r>
        <w:t>disciplinary action, which may include an administrative action, fine, suspension, and revocation of the License.</w:t>
      </w:r>
    </w:p>
    <w:p w14:paraId="0641CA3C" w14:textId="77777777" w:rsidR="00111B7B" w:rsidRDefault="00111B7B" w:rsidP="00111B7B">
      <w:pPr>
        <w:tabs>
          <w:tab w:val="left" w:pos="720"/>
          <w:tab w:val="left" w:pos="1440"/>
          <w:tab w:val="left" w:pos="2160"/>
        </w:tabs>
        <w:ind w:left="1440" w:hanging="720"/>
      </w:pPr>
      <w:r>
        <w:t>4.</w:t>
      </w:r>
      <w:r>
        <w:tab/>
        <w:t>Unified Application Fees. Licensees opting to utilize a Unified Application will receive a $100.00 reduction from the initial application fee or renewal application fee for each License included in the Unified Application. This reduction will be applied to the first payment due at application reflected in Rules 2-145(D)(1) and (D)(2).</w:t>
      </w:r>
    </w:p>
    <w:p w14:paraId="24F803C4" w14:textId="77777777" w:rsidR="00111B7B" w:rsidRDefault="00111B7B" w:rsidP="00111B7B">
      <w:pPr>
        <w:tabs>
          <w:tab w:val="left" w:pos="720"/>
          <w:tab w:val="left" w:pos="1440"/>
          <w:tab w:val="left" w:pos="2160"/>
        </w:tabs>
        <w:ind w:left="720" w:hanging="720"/>
      </w:pPr>
      <w:r>
        <w:t>E.</w:t>
      </w:r>
      <w:r>
        <w:tab/>
      </w:r>
      <w:r>
        <w:rPr>
          <w:u w:val="single"/>
        </w:rPr>
        <w:t>Delivery Permit Fees</w:t>
      </w:r>
      <w:r>
        <w:t>.</w:t>
      </w:r>
    </w:p>
    <w:p w14:paraId="59B530DF" w14:textId="77777777" w:rsidR="00111B7B" w:rsidRDefault="00111B7B" w:rsidP="00111B7B">
      <w:pPr>
        <w:spacing w:before="160" w:after="160" w:line="278" w:lineRule="auto"/>
      </w:pPr>
      <w:r>
        <w:rPr>
          <w:b/>
          <w:bCs/>
        </w:rPr>
        <w:t>2-145(E) 1</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0"/>
        <w:gridCol w:w="2880"/>
        <w:gridCol w:w="2880"/>
      </w:tblGrid>
      <w:tr w:rsidR="00111B7B" w14:paraId="178F8912" w14:textId="77777777" w:rsidTr="00F35594">
        <w:trPr>
          <w:cantSplit/>
          <w:trHeight w:val="576"/>
          <w:tblHeader/>
        </w:trPr>
        <w:tc>
          <w:tcPr>
            <w:tcW w:w="3600" w:type="dxa"/>
            <w:tcMar>
              <w:top w:w="100" w:type="dxa"/>
              <w:left w:w="100" w:type="dxa"/>
              <w:bottom w:w="100" w:type="dxa"/>
              <w:right w:w="100" w:type="dxa"/>
            </w:tcMar>
            <w:vAlign w:val="center"/>
          </w:tcPr>
          <w:p w14:paraId="1720BD78" w14:textId="77777777" w:rsidR="00111B7B" w:rsidRDefault="00111B7B" w:rsidP="00F35594">
            <w:pPr>
              <w:spacing w:before="0" w:line="278" w:lineRule="auto"/>
            </w:pPr>
            <w:bookmarkStart w:id="1447" w:name="bookmark=id.g2cxvxtkvnlc" w:colFirst="0" w:colLast="0"/>
            <w:bookmarkEnd w:id="1447"/>
            <w:r>
              <w:rPr>
                <w:b/>
                <w:bCs/>
                <w:u w:val="single"/>
              </w:rPr>
              <w:t>License Type</w:t>
            </w:r>
          </w:p>
        </w:tc>
        <w:tc>
          <w:tcPr>
            <w:tcW w:w="2880" w:type="dxa"/>
            <w:tcMar>
              <w:top w:w="100" w:type="dxa"/>
              <w:left w:w="100" w:type="dxa"/>
              <w:bottom w:w="100" w:type="dxa"/>
              <w:right w:w="100" w:type="dxa"/>
            </w:tcMar>
            <w:vAlign w:val="center"/>
          </w:tcPr>
          <w:p w14:paraId="5E1171FE" w14:textId="77777777" w:rsidR="00111B7B" w:rsidRDefault="00111B7B" w:rsidP="00F35594">
            <w:pPr>
              <w:spacing w:before="0" w:line="278" w:lineRule="auto"/>
              <w:jc w:val="center"/>
            </w:pPr>
            <w:r>
              <w:rPr>
                <w:b/>
                <w:bCs/>
                <w:u w:val="single"/>
              </w:rPr>
              <w:t>1st Payment</w:t>
            </w:r>
          </w:p>
          <w:p w14:paraId="5E4F0F76" w14:textId="77777777" w:rsidR="00111B7B" w:rsidRDefault="00111B7B" w:rsidP="00F35594">
            <w:pPr>
              <w:spacing w:before="0" w:line="278" w:lineRule="auto"/>
              <w:jc w:val="center"/>
            </w:pPr>
            <w:r>
              <w:rPr>
                <w:i/>
                <w:iCs/>
              </w:rPr>
              <w:t>Due at Application</w:t>
            </w:r>
          </w:p>
        </w:tc>
        <w:tc>
          <w:tcPr>
            <w:tcW w:w="2880" w:type="dxa"/>
            <w:tcMar>
              <w:top w:w="100" w:type="dxa"/>
              <w:left w:w="100" w:type="dxa"/>
              <w:bottom w:w="100" w:type="dxa"/>
              <w:right w:w="100" w:type="dxa"/>
            </w:tcMar>
            <w:vAlign w:val="center"/>
          </w:tcPr>
          <w:p w14:paraId="1A111B2E" w14:textId="77777777" w:rsidR="00111B7B" w:rsidRDefault="00111B7B" w:rsidP="00F35594">
            <w:pPr>
              <w:spacing w:before="0" w:line="278" w:lineRule="auto"/>
              <w:jc w:val="center"/>
            </w:pPr>
            <w:r>
              <w:rPr>
                <w:b/>
                <w:bCs/>
                <w:u w:val="single"/>
              </w:rPr>
              <w:t>2nd Payment</w:t>
            </w:r>
          </w:p>
          <w:p w14:paraId="1D4C6A1C" w14:textId="77777777" w:rsidR="00111B7B" w:rsidRDefault="00111B7B" w:rsidP="00F35594">
            <w:pPr>
              <w:spacing w:before="0" w:line="278" w:lineRule="auto"/>
              <w:jc w:val="center"/>
            </w:pPr>
            <w:r>
              <w:rPr>
                <w:i/>
                <w:iCs/>
              </w:rPr>
              <w:t>Due 12 months prior to expiration</w:t>
            </w:r>
          </w:p>
        </w:tc>
      </w:tr>
      <w:tr w:rsidR="00111B7B" w14:paraId="0FBC1CA0" w14:textId="77777777" w:rsidTr="00F35594">
        <w:trPr>
          <w:cantSplit/>
        </w:trPr>
        <w:tc>
          <w:tcPr>
            <w:tcW w:w="3600" w:type="dxa"/>
            <w:tcMar>
              <w:top w:w="100" w:type="dxa"/>
              <w:left w:w="100" w:type="dxa"/>
              <w:bottom w:w="100" w:type="dxa"/>
              <w:right w:w="100" w:type="dxa"/>
            </w:tcMar>
            <w:vAlign w:val="center"/>
          </w:tcPr>
          <w:p w14:paraId="788A234B" w14:textId="77777777" w:rsidR="00111B7B" w:rsidRDefault="00111B7B" w:rsidP="00F35594">
            <w:pPr>
              <w:spacing w:before="0" w:line="278" w:lineRule="auto"/>
            </w:pPr>
            <w:r>
              <w:t>Delivery Permit</w:t>
            </w:r>
          </w:p>
        </w:tc>
        <w:tc>
          <w:tcPr>
            <w:tcW w:w="2880" w:type="dxa"/>
            <w:tcMar>
              <w:top w:w="100" w:type="dxa"/>
              <w:left w:w="100" w:type="dxa"/>
              <w:bottom w:w="100" w:type="dxa"/>
              <w:right w:w="100" w:type="dxa"/>
            </w:tcMar>
            <w:vAlign w:val="center"/>
          </w:tcPr>
          <w:sdt>
            <w:sdtPr>
              <w:tag w:val="goog_rdk_1992"/>
              <w:id w:val="565001064"/>
            </w:sdtPr>
            <w:sdtContent>
              <w:p w14:paraId="6678F772" w14:textId="77777777" w:rsidR="00111B7B" w:rsidRDefault="00000000" w:rsidP="00F35594">
                <w:pPr>
                  <w:spacing w:before="0" w:line="278" w:lineRule="auto"/>
                  <w:jc w:val="center"/>
                  <w:rPr>
                    <w:ins w:id="1448" w:author="Author"/>
                  </w:rPr>
                </w:pPr>
                <w:sdt>
                  <w:sdtPr>
                    <w:tag w:val="goog_rdk_1990"/>
                    <w:id w:val="-1096752085"/>
                  </w:sdtPr>
                  <w:sdtContent>
                    <w:sdt>
                      <w:sdtPr>
                        <w:tag w:val="goog_rdk_1991"/>
                        <w:id w:val="-20708473"/>
                      </w:sdtPr>
                      <w:sdtContent>
                        <w:ins w:id="1449" w:author="Author">
                          <w:r w:rsidR="00111B7B">
                            <w:t>$750.00</w:t>
                          </w:r>
                        </w:ins>
                      </w:sdtContent>
                    </w:sdt>
                  </w:sdtContent>
                </w:sdt>
              </w:p>
            </w:sdtContent>
          </w:sdt>
          <w:p w14:paraId="49B9AC5A" w14:textId="77777777" w:rsidR="00111B7B" w:rsidRDefault="00000000" w:rsidP="00F35594">
            <w:pPr>
              <w:spacing w:before="0" w:line="278" w:lineRule="auto"/>
              <w:jc w:val="center"/>
            </w:pPr>
            <w:sdt>
              <w:sdtPr>
                <w:tag w:val="goog_rdk_1994"/>
                <w:id w:val="1852784860"/>
              </w:sdtPr>
              <w:sdtContent>
                <w:del w:id="1450" w:author="Author">
                  <w:r w:rsidR="00111B7B">
                    <w:delText>$1,365.00</w:delText>
                  </w:r>
                </w:del>
              </w:sdtContent>
            </w:sdt>
          </w:p>
        </w:tc>
        <w:tc>
          <w:tcPr>
            <w:tcW w:w="2880" w:type="dxa"/>
            <w:tcMar>
              <w:top w:w="100" w:type="dxa"/>
              <w:left w:w="100" w:type="dxa"/>
              <w:bottom w:w="100" w:type="dxa"/>
              <w:right w:w="100" w:type="dxa"/>
            </w:tcMar>
            <w:vAlign w:val="center"/>
          </w:tcPr>
          <w:sdt>
            <w:sdtPr>
              <w:tag w:val="goog_rdk_1998"/>
              <w:id w:val="-194946844"/>
            </w:sdtPr>
            <w:sdtContent>
              <w:p w14:paraId="7315CDA9" w14:textId="77777777" w:rsidR="00111B7B" w:rsidRDefault="00000000" w:rsidP="00F35594">
                <w:pPr>
                  <w:spacing w:before="0" w:line="278" w:lineRule="auto"/>
                  <w:jc w:val="center"/>
                  <w:rPr>
                    <w:ins w:id="1451" w:author="Author"/>
                  </w:rPr>
                </w:pPr>
                <w:sdt>
                  <w:sdtPr>
                    <w:tag w:val="goog_rdk_1996"/>
                    <w:id w:val="-2128200180"/>
                  </w:sdtPr>
                  <w:sdtContent>
                    <w:sdt>
                      <w:sdtPr>
                        <w:tag w:val="goog_rdk_1997"/>
                        <w:id w:val="924229828"/>
                      </w:sdtPr>
                      <w:sdtContent>
                        <w:ins w:id="1452" w:author="Author">
                          <w:r w:rsidR="00111B7B">
                            <w:t>$750.00</w:t>
                          </w:r>
                        </w:ins>
                      </w:sdtContent>
                    </w:sdt>
                  </w:sdtContent>
                </w:sdt>
              </w:p>
            </w:sdtContent>
          </w:sdt>
          <w:p w14:paraId="267FCBD9" w14:textId="77777777" w:rsidR="00111B7B" w:rsidRDefault="00000000" w:rsidP="00F35594">
            <w:pPr>
              <w:spacing w:before="0" w:line="278" w:lineRule="auto"/>
              <w:jc w:val="center"/>
            </w:pPr>
            <w:sdt>
              <w:sdtPr>
                <w:tag w:val="goog_rdk_2000"/>
                <w:id w:val="1145020679"/>
              </w:sdtPr>
              <w:sdtContent>
                <w:del w:id="1453" w:author="Author">
                  <w:r w:rsidR="00111B7B">
                    <w:delText>$1,365.00</w:delText>
                  </w:r>
                </w:del>
              </w:sdtContent>
            </w:sdt>
          </w:p>
        </w:tc>
      </w:tr>
      <w:tr w:rsidR="00111B7B" w14:paraId="4C8A0BD3" w14:textId="77777777" w:rsidTr="00F35594">
        <w:trPr>
          <w:cantSplit/>
        </w:trPr>
        <w:tc>
          <w:tcPr>
            <w:tcW w:w="3600" w:type="dxa"/>
            <w:tcMar>
              <w:top w:w="100" w:type="dxa"/>
              <w:left w:w="100" w:type="dxa"/>
              <w:bottom w:w="100" w:type="dxa"/>
              <w:right w:w="100" w:type="dxa"/>
            </w:tcMar>
            <w:vAlign w:val="center"/>
          </w:tcPr>
          <w:p w14:paraId="3EA2E2F8" w14:textId="77777777" w:rsidR="00111B7B" w:rsidRDefault="00111B7B" w:rsidP="00F35594">
            <w:pPr>
              <w:spacing w:before="0" w:line="278" w:lineRule="auto"/>
            </w:pPr>
            <w:r>
              <w:t>Delivery Permit Renewal</w:t>
            </w:r>
          </w:p>
        </w:tc>
        <w:tc>
          <w:tcPr>
            <w:tcW w:w="2880" w:type="dxa"/>
            <w:tcMar>
              <w:top w:w="100" w:type="dxa"/>
              <w:left w:w="100" w:type="dxa"/>
              <w:bottom w:w="100" w:type="dxa"/>
              <w:right w:w="100" w:type="dxa"/>
            </w:tcMar>
            <w:vAlign w:val="center"/>
          </w:tcPr>
          <w:sdt>
            <w:sdtPr>
              <w:tag w:val="goog_rdk_2004"/>
              <w:id w:val="-626931624"/>
            </w:sdtPr>
            <w:sdtContent>
              <w:p w14:paraId="09EA0A74" w14:textId="77777777" w:rsidR="00111B7B" w:rsidRDefault="00000000" w:rsidP="00F35594">
                <w:pPr>
                  <w:spacing w:before="0" w:line="278" w:lineRule="auto"/>
                  <w:jc w:val="center"/>
                  <w:rPr>
                    <w:ins w:id="1454" w:author="Author"/>
                  </w:rPr>
                </w:pPr>
                <w:sdt>
                  <w:sdtPr>
                    <w:tag w:val="goog_rdk_2002"/>
                    <w:id w:val="2129360112"/>
                  </w:sdtPr>
                  <w:sdtContent>
                    <w:sdt>
                      <w:sdtPr>
                        <w:tag w:val="goog_rdk_2003"/>
                        <w:id w:val="-1075288506"/>
                      </w:sdtPr>
                      <w:sdtContent>
                        <w:ins w:id="1455" w:author="Author">
                          <w:r w:rsidR="00111B7B">
                            <w:t>$500.00</w:t>
                          </w:r>
                        </w:ins>
                      </w:sdtContent>
                    </w:sdt>
                  </w:sdtContent>
                </w:sdt>
              </w:p>
            </w:sdtContent>
          </w:sdt>
          <w:p w14:paraId="729FCD1E" w14:textId="77777777" w:rsidR="00111B7B" w:rsidRDefault="00000000" w:rsidP="00F35594">
            <w:pPr>
              <w:spacing w:before="0" w:line="278" w:lineRule="auto"/>
              <w:jc w:val="center"/>
            </w:pPr>
            <w:sdt>
              <w:sdtPr>
                <w:tag w:val="goog_rdk_2006"/>
                <w:id w:val="437429613"/>
              </w:sdtPr>
              <w:sdtContent>
                <w:del w:id="1456" w:author="Author">
                  <w:r w:rsidR="00111B7B">
                    <w:delText>$685.00</w:delText>
                  </w:r>
                </w:del>
              </w:sdtContent>
            </w:sdt>
          </w:p>
        </w:tc>
        <w:tc>
          <w:tcPr>
            <w:tcW w:w="2880" w:type="dxa"/>
            <w:tcMar>
              <w:top w:w="100" w:type="dxa"/>
              <w:left w:w="100" w:type="dxa"/>
              <w:bottom w:w="100" w:type="dxa"/>
              <w:right w:w="100" w:type="dxa"/>
            </w:tcMar>
            <w:vAlign w:val="center"/>
          </w:tcPr>
          <w:sdt>
            <w:sdtPr>
              <w:tag w:val="goog_rdk_2010"/>
              <w:id w:val="-1693444"/>
            </w:sdtPr>
            <w:sdtContent>
              <w:p w14:paraId="778CF4F3" w14:textId="77777777" w:rsidR="00111B7B" w:rsidRDefault="00000000" w:rsidP="00F35594">
                <w:pPr>
                  <w:spacing w:before="0" w:line="278" w:lineRule="auto"/>
                  <w:jc w:val="center"/>
                  <w:rPr>
                    <w:ins w:id="1457" w:author="Author"/>
                  </w:rPr>
                </w:pPr>
                <w:sdt>
                  <w:sdtPr>
                    <w:tag w:val="goog_rdk_2008"/>
                    <w:id w:val="-1965876681"/>
                  </w:sdtPr>
                  <w:sdtContent>
                    <w:sdt>
                      <w:sdtPr>
                        <w:tag w:val="goog_rdk_2009"/>
                        <w:id w:val="-2059562339"/>
                      </w:sdtPr>
                      <w:sdtContent>
                        <w:ins w:id="1458" w:author="Author">
                          <w:r w:rsidR="00111B7B">
                            <w:t>$500.00</w:t>
                          </w:r>
                        </w:ins>
                      </w:sdtContent>
                    </w:sdt>
                  </w:sdtContent>
                </w:sdt>
              </w:p>
            </w:sdtContent>
          </w:sdt>
          <w:p w14:paraId="759E149F" w14:textId="77777777" w:rsidR="00111B7B" w:rsidRDefault="00000000" w:rsidP="00F35594">
            <w:pPr>
              <w:spacing w:before="0" w:line="278" w:lineRule="auto"/>
              <w:jc w:val="center"/>
            </w:pPr>
            <w:sdt>
              <w:sdtPr>
                <w:tag w:val="goog_rdk_2012"/>
                <w:id w:val="-1000832622"/>
              </w:sdtPr>
              <w:sdtContent>
                <w:del w:id="1459" w:author="Author">
                  <w:r w:rsidR="00111B7B">
                    <w:delText>$685.00</w:delText>
                  </w:r>
                </w:del>
              </w:sdtContent>
            </w:sdt>
          </w:p>
        </w:tc>
      </w:tr>
    </w:tbl>
    <w:p w14:paraId="66F4856D" w14:textId="77777777" w:rsidR="00111B7B" w:rsidRDefault="00111B7B" w:rsidP="00111B7B">
      <w:pPr>
        <w:tabs>
          <w:tab w:val="left" w:pos="720"/>
          <w:tab w:val="left" w:pos="1440"/>
          <w:tab w:val="left" w:pos="2160"/>
        </w:tabs>
        <w:ind w:left="1440" w:hanging="720"/>
      </w:pPr>
      <w:r>
        <w:t>1.</w:t>
      </w:r>
      <w:r>
        <w:tab/>
      </w:r>
      <w:r>
        <w:rPr>
          <w:u w:val="single"/>
        </w:rPr>
        <w:t>When Fees Are Due</w:t>
      </w:r>
      <w:r>
        <w:t>. The fees reflected in this Rule must be paid as follows.</w:t>
      </w:r>
    </w:p>
    <w:p w14:paraId="4DAF9664" w14:textId="77777777" w:rsidR="00111B7B" w:rsidRDefault="00111B7B" w:rsidP="00111B7B">
      <w:pPr>
        <w:tabs>
          <w:tab w:val="left" w:pos="720"/>
          <w:tab w:val="left" w:pos="1440"/>
          <w:tab w:val="left" w:pos="2160"/>
        </w:tabs>
        <w:ind w:left="2160" w:hanging="720"/>
      </w:pPr>
      <w:r>
        <w:t>a.</w:t>
      </w:r>
      <w:r>
        <w:tab/>
        <w:t>The first payment must be submitted with the application.</w:t>
      </w:r>
    </w:p>
    <w:p w14:paraId="64295477" w14:textId="77777777" w:rsidR="00111B7B" w:rsidRDefault="00111B7B" w:rsidP="00111B7B">
      <w:pPr>
        <w:tabs>
          <w:tab w:val="left" w:pos="720"/>
          <w:tab w:val="left" w:pos="1440"/>
          <w:tab w:val="left" w:pos="2160"/>
        </w:tabs>
        <w:ind w:left="2160" w:hanging="720"/>
      </w:pPr>
      <w:r>
        <w:t>b.</w:t>
      </w:r>
      <w:r>
        <w:tab/>
        <w:t>The second payment must be submitted at least twelve (12) months prior to the permit expiration date, unless otherwise mandated by the State Licensing Authority or the Division.</w:t>
      </w:r>
    </w:p>
    <w:p w14:paraId="209A46C7" w14:textId="77777777" w:rsidR="00111B7B" w:rsidRDefault="00111B7B" w:rsidP="00111B7B">
      <w:pPr>
        <w:tabs>
          <w:tab w:val="left" w:pos="720"/>
          <w:tab w:val="left" w:pos="1440"/>
          <w:tab w:val="left" w:pos="2160"/>
        </w:tabs>
        <w:ind w:left="2160" w:hanging="720"/>
      </w:pPr>
      <w:r>
        <w:t>c.</w:t>
      </w:r>
      <w:r>
        <w:tab/>
        <w:t xml:space="preserve">Failure to submit the second payment at least twelve (12) months prior to expiration shall result in </w:t>
      </w:r>
      <w:sdt>
        <w:sdtPr>
          <w:tag w:val="goog_rdk_2013"/>
          <w:id w:val="-592893681"/>
        </w:sdtPr>
        <w:sdtContent>
          <w:sdt>
            <w:sdtPr>
              <w:tag w:val="goog_rdk_2014"/>
              <w:id w:val="-362384934"/>
            </w:sdtPr>
            <w:sdtContent>
              <w:ins w:id="1460" w:author="Author">
                <w:r>
                  <w:t>a late fee, pursuant</w:t>
                </w:r>
              </w:ins>
            </w:sdtContent>
          </w:sdt>
          <w:customXmlInsRangeStart w:id="1461" w:author="Author"/>
          <w:sdt>
            <w:sdtPr>
              <w:tag w:val="goog_rdk_2015"/>
              <w:id w:val="-1453848288"/>
            </w:sdtPr>
            <w:sdtContent>
              <w:customXmlInsRangeEnd w:id="1461"/>
              <w:ins w:id="1462" w:author="Author">
                <w:r>
                  <w:t xml:space="preserve"> </w:t>
                </w:r>
              </w:ins>
              <w:customXmlInsRangeStart w:id="1463" w:author="Author"/>
            </w:sdtContent>
          </w:sdt>
          <w:customXmlInsRangeEnd w:id="1463"/>
          <w:customXmlInsRangeStart w:id="1464" w:author="Author"/>
          <w:sdt>
            <w:sdtPr>
              <w:tag w:val="goog_rdk_2016"/>
              <w:id w:val="1926767095"/>
            </w:sdtPr>
            <w:sdtContent>
              <w:customXmlInsRangeEnd w:id="1464"/>
              <w:ins w:id="1465" w:author="Author">
                <w:r>
                  <w:t>to Rule 2-140(B)</w:t>
                </w:r>
              </w:ins>
              <w:customXmlInsRangeStart w:id="1466" w:author="Author"/>
            </w:sdtContent>
          </w:sdt>
          <w:customXmlInsRangeEnd w:id="1466"/>
          <w:customXmlInsRangeStart w:id="1467" w:author="Author"/>
          <w:sdt>
            <w:sdtPr>
              <w:tag w:val="goog_rdk_2017"/>
              <w:id w:val="501535958"/>
            </w:sdtPr>
            <w:sdtContent>
              <w:customXmlInsRangeEnd w:id="1467"/>
              <w:ins w:id="1468" w:author="Author">
                <w:r>
                  <w:t xml:space="preserve">, and </w:t>
                </w:r>
              </w:ins>
              <w:customXmlInsRangeStart w:id="1469" w:author="Author"/>
            </w:sdtContent>
          </w:sdt>
          <w:customXmlInsRangeEnd w:id="1469"/>
        </w:sdtContent>
      </w:sdt>
      <w:r>
        <w:t>disciplinary action, which may include an administrative action, fine, suspension, and revocation of the License.</w:t>
      </w:r>
    </w:p>
    <w:p w14:paraId="599A0932" w14:textId="77777777" w:rsidR="00111B7B" w:rsidRDefault="00111B7B" w:rsidP="00111B7B">
      <w:pPr>
        <w:pStyle w:val="Heading3"/>
      </w:pPr>
      <w:r>
        <w:t>2-200 Series – Applications and Licenses Rules</w:t>
      </w:r>
    </w:p>
    <w:p w14:paraId="6FF7AE4B" w14:textId="77777777" w:rsidR="00111B7B" w:rsidRDefault="00111B7B" w:rsidP="00111B7B">
      <w:pPr>
        <w:pStyle w:val="Heading4"/>
      </w:pPr>
      <w:r>
        <w:t>Basis and Purpose – 2-220</w:t>
      </w:r>
    </w:p>
    <w:p w14:paraId="0BE6739A" w14:textId="77777777" w:rsidR="00111B7B" w:rsidRDefault="00111B7B" w:rsidP="00111B7B">
      <w:pPr>
        <w:tabs>
          <w:tab w:val="left" w:pos="720"/>
          <w:tab w:val="left" w:pos="1440"/>
        </w:tabs>
      </w:pPr>
      <w:bookmarkStart w:id="1470" w:name="_heading=h.whw8uxlp1kis" w:colFirst="0" w:colLast="0"/>
      <w:bookmarkEnd w:id="1470"/>
      <w:r>
        <w:t xml:space="preserve">The statutory basis for this rule includes but is not limited to sections 44-10-202(1)(c), 44-10-202(1)(e), 44-10-203(1)(c), 44-10-203(1)(j), 44-10-203(1)(k), 44-10-203(2)(a), 44-10-203(2)(w), 44-10-203(2)(ee), 44-10-203(7), 44-10-301, 44-10-305, 44-10-307, 44-10-308, 44-10-309, 44-10-310, 44-10-311, 44-10-312, 44-10-313, and 44-10-316, C.R.S. </w:t>
      </w:r>
      <w:r>
        <w:lastRenderedPageBreak/>
        <w:t>The purpose of this rule is to establish the general requirements and processes for submission of an initial application for a Regulated Marijuana Business to the State Licensing Authority.</w:t>
      </w:r>
    </w:p>
    <w:p w14:paraId="22ED9444" w14:textId="77777777" w:rsidR="00111B7B" w:rsidRDefault="00111B7B" w:rsidP="00111B7B">
      <w:pPr>
        <w:pStyle w:val="Heading4"/>
      </w:pPr>
      <w:r>
        <w:t>2-220 – Initial Application Requirements for Regulated Marijuana Businesses</w:t>
      </w:r>
    </w:p>
    <w:p w14:paraId="0F5DCCD2" w14:textId="77777777" w:rsidR="00111B7B" w:rsidRDefault="00111B7B" w:rsidP="00111B7B">
      <w:pPr>
        <w:tabs>
          <w:tab w:val="left" w:pos="720"/>
          <w:tab w:val="left" w:pos="1440"/>
          <w:tab w:val="left" w:pos="2160"/>
        </w:tabs>
        <w:ind w:left="720" w:hanging="720"/>
      </w:pPr>
      <w:r>
        <w:t>A.</w:t>
      </w:r>
      <w:r>
        <w:tab/>
      </w:r>
      <w:r>
        <w:rPr>
          <w:u w:val="single"/>
        </w:rPr>
        <w:t>Documents and Information Requested</w:t>
      </w:r>
      <w:r>
        <w:t>. Every initial application for a Regulated Marijuana Business License must include all required documents and information including, but not limited to:</w:t>
      </w:r>
    </w:p>
    <w:p w14:paraId="1F8FB663" w14:textId="77777777" w:rsidR="00111B7B" w:rsidRDefault="00111B7B" w:rsidP="00111B7B">
      <w:pPr>
        <w:tabs>
          <w:tab w:val="left" w:pos="720"/>
          <w:tab w:val="left" w:pos="1440"/>
          <w:tab w:val="left" w:pos="2160"/>
        </w:tabs>
        <w:ind w:left="1440" w:hanging="720"/>
      </w:pPr>
      <w:r>
        <w:t>6.</w:t>
      </w:r>
      <w:r>
        <w:tab/>
        <w:t>The deed, lease, sublease, rental agreement, contract, or any other document(s) establishing the Applicant is, or will be</w:t>
      </w:r>
      <w:sdt>
        <w:sdtPr>
          <w:tag w:val="goog_rdk_2018"/>
          <w:id w:val="-1625396183"/>
        </w:sdtPr>
        <w:sdtContent>
          <w:ins w:id="1471" w:author="Author">
            <w:r>
              <w:t xml:space="preserve"> at the time the license is issued</w:t>
            </w:r>
          </w:ins>
        </w:sdtContent>
      </w:sdt>
      <w:r>
        <w:t>, entitled to possession of the premises for which the application is made.</w:t>
      </w:r>
    </w:p>
    <w:p w14:paraId="6754A7D0" w14:textId="77777777" w:rsidR="00111B7B" w:rsidRDefault="00111B7B" w:rsidP="00111B7B">
      <w:pPr>
        <w:tabs>
          <w:tab w:val="left" w:pos="720"/>
          <w:tab w:val="left" w:pos="1440"/>
          <w:tab w:val="left" w:pos="2160"/>
        </w:tabs>
        <w:ind w:left="1440" w:hanging="720"/>
      </w:pPr>
      <w:r>
        <w:t>7.</w:t>
      </w:r>
      <w:r>
        <w:tab/>
      </w:r>
      <w:r>
        <w:rPr>
          <w:u w:val="single"/>
        </w:rPr>
        <w:t>Legible and accurate diagram for the facility</w:t>
      </w:r>
      <w:r>
        <w:t xml:space="preserve">. The diagram must </w:t>
      </w:r>
      <w:sdt>
        <w:sdtPr>
          <w:tag w:val="goog_rdk_2019"/>
          <w:id w:val="-1966623709"/>
        </w:sdtPr>
        <w:sdtContent>
          <w:sdt>
            <w:sdtPr>
              <w:tag w:val="goog_rdk_2020"/>
              <w:id w:val="1827723153"/>
            </w:sdtPr>
            <w:sdtContent>
              <w:ins w:id="1472" w:author="Author">
                <w:r>
                  <w:t xml:space="preserve">comply with the requirements of the 3-200 Series Rules and must </w:t>
                </w:r>
              </w:ins>
            </w:sdtContent>
          </w:sdt>
        </w:sdtContent>
      </w:sdt>
      <w:r>
        <w:t>include a plan for the Licensed Premises and a separate plan for the security/surveillance plan including camera location, number and direction of coverage. If the diagram is larger than 8.5 x 11 inches, the Applicant must also provide a copy of the diagram in a portable document format (.pdf).</w:t>
      </w:r>
    </w:p>
    <w:p w14:paraId="05F06402" w14:textId="77777777" w:rsidR="00111B7B" w:rsidRDefault="00111B7B" w:rsidP="00111B7B">
      <w:pPr>
        <w:tabs>
          <w:tab w:val="left" w:pos="720"/>
          <w:tab w:val="left" w:pos="1440"/>
          <w:tab w:val="left" w:pos="2160"/>
        </w:tabs>
        <w:ind w:left="720" w:hanging="720"/>
      </w:pPr>
      <w:r>
        <w:t>D.</w:t>
      </w:r>
      <w:r>
        <w:tab/>
      </w:r>
      <w:r>
        <w:rPr>
          <w:u w:val="single"/>
        </w:rPr>
        <w:t>Accelerator License Application and Qualification</w:t>
      </w:r>
      <w:r>
        <w:t>.</w:t>
      </w:r>
    </w:p>
    <w:p w14:paraId="0FCA1896" w14:textId="77777777" w:rsidR="00111B7B" w:rsidRDefault="00111B7B" w:rsidP="00111B7B">
      <w:pPr>
        <w:tabs>
          <w:tab w:val="left" w:pos="720"/>
          <w:tab w:val="left" w:pos="1440"/>
          <w:tab w:val="left" w:pos="2160"/>
        </w:tabs>
        <w:ind w:left="1440" w:hanging="720"/>
      </w:pPr>
      <w:r>
        <w:t>3.</w:t>
      </w:r>
      <w:r>
        <w:tab/>
      </w:r>
      <w:r>
        <w:rPr>
          <w:u w:val="single"/>
        </w:rPr>
        <w:t>Information Required to Establish Qualification as an Accelerator Licensee</w:t>
      </w:r>
      <w:r>
        <w:t>. To establish that an Applicant qualifies as an Accelerator Licensee, they must establish:</w:t>
      </w:r>
    </w:p>
    <w:p w14:paraId="571DFB2C" w14:textId="77777777" w:rsidR="00111B7B" w:rsidRDefault="00111B7B" w:rsidP="00111B7B">
      <w:pPr>
        <w:tabs>
          <w:tab w:val="left" w:pos="720"/>
          <w:tab w:val="left" w:pos="1440"/>
          <w:tab w:val="left" w:pos="2160"/>
        </w:tabs>
        <w:ind w:left="2160" w:hanging="720"/>
      </w:pPr>
      <w:r>
        <w:t>a.</w:t>
      </w:r>
      <w:r>
        <w:tab/>
        <w:t>Qualification as a Social Equity Licensee; and</w:t>
      </w:r>
    </w:p>
    <w:p w14:paraId="3439A82B" w14:textId="77777777" w:rsidR="00111B7B" w:rsidRDefault="00111B7B" w:rsidP="00111B7B">
      <w:pPr>
        <w:tabs>
          <w:tab w:val="left" w:pos="720"/>
          <w:tab w:val="left" w:pos="1440"/>
          <w:tab w:val="left" w:pos="2160"/>
        </w:tabs>
        <w:ind w:left="2160" w:hanging="720"/>
      </w:pPr>
      <w:r>
        <w:t>b.</w:t>
      </w:r>
      <w:r>
        <w:tab/>
        <w:t>An affirmation that the Applicant has not been the Beneficial Owner of a Regulated Marijuana Business License</w:t>
      </w:r>
      <w:sdt>
        <w:sdtPr>
          <w:tag w:val="goog_rdk_2021"/>
          <w:id w:val="-1324595363"/>
        </w:sdtPr>
        <w:sdtContent>
          <w:sdt>
            <w:sdtPr>
              <w:tag w:val="goog_rdk_2022"/>
              <w:id w:val="634294457"/>
            </w:sdtPr>
            <w:sdtContent>
              <w:ins w:id="1473" w:author="Author">
                <w:r>
                  <w:t xml:space="preserve"> of the same License type of Accelerator License that the Applicant is applying for, </w:t>
                </w:r>
              </w:ins>
            </w:sdtContent>
          </w:sdt>
        </w:sdtContent>
      </w:sdt>
      <w:r>
        <w:t>issued pursuant to the Marijuana Code.</w:t>
      </w:r>
    </w:p>
    <w:p w14:paraId="22F543A7" w14:textId="77777777" w:rsidR="00111B7B" w:rsidRDefault="00111B7B" w:rsidP="00111B7B">
      <w:pPr>
        <w:pStyle w:val="Heading4"/>
      </w:pPr>
      <w:r>
        <w:t>Basis and Purpose – 2-225</w:t>
      </w:r>
    </w:p>
    <w:p w14:paraId="363122D4" w14:textId="77777777" w:rsidR="00111B7B" w:rsidRDefault="00111B7B" w:rsidP="00111B7B">
      <w:pPr>
        <w:tabs>
          <w:tab w:val="left" w:pos="720"/>
          <w:tab w:val="left" w:pos="1440"/>
        </w:tabs>
      </w:pPr>
      <w:bookmarkStart w:id="1474" w:name="_heading=h.dy0wq7ojkwx2" w:colFirst="0" w:colLast="0"/>
      <w:bookmarkEnd w:id="1474"/>
      <w:r>
        <w:t>The statutory basis for this rule includes but is not limited to sections 44-10-202(1)(c), 44-10-202(1)(e), 44-10-203(1)(c), 44-10-203(2)(a), 44-10-203(2)(c), 44-10-203(2)(w), 44-10-203(2)(ee), 44-10-203(7), 44-10-305(2)(b)(l)(C). 44-10-307, 44-10-308, 44-10-309, 44-10-313, 44-10-314, and 44-10-316 C.R.S. The purpose of this rule is to establish the requirements and procedures for the license renewal process, including the circumstances under which an expired license may be reinstated.</w:t>
      </w:r>
    </w:p>
    <w:p w14:paraId="1611EB98" w14:textId="77777777" w:rsidR="00111B7B" w:rsidRDefault="00111B7B" w:rsidP="00111B7B">
      <w:pPr>
        <w:pStyle w:val="Heading4"/>
      </w:pPr>
      <w:r>
        <w:t>2-225 – Renewal Application Requirements for All Licensees</w:t>
      </w:r>
    </w:p>
    <w:p w14:paraId="4887F21F" w14:textId="77777777" w:rsidR="00111B7B" w:rsidRDefault="00111B7B" w:rsidP="00111B7B">
      <w:pPr>
        <w:tabs>
          <w:tab w:val="left" w:pos="720"/>
          <w:tab w:val="left" w:pos="1440"/>
          <w:tab w:val="left" w:pos="2160"/>
        </w:tabs>
        <w:ind w:left="720" w:hanging="720"/>
      </w:pPr>
      <w:r>
        <w:t>A.</w:t>
      </w:r>
      <w:r>
        <w:tab/>
      </w:r>
      <w:r>
        <w:rPr>
          <w:u w:val="single"/>
        </w:rPr>
        <w:t>License Periods</w:t>
      </w:r>
      <w:r>
        <w:t>.</w:t>
      </w:r>
    </w:p>
    <w:p w14:paraId="2260692E" w14:textId="77777777" w:rsidR="00111B7B" w:rsidRDefault="00111B7B" w:rsidP="00111B7B">
      <w:pPr>
        <w:tabs>
          <w:tab w:val="left" w:pos="720"/>
          <w:tab w:val="left" w:pos="1440"/>
          <w:tab w:val="left" w:pos="2160"/>
        </w:tabs>
        <w:ind w:left="1440" w:hanging="720"/>
      </w:pPr>
      <w:r>
        <w:lastRenderedPageBreak/>
        <w:t>1.</w:t>
      </w:r>
      <w:r>
        <w:tab/>
        <w:t>Regulated Marijuana Business</w:t>
      </w:r>
      <w:sdt>
        <w:sdtPr>
          <w:tag w:val="goog_rdk_2023"/>
          <w:id w:val="493580280"/>
        </w:sdtPr>
        <w:sdtContent>
          <w:ins w:id="1475" w:author="Author">
            <w:r>
              <w:t xml:space="preserve"> Licenses</w:t>
            </w:r>
          </w:ins>
        </w:sdtContent>
      </w:sdt>
      <w:r>
        <w:t>, Owner Licenses, and Owner Entity Licenses are valid for a period not to exceed two years from the date of issuance.</w:t>
      </w:r>
    </w:p>
    <w:p w14:paraId="68A565F3" w14:textId="77777777" w:rsidR="00111B7B" w:rsidRDefault="00111B7B" w:rsidP="00111B7B">
      <w:pPr>
        <w:tabs>
          <w:tab w:val="left" w:pos="720"/>
          <w:tab w:val="left" w:pos="1440"/>
          <w:tab w:val="left" w:pos="2160"/>
        </w:tabs>
        <w:ind w:left="720" w:hanging="720"/>
      </w:pPr>
      <w:r>
        <w:t>D.</w:t>
      </w:r>
      <w:r>
        <w:tab/>
      </w:r>
      <w:r>
        <w:rPr>
          <w:u w:val="single"/>
        </w:rPr>
        <w:t>If License Not Renewed Before Expiration</w:t>
      </w:r>
      <w:r>
        <w:t>. A License is immediately invalid upon expiration if the Licensee has not filed a renewal application and remitted all of the required fees prior to the License expiration date. A Regulated Marijuana Business that fails to file a renewal application and remit required fees prior to the License expiration date must not operate unless it first obtains a new state license and any required local license.</w:t>
      </w:r>
    </w:p>
    <w:p w14:paraId="2C451C88" w14:textId="77777777" w:rsidR="00111B7B" w:rsidRDefault="00111B7B" w:rsidP="00111B7B">
      <w:pPr>
        <w:tabs>
          <w:tab w:val="left" w:pos="720"/>
          <w:tab w:val="left" w:pos="1440"/>
          <w:tab w:val="left" w:pos="2160"/>
        </w:tabs>
        <w:ind w:left="1440" w:hanging="720"/>
      </w:pPr>
      <w:r>
        <w:t>1.</w:t>
      </w:r>
      <w:r>
        <w:tab/>
      </w:r>
      <w:r>
        <w:rPr>
          <w:u w:val="single"/>
        </w:rPr>
        <w:t>Reinstatement of Expired Regulated Marijuana Business License</w:t>
      </w:r>
      <w:r>
        <w:t>. A Regulated Marijuana Business that fails to file a renewal application and remit required fees prior to the license expiration date may request that the Division reinstate an expired License only in accordance to the following:</w:t>
      </w:r>
    </w:p>
    <w:p w14:paraId="247CE228" w14:textId="77777777" w:rsidR="00111B7B" w:rsidRDefault="00111B7B" w:rsidP="00111B7B">
      <w:pPr>
        <w:tabs>
          <w:tab w:val="left" w:pos="720"/>
          <w:tab w:val="left" w:pos="1440"/>
          <w:tab w:val="left" w:pos="2160"/>
        </w:tabs>
        <w:ind w:left="2160" w:hanging="720"/>
      </w:pPr>
      <w:r>
        <w:t>d.</w:t>
      </w:r>
      <w:r>
        <w:tab/>
        <w:t xml:space="preserve">Any license or approval from the Local Licensing Authority or Local Jurisdiction </w:t>
      </w:r>
      <w:sdt>
        <w:sdtPr>
          <w:tag w:val="goog_rdk_2024"/>
          <w:id w:val="-269745353"/>
        </w:sdtPr>
        <w:sdtContent>
          <w:del w:id="1476" w:author="Author">
            <w:r>
              <w:delText xml:space="preserve">is still valid or </w:delText>
            </w:r>
          </w:del>
        </w:sdtContent>
      </w:sdt>
      <w:r>
        <w:t>has been obtained</w:t>
      </w:r>
      <w:sdt>
        <w:sdtPr>
          <w:tag w:val="goog_rdk_2025"/>
          <w:id w:val="793388452"/>
        </w:sdtPr>
        <w:sdtContent>
          <w:ins w:id="1477" w:author="Author">
            <w:r>
              <w:t xml:space="preserve"> and is still valid</w:t>
            </w:r>
          </w:ins>
        </w:sdtContent>
      </w:sdt>
      <w:r>
        <w:t>.</w:t>
      </w:r>
    </w:p>
    <w:sdt>
      <w:sdtPr>
        <w:tag w:val="goog_rdk_2028"/>
        <w:id w:val="-1789181960"/>
      </w:sdtPr>
      <w:sdtContent>
        <w:p w14:paraId="65FCCC74" w14:textId="77777777" w:rsidR="00111B7B" w:rsidRDefault="00000000" w:rsidP="00111B7B">
          <w:pPr>
            <w:tabs>
              <w:tab w:val="left" w:pos="720"/>
              <w:tab w:val="left" w:pos="1440"/>
              <w:tab w:val="left" w:pos="2160"/>
            </w:tabs>
            <w:ind w:left="1440" w:hanging="720"/>
            <w:rPr>
              <w:ins w:id="1478" w:author="Author"/>
            </w:rPr>
          </w:pPr>
          <w:sdt>
            <w:sdtPr>
              <w:tag w:val="goog_rdk_2027"/>
              <w:id w:val="1685708049"/>
            </w:sdtPr>
            <w:sdtContent>
              <w:ins w:id="1479" w:author="Author">
                <w:r w:rsidR="00111B7B">
                  <w:t>1.5.</w:t>
                </w:r>
                <w:r w:rsidR="00111B7B">
                  <w:tab/>
                  <w:t>The State Licensing Authority will only reinstate a Regulated Marijuana Business License as it existed at the time of expiration, including but not limited to:</w:t>
                </w:r>
              </w:ins>
            </w:sdtContent>
          </w:sdt>
        </w:p>
      </w:sdtContent>
    </w:sdt>
    <w:sdt>
      <w:sdtPr>
        <w:tag w:val="goog_rdk_2030"/>
        <w:id w:val="26632315"/>
      </w:sdtPr>
      <w:sdtContent>
        <w:p w14:paraId="2E3C79A0" w14:textId="77777777" w:rsidR="00111B7B" w:rsidRDefault="00000000" w:rsidP="00111B7B">
          <w:pPr>
            <w:tabs>
              <w:tab w:val="left" w:pos="720"/>
              <w:tab w:val="left" w:pos="1440"/>
              <w:tab w:val="left" w:pos="2160"/>
            </w:tabs>
            <w:ind w:left="2160" w:hanging="720"/>
            <w:rPr>
              <w:ins w:id="1480" w:author="Author"/>
            </w:rPr>
          </w:pPr>
          <w:sdt>
            <w:sdtPr>
              <w:tag w:val="goog_rdk_2029"/>
              <w:id w:val="530146401"/>
            </w:sdtPr>
            <w:sdtContent>
              <w:ins w:id="1481" w:author="Author">
                <w:r w:rsidR="00111B7B">
                  <w:t>a.</w:t>
                </w:r>
                <w:r w:rsidR="00111B7B">
                  <w:tab/>
                  <w:t>Located at the same physical location; and</w:t>
                </w:r>
              </w:ins>
            </w:sdtContent>
          </w:sdt>
        </w:p>
      </w:sdtContent>
    </w:sdt>
    <w:sdt>
      <w:sdtPr>
        <w:tag w:val="goog_rdk_2035"/>
        <w:id w:val="33741307"/>
      </w:sdtPr>
      <w:sdtContent>
        <w:p w14:paraId="6112AFC9" w14:textId="77777777" w:rsidR="00111B7B" w:rsidRDefault="00000000" w:rsidP="00111B7B">
          <w:pPr>
            <w:pBdr>
              <w:top w:val="nil"/>
              <w:left w:val="nil"/>
              <w:bottom w:val="nil"/>
              <w:right w:val="nil"/>
              <w:between w:val="nil"/>
            </w:pBdr>
            <w:tabs>
              <w:tab w:val="left" w:pos="720"/>
              <w:tab w:val="left" w:pos="1440"/>
              <w:tab w:val="left" w:pos="2160"/>
            </w:tabs>
            <w:ind w:left="2160" w:hanging="720"/>
            <w:rPr>
              <w:ins w:id="1482" w:author="Author"/>
            </w:rPr>
          </w:pPr>
          <w:sdt>
            <w:sdtPr>
              <w:tag w:val="goog_rdk_2031"/>
              <w:id w:val="-1906915803"/>
            </w:sdtPr>
            <w:sdtContent>
              <w:ins w:id="1483" w:author="Author">
                <w:r w:rsidR="00111B7B">
                  <w:t>b.</w:t>
                </w:r>
                <w:r w:rsidR="00111B7B">
                  <w:tab/>
                  <w:t xml:space="preserve">The ownership </w:t>
                </w:r>
              </w:ins>
            </w:sdtContent>
          </w:sdt>
          <w:sdt>
            <w:sdtPr>
              <w:tag w:val="goog_rdk_2032"/>
              <w:id w:val="-343431526"/>
            </w:sdtPr>
            <w:sdtContent>
              <w:sdt>
                <w:sdtPr>
                  <w:tag w:val="goog_rdk_2033"/>
                  <w:id w:val="1420132054"/>
                </w:sdtPr>
                <w:sdtContent>
                  <w:ins w:id="1484" w:author="Author">
                    <w:r w:rsidR="00111B7B">
                      <w:t xml:space="preserve">structure </w:t>
                    </w:r>
                  </w:ins>
                </w:sdtContent>
              </w:sdt>
            </w:sdtContent>
          </w:sdt>
          <w:sdt>
            <w:sdtPr>
              <w:tag w:val="goog_rdk_2034"/>
              <w:id w:val="315623157"/>
            </w:sdtPr>
            <w:sdtContent>
              <w:ins w:id="1485" w:author="Author">
                <w:r w:rsidR="00111B7B">
                  <w:t>has not changed.</w:t>
                </w:r>
              </w:ins>
            </w:sdtContent>
          </w:sdt>
        </w:p>
      </w:sdtContent>
    </w:sdt>
    <w:p w14:paraId="128C0262" w14:textId="77777777" w:rsidR="00111B7B" w:rsidRDefault="00111B7B" w:rsidP="00111B7B">
      <w:pPr>
        <w:tabs>
          <w:tab w:val="left" w:pos="720"/>
          <w:tab w:val="left" w:pos="1440"/>
          <w:tab w:val="left" w:pos="2160"/>
        </w:tabs>
        <w:ind w:left="720" w:hanging="720"/>
      </w:pPr>
      <w:r>
        <w:t>I.</w:t>
      </w:r>
      <w:r>
        <w:tab/>
      </w:r>
      <w:r>
        <w:rPr>
          <w:u w:val="single"/>
        </w:rPr>
        <w:t>Accelerator Program Renewal Application Requirements</w:t>
      </w:r>
      <w:r>
        <w:t>.</w:t>
      </w:r>
    </w:p>
    <w:p w14:paraId="71DCC5C3" w14:textId="77777777" w:rsidR="00111B7B" w:rsidRDefault="00111B7B" w:rsidP="00111B7B">
      <w:pPr>
        <w:tabs>
          <w:tab w:val="left" w:pos="720"/>
          <w:tab w:val="left" w:pos="1440"/>
          <w:tab w:val="left" w:pos="2160"/>
        </w:tabs>
        <w:ind w:left="1440" w:hanging="720"/>
      </w:pPr>
      <w:r>
        <w:t>2.</w:t>
      </w:r>
      <w:r>
        <w:tab/>
      </w:r>
      <w:r>
        <w:rPr>
          <w:u w:val="single"/>
        </w:rPr>
        <w:t>Accelerator-Endorsed Licensee Additional Renewal Requirements</w:t>
      </w:r>
      <w:r>
        <w:t>.</w:t>
      </w:r>
    </w:p>
    <w:p w14:paraId="48A6A343" w14:textId="77777777" w:rsidR="00111B7B" w:rsidRDefault="00111B7B" w:rsidP="00111B7B">
      <w:pPr>
        <w:tabs>
          <w:tab w:val="left" w:pos="720"/>
          <w:tab w:val="left" w:pos="1440"/>
          <w:tab w:val="left" w:pos="2160"/>
        </w:tabs>
        <w:ind w:left="2160" w:hanging="720"/>
      </w:pPr>
      <w:r>
        <w:t>c.</w:t>
      </w:r>
      <w:r>
        <w:tab/>
        <w:t xml:space="preserve">In addition to any other basis for denial of a renewal application, the State Licensing Authority may also consider the following facts and circumstances as </w:t>
      </w:r>
      <w:sdt>
        <w:sdtPr>
          <w:tag w:val="goog_rdk_2036"/>
          <w:id w:val="1152133933"/>
        </w:sdtPr>
        <w:sdtContent>
          <w:del w:id="1486" w:author="Author">
            <w:r>
              <w:delText xml:space="preserve">additional </w:delText>
            </w:r>
          </w:del>
        </w:sdtContent>
      </w:sdt>
      <w:r>
        <w:t>bases for denial of an endorsement renewal application:</w:t>
      </w:r>
    </w:p>
    <w:p w14:paraId="1FC32A90" w14:textId="77777777" w:rsidR="00111B7B" w:rsidRDefault="00111B7B" w:rsidP="00111B7B">
      <w:pPr>
        <w:pStyle w:val="Heading4"/>
      </w:pPr>
      <w:r>
        <w:t>Basis and Purpose – 2-230</w:t>
      </w:r>
    </w:p>
    <w:p w14:paraId="1D4486DE" w14:textId="77777777" w:rsidR="00111B7B" w:rsidRDefault="00111B7B" w:rsidP="00111B7B">
      <w:pPr>
        <w:tabs>
          <w:tab w:val="left" w:pos="720"/>
          <w:tab w:val="left" w:pos="1440"/>
        </w:tabs>
      </w:pPr>
      <w:r>
        <w:t xml:space="preserve">The statutory basis for this rule includes but is not limited to sections 44-10-202(1)(c), 44-10-202(1)(e), 44-10-203(1)(c), 44-10-203(1)(k), 44-10-203(2)(c), 44-10-203(2)(t), 44-10-203(2)(u), 44-10-203(2)(w), 44-10-203(2)(ee), 44-10-203(7), 44-10-308, 44-10-309, and 44-10-316, C.R.S. Section 44-10-309, C.R.S., establishes varying disclosure requirements for Applicants and Licensees regarding disclosure of financial interests and ownership in a Regulated Marijuana Business. The purpose of this rule is to clarify information an Applicant or Licensee must disclose to the State Licensing Authority at the various levels, which include mandatory disclosure, disclosure in the State Licensing Authority’s discretion, and disclosure for </w:t>
      </w:r>
      <w:sdt>
        <w:sdtPr>
          <w:tag w:val="goog_rdk_2037"/>
          <w:id w:val="-1031291331"/>
        </w:sdtPr>
        <w:sdtContent>
          <w:del w:id="1487" w:author="Author">
            <w:r>
              <w:delText>r</w:delText>
            </w:r>
          </w:del>
        </w:sdtContent>
      </w:sdt>
      <w:sdt>
        <w:sdtPr>
          <w:tag w:val="goog_rdk_2038"/>
          <w:id w:val="50292248"/>
        </w:sdtPr>
        <w:sdtContent>
          <w:sdt>
            <w:sdtPr>
              <w:tag w:val="goog_rdk_2039"/>
              <w:id w:val="195754719"/>
            </w:sdtPr>
            <w:sdtContent>
              <w:ins w:id="1488" w:author="Author">
                <w:r>
                  <w:t>R</w:t>
                </w:r>
              </w:ins>
            </w:sdtContent>
          </w:sdt>
        </w:sdtContent>
      </w:sdt>
      <w:r>
        <w:t xml:space="preserve">easonable </w:t>
      </w:r>
      <w:sdt>
        <w:sdtPr>
          <w:tag w:val="goog_rdk_2040"/>
          <w:id w:val="-529948415"/>
        </w:sdtPr>
        <w:sdtContent>
          <w:del w:id="1489" w:author="Author">
            <w:r>
              <w:delText>c</w:delText>
            </w:r>
          </w:del>
        </w:sdtContent>
      </w:sdt>
      <w:sdt>
        <w:sdtPr>
          <w:tag w:val="goog_rdk_2041"/>
          <w:id w:val="1922477414"/>
        </w:sdtPr>
        <w:sdtContent>
          <w:sdt>
            <w:sdtPr>
              <w:tag w:val="goog_rdk_2042"/>
              <w:id w:val="1290893957"/>
            </w:sdtPr>
            <w:sdtContent>
              <w:ins w:id="1490" w:author="Author">
                <w:r>
                  <w:t>C</w:t>
                </w:r>
              </w:ins>
            </w:sdtContent>
          </w:sdt>
        </w:sdtContent>
      </w:sdt>
      <w:r>
        <w:t xml:space="preserve">ause. This rule also provides </w:t>
      </w:r>
      <w:r>
        <w:lastRenderedPageBreak/>
        <w:t>factors that will be considered in determining whether a Regulated Marijuana Business exercised reasonable care and whether a Person is in control of a Regulated Marijuana Business.</w:t>
      </w:r>
    </w:p>
    <w:p w14:paraId="68F6C119" w14:textId="77777777" w:rsidR="00111B7B" w:rsidRDefault="00111B7B" w:rsidP="00111B7B">
      <w:pPr>
        <w:pStyle w:val="Heading4"/>
      </w:pPr>
      <w:r>
        <w:t>2-230 – Disclosure of Financial Interests in a Regulated Marijuana Business</w:t>
      </w:r>
    </w:p>
    <w:p w14:paraId="39E4CEC6" w14:textId="77777777" w:rsidR="00111B7B" w:rsidRDefault="00111B7B" w:rsidP="00111B7B">
      <w:pPr>
        <w:tabs>
          <w:tab w:val="left" w:pos="720"/>
          <w:tab w:val="left" w:pos="1440"/>
          <w:tab w:val="left" w:pos="2160"/>
        </w:tabs>
        <w:ind w:left="720" w:hanging="720"/>
      </w:pPr>
      <w:r>
        <w:t>B.</w:t>
      </w:r>
      <w:r>
        <w:tab/>
      </w:r>
      <w:r>
        <w:rPr>
          <w:u w:val="single"/>
        </w:rPr>
        <w:t>Discretionary Disclosure</w:t>
      </w:r>
      <w:r>
        <w:t xml:space="preserve">. In his or her reasonable discretion, the State Licensing Authority may require disclosure following an initial or renewal application for a Regulated Marijuana </w:t>
      </w:r>
      <w:sdt>
        <w:sdtPr>
          <w:tag w:val="goog_rdk_2043"/>
          <w:id w:val="-1882250277"/>
        </w:sdtPr>
        <w:sdtContent>
          <w:del w:id="1491" w:author="Author">
            <w:r>
              <w:delText>b</w:delText>
            </w:r>
          </w:del>
        </w:sdtContent>
      </w:sdt>
      <w:sdt>
        <w:sdtPr>
          <w:tag w:val="goog_rdk_2044"/>
          <w:id w:val="-622841190"/>
        </w:sdtPr>
        <w:sdtContent>
          <w:sdt>
            <w:sdtPr>
              <w:tag w:val="goog_rdk_2045"/>
              <w:id w:val="-745600087"/>
            </w:sdtPr>
            <w:sdtContent>
              <w:ins w:id="1492" w:author="Author">
                <w:r>
                  <w:t>B</w:t>
                </w:r>
              </w:ins>
            </w:sdtContent>
          </w:sdt>
        </w:sdtContent>
      </w:sdt>
      <w:r>
        <w:t>usiness as follows:</w:t>
      </w:r>
    </w:p>
    <w:p w14:paraId="528A0D0D" w14:textId="77777777" w:rsidR="00111B7B" w:rsidRDefault="00111B7B" w:rsidP="00111B7B">
      <w:pPr>
        <w:tabs>
          <w:tab w:val="left" w:pos="720"/>
          <w:tab w:val="left" w:pos="1440"/>
          <w:tab w:val="left" w:pos="2160"/>
        </w:tabs>
        <w:ind w:left="720" w:hanging="720"/>
      </w:pPr>
      <w:r>
        <w:t>D.</w:t>
      </w:r>
      <w:r>
        <w:tab/>
      </w:r>
      <w:r>
        <w:rPr>
          <w:u w:val="single"/>
        </w:rPr>
        <w:t>Affirmation of Reasonable Care</w:t>
      </w:r>
      <w:r>
        <w:t>.</w:t>
      </w:r>
    </w:p>
    <w:p w14:paraId="0F645358" w14:textId="77777777" w:rsidR="00111B7B" w:rsidRDefault="00111B7B" w:rsidP="00111B7B">
      <w:pPr>
        <w:tabs>
          <w:tab w:val="left" w:pos="720"/>
          <w:tab w:val="left" w:pos="1440"/>
          <w:tab w:val="left" w:pos="2160"/>
        </w:tabs>
        <w:ind w:left="1440" w:hanging="720"/>
      </w:pPr>
      <w:r>
        <w:t>2.</w:t>
      </w:r>
      <w:r>
        <w:tab/>
      </w:r>
      <w:r>
        <w:rPr>
          <w:u w:val="single"/>
        </w:rPr>
        <w:t>Reasonable Care Affirmation for a Regulated Marijuana Business That is a Publicly Traded Corporation</w:t>
      </w:r>
      <w:r>
        <w:t>. A Regulated Marijuana Business that is a Publicly Traded Corporation must affirm it exercised reasonable care to confirm its Passive Beneficial Owners, including any Qualified Institutional Investor(s), both of which are Non-Objecting Beneficial Owners, and Indirect Financial Interest Holder(s) are not Person</w:t>
      </w:r>
      <w:sdt>
        <w:sdtPr>
          <w:tag w:val="goog_rdk_2046"/>
          <w:id w:val="1608043045"/>
        </w:sdtPr>
        <w:sdtContent>
          <w:ins w:id="1493" w:author="Author">
            <w:r>
              <w:t>s</w:t>
            </w:r>
          </w:ins>
        </w:sdtContent>
      </w:sdt>
      <w:r>
        <w:t xml:space="preserve"> prohibited from holding a license by these Rules and the Marijuana Code. A Regulated Marijuana Business that is a Publicly Traded Corporation exercises reasonable care if it:</w:t>
      </w:r>
    </w:p>
    <w:p w14:paraId="69264017" w14:textId="77777777" w:rsidR="00111B7B" w:rsidRDefault="00111B7B" w:rsidP="00111B7B">
      <w:pPr>
        <w:pStyle w:val="Heading4"/>
      </w:pPr>
      <w:r>
        <w:t>Basis and Purpose – 2-235</w:t>
      </w:r>
    </w:p>
    <w:p w14:paraId="7B759376" w14:textId="77777777" w:rsidR="00111B7B" w:rsidRDefault="00111B7B" w:rsidP="00111B7B">
      <w:pPr>
        <w:tabs>
          <w:tab w:val="left" w:pos="720"/>
          <w:tab w:val="left" w:pos="1440"/>
        </w:tabs>
      </w:pPr>
      <w:r>
        <w:t xml:space="preserve">The statutory basis for this rule includes, but is not limited to, sections 44-10-202(1)(e), 44-10-203(2)(c), 44-10-203(2)(ee), 44-10-308(4), 44-10-308(6), 44-10-309, 44-10-310, and 44-10-312(4), C.R.S. Section 44-10-310, C.R.S., requires that persons disclosed or who should have been disclosed to the State Licensing Authority obtain a finding of suitability from the State Licensing Authority. The purpose of this rule is to explain the conditions under which a Person is subject to either a mandatory finding of suitability or a finding of suitability for </w:t>
      </w:r>
      <w:sdt>
        <w:sdtPr>
          <w:tag w:val="goog_rdk_2047"/>
          <w:id w:val="-385461108"/>
        </w:sdtPr>
        <w:sdtContent>
          <w:del w:id="1494" w:author="Author">
            <w:r>
              <w:delText>r</w:delText>
            </w:r>
          </w:del>
        </w:sdtContent>
      </w:sdt>
      <w:sdt>
        <w:sdtPr>
          <w:tag w:val="goog_rdk_2048"/>
          <w:id w:val="-469081102"/>
        </w:sdtPr>
        <w:sdtContent>
          <w:sdt>
            <w:sdtPr>
              <w:tag w:val="goog_rdk_2049"/>
              <w:id w:val="-884412474"/>
            </w:sdtPr>
            <w:sdtContent>
              <w:ins w:id="1495" w:author="Author">
                <w:r>
                  <w:t>R</w:t>
                </w:r>
              </w:ins>
            </w:sdtContent>
          </w:sdt>
        </w:sdtContent>
      </w:sdt>
      <w:r>
        <w:t xml:space="preserve">easonable </w:t>
      </w:r>
      <w:sdt>
        <w:sdtPr>
          <w:tag w:val="goog_rdk_2050"/>
          <w:id w:val="688499075"/>
        </w:sdtPr>
        <w:sdtContent>
          <w:del w:id="1496" w:author="Author">
            <w:r>
              <w:delText>c</w:delText>
            </w:r>
          </w:del>
        </w:sdtContent>
      </w:sdt>
      <w:sdt>
        <w:sdtPr>
          <w:tag w:val="goog_rdk_2051"/>
          <w:id w:val="736676792"/>
        </w:sdtPr>
        <w:sdtContent>
          <w:sdt>
            <w:sdtPr>
              <w:tag w:val="goog_rdk_2052"/>
              <w:id w:val="-1202374480"/>
            </w:sdtPr>
            <w:sdtContent>
              <w:ins w:id="1497" w:author="Author">
                <w:r>
                  <w:t>C</w:t>
                </w:r>
              </w:ins>
            </w:sdtContent>
          </w:sdt>
        </w:sdtContent>
      </w:sdt>
      <w:r>
        <w:t>ause, to identify exemptions from an otherwise required finding of suitability and to identify the information and documents that, at a minimum, must be submitted in connection with any Person’s request for a finding of suitability.</w:t>
      </w:r>
    </w:p>
    <w:p w14:paraId="4C0FC642" w14:textId="77777777" w:rsidR="00111B7B" w:rsidRDefault="00111B7B" w:rsidP="00111B7B">
      <w:pPr>
        <w:pStyle w:val="Heading4"/>
      </w:pPr>
      <w:r>
        <w:t>Basis and Purpose – 2-240</w:t>
      </w:r>
    </w:p>
    <w:p w14:paraId="1435A2C1" w14:textId="77777777" w:rsidR="00111B7B" w:rsidRDefault="00111B7B" w:rsidP="00111B7B">
      <w:pPr>
        <w:tabs>
          <w:tab w:val="left" w:pos="720"/>
          <w:tab w:val="left" w:pos="1440"/>
        </w:tabs>
      </w:pPr>
      <w:r>
        <w:t>The statutory basis for this rule includes but is not limited to sections 44-10-103(53), 44-10-203(2)(ee)(C), 44-10-309(3), and 44-10-310(10), C.R.S. The purpose of this rule is to clarify factors the State Licensing Authority will consider when determining whether reasonable cause exists to require disclosure, to require a finding of suitability or to extend the 120-day deadline for granting or denying a request for a finding of suitability.</w:t>
      </w:r>
    </w:p>
    <w:p w14:paraId="68B1723E" w14:textId="77777777" w:rsidR="00111B7B" w:rsidRDefault="00111B7B" w:rsidP="00111B7B">
      <w:pPr>
        <w:pStyle w:val="Heading4"/>
      </w:pPr>
      <w:r>
        <w:t>2-240 – Factors Considered in Determining Reasonable Cause for Disclosure, Finding of Suitability, and Extension of 120 Day Deadline for Finding of Suitability</w:t>
      </w:r>
    </w:p>
    <w:p w14:paraId="7A78B433" w14:textId="77777777" w:rsidR="00111B7B" w:rsidRDefault="00111B7B" w:rsidP="00111B7B">
      <w:pPr>
        <w:tabs>
          <w:tab w:val="left" w:pos="720"/>
          <w:tab w:val="left" w:pos="1440"/>
          <w:tab w:val="left" w:pos="2160"/>
        </w:tabs>
        <w:ind w:left="720" w:hanging="720"/>
      </w:pPr>
      <w:r>
        <w:t>A.</w:t>
      </w:r>
      <w:r>
        <w:tab/>
      </w:r>
      <w:r>
        <w:rPr>
          <w:u w:val="single"/>
        </w:rPr>
        <w:t>Non-Exhaustive Factors Informing Reasonable Cause Considerations</w:t>
      </w:r>
      <w:r>
        <w:t xml:space="preserve">. The State Licensing Authority may consider the following non-exhaustive factors when </w:t>
      </w:r>
      <w:r>
        <w:lastRenderedPageBreak/>
        <w:t xml:space="preserve">evaluating whether Reasonable Cause exists for disclosure, requiring a </w:t>
      </w:r>
      <w:sdt>
        <w:sdtPr>
          <w:tag w:val="goog_rdk_2053"/>
          <w:id w:val="1158197726"/>
        </w:sdtPr>
        <w:sdtContent>
          <w:del w:id="1498" w:author="Author">
            <w:r>
              <w:delText>r</w:delText>
            </w:r>
          </w:del>
        </w:sdtContent>
      </w:sdt>
      <w:sdt>
        <w:sdtPr>
          <w:tag w:val="goog_rdk_2054"/>
          <w:id w:val="-1757062592"/>
        </w:sdtPr>
        <w:sdtContent>
          <w:sdt>
            <w:sdtPr>
              <w:tag w:val="goog_rdk_2055"/>
              <w:id w:val="1298918872"/>
            </w:sdtPr>
            <w:sdtContent>
              <w:ins w:id="1499" w:author="Author">
                <w:r>
                  <w:t>R</w:t>
                </w:r>
              </w:ins>
            </w:sdtContent>
          </w:sdt>
        </w:sdtContent>
      </w:sdt>
      <w:r>
        <w:t xml:space="preserve">easonable </w:t>
      </w:r>
      <w:sdt>
        <w:sdtPr>
          <w:tag w:val="goog_rdk_2056"/>
          <w:id w:val="-1553494225"/>
        </w:sdtPr>
        <w:sdtContent>
          <w:del w:id="1500" w:author="Author">
            <w:r>
              <w:delText>c</w:delText>
            </w:r>
          </w:del>
        </w:sdtContent>
      </w:sdt>
      <w:sdt>
        <w:sdtPr>
          <w:tag w:val="goog_rdk_2057"/>
          <w:id w:val="1323358839"/>
        </w:sdtPr>
        <w:sdtContent>
          <w:sdt>
            <w:sdtPr>
              <w:tag w:val="goog_rdk_2058"/>
              <w:id w:val="-1421169671"/>
            </w:sdtPr>
            <w:sdtContent>
              <w:ins w:id="1501" w:author="Author">
                <w:r>
                  <w:t>C</w:t>
                </w:r>
              </w:ins>
            </w:sdtContent>
          </w:sdt>
        </w:sdtContent>
      </w:sdt>
      <w:r>
        <w:t>ause finding of suitability or extension of time to provide a finding of suitability:</w:t>
      </w:r>
    </w:p>
    <w:p w14:paraId="346AAAE8" w14:textId="77777777" w:rsidR="00111B7B" w:rsidRDefault="00111B7B" w:rsidP="00111B7B">
      <w:pPr>
        <w:pStyle w:val="Heading4"/>
      </w:pPr>
      <w:r>
        <w:t>Basis and Purpose – 2-265</w:t>
      </w:r>
    </w:p>
    <w:p w14:paraId="7B2B53E7" w14:textId="77777777" w:rsidR="00111B7B" w:rsidRDefault="00111B7B" w:rsidP="00111B7B">
      <w:pPr>
        <w:tabs>
          <w:tab w:val="left" w:pos="720"/>
          <w:tab w:val="left" w:pos="1440"/>
        </w:tabs>
      </w:pPr>
      <w:r>
        <w:t xml:space="preserve">The statutory basis for this rule includes but is not limited to sections 44-10-202(1)(c), 44-10-202(1)(e), 44-10-203(1)(l), 44-10-203(2)(b)-(c), 44-10-203(2)(e), 44-10-203(2)(t)-(u), 44-10-203(2)(w), 44-10-307, 44-10-308(2), 44-10-313(6), 44-10-401(2)(c), 44-10-901(1), 24-76.5-101 </w:t>
      </w:r>
      <w:r>
        <w:rPr>
          <w:i/>
          <w:iCs/>
        </w:rPr>
        <w:t>et seq.</w:t>
      </w:r>
      <w:r>
        <w:t>, C.R.S. Historically, natural persons who held an Owner’s Interest in a Regulated Marijuana Business were required to hold an Associated Key License. This Rule transitions the Associated Key designation to an Owner License designation after August 1, 2019. The purpose of this rule is to clarify the requirements and procedures a Person must follow when applying for or possessing either an Owner License or an Employee License. This rule also identifies factors the State Licensing Authority will consider in determining whether a natural person is a resident and whether such person possess good moral character.</w:t>
      </w:r>
    </w:p>
    <w:p w14:paraId="483ECC03" w14:textId="77777777" w:rsidR="00111B7B" w:rsidRDefault="00111B7B" w:rsidP="00111B7B">
      <w:pPr>
        <w:pStyle w:val="Heading4"/>
      </w:pPr>
      <w:r>
        <w:t>2-265 – Owner and Employee License: License Requirements, Applications, Qualifications, and Privileges</w:t>
      </w:r>
    </w:p>
    <w:p w14:paraId="04F6A5B6" w14:textId="77777777" w:rsidR="00111B7B" w:rsidRDefault="00111B7B" w:rsidP="00111B7B">
      <w:pPr>
        <w:tabs>
          <w:tab w:val="left" w:pos="720"/>
          <w:tab w:val="left" w:pos="1440"/>
          <w:tab w:val="left" w:pos="2160"/>
        </w:tabs>
        <w:ind w:left="720" w:hanging="720"/>
      </w:pPr>
      <w:r>
        <w:t>E.</w:t>
      </w:r>
      <w:r>
        <w:tab/>
      </w:r>
      <w:r>
        <w:rPr>
          <w:u w:val="single"/>
        </w:rPr>
        <w:t>Employee License Required to Commence or Continue Employment</w:t>
      </w:r>
      <w:r>
        <w:t>. Any natural person required to obtain an Employee License by these rules must obtain such license before commencing activities permitted by an Employee License.</w:t>
      </w:r>
    </w:p>
    <w:p w14:paraId="053FDC10" w14:textId="77777777" w:rsidR="00111B7B" w:rsidRDefault="00111B7B" w:rsidP="00111B7B">
      <w:pPr>
        <w:tabs>
          <w:tab w:val="left" w:pos="720"/>
          <w:tab w:val="left" w:pos="1440"/>
          <w:tab w:val="left" w:pos="2160"/>
        </w:tabs>
        <w:ind w:left="1440" w:hanging="720"/>
      </w:pPr>
      <w:bookmarkStart w:id="1502" w:name="_heading=h.dfu0rz12magi" w:colFirst="0" w:colLast="0"/>
      <w:bookmarkEnd w:id="1502"/>
      <w:r>
        <w:t>1.</w:t>
      </w:r>
      <w:r>
        <w:tab/>
      </w:r>
      <w:r>
        <w:rPr>
          <w:u w:val="single"/>
        </w:rPr>
        <w:t>Conditional License</w:t>
      </w:r>
      <w:r>
        <w:t>. Applicants for an Employee License may be issued a conditional License upon results of an initial investigation that demonstrates the Applicant is qualified to hold such License in compliance with Rule 2-215, subject to the following requirements:</w:t>
      </w:r>
    </w:p>
    <w:p w14:paraId="7DE9F3FA" w14:textId="77777777" w:rsidR="00111B7B" w:rsidRDefault="00111B7B" w:rsidP="00111B7B">
      <w:pPr>
        <w:tabs>
          <w:tab w:val="left" w:pos="720"/>
          <w:tab w:val="left" w:pos="1440"/>
          <w:tab w:val="left" w:pos="2160"/>
        </w:tabs>
        <w:ind w:left="2160" w:hanging="720"/>
      </w:pPr>
      <w:r>
        <w:t>a.</w:t>
      </w:r>
      <w:r>
        <w:tab/>
      </w:r>
      <w:sdt>
        <w:sdtPr>
          <w:tag w:val="goog_rdk_2059"/>
          <w:id w:val="1151516717"/>
        </w:sdtPr>
        <w:sdtContent>
          <w:sdt>
            <w:sdtPr>
              <w:tag w:val="goog_rdk_2060"/>
              <w:id w:val="214470423"/>
            </w:sdtPr>
            <w:sdtContent/>
          </w:sdt>
          <w:customXmlDelRangeStart w:id="1503" w:author="Author"/>
          <w:sdt>
            <w:sdtPr>
              <w:tag w:val="goog_rdk_2061"/>
              <w:id w:val="-97410014"/>
            </w:sdtPr>
            <w:sdtContent>
              <w:customXmlDelRangeEnd w:id="1503"/>
              <w:customXmlDelRangeStart w:id="1504" w:author="Author"/>
            </w:sdtContent>
          </w:sdt>
          <w:customXmlDelRangeEnd w:id="1504"/>
          <w:del w:id="1505" w:author="Author">
            <w:r>
              <w:delText xml:space="preserve">Applications for a conditional Employee License must be submitted in person to the Division to facilitate the issuance </w:delText>
            </w:r>
          </w:del>
        </w:sdtContent>
      </w:sdt>
      <w:sdt>
        <w:sdtPr>
          <w:tag w:val="goog_rdk_2062"/>
          <w:id w:val="-1222200446"/>
        </w:sdtPr>
        <w:sdtContent>
          <w:del w:id="1506" w:author="Author">
            <w:r>
              <w:delText xml:space="preserve">and physical transfer </w:delText>
            </w:r>
          </w:del>
        </w:sdtContent>
      </w:sdt>
      <w:sdt>
        <w:sdtPr>
          <w:tag w:val="goog_rdk_2063"/>
          <w:id w:val="-639308084"/>
        </w:sdtPr>
        <w:sdtContent>
          <w:del w:id="1507" w:author="Author">
            <w:r>
              <w:delText xml:space="preserve">of the conditional License to the Applicant. </w:delText>
            </w:r>
          </w:del>
        </w:sdtContent>
      </w:sdt>
      <w:r>
        <w:t>Applications for a conditional Employee License must be accompanied by the Conditional Employee License Fee in Rule 2-105(A).</w:t>
      </w:r>
    </w:p>
    <w:p w14:paraId="62639914" w14:textId="77777777" w:rsidR="00111B7B" w:rsidRDefault="00111B7B" w:rsidP="00111B7B">
      <w:pPr>
        <w:pStyle w:val="Heading4"/>
      </w:pPr>
      <w:r>
        <w:t>Basis and Purpose – 2-275</w:t>
      </w:r>
    </w:p>
    <w:p w14:paraId="21F48D17" w14:textId="77777777" w:rsidR="00111B7B" w:rsidRDefault="00111B7B" w:rsidP="00111B7B">
      <w:pPr>
        <w:tabs>
          <w:tab w:val="left" w:pos="720"/>
          <w:tab w:val="left" w:pos="1440"/>
        </w:tabs>
      </w:pPr>
      <w:r>
        <w:t>The statutory basis for this rule includes but is not limited to sections 44-10-202(1)(b)-(c), 44-10-203(1)(k), 44-10-203(2)(q), 44-10-203(2)(t), 11-10-310, 44-10-401(3)(a)-(d), C.R.S. The purpose of this rule is to establish procedures and requirements for any Person appointed by a court as a receiver, personal representative, executor, administrator, guardian, conservator, trustee, or similarly situated Person acting in accordance with sections 44-10-401(3)(a)-(d), C.R.S., and authorized by court order to take possession of, operate, manage, or control a Regulated Marijuana Business. This Rule 2-275 was previously Rules M and R 253, 1 CCR 212-1 and 1 CCR 212-2.</w:t>
      </w:r>
    </w:p>
    <w:p w14:paraId="3DD56E0B" w14:textId="77777777" w:rsidR="00111B7B" w:rsidRDefault="00111B7B" w:rsidP="00111B7B">
      <w:pPr>
        <w:pStyle w:val="Heading4"/>
      </w:pPr>
      <w:r>
        <w:lastRenderedPageBreak/>
        <w:t>2-275 – Temporary Appointee Registrations for Court Appointees</w:t>
      </w:r>
    </w:p>
    <w:p w14:paraId="3FEB68CC" w14:textId="77777777" w:rsidR="00111B7B" w:rsidRDefault="00111B7B" w:rsidP="00111B7B">
      <w:pPr>
        <w:tabs>
          <w:tab w:val="left" w:pos="720"/>
          <w:tab w:val="left" w:pos="1440"/>
          <w:tab w:val="left" w:pos="2160"/>
        </w:tabs>
        <w:ind w:left="720" w:hanging="720"/>
      </w:pPr>
      <w:r>
        <w:t>A.</w:t>
      </w:r>
      <w:r>
        <w:tab/>
      </w:r>
      <w:r>
        <w:rPr>
          <w:u w:val="single"/>
        </w:rPr>
        <w:t>Notice and Application Requirements for All Court Appointees</w:t>
      </w:r>
      <w:r>
        <w:t>.</w:t>
      </w:r>
    </w:p>
    <w:p w14:paraId="45203AEB" w14:textId="77777777" w:rsidR="00111B7B" w:rsidRDefault="00111B7B" w:rsidP="00111B7B">
      <w:pPr>
        <w:tabs>
          <w:tab w:val="left" w:pos="720"/>
          <w:tab w:val="left" w:pos="1440"/>
          <w:tab w:val="left" w:pos="2160"/>
        </w:tabs>
        <w:ind w:left="1440" w:hanging="720"/>
      </w:pPr>
      <w:r>
        <w:t>1.</w:t>
      </w:r>
      <w:r>
        <w:tab/>
      </w:r>
      <w:r>
        <w:rPr>
          <w:u w:val="single"/>
        </w:rPr>
        <w:t>Notice to the State and Local Licensing Authorities</w:t>
      </w:r>
      <w:r>
        <w:t>. Within seven days of accepting an appointment as a Court Appointee pursuant to sections 44-10-401(3), C.R.S., such Court Appointee must file a notice to the State Licensing Authority and the applicable Local Licensing Authority on a form required by the State Licensing Authority which must include at least:</w:t>
      </w:r>
    </w:p>
    <w:p w14:paraId="008116ED" w14:textId="77777777" w:rsidR="00111B7B" w:rsidRDefault="00111B7B" w:rsidP="00111B7B">
      <w:pPr>
        <w:tabs>
          <w:tab w:val="left" w:pos="720"/>
          <w:tab w:val="left" w:pos="1440"/>
          <w:tab w:val="left" w:pos="2160"/>
        </w:tabs>
        <w:ind w:left="2160" w:hanging="720"/>
      </w:pPr>
      <w:r>
        <w:t>a.</w:t>
      </w:r>
      <w:r>
        <w:tab/>
        <w:t>A copy of the order appointing the Court Appointee;</w:t>
      </w:r>
    </w:p>
    <w:p w14:paraId="7359357F" w14:textId="77777777" w:rsidR="00111B7B" w:rsidRDefault="00111B7B" w:rsidP="00111B7B">
      <w:pPr>
        <w:tabs>
          <w:tab w:val="left" w:pos="720"/>
          <w:tab w:val="left" w:pos="1440"/>
          <w:tab w:val="left" w:pos="2160"/>
        </w:tabs>
        <w:ind w:left="2160" w:hanging="720"/>
      </w:pPr>
      <w:r>
        <w:t>b.</w:t>
      </w:r>
      <w:r>
        <w:tab/>
        <w:t>A statement affirming the Court Appointee complied with the certification required by section 44-10-401(3)(a), C.R.S.;</w:t>
      </w:r>
    </w:p>
    <w:p w14:paraId="40663A34" w14:textId="77777777" w:rsidR="00111B7B" w:rsidRDefault="00111B7B" w:rsidP="00111B7B">
      <w:pPr>
        <w:tabs>
          <w:tab w:val="left" w:pos="720"/>
          <w:tab w:val="left" w:pos="1440"/>
          <w:tab w:val="left" w:pos="2160"/>
        </w:tabs>
        <w:ind w:left="2160" w:hanging="720"/>
      </w:pPr>
      <w:r>
        <w:t>c.</w:t>
      </w:r>
      <w:r>
        <w:tab/>
        <w:t>If the Court Appointee is an entity, a list of all natural persons responsible for taking possession of, operating, managing, or controlling the Regulated Marijuana Business; and</w:t>
      </w:r>
    </w:p>
    <w:sdt>
      <w:sdtPr>
        <w:tag w:val="goog_rdk_2065"/>
        <w:id w:val="1043828326"/>
      </w:sdtPr>
      <w:sdtContent>
        <w:p w14:paraId="2CD3C604" w14:textId="77777777" w:rsidR="00111B7B" w:rsidRDefault="00111B7B" w:rsidP="00111B7B">
          <w:pPr>
            <w:tabs>
              <w:tab w:val="left" w:pos="720"/>
              <w:tab w:val="left" w:pos="1440"/>
              <w:tab w:val="left" w:pos="2160"/>
            </w:tabs>
            <w:ind w:left="2160" w:hanging="720"/>
            <w:rPr>
              <w:ins w:id="1508" w:author="Author"/>
            </w:rPr>
          </w:pPr>
          <w:r>
            <w:t>d.</w:t>
          </w:r>
          <w:r>
            <w:tab/>
            <w:t>A complete list of all Regulated Marijuana Businesses for which the Court Appointee was appointed and the respective dates during which the Court Appointee is currently serving, or has previously served, as a receiver, personal representative, executor, administrator, guardian, conservator, trustee, or similarly situated Person.</w:t>
          </w:r>
          <w:sdt>
            <w:sdtPr>
              <w:tag w:val="goog_rdk_2064"/>
              <w:id w:val="624370543"/>
            </w:sdtPr>
            <w:sdtContent/>
          </w:sdt>
        </w:p>
      </w:sdtContent>
    </w:sdt>
    <w:sdt>
      <w:sdtPr>
        <w:tag w:val="goog_rdk_2069"/>
        <w:id w:val="1947416380"/>
      </w:sdtPr>
      <w:sdtContent>
        <w:p w14:paraId="53605B39" w14:textId="77777777" w:rsidR="00111B7B" w:rsidRDefault="00000000" w:rsidP="00111B7B">
          <w:pPr>
            <w:pBdr>
              <w:top w:val="nil"/>
              <w:left w:val="nil"/>
              <w:bottom w:val="nil"/>
              <w:right w:val="nil"/>
              <w:between w:val="nil"/>
            </w:pBdr>
            <w:tabs>
              <w:tab w:val="left" w:pos="720"/>
              <w:tab w:val="left" w:pos="1440"/>
              <w:tab w:val="left" w:pos="2160"/>
            </w:tabs>
            <w:ind w:left="2160" w:hanging="720"/>
          </w:pPr>
          <w:sdt>
            <w:sdtPr>
              <w:tag w:val="goog_rdk_2066"/>
              <w:id w:val="1402889987"/>
            </w:sdtPr>
            <w:sdtContent>
              <w:sdt>
                <w:sdtPr>
                  <w:tag w:val="goog_rdk_2067"/>
                  <w:id w:val="331647224"/>
                </w:sdtPr>
                <w:sdtContent>
                  <w:ins w:id="1509" w:author="Author">
                    <w:r w:rsidR="00111B7B">
                      <w:t>e.</w:t>
                    </w:r>
                    <w:r w:rsidR="00111B7B">
                      <w:tab/>
                      <w:t>The fee required by Rule 2-110(C).</w:t>
                    </w:r>
                  </w:ins>
                </w:sdtContent>
              </w:sdt>
            </w:sdtContent>
          </w:sdt>
          <w:sdt>
            <w:sdtPr>
              <w:tag w:val="goog_rdk_2068"/>
              <w:id w:val="-950112172"/>
            </w:sdtPr>
            <w:sdtContent/>
          </w:sdt>
        </w:p>
      </w:sdtContent>
    </w:sdt>
    <w:p w14:paraId="32987665" w14:textId="77777777" w:rsidR="00111B7B" w:rsidRDefault="00111B7B" w:rsidP="00111B7B">
      <w:pPr>
        <w:ind w:left="1440" w:hanging="720"/>
      </w:pPr>
      <w:r>
        <w:t>2.</w:t>
      </w:r>
      <w:r>
        <w:tab/>
      </w:r>
      <w:r>
        <w:rPr>
          <w:u w:val="single"/>
        </w:rPr>
        <w:t>Application for Finding of Suitability</w:t>
      </w:r>
      <w:r>
        <w:t>. Within 14 days of accepting an appointment as a Court Appointee pursuant to section 44-10-401(3), C.R.S., each Court Appointee must file either an application for a finding of suitability or a change of ownership application if the Court Appointee has applied for a finding of suitability or has already been found suitable with the State Licensing Authority on forms required by the State Licensing Authority. Each entity and natural person for whom a notice was filed pursuant to Rule 2-275(A) must file an application for a finding of suitability. The Division may in its discretion extend the 14-day deadline to file an application for a finding of suitability upon a showing of good cause. The Division may also in its discretion rely upon a recent licensing background investigation for Court Appointees that currently hold a license or Temporary Appointee Registration issued by the State Licensing Authority and may waive all or part of the application fee accordingly.</w:t>
      </w:r>
    </w:p>
    <w:sdt>
      <w:sdtPr>
        <w:tag w:val="goog_rdk_2071"/>
        <w:id w:val="-419380158"/>
      </w:sdtPr>
      <w:sdtContent>
        <w:p w14:paraId="1E02CE9F" w14:textId="77777777" w:rsidR="00111B7B" w:rsidRDefault="00111B7B" w:rsidP="00111B7B">
          <w:pPr>
            <w:tabs>
              <w:tab w:val="left" w:pos="720"/>
              <w:tab w:val="left" w:pos="1440"/>
              <w:tab w:val="left" w:pos="2160"/>
            </w:tabs>
            <w:ind w:left="1440" w:hanging="720"/>
            <w:rPr>
              <w:ins w:id="1510" w:author="Author"/>
            </w:rPr>
          </w:pPr>
          <w:r>
            <w:t>3.</w:t>
          </w:r>
          <w:r>
            <w:tab/>
          </w:r>
          <w:r>
            <w:rPr>
              <w:u w:val="single"/>
            </w:rPr>
            <w:t>Effective Date</w:t>
          </w:r>
          <w:r>
            <w:t>. The Temporary Appointee Registration will be issued following the State Licensing Authority’s receipt of the notice required by Rule 2-275(A)(1) and is effective as of the date of the court appointment.</w:t>
          </w:r>
          <w:sdt>
            <w:sdtPr>
              <w:tag w:val="goog_rdk_2070"/>
              <w:id w:val="927563443"/>
            </w:sdtPr>
            <w:sdtContent/>
          </w:sdt>
        </w:p>
      </w:sdtContent>
    </w:sdt>
    <w:sdt>
      <w:sdtPr>
        <w:tag w:val="goog_rdk_2077"/>
        <w:id w:val="-1880096477"/>
      </w:sdtPr>
      <w:sdtContent>
        <w:p w14:paraId="6CBD59A3" w14:textId="77777777" w:rsidR="00111B7B" w:rsidRDefault="00000000" w:rsidP="00111B7B">
          <w:pPr>
            <w:pBdr>
              <w:top w:val="nil"/>
              <w:left w:val="nil"/>
              <w:bottom w:val="nil"/>
              <w:right w:val="nil"/>
              <w:between w:val="nil"/>
            </w:pBdr>
            <w:tabs>
              <w:tab w:val="left" w:pos="720"/>
              <w:tab w:val="left" w:pos="1440"/>
              <w:tab w:val="left" w:pos="2160"/>
            </w:tabs>
            <w:ind w:left="1440" w:hanging="720"/>
            <w:rPr>
              <w:ins w:id="1511" w:author="Author"/>
            </w:rPr>
          </w:pPr>
          <w:sdt>
            <w:sdtPr>
              <w:tag w:val="goog_rdk_2072"/>
              <w:id w:val="751069709"/>
            </w:sdtPr>
            <w:sdtContent>
              <w:sdt>
                <w:sdtPr>
                  <w:tag w:val="goog_rdk_2073"/>
                  <w:id w:val="-480924541"/>
                </w:sdtPr>
                <w:sdtContent/>
              </w:sdt>
              <w:customXmlInsRangeStart w:id="1512" w:author="Author"/>
              <w:sdt>
                <w:sdtPr>
                  <w:tag w:val="goog_rdk_2074"/>
                  <w:id w:val="-1092548540"/>
                </w:sdtPr>
                <w:sdtContent>
                  <w:customXmlInsRangeEnd w:id="1512"/>
                  <w:ins w:id="1513" w:author="Author">
                    <w:r w:rsidR="00111B7B">
                      <w:t>4.</w:t>
                    </w:r>
                    <w:r w:rsidR="00111B7B">
                      <w:tab/>
                    </w:r>
                  </w:ins>
                  <w:customXmlInsRangeStart w:id="1514" w:author="Author"/>
                </w:sdtContent>
              </w:sdt>
              <w:customXmlInsRangeEnd w:id="1514"/>
              <w:customXmlInsRangeStart w:id="1515" w:author="Author"/>
              <w:sdt>
                <w:sdtPr>
                  <w:tag w:val="goog_rdk_2075"/>
                  <w:id w:val="-870953513"/>
                </w:sdtPr>
                <w:sdtContent>
                  <w:customXmlInsRangeEnd w:id="1515"/>
                  <w:ins w:id="1516" w:author="Author">
                    <w:r w:rsidR="00111B7B" w:rsidRPr="00AE6D80">
                      <w:rPr>
                        <w:u w:val="single"/>
                        <w:rPrChange w:id="1517" w:author="Author">
                          <w:rPr/>
                        </w:rPrChange>
                      </w:rPr>
                      <w:t>Timing of Application and Payment of Fees</w:t>
                    </w:r>
                  </w:ins>
                  <w:customXmlInsRangeStart w:id="1518" w:author="Author"/>
                </w:sdtContent>
              </w:sdt>
              <w:customXmlInsRangeEnd w:id="1518"/>
              <w:customXmlInsRangeStart w:id="1519" w:author="Author"/>
              <w:sdt>
                <w:sdtPr>
                  <w:tag w:val="goog_rdk_2076"/>
                  <w:id w:val="755997240"/>
                </w:sdtPr>
                <w:sdtContent>
                  <w:customXmlInsRangeEnd w:id="1519"/>
                  <w:ins w:id="1520" w:author="Author">
                    <w:r w:rsidR="00111B7B">
                      <w:t>.</w:t>
                    </w:r>
                  </w:ins>
                  <w:customXmlInsRangeStart w:id="1521" w:author="Author"/>
                </w:sdtContent>
              </w:sdt>
              <w:customXmlInsRangeEnd w:id="1521"/>
            </w:sdtContent>
          </w:sdt>
        </w:p>
      </w:sdtContent>
    </w:sdt>
    <w:sdt>
      <w:sdtPr>
        <w:tag w:val="goog_rdk_2082"/>
        <w:id w:val="-1865648625"/>
      </w:sdtPr>
      <w:sdtContent>
        <w:p w14:paraId="3724C50A" w14:textId="77777777" w:rsidR="00111B7B" w:rsidRDefault="00000000" w:rsidP="00111B7B">
          <w:pPr>
            <w:pBdr>
              <w:top w:val="nil"/>
              <w:left w:val="nil"/>
              <w:bottom w:val="nil"/>
              <w:right w:val="nil"/>
              <w:between w:val="nil"/>
            </w:pBdr>
            <w:tabs>
              <w:tab w:val="left" w:pos="720"/>
              <w:tab w:val="left" w:pos="1440"/>
              <w:tab w:val="left" w:pos="2160"/>
            </w:tabs>
            <w:ind w:left="2160" w:hanging="720"/>
            <w:rPr>
              <w:ins w:id="1522" w:author="Author"/>
            </w:rPr>
          </w:pPr>
          <w:sdt>
            <w:sdtPr>
              <w:tag w:val="goog_rdk_2078"/>
              <w:id w:val="877852490"/>
            </w:sdtPr>
            <w:sdtContent>
              <w:sdt>
                <w:sdtPr>
                  <w:tag w:val="goog_rdk_2079"/>
                  <w:id w:val="766637180"/>
                </w:sdtPr>
                <w:sdtContent>
                  <w:ins w:id="1523" w:author="Author">
                    <w:r w:rsidR="00111B7B">
                      <w:t>a.</w:t>
                    </w:r>
                    <w:r w:rsidR="00111B7B">
                      <w:tab/>
                      <w:t xml:space="preserve">If an individual or Entity has not been found suitable as a Court Appointee, the Temporary Appointee Registration Fee and Temporary Appointee Registration </w:t>
                    </w:r>
                  </w:ins>
                </w:sdtContent>
              </w:sdt>
              <w:customXmlInsRangeStart w:id="1524" w:author="Author"/>
              <w:sdt>
                <w:sdtPr>
                  <w:tag w:val="goog_rdk_2080"/>
                  <w:id w:val="1263080002"/>
                </w:sdtPr>
                <w:sdtContent>
                  <w:customXmlInsRangeEnd w:id="1524"/>
                  <w:ins w:id="1525" w:author="Author">
                    <w:r w:rsidR="00111B7B">
                      <w:t>A</w:t>
                    </w:r>
                  </w:ins>
                  <w:customXmlInsRangeStart w:id="1526" w:author="Author"/>
                </w:sdtContent>
              </w:sdt>
              <w:customXmlInsRangeEnd w:id="1526"/>
              <w:customXmlInsRangeStart w:id="1527" w:author="Author"/>
              <w:sdt>
                <w:sdtPr>
                  <w:tag w:val="goog_rdk_2081"/>
                  <w:id w:val="-1320677134"/>
                </w:sdtPr>
                <w:sdtContent>
                  <w:customXmlInsRangeEnd w:id="1527"/>
                  <w:ins w:id="1528" w:author="Author">
                    <w:r w:rsidR="00111B7B">
                      <w:t>ssociation Processing Fee in Rule 2-110(C) shall be due at the time of Temporary Appointee Registration application submission.</w:t>
                    </w:r>
                  </w:ins>
                  <w:customXmlInsRangeStart w:id="1529" w:author="Author"/>
                </w:sdtContent>
              </w:sdt>
              <w:customXmlInsRangeEnd w:id="1529"/>
            </w:sdtContent>
          </w:sdt>
        </w:p>
      </w:sdtContent>
    </w:sdt>
    <w:sdt>
      <w:sdtPr>
        <w:tag w:val="goog_rdk_2088"/>
        <w:id w:val="2048905470"/>
      </w:sdtPr>
      <w:sdtContent>
        <w:p w14:paraId="18A7F02B" w14:textId="77777777" w:rsidR="00111B7B" w:rsidRDefault="00000000" w:rsidP="00111B7B">
          <w:pPr>
            <w:pBdr>
              <w:top w:val="nil"/>
              <w:left w:val="nil"/>
              <w:bottom w:val="nil"/>
              <w:right w:val="nil"/>
              <w:between w:val="nil"/>
            </w:pBdr>
            <w:tabs>
              <w:tab w:val="left" w:pos="720"/>
              <w:tab w:val="left" w:pos="1440"/>
              <w:tab w:val="left" w:pos="2160"/>
            </w:tabs>
            <w:ind w:left="2160" w:hanging="720"/>
            <w:rPr>
              <w:ins w:id="1530" w:author="Author"/>
            </w:rPr>
          </w:pPr>
          <w:sdt>
            <w:sdtPr>
              <w:tag w:val="goog_rdk_2083"/>
              <w:id w:val="1053637679"/>
            </w:sdtPr>
            <w:sdtContent>
              <w:sdt>
                <w:sdtPr>
                  <w:tag w:val="goog_rdk_2084"/>
                  <w:id w:val="-734300995"/>
                </w:sdtPr>
                <w:sdtContent>
                  <w:ins w:id="1531" w:author="Author">
                    <w:r w:rsidR="00111B7B">
                      <w:t>b.</w:t>
                    </w:r>
                    <w:r w:rsidR="00111B7B">
                      <w:tab/>
                      <w:t xml:space="preserve">Individuals and Entities that have already been found suitable as a Court Appointee, the Temporary Appointee Registration Association Processing Fee in Rule 2-110(C) shall be due at the time of application submission for new court </w:t>
                    </w:r>
                  </w:ins>
                </w:sdtContent>
              </w:sdt>
              <w:customXmlInsRangeStart w:id="1532" w:author="Author"/>
              <w:sdt>
                <w:sdtPr>
                  <w:tag w:val="goog_rdk_2085"/>
                  <w:id w:val="-866297298"/>
                </w:sdtPr>
                <w:sdtContent>
                  <w:customXmlInsRangeEnd w:id="1532"/>
                  <w:ins w:id="1533" w:author="Author">
                    <w:r w:rsidR="00111B7B">
                      <w:t>appointment</w:t>
                    </w:r>
                  </w:ins>
                  <w:customXmlInsRangeStart w:id="1534" w:author="Author"/>
                </w:sdtContent>
              </w:sdt>
              <w:customXmlInsRangeEnd w:id="1534"/>
              <w:customXmlInsRangeStart w:id="1535" w:author="Author"/>
              <w:sdt>
                <w:sdtPr>
                  <w:tag w:val="goog_rdk_2086"/>
                  <w:id w:val="-1125314753"/>
                </w:sdtPr>
                <w:sdtContent>
                  <w:customXmlInsRangeEnd w:id="1535"/>
                  <w:ins w:id="1536" w:author="Author">
                    <w:r w:rsidR="00111B7B">
                      <w:t xml:space="preserve"> associations</w:t>
                    </w:r>
                  </w:ins>
                  <w:customXmlInsRangeStart w:id="1537" w:author="Author"/>
                </w:sdtContent>
              </w:sdt>
              <w:customXmlInsRangeEnd w:id="1537"/>
              <w:customXmlInsRangeStart w:id="1538" w:author="Author"/>
              <w:sdt>
                <w:sdtPr>
                  <w:tag w:val="goog_rdk_2087"/>
                  <w:id w:val="332513511"/>
                </w:sdtPr>
                <w:sdtContent>
                  <w:customXmlInsRangeEnd w:id="1538"/>
                  <w:ins w:id="1539" w:author="Author">
                    <w:r w:rsidR="00111B7B">
                      <w:t xml:space="preserve">. </w:t>
                    </w:r>
                  </w:ins>
                  <w:customXmlInsRangeStart w:id="1540" w:author="Author"/>
                </w:sdtContent>
              </w:sdt>
              <w:customXmlInsRangeEnd w:id="1540"/>
            </w:sdtContent>
          </w:sdt>
        </w:p>
      </w:sdtContent>
    </w:sdt>
    <w:sdt>
      <w:sdtPr>
        <w:tag w:val="goog_rdk_2092"/>
        <w:id w:val="-1029016625"/>
      </w:sdtPr>
      <w:sdtContent>
        <w:p w14:paraId="7DB56BCC" w14:textId="0A3B4DAB" w:rsidR="00111B7B" w:rsidRDefault="00000000" w:rsidP="00111B7B">
          <w:pPr>
            <w:pBdr>
              <w:top w:val="nil"/>
              <w:left w:val="nil"/>
              <w:bottom w:val="nil"/>
              <w:right w:val="nil"/>
              <w:between w:val="nil"/>
            </w:pBdr>
            <w:tabs>
              <w:tab w:val="left" w:pos="720"/>
              <w:tab w:val="left" w:pos="1440"/>
              <w:tab w:val="left" w:pos="2160"/>
            </w:tabs>
            <w:ind w:left="2160" w:hanging="720"/>
          </w:pPr>
          <w:sdt>
            <w:sdtPr>
              <w:tag w:val="goog_rdk_2089"/>
              <w:id w:val="1298651269"/>
            </w:sdtPr>
            <w:sdtContent>
              <w:sdt>
                <w:sdtPr>
                  <w:tag w:val="goog_rdk_2090"/>
                  <w:id w:val="1928871484"/>
                </w:sdtPr>
                <w:sdtContent>
                  <w:ins w:id="1541" w:author="Author">
                    <w:r w:rsidR="00111B7B">
                      <w:t>c.</w:t>
                    </w:r>
                    <w:r w:rsidR="00111B7B">
                      <w:tab/>
                      <w:t>The Temporary Appointee Registration Association Processing Fee is assessed for each Regulated Marijuana Business License the Court Appointee has been appointed to Control.</w:t>
                    </w:r>
                  </w:ins>
                </w:sdtContent>
              </w:sdt>
            </w:sdtContent>
          </w:sdt>
          <w:sdt>
            <w:sdtPr>
              <w:tag w:val="goog_rdk_2091"/>
              <w:id w:val="1670300824"/>
              <w:showingPlcHdr/>
            </w:sdtPr>
            <w:sdtContent>
              <w:r w:rsidR="00012E88">
                <w:t xml:space="preserve">     </w:t>
              </w:r>
            </w:sdtContent>
          </w:sdt>
        </w:p>
      </w:sdtContent>
    </w:sdt>
    <w:p w14:paraId="33F56A92" w14:textId="77777777" w:rsidR="00111B7B" w:rsidRDefault="00111B7B" w:rsidP="00111B7B">
      <w:pPr>
        <w:tabs>
          <w:tab w:val="left" w:pos="720"/>
          <w:tab w:val="left" w:pos="1440"/>
          <w:tab w:val="left" w:pos="2160"/>
        </w:tabs>
        <w:ind w:left="720" w:hanging="720"/>
      </w:pPr>
      <w:r>
        <w:t>B.</w:t>
      </w:r>
      <w:r>
        <w:tab/>
      </w:r>
      <w:r>
        <w:rPr>
          <w:u w:val="single"/>
        </w:rPr>
        <w:t>Temporary Appointee Registration</w:t>
      </w:r>
      <w:r>
        <w:t>.</w:t>
      </w:r>
    </w:p>
    <w:p w14:paraId="1DD9EDDC" w14:textId="77777777" w:rsidR="00111B7B" w:rsidRDefault="00111B7B" w:rsidP="00111B7B">
      <w:pPr>
        <w:tabs>
          <w:tab w:val="left" w:pos="720"/>
          <w:tab w:val="left" w:pos="1440"/>
          <w:tab w:val="left" w:pos="2160"/>
        </w:tabs>
        <w:ind w:left="1440" w:hanging="720"/>
      </w:pPr>
      <w:r>
        <w:t>5.</w:t>
      </w:r>
      <w:r>
        <w:tab/>
      </w:r>
      <w:r>
        <w:rPr>
          <w:u w:val="single"/>
        </w:rPr>
        <w:t>Regulated Marijuana Business Operators</w:t>
      </w:r>
      <w:r>
        <w:t>. A Court Appointee may retain a Regulated Marijuana Business Operator. If the Regulated Marijuana Business Operator is the Court Appointee</w:t>
      </w:r>
      <w:sdt>
        <w:sdtPr>
          <w:tag w:val="goog_rdk_2093"/>
          <w:id w:val="-873310162"/>
        </w:sdtPr>
        <w:sdtContent>
          <w:ins w:id="1542" w:author="Author">
            <w:r>
              <w:t>,</w:t>
            </w:r>
          </w:ins>
        </w:sdtContent>
      </w:sdt>
      <w:sdt>
        <w:sdtPr>
          <w:tag w:val="goog_rdk_2094"/>
          <w:id w:val="848795206"/>
        </w:sdtPr>
        <w:sdtContent>
          <w:del w:id="1543" w:author="Author">
            <w:r>
              <w:delText>.</w:delText>
            </w:r>
          </w:del>
        </w:sdtContent>
      </w:sdt>
      <w:r>
        <w:t xml:space="preserve"> </w:t>
      </w:r>
      <w:sdt>
        <w:sdtPr>
          <w:tag w:val="goog_rdk_2095"/>
          <w:id w:val="-1771058824"/>
        </w:sdtPr>
        <w:sdtContent>
          <w:del w:id="1544" w:author="Author">
            <w:r>
              <w:rPr>
                <w:i/>
                <w:iCs/>
              </w:rPr>
              <w:delText>S</w:delText>
            </w:r>
          </w:del>
        </w:sdtContent>
      </w:sdt>
      <w:sdt>
        <w:sdtPr>
          <w:tag w:val="goog_rdk_2096"/>
          <w:id w:val="535349538"/>
        </w:sdtPr>
        <w:sdtContent>
          <w:ins w:id="1545" w:author="Author">
            <w:r>
              <w:rPr>
                <w:i/>
                <w:iCs/>
              </w:rPr>
              <w:t>s</w:t>
            </w:r>
          </w:ins>
        </w:sdtContent>
      </w:sdt>
      <w:r>
        <w:rPr>
          <w:i/>
          <w:iCs/>
        </w:rPr>
        <w:t>ee</w:t>
      </w:r>
      <w:r>
        <w:t xml:space="preserve"> paragraph (E) of this Rule.</w:t>
      </w:r>
    </w:p>
    <w:p w14:paraId="3521BAAD" w14:textId="77777777" w:rsidR="002204B3" w:rsidRDefault="002204B3" w:rsidP="002204B3">
      <w:pPr>
        <w:pStyle w:val="Heading2"/>
      </w:pPr>
      <w:bookmarkStart w:id="1546" w:name="_heading=h.7z2lcx5aefn8" w:colFirst="0" w:colLast="0"/>
      <w:bookmarkEnd w:id="1546"/>
      <w:r>
        <w:t>Part 3 – Regulated Marijuana Business Operations</w:t>
      </w:r>
    </w:p>
    <w:p w14:paraId="6A035F6E" w14:textId="77777777" w:rsidR="002204B3" w:rsidRDefault="002204B3" w:rsidP="002204B3">
      <w:pPr>
        <w:pStyle w:val="Heading3"/>
      </w:pPr>
      <w:r>
        <w:t>3-100 Series – General Privileges and Limitations</w:t>
      </w:r>
    </w:p>
    <w:p w14:paraId="632F9543" w14:textId="77777777" w:rsidR="002204B3" w:rsidRDefault="002204B3" w:rsidP="002204B3">
      <w:pPr>
        <w:pStyle w:val="Heading4"/>
      </w:pPr>
      <w:r>
        <w:t>Basis and Purpose – 3-110</w:t>
      </w:r>
    </w:p>
    <w:p w14:paraId="337E131E" w14:textId="77777777" w:rsidR="002204B3" w:rsidRDefault="002204B3" w:rsidP="002204B3">
      <w:pPr>
        <w:tabs>
          <w:tab w:val="left" w:pos="720"/>
          <w:tab w:val="left" w:pos="1440"/>
        </w:tabs>
      </w:pPr>
      <w:r>
        <w:t>The statutory authority for this rule includes but is not limited to sections 44-10-202(1)(c), 44-10-203(1)(k), 44-10-203(2)(g), 44-10-203(2)(h), 44-10-401(2), 44-10-701(1)(a), 44-10-701(3)(d), and 44-10-701(3)(f), C.R.S. The purpose of this rule is to clarify that, except for in a Licensed Hospitality Business, it is unlawful for a Regulated Marijuana Business to allow consumption on the Licensed Premises.</w:t>
      </w:r>
    </w:p>
    <w:p w14:paraId="06B02F55" w14:textId="77777777" w:rsidR="002204B3" w:rsidRDefault="002204B3" w:rsidP="002204B3">
      <w:pPr>
        <w:pStyle w:val="Heading4"/>
      </w:pPr>
      <w:r>
        <w:t>3-110 – Regulated Marijuana Businesses: General Restrictions</w:t>
      </w:r>
    </w:p>
    <w:p w14:paraId="5D508677"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Natural Medicine Prohibited</w:t>
      </w:r>
      <w:r>
        <w:rPr>
          <w:color w:val="000000"/>
        </w:rPr>
        <w:t>.</w:t>
      </w:r>
    </w:p>
    <w:p w14:paraId="3727CCC0"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A Person may not operate a license issued pursuant to the Marijuana Code and these rules at the same Licensed Premises as a license or permit issued pursuant to article 50 of Title 44 except:</w:t>
      </w:r>
    </w:p>
    <w:p w14:paraId="0CE6BCA4"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 Regulated Marijuana Testing Facility may share a Licensed Premises with a natural medicine testing facility.</w:t>
      </w:r>
    </w:p>
    <w:p w14:paraId="0ADF9FB8"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sdt>
        <w:sdtPr>
          <w:tag w:val="goog_rdk_0"/>
          <w:id w:val="-1435603236"/>
        </w:sdtPr>
        <w:sdtContent>
          <w:del w:id="1547" w:author="Author">
            <w:r>
              <w:rPr>
                <w:color w:val="000000"/>
              </w:rPr>
              <w:delText xml:space="preserve"> </w:delText>
            </w:r>
          </w:del>
        </w:sdtContent>
      </w:sdt>
      <w:r>
        <w:rPr>
          <w:color w:val="000000"/>
        </w:rPr>
        <w:tab/>
        <w:t xml:space="preserve">If a Regulated Marijuana Testing Facility shares a Licensed Premises with a natural medicine testing facility, there must </w:t>
      </w:r>
      <w:r>
        <w:rPr>
          <w:color w:val="000000"/>
        </w:rPr>
        <w:lastRenderedPageBreak/>
        <w:t>be separate storage areas for samples of Natural Medicine or Natural Medicine Product and Regulated Marijuana Test Batches.</w:t>
      </w:r>
    </w:p>
    <w:p w14:paraId="0F01B7B6" w14:textId="77777777" w:rsidR="002204B3" w:rsidRDefault="002204B3" w:rsidP="002204B3">
      <w:pPr>
        <w:pStyle w:val="Heading3"/>
      </w:pPr>
      <w:r>
        <w:t>3-200 Series – Licensed Premises</w:t>
      </w:r>
    </w:p>
    <w:p w14:paraId="4FF183CD" w14:textId="77777777" w:rsidR="002204B3" w:rsidRDefault="002204B3" w:rsidP="002204B3">
      <w:pPr>
        <w:pStyle w:val="Heading4"/>
      </w:pPr>
      <w:r>
        <w:t>Basis and Purpose – 3-205</w:t>
      </w:r>
    </w:p>
    <w:p w14:paraId="7F5A42A2" w14:textId="77777777" w:rsidR="002204B3" w:rsidRDefault="002204B3" w:rsidP="002204B3">
      <w:pPr>
        <w:tabs>
          <w:tab w:val="left" w:pos="720"/>
          <w:tab w:val="left" w:pos="1440"/>
        </w:tabs>
      </w:pPr>
      <w:r>
        <w:t>The statutory authority for this rule includes but is not limited to sections 44-10-103(14), 44-10-103(26), 44-10-202(1)(c), 44-10-202(1)(e), 44-10-203(1)(k), 44-10-203(1)(l), 44-10-203(2)(h), 44-10-203(2)(p), and 44-10-203(2)(t), C.R.S. The purpose of this rule is to establish Limited Access Areas for Licensed Premises under the control of the Licensee to only individuals licensed by the State Licensing Authority. In addition, this rule clarifies that businesses and individuals cannot use the visitor system as a means to employ an individual who does not possess a valid and current Employee License. This Rule was previously Rules M and R 301, 1 CCR 212-1 and 1 CCR 212-2.</w:t>
      </w:r>
    </w:p>
    <w:p w14:paraId="44BB4806" w14:textId="77777777" w:rsidR="002204B3" w:rsidRDefault="002204B3" w:rsidP="002204B3">
      <w:pPr>
        <w:pStyle w:val="Heading4"/>
      </w:pPr>
      <w:r>
        <w:t>3-205 – Limited Access Areas</w:t>
      </w:r>
    </w:p>
    <w:bookmarkStart w:id="1548" w:name="_heading=h.hd3f856lj4oy" w:colFirst="0" w:colLast="0" w:displacedByCustomXml="next"/>
    <w:bookmarkEnd w:id="1548" w:displacedByCustomXml="next"/>
    <w:sdt>
      <w:sdtPr>
        <w:tag w:val="goog_rdk_7"/>
        <w:id w:val="-1759592137"/>
      </w:sdtPr>
      <w:sdtContent>
        <w:p w14:paraId="5DFF85DC" w14:textId="77777777" w:rsidR="002204B3" w:rsidRDefault="002204B3" w:rsidP="002204B3">
          <w:pPr>
            <w:pBdr>
              <w:top w:val="nil"/>
              <w:left w:val="nil"/>
              <w:bottom w:val="nil"/>
              <w:right w:val="nil"/>
              <w:between w:val="nil"/>
            </w:pBdr>
            <w:tabs>
              <w:tab w:val="left" w:pos="720"/>
              <w:tab w:val="left" w:pos="1440"/>
              <w:tab w:val="left" w:pos="2160"/>
            </w:tabs>
            <w:ind w:left="720" w:hanging="720"/>
            <w:rPr>
              <w:ins w:id="1549" w:author="Author"/>
              <w:color w:val="000000"/>
            </w:rPr>
          </w:pPr>
          <w:r>
            <w:rPr>
              <w:color w:val="000000"/>
            </w:rPr>
            <w:t>D.</w:t>
          </w:r>
          <w:r>
            <w:rPr>
              <w:color w:val="000000"/>
            </w:rPr>
            <w:tab/>
          </w:r>
          <w:r>
            <w:rPr>
              <w:color w:val="000000"/>
              <w:u w:val="single"/>
            </w:rPr>
            <w:t>Diagram for Licensed Premises</w:t>
          </w:r>
          <w:r>
            <w:rPr>
              <w:color w:val="000000"/>
            </w:rPr>
            <w:t xml:space="preserve">. All Limited Access Areas shall be clearly identified to the Division and relevant Local Licensing Authority or Local Jurisdiction and described in a diagram of the Licensed Premises reflecting walls, partitions, counters and all areas of ingress and egress. </w:t>
          </w:r>
          <w:sdt>
            <w:sdtPr>
              <w:tag w:val="goog_rdk_1"/>
              <w:id w:val="-1374511176"/>
            </w:sdtPr>
            <w:sdtContent/>
          </w:sdt>
          <w:r>
            <w:rPr>
              <w:color w:val="000000"/>
            </w:rPr>
            <w:t>The diagram shall also reflect all</w:t>
          </w:r>
          <w:sdt>
            <w:sdtPr>
              <w:tag w:val="goog_rdk_2"/>
              <w:id w:val="-1722376250"/>
            </w:sdtPr>
            <w:sdtContent>
              <w:sdt>
                <w:sdtPr>
                  <w:tag w:val="goog_rdk_3"/>
                  <w:id w:val="1251525883"/>
                </w:sdtPr>
                <w:sdtContent>
                  <w:ins w:id="1550" w:author="Author">
                    <w:r w:rsidRPr="00AE6D80">
                      <w:rPr>
                        <w:rPrChange w:id="1551" w:author="Author">
                          <w:rPr>
                            <w:color w:val="000000"/>
                          </w:rPr>
                        </w:rPrChange>
                      </w:rPr>
                      <w:t>:</w:t>
                    </w:r>
                  </w:ins>
                </w:sdtContent>
              </w:sdt>
            </w:sdtContent>
          </w:sdt>
          <w:sdt>
            <w:sdtPr>
              <w:tag w:val="goog_rdk_4"/>
              <w:id w:val="734875127"/>
            </w:sdtPr>
            <w:sdtContent>
              <w:del w:id="1552" w:author="Author">
                <w:r>
                  <w:rPr>
                    <w:color w:val="000000"/>
                  </w:rPr>
                  <w:delText xml:space="preserve"> </w:delText>
                </w:r>
              </w:del>
              <w:sdt>
                <w:sdtPr>
                  <w:tag w:val="goog_rdk_5"/>
                  <w:id w:val="-1563287371"/>
                </w:sdtPr>
                <w:sdtContent>
                  <w:del w:id="1553" w:author="Author">
                    <w:r w:rsidRPr="00AE6D80">
                      <w:rPr>
                        <w:rPrChange w:id="1554" w:author="Author">
                          <w:rPr>
                            <w:color w:val="000000"/>
                          </w:rPr>
                        </w:rPrChange>
                      </w:rPr>
                      <w:delText>Propagation, cultivation, manufacturing, testing, consumption, and Restricted Access Areas</w:delText>
                    </w:r>
                  </w:del>
                </w:sdtContent>
              </w:sdt>
            </w:sdtContent>
          </w:sdt>
          <w:r>
            <w:rPr>
              <w:color w:val="000000"/>
            </w:rPr>
            <w:t xml:space="preserve">. </w:t>
          </w:r>
          <w:sdt>
            <w:sdtPr>
              <w:tag w:val="goog_rdk_6"/>
              <w:id w:val="663214441"/>
            </w:sdtPr>
            <w:sdtContent/>
          </w:sdt>
        </w:p>
      </w:sdtContent>
    </w:sdt>
    <w:sdt>
      <w:sdtPr>
        <w:tag w:val="goog_rdk_10"/>
        <w:id w:val="815322816"/>
      </w:sdtPr>
      <w:sdtContent>
        <w:p w14:paraId="2EBF3F9C" w14:textId="77777777" w:rsidR="002204B3" w:rsidRPr="00AE6D80" w:rsidRDefault="00000000" w:rsidP="002204B3">
          <w:pPr>
            <w:pBdr>
              <w:top w:val="nil"/>
              <w:left w:val="nil"/>
              <w:bottom w:val="nil"/>
              <w:right w:val="nil"/>
              <w:between w:val="nil"/>
            </w:pBdr>
            <w:tabs>
              <w:tab w:val="left" w:pos="720"/>
              <w:tab w:val="left" w:pos="1440"/>
              <w:tab w:val="left" w:pos="2160"/>
            </w:tabs>
            <w:ind w:left="1440" w:hanging="720"/>
            <w:rPr>
              <w:ins w:id="1555" w:author="Author"/>
              <w:rPrChange w:id="1556" w:author="Author">
                <w:rPr>
                  <w:ins w:id="1557" w:author="Author"/>
                  <w:color w:val="000000"/>
                </w:rPr>
              </w:rPrChange>
            </w:rPr>
          </w:pPr>
          <w:sdt>
            <w:sdtPr>
              <w:tag w:val="goog_rdk_8"/>
              <w:id w:val="1318814322"/>
            </w:sdtPr>
            <w:sdtContent>
              <w:sdt>
                <w:sdtPr>
                  <w:tag w:val="goog_rdk_9"/>
                  <w:id w:val="1640377211"/>
                </w:sdtPr>
                <w:sdtContent>
                  <w:ins w:id="1558" w:author="Author">
                    <w:r w:rsidR="002204B3" w:rsidRPr="00AE6D80">
                      <w:rPr>
                        <w:rPrChange w:id="1559" w:author="Author">
                          <w:rPr>
                            <w:color w:val="000000"/>
                          </w:rPr>
                        </w:rPrChange>
                      </w:rPr>
                      <w:t>1.</w:t>
                    </w:r>
                    <w:r w:rsidR="002204B3" w:rsidRPr="00AE6D80">
                      <w:rPr>
                        <w:rPrChange w:id="1560" w:author="Author">
                          <w:rPr>
                            <w:color w:val="000000"/>
                          </w:rPr>
                        </w:rPrChange>
                      </w:rPr>
                      <w:tab/>
                      <w:t xml:space="preserve">point-of-sale areas; </w:t>
                    </w:r>
                  </w:ins>
                </w:sdtContent>
              </w:sdt>
            </w:sdtContent>
          </w:sdt>
        </w:p>
      </w:sdtContent>
    </w:sdt>
    <w:sdt>
      <w:sdtPr>
        <w:tag w:val="goog_rdk_13"/>
        <w:id w:val="518472079"/>
      </w:sdtPr>
      <w:sdtContent>
        <w:p w14:paraId="79F812B8" w14:textId="77777777" w:rsidR="002204B3" w:rsidRPr="00AE6D80" w:rsidRDefault="00000000" w:rsidP="002204B3">
          <w:pPr>
            <w:pBdr>
              <w:top w:val="nil"/>
              <w:left w:val="nil"/>
              <w:bottom w:val="nil"/>
              <w:right w:val="nil"/>
              <w:between w:val="nil"/>
            </w:pBdr>
            <w:tabs>
              <w:tab w:val="left" w:pos="720"/>
              <w:tab w:val="left" w:pos="1440"/>
              <w:tab w:val="left" w:pos="2160"/>
            </w:tabs>
            <w:ind w:left="1440" w:hanging="720"/>
            <w:rPr>
              <w:ins w:id="1561" w:author="Author"/>
              <w:rPrChange w:id="1562" w:author="Author">
                <w:rPr>
                  <w:ins w:id="1563" w:author="Author"/>
                  <w:color w:val="000000"/>
                </w:rPr>
              </w:rPrChange>
            </w:rPr>
          </w:pPr>
          <w:sdt>
            <w:sdtPr>
              <w:tag w:val="goog_rdk_11"/>
              <w:id w:val="-1898054737"/>
            </w:sdtPr>
            <w:sdtContent>
              <w:sdt>
                <w:sdtPr>
                  <w:tag w:val="goog_rdk_12"/>
                  <w:id w:val="1307355026"/>
                </w:sdtPr>
                <w:sdtContent>
                  <w:ins w:id="1564" w:author="Author">
                    <w:r w:rsidR="002204B3" w:rsidRPr="00AE6D80">
                      <w:rPr>
                        <w:rPrChange w:id="1565" w:author="Author">
                          <w:rPr>
                            <w:color w:val="000000"/>
                          </w:rPr>
                        </w:rPrChange>
                      </w:rPr>
                      <w:t>2.</w:t>
                    </w:r>
                    <w:r w:rsidR="002204B3" w:rsidRPr="00AE6D80">
                      <w:rPr>
                        <w:rPrChange w:id="1566" w:author="Author">
                          <w:rPr>
                            <w:color w:val="000000"/>
                          </w:rPr>
                        </w:rPrChange>
                      </w:rPr>
                      <w:tab/>
                      <w:t xml:space="preserve">areas where shipping and receiving of Regulated Marijuana occurs; </w:t>
                    </w:r>
                  </w:ins>
                </w:sdtContent>
              </w:sdt>
            </w:sdtContent>
          </w:sdt>
        </w:p>
      </w:sdtContent>
    </w:sdt>
    <w:sdt>
      <w:sdtPr>
        <w:tag w:val="goog_rdk_16"/>
        <w:id w:val="-1050209151"/>
      </w:sdtPr>
      <w:sdtContent>
        <w:p w14:paraId="3CF30EE3" w14:textId="77777777" w:rsidR="002204B3" w:rsidRPr="00AE6D80" w:rsidRDefault="00000000" w:rsidP="002204B3">
          <w:pPr>
            <w:pBdr>
              <w:top w:val="nil"/>
              <w:left w:val="nil"/>
              <w:bottom w:val="nil"/>
              <w:right w:val="nil"/>
              <w:between w:val="nil"/>
            </w:pBdr>
            <w:tabs>
              <w:tab w:val="left" w:pos="720"/>
              <w:tab w:val="left" w:pos="1440"/>
              <w:tab w:val="left" w:pos="2160"/>
            </w:tabs>
            <w:ind w:left="1440" w:hanging="720"/>
            <w:rPr>
              <w:ins w:id="1567" w:author="Author"/>
              <w:rPrChange w:id="1568" w:author="Author">
                <w:rPr>
                  <w:ins w:id="1569" w:author="Author"/>
                  <w:color w:val="000000"/>
                </w:rPr>
              </w:rPrChange>
            </w:rPr>
          </w:pPr>
          <w:sdt>
            <w:sdtPr>
              <w:tag w:val="goog_rdk_14"/>
              <w:id w:val="1463822259"/>
            </w:sdtPr>
            <w:sdtContent>
              <w:sdt>
                <w:sdtPr>
                  <w:tag w:val="goog_rdk_15"/>
                  <w:id w:val="-235366"/>
                </w:sdtPr>
                <w:sdtContent>
                  <w:ins w:id="1570" w:author="Author">
                    <w:r w:rsidR="002204B3" w:rsidRPr="00AE6D80">
                      <w:rPr>
                        <w:rPrChange w:id="1571" w:author="Author">
                          <w:rPr>
                            <w:color w:val="000000"/>
                          </w:rPr>
                        </w:rPrChange>
                      </w:rPr>
                      <w:t>3.</w:t>
                    </w:r>
                    <w:r w:rsidR="002204B3" w:rsidRPr="00AE6D80">
                      <w:rPr>
                        <w:rPrChange w:id="1572" w:author="Author">
                          <w:rPr>
                            <w:color w:val="000000"/>
                          </w:rPr>
                        </w:rPrChange>
                      </w:rPr>
                      <w:tab/>
                      <w:t xml:space="preserve">areas where Test Batches are collected; </w:t>
                    </w:r>
                  </w:ins>
                </w:sdtContent>
              </w:sdt>
            </w:sdtContent>
          </w:sdt>
        </w:p>
      </w:sdtContent>
    </w:sdt>
    <w:sdt>
      <w:sdtPr>
        <w:tag w:val="goog_rdk_19"/>
        <w:id w:val="1529826588"/>
      </w:sdtPr>
      <w:sdtContent>
        <w:p w14:paraId="538EDF9F" w14:textId="77777777" w:rsidR="002204B3" w:rsidRPr="00AE6D80" w:rsidRDefault="00000000" w:rsidP="002204B3">
          <w:pPr>
            <w:pBdr>
              <w:top w:val="nil"/>
              <w:left w:val="nil"/>
              <w:bottom w:val="nil"/>
              <w:right w:val="nil"/>
              <w:between w:val="nil"/>
            </w:pBdr>
            <w:tabs>
              <w:tab w:val="left" w:pos="720"/>
              <w:tab w:val="left" w:pos="1440"/>
              <w:tab w:val="left" w:pos="2160"/>
            </w:tabs>
            <w:ind w:left="1440" w:hanging="720"/>
            <w:rPr>
              <w:ins w:id="1573" w:author="Author"/>
              <w:rPrChange w:id="1574" w:author="Author">
                <w:rPr>
                  <w:ins w:id="1575" w:author="Author"/>
                  <w:color w:val="000000"/>
                </w:rPr>
              </w:rPrChange>
            </w:rPr>
          </w:pPr>
          <w:sdt>
            <w:sdtPr>
              <w:tag w:val="goog_rdk_17"/>
              <w:id w:val="1432912898"/>
            </w:sdtPr>
            <w:sdtContent>
              <w:sdt>
                <w:sdtPr>
                  <w:tag w:val="goog_rdk_18"/>
                  <w:id w:val="206140542"/>
                </w:sdtPr>
                <w:sdtContent>
                  <w:ins w:id="1576" w:author="Author">
                    <w:r w:rsidR="002204B3" w:rsidRPr="00AE6D80">
                      <w:rPr>
                        <w:rPrChange w:id="1577" w:author="Author">
                          <w:rPr>
                            <w:color w:val="000000"/>
                          </w:rPr>
                        </w:rPrChange>
                      </w:rPr>
                      <w:t>4.</w:t>
                    </w:r>
                    <w:r w:rsidR="002204B3" w:rsidRPr="00AE6D80">
                      <w:rPr>
                        <w:rPrChange w:id="1578" w:author="Author">
                          <w:rPr>
                            <w:color w:val="000000"/>
                          </w:rPr>
                        </w:rPrChange>
                      </w:rPr>
                      <w:tab/>
                      <w:t xml:space="preserve">areas where Regulated Marijuana waste is destroyed; and </w:t>
                    </w:r>
                  </w:ins>
                </w:sdtContent>
              </w:sdt>
            </w:sdtContent>
          </w:sdt>
        </w:p>
      </w:sdtContent>
    </w:sdt>
    <w:sdt>
      <w:sdtPr>
        <w:tag w:val="goog_rdk_23"/>
        <w:id w:val="-240112200"/>
      </w:sdtPr>
      <w:sdtContent>
        <w:p w14:paraId="2B25C9B4" w14:textId="77777777" w:rsidR="002204B3" w:rsidRPr="00AE6D80" w:rsidRDefault="00000000">
          <w:pPr>
            <w:pBdr>
              <w:top w:val="nil"/>
              <w:left w:val="nil"/>
              <w:bottom w:val="nil"/>
              <w:right w:val="nil"/>
              <w:between w:val="nil"/>
            </w:pBdr>
            <w:tabs>
              <w:tab w:val="left" w:pos="720"/>
              <w:tab w:val="left" w:pos="1440"/>
              <w:tab w:val="left" w:pos="2160"/>
            </w:tabs>
            <w:ind w:left="1440" w:hanging="720"/>
            <w:rPr>
              <w:rPrChange w:id="1579" w:author="Author">
                <w:rPr>
                  <w:color w:val="000000"/>
                </w:rPr>
              </w:rPrChange>
            </w:rPr>
            <w:pPrChange w:id="1580" w:author="Author">
              <w:pPr>
                <w:pBdr>
                  <w:top w:val="nil"/>
                  <w:left w:val="nil"/>
                  <w:bottom w:val="nil"/>
                  <w:right w:val="nil"/>
                  <w:between w:val="nil"/>
                </w:pBdr>
                <w:tabs>
                  <w:tab w:val="left" w:pos="720"/>
                  <w:tab w:val="left" w:pos="1440"/>
                  <w:tab w:val="left" w:pos="2160"/>
                </w:tabs>
                <w:ind w:left="720" w:hanging="720"/>
              </w:pPr>
            </w:pPrChange>
          </w:pPr>
          <w:sdt>
            <w:sdtPr>
              <w:tag w:val="goog_rdk_20"/>
              <w:id w:val="1558659361"/>
            </w:sdtPr>
            <w:sdtContent>
              <w:sdt>
                <w:sdtPr>
                  <w:tag w:val="goog_rdk_21"/>
                  <w:id w:val="1550937770"/>
                </w:sdtPr>
                <w:sdtContent>
                  <w:ins w:id="1581" w:author="Author">
                    <w:r w:rsidR="002204B3" w:rsidRPr="00AE6D80">
                      <w:rPr>
                        <w:rPrChange w:id="1582" w:author="Author">
                          <w:rPr>
                            <w:color w:val="000000"/>
                          </w:rPr>
                        </w:rPrChange>
                      </w:rPr>
                      <w:t>5.</w:t>
                    </w:r>
                    <w:r w:rsidR="002204B3" w:rsidRPr="00AE6D80">
                      <w:rPr>
                        <w:rPrChange w:id="1583" w:author="Author">
                          <w:rPr>
                            <w:color w:val="000000"/>
                          </w:rPr>
                        </w:rPrChange>
                      </w:rPr>
                      <w:tab/>
                      <w:t>points of ingress and egress to the Licensed Premises.</w:t>
                    </w:r>
                  </w:ins>
                </w:sdtContent>
              </w:sdt>
            </w:sdtContent>
          </w:sdt>
          <w:sdt>
            <w:sdtPr>
              <w:tag w:val="goog_rdk_22"/>
              <w:id w:val="-2115839862"/>
            </w:sdtPr>
            <w:sdtContent/>
          </w:sdt>
        </w:p>
      </w:sdtContent>
    </w:sdt>
    <w:p w14:paraId="5F134793" w14:textId="77777777" w:rsidR="002204B3" w:rsidRDefault="002204B3" w:rsidP="002204B3">
      <w:pPr>
        <w:pStyle w:val="Heading4"/>
      </w:pPr>
      <w:r>
        <w:t>Basis and Purpose – 3-225</w:t>
      </w:r>
    </w:p>
    <w:p w14:paraId="01ADB456" w14:textId="77777777" w:rsidR="002204B3" w:rsidRDefault="002204B3" w:rsidP="002204B3">
      <w:pPr>
        <w:tabs>
          <w:tab w:val="left" w:pos="720"/>
          <w:tab w:val="left" w:pos="1440"/>
        </w:tabs>
      </w:pPr>
      <w:r>
        <w:t>The statutory authority for this rule includes but is not limited to sections 44-10-203(2)(h), 44-10-203(1)(k), 44-10-203(2)(e), 44-10-313(14), and 44-10-1001, C.R.S. Authority also exists in the Colorado Constitution at Article XVIII, Subsection 16(5)(a)(VI). The purpose of this rule is to ensure adequate control of the Licensed Premises and Regulated Marijuana contained therein. This rule also establishes the minimum guidelines for security requirements for video surveillance systems for maintaining adequate security. This Rule 3-225 was previously Rules M and R 306, 1 CCR 212-1 and 1 CCR 212-2.</w:t>
      </w:r>
    </w:p>
    <w:p w14:paraId="7FEC0A39" w14:textId="77777777" w:rsidR="002204B3" w:rsidRDefault="002204B3" w:rsidP="002204B3">
      <w:pPr>
        <w:pStyle w:val="Heading4"/>
      </w:pPr>
      <w:r>
        <w:lastRenderedPageBreak/>
        <w:t>3-225 – Video Surveillance</w:t>
      </w:r>
    </w:p>
    <w:p w14:paraId="54222A2A"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Placement of Cameras and Required Camera Coverage</w:t>
      </w:r>
      <w:r>
        <w:rPr>
          <w:color w:val="000000"/>
        </w:rPr>
        <w:t>.</w:t>
      </w:r>
    </w:p>
    <w:p w14:paraId="3DB86D17"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bookmarkStart w:id="1584" w:name="_heading=h.dklud35q6bun" w:colFirst="0" w:colLast="0"/>
      <w:bookmarkEnd w:id="1584"/>
      <w:r>
        <w:rPr>
          <w:color w:val="000000"/>
        </w:rPr>
        <w:t>1.</w:t>
      </w:r>
      <w:r>
        <w:rPr>
          <w:color w:val="000000"/>
        </w:rPr>
        <w:tab/>
        <w:t>Camera coverage is required for the following areas of the Licensed Premises:</w:t>
      </w:r>
    </w:p>
    <w:p w14:paraId="673DF168"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Point-of-sale areas;</w:t>
      </w:r>
    </w:p>
    <w:p w14:paraId="4E630BC1"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Areas where shipping and receiving of Regulated Marijuana occurs;</w:t>
      </w:r>
    </w:p>
    <w:p w14:paraId="48C6D74F"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Areas where Test Batches are collected;</w:t>
      </w:r>
    </w:p>
    <w:p w14:paraId="0F3ED6A2"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Areas where Regulated Marijuana waste is destroyed; and</w:t>
      </w:r>
    </w:p>
    <w:p w14:paraId="78BCABA9"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 xml:space="preserve">Points of ingress and egress to the </w:t>
      </w:r>
      <w:sdt>
        <w:sdtPr>
          <w:tag w:val="goog_rdk_24"/>
          <w:id w:val="-535077246"/>
        </w:sdtPr>
        <w:sdtContent>
          <w:del w:id="1585" w:author="Author">
            <w:r>
              <w:rPr>
                <w:color w:val="000000"/>
              </w:rPr>
              <w:delText xml:space="preserve">exterior of the </w:delText>
            </w:r>
          </w:del>
        </w:sdtContent>
      </w:sdt>
      <w:r>
        <w:rPr>
          <w:color w:val="000000"/>
        </w:rPr>
        <w:t>Licensed Premises.</w:t>
      </w:r>
    </w:p>
    <w:p w14:paraId="7912760A"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Camera placement shall be capable of identifying activity occurring within 20 feet of all points of ingress and egress</w:t>
      </w:r>
      <w:sdt>
        <w:sdtPr>
          <w:tag w:val="goog_rdk_25"/>
          <w:id w:val="679877353"/>
        </w:sdtPr>
        <w:sdtContent>
          <w:sdt>
            <w:sdtPr>
              <w:tag w:val="goog_rdk_26"/>
              <w:id w:val="-1436611619"/>
            </w:sdtPr>
            <w:sdtContent>
              <w:ins w:id="1586" w:author="Author">
                <w:r w:rsidRPr="00AE6D80">
                  <w:rPr>
                    <w:rPrChange w:id="1587" w:author="Author">
                      <w:rPr>
                        <w:color w:val="000000"/>
                      </w:rPr>
                    </w:rPrChange>
                  </w:rPr>
                  <w:t xml:space="preserve"> to the Licensed Premises</w:t>
                </w:r>
              </w:ins>
            </w:sdtContent>
          </w:sdt>
        </w:sdtContent>
      </w:sdt>
      <w:r>
        <w:rPr>
          <w:color w:val="000000"/>
        </w:rPr>
        <w:t xml:space="preserve"> and shall allow for the clear and certain identification of any individual and activities </w:t>
      </w:r>
      <w:sdt>
        <w:sdtPr>
          <w:tag w:val="goog_rdk_27"/>
          <w:id w:val="-1930205194"/>
        </w:sdtPr>
        <w:sdtContent>
          <w:sdt>
            <w:sdtPr>
              <w:tag w:val="goog_rdk_28"/>
              <w:id w:val="-1137894684"/>
            </w:sdtPr>
            <w:sdtContent>
              <w:ins w:id="1588" w:author="Author">
                <w:r w:rsidRPr="00AE6D80">
                  <w:rPr>
                    <w:rPrChange w:id="1589" w:author="Author">
                      <w:rPr>
                        <w:color w:val="000000"/>
                      </w:rPr>
                    </w:rPrChange>
                  </w:rPr>
                  <w:t>subject to surveillance requirements</w:t>
                </w:r>
              </w:ins>
            </w:sdtContent>
          </w:sdt>
        </w:sdtContent>
      </w:sdt>
      <w:sdt>
        <w:sdtPr>
          <w:tag w:val="goog_rdk_29"/>
          <w:id w:val="-652890151"/>
        </w:sdtPr>
        <w:sdtContent>
          <w:del w:id="1590" w:author="Author">
            <w:r>
              <w:rPr>
                <w:color w:val="000000"/>
              </w:rPr>
              <w:delText>on the Licensed Premises</w:delText>
            </w:r>
          </w:del>
        </w:sdtContent>
      </w:sdt>
      <w:r>
        <w:rPr>
          <w:color w:val="000000"/>
        </w:rPr>
        <w:t>.</w:t>
      </w:r>
    </w:p>
    <w:p w14:paraId="54476361"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At each point-of-sale location, camera coverage must enable recording of the facial features of patients, caregivers or consumer(s), and employee(s) with sufficient clarity to determine identity.</w:t>
      </w:r>
    </w:p>
    <w:p w14:paraId="51BC62EB"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 xml:space="preserve">All </w:t>
      </w:r>
      <w:sdt>
        <w:sdtPr>
          <w:tag w:val="goog_rdk_30"/>
          <w:id w:val="-1385291514"/>
        </w:sdtPr>
        <w:sdtContent>
          <w:del w:id="1591" w:author="Author">
            <w:r>
              <w:rPr>
                <w:color w:val="000000"/>
              </w:rPr>
              <w:delText xml:space="preserve">entrances and exits </w:delText>
            </w:r>
          </w:del>
        </w:sdtContent>
      </w:sdt>
      <w:sdt>
        <w:sdtPr>
          <w:tag w:val="goog_rdk_31"/>
          <w:id w:val="-20506715"/>
        </w:sdtPr>
        <w:sdtContent>
          <w:sdt>
            <w:sdtPr>
              <w:tag w:val="goog_rdk_32"/>
              <w:id w:val="-2022198884"/>
            </w:sdtPr>
            <w:sdtContent>
              <w:ins w:id="1592" w:author="Author">
                <w:r w:rsidRPr="00AE6D80">
                  <w:rPr>
                    <w:rPrChange w:id="1593" w:author="Author">
                      <w:rPr>
                        <w:color w:val="000000"/>
                      </w:rPr>
                    </w:rPrChange>
                  </w:rPr>
                  <w:t xml:space="preserve">points of ingress and egress </w:t>
                </w:r>
              </w:ins>
            </w:sdtContent>
          </w:sdt>
        </w:sdtContent>
      </w:sdt>
      <w:r>
        <w:rPr>
          <w:color w:val="000000"/>
        </w:rPr>
        <w:t>to the Licensed Premises shall be recorded from both indoor and outdoor vantage points.</w:t>
      </w:r>
    </w:p>
    <w:p w14:paraId="1D77A0AC" w14:textId="77777777" w:rsidR="002204B3" w:rsidRDefault="002204B3" w:rsidP="002204B3">
      <w:pPr>
        <w:pStyle w:val="Heading3"/>
      </w:pPr>
      <w:r>
        <w:t>3-300 Series – Health and Safety Regulations</w:t>
      </w:r>
    </w:p>
    <w:p w14:paraId="23E9A685" w14:textId="77777777" w:rsidR="002204B3" w:rsidRDefault="002204B3" w:rsidP="002204B3">
      <w:pPr>
        <w:pStyle w:val="Heading4"/>
      </w:pPr>
      <w:r>
        <w:t>Basis and Purpose – 3-310</w:t>
      </w:r>
    </w:p>
    <w:p w14:paraId="55A604C5" w14:textId="77777777" w:rsidR="002204B3" w:rsidRDefault="002204B3" w:rsidP="002204B3">
      <w:pPr>
        <w:tabs>
          <w:tab w:val="left" w:pos="720"/>
          <w:tab w:val="left" w:pos="1440"/>
        </w:tabs>
      </w:pPr>
      <w:r>
        <w:t>The statutory authority for this rule includes but is not limited to sections 44-10-203(1)(k), 44-10-203(2)(g), 44-10-203(2)(h), 44-10-203(2)(i), and 44-10-313(14), C.R.S. The purpose of this rule is to clarify the minimum health and sanitary conditions under which a Regulated Marijuana Business must maintain its Licensed Premises.</w:t>
      </w:r>
    </w:p>
    <w:p w14:paraId="5D11EC35" w14:textId="77777777" w:rsidR="002204B3" w:rsidRDefault="002204B3" w:rsidP="002204B3">
      <w:pPr>
        <w:pStyle w:val="Heading4"/>
      </w:pPr>
      <w:r>
        <w:t>3-310 – General Sanitary Requirements</w:t>
      </w:r>
    </w:p>
    <w:p w14:paraId="139F83A6"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The Licensee shall ensure the Licensed Premises is kept in a sanitary condition and the Regulated Marijuana is produced in a sanitary manner. This includes, but is not limited to, the following:</w:t>
      </w:r>
    </w:p>
    <w:p w14:paraId="1E7E3852"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 xml:space="preserve">That litter and waste are properly removed and the operating systems for waste disposal are maintained in an adequate manner so that they do not constitute a source of contamination in areas where Regulated Marijuana </w:t>
      </w:r>
      <w:sdt>
        <w:sdtPr>
          <w:tag w:val="goog_rdk_33"/>
          <w:id w:val="-1040516804"/>
        </w:sdtPr>
        <w:sdtContent>
          <w:del w:id="1594" w:author="Author">
            <w:r>
              <w:rPr>
                <w:color w:val="000000"/>
              </w:rPr>
              <w:delText>are</w:delText>
            </w:r>
          </w:del>
        </w:sdtContent>
      </w:sdt>
      <w:sdt>
        <w:sdtPr>
          <w:tag w:val="goog_rdk_34"/>
          <w:id w:val="2000592620"/>
        </w:sdtPr>
        <w:sdtContent>
          <w:sdt>
            <w:sdtPr>
              <w:tag w:val="goog_rdk_35"/>
              <w:id w:val="-178418359"/>
            </w:sdtPr>
            <w:sdtContent>
              <w:ins w:id="1595" w:author="Author">
                <w:r w:rsidRPr="00AE6D80">
                  <w:rPr>
                    <w:rPrChange w:id="1596" w:author="Author">
                      <w:rPr>
                        <w:color w:val="000000"/>
                      </w:rPr>
                    </w:rPrChange>
                  </w:rPr>
                  <w:t>is</w:t>
                </w:r>
              </w:ins>
            </w:sdtContent>
          </w:sdt>
        </w:sdtContent>
      </w:sdt>
      <w:r>
        <w:rPr>
          <w:color w:val="000000"/>
        </w:rPr>
        <w:t xml:space="preserve"> exposed;</w:t>
      </w:r>
    </w:p>
    <w:p w14:paraId="5724734D" w14:textId="77777777" w:rsidR="002204B3" w:rsidRDefault="002204B3" w:rsidP="002204B3">
      <w:pPr>
        <w:pStyle w:val="Heading4"/>
      </w:pPr>
      <w:r>
        <w:lastRenderedPageBreak/>
        <w:t>Basis and Purpose – 3-315</w:t>
      </w:r>
    </w:p>
    <w:p w14:paraId="2C683C92" w14:textId="77777777" w:rsidR="002204B3" w:rsidRDefault="002204B3" w:rsidP="002204B3">
      <w:pPr>
        <w:tabs>
          <w:tab w:val="left" w:pos="720"/>
          <w:tab w:val="left" w:pos="1440"/>
        </w:tabs>
      </w:pPr>
      <w:bookmarkStart w:id="1597" w:name="_heading=h.735i0pjcnvjh" w:colFirst="0" w:colLast="0"/>
      <w:bookmarkEnd w:id="1597"/>
      <w:r>
        <w:t xml:space="preserve">The statutory authority for this rule includes but is not limited to sections 44-10-202(1)(c), 44-10-203(1)(c), 44-10-203(1)(k), 44-10-203(1)(g), 44-10-203(2)(g), 44-10-203(2)(h), 44-10-203(2)(i), and 44-10-1001(2), C.R.S. Authority also exists in the Colorado Constitution at Article XVIII, Subsection 16(5)(a)(VII). It sets forth general standards and basic sanitary requirements for Regulated Marijuana </w:t>
      </w:r>
      <w:sdt>
        <w:sdtPr>
          <w:tag w:val="goog_rdk_36"/>
          <w:id w:val="1660709391"/>
        </w:sdtPr>
        <w:sdtContent>
          <w:del w:id="1598" w:author="Author">
            <w:r>
              <w:delText>Stores</w:delText>
            </w:r>
          </w:del>
        </w:sdtContent>
      </w:sdt>
      <w:sdt>
        <w:sdtPr>
          <w:tag w:val="goog_rdk_37"/>
          <w:id w:val="-115389870"/>
        </w:sdtPr>
        <w:sdtContent>
          <w:ins w:id="1599" w:author="Author">
            <w:r>
              <w:t>Businesses</w:t>
            </w:r>
          </w:ins>
        </w:sdtContent>
      </w:sdt>
      <w:r>
        <w:t>. It covers the physical premises where the products are made as well as the individuals handling the products. This rule authorizes the State Licensing Authority to require an independent consultant to conduct a health and sanitary audit of a Regulated Marijuana Business. The purpose of this rule is to establish the conditions under an independent health and safety audit may be required. This rule explains when an independent health and sanitary audit may be deemed necessary and sets forth possible consequences of a Regulated Marijuana Businesses refusal to cooperate or pay for the audit. The State Licensing Authority intends for this rule to reduce any product contamination, which will benefit both the Licensees and consumers. The State Licensing Authority modeled this rule after those adopted by the Colorado Department Revenue for Medical Marijuana and those adopted by the Colorado Department of Public Health and Environment. Overall, the State Licensing Authority intends this rule to help maintain the integrity of Colorado’s Regulated Marijuana Businesses and the safety of the public.</w:t>
      </w:r>
    </w:p>
    <w:p w14:paraId="35E88096" w14:textId="77777777" w:rsidR="002204B3" w:rsidRDefault="002204B3" w:rsidP="002204B3">
      <w:pPr>
        <w:pStyle w:val="Heading4"/>
      </w:pPr>
      <w:r>
        <w:t>3-315 – Independent Health and Safety Audit</w:t>
      </w:r>
    </w:p>
    <w:p w14:paraId="150E1B2B"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When Independent Health and Sanitary Audit Is Necessary</w:t>
      </w:r>
      <w:r>
        <w:rPr>
          <w:color w:val="000000"/>
        </w:rPr>
        <w:t>. The State Licensing Authority has discretion to determine when an audit by an independent consultant is necessary. The following is a non-exhaustive list of examples that may justify an independent audit:</w:t>
      </w:r>
    </w:p>
    <w:p w14:paraId="2BD308EA"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A Regulated Marijuana Cultivation Facility does not provide requested records related to the use of Pesticide</w:t>
      </w:r>
      <w:sdt>
        <w:sdtPr>
          <w:tag w:val="goog_rdk_38"/>
          <w:id w:val="-1866351522"/>
        </w:sdtPr>
        <w:sdtContent>
          <w:ins w:id="1600" w:author="Author">
            <w:r>
              <w:rPr>
                <w:color w:val="000000"/>
              </w:rPr>
              <w:t>s</w:t>
            </w:r>
          </w:ins>
        </w:sdtContent>
      </w:sdt>
      <w:r>
        <w:rPr>
          <w:color w:val="000000"/>
        </w:rPr>
        <w:t xml:space="preserve"> or other agricultural chemicals used in the cultivation process;</w:t>
      </w:r>
    </w:p>
    <w:p w14:paraId="79694637"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 xml:space="preserve">Multiple Production Batches of Regulated Marijuana Products produced by </w:t>
      </w:r>
      <w:sdt>
        <w:sdtPr>
          <w:tag w:val="goog_rdk_39"/>
          <w:id w:val="1697376311"/>
        </w:sdtPr>
        <w:sdtContent>
          <w:del w:id="1601" w:author="Author">
            <w:r>
              <w:rPr>
                <w:color w:val="000000"/>
              </w:rPr>
              <w:delText>the</w:delText>
            </w:r>
          </w:del>
        </w:sdtContent>
      </w:sdt>
      <w:sdt>
        <w:sdtPr>
          <w:tag w:val="goog_rdk_40"/>
          <w:id w:val="146339113"/>
        </w:sdtPr>
        <w:sdtContent>
          <w:sdt>
            <w:sdtPr>
              <w:tag w:val="goog_rdk_41"/>
              <w:id w:val="127418605"/>
            </w:sdtPr>
            <w:sdtContent>
              <w:ins w:id="1602" w:author="Author">
                <w:r w:rsidRPr="00AE6D80">
                  <w:rPr>
                    <w:rPrChange w:id="1603" w:author="Author">
                      <w:rPr>
                        <w:color w:val="000000"/>
                      </w:rPr>
                    </w:rPrChange>
                  </w:rPr>
                  <w:t>a</w:t>
                </w:r>
              </w:ins>
            </w:sdtContent>
          </w:sdt>
        </w:sdtContent>
      </w:sdt>
      <w:r>
        <w:rPr>
          <w:color w:val="000000"/>
        </w:rPr>
        <w:t xml:space="preserve"> Regulated Marijuana Products Manufacturer failed contaminant testing.</w:t>
      </w:r>
    </w:p>
    <w:p w14:paraId="42345E5A" w14:textId="77777777" w:rsidR="002204B3" w:rsidRDefault="002204B3" w:rsidP="002204B3">
      <w:pPr>
        <w:pStyle w:val="Heading4"/>
      </w:pPr>
      <w:r>
        <w:t>Basis and Purpose – 3-320</w:t>
      </w:r>
    </w:p>
    <w:p w14:paraId="6E147D22" w14:textId="77777777" w:rsidR="002204B3" w:rsidRDefault="002204B3" w:rsidP="002204B3">
      <w:pPr>
        <w:tabs>
          <w:tab w:val="left" w:pos="720"/>
          <w:tab w:val="left" w:pos="1440"/>
        </w:tabs>
      </w:pPr>
      <w:r>
        <w:t xml:space="preserve">The statutory authority for this rule includes but is not limited to sections 44-10-203(1)(c), 44-10-203(1)(k), 44-10-203(2)(d), 44-10-203(2)(g), 44-10-203(2)(h), 44-10-203(2)(dd)(X), and 44-10-203(3)(c), C.R.S. Authority also exists in the Colorado Constitution at Article XVIII, Subsection 16(5)(a)(VII). This rule prohibits a Regulated Marijuana Business from Transferring any contaminated Regulated Marijuana or Regulated Marijuana Product to any Person or another Regulated Marijuana Business. Additionally, this rule provides permitted Microbial Decontamination or Microbial Control Step methods that a Licensee may utilize in the course of their business. These provisions outline the minimum requirements a Licensee must comply with to utilize </w:t>
      </w:r>
      <w:r>
        <w:lastRenderedPageBreak/>
        <w:t>approved Microbial Decontamination or Microbial Control Step methods and do not reflect an endorsement of these methods.</w:t>
      </w:r>
    </w:p>
    <w:p w14:paraId="23116469" w14:textId="77777777" w:rsidR="002204B3" w:rsidRDefault="002204B3" w:rsidP="002204B3">
      <w:pPr>
        <w:pStyle w:val="Heading4"/>
      </w:pPr>
      <w:r>
        <w:t>3-320 – Contaminated Product: Approved Microbial Decontamination and Microbial Control Step Methods</w:t>
      </w:r>
    </w:p>
    <w:p w14:paraId="2931F3A4"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Approved Microbial Decontamination and Microbial Control Step Methods</w:t>
      </w:r>
      <w:r>
        <w:rPr>
          <w:color w:val="000000"/>
        </w:rPr>
        <w:t xml:space="preserve">. Licensees are permitted to use only the following Microbial Decontamination or Microbial Control Step techniques to treat an entire Harvest Batch or Production Batch and are not approved for use on plants that have not been harvested. Licensees must not use a technique to treat a Test Batch alone. Inclusion of a technique in this Rule does not imply that a substance or a device is compliant with other requirements or regulations. Regulated Marijuana Businesses must comply with any applicable state and federal requirements regarding the use of any substance or device used for Microbial Decontamination or Microbial Control Step. Any substance or device used for Microbial Decontamination or Microbial Control Step must be registered in accordance with state and federal requirements. Any substance that would be considered a </w:t>
      </w:r>
      <w:sdt>
        <w:sdtPr>
          <w:tag w:val="goog_rdk_42"/>
          <w:id w:val="-562485175"/>
        </w:sdtPr>
        <w:sdtContent>
          <w:del w:id="1604" w:author="Author">
            <w:r>
              <w:rPr>
                <w:color w:val="000000"/>
              </w:rPr>
              <w:delText>p</w:delText>
            </w:r>
          </w:del>
        </w:sdtContent>
      </w:sdt>
      <w:sdt>
        <w:sdtPr>
          <w:tag w:val="goog_rdk_43"/>
          <w:id w:val="1158774857"/>
        </w:sdtPr>
        <w:sdtContent>
          <w:sdt>
            <w:sdtPr>
              <w:tag w:val="goog_rdk_44"/>
              <w:id w:val="1912282249"/>
            </w:sdtPr>
            <w:sdtContent>
              <w:ins w:id="1605" w:author="Author">
                <w:r w:rsidRPr="00AE6D80">
                  <w:rPr>
                    <w:rPrChange w:id="1606" w:author="Author">
                      <w:rPr>
                        <w:color w:val="000000"/>
                      </w:rPr>
                    </w:rPrChange>
                  </w:rPr>
                  <w:t>P</w:t>
                </w:r>
              </w:ins>
            </w:sdtContent>
          </w:sdt>
        </w:sdtContent>
      </w:sdt>
      <w:r>
        <w:rPr>
          <w:color w:val="000000"/>
        </w:rPr>
        <w:t>esticide must meet all criteria at 8 CCR 1203-2 Part 17.</w:t>
      </w:r>
    </w:p>
    <w:p w14:paraId="7C5CA86D"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 xml:space="preserve">Ozone </w:t>
      </w:r>
      <w:sdt>
        <w:sdtPr>
          <w:tag w:val="goog_rdk_45"/>
          <w:id w:val="-691317002"/>
        </w:sdtPr>
        <w:sdtContent>
          <w:del w:id="1607" w:author="Author">
            <w:r>
              <w:rPr>
                <w:color w:val="000000"/>
                <w:u w:val="single"/>
              </w:rPr>
              <w:delText>t</w:delText>
            </w:r>
          </w:del>
        </w:sdtContent>
      </w:sdt>
      <w:sdt>
        <w:sdtPr>
          <w:tag w:val="goog_rdk_46"/>
          <w:id w:val="935796561"/>
        </w:sdtPr>
        <w:sdtContent>
          <w:sdt>
            <w:sdtPr>
              <w:tag w:val="goog_rdk_47"/>
              <w:id w:val="789717700"/>
            </w:sdtPr>
            <w:sdtContent>
              <w:ins w:id="1608" w:author="Author">
                <w:r w:rsidRPr="00AE6D80">
                  <w:rPr>
                    <w:u w:val="single"/>
                    <w:rPrChange w:id="1609" w:author="Author">
                      <w:rPr>
                        <w:color w:val="000000"/>
                        <w:u w:val="single"/>
                      </w:rPr>
                    </w:rPrChange>
                  </w:rPr>
                  <w:t>T</w:t>
                </w:r>
              </w:ins>
            </w:sdtContent>
          </w:sdt>
        </w:sdtContent>
      </w:sdt>
      <w:r>
        <w:rPr>
          <w:color w:val="000000"/>
          <w:u w:val="single"/>
        </w:rPr>
        <w:t>reatment</w:t>
      </w:r>
      <w:r>
        <w:rPr>
          <w:color w:val="000000"/>
        </w:rPr>
        <w:t>.</w:t>
      </w:r>
    </w:p>
    <w:p w14:paraId="09B6533D"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Pr>
          <w:color w:val="000000"/>
          <w:u w:val="single"/>
        </w:rPr>
        <w:t xml:space="preserve">Equipment </w:t>
      </w:r>
      <w:sdt>
        <w:sdtPr>
          <w:tag w:val="goog_rdk_48"/>
          <w:id w:val="-99892847"/>
        </w:sdtPr>
        <w:sdtContent>
          <w:del w:id="1610" w:author="Author">
            <w:r>
              <w:rPr>
                <w:color w:val="000000"/>
                <w:u w:val="single"/>
              </w:rPr>
              <w:delText>r</w:delText>
            </w:r>
          </w:del>
        </w:sdtContent>
      </w:sdt>
      <w:sdt>
        <w:sdtPr>
          <w:tag w:val="goog_rdk_49"/>
          <w:id w:val="109135452"/>
        </w:sdtPr>
        <w:sdtContent>
          <w:sdt>
            <w:sdtPr>
              <w:tag w:val="goog_rdk_50"/>
              <w:id w:val="1723519564"/>
            </w:sdtPr>
            <w:sdtContent>
              <w:ins w:id="1611" w:author="Author">
                <w:r w:rsidRPr="00AE6D80">
                  <w:rPr>
                    <w:u w:val="single"/>
                    <w:rPrChange w:id="1612" w:author="Author">
                      <w:rPr>
                        <w:color w:val="000000"/>
                        <w:u w:val="single"/>
                      </w:rPr>
                    </w:rPrChange>
                  </w:rPr>
                  <w:t>R</w:t>
                </w:r>
              </w:ins>
            </w:sdtContent>
          </w:sdt>
        </w:sdtContent>
      </w:sdt>
      <w:r>
        <w:rPr>
          <w:color w:val="000000"/>
          <w:u w:val="single"/>
        </w:rPr>
        <w:t>equirements: Non-</w:t>
      </w:r>
      <w:sdt>
        <w:sdtPr>
          <w:tag w:val="goog_rdk_51"/>
          <w:id w:val="-1221780782"/>
        </w:sdtPr>
        <w:sdtContent>
          <w:del w:id="1613" w:author="Author">
            <w:r>
              <w:rPr>
                <w:color w:val="000000"/>
                <w:u w:val="single"/>
              </w:rPr>
              <w:delText>e</w:delText>
            </w:r>
          </w:del>
        </w:sdtContent>
      </w:sdt>
      <w:sdt>
        <w:sdtPr>
          <w:tag w:val="goog_rdk_52"/>
          <w:id w:val="1389046355"/>
        </w:sdtPr>
        <w:sdtContent>
          <w:sdt>
            <w:sdtPr>
              <w:tag w:val="goog_rdk_53"/>
              <w:id w:val="-871155154"/>
            </w:sdtPr>
            <w:sdtContent>
              <w:ins w:id="1614" w:author="Author">
                <w:r w:rsidRPr="00AE6D80">
                  <w:rPr>
                    <w:u w:val="single"/>
                    <w:rPrChange w:id="1615" w:author="Author">
                      <w:rPr>
                        <w:color w:val="000000"/>
                        <w:u w:val="single"/>
                      </w:rPr>
                    </w:rPrChange>
                  </w:rPr>
                  <w:t>E</w:t>
                </w:r>
              </w:ins>
            </w:sdtContent>
          </w:sdt>
        </w:sdtContent>
      </w:sdt>
      <w:r>
        <w:rPr>
          <w:color w:val="000000"/>
          <w:u w:val="single"/>
        </w:rPr>
        <w:t xml:space="preserve">nclosed </w:t>
      </w:r>
      <w:sdt>
        <w:sdtPr>
          <w:tag w:val="goog_rdk_54"/>
          <w:id w:val="1704140027"/>
        </w:sdtPr>
        <w:sdtContent>
          <w:del w:id="1616" w:author="Author">
            <w:r>
              <w:rPr>
                <w:color w:val="000000"/>
                <w:u w:val="single"/>
              </w:rPr>
              <w:delText>o</w:delText>
            </w:r>
          </w:del>
        </w:sdtContent>
      </w:sdt>
      <w:sdt>
        <w:sdtPr>
          <w:tag w:val="goog_rdk_55"/>
          <w:id w:val="823856071"/>
        </w:sdtPr>
        <w:sdtContent>
          <w:sdt>
            <w:sdtPr>
              <w:tag w:val="goog_rdk_56"/>
              <w:id w:val="-99049105"/>
            </w:sdtPr>
            <w:sdtContent>
              <w:ins w:id="1617" w:author="Author">
                <w:r w:rsidRPr="00AE6D80">
                  <w:rPr>
                    <w:u w:val="single"/>
                    <w:rPrChange w:id="1618" w:author="Author">
                      <w:rPr>
                        <w:color w:val="000000"/>
                        <w:u w:val="single"/>
                      </w:rPr>
                    </w:rPrChange>
                  </w:rPr>
                  <w:t>O</w:t>
                </w:r>
              </w:ins>
            </w:sdtContent>
          </w:sdt>
        </w:sdtContent>
      </w:sdt>
      <w:r>
        <w:rPr>
          <w:color w:val="000000"/>
          <w:u w:val="single"/>
        </w:rPr>
        <w:t xml:space="preserve">zone </w:t>
      </w:r>
      <w:sdt>
        <w:sdtPr>
          <w:tag w:val="goog_rdk_57"/>
          <w:id w:val="-1776561780"/>
        </w:sdtPr>
        <w:sdtContent>
          <w:del w:id="1619" w:author="Author">
            <w:r>
              <w:rPr>
                <w:color w:val="000000"/>
                <w:u w:val="single"/>
              </w:rPr>
              <w:delText>g</w:delText>
            </w:r>
          </w:del>
        </w:sdtContent>
      </w:sdt>
      <w:sdt>
        <w:sdtPr>
          <w:tag w:val="goog_rdk_58"/>
          <w:id w:val="1550945151"/>
        </w:sdtPr>
        <w:sdtContent>
          <w:sdt>
            <w:sdtPr>
              <w:tag w:val="goog_rdk_59"/>
              <w:id w:val="754753023"/>
            </w:sdtPr>
            <w:sdtContent>
              <w:ins w:id="1620" w:author="Author">
                <w:r w:rsidRPr="00AE6D80">
                  <w:rPr>
                    <w:u w:val="single"/>
                    <w:rPrChange w:id="1621" w:author="Author">
                      <w:rPr>
                        <w:color w:val="000000"/>
                        <w:u w:val="single"/>
                      </w:rPr>
                    </w:rPrChange>
                  </w:rPr>
                  <w:t>G</w:t>
                </w:r>
              </w:ins>
            </w:sdtContent>
          </w:sdt>
        </w:sdtContent>
      </w:sdt>
      <w:r>
        <w:rPr>
          <w:color w:val="000000"/>
          <w:u w:val="single"/>
        </w:rPr>
        <w:t xml:space="preserve">enerating </w:t>
      </w:r>
      <w:sdt>
        <w:sdtPr>
          <w:tag w:val="goog_rdk_60"/>
          <w:id w:val="538928067"/>
        </w:sdtPr>
        <w:sdtContent>
          <w:del w:id="1622" w:author="Author">
            <w:r>
              <w:rPr>
                <w:color w:val="000000"/>
                <w:u w:val="single"/>
              </w:rPr>
              <w:delText>d</w:delText>
            </w:r>
          </w:del>
        </w:sdtContent>
      </w:sdt>
      <w:sdt>
        <w:sdtPr>
          <w:tag w:val="goog_rdk_61"/>
          <w:id w:val="-212471081"/>
        </w:sdtPr>
        <w:sdtContent>
          <w:sdt>
            <w:sdtPr>
              <w:tag w:val="goog_rdk_62"/>
              <w:id w:val="-151538752"/>
            </w:sdtPr>
            <w:sdtContent>
              <w:ins w:id="1623" w:author="Author">
                <w:r w:rsidRPr="00AE6D80">
                  <w:rPr>
                    <w:u w:val="single"/>
                    <w:rPrChange w:id="1624" w:author="Author">
                      <w:rPr>
                        <w:color w:val="000000"/>
                        <w:u w:val="single"/>
                      </w:rPr>
                    </w:rPrChange>
                  </w:rPr>
                  <w:t>D</w:t>
                </w:r>
              </w:ins>
            </w:sdtContent>
          </w:sdt>
        </w:sdtContent>
      </w:sdt>
      <w:r>
        <w:rPr>
          <w:color w:val="000000"/>
          <w:u w:val="single"/>
        </w:rPr>
        <w:t>evice</w:t>
      </w:r>
      <w:r>
        <w:rPr>
          <w:color w:val="000000"/>
        </w:rPr>
        <w:t>. A Licensee who seeks to use a non-enclosed ozone generating device for Decontamination</w:t>
      </w:r>
      <w:sdt>
        <w:sdtPr>
          <w:tag w:val="goog_rdk_63"/>
          <w:id w:val="709096896"/>
        </w:sdtPr>
        <w:sdtContent>
          <w:del w:id="1625" w:author="Author">
            <w:r>
              <w:rPr>
                <w:color w:val="000000"/>
              </w:rPr>
              <w:delText>,</w:delText>
            </w:r>
          </w:del>
        </w:sdtContent>
      </w:sdt>
      <w:r>
        <w:rPr>
          <w:color w:val="000000"/>
        </w:rPr>
        <w:t xml:space="preserve"> or Microbial Control Step</w:t>
      </w:r>
      <w:sdt>
        <w:sdtPr>
          <w:tag w:val="goog_rdk_64"/>
          <w:id w:val="400744352"/>
        </w:sdtPr>
        <w:sdtContent>
          <w:ins w:id="1626" w:author="Author">
            <w:r>
              <w:rPr>
                <w:color w:val="000000"/>
              </w:rPr>
              <w:t>s</w:t>
            </w:r>
          </w:ins>
        </w:sdtContent>
      </w:sdt>
      <w:r>
        <w:rPr>
          <w:color w:val="000000"/>
        </w:rPr>
        <w:t xml:space="preserve"> must comply with the following safety requirements, which must be documented in a Standard Operating Procedure:</w:t>
      </w:r>
    </w:p>
    <w:p w14:paraId="32A40588"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Sufficient air filtration and/or handling systems to protect worker safety, meet manufacturer safety recommendations, and comply with any federal, state, or local regulations; and</w:t>
      </w:r>
    </w:p>
    <w:p w14:paraId="5974F8FD"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Review by an Industrial Hygienist that includes, at a minimum:</w:t>
      </w:r>
    </w:p>
    <w:p w14:paraId="7780DFCB" w14:textId="77777777" w:rsidR="002204B3" w:rsidRDefault="002204B3" w:rsidP="002204B3">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Consideration of volume and storage of chemicals;</w:t>
      </w:r>
    </w:p>
    <w:p w14:paraId="26165F71" w14:textId="77777777" w:rsidR="002204B3" w:rsidRDefault="002204B3" w:rsidP="002204B3">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Fire safety considerations;</w:t>
      </w:r>
    </w:p>
    <w:p w14:paraId="43582CB8" w14:textId="77777777" w:rsidR="002204B3" w:rsidRDefault="002204B3" w:rsidP="002204B3">
      <w:pPr>
        <w:pBdr>
          <w:top w:val="nil"/>
          <w:left w:val="nil"/>
          <w:bottom w:val="nil"/>
          <w:right w:val="nil"/>
          <w:between w:val="nil"/>
        </w:pBdr>
        <w:tabs>
          <w:tab w:val="left" w:pos="720"/>
          <w:tab w:val="left" w:pos="1440"/>
          <w:tab w:val="left" w:pos="2160"/>
        </w:tabs>
        <w:ind w:left="3600" w:hanging="720"/>
        <w:rPr>
          <w:color w:val="000000"/>
        </w:rPr>
      </w:pPr>
      <w:r>
        <w:rPr>
          <w:color w:val="000000"/>
        </w:rPr>
        <w:t>C.</w:t>
      </w:r>
      <w:r>
        <w:rPr>
          <w:color w:val="000000"/>
        </w:rPr>
        <w:tab/>
        <w:t>Ambient levels of chemicals (e.g. ozone, flammable liquids); and</w:t>
      </w:r>
    </w:p>
    <w:p w14:paraId="28B8714D" w14:textId="77777777" w:rsidR="002204B3" w:rsidRDefault="002204B3" w:rsidP="002204B3">
      <w:pPr>
        <w:pBdr>
          <w:top w:val="nil"/>
          <w:left w:val="nil"/>
          <w:bottom w:val="nil"/>
          <w:right w:val="nil"/>
          <w:between w:val="nil"/>
        </w:pBdr>
        <w:tabs>
          <w:tab w:val="left" w:pos="720"/>
          <w:tab w:val="left" w:pos="1440"/>
          <w:tab w:val="left" w:pos="2160"/>
        </w:tabs>
        <w:ind w:left="3600" w:hanging="720"/>
        <w:rPr>
          <w:color w:val="000000"/>
        </w:rPr>
      </w:pPr>
      <w:r>
        <w:rPr>
          <w:color w:val="000000"/>
        </w:rPr>
        <w:t>D.</w:t>
      </w:r>
      <w:r>
        <w:rPr>
          <w:color w:val="000000"/>
        </w:rPr>
        <w:tab/>
        <w:t>Environmental monitoring.</w:t>
      </w:r>
    </w:p>
    <w:p w14:paraId="46DF6460"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Any Material Change in the Licensee’s Standard Operating Procedures or processes requires subsequent Industrial Hygienist review and approval.</w:t>
      </w:r>
    </w:p>
    <w:p w14:paraId="031A82B5"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b.</w:t>
      </w:r>
      <w:r>
        <w:rPr>
          <w:color w:val="000000"/>
        </w:rPr>
        <w:tab/>
      </w:r>
      <w:r>
        <w:rPr>
          <w:color w:val="000000"/>
          <w:u w:val="single"/>
        </w:rPr>
        <w:t xml:space="preserve">Equipment </w:t>
      </w:r>
      <w:sdt>
        <w:sdtPr>
          <w:tag w:val="goog_rdk_65"/>
          <w:id w:val="-1500287576"/>
        </w:sdtPr>
        <w:sdtContent>
          <w:del w:id="1627" w:author="Author">
            <w:r>
              <w:rPr>
                <w:color w:val="000000"/>
                <w:u w:val="single"/>
              </w:rPr>
              <w:delText>r</w:delText>
            </w:r>
          </w:del>
        </w:sdtContent>
      </w:sdt>
      <w:sdt>
        <w:sdtPr>
          <w:tag w:val="goog_rdk_66"/>
          <w:id w:val="650696793"/>
        </w:sdtPr>
        <w:sdtContent>
          <w:sdt>
            <w:sdtPr>
              <w:tag w:val="goog_rdk_67"/>
              <w:id w:val="-547159554"/>
            </w:sdtPr>
            <w:sdtContent>
              <w:ins w:id="1628" w:author="Author">
                <w:r w:rsidRPr="00AE6D80">
                  <w:rPr>
                    <w:u w:val="single"/>
                    <w:rPrChange w:id="1629" w:author="Author">
                      <w:rPr>
                        <w:color w:val="000000"/>
                        <w:u w:val="single"/>
                      </w:rPr>
                    </w:rPrChange>
                  </w:rPr>
                  <w:t>R</w:t>
                </w:r>
              </w:ins>
            </w:sdtContent>
          </w:sdt>
        </w:sdtContent>
      </w:sdt>
      <w:r>
        <w:rPr>
          <w:color w:val="000000"/>
          <w:u w:val="single"/>
        </w:rPr>
        <w:t xml:space="preserve">equirements: Sealed </w:t>
      </w:r>
      <w:sdt>
        <w:sdtPr>
          <w:tag w:val="goog_rdk_68"/>
          <w:id w:val="2091139806"/>
        </w:sdtPr>
        <w:sdtContent>
          <w:del w:id="1630" w:author="Author">
            <w:r>
              <w:rPr>
                <w:color w:val="000000"/>
                <w:u w:val="single"/>
              </w:rPr>
              <w:delText>e</w:delText>
            </w:r>
          </w:del>
        </w:sdtContent>
      </w:sdt>
      <w:sdt>
        <w:sdtPr>
          <w:tag w:val="goog_rdk_69"/>
          <w:id w:val="1693805721"/>
        </w:sdtPr>
        <w:sdtContent>
          <w:sdt>
            <w:sdtPr>
              <w:tag w:val="goog_rdk_70"/>
              <w:id w:val="1294590289"/>
            </w:sdtPr>
            <w:sdtContent>
              <w:ins w:id="1631" w:author="Author">
                <w:r w:rsidRPr="00AE6D80">
                  <w:rPr>
                    <w:u w:val="single"/>
                    <w:rPrChange w:id="1632" w:author="Author">
                      <w:rPr>
                        <w:color w:val="000000"/>
                        <w:u w:val="single"/>
                      </w:rPr>
                    </w:rPrChange>
                  </w:rPr>
                  <w:t>E</w:t>
                </w:r>
              </w:ins>
            </w:sdtContent>
          </w:sdt>
        </w:sdtContent>
      </w:sdt>
      <w:r>
        <w:rPr>
          <w:color w:val="000000"/>
          <w:u w:val="single"/>
        </w:rPr>
        <w:t xml:space="preserve">nclosure </w:t>
      </w:r>
      <w:sdt>
        <w:sdtPr>
          <w:tag w:val="goog_rdk_71"/>
          <w:id w:val="-66546991"/>
        </w:sdtPr>
        <w:sdtContent>
          <w:del w:id="1633" w:author="Author">
            <w:r>
              <w:rPr>
                <w:color w:val="000000"/>
                <w:u w:val="single"/>
              </w:rPr>
              <w:delText>o</w:delText>
            </w:r>
          </w:del>
        </w:sdtContent>
      </w:sdt>
      <w:sdt>
        <w:sdtPr>
          <w:tag w:val="goog_rdk_72"/>
          <w:id w:val="805001485"/>
        </w:sdtPr>
        <w:sdtContent>
          <w:sdt>
            <w:sdtPr>
              <w:tag w:val="goog_rdk_73"/>
              <w:id w:val="1993390345"/>
            </w:sdtPr>
            <w:sdtContent>
              <w:ins w:id="1634" w:author="Author">
                <w:r w:rsidRPr="00AE6D80">
                  <w:rPr>
                    <w:u w:val="single"/>
                    <w:rPrChange w:id="1635" w:author="Author">
                      <w:rPr>
                        <w:color w:val="000000"/>
                        <w:u w:val="single"/>
                      </w:rPr>
                    </w:rPrChange>
                  </w:rPr>
                  <w:t>O</w:t>
                </w:r>
              </w:ins>
            </w:sdtContent>
          </w:sdt>
        </w:sdtContent>
      </w:sdt>
      <w:r>
        <w:rPr>
          <w:color w:val="000000"/>
          <w:u w:val="single"/>
        </w:rPr>
        <w:t xml:space="preserve">zone </w:t>
      </w:r>
      <w:sdt>
        <w:sdtPr>
          <w:tag w:val="goog_rdk_74"/>
          <w:id w:val="322544177"/>
        </w:sdtPr>
        <w:sdtContent>
          <w:del w:id="1636" w:author="Author">
            <w:r>
              <w:rPr>
                <w:color w:val="000000"/>
                <w:u w:val="single"/>
              </w:rPr>
              <w:delText>g</w:delText>
            </w:r>
          </w:del>
        </w:sdtContent>
      </w:sdt>
      <w:sdt>
        <w:sdtPr>
          <w:tag w:val="goog_rdk_75"/>
          <w:id w:val="2062960328"/>
        </w:sdtPr>
        <w:sdtContent>
          <w:sdt>
            <w:sdtPr>
              <w:tag w:val="goog_rdk_76"/>
              <w:id w:val="901561028"/>
            </w:sdtPr>
            <w:sdtContent>
              <w:ins w:id="1637" w:author="Author">
                <w:r w:rsidRPr="00AE6D80">
                  <w:rPr>
                    <w:u w:val="single"/>
                    <w:rPrChange w:id="1638" w:author="Author">
                      <w:rPr>
                        <w:color w:val="000000"/>
                        <w:u w:val="single"/>
                      </w:rPr>
                    </w:rPrChange>
                  </w:rPr>
                  <w:t>G</w:t>
                </w:r>
              </w:ins>
            </w:sdtContent>
          </w:sdt>
        </w:sdtContent>
      </w:sdt>
      <w:r>
        <w:rPr>
          <w:color w:val="000000"/>
          <w:u w:val="single"/>
        </w:rPr>
        <w:t xml:space="preserve">enerating </w:t>
      </w:r>
      <w:sdt>
        <w:sdtPr>
          <w:tag w:val="goog_rdk_77"/>
          <w:id w:val="1458031894"/>
        </w:sdtPr>
        <w:sdtContent>
          <w:del w:id="1639" w:author="Author">
            <w:r>
              <w:rPr>
                <w:color w:val="000000"/>
                <w:u w:val="single"/>
              </w:rPr>
              <w:delText>d</w:delText>
            </w:r>
          </w:del>
        </w:sdtContent>
      </w:sdt>
      <w:sdt>
        <w:sdtPr>
          <w:tag w:val="goog_rdk_78"/>
          <w:id w:val="-310677596"/>
        </w:sdtPr>
        <w:sdtContent>
          <w:sdt>
            <w:sdtPr>
              <w:tag w:val="goog_rdk_79"/>
              <w:id w:val="1874412557"/>
            </w:sdtPr>
            <w:sdtContent>
              <w:ins w:id="1640" w:author="Author">
                <w:r w:rsidRPr="00AE6D80">
                  <w:rPr>
                    <w:u w:val="single"/>
                    <w:rPrChange w:id="1641" w:author="Author">
                      <w:rPr>
                        <w:color w:val="000000"/>
                        <w:u w:val="single"/>
                      </w:rPr>
                    </w:rPrChange>
                  </w:rPr>
                  <w:t>D</w:t>
                </w:r>
              </w:ins>
            </w:sdtContent>
          </w:sdt>
        </w:sdtContent>
      </w:sdt>
      <w:r>
        <w:rPr>
          <w:color w:val="000000"/>
          <w:u w:val="single"/>
        </w:rPr>
        <w:t>evice</w:t>
      </w:r>
      <w:r>
        <w:rPr>
          <w:color w:val="000000"/>
        </w:rPr>
        <w:t>. A Licensee who seeks to use a sealed enclosure ozone generating device for Decontamination or Microbial Control Steps must comply with the following safety requirements, which must be documented in a Standard Operating Procedure:</w:t>
      </w:r>
    </w:p>
    <w:p w14:paraId="2B150656"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Sufficient air filtration and/or handling systems to protect worker safety, meet manufacturer safety recommendations, and comply with any federal, state, or local regulations; and</w:t>
      </w:r>
    </w:p>
    <w:p w14:paraId="60A0EE01"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To be considered a sealed enclosure ozone generating device, the ozone must be contained in an enclosed space not intended for human occupancy and capture the ozone or reactive oxygen species generated by the device and degrade it into molecular oxygen (O</w:t>
      </w:r>
      <w:r>
        <w:rPr>
          <w:color w:val="000000"/>
          <w:vertAlign w:val="subscript"/>
        </w:rPr>
        <w:t>2</w:t>
      </w:r>
      <w:r>
        <w:rPr>
          <w:color w:val="000000"/>
        </w:rPr>
        <w:t>) or other components that are safe for human exposure.</w:t>
      </w:r>
    </w:p>
    <w:p w14:paraId="18D78843"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 xml:space="preserve">X-ray </w:t>
      </w:r>
      <w:sdt>
        <w:sdtPr>
          <w:tag w:val="goog_rdk_80"/>
          <w:id w:val="1007111055"/>
        </w:sdtPr>
        <w:sdtContent>
          <w:del w:id="1642" w:author="Author">
            <w:r>
              <w:rPr>
                <w:color w:val="000000"/>
                <w:u w:val="single"/>
              </w:rPr>
              <w:delText>i</w:delText>
            </w:r>
          </w:del>
        </w:sdtContent>
      </w:sdt>
      <w:sdt>
        <w:sdtPr>
          <w:tag w:val="goog_rdk_81"/>
          <w:id w:val="1994700185"/>
        </w:sdtPr>
        <w:sdtContent>
          <w:sdt>
            <w:sdtPr>
              <w:tag w:val="goog_rdk_82"/>
              <w:id w:val="1689126734"/>
            </w:sdtPr>
            <w:sdtContent>
              <w:ins w:id="1643" w:author="Author">
                <w:r w:rsidRPr="00AE6D80">
                  <w:rPr>
                    <w:u w:val="single"/>
                    <w:rPrChange w:id="1644" w:author="Author">
                      <w:rPr>
                        <w:color w:val="000000"/>
                        <w:u w:val="single"/>
                      </w:rPr>
                    </w:rPrChange>
                  </w:rPr>
                  <w:t>I</w:t>
                </w:r>
              </w:ins>
            </w:sdtContent>
          </w:sdt>
        </w:sdtContent>
      </w:sdt>
      <w:r>
        <w:rPr>
          <w:color w:val="000000"/>
          <w:u w:val="single"/>
        </w:rPr>
        <w:t xml:space="preserve">rradiation in a </w:t>
      </w:r>
      <w:sdt>
        <w:sdtPr>
          <w:tag w:val="goog_rdk_83"/>
          <w:id w:val="-1144011841"/>
        </w:sdtPr>
        <w:sdtContent>
          <w:del w:id="1645" w:author="Author">
            <w:r>
              <w:rPr>
                <w:color w:val="000000"/>
                <w:u w:val="single"/>
              </w:rPr>
              <w:delText>s</w:delText>
            </w:r>
          </w:del>
        </w:sdtContent>
      </w:sdt>
      <w:sdt>
        <w:sdtPr>
          <w:tag w:val="goog_rdk_84"/>
          <w:id w:val="1326647390"/>
        </w:sdtPr>
        <w:sdtContent>
          <w:sdt>
            <w:sdtPr>
              <w:tag w:val="goog_rdk_85"/>
              <w:id w:val="-2093169293"/>
            </w:sdtPr>
            <w:sdtContent>
              <w:ins w:id="1646" w:author="Author">
                <w:r w:rsidRPr="00AE6D80">
                  <w:rPr>
                    <w:u w:val="single"/>
                    <w:rPrChange w:id="1647" w:author="Author">
                      <w:rPr>
                        <w:color w:val="000000"/>
                        <w:u w:val="single"/>
                      </w:rPr>
                    </w:rPrChange>
                  </w:rPr>
                  <w:t>S</w:t>
                </w:r>
              </w:ins>
            </w:sdtContent>
          </w:sdt>
        </w:sdtContent>
      </w:sdt>
      <w:r>
        <w:rPr>
          <w:color w:val="000000"/>
          <w:u w:val="single"/>
        </w:rPr>
        <w:t xml:space="preserve">ealed </w:t>
      </w:r>
      <w:sdt>
        <w:sdtPr>
          <w:tag w:val="goog_rdk_86"/>
          <w:id w:val="-1020738094"/>
        </w:sdtPr>
        <w:sdtContent>
          <w:del w:id="1648" w:author="Author">
            <w:r>
              <w:rPr>
                <w:color w:val="000000"/>
                <w:u w:val="single"/>
              </w:rPr>
              <w:delText>e</w:delText>
            </w:r>
          </w:del>
        </w:sdtContent>
      </w:sdt>
      <w:sdt>
        <w:sdtPr>
          <w:tag w:val="goog_rdk_87"/>
          <w:id w:val="1040542294"/>
        </w:sdtPr>
        <w:sdtContent>
          <w:sdt>
            <w:sdtPr>
              <w:tag w:val="goog_rdk_88"/>
              <w:id w:val="-778361262"/>
            </w:sdtPr>
            <w:sdtContent>
              <w:ins w:id="1649" w:author="Author">
                <w:r w:rsidRPr="00AE6D80">
                  <w:rPr>
                    <w:u w:val="single"/>
                    <w:rPrChange w:id="1650" w:author="Author">
                      <w:rPr>
                        <w:color w:val="000000"/>
                        <w:u w:val="single"/>
                      </w:rPr>
                    </w:rPrChange>
                  </w:rPr>
                  <w:t>E</w:t>
                </w:r>
              </w:ins>
            </w:sdtContent>
          </w:sdt>
        </w:sdtContent>
      </w:sdt>
      <w:r>
        <w:rPr>
          <w:color w:val="000000"/>
          <w:u w:val="single"/>
        </w:rPr>
        <w:t xml:space="preserve">nclosure </w:t>
      </w:r>
      <w:sdt>
        <w:sdtPr>
          <w:tag w:val="goog_rdk_89"/>
          <w:id w:val="-605546526"/>
        </w:sdtPr>
        <w:sdtContent>
          <w:del w:id="1651" w:author="Author">
            <w:r>
              <w:rPr>
                <w:color w:val="000000"/>
                <w:u w:val="single"/>
              </w:rPr>
              <w:delText>d</w:delText>
            </w:r>
          </w:del>
        </w:sdtContent>
      </w:sdt>
      <w:sdt>
        <w:sdtPr>
          <w:tag w:val="goog_rdk_90"/>
          <w:id w:val="-1288098727"/>
        </w:sdtPr>
        <w:sdtContent>
          <w:sdt>
            <w:sdtPr>
              <w:tag w:val="goog_rdk_91"/>
              <w:id w:val="-569346557"/>
            </w:sdtPr>
            <w:sdtContent>
              <w:ins w:id="1652" w:author="Author">
                <w:r w:rsidRPr="00AE6D80">
                  <w:rPr>
                    <w:u w:val="single"/>
                    <w:rPrChange w:id="1653" w:author="Author">
                      <w:rPr>
                        <w:color w:val="000000"/>
                        <w:u w:val="single"/>
                      </w:rPr>
                    </w:rPrChange>
                  </w:rPr>
                  <w:t>D</w:t>
                </w:r>
              </w:ins>
            </w:sdtContent>
          </w:sdt>
        </w:sdtContent>
      </w:sdt>
      <w:r>
        <w:rPr>
          <w:color w:val="000000"/>
          <w:u w:val="single"/>
        </w:rPr>
        <w:t>evice</w:t>
      </w:r>
      <w:r>
        <w:rPr>
          <w:color w:val="000000"/>
        </w:rPr>
        <w:t>. A Licensee who uses x-ray irradiation in a sealed enclosure device for Decontamination or Microbial Control Steps must require the use of personal protective equipment and safety procedures to prevent human exposure to UV radiation and to comply with the following safety requirements, which must be documented in a Standard Operating Procedure:</w:t>
      </w:r>
    </w:p>
    <w:p w14:paraId="1F933B66"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Radiation survey and dosimeter badges for operators; and</w:t>
      </w:r>
    </w:p>
    <w:p w14:paraId="6E5A6F59"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Inspection by a Colorado registered qualified inspector and certification by the Colorado Department of Public Health and Environment X-ray Certification Unit.</w:t>
      </w:r>
    </w:p>
    <w:p w14:paraId="1E6EAB7C"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 xml:space="preserve">Ultraviolet </w:t>
      </w:r>
      <w:sdt>
        <w:sdtPr>
          <w:tag w:val="goog_rdk_92"/>
          <w:id w:val="1409122595"/>
        </w:sdtPr>
        <w:sdtContent>
          <w:del w:id="1654" w:author="Author">
            <w:r>
              <w:rPr>
                <w:color w:val="000000"/>
                <w:u w:val="single"/>
              </w:rPr>
              <w:delText>l</w:delText>
            </w:r>
          </w:del>
        </w:sdtContent>
      </w:sdt>
      <w:sdt>
        <w:sdtPr>
          <w:tag w:val="goog_rdk_93"/>
          <w:id w:val="2056708684"/>
        </w:sdtPr>
        <w:sdtContent>
          <w:sdt>
            <w:sdtPr>
              <w:tag w:val="goog_rdk_94"/>
              <w:id w:val="-1338328971"/>
            </w:sdtPr>
            <w:sdtContent>
              <w:ins w:id="1655" w:author="Author">
                <w:r w:rsidRPr="00AE6D80">
                  <w:rPr>
                    <w:u w:val="single"/>
                    <w:rPrChange w:id="1656" w:author="Author">
                      <w:rPr>
                        <w:color w:val="000000"/>
                        <w:u w:val="single"/>
                      </w:rPr>
                    </w:rPrChange>
                  </w:rPr>
                  <w:t>L</w:t>
                </w:r>
              </w:ins>
            </w:sdtContent>
          </w:sdt>
        </w:sdtContent>
      </w:sdt>
      <w:r>
        <w:rPr>
          <w:color w:val="000000"/>
          <w:u w:val="single"/>
        </w:rPr>
        <w:t xml:space="preserve">ight (UV) </w:t>
      </w:r>
      <w:sdt>
        <w:sdtPr>
          <w:tag w:val="goog_rdk_95"/>
          <w:id w:val="1304016296"/>
        </w:sdtPr>
        <w:sdtContent>
          <w:del w:id="1657" w:author="Author">
            <w:r>
              <w:rPr>
                <w:color w:val="000000"/>
                <w:u w:val="single"/>
              </w:rPr>
              <w:delText>i</w:delText>
            </w:r>
          </w:del>
        </w:sdtContent>
      </w:sdt>
      <w:sdt>
        <w:sdtPr>
          <w:tag w:val="goog_rdk_96"/>
          <w:id w:val="1298749840"/>
        </w:sdtPr>
        <w:sdtContent>
          <w:sdt>
            <w:sdtPr>
              <w:tag w:val="goog_rdk_97"/>
              <w:id w:val="709793835"/>
            </w:sdtPr>
            <w:sdtContent>
              <w:ins w:id="1658" w:author="Author">
                <w:r w:rsidRPr="00AE6D80">
                  <w:rPr>
                    <w:u w:val="single"/>
                    <w:rPrChange w:id="1659" w:author="Author">
                      <w:rPr>
                        <w:color w:val="000000"/>
                        <w:u w:val="single"/>
                      </w:rPr>
                    </w:rPrChange>
                  </w:rPr>
                  <w:t>I</w:t>
                </w:r>
              </w:ins>
            </w:sdtContent>
          </w:sdt>
        </w:sdtContent>
      </w:sdt>
      <w:r>
        <w:rPr>
          <w:color w:val="000000"/>
          <w:u w:val="single"/>
        </w:rPr>
        <w:t>rradiation</w:t>
      </w:r>
      <w:r>
        <w:rPr>
          <w:color w:val="000000"/>
        </w:rPr>
        <w:t>. A Licensee who seeks to use UV light irradiation for Decontamination or Microbial Control Steps must require the use of personal protective equipment and safety procedures to prevent human exposure to UV radiation.</w:t>
      </w:r>
    </w:p>
    <w:p w14:paraId="16B57B28"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r>
      <w:r>
        <w:rPr>
          <w:color w:val="000000"/>
          <w:u w:val="single"/>
        </w:rPr>
        <w:t>Microwave Irradiation</w:t>
      </w:r>
      <w:r>
        <w:rPr>
          <w:color w:val="000000"/>
        </w:rPr>
        <w:t>. A Licensee who seeks to use microwave irradiation for Decontamination or Microbial Control Steps must only use a microwave device that is constructed, inside and outside, in a manner that it may be adequately cleaned.</w:t>
      </w:r>
    </w:p>
    <w:p w14:paraId="4B426F78"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r>
      <w:r>
        <w:rPr>
          <w:color w:val="000000"/>
          <w:u w:val="single"/>
        </w:rPr>
        <w:t xml:space="preserve">Vaporized </w:t>
      </w:r>
      <w:sdt>
        <w:sdtPr>
          <w:tag w:val="goog_rdk_98"/>
          <w:id w:val="-379385347"/>
        </w:sdtPr>
        <w:sdtContent>
          <w:del w:id="1660" w:author="Author">
            <w:r>
              <w:rPr>
                <w:color w:val="000000"/>
                <w:u w:val="single"/>
              </w:rPr>
              <w:delText>h</w:delText>
            </w:r>
          </w:del>
        </w:sdtContent>
      </w:sdt>
      <w:sdt>
        <w:sdtPr>
          <w:tag w:val="goog_rdk_99"/>
          <w:id w:val="2014925837"/>
        </w:sdtPr>
        <w:sdtContent>
          <w:sdt>
            <w:sdtPr>
              <w:tag w:val="goog_rdk_100"/>
              <w:id w:val="196568116"/>
            </w:sdtPr>
            <w:sdtContent>
              <w:ins w:id="1661" w:author="Author">
                <w:r w:rsidRPr="00AE6D80">
                  <w:rPr>
                    <w:u w:val="single"/>
                    <w:rPrChange w:id="1662" w:author="Author">
                      <w:rPr>
                        <w:color w:val="000000"/>
                        <w:u w:val="single"/>
                      </w:rPr>
                    </w:rPrChange>
                  </w:rPr>
                  <w:t>H</w:t>
                </w:r>
              </w:ins>
            </w:sdtContent>
          </w:sdt>
        </w:sdtContent>
      </w:sdt>
      <w:r>
        <w:rPr>
          <w:color w:val="000000"/>
          <w:u w:val="single"/>
        </w:rPr>
        <w:t xml:space="preserve">ydrogen </w:t>
      </w:r>
      <w:sdt>
        <w:sdtPr>
          <w:tag w:val="goog_rdk_101"/>
          <w:id w:val="-946283642"/>
        </w:sdtPr>
        <w:sdtContent>
          <w:del w:id="1663" w:author="Author">
            <w:r>
              <w:rPr>
                <w:color w:val="000000"/>
                <w:u w:val="single"/>
              </w:rPr>
              <w:delText>p</w:delText>
            </w:r>
          </w:del>
        </w:sdtContent>
      </w:sdt>
      <w:sdt>
        <w:sdtPr>
          <w:tag w:val="goog_rdk_102"/>
          <w:id w:val="1518098714"/>
        </w:sdtPr>
        <w:sdtContent>
          <w:sdt>
            <w:sdtPr>
              <w:tag w:val="goog_rdk_103"/>
              <w:id w:val="1588753522"/>
            </w:sdtPr>
            <w:sdtContent>
              <w:ins w:id="1664" w:author="Author">
                <w:r w:rsidRPr="00AE6D80">
                  <w:rPr>
                    <w:u w:val="single"/>
                    <w:rPrChange w:id="1665" w:author="Author">
                      <w:rPr>
                        <w:color w:val="000000"/>
                        <w:u w:val="single"/>
                      </w:rPr>
                    </w:rPrChange>
                  </w:rPr>
                  <w:t>P</w:t>
                </w:r>
              </w:ins>
            </w:sdtContent>
          </w:sdt>
        </w:sdtContent>
      </w:sdt>
      <w:r>
        <w:rPr>
          <w:color w:val="000000"/>
          <w:u w:val="single"/>
        </w:rPr>
        <w:t xml:space="preserve">eroxide in a </w:t>
      </w:r>
      <w:sdt>
        <w:sdtPr>
          <w:tag w:val="goog_rdk_104"/>
          <w:id w:val="1740973835"/>
        </w:sdtPr>
        <w:sdtContent>
          <w:del w:id="1666" w:author="Author">
            <w:r>
              <w:rPr>
                <w:color w:val="000000"/>
                <w:u w:val="single"/>
              </w:rPr>
              <w:delText>s</w:delText>
            </w:r>
          </w:del>
        </w:sdtContent>
      </w:sdt>
      <w:sdt>
        <w:sdtPr>
          <w:tag w:val="goog_rdk_105"/>
          <w:id w:val="1001275804"/>
        </w:sdtPr>
        <w:sdtContent>
          <w:sdt>
            <w:sdtPr>
              <w:tag w:val="goog_rdk_106"/>
              <w:id w:val="1812479594"/>
            </w:sdtPr>
            <w:sdtContent>
              <w:ins w:id="1667" w:author="Author">
                <w:r w:rsidRPr="00AE6D80">
                  <w:rPr>
                    <w:u w:val="single"/>
                    <w:rPrChange w:id="1668" w:author="Author">
                      <w:rPr>
                        <w:color w:val="000000"/>
                        <w:u w:val="single"/>
                      </w:rPr>
                    </w:rPrChange>
                  </w:rPr>
                  <w:t>S</w:t>
                </w:r>
              </w:ins>
            </w:sdtContent>
          </w:sdt>
        </w:sdtContent>
      </w:sdt>
      <w:r>
        <w:rPr>
          <w:color w:val="000000"/>
          <w:u w:val="single"/>
        </w:rPr>
        <w:t xml:space="preserve">ealed </w:t>
      </w:r>
      <w:sdt>
        <w:sdtPr>
          <w:tag w:val="goog_rdk_107"/>
          <w:id w:val="-1820878247"/>
        </w:sdtPr>
        <w:sdtContent>
          <w:del w:id="1669" w:author="Author">
            <w:r>
              <w:rPr>
                <w:color w:val="000000"/>
                <w:u w:val="single"/>
              </w:rPr>
              <w:delText>e</w:delText>
            </w:r>
          </w:del>
        </w:sdtContent>
      </w:sdt>
      <w:sdt>
        <w:sdtPr>
          <w:tag w:val="goog_rdk_108"/>
          <w:id w:val="-311580341"/>
        </w:sdtPr>
        <w:sdtContent>
          <w:sdt>
            <w:sdtPr>
              <w:tag w:val="goog_rdk_109"/>
              <w:id w:val="138863668"/>
            </w:sdtPr>
            <w:sdtContent>
              <w:ins w:id="1670" w:author="Author">
                <w:r w:rsidRPr="00AE6D80">
                  <w:rPr>
                    <w:u w:val="single"/>
                    <w:rPrChange w:id="1671" w:author="Author">
                      <w:rPr>
                        <w:color w:val="000000"/>
                        <w:u w:val="single"/>
                      </w:rPr>
                    </w:rPrChange>
                  </w:rPr>
                  <w:t>E</w:t>
                </w:r>
              </w:ins>
            </w:sdtContent>
          </w:sdt>
        </w:sdtContent>
      </w:sdt>
      <w:r>
        <w:rPr>
          <w:color w:val="000000"/>
          <w:u w:val="single"/>
        </w:rPr>
        <w:t xml:space="preserve">nclosure </w:t>
      </w:r>
      <w:sdt>
        <w:sdtPr>
          <w:tag w:val="goog_rdk_110"/>
          <w:id w:val="1636091755"/>
        </w:sdtPr>
        <w:sdtContent>
          <w:del w:id="1672" w:author="Author">
            <w:r>
              <w:rPr>
                <w:color w:val="000000"/>
                <w:u w:val="single"/>
              </w:rPr>
              <w:delText>d</w:delText>
            </w:r>
          </w:del>
        </w:sdtContent>
      </w:sdt>
      <w:sdt>
        <w:sdtPr>
          <w:tag w:val="goog_rdk_111"/>
          <w:id w:val="-1778260594"/>
        </w:sdtPr>
        <w:sdtContent>
          <w:sdt>
            <w:sdtPr>
              <w:tag w:val="goog_rdk_112"/>
              <w:id w:val="796488023"/>
            </w:sdtPr>
            <w:sdtContent>
              <w:ins w:id="1673" w:author="Author">
                <w:r w:rsidRPr="00AE6D80">
                  <w:rPr>
                    <w:u w:val="single"/>
                    <w:rPrChange w:id="1674" w:author="Author">
                      <w:rPr>
                        <w:color w:val="000000"/>
                        <w:u w:val="single"/>
                      </w:rPr>
                    </w:rPrChange>
                  </w:rPr>
                  <w:t>D</w:t>
                </w:r>
              </w:ins>
            </w:sdtContent>
          </w:sdt>
        </w:sdtContent>
      </w:sdt>
      <w:r>
        <w:rPr>
          <w:color w:val="000000"/>
          <w:u w:val="single"/>
        </w:rPr>
        <w:t>evice</w:t>
      </w:r>
      <w:r>
        <w:rPr>
          <w:color w:val="000000"/>
        </w:rPr>
        <w:t>.</w:t>
      </w:r>
    </w:p>
    <w:p w14:paraId="4EBB2270"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 Licensee who seeks to use vaporized hydrogen peroxide in a sealed enclosure device for Decontamination or Microbial Control Steps must have sufficient air filtration and/or handling systems to protect worker safety, meet manufacturer safety recommendations, </w:t>
      </w:r>
      <w:r>
        <w:rPr>
          <w:color w:val="000000"/>
        </w:rPr>
        <w:lastRenderedPageBreak/>
        <w:t>and comply with all federal, state or local regulations, which must be documented in a Standard Operating Procedure.</w:t>
      </w:r>
    </w:p>
    <w:p w14:paraId="7C250657"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To be considered a sealed enclosure device, the vaporized hydrogen peroxide and any reactive oxygen species must be contained in an enclosed space not intended for human occupancy and capture the hydrogen peroxide or reactive oxygen species generated by the device and degrade it into molecular oxygen (O</w:t>
      </w:r>
      <w:r>
        <w:rPr>
          <w:color w:val="000000"/>
          <w:vertAlign w:val="subscript"/>
        </w:rPr>
        <w:t>2</w:t>
      </w:r>
      <w:r>
        <w:rPr>
          <w:color w:val="000000"/>
        </w:rPr>
        <w:t>), water, or other components that are safe for human exposure.</w:t>
      </w:r>
    </w:p>
    <w:p w14:paraId="337127C6"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r>
      <w:r>
        <w:rPr>
          <w:color w:val="000000"/>
          <w:u w:val="single"/>
        </w:rPr>
        <w:t>Pasteurization</w:t>
      </w:r>
      <w:r>
        <w:rPr>
          <w:color w:val="000000"/>
        </w:rPr>
        <w:t>. A Licensee who seeks to use pasteurization</w:t>
      </w:r>
      <w:sdt>
        <w:sdtPr>
          <w:tag w:val="goog_rdk_113"/>
          <w:id w:val="-2063940758"/>
        </w:sdtPr>
        <w:sdtContent>
          <w:ins w:id="1675" w:author="Author">
            <w:r>
              <w:rPr>
                <w:color w:val="000000"/>
              </w:rPr>
              <w:t xml:space="preserve"> for Deco</w:t>
            </w:r>
          </w:ins>
          <w:sdt>
            <w:sdtPr>
              <w:tag w:val="goog_rdk_114"/>
              <w:id w:val="969792989"/>
            </w:sdtPr>
            <w:sdtContent>
              <w:ins w:id="1676" w:author="Author">
                <w:r w:rsidRPr="00AE6D80">
                  <w:rPr>
                    <w:rPrChange w:id="1677" w:author="Author">
                      <w:rPr>
                        <w:color w:val="000000"/>
                      </w:rPr>
                    </w:rPrChange>
                  </w:rPr>
                  <w:t>ntamination or Microbial Control Steps</w:t>
                </w:r>
              </w:ins>
            </w:sdtContent>
          </w:sdt>
        </w:sdtContent>
      </w:sdt>
      <w:r>
        <w:rPr>
          <w:color w:val="000000"/>
        </w:rPr>
        <w:t xml:space="preserve"> must have sufficient air filtration and/or handling systems to protect worker safety, meet manufacturer safety recommendations, and comply with all federal, state, or local regulations.</w:t>
      </w:r>
    </w:p>
    <w:p w14:paraId="4F410E61" w14:textId="77777777" w:rsidR="002204B3" w:rsidRDefault="002204B3" w:rsidP="002204B3">
      <w:pPr>
        <w:pStyle w:val="Heading4"/>
      </w:pPr>
      <w:r>
        <w:t>Basis and Purpose – 3-325</w:t>
      </w:r>
    </w:p>
    <w:p w14:paraId="0DD17449" w14:textId="77777777" w:rsidR="002204B3" w:rsidRDefault="002204B3" w:rsidP="002204B3">
      <w:pPr>
        <w:tabs>
          <w:tab w:val="left" w:pos="720"/>
          <w:tab w:val="left" w:pos="1440"/>
        </w:tabs>
      </w:pPr>
      <w:bookmarkStart w:id="1678" w:name="_heading=h.vqdwypgzoye5" w:colFirst="0" w:colLast="0"/>
      <w:bookmarkEnd w:id="1678"/>
      <w:r>
        <w:t xml:space="preserve">The statutory authority for this rule includes but is not limited to sections 44-10-203(1)(c), 44-10-203(1)(k), 44-10-203(2)(d), 44-10-203(2)(g), 44-10-203(2)(h), 44-10-203(2)(dd)(X), and 44-10-203(3)(c), C.R.S. Authority also exists in the Colorado Constitution at Article XVIII, Subsection 16(5)(a)(VII). The purpose of this rule is to clarify that a Regulated Marijuana Business engaged in the cultivation of Regulated Marijuana is prohibited from using certain chemicals or </w:t>
      </w:r>
      <w:sdt>
        <w:sdtPr>
          <w:tag w:val="goog_rdk_115"/>
          <w:id w:val="428154013"/>
        </w:sdtPr>
        <w:sdtContent>
          <w:del w:id="1679" w:author="Author">
            <w:r>
              <w:delText>p</w:delText>
            </w:r>
          </w:del>
        </w:sdtContent>
      </w:sdt>
      <w:sdt>
        <w:sdtPr>
          <w:tag w:val="goog_rdk_116"/>
          <w:id w:val="-249572705"/>
        </w:sdtPr>
        <w:sdtContent>
          <w:ins w:id="1680" w:author="Author">
            <w:r>
              <w:t>P</w:t>
            </w:r>
          </w:ins>
        </w:sdtContent>
      </w:sdt>
      <w:r>
        <w:t>esticides that may cause harm to employees or consumers.</w:t>
      </w:r>
    </w:p>
    <w:p w14:paraId="3766CE37" w14:textId="77777777" w:rsidR="002204B3" w:rsidRDefault="002204B3" w:rsidP="002204B3">
      <w:pPr>
        <w:pStyle w:val="Heading4"/>
      </w:pPr>
      <w:r>
        <w:t>3-325 – Prohibited Chemicals</w:t>
      </w:r>
    </w:p>
    <w:p w14:paraId="7E01E892"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Applicability</w:t>
      </w:r>
      <w:r>
        <w:rPr>
          <w:color w:val="000000"/>
        </w:rPr>
        <w:t>. This Rule 3-325 applies to Regulated Marijuana Cultivation Facilities, Regulated Marijuana Products Manufacturer</w:t>
      </w:r>
      <w:sdt>
        <w:sdtPr>
          <w:tag w:val="goog_rdk_117"/>
          <w:id w:val="1650194991"/>
        </w:sdtPr>
        <w:sdtContent>
          <w:ins w:id="1681" w:author="Author">
            <w:r>
              <w:rPr>
                <w:color w:val="000000"/>
              </w:rPr>
              <w:t>s</w:t>
            </w:r>
          </w:ins>
        </w:sdtContent>
      </w:sdt>
      <w:r>
        <w:rPr>
          <w:color w:val="000000"/>
        </w:rPr>
        <w:t>, and Marijuana Research and Development Licensees.</w:t>
      </w:r>
    </w:p>
    <w:p w14:paraId="7443EC6D" w14:textId="77777777" w:rsidR="002204B3" w:rsidRDefault="002204B3" w:rsidP="002204B3">
      <w:pPr>
        <w:pStyle w:val="Heading4"/>
      </w:pPr>
      <w:r>
        <w:t>Basis and Purpose – 3-330</w:t>
      </w:r>
    </w:p>
    <w:p w14:paraId="6CD20C8D" w14:textId="77777777" w:rsidR="002204B3" w:rsidRDefault="002204B3" w:rsidP="002204B3">
      <w:pPr>
        <w:tabs>
          <w:tab w:val="left" w:pos="720"/>
          <w:tab w:val="left" w:pos="1440"/>
        </w:tabs>
      </w:pPr>
      <w:bookmarkStart w:id="1682" w:name="_heading=h.h9pjf3gr3tqu" w:colFirst="0" w:colLast="0"/>
      <w:bookmarkEnd w:id="1682"/>
      <w:r>
        <w:t xml:space="preserve">The statutory authority for this rule includes but is not limited to sections 44-10-203(1)(c), 44-10-203(1)(k), 44-10-203(2)(d), 44-10-203(2)(g), 44-10-203(2)(h), 44-10-203(2)(i), 44-10-203(3)(c), 44-10-203(3)(e), and 44-10-1001, C.R.S. The purpose of this rule is to clarify the minimum health and safety requirements imposed on a Regulated Marijuana Cultivation Facility. The State Licensing Authority has determined the cultivation of Regulated Marijuana requires the application of processes and procedures, and the use of materials, chemicals, and </w:t>
      </w:r>
      <w:sdt>
        <w:sdtPr>
          <w:tag w:val="goog_rdk_118"/>
          <w:id w:val="1792343829"/>
        </w:sdtPr>
        <w:sdtContent>
          <w:del w:id="1683" w:author="Author">
            <w:r>
              <w:delText>p</w:delText>
            </w:r>
          </w:del>
        </w:sdtContent>
      </w:sdt>
      <w:sdt>
        <w:sdtPr>
          <w:tag w:val="goog_rdk_119"/>
          <w:id w:val="-1605728683"/>
        </w:sdtPr>
        <w:sdtContent>
          <w:ins w:id="1684" w:author="Author">
            <w:r>
              <w:t>P</w:t>
            </w:r>
          </w:ins>
        </w:sdtContent>
      </w:sdt>
      <w:r>
        <w:t xml:space="preserve">esticides which, if improperly used, may be potentially harmful to employees and consumers. Therefore, the cultivation of Regulated Marijuana must be performed in a manner that reduces the likelihood of exposure to such materials, chemicals and </w:t>
      </w:r>
      <w:sdt>
        <w:sdtPr>
          <w:tag w:val="goog_rdk_120"/>
          <w:id w:val="-1477210930"/>
        </w:sdtPr>
        <w:sdtContent>
          <w:del w:id="1685" w:author="Author">
            <w:r>
              <w:delText>p</w:delText>
            </w:r>
          </w:del>
        </w:sdtContent>
      </w:sdt>
      <w:sdt>
        <w:sdtPr>
          <w:tag w:val="goog_rdk_121"/>
          <w:id w:val="-1573601595"/>
        </w:sdtPr>
        <w:sdtContent>
          <w:ins w:id="1686" w:author="Author">
            <w:r>
              <w:t>P</w:t>
            </w:r>
          </w:ins>
        </w:sdtContent>
      </w:sdt>
      <w:r>
        <w:t xml:space="preserve">esticides, or other microbial contaminants or molds. The State Licensing Authority intends for this rule to reduce any product contamination, which will benefit both the Licensees and consumers. The State Licensing Authority modeled this rule after those adopted by the Colorado Department Revenue for Medical Marijuana and those adopted by the Colorado Department of </w:t>
      </w:r>
      <w:r>
        <w:lastRenderedPageBreak/>
        <w:t>Public Health and Environment. Overall, the State Licensing Authority intends this rule to help maintain the integrity of Colorado’s Regulated Marijuana Businesses and the safety of the public.</w:t>
      </w:r>
    </w:p>
    <w:p w14:paraId="51388046" w14:textId="77777777" w:rsidR="002204B3" w:rsidRDefault="002204B3" w:rsidP="002204B3">
      <w:pPr>
        <w:pStyle w:val="Heading4"/>
      </w:pPr>
      <w:r>
        <w:t>3-330 – Cultivation of Regulated Marijuana: Specific Health and Safety Requirements</w:t>
      </w:r>
    </w:p>
    <w:p w14:paraId="7F9DCB6D"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Additional Sanitary Requirements</w:t>
      </w:r>
      <w:r>
        <w:rPr>
          <w:color w:val="000000"/>
        </w:rPr>
        <w:t>. In addition to the general sanitary requirements in Rule 3-310, a Regulated Marijuana Cultivation Facility shall take all reasonable measure</w:t>
      </w:r>
      <w:sdt>
        <w:sdtPr>
          <w:tag w:val="goog_rdk_122"/>
          <w:id w:val="254361823"/>
        </w:sdtPr>
        <w:sdtContent>
          <w:ins w:id="1687" w:author="Author">
            <w:r>
              <w:rPr>
                <w:color w:val="000000"/>
              </w:rPr>
              <w:t>s</w:t>
            </w:r>
          </w:ins>
        </w:sdtContent>
      </w:sdt>
      <w:r>
        <w:rPr>
          <w:color w:val="000000"/>
        </w:rPr>
        <w:t xml:space="preserve"> and precautions to ensure the following:</w:t>
      </w:r>
    </w:p>
    <w:p w14:paraId="13616069"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Pesticide Application</w:t>
      </w:r>
      <w:r>
        <w:rPr>
          <w:color w:val="000000"/>
        </w:rPr>
        <w:t>. A Regulated Marijuana Cultivation Facility may only use Pesticide</w:t>
      </w:r>
      <w:sdt>
        <w:sdtPr>
          <w:tag w:val="goog_rdk_123"/>
          <w:id w:val="-390293952"/>
        </w:sdtPr>
        <w:sdtContent>
          <w:ins w:id="1688" w:author="Author">
            <w:r>
              <w:rPr>
                <w:color w:val="000000"/>
              </w:rPr>
              <w:t>s</w:t>
            </w:r>
          </w:ins>
        </w:sdtContent>
      </w:sdt>
      <w:r>
        <w:rPr>
          <w:color w:val="000000"/>
        </w:rPr>
        <w:t xml:space="preserve"> in accordance with the “Pesticide Act” sections 35-9-101 et seq., C.R.S., the “Pesticides Applicators’ Act,” sections 35-10-101 et seq., C.R.S., and all other applicable federal, state, and local laws, statutes, rules and regulations. This includes, but shall not be limited to, the prohibition on detaching, altering, defacing or destroying, in whole or in part, any label on any Pesticide. The Colorado Department of Agriculture’s determination that the Licensee used any quantity of a Pesticide that would constitute a violation of the Pesticide Act or the Pesticide Applicators’ Act shall constitute prima facie evidence of a violation of this Rule.</w:t>
      </w:r>
    </w:p>
    <w:p w14:paraId="69BD079E"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Required Documentation</w:t>
      </w:r>
      <w:r>
        <w:rPr>
          <w:color w:val="000000"/>
        </w:rPr>
        <w:t>.</w:t>
      </w:r>
    </w:p>
    <w:p w14:paraId="6751EBA8"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r>
      <w:r>
        <w:rPr>
          <w:color w:val="000000"/>
          <w:u w:val="single"/>
        </w:rPr>
        <w:t>Labels of Pesticide and Other Agricultural Chemicals</w:t>
      </w:r>
      <w:r>
        <w:rPr>
          <w:color w:val="000000"/>
        </w:rPr>
        <w:t>. A Regulated Marijuana Cultivation Facility must have the original label or a copy thereof at its Licensed Premises for all Pesticide</w:t>
      </w:r>
      <w:sdt>
        <w:sdtPr>
          <w:tag w:val="goog_rdk_124"/>
          <w:id w:val="-1705723231"/>
        </w:sdtPr>
        <w:sdtContent>
          <w:ins w:id="1689" w:author="Author">
            <w:r>
              <w:rPr>
                <w:color w:val="000000"/>
              </w:rPr>
              <w:t>s</w:t>
            </w:r>
          </w:ins>
        </w:sdtContent>
      </w:sdt>
      <w:r>
        <w:rPr>
          <w:color w:val="000000"/>
        </w:rPr>
        <w:t xml:space="preserve"> and other agricultural chemicals used during its cultivation process.</w:t>
      </w:r>
    </w:p>
    <w:p w14:paraId="630D27FC" w14:textId="77777777" w:rsidR="002204B3" w:rsidRDefault="002204B3" w:rsidP="002204B3">
      <w:pPr>
        <w:pStyle w:val="Heading4"/>
      </w:pPr>
      <w:r>
        <w:t>Basis and Purpose – 3-335</w:t>
      </w:r>
    </w:p>
    <w:p w14:paraId="0AC3CA43" w14:textId="77777777" w:rsidR="002204B3" w:rsidRDefault="002204B3" w:rsidP="002204B3">
      <w:pPr>
        <w:tabs>
          <w:tab w:val="left" w:pos="720"/>
          <w:tab w:val="left" w:pos="1440"/>
        </w:tabs>
      </w:pPr>
      <w:bookmarkStart w:id="1690" w:name="_heading=h.l3atpavhn4lg" w:colFirst="0" w:colLast="0"/>
      <w:bookmarkEnd w:id="1690"/>
      <w:r>
        <w:t xml:space="preserve">The statutory authority for this rule includes but is not limited to sections 44-10-203(1)(c), 44-10-203(1)(k), 44-10-203(2)(d), 44-10-203(2)(f), 44-10-203(2)(g), 44-10-203(2)(h), 44-10-203(2)(i), 44-10-202(2)(y), 44-10-203(3)(b), 44-10-203(3)(c), 44-10-203(3)(d), 44-10-203(3)(e), 44-10-203(3)(g), and 44-10-1001, C.R.S. The State Licensing Authority has determined the manufacturing of Regulated Marijuana Infused Products involves the application of processes and procedures, materials, chemicals, and additives, which, if improperly applied, may cause harm to employees and consumers. Therefore, the purpose of this Rule is to clarify the minimum and specific health and safety requirements imposed on a Regulated Marijuana Products Manufacturing Facility. This Rule clarifies which Edible Regulated Marijuana Products, due to their specific composition, are per se practicable to mark with the Universal Symbol but exempts certain Liquid Products from the Universal Symbol requirements. Additionally, the Rule imposes manufacturing and production requirements (e.g. prohibiting products from being shaped like fruit or humans), identifies the standard THC portion, prohibits Licensees from using commercial food products to remanufacture Regulated Marijuana Products, and prohibits the use of toxic </w:t>
      </w:r>
      <w:sdt>
        <w:sdtPr>
          <w:tag w:val="goog_rdk_125"/>
          <w:id w:val="-141346996"/>
        </w:sdtPr>
        <w:sdtContent>
          <w:del w:id="1691" w:author="Author">
            <w:r>
              <w:delText>a</w:delText>
            </w:r>
          </w:del>
        </w:sdtContent>
      </w:sdt>
      <w:sdt>
        <w:sdtPr>
          <w:tag w:val="goog_rdk_126"/>
          <w:id w:val="-1324766740"/>
        </w:sdtPr>
        <w:sdtContent>
          <w:ins w:id="1692" w:author="Author">
            <w:r>
              <w:t>A</w:t>
            </w:r>
          </w:ins>
        </w:sdtContent>
      </w:sdt>
      <w:r>
        <w:t>dditives.</w:t>
      </w:r>
    </w:p>
    <w:p w14:paraId="14332C68" w14:textId="77777777" w:rsidR="002204B3" w:rsidRDefault="002204B3" w:rsidP="002204B3">
      <w:pPr>
        <w:pStyle w:val="Heading4"/>
      </w:pPr>
      <w:r>
        <w:lastRenderedPageBreak/>
        <w:t>3-335 – Production of Regulated Marijuana Concentrate and Regulated Marijuana Products: Specific Health and Safety Requirements</w:t>
      </w:r>
    </w:p>
    <w:p w14:paraId="050574B7"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Additional Sanitary Requirements</w:t>
      </w:r>
      <w:r>
        <w:rPr>
          <w:color w:val="000000"/>
        </w:rPr>
        <w:t>. A Regulated Marijuana Products Manufacturer shall take all reasonable measures and precautions to ensure the following:</w:t>
      </w:r>
    </w:p>
    <w:p w14:paraId="4B423F71"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That plumbing shall be of adequate size and design and adequately installed and maintained to carry sufficient quantities of water to required locations throughout the plant and that shall properly convey sewage and liquid disposable waste from the Licensed Premises. There shall be no cross-connections between the potable and waste</w:t>
      </w:r>
      <w:sdt>
        <w:sdtPr>
          <w:tag w:val="goog_rdk_127"/>
          <w:id w:val="1598907343"/>
        </w:sdtPr>
        <w:sdtContent>
          <w:del w:id="1693" w:author="Author">
            <w:r>
              <w:rPr>
                <w:color w:val="000000"/>
              </w:rPr>
              <w:delText xml:space="preserve"> </w:delText>
            </w:r>
          </w:del>
        </w:sdtContent>
      </w:sdt>
      <w:r>
        <w:rPr>
          <w:color w:val="000000"/>
        </w:rPr>
        <w:t>water lines; and</w:t>
      </w:r>
    </w:p>
    <w:p w14:paraId="5F964E40"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Product Safety</w:t>
      </w:r>
      <w:r>
        <w:rPr>
          <w:color w:val="000000"/>
        </w:rPr>
        <w:t>.</w:t>
      </w:r>
    </w:p>
    <w:p w14:paraId="5FD934D6"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r>
      <w:r>
        <w:rPr>
          <w:color w:val="000000"/>
          <w:u w:val="single"/>
        </w:rPr>
        <w:t>Retail Marijuana Products Manufacturer Specific Requirements</w:t>
      </w:r>
      <w:r>
        <w:rPr>
          <w:color w:val="000000"/>
        </w:rPr>
        <w:t>.</w:t>
      </w:r>
    </w:p>
    <w:p w14:paraId="146D84F0"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r>
      <w:r>
        <w:rPr>
          <w:color w:val="000000"/>
          <w:u w:val="single"/>
        </w:rPr>
        <w:t>Liquid Edible Retail Marijuana Product</w:t>
      </w:r>
      <w:r>
        <w:rPr>
          <w:color w:val="000000"/>
        </w:rPr>
        <w:t>.</w:t>
      </w:r>
    </w:p>
    <w:p w14:paraId="4891AE66"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Pursuant to </w:t>
      </w:r>
      <w:sdt>
        <w:sdtPr>
          <w:tag w:val="goog_rdk_128"/>
          <w:id w:val="-2017325319"/>
        </w:sdtPr>
        <w:sdtContent>
          <w:ins w:id="1694" w:author="Author">
            <w:r>
              <w:rPr>
                <w:color w:val="000000"/>
              </w:rPr>
              <w:t xml:space="preserve">section </w:t>
            </w:r>
          </w:ins>
        </w:sdtContent>
      </w:sdt>
      <w:r>
        <w:rPr>
          <w:color w:val="000000"/>
        </w:rPr>
        <w:t>44-10-603(4)(b), C.R.S., Liquid Edible Retail Marijuana Products are impracticable to mark with the Universal Symbol and are exempt from the provision in subparagraph (D)(4)(c) of this Rule 3-335 that requires Edible Retail Marijuana Products that are impracticable to mark with the Universal Symbol to contain 10</w:t>
      </w:r>
      <w:sdt>
        <w:sdtPr>
          <w:tag w:val="goog_rdk_129"/>
          <w:id w:val="1821186461"/>
        </w:sdtPr>
        <w:sdtContent>
          <w:ins w:id="1695" w:author="Author">
            <w:r>
              <w:rPr>
                <w:color w:val="000000"/>
              </w:rPr>
              <w:t xml:space="preserve"> </w:t>
            </w:r>
          </w:ins>
        </w:sdtContent>
      </w:sdt>
      <w:r>
        <w:rPr>
          <w:color w:val="000000"/>
        </w:rPr>
        <w:t>mg or less Active THC per Container.</w:t>
      </w:r>
    </w:p>
    <w:p w14:paraId="7AE67F63"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r>
      <w:r>
        <w:rPr>
          <w:color w:val="000000"/>
          <w:u w:val="single"/>
        </w:rPr>
        <w:t>Multiple-Serving Edible Retail Marijuana Product</w:t>
      </w:r>
      <w:r>
        <w:rPr>
          <w:color w:val="000000"/>
        </w:rPr>
        <w:t>.</w:t>
      </w:r>
    </w:p>
    <w:p w14:paraId="77B1EF80"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A Retail Marijuana Products Manufacturer must ensure that each single Standardized Serving of Marijuana of a Multiple-Serving Edible Retail Marijuana Product is physically demar</w:t>
      </w:r>
      <w:sdt>
        <w:sdtPr>
          <w:tag w:val="goog_rdk_130"/>
          <w:id w:val="-604252670"/>
        </w:sdtPr>
        <w:sdtContent>
          <w:ins w:id="1696" w:author="Author">
            <w:r>
              <w:rPr>
                <w:color w:val="000000"/>
              </w:rPr>
              <w:t>cated</w:t>
            </w:r>
          </w:ins>
        </w:sdtContent>
      </w:sdt>
      <w:sdt>
        <w:sdtPr>
          <w:tag w:val="goog_rdk_131"/>
          <w:id w:val="667023659"/>
        </w:sdtPr>
        <w:sdtContent>
          <w:del w:id="1697" w:author="Author">
            <w:r>
              <w:rPr>
                <w:color w:val="000000"/>
              </w:rPr>
              <w:delText>ked</w:delText>
            </w:r>
          </w:del>
        </w:sdtContent>
      </w:sdt>
      <w:r>
        <w:rPr>
          <w:color w:val="000000"/>
        </w:rPr>
        <w:t xml:space="preserve"> in a way that enables a reasonable person to intuitively determine how much of the product constitutes a single serving of Active THC.</w:t>
      </w:r>
    </w:p>
    <w:p w14:paraId="003DE921"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Each demar</w:t>
      </w:r>
      <w:sdt>
        <w:sdtPr>
          <w:tag w:val="goog_rdk_132"/>
          <w:id w:val="1503880506"/>
        </w:sdtPr>
        <w:sdtContent>
          <w:ins w:id="1698" w:author="Author">
            <w:r>
              <w:rPr>
                <w:color w:val="000000"/>
              </w:rPr>
              <w:t>cated</w:t>
            </w:r>
          </w:ins>
        </w:sdtContent>
      </w:sdt>
      <w:sdt>
        <w:sdtPr>
          <w:tag w:val="goog_rdk_133"/>
          <w:id w:val="1055203409"/>
        </w:sdtPr>
        <w:sdtContent>
          <w:del w:id="1699" w:author="Author">
            <w:r>
              <w:rPr>
                <w:color w:val="000000"/>
              </w:rPr>
              <w:delText>ked</w:delText>
            </w:r>
          </w:del>
        </w:sdtContent>
      </w:sdt>
      <w:r>
        <w:rPr>
          <w:color w:val="000000"/>
        </w:rPr>
        <w:t xml:space="preserve"> Standardized Serving of Marijuana must be easily separable in order to allow an average person 21 years of age and over to physically separate, with minimal effort, individual servings of the product.</w:t>
      </w:r>
    </w:p>
    <w:p w14:paraId="249918FB"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G.5.</w:t>
      </w:r>
      <w:r>
        <w:rPr>
          <w:color w:val="000000"/>
        </w:rPr>
        <w:tab/>
      </w:r>
      <w:r>
        <w:rPr>
          <w:color w:val="000000"/>
          <w:u w:val="single"/>
        </w:rPr>
        <w:t>Production of Semi-Synthetic Cannabinoids and Synthetic Cannabinoids</w:t>
      </w:r>
      <w:r>
        <w:rPr>
          <w:color w:val="000000"/>
        </w:rPr>
        <w:t>.</w:t>
      </w:r>
    </w:p>
    <w:p w14:paraId="20602CA1"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Semi-Synthetic Cannabinoids</w:t>
      </w:r>
      <w:r>
        <w:rPr>
          <w:color w:val="000000"/>
        </w:rPr>
        <w:t xml:space="preserve">. Only a Marijuana Research and Development Licensee may manufacture </w:t>
      </w:r>
      <w:sdt>
        <w:sdtPr>
          <w:tag w:val="goog_rdk_134"/>
          <w:id w:val="52489900"/>
        </w:sdtPr>
        <w:sdtContent>
          <w:del w:id="1700" w:author="Author">
            <w:r>
              <w:rPr>
                <w:color w:val="000000"/>
              </w:rPr>
              <w:delText>s</w:delText>
            </w:r>
          </w:del>
        </w:sdtContent>
      </w:sdt>
      <w:sdt>
        <w:sdtPr>
          <w:tag w:val="goog_rdk_135"/>
          <w:id w:val="1470917169"/>
        </w:sdtPr>
        <w:sdtContent>
          <w:sdt>
            <w:sdtPr>
              <w:tag w:val="goog_rdk_136"/>
              <w:id w:val="-731406794"/>
            </w:sdtPr>
            <w:sdtContent>
              <w:ins w:id="1701" w:author="Author">
                <w:r w:rsidRPr="00AE6D80">
                  <w:rPr>
                    <w:rPrChange w:id="1702" w:author="Author">
                      <w:rPr>
                        <w:color w:val="000000"/>
                      </w:rPr>
                    </w:rPrChange>
                  </w:rPr>
                  <w:t>S</w:t>
                </w:r>
              </w:ins>
            </w:sdtContent>
          </w:sdt>
        </w:sdtContent>
      </w:sdt>
      <w:r>
        <w:rPr>
          <w:color w:val="000000"/>
        </w:rPr>
        <w:t>emi-synthetic Cannabinoids.</w:t>
      </w:r>
    </w:p>
    <w:p w14:paraId="249CCEFE"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Synthetic Cannabinoids Prohibited</w:t>
      </w:r>
      <w:r>
        <w:rPr>
          <w:color w:val="000000"/>
        </w:rPr>
        <w:t>. Licensees are prohibited from manufacturing, producing, possessing, or transferring any Synthetic Cannabinoid.</w:t>
      </w:r>
    </w:p>
    <w:p w14:paraId="79AEADAA"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w:t>
      </w:r>
      <w:r>
        <w:rPr>
          <w:color w:val="000000"/>
        </w:rPr>
        <w:tab/>
      </w:r>
      <w:r>
        <w:rPr>
          <w:color w:val="000000"/>
          <w:u w:val="single"/>
        </w:rPr>
        <w:t>Other Permitted Ingredients</w:t>
      </w:r>
      <w:r>
        <w:rPr>
          <w:color w:val="000000"/>
        </w:rPr>
        <w:t>. Nothing in paragraph (H) above prohibits a Regulated Marijuana Products Manufacturer from using marijuana-derived ingredients or Botanically Derived Compounds</w:t>
      </w:r>
      <w:sdt>
        <w:sdtPr>
          <w:tag w:val="goog_rdk_137"/>
          <w:id w:val="536628172"/>
        </w:sdtPr>
        <w:sdtContent>
          <w:del w:id="1703" w:author="Author">
            <w:r>
              <w:rPr>
                <w:color w:val="000000"/>
              </w:rPr>
              <w:delText xml:space="preserve"> and/or terpenoids</w:delText>
            </w:r>
          </w:del>
        </w:sdtContent>
      </w:sdt>
      <w:r>
        <w:rPr>
          <w:color w:val="000000"/>
        </w:rPr>
        <w:t>.</w:t>
      </w:r>
    </w:p>
    <w:p w14:paraId="0F6C85BE"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M.</w:t>
      </w:r>
      <w:r>
        <w:rPr>
          <w:color w:val="000000"/>
        </w:rPr>
        <w:tab/>
      </w:r>
      <w:r>
        <w:rPr>
          <w:color w:val="000000"/>
          <w:u w:val="single"/>
        </w:rPr>
        <w:t>Expiration Date for Vaporizer Delivery Devices and Pressurized Metered Dose Inhalers</w:t>
      </w:r>
      <w:r>
        <w:rPr>
          <w:color w:val="000000"/>
        </w:rPr>
        <w:t>. A Regulated Marijuana Products Manufacturer that produces a Vaporizer Delivery Device or Pressurized Metered Dose Inhaler shall establish an expiration date upon which the Vaporized Delivery Device or Pressurized Metered Dose Inhaler will no longer be fit for consumption. The Licensee shall determine the expiration date by conducting potency and contaminant testing pursuant to Rules 4-210 and 4-215 on the final Vaporizer Delivery Device or Pressurized Metered Dose Inhaler prior to Transfer to ensure the Vaporizer Delivery Device or Pressurized Metered Dose Inhaler can pass potency and contaminant testing prior to the established expiration date.</w:t>
      </w:r>
    </w:p>
    <w:p w14:paraId="14CB98C4"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The License</w:t>
      </w:r>
      <w:sdt>
        <w:sdtPr>
          <w:tag w:val="goog_rdk_138"/>
          <w:id w:val="398651516"/>
        </w:sdtPr>
        <w:sdtContent>
          <w:ins w:id="1704" w:author="Author">
            <w:r>
              <w:rPr>
                <w:color w:val="000000"/>
              </w:rPr>
              <w:t>e</w:t>
            </w:r>
          </w:ins>
        </w:sdtContent>
      </w:sdt>
      <w:r>
        <w:rPr>
          <w:color w:val="000000"/>
        </w:rPr>
        <w:t xml:space="preserve"> may, but is not required to, use accelerated stability tests to demonstrate compliance with this rule.</w:t>
      </w:r>
    </w:p>
    <w:p w14:paraId="153E8F32" w14:textId="77777777" w:rsidR="002204B3" w:rsidRDefault="002204B3" w:rsidP="002204B3">
      <w:pPr>
        <w:pStyle w:val="Heading4"/>
      </w:pPr>
      <w:r>
        <w:t>Basis and Purpose – 3-336</w:t>
      </w:r>
    </w:p>
    <w:p w14:paraId="1C082CBC" w14:textId="77777777" w:rsidR="002204B3" w:rsidRDefault="002204B3" w:rsidP="002204B3">
      <w:pPr>
        <w:tabs>
          <w:tab w:val="left" w:pos="720"/>
          <w:tab w:val="left" w:pos="1440"/>
        </w:tabs>
      </w:pPr>
      <w:r>
        <w:t>The statutory authority for this rule includes but is not limited to sections 44-10-202(1)(b)-(c), 44-10-203(1)(k), 44-10-203(2)(d)(l)-(VI), 44-10-203(2)(m), 44-10-401(2)(a)(III), 44-10-503, and 44-10-901(1), C.R.S. The purpose of this rule is to establish minimum requirements for a recall plan, the process by which the Division or a Regulated Marijuana Business initiates a product recall, the requirements any recall must meet, and how such recall is terminated.</w:t>
      </w:r>
    </w:p>
    <w:p w14:paraId="00A8EB49" w14:textId="77777777" w:rsidR="002204B3" w:rsidRDefault="002204B3" w:rsidP="002204B3">
      <w:pPr>
        <w:pStyle w:val="Heading4"/>
      </w:pPr>
      <w:r>
        <w:t>3-336 – Recall of Regulated Marijuana</w:t>
      </w:r>
    </w:p>
    <w:p w14:paraId="5C131BFA"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Initiating a Recall</w:t>
      </w:r>
      <w:r>
        <w:rPr>
          <w:color w:val="000000"/>
        </w:rPr>
        <w:t>. A Regulated Marijuana Business subject to this Rule 3-336 may voluntarily initiate a recall at any time or a recall may be initiated at the request of the Division. A Regulated Marijuana Business subject to this rule must comply with the requirements of this Rule 3-336.</w:t>
      </w:r>
    </w:p>
    <w:p w14:paraId="642536CF"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Division Requests for Recalls</w:t>
      </w:r>
      <w:sdt>
        <w:sdtPr>
          <w:tag w:val="goog_rdk_139"/>
          <w:id w:val="-1424048145"/>
        </w:sdtPr>
        <w:sdtContent>
          <w:ins w:id="1705" w:author="Author">
            <w:r>
              <w:rPr>
                <w:color w:val="000000"/>
              </w:rPr>
              <w:t>.</w:t>
            </w:r>
          </w:ins>
        </w:sdtContent>
      </w:sdt>
      <w:sdt>
        <w:sdtPr>
          <w:tag w:val="goog_rdk_140"/>
          <w:id w:val="-1576022166"/>
        </w:sdtPr>
        <w:sdtContent>
          <w:del w:id="1706" w:author="Author">
            <w:r>
              <w:rPr>
                <w:color w:val="000000"/>
              </w:rPr>
              <w:delText>:</w:delText>
            </w:r>
          </w:del>
        </w:sdtContent>
      </w:sdt>
    </w:p>
    <w:p w14:paraId="02B4A01C"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If the Division requests a Regulated Marijuana Business to initiate a recall pursuant to this rule, the Division’s correspondence, which may be electronic, must include the reasons for the recall request and any other information necessary for the Regulated Marijuana Business to initiate a recall pursuant to this rule.</w:t>
      </w:r>
    </w:p>
    <w:p w14:paraId="4B0AB08F"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Recall Plan Required</w:t>
      </w:r>
      <w:r>
        <w:rPr>
          <w:color w:val="000000"/>
        </w:rPr>
        <w:t>. A Regulated Marijuana Business subject to this Rule 3-336 must have a written recall plan. A recall plan shall include, but is not limited to the following:</w:t>
      </w:r>
    </w:p>
    <w:p w14:paraId="617F2AC5"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r>
      <w:r>
        <w:rPr>
          <w:color w:val="000000"/>
          <w:u w:val="single"/>
        </w:rPr>
        <w:t>Removal of Affected Regulated Marijuana</w:t>
      </w:r>
      <w:r>
        <w:rPr>
          <w:color w:val="000000"/>
        </w:rPr>
        <w:t>.</w:t>
      </w:r>
    </w:p>
    <w:p w14:paraId="0B2F6508"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b.</w:t>
      </w:r>
      <w:r>
        <w:rPr>
          <w:color w:val="000000"/>
        </w:rPr>
        <w:tab/>
      </w:r>
      <w:r>
        <w:rPr>
          <w:color w:val="000000"/>
          <w:u w:val="single"/>
        </w:rPr>
        <w:t>Final Product Disposition</w:t>
      </w:r>
      <w:r>
        <w:rPr>
          <w:color w:val="000000"/>
        </w:rPr>
        <w:t>. At the discretion of the Regulated Marijuana Business contaminated product must be disposed by either:</w:t>
      </w:r>
    </w:p>
    <w:p w14:paraId="344392F6"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Destroying and documenting the destruction of the affected Regulated Marijuana pursuant to Rule 3-230; or</w:t>
      </w:r>
    </w:p>
    <w:p w14:paraId="1F69C3E8"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If possible, Decontaminating the affected Regulated Marijuana pursuant to Rule 4-240(C)(2) or Remediating the Regulated Marijuana Product pursuant to Rule 4-240(C)(3). If the Regulated Marijuana cannot be </w:t>
      </w:r>
      <w:sdt>
        <w:sdtPr>
          <w:tag w:val="goog_rdk_141"/>
          <w:id w:val="1740174614"/>
        </w:sdtPr>
        <w:sdtContent>
          <w:del w:id="1707" w:author="Author">
            <w:r>
              <w:rPr>
                <w:color w:val="000000"/>
              </w:rPr>
              <w:delText>d</w:delText>
            </w:r>
          </w:del>
        </w:sdtContent>
      </w:sdt>
      <w:sdt>
        <w:sdtPr>
          <w:tag w:val="goog_rdk_142"/>
          <w:id w:val="1624523146"/>
        </w:sdtPr>
        <w:sdtContent>
          <w:sdt>
            <w:sdtPr>
              <w:tag w:val="goog_rdk_143"/>
              <w:id w:val="1407235190"/>
            </w:sdtPr>
            <w:sdtContent>
              <w:ins w:id="1708" w:author="Author">
                <w:r w:rsidRPr="00AE6D80">
                  <w:rPr>
                    <w:rPrChange w:id="1709" w:author="Author">
                      <w:rPr>
                        <w:color w:val="000000"/>
                      </w:rPr>
                    </w:rPrChange>
                  </w:rPr>
                  <w:t>D</w:t>
                </w:r>
              </w:ins>
            </w:sdtContent>
          </w:sdt>
        </w:sdtContent>
      </w:sdt>
      <w:r>
        <w:rPr>
          <w:color w:val="000000"/>
        </w:rPr>
        <w:t>econtaminated, it must be destroyed pursuant to Rule 4-240(C)(1) and 3-230.</w:t>
      </w:r>
    </w:p>
    <w:bookmarkStart w:id="1710" w:name="_heading=h.1e71yfdhk7do" w:colFirst="0" w:colLast="0"/>
    <w:bookmarkEnd w:id="1710"/>
    <w:p w14:paraId="6D3B4D30" w14:textId="77777777" w:rsidR="002204B3" w:rsidRDefault="00000000" w:rsidP="002204B3">
      <w:pPr>
        <w:pStyle w:val="Heading4"/>
      </w:pPr>
      <w:sdt>
        <w:sdtPr>
          <w:tag w:val="goog_rdk_145"/>
          <w:id w:val="1431154979"/>
        </w:sdtPr>
        <w:sdtContent>
          <w:del w:id="1711" w:author="Author">
            <w:r w:rsidR="002204B3">
              <w:delText xml:space="preserve">Rule </w:delText>
            </w:r>
          </w:del>
        </w:sdtContent>
      </w:sdt>
      <w:r w:rsidR="002204B3">
        <w:t>3-345 – [Emergency rule expired 05/11/2021]</w:t>
      </w:r>
    </w:p>
    <w:p w14:paraId="170D222D" w14:textId="77777777" w:rsidR="002204B3" w:rsidRDefault="002204B3" w:rsidP="002204B3">
      <w:pPr>
        <w:pStyle w:val="Heading3"/>
      </w:pPr>
      <w:r>
        <w:t>3-400 Series – Acceptable Forms of Identification for Regulated Marijuana Sales</w:t>
      </w:r>
    </w:p>
    <w:p w14:paraId="6DE4D603" w14:textId="77777777" w:rsidR="002204B3" w:rsidRDefault="002204B3" w:rsidP="002204B3">
      <w:pPr>
        <w:pStyle w:val="Heading4"/>
      </w:pPr>
      <w:r>
        <w:t>Basis and Purpose – 3-405</w:t>
      </w:r>
    </w:p>
    <w:p w14:paraId="7EF31DBB" w14:textId="77777777" w:rsidR="002204B3" w:rsidRDefault="002204B3" w:rsidP="002204B3">
      <w:pPr>
        <w:tabs>
          <w:tab w:val="left" w:pos="720"/>
          <w:tab w:val="left" w:pos="1440"/>
        </w:tabs>
      </w:pPr>
      <w:bookmarkStart w:id="1712" w:name="_heading=h.9ar3gwfttkjh" w:colFirst="0" w:colLast="0"/>
      <w:bookmarkEnd w:id="1712"/>
      <w:r>
        <w:t>The statutory authority for this rule includes but is not limited to sections 44-10-202(1)(c), 44-10-203(1)(k), 44-10-203(2)(v), 44-10-203(2)(z), 44-10-401(2)(a)(I), 44-10-401(2)(b)(I), 44-10-501(3)(b), 44-10-501(3)(c), 44-10-501(3)(d), 44-10-501(4), 44-10-501(10)(b)(II), 44-10-601(3)(b), 44-10-701(1)(b), 44-10-701(2)(a), 44-10-701(4)(a), and 44-10-701(5)(a), C.R.S. The purpose of this rule is to establish guidelines for the acceptable forms of identification for verifying the lawful sale of Regulated Marijuana. This Rule 3-405 was previously Rule M 405, 1 CCR 212-1, and Rule R 404, 1 CCR 212-2.</w:t>
      </w:r>
    </w:p>
    <w:p w14:paraId="4FC89DD2" w14:textId="77777777" w:rsidR="002204B3" w:rsidRDefault="002204B3" w:rsidP="002204B3">
      <w:pPr>
        <w:pStyle w:val="Heading4"/>
      </w:pPr>
      <w:r>
        <w:t>3-405 – Identification</w:t>
      </w:r>
    </w:p>
    <w:p w14:paraId="7AE9A772"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Forms of Valid Identification</w:t>
      </w:r>
      <w:r>
        <w:rPr>
          <w:color w:val="000000"/>
        </w:rPr>
        <w:t>. The kind and type of identification deemed adequate shall be limited to the following, including any valid and verified digital identification:</w:t>
      </w:r>
    </w:p>
    <w:p w14:paraId="49A50262"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 xml:space="preserve">An </w:t>
      </w:r>
      <w:sdt>
        <w:sdtPr>
          <w:tag w:val="goog_rdk_146"/>
          <w:id w:val="-1050961766"/>
        </w:sdtPr>
        <w:sdtContent>
          <w:del w:id="1713" w:author="Author">
            <w:r>
              <w:rPr>
                <w:color w:val="000000"/>
              </w:rPr>
              <w:delText>E</w:delText>
            </w:r>
          </w:del>
        </w:sdtContent>
      </w:sdt>
      <w:sdt>
        <w:sdtPr>
          <w:tag w:val="goog_rdk_147"/>
          <w:id w:val="-2102248665"/>
        </w:sdtPr>
        <w:sdtContent>
          <w:sdt>
            <w:sdtPr>
              <w:tag w:val="goog_rdk_148"/>
              <w:id w:val="1329315897"/>
            </w:sdtPr>
            <w:sdtContent>
              <w:ins w:id="1714" w:author="Author">
                <w:r w:rsidRPr="00AE6D80">
                  <w:rPr>
                    <w:rPrChange w:id="1715" w:author="Author">
                      <w:rPr>
                        <w:color w:val="000000"/>
                      </w:rPr>
                    </w:rPrChange>
                  </w:rPr>
                  <w:t>e</w:t>
                </w:r>
              </w:ins>
            </w:sdtContent>
          </w:sdt>
        </w:sdtContent>
      </w:sdt>
      <w:r>
        <w:rPr>
          <w:color w:val="000000"/>
        </w:rPr>
        <w:t>nrollment card issued by the governing authority of a federally recognized Indian tribe, if the enrollment card incorporates proof of age requirements similar to sections 42-2-302 and 42-2-303, C.R.S.</w:t>
      </w:r>
    </w:p>
    <w:p w14:paraId="3090B44A" w14:textId="77777777" w:rsidR="002204B3" w:rsidRDefault="002204B3" w:rsidP="002204B3">
      <w:pPr>
        <w:pStyle w:val="Heading3"/>
      </w:pPr>
      <w:bookmarkStart w:id="1716" w:name="_heading=h.s16socu6pohm" w:colFirst="0" w:colLast="0"/>
      <w:bookmarkEnd w:id="1716"/>
      <w:r>
        <w:t>3-500 Series – Responsible Vendor Program</w:t>
      </w:r>
    </w:p>
    <w:p w14:paraId="5B238018" w14:textId="77777777" w:rsidR="002204B3" w:rsidRDefault="002204B3" w:rsidP="002204B3">
      <w:pPr>
        <w:pStyle w:val="Heading4"/>
      </w:pPr>
      <w:r>
        <w:t>Basis and Purpose – 3-520</w:t>
      </w:r>
    </w:p>
    <w:p w14:paraId="7BF5F746" w14:textId="77777777" w:rsidR="002204B3" w:rsidRDefault="002204B3" w:rsidP="002204B3">
      <w:pPr>
        <w:tabs>
          <w:tab w:val="left" w:pos="720"/>
          <w:tab w:val="left" w:pos="1440"/>
        </w:tabs>
      </w:pPr>
      <w:bookmarkStart w:id="1717" w:name="_heading=h.57yc1quam3s" w:colFirst="0" w:colLast="0"/>
      <w:bookmarkEnd w:id="1717"/>
      <w:r>
        <w:t xml:space="preserve">The statutory authority for this rule includes but is not limited to sections 44-10-202(1)(c), 44-12-203(1)(c), 44-10-203(1)(k), 44-10-203(2)(v), 44-203(2)(dd)(II), 44-10-609(3)(b), 44-10-1201, and 44-10-1202, C.R.S. The purpose of this rule is to establish the required curriculum for an Approved Training Program. This rule also includes the required additional curriculum for Licensees engaged in delivery activity pursuant to a valid delivery permit and employees and Controlling Beneficial Owners of a Licensed </w:t>
      </w:r>
      <w:r>
        <w:lastRenderedPageBreak/>
        <w:t>Hospitality Businesses. This Rule 3-520 was previously Rules M 408, 1 CCR 212-1, and R 407, 1 CCR 212-2.</w:t>
      </w:r>
    </w:p>
    <w:p w14:paraId="261C417A" w14:textId="77777777" w:rsidR="002204B3" w:rsidRDefault="002204B3" w:rsidP="002204B3">
      <w:pPr>
        <w:pStyle w:val="Heading4"/>
      </w:pPr>
      <w:r>
        <w:t>3-520 – Certification Training Class Core Curriculum</w:t>
      </w:r>
    </w:p>
    <w:p w14:paraId="2508A157" w14:textId="77777777" w:rsidR="002204B3" w:rsidRDefault="002204B3" w:rsidP="002204B3">
      <w:pPr>
        <w:tabs>
          <w:tab w:val="left" w:pos="720"/>
          <w:tab w:val="left" w:pos="1440"/>
        </w:tabs>
      </w:pPr>
      <w:r>
        <w:t>When considering whether to approve a responsible vendor program, the Division, after consulting with the Colorado Department of Public Health and Environment, will consider the following criteria.</w:t>
      </w:r>
    </w:p>
    <w:p w14:paraId="57224D09"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 xml:space="preserve">Discussion </w:t>
      </w:r>
      <w:sdt>
        <w:sdtPr>
          <w:tag w:val="goog_rdk_149"/>
          <w:id w:val="738853221"/>
        </w:sdtPr>
        <w:sdtContent>
          <w:del w:id="1718" w:author="Author">
            <w:r>
              <w:rPr>
                <w:color w:val="000000"/>
                <w:u w:val="single"/>
              </w:rPr>
              <w:delText>c</w:delText>
            </w:r>
          </w:del>
        </w:sdtContent>
      </w:sdt>
      <w:sdt>
        <w:sdtPr>
          <w:tag w:val="goog_rdk_150"/>
          <w:id w:val="-1593429064"/>
        </w:sdtPr>
        <w:sdtContent>
          <w:sdt>
            <w:sdtPr>
              <w:tag w:val="goog_rdk_151"/>
              <w:id w:val="-245048039"/>
            </w:sdtPr>
            <w:sdtContent>
              <w:ins w:id="1719" w:author="Author">
                <w:r w:rsidRPr="00AE6D80">
                  <w:rPr>
                    <w:u w:val="single"/>
                    <w:rPrChange w:id="1720" w:author="Author">
                      <w:rPr>
                        <w:color w:val="000000"/>
                        <w:u w:val="single"/>
                      </w:rPr>
                    </w:rPrChange>
                  </w:rPr>
                  <w:t>C</w:t>
                </w:r>
              </w:ins>
            </w:sdtContent>
          </w:sdt>
        </w:sdtContent>
      </w:sdt>
      <w:r>
        <w:rPr>
          <w:color w:val="000000"/>
          <w:u w:val="single"/>
        </w:rPr>
        <w:t xml:space="preserve">oncerning the </w:t>
      </w:r>
      <w:sdt>
        <w:sdtPr>
          <w:tag w:val="goog_rdk_152"/>
          <w:id w:val="826520639"/>
        </w:sdtPr>
        <w:sdtContent>
          <w:del w:id="1721" w:author="Author">
            <w:r>
              <w:rPr>
                <w:color w:val="000000"/>
                <w:u w:val="single"/>
              </w:rPr>
              <w:delText>h</w:delText>
            </w:r>
          </w:del>
        </w:sdtContent>
      </w:sdt>
      <w:sdt>
        <w:sdtPr>
          <w:tag w:val="goog_rdk_153"/>
          <w:id w:val="-711010297"/>
        </w:sdtPr>
        <w:sdtContent>
          <w:sdt>
            <w:sdtPr>
              <w:tag w:val="goog_rdk_154"/>
              <w:id w:val="391798070"/>
            </w:sdtPr>
            <w:sdtContent>
              <w:ins w:id="1722" w:author="Author">
                <w:r w:rsidRPr="00AE6D80">
                  <w:rPr>
                    <w:u w:val="single"/>
                    <w:rPrChange w:id="1723" w:author="Author">
                      <w:rPr>
                        <w:color w:val="000000"/>
                        <w:u w:val="single"/>
                      </w:rPr>
                    </w:rPrChange>
                  </w:rPr>
                  <w:t>H</w:t>
                </w:r>
              </w:ins>
            </w:sdtContent>
          </w:sdt>
        </w:sdtContent>
      </w:sdt>
      <w:r>
        <w:rPr>
          <w:color w:val="000000"/>
          <w:u w:val="single"/>
        </w:rPr>
        <w:t xml:space="preserve">ealth and </w:t>
      </w:r>
      <w:sdt>
        <w:sdtPr>
          <w:tag w:val="goog_rdk_155"/>
          <w:id w:val="64348849"/>
        </w:sdtPr>
        <w:sdtContent>
          <w:del w:id="1724" w:author="Author">
            <w:r>
              <w:rPr>
                <w:color w:val="000000"/>
                <w:u w:val="single"/>
              </w:rPr>
              <w:delText>s</w:delText>
            </w:r>
          </w:del>
        </w:sdtContent>
      </w:sdt>
      <w:sdt>
        <w:sdtPr>
          <w:tag w:val="goog_rdk_156"/>
          <w:id w:val="963352343"/>
        </w:sdtPr>
        <w:sdtContent>
          <w:sdt>
            <w:sdtPr>
              <w:tag w:val="goog_rdk_157"/>
              <w:id w:val="-1233065247"/>
            </w:sdtPr>
            <w:sdtContent>
              <w:ins w:id="1725" w:author="Author">
                <w:r w:rsidRPr="00AE6D80">
                  <w:rPr>
                    <w:u w:val="single"/>
                    <w:rPrChange w:id="1726" w:author="Author">
                      <w:rPr>
                        <w:color w:val="000000"/>
                        <w:u w:val="single"/>
                      </w:rPr>
                    </w:rPrChange>
                  </w:rPr>
                  <w:t>S</w:t>
                </w:r>
              </w:ins>
            </w:sdtContent>
          </w:sdt>
        </w:sdtContent>
      </w:sdt>
      <w:r>
        <w:rPr>
          <w:color w:val="000000"/>
          <w:u w:val="single"/>
        </w:rPr>
        <w:t xml:space="preserve">afety </w:t>
      </w:r>
      <w:sdt>
        <w:sdtPr>
          <w:tag w:val="goog_rdk_158"/>
          <w:id w:val="-817609806"/>
        </w:sdtPr>
        <w:sdtContent>
          <w:del w:id="1727" w:author="Author">
            <w:r>
              <w:rPr>
                <w:color w:val="000000"/>
                <w:u w:val="single"/>
              </w:rPr>
              <w:delText>c</w:delText>
            </w:r>
          </w:del>
        </w:sdtContent>
      </w:sdt>
      <w:sdt>
        <w:sdtPr>
          <w:tag w:val="goog_rdk_159"/>
          <w:id w:val="219369082"/>
        </w:sdtPr>
        <w:sdtContent>
          <w:sdt>
            <w:sdtPr>
              <w:tag w:val="goog_rdk_160"/>
              <w:id w:val="-263901490"/>
            </w:sdtPr>
            <w:sdtContent>
              <w:ins w:id="1728" w:author="Author">
                <w:r w:rsidRPr="00AE6D80">
                  <w:rPr>
                    <w:u w:val="single"/>
                    <w:rPrChange w:id="1729" w:author="Author">
                      <w:rPr>
                        <w:color w:val="000000"/>
                        <w:u w:val="single"/>
                      </w:rPr>
                    </w:rPrChange>
                  </w:rPr>
                  <w:t>C</w:t>
                </w:r>
              </w:ins>
            </w:sdtContent>
          </w:sdt>
        </w:sdtContent>
      </w:sdt>
      <w:r>
        <w:rPr>
          <w:color w:val="000000"/>
          <w:u w:val="single"/>
        </w:rPr>
        <w:t xml:space="preserve">oncerns of </w:t>
      </w:r>
      <w:sdt>
        <w:sdtPr>
          <w:tag w:val="goog_rdk_161"/>
          <w:id w:val="-1940728906"/>
        </w:sdtPr>
        <w:sdtContent>
          <w:del w:id="1730" w:author="Author">
            <w:r>
              <w:rPr>
                <w:color w:val="000000"/>
                <w:u w:val="single"/>
              </w:rPr>
              <w:delText>m</w:delText>
            </w:r>
          </w:del>
        </w:sdtContent>
      </w:sdt>
      <w:sdt>
        <w:sdtPr>
          <w:tag w:val="goog_rdk_162"/>
          <w:id w:val="1442259045"/>
        </w:sdtPr>
        <w:sdtContent>
          <w:sdt>
            <w:sdtPr>
              <w:tag w:val="goog_rdk_163"/>
              <w:id w:val="-449468815"/>
            </w:sdtPr>
            <w:sdtContent>
              <w:ins w:id="1731" w:author="Author">
                <w:r w:rsidRPr="00AE6D80">
                  <w:rPr>
                    <w:u w:val="single"/>
                    <w:rPrChange w:id="1732" w:author="Author">
                      <w:rPr>
                        <w:color w:val="000000"/>
                        <w:u w:val="single"/>
                      </w:rPr>
                    </w:rPrChange>
                  </w:rPr>
                  <w:t>M</w:t>
                </w:r>
              </w:ins>
            </w:sdtContent>
          </w:sdt>
        </w:sdtContent>
      </w:sdt>
      <w:r>
        <w:rPr>
          <w:color w:val="000000"/>
          <w:u w:val="single"/>
        </w:rPr>
        <w:t xml:space="preserve">arijuana </w:t>
      </w:r>
      <w:sdt>
        <w:sdtPr>
          <w:tag w:val="goog_rdk_164"/>
          <w:id w:val="341777700"/>
        </w:sdtPr>
        <w:sdtContent>
          <w:del w:id="1733" w:author="Author">
            <w:r>
              <w:rPr>
                <w:color w:val="000000"/>
                <w:u w:val="single"/>
              </w:rPr>
              <w:delText>u</w:delText>
            </w:r>
          </w:del>
        </w:sdtContent>
      </w:sdt>
      <w:sdt>
        <w:sdtPr>
          <w:tag w:val="goog_rdk_165"/>
          <w:id w:val="-2122251220"/>
        </w:sdtPr>
        <w:sdtContent>
          <w:sdt>
            <w:sdtPr>
              <w:tag w:val="goog_rdk_166"/>
              <w:id w:val="761048324"/>
            </w:sdtPr>
            <w:sdtContent>
              <w:ins w:id="1734" w:author="Author">
                <w:r w:rsidRPr="00AE6D80">
                  <w:rPr>
                    <w:u w:val="single"/>
                    <w:rPrChange w:id="1735" w:author="Author">
                      <w:rPr>
                        <w:color w:val="000000"/>
                        <w:u w:val="single"/>
                      </w:rPr>
                    </w:rPrChange>
                  </w:rPr>
                  <w:t>U</w:t>
                </w:r>
              </w:ins>
            </w:sdtContent>
          </w:sdt>
        </w:sdtContent>
      </w:sdt>
      <w:r>
        <w:rPr>
          <w:color w:val="000000"/>
          <w:u w:val="single"/>
        </w:rPr>
        <w:t>se</w:t>
      </w:r>
      <w:r>
        <w:rPr>
          <w:color w:val="000000"/>
        </w:rPr>
        <w:t>. Training shall include:</w:t>
      </w:r>
    </w:p>
    <w:p w14:paraId="32E83862"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H.</w:t>
      </w:r>
      <w:r>
        <w:rPr>
          <w:color w:val="000000"/>
        </w:rPr>
        <w:tab/>
      </w:r>
      <w:r>
        <w:rPr>
          <w:color w:val="000000"/>
          <w:u w:val="single"/>
        </w:rPr>
        <w:t>Additional Curriculum for Licensed Hospitality Businesses</w:t>
      </w:r>
      <w:r>
        <w:rPr>
          <w:color w:val="000000"/>
        </w:rPr>
        <w:t>. In addition to the required curriculum in paragraphs (B) through (F) above, training provided to Controlling Beneficial Owners of and any Licensee employed by a Licensed Hospitality Business must also include all Colorado statutes and rules related to Licensed Hospitality Businesses. Responsible Vendor Program Providers may provide the hospitality curriculum as a separate training or as part of the core curriculum training. Licensees that are not employed by a Licensed Hospitality Business are not required to, but may, complete the hospitality training. Training provided to Controlling Beneficial Owners of and employees of a Licensed Hospitality Business must include, but is not limited to:</w:t>
      </w:r>
    </w:p>
    <w:p w14:paraId="1DA62523"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Risks and potential responses to adverse events such as overconsumption, altitude sickness, dehydration, poly-substance use or other similar events</w:t>
      </w:r>
      <w:sdt>
        <w:sdtPr>
          <w:tag w:val="goog_rdk_167"/>
          <w:id w:val="1136169186"/>
        </w:sdtPr>
        <w:sdtContent>
          <w:del w:id="1736" w:author="Author">
            <w:r>
              <w:rPr>
                <w:color w:val="000000"/>
              </w:rPr>
              <w:delText>.</w:delText>
            </w:r>
          </w:del>
        </w:sdtContent>
      </w:sdt>
      <w:sdt>
        <w:sdtPr>
          <w:tag w:val="goog_rdk_168"/>
          <w:id w:val="245710191"/>
        </w:sdtPr>
        <w:sdtContent>
          <w:ins w:id="1737" w:author="Author">
            <w:r>
              <w:rPr>
                <w:color w:val="000000"/>
              </w:rPr>
              <w:t>; a</w:t>
            </w:r>
          </w:ins>
          <w:sdt>
            <w:sdtPr>
              <w:tag w:val="goog_rdk_169"/>
              <w:id w:val="477726881"/>
            </w:sdtPr>
            <w:sdtContent>
              <w:ins w:id="1738" w:author="Author">
                <w:r w:rsidRPr="00AE6D80">
                  <w:rPr>
                    <w:rPrChange w:id="1739" w:author="Author">
                      <w:rPr>
                        <w:color w:val="000000"/>
                      </w:rPr>
                    </w:rPrChange>
                  </w:rPr>
                  <w:t>nd</w:t>
                </w:r>
              </w:ins>
            </w:sdtContent>
          </w:sdt>
        </w:sdtContent>
      </w:sdt>
    </w:p>
    <w:p w14:paraId="09EB7F98"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Strategies to de-escalate interactions with intoxicated consumers and potentially dangerous situations which could include development of an emergency action plan.</w:t>
      </w:r>
    </w:p>
    <w:p w14:paraId="2A8A8F76" w14:textId="77777777" w:rsidR="002204B3" w:rsidRDefault="002204B3" w:rsidP="002204B3">
      <w:pPr>
        <w:pStyle w:val="Heading3"/>
      </w:pPr>
      <w:r>
        <w:t>3-600 Series – Transport and Storage</w:t>
      </w:r>
    </w:p>
    <w:p w14:paraId="20AE5FE9" w14:textId="77777777" w:rsidR="002204B3" w:rsidRDefault="002204B3" w:rsidP="002204B3">
      <w:pPr>
        <w:pStyle w:val="Heading4"/>
      </w:pPr>
      <w:r>
        <w:t>Basis and Purpose – 3-605</w:t>
      </w:r>
    </w:p>
    <w:p w14:paraId="5CA23067" w14:textId="77777777" w:rsidR="002204B3" w:rsidRDefault="002204B3" w:rsidP="002204B3">
      <w:pPr>
        <w:tabs>
          <w:tab w:val="left" w:pos="720"/>
          <w:tab w:val="left" w:pos="1440"/>
        </w:tabs>
      </w:pPr>
      <w:bookmarkStart w:id="1740" w:name="_heading=h.o39re4cb9bwi" w:colFirst="0" w:colLast="0"/>
      <w:bookmarkEnd w:id="1740"/>
      <w:r>
        <w:t>The statutory authority for this rule includes but is not limited to sections 44-10-202(1)(c), 44-10-203(1)(c), 44-10-203(1)(k), 44-10-203(2)(h), 44-10-203(2)(n), 44-10-203(3)(c), 44-10-313(5)(b), 44-10-505, and 44-10-605 C.R.S. The purpose of the rule is to provide clarity as to the requirements associated with the transport and delivery of Regulated Marijuana between Licensed Premises. It also prescribes the manner in which licensed entities will track inventory in the transport process to prevent diversionary practices. This Rule 3-605 was previously Rules M and R 801, 1 CCR 212-1 and 1 CCR 212-2.</w:t>
      </w:r>
    </w:p>
    <w:p w14:paraId="5527D98D" w14:textId="77777777" w:rsidR="002204B3" w:rsidRDefault="002204B3" w:rsidP="002204B3">
      <w:pPr>
        <w:pStyle w:val="Heading4"/>
      </w:pPr>
      <w:r>
        <w:t>3-605 – Transport: All Regulated Marijuana Businesses</w:t>
      </w:r>
    </w:p>
    <w:p w14:paraId="30950292"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Transport Between Licensed Premises</w:t>
      </w:r>
      <w:r>
        <w:rPr>
          <w:color w:val="000000"/>
        </w:rPr>
        <w:t>.</w:t>
      </w:r>
    </w:p>
    <w:p w14:paraId="5F907148"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1.</w:t>
      </w:r>
      <w:r>
        <w:rPr>
          <w:color w:val="000000"/>
        </w:rPr>
        <w:tab/>
      </w:r>
      <w:r>
        <w:rPr>
          <w:color w:val="000000"/>
          <w:u w:val="single"/>
        </w:rPr>
        <w:t>Regulated Marijuana</w:t>
      </w:r>
      <w:r>
        <w:rPr>
          <w:color w:val="000000"/>
        </w:rPr>
        <w:t xml:space="preserve">. Regulated Marijuana shall only be transported by Licensees between Licensed Premises; between Licensed Premises and a permitted off-premises storage facility; and between Licensed Premises and a Pesticide Manufacturer. Licensees transporting Regulated Marijuana are responsible for ensuring that all Regulated Marijuana </w:t>
      </w:r>
      <w:sdt>
        <w:sdtPr>
          <w:tag w:val="goog_rdk_170"/>
          <w:id w:val="126675816"/>
        </w:sdtPr>
        <w:sdtContent>
          <w:del w:id="1741" w:author="Author">
            <w:r>
              <w:rPr>
                <w:color w:val="000000"/>
              </w:rPr>
              <w:delText>are</w:delText>
            </w:r>
          </w:del>
        </w:sdtContent>
      </w:sdt>
      <w:sdt>
        <w:sdtPr>
          <w:tag w:val="goog_rdk_171"/>
          <w:id w:val="1096563957"/>
        </w:sdtPr>
        <w:sdtContent>
          <w:sdt>
            <w:sdtPr>
              <w:tag w:val="goog_rdk_172"/>
              <w:id w:val="-167881648"/>
            </w:sdtPr>
            <w:sdtContent>
              <w:ins w:id="1742" w:author="Author">
                <w:r w:rsidRPr="00AE6D80">
                  <w:rPr>
                    <w:rPrChange w:id="1743" w:author="Author">
                      <w:rPr>
                        <w:color w:val="000000"/>
                      </w:rPr>
                    </w:rPrChange>
                  </w:rPr>
                  <w:t>is</w:t>
                </w:r>
              </w:ins>
            </w:sdtContent>
          </w:sdt>
        </w:sdtContent>
      </w:sdt>
      <w:r>
        <w:rPr>
          <w:color w:val="000000"/>
        </w:rPr>
        <w:t xml:space="preserve"> secured at all times during transport.</w:t>
      </w:r>
    </w:p>
    <w:p w14:paraId="4356B39E"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Regulated Marijuana Vegetative Plants and Regulated Marijuana Immature Plants</w:t>
      </w:r>
      <w:r>
        <w:rPr>
          <w:color w:val="000000"/>
        </w:rPr>
        <w:t>.</w:t>
      </w:r>
    </w:p>
    <w:p w14:paraId="2AC1DFAE"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Licensees transporting Regulated Marijuana Vegetative plants and Regulated Marijuana Immature Plants are responsible for ensuring that all Regulated Marijuana Vegetative </w:t>
      </w:r>
      <w:sdt>
        <w:sdtPr>
          <w:tag w:val="goog_rdk_173"/>
          <w:id w:val="1412012500"/>
        </w:sdtPr>
        <w:sdtContent>
          <w:del w:id="1744" w:author="Author">
            <w:r>
              <w:rPr>
                <w:color w:val="000000"/>
              </w:rPr>
              <w:delText>P</w:delText>
            </w:r>
          </w:del>
        </w:sdtContent>
      </w:sdt>
      <w:sdt>
        <w:sdtPr>
          <w:tag w:val="goog_rdk_174"/>
          <w:id w:val="101202319"/>
        </w:sdtPr>
        <w:sdtContent>
          <w:sdt>
            <w:sdtPr>
              <w:tag w:val="goog_rdk_175"/>
              <w:id w:val="-69624444"/>
            </w:sdtPr>
            <w:sdtContent>
              <w:ins w:id="1745" w:author="Author">
                <w:r w:rsidRPr="00AE6D80">
                  <w:rPr>
                    <w:rPrChange w:id="1746" w:author="Author">
                      <w:rPr>
                        <w:color w:val="000000"/>
                      </w:rPr>
                    </w:rPrChange>
                  </w:rPr>
                  <w:t>p</w:t>
                </w:r>
              </w:ins>
            </w:sdtContent>
          </w:sdt>
        </w:sdtContent>
      </w:sdt>
      <w:r>
        <w:rPr>
          <w:color w:val="000000"/>
        </w:rPr>
        <w:t xml:space="preserve">lants and Regulated Marijuana Immature Plants are secure at all times during transport. Transportation of Regulated Marijuana Vegetative plants and Regulated Marijuana Immature Plants to a permitted off-premises storage facility shall not be allowed. Transport of Regulated Marijuana plants other than Vegetative </w:t>
      </w:r>
      <w:sdt>
        <w:sdtPr>
          <w:tag w:val="goog_rdk_176"/>
          <w:id w:val="-1367274280"/>
        </w:sdtPr>
        <w:sdtContent>
          <w:del w:id="1747" w:author="Author">
            <w:r>
              <w:rPr>
                <w:color w:val="000000"/>
              </w:rPr>
              <w:delText>P</w:delText>
            </w:r>
          </w:del>
        </w:sdtContent>
      </w:sdt>
      <w:sdt>
        <w:sdtPr>
          <w:tag w:val="goog_rdk_177"/>
          <w:id w:val="-559218780"/>
        </w:sdtPr>
        <w:sdtContent>
          <w:sdt>
            <w:sdtPr>
              <w:tag w:val="goog_rdk_178"/>
              <w:id w:val="-1263682742"/>
            </w:sdtPr>
            <w:sdtContent>
              <w:ins w:id="1748" w:author="Author">
                <w:r w:rsidRPr="00AE6D80">
                  <w:rPr>
                    <w:rPrChange w:id="1749" w:author="Author">
                      <w:rPr>
                        <w:color w:val="000000"/>
                      </w:rPr>
                    </w:rPrChange>
                  </w:rPr>
                  <w:t>p</w:t>
                </w:r>
              </w:ins>
            </w:sdtContent>
          </w:sdt>
        </w:sdtContent>
      </w:sdt>
      <w:r>
        <w:rPr>
          <w:color w:val="000000"/>
        </w:rPr>
        <w:t>lants and Immature Plants shall not be allowed.</w:t>
      </w:r>
    </w:p>
    <w:p w14:paraId="64591AA5"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G.</w:t>
      </w:r>
      <w:r>
        <w:rPr>
          <w:color w:val="000000"/>
        </w:rPr>
        <w:tab/>
      </w:r>
      <w:r>
        <w:rPr>
          <w:color w:val="000000"/>
          <w:u w:val="single"/>
        </w:rPr>
        <w:t>Preparation of Regulated Marijuana for Transport</w:t>
      </w:r>
      <w:r>
        <w:rPr>
          <w:color w:val="000000"/>
        </w:rPr>
        <w:t>.</w:t>
      </w:r>
    </w:p>
    <w:p w14:paraId="49601554"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Final Weighing and Packaging</w:t>
      </w:r>
      <w:r>
        <w:rPr>
          <w:color w:val="000000"/>
        </w:rPr>
        <w:t xml:space="preserve">. A Regulated Marijuana Business shall comply with the specific rules associated with the final weighing and packaging of Regulated Marijuana before such items are prepared for transport pursuant to this Rule. The scale used to weigh product to be transported shall be tested and approved in accordance with measurement standards established in </w:t>
      </w:r>
      <w:sdt>
        <w:sdtPr>
          <w:tag w:val="goog_rdk_179"/>
          <w:id w:val="-1795984319"/>
        </w:sdtPr>
        <w:sdtContent>
          <w:ins w:id="1750" w:author="Author">
            <w:r>
              <w:rPr>
                <w:color w:val="000000"/>
              </w:rPr>
              <w:t xml:space="preserve">section </w:t>
            </w:r>
          </w:ins>
        </w:sdtContent>
      </w:sdt>
      <w:r>
        <w:rPr>
          <w:color w:val="000000"/>
        </w:rPr>
        <w:t>35-14-127, C.R.S.</w:t>
      </w:r>
    </w:p>
    <w:p w14:paraId="061F1089"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Preparation in Limited Access Area</w:t>
      </w:r>
      <w:r>
        <w:rPr>
          <w:color w:val="000000"/>
        </w:rPr>
        <w:t>. Regulated Marijuana shall be prepared for transport in a Limited Access Area, including the packaging and labeling of Containers or Shipping Containers.</w:t>
      </w:r>
    </w:p>
    <w:p w14:paraId="70CA0326"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Shipping Containers</w:t>
      </w:r>
      <w:r>
        <w:rPr>
          <w:color w:val="000000"/>
        </w:rPr>
        <w:t>. Licensees may Transfer multiple Containers of Regulated Marijuana in a Shipping Container. The contents of Shipping Containers shall be easily accessible and may be inspected by the State Licensing Authority, Local Licensing Authorities, Local Jurisdictions, and state and local law enforcement agenc</w:t>
      </w:r>
      <w:sdt>
        <w:sdtPr>
          <w:tag w:val="goog_rdk_180"/>
          <w:id w:val="567953501"/>
        </w:sdtPr>
        <w:sdtContent>
          <w:ins w:id="1751" w:author="Author">
            <w:r>
              <w:rPr>
                <w:color w:val="000000"/>
              </w:rPr>
              <w:t>ies</w:t>
            </w:r>
          </w:ins>
        </w:sdtContent>
      </w:sdt>
      <w:sdt>
        <w:sdtPr>
          <w:tag w:val="goog_rdk_181"/>
          <w:id w:val="-1035254782"/>
        </w:sdtPr>
        <w:sdtContent>
          <w:del w:id="1752" w:author="Author">
            <w:r>
              <w:rPr>
                <w:color w:val="000000"/>
              </w:rPr>
              <w:delText>y</w:delText>
            </w:r>
          </w:del>
        </w:sdtContent>
      </w:sdt>
      <w:r>
        <w:rPr>
          <w:color w:val="000000"/>
        </w:rPr>
        <w:t xml:space="preserve"> for a purpose authorized by the Marijuana Code or for any other state or local law enforcement purpose.</w:t>
      </w:r>
    </w:p>
    <w:p w14:paraId="2811384C"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r>
      <w:r>
        <w:rPr>
          <w:color w:val="000000"/>
          <w:u w:val="single"/>
        </w:rPr>
        <w:t>Regulated Marijuana Vegetative Plants and Regulated Marijuana Immature Plants</w:t>
      </w:r>
      <w:r>
        <w:rPr>
          <w:color w:val="000000"/>
        </w:rPr>
        <w:t>. Each Regulated Marijuana Vegetative plant that is transported pursuant to this Rule must have a</w:t>
      </w:r>
      <w:sdt>
        <w:sdtPr>
          <w:tag w:val="goog_rdk_182"/>
          <w:id w:val="-1113059623"/>
        </w:sdtPr>
        <w:sdtContent>
          <w:ins w:id="1753" w:author="Author">
            <w:r>
              <w:rPr>
                <w:color w:val="000000"/>
              </w:rPr>
              <w:t>n</w:t>
            </w:r>
          </w:ins>
        </w:sdtContent>
      </w:sdt>
      <w:r>
        <w:rPr>
          <w:color w:val="000000"/>
        </w:rPr>
        <w:t xml:space="preserve"> Inventory Tracking System tag affixed to it prior to transport. Each receptacle containing Regulated Marijuana Immature Plants transported pursuant to this Rule must have an Inventory Tracking System tag affixed prior to transport.</w:t>
      </w:r>
    </w:p>
    <w:p w14:paraId="37A995AD"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H.</w:t>
      </w:r>
      <w:r>
        <w:rPr>
          <w:color w:val="000000"/>
        </w:rPr>
        <w:tab/>
      </w:r>
      <w:r>
        <w:rPr>
          <w:color w:val="000000"/>
          <w:u w:val="single"/>
        </w:rPr>
        <w:t>Creation of Records and Inventory Tracking</w:t>
      </w:r>
      <w:r>
        <w:rPr>
          <w:color w:val="000000"/>
        </w:rPr>
        <w:t>.</w:t>
      </w:r>
    </w:p>
    <w:p w14:paraId="7FDFCE0F"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Use of Inventory Tracking System – Generated Transport Manifest</w:t>
      </w:r>
      <w:r>
        <w:rPr>
          <w:color w:val="000000"/>
        </w:rPr>
        <w:t>.</w:t>
      </w:r>
    </w:p>
    <w:p w14:paraId="04ECEF75"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r>
      <w:r>
        <w:rPr>
          <w:color w:val="000000"/>
          <w:u w:val="single"/>
        </w:rPr>
        <w:t>Use of a Regulated Marijuana Transporter</w:t>
      </w:r>
      <w:r>
        <w:rPr>
          <w:color w:val="000000"/>
        </w:rPr>
        <w:t>. In addition to subparagraph (H)(1)(a), Licensees shall also follow the requirements of this subparagraph (H)(1)(b) when a Licensee utilizes the services of a Regulated Marijuana Transporter.</w:t>
      </w:r>
    </w:p>
    <w:p w14:paraId="45A6F39C"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 xml:space="preserve">A Regulated Marijuana </w:t>
      </w:r>
      <w:sdt>
        <w:sdtPr>
          <w:tag w:val="goog_rdk_183"/>
          <w:id w:val="-1381094521"/>
        </w:sdtPr>
        <w:sdtContent>
          <w:sdt>
            <w:sdtPr>
              <w:tag w:val="goog_rdk_184"/>
              <w:id w:val="-406930567"/>
            </w:sdtPr>
            <w:sdtContent>
              <w:ins w:id="1754" w:author="Author">
                <w:r w:rsidRPr="00AE6D80">
                  <w:rPr>
                    <w:rPrChange w:id="1755" w:author="Author">
                      <w:rPr>
                        <w:color w:val="000000"/>
                      </w:rPr>
                    </w:rPrChange>
                  </w:rPr>
                  <w:t>Transporter</w:t>
                </w:r>
              </w:ins>
            </w:sdtContent>
          </w:sdt>
          <w:ins w:id="1756" w:author="Author">
            <w:r>
              <w:rPr>
                <w:color w:val="000000"/>
              </w:rPr>
              <w:t xml:space="preserve"> </w:t>
            </w:r>
          </w:ins>
        </w:sdtContent>
      </w:sdt>
      <w:r>
        <w:rPr>
          <w:color w:val="000000"/>
        </w:rPr>
        <w:t>shall not alter the information of the final destination Licensee or Pesticide Manufacturer after the information has been entered on the Inventory Tracking System-generated transport manifest by the Licensee.</w:t>
      </w:r>
    </w:p>
    <w:p w14:paraId="156CFB42"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r>
      <w:r>
        <w:rPr>
          <w:color w:val="000000"/>
          <w:u w:val="single"/>
        </w:rPr>
        <w:t>Regulated Marijuana Vegetative Plants</w:t>
      </w:r>
      <w:r>
        <w:rPr>
          <w:color w:val="000000"/>
        </w:rPr>
        <w:t>.</w:t>
      </w:r>
    </w:p>
    <w:p w14:paraId="5A4C79EC"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Retail Marijuana Transporters are permitted to transport Retail Marijuana Vegetative plants on behalf of other Licensees due to a change of location approved by the Division pursuant to Rule 2-255, or a one-time Transfer pursuant to Rule 3-805. The Retail Marijuana Transporter shall transport the Retail Marijuana Vegetative </w:t>
      </w:r>
      <w:sdt>
        <w:sdtPr>
          <w:tag w:val="goog_rdk_185"/>
          <w:id w:val="1280750822"/>
        </w:sdtPr>
        <w:sdtContent>
          <w:del w:id="1757" w:author="Author">
            <w:r>
              <w:rPr>
                <w:color w:val="000000"/>
              </w:rPr>
              <w:delText>P</w:delText>
            </w:r>
          </w:del>
        </w:sdtContent>
      </w:sdt>
      <w:sdt>
        <w:sdtPr>
          <w:tag w:val="goog_rdk_186"/>
          <w:id w:val="13259665"/>
        </w:sdtPr>
        <w:sdtContent>
          <w:sdt>
            <w:sdtPr>
              <w:tag w:val="goog_rdk_187"/>
              <w:id w:val="230195566"/>
            </w:sdtPr>
            <w:sdtContent>
              <w:ins w:id="1758" w:author="Author">
                <w:r w:rsidRPr="00AE6D80">
                  <w:rPr>
                    <w:rPrChange w:id="1759" w:author="Author">
                      <w:rPr>
                        <w:color w:val="000000"/>
                      </w:rPr>
                    </w:rPrChange>
                  </w:rPr>
                  <w:t>p</w:t>
                </w:r>
              </w:ins>
            </w:sdtContent>
          </w:sdt>
        </w:sdtContent>
      </w:sdt>
      <w:r>
        <w:rPr>
          <w:color w:val="000000"/>
        </w:rPr>
        <w:t>lants directly from the originating Licensed Premises to the final destination Licensed Premises.</w:t>
      </w:r>
    </w:p>
    <w:p w14:paraId="6527B0FF"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I.</w:t>
      </w:r>
      <w:r>
        <w:rPr>
          <w:color w:val="000000"/>
        </w:rPr>
        <w:tab/>
      </w:r>
      <w:r>
        <w:rPr>
          <w:color w:val="000000"/>
          <w:u w:val="single"/>
        </w:rPr>
        <w:t>Inventory Tracking</w:t>
      </w:r>
      <w:r>
        <w:rPr>
          <w:color w:val="000000"/>
        </w:rPr>
        <w:t xml:space="preserve">. In addition to all the other tracking requirements set forth in these rules, a Regulated Marijuana Business shall be responsible for all the procedures associated with the tracking of inventory that is transported between Licensed Premises. </w:t>
      </w:r>
      <w:r>
        <w:rPr>
          <w:i/>
          <w:iCs/>
          <w:color w:val="000000"/>
        </w:rPr>
        <w:t>See</w:t>
      </w:r>
      <w:r>
        <w:rPr>
          <w:color w:val="000000"/>
        </w:rPr>
        <w:t xml:space="preserve"> Rule 3-905 – Business Records Required.</w:t>
      </w:r>
    </w:p>
    <w:p w14:paraId="3EBE15FB"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Responsibilities of Originating Licensee</w:t>
      </w:r>
      <w:r>
        <w:rPr>
          <w:color w:val="000000"/>
        </w:rPr>
        <w:t>.</w:t>
      </w:r>
    </w:p>
    <w:p w14:paraId="1D5E14E1"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Pr>
          <w:color w:val="000000"/>
          <w:u w:val="single"/>
        </w:rPr>
        <w:t>Regulated Marijuana</w:t>
      </w:r>
      <w:r>
        <w:rPr>
          <w:color w:val="000000"/>
        </w:rPr>
        <w:t xml:space="preserve">. Prior to departure, the originating Regulated Marijuana Business shall adjust its records to reflect the removal of Regulated Marijuana. The scale used to weigh product to be transported shall be tested and approved in accordance with measurement standards established in </w:t>
      </w:r>
      <w:sdt>
        <w:sdtPr>
          <w:tag w:val="goog_rdk_188"/>
          <w:id w:val="-159261208"/>
        </w:sdtPr>
        <w:sdtContent>
          <w:ins w:id="1760" w:author="Author">
            <w:r>
              <w:rPr>
                <w:color w:val="000000"/>
              </w:rPr>
              <w:t xml:space="preserve">section </w:t>
            </w:r>
          </w:ins>
        </w:sdtContent>
      </w:sdt>
      <w:r>
        <w:rPr>
          <w:color w:val="000000"/>
        </w:rPr>
        <w:t>35-14-127, C.R.S. Entries to the records shall note the Inventory Tracking System-generated transport manifest and shall be easily reconciled, by product name and quantity, with the applicable transport manifest.</w:t>
      </w:r>
    </w:p>
    <w:p w14:paraId="4F5E782D"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Responsibilities of Recipient Licensee</w:t>
      </w:r>
      <w:r>
        <w:rPr>
          <w:color w:val="000000"/>
        </w:rPr>
        <w:t>.</w:t>
      </w:r>
    </w:p>
    <w:p w14:paraId="76353B33"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Pr>
          <w:color w:val="000000"/>
          <w:u w:val="single"/>
        </w:rPr>
        <w:t>Regulated Marijuana</w:t>
      </w:r>
      <w:r>
        <w:rPr>
          <w:color w:val="000000"/>
        </w:rPr>
        <w:t xml:space="preserve">. Upon receipt, the receiving Licensee shall adjust its Inventory Tracking System and records to reflect the receipt of inventory and any discrepancies in the Transferred amount before the end of the business day. The scale used to </w:t>
      </w:r>
      <w:r>
        <w:rPr>
          <w:color w:val="000000"/>
        </w:rPr>
        <w:lastRenderedPageBreak/>
        <w:t xml:space="preserve">weigh product being received shall be tested and approved in accordance with measurement standards established in </w:t>
      </w:r>
      <w:sdt>
        <w:sdtPr>
          <w:tag w:val="goog_rdk_189"/>
          <w:id w:val="-732875104"/>
        </w:sdtPr>
        <w:sdtContent>
          <w:ins w:id="1761" w:author="Author">
            <w:r>
              <w:rPr>
                <w:color w:val="000000"/>
              </w:rPr>
              <w:t xml:space="preserve">section </w:t>
            </w:r>
          </w:ins>
        </w:sdtContent>
      </w:sdt>
      <w:r>
        <w:rPr>
          <w:color w:val="000000"/>
        </w:rPr>
        <w:t>35-14-127, C.R.S. Entries to the inventory records shall note the Inventory Tracking System-generated transport manifest and shall be easily reconciled, by product name and quantity, with the applicable transport manifest. Regulated Marijuana Transporters shall comply with all requirements of this subparagraph (I)(2)(a) except that they are not required to weigh Regulated Marijuana.</w:t>
      </w:r>
    </w:p>
    <w:p w14:paraId="1F727A1B" w14:textId="77777777" w:rsidR="002204B3" w:rsidRDefault="002204B3" w:rsidP="002204B3">
      <w:pPr>
        <w:pStyle w:val="Heading4"/>
      </w:pPr>
      <w:r>
        <w:t>Basis and Purpose – 3-615</w:t>
      </w:r>
    </w:p>
    <w:p w14:paraId="05C31123" w14:textId="77777777" w:rsidR="002204B3" w:rsidRDefault="002204B3" w:rsidP="002204B3">
      <w:pPr>
        <w:tabs>
          <w:tab w:val="left" w:pos="720"/>
          <w:tab w:val="left" w:pos="1440"/>
        </w:tabs>
      </w:pPr>
      <w:r>
        <w:t>The statutory authority for this rule includes but is not limited to sections 44-10-202(1), 44-10-203(1)(c), 44-10-203(1)(k), 44-10-203(2)(h), 44-10-203(2)(n), 44-10-203(2)(dd), C.R.S. The purpose of this rule is to provide requirements for a Regulated Marijuana Store or Regulated Marijuana Transporter to apply for and conduct deliveries to private residences pursuant to a delivery permit. This rule provides application and renewal requirements for a delivery permit. Additionally, the rule describes requirements for responsible vendor training, requirements for use of the inventory tracking system, Delivery Motor Vehicles requirements including security, requirements for delivery orders, requirements prior to completing a delivery to a patient or consumer at a private residence and requirements for maintaining the confidentiality of all patient and customer information.</w:t>
      </w:r>
    </w:p>
    <w:p w14:paraId="27752F74" w14:textId="77777777" w:rsidR="002204B3" w:rsidRDefault="002204B3" w:rsidP="002204B3">
      <w:pPr>
        <w:pStyle w:val="Heading4"/>
      </w:pPr>
      <w:r>
        <w:t>3-615 – Regulated Marijuana Delivery Permits</w:t>
      </w:r>
    </w:p>
    <w:p w14:paraId="01BDC37E"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Inventory Tracking System Required</w:t>
      </w:r>
      <w:r>
        <w:rPr>
          <w:color w:val="000000"/>
        </w:rPr>
        <w:t xml:space="preserve">. A Regulated Marijuana Business possessing a valid delivery permit must use the </w:t>
      </w:r>
      <w:sdt>
        <w:sdtPr>
          <w:tag w:val="goog_rdk_190"/>
          <w:id w:val="-837320465"/>
        </w:sdtPr>
        <w:sdtContent>
          <w:del w:id="1762" w:author="Author">
            <w:r>
              <w:rPr>
                <w:color w:val="000000"/>
              </w:rPr>
              <w:delText>i</w:delText>
            </w:r>
          </w:del>
        </w:sdtContent>
      </w:sdt>
      <w:sdt>
        <w:sdtPr>
          <w:tag w:val="goog_rdk_191"/>
          <w:id w:val="1582236105"/>
        </w:sdtPr>
        <w:sdtContent>
          <w:sdt>
            <w:sdtPr>
              <w:tag w:val="goog_rdk_192"/>
              <w:id w:val="489433208"/>
            </w:sdtPr>
            <w:sdtContent>
              <w:ins w:id="1763" w:author="Author">
                <w:r w:rsidRPr="00AE6D80">
                  <w:rPr>
                    <w:rPrChange w:id="1764" w:author="Author">
                      <w:rPr>
                        <w:color w:val="000000"/>
                      </w:rPr>
                    </w:rPrChange>
                  </w:rPr>
                  <w:t>I</w:t>
                </w:r>
              </w:ins>
            </w:sdtContent>
          </w:sdt>
        </w:sdtContent>
      </w:sdt>
      <w:r>
        <w:rPr>
          <w:color w:val="000000"/>
        </w:rPr>
        <w:t xml:space="preserve">nventory </w:t>
      </w:r>
      <w:sdt>
        <w:sdtPr>
          <w:tag w:val="goog_rdk_193"/>
          <w:id w:val="495380320"/>
        </w:sdtPr>
        <w:sdtContent>
          <w:del w:id="1765" w:author="Author">
            <w:r>
              <w:rPr>
                <w:color w:val="000000"/>
              </w:rPr>
              <w:delText>t</w:delText>
            </w:r>
          </w:del>
        </w:sdtContent>
      </w:sdt>
      <w:sdt>
        <w:sdtPr>
          <w:tag w:val="goog_rdk_194"/>
          <w:id w:val="-2140271568"/>
        </w:sdtPr>
        <w:sdtContent>
          <w:sdt>
            <w:sdtPr>
              <w:tag w:val="goog_rdk_195"/>
              <w:id w:val="-1088138984"/>
            </w:sdtPr>
            <w:sdtContent>
              <w:ins w:id="1766" w:author="Author">
                <w:r w:rsidRPr="00AE6D80">
                  <w:rPr>
                    <w:rPrChange w:id="1767" w:author="Author">
                      <w:rPr>
                        <w:color w:val="000000"/>
                      </w:rPr>
                    </w:rPrChange>
                  </w:rPr>
                  <w:t>T</w:t>
                </w:r>
              </w:ins>
            </w:sdtContent>
          </w:sdt>
        </w:sdtContent>
      </w:sdt>
      <w:r>
        <w:rPr>
          <w:color w:val="000000"/>
        </w:rPr>
        <w:t xml:space="preserve">racking </w:t>
      </w:r>
      <w:sdt>
        <w:sdtPr>
          <w:tag w:val="goog_rdk_196"/>
          <w:id w:val="430613292"/>
        </w:sdtPr>
        <w:sdtContent>
          <w:del w:id="1768" w:author="Author">
            <w:r>
              <w:rPr>
                <w:color w:val="000000"/>
              </w:rPr>
              <w:delText>s</w:delText>
            </w:r>
          </w:del>
        </w:sdtContent>
      </w:sdt>
      <w:sdt>
        <w:sdtPr>
          <w:tag w:val="goog_rdk_197"/>
          <w:id w:val="-1138847664"/>
        </w:sdtPr>
        <w:sdtContent>
          <w:sdt>
            <w:sdtPr>
              <w:tag w:val="goog_rdk_198"/>
              <w:id w:val="-1701715964"/>
            </w:sdtPr>
            <w:sdtContent>
              <w:ins w:id="1769" w:author="Author">
                <w:r w:rsidRPr="00AE6D80">
                  <w:rPr>
                    <w:rPrChange w:id="1770" w:author="Author">
                      <w:rPr>
                        <w:color w:val="000000"/>
                      </w:rPr>
                    </w:rPrChange>
                  </w:rPr>
                  <w:t>S</w:t>
                </w:r>
              </w:ins>
            </w:sdtContent>
          </w:sdt>
        </w:sdtContent>
      </w:sdt>
      <w:r>
        <w:rPr>
          <w:color w:val="000000"/>
        </w:rPr>
        <w:t>ystem and transport manifests to track all Regulated Marijuana delivered to the intended patient or consumer. This includes the use of a transport manifest.</w:t>
      </w:r>
    </w:p>
    <w:p w14:paraId="68015BD6"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Delivery Motor Vehicle Requirements</w:t>
      </w:r>
      <w:r>
        <w:rPr>
          <w:color w:val="000000"/>
        </w:rPr>
        <w:t>.</w:t>
      </w:r>
    </w:p>
    <w:p w14:paraId="172D2140"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 xml:space="preserve">Any Delivery Motor Vehicle must be owned or leased by the Regulated Marijuana Store, Regulated Marijuana Transporter, or an Owner Licensee of the Regulated Marijuana Business that holds the delivery permit, must be registered in the </w:t>
      </w:r>
      <w:sdt>
        <w:sdtPr>
          <w:tag w:val="goog_rdk_199"/>
          <w:id w:val="-2095561133"/>
        </w:sdtPr>
        <w:sdtContent>
          <w:del w:id="1771" w:author="Author">
            <w:r>
              <w:rPr>
                <w:color w:val="000000"/>
              </w:rPr>
              <w:delText>S</w:delText>
            </w:r>
          </w:del>
        </w:sdtContent>
      </w:sdt>
      <w:sdt>
        <w:sdtPr>
          <w:tag w:val="goog_rdk_200"/>
          <w:id w:val="384943227"/>
        </w:sdtPr>
        <w:sdtContent>
          <w:ins w:id="1772" w:author="Author">
            <w:r>
              <w:rPr>
                <w:color w:val="000000"/>
              </w:rPr>
              <w:t>s</w:t>
            </w:r>
          </w:ins>
        </w:sdtContent>
      </w:sdt>
      <w:r>
        <w:rPr>
          <w:color w:val="000000"/>
        </w:rPr>
        <w:t>tate of Colorado, and must be insured.</w:t>
      </w:r>
    </w:p>
    <w:p w14:paraId="2AB16E7C"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 xml:space="preserve">A Delivery Motor Vehicle must not leave the </w:t>
      </w:r>
      <w:sdt>
        <w:sdtPr>
          <w:tag w:val="goog_rdk_201"/>
          <w:id w:val="-1642600122"/>
        </w:sdtPr>
        <w:sdtContent>
          <w:del w:id="1773" w:author="Author">
            <w:r>
              <w:rPr>
                <w:color w:val="000000"/>
              </w:rPr>
              <w:delText>S</w:delText>
            </w:r>
          </w:del>
        </w:sdtContent>
      </w:sdt>
      <w:sdt>
        <w:sdtPr>
          <w:tag w:val="goog_rdk_202"/>
          <w:id w:val="-703683989"/>
        </w:sdtPr>
        <w:sdtContent>
          <w:sdt>
            <w:sdtPr>
              <w:tag w:val="goog_rdk_203"/>
              <w:id w:val="-1849174283"/>
            </w:sdtPr>
            <w:sdtContent>
              <w:ins w:id="1774" w:author="Author">
                <w:r w:rsidRPr="00AE6D80">
                  <w:rPr>
                    <w:rPrChange w:id="1775" w:author="Author">
                      <w:rPr>
                        <w:color w:val="000000"/>
                      </w:rPr>
                    </w:rPrChange>
                  </w:rPr>
                  <w:t>s</w:t>
                </w:r>
              </w:ins>
            </w:sdtContent>
          </w:sdt>
        </w:sdtContent>
      </w:sdt>
      <w:r>
        <w:rPr>
          <w:color w:val="000000"/>
        </w:rPr>
        <w:t>tate of Colorado while any amount of Regulated Marijuana is in the Delivery Motor Vehicle.</w:t>
      </w:r>
    </w:p>
    <w:p w14:paraId="31AA75B9"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r>
      <w:r>
        <w:rPr>
          <w:color w:val="000000"/>
          <w:u w:val="single"/>
        </w:rPr>
        <w:t>Delivery Order Requirements</w:t>
      </w:r>
      <w:r>
        <w:rPr>
          <w:color w:val="000000"/>
        </w:rPr>
        <w:t>.</w:t>
      </w:r>
    </w:p>
    <w:p w14:paraId="7372F506"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A Regulated Marijuana Store that has a valid delivery permit may accept orders for delivery of Regulated Marijuana to patients who are at least 21 years of age, parents or guardians of patient</w:t>
      </w:r>
      <w:sdt>
        <w:sdtPr>
          <w:tag w:val="goog_rdk_204"/>
          <w:id w:val="1076731663"/>
        </w:sdtPr>
        <w:sdtContent>
          <w:ins w:id="1776" w:author="Author">
            <w:r>
              <w:rPr>
                <w:color w:val="000000"/>
              </w:rPr>
              <w:t>s</w:t>
            </w:r>
          </w:ins>
        </w:sdtContent>
      </w:sdt>
      <w:r>
        <w:rPr>
          <w:color w:val="000000"/>
        </w:rPr>
        <w:t xml:space="preserve"> under 18 years of age, or consumers who are at least 21 years of age at a private residence. Delivery orders to patients ages 18 to 20 are not permitted.</w:t>
      </w:r>
    </w:p>
    <w:p w14:paraId="43A79F4D" w14:textId="77777777" w:rsidR="002204B3" w:rsidRDefault="002204B3" w:rsidP="002204B3">
      <w:pPr>
        <w:pStyle w:val="Heading3"/>
      </w:pPr>
      <w:bookmarkStart w:id="1777" w:name="_heading=h.ob7186gzc5g" w:colFirst="0" w:colLast="0"/>
      <w:bookmarkEnd w:id="1777"/>
      <w:r>
        <w:lastRenderedPageBreak/>
        <w:t>3-800 Series – Inventory Tracking Requirements</w:t>
      </w:r>
    </w:p>
    <w:p w14:paraId="1097174E" w14:textId="77777777" w:rsidR="002204B3" w:rsidRDefault="002204B3" w:rsidP="002204B3">
      <w:pPr>
        <w:pStyle w:val="Heading4"/>
      </w:pPr>
      <w:r>
        <w:t>Basis and Purpose – 3-805</w:t>
      </w:r>
    </w:p>
    <w:p w14:paraId="0F65C602" w14:textId="77777777" w:rsidR="002204B3" w:rsidRDefault="002204B3" w:rsidP="002204B3">
      <w:pPr>
        <w:tabs>
          <w:tab w:val="left" w:pos="720"/>
          <w:tab w:val="left" w:pos="1440"/>
        </w:tabs>
      </w:pPr>
      <w:r>
        <w:t>The statutory authority for this rule includes but is not limited to sections, 44-10-201(1), 44-10-202(1)(a), 44-10-203(1)(c), 44-10-203(1)(k), 44-10-203(2)(h), 44-10-501(1)(b), 44-10-502(2), 44-10-503(1)(b), 44-10-505(3), 44-10-601(1)(d), 44-10-602(3), 44-10-603(1)(b), 44-10-605(3), and 44-10-610(3)(a), C.R.S. The purpose of this rule is to establish a system that will allow the State Licensing Authority and the industry to jointly track Regulated Marijuana from Genetic Material stage until the Regulated Marijuana is sold to a patient or consumer, or destroyed.</w:t>
      </w:r>
    </w:p>
    <w:p w14:paraId="4E69F6D2" w14:textId="77777777" w:rsidR="002204B3" w:rsidRDefault="002204B3" w:rsidP="002204B3">
      <w:pPr>
        <w:tabs>
          <w:tab w:val="left" w:pos="720"/>
          <w:tab w:val="left" w:pos="1440"/>
        </w:tabs>
      </w:pPr>
      <w:r>
        <w:t>The Inventory Tracking System is a web-based tool coupled with RFID technology that allows both the Inventory Tracking System User and the State Licensing Authority the ability to identify and account for all Regulated Marijuana. Through the use of RFID technology, a Regulated Marijuana Cultivation Facility will tag either the seed or Immature Plant with an individualized number, which will follow the Regulated Marijuana through all phases of production and final sale to a patient or consumer. This will allow the State Licensing Authority and the Inventory Tracking System User the ability to monitor and track Regulated Marijuana inventory. The Inventory Tracking System will also provide a platform for the State Licensing Authority to exchange information and provide compliance notifications to the industry.</w:t>
      </w:r>
    </w:p>
    <w:p w14:paraId="522EA3B0" w14:textId="77777777" w:rsidR="002204B3" w:rsidRDefault="002204B3" w:rsidP="002204B3">
      <w:pPr>
        <w:tabs>
          <w:tab w:val="left" w:pos="720"/>
          <w:tab w:val="left" w:pos="1440"/>
        </w:tabs>
      </w:pPr>
      <w:r>
        <w:t>The State Licensing Authority finds it essential to regulate, monitor, and track all Regulated Marijuana to eliminate diversion, inside and outside of the state, and to ensure that all marijuana grown, processed, sold, and disposed of in the Regulated Marijuana market is transparently accounted for.</w:t>
      </w:r>
    </w:p>
    <w:p w14:paraId="624A8920" w14:textId="77777777" w:rsidR="002204B3" w:rsidRDefault="002204B3" w:rsidP="002204B3">
      <w:pPr>
        <w:tabs>
          <w:tab w:val="left" w:pos="720"/>
          <w:tab w:val="left" w:pos="1440"/>
        </w:tabs>
      </w:pPr>
      <w:bookmarkStart w:id="1778" w:name="_heading=h.1zcp58dlsnn" w:colFirst="0" w:colLast="0"/>
      <w:bookmarkEnd w:id="1778"/>
      <w:r>
        <w:t>The State Licensing Authority will engage the industry and provide training opportunities and continue to evaluate the Inventory Tracking System to promote an effective means for this industry to account for and monitor its Regulated Marijuana inventory, which may include reevaluating the benefits of and alternatives to certain aspects of the current Inventory Tracking System such as RFID technology requirements. This Rule 3-805 was previously Rules M and R 309, 1 CCR 212-1 and 1 CCR 212-2.</w:t>
      </w:r>
    </w:p>
    <w:p w14:paraId="607B89EF" w14:textId="77777777" w:rsidR="002204B3" w:rsidRDefault="002204B3" w:rsidP="002204B3">
      <w:pPr>
        <w:pStyle w:val="Heading4"/>
      </w:pPr>
      <w:r>
        <w:t>3-805 – Regulated Marijuana Businesses: Inventory Tracking System</w:t>
      </w:r>
    </w:p>
    <w:p w14:paraId="04390E73"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General Inventory Tracking System Use</w:t>
      </w:r>
      <w:r>
        <w:rPr>
          <w:color w:val="000000"/>
        </w:rPr>
        <w:t>.</w:t>
      </w:r>
    </w:p>
    <w:p w14:paraId="206F1DBC"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Inventory Tracking System Trained Administrator and User Accounts – Security and Record</w:t>
      </w:r>
      <w:r>
        <w:rPr>
          <w:color w:val="000000"/>
        </w:rPr>
        <w:t>.</w:t>
      </w:r>
    </w:p>
    <w:p w14:paraId="61D48804"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 Regulated Marijuana Business shall maintain an accurate and complete list of all Inventory Tracking System Trained Administrators and Inventory Tracking System Users for each Licensed Premises. A Regulated Marijuana Business shall update this list when a new Inventory Tracking System User is trained. A Regulated Marijuana Business must train and authorize any new </w:t>
      </w:r>
      <w:r>
        <w:rPr>
          <w:color w:val="000000"/>
        </w:rPr>
        <w:lastRenderedPageBreak/>
        <w:t xml:space="preserve">Inventory Tracking System Users before those Owners or employees may access </w:t>
      </w:r>
      <w:sdt>
        <w:sdtPr>
          <w:tag w:val="goog_rdk_205"/>
          <w:id w:val="-1142969625"/>
        </w:sdtPr>
        <w:sdtContent>
          <w:ins w:id="1779" w:author="Author">
            <w:r>
              <w:rPr>
                <w:color w:val="000000"/>
              </w:rPr>
              <w:t xml:space="preserve">the </w:t>
            </w:r>
          </w:ins>
        </w:sdtContent>
      </w:sdt>
      <w:r>
        <w:rPr>
          <w:color w:val="000000"/>
        </w:rPr>
        <w:t>Inventory Tracking System or input, modify, or delete any information in the Inventory Tracking System.</w:t>
      </w:r>
    </w:p>
    <w:p w14:paraId="1531F00A" w14:textId="4B7F43D9" w:rsidR="002204B3" w:rsidRPr="00AE6D80" w:rsidRDefault="002204B3" w:rsidP="002204B3">
      <w:pPr>
        <w:pBdr>
          <w:top w:val="nil"/>
          <w:left w:val="nil"/>
          <w:bottom w:val="nil"/>
          <w:right w:val="nil"/>
          <w:between w:val="nil"/>
        </w:pBdr>
        <w:tabs>
          <w:tab w:val="left" w:pos="720"/>
          <w:tab w:val="left" w:pos="1440"/>
          <w:tab w:val="left" w:pos="2160"/>
        </w:tabs>
        <w:ind w:left="1440" w:hanging="720"/>
        <w:rPr>
          <w:ins w:id="1780" w:author="Author"/>
          <w:rPrChange w:id="1781" w:author="Author">
            <w:rPr>
              <w:ins w:id="1782" w:author="Author"/>
              <w:color w:val="000000"/>
            </w:rPr>
          </w:rPrChange>
        </w:rPr>
      </w:pPr>
      <w:ins w:id="1783" w:author="Author">
        <w:r w:rsidRPr="00AE6D80">
          <w:rPr>
            <w:rPrChange w:id="1784" w:author="Author">
              <w:rPr>
                <w:color w:val="000000"/>
              </w:rPr>
            </w:rPrChange>
          </w:rPr>
          <w:t>6.</w:t>
        </w:r>
        <w:r w:rsidRPr="00AE6D80">
          <w:rPr>
            <w:rPrChange w:id="1785" w:author="Author">
              <w:rPr>
                <w:color w:val="000000"/>
              </w:rPr>
            </w:rPrChange>
          </w:rPr>
          <w:tab/>
        </w:r>
        <w:r>
          <w:rPr>
            <w:u w:val="single"/>
          </w:rPr>
          <w:t>When</w:t>
        </w:r>
        <w:r w:rsidRPr="00AE6D80">
          <w:rPr>
            <w:u w:val="single"/>
            <w:rPrChange w:id="1786" w:author="Author">
              <w:rPr>
                <w:color w:val="000000"/>
              </w:rPr>
            </w:rPrChange>
          </w:rPr>
          <w:t xml:space="preserve"> a Production Batch Must be Created in the Inventory Tracking System</w:t>
        </w:r>
        <w:r w:rsidRPr="00AE6D80">
          <w:rPr>
            <w:rPrChange w:id="1787" w:author="Author">
              <w:rPr>
                <w:color w:val="000000"/>
              </w:rPr>
            </w:rPrChange>
          </w:rPr>
          <w:t>. A Licensee shall create a Production Batch in the Inventory Tracking System pursuant to these Rules. For example, a Licensee is required to create a Production Batch when:</w:t>
        </w:r>
      </w:ins>
    </w:p>
    <w:p w14:paraId="37D27F48" w14:textId="1E995C7E" w:rsidR="002204B3" w:rsidRPr="00AE6D80" w:rsidRDefault="002204B3" w:rsidP="002204B3">
      <w:pPr>
        <w:pBdr>
          <w:top w:val="nil"/>
          <w:left w:val="nil"/>
          <w:bottom w:val="nil"/>
          <w:right w:val="nil"/>
          <w:between w:val="nil"/>
        </w:pBdr>
        <w:tabs>
          <w:tab w:val="left" w:pos="720"/>
          <w:tab w:val="left" w:pos="1440"/>
          <w:tab w:val="left" w:pos="2160"/>
        </w:tabs>
        <w:ind w:left="2160" w:hanging="720"/>
        <w:rPr>
          <w:ins w:id="1788" w:author="Author"/>
          <w:rPrChange w:id="1789" w:author="Author">
            <w:rPr>
              <w:ins w:id="1790" w:author="Author"/>
              <w:color w:val="000000"/>
            </w:rPr>
          </w:rPrChange>
        </w:rPr>
      </w:pPr>
      <w:ins w:id="1791" w:author="Author">
        <w:r w:rsidRPr="00AE6D80">
          <w:rPr>
            <w:rPrChange w:id="1792" w:author="Author">
              <w:rPr>
                <w:color w:val="000000"/>
              </w:rPr>
            </w:rPrChange>
          </w:rPr>
          <w:t>a.</w:t>
        </w:r>
        <w:r w:rsidRPr="00AE6D80">
          <w:rPr>
            <w:rPrChange w:id="1793" w:author="Author">
              <w:rPr>
                <w:color w:val="000000"/>
              </w:rPr>
            </w:rPrChange>
          </w:rPr>
          <w:tab/>
          <w:t>Regulated Marijuana changes form chemically or physically;</w:t>
        </w:r>
      </w:ins>
    </w:p>
    <w:p w14:paraId="2169CA38" w14:textId="5D2CA048" w:rsidR="002204B3" w:rsidRPr="00AE6D80" w:rsidRDefault="002204B3" w:rsidP="002204B3">
      <w:pPr>
        <w:pBdr>
          <w:top w:val="nil"/>
          <w:left w:val="nil"/>
          <w:bottom w:val="nil"/>
          <w:right w:val="nil"/>
          <w:between w:val="nil"/>
        </w:pBdr>
        <w:tabs>
          <w:tab w:val="left" w:pos="720"/>
          <w:tab w:val="left" w:pos="1440"/>
          <w:tab w:val="left" w:pos="2160"/>
        </w:tabs>
        <w:ind w:left="2160" w:hanging="720"/>
        <w:rPr>
          <w:ins w:id="1794" w:author="Author"/>
          <w:rPrChange w:id="1795" w:author="Author">
            <w:rPr>
              <w:ins w:id="1796" w:author="Author"/>
              <w:color w:val="000000"/>
            </w:rPr>
          </w:rPrChange>
        </w:rPr>
      </w:pPr>
      <w:ins w:id="1797" w:author="Author">
        <w:r w:rsidRPr="00AE6D80">
          <w:rPr>
            <w:rPrChange w:id="1798" w:author="Author">
              <w:rPr>
                <w:color w:val="000000"/>
              </w:rPr>
            </w:rPrChange>
          </w:rPr>
          <w:t>b.</w:t>
        </w:r>
        <w:r w:rsidRPr="00AE6D80">
          <w:rPr>
            <w:rPrChange w:id="1799" w:author="Author">
              <w:rPr>
                <w:color w:val="000000"/>
              </w:rPr>
            </w:rPrChange>
          </w:rPr>
          <w:tab/>
          <w:t>Regulated Marijuana changes product type, such as flower extracted into concentrate or when bulk concentrate is manufactured into a Vaporizer Delivery Device;</w:t>
        </w:r>
      </w:ins>
    </w:p>
    <w:p w14:paraId="727F90BF" w14:textId="025244FE" w:rsidR="002204B3" w:rsidRPr="00AE6D80" w:rsidRDefault="002204B3" w:rsidP="002204B3">
      <w:pPr>
        <w:pBdr>
          <w:top w:val="nil"/>
          <w:left w:val="nil"/>
          <w:bottom w:val="nil"/>
          <w:right w:val="nil"/>
          <w:between w:val="nil"/>
        </w:pBdr>
        <w:tabs>
          <w:tab w:val="left" w:pos="720"/>
          <w:tab w:val="left" w:pos="1440"/>
          <w:tab w:val="left" w:pos="2160"/>
        </w:tabs>
        <w:ind w:left="2160" w:hanging="720"/>
        <w:rPr>
          <w:ins w:id="1800" w:author="Author"/>
          <w:rPrChange w:id="1801" w:author="Author">
            <w:rPr>
              <w:ins w:id="1802" w:author="Author"/>
              <w:color w:val="000000"/>
            </w:rPr>
          </w:rPrChange>
        </w:rPr>
      </w:pPr>
      <w:ins w:id="1803" w:author="Author">
        <w:r w:rsidRPr="00AE6D80">
          <w:rPr>
            <w:rPrChange w:id="1804" w:author="Author">
              <w:rPr>
                <w:color w:val="000000"/>
              </w:rPr>
            </w:rPrChange>
          </w:rPr>
          <w:t>c.</w:t>
        </w:r>
        <w:r w:rsidRPr="00AE6D80">
          <w:rPr>
            <w:rPrChange w:id="1805" w:author="Author">
              <w:rPr>
                <w:color w:val="000000"/>
              </w:rPr>
            </w:rPrChange>
          </w:rPr>
          <w:tab/>
          <w:t>Multiple Regulated Marijuana categories are combined, such as the creation of an infused pre-roll; and</w:t>
        </w:r>
      </w:ins>
    </w:p>
    <w:p w14:paraId="22E0D764" w14:textId="7C102B05" w:rsidR="002204B3" w:rsidRPr="00AE6D80" w:rsidRDefault="002204B3" w:rsidP="002204B3">
      <w:pPr>
        <w:pBdr>
          <w:top w:val="nil"/>
          <w:left w:val="nil"/>
          <w:bottom w:val="nil"/>
          <w:right w:val="nil"/>
          <w:between w:val="nil"/>
        </w:pBdr>
        <w:tabs>
          <w:tab w:val="left" w:pos="720"/>
          <w:tab w:val="left" w:pos="1440"/>
          <w:tab w:val="left" w:pos="2160"/>
        </w:tabs>
        <w:ind w:left="2160" w:hanging="720"/>
        <w:rPr>
          <w:rPrChange w:id="1806" w:author="Author">
            <w:rPr>
              <w:color w:val="000000"/>
            </w:rPr>
          </w:rPrChange>
        </w:rPr>
      </w:pPr>
      <w:ins w:id="1807" w:author="Author">
        <w:r w:rsidRPr="00AE6D80">
          <w:rPr>
            <w:rPrChange w:id="1808" w:author="Author">
              <w:rPr>
                <w:color w:val="000000"/>
              </w:rPr>
            </w:rPrChange>
          </w:rPr>
          <w:t>d.</w:t>
        </w:r>
        <w:r w:rsidRPr="00AE6D80">
          <w:rPr>
            <w:rPrChange w:id="1809" w:author="Author">
              <w:rPr>
                <w:color w:val="000000"/>
              </w:rPr>
            </w:rPrChange>
          </w:rPr>
          <w:tab/>
          <w:t>Non-marijuana ingredients (such as additives, lipids, flavorings, or terpenes) are added.</w:t>
        </w:r>
      </w:ins>
    </w:p>
    <w:p w14:paraId="7542C8A8" w14:textId="77777777" w:rsidR="002204B3" w:rsidRDefault="002204B3" w:rsidP="002204B3">
      <w:pPr>
        <w:pStyle w:val="Heading3"/>
      </w:pPr>
      <w:r>
        <w:t>3-900 Series – Business Records</w:t>
      </w:r>
    </w:p>
    <w:p w14:paraId="1E18B8B0" w14:textId="77777777" w:rsidR="002204B3" w:rsidRDefault="002204B3" w:rsidP="002204B3">
      <w:pPr>
        <w:pStyle w:val="Heading4"/>
      </w:pPr>
      <w:bookmarkStart w:id="1810" w:name="_heading=h.stpgemenephx" w:colFirst="0" w:colLast="0"/>
      <w:bookmarkEnd w:id="1810"/>
      <w:r>
        <w:t>Basis and Purpose – 3-905</w:t>
      </w:r>
    </w:p>
    <w:p w14:paraId="357201E5" w14:textId="77777777" w:rsidR="002204B3" w:rsidRDefault="002204B3" w:rsidP="002204B3">
      <w:pPr>
        <w:tabs>
          <w:tab w:val="left" w:pos="720"/>
          <w:tab w:val="left" w:pos="1440"/>
        </w:tabs>
      </w:pPr>
      <w:bookmarkStart w:id="1811" w:name="_heading=h.9va2x4qj4wke" w:colFirst="0" w:colLast="0"/>
      <w:bookmarkEnd w:id="1811"/>
      <w:r>
        <w:t>The statutory authority for this rule includes but is not limited to sections 44-10-202(1)(c), 44-10-203(1)(c), 44-10-203(1)(k), 44-10-301, and 44-10-1001(1), (3), and (4), C.R.S. This rule explains what business records a Licensee must maintain and clarifies that such records must be made available to the Division on demand. This Rule 3-905 was previously Rules M and R 901, 1 CCR 212-1 and 1 CCR 212-2.</w:t>
      </w:r>
    </w:p>
    <w:p w14:paraId="71BF6C61" w14:textId="77777777" w:rsidR="002204B3" w:rsidRDefault="002204B3" w:rsidP="002204B3">
      <w:pPr>
        <w:pStyle w:val="Heading4"/>
      </w:pPr>
      <w:r>
        <w:t>3-905 – Business Records Required</w:t>
      </w:r>
    </w:p>
    <w:p w14:paraId="57ADBC4C"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General Requirements</w:t>
      </w:r>
      <w:r>
        <w:rPr>
          <w:color w:val="000000"/>
        </w:rPr>
        <w:t>.</w:t>
      </w:r>
    </w:p>
    <w:p w14:paraId="6ECC68CE"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Location of Required Records</w:t>
      </w:r>
    </w:p>
    <w:p w14:paraId="32DD8FF6"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Pr>
          <w:color w:val="000000"/>
          <w:u w:val="single"/>
        </w:rPr>
        <w:t xml:space="preserve">On </w:t>
      </w:r>
      <w:sdt>
        <w:sdtPr>
          <w:tag w:val="goog_rdk_251"/>
          <w:id w:val="-789469677"/>
        </w:sdtPr>
        <w:sdtContent>
          <w:del w:id="1812" w:author="Author">
            <w:r>
              <w:rPr>
                <w:color w:val="000000"/>
                <w:u w:val="single"/>
              </w:rPr>
              <w:delText>p</w:delText>
            </w:r>
          </w:del>
        </w:sdtContent>
      </w:sdt>
      <w:sdt>
        <w:sdtPr>
          <w:tag w:val="goog_rdk_252"/>
          <w:id w:val="-1413029693"/>
        </w:sdtPr>
        <w:sdtContent>
          <w:ins w:id="1813" w:author="Author">
            <w:r>
              <w:rPr>
                <w:color w:val="000000"/>
                <w:u w:val="single"/>
              </w:rPr>
              <w:t>P</w:t>
            </w:r>
          </w:ins>
        </w:sdtContent>
      </w:sdt>
      <w:r>
        <w:rPr>
          <w:color w:val="000000"/>
          <w:u w:val="single"/>
        </w:rPr>
        <w:t xml:space="preserve">remises </w:t>
      </w:r>
      <w:sdt>
        <w:sdtPr>
          <w:tag w:val="goog_rdk_253"/>
          <w:id w:val="-281176903"/>
        </w:sdtPr>
        <w:sdtContent>
          <w:del w:id="1814" w:author="Author">
            <w:r>
              <w:rPr>
                <w:color w:val="000000"/>
                <w:u w:val="single"/>
              </w:rPr>
              <w:delText>r</w:delText>
            </w:r>
          </w:del>
        </w:sdtContent>
      </w:sdt>
      <w:sdt>
        <w:sdtPr>
          <w:tag w:val="goog_rdk_254"/>
          <w:id w:val="1910944638"/>
        </w:sdtPr>
        <w:sdtContent>
          <w:ins w:id="1815" w:author="Author">
            <w:r>
              <w:rPr>
                <w:color w:val="000000"/>
                <w:u w:val="single"/>
              </w:rPr>
              <w:t>R</w:t>
            </w:r>
          </w:ins>
        </w:sdtContent>
      </w:sdt>
      <w:r>
        <w:rPr>
          <w:color w:val="000000"/>
          <w:u w:val="single"/>
        </w:rPr>
        <w:t>ecords</w:t>
      </w:r>
      <w:r>
        <w:rPr>
          <w:color w:val="000000"/>
        </w:rPr>
        <w:t>: The Regulated Marijuana Business’s books and records for the preceding six months (or complete copies of such records) must be maintained on the Licensed Premises at all times, except that tax documents required by subparagraph (B.5)(1) of this Rule are not required to be maintained on the Licensed Premises. Electronic records that are accessible from, but not physically located at, a Licensee’s Licensed Premises may also satisfy the requirements of this Rule 3-905.</w:t>
      </w:r>
    </w:p>
    <w:p w14:paraId="78E8A435"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b.</w:t>
      </w:r>
      <w:r>
        <w:rPr>
          <w:color w:val="000000"/>
        </w:rPr>
        <w:tab/>
      </w:r>
      <w:r>
        <w:rPr>
          <w:color w:val="000000"/>
          <w:u w:val="single"/>
        </w:rPr>
        <w:t xml:space="preserve">On- or </w:t>
      </w:r>
      <w:sdt>
        <w:sdtPr>
          <w:tag w:val="goog_rdk_255"/>
          <w:id w:val="-312494281"/>
        </w:sdtPr>
        <w:sdtContent>
          <w:del w:id="1816" w:author="Author">
            <w:r>
              <w:rPr>
                <w:color w:val="000000"/>
                <w:u w:val="single"/>
              </w:rPr>
              <w:delText>o</w:delText>
            </w:r>
          </w:del>
        </w:sdtContent>
      </w:sdt>
      <w:sdt>
        <w:sdtPr>
          <w:tag w:val="goog_rdk_256"/>
          <w:id w:val="165611187"/>
        </w:sdtPr>
        <w:sdtContent>
          <w:sdt>
            <w:sdtPr>
              <w:tag w:val="goog_rdk_257"/>
              <w:id w:val="-964423799"/>
            </w:sdtPr>
            <w:sdtContent>
              <w:ins w:id="1817" w:author="Author">
                <w:r w:rsidRPr="00AE6D80">
                  <w:rPr>
                    <w:u w:val="single"/>
                    <w:rPrChange w:id="1818" w:author="Author">
                      <w:rPr>
                        <w:color w:val="000000"/>
                        <w:u w:val="single"/>
                      </w:rPr>
                    </w:rPrChange>
                  </w:rPr>
                  <w:t>O</w:t>
                </w:r>
              </w:ins>
            </w:sdtContent>
          </w:sdt>
        </w:sdtContent>
      </w:sdt>
      <w:r>
        <w:rPr>
          <w:color w:val="000000"/>
          <w:u w:val="single"/>
        </w:rPr>
        <w:t xml:space="preserve">ff-premises </w:t>
      </w:r>
      <w:sdt>
        <w:sdtPr>
          <w:tag w:val="goog_rdk_258"/>
          <w:id w:val="-170651105"/>
        </w:sdtPr>
        <w:sdtContent>
          <w:del w:id="1819" w:author="Author">
            <w:r>
              <w:rPr>
                <w:color w:val="000000"/>
                <w:u w:val="single"/>
              </w:rPr>
              <w:delText>r</w:delText>
            </w:r>
          </w:del>
        </w:sdtContent>
      </w:sdt>
      <w:sdt>
        <w:sdtPr>
          <w:tag w:val="goog_rdk_259"/>
          <w:id w:val="226280972"/>
        </w:sdtPr>
        <w:sdtContent>
          <w:sdt>
            <w:sdtPr>
              <w:tag w:val="goog_rdk_260"/>
              <w:id w:val="-1996481544"/>
            </w:sdtPr>
            <w:sdtContent>
              <w:ins w:id="1820" w:author="Author">
                <w:r w:rsidRPr="00AE6D80">
                  <w:rPr>
                    <w:u w:val="single"/>
                    <w:rPrChange w:id="1821" w:author="Author">
                      <w:rPr>
                        <w:color w:val="000000"/>
                        <w:u w:val="single"/>
                      </w:rPr>
                    </w:rPrChange>
                  </w:rPr>
                  <w:t>R</w:t>
                </w:r>
              </w:ins>
            </w:sdtContent>
          </w:sdt>
        </w:sdtContent>
      </w:sdt>
      <w:r>
        <w:rPr>
          <w:color w:val="000000"/>
          <w:u w:val="single"/>
        </w:rPr>
        <w:t>ecords</w:t>
      </w:r>
      <w:r>
        <w:rPr>
          <w:color w:val="000000"/>
        </w:rPr>
        <w:t>: Books and records associated with older periods, or tax documents required by subparagraph (B.5)(1) of this Rule, may be archived on or off of the Licensed Premises.</w:t>
      </w:r>
    </w:p>
    <w:p w14:paraId="5911F052"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B.5.</w:t>
      </w:r>
      <w:r>
        <w:rPr>
          <w:color w:val="000000"/>
        </w:rPr>
        <w:tab/>
        <w:t>Each Regulated Marijuana Business shall retain the following records for the current year and three immediate prior tax years:</w:t>
      </w:r>
    </w:p>
    <w:p w14:paraId="793932FA"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 xml:space="preserve">Cleaning records and </w:t>
      </w:r>
      <w:sdt>
        <w:sdtPr>
          <w:tag w:val="goog_rdk_261"/>
          <w:id w:val="-185249244"/>
        </w:sdtPr>
        <w:sdtContent>
          <w:del w:id="1822" w:author="Author">
            <w:r>
              <w:rPr>
                <w:color w:val="000000"/>
              </w:rPr>
              <w:delText>M</w:delText>
            </w:r>
          </w:del>
        </w:sdtContent>
      </w:sdt>
      <w:sdt>
        <w:sdtPr>
          <w:tag w:val="goog_rdk_262"/>
          <w:id w:val="-741558960"/>
        </w:sdtPr>
        <w:sdtContent>
          <w:ins w:id="1823" w:author="Author">
            <w:r>
              <w:rPr>
                <w:color w:val="000000"/>
              </w:rPr>
              <w:t>m</w:t>
            </w:r>
          </w:ins>
        </w:sdtContent>
      </w:sdt>
      <w:r>
        <w:rPr>
          <w:color w:val="000000"/>
        </w:rPr>
        <w:t>aintenance records required under Rule 3-330(D)(1)(e).</w:t>
      </w:r>
    </w:p>
    <w:p w14:paraId="43F8B8F7" w14:textId="77777777" w:rsidR="002204B3" w:rsidRDefault="002204B3" w:rsidP="002204B3">
      <w:pPr>
        <w:pStyle w:val="Heading3"/>
      </w:pPr>
      <w:r>
        <w:t>3-1000 Series – Labeling, Packaging, and Product Safety</w:t>
      </w:r>
    </w:p>
    <w:p w14:paraId="37DCA47D" w14:textId="77777777" w:rsidR="002204B3" w:rsidRDefault="002204B3" w:rsidP="002204B3">
      <w:pPr>
        <w:pStyle w:val="Heading4"/>
      </w:pPr>
      <w:r>
        <w:t>Basis and Purpose – 3-1005</w:t>
      </w:r>
    </w:p>
    <w:p w14:paraId="269F1133" w14:textId="77777777" w:rsidR="002204B3" w:rsidRDefault="002204B3" w:rsidP="002204B3">
      <w:pPr>
        <w:tabs>
          <w:tab w:val="left" w:pos="720"/>
          <w:tab w:val="left" w:pos="1440"/>
        </w:tabs>
      </w:pPr>
      <w:bookmarkStart w:id="1824" w:name="_heading=h.dtgx0yg1lr7o" w:colFirst="0" w:colLast="0"/>
      <w:bookmarkEnd w:id="1824"/>
      <w:r>
        <w:t>The statutory authority for this rule includes but is not limited to sections 44-10-202(1)(a), 44-10-202(1)(c), 44-10-202(6), 44-10-203(2)(f), 44-10-203(1)(k), 44-10-203(3)(a)-(b), 44-10-601(2)(a), 44-10-601(5), 44-10-603(1)(d), 44-10-603(4)(a), and 44-10-603(8), C.R.S. The purpose of this rule is to define minimum packaging and labeling requirements for Regulated Marijuana, Regulated Marijuana Concentrate, and Regulated Marijuana Product Transferred between Regulated Marijuana Businesses. The State Licensing Authority finds it essential to regulate and establish labeling requirements for Regulated Marijuana, Regulated Marijuana Concentrate, and Regulated Marijuana Product and that this is in the interest of the health and safety of the people of Colorado. This rule identifies information that is required on all labels to provide information necessary for the Division to regulate the cultivation, production, and sale of Regulated Marijuana, Regulated Marijuana Concentrate, and Regulated Marijuana Product. This rule also seeks to minimize, to the extent practicable, the burden of labeling compliance to Licensees. The labeling requirements in this rule apply to all Containers immediately containing Regulated Marijuana, Regulated Marijuana Concentrate, and Regulated Marijuana Product. This Rule 3-1005 was previously Rules M and R 1001-1, 1 CCR 212-1 and 1 CCR 212-2.</w:t>
      </w:r>
    </w:p>
    <w:p w14:paraId="3F639770" w14:textId="77777777" w:rsidR="002204B3" w:rsidRDefault="002204B3" w:rsidP="002204B3">
      <w:pPr>
        <w:pStyle w:val="Heading4"/>
      </w:pPr>
      <w:r>
        <w:t>3-1005 - Packaging and Labeling: Minimum Requirements Prior to Transfer to a Regulated Marijuana Business, except to a Regulated Marijuana Testing Facility</w:t>
      </w:r>
    </w:p>
    <w:p w14:paraId="4C9278C3"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bookmarkStart w:id="1825" w:name="_heading=h.sm0jhqfjddz2" w:colFirst="0" w:colLast="0"/>
      <w:bookmarkEnd w:id="1825"/>
      <w:r>
        <w:rPr>
          <w:color w:val="000000"/>
        </w:rPr>
        <w:t>B.</w:t>
      </w:r>
      <w:r>
        <w:rPr>
          <w:color w:val="000000"/>
        </w:rPr>
        <w:tab/>
      </w:r>
      <w:r>
        <w:rPr>
          <w:color w:val="000000"/>
          <w:u w:val="single"/>
        </w:rPr>
        <w:t>Packaging and Labeling of Regulated Marijuana Flower, Trim, Wet Whole Plant, and Regulated Marijuana Concentrate, Prior to Transfer to a Regulated Marijuana Business</w:t>
      </w:r>
      <w:r>
        <w:rPr>
          <w:color w:val="000000"/>
        </w:rPr>
        <w:t>. A Regulated Marijuana Business shall comply with the following minimum packaging and labeling requirements prior to Transferring Medical Marijuana flower, trim, wet whole plant, or Medical Marijuana Concentrate to another Medical Marijuana Business, or Retail Marijuana flower, trim, wet whole plant, or Retail Marijuana Concentrate to another Retail Marijuana Business:</w:t>
      </w:r>
    </w:p>
    <w:p w14:paraId="0CEA8C9F"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Labeling of Regulated Marijuana Flower, Trim, Wet Whole Plant, and Regulated Marijuana Concentrate</w:t>
      </w:r>
      <w:r>
        <w:rPr>
          <w:color w:val="000000"/>
        </w:rPr>
        <w:t xml:space="preserve">. Prior to Transfer to a Regulated Marijuana Business, every Container of Regulated Marijuana flower, trim, </w:t>
      </w:r>
      <w:r>
        <w:rPr>
          <w:color w:val="000000"/>
        </w:rPr>
        <w:lastRenderedPageBreak/>
        <w:t>wet whole plant, or Regulated Marijuana Concentrate shall be affixed with a label that includes at least the following information:</w:t>
      </w:r>
    </w:p>
    <w:p w14:paraId="1D21578D"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sdt>
        <w:sdtPr>
          <w:tag w:val="goog_rdk_263"/>
          <w:id w:val="-39951369"/>
        </w:sdtPr>
        <w:sdtContent>
          <w:sdt>
            <w:sdtPr>
              <w:tag w:val="goog_rdk_264"/>
              <w:id w:val="-763381659"/>
            </w:sdtPr>
            <w:sdtContent>
              <w:ins w:id="1826" w:author="Author">
                <w:r w:rsidRPr="00AE6D80">
                  <w:rPr>
                    <w:rPrChange w:id="1827" w:author="Author">
                      <w:rPr>
                        <w:color w:val="000000"/>
                      </w:rPr>
                    </w:rPrChange>
                  </w:rPr>
                  <w:t xml:space="preserve">For Regulated Marijuana flower, trim and wet whole plant, </w:t>
                </w:r>
              </w:ins>
            </w:sdtContent>
          </w:sdt>
        </w:sdtContent>
      </w:sdt>
      <w:sdt>
        <w:sdtPr>
          <w:tag w:val="goog_rdk_265"/>
          <w:id w:val="-258644655"/>
        </w:sdtPr>
        <w:sdtContent>
          <w:del w:id="1828" w:author="Author">
            <w:r>
              <w:rPr>
                <w:color w:val="000000"/>
              </w:rPr>
              <w:delText>T</w:delText>
            </w:r>
          </w:del>
        </w:sdtContent>
      </w:sdt>
      <w:sdt>
        <w:sdtPr>
          <w:tag w:val="goog_rdk_266"/>
          <w:id w:val="741145999"/>
        </w:sdtPr>
        <w:sdtContent>
          <w:sdt>
            <w:sdtPr>
              <w:tag w:val="goog_rdk_267"/>
              <w:id w:val="1831052076"/>
            </w:sdtPr>
            <w:sdtContent>
              <w:ins w:id="1829" w:author="Author">
                <w:r w:rsidRPr="00AE6D80">
                  <w:rPr>
                    <w:rPrChange w:id="1830" w:author="Author">
                      <w:rPr>
                        <w:color w:val="000000"/>
                      </w:rPr>
                    </w:rPrChange>
                  </w:rPr>
                  <w:t>t</w:t>
                </w:r>
              </w:ins>
            </w:sdtContent>
          </w:sdt>
        </w:sdtContent>
      </w:sdt>
      <w:r>
        <w:rPr>
          <w:color w:val="000000"/>
        </w:rPr>
        <w:t>he License number of the Regulated Marijuana Cultivation Facility where the Regulated Marijuana was grown;</w:t>
      </w:r>
    </w:p>
    <w:p w14:paraId="26A4D87F"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Packaging and Labeling of R-and-D Units</w:t>
      </w:r>
      <w:r>
        <w:rPr>
          <w:color w:val="000000"/>
        </w:rPr>
        <w:t>. Regulated Marijuana Cultivation Facilities and Regulated Marijuana Products Manufacturers shall comply with the following minimum packaging and labeling requirements prior to Transferring any R-and-D Unit to a designated employee.</w:t>
      </w:r>
    </w:p>
    <w:p w14:paraId="61D3B75B"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Labeling of R-and-D Units</w:t>
      </w:r>
      <w:r>
        <w:rPr>
          <w:color w:val="000000"/>
        </w:rPr>
        <w:t>. Prior to Transfer to a designated employee, every Container for an R-and-D Unit shall be affixed with a label that includes at least the following information:</w:t>
      </w:r>
    </w:p>
    <w:p w14:paraId="36E4F726"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Repealed.</w:t>
      </w:r>
      <w:sdt>
        <w:sdtPr>
          <w:tag w:val="goog_rdk_268"/>
          <w:id w:val="1161363074"/>
        </w:sdtPr>
        <w:sdtContent>
          <w:del w:id="1831" w:author="Author">
            <w:r>
              <w:rPr>
                <w:color w:val="000000"/>
              </w:rPr>
              <w:delText>.</w:delText>
            </w:r>
          </w:del>
        </w:sdtContent>
      </w:sdt>
    </w:p>
    <w:p w14:paraId="3E3DB5A6" w14:textId="77777777" w:rsidR="002204B3" w:rsidRDefault="002204B3" w:rsidP="002204B3">
      <w:pPr>
        <w:pStyle w:val="Heading4"/>
      </w:pPr>
      <w:r>
        <w:t>Basis and Purpose – 3-1010</w:t>
      </w:r>
    </w:p>
    <w:p w14:paraId="606E83D5" w14:textId="77777777" w:rsidR="002204B3" w:rsidRDefault="002204B3" w:rsidP="002204B3">
      <w:pPr>
        <w:tabs>
          <w:tab w:val="left" w:pos="720"/>
          <w:tab w:val="left" w:pos="1440"/>
        </w:tabs>
      </w:pPr>
      <w:bookmarkStart w:id="1832" w:name="_heading=h.yruek2i1ugyz" w:colFirst="0" w:colLast="0"/>
      <w:bookmarkEnd w:id="1832"/>
      <w:r>
        <w:t>The statutory authority for this rule includes but is not limited to sections 44-10-202(1)(a), 44-10-202(1)(c), 44-10-202(6), 44-10-203(2)(f), 44-10-203(1)(k), 44-10-203(3)(a)-(b), 44-10-601(2)(a), 44-10-601(5), 44-10-603(1)(d), 44-10-603(4)(a), and 44-10-603(8), C.R.S. The purpose of this rule is to define general packaging and labeling requirements for Regulated Marijuana, Regulated Marijuana Concentrate, and Regulated Marijuana Product prior to Transfer to a patient or consumer. The labeling requirements in this rule apply to all Containers immediately containing Regulated Marijuana, Regulated Marijuana Concentrate, and Regulated Marijuana Product. The State Licensing Authority finds it essential to regulate and establish labeling requirements for Regulated Marijuana, Regulated Marijuana Concentrate, and Regulated Marijuana Product and that this is in the interest of the health and safety of the people of Colorado. This rule identifies information that is required on all labels to provide necessary information to patients and consumers to make informed decisions and first responders in the event of accidental ingestion, over ingestion or allergic reaction. This rule also seeks to minimize, to the extent practicable, the burden of labeling compliance to Licensees. This Rule 3-1010 was previously Rules M and R 1002-1, 1 CCR 212-1 and 1 CCR 212-2.</w:t>
      </w:r>
    </w:p>
    <w:p w14:paraId="0AC47D1D" w14:textId="77777777" w:rsidR="002204B3" w:rsidRDefault="002204B3" w:rsidP="002204B3">
      <w:pPr>
        <w:pStyle w:val="Heading4"/>
      </w:pPr>
      <w:r>
        <w:t>3-1010 – Packaging and Labeling: General Requirements Prior to Transfer to a Patient or Consumer</w:t>
      </w:r>
    </w:p>
    <w:p w14:paraId="6D723003"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Packaging and Labeling of Regulated Marijuana Flower and Trim, and Regulated Marijuana Concentrate Prior to Transfer to a Patient or Consumer</w:t>
      </w:r>
      <w:r>
        <w:rPr>
          <w:color w:val="000000"/>
        </w:rPr>
        <w:t xml:space="preserve">. A Regulated Marijuana Store shall comply with the following minimum packaging and labeling requirements prior to Transferring Regulated Marijuana flower and trim, </w:t>
      </w:r>
      <w:sdt>
        <w:sdtPr>
          <w:tag w:val="goog_rdk_269"/>
          <w:id w:val="-1642171791"/>
        </w:sdtPr>
        <w:sdtContent>
          <w:del w:id="1833" w:author="Author">
            <w:r>
              <w:rPr>
                <w:color w:val="000000"/>
              </w:rPr>
              <w:delText xml:space="preserve"> </w:delText>
            </w:r>
          </w:del>
        </w:sdtContent>
      </w:sdt>
      <w:r>
        <w:rPr>
          <w:color w:val="000000"/>
        </w:rPr>
        <w:t>or Regulated Marijuana Concentrate to a patient or consumer:</w:t>
      </w:r>
    </w:p>
    <w:p w14:paraId="596B0560"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3.</w:t>
      </w:r>
      <w:r>
        <w:rPr>
          <w:color w:val="000000"/>
        </w:rPr>
        <w:tab/>
      </w:r>
      <w:r>
        <w:rPr>
          <w:color w:val="000000"/>
          <w:u w:val="single"/>
        </w:rPr>
        <w:t>Labeling of Regulated Marijuana Flower and Trim, and Regulated Marijuana Concentrate</w:t>
      </w:r>
      <w:r>
        <w:rPr>
          <w:color w:val="000000"/>
        </w:rPr>
        <w:t>. Prior to Transfer to a patient or consumer, every Container of Regulated Marijuana flower and trim, or Regulated Marijuana Concentrate and any Marketing Layer shall be affixed with a label that includes at least the following information:</w:t>
      </w:r>
    </w:p>
    <w:p w14:paraId="79BA126E"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Pr>
          <w:color w:val="000000"/>
          <w:u w:val="single"/>
        </w:rPr>
        <w:t>Required License Number(s)</w:t>
      </w:r>
      <w:r>
        <w:rPr>
          <w:color w:val="000000"/>
        </w:rPr>
        <w:t>. The license number for each of the following:</w:t>
      </w:r>
    </w:p>
    <w:p w14:paraId="72620F01"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r>
      <w:sdt>
        <w:sdtPr>
          <w:tag w:val="goog_rdk_270"/>
          <w:id w:val="-725101281"/>
        </w:sdtPr>
        <w:sdtContent>
          <w:ins w:id="1834" w:author="Author">
            <w:r>
              <w:rPr>
                <w:color w:val="000000"/>
              </w:rPr>
              <w:t>For Regulated Ma</w:t>
            </w:r>
          </w:ins>
          <w:sdt>
            <w:sdtPr>
              <w:tag w:val="goog_rdk_271"/>
              <w:id w:val="-1779242829"/>
            </w:sdtPr>
            <w:sdtContent>
              <w:ins w:id="1835" w:author="Author">
                <w:r w:rsidRPr="00AE6D80">
                  <w:rPr>
                    <w:rPrChange w:id="1836" w:author="Author">
                      <w:rPr>
                        <w:color w:val="000000"/>
                      </w:rPr>
                    </w:rPrChange>
                  </w:rPr>
                  <w:t xml:space="preserve">rijuana flower and trim, </w:t>
                </w:r>
              </w:ins>
            </w:sdtContent>
          </w:sdt>
        </w:sdtContent>
      </w:sdt>
      <w:sdt>
        <w:sdtPr>
          <w:tag w:val="goog_rdk_272"/>
          <w:id w:val="37179221"/>
        </w:sdtPr>
        <w:sdtContent>
          <w:del w:id="1837" w:author="Author">
            <w:r>
              <w:rPr>
                <w:color w:val="000000"/>
              </w:rPr>
              <w:delText>T</w:delText>
            </w:r>
          </w:del>
        </w:sdtContent>
      </w:sdt>
      <w:sdt>
        <w:sdtPr>
          <w:tag w:val="goog_rdk_273"/>
          <w:id w:val="503118085"/>
        </w:sdtPr>
        <w:sdtContent>
          <w:sdt>
            <w:sdtPr>
              <w:tag w:val="goog_rdk_274"/>
              <w:id w:val="-1233515740"/>
            </w:sdtPr>
            <w:sdtContent>
              <w:ins w:id="1838" w:author="Author">
                <w:r w:rsidRPr="00AE6D80">
                  <w:rPr>
                    <w:rPrChange w:id="1839" w:author="Author">
                      <w:rPr>
                        <w:color w:val="000000"/>
                      </w:rPr>
                    </w:rPrChange>
                  </w:rPr>
                  <w:t>t</w:t>
                </w:r>
              </w:ins>
            </w:sdtContent>
          </w:sdt>
        </w:sdtContent>
      </w:sdt>
      <w:r>
        <w:rPr>
          <w:color w:val="000000"/>
        </w:rPr>
        <w:t>he Regulated Marijuana Cultivation Facility where the Regulated Marijuana was grown;</w:t>
      </w:r>
    </w:p>
    <w:p w14:paraId="6721924C"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bookmarkStart w:id="1840" w:name="_heading=h.cittajokdjfk" w:colFirst="0" w:colLast="0"/>
      <w:bookmarkEnd w:id="1840"/>
      <w:r>
        <w:rPr>
          <w:color w:val="000000"/>
        </w:rPr>
        <w:t>e.</w:t>
      </w:r>
      <w:r>
        <w:rPr>
          <w:color w:val="000000"/>
        </w:rPr>
        <w:tab/>
      </w:r>
      <w:r>
        <w:rPr>
          <w:color w:val="000000"/>
          <w:u w:val="single"/>
        </w:rPr>
        <w:t>Required Potency Statement</w:t>
      </w:r>
      <w:r>
        <w:rPr>
          <w:color w:val="000000"/>
        </w:rPr>
        <w:t>.</w:t>
      </w:r>
    </w:p>
    <w:p w14:paraId="0DF6657F"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The potency of Regulated Marijuana flower or trim shall be expressed as: (1) the percentage of Total THC and CBD from the test results for that Production Batch, or (2) if the Production Batch is not required to be tested, either as: (i) a range of percentages of Total THC and CBD that extends from the lowest percentage to the highest percentage for each Cannabinoid listed, from every test conducted on that strain of Regulated Marijuana cultivated by the same Regulated Marijuana Cultivation Facility during the preceding six months or (ii) an average for each Cannabinoid listed, from every test conducted on that strain of Regulated Marijuana cultivated by the Regulated Marijuana Cultivation Facility during the preceding six months. If CBD is not detected in </w:t>
      </w:r>
      <w:sdt>
        <w:sdtPr>
          <w:tag w:val="goog_rdk_275"/>
          <w:id w:val="1332939149"/>
        </w:sdtPr>
        <w:sdtContent>
          <w:ins w:id="1841" w:author="Author">
            <w:r>
              <w:rPr>
                <w:color w:val="000000"/>
              </w:rPr>
              <w:t xml:space="preserve">the </w:t>
            </w:r>
          </w:ins>
        </w:sdtContent>
      </w:sdt>
      <w:r>
        <w:rPr>
          <w:color w:val="000000"/>
        </w:rPr>
        <w:t>Production Batch, then Total CBD potency is not required.</w:t>
      </w:r>
    </w:p>
    <w:p w14:paraId="4BE80ED2"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Packaging and Labeling of Regulated Marijuana Product, Pre-Rolled Marijuana, Infused Pre-Rolled Marijuana, and Audited Product</w:t>
      </w:r>
      <w:r>
        <w:rPr>
          <w:color w:val="000000"/>
        </w:rPr>
        <w:t>. A Regulated Marijuana Products Manufacturer and a Regulated Marijuana Store shall comply with the following minimum packaging and labeling requirements prior to Transferring Regulated Marijuana Product:</w:t>
      </w:r>
    </w:p>
    <w:p w14:paraId="208D7518"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Packaging of Regulated Marijuana Product</w:t>
      </w:r>
      <w:r>
        <w:rPr>
          <w:color w:val="000000"/>
        </w:rPr>
        <w:t>. Every Regulated Marijuana Product shall be in a Child-Resistant Container at the time of Transfer to a Regulated Marijuana Store in accordance with the following packaging limits:</w:t>
      </w:r>
    </w:p>
    <w:p w14:paraId="4905718C"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r>
      <w:r>
        <w:rPr>
          <w:color w:val="000000"/>
          <w:u w:val="single"/>
        </w:rPr>
        <w:t>Liquid Edible Medical Marijuana Product and Liquid Edible Retail Marijuana Product</w:t>
      </w:r>
      <w:r>
        <w:rPr>
          <w:color w:val="000000"/>
        </w:rPr>
        <w:t>. Single-</w:t>
      </w:r>
      <w:sdt>
        <w:sdtPr>
          <w:tag w:val="goog_rdk_276"/>
          <w:id w:val="-535508072"/>
        </w:sdtPr>
        <w:sdtContent>
          <w:del w:id="1842" w:author="Author">
            <w:r>
              <w:rPr>
                <w:color w:val="000000"/>
              </w:rPr>
              <w:delText>s</w:delText>
            </w:r>
          </w:del>
        </w:sdtContent>
      </w:sdt>
      <w:sdt>
        <w:sdtPr>
          <w:tag w:val="goog_rdk_277"/>
          <w:id w:val="1059870519"/>
        </w:sdtPr>
        <w:sdtContent>
          <w:sdt>
            <w:sdtPr>
              <w:tag w:val="goog_rdk_278"/>
              <w:id w:val="-153190748"/>
            </w:sdtPr>
            <w:sdtContent>
              <w:ins w:id="1843" w:author="Author">
                <w:r w:rsidRPr="00AE6D80">
                  <w:rPr>
                    <w:rPrChange w:id="1844" w:author="Author">
                      <w:rPr>
                        <w:color w:val="000000"/>
                      </w:rPr>
                    </w:rPrChange>
                  </w:rPr>
                  <w:t>S</w:t>
                </w:r>
              </w:ins>
            </w:sdtContent>
          </w:sdt>
        </w:sdtContent>
      </w:sdt>
      <w:r>
        <w:rPr>
          <w:color w:val="000000"/>
        </w:rPr>
        <w:t xml:space="preserve">erving Liquid Edible Medical Marijuana Product and </w:t>
      </w:r>
      <w:sdt>
        <w:sdtPr>
          <w:tag w:val="goog_rdk_279"/>
          <w:id w:val="588888502"/>
        </w:sdtPr>
        <w:sdtContent>
          <w:del w:id="1845" w:author="Author">
            <w:r>
              <w:rPr>
                <w:color w:val="000000"/>
              </w:rPr>
              <w:delText>s</w:delText>
            </w:r>
          </w:del>
        </w:sdtContent>
      </w:sdt>
      <w:sdt>
        <w:sdtPr>
          <w:tag w:val="goog_rdk_280"/>
          <w:id w:val="-642341229"/>
        </w:sdtPr>
        <w:sdtContent>
          <w:sdt>
            <w:sdtPr>
              <w:tag w:val="goog_rdk_281"/>
              <w:id w:val="900570527"/>
            </w:sdtPr>
            <w:sdtContent>
              <w:ins w:id="1846" w:author="Author">
                <w:r w:rsidRPr="00AE6D80">
                  <w:rPr>
                    <w:rPrChange w:id="1847" w:author="Author">
                      <w:rPr>
                        <w:color w:val="000000"/>
                      </w:rPr>
                    </w:rPrChange>
                  </w:rPr>
                  <w:t>S</w:t>
                </w:r>
              </w:ins>
            </w:sdtContent>
          </w:sdt>
        </w:sdtContent>
      </w:sdt>
      <w:r>
        <w:rPr>
          <w:color w:val="000000"/>
        </w:rPr>
        <w:t>ingle-</w:t>
      </w:r>
      <w:sdt>
        <w:sdtPr>
          <w:tag w:val="goog_rdk_282"/>
          <w:id w:val="-479389574"/>
        </w:sdtPr>
        <w:sdtContent>
          <w:del w:id="1848" w:author="Author">
            <w:r>
              <w:rPr>
                <w:color w:val="000000"/>
              </w:rPr>
              <w:delText>s</w:delText>
            </w:r>
          </w:del>
        </w:sdtContent>
      </w:sdt>
      <w:sdt>
        <w:sdtPr>
          <w:tag w:val="goog_rdk_283"/>
          <w:id w:val="-504805217"/>
        </w:sdtPr>
        <w:sdtContent>
          <w:sdt>
            <w:sdtPr>
              <w:tag w:val="goog_rdk_284"/>
              <w:id w:val="-1202632484"/>
            </w:sdtPr>
            <w:sdtContent>
              <w:ins w:id="1849" w:author="Author">
                <w:r w:rsidRPr="00AE6D80">
                  <w:rPr>
                    <w:rPrChange w:id="1850" w:author="Author">
                      <w:rPr>
                        <w:color w:val="000000"/>
                      </w:rPr>
                    </w:rPrChange>
                  </w:rPr>
                  <w:t>S</w:t>
                </w:r>
              </w:ins>
            </w:sdtContent>
          </w:sdt>
        </w:sdtContent>
      </w:sdt>
      <w:r>
        <w:rPr>
          <w:color w:val="000000"/>
        </w:rPr>
        <w:t>erving Liquid Edible Retail Marijuana Product shall be packaged in a Child-Resistant Container:</w:t>
      </w:r>
    </w:p>
    <w:p w14:paraId="7076ADA9"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bookmarkStart w:id="1851" w:name="_heading=h.t3lhkcafqzra" w:colFirst="0" w:colLast="0"/>
      <w:bookmarkEnd w:id="1851"/>
      <w:r>
        <w:rPr>
          <w:color w:val="000000"/>
        </w:rPr>
        <w:lastRenderedPageBreak/>
        <w:t>E.</w:t>
      </w:r>
      <w:r>
        <w:rPr>
          <w:color w:val="000000"/>
        </w:rPr>
        <w:tab/>
      </w:r>
      <w:r>
        <w:rPr>
          <w:color w:val="000000"/>
          <w:u w:val="single"/>
        </w:rPr>
        <w:t>Packaging and Labeling of Seeds and Immature Plants Prior to Transfer to a Patient or Consumer</w:t>
      </w:r>
      <w:r>
        <w:rPr>
          <w:color w:val="000000"/>
        </w:rPr>
        <w:t xml:space="preserve">. A Regulated Marijuana Store shall comply with the following minimum packaging and labeling requirements prior to Transferring seeds or Immature </w:t>
      </w:r>
      <w:sdt>
        <w:sdtPr>
          <w:tag w:val="goog_rdk_285"/>
          <w:id w:val="1871886353"/>
        </w:sdtPr>
        <w:sdtContent>
          <w:del w:id="1852" w:author="Author">
            <w:r>
              <w:rPr>
                <w:color w:val="000000"/>
              </w:rPr>
              <w:delText>p</w:delText>
            </w:r>
          </w:del>
        </w:sdtContent>
      </w:sdt>
      <w:sdt>
        <w:sdtPr>
          <w:tag w:val="goog_rdk_286"/>
          <w:id w:val="848205216"/>
        </w:sdtPr>
        <w:sdtContent>
          <w:sdt>
            <w:sdtPr>
              <w:tag w:val="goog_rdk_287"/>
              <w:id w:val="192394073"/>
            </w:sdtPr>
            <w:sdtContent>
              <w:ins w:id="1853" w:author="Author">
                <w:r w:rsidRPr="00AE6D80">
                  <w:rPr>
                    <w:rPrChange w:id="1854" w:author="Author">
                      <w:rPr>
                        <w:color w:val="000000"/>
                      </w:rPr>
                    </w:rPrChange>
                  </w:rPr>
                  <w:t>P</w:t>
                </w:r>
              </w:ins>
            </w:sdtContent>
          </w:sdt>
        </w:sdtContent>
      </w:sdt>
      <w:r>
        <w:rPr>
          <w:color w:val="000000"/>
        </w:rPr>
        <w:t>lants to a patient or consumer:</w:t>
      </w:r>
    </w:p>
    <w:p w14:paraId="45B271CC" w14:textId="77777777" w:rsidR="002204B3" w:rsidRDefault="002204B3" w:rsidP="002204B3">
      <w:pPr>
        <w:pStyle w:val="Heading4"/>
      </w:pPr>
      <w:r>
        <w:t>Basis and Purpose – 3-1015</w:t>
      </w:r>
    </w:p>
    <w:p w14:paraId="69C486F5" w14:textId="77777777" w:rsidR="002204B3" w:rsidRDefault="002204B3" w:rsidP="002204B3">
      <w:pPr>
        <w:tabs>
          <w:tab w:val="left" w:pos="720"/>
          <w:tab w:val="left" w:pos="1440"/>
        </w:tabs>
      </w:pPr>
      <w:r>
        <w:t>The statutory authority for this rule includes but is not limited to sections 44-10-202(1)(a), 44-10-202(1)(c), 44-10-202(6), 44-10-203(2)(d)(IV)(A)-(C), 44-10-203(2)(f), 44-10-203(2)(w), 44-10-203(1)(a), 44-10-601(2)(a), 44-10-603(4)(a), and 44-10-603(8), C.R.S. The purpose of this rule is to define additional labeling requirements for Regulated Marijuana, Regulated Marijuana Concentrate, and/or Regulated Marijuana Product (except Regulated Marijuana Genetic Material) based on its intended use. These labeling requirements are in addition to, not in lieu of, the labeling requirements in Rule 3-1010. This Rule 3-1015 was previously Rules M and R 1003-1, 1 CCR 212-1 and 1 CCR 212-2. The Division and State Licensing Authority intend to monitor data regarding Regulated Marijuana use-by dates following implementation of these rules, and will make any necessary changes, including but not limited to, reducing the nine months use-by date if Licensees choose not to conduct stabilization studies.</w:t>
      </w:r>
    </w:p>
    <w:p w14:paraId="337A5BC4" w14:textId="77777777" w:rsidR="002204B3" w:rsidRDefault="002204B3" w:rsidP="002204B3">
      <w:pPr>
        <w:pStyle w:val="Heading4"/>
      </w:pPr>
      <w:r>
        <w:t>3-1015 – Additional Labeling Requirements Prior to Transfer to a Patient or Consumer</w:t>
      </w:r>
    </w:p>
    <w:p w14:paraId="3DC2242A"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Additional Information Required on Every Container (Except Genetic Material) Prior to Transfer to a Patient or Consumer</w:t>
      </w:r>
      <w:r>
        <w:rPr>
          <w:color w:val="000000"/>
        </w:rPr>
        <w:t>. Prior to Transfer to a patient or consumer, every Container of Regulated Marijuana (except Genetic Material), Regulated Marijuana Concentrate, or Regulated Marijuana Product and any Marketing Layer must have a label that includes at least the following additional information.</w:t>
      </w:r>
    </w:p>
    <w:p w14:paraId="3C21CA55"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Inhaled Product</w:t>
      </w:r>
      <w:r>
        <w:rPr>
          <w:color w:val="000000"/>
        </w:rPr>
        <w:t>. The inhaled product intended use may be used only for products intended for consumption by smoking or Vaporizer Delivery Device where the product is heated or burned prior to consumption, or through use of a Pressurized Metered Dose Inhaler. The label(s) on all inhaled product intended use shall also include:</w:t>
      </w:r>
    </w:p>
    <w:p w14:paraId="775BF472"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potency statement required by Rule 3-1010 for: (1) flower, shake, or trim, (2) Pre-Rolled Marijuana, (3) Infused-Pre-Rolled Marijuana, (4) Solvent-Based Medical Marijuana Concentrate, (5) Solvent-Based Retail Marijuana Concentrate, (6) Physical Separation-Based Medical Marijuana Concentrate, (7) Physical Separation-Based Retail Marijuana Concentrate, (8) Heat/Pressure-Based Medical Marijuana Concentrate, (9) Heat/Pressure-Based Retail Marijuana Concentrate shall be stated as the percentage of Total THC and CBD. If CBD is not detected, then </w:t>
      </w:r>
      <w:sdt>
        <w:sdtPr>
          <w:tag w:val="goog_rdk_288"/>
          <w:id w:val="199115616"/>
        </w:sdtPr>
        <w:sdtContent>
          <w:del w:id="1855" w:author="Author">
            <w:r>
              <w:rPr>
                <w:color w:val="000000"/>
              </w:rPr>
              <w:delText>t</w:delText>
            </w:r>
          </w:del>
        </w:sdtContent>
      </w:sdt>
      <w:sdt>
        <w:sdtPr>
          <w:tag w:val="goog_rdk_289"/>
          <w:id w:val="148365984"/>
        </w:sdtPr>
        <w:sdtContent>
          <w:sdt>
            <w:sdtPr>
              <w:tag w:val="goog_rdk_290"/>
              <w:id w:val="1986994837"/>
            </w:sdtPr>
            <w:sdtContent>
              <w:ins w:id="1856" w:author="Author">
                <w:r w:rsidRPr="00AE6D80">
                  <w:rPr>
                    <w:rPrChange w:id="1857" w:author="Author">
                      <w:rPr>
                        <w:color w:val="000000"/>
                      </w:rPr>
                    </w:rPrChange>
                  </w:rPr>
                  <w:t>T</w:t>
                </w:r>
              </w:ins>
            </w:sdtContent>
          </w:sdt>
        </w:sdtContent>
      </w:sdt>
      <w:r>
        <w:rPr>
          <w:color w:val="000000"/>
        </w:rPr>
        <w:t>otal CBD potency is not required.</w:t>
      </w:r>
    </w:p>
    <w:p w14:paraId="68F5DB81"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bookmarkStart w:id="1858" w:name="_heading=h.mbfe5owf4gn" w:colFirst="0" w:colLast="0"/>
      <w:bookmarkEnd w:id="1858"/>
      <w:r>
        <w:rPr>
          <w:color w:val="000000"/>
        </w:rPr>
        <w:lastRenderedPageBreak/>
        <w:t>b.</w:t>
      </w:r>
      <w:r>
        <w:rPr>
          <w:color w:val="000000"/>
        </w:rPr>
        <w:tab/>
        <w:t xml:space="preserve">The potency statement required by Rule 3-1010 for Vaporizer Delivery Devices and Pressurized Metered Dose Inhalers shall be stated as either the percentage of Total THC and CBD, or the number of milligrams of Total THC and CBD, per cartridge, pen, or inhaler. If the potency value for Total THC or CBD of the Vaporizer Delivery Devices or Pressurized Metered Dose Inhalers is less than one milligram, the potency may be expressed as “&lt;1 mg.” If CBD is not detected in the Vaporizer Delivery Device or Pressurized Metered Dose Inhaler, then </w:t>
      </w:r>
      <w:sdt>
        <w:sdtPr>
          <w:tag w:val="goog_rdk_291"/>
          <w:id w:val="274268059"/>
        </w:sdtPr>
        <w:sdtContent>
          <w:del w:id="1859" w:author="Author">
            <w:r>
              <w:rPr>
                <w:color w:val="000000"/>
              </w:rPr>
              <w:delText>t</w:delText>
            </w:r>
          </w:del>
        </w:sdtContent>
      </w:sdt>
      <w:sdt>
        <w:sdtPr>
          <w:tag w:val="goog_rdk_292"/>
          <w:id w:val="7213142"/>
        </w:sdtPr>
        <w:sdtContent>
          <w:sdt>
            <w:sdtPr>
              <w:tag w:val="goog_rdk_293"/>
              <w:id w:val="1803907385"/>
            </w:sdtPr>
            <w:sdtContent>
              <w:ins w:id="1860" w:author="Author">
                <w:r w:rsidRPr="00AE6D80">
                  <w:rPr>
                    <w:rPrChange w:id="1861" w:author="Author">
                      <w:rPr>
                        <w:color w:val="000000"/>
                      </w:rPr>
                    </w:rPrChange>
                  </w:rPr>
                  <w:t>T</w:t>
                </w:r>
              </w:ins>
            </w:sdtContent>
          </w:sdt>
        </w:sdtContent>
      </w:sdt>
      <w:r>
        <w:rPr>
          <w:color w:val="000000"/>
        </w:rPr>
        <w:t>otal CBD potency is not required.</w:t>
      </w:r>
    </w:p>
    <w:p w14:paraId="6C251EC9"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bookmarkStart w:id="1862" w:name="_heading=h.scp6hhmtslmd" w:colFirst="0" w:colLast="0"/>
      <w:bookmarkEnd w:id="1862"/>
      <w:r>
        <w:rPr>
          <w:color w:val="000000"/>
        </w:rPr>
        <w:t>3.</w:t>
      </w:r>
      <w:r>
        <w:rPr>
          <w:color w:val="000000"/>
        </w:rPr>
        <w:tab/>
      </w:r>
      <w:r>
        <w:rPr>
          <w:color w:val="000000"/>
          <w:u w:val="single"/>
        </w:rPr>
        <w:t>For Oral Consumption</w:t>
      </w:r>
      <w:r>
        <w:rPr>
          <w:color w:val="000000"/>
        </w:rPr>
        <w:t>. The label(s) on all Edible Regulated Marijuana Products, including but not limited to confections, liquids, pills, capsules and tinctures, shall also include:</w:t>
      </w:r>
    </w:p>
    <w:p w14:paraId="786CC939"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r>
      <w:r>
        <w:rPr>
          <w:color w:val="000000"/>
          <w:u w:val="single"/>
        </w:rPr>
        <w:t>Expiration/Use-By Date</w:t>
      </w:r>
      <w:r>
        <w:rPr>
          <w:color w:val="000000"/>
        </w:rPr>
        <w:t>. A product expiration date, upon which the Edible Regulated Marijuana Product will no longer be fit for consumption, or a use-by-date, upon which the Edible Regulated Marijuana Product will no longer be optimally fresh. Once a label with an expiration or use-by date has been affixed to a Container containing an Edible Regulated Marijuana Product and any Marketing Layer, a Licensee shall not alter that expiration or use-by date or affix a new label with a later expiration or use-by date. All expiration or use-by dates must be entered into the Inventory Tracking System prior to Transfer.</w:t>
      </w:r>
    </w:p>
    <w:p w14:paraId="00708C64" w14:textId="77777777" w:rsidR="002204B3" w:rsidRDefault="002204B3" w:rsidP="002204B3">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Prior to Transfer to a patient or consumer, a Regulated Marijuana Store </w:t>
      </w:r>
      <w:sdt>
        <w:sdtPr>
          <w:tag w:val="goog_rdk_294"/>
          <w:id w:val="-1936079634"/>
        </w:sdtPr>
        <w:sdtContent>
          <w:del w:id="1863" w:author="Author">
            <w:r>
              <w:rPr>
                <w:color w:val="000000"/>
              </w:rPr>
              <w:delText xml:space="preserve"> </w:delText>
            </w:r>
          </w:del>
        </w:sdtContent>
      </w:sdt>
      <w:r>
        <w:rPr>
          <w:color w:val="000000"/>
        </w:rPr>
        <w:t>must inform the patient or consumer if the Edible Regulated Marijuana Product is past its use-by date.</w:t>
      </w:r>
    </w:p>
    <w:p w14:paraId="225E6C2D" w14:textId="77777777" w:rsidR="002204B3" w:rsidRDefault="002204B3" w:rsidP="002204B3">
      <w:pPr>
        <w:pStyle w:val="Heading4"/>
      </w:pPr>
      <w:r>
        <w:t>Basis and Purpose – 3-1025</w:t>
      </w:r>
    </w:p>
    <w:p w14:paraId="1B68B5C5" w14:textId="77777777" w:rsidR="002204B3" w:rsidRDefault="002204B3" w:rsidP="002204B3">
      <w:pPr>
        <w:tabs>
          <w:tab w:val="left" w:pos="720"/>
          <w:tab w:val="left" w:pos="1440"/>
        </w:tabs>
      </w:pPr>
      <w:r>
        <w:t>The statutory authority for this rule includes but is not limited to sections 44-10-202(1)(a), 44-10-202(1)(c), 44-10-202(6), 44-10-203(2)(f), 44-10-203(1)(k), 44-10-203(3)(a)-(b), C.R.S. The purpose of this rule is to define minimum packaging and labeling requirements for Regulated Marijuana, Regulated Marijuana Concentrate, and Regulated Marijuana Product Transferred to a Regulated Marijuana Testing Facility. The labeling requirements in this rule apply to all Containers immediately containing Regulated Marijuana, Regulated Marijuana Concentrate, and Regulated Marijuana Product being Transferred to a Regulated Marijuana Testing Facility.</w:t>
      </w:r>
    </w:p>
    <w:p w14:paraId="1B11FB9E" w14:textId="77777777" w:rsidR="002204B3" w:rsidRDefault="002204B3" w:rsidP="002204B3">
      <w:pPr>
        <w:pStyle w:val="Heading4"/>
      </w:pPr>
      <w:bookmarkStart w:id="1864" w:name="_heading=h.pkiq45279hbb" w:colFirst="0" w:colLast="0"/>
      <w:bookmarkEnd w:id="1864"/>
      <w:r>
        <w:t>3-1025 – Packaging and Labeling: Minimum Requirements for Test Batch Transfers to a Regulated Marijuana Testing Facility</w:t>
      </w:r>
    </w:p>
    <w:p w14:paraId="2D87AE37"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Packaging and Labeling of Test Batches of Regulated Marijuana Flower, Trim, Wet Whole Plant, and Regulated Marijuana Concentrate, Prior to Transfer to a Regulated Marijuana Testing Facility</w:t>
      </w:r>
      <w:r>
        <w:rPr>
          <w:color w:val="000000"/>
        </w:rPr>
        <w:t xml:space="preserve">. A Regulated Marijuana Business shall comply with the following minimum packaging and labeling requirements prior to </w:t>
      </w:r>
      <w:r>
        <w:rPr>
          <w:color w:val="000000"/>
        </w:rPr>
        <w:lastRenderedPageBreak/>
        <w:t>Transferring Test Batches of Regulated Marijuana flower, trim, wet whole plant, or Regulated Marijuana Concentrate to a Regulated Marijuana Testing Facility:</w:t>
      </w:r>
    </w:p>
    <w:p w14:paraId="0F5C44B2"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Labeling of Test Batches of Regulated Marijuana Flower, Trim, Wet Whole Plant</w:t>
      </w:r>
      <w:sdt>
        <w:sdtPr>
          <w:tag w:val="goog_rdk_295"/>
          <w:id w:val="453438487"/>
        </w:sdtPr>
        <w:sdtContent>
          <w:ins w:id="1865" w:author="Author">
            <w:r>
              <w:rPr>
                <w:color w:val="000000"/>
                <w:u w:val="single"/>
              </w:rPr>
              <w:t>,</w:t>
            </w:r>
          </w:ins>
        </w:sdtContent>
      </w:sdt>
      <w:r>
        <w:rPr>
          <w:color w:val="000000"/>
          <w:u w:val="single"/>
        </w:rPr>
        <w:t xml:space="preserve"> and Regulated Marijuana Concentrate</w:t>
      </w:r>
      <w:r>
        <w:rPr>
          <w:color w:val="000000"/>
        </w:rPr>
        <w:t>. Prior to Transfer to a Regulated Marijuana Testing Facility, every Container containing a Test Batch of Regulated Marijuana flower, trim, wet whole plant, or Regulated Marijuana Concentrate shall be affixed with a label that includes at least the following information, some of which may be included on the Inventory Tracking System Tag:</w:t>
      </w:r>
    </w:p>
    <w:p w14:paraId="61C42718"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Test Batches of Regulated Marijuana Production Batches, the license number of the Regulated Marijuana Cultivation Facility where the Regulated Marijuana was grown;</w:t>
      </w:r>
    </w:p>
    <w:p w14:paraId="3D1CBA08"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For Test Batches of Regulated Marijuana Concentrate Production Batches, the license number of the Regulated Marijuana Products Manufacturer(s) where the Regulated Marijuana Concentrate was produced</w:t>
      </w:r>
      <w:sdt>
        <w:sdtPr>
          <w:tag w:val="goog_rdk_296"/>
          <w:id w:val="1107273442"/>
        </w:sdtPr>
        <w:sdtContent>
          <w:sdt>
            <w:sdtPr>
              <w:tag w:val="goog_rdk_297"/>
              <w:id w:val="517203199"/>
            </w:sdtPr>
            <w:sdtContent>
              <w:ins w:id="1866" w:author="Author">
                <w:r w:rsidRPr="00AE6D80">
                  <w:rPr>
                    <w:rPrChange w:id="1867" w:author="Author">
                      <w:rPr>
                        <w:color w:val="000000"/>
                      </w:rPr>
                    </w:rPrChange>
                  </w:rPr>
                  <w:t xml:space="preserve"> or the license number of the Regulated Marijuana Cultivation Facility where the Physical Separation-Based Regulated Marijuana Concentrate was produced, if applicable</w:t>
                </w:r>
              </w:ins>
            </w:sdtContent>
          </w:sdt>
        </w:sdtContent>
      </w:sdt>
      <w:r>
        <w:rPr>
          <w:color w:val="000000"/>
        </w:rPr>
        <w:t>; and</w:t>
      </w:r>
    </w:p>
    <w:p w14:paraId="1219977B"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net contents, using a standard of measure compatible with the Inventory Tracking System, of the Regulated Marijuana or Regulated Marijuana Concentrate prior to its placement in the Container.</w:t>
      </w:r>
    </w:p>
    <w:p w14:paraId="7AD5039A"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Packaging and Labeling of Test Batches of Regulated Marijuana Product Prior to Transfer to a Regulated Marijuana Testing Facility</w:t>
      </w:r>
      <w:r>
        <w:rPr>
          <w:color w:val="000000"/>
        </w:rPr>
        <w:t>. A Regulated Marijuana Business shall comply with the following minimum packaging and labeling requirements prior to Transferring Test Batches of Regulated Marijuana Product to a Regulated Marijuana Testing Facility:</w:t>
      </w:r>
    </w:p>
    <w:p w14:paraId="58F81471"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Packaging Test Batches of Regulated Marijuana Product</w:t>
      </w:r>
      <w:r>
        <w:rPr>
          <w:color w:val="000000"/>
        </w:rPr>
        <w:t>.</w:t>
      </w:r>
    </w:p>
    <w:p w14:paraId="403529AA"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Prior to any Transfer of a Test Batch to a Regulated Marijuana Testing Facility, the Test Batch of Regulated Marijuana Product subject to testing shall be placed into the Container(s) in which the rest of the Production Batch will be sold. The Container may but is not required to be Child-Resistant.</w:t>
      </w:r>
    </w:p>
    <w:p w14:paraId="528C26D7"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Labeling of Test Batches of Regulated Marijuana Product</w:t>
      </w:r>
      <w:r>
        <w:rPr>
          <w:color w:val="000000"/>
        </w:rPr>
        <w:t>. Prior to Transfer to a Regulated Marijuana Testing Facility, every Container containing a Test Batch of Regulated Marijuana Product shall be affixed with a label, which can be noted on the Inventory Tracking System Tag, that includes at least the following information:</w:t>
      </w:r>
    </w:p>
    <w:p w14:paraId="044CB029" w14:textId="77777777" w:rsidR="002204B3" w:rsidRDefault="002204B3" w:rsidP="002204B3">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d.</w:t>
      </w:r>
      <w:r>
        <w:rPr>
          <w:color w:val="000000"/>
        </w:rPr>
        <w:tab/>
        <w:t>The serving size, number of serving per package, and the Target Potency as required for a Regulated Marijuana Testing Facility to assess potency variance for, at a minimum, but not limited to, Active THC</w:t>
      </w:r>
      <w:sdt>
        <w:sdtPr>
          <w:tag w:val="goog_rdk_298"/>
          <w:id w:val="1822856688"/>
        </w:sdtPr>
        <w:sdtContent>
          <w:ins w:id="1868" w:author="Author">
            <w:r>
              <w:rPr>
                <w:color w:val="000000"/>
              </w:rPr>
              <w:t xml:space="preserve">, in accordance with </w:t>
            </w:r>
          </w:ins>
          <w:sdt>
            <w:sdtPr>
              <w:tag w:val="goog_rdk_299"/>
              <w:id w:val="-1818235107"/>
            </w:sdtPr>
            <w:sdtContent>
              <w:ins w:id="1869" w:author="Author">
                <w:r w:rsidRPr="00AE6D80">
                  <w:rPr>
                    <w:rPrChange w:id="1870" w:author="Author">
                      <w:rPr>
                        <w:color w:val="000000"/>
                      </w:rPr>
                    </w:rPrChange>
                  </w:rPr>
                  <w:t>Rule 3-1015(B)(3)(a)</w:t>
                </w:r>
              </w:ins>
            </w:sdtContent>
          </w:sdt>
        </w:sdtContent>
      </w:sdt>
      <w:r>
        <w:rPr>
          <w:color w:val="000000"/>
        </w:rPr>
        <w:t>.</w:t>
      </w:r>
    </w:p>
    <w:p w14:paraId="0D0EC5D3" w14:textId="77777777" w:rsidR="002204B3" w:rsidRDefault="002204B3" w:rsidP="002204B3">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Packaging and Labeling of Test Batches of Pre-Rolled Marijuana and Infused Pre-Rolled Marijuana, Prior to Transfer to a Regulated Marijuana Testing Facility</w:t>
      </w:r>
      <w:r>
        <w:rPr>
          <w:color w:val="000000"/>
        </w:rPr>
        <w:t>. A Regulated Marijuana Business shall comply with the following minimum packaging and labeling requirements prior to Transferring Test Batches of Pre-Rolled Marijuana and Infused Pre-Rolled Marijuana to a Regulated Marijuana Testing Facility:</w:t>
      </w:r>
    </w:p>
    <w:p w14:paraId="4E2BB690" w14:textId="77777777" w:rsidR="002204B3" w:rsidRDefault="002204B3" w:rsidP="002204B3">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Labeling of Test Batches of Pre-Rolled Marijuana and Infused Pre-Rolled Marijuana</w:t>
      </w:r>
      <w:r>
        <w:rPr>
          <w:color w:val="000000"/>
        </w:rPr>
        <w:t>. Prior to Transfer to a Regulated Marijuana Testing Facility, every Container containing a Test Batch of Pre-Rolled Marijuana and Infused Pre-Rolled Marijuana shall be affixed with a label that includes at least the following information, some of which may be included on the Inventory Tracking System Tag</w:t>
      </w:r>
      <w:sdt>
        <w:sdtPr>
          <w:tag w:val="goog_rdk_300"/>
          <w:id w:val="-339223019"/>
        </w:sdtPr>
        <w:sdtContent>
          <w:ins w:id="1871" w:author="Author">
            <w:r>
              <w:rPr>
                <w:color w:val="000000"/>
              </w:rPr>
              <w:t>:</w:t>
            </w:r>
          </w:ins>
        </w:sdtContent>
      </w:sdt>
    </w:p>
    <w:p w14:paraId="0B177683" w14:textId="77777777" w:rsidR="002204B3" w:rsidRDefault="002204B3" w:rsidP="002204B3">
      <w:pPr>
        <w:pStyle w:val="Heading3"/>
      </w:pPr>
      <w:r>
        <w:t>3-1100 Series – Accelerator Program Operations</w:t>
      </w:r>
    </w:p>
    <w:p w14:paraId="1E2A371D" w14:textId="77777777" w:rsidR="002204B3" w:rsidRDefault="002204B3" w:rsidP="002204B3">
      <w:pPr>
        <w:pStyle w:val="Heading4"/>
      </w:pPr>
      <w:bookmarkStart w:id="1872" w:name="_heading=h.v00ymm4uo6b6" w:colFirst="0" w:colLast="0"/>
      <w:bookmarkEnd w:id="1872"/>
      <w:r>
        <w:t>Basis and Purpose – 3-1105</w:t>
      </w:r>
    </w:p>
    <w:p w14:paraId="54911DDD" w14:textId="77777777" w:rsidR="002204B3" w:rsidRDefault="002204B3" w:rsidP="002204B3">
      <w:pPr>
        <w:tabs>
          <w:tab w:val="left" w:pos="720"/>
          <w:tab w:val="left" w:pos="1440"/>
        </w:tabs>
      </w:pPr>
      <w:r>
        <w:t xml:space="preserve">The statutory authority for this rule includes but is not limited to sections 44-10-202(1)(c), 44-10-203(2)(aa), 44-10-310(2), and 44-10-311(2), C.R.S. The purpose of this rule is to establish requirements for Accelerator-Endorsed Licensees and Accelerator Licensees participating in the accelerator program. The </w:t>
      </w:r>
      <w:sdt>
        <w:sdtPr>
          <w:tag w:val="goog_rdk_302"/>
          <w:id w:val="-142225929"/>
        </w:sdtPr>
        <w:sdtContent>
          <w:del w:id="1873" w:author="Author">
            <w:r>
              <w:delText>A</w:delText>
            </w:r>
          </w:del>
        </w:sdtContent>
      </w:sdt>
      <w:sdt>
        <w:sdtPr>
          <w:tag w:val="goog_rdk_303"/>
          <w:id w:val="68649861"/>
        </w:sdtPr>
        <w:sdtContent>
          <w:ins w:id="1874" w:author="Author">
            <w:r>
              <w:t>a</w:t>
            </w:r>
          </w:ins>
        </w:sdtContent>
      </w:sdt>
      <w:r>
        <w:t xml:space="preserve">ccelerator </w:t>
      </w:r>
      <w:sdt>
        <w:sdtPr>
          <w:tag w:val="goog_rdk_304"/>
          <w:id w:val="1930599830"/>
        </w:sdtPr>
        <w:sdtContent>
          <w:del w:id="1875" w:author="Author">
            <w:r>
              <w:delText>P</w:delText>
            </w:r>
          </w:del>
        </w:sdtContent>
      </w:sdt>
      <w:sdt>
        <w:sdtPr>
          <w:tag w:val="goog_rdk_305"/>
          <w:id w:val="-1893785714"/>
        </w:sdtPr>
        <w:sdtContent>
          <w:ins w:id="1876" w:author="Author">
            <w:r>
              <w:t>p</w:t>
            </w:r>
          </w:ins>
        </w:sdtContent>
      </w:sdt>
      <w:r>
        <w:t>rogram permits different structures. The first option is for the Accelerator-Endorsed Licensee and the Accelerator Licensee to have a mentor/apprentice relationship at the same premises pursuant to Rules 3-1105 and 3-1110. The second option is for the Accelerator-Endorsed Licensee and the Accelerator Licensee to have a separate premises relationship pursuant to Rules 3-1105 and 3-1115.</w:t>
      </w:r>
    </w:p>
    <w:p w14:paraId="74DCCF52" w14:textId="77777777" w:rsidR="002204B3" w:rsidRDefault="002204B3" w:rsidP="002204B3">
      <w:pPr>
        <w:pStyle w:val="Heading4"/>
      </w:pPr>
      <w:bookmarkStart w:id="1877" w:name="_heading=h.cjxefhv4e96r" w:colFirst="0" w:colLast="0"/>
      <w:bookmarkEnd w:id="1877"/>
      <w:r>
        <w:t>Basis and Purpose – 3-1110</w:t>
      </w:r>
    </w:p>
    <w:p w14:paraId="560A7C17" w14:textId="77777777" w:rsidR="002204B3" w:rsidRDefault="002204B3" w:rsidP="002204B3">
      <w:pPr>
        <w:tabs>
          <w:tab w:val="left" w:pos="720"/>
          <w:tab w:val="left" w:pos="1440"/>
        </w:tabs>
      </w:pPr>
      <w:r>
        <w:t>The statutory authority for this rule includes but is not limited to sections 44-10-202(1)(c), 44-10-203(2)(aa), 44-10-310(2), and 44-10-311(2), C.R.S. The purpose of this rule is to establish requirements for Accelerator-Endorsed Licensees and Social Equity Licensees to participate in the accelerator program. This option is for the Accelerator-Endorsed Licensee and the Social Equity Licensee to have a mentor/apprentice type relationship pursuant to Rules 3-1105 and 3-1110.</w:t>
      </w:r>
    </w:p>
    <w:p w14:paraId="6B476F92" w14:textId="77777777" w:rsidR="002204B3" w:rsidRDefault="002204B3" w:rsidP="002204B3">
      <w:pPr>
        <w:pStyle w:val="Heading4"/>
      </w:pPr>
      <w:r>
        <w:t>3-1110 – Accelerator Shared Premises</w:t>
      </w:r>
    </w:p>
    <w:p w14:paraId="2E117F80" w14:textId="0DEFCDC8" w:rsidR="002204B3" w:rsidRDefault="002204B3" w:rsidP="00DA1380">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Equity Assistance P</w:t>
      </w:r>
      <w:sdt>
        <w:sdtPr>
          <w:tag w:val="goog_rdk_306"/>
          <w:id w:val="1345428958"/>
        </w:sdtPr>
        <w:sdtContent>
          <w:ins w:id="1878" w:author="Author">
            <w:r>
              <w:rPr>
                <w:color w:val="000000"/>
                <w:u w:val="single"/>
              </w:rPr>
              <w:t>roposal</w:t>
            </w:r>
          </w:ins>
        </w:sdtContent>
      </w:sdt>
      <w:sdt>
        <w:sdtPr>
          <w:tag w:val="goog_rdk_307"/>
          <w:id w:val="1538378110"/>
        </w:sdtPr>
        <w:sdtContent>
          <w:del w:id="1879" w:author="Author">
            <w:r>
              <w:rPr>
                <w:color w:val="000000"/>
                <w:u w:val="single"/>
              </w:rPr>
              <w:delText>lan</w:delText>
            </w:r>
          </w:del>
        </w:sdtContent>
      </w:sdt>
      <w:r>
        <w:rPr>
          <w:color w:val="000000"/>
          <w:u w:val="single"/>
        </w:rPr>
        <w:t xml:space="preserve"> – Additional Requirements</w:t>
      </w:r>
      <w:r>
        <w:rPr>
          <w:color w:val="000000"/>
        </w:rPr>
        <w:t xml:space="preserve">. In addition to all equity assistance proposal requirements outlined in Rule 3-1105(C)(1), an Accelerator-Endorsed Licensee intending to share its Licensed Premises with an Accelerator Licensee must also include the following in </w:t>
      </w:r>
      <w:sdt>
        <w:sdtPr>
          <w:tag w:val="goog_rdk_308"/>
          <w:id w:val="-1725439427"/>
        </w:sdtPr>
        <w:sdtContent>
          <w:del w:id="1880" w:author="Author">
            <w:r>
              <w:rPr>
                <w:color w:val="000000"/>
              </w:rPr>
              <w:delText>tis</w:delText>
            </w:r>
          </w:del>
        </w:sdtContent>
      </w:sdt>
      <w:sdt>
        <w:sdtPr>
          <w:tag w:val="goog_rdk_309"/>
          <w:id w:val="-1825900408"/>
        </w:sdtPr>
        <w:sdtContent>
          <w:sdt>
            <w:sdtPr>
              <w:tag w:val="goog_rdk_310"/>
              <w:id w:val="-707732916"/>
            </w:sdtPr>
            <w:sdtContent>
              <w:ins w:id="1881" w:author="Author">
                <w:r w:rsidRPr="00AE6D80">
                  <w:rPr>
                    <w:rPrChange w:id="1882" w:author="Author">
                      <w:rPr>
                        <w:color w:val="000000"/>
                      </w:rPr>
                    </w:rPrChange>
                  </w:rPr>
                  <w:t>its</w:t>
                </w:r>
              </w:ins>
            </w:sdtContent>
          </w:sdt>
        </w:sdtContent>
      </w:sdt>
      <w:r>
        <w:rPr>
          <w:color w:val="000000"/>
        </w:rPr>
        <w:t xml:space="preserve"> equity assistance proposal:</w:t>
      </w:r>
    </w:p>
    <w:p w14:paraId="33EF0019" w14:textId="77777777" w:rsidR="00812D2D" w:rsidRDefault="00812D2D" w:rsidP="00812D2D">
      <w:pPr>
        <w:pStyle w:val="Heading2"/>
      </w:pPr>
      <w:bookmarkStart w:id="1883" w:name="_heading=h.ilix1kjo34jn" w:colFirst="0" w:colLast="0"/>
      <w:bookmarkEnd w:id="1883"/>
      <w:r>
        <w:lastRenderedPageBreak/>
        <w:t>Part 4 – Regulated Marijuana Testing Program</w:t>
      </w:r>
    </w:p>
    <w:p w14:paraId="72E392D9" w14:textId="77777777" w:rsidR="00812D2D" w:rsidRDefault="00812D2D" w:rsidP="00812D2D">
      <w:pPr>
        <w:pStyle w:val="Heading3"/>
      </w:pPr>
      <w:r>
        <w:t>4-200 Series - Testing Program Requirements</w:t>
      </w:r>
    </w:p>
    <w:p w14:paraId="1F8591E2" w14:textId="77777777" w:rsidR="00812D2D" w:rsidRDefault="00812D2D" w:rsidP="00812D2D">
      <w:pPr>
        <w:pStyle w:val="Heading4"/>
      </w:pPr>
      <w:r>
        <w:t>Basis and Purpose – 4-205</w:t>
      </w:r>
    </w:p>
    <w:p w14:paraId="623A591A"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the mandatory testing portion of the Division’s Regulated Marijuana sampling and testing program. This Rule 4-205 was previously Rules 4-105, 4-115, and 4-130, 1 CCR 212-3, and Rules M and R 1502, 1 CCR 212-1 and 1 CCR 212-2.</w:t>
      </w:r>
    </w:p>
    <w:p w14:paraId="737917A7" w14:textId="77777777" w:rsidR="00812D2D" w:rsidRDefault="00812D2D" w:rsidP="00812D2D">
      <w:pPr>
        <w:pStyle w:val="Heading4"/>
      </w:pPr>
      <w:r>
        <w:t>4-205 – Regulated Marijuana Testing Program: Mandatory Testing</w:t>
      </w:r>
    </w:p>
    <w:p w14:paraId="078D6060" w14:textId="77777777" w:rsidR="00812D2D" w:rsidRDefault="00812D2D" w:rsidP="00812D2D">
      <w:pPr>
        <w:pBdr>
          <w:top w:val="nil"/>
          <w:left w:val="nil"/>
          <w:bottom w:val="nil"/>
          <w:right w:val="nil"/>
          <w:between w:val="nil"/>
        </w:pBdr>
        <w:tabs>
          <w:tab w:val="left" w:pos="720"/>
          <w:tab w:val="left" w:pos="1440"/>
          <w:tab w:val="left" w:pos="2160"/>
        </w:tabs>
        <w:ind w:left="720" w:hanging="720"/>
        <w:rPr>
          <w:ins w:id="1884" w:author="Author"/>
          <w:color w:val="000000"/>
        </w:rPr>
      </w:pPr>
      <w:r>
        <w:rPr>
          <w:color w:val="000000"/>
        </w:rPr>
        <w:t>F.</w:t>
      </w:r>
      <w:r>
        <w:rPr>
          <w:color w:val="000000"/>
        </w:rPr>
        <w:tab/>
      </w:r>
      <w:ins w:id="1885" w:author="Author">
        <w:r w:rsidRPr="00AE6D80">
          <w:rPr>
            <w:u w:val="single"/>
            <w:rPrChange w:id="1886" w:author="Author">
              <w:rPr>
                <w:color w:val="000000"/>
              </w:rPr>
            </w:rPrChange>
          </w:rPr>
          <w:t>Financial Responsibility for Sampling and Testing</w:t>
        </w:r>
        <w:r w:rsidRPr="00AE6D80">
          <w:rPr>
            <w:rPrChange w:id="1887" w:author="Author">
              <w:rPr>
                <w:color w:val="000000"/>
              </w:rPr>
            </w:rPrChange>
          </w:rPr>
          <w:t>.</w:t>
        </w:r>
      </w:ins>
    </w:p>
    <w:p w14:paraId="55B6FC58" w14:textId="77777777" w:rsidR="00812D2D" w:rsidRDefault="00812D2D" w:rsidP="00812D2D">
      <w:pPr>
        <w:pBdr>
          <w:top w:val="nil"/>
          <w:left w:val="nil"/>
          <w:bottom w:val="nil"/>
          <w:right w:val="nil"/>
          <w:between w:val="nil"/>
        </w:pBdr>
        <w:tabs>
          <w:tab w:val="left" w:pos="720"/>
          <w:tab w:val="left" w:pos="1440"/>
          <w:tab w:val="left" w:pos="2160"/>
        </w:tabs>
        <w:ind w:left="1440" w:hanging="720"/>
        <w:rPr>
          <w:ins w:id="1888" w:author="Author"/>
          <w:color w:val="000000"/>
        </w:rPr>
      </w:pPr>
      <w:ins w:id="1889" w:author="Author">
        <w:r w:rsidRPr="00AE6D80">
          <w:rPr>
            <w:rPrChange w:id="1890" w:author="Author">
              <w:rPr>
                <w:color w:val="000000"/>
              </w:rPr>
            </w:rPrChange>
          </w:rPr>
          <w:t>1.</w:t>
        </w:r>
        <w:r w:rsidRPr="00AE6D80">
          <w:rPr>
            <w:rPrChange w:id="1891" w:author="Author">
              <w:rPr>
                <w:color w:val="000000"/>
              </w:rPr>
            </w:rPrChange>
          </w:rPr>
          <w:tab/>
        </w:r>
      </w:ins>
      <w:r>
        <w:rPr>
          <w:color w:val="000000"/>
        </w:rPr>
        <w:t xml:space="preserve">The cost for all sampling and tests conducted pursuant to these </w:t>
      </w:r>
      <w:ins w:id="1892" w:author="Author">
        <w:r>
          <w:rPr>
            <w:color w:val="000000"/>
          </w:rPr>
          <w:t>R</w:t>
        </w:r>
      </w:ins>
      <w:del w:id="1893" w:author="Author">
        <w:r>
          <w:rPr>
            <w:color w:val="000000"/>
          </w:rPr>
          <w:delText>r</w:delText>
        </w:r>
      </w:del>
      <w:r>
        <w:rPr>
          <w:color w:val="000000"/>
        </w:rPr>
        <w:t>ules shall be the financial responsibility of the Regulated Marijuana Business that is required to submit the Test Batch for testing</w:t>
      </w:r>
      <w:ins w:id="1894" w:author="Author">
        <w:r>
          <w:rPr>
            <w:color w:val="000000"/>
          </w:rPr>
          <w:t>, unless otherwise required by subparagraph (2) of this Rule 4-2</w:t>
        </w:r>
        <w:r w:rsidRPr="00AE6D80">
          <w:rPr>
            <w:rPrChange w:id="1895" w:author="Author">
              <w:rPr>
                <w:color w:val="000000"/>
              </w:rPr>
            </w:rPrChange>
          </w:rPr>
          <w:t>05</w:t>
        </w:r>
        <w:r>
          <w:rPr>
            <w:color w:val="000000"/>
          </w:rPr>
          <w:t>(F)</w:t>
        </w:r>
      </w:ins>
      <w:r>
        <w:rPr>
          <w:color w:val="000000"/>
        </w:rPr>
        <w:t>.</w:t>
      </w:r>
    </w:p>
    <w:p w14:paraId="67FBA205" w14:textId="77777777" w:rsidR="00812D2D" w:rsidRPr="00AE6D80" w:rsidRDefault="00812D2D">
      <w:pPr>
        <w:pBdr>
          <w:top w:val="nil"/>
          <w:left w:val="nil"/>
          <w:bottom w:val="nil"/>
          <w:right w:val="nil"/>
          <w:between w:val="nil"/>
        </w:pBdr>
        <w:tabs>
          <w:tab w:val="left" w:pos="720"/>
          <w:tab w:val="left" w:pos="1440"/>
          <w:tab w:val="left" w:pos="2160"/>
        </w:tabs>
        <w:ind w:left="1440" w:hanging="720"/>
        <w:rPr>
          <w:rPrChange w:id="1896" w:author="Author">
            <w:rPr>
              <w:color w:val="000000"/>
            </w:rPr>
          </w:rPrChange>
        </w:rPr>
        <w:pPrChange w:id="1897" w:author="Author">
          <w:pPr>
            <w:pBdr>
              <w:top w:val="nil"/>
              <w:left w:val="nil"/>
              <w:bottom w:val="nil"/>
              <w:right w:val="nil"/>
              <w:between w:val="nil"/>
            </w:pBdr>
            <w:tabs>
              <w:tab w:val="left" w:pos="720"/>
              <w:tab w:val="left" w:pos="1440"/>
              <w:tab w:val="left" w:pos="2160"/>
            </w:tabs>
            <w:ind w:left="720" w:hanging="720"/>
          </w:pPr>
        </w:pPrChange>
      </w:pPr>
      <w:ins w:id="1898" w:author="Author">
        <w:r w:rsidRPr="00AE6D80">
          <w:rPr>
            <w:rPrChange w:id="1899" w:author="Author">
              <w:rPr>
                <w:color w:val="000000"/>
              </w:rPr>
            </w:rPrChange>
          </w:rPr>
          <w:t>2.</w:t>
        </w:r>
        <w:r w:rsidRPr="00AE6D80">
          <w:rPr>
            <w:rPrChange w:id="1900" w:author="Author">
              <w:rPr>
                <w:color w:val="000000"/>
              </w:rPr>
            </w:rPrChange>
          </w:rPr>
          <w:tab/>
        </w:r>
        <w:r w:rsidRPr="00AE6D80">
          <w:rPr>
            <w:u w:val="single"/>
            <w:rPrChange w:id="1901" w:author="Author">
              <w:rPr>
                <w:color w:val="000000"/>
              </w:rPr>
            </w:rPrChange>
          </w:rPr>
          <w:t>Division Required Testing</w:t>
        </w:r>
        <w:r w:rsidRPr="00AE6D80">
          <w:rPr>
            <w:rPrChange w:id="1902" w:author="Author">
              <w:rPr>
                <w:color w:val="000000"/>
              </w:rPr>
            </w:rPrChange>
          </w:rPr>
          <w:t xml:space="preserve">. The cost for all Division required sampling and testing conducted pursuant to these Rules shall be the financial responsibility of the Regulated Marijuana Business </w:t>
        </w:r>
      </w:ins>
      <w:r w:rsidRPr="00AE6D80">
        <w:rPr>
          <w:rPrChange w:id="1903" w:author="Author">
            <w:rPr>
              <w:color w:val="000000"/>
            </w:rPr>
          </w:rPrChange>
        </w:rPr>
        <w:t>under investigation.</w:t>
      </w:r>
    </w:p>
    <w:p w14:paraId="3B8382CB" w14:textId="77777777" w:rsidR="00812D2D" w:rsidRDefault="00812D2D" w:rsidP="00812D2D">
      <w:pPr>
        <w:pStyle w:val="Heading4"/>
      </w:pPr>
      <w:r>
        <w:t>Basis and Purpose – 4-210</w:t>
      </w:r>
    </w:p>
    <w:p w14:paraId="3F3D6B94"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potency testing procedures and rules for the Division’s Regulated Marijuana sampling and testing program. This Rule 4-210 was previously Rules 4-115 and 4-125, 1 CCR 212-3, Rules M and R 1504, 1 CCR 212-1 and 1 CCR 212-2.</w:t>
      </w:r>
    </w:p>
    <w:p w14:paraId="3254F1B2" w14:textId="77777777" w:rsidR="00812D2D" w:rsidRDefault="00812D2D" w:rsidP="00812D2D">
      <w:pPr>
        <w:tabs>
          <w:tab w:val="left" w:pos="720"/>
          <w:tab w:val="left" w:pos="1440"/>
        </w:tabs>
        <w:jc w:val="center"/>
        <w:rPr>
          <w:highlight w:val="cyan"/>
        </w:rPr>
      </w:pPr>
      <w:r>
        <w:rPr>
          <w:b/>
          <w:bCs/>
          <w:highlight w:val="cyan"/>
        </w:rPr>
        <w:t>Please Note:</w:t>
      </w:r>
      <w:r>
        <w:rPr>
          <w:highlight w:val="cyan"/>
        </w:rPr>
        <w:t xml:space="preserve"> The Division intends to propose rule revisions to clarify expectations regarding Cannabinoid potency testing performed on Regulated Marijuana Products and reporting those results. For Regulated Marijuana Testing Facilities, proposed rule revisions will clarify the expectations of serving subsampling procedures and the use of measured serving weights in potency calculations for different types of Regulated </w:t>
      </w:r>
      <w:r>
        <w:rPr>
          <w:highlight w:val="cyan"/>
        </w:rPr>
        <w:lastRenderedPageBreak/>
        <w:t xml:space="preserve">Marijuana Products, and reporting requirements. For Regulated Marijana Products Manufacturers, proposed rule revisions will clarify required testing of and labeling requirements for any Cannabinoid greater than 10% of the total Cannabinoids on Regulated Marijuana Product. </w:t>
      </w:r>
    </w:p>
    <w:p w14:paraId="7FC906D6" w14:textId="77777777" w:rsidR="00812D2D" w:rsidRDefault="00812D2D" w:rsidP="00812D2D">
      <w:pPr>
        <w:pStyle w:val="Heading4"/>
      </w:pPr>
      <w:r>
        <w:t>4-210 – Regulated Marijuana Testing Program: Potency Testing</w:t>
      </w:r>
    </w:p>
    <w:p w14:paraId="5E184364"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Potency Testing</w:t>
      </w:r>
      <w:r>
        <w:rPr>
          <w:color w:val="000000"/>
        </w:rPr>
        <w:t>.</w:t>
      </w:r>
    </w:p>
    <w:p w14:paraId="63DE32B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Cannabinoids Potency Profiles</w:t>
      </w:r>
      <w:r>
        <w:rPr>
          <w:color w:val="000000"/>
        </w:rPr>
        <w:t>. A Regulated Marijuana Testing Facility may test and report results for any Cannabinoid provided the test is conducted in accordance with the Regulated Marijuana Testing Facility’s Standard Operating Procedure.</w:t>
      </w:r>
    </w:p>
    <w:p w14:paraId="5E4C52B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Reporting of Results</w:t>
      </w:r>
      <w:r>
        <w:rPr>
          <w:color w:val="000000"/>
        </w:rPr>
        <w:t>.</w:t>
      </w:r>
    </w:p>
    <w:p w14:paraId="310E5E8C"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potency tests on Regulated Marijuana, Regulated Marijuana Concentrate, Pre-Rolled Marijuana, and Infused Pre-Rolled Marijuana, results must be reported by listing a single percentage concentration for each Cannabinoid that represents an average of all Sample Increments within the Test Batch. This includes reporting the Total THC in addition to each Cannabinoid required in Rule 4-210.</w:t>
      </w:r>
    </w:p>
    <w:p w14:paraId="0F4DE473" w14:textId="77777777" w:rsidR="00812D2D" w:rsidRDefault="00812D2D" w:rsidP="00812D2D">
      <w:pPr>
        <w:pBdr>
          <w:top w:val="nil"/>
          <w:left w:val="nil"/>
          <w:bottom w:val="nil"/>
          <w:right w:val="nil"/>
          <w:between w:val="nil"/>
        </w:pBdr>
        <w:tabs>
          <w:tab w:val="left" w:pos="720"/>
          <w:tab w:val="left" w:pos="1440"/>
          <w:tab w:val="left" w:pos="2160"/>
        </w:tabs>
        <w:ind w:left="2160" w:hanging="720"/>
        <w:rPr>
          <w:ins w:id="1904" w:author="Author"/>
          <w:color w:val="000000"/>
        </w:rPr>
      </w:pPr>
      <w:r>
        <w:rPr>
          <w:color w:val="000000"/>
        </w:rPr>
        <w:t>b.</w:t>
      </w:r>
      <w:r>
        <w:rPr>
          <w:color w:val="000000"/>
        </w:rPr>
        <w:tab/>
        <w:t xml:space="preserve">For potency tests conducted on Regulated Marijuana Product, whether conducted on each individual Production Batch or via a Reduced Testing Allowance per Rule </w:t>
      </w:r>
      <w:ins w:id="1905" w:author="Author">
        <w:r>
          <w:rPr>
            <w:color w:val="000000"/>
          </w:rPr>
          <w:t>4-230(B)</w:t>
        </w:r>
      </w:ins>
      <w:del w:id="1906" w:author="Author">
        <w:r>
          <w:rPr>
            <w:color w:val="000000"/>
          </w:rPr>
          <w:delText>4-210</w:delText>
        </w:r>
      </w:del>
      <w:r>
        <w:rPr>
          <w:color w:val="000000"/>
        </w:rPr>
        <w:t>, results must be reported by listing the total number of milligrams contained within a single Regulated Marijuana Product unit for sale for each Cannabinoid and stating whether the Cannabinoid content is homogenous as defined in subparagraph (E)(4) of this Rule.</w:t>
      </w:r>
    </w:p>
    <w:p w14:paraId="3A41BD1C" w14:textId="77777777" w:rsidR="00812D2D" w:rsidRPr="00AE6D80" w:rsidRDefault="00812D2D" w:rsidP="00812D2D">
      <w:pPr>
        <w:pBdr>
          <w:top w:val="nil"/>
          <w:left w:val="nil"/>
          <w:bottom w:val="nil"/>
          <w:right w:val="nil"/>
          <w:between w:val="nil"/>
        </w:pBdr>
        <w:tabs>
          <w:tab w:val="left" w:pos="720"/>
          <w:tab w:val="left" w:pos="1440"/>
          <w:tab w:val="left" w:pos="2160"/>
        </w:tabs>
        <w:ind w:left="2160" w:hanging="720"/>
        <w:rPr>
          <w:rPrChange w:id="1907" w:author="Author">
            <w:rPr>
              <w:color w:val="000000"/>
            </w:rPr>
          </w:rPrChange>
        </w:rPr>
      </w:pPr>
      <w:ins w:id="1908" w:author="Author">
        <w:r w:rsidRPr="00AE6D80">
          <w:rPr>
            <w:rPrChange w:id="1909" w:author="Author">
              <w:rPr>
                <w:color w:val="000000"/>
              </w:rPr>
            </w:rPrChange>
          </w:rPr>
          <w:t>c.</w:t>
        </w:r>
        <w:r w:rsidRPr="00AE6D80">
          <w:rPr>
            <w:rPrChange w:id="1910" w:author="Author">
              <w:rPr>
                <w:color w:val="000000"/>
              </w:rPr>
            </w:rPrChange>
          </w:rPr>
          <w:tab/>
          <w:t>For potency tests conducted on topicals only, test results must be reported in mg/unit.</w:t>
        </w:r>
      </w:ins>
    </w:p>
    <w:p w14:paraId="0700B0E5"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Potency Testing – Cannabinoid Profile</w:t>
      </w:r>
      <w:r>
        <w:rPr>
          <w:color w:val="000000"/>
        </w:rPr>
        <w:t>. A potency test conducted pursuant to this Rule must at least determine the level of concentration of D8-THC, D9-THC, D-10 THC, Exo-THC, THCA, CBD, CBDA, and CBN.</w:t>
      </w:r>
    </w:p>
    <w:p w14:paraId="408EECE0"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Potency Testing for Regulated Marijuana</w:t>
      </w:r>
      <w:r>
        <w:rPr>
          <w:color w:val="000000"/>
        </w:rPr>
        <w:t>.</w:t>
      </w:r>
    </w:p>
    <w:p w14:paraId="4622233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Kief Potency Testing</w:t>
      </w:r>
      <w:r>
        <w:rPr>
          <w:color w:val="000000"/>
        </w:rPr>
        <w:t xml:space="preserve">. Kief potency testing may follow </w:t>
      </w:r>
      <w:del w:id="1911" w:author="Author">
        <w:r>
          <w:rPr>
            <w:color w:val="000000"/>
          </w:rPr>
          <w:delText>P</w:delText>
        </w:r>
      </w:del>
      <w:ins w:id="1912" w:author="Author">
        <w:r>
          <w:rPr>
            <w:color w:val="000000"/>
          </w:rPr>
          <w:t>p</w:t>
        </w:r>
      </w:ins>
      <w:r>
        <w:rPr>
          <w:color w:val="000000"/>
        </w:rPr>
        <w:t xml:space="preserve">otency </w:t>
      </w:r>
      <w:del w:id="1913" w:author="Author">
        <w:r>
          <w:rPr>
            <w:color w:val="000000"/>
          </w:rPr>
          <w:delText>T</w:delText>
        </w:r>
      </w:del>
      <w:ins w:id="1914" w:author="Author">
        <w:r>
          <w:rPr>
            <w:color w:val="000000"/>
          </w:rPr>
          <w:t>t</w:t>
        </w:r>
      </w:ins>
      <w:r>
        <w:rPr>
          <w:color w:val="000000"/>
        </w:rPr>
        <w:t xml:space="preserve">esting for Regulated Marijuana if Kief is produced from the same strain of Regulated Marijuana. If Kief is produced from multiple strains, </w:t>
      </w:r>
      <w:ins w:id="1915" w:author="Author">
        <w:r>
          <w:rPr>
            <w:color w:val="000000"/>
          </w:rPr>
          <w:t xml:space="preserve">it </w:t>
        </w:r>
      </w:ins>
      <w:r>
        <w:rPr>
          <w:color w:val="000000"/>
        </w:rPr>
        <w:t>must comply with paragraph (D) of this Rule.</w:t>
      </w:r>
    </w:p>
    <w:p w14:paraId="26AEE182"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Potency Testing for Regulated Marijuana Product</w:t>
      </w:r>
      <w:r>
        <w:rPr>
          <w:color w:val="000000"/>
        </w:rPr>
        <w:t>.</w:t>
      </w:r>
    </w:p>
    <w:p w14:paraId="1E0E05D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r>
      <w:r>
        <w:rPr>
          <w:color w:val="000000"/>
          <w:u w:val="single"/>
        </w:rPr>
        <w:t>Required Tests</w:t>
      </w:r>
      <w:r>
        <w:rPr>
          <w:color w:val="000000"/>
        </w:rPr>
        <w:t xml:space="preserve">. Potency and homogeneity tests conducted on Regulated Marijuana Product must determine the level of concentration of the required Cannabinoids and whether or not </w:t>
      </w:r>
      <w:ins w:id="1916" w:author="Author">
        <w:r>
          <w:rPr>
            <w:color w:val="000000"/>
          </w:rPr>
          <w:t>each Cannabinoid</w:t>
        </w:r>
      </w:ins>
      <w:del w:id="1917" w:author="Author">
        <w:r>
          <w:rPr>
            <w:color w:val="000000"/>
          </w:rPr>
          <w:delText>THC</w:delText>
        </w:r>
      </w:del>
      <w:r>
        <w:rPr>
          <w:color w:val="000000"/>
        </w:rPr>
        <w:t xml:space="preserve"> is homogeneously distributed throughout the product.</w:t>
      </w:r>
    </w:p>
    <w:p w14:paraId="1B035CEE" w14:textId="77777777" w:rsidR="00812D2D" w:rsidRDefault="00812D2D" w:rsidP="00812D2D">
      <w:pPr>
        <w:pStyle w:val="Heading4"/>
      </w:pPr>
      <w:r>
        <w:t>Basis and Purpose – 4-215</w:t>
      </w:r>
    </w:p>
    <w:p w14:paraId="6B10DD0B"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contaminant testing procedures and rules for the Division’s Regulated Marijuana sampling and testing program. This Rule 4-215 was previously Rules 4-115, 4-120, and 4-121, 1 CCR 212-3, Rules M and R 1504, 1 CCR 212-1 and 1 CCR 212-2.</w:t>
      </w:r>
    </w:p>
    <w:p w14:paraId="00FCCCE3" w14:textId="77777777" w:rsidR="00812D2D" w:rsidRDefault="00812D2D" w:rsidP="00812D2D">
      <w:pPr>
        <w:pStyle w:val="Heading4"/>
      </w:pPr>
      <w:r>
        <w:t>4-215 – Regulated Marijuana Testing Program: Contaminant Testing</w:t>
      </w:r>
    </w:p>
    <w:p w14:paraId="7D4CC480"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Regulated Marijuana Contaminant Testing</w:t>
      </w:r>
      <w:r>
        <w:rPr>
          <w:color w:val="000000"/>
        </w:rPr>
        <w:t>.</w:t>
      </w:r>
    </w:p>
    <w:p w14:paraId="051B70D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following table provides required tests for Regulated Marijuana flower.</w:t>
      </w:r>
    </w:p>
    <w:p w14:paraId="08C5B82A" w14:textId="77777777" w:rsidR="00812D2D" w:rsidRDefault="00812D2D" w:rsidP="00812D2D">
      <w:pPr>
        <w:spacing w:before="160" w:after="160" w:line="278" w:lineRule="auto"/>
      </w:pPr>
      <w:r>
        <w:rPr>
          <w:b/>
          <w:bCs/>
        </w:rPr>
        <w:t>4-215(B)(1) 1</w:t>
      </w:r>
    </w:p>
    <w:tbl>
      <w:tblPr>
        <w:tblW w:w="9550" w:type="dxa"/>
        <w:tblInd w:w="-100" w:type="dxa"/>
        <w:tblLayout w:type="fixed"/>
        <w:tblLook w:val="0000" w:firstRow="0" w:lastRow="0" w:firstColumn="0" w:lastColumn="0" w:noHBand="0" w:noVBand="0"/>
      </w:tblPr>
      <w:tblGrid>
        <w:gridCol w:w="2170"/>
        <w:gridCol w:w="2250"/>
        <w:gridCol w:w="2160"/>
        <w:gridCol w:w="2970"/>
      </w:tblGrid>
      <w:tr w:rsidR="00812D2D" w14:paraId="0F0C089C" w14:textId="77777777" w:rsidTr="003D6643">
        <w:trPr>
          <w:cantSplit/>
          <w:tblHeader/>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36C9A0" w14:textId="77777777" w:rsidR="00812D2D" w:rsidRDefault="00812D2D" w:rsidP="003D6643">
            <w:pPr>
              <w:tabs>
                <w:tab w:val="left" w:pos="720"/>
                <w:tab w:val="left" w:pos="1440"/>
                <w:tab w:val="left" w:pos="2160"/>
              </w:tabs>
              <w:spacing w:before="0" w:line="278" w:lineRule="auto"/>
              <w:ind w:left="720" w:hanging="720"/>
            </w:pP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E1B299" w14:textId="77777777" w:rsidR="00812D2D" w:rsidRDefault="00812D2D" w:rsidP="003D6643">
            <w:pPr>
              <w:spacing w:before="0" w:line="278" w:lineRule="auto"/>
              <w:jc w:val="center"/>
            </w:pPr>
            <w:r>
              <w:rPr>
                <w:b/>
                <w:bCs/>
              </w:rPr>
              <w:t xml:space="preserve">Flower, </w:t>
            </w:r>
            <w:del w:id="1918" w:author="Author">
              <w:r>
                <w:rPr>
                  <w:b/>
                  <w:bCs/>
                </w:rPr>
                <w:delText>s</w:delText>
              </w:r>
            </w:del>
            <w:ins w:id="1919" w:author="Author">
              <w:r>
                <w:rPr>
                  <w:b/>
                  <w:bCs/>
                </w:rPr>
                <w:t>S</w:t>
              </w:r>
            </w:ins>
            <w:r>
              <w:rPr>
                <w:b/>
                <w:bCs/>
              </w:rPr>
              <w:t xml:space="preserve">hake, &amp; </w:t>
            </w:r>
            <w:del w:id="1920" w:author="Author">
              <w:r>
                <w:rPr>
                  <w:b/>
                  <w:bCs/>
                </w:rPr>
                <w:delText>t</w:delText>
              </w:r>
            </w:del>
            <w:ins w:id="1921" w:author="Author">
              <w:r>
                <w:rPr>
                  <w:b/>
                  <w:bCs/>
                </w:rPr>
                <w:t>T</w:t>
              </w:r>
            </w:ins>
            <w:r>
              <w:rPr>
                <w:b/>
                <w:bCs/>
              </w:rPr>
              <w:t>rim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8D8F9E" w14:textId="77777777" w:rsidR="00812D2D" w:rsidRDefault="00812D2D" w:rsidP="003D6643">
            <w:pPr>
              <w:spacing w:before="0" w:line="278" w:lineRule="auto"/>
              <w:jc w:val="center"/>
            </w:pPr>
            <w:r>
              <w:rPr>
                <w:b/>
                <w:bCs/>
              </w:rPr>
              <w:t>Pre-rolled Marijuana &amp; Infused Pre-Rolled Marijuana</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CB79C9" w14:textId="77777777" w:rsidR="00812D2D" w:rsidRDefault="00812D2D" w:rsidP="003D6643">
            <w:pPr>
              <w:spacing w:before="0" w:line="278" w:lineRule="auto"/>
              <w:jc w:val="center"/>
            </w:pPr>
            <w:r>
              <w:rPr>
                <w:b/>
                <w:bCs/>
              </w:rPr>
              <w:t>Wet Whole Plant Allocated for Extraction</w:t>
            </w:r>
          </w:p>
        </w:tc>
      </w:tr>
      <w:tr w:rsidR="00812D2D" w14:paraId="0C3815AA" w14:textId="77777777" w:rsidTr="003D6643">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B3146C" w14:textId="77777777" w:rsidR="00812D2D" w:rsidRDefault="00812D2D" w:rsidP="003D6643">
            <w:pPr>
              <w:spacing w:before="0" w:line="278" w:lineRule="auto"/>
            </w:pPr>
            <w:r>
              <w:t>Water Activity</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236594" w14:textId="77777777" w:rsidR="00812D2D" w:rsidRDefault="00812D2D" w:rsidP="003D6643">
            <w:pPr>
              <w:spacing w:before="0" w:line="278" w:lineRule="auto"/>
            </w:pPr>
            <w: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FC9948" w14:textId="77777777" w:rsidR="00812D2D" w:rsidRDefault="00812D2D" w:rsidP="003D6643">
            <w:pPr>
              <w:spacing w:before="0" w:line="278" w:lineRule="auto"/>
            </w:pPr>
            <w: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915A0A" w14:textId="77777777" w:rsidR="00812D2D" w:rsidRDefault="00812D2D" w:rsidP="003D6643">
            <w:pPr>
              <w:spacing w:before="0" w:line="278" w:lineRule="auto"/>
            </w:pPr>
            <w:r>
              <w:t>No</w:t>
            </w:r>
          </w:p>
        </w:tc>
      </w:tr>
      <w:tr w:rsidR="00812D2D" w14:paraId="513CFB4D" w14:textId="77777777" w:rsidTr="003D6643">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A3E10A" w14:textId="77777777" w:rsidR="00812D2D" w:rsidRDefault="00812D2D" w:rsidP="003D6643">
            <w:pPr>
              <w:spacing w:before="0" w:line="278" w:lineRule="auto"/>
            </w:pPr>
            <w:r>
              <w:t>Mycotoxins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FD2502" w14:textId="77777777" w:rsidR="00812D2D" w:rsidRDefault="00812D2D" w:rsidP="003D6643">
            <w:pPr>
              <w:spacing w:before="0" w:line="278" w:lineRule="auto"/>
            </w:pPr>
            <w:r>
              <w:t>No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81988A" w14:textId="77777777" w:rsidR="00812D2D" w:rsidRDefault="00812D2D" w:rsidP="003D6643">
            <w:pPr>
              <w:spacing w:before="0" w:line="278" w:lineRule="auto"/>
            </w:pPr>
            <w:r>
              <w:t>No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C5C5AB" w14:textId="77777777" w:rsidR="00812D2D" w:rsidRDefault="00812D2D" w:rsidP="003D6643">
            <w:pPr>
              <w:spacing w:before="0" w:line="278" w:lineRule="auto"/>
            </w:pPr>
            <w:r>
              <w:t>No</w:t>
            </w:r>
          </w:p>
        </w:tc>
      </w:tr>
      <w:tr w:rsidR="00812D2D" w14:paraId="34A32374" w14:textId="77777777" w:rsidTr="003D6643">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818C12" w14:textId="77777777" w:rsidR="00812D2D" w:rsidRDefault="00812D2D" w:rsidP="003D6643">
            <w:pPr>
              <w:spacing w:before="0" w:line="278" w:lineRule="auto"/>
            </w:pPr>
            <w:r>
              <w:t>Residual Solvents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E752E0" w14:textId="77777777" w:rsidR="00812D2D" w:rsidRDefault="00812D2D" w:rsidP="003D6643">
            <w:pPr>
              <w:spacing w:before="0" w:line="278" w:lineRule="auto"/>
            </w:pPr>
            <w:r>
              <w:t>No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632806" w14:textId="77777777" w:rsidR="00812D2D" w:rsidRDefault="00812D2D" w:rsidP="003D6643">
            <w:pPr>
              <w:spacing w:before="0" w:line="278" w:lineRule="auto"/>
            </w:pPr>
            <w:r>
              <w:t>No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03676B" w14:textId="77777777" w:rsidR="00812D2D" w:rsidRDefault="00812D2D" w:rsidP="003D6643">
            <w:pPr>
              <w:spacing w:before="0" w:line="278" w:lineRule="auto"/>
            </w:pPr>
            <w:r>
              <w:t>No</w:t>
            </w:r>
          </w:p>
        </w:tc>
      </w:tr>
      <w:tr w:rsidR="00812D2D" w14:paraId="00895585" w14:textId="77777777" w:rsidTr="003D6643">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93D9BA" w14:textId="77777777" w:rsidR="00812D2D" w:rsidRDefault="00812D2D" w:rsidP="003D6643">
            <w:pPr>
              <w:spacing w:before="0" w:line="278" w:lineRule="auto"/>
            </w:pPr>
            <w:r>
              <w:t>Elemental Impurities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14BB71" w14:textId="77777777" w:rsidR="00812D2D" w:rsidRDefault="00812D2D" w:rsidP="003D6643">
            <w:pPr>
              <w:spacing w:before="0" w:line="278" w:lineRule="auto"/>
            </w:pPr>
            <w: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67B617" w14:textId="77777777" w:rsidR="00812D2D" w:rsidRDefault="00812D2D" w:rsidP="003D6643">
            <w:pPr>
              <w:spacing w:before="0" w:line="278" w:lineRule="auto"/>
            </w:pPr>
            <w: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C17A9B" w14:textId="77777777" w:rsidR="00812D2D" w:rsidRDefault="00812D2D" w:rsidP="003D6643">
            <w:pPr>
              <w:spacing w:before="0" w:line="278" w:lineRule="auto"/>
            </w:pPr>
            <w:r>
              <w:t>Yes</w:t>
            </w:r>
          </w:p>
        </w:tc>
      </w:tr>
      <w:tr w:rsidR="00812D2D" w14:paraId="2DF1E736" w14:textId="77777777" w:rsidTr="003D6643">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26E30" w14:textId="77777777" w:rsidR="00812D2D" w:rsidRDefault="00812D2D" w:rsidP="003D6643">
            <w:pPr>
              <w:spacing w:before="0" w:line="278" w:lineRule="auto"/>
            </w:pPr>
            <w:r>
              <w:t>Pesticides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69FAFD" w14:textId="77777777" w:rsidR="00812D2D" w:rsidRDefault="00812D2D" w:rsidP="003D6643">
            <w:pPr>
              <w:spacing w:before="0" w:line="278" w:lineRule="auto"/>
            </w:pPr>
            <w: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CE68D4" w14:textId="77777777" w:rsidR="00812D2D" w:rsidRDefault="00812D2D" w:rsidP="003D6643">
            <w:pPr>
              <w:spacing w:before="0" w:line="278" w:lineRule="auto"/>
            </w:pPr>
            <w: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9875F5" w14:textId="77777777" w:rsidR="00812D2D" w:rsidRDefault="00812D2D" w:rsidP="003D6643">
            <w:pPr>
              <w:spacing w:before="0" w:line="278" w:lineRule="auto"/>
            </w:pPr>
            <w:r>
              <w:t>Yes</w:t>
            </w:r>
          </w:p>
        </w:tc>
      </w:tr>
      <w:tr w:rsidR="00812D2D" w14:paraId="2D9A9276" w14:textId="77777777" w:rsidTr="003D6643">
        <w:trPr>
          <w:cantSplit/>
          <w:trHeight w:val="132"/>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3FC6BB" w14:textId="77777777" w:rsidR="00812D2D" w:rsidRDefault="00812D2D" w:rsidP="003D6643">
            <w:pPr>
              <w:spacing w:before="0" w:line="278" w:lineRule="auto"/>
            </w:pPr>
            <w:r>
              <w:t>Microbial Contaminants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B7C2B0" w14:textId="77777777" w:rsidR="00812D2D" w:rsidRDefault="00812D2D" w:rsidP="003D6643">
            <w:pPr>
              <w:spacing w:before="0" w:line="278" w:lineRule="auto"/>
            </w:pPr>
            <w: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B489BE" w14:textId="77777777" w:rsidR="00812D2D" w:rsidRDefault="00812D2D" w:rsidP="003D6643">
            <w:pPr>
              <w:spacing w:before="0" w:line="278" w:lineRule="auto"/>
            </w:pPr>
            <w: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151384" w14:textId="77777777" w:rsidR="00812D2D" w:rsidRDefault="00812D2D" w:rsidP="003D6643">
            <w:pPr>
              <w:spacing w:before="0" w:line="278" w:lineRule="auto"/>
            </w:pPr>
            <w:r>
              <w:t>Yes*</w:t>
            </w:r>
          </w:p>
        </w:tc>
      </w:tr>
    </w:tbl>
    <w:p w14:paraId="1DF174BD" w14:textId="77777777" w:rsidR="00812D2D" w:rsidRDefault="00812D2D" w:rsidP="00812D2D">
      <w:pPr>
        <w:tabs>
          <w:tab w:val="left" w:pos="720"/>
          <w:tab w:val="left" w:pos="1440"/>
        </w:tabs>
        <w:spacing w:before="0"/>
      </w:pPr>
      <w:r>
        <w:t>* Note: Some exemptions may apply.</w:t>
      </w:r>
    </w:p>
    <w:p w14:paraId="53182F2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t>The following table provides required tests for post-Decontamination retesting.</w:t>
      </w:r>
    </w:p>
    <w:p w14:paraId="61D5E9B8" w14:textId="77777777" w:rsidR="00812D2D" w:rsidRDefault="00812D2D" w:rsidP="00812D2D">
      <w:pPr>
        <w:tabs>
          <w:tab w:val="left" w:pos="720"/>
          <w:tab w:val="left" w:pos="1440"/>
          <w:tab w:val="left" w:pos="2160"/>
        </w:tabs>
      </w:pPr>
      <w:r>
        <w:rPr>
          <w:b/>
          <w:bCs/>
        </w:rPr>
        <w:t>4-215(B)(2) 1</w:t>
      </w:r>
    </w:p>
    <w:tbl>
      <w:tblPr>
        <w:tblW w:w="5288" w:type="dxa"/>
        <w:tblInd w:w="-100" w:type="dxa"/>
        <w:tblLayout w:type="fixed"/>
        <w:tblLook w:val="0000" w:firstRow="0" w:lastRow="0" w:firstColumn="0" w:lastColumn="0" w:noHBand="0" w:noVBand="0"/>
      </w:tblPr>
      <w:tblGrid>
        <w:gridCol w:w="2708"/>
        <w:gridCol w:w="2580"/>
      </w:tblGrid>
      <w:tr w:rsidR="00812D2D" w14:paraId="09FB2800" w14:textId="77777777" w:rsidTr="003D6643">
        <w:trPr>
          <w:cantSplit/>
          <w:tblHeader/>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743007" w14:textId="77777777" w:rsidR="00812D2D" w:rsidRDefault="00812D2D" w:rsidP="003D6643">
            <w:pPr>
              <w:tabs>
                <w:tab w:val="left" w:pos="720"/>
                <w:tab w:val="left" w:pos="1440"/>
                <w:tab w:val="left" w:pos="2160"/>
              </w:tabs>
              <w:spacing w:before="0" w:line="278" w:lineRule="auto"/>
              <w:ind w:left="720" w:hanging="720"/>
            </w:pP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6363DF" w14:textId="77777777" w:rsidR="00812D2D" w:rsidRDefault="00812D2D" w:rsidP="003D6643">
            <w:pPr>
              <w:spacing w:before="0" w:line="278" w:lineRule="auto"/>
              <w:jc w:val="center"/>
            </w:pPr>
            <w:r>
              <w:rPr>
                <w:b/>
                <w:bCs/>
              </w:rPr>
              <w:t xml:space="preserve">Flower, </w:t>
            </w:r>
            <w:del w:id="1922" w:author="Author">
              <w:r>
                <w:rPr>
                  <w:b/>
                  <w:bCs/>
                </w:rPr>
                <w:delText>s</w:delText>
              </w:r>
            </w:del>
            <w:ins w:id="1923" w:author="Author">
              <w:r>
                <w:rPr>
                  <w:b/>
                  <w:bCs/>
                </w:rPr>
                <w:t>S</w:t>
              </w:r>
            </w:ins>
            <w:r>
              <w:rPr>
                <w:b/>
                <w:bCs/>
              </w:rPr>
              <w:t xml:space="preserve">hake, </w:t>
            </w:r>
            <w:del w:id="1924" w:author="Author">
              <w:r>
                <w:rPr>
                  <w:b/>
                  <w:bCs/>
                </w:rPr>
                <w:delText>t</w:delText>
              </w:r>
            </w:del>
            <w:ins w:id="1925" w:author="Author">
              <w:r>
                <w:rPr>
                  <w:b/>
                  <w:bCs/>
                </w:rPr>
                <w:t>T</w:t>
              </w:r>
            </w:ins>
            <w:r>
              <w:rPr>
                <w:b/>
                <w:bCs/>
              </w:rPr>
              <w:t>rim, Pre-</w:t>
            </w:r>
            <w:del w:id="1926" w:author="Author">
              <w:r>
                <w:rPr>
                  <w:b/>
                  <w:bCs/>
                </w:rPr>
                <w:delText>r</w:delText>
              </w:r>
            </w:del>
            <w:ins w:id="1927" w:author="Author">
              <w:r>
                <w:rPr>
                  <w:b/>
                  <w:bCs/>
                </w:rPr>
                <w:t>R</w:t>
              </w:r>
            </w:ins>
            <w:r>
              <w:rPr>
                <w:b/>
                <w:bCs/>
              </w:rPr>
              <w:t>olled Marijuana &amp; Infused Pre-Rolled Marijuana</w:t>
            </w:r>
          </w:p>
        </w:tc>
      </w:tr>
      <w:tr w:rsidR="00812D2D" w14:paraId="7186B120" w14:textId="77777777" w:rsidTr="003D6643">
        <w:trPr>
          <w:cantSplit/>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3A2E24" w14:textId="77777777" w:rsidR="00812D2D" w:rsidRDefault="00812D2D" w:rsidP="003D6643">
            <w:pPr>
              <w:spacing w:before="0" w:line="278" w:lineRule="auto"/>
            </w:pPr>
            <w:r>
              <w:t>Water Activity</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08E003" w14:textId="77777777" w:rsidR="00812D2D" w:rsidRDefault="00812D2D" w:rsidP="003D6643">
            <w:pPr>
              <w:spacing w:before="0" w:line="278" w:lineRule="auto"/>
            </w:pPr>
            <w:r>
              <w:t>Yes</w:t>
            </w:r>
          </w:p>
        </w:tc>
      </w:tr>
      <w:tr w:rsidR="00812D2D" w14:paraId="6C37F3E8" w14:textId="77777777" w:rsidTr="003D6643">
        <w:trPr>
          <w:cantSplit/>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4607E4" w14:textId="77777777" w:rsidR="00812D2D" w:rsidRDefault="00812D2D" w:rsidP="003D6643">
            <w:pPr>
              <w:spacing w:before="0" w:line="278" w:lineRule="auto"/>
            </w:pPr>
            <w:r>
              <w:t>Mycotoxins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A9ABFE" w14:textId="77777777" w:rsidR="00812D2D" w:rsidRDefault="00812D2D" w:rsidP="003D6643">
            <w:pPr>
              <w:spacing w:before="0" w:line="278" w:lineRule="auto"/>
            </w:pPr>
            <w:r>
              <w:t>Yes</w:t>
            </w:r>
          </w:p>
        </w:tc>
      </w:tr>
      <w:tr w:rsidR="00812D2D" w14:paraId="73F147A7" w14:textId="77777777" w:rsidTr="003D6643">
        <w:trPr>
          <w:cantSplit/>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94F3CF" w14:textId="77777777" w:rsidR="00812D2D" w:rsidRDefault="00812D2D" w:rsidP="003D6643">
            <w:pPr>
              <w:spacing w:before="0" w:line="278" w:lineRule="auto"/>
            </w:pPr>
            <w:r>
              <w:t>Residual Solvents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5A0EAA" w14:textId="77777777" w:rsidR="00812D2D" w:rsidRDefault="00812D2D" w:rsidP="003D6643">
            <w:pPr>
              <w:spacing w:before="0" w:line="278" w:lineRule="auto"/>
            </w:pPr>
            <w:r>
              <w:t>No</w:t>
            </w:r>
          </w:p>
        </w:tc>
      </w:tr>
      <w:tr w:rsidR="00812D2D" w14:paraId="1377C79C" w14:textId="77777777" w:rsidTr="003D6643">
        <w:trPr>
          <w:cantSplit/>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56BED8" w14:textId="77777777" w:rsidR="00812D2D" w:rsidRDefault="00812D2D" w:rsidP="003D6643">
            <w:pPr>
              <w:spacing w:before="0" w:line="278" w:lineRule="auto"/>
            </w:pPr>
            <w:r>
              <w:t>Elemental Impurities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40A9C" w14:textId="77777777" w:rsidR="00812D2D" w:rsidRDefault="00812D2D" w:rsidP="003D6643">
            <w:pPr>
              <w:spacing w:before="0" w:line="278" w:lineRule="auto"/>
            </w:pPr>
            <w:r>
              <w:t>No</w:t>
            </w:r>
          </w:p>
        </w:tc>
      </w:tr>
      <w:tr w:rsidR="00812D2D" w14:paraId="279879BD" w14:textId="77777777" w:rsidTr="003D6643">
        <w:trPr>
          <w:cantSplit/>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316357" w14:textId="77777777" w:rsidR="00812D2D" w:rsidRDefault="00812D2D" w:rsidP="003D6643">
            <w:pPr>
              <w:spacing w:before="0" w:line="278" w:lineRule="auto"/>
            </w:pPr>
            <w:r>
              <w:t>Pesticides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BCFF3D" w14:textId="77777777" w:rsidR="00812D2D" w:rsidRDefault="00812D2D" w:rsidP="003D6643">
            <w:pPr>
              <w:spacing w:before="0" w:line="278" w:lineRule="auto"/>
            </w:pPr>
            <w:r>
              <w:t>No</w:t>
            </w:r>
          </w:p>
        </w:tc>
      </w:tr>
      <w:tr w:rsidR="00812D2D" w14:paraId="502EAEA6" w14:textId="77777777" w:rsidTr="003D6643">
        <w:trPr>
          <w:cantSplit/>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831271" w14:textId="77777777" w:rsidR="00812D2D" w:rsidRDefault="00812D2D" w:rsidP="003D6643">
            <w:pPr>
              <w:spacing w:before="0" w:line="278" w:lineRule="auto"/>
            </w:pPr>
            <w:r>
              <w:t>Microbial Contaminants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674E2C" w14:textId="77777777" w:rsidR="00812D2D" w:rsidRDefault="00812D2D" w:rsidP="003D6643">
            <w:pPr>
              <w:spacing w:before="0" w:line="278" w:lineRule="auto"/>
            </w:pPr>
            <w:r>
              <w:t>Yes</w:t>
            </w:r>
          </w:p>
        </w:tc>
      </w:tr>
    </w:tbl>
    <w:p w14:paraId="29EEE6C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Required Contaminant Tests</w:t>
      </w:r>
      <w:r>
        <w:rPr>
          <w:color w:val="000000"/>
        </w:rPr>
        <w:t>.</w:t>
      </w:r>
    </w:p>
    <w:p w14:paraId="4D18544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Microbial Contaminant Testing</w:t>
      </w:r>
      <w:r>
        <w:rPr>
          <w:color w:val="000000"/>
        </w:rPr>
        <w:t>. Production Batches of Regulated Marijuana, flower, shake, and trim, re-testing of Regulated Marijuana flower, shake, and/or trim that has undergone Decontamination, Production Batches of Physical Separation-, Heat/Pressure-, or Food-Based Regulated Marijuana Concentrate, Solvent-Based Regulated Marijuana Concentrate produced through Remediation, Regulated Marijuana Product, Pre-Rolled Marijuana, Infused Pre-Rolled Marijuana, Pressurized Metered Dose Inhalers, Vaporizer Delivery Devices, and Audited Product must be tested for microbial contamination by a Regulated Marijuana Testing Facility at the frequency established by Rules 4-215(A) and 4-230(B). Any Hemp Products received by a Regulated Marijuana Products Manufacturer or Regulated Marijuana Store in accordance with Rules 5-105(H), 5-305(C)(1), 6-105(G), and 6-305(C)(1), must have passed testing for microbial contamination by a Regulated Marijuana Testing Facility. The microbial contamination test for both Regulated Marijuana and Hemp Products must include, but need not be limited to, testing to determine the presence of and/or amounts present of microbial contaminants listed in Rule 4-215(J)(3)</w:t>
      </w:r>
      <w:ins w:id="1928" w:author="Author">
        <w:r>
          <w:rPr>
            <w:color w:val="000000"/>
          </w:rPr>
          <w:t>.</w:t>
        </w:r>
      </w:ins>
      <w:del w:id="1929" w:author="Author">
        <w:r>
          <w:rPr>
            <w:color w:val="000000"/>
          </w:rPr>
          <w:delText xml:space="preserve">: Shiga-toxin producing Escherichia coli (STEC)*- Bacteria, </w:delText>
        </w:r>
        <w:r>
          <w:rPr>
            <w:i/>
            <w:iCs/>
            <w:color w:val="000000"/>
          </w:rPr>
          <w:delText xml:space="preserve">Aspergillus (A. fumigatus, A. flavus, A. niger, A. terreus), </w:delText>
        </w:r>
        <w:r>
          <w:rPr>
            <w:color w:val="000000"/>
          </w:rPr>
          <w:delText xml:space="preserve">Salmonella species* – Bacteria, Total Yeast and Mold, Total aerobic microbial count, </w:delText>
        </w:r>
        <w:r>
          <w:rPr>
            <w:i/>
            <w:iCs/>
            <w:color w:val="000000"/>
          </w:rPr>
          <w:delText xml:space="preserve">Staphylococcus Aureus, </w:delText>
        </w:r>
        <w:r>
          <w:rPr>
            <w:i/>
            <w:iCs/>
            <w:color w:val="000000"/>
          </w:rPr>
          <w:lastRenderedPageBreak/>
          <w:delText>Pseudomonas aeruginosa, Bile tolerant gram negative bacteria and Candida albicans</w:delText>
        </w:r>
        <w:r>
          <w:rPr>
            <w:color w:val="000000"/>
          </w:rPr>
          <w:delText>.</w:delText>
        </w:r>
      </w:del>
    </w:p>
    <w:p w14:paraId="39662EE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r>
      <w:r>
        <w:rPr>
          <w:color w:val="000000"/>
          <w:u w:val="single"/>
        </w:rPr>
        <w:t>Mycotoxin Contaminant Testing</w:t>
      </w:r>
      <w:r>
        <w:rPr>
          <w:color w:val="000000"/>
        </w:rPr>
        <w:t xml:space="preserve">. As part of Remediation, each Production Batch of Solvent-Based Regulated Marijuana Concentrate produced by a Regulated Marijuana Products Manufacturer from Regulated Marijuana that failed microbial contaminant testing </w:t>
      </w:r>
      <w:del w:id="1930" w:author="Author">
        <w:r>
          <w:rPr>
            <w:color w:val="000000"/>
          </w:rPr>
          <w:delText xml:space="preserve">produced </w:delText>
        </w:r>
      </w:del>
      <w:r>
        <w:rPr>
          <w:color w:val="000000"/>
        </w:rPr>
        <w:t>must be tested by a Regulated Marijuana Testing Facility for mycotoxin contamination. Each Production Batch of Regulated Marijuana flower, shake, and/or trim and each Production Batch of Pre-Rolled Marijuana or Infused Pre-Rolled Marijuana that has failed required microbial contaminant testing and has undergone Decontamination must be tested by a Regulated Marijuana Testing Facility for mycotoxin contamination. Each Production Batch of Regulated Marijuana Concentrate produced from wet whole plant that was not tested for microbial contamination must be tested for mycotoxin contamination. The mycotoxin contaminant test must include, but need not be limited to, testing to determine the presence of, and amounts present of, aflatoxins (B1, B2, G1, and G2) and ochratoxin A. This is in addition to all other contaminant testing required by this paragraph (E). This contaminant test cannot be exempt from testing by a Reduced Testing Allowance in accordance with Rule 4-230(B)(2), except Regulated Marijuana Concentrate produced from wet whole plant that was not tested for microbial contamination pursuant to Rule 4-245.</w:t>
      </w:r>
    </w:p>
    <w:p w14:paraId="2021A76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r>
      <w:r>
        <w:rPr>
          <w:color w:val="000000"/>
          <w:u w:val="single"/>
        </w:rPr>
        <w:t>Elemental Impurities Testing</w:t>
      </w:r>
      <w:r>
        <w:rPr>
          <w:color w:val="000000"/>
        </w:rPr>
        <w:t>.</w:t>
      </w:r>
    </w:p>
    <w:p w14:paraId="46204508"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r>
      <w:r>
        <w:rPr>
          <w:color w:val="000000"/>
          <w:u w:val="single"/>
        </w:rPr>
        <w:t>Emissions Testing</w:t>
      </w:r>
      <w:r>
        <w:rPr>
          <w:color w:val="000000"/>
        </w:rPr>
        <w:t>. Each Production Batch of Regulated Marijuana Concentrate in a Vaporize</w:t>
      </w:r>
      <w:ins w:id="1931" w:author="Author">
        <w:r>
          <w:rPr>
            <w:color w:val="000000"/>
          </w:rPr>
          <w:t>r</w:t>
        </w:r>
      </w:ins>
      <w:del w:id="1932" w:author="Author">
        <w:r>
          <w:rPr>
            <w:color w:val="000000"/>
          </w:rPr>
          <w:delText>d</w:delText>
        </w:r>
      </w:del>
      <w:r>
        <w:rPr>
          <w:color w:val="000000"/>
        </w:rPr>
        <w:t xml:space="preserve"> Delivery Device must be tested for elemental impurities via emissions testing by a Regulated Marijuana Testing Facility at the frequency established in paragraph (A) of this Rule and Rule 4-230(A) through (B). The elemental impurities test must include, but need not be limited to, testing to determine the presence of, and amounts present of, the elemental impurities listed in Rule 4-215(J)(7).</w:t>
      </w:r>
    </w:p>
    <w:p w14:paraId="5F050E3C"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G.</w:t>
      </w:r>
      <w:r>
        <w:rPr>
          <w:color w:val="000000"/>
        </w:rPr>
        <w:tab/>
      </w:r>
      <w:r>
        <w:rPr>
          <w:color w:val="000000"/>
          <w:u w:val="single"/>
        </w:rPr>
        <w:t>Microbial Contaminant Testing</w:t>
      </w:r>
      <w:r>
        <w:rPr>
          <w:color w:val="000000"/>
        </w:rPr>
        <w:t xml:space="preserve">. A Regulated Marijuana Cultivation Facility shall not Transfer wet whole plant or process wet whole plant into Regulated Marijuana Concentrate unless Test Batches from each Production Batch of Regulated Marijuana wet whole plant were tested for microbial contamination by a Regulated Marijuana Testing Facility and passed all microbial contaminant tests except as permitted in Rules 5-205(C), 6-205(C), or the cultivation process has achieved a Reduced Testing Allowance under </w:t>
      </w:r>
      <w:del w:id="1933" w:author="Author">
        <w:r>
          <w:rPr>
            <w:color w:val="000000"/>
          </w:rPr>
          <w:delText xml:space="preserve">this </w:delText>
        </w:r>
      </w:del>
      <w:r>
        <w:rPr>
          <w:color w:val="000000"/>
        </w:rPr>
        <w:t>Rule</w:t>
      </w:r>
      <w:ins w:id="1934" w:author="Author">
        <w:r>
          <w:rPr>
            <w:color w:val="000000"/>
          </w:rPr>
          <w:t xml:space="preserve"> 4-230</w:t>
        </w:r>
      </w:ins>
      <w:r>
        <w:rPr>
          <w:color w:val="000000"/>
        </w:rPr>
        <w:t>. The microbial contamination test must include, but need not be limited to, testing to determine the presence of and/or amounts present of microbial contaminants listed in Rule 4-215(J)(3)</w:t>
      </w:r>
      <w:ins w:id="1935" w:author="Author">
        <w:r>
          <w:rPr>
            <w:color w:val="000000"/>
          </w:rPr>
          <w:t>.</w:t>
        </w:r>
      </w:ins>
      <w:del w:id="1936" w:author="Author">
        <w:r>
          <w:rPr>
            <w:color w:val="000000"/>
          </w:rPr>
          <w:delText xml:space="preserve">: Shiga-toxin producing Escherichia coli (STEC)*- Bacteria, </w:delText>
        </w:r>
        <w:r>
          <w:rPr>
            <w:i/>
            <w:iCs/>
            <w:color w:val="000000"/>
          </w:rPr>
          <w:delText xml:space="preserve">Aspergillus (A. fumigatus, A. flavus, A. niger, A. terreus), </w:delText>
        </w:r>
        <w:r>
          <w:rPr>
            <w:color w:val="000000"/>
          </w:rPr>
          <w:delText>Salmonella species* – Bacteria, Total Yeast and Mold.</w:delText>
        </w:r>
      </w:del>
    </w:p>
    <w:p w14:paraId="5FFFF4D4"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w:t>
      </w:r>
      <w:r>
        <w:rPr>
          <w:color w:val="000000"/>
        </w:rPr>
        <w:tab/>
      </w:r>
      <w:r>
        <w:rPr>
          <w:color w:val="000000"/>
          <w:u w:val="single"/>
        </w:rPr>
        <w:t>Pesticide and Elemental Impurities Testing for Regulated Marijuana Wet Whole Plant</w:t>
      </w:r>
      <w:r>
        <w:rPr>
          <w:color w:val="000000"/>
        </w:rPr>
        <w:t xml:space="preserve">. Each Production Batch of Regulated Marijuana wet whole plant must </w:t>
      </w:r>
      <w:del w:id="1937" w:author="Author">
        <w:r>
          <w:rPr>
            <w:color w:val="000000"/>
          </w:rPr>
          <w:delText>be tested for</w:delText>
        </w:r>
      </w:del>
      <w:ins w:id="1938" w:author="Author">
        <w:r>
          <w:rPr>
            <w:color w:val="000000"/>
          </w:rPr>
          <w:t>undergo</w:t>
        </w:r>
      </w:ins>
      <w:r>
        <w:rPr>
          <w:color w:val="000000"/>
        </w:rPr>
        <w:t xml:space="preserve"> Pesticide and Elemental Impurities testing in accordance with Rule 4-215. A Regulated Marijuana Cultivation Facility may receive a Reduced Testing Allowance for these contaminants.</w:t>
      </w:r>
    </w:p>
    <w:p w14:paraId="79604B7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J.</w:t>
      </w:r>
      <w:r>
        <w:rPr>
          <w:color w:val="000000"/>
        </w:rPr>
        <w:tab/>
      </w:r>
      <w:del w:id="1939" w:author="Author">
        <w:r>
          <w:rPr>
            <w:color w:val="000000"/>
            <w:u w:val="single"/>
          </w:rPr>
          <w:delText xml:space="preserve">Permissible </w:delText>
        </w:r>
      </w:del>
      <w:r>
        <w:rPr>
          <w:color w:val="000000"/>
          <w:u w:val="single"/>
        </w:rPr>
        <w:t>Levels of Contaminants</w:t>
      </w:r>
      <w:r>
        <w:rPr>
          <w:color w:val="000000"/>
        </w:rPr>
        <w:t xml:space="preserve">. If Regulated Marijuana is found to have a contaminant in levels exceeding those established </w:t>
      </w:r>
      <w:del w:id="1940" w:author="Author">
        <w:r>
          <w:rPr>
            <w:color w:val="000000"/>
          </w:rPr>
          <w:delText xml:space="preserve">as permissible </w:delText>
        </w:r>
      </w:del>
      <w:r>
        <w:rPr>
          <w:color w:val="000000"/>
        </w:rPr>
        <w:t xml:space="preserve">under this Rule, then it shall be considered to have failed contaminant testing. Notwithstanding the </w:t>
      </w:r>
      <w:del w:id="1941" w:author="Author">
        <w:r>
          <w:rPr>
            <w:color w:val="000000"/>
          </w:rPr>
          <w:delText xml:space="preserve">permissible </w:delText>
        </w:r>
      </w:del>
      <w:r>
        <w:rPr>
          <w:color w:val="000000"/>
        </w:rPr>
        <w:t>levels established in this Rule, the Division reserves the right to determine, upon good cause and reasonable grounds, that a particular Test Batch presents a risk to public health or safety and therefore shall be considered to have failed a contaminant test.</w:t>
      </w:r>
    </w:p>
    <w:p w14:paraId="7E3C2E5B"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following table represents permissible levels of contaminants for the identified substances tested in certain products:</w:t>
      </w:r>
    </w:p>
    <w:p w14:paraId="65CB4B52" w14:textId="77777777" w:rsidR="00812D2D" w:rsidRDefault="00812D2D" w:rsidP="00812D2D">
      <w:pPr>
        <w:spacing w:before="160" w:after="160" w:line="278" w:lineRule="auto"/>
      </w:pPr>
      <w:r>
        <w:rPr>
          <w:b/>
          <w:bCs/>
        </w:rPr>
        <w:t>4-215(J)(3)(b) 1</w:t>
      </w:r>
    </w:p>
    <w:tbl>
      <w:tblPr>
        <w:tblW w:w="957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98"/>
        <w:gridCol w:w="2880"/>
        <w:gridCol w:w="3798"/>
      </w:tblGrid>
      <w:tr w:rsidR="00812D2D" w14:paraId="5091F8F7" w14:textId="77777777" w:rsidTr="003D6643">
        <w:trPr>
          <w:cantSplit/>
          <w:tblHeader/>
        </w:trPr>
        <w:tc>
          <w:tcPr>
            <w:tcW w:w="2898" w:type="dxa"/>
          </w:tcPr>
          <w:p w14:paraId="43158924" w14:textId="77777777" w:rsidR="00812D2D" w:rsidRDefault="00812D2D" w:rsidP="003D6643">
            <w:pPr>
              <w:tabs>
                <w:tab w:val="left" w:pos="720"/>
                <w:tab w:val="left" w:pos="1440"/>
              </w:tabs>
              <w:spacing w:before="120" w:after="120" w:line="278" w:lineRule="auto"/>
              <w:jc w:val="center"/>
            </w:pPr>
            <w:bookmarkStart w:id="1942" w:name="bookmark=id.hen4eshyt3v0" w:colFirst="0" w:colLast="0"/>
            <w:bookmarkEnd w:id="1942"/>
            <w:r>
              <w:rPr>
                <w:b/>
                <w:bCs/>
                <w:u w:val="single"/>
              </w:rPr>
              <w:t>Substance</w:t>
            </w:r>
          </w:p>
        </w:tc>
        <w:tc>
          <w:tcPr>
            <w:tcW w:w="2880" w:type="dxa"/>
            <w:vAlign w:val="center"/>
          </w:tcPr>
          <w:p w14:paraId="2C3B09B0" w14:textId="77777777" w:rsidR="00812D2D" w:rsidRDefault="00812D2D" w:rsidP="003D6643">
            <w:pPr>
              <w:tabs>
                <w:tab w:val="left" w:pos="720"/>
                <w:tab w:val="left" w:pos="1440"/>
              </w:tabs>
              <w:spacing w:before="120" w:after="120" w:line="278" w:lineRule="auto"/>
              <w:jc w:val="center"/>
              <w:rPr>
                <w:u w:val="single"/>
              </w:rPr>
            </w:pPr>
            <w:r>
              <w:rPr>
                <w:b/>
                <w:bCs/>
                <w:u w:val="single"/>
              </w:rPr>
              <w:t>Acceptable Limits </w:t>
            </w:r>
          </w:p>
        </w:tc>
        <w:tc>
          <w:tcPr>
            <w:tcW w:w="3798" w:type="dxa"/>
          </w:tcPr>
          <w:p w14:paraId="6FEF7615" w14:textId="77777777" w:rsidR="00812D2D" w:rsidRDefault="00812D2D" w:rsidP="003D6643">
            <w:pPr>
              <w:tabs>
                <w:tab w:val="left" w:pos="720"/>
                <w:tab w:val="left" w:pos="1440"/>
              </w:tabs>
              <w:spacing w:before="120" w:after="120" w:line="278" w:lineRule="auto"/>
              <w:jc w:val="center"/>
              <w:rPr>
                <w:u w:val="single"/>
              </w:rPr>
            </w:pPr>
            <w:r>
              <w:rPr>
                <w:b/>
                <w:bCs/>
                <w:u w:val="single"/>
              </w:rPr>
              <w:t>Product to be Tested</w:t>
            </w:r>
          </w:p>
        </w:tc>
      </w:tr>
      <w:tr w:rsidR="00812D2D" w14:paraId="49B2C691" w14:textId="77777777" w:rsidTr="003D6643">
        <w:trPr>
          <w:cantSplit/>
        </w:trPr>
        <w:tc>
          <w:tcPr>
            <w:tcW w:w="2898" w:type="dxa"/>
          </w:tcPr>
          <w:p w14:paraId="0B0906F5" w14:textId="77777777" w:rsidR="00812D2D" w:rsidRDefault="00812D2D" w:rsidP="003D6643">
            <w:pPr>
              <w:tabs>
                <w:tab w:val="left" w:pos="720"/>
                <w:tab w:val="left" w:pos="1440"/>
              </w:tabs>
              <w:spacing w:before="120" w:after="120" w:line="278" w:lineRule="auto"/>
            </w:pPr>
            <w:r>
              <w:t>Total Yeast and Mold</w:t>
            </w:r>
          </w:p>
        </w:tc>
        <w:tc>
          <w:tcPr>
            <w:tcW w:w="2880" w:type="dxa"/>
          </w:tcPr>
          <w:p w14:paraId="745C95B4" w14:textId="77777777" w:rsidR="00812D2D" w:rsidRDefault="00812D2D" w:rsidP="003D6643">
            <w:pPr>
              <w:tabs>
                <w:tab w:val="left" w:pos="720"/>
                <w:tab w:val="left" w:pos="1440"/>
              </w:tabs>
              <w:spacing w:before="120" w:after="120" w:line="278" w:lineRule="auto"/>
            </w:pPr>
            <w:r>
              <w:rPr>
                <w:rFonts w:ascii="Arial Unicode MS" w:eastAsia="Arial Unicode MS" w:hAnsi="Arial Unicode MS" w:cs="Arial Unicode MS"/>
              </w:rPr>
              <w:t>≤ 1.0 x 10¹ CFU/ml or ≤ 1.0 x 10</w:t>
            </w:r>
            <w:r w:rsidRPr="00AE6D80">
              <w:rPr>
                <w:vertAlign w:val="superscript"/>
                <w:rPrChange w:id="1943" w:author="Author">
                  <w:rPr/>
                </w:rPrChange>
              </w:rPr>
              <w:t>1</w:t>
            </w:r>
            <w:r>
              <w:t xml:space="preserve"> CFU/g</w:t>
            </w:r>
          </w:p>
        </w:tc>
        <w:tc>
          <w:tcPr>
            <w:tcW w:w="3798" w:type="dxa"/>
          </w:tcPr>
          <w:p w14:paraId="1EE81D25" w14:textId="77777777" w:rsidR="00812D2D" w:rsidRDefault="00812D2D" w:rsidP="003D6643">
            <w:pPr>
              <w:tabs>
                <w:tab w:val="left" w:pos="720"/>
                <w:tab w:val="left" w:pos="1440"/>
              </w:tabs>
              <w:spacing w:before="120" w:after="120" w:line="278" w:lineRule="auto"/>
            </w:pPr>
            <w:r>
              <w:t>Audited Product: administration by metered dose nasal spray or vaginal administration</w:t>
            </w:r>
          </w:p>
        </w:tc>
      </w:tr>
      <w:tr w:rsidR="00812D2D" w14:paraId="3D49EDE9" w14:textId="77777777" w:rsidTr="003D6643">
        <w:trPr>
          <w:cantSplit/>
        </w:trPr>
        <w:tc>
          <w:tcPr>
            <w:tcW w:w="2898" w:type="dxa"/>
          </w:tcPr>
          <w:p w14:paraId="6A78965E" w14:textId="77777777" w:rsidR="00812D2D" w:rsidRDefault="00812D2D" w:rsidP="003D6643">
            <w:pPr>
              <w:tabs>
                <w:tab w:val="left" w:pos="720"/>
                <w:tab w:val="left" w:pos="1440"/>
              </w:tabs>
              <w:spacing w:before="120" w:after="120" w:line="278" w:lineRule="auto"/>
            </w:pPr>
            <w:r>
              <w:t>Total Yeast and Mold</w:t>
            </w:r>
          </w:p>
        </w:tc>
        <w:tc>
          <w:tcPr>
            <w:tcW w:w="2880" w:type="dxa"/>
          </w:tcPr>
          <w:p w14:paraId="2F2D915B" w14:textId="77777777" w:rsidR="00812D2D" w:rsidRDefault="00812D2D" w:rsidP="003D6643">
            <w:pPr>
              <w:tabs>
                <w:tab w:val="left" w:pos="720"/>
                <w:tab w:val="left" w:pos="1440"/>
              </w:tabs>
              <w:spacing w:before="120" w:after="120" w:line="278" w:lineRule="auto"/>
            </w:pPr>
            <w:r>
              <w:rPr>
                <w:rFonts w:ascii="Arial Unicode MS" w:eastAsia="Arial Unicode MS" w:hAnsi="Arial Unicode MS" w:cs="Arial Unicode MS"/>
              </w:rPr>
              <w:t>≤ 1.0 x 10</w:t>
            </w:r>
            <w:r w:rsidRPr="00AE6D80">
              <w:rPr>
                <w:vertAlign w:val="superscript"/>
                <w:rPrChange w:id="1944" w:author="Author">
                  <w:rPr/>
                </w:rPrChange>
              </w:rPr>
              <w:t>2</w:t>
            </w:r>
            <w:r>
              <w:rPr>
                <w:rFonts w:ascii="Arial Unicode MS" w:eastAsia="Arial Unicode MS" w:hAnsi="Arial Unicode MS" w:cs="Arial Unicode MS"/>
              </w:rPr>
              <w:t xml:space="preserve"> CFU/ml or ≤ 1.0 x 10</w:t>
            </w:r>
            <w:r w:rsidRPr="00AE6D80">
              <w:rPr>
                <w:vertAlign w:val="superscript"/>
                <w:rPrChange w:id="1945" w:author="Author">
                  <w:rPr/>
                </w:rPrChange>
              </w:rPr>
              <w:t>2</w:t>
            </w:r>
            <w:r>
              <w:t xml:space="preserve"> CFU/g</w:t>
            </w:r>
          </w:p>
        </w:tc>
        <w:tc>
          <w:tcPr>
            <w:tcW w:w="3798" w:type="dxa"/>
            <w:vAlign w:val="center"/>
          </w:tcPr>
          <w:p w14:paraId="022E178B" w14:textId="77777777" w:rsidR="00812D2D" w:rsidRDefault="00812D2D" w:rsidP="003D6643">
            <w:pPr>
              <w:tabs>
                <w:tab w:val="left" w:pos="720"/>
                <w:tab w:val="left" w:pos="1440"/>
              </w:tabs>
              <w:spacing w:before="120" w:after="120" w:line="278" w:lineRule="auto"/>
            </w:pPr>
            <w:r>
              <w:t>Audited Product: rectal administration</w:t>
            </w:r>
          </w:p>
        </w:tc>
      </w:tr>
      <w:tr w:rsidR="00812D2D" w14:paraId="1DC49B4B" w14:textId="77777777" w:rsidTr="003D6643">
        <w:trPr>
          <w:cantSplit/>
        </w:trPr>
        <w:tc>
          <w:tcPr>
            <w:tcW w:w="2898" w:type="dxa"/>
          </w:tcPr>
          <w:p w14:paraId="5838E940" w14:textId="77777777" w:rsidR="00812D2D" w:rsidRDefault="00812D2D" w:rsidP="003D6643">
            <w:pPr>
              <w:tabs>
                <w:tab w:val="left" w:pos="720"/>
                <w:tab w:val="left" w:pos="1440"/>
              </w:tabs>
              <w:spacing w:before="120" w:after="120" w:line="278" w:lineRule="auto"/>
            </w:pPr>
            <w:r>
              <w:t>Total aerobic microbial count</w:t>
            </w:r>
          </w:p>
        </w:tc>
        <w:tc>
          <w:tcPr>
            <w:tcW w:w="2880" w:type="dxa"/>
          </w:tcPr>
          <w:p w14:paraId="1A59126C" w14:textId="77777777" w:rsidR="00812D2D" w:rsidRDefault="00812D2D" w:rsidP="003D6643">
            <w:pPr>
              <w:tabs>
                <w:tab w:val="left" w:pos="720"/>
                <w:tab w:val="left" w:pos="1440"/>
              </w:tabs>
              <w:spacing w:before="120" w:after="120" w:line="278" w:lineRule="auto"/>
            </w:pPr>
            <w:r>
              <w:rPr>
                <w:rFonts w:ascii="Arial Unicode MS" w:eastAsia="Arial Unicode MS" w:hAnsi="Arial Unicode MS" w:cs="Arial Unicode MS"/>
              </w:rPr>
              <w:t>≤ 1.0 x 10</w:t>
            </w:r>
            <w:r w:rsidRPr="00AE6D80">
              <w:rPr>
                <w:vertAlign w:val="superscript"/>
                <w:rPrChange w:id="1946" w:author="Author">
                  <w:rPr/>
                </w:rPrChange>
              </w:rPr>
              <w:t>2</w:t>
            </w:r>
            <w:r>
              <w:rPr>
                <w:rFonts w:ascii="Arial Unicode MS" w:eastAsia="Arial Unicode MS" w:hAnsi="Arial Unicode MS" w:cs="Arial Unicode MS"/>
              </w:rPr>
              <w:t xml:space="preserve"> CFU/ml or ≤ 1.0 x 10</w:t>
            </w:r>
            <w:r w:rsidRPr="00AE6D80">
              <w:rPr>
                <w:vertAlign w:val="superscript"/>
                <w:rPrChange w:id="1947" w:author="Author">
                  <w:rPr/>
                </w:rPrChange>
              </w:rPr>
              <w:t>2</w:t>
            </w:r>
            <w:r>
              <w:t xml:space="preserve"> CFU/g</w:t>
            </w:r>
          </w:p>
        </w:tc>
        <w:tc>
          <w:tcPr>
            <w:tcW w:w="3798" w:type="dxa"/>
          </w:tcPr>
          <w:p w14:paraId="6624685D" w14:textId="77777777" w:rsidR="00812D2D" w:rsidRDefault="00812D2D" w:rsidP="003D6643">
            <w:pPr>
              <w:tabs>
                <w:tab w:val="left" w:pos="720"/>
                <w:tab w:val="left" w:pos="1440"/>
              </w:tabs>
              <w:spacing w:before="120" w:after="120" w:line="278" w:lineRule="auto"/>
            </w:pPr>
            <w:r>
              <w:t>Audited Product: administration by metered dose nasal spray or vaginal administration</w:t>
            </w:r>
          </w:p>
        </w:tc>
      </w:tr>
      <w:tr w:rsidR="00812D2D" w14:paraId="5F7318EC" w14:textId="77777777" w:rsidTr="003D6643">
        <w:trPr>
          <w:cantSplit/>
        </w:trPr>
        <w:tc>
          <w:tcPr>
            <w:tcW w:w="2898" w:type="dxa"/>
          </w:tcPr>
          <w:p w14:paraId="1A86481E" w14:textId="77777777" w:rsidR="00812D2D" w:rsidRDefault="00812D2D" w:rsidP="003D6643">
            <w:pPr>
              <w:tabs>
                <w:tab w:val="left" w:pos="720"/>
                <w:tab w:val="left" w:pos="1440"/>
              </w:tabs>
              <w:spacing w:before="120" w:after="120" w:line="278" w:lineRule="auto"/>
            </w:pPr>
            <w:r>
              <w:t>Total aerobic microbial count</w:t>
            </w:r>
          </w:p>
        </w:tc>
        <w:tc>
          <w:tcPr>
            <w:tcW w:w="2880" w:type="dxa"/>
          </w:tcPr>
          <w:p w14:paraId="2C895F65" w14:textId="77777777" w:rsidR="00812D2D" w:rsidRDefault="00812D2D" w:rsidP="003D6643">
            <w:pPr>
              <w:tabs>
                <w:tab w:val="left" w:pos="720"/>
                <w:tab w:val="left" w:pos="1440"/>
              </w:tabs>
              <w:spacing w:before="120" w:after="120" w:line="278" w:lineRule="auto"/>
            </w:pPr>
            <w:r>
              <w:rPr>
                <w:rFonts w:ascii="Arial Unicode MS" w:eastAsia="Arial Unicode MS" w:hAnsi="Arial Unicode MS" w:cs="Arial Unicode MS"/>
              </w:rPr>
              <w:t>≤ 1.0 x 10</w:t>
            </w:r>
            <w:r w:rsidRPr="00AE6D80">
              <w:rPr>
                <w:vertAlign w:val="superscript"/>
                <w:rPrChange w:id="1948" w:author="Author">
                  <w:rPr/>
                </w:rPrChange>
              </w:rPr>
              <w:t>3</w:t>
            </w:r>
            <w:r>
              <w:rPr>
                <w:rFonts w:ascii="Arial Unicode MS" w:eastAsia="Arial Unicode MS" w:hAnsi="Arial Unicode MS" w:cs="Arial Unicode MS"/>
              </w:rPr>
              <w:t xml:space="preserve"> CFU/ml or ≤ 1.0 x 10</w:t>
            </w:r>
            <w:r w:rsidRPr="00AE6D80">
              <w:rPr>
                <w:vertAlign w:val="superscript"/>
                <w:rPrChange w:id="1949" w:author="Author">
                  <w:rPr/>
                </w:rPrChange>
              </w:rPr>
              <w:t>3</w:t>
            </w:r>
            <w:r>
              <w:t xml:space="preserve"> CFU/g</w:t>
            </w:r>
          </w:p>
        </w:tc>
        <w:tc>
          <w:tcPr>
            <w:tcW w:w="3798" w:type="dxa"/>
            <w:vAlign w:val="center"/>
          </w:tcPr>
          <w:p w14:paraId="2D1D7DE2" w14:textId="77777777" w:rsidR="00812D2D" w:rsidRDefault="00812D2D" w:rsidP="003D6643">
            <w:pPr>
              <w:tabs>
                <w:tab w:val="left" w:pos="720"/>
                <w:tab w:val="left" w:pos="1440"/>
              </w:tabs>
              <w:spacing w:before="120" w:after="120" w:line="278" w:lineRule="auto"/>
            </w:pPr>
            <w:r>
              <w:t>Audited Product: rectal administration</w:t>
            </w:r>
          </w:p>
        </w:tc>
      </w:tr>
      <w:tr w:rsidR="00812D2D" w14:paraId="48F9260B" w14:textId="77777777" w:rsidTr="003D6643">
        <w:trPr>
          <w:cantSplit/>
        </w:trPr>
        <w:tc>
          <w:tcPr>
            <w:tcW w:w="2898" w:type="dxa"/>
          </w:tcPr>
          <w:p w14:paraId="5D8FFD0F" w14:textId="77777777" w:rsidR="00812D2D" w:rsidRDefault="00812D2D" w:rsidP="003D6643">
            <w:pPr>
              <w:tabs>
                <w:tab w:val="left" w:pos="720"/>
                <w:tab w:val="left" w:pos="1440"/>
              </w:tabs>
              <w:spacing w:before="120" w:after="120" w:line="278" w:lineRule="auto"/>
            </w:pPr>
            <w:r>
              <w:rPr>
                <w:i/>
                <w:iCs/>
              </w:rPr>
              <w:t>Staphylococcus aureus</w:t>
            </w:r>
          </w:p>
        </w:tc>
        <w:tc>
          <w:tcPr>
            <w:tcW w:w="2880" w:type="dxa"/>
          </w:tcPr>
          <w:p w14:paraId="77EC14CB" w14:textId="77777777" w:rsidR="00812D2D" w:rsidRDefault="00812D2D" w:rsidP="003D6643">
            <w:pPr>
              <w:tabs>
                <w:tab w:val="left" w:pos="720"/>
                <w:tab w:val="left" w:pos="1440"/>
              </w:tabs>
              <w:spacing w:before="120" w:after="120" w:line="278" w:lineRule="auto"/>
            </w:pPr>
            <w:r>
              <w:t>Absent in 1 ml or 1 g</w:t>
            </w:r>
          </w:p>
        </w:tc>
        <w:tc>
          <w:tcPr>
            <w:tcW w:w="3798" w:type="dxa"/>
          </w:tcPr>
          <w:p w14:paraId="36E6A29D" w14:textId="77777777" w:rsidR="00812D2D" w:rsidRDefault="00812D2D" w:rsidP="003D6643">
            <w:pPr>
              <w:tabs>
                <w:tab w:val="left" w:pos="720"/>
                <w:tab w:val="left" w:pos="1440"/>
              </w:tabs>
              <w:spacing w:before="120" w:after="120" w:line="278" w:lineRule="auto"/>
            </w:pPr>
            <w:r>
              <w:t>Audited Product: administration by metered dose nasal spray or vaginal administration</w:t>
            </w:r>
          </w:p>
        </w:tc>
      </w:tr>
      <w:tr w:rsidR="00812D2D" w14:paraId="13D39EFF" w14:textId="77777777" w:rsidTr="003D6643">
        <w:trPr>
          <w:cantSplit/>
        </w:trPr>
        <w:tc>
          <w:tcPr>
            <w:tcW w:w="2898" w:type="dxa"/>
          </w:tcPr>
          <w:p w14:paraId="19355901" w14:textId="77777777" w:rsidR="00812D2D" w:rsidRDefault="00812D2D" w:rsidP="003D6643">
            <w:pPr>
              <w:tabs>
                <w:tab w:val="left" w:pos="720"/>
                <w:tab w:val="left" w:pos="1440"/>
              </w:tabs>
              <w:spacing w:before="120" w:after="120" w:line="278" w:lineRule="auto"/>
            </w:pPr>
            <w:r>
              <w:rPr>
                <w:i/>
                <w:iCs/>
              </w:rPr>
              <w:t>Pseudomonas aeruginosa</w:t>
            </w:r>
          </w:p>
        </w:tc>
        <w:tc>
          <w:tcPr>
            <w:tcW w:w="2880" w:type="dxa"/>
          </w:tcPr>
          <w:p w14:paraId="2EA42925" w14:textId="77777777" w:rsidR="00812D2D" w:rsidRDefault="00812D2D" w:rsidP="003D6643">
            <w:pPr>
              <w:tabs>
                <w:tab w:val="left" w:pos="720"/>
                <w:tab w:val="left" w:pos="1440"/>
              </w:tabs>
              <w:spacing w:before="120" w:after="120" w:line="278" w:lineRule="auto"/>
            </w:pPr>
            <w:r>
              <w:t>Absent in 1 ml or 1 g</w:t>
            </w:r>
          </w:p>
        </w:tc>
        <w:tc>
          <w:tcPr>
            <w:tcW w:w="3798" w:type="dxa"/>
          </w:tcPr>
          <w:p w14:paraId="6ACB499B" w14:textId="77777777" w:rsidR="00812D2D" w:rsidRDefault="00812D2D" w:rsidP="003D6643">
            <w:pPr>
              <w:tabs>
                <w:tab w:val="left" w:pos="720"/>
                <w:tab w:val="left" w:pos="1440"/>
              </w:tabs>
              <w:spacing w:before="120" w:after="120" w:line="278" w:lineRule="auto"/>
            </w:pPr>
            <w:r>
              <w:t>Audited Product: administration by metered dose nasal spray or vaginal administration</w:t>
            </w:r>
          </w:p>
        </w:tc>
      </w:tr>
      <w:tr w:rsidR="00812D2D" w14:paraId="42C08FB5" w14:textId="77777777" w:rsidTr="003D6643">
        <w:trPr>
          <w:cantSplit/>
        </w:trPr>
        <w:tc>
          <w:tcPr>
            <w:tcW w:w="2898" w:type="dxa"/>
          </w:tcPr>
          <w:p w14:paraId="38874E77" w14:textId="77777777" w:rsidR="00812D2D" w:rsidRDefault="00812D2D" w:rsidP="003D6643">
            <w:pPr>
              <w:tabs>
                <w:tab w:val="left" w:pos="720"/>
                <w:tab w:val="left" w:pos="1440"/>
              </w:tabs>
              <w:spacing w:before="120" w:after="120" w:line="278" w:lineRule="auto"/>
            </w:pPr>
            <w:r>
              <w:lastRenderedPageBreak/>
              <w:t>Bile tolerant gram negative bacteria</w:t>
            </w:r>
          </w:p>
        </w:tc>
        <w:tc>
          <w:tcPr>
            <w:tcW w:w="2880" w:type="dxa"/>
          </w:tcPr>
          <w:p w14:paraId="39D9FD0E" w14:textId="77777777" w:rsidR="00812D2D" w:rsidRDefault="00812D2D" w:rsidP="003D6643">
            <w:pPr>
              <w:tabs>
                <w:tab w:val="left" w:pos="720"/>
                <w:tab w:val="left" w:pos="1440"/>
              </w:tabs>
              <w:spacing w:before="120" w:after="120" w:line="278" w:lineRule="auto"/>
            </w:pPr>
            <w:r>
              <w:t>Absent in 1 ml or 1 g</w:t>
            </w:r>
          </w:p>
        </w:tc>
        <w:tc>
          <w:tcPr>
            <w:tcW w:w="3798" w:type="dxa"/>
          </w:tcPr>
          <w:p w14:paraId="7ACDC30C" w14:textId="77777777" w:rsidR="00812D2D" w:rsidRDefault="00812D2D" w:rsidP="003D6643">
            <w:pPr>
              <w:tabs>
                <w:tab w:val="left" w:pos="720"/>
                <w:tab w:val="left" w:pos="1440"/>
              </w:tabs>
              <w:spacing w:before="120" w:after="120" w:line="278" w:lineRule="auto"/>
            </w:pPr>
            <w:r>
              <w:t>Audited Product: administration by metered dose nasal spray</w:t>
            </w:r>
          </w:p>
        </w:tc>
      </w:tr>
      <w:tr w:rsidR="00812D2D" w14:paraId="058836A1" w14:textId="77777777" w:rsidTr="003D6643">
        <w:trPr>
          <w:cantSplit/>
        </w:trPr>
        <w:tc>
          <w:tcPr>
            <w:tcW w:w="2898" w:type="dxa"/>
          </w:tcPr>
          <w:p w14:paraId="7055DF67" w14:textId="77777777" w:rsidR="00812D2D" w:rsidRDefault="00812D2D" w:rsidP="003D6643">
            <w:pPr>
              <w:tabs>
                <w:tab w:val="left" w:pos="720"/>
                <w:tab w:val="left" w:pos="1440"/>
              </w:tabs>
              <w:spacing w:before="120" w:after="120" w:line="278" w:lineRule="auto"/>
            </w:pPr>
            <w:r>
              <w:rPr>
                <w:i/>
                <w:iCs/>
              </w:rPr>
              <w:t>Candida albicans</w:t>
            </w:r>
          </w:p>
        </w:tc>
        <w:tc>
          <w:tcPr>
            <w:tcW w:w="2880" w:type="dxa"/>
          </w:tcPr>
          <w:p w14:paraId="29686BA7" w14:textId="77777777" w:rsidR="00812D2D" w:rsidRDefault="00812D2D" w:rsidP="003D6643">
            <w:pPr>
              <w:tabs>
                <w:tab w:val="left" w:pos="720"/>
                <w:tab w:val="left" w:pos="1440"/>
              </w:tabs>
              <w:spacing w:before="120" w:after="120" w:line="278" w:lineRule="auto"/>
            </w:pPr>
            <w:r>
              <w:t>Absent in 1 ml or 1 g</w:t>
            </w:r>
          </w:p>
        </w:tc>
        <w:tc>
          <w:tcPr>
            <w:tcW w:w="3798" w:type="dxa"/>
          </w:tcPr>
          <w:p w14:paraId="25F6BB9D" w14:textId="77777777" w:rsidR="00812D2D" w:rsidRDefault="00812D2D" w:rsidP="003D6643">
            <w:pPr>
              <w:tabs>
                <w:tab w:val="left" w:pos="720"/>
                <w:tab w:val="left" w:pos="1440"/>
              </w:tabs>
              <w:spacing w:before="120" w:after="120" w:line="278" w:lineRule="auto"/>
            </w:pPr>
            <w:r>
              <w:t>Audited Product: vaginal administration</w:t>
            </w:r>
          </w:p>
        </w:tc>
      </w:tr>
    </w:tbl>
    <w:p w14:paraId="55A461A1" w14:textId="77777777" w:rsidR="00812D2D" w:rsidRDefault="00812D2D" w:rsidP="00812D2D">
      <w:pPr>
        <w:tabs>
          <w:tab w:val="left" w:pos="720"/>
          <w:tab w:val="left" w:pos="1440"/>
        </w:tabs>
        <w:spacing w:before="0"/>
      </w:pPr>
    </w:p>
    <w:p w14:paraId="1E423E99" w14:textId="77777777" w:rsidR="00812D2D" w:rsidRDefault="00812D2D" w:rsidP="00812D2D">
      <w:pPr>
        <w:keepNext/>
        <w:spacing w:before="0" w:after="160" w:line="278" w:lineRule="auto"/>
      </w:pPr>
      <w:r>
        <w:rPr>
          <w:b/>
          <w:bCs/>
        </w:rPr>
        <w:t>4-215(J)(6)(a) 2 (Effective July 1, 2026)</w:t>
      </w:r>
    </w:p>
    <w:tbl>
      <w:tblPr>
        <w:tblW w:w="9576" w:type="dxa"/>
        <w:tblInd w:w="-108" w:type="dxa"/>
        <w:tblLayout w:type="fixed"/>
        <w:tblLook w:val="0000" w:firstRow="0" w:lastRow="0" w:firstColumn="0" w:lastColumn="0" w:noHBand="0" w:noVBand="0"/>
      </w:tblPr>
      <w:tblGrid>
        <w:gridCol w:w="2628"/>
        <w:gridCol w:w="2214"/>
        <w:gridCol w:w="1337"/>
        <w:gridCol w:w="1323"/>
        <w:gridCol w:w="2074"/>
      </w:tblGrid>
      <w:tr w:rsidR="00812D2D" w14:paraId="455DDEA7" w14:textId="77777777" w:rsidTr="003D6643">
        <w:trPr>
          <w:trHeight w:val="432"/>
          <w:tblHeader/>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E6836A4" w14:textId="77777777" w:rsidR="00812D2D" w:rsidRDefault="00812D2D" w:rsidP="003D6643">
            <w:pPr>
              <w:tabs>
                <w:tab w:val="left" w:pos="720"/>
                <w:tab w:val="left" w:pos="1440"/>
              </w:tabs>
              <w:spacing w:after="240"/>
              <w:jc w:val="center"/>
            </w:pPr>
            <w:bookmarkStart w:id="1950" w:name="bookmark=id.mi3akzr18mti" w:colFirst="0" w:colLast="0"/>
            <w:bookmarkEnd w:id="1950"/>
            <w:r>
              <w:rPr>
                <w:b/>
                <w:bCs/>
                <w:u w:val="single"/>
              </w:rPr>
              <w:t>Substance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F052139" w14:textId="77777777" w:rsidR="00812D2D" w:rsidRDefault="00812D2D" w:rsidP="003D6643">
            <w:pPr>
              <w:tabs>
                <w:tab w:val="left" w:pos="720"/>
                <w:tab w:val="left" w:pos="1440"/>
              </w:tabs>
              <w:spacing w:after="240"/>
              <w:jc w:val="center"/>
            </w:pPr>
            <w:r>
              <w:rPr>
                <w:b/>
                <w:bCs/>
                <w:u w:val="single"/>
              </w:rPr>
              <w:t>CAS Registry Number (or EDF Substance ID)</w:t>
            </w:r>
          </w:p>
        </w:tc>
        <w:tc>
          <w:tcPr>
            <w:tcW w:w="1337"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2D8540E" w14:textId="77777777" w:rsidR="00812D2D" w:rsidRDefault="00812D2D" w:rsidP="003D6643">
            <w:pPr>
              <w:tabs>
                <w:tab w:val="left" w:pos="720"/>
                <w:tab w:val="left" w:pos="1440"/>
              </w:tabs>
              <w:spacing w:after="240"/>
              <w:jc w:val="center"/>
              <w:rPr>
                <w:u w:val="single"/>
              </w:rPr>
            </w:pPr>
            <w:r>
              <w:rPr>
                <w:b/>
                <w:bCs/>
                <w:u w:val="single"/>
              </w:rPr>
              <w:t>Maximum LOD</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01DA0CF" w14:textId="77777777" w:rsidR="00812D2D" w:rsidRDefault="00812D2D" w:rsidP="003D6643">
            <w:pPr>
              <w:tabs>
                <w:tab w:val="left" w:pos="720"/>
                <w:tab w:val="left" w:pos="1440"/>
              </w:tabs>
              <w:spacing w:after="240"/>
              <w:jc w:val="center"/>
            </w:pPr>
            <w:r>
              <w:rPr>
                <w:b/>
                <w:bCs/>
                <w:u w:val="single"/>
              </w:rPr>
              <w:t>Maximum LLOQ</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BAF0BA0" w14:textId="77777777" w:rsidR="00812D2D" w:rsidRDefault="00812D2D" w:rsidP="003D6643">
            <w:pPr>
              <w:tabs>
                <w:tab w:val="left" w:pos="720"/>
                <w:tab w:val="left" w:pos="1440"/>
              </w:tabs>
              <w:spacing w:after="240"/>
              <w:jc w:val="center"/>
            </w:pPr>
            <w:r>
              <w:rPr>
                <w:b/>
                <w:bCs/>
                <w:u w:val="single"/>
              </w:rPr>
              <w:t>Acceptable Limits (Parts per Million)</w:t>
            </w:r>
          </w:p>
        </w:tc>
      </w:tr>
      <w:tr w:rsidR="00812D2D" w14:paraId="1C604A56"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D338B3A" w14:textId="77777777" w:rsidR="00812D2D" w:rsidRDefault="00812D2D" w:rsidP="003D6643">
            <w:pPr>
              <w:tabs>
                <w:tab w:val="left" w:pos="720"/>
                <w:tab w:val="left" w:pos="1440"/>
              </w:tabs>
              <w:spacing w:after="240"/>
            </w:pPr>
            <w:r>
              <w:t>Acetone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D7112BF" w14:textId="77777777" w:rsidR="00812D2D" w:rsidRDefault="00812D2D" w:rsidP="003D6643">
            <w:pPr>
              <w:tabs>
                <w:tab w:val="left" w:pos="720"/>
                <w:tab w:val="left" w:pos="1440"/>
              </w:tabs>
              <w:spacing w:after="240"/>
            </w:pPr>
            <w:r>
              <w:t>67-64-1</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5E9320E"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E3228EB"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5586D27" w14:textId="77777777" w:rsidR="00812D2D" w:rsidRDefault="00812D2D" w:rsidP="003D6643">
            <w:pPr>
              <w:tabs>
                <w:tab w:val="left" w:pos="720"/>
                <w:tab w:val="left" w:pos="1440"/>
              </w:tabs>
              <w:spacing w:after="240"/>
            </w:pPr>
            <w:r>
              <w:t>&lt; 1,000 PPM</w:t>
            </w:r>
          </w:p>
        </w:tc>
      </w:tr>
      <w:tr w:rsidR="00812D2D" w14:paraId="6A80F9CA"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107E90" w14:textId="77777777" w:rsidR="00812D2D" w:rsidRDefault="00812D2D" w:rsidP="003D6643">
            <w:pPr>
              <w:tabs>
                <w:tab w:val="left" w:pos="720"/>
                <w:tab w:val="left" w:pos="1440"/>
              </w:tabs>
              <w:spacing w:after="240"/>
            </w:pPr>
            <w:r>
              <w:t>Anisole**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D4326D" w14:textId="77777777" w:rsidR="00812D2D" w:rsidRDefault="00812D2D" w:rsidP="003D6643">
            <w:pPr>
              <w:tabs>
                <w:tab w:val="left" w:pos="720"/>
                <w:tab w:val="left" w:pos="1440"/>
              </w:tabs>
              <w:spacing w:after="240"/>
            </w:pPr>
            <w:r>
              <w:t>100-66-3</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B9F70D0"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B7C702"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5A83D9" w14:textId="77777777" w:rsidR="00812D2D" w:rsidRDefault="00812D2D" w:rsidP="003D6643">
            <w:pPr>
              <w:tabs>
                <w:tab w:val="left" w:pos="720"/>
                <w:tab w:val="left" w:pos="1440"/>
              </w:tabs>
              <w:spacing w:after="240"/>
            </w:pPr>
            <w:r>
              <w:t>None Detected</w:t>
            </w:r>
          </w:p>
        </w:tc>
      </w:tr>
      <w:tr w:rsidR="00812D2D" w14:paraId="014D66B6" w14:textId="77777777" w:rsidTr="003D6643">
        <w:trPr>
          <w:trHeight w:val="70"/>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FBB20A" w14:textId="77777777" w:rsidR="00812D2D" w:rsidRDefault="00812D2D" w:rsidP="003D6643">
            <w:pPr>
              <w:tabs>
                <w:tab w:val="left" w:pos="720"/>
                <w:tab w:val="left" w:pos="1440"/>
              </w:tabs>
              <w:spacing w:after="240"/>
            </w:pPr>
            <w:r>
              <w:t>Benzene**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EA2CE9" w14:textId="77777777" w:rsidR="00812D2D" w:rsidRDefault="00812D2D" w:rsidP="003D6643">
            <w:pPr>
              <w:tabs>
                <w:tab w:val="left" w:pos="720"/>
                <w:tab w:val="left" w:pos="1440"/>
              </w:tabs>
              <w:spacing w:after="240"/>
            </w:pPr>
            <w:r>
              <w:t>71-43-2</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CC9A31C" w14:textId="77777777" w:rsidR="00812D2D" w:rsidRDefault="00812D2D" w:rsidP="003D6643">
            <w:pPr>
              <w:tabs>
                <w:tab w:val="left" w:pos="720"/>
                <w:tab w:val="left" w:pos="1440"/>
              </w:tabs>
              <w:spacing w:after="240"/>
            </w:pPr>
            <w:r>
              <w:t>0.34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83596C" w14:textId="77777777" w:rsidR="00812D2D" w:rsidRDefault="00812D2D" w:rsidP="003D6643">
            <w:pPr>
              <w:tabs>
                <w:tab w:val="left" w:pos="720"/>
                <w:tab w:val="left" w:pos="1440"/>
              </w:tabs>
              <w:spacing w:after="240"/>
            </w:pPr>
            <w:r>
              <w:t>1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0A2C2B" w14:textId="77777777" w:rsidR="00812D2D" w:rsidRDefault="00812D2D" w:rsidP="003D6643">
            <w:pPr>
              <w:tabs>
                <w:tab w:val="left" w:pos="720"/>
                <w:tab w:val="left" w:pos="1440"/>
              </w:tabs>
              <w:spacing w:after="240"/>
            </w:pPr>
            <w:r>
              <w:t>&lt; 2 PPM</w:t>
            </w:r>
          </w:p>
        </w:tc>
      </w:tr>
      <w:tr w:rsidR="00812D2D" w14:paraId="75CBFA56" w14:textId="77777777" w:rsidTr="003D6643">
        <w:trPr>
          <w:trHeight w:val="70"/>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9F59D" w14:textId="77777777" w:rsidR="00812D2D" w:rsidRDefault="00812D2D" w:rsidP="003D6643">
            <w:pPr>
              <w:tabs>
                <w:tab w:val="left" w:pos="720"/>
                <w:tab w:val="left" w:pos="1440"/>
              </w:tabs>
              <w:spacing w:after="240"/>
            </w:pPr>
            <w:r>
              <w:t>Butanes</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0042EF" w14:textId="77777777" w:rsidR="00812D2D" w:rsidRDefault="00812D2D" w:rsidP="003D6643">
            <w:pPr>
              <w:tabs>
                <w:tab w:val="left" w:pos="720"/>
                <w:tab w:val="left" w:pos="1440"/>
              </w:tabs>
              <w:spacing w:after="240"/>
            </w:pPr>
            <w:r>
              <w:t>106-97-8</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A1480F7"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A42D0E"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613F72" w14:textId="77777777" w:rsidR="00812D2D" w:rsidRDefault="00812D2D" w:rsidP="003D6643">
            <w:pPr>
              <w:tabs>
                <w:tab w:val="left" w:pos="720"/>
                <w:tab w:val="left" w:pos="1440"/>
              </w:tabs>
              <w:spacing w:after="240"/>
            </w:pPr>
            <w:r>
              <w:t>&lt; 1,000 PPM</w:t>
            </w:r>
          </w:p>
        </w:tc>
      </w:tr>
      <w:tr w:rsidR="00812D2D" w14:paraId="0E52CA9A" w14:textId="77777777" w:rsidTr="003D6643">
        <w:trPr>
          <w:trHeight w:val="70"/>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4FB419" w14:textId="77777777" w:rsidR="00812D2D" w:rsidRDefault="00812D2D" w:rsidP="003D6643">
            <w:pPr>
              <w:tabs>
                <w:tab w:val="left" w:pos="720"/>
                <w:tab w:val="left" w:pos="1440"/>
              </w:tabs>
              <w:spacing w:after="240"/>
            </w:pPr>
            <w:r>
              <w:t>1-Butanol**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BCEA7D" w14:textId="77777777" w:rsidR="00812D2D" w:rsidRDefault="00812D2D" w:rsidP="003D6643">
            <w:pPr>
              <w:tabs>
                <w:tab w:val="left" w:pos="720"/>
                <w:tab w:val="left" w:pos="1440"/>
              </w:tabs>
              <w:spacing w:after="240"/>
            </w:pPr>
            <w:r>
              <w:t>71-36-3</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1B7C9B39"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5B9D12"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A57A54" w14:textId="77777777" w:rsidR="00812D2D" w:rsidRDefault="00812D2D" w:rsidP="003D6643">
            <w:pPr>
              <w:tabs>
                <w:tab w:val="left" w:pos="720"/>
                <w:tab w:val="left" w:pos="1440"/>
              </w:tabs>
              <w:spacing w:after="240"/>
            </w:pPr>
            <w:r>
              <w:t>None Detected</w:t>
            </w:r>
          </w:p>
        </w:tc>
      </w:tr>
      <w:tr w:rsidR="00812D2D" w14:paraId="30038420"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332082" w14:textId="77777777" w:rsidR="00812D2D" w:rsidRDefault="00812D2D" w:rsidP="003D6643">
            <w:pPr>
              <w:tabs>
                <w:tab w:val="left" w:pos="720"/>
                <w:tab w:val="left" w:pos="1440"/>
              </w:tabs>
              <w:spacing w:after="240"/>
            </w:pPr>
            <w:r>
              <w:t>2-Butanol**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72D54B" w14:textId="77777777" w:rsidR="00812D2D" w:rsidRDefault="00812D2D" w:rsidP="003D6643">
            <w:pPr>
              <w:tabs>
                <w:tab w:val="left" w:pos="720"/>
                <w:tab w:val="left" w:pos="1440"/>
              </w:tabs>
              <w:spacing w:after="240"/>
            </w:pPr>
            <w:r>
              <w:t>78-92-2</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56D95AF"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142294"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7F76F6" w14:textId="77777777" w:rsidR="00812D2D" w:rsidRDefault="00812D2D" w:rsidP="003D6643">
            <w:pPr>
              <w:tabs>
                <w:tab w:val="left" w:pos="720"/>
                <w:tab w:val="left" w:pos="1440"/>
              </w:tabs>
              <w:spacing w:after="240"/>
            </w:pPr>
            <w:r>
              <w:t>None Detected</w:t>
            </w:r>
          </w:p>
        </w:tc>
      </w:tr>
      <w:tr w:rsidR="00812D2D" w14:paraId="67758734"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F0816A" w14:textId="77777777" w:rsidR="00812D2D" w:rsidRDefault="00812D2D" w:rsidP="003D6643">
            <w:pPr>
              <w:tabs>
                <w:tab w:val="left" w:pos="720"/>
                <w:tab w:val="left" w:pos="1440"/>
              </w:tabs>
              <w:spacing w:after="240"/>
            </w:pPr>
            <w:r>
              <w:t>Butyl Acetate**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A1856A" w14:textId="77777777" w:rsidR="00812D2D" w:rsidRDefault="00812D2D" w:rsidP="003D6643">
            <w:pPr>
              <w:tabs>
                <w:tab w:val="left" w:pos="720"/>
                <w:tab w:val="left" w:pos="1440"/>
              </w:tabs>
              <w:spacing w:after="240"/>
            </w:pPr>
            <w:r>
              <w:t>123-86-4</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19881F68"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29A1D7"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326C67" w14:textId="77777777" w:rsidR="00812D2D" w:rsidRDefault="00812D2D" w:rsidP="003D6643">
            <w:pPr>
              <w:tabs>
                <w:tab w:val="left" w:pos="720"/>
                <w:tab w:val="left" w:pos="1440"/>
              </w:tabs>
              <w:spacing w:after="240"/>
            </w:pPr>
            <w:r>
              <w:t>None Detected</w:t>
            </w:r>
          </w:p>
        </w:tc>
      </w:tr>
      <w:tr w:rsidR="00812D2D" w14:paraId="15FB0F95"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D0C34A" w14:textId="77777777" w:rsidR="00812D2D" w:rsidRDefault="00812D2D" w:rsidP="003D6643">
            <w:pPr>
              <w:tabs>
                <w:tab w:val="left" w:pos="720"/>
                <w:tab w:val="left" w:pos="1440"/>
              </w:tabs>
              <w:spacing w:after="240"/>
            </w:pPr>
            <w:r>
              <w:t>tert-Butyl</w:t>
            </w:r>
            <w:ins w:id="1951" w:author="Author">
              <w:r>
                <w:t xml:space="preserve"> </w:t>
              </w:r>
            </w:ins>
            <w:del w:id="1952" w:author="Author">
              <w:r>
                <w:delText>m</w:delText>
              </w:r>
            </w:del>
            <w:ins w:id="1953" w:author="Author">
              <w:r>
                <w:t>M</w:t>
              </w:r>
            </w:ins>
            <w:r>
              <w:t>ethyl Ether**</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E0A8DA" w14:textId="77777777" w:rsidR="00812D2D" w:rsidRDefault="00812D2D" w:rsidP="003D6643">
            <w:pPr>
              <w:tabs>
                <w:tab w:val="left" w:pos="720"/>
                <w:tab w:val="left" w:pos="1440"/>
              </w:tabs>
              <w:spacing w:after="240"/>
            </w:pPr>
            <w:r>
              <w:t>1634-04-4</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EBA8B29"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79872E"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4396C0" w14:textId="77777777" w:rsidR="00812D2D" w:rsidRDefault="00812D2D" w:rsidP="003D6643">
            <w:pPr>
              <w:tabs>
                <w:tab w:val="left" w:pos="720"/>
                <w:tab w:val="left" w:pos="1440"/>
              </w:tabs>
              <w:spacing w:after="240"/>
            </w:pPr>
            <w:r>
              <w:t>None Detected</w:t>
            </w:r>
          </w:p>
        </w:tc>
      </w:tr>
      <w:tr w:rsidR="00812D2D" w14:paraId="12F4C001"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9173B6" w14:textId="77777777" w:rsidR="00812D2D" w:rsidRDefault="00812D2D" w:rsidP="003D6643">
            <w:pPr>
              <w:tabs>
                <w:tab w:val="left" w:pos="720"/>
                <w:tab w:val="left" w:pos="1440"/>
              </w:tabs>
              <w:spacing w:after="240"/>
            </w:pPr>
            <w:r>
              <w:t>Ethanol***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10E9E0" w14:textId="77777777" w:rsidR="00812D2D" w:rsidRDefault="00812D2D" w:rsidP="003D6643">
            <w:pPr>
              <w:tabs>
                <w:tab w:val="left" w:pos="720"/>
                <w:tab w:val="left" w:pos="1440"/>
              </w:tabs>
              <w:spacing w:after="240"/>
            </w:pPr>
            <w:r>
              <w:t>64-17-5</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1E931A3"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21E60C"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833E2B" w14:textId="77777777" w:rsidR="00812D2D" w:rsidRDefault="00812D2D" w:rsidP="003D6643">
            <w:pPr>
              <w:tabs>
                <w:tab w:val="left" w:pos="720"/>
                <w:tab w:val="left" w:pos="1440"/>
              </w:tabs>
              <w:spacing w:after="240"/>
            </w:pPr>
            <w:r>
              <w:t>&lt; 1,000 PPM</w:t>
            </w:r>
          </w:p>
        </w:tc>
      </w:tr>
      <w:tr w:rsidR="00812D2D" w14:paraId="445678C8"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76ABAC" w14:textId="77777777" w:rsidR="00812D2D" w:rsidRDefault="00812D2D" w:rsidP="003D6643">
            <w:pPr>
              <w:tabs>
                <w:tab w:val="left" w:pos="720"/>
                <w:tab w:val="left" w:pos="1440"/>
              </w:tabs>
              <w:spacing w:after="240"/>
            </w:pPr>
            <w:r>
              <w:t>Ethyl Acetate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A4C000" w14:textId="77777777" w:rsidR="00812D2D" w:rsidRDefault="00812D2D" w:rsidP="003D6643">
            <w:pPr>
              <w:tabs>
                <w:tab w:val="left" w:pos="720"/>
                <w:tab w:val="left" w:pos="1440"/>
              </w:tabs>
              <w:spacing w:after="240"/>
            </w:pPr>
            <w:r>
              <w:t>141-78-6</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46683AA"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D5C510"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F5A20C" w14:textId="77777777" w:rsidR="00812D2D" w:rsidRDefault="00812D2D" w:rsidP="003D6643">
            <w:pPr>
              <w:tabs>
                <w:tab w:val="left" w:pos="720"/>
                <w:tab w:val="left" w:pos="1440"/>
              </w:tabs>
              <w:spacing w:after="240"/>
            </w:pPr>
            <w:r>
              <w:t>&lt; 1,000 PPM</w:t>
            </w:r>
          </w:p>
        </w:tc>
      </w:tr>
      <w:tr w:rsidR="00812D2D" w14:paraId="45E7ADEF" w14:textId="77777777" w:rsidTr="003D6643">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646301" w14:textId="77777777" w:rsidR="00812D2D" w:rsidRDefault="00812D2D" w:rsidP="003D6643">
            <w:pPr>
              <w:tabs>
                <w:tab w:val="left" w:pos="720"/>
                <w:tab w:val="left" w:pos="1440"/>
              </w:tabs>
              <w:spacing w:after="240"/>
            </w:pPr>
            <w:r>
              <w:lastRenderedPageBreak/>
              <w:t>Ethyl Ether**</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A36E8BD" w14:textId="77777777" w:rsidR="00812D2D" w:rsidRDefault="00812D2D" w:rsidP="003D6643">
            <w:pPr>
              <w:tabs>
                <w:tab w:val="left" w:pos="720"/>
                <w:tab w:val="left" w:pos="1440"/>
              </w:tabs>
              <w:spacing w:after="240"/>
            </w:pPr>
            <w:r>
              <w:t>60-29-7</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78B9087"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3433CF"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B4387B" w14:textId="77777777" w:rsidR="00812D2D" w:rsidRDefault="00812D2D" w:rsidP="003D6643">
            <w:pPr>
              <w:tabs>
                <w:tab w:val="left" w:pos="720"/>
                <w:tab w:val="left" w:pos="1440"/>
              </w:tabs>
              <w:spacing w:after="240"/>
            </w:pPr>
            <w:r>
              <w:t>None Detected</w:t>
            </w:r>
          </w:p>
        </w:tc>
      </w:tr>
      <w:tr w:rsidR="00812D2D" w14:paraId="6EFEF0FA" w14:textId="77777777" w:rsidTr="003D6643">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088F33" w14:textId="77777777" w:rsidR="00812D2D" w:rsidRDefault="00812D2D" w:rsidP="003D6643">
            <w:pPr>
              <w:tabs>
                <w:tab w:val="left" w:pos="720"/>
                <w:tab w:val="left" w:pos="1440"/>
              </w:tabs>
              <w:spacing w:after="240"/>
            </w:pPr>
            <w:r>
              <w:t>Ethyl</w:t>
            </w:r>
            <w:ins w:id="1954" w:author="Author">
              <w:r>
                <w:t xml:space="preserve"> </w:t>
              </w:r>
            </w:ins>
            <w:del w:id="1955" w:author="Author">
              <w:r>
                <w:delText>-</w:delText>
              </w:r>
            </w:del>
            <w:r>
              <w:t>Formate**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6A8E84" w14:textId="77777777" w:rsidR="00812D2D" w:rsidRDefault="00812D2D" w:rsidP="003D6643">
            <w:pPr>
              <w:tabs>
                <w:tab w:val="left" w:pos="720"/>
                <w:tab w:val="left" w:pos="1440"/>
              </w:tabs>
              <w:spacing w:after="240"/>
            </w:pPr>
            <w:r>
              <w:t>109-94-4</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DEA2284"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3ADD25"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42C14F" w14:textId="77777777" w:rsidR="00812D2D" w:rsidRDefault="00812D2D" w:rsidP="003D6643">
            <w:pPr>
              <w:tabs>
                <w:tab w:val="left" w:pos="720"/>
                <w:tab w:val="left" w:pos="1440"/>
              </w:tabs>
              <w:spacing w:after="240"/>
            </w:pPr>
            <w:r>
              <w:t>None Detected</w:t>
            </w:r>
          </w:p>
        </w:tc>
      </w:tr>
      <w:tr w:rsidR="00812D2D" w14:paraId="3A5F1B26" w14:textId="77777777" w:rsidTr="003D6643">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6F9BA2" w14:textId="77777777" w:rsidR="00812D2D" w:rsidRDefault="00812D2D" w:rsidP="003D6643">
            <w:pPr>
              <w:tabs>
                <w:tab w:val="left" w:pos="720"/>
                <w:tab w:val="left" w:pos="1440"/>
              </w:tabs>
              <w:spacing w:after="240"/>
            </w:pPr>
            <w:r>
              <w:t>Heptanes</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B27695" w14:textId="77777777" w:rsidR="00812D2D" w:rsidRDefault="00812D2D" w:rsidP="003D6643">
            <w:pPr>
              <w:tabs>
                <w:tab w:val="left" w:pos="720"/>
                <w:tab w:val="left" w:pos="1440"/>
              </w:tabs>
              <w:spacing w:after="240"/>
            </w:pPr>
            <w:r>
              <w:t>142-82-5</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A7C1F14"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C0F9C9"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3B84B6" w14:textId="77777777" w:rsidR="00812D2D" w:rsidRDefault="00812D2D" w:rsidP="003D6643">
            <w:pPr>
              <w:tabs>
                <w:tab w:val="left" w:pos="720"/>
                <w:tab w:val="left" w:pos="1440"/>
              </w:tabs>
              <w:spacing w:after="240"/>
            </w:pPr>
            <w:r>
              <w:t>&lt; 1,000 PPM</w:t>
            </w:r>
          </w:p>
        </w:tc>
      </w:tr>
      <w:tr w:rsidR="00812D2D" w14:paraId="64B06A46" w14:textId="77777777" w:rsidTr="003D6643">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A16342" w14:textId="77777777" w:rsidR="00812D2D" w:rsidRDefault="00812D2D" w:rsidP="003D6643">
            <w:pPr>
              <w:tabs>
                <w:tab w:val="left" w:pos="720"/>
                <w:tab w:val="left" w:pos="1440"/>
              </w:tabs>
              <w:spacing w:after="240"/>
            </w:pPr>
            <w:r>
              <w:t>Hexanes**</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69CEBD" w14:textId="77777777" w:rsidR="00812D2D" w:rsidRDefault="00812D2D" w:rsidP="003D6643">
            <w:pPr>
              <w:tabs>
                <w:tab w:val="left" w:pos="720"/>
                <w:tab w:val="left" w:pos="1440"/>
              </w:tabs>
              <w:spacing w:after="240"/>
            </w:pPr>
            <w:r>
              <w:t>110-54-3</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D2D1AEC" w14:textId="77777777" w:rsidR="00812D2D" w:rsidRDefault="00812D2D" w:rsidP="003D6643">
            <w:pPr>
              <w:tabs>
                <w:tab w:val="left" w:pos="720"/>
                <w:tab w:val="left" w:pos="1440"/>
              </w:tabs>
              <w:spacing w:after="240"/>
            </w:pPr>
            <w:r>
              <w:t>10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6ED002" w14:textId="77777777" w:rsidR="00812D2D" w:rsidRDefault="00812D2D" w:rsidP="003D6643">
            <w:pPr>
              <w:tabs>
                <w:tab w:val="left" w:pos="720"/>
                <w:tab w:val="left" w:pos="1440"/>
              </w:tabs>
              <w:spacing w:after="240"/>
            </w:pPr>
            <w:r>
              <w:t>30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2EDBBC" w14:textId="77777777" w:rsidR="00812D2D" w:rsidRDefault="00812D2D" w:rsidP="003D6643">
            <w:pPr>
              <w:tabs>
                <w:tab w:val="left" w:pos="720"/>
                <w:tab w:val="left" w:pos="1440"/>
              </w:tabs>
              <w:spacing w:after="240"/>
            </w:pPr>
            <w:r>
              <w:t>&lt; 60 PPM</w:t>
            </w:r>
          </w:p>
        </w:tc>
      </w:tr>
      <w:tr w:rsidR="00812D2D" w14:paraId="5712902F" w14:textId="77777777" w:rsidTr="003D6643">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E9FB5C" w14:textId="77777777" w:rsidR="00812D2D" w:rsidRDefault="00812D2D" w:rsidP="003D6643">
            <w:pPr>
              <w:tabs>
                <w:tab w:val="left" w:pos="720"/>
                <w:tab w:val="left" w:pos="1440"/>
              </w:tabs>
              <w:spacing w:after="240"/>
            </w:pPr>
            <w:r>
              <w:t>Isobutyl Acetate**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5CE2E5" w14:textId="77777777" w:rsidR="00812D2D" w:rsidRDefault="00812D2D" w:rsidP="003D6643">
            <w:pPr>
              <w:tabs>
                <w:tab w:val="left" w:pos="720"/>
                <w:tab w:val="left" w:pos="1440"/>
              </w:tabs>
              <w:spacing w:after="240"/>
            </w:pPr>
            <w:r>
              <w:t>110-19-0</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379494C"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FDEE36"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A83C00" w14:textId="77777777" w:rsidR="00812D2D" w:rsidRDefault="00812D2D" w:rsidP="003D6643">
            <w:pPr>
              <w:tabs>
                <w:tab w:val="left" w:pos="720"/>
                <w:tab w:val="left" w:pos="1440"/>
              </w:tabs>
              <w:spacing w:after="240"/>
            </w:pPr>
            <w:r>
              <w:t>None Detected</w:t>
            </w:r>
          </w:p>
        </w:tc>
      </w:tr>
      <w:tr w:rsidR="00812D2D" w14:paraId="5DA9FD9A"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324026" w14:textId="77777777" w:rsidR="00812D2D" w:rsidRDefault="00812D2D" w:rsidP="003D6643">
            <w:pPr>
              <w:tabs>
                <w:tab w:val="left" w:pos="720"/>
                <w:tab w:val="left" w:pos="1440"/>
              </w:tabs>
              <w:spacing w:after="240"/>
            </w:pPr>
            <w:r>
              <w:t>Isopropyl Acetate**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D3F347" w14:textId="77777777" w:rsidR="00812D2D" w:rsidRDefault="00812D2D" w:rsidP="003D6643">
            <w:pPr>
              <w:tabs>
                <w:tab w:val="left" w:pos="720"/>
                <w:tab w:val="left" w:pos="1440"/>
              </w:tabs>
              <w:spacing w:after="240"/>
            </w:pPr>
            <w:r>
              <w:t>108-21-4</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628E634"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141297"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19D916" w14:textId="77777777" w:rsidR="00812D2D" w:rsidRDefault="00812D2D" w:rsidP="003D6643">
            <w:pPr>
              <w:tabs>
                <w:tab w:val="left" w:pos="720"/>
                <w:tab w:val="left" w:pos="1440"/>
              </w:tabs>
              <w:spacing w:after="240"/>
            </w:pPr>
            <w:r>
              <w:t>None Detected</w:t>
            </w:r>
          </w:p>
        </w:tc>
      </w:tr>
      <w:tr w:rsidR="00812D2D" w14:paraId="43E25CC3"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72EA44" w14:textId="77777777" w:rsidR="00812D2D" w:rsidRDefault="00812D2D" w:rsidP="003D6643">
            <w:pPr>
              <w:tabs>
                <w:tab w:val="left" w:pos="720"/>
                <w:tab w:val="left" w:pos="1440"/>
              </w:tabs>
              <w:spacing w:after="240"/>
            </w:pPr>
            <w:r>
              <w:t>Methanol**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920D12" w14:textId="77777777" w:rsidR="00812D2D" w:rsidRDefault="00812D2D" w:rsidP="003D6643">
            <w:pPr>
              <w:tabs>
                <w:tab w:val="left" w:pos="720"/>
                <w:tab w:val="left" w:pos="1440"/>
              </w:tabs>
              <w:spacing w:after="240"/>
            </w:pPr>
            <w:r>
              <w:t>67-56-1</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A0C2144" w14:textId="77777777" w:rsidR="00812D2D" w:rsidRDefault="00812D2D" w:rsidP="003D6643">
            <w:pPr>
              <w:tabs>
                <w:tab w:val="left" w:pos="720"/>
                <w:tab w:val="left" w:pos="1440"/>
              </w:tabs>
              <w:spacing w:after="240"/>
            </w:pPr>
            <w:r>
              <w:t>100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64EA3F" w14:textId="77777777" w:rsidR="00812D2D" w:rsidRDefault="00812D2D" w:rsidP="003D6643">
            <w:pPr>
              <w:tabs>
                <w:tab w:val="left" w:pos="720"/>
                <w:tab w:val="left" w:pos="1440"/>
              </w:tabs>
              <w:spacing w:after="240"/>
            </w:pPr>
            <w:r>
              <w:t>300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7B43BB" w14:textId="77777777" w:rsidR="00812D2D" w:rsidRDefault="00812D2D" w:rsidP="003D6643">
            <w:pPr>
              <w:tabs>
                <w:tab w:val="left" w:pos="720"/>
                <w:tab w:val="left" w:pos="1440"/>
              </w:tabs>
              <w:spacing w:after="240"/>
            </w:pPr>
            <w:r>
              <w:t>&lt; 600 PPM</w:t>
            </w:r>
          </w:p>
        </w:tc>
      </w:tr>
      <w:tr w:rsidR="00812D2D" w14:paraId="292E55B5" w14:textId="77777777" w:rsidTr="003D6643">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0D7A2F" w14:textId="77777777" w:rsidR="00812D2D" w:rsidRDefault="00812D2D" w:rsidP="003D6643">
            <w:pPr>
              <w:tabs>
                <w:tab w:val="left" w:pos="720"/>
                <w:tab w:val="left" w:pos="1440"/>
              </w:tabs>
              <w:spacing w:after="240"/>
            </w:pPr>
            <w:r>
              <w:t>Methyl Acetate**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1532A4" w14:textId="77777777" w:rsidR="00812D2D" w:rsidRDefault="00812D2D" w:rsidP="003D6643">
            <w:pPr>
              <w:tabs>
                <w:tab w:val="left" w:pos="720"/>
                <w:tab w:val="left" w:pos="1440"/>
              </w:tabs>
              <w:spacing w:after="240"/>
            </w:pPr>
            <w:r>
              <w:t>79-20-9</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3644A80D"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EFD8D6"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5E429D" w14:textId="77777777" w:rsidR="00812D2D" w:rsidRDefault="00812D2D" w:rsidP="003D6643">
            <w:pPr>
              <w:tabs>
                <w:tab w:val="left" w:pos="720"/>
                <w:tab w:val="left" w:pos="1440"/>
              </w:tabs>
              <w:spacing w:after="240"/>
            </w:pPr>
            <w:r>
              <w:t>None Detected</w:t>
            </w:r>
          </w:p>
        </w:tc>
      </w:tr>
      <w:tr w:rsidR="00812D2D" w14:paraId="3AE6A9F2"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9AD4F8" w14:textId="77777777" w:rsidR="00812D2D" w:rsidRDefault="00812D2D" w:rsidP="003D6643">
            <w:pPr>
              <w:tabs>
                <w:tab w:val="left" w:pos="720"/>
                <w:tab w:val="left" w:pos="1440"/>
              </w:tabs>
              <w:spacing w:after="240"/>
            </w:pPr>
            <w:r>
              <w:t>2-Methyl-1-Propanol**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E93497" w14:textId="77777777" w:rsidR="00812D2D" w:rsidRDefault="00812D2D" w:rsidP="003D6643">
            <w:pPr>
              <w:tabs>
                <w:tab w:val="left" w:pos="720"/>
                <w:tab w:val="left" w:pos="1440"/>
              </w:tabs>
              <w:spacing w:after="240"/>
            </w:pPr>
            <w:r>
              <w:t>78-83-1</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1C93607F"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E9A13B"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DB3E03" w14:textId="77777777" w:rsidR="00812D2D" w:rsidRDefault="00812D2D" w:rsidP="003D6643">
            <w:pPr>
              <w:tabs>
                <w:tab w:val="left" w:pos="720"/>
                <w:tab w:val="left" w:pos="1440"/>
              </w:tabs>
              <w:spacing w:after="240"/>
            </w:pPr>
            <w:r>
              <w:t>None Detected</w:t>
            </w:r>
          </w:p>
        </w:tc>
      </w:tr>
      <w:tr w:rsidR="00812D2D" w14:paraId="380E6D00"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126CE0" w14:textId="77777777" w:rsidR="00812D2D" w:rsidRDefault="00812D2D" w:rsidP="003D6643">
            <w:pPr>
              <w:tabs>
                <w:tab w:val="left" w:pos="720"/>
                <w:tab w:val="left" w:pos="1440"/>
              </w:tabs>
              <w:spacing w:after="240"/>
            </w:pPr>
            <w:r>
              <w:t>3-Methyl-1-Butanol**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E79D8C" w14:textId="77777777" w:rsidR="00812D2D" w:rsidRDefault="00812D2D" w:rsidP="003D6643">
            <w:pPr>
              <w:tabs>
                <w:tab w:val="left" w:pos="720"/>
                <w:tab w:val="left" w:pos="1440"/>
              </w:tabs>
              <w:spacing w:after="240"/>
            </w:pPr>
            <w:r>
              <w:t>123-51-3</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793EB56"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B8162A"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370D86" w14:textId="77777777" w:rsidR="00812D2D" w:rsidRDefault="00812D2D" w:rsidP="003D6643">
            <w:pPr>
              <w:tabs>
                <w:tab w:val="left" w:pos="720"/>
                <w:tab w:val="left" w:pos="1440"/>
              </w:tabs>
              <w:spacing w:after="240"/>
            </w:pPr>
            <w:r>
              <w:t>None Detected</w:t>
            </w:r>
          </w:p>
        </w:tc>
      </w:tr>
      <w:tr w:rsidR="00812D2D" w14:paraId="0948F310"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86FFF" w14:textId="77777777" w:rsidR="00812D2D" w:rsidRDefault="00812D2D" w:rsidP="003D6643">
            <w:pPr>
              <w:tabs>
                <w:tab w:val="left" w:pos="720"/>
                <w:tab w:val="left" w:pos="1440"/>
              </w:tabs>
              <w:spacing w:after="240"/>
            </w:pPr>
            <w:r>
              <w:t>Methylene Chloride**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D4428" w14:textId="77777777" w:rsidR="00812D2D" w:rsidRDefault="00812D2D" w:rsidP="003D6643">
            <w:pPr>
              <w:tabs>
                <w:tab w:val="left" w:pos="720"/>
                <w:tab w:val="left" w:pos="1440"/>
              </w:tabs>
              <w:spacing w:after="240"/>
            </w:pPr>
            <w:r>
              <w:t>75-09-2</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1DC870D" w14:textId="77777777" w:rsidR="00812D2D" w:rsidRDefault="00812D2D" w:rsidP="003D6643">
            <w:pPr>
              <w:tabs>
                <w:tab w:val="left" w:pos="720"/>
                <w:tab w:val="left" w:pos="1440"/>
              </w:tabs>
              <w:spacing w:after="240"/>
            </w:pPr>
            <w:r>
              <w:t>0.5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35D35E" w14:textId="77777777" w:rsidR="00812D2D" w:rsidRDefault="00812D2D" w:rsidP="003D6643">
            <w:pPr>
              <w:tabs>
                <w:tab w:val="left" w:pos="720"/>
                <w:tab w:val="left" w:pos="1440"/>
              </w:tabs>
              <w:spacing w:after="240"/>
            </w:pPr>
            <w:r>
              <w:t>1.5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FA883A" w14:textId="77777777" w:rsidR="00812D2D" w:rsidRDefault="00812D2D" w:rsidP="003D6643">
            <w:pPr>
              <w:tabs>
                <w:tab w:val="left" w:pos="720"/>
                <w:tab w:val="left" w:pos="1440"/>
              </w:tabs>
              <w:spacing w:after="240"/>
            </w:pPr>
            <w:r>
              <w:t>None Detected</w:t>
            </w:r>
          </w:p>
        </w:tc>
      </w:tr>
      <w:tr w:rsidR="00812D2D" w14:paraId="2E86914F"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A1660F" w14:textId="77777777" w:rsidR="00812D2D" w:rsidRDefault="00812D2D" w:rsidP="003D6643">
            <w:pPr>
              <w:tabs>
                <w:tab w:val="left" w:pos="720"/>
                <w:tab w:val="left" w:pos="1440"/>
              </w:tabs>
              <w:spacing w:after="240"/>
            </w:pPr>
            <w:r>
              <w:t>Methylethyl Ketone**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D51E99" w14:textId="77777777" w:rsidR="00812D2D" w:rsidRDefault="00812D2D" w:rsidP="003D6643">
            <w:pPr>
              <w:tabs>
                <w:tab w:val="left" w:pos="720"/>
                <w:tab w:val="left" w:pos="1440"/>
              </w:tabs>
              <w:spacing w:after="240"/>
            </w:pPr>
            <w:r>
              <w:t>78-93-3</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B03A28F"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800CA9"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727886" w14:textId="77777777" w:rsidR="00812D2D" w:rsidRDefault="00812D2D" w:rsidP="003D6643">
            <w:pPr>
              <w:tabs>
                <w:tab w:val="left" w:pos="720"/>
                <w:tab w:val="left" w:pos="1440"/>
              </w:tabs>
              <w:spacing w:after="240"/>
            </w:pPr>
            <w:r>
              <w:t>None Detected</w:t>
            </w:r>
          </w:p>
        </w:tc>
      </w:tr>
      <w:tr w:rsidR="00812D2D" w14:paraId="2253A1AF"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815B5D" w14:textId="77777777" w:rsidR="00812D2D" w:rsidRDefault="00812D2D" w:rsidP="003D6643">
            <w:pPr>
              <w:tabs>
                <w:tab w:val="left" w:pos="720"/>
                <w:tab w:val="left" w:pos="1440"/>
              </w:tabs>
              <w:spacing w:after="240"/>
            </w:pPr>
            <w:r>
              <w:t>Pentanes</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9AEC8E" w14:textId="77777777" w:rsidR="00812D2D" w:rsidRDefault="00812D2D" w:rsidP="003D6643">
            <w:pPr>
              <w:tabs>
                <w:tab w:val="left" w:pos="720"/>
                <w:tab w:val="left" w:pos="1440"/>
              </w:tabs>
              <w:spacing w:after="240"/>
            </w:pPr>
            <w:r>
              <w:t>109-66-0</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E71E178"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E3A94A"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E2368E" w14:textId="77777777" w:rsidR="00812D2D" w:rsidRDefault="00812D2D" w:rsidP="003D6643">
            <w:pPr>
              <w:tabs>
                <w:tab w:val="left" w:pos="720"/>
                <w:tab w:val="left" w:pos="1440"/>
              </w:tabs>
              <w:spacing w:after="240"/>
            </w:pPr>
            <w:r>
              <w:t>&lt; 1,000 PPM</w:t>
            </w:r>
          </w:p>
        </w:tc>
      </w:tr>
      <w:tr w:rsidR="00812D2D" w14:paraId="57F098CA"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6E749D" w14:textId="77777777" w:rsidR="00812D2D" w:rsidRDefault="00812D2D" w:rsidP="003D6643">
            <w:pPr>
              <w:tabs>
                <w:tab w:val="left" w:pos="720"/>
                <w:tab w:val="left" w:pos="1440"/>
              </w:tabs>
              <w:spacing w:after="240"/>
            </w:pPr>
            <w:r>
              <w:t>1-Pentanol**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7C942A" w14:textId="77777777" w:rsidR="00812D2D" w:rsidRDefault="00812D2D" w:rsidP="003D6643">
            <w:pPr>
              <w:tabs>
                <w:tab w:val="left" w:pos="720"/>
                <w:tab w:val="left" w:pos="1440"/>
              </w:tabs>
              <w:spacing w:after="240"/>
            </w:pPr>
            <w:r>
              <w:t>71-41-0</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34CBCBD"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1F18250"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212762" w14:textId="77777777" w:rsidR="00812D2D" w:rsidRDefault="00812D2D" w:rsidP="003D6643">
            <w:pPr>
              <w:tabs>
                <w:tab w:val="left" w:pos="720"/>
                <w:tab w:val="left" w:pos="1440"/>
              </w:tabs>
              <w:spacing w:after="240"/>
            </w:pPr>
            <w:r>
              <w:t>None Detected</w:t>
            </w:r>
          </w:p>
        </w:tc>
      </w:tr>
      <w:tr w:rsidR="00812D2D" w14:paraId="2502E82E"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227472" w14:textId="77777777" w:rsidR="00812D2D" w:rsidRDefault="00812D2D" w:rsidP="003D6643">
            <w:pPr>
              <w:tabs>
                <w:tab w:val="left" w:pos="720"/>
                <w:tab w:val="left" w:pos="1440"/>
              </w:tabs>
              <w:spacing w:after="240"/>
            </w:pPr>
            <w:r>
              <w:lastRenderedPageBreak/>
              <w:t>Propane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DA04F0" w14:textId="77777777" w:rsidR="00812D2D" w:rsidRDefault="00812D2D" w:rsidP="003D6643">
            <w:pPr>
              <w:tabs>
                <w:tab w:val="left" w:pos="720"/>
                <w:tab w:val="left" w:pos="1440"/>
              </w:tabs>
              <w:spacing w:after="240"/>
            </w:pPr>
            <w:r>
              <w:t>74-98-6</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5EFC6EFC"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3AA6DF"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206D04" w14:textId="77777777" w:rsidR="00812D2D" w:rsidRDefault="00812D2D" w:rsidP="003D6643">
            <w:pPr>
              <w:tabs>
                <w:tab w:val="left" w:pos="720"/>
                <w:tab w:val="left" w:pos="1440"/>
              </w:tabs>
              <w:spacing w:after="240"/>
            </w:pPr>
            <w:r>
              <w:t>&lt; 1,000 PPM</w:t>
            </w:r>
          </w:p>
        </w:tc>
      </w:tr>
      <w:tr w:rsidR="00812D2D" w14:paraId="304DB153"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91E940" w14:textId="77777777" w:rsidR="00812D2D" w:rsidRDefault="00812D2D" w:rsidP="003D6643">
            <w:pPr>
              <w:tabs>
                <w:tab w:val="left" w:pos="720"/>
                <w:tab w:val="left" w:pos="1440"/>
              </w:tabs>
              <w:spacing w:after="240"/>
            </w:pPr>
            <w:r>
              <w:t>1-Propanol**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AE3376" w14:textId="77777777" w:rsidR="00812D2D" w:rsidRDefault="00812D2D" w:rsidP="003D6643">
            <w:pPr>
              <w:tabs>
                <w:tab w:val="left" w:pos="720"/>
                <w:tab w:val="left" w:pos="1440"/>
              </w:tabs>
              <w:spacing w:after="240"/>
            </w:pPr>
            <w:r>
              <w:t>71-23-8</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0F90F68"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D0E4F1"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1EBDB6C" w14:textId="77777777" w:rsidR="00812D2D" w:rsidRDefault="00812D2D" w:rsidP="003D6643">
            <w:pPr>
              <w:tabs>
                <w:tab w:val="left" w:pos="720"/>
                <w:tab w:val="left" w:pos="1440"/>
              </w:tabs>
              <w:spacing w:after="240"/>
            </w:pPr>
            <w:r>
              <w:t>None Detected</w:t>
            </w:r>
          </w:p>
        </w:tc>
      </w:tr>
      <w:tr w:rsidR="00812D2D" w14:paraId="1B264628"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9896FE" w14:textId="77777777" w:rsidR="00812D2D" w:rsidRDefault="00812D2D" w:rsidP="003D6643">
            <w:pPr>
              <w:tabs>
                <w:tab w:val="left" w:pos="720"/>
                <w:tab w:val="left" w:pos="1440"/>
              </w:tabs>
              <w:spacing w:after="240"/>
            </w:pPr>
            <w:r>
              <w:t>2-Propanol (isopropyl alcohol)</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E55FF3" w14:textId="77777777" w:rsidR="00812D2D" w:rsidRDefault="00812D2D" w:rsidP="003D6643">
            <w:pPr>
              <w:tabs>
                <w:tab w:val="left" w:pos="720"/>
                <w:tab w:val="left" w:pos="1440"/>
              </w:tabs>
              <w:spacing w:after="240"/>
            </w:pPr>
            <w:r>
              <w:t>67-63-0</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99EA04D"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789E8F"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67C611" w14:textId="77777777" w:rsidR="00812D2D" w:rsidRDefault="00812D2D" w:rsidP="003D6643">
            <w:pPr>
              <w:tabs>
                <w:tab w:val="left" w:pos="720"/>
                <w:tab w:val="left" w:pos="1440"/>
              </w:tabs>
              <w:spacing w:after="240"/>
            </w:pPr>
            <w:r>
              <w:t>&lt; 1,000 PPM</w:t>
            </w:r>
          </w:p>
        </w:tc>
      </w:tr>
      <w:tr w:rsidR="00812D2D" w14:paraId="5AE9A00F"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5E270D" w14:textId="77777777" w:rsidR="00812D2D" w:rsidRDefault="00812D2D" w:rsidP="003D6643">
            <w:pPr>
              <w:tabs>
                <w:tab w:val="left" w:pos="720"/>
                <w:tab w:val="left" w:pos="1440"/>
              </w:tabs>
              <w:spacing w:after="240"/>
            </w:pPr>
            <w:r>
              <w:t>Propyl Acetate**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0CF23F" w14:textId="77777777" w:rsidR="00812D2D" w:rsidRDefault="00812D2D" w:rsidP="003D6643">
            <w:pPr>
              <w:tabs>
                <w:tab w:val="left" w:pos="720"/>
                <w:tab w:val="left" w:pos="1440"/>
              </w:tabs>
              <w:spacing w:after="240"/>
            </w:pPr>
            <w:r>
              <w:t>109-60-4</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5CB60A2A" w14:textId="77777777" w:rsidR="00812D2D" w:rsidRDefault="00812D2D" w:rsidP="003D6643">
            <w:pPr>
              <w:tabs>
                <w:tab w:val="left" w:pos="720"/>
                <w:tab w:val="left" w:pos="1440"/>
              </w:tabs>
              <w:spacing w:after="240"/>
            </w:pPr>
            <w:r>
              <w:t>167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B0DEB3" w14:textId="77777777" w:rsidR="00812D2D" w:rsidRDefault="00812D2D" w:rsidP="003D6643">
            <w:pPr>
              <w:tabs>
                <w:tab w:val="left" w:pos="720"/>
                <w:tab w:val="left" w:pos="1440"/>
              </w:tabs>
              <w:spacing w:after="240"/>
            </w:pPr>
            <w:r>
              <w:t>500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C5303" w14:textId="77777777" w:rsidR="00812D2D" w:rsidRDefault="00812D2D" w:rsidP="003D6643">
            <w:pPr>
              <w:tabs>
                <w:tab w:val="left" w:pos="720"/>
                <w:tab w:val="left" w:pos="1440"/>
              </w:tabs>
              <w:spacing w:after="240"/>
            </w:pPr>
            <w:r>
              <w:t>None Detected</w:t>
            </w:r>
          </w:p>
        </w:tc>
      </w:tr>
      <w:tr w:rsidR="00812D2D" w14:paraId="3A7B3F5B"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AE56F6" w14:textId="77777777" w:rsidR="00812D2D" w:rsidRDefault="00812D2D" w:rsidP="003D6643">
            <w:pPr>
              <w:tabs>
                <w:tab w:val="left" w:pos="720"/>
                <w:tab w:val="left" w:pos="1440"/>
              </w:tabs>
              <w:spacing w:after="240"/>
            </w:pPr>
            <w:r>
              <w:t>Toluene**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4AEA57" w14:textId="77777777" w:rsidR="00812D2D" w:rsidRDefault="00812D2D" w:rsidP="003D6643">
            <w:pPr>
              <w:tabs>
                <w:tab w:val="left" w:pos="720"/>
                <w:tab w:val="left" w:pos="1440"/>
              </w:tabs>
              <w:spacing w:after="240"/>
            </w:pPr>
            <w:r>
              <w:t>108-88-3</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B0CF6AD" w14:textId="77777777" w:rsidR="00812D2D" w:rsidRDefault="00812D2D" w:rsidP="003D6643">
            <w:pPr>
              <w:tabs>
                <w:tab w:val="left" w:pos="720"/>
                <w:tab w:val="left" w:pos="1440"/>
              </w:tabs>
              <w:spacing w:after="240"/>
            </w:pPr>
            <w:r>
              <w:t>30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603A6A" w14:textId="77777777" w:rsidR="00812D2D" w:rsidRDefault="00812D2D" w:rsidP="003D6643">
            <w:pPr>
              <w:tabs>
                <w:tab w:val="left" w:pos="720"/>
                <w:tab w:val="left" w:pos="1440"/>
              </w:tabs>
              <w:spacing w:after="240"/>
            </w:pPr>
            <w:r>
              <w:t>90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ADE01B" w14:textId="77777777" w:rsidR="00812D2D" w:rsidRDefault="00812D2D" w:rsidP="003D6643">
            <w:pPr>
              <w:tabs>
                <w:tab w:val="left" w:pos="720"/>
                <w:tab w:val="left" w:pos="1440"/>
              </w:tabs>
              <w:spacing w:after="240"/>
            </w:pPr>
            <w:r>
              <w:t>&lt; 180 PPM</w:t>
            </w:r>
          </w:p>
        </w:tc>
      </w:tr>
      <w:tr w:rsidR="00812D2D" w14:paraId="1EE2A87C"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3A4DD8" w14:textId="77777777" w:rsidR="00812D2D" w:rsidRDefault="00812D2D" w:rsidP="003D6643">
            <w:pPr>
              <w:tabs>
                <w:tab w:val="left" w:pos="720"/>
                <w:tab w:val="left" w:pos="1440"/>
              </w:tabs>
              <w:spacing w:after="240"/>
            </w:pPr>
            <w:r>
              <w:t>Triethylamine**</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8C90B65" w14:textId="77777777" w:rsidR="00812D2D" w:rsidRDefault="00812D2D" w:rsidP="003D6643">
            <w:pPr>
              <w:tabs>
                <w:tab w:val="left" w:pos="720"/>
                <w:tab w:val="left" w:pos="1440"/>
              </w:tabs>
              <w:spacing w:after="240"/>
            </w:pPr>
            <w:r>
              <w:t>121-44-8</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3C6F6CF" w14:textId="77777777" w:rsidR="00812D2D" w:rsidRDefault="00812D2D" w:rsidP="003D6643">
            <w:pPr>
              <w:tabs>
                <w:tab w:val="left" w:pos="720"/>
                <w:tab w:val="left" w:pos="1440"/>
              </w:tabs>
              <w:spacing w:after="240"/>
            </w:pPr>
            <w:r>
              <w:t>17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74A39" w14:textId="77777777" w:rsidR="00812D2D" w:rsidRDefault="00812D2D" w:rsidP="003D6643">
            <w:pPr>
              <w:tabs>
                <w:tab w:val="left" w:pos="720"/>
                <w:tab w:val="left" w:pos="1440"/>
              </w:tabs>
              <w:spacing w:after="240"/>
            </w:pPr>
            <w:r>
              <w:t>50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E7638B" w14:textId="77777777" w:rsidR="00812D2D" w:rsidRDefault="00812D2D" w:rsidP="003D6643">
            <w:pPr>
              <w:tabs>
                <w:tab w:val="left" w:pos="720"/>
                <w:tab w:val="left" w:pos="1440"/>
              </w:tabs>
              <w:spacing w:after="240"/>
            </w:pPr>
            <w:r>
              <w:t>None Detected</w:t>
            </w:r>
          </w:p>
        </w:tc>
      </w:tr>
      <w:tr w:rsidR="00812D2D" w14:paraId="78ACE455"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66607B" w14:textId="77777777" w:rsidR="00812D2D" w:rsidRDefault="00812D2D" w:rsidP="003D6643">
            <w:pPr>
              <w:tabs>
                <w:tab w:val="left" w:pos="720"/>
                <w:tab w:val="left" w:pos="1440"/>
              </w:tabs>
              <w:spacing w:after="240"/>
            </w:pPr>
            <w:r>
              <w:t>Total Xylenes (m,p, o-xylenes)**</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903ACF" w14:textId="77777777" w:rsidR="00812D2D" w:rsidRDefault="00812D2D" w:rsidP="003D6643">
            <w:pPr>
              <w:tabs>
                <w:tab w:val="left" w:pos="720"/>
                <w:tab w:val="left" w:pos="1440"/>
              </w:tabs>
              <w:spacing w:after="240"/>
            </w:pPr>
            <w:r>
              <w:t>108-38-3, 106-42-3, 95-47-6</w:t>
            </w: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5A2CCEDF" w14:textId="77777777" w:rsidR="00812D2D" w:rsidRDefault="00812D2D" w:rsidP="003D6643">
            <w:pPr>
              <w:tabs>
                <w:tab w:val="left" w:pos="720"/>
                <w:tab w:val="left" w:pos="1440"/>
              </w:tabs>
              <w:spacing w:after="240"/>
            </w:pPr>
            <w:r>
              <w:t>72 PPM</w:t>
            </w: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091948" w14:textId="77777777" w:rsidR="00812D2D" w:rsidRDefault="00812D2D" w:rsidP="003D6643">
            <w:pPr>
              <w:tabs>
                <w:tab w:val="left" w:pos="720"/>
                <w:tab w:val="left" w:pos="1440"/>
              </w:tabs>
              <w:spacing w:after="240"/>
            </w:pPr>
            <w:r>
              <w:t>215 PPM</w:t>
            </w: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1B9195" w14:textId="77777777" w:rsidR="00812D2D" w:rsidRDefault="00812D2D" w:rsidP="003D6643">
            <w:pPr>
              <w:tabs>
                <w:tab w:val="left" w:pos="720"/>
                <w:tab w:val="left" w:pos="1440"/>
              </w:tabs>
              <w:spacing w:after="240"/>
            </w:pPr>
            <w:r>
              <w:t>&lt; 430 PPM</w:t>
            </w:r>
          </w:p>
        </w:tc>
      </w:tr>
      <w:tr w:rsidR="00812D2D" w14:paraId="693B7515" w14:textId="77777777" w:rsidTr="003D6643">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C07D9A" w14:textId="77777777" w:rsidR="00812D2D" w:rsidRDefault="00812D2D" w:rsidP="003D6643">
            <w:pPr>
              <w:tabs>
                <w:tab w:val="left" w:pos="720"/>
                <w:tab w:val="left" w:pos="1440"/>
              </w:tabs>
              <w:spacing w:after="240"/>
            </w:pPr>
            <w:r>
              <w:t>Any other solvent not permitted for use pursuant to Rules 5-315 and 6-315.</w:t>
            </w:r>
          </w:p>
        </w:tc>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9F4600" w14:textId="77777777" w:rsidR="00812D2D" w:rsidRDefault="00812D2D" w:rsidP="003D6643">
            <w:pPr>
              <w:tabs>
                <w:tab w:val="left" w:pos="720"/>
                <w:tab w:val="left" w:pos="1440"/>
              </w:tabs>
              <w:spacing w:after="240"/>
            </w:pPr>
          </w:p>
        </w:tc>
        <w:tc>
          <w:tcPr>
            <w:tcW w:w="1337"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34D4BA8" w14:textId="77777777" w:rsidR="00812D2D" w:rsidRDefault="00812D2D" w:rsidP="003D6643">
            <w:pPr>
              <w:tabs>
                <w:tab w:val="left" w:pos="720"/>
                <w:tab w:val="left" w:pos="1440"/>
              </w:tabs>
              <w:spacing w:after="240"/>
            </w:pPr>
          </w:p>
        </w:tc>
        <w:tc>
          <w:tcPr>
            <w:tcW w:w="13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5C6E2E" w14:textId="77777777" w:rsidR="00812D2D" w:rsidRDefault="00812D2D" w:rsidP="003D6643">
            <w:pPr>
              <w:tabs>
                <w:tab w:val="left" w:pos="720"/>
                <w:tab w:val="left" w:pos="1440"/>
              </w:tabs>
              <w:spacing w:after="240"/>
            </w:pPr>
          </w:p>
        </w:tc>
        <w:tc>
          <w:tcPr>
            <w:tcW w:w="20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BC82F" w14:textId="77777777" w:rsidR="00812D2D" w:rsidRDefault="00812D2D" w:rsidP="003D6643">
            <w:pPr>
              <w:tabs>
                <w:tab w:val="left" w:pos="720"/>
                <w:tab w:val="left" w:pos="1440"/>
              </w:tabs>
              <w:spacing w:after="240"/>
            </w:pPr>
            <w:r>
              <w:t>None Detected</w:t>
            </w:r>
          </w:p>
        </w:tc>
      </w:tr>
    </w:tbl>
    <w:p w14:paraId="2907A7CF" w14:textId="77777777" w:rsidR="00812D2D" w:rsidRDefault="00812D2D" w:rsidP="00812D2D">
      <w:pPr>
        <w:tabs>
          <w:tab w:val="left" w:pos="720"/>
          <w:tab w:val="left" w:pos="1440"/>
        </w:tabs>
        <w:spacing w:before="0"/>
      </w:pPr>
      <w:r>
        <w:t>** Note: These solvents are not approved for use. Due to their possible presence in the solvents approved for use per Rules 5-315 and 6-315, or in Hemp Products, limits have been listed here accordingly.</w:t>
      </w:r>
    </w:p>
    <w:p w14:paraId="25BD695F" w14:textId="77777777" w:rsidR="00812D2D" w:rsidRDefault="00812D2D" w:rsidP="00812D2D">
      <w:pPr>
        <w:tabs>
          <w:tab w:val="left" w:pos="720"/>
          <w:tab w:val="left" w:pos="1440"/>
        </w:tabs>
      </w:pPr>
      <w:r>
        <w:t>*** Note: Solvent-Based Regulated Marijuana Concentrate that exceeds the acceptable limit for ethanol may only be used in Regulated Marijuana Concentrate or Regulated Marijuana Product, which intended use is oral consumption, skin and body products, a vaporizer delivery device, pressurized metered dose inhaler, or Audited Product.</w:t>
      </w:r>
    </w:p>
    <w:p w14:paraId="6E802BB0" w14:textId="77777777" w:rsidR="00812D2D" w:rsidRDefault="00812D2D" w:rsidP="00812D2D">
      <w:pPr>
        <w:pStyle w:val="Heading4"/>
      </w:pPr>
      <w:r>
        <w:t>Basis and Purpose – 4-220</w:t>
      </w:r>
    </w:p>
    <w:p w14:paraId="4618F865"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w:t>
      </w:r>
      <w:r>
        <w:lastRenderedPageBreak/>
        <w:t xml:space="preserve">502(3), 44-10-503(8), 44-10-504(1)(b), 44-10-504(2), 44-10-601(4), 44-10-602(4), 44-10-603(6), 44-10-604(1)(b), and 44-10-604(2), C.R.S. Authority also exists in the Colorado Constitution at Article XVIII, Subsection 16(5)(a)(VII). The purpose of this rule is to protect the public health and safety by establishing </w:t>
      </w:r>
      <w:del w:id="1956" w:author="Author">
        <w:r>
          <w:delText>R</w:delText>
        </w:r>
      </w:del>
      <w:ins w:id="1957" w:author="Author">
        <w:r>
          <w:t>r</w:t>
        </w:r>
      </w:ins>
      <w:r>
        <w:t xml:space="preserve">esearch &amp; </w:t>
      </w:r>
      <w:del w:id="1958" w:author="Author">
        <w:r>
          <w:delText>D</w:delText>
        </w:r>
      </w:del>
      <w:ins w:id="1959" w:author="Author">
        <w:r>
          <w:t>d</w:t>
        </w:r>
      </w:ins>
      <w:r>
        <w:t>evelopment testing procedures and rules for the Division’s Regulated Marijuana sampling and testing program. This Rule 4-220 was previously Rules 4-105, 1 CCR 212-3, Rules M and R 1504, 1 CCR 212-1 and 1 CCR 212-2.</w:t>
      </w:r>
    </w:p>
    <w:p w14:paraId="46FE2577" w14:textId="77777777" w:rsidR="00812D2D" w:rsidRDefault="00812D2D" w:rsidP="00812D2D">
      <w:pPr>
        <w:tabs>
          <w:tab w:val="left" w:pos="720"/>
          <w:tab w:val="left" w:pos="1440"/>
        </w:tabs>
        <w:jc w:val="center"/>
        <w:rPr>
          <w:i/>
          <w:iCs/>
          <w:highlight w:val="cyan"/>
        </w:rPr>
      </w:pPr>
      <w:r>
        <w:rPr>
          <w:b/>
          <w:bCs/>
          <w:i/>
          <w:iCs/>
          <w:highlight w:val="cyan"/>
        </w:rPr>
        <w:t>Please Note:</w:t>
      </w:r>
      <w:r>
        <w:rPr>
          <w:i/>
          <w:iCs/>
          <w:highlight w:val="cyan"/>
        </w:rPr>
        <w:t xml:space="preserve"> The Division proposing to revise allowed uses of Research &amp; Development Testing. This is based on an increase in Licensees using R&amp;D to achieve results just under action limits in order to pass required testing. To further inform this discussion, the Division is interested in licensees’ input on the following questions: </w:t>
      </w:r>
    </w:p>
    <w:p w14:paraId="1EF019DA" w14:textId="77777777" w:rsidR="00812D2D" w:rsidRDefault="00812D2D" w:rsidP="00812D2D">
      <w:pPr>
        <w:tabs>
          <w:tab w:val="left" w:pos="720"/>
          <w:tab w:val="left" w:pos="1440"/>
        </w:tabs>
        <w:spacing w:before="0"/>
        <w:ind w:left="720"/>
        <w:jc w:val="center"/>
      </w:pPr>
    </w:p>
    <w:p w14:paraId="7C1C8EF1" w14:textId="77777777" w:rsidR="00812D2D" w:rsidRDefault="00812D2D" w:rsidP="00812D2D">
      <w:pPr>
        <w:numPr>
          <w:ilvl w:val="0"/>
          <w:numId w:val="1"/>
        </w:numPr>
        <w:tabs>
          <w:tab w:val="left" w:pos="720"/>
          <w:tab w:val="left" w:pos="1440"/>
        </w:tabs>
        <w:spacing w:before="0"/>
      </w:pPr>
      <w:r>
        <w:rPr>
          <w:highlight w:val="cyan"/>
        </w:rPr>
        <w:t>What operational purposes is a Licensee aiming/attempting to accomplish by using research &amp; development testing?</w:t>
      </w:r>
    </w:p>
    <w:p w14:paraId="6EA4B014" w14:textId="77777777" w:rsidR="00812D2D" w:rsidRDefault="00812D2D" w:rsidP="00812D2D">
      <w:pPr>
        <w:numPr>
          <w:ilvl w:val="0"/>
          <w:numId w:val="1"/>
        </w:numPr>
        <w:tabs>
          <w:tab w:val="left" w:pos="720"/>
          <w:tab w:val="left" w:pos="1440"/>
        </w:tabs>
        <w:spacing w:before="0"/>
      </w:pPr>
      <w:r>
        <w:rPr>
          <w:highlight w:val="cyan"/>
        </w:rPr>
        <w:t>At what point in the cultivation or manufacturing process do you typically conduct research &amp; development testing?</w:t>
      </w:r>
    </w:p>
    <w:p w14:paraId="3F03EB46" w14:textId="77777777" w:rsidR="00812D2D" w:rsidRDefault="00812D2D" w:rsidP="00812D2D">
      <w:pPr>
        <w:numPr>
          <w:ilvl w:val="0"/>
          <w:numId w:val="1"/>
        </w:numPr>
        <w:tabs>
          <w:tab w:val="left" w:pos="720"/>
          <w:tab w:val="left" w:pos="1440"/>
        </w:tabs>
        <w:spacing w:before="0"/>
      </w:pPr>
      <w:r>
        <w:rPr>
          <w:highlight w:val="cyan"/>
        </w:rPr>
        <w:t xml:space="preserve">As a Licensee, have you ever conducted multiple rounds of research &amp; development testing on the same Harvest or Production Batch? If so, please tell us why. </w:t>
      </w:r>
    </w:p>
    <w:p w14:paraId="1465A796" w14:textId="77777777" w:rsidR="00812D2D" w:rsidRDefault="00812D2D" w:rsidP="00812D2D">
      <w:pPr>
        <w:numPr>
          <w:ilvl w:val="0"/>
          <w:numId w:val="1"/>
        </w:numPr>
        <w:tabs>
          <w:tab w:val="left" w:pos="720"/>
          <w:tab w:val="left" w:pos="1440"/>
        </w:tabs>
        <w:spacing w:before="0"/>
      </w:pPr>
      <w:r>
        <w:rPr>
          <w:highlight w:val="cyan"/>
        </w:rPr>
        <w:t>After receiving research &amp; development testing results, what actions does a Licensee take if they receive results that indicate a Harvest or Production Batch may not pass required compliance testing?</w:t>
      </w:r>
    </w:p>
    <w:p w14:paraId="1ADAE017" w14:textId="77777777" w:rsidR="00812D2D" w:rsidRDefault="00812D2D" w:rsidP="00812D2D">
      <w:pPr>
        <w:numPr>
          <w:ilvl w:val="0"/>
          <w:numId w:val="1"/>
        </w:numPr>
        <w:tabs>
          <w:tab w:val="left" w:pos="720"/>
          <w:tab w:val="left" w:pos="1440"/>
        </w:tabs>
        <w:spacing w:before="0"/>
      </w:pPr>
      <w:r>
        <w:rPr>
          <w:highlight w:val="cyan"/>
        </w:rPr>
        <w:t>Are there any circumstances when a Licensee will modify, Remediate, Decontaminate, or otherwise alter a Harvest or Production Batch after receiving research &amp; development testing results?</w:t>
      </w:r>
      <w:r>
        <w:t xml:space="preserve"> </w:t>
      </w:r>
    </w:p>
    <w:p w14:paraId="59D3877A" w14:textId="77777777" w:rsidR="00812D2D" w:rsidRDefault="00812D2D" w:rsidP="00812D2D">
      <w:pPr>
        <w:pStyle w:val="Heading4"/>
      </w:pPr>
      <w:r>
        <w:t>4-220 – Regulated Marijuana Testing Program: Research &amp; Development Testing</w:t>
      </w:r>
    </w:p>
    <w:p w14:paraId="23014B35"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Research &amp; Development Testing</w:t>
      </w:r>
      <w:r>
        <w:rPr>
          <w:color w:val="000000"/>
        </w:rPr>
        <w:t xml:space="preserve">. A Regulated Marijuana Business may submit Test Batches from a Harvest Batch (including a Manicure Batch) or Production Batch for </w:t>
      </w:r>
      <w:del w:id="1960" w:author="Author">
        <w:r>
          <w:rPr>
            <w:color w:val="000000"/>
          </w:rPr>
          <w:delText>R</w:delText>
        </w:r>
      </w:del>
      <w:ins w:id="1961" w:author="Author">
        <w:r w:rsidRPr="00AE6D80">
          <w:rPr>
            <w:rPrChange w:id="1962" w:author="Author">
              <w:rPr>
                <w:color w:val="000000"/>
              </w:rPr>
            </w:rPrChange>
          </w:rPr>
          <w:t>r</w:t>
        </w:r>
      </w:ins>
      <w:r>
        <w:rPr>
          <w:color w:val="000000"/>
        </w:rPr>
        <w:t xml:space="preserve">esearch &amp; </w:t>
      </w:r>
      <w:del w:id="1963" w:author="Author">
        <w:r>
          <w:rPr>
            <w:color w:val="000000"/>
          </w:rPr>
          <w:delText>D</w:delText>
        </w:r>
      </w:del>
      <w:ins w:id="1964" w:author="Author">
        <w:r w:rsidRPr="00AE6D80">
          <w:rPr>
            <w:rPrChange w:id="1965" w:author="Author">
              <w:rPr>
                <w:color w:val="000000"/>
              </w:rPr>
            </w:rPrChange>
          </w:rPr>
          <w:t>d</w:t>
        </w:r>
      </w:ins>
      <w:r>
        <w:rPr>
          <w:color w:val="000000"/>
        </w:rPr>
        <w:t xml:space="preserve">evelopment testing. Research &amp; </w:t>
      </w:r>
      <w:del w:id="1966" w:author="Author">
        <w:r>
          <w:rPr>
            <w:color w:val="000000"/>
          </w:rPr>
          <w:delText>D</w:delText>
        </w:r>
      </w:del>
      <w:ins w:id="1967" w:author="Author">
        <w:r w:rsidRPr="00AE6D80">
          <w:rPr>
            <w:rPrChange w:id="1968" w:author="Author">
              <w:rPr>
                <w:color w:val="000000"/>
              </w:rPr>
            </w:rPrChange>
          </w:rPr>
          <w:t>d</w:t>
        </w:r>
      </w:ins>
      <w:r>
        <w:rPr>
          <w:color w:val="000000"/>
        </w:rPr>
        <w:t xml:space="preserve">evelopment testing may be performed for </w:t>
      </w:r>
      <w:ins w:id="1969" w:author="Author">
        <w:r>
          <w:rPr>
            <w:color w:val="000000"/>
          </w:rPr>
          <w:t>potency and homogeneity</w:t>
        </w:r>
      </w:ins>
      <w:del w:id="1970" w:author="Author">
        <w:r>
          <w:rPr>
            <w:color w:val="000000"/>
          </w:rPr>
          <w:delText>any test</w:delText>
        </w:r>
      </w:del>
      <w:r>
        <w:rPr>
          <w:color w:val="000000"/>
        </w:rPr>
        <w:t xml:space="preserve"> required by these 4-200 Series Rules</w:t>
      </w:r>
      <w:del w:id="1971" w:author="Author">
        <w:r>
          <w:rPr>
            <w:color w:val="000000"/>
          </w:rPr>
          <w:delText xml:space="preserve"> or any other test</w:delText>
        </w:r>
      </w:del>
      <w:r>
        <w:rPr>
          <w:color w:val="000000"/>
        </w:rPr>
        <w:t>.</w:t>
      </w:r>
    </w:p>
    <w:p w14:paraId="03AEFBB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 xml:space="preserve">Harvest Batches or Production Batches that are Designated in the Inventory Tracking System as a Research &amp; Development </w:t>
      </w:r>
      <w:del w:id="1972" w:author="Author">
        <w:r>
          <w:rPr>
            <w:color w:val="000000"/>
            <w:u w:val="single"/>
          </w:rPr>
          <w:delText>b</w:delText>
        </w:r>
      </w:del>
      <w:ins w:id="1973" w:author="Author">
        <w:r>
          <w:rPr>
            <w:color w:val="000000"/>
            <w:u w:val="single"/>
          </w:rPr>
          <w:t>B</w:t>
        </w:r>
      </w:ins>
      <w:r>
        <w:rPr>
          <w:color w:val="000000"/>
          <w:u w:val="single"/>
        </w:rPr>
        <w:t>atch</w:t>
      </w:r>
      <w:r>
        <w:rPr>
          <w:color w:val="000000"/>
        </w:rPr>
        <w:t>.</w:t>
      </w:r>
    </w:p>
    <w:p w14:paraId="6AFB2538"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Regulated Marijuana from these batches shall not be Transferred to other Regulated Marijuana Businesses except for Regulated Marijuana Testing Facilities.</w:t>
      </w:r>
    </w:p>
    <w:p w14:paraId="3FCFC6B6"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Failing </w:t>
      </w:r>
      <w:del w:id="1974" w:author="Author">
        <w:r>
          <w:rPr>
            <w:color w:val="000000"/>
          </w:rPr>
          <w:delText>R</w:delText>
        </w:r>
      </w:del>
      <w:ins w:id="1975" w:author="Author">
        <w:r w:rsidRPr="00AE6D80">
          <w:rPr>
            <w:rPrChange w:id="1976" w:author="Author">
              <w:rPr>
                <w:color w:val="000000"/>
              </w:rPr>
            </w:rPrChange>
          </w:rPr>
          <w:t>r</w:t>
        </w:r>
      </w:ins>
      <w:r>
        <w:rPr>
          <w:color w:val="000000"/>
        </w:rPr>
        <w:t xml:space="preserve">esearch &amp; </w:t>
      </w:r>
      <w:del w:id="1977" w:author="Author">
        <w:r>
          <w:rPr>
            <w:color w:val="000000"/>
          </w:rPr>
          <w:delText>D</w:delText>
        </w:r>
      </w:del>
      <w:ins w:id="1978" w:author="Author">
        <w:r w:rsidRPr="00AE6D80">
          <w:rPr>
            <w:rPrChange w:id="1979" w:author="Author">
              <w:rPr>
                <w:color w:val="000000"/>
              </w:rPr>
            </w:rPrChange>
          </w:rPr>
          <w:t>d</w:t>
        </w:r>
      </w:ins>
      <w:r>
        <w:rPr>
          <w:color w:val="000000"/>
        </w:rPr>
        <w:t>evelopment test results do not require compliance with failed test procedures and are not considered a failing result for the purposes of achieving or maintaining Reduced Testing Allowance.</w:t>
      </w:r>
    </w:p>
    <w:p w14:paraId="2107073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r>
      <w:r>
        <w:rPr>
          <w:color w:val="000000"/>
          <w:u w:val="single"/>
        </w:rPr>
        <w:t>Production Batches that are Intended to be Transferred to Other Regulated Marijuana Businesses</w:t>
      </w:r>
      <w:r>
        <w:rPr>
          <w:color w:val="000000"/>
        </w:rPr>
        <w:t>.</w:t>
      </w:r>
    </w:p>
    <w:p w14:paraId="25AC8D51"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Pr>
          <w:color w:val="000000"/>
          <w:u w:val="single"/>
        </w:rPr>
        <w:t>Passing Research &amp; Development Test Results</w:t>
      </w:r>
      <w:r>
        <w:rPr>
          <w:color w:val="000000"/>
        </w:rPr>
        <w:t>. If a Harvest or Production Batch passes a</w:t>
      </w:r>
      <w:del w:id="1980" w:author="Author">
        <w:r>
          <w:rPr>
            <w:color w:val="000000"/>
          </w:rPr>
          <w:delText>n</w:delText>
        </w:r>
      </w:del>
      <w:r>
        <w:rPr>
          <w:color w:val="000000"/>
        </w:rPr>
        <w:t xml:space="preserve"> </w:t>
      </w:r>
      <w:del w:id="1981" w:author="Author">
        <w:r>
          <w:rPr>
            <w:color w:val="000000"/>
          </w:rPr>
          <w:delText>R</w:delText>
        </w:r>
      </w:del>
      <w:ins w:id="1982" w:author="Author">
        <w:r w:rsidRPr="00AE6D80">
          <w:rPr>
            <w:rPrChange w:id="1983" w:author="Author">
              <w:rPr>
                <w:color w:val="000000"/>
              </w:rPr>
            </w:rPrChange>
          </w:rPr>
          <w:t>r</w:t>
        </w:r>
      </w:ins>
      <w:r>
        <w:rPr>
          <w:color w:val="000000"/>
        </w:rPr>
        <w:t xml:space="preserve">esearch &amp; </w:t>
      </w:r>
      <w:del w:id="1984" w:author="Author">
        <w:r>
          <w:rPr>
            <w:color w:val="000000"/>
          </w:rPr>
          <w:delText>D</w:delText>
        </w:r>
      </w:del>
      <w:ins w:id="1985" w:author="Author">
        <w:r w:rsidRPr="00AE6D80">
          <w:rPr>
            <w:rPrChange w:id="1986" w:author="Author">
              <w:rPr>
                <w:color w:val="000000"/>
              </w:rPr>
            </w:rPrChange>
          </w:rPr>
          <w:t>d</w:t>
        </w:r>
      </w:ins>
      <w:r>
        <w:rPr>
          <w:color w:val="000000"/>
        </w:rPr>
        <w:t>evelopment test</w:t>
      </w:r>
      <w:ins w:id="1987" w:author="Author">
        <w:r>
          <w:rPr>
            <w:color w:val="000000"/>
          </w:rPr>
          <w:t>,</w:t>
        </w:r>
      </w:ins>
      <w:r>
        <w:rPr>
          <w:color w:val="000000"/>
        </w:rPr>
        <w:t xml:space="preserve"> it shall not constitute a pass for the purposes of compliance with required </w:t>
      </w:r>
      <w:del w:id="1988" w:author="Author">
        <w:r>
          <w:rPr>
            <w:color w:val="000000"/>
          </w:rPr>
          <w:delText xml:space="preserve">contaminant or </w:delText>
        </w:r>
      </w:del>
      <w:r>
        <w:rPr>
          <w:color w:val="000000"/>
        </w:rPr>
        <w:t>potency</w:t>
      </w:r>
      <w:ins w:id="1989" w:author="Author">
        <w:r>
          <w:rPr>
            <w:color w:val="000000"/>
          </w:rPr>
          <w:t xml:space="preserve"> </w:t>
        </w:r>
        <w:r w:rsidRPr="00AE6D80">
          <w:rPr>
            <w:rPrChange w:id="1990" w:author="Author">
              <w:rPr>
                <w:color w:val="000000"/>
              </w:rPr>
            </w:rPrChange>
          </w:rPr>
          <w:t>and homogeneity</w:t>
        </w:r>
      </w:ins>
      <w:r>
        <w:rPr>
          <w:color w:val="000000"/>
        </w:rPr>
        <w:t xml:space="preserve"> testing. If a Harvest or Production Batch passes a </w:t>
      </w:r>
      <w:del w:id="1991" w:author="Author">
        <w:r>
          <w:rPr>
            <w:color w:val="000000"/>
          </w:rPr>
          <w:delText>R</w:delText>
        </w:r>
      </w:del>
      <w:ins w:id="1992" w:author="Author">
        <w:r w:rsidRPr="00AE6D80">
          <w:rPr>
            <w:rPrChange w:id="1993" w:author="Author">
              <w:rPr>
                <w:color w:val="000000"/>
              </w:rPr>
            </w:rPrChange>
          </w:rPr>
          <w:t>r</w:t>
        </w:r>
      </w:ins>
      <w:r>
        <w:rPr>
          <w:color w:val="000000"/>
        </w:rPr>
        <w:t xml:space="preserve">esearch &amp; </w:t>
      </w:r>
      <w:del w:id="1994" w:author="Author">
        <w:r>
          <w:rPr>
            <w:color w:val="000000"/>
          </w:rPr>
          <w:delText>D</w:delText>
        </w:r>
      </w:del>
      <w:ins w:id="1995" w:author="Author">
        <w:r w:rsidRPr="00AE6D80">
          <w:rPr>
            <w:rPrChange w:id="1996" w:author="Author">
              <w:rPr>
                <w:color w:val="000000"/>
              </w:rPr>
            </w:rPrChange>
          </w:rPr>
          <w:t>d</w:t>
        </w:r>
      </w:ins>
      <w:r>
        <w:rPr>
          <w:color w:val="000000"/>
        </w:rPr>
        <w:t>evelopment test</w:t>
      </w:r>
      <w:ins w:id="1997" w:author="Author">
        <w:r>
          <w:rPr>
            <w:color w:val="000000"/>
          </w:rPr>
          <w:t>,</w:t>
        </w:r>
      </w:ins>
      <w:r>
        <w:rPr>
          <w:color w:val="000000"/>
        </w:rPr>
        <w:t xml:space="preserve"> it shall not constitute a pass for purposes of achieving or maintaining a Reduced Testing Allowance. </w:t>
      </w:r>
      <w:r>
        <w:rPr>
          <w:i/>
          <w:iCs/>
          <w:color w:val="000000"/>
        </w:rPr>
        <w:t>See</w:t>
      </w:r>
      <w:r>
        <w:rPr>
          <w:color w:val="000000"/>
        </w:rPr>
        <w:t xml:space="preserve"> Rules 4-210 and 4-230.</w:t>
      </w:r>
    </w:p>
    <w:p w14:paraId="67B62913"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r>
      <w:r>
        <w:rPr>
          <w:color w:val="000000"/>
          <w:u w:val="single"/>
        </w:rPr>
        <w:t>Failed Research &amp; Development Test Results</w:t>
      </w:r>
      <w:r>
        <w:rPr>
          <w:color w:val="000000"/>
        </w:rPr>
        <w:t xml:space="preserve">. If a Harvest or Production Batch fails a </w:t>
      </w:r>
      <w:del w:id="1998" w:author="Author">
        <w:r>
          <w:rPr>
            <w:color w:val="000000"/>
          </w:rPr>
          <w:delText>R</w:delText>
        </w:r>
      </w:del>
      <w:ins w:id="1999" w:author="Author">
        <w:r w:rsidRPr="00AE6D80">
          <w:rPr>
            <w:rPrChange w:id="2000" w:author="Author">
              <w:rPr>
                <w:color w:val="000000"/>
              </w:rPr>
            </w:rPrChange>
          </w:rPr>
          <w:t>r</w:t>
        </w:r>
      </w:ins>
      <w:r>
        <w:rPr>
          <w:color w:val="000000"/>
        </w:rPr>
        <w:t xml:space="preserve">esearch &amp; </w:t>
      </w:r>
      <w:del w:id="2001" w:author="Author">
        <w:r>
          <w:rPr>
            <w:color w:val="000000"/>
          </w:rPr>
          <w:delText>D</w:delText>
        </w:r>
      </w:del>
      <w:ins w:id="2002" w:author="Author">
        <w:r w:rsidRPr="00AE6D80">
          <w:rPr>
            <w:rPrChange w:id="2003" w:author="Author">
              <w:rPr>
                <w:color w:val="000000"/>
              </w:rPr>
            </w:rPrChange>
          </w:rPr>
          <w:t>d</w:t>
        </w:r>
      </w:ins>
      <w:r>
        <w:rPr>
          <w:color w:val="000000"/>
        </w:rPr>
        <w:t>evelopment test:</w:t>
      </w:r>
    </w:p>
    <w:p w14:paraId="5252B723"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It does not require compliance with failed test procedures. </w:t>
      </w:r>
      <w:r>
        <w:rPr>
          <w:i/>
          <w:iCs/>
          <w:color w:val="000000"/>
        </w:rPr>
        <w:t>See</w:t>
      </w:r>
      <w:r>
        <w:rPr>
          <w:color w:val="000000"/>
        </w:rPr>
        <w:t xml:space="preserve"> Rule 4-240.</w:t>
      </w:r>
    </w:p>
    <w:p w14:paraId="4A488F82"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If a Test Batch fails a </w:t>
      </w:r>
      <w:del w:id="2004" w:author="Author">
        <w:r>
          <w:rPr>
            <w:color w:val="000000"/>
          </w:rPr>
          <w:delText>R</w:delText>
        </w:r>
      </w:del>
      <w:ins w:id="2005" w:author="Author">
        <w:r w:rsidRPr="00AE6D80">
          <w:rPr>
            <w:rPrChange w:id="2006" w:author="Author">
              <w:rPr>
                <w:color w:val="000000"/>
              </w:rPr>
            </w:rPrChange>
          </w:rPr>
          <w:t>r</w:t>
        </w:r>
      </w:ins>
      <w:r>
        <w:rPr>
          <w:color w:val="000000"/>
        </w:rPr>
        <w:t xml:space="preserve">esearch &amp; </w:t>
      </w:r>
      <w:del w:id="2007" w:author="Author">
        <w:r>
          <w:rPr>
            <w:color w:val="000000"/>
          </w:rPr>
          <w:delText>D</w:delText>
        </w:r>
      </w:del>
      <w:ins w:id="2008" w:author="Author">
        <w:r w:rsidRPr="00AE6D80">
          <w:rPr>
            <w:rPrChange w:id="2009" w:author="Author">
              <w:rPr>
                <w:color w:val="000000"/>
              </w:rPr>
            </w:rPrChange>
          </w:rPr>
          <w:t>d</w:t>
        </w:r>
      </w:ins>
      <w:r>
        <w:rPr>
          <w:color w:val="000000"/>
        </w:rPr>
        <w:t>evelopment test that is a test type required by these Rules, the Licensee must submit a Test Batch from the same Production Batch for compliance testing and obtain passing results for that test type prior to Transferring that Production Batch to a Regulated Marijuana Business.</w:t>
      </w:r>
    </w:p>
    <w:p w14:paraId="5CB6473D"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If the Test Batch submitted pursuant to subparagraph (A)(</w:t>
      </w:r>
      <w:del w:id="2010" w:author="Author">
        <w:r>
          <w:rPr>
            <w:color w:val="000000"/>
          </w:rPr>
          <w:delText>1</w:delText>
        </w:r>
      </w:del>
      <w:ins w:id="2011" w:author="Author">
        <w:r>
          <w:rPr>
            <w:color w:val="000000"/>
          </w:rPr>
          <w:t>2</w:t>
        </w:r>
      </w:ins>
      <w:r>
        <w:rPr>
          <w:color w:val="000000"/>
        </w:rPr>
        <w:t>)(b)(ii)</w:t>
      </w:r>
      <w:del w:id="2012" w:author="Author">
        <w:r>
          <w:rPr>
            <w:color w:val="000000"/>
          </w:rPr>
          <w:delText>(B)</w:delText>
        </w:r>
      </w:del>
      <w:r>
        <w:rPr>
          <w:color w:val="000000"/>
        </w:rPr>
        <w:t xml:space="preserve"> fails testing, compliance with the failed test procedures in Rule 4-240 is required.</w:t>
      </w:r>
    </w:p>
    <w:p w14:paraId="57D7E745"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Licensees shall not Transfer Regulated Marijuana that they have reason to believe would not pass testing required by Rule 4-210 and 4-215, unless otherwise authorized in these rules.</w:t>
      </w:r>
    </w:p>
    <w:p w14:paraId="10D0226D" w14:textId="77777777" w:rsidR="00812D2D" w:rsidRDefault="00812D2D" w:rsidP="00812D2D">
      <w:pPr>
        <w:pStyle w:val="Heading4"/>
      </w:pPr>
      <w:r>
        <w:t>Basis and Purpose – 4-225</w:t>
      </w:r>
    </w:p>
    <w:p w14:paraId="1BC579B4"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sampling procedures and rules for the Division’s Regulated Marijuana sampling and testing program. This Rule 4-225 was previously Rules 4-110 and 4-125, 1 CCR 212-3, Rules M and R 1504, 1 CCR 212-1 and 1 CCR 212-2.</w:t>
      </w:r>
    </w:p>
    <w:p w14:paraId="01DABA86" w14:textId="77777777" w:rsidR="00812D2D" w:rsidRDefault="00812D2D" w:rsidP="00812D2D">
      <w:pPr>
        <w:pStyle w:val="Heading4"/>
      </w:pPr>
      <w:r>
        <w:lastRenderedPageBreak/>
        <w:t>4-225 – Regulated Marijuana Testing Program: Sampling Procedures</w:t>
      </w:r>
    </w:p>
    <w:p w14:paraId="3F3248C6"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Timing of Sample Increments for Production Batches</w:t>
      </w:r>
      <w:r>
        <w:rPr>
          <w:color w:val="000000"/>
        </w:rPr>
        <w:t xml:space="preserve">. A Licensee shall not collect Sample Increments or submit Test Batches for testing until the </w:t>
      </w:r>
      <w:ins w:id="2013" w:author="Author">
        <w:r>
          <w:rPr>
            <w:color w:val="000000"/>
          </w:rPr>
          <w:t xml:space="preserve">entire </w:t>
        </w:r>
      </w:ins>
      <w:r>
        <w:rPr>
          <w:color w:val="000000"/>
        </w:rPr>
        <w:t>Production Batch that is represented by the Test Batch has completed all required steps and is in its final form as outlined in the Standard Operating Procedures of the Licensee submitting the Test Batch, with the exception of packaging and labeling requirements which shall comply with Rule 3-1025.</w:t>
      </w:r>
    </w:p>
    <w:p w14:paraId="071EA03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following examples illustrate various methods, which are not limited to those listed herein, that a Licensee’s Standard Operating Procedures may include to verify a Test Batch completed all required steps and is in its final form pursuant to this Rule:</w:t>
      </w:r>
    </w:p>
    <w:p w14:paraId="3CF4FEA6"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Licensee’s Standard Operating Procedures may include procedures that ensure the addition of all Ingredients or Additives has occurred and that the </w:t>
      </w:r>
      <w:ins w:id="2014" w:author="Author">
        <w:r>
          <w:rPr>
            <w:color w:val="000000"/>
          </w:rPr>
          <w:t xml:space="preserve">entire </w:t>
        </w:r>
      </w:ins>
      <w:r>
        <w:rPr>
          <w:color w:val="000000"/>
        </w:rPr>
        <w:t>Production Batch associated with the Test Batch is completely</w:t>
      </w:r>
      <w:ins w:id="2015" w:author="Author">
        <w:r>
          <w:rPr>
            <w:color w:val="000000"/>
          </w:rPr>
          <w:t xml:space="preserve"> processed, in its final form, and</w:t>
        </w:r>
      </w:ins>
      <w:r>
        <w:rPr>
          <w:color w:val="000000"/>
        </w:rPr>
        <w:t xml:space="preserve"> ready to be packaged</w:t>
      </w:r>
      <w:ins w:id="2016" w:author="Author">
        <w:r>
          <w:rPr>
            <w:color w:val="000000"/>
          </w:rPr>
          <w:t xml:space="preserve"> for Transfer to a patient or consumer,</w:t>
        </w:r>
      </w:ins>
      <w:r>
        <w:rPr>
          <w:color w:val="000000"/>
        </w:rPr>
        <w:t xml:space="preserve"> pending results of testing required by these Rules. This also includes creating</w:t>
      </w:r>
      <w:ins w:id="2017" w:author="Author">
        <w:r>
          <w:rPr>
            <w:color w:val="000000"/>
          </w:rPr>
          <w:t xml:space="preserve"> all</w:t>
        </w:r>
      </w:ins>
      <w:r>
        <w:rPr>
          <w:color w:val="000000"/>
        </w:rPr>
        <w:t xml:space="preserve"> Pre-Rolled Marijuana</w:t>
      </w:r>
      <w:ins w:id="2018" w:author="Author">
        <w:r>
          <w:rPr>
            <w:color w:val="000000"/>
          </w:rPr>
          <w:t>,</w:t>
        </w:r>
      </w:ins>
      <w:del w:id="2019" w:author="Author">
        <w:r>
          <w:rPr>
            <w:color w:val="000000"/>
          </w:rPr>
          <w:delText xml:space="preserve"> and</w:delText>
        </w:r>
      </w:del>
      <w:r>
        <w:rPr>
          <w:color w:val="000000"/>
        </w:rPr>
        <w:t xml:space="preserve"> Infused Pre-Rolled Marijuana</w:t>
      </w:r>
      <w:ins w:id="2020" w:author="Author">
        <w:r>
          <w:rPr>
            <w:color w:val="000000"/>
          </w:rPr>
          <w:t>, and Vaporizer Delivery Devices from the Production Batch associated with the Test Batch</w:t>
        </w:r>
      </w:ins>
      <w:r>
        <w:rPr>
          <w:color w:val="000000"/>
        </w:rPr>
        <w:t>;</w:t>
      </w:r>
    </w:p>
    <w:p w14:paraId="1DDA07A4"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Designated Test Batch Collector Training, Documentation, and Designation</w:t>
      </w:r>
      <w:r>
        <w:rPr>
          <w:color w:val="000000"/>
        </w:rPr>
        <w:t>.</w:t>
      </w:r>
    </w:p>
    <w:p w14:paraId="5063D02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Required Sample Increment Collection Training</w:t>
      </w:r>
      <w:r>
        <w:rPr>
          <w:color w:val="000000"/>
        </w:rPr>
        <w:t>. To become a Designated Test Batch Collector</w:t>
      </w:r>
      <w:ins w:id="2021" w:author="Author">
        <w:r>
          <w:rPr>
            <w:color w:val="000000"/>
          </w:rPr>
          <w:t>,</w:t>
        </w:r>
      </w:ins>
      <w:r>
        <w:rPr>
          <w:color w:val="000000"/>
        </w:rPr>
        <w:t xml:space="preserve"> an Owner Licensee or Employee Licensee involved in the Sample Increment Collection of Regulated Marijuana must be designated by a manager or Owner Licensee as such</w:t>
      </w:r>
      <w:ins w:id="2022" w:author="Author">
        <w:r>
          <w:rPr>
            <w:color w:val="000000"/>
          </w:rPr>
          <w:t>,</w:t>
        </w:r>
      </w:ins>
      <w:r>
        <w:rPr>
          <w:color w:val="000000"/>
        </w:rPr>
        <w:t xml:space="preserve"> and must also complete either in-house training provided by the Regulated Marijuana Business or training from a third-party vendor</w:t>
      </w:r>
      <w:ins w:id="2023" w:author="Author">
        <w:r>
          <w:rPr>
            <w:color w:val="000000"/>
          </w:rPr>
          <w:t>,</w:t>
        </w:r>
      </w:ins>
      <w:r>
        <w:rPr>
          <w:color w:val="000000"/>
        </w:rPr>
        <w:t xml:space="preserve"> including all of the topics set forth in subparagraph (D)(2) of this Rule. Nothing in this rule requires a Designated Test Batch Collector to be employed by the Regulated Marijuana Business making the designation.</w:t>
      </w:r>
    </w:p>
    <w:p w14:paraId="203657F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r>
      <w:r>
        <w:rPr>
          <w:color w:val="000000"/>
          <w:u w:val="single"/>
        </w:rPr>
        <w:t>Minimum Number of Sample Increments Per Test Batch Submission</w:t>
      </w:r>
      <w:r>
        <w:rPr>
          <w:color w:val="000000"/>
        </w:rPr>
        <w:t xml:space="preserve">. These sampling rules shall apply until such time as the State Licensing Authority revises these rules to implement a statistical sampling model. </w:t>
      </w:r>
      <w:del w:id="2024" w:author="Author">
        <w:r>
          <w:rPr>
            <w:color w:val="000000"/>
          </w:rPr>
          <w:delText>Unless a greater amount is required to comply with these rules or is required by a Regulated Marijuana Testing Facility to perform all requested testing, e</w:delText>
        </w:r>
      </w:del>
      <w:ins w:id="2025" w:author="Author">
        <w:r>
          <w:rPr>
            <w:color w:val="000000"/>
          </w:rPr>
          <w:t>E</w:t>
        </w:r>
      </w:ins>
      <w:r>
        <w:rPr>
          <w:color w:val="000000"/>
        </w:rPr>
        <w:t>ach Test Batch of Regulated Marijuana must contain at least the number of Sample Increments prescribed by this Section</w:t>
      </w:r>
      <w:ins w:id="2026" w:author="Author">
        <w:r>
          <w:rPr>
            <w:color w:val="000000"/>
          </w:rPr>
          <w:t xml:space="preserve">, unless the </w:t>
        </w:r>
        <w:r w:rsidRPr="00AE6D80">
          <w:rPr>
            <w:rPrChange w:id="2027" w:author="Author">
              <w:rPr>
                <w:color w:val="000000"/>
              </w:rPr>
            </w:rPrChange>
          </w:rPr>
          <w:t>Test Batch is required to be tested by the Division and the Division approves the submission of a Test Batch with fewer than the minimum number of Sample Increments</w:t>
        </w:r>
      </w:ins>
      <w:r>
        <w:rPr>
          <w:color w:val="000000"/>
        </w:rPr>
        <w:t>.</w:t>
      </w:r>
    </w:p>
    <w:p w14:paraId="5FDA789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3.</w:t>
      </w:r>
      <w:r>
        <w:rPr>
          <w:color w:val="000000"/>
        </w:rPr>
        <w:tab/>
        <w:t>The minimum number of Sample Increments required to be collected for each Test Batch from a Production Batch of Regulated Marijuana Product, Pre-Rolled Marijuana, Infused Pre-Rolled Marijuana, Audited Product and Alternative Use Product shall be determined as directed in subparagraphs (F)(4)(c)(i) through (iv) of this Rule.</w:t>
      </w:r>
    </w:p>
    <w:p w14:paraId="5B5170CE"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Regulated Marijuana Products Manufacturer shall determine what constitutes a “</w:t>
      </w:r>
      <w:del w:id="2028" w:author="Author">
        <w:r>
          <w:rPr>
            <w:color w:val="000000"/>
          </w:rPr>
          <w:delText>S</w:delText>
        </w:r>
      </w:del>
      <w:ins w:id="2029" w:author="Author">
        <w:r>
          <w:rPr>
            <w:color w:val="000000"/>
          </w:rPr>
          <w:t>s</w:t>
        </w:r>
      </w:ins>
      <w:r>
        <w:rPr>
          <w:color w:val="000000"/>
        </w:rPr>
        <w:t xml:space="preserve">erving” and thus how many </w:t>
      </w:r>
      <w:del w:id="2030" w:author="Author">
        <w:r>
          <w:rPr>
            <w:color w:val="000000"/>
          </w:rPr>
          <w:delText>S</w:delText>
        </w:r>
      </w:del>
      <w:ins w:id="2031" w:author="Author">
        <w:r>
          <w:rPr>
            <w:color w:val="000000"/>
          </w:rPr>
          <w:t>s</w:t>
        </w:r>
      </w:ins>
      <w:r>
        <w:rPr>
          <w:color w:val="000000"/>
        </w:rPr>
        <w:t>ervings are contained in a Production Batch of Regulated Marijuana Product, except that no serving of Edible Retail Marijuana Product can contain more than 10mg of Active THC</w:t>
      </w:r>
      <w:ins w:id="2032" w:author="Author">
        <w:r>
          <w:rPr>
            <w:color w:val="000000"/>
          </w:rPr>
          <w:t>.</w:t>
        </w:r>
      </w:ins>
    </w:p>
    <w:p w14:paraId="5E6165E7" w14:textId="77777777" w:rsidR="00812D2D" w:rsidRDefault="00812D2D" w:rsidP="00812D2D">
      <w:pPr>
        <w:pStyle w:val="Heading4"/>
      </w:pPr>
      <w:r>
        <w:t>Basis and Purpose – 4-230</w:t>
      </w:r>
    </w:p>
    <w:p w14:paraId="598F2B4E"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contaminant testing and related Reduced Testing Allowance procedures and rules for the Division’s Regulated Marijuana sampling and testing program. This Rule 4-230 was previously Rules 4-120, 4-121, and 4-125, 1 CCR 212-3, Rules M and R 1504, 1 CCR 212-1 and 1 CCR 212-2.</w:t>
      </w:r>
    </w:p>
    <w:p w14:paraId="647D27C0" w14:textId="77777777" w:rsidR="00812D2D" w:rsidRDefault="00812D2D" w:rsidP="00812D2D">
      <w:pPr>
        <w:pStyle w:val="Heading4"/>
      </w:pPr>
      <w:r>
        <w:t>4-230 – Regulated Marijuana Testing Program: Reduced Testing Allowance Procedures</w:t>
      </w:r>
    </w:p>
    <w:p w14:paraId="306AD77A"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Achieving a Reduced Testing Allowance</w:t>
      </w:r>
      <w:r>
        <w:rPr>
          <w:color w:val="000000"/>
        </w:rPr>
        <w:t>.</w:t>
      </w:r>
    </w:p>
    <w:p w14:paraId="0DD93E49" w14:textId="77777777" w:rsidR="00812D2D" w:rsidRDefault="00812D2D" w:rsidP="00812D2D">
      <w:pPr>
        <w:tabs>
          <w:tab w:val="left" w:pos="720"/>
          <w:tab w:val="left" w:pos="1440"/>
          <w:tab w:val="left" w:pos="2160"/>
        </w:tabs>
        <w:ind w:left="720" w:hanging="720"/>
      </w:pPr>
      <w:r>
        <w:rPr>
          <w:b/>
          <w:bCs/>
        </w:rPr>
        <w:t>4-230(A) 1</w:t>
      </w:r>
    </w:p>
    <w:tbl>
      <w:tblPr>
        <w:tblW w:w="957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46"/>
        <w:gridCol w:w="1473"/>
        <w:gridCol w:w="1526"/>
        <w:gridCol w:w="1465"/>
        <w:gridCol w:w="1618"/>
        <w:gridCol w:w="2048"/>
      </w:tblGrid>
      <w:tr w:rsidR="00812D2D" w14:paraId="15594AE5" w14:textId="77777777" w:rsidTr="003D6643">
        <w:trPr>
          <w:cantSplit/>
          <w:trHeight w:val="300"/>
          <w:tblHeader/>
        </w:trPr>
        <w:tc>
          <w:tcPr>
            <w:tcW w:w="1446" w:type="dxa"/>
            <w:tcMar>
              <w:top w:w="0" w:type="dxa"/>
              <w:left w:w="108" w:type="dxa"/>
              <w:bottom w:w="0" w:type="dxa"/>
              <w:right w:w="108" w:type="dxa"/>
            </w:tcMar>
            <w:vAlign w:val="center"/>
          </w:tcPr>
          <w:p w14:paraId="62373DA0" w14:textId="77777777" w:rsidR="00812D2D" w:rsidRDefault="00812D2D" w:rsidP="003D6643">
            <w:pPr>
              <w:spacing w:before="120" w:after="120" w:line="278" w:lineRule="auto"/>
              <w:jc w:val="center"/>
            </w:pPr>
            <w:bookmarkStart w:id="2033" w:name="bookmark=id.rtqtjmrqvu8g" w:colFirst="0" w:colLast="0"/>
            <w:bookmarkEnd w:id="2033"/>
            <w:r>
              <w:rPr>
                <w:b/>
                <w:bCs/>
                <w:color w:val="000000"/>
              </w:rPr>
              <w:lastRenderedPageBreak/>
              <w:t>Product Class</w:t>
            </w:r>
          </w:p>
        </w:tc>
        <w:tc>
          <w:tcPr>
            <w:tcW w:w="1473" w:type="dxa"/>
            <w:tcMar>
              <w:top w:w="0" w:type="dxa"/>
              <w:left w:w="108" w:type="dxa"/>
              <w:bottom w:w="0" w:type="dxa"/>
              <w:right w:w="108" w:type="dxa"/>
            </w:tcMar>
            <w:vAlign w:val="center"/>
          </w:tcPr>
          <w:p w14:paraId="7C440B6C" w14:textId="77777777" w:rsidR="00812D2D" w:rsidRDefault="00812D2D" w:rsidP="003D6643">
            <w:pPr>
              <w:spacing w:before="120" w:after="120" w:line="278" w:lineRule="auto"/>
              <w:jc w:val="center"/>
            </w:pPr>
            <w:r>
              <w:rPr>
                <w:b/>
                <w:bCs/>
                <w:color w:val="000000"/>
              </w:rPr>
              <w:t>Minimum time for testing all batches of product to qualify for RTA</w:t>
            </w:r>
          </w:p>
        </w:tc>
        <w:tc>
          <w:tcPr>
            <w:tcW w:w="1526" w:type="dxa"/>
            <w:tcMar>
              <w:top w:w="0" w:type="dxa"/>
              <w:left w:w="108" w:type="dxa"/>
              <w:bottom w:w="0" w:type="dxa"/>
              <w:right w:w="108" w:type="dxa"/>
            </w:tcMar>
            <w:vAlign w:val="center"/>
          </w:tcPr>
          <w:p w14:paraId="59772871" w14:textId="77777777" w:rsidR="00812D2D" w:rsidRDefault="00812D2D" w:rsidP="003D6643">
            <w:pPr>
              <w:spacing w:before="120" w:after="120" w:line="278" w:lineRule="auto"/>
              <w:jc w:val="center"/>
            </w:pPr>
            <w:r>
              <w:rPr>
                <w:b/>
                <w:bCs/>
                <w:color w:val="000000"/>
              </w:rPr>
              <w:t>Maximum time for testing all batches of product to qualify for RTA</w:t>
            </w:r>
          </w:p>
        </w:tc>
        <w:tc>
          <w:tcPr>
            <w:tcW w:w="1465" w:type="dxa"/>
            <w:tcMar>
              <w:top w:w="0" w:type="dxa"/>
              <w:left w:w="108" w:type="dxa"/>
              <w:bottom w:w="0" w:type="dxa"/>
              <w:right w:w="108" w:type="dxa"/>
            </w:tcMar>
            <w:vAlign w:val="center"/>
          </w:tcPr>
          <w:p w14:paraId="4B575AC8" w14:textId="77777777" w:rsidR="00812D2D" w:rsidRDefault="00812D2D" w:rsidP="003D6643">
            <w:pPr>
              <w:spacing w:before="120" w:after="120" w:line="278" w:lineRule="auto"/>
              <w:jc w:val="center"/>
            </w:pPr>
            <w:r>
              <w:rPr>
                <w:b/>
                <w:bCs/>
                <w:color w:val="000000"/>
              </w:rPr>
              <w:t>Minimum number of Test Batches for product to qualify for RTA</w:t>
            </w:r>
          </w:p>
        </w:tc>
        <w:tc>
          <w:tcPr>
            <w:tcW w:w="1618" w:type="dxa"/>
            <w:tcMar>
              <w:top w:w="0" w:type="dxa"/>
              <w:left w:w="108" w:type="dxa"/>
              <w:bottom w:w="0" w:type="dxa"/>
              <w:right w:w="108" w:type="dxa"/>
            </w:tcMar>
            <w:vAlign w:val="center"/>
          </w:tcPr>
          <w:p w14:paraId="71427B6D" w14:textId="77777777" w:rsidR="00812D2D" w:rsidRDefault="00812D2D" w:rsidP="003D6643">
            <w:pPr>
              <w:spacing w:before="120" w:after="120" w:line="278" w:lineRule="auto"/>
              <w:jc w:val="center"/>
            </w:pPr>
            <w:r>
              <w:rPr>
                <w:b/>
                <w:bCs/>
                <w:color w:val="000000"/>
              </w:rPr>
              <w:t>Scope of products that must pass testing to qualify for RTA</w:t>
            </w:r>
          </w:p>
        </w:tc>
        <w:tc>
          <w:tcPr>
            <w:tcW w:w="2048" w:type="dxa"/>
            <w:tcMar>
              <w:top w:w="0" w:type="dxa"/>
              <w:left w:w="108" w:type="dxa"/>
              <w:bottom w:w="0" w:type="dxa"/>
              <w:right w:w="108" w:type="dxa"/>
            </w:tcMar>
            <w:vAlign w:val="center"/>
          </w:tcPr>
          <w:p w14:paraId="1E85FD76" w14:textId="77777777" w:rsidR="00812D2D" w:rsidRDefault="00812D2D" w:rsidP="003D6643">
            <w:pPr>
              <w:spacing w:before="120" w:after="120" w:line="278" w:lineRule="auto"/>
              <w:jc w:val="center"/>
            </w:pPr>
            <w:r>
              <w:rPr>
                <w:b/>
                <w:bCs/>
                <w:color w:val="000000"/>
              </w:rPr>
              <w:t>Test Types eligible for RTA (Note: All Test Types are individual RTAs)</w:t>
            </w:r>
          </w:p>
        </w:tc>
      </w:tr>
      <w:tr w:rsidR="00812D2D" w14:paraId="1F1593CB" w14:textId="77777777" w:rsidTr="003D6643">
        <w:trPr>
          <w:cantSplit/>
          <w:trHeight w:val="300"/>
        </w:trPr>
        <w:tc>
          <w:tcPr>
            <w:tcW w:w="1446" w:type="dxa"/>
            <w:tcMar>
              <w:top w:w="0" w:type="dxa"/>
              <w:left w:w="108" w:type="dxa"/>
              <w:bottom w:w="0" w:type="dxa"/>
              <w:right w:w="108" w:type="dxa"/>
            </w:tcMar>
            <w:vAlign w:val="center"/>
          </w:tcPr>
          <w:p w14:paraId="1D9B016B" w14:textId="77777777" w:rsidR="00812D2D" w:rsidRDefault="00812D2D" w:rsidP="003D6643">
            <w:pPr>
              <w:spacing w:before="0" w:line="278" w:lineRule="auto"/>
              <w:jc w:val="center"/>
            </w:pPr>
            <w:r>
              <w:rPr>
                <w:color w:val="000000"/>
              </w:rPr>
              <w:t>Regulated Marijuana</w:t>
            </w:r>
            <w:ins w:id="2034" w:author="Author">
              <w:r>
                <w:rPr>
                  <w:color w:val="000000"/>
                </w:rPr>
                <w:t xml:space="preserve"> (other than Wet Whole Plant)</w:t>
              </w:r>
            </w:ins>
          </w:p>
        </w:tc>
        <w:tc>
          <w:tcPr>
            <w:tcW w:w="1473" w:type="dxa"/>
            <w:tcMar>
              <w:top w:w="0" w:type="dxa"/>
              <w:left w:w="108" w:type="dxa"/>
              <w:bottom w:w="0" w:type="dxa"/>
              <w:right w:w="108" w:type="dxa"/>
            </w:tcMar>
            <w:vAlign w:val="center"/>
          </w:tcPr>
          <w:p w14:paraId="5E92319F" w14:textId="77777777" w:rsidR="00812D2D" w:rsidRDefault="00812D2D" w:rsidP="003D6643">
            <w:pPr>
              <w:spacing w:before="0" w:line="278" w:lineRule="auto"/>
              <w:jc w:val="center"/>
              <w:rPr>
                <w:color w:val="000000"/>
              </w:rPr>
            </w:pPr>
            <w:r>
              <w:rPr>
                <w:color w:val="000000"/>
              </w:rPr>
              <w:t>6 weeks</w:t>
            </w:r>
          </w:p>
          <w:p w14:paraId="2986931B" w14:textId="77777777" w:rsidR="00812D2D" w:rsidRDefault="00812D2D" w:rsidP="003D6643">
            <w:pPr>
              <w:spacing w:before="0" w:line="278" w:lineRule="auto"/>
              <w:jc w:val="center"/>
            </w:pPr>
            <w:r>
              <w:rPr>
                <w:color w:val="000000"/>
              </w:rPr>
              <w:t>(42 days)</w:t>
            </w:r>
          </w:p>
        </w:tc>
        <w:tc>
          <w:tcPr>
            <w:tcW w:w="1526" w:type="dxa"/>
            <w:tcMar>
              <w:top w:w="0" w:type="dxa"/>
              <w:left w:w="108" w:type="dxa"/>
              <w:bottom w:w="0" w:type="dxa"/>
              <w:right w:w="108" w:type="dxa"/>
            </w:tcMar>
            <w:vAlign w:val="center"/>
          </w:tcPr>
          <w:p w14:paraId="2AC62D54" w14:textId="77777777" w:rsidR="00812D2D" w:rsidRDefault="00812D2D" w:rsidP="003D6643">
            <w:pPr>
              <w:spacing w:before="0" w:line="278" w:lineRule="auto"/>
              <w:jc w:val="center"/>
              <w:rPr>
                <w:color w:val="000000"/>
              </w:rPr>
            </w:pPr>
            <w:r>
              <w:rPr>
                <w:color w:val="000000"/>
              </w:rPr>
              <w:t>12 weeks</w:t>
            </w:r>
          </w:p>
          <w:p w14:paraId="0FC5C40A" w14:textId="77777777" w:rsidR="00812D2D" w:rsidRDefault="00812D2D" w:rsidP="003D6643">
            <w:pPr>
              <w:spacing w:before="0" w:line="278" w:lineRule="auto"/>
              <w:jc w:val="center"/>
            </w:pPr>
            <w:r>
              <w:rPr>
                <w:color w:val="000000"/>
              </w:rPr>
              <w:t>(84 days)</w:t>
            </w:r>
          </w:p>
        </w:tc>
        <w:tc>
          <w:tcPr>
            <w:tcW w:w="1465" w:type="dxa"/>
            <w:tcMar>
              <w:top w:w="0" w:type="dxa"/>
              <w:left w:w="108" w:type="dxa"/>
              <w:bottom w:w="0" w:type="dxa"/>
              <w:right w:w="108" w:type="dxa"/>
            </w:tcMar>
            <w:vAlign w:val="center"/>
          </w:tcPr>
          <w:p w14:paraId="30FE62EA" w14:textId="77777777" w:rsidR="00812D2D" w:rsidRDefault="00812D2D" w:rsidP="003D6643">
            <w:pPr>
              <w:spacing w:before="0" w:line="278" w:lineRule="auto"/>
              <w:jc w:val="center"/>
            </w:pPr>
            <w:r>
              <w:rPr>
                <w:color w:val="000000"/>
              </w:rPr>
              <w:t>6 Test Batches</w:t>
            </w:r>
          </w:p>
        </w:tc>
        <w:tc>
          <w:tcPr>
            <w:tcW w:w="1618" w:type="dxa"/>
            <w:tcMar>
              <w:top w:w="0" w:type="dxa"/>
              <w:left w:w="108" w:type="dxa"/>
              <w:bottom w:w="0" w:type="dxa"/>
              <w:right w:w="108" w:type="dxa"/>
            </w:tcMar>
            <w:vAlign w:val="center"/>
          </w:tcPr>
          <w:p w14:paraId="2A257616" w14:textId="77777777" w:rsidR="00812D2D" w:rsidRDefault="00812D2D" w:rsidP="003D6643">
            <w:pPr>
              <w:spacing w:before="0" w:line="278" w:lineRule="auto"/>
              <w:jc w:val="center"/>
            </w:pPr>
            <w:del w:id="2035" w:author="Author">
              <w:r>
                <w:rPr>
                  <w:color w:val="000000"/>
                </w:rPr>
                <w:delText>All</w:delText>
              </w:r>
            </w:del>
            <w:ins w:id="2036" w:author="Author">
              <w:r>
                <w:rPr>
                  <w:color w:val="000000"/>
                </w:rPr>
                <w:t>Each type of</w:t>
              </w:r>
            </w:ins>
            <w:r>
              <w:rPr>
                <w:color w:val="000000"/>
              </w:rPr>
              <w:t xml:space="preserve"> Regulated Marijuana produced </w:t>
            </w:r>
            <w:ins w:id="2037" w:author="Author">
              <w:r>
                <w:rPr>
                  <w:color w:val="000000"/>
                </w:rPr>
                <w:t xml:space="preserve">that is produced </w:t>
              </w:r>
            </w:ins>
            <w:del w:id="2038" w:author="Author">
              <w:r>
                <w:rPr>
                  <w:color w:val="000000"/>
                </w:rPr>
                <w:delText>in</w:delText>
              </w:r>
            </w:del>
            <w:ins w:id="2039" w:author="Author">
              <w:r>
                <w:rPr>
                  <w:color w:val="000000"/>
                </w:rPr>
                <w:t>at</w:t>
              </w:r>
            </w:ins>
            <w:r>
              <w:rPr>
                <w:color w:val="000000"/>
              </w:rPr>
              <w:t xml:space="preserve"> a given Cultivation Facility</w:t>
            </w:r>
          </w:p>
        </w:tc>
        <w:tc>
          <w:tcPr>
            <w:tcW w:w="2048" w:type="dxa"/>
            <w:tcMar>
              <w:top w:w="0" w:type="dxa"/>
              <w:left w:w="108" w:type="dxa"/>
              <w:bottom w:w="0" w:type="dxa"/>
              <w:right w:w="108" w:type="dxa"/>
            </w:tcMar>
            <w:vAlign w:val="center"/>
          </w:tcPr>
          <w:p w14:paraId="7A3003FA" w14:textId="77777777" w:rsidR="00812D2D" w:rsidRDefault="00812D2D" w:rsidP="003D6643">
            <w:pPr>
              <w:spacing w:before="0" w:line="278" w:lineRule="auto"/>
              <w:jc w:val="center"/>
            </w:pPr>
            <w:r>
              <w:rPr>
                <w:color w:val="000000"/>
              </w:rPr>
              <w:t>Pesticides, Elemental Impurities, Microbial Contaminants, Water Activity</w:t>
            </w:r>
          </w:p>
        </w:tc>
      </w:tr>
      <w:tr w:rsidR="00812D2D" w14:paraId="00ECDA25" w14:textId="77777777" w:rsidTr="003D6643">
        <w:trPr>
          <w:cantSplit/>
          <w:trHeight w:val="620"/>
        </w:trPr>
        <w:tc>
          <w:tcPr>
            <w:tcW w:w="1446" w:type="dxa"/>
            <w:tcMar>
              <w:top w:w="0" w:type="dxa"/>
              <w:left w:w="108" w:type="dxa"/>
              <w:bottom w:w="0" w:type="dxa"/>
              <w:right w:w="108" w:type="dxa"/>
            </w:tcMar>
            <w:vAlign w:val="center"/>
          </w:tcPr>
          <w:p w14:paraId="19D3A3E5" w14:textId="77777777" w:rsidR="00812D2D" w:rsidRDefault="00812D2D" w:rsidP="003D6643">
            <w:pPr>
              <w:spacing w:before="0" w:line="278" w:lineRule="auto"/>
              <w:jc w:val="center"/>
            </w:pPr>
            <w:r>
              <w:rPr>
                <w:color w:val="000000"/>
              </w:rPr>
              <w:t>Regulated Marijuana Product</w:t>
            </w:r>
          </w:p>
        </w:tc>
        <w:tc>
          <w:tcPr>
            <w:tcW w:w="1473" w:type="dxa"/>
            <w:tcMar>
              <w:top w:w="0" w:type="dxa"/>
              <w:left w:w="108" w:type="dxa"/>
              <w:bottom w:w="0" w:type="dxa"/>
              <w:right w:w="108" w:type="dxa"/>
            </w:tcMar>
            <w:vAlign w:val="center"/>
          </w:tcPr>
          <w:p w14:paraId="6743572A" w14:textId="77777777" w:rsidR="00812D2D" w:rsidRDefault="00812D2D" w:rsidP="003D6643">
            <w:pPr>
              <w:spacing w:before="0" w:line="278" w:lineRule="auto"/>
              <w:jc w:val="center"/>
              <w:rPr>
                <w:color w:val="000000"/>
              </w:rPr>
            </w:pPr>
            <w:r>
              <w:rPr>
                <w:color w:val="000000"/>
              </w:rPr>
              <w:t>4 weeks</w:t>
            </w:r>
          </w:p>
          <w:p w14:paraId="1D73D155" w14:textId="77777777" w:rsidR="00812D2D" w:rsidRDefault="00812D2D" w:rsidP="003D6643">
            <w:pPr>
              <w:spacing w:before="0" w:line="278" w:lineRule="auto"/>
              <w:jc w:val="center"/>
            </w:pPr>
            <w:r>
              <w:rPr>
                <w:color w:val="000000"/>
              </w:rPr>
              <w:t>(28 days)</w:t>
            </w:r>
          </w:p>
        </w:tc>
        <w:tc>
          <w:tcPr>
            <w:tcW w:w="1526" w:type="dxa"/>
            <w:tcMar>
              <w:top w:w="0" w:type="dxa"/>
              <w:left w:w="108" w:type="dxa"/>
              <w:bottom w:w="0" w:type="dxa"/>
              <w:right w:w="108" w:type="dxa"/>
            </w:tcMar>
            <w:vAlign w:val="center"/>
          </w:tcPr>
          <w:p w14:paraId="7F327301" w14:textId="77777777" w:rsidR="00812D2D" w:rsidRDefault="00812D2D" w:rsidP="003D6643">
            <w:pPr>
              <w:spacing w:before="0" w:line="278" w:lineRule="auto"/>
              <w:jc w:val="center"/>
              <w:rPr>
                <w:color w:val="000000"/>
              </w:rPr>
            </w:pPr>
            <w:r>
              <w:rPr>
                <w:color w:val="000000"/>
              </w:rPr>
              <w:t>8 weeks</w:t>
            </w:r>
          </w:p>
          <w:p w14:paraId="4D72F85B" w14:textId="77777777" w:rsidR="00812D2D" w:rsidRDefault="00812D2D" w:rsidP="003D6643">
            <w:pPr>
              <w:spacing w:before="0" w:line="278" w:lineRule="auto"/>
              <w:jc w:val="center"/>
            </w:pPr>
            <w:r>
              <w:rPr>
                <w:color w:val="000000"/>
              </w:rPr>
              <w:t>(56 days)</w:t>
            </w:r>
          </w:p>
        </w:tc>
        <w:tc>
          <w:tcPr>
            <w:tcW w:w="1465" w:type="dxa"/>
            <w:tcMar>
              <w:top w:w="0" w:type="dxa"/>
              <w:left w:w="108" w:type="dxa"/>
              <w:bottom w:w="0" w:type="dxa"/>
              <w:right w:w="108" w:type="dxa"/>
            </w:tcMar>
            <w:vAlign w:val="center"/>
          </w:tcPr>
          <w:p w14:paraId="4EAE92CD" w14:textId="77777777" w:rsidR="00812D2D" w:rsidRDefault="00812D2D" w:rsidP="003D6643">
            <w:pPr>
              <w:spacing w:before="0" w:line="278" w:lineRule="auto"/>
              <w:jc w:val="center"/>
            </w:pPr>
            <w:r>
              <w:rPr>
                <w:color w:val="000000"/>
              </w:rPr>
              <w:t>4 Test Batches</w:t>
            </w:r>
          </w:p>
        </w:tc>
        <w:tc>
          <w:tcPr>
            <w:tcW w:w="1618" w:type="dxa"/>
            <w:tcMar>
              <w:top w:w="0" w:type="dxa"/>
              <w:left w:w="108" w:type="dxa"/>
              <w:bottom w:w="0" w:type="dxa"/>
              <w:right w:w="108" w:type="dxa"/>
            </w:tcMar>
            <w:vAlign w:val="center"/>
          </w:tcPr>
          <w:p w14:paraId="1A4290DA" w14:textId="77777777" w:rsidR="00812D2D" w:rsidRDefault="00812D2D" w:rsidP="003D6643">
            <w:pPr>
              <w:spacing w:before="0" w:line="278" w:lineRule="auto"/>
              <w:jc w:val="center"/>
              <w:rPr>
                <w:color w:val="000000"/>
              </w:rPr>
            </w:pPr>
            <w:r>
              <w:rPr>
                <w:color w:val="000000"/>
              </w:rPr>
              <w:t>A specific type of Regulated Marijuana Product</w:t>
            </w:r>
          </w:p>
          <w:p w14:paraId="06BBAE86" w14:textId="77777777" w:rsidR="00812D2D" w:rsidRDefault="00812D2D" w:rsidP="003D6643">
            <w:pPr>
              <w:spacing w:before="0" w:line="278" w:lineRule="auto"/>
              <w:jc w:val="center"/>
            </w:pPr>
            <w:r>
              <w:rPr>
                <w:color w:val="000000"/>
              </w:rPr>
              <w:t>(Rule 4-230(B)(2))</w:t>
            </w:r>
          </w:p>
        </w:tc>
        <w:tc>
          <w:tcPr>
            <w:tcW w:w="2048" w:type="dxa"/>
            <w:tcMar>
              <w:top w:w="0" w:type="dxa"/>
              <w:left w:w="108" w:type="dxa"/>
              <w:bottom w:w="0" w:type="dxa"/>
              <w:right w:w="108" w:type="dxa"/>
            </w:tcMar>
            <w:vAlign w:val="center"/>
          </w:tcPr>
          <w:p w14:paraId="69230E6A" w14:textId="77777777" w:rsidR="00812D2D" w:rsidRDefault="00812D2D" w:rsidP="003D6643">
            <w:pPr>
              <w:spacing w:before="0" w:line="278" w:lineRule="auto"/>
              <w:jc w:val="center"/>
            </w:pPr>
            <w:r>
              <w:rPr>
                <w:color w:val="000000"/>
              </w:rPr>
              <w:t>Pesticides, Elemental Impurities, Microbial Contaminants, Residual Solvents Potency, Homogeneity</w:t>
            </w:r>
          </w:p>
        </w:tc>
      </w:tr>
      <w:tr w:rsidR="00812D2D" w14:paraId="164209D6" w14:textId="77777777" w:rsidTr="003D6643">
        <w:trPr>
          <w:cantSplit/>
          <w:trHeight w:val="300"/>
        </w:trPr>
        <w:tc>
          <w:tcPr>
            <w:tcW w:w="1446" w:type="dxa"/>
            <w:tcMar>
              <w:top w:w="0" w:type="dxa"/>
              <w:left w:w="108" w:type="dxa"/>
              <w:bottom w:w="0" w:type="dxa"/>
              <w:right w:w="108" w:type="dxa"/>
            </w:tcMar>
            <w:vAlign w:val="center"/>
          </w:tcPr>
          <w:p w14:paraId="1979648F" w14:textId="77777777" w:rsidR="00812D2D" w:rsidRDefault="00812D2D" w:rsidP="003D6643">
            <w:pPr>
              <w:spacing w:before="0" w:line="278" w:lineRule="auto"/>
              <w:jc w:val="center"/>
            </w:pPr>
            <w:r>
              <w:rPr>
                <w:color w:val="000000"/>
              </w:rPr>
              <w:t>Wet Whole Plant</w:t>
            </w:r>
          </w:p>
        </w:tc>
        <w:tc>
          <w:tcPr>
            <w:tcW w:w="1473" w:type="dxa"/>
            <w:tcMar>
              <w:top w:w="0" w:type="dxa"/>
              <w:left w:w="108" w:type="dxa"/>
              <w:bottom w:w="0" w:type="dxa"/>
              <w:right w:w="108" w:type="dxa"/>
            </w:tcMar>
            <w:vAlign w:val="center"/>
          </w:tcPr>
          <w:p w14:paraId="61136E62" w14:textId="77777777" w:rsidR="00812D2D" w:rsidRDefault="00812D2D" w:rsidP="003D6643">
            <w:pPr>
              <w:spacing w:before="0" w:line="278" w:lineRule="auto"/>
              <w:jc w:val="center"/>
              <w:rPr>
                <w:color w:val="000000"/>
              </w:rPr>
            </w:pPr>
            <w:r>
              <w:rPr>
                <w:color w:val="000000"/>
              </w:rPr>
              <w:t>3 weeks</w:t>
            </w:r>
          </w:p>
          <w:p w14:paraId="417E7FEE" w14:textId="77777777" w:rsidR="00812D2D" w:rsidRDefault="00812D2D" w:rsidP="003D6643">
            <w:pPr>
              <w:spacing w:before="0" w:line="278" w:lineRule="auto"/>
              <w:jc w:val="center"/>
            </w:pPr>
            <w:r>
              <w:rPr>
                <w:color w:val="000000"/>
              </w:rPr>
              <w:t>(21 days)</w:t>
            </w:r>
          </w:p>
        </w:tc>
        <w:tc>
          <w:tcPr>
            <w:tcW w:w="1526" w:type="dxa"/>
            <w:tcMar>
              <w:top w:w="0" w:type="dxa"/>
              <w:left w:w="108" w:type="dxa"/>
              <w:bottom w:w="0" w:type="dxa"/>
              <w:right w:w="108" w:type="dxa"/>
            </w:tcMar>
            <w:vAlign w:val="center"/>
          </w:tcPr>
          <w:p w14:paraId="2CFE92D9" w14:textId="77777777" w:rsidR="00812D2D" w:rsidRDefault="00812D2D" w:rsidP="003D6643">
            <w:pPr>
              <w:spacing w:before="0" w:line="278" w:lineRule="auto"/>
              <w:jc w:val="center"/>
              <w:rPr>
                <w:color w:val="000000"/>
              </w:rPr>
            </w:pPr>
            <w:r>
              <w:rPr>
                <w:color w:val="000000"/>
              </w:rPr>
              <w:t>12 weeks</w:t>
            </w:r>
          </w:p>
          <w:p w14:paraId="3D5449F3" w14:textId="77777777" w:rsidR="00812D2D" w:rsidRDefault="00812D2D" w:rsidP="003D6643">
            <w:pPr>
              <w:spacing w:before="0" w:line="278" w:lineRule="auto"/>
              <w:jc w:val="center"/>
            </w:pPr>
            <w:r>
              <w:rPr>
                <w:color w:val="000000"/>
              </w:rPr>
              <w:t>(84 days)</w:t>
            </w:r>
          </w:p>
        </w:tc>
        <w:tc>
          <w:tcPr>
            <w:tcW w:w="1465" w:type="dxa"/>
            <w:tcMar>
              <w:top w:w="0" w:type="dxa"/>
              <w:left w:w="108" w:type="dxa"/>
              <w:bottom w:w="0" w:type="dxa"/>
              <w:right w:w="108" w:type="dxa"/>
            </w:tcMar>
            <w:vAlign w:val="center"/>
          </w:tcPr>
          <w:p w14:paraId="65A5D52E" w14:textId="77777777" w:rsidR="00812D2D" w:rsidRDefault="00812D2D" w:rsidP="003D6643">
            <w:pPr>
              <w:spacing w:before="0" w:line="278" w:lineRule="auto"/>
              <w:jc w:val="center"/>
            </w:pPr>
            <w:r>
              <w:rPr>
                <w:color w:val="000000"/>
              </w:rPr>
              <w:t>6 Test Batches</w:t>
            </w:r>
          </w:p>
        </w:tc>
        <w:tc>
          <w:tcPr>
            <w:tcW w:w="1618" w:type="dxa"/>
            <w:tcMar>
              <w:top w:w="0" w:type="dxa"/>
              <w:left w:w="108" w:type="dxa"/>
              <w:bottom w:w="0" w:type="dxa"/>
              <w:right w:w="108" w:type="dxa"/>
            </w:tcMar>
            <w:vAlign w:val="center"/>
          </w:tcPr>
          <w:p w14:paraId="25F020C0" w14:textId="77777777" w:rsidR="00812D2D" w:rsidRDefault="00812D2D" w:rsidP="003D6643">
            <w:pPr>
              <w:spacing w:before="0" w:line="278" w:lineRule="auto"/>
              <w:jc w:val="center"/>
            </w:pPr>
            <w:r>
              <w:rPr>
                <w:color w:val="000000"/>
              </w:rPr>
              <w:t>All Wet Whole Plant produced in a given Cultivation Facility</w:t>
            </w:r>
          </w:p>
        </w:tc>
        <w:tc>
          <w:tcPr>
            <w:tcW w:w="2048" w:type="dxa"/>
            <w:tcMar>
              <w:top w:w="0" w:type="dxa"/>
              <w:left w:w="108" w:type="dxa"/>
              <w:bottom w:w="0" w:type="dxa"/>
              <w:right w:w="108" w:type="dxa"/>
            </w:tcMar>
            <w:vAlign w:val="center"/>
          </w:tcPr>
          <w:p w14:paraId="082533D4" w14:textId="77777777" w:rsidR="00812D2D" w:rsidRDefault="00812D2D" w:rsidP="003D6643">
            <w:pPr>
              <w:spacing w:before="0" w:line="278" w:lineRule="auto"/>
              <w:jc w:val="center"/>
            </w:pPr>
            <w:r>
              <w:rPr>
                <w:color w:val="000000"/>
              </w:rPr>
              <w:t>Pesticides, Elemental Impurities, Microbial Contaminants</w:t>
            </w:r>
          </w:p>
        </w:tc>
      </w:tr>
    </w:tbl>
    <w:p w14:paraId="7E80049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Reduced Testing Allowance and Ongoing Testing – Contaminant Testing</w:t>
      </w:r>
      <w:r>
        <w:rPr>
          <w:color w:val="000000"/>
        </w:rPr>
        <w:t>.</w:t>
      </w:r>
    </w:p>
    <w:p w14:paraId="103D41B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Regulated Marijuana</w:t>
      </w:r>
      <w:r>
        <w:rPr>
          <w:color w:val="000000"/>
        </w:rPr>
        <w:t xml:space="preserve">. A Regulated Marijuana Cultivation Facility’s cultivation process may achieve a Reduced Testing Allowance for contaminant testing if every Production Batch that it produced during at least a six-week period (minimum 42 days) but no longer than a 12-week period (maximum 84 days) passed all contaminant tests required by Rule </w:t>
      </w:r>
      <w:r>
        <w:rPr>
          <w:color w:val="000000"/>
        </w:rPr>
        <w:lastRenderedPageBreak/>
        <w:t xml:space="preserve">4-215(E). This must include at least six Test Batches. The period begins from the date of the creation of the first Harvest Batch </w:t>
      </w:r>
      <w:ins w:id="2040" w:author="Author">
        <w:r>
          <w:rPr>
            <w:color w:val="000000"/>
          </w:rPr>
          <w:t xml:space="preserve">used to create a Production Batch </w:t>
        </w:r>
      </w:ins>
      <w:r>
        <w:rPr>
          <w:color w:val="000000"/>
        </w:rPr>
        <w:t xml:space="preserve">that passed Reduced Testing Allowance testing. A Regulated Marijuana Cultivation Facility can achieve a Reduced Testing Allowance for all contaminants listed in Rule 4-215(E) at the same time or separately for each contaminant. A Regulated Marijuana Cultivation Facility must cultivate and process all Harvest Batches </w:t>
      </w:r>
      <w:del w:id="2041" w:author="Author">
        <w:r>
          <w:rPr>
            <w:color w:val="000000"/>
          </w:rPr>
          <w:delText>or</w:delText>
        </w:r>
      </w:del>
      <w:ins w:id="2042" w:author="Author">
        <w:r>
          <w:rPr>
            <w:color w:val="000000"/>
          </w:rPr>
          <w:t>and</w:t>
        </w:r>
      </w:ins>
      <w:r>
        <w:rPr>
          <w:color w:val="000000"/>
        </w:rPr>
        <w:t xml:space="preserve"> Production Batches the same way, including the same growing media, lighting, pesticides, and drying, trimming, and packaging procedures </w:t>
      </w:r>
      <w:ins w:id="2043" w:author="Author">
        <w:r>
          <w:rPr>
            <w:color w:val="000000"/>
          </w:rPr>
          <w:t xml:space="preserve">for each category of Regulated Marijuana </w:t>
        </w:r>
      </w:ins>
      <w:r>
        <w:rPr>
          <w:color w:val="000000"/>
        </w:rPr>
        <w:t>to be eligible to obtain and maintain a Reduced Testing Allowance</w:t>
      </w:r>
      <w:ins w:id="2044" w:author="Author">
        <w:r>
          <w:rPr>
            <w:color w:val="000000"/>
          </w:rPr>
          <w:t xml:space="preserve"> for that category of Regulated Marijuana</w:t>
        </w:r>
      </w:ins>
      <w:r>
        <w:rPr>
          <w:color w:val="000000"/>
        </w:rPr>
        <w:t>.</w:t>
      </w:r>
    </w:p>
    <w:p w14:paraId="190EE51F"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I.</w:t>
      </w:r>
      <w:r>
        <w:rPr>
          <w:color w:val="000000"/>
        </w:rPr>
        <w:tab/>
      </w:r>
      <w:r>
        <w:rPr>
          <w:color w:val="000000"/>
          <w:u w:val="single"/>
        </w:rPr>
        <w:t>Regulated Marijuana Ongoing Contaminant Testing – Wet Whole Plant</w:t>
      </w:r>
      <w:r>
        <w:rPr>
          <w:color w:val="000000"/>
        </w:rPr>
        <w:t xml:space="preserve">. After successfully achieving a Reduced Testing Allowance, once every 30 days a Regulated Marijuana Cultivation Facility shall subject at least one Production Batch of wet whole plant to contaminant testing. If during any 30-day period a Regulated Marijuana Cultivation Facility does not possess a Production Batch of wet whole plant that is ready for testing, the Regulated Marijuana Cultivation Facility must subject its first Production Batch of wet whole plant that is ready for testing to contaminant testing prior to Transfer or processing of the Regulated Marijuana wet whole plant. If a Production Batch of wet whole plant subject to ongoing contaminant testing fails contaminant testing, the Regulated Marijuana Cultivation Facility shall follow the procedure in subparagraph (K)(2) of this Rule. Ongoing contaminant testing pursuant to this Rule shall be subject to the requirements in Rule 4-225. </w:t>
      </w:r>
      <w:r>
        <w:rPr>
          <w:i/>
          <w:iCs/>
          <w:color w:val="000000"/>
        </w:rPr>
        <w:t>See</w:t>
      </w:r>
      <w:r>
        <w:rPr>
          <w:color w:val="000000"/>
        </w:rPr>
        <w:t xml:space="preserve"> Rule 4-225(A) – Collection of Test Batches.</w:t>
      </w:r>
    </w:p>
    <w:p w14:paraId="6B788F5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If the Licensee fails to comply with paragraph (</w:t>
      </w:r>
      <w:del w:id="2045" w:author="Author">
        <w:r>
          <w:rPr>
            <w:color w:val="000000"/>
          </w:rPr>
          <w:delText>H</w:delText>
        </w:r>
      </w:del>
      <w:ins w:id="2046" w:author="Author">
        <w:r>
          <w:rPr>
            <w:color w:val="000000"/>
          </w:rPr>
          <w:t>I</w:t>
        </w:r>
      </w:ins>
      <w:r>
        <w:rPr>
          <w:color w:val="000000"/>
        </w:rPr>
        <w:t>) of this Rule, the Regulated Marijuana Cultivation Facility is no longer authorized a Reduced Testing Allowance.</w:t>
      </w:r>
    </w:p>
    <w:p w14:paraId="0B207FA3"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J.</w:t>
      </w:r>
      <w:r>
        <w:rPr>
          <w:color w:val="000000"/>
        </w:rPr>
        <w:tab/>
      </w:r>
      <w:r>
        <w:rPr>
          <w:color w:val="000000"/>
          <w:u w:val="single"/>
        </w:rPr>
        <w:t>Regulated Marijuana Product Ongoing Potency and Homogeneity Testing</w:t>
      </w:r>
      <w:r>
        <w:rPr>
          <w:color w:val="000000"/>
        </w:rPr>
        <w:t xml:space="preserve">. After successfully achieving a Reduced Testing Allowance, once per quarter a Regulated Marijuana Products Manufacturer shall subject at least one Production Batch of each type of Regulated Marijuana Product that it produces to potency and homogeneity testing required by paragraph (D) of this Rule. If during any quarter the Regulated Marijuana Products Manufacturer does not possess a Production Batch that is ready for testing, the Licensee must subject its first Production Batch that is ready for testing to the required potency and homogeneity testing prior to Transfer or processing of the Regulated Marijuana. If a Test Batch submitted for ongoing potency and homogeneity testing fails potency and homogeneity testing, the Licensee shall follow the procedure in paragraph (K) of this Rule. Ongoing potency and homogeneity testing pursuant to this Rule 4-210 shall be subject to the requirements in Rule 4-225. </w:t>
      </w:r>
      <w:r>
        <w:rPr>
          <w:i/>
          <w:iCs/>
          <w:color w:val="000000"/>
        </w:rPr>
        <w:t>See</w:t>
      </w:r>
      <w:r>
        <w:rPr>
          <w:color w:val="000000"/>
        </w:rPr>
        <w:t xml:space="preserve"> Rule 4-225(A) – Collection of Test Batches.</w:t>
      </w:r>
    </w:p>
    <w:p w14:paraId="78CD412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t xml:space="preserve">If the Licensee fails to comply with paragraph (J) of this Rule, the Regulated Marijuana </w:t>
      </w:r>
      <w:ins w:id="2047" w:author="Author">
        <w:r>
          <w:rPr>
            <w:color w:val="000000"/>
          </w:rPr>
          <w:t>Products Manufacturer</w:t>
        </w:r>
      </w:ins>
      <w:del w:id="2048" w:author="Author">
        <w:r>
          <w:rPr>
            <w:color w:val="000000"/>
          </w:rPr>
          <w:delText>Cultivation Facility</w:delText>
        </w:r>
      </w:del>
      <w:r>
        <w:rPr>
          <w:color w:val="000000"/>
        </w:rPr>
        <w:t xml:space="preserve"> is no longer authorized for a Reduced Testing Allowance.</w:t>
      </w:r>
    </w:p>
    <w:p w14:paraId="7548F35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K.</w:t>
      </w:r>
      <w:r>
        <w:rPr>
          <w:color w:val="000000"/>
        </w:rPr>
        <w:tab/>
      </w:r>
      <w:r>
        <w:rPr>
          <w:color w:val="000000"/>
          <w:u w:val="single"/>
        </w:rPr>
        <w:t>Events Requiring Reauthorization for a Reduced Testing Allowance</w:t>
      </w:r>
      <w:r>
        <w:rPr>
          <w:color w:val="000000"/>
        </w:rPr>
        <w:t>. A Regulated Marijuana Cultivation Facility must follow paragraph (L) of this Rule for any events that would require a reauthorization for a Reduced Testing Allowance. That may include a failed test or a Material Change described in subparagraph (K)(1) of this Rule. The Licensee must act in accordance with Rule 4-230(K)(2) if either scenario occurs.</w:t>
      </w:r>
    </w:p>
    <w:p w14:paraId="0AAD4F9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Material Change</w:t>
      </w:r>
      <w:r>
        <w:rPr>
          <w:color w:val="000000"/>
        </w:rPr>
        <w:t>. If a Licensee makes a Material Change to its cultivation or production process or its Standard Operating Procedures, then it shall follow Reduced Testing Allowance Reauthorization Procedures in Rule 4-230(L).</w:t>
      </w:r>
    </w:p>
    <w:p w14:paraId="35D22F3D"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r>
      <w:r>
        <w:rPr>
          <w:color w:val="000000"/>
          <w:u w:val="single"/>
        </w:rPr>
        <w:t>Inputs and Contact Surfaces</w:t>
      </w:r>
      <w:r>
        <w:rPr>
          <w:color w:val="000000"/>
        </w:rPr>
        <w:t xml:space="preserve">. It is a Material Change if a Regulated Marijuana Products Manufacturer changes materials that have direct contact with product components, including but not limited to, </w:t>
      </w:r>
      <w:del w:id="2049" w:author="Author">
        <w:r>
          <w:rPr>
            <w:color w:val="000000"/>
          </w:rPr>
          <w:delText>i</w:delText>
        </w:r>
      </w:del>
      <w:ins w:id="2050" w:author="Author">
        <w:r>
          <w:rPr>
            <w:color w:val="000000"/>
          </w:rPr>
          <w:t>I</w:t>
        </w:r>
      </w:ins>
      <w:r>
        <w:rPr>
          <w:color w:val="000000"/>
        </w:rPr>
        <w:t xml:space="preserve">ngredients, </w:t>
      </w:r>
      <w:del w:id="2051" w:author="Author">
        <w:r>
          <w:rPr>
            <w:color w:val="000000"/>
          </w:rPr>
          <w:delText>a</w:delText>
        </w:r>
      </w:del>
      <w:ins w:id="2052" w:author="Author">
        <w:r>
          <w:rPr>
            <w:color w:val="000000"/>
          </w:rPr>
          <w:t>A</w:t>
        </w:r>
      </w:ins>
      <w:r>
        <w:rPr>
          <w:color w:val="000000"/>
        </w:rPr>
        <w:t>dditives, or hardware such as a Vaporizer Delivery Devices.</w:t>
      </w:r>
    </w:p>
    <w:p w14:paraId="5B6B0E86"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M.</w:t>
      </w:r>
      <w:r>
        <w:rPr>
          <w:color w:val="000000"/>
        </w:rPr>
        <w:tab/>
      </w:r>
      <w:r>
        <w:rPr>
          <w:color w:val="000000"/>
          <w:u w:val="single"/>
        </w:rPr>
        <w:t>Special Cases Pertaining to Reduced Testing Allowance</w:t>
      </w:r>
      <w:r>
        <w:rPr>
          <w:color w:val="000000"/>
        </w:rPr>
        <w:t>. The following are specific additional considerations for Reduced Testing Allowance requirements.</w:t>
      </w:r>
    </w:p>
    <w:p w14:paraId="351922F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Attestation of Substantial Compliance with Rules</w:t>
      </w:r>
      <w:r>
        <w:rPr>
          <w:color w:val="000000"/>
        </w:rPr>
        <w:t xml:space="preserve">. To achieve a Reduced Testing Allowance for </w:t>
      </w:r>
      <w:del w:id="2053" w:author="Author">
        <w:r>
          <w:rPr>
            <w:color w:val="000000"/>
          </w:rPr>
          <w:delText>M</w:delText>
        </w:r>
      </w:del>
      <w:ins w:id="2054" w:author="Author">
        <w:r>
          <w:rPr>
            <w:color w:val="000000"/>
          </w:rPr>
          <w:t>m</w:t>
        </w:r>
      </w:ins>
      <w:r>
        <w:rPr>
          <w:color w:val="000000"/>
        </w:rPr>
        <w:t xml:space="preserve">icrobial </w:t>
      </w:r>
      <w:del w:id="2055" w:author="Author">
        <w:r>
          <w:rPr>
            <w:color w:val="000000"/>
          </w:rPr>
          <w:delText>C</w:delText>
        </w:r>
      </w:del>
      <w:ins w:id="2056" w:author="Author">
        <w:r>
          <w:rPr>
            <w:color w:val="000000"/>
          </w:rPr>
          <w:t>c</w:t>
        </w:r>
      </w:ins>
      <w:r>
        <w:rPr>
          <w:color w:val="000000"/>
        </w:rPr>
        <w:t>ontaminants, an authorized representative of the Regulated Marijuana Cultivation Facility must sign an attestation that they are, to the best of their knowledge, in substantial compliance with Rules 3-310, 3-330, 3-336, 4-230, 5-210, and 6-210 by achieving a passing score. A copy of this attestation shall be retained as business records for one year.</w:t>
      </w:r>
    </w:p>
    <w:p w14:paraId="205E3F7C" w14:textId="77777777" w:rsidR="00812D2D" w:rsidRDefault="00812D2D" w:rsidP="00812D2D">
      <w:pPr>
        <w:pStyle w:val="Heading4"/>
      </w:pPr>
      <w:r>
        <w:t>Basis and Purpose – 4-240</w:t>
      </w:r>
    </w:p>
    <w:p w14:paraId="5AB639E8"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rules governing the quarantining of potentially contaminated product and the destruction of product that failed contaminant or potency testing for Division’s Regulated Marijuana Sampling and Testing Program. This Rule 4-240 was previously Rules 4-115, 4-125, and 4-135, 1 CCR 212-3, Rules M and R 1507, 1 CCR 212-1 and 1 CCR 212-2.</w:t>
      </w:r>
    </w:p>
    <w:p w14:paraId="1BD86C86" w14:textId="77777777" w:rsidR="00812D2D" w:rsidRDefault="00812D2D" w:rsidP="00812D2D">
      <w:pPr>
        <w:pStyle w:val="Heading4"/>
      </w:pPr>
      <w:r>
        <w:lastRenderedPageBreak/>
        <w:t>4-240 – Regulated Marijuana Testing Program: Contaminated Product and Failed Test Results and Procedures</w:t>
      </w:r>
    </w:p>
    <w:p w14:paraId="58C81217"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Failed Elemental Impurities Testing of Regulated Marijuana</w:t>
      </w:r>
      <w:del w:id="2057" w:author="Author">
        <w:r>
          <w:rPr>
            <w:color w:val="000000"/>
            <w:u w:val="single"/>
          </w:rPr>
          <w:delText xml:space="preserve"> Flower, Wet Whole Plant, or Trim</w:delText>
        </w:r>
      </w:del>
      <w:r>
        <w:rPr>
          <w:color w:val="000000"/>
        </w:rPr>
        <w:t>. If a Regulated Marijuana Business is notified by the Division or a Regulated Marijuana Testing Facility that a Test Batch failed elemental impurities testing of Regulated Marijuana</w:t>
      </w:r>
      <w:del w:id="2058" w:author="Author">
        <w:r>
          <w:rPr>
            <w:color w:val="000000"/>
          </w:rPr>
          <w:delText xml:space="preserve"> flower, wet whole plant, or trim</w:delText>
        </w:r>
      </w:del>
      <w:r>
        <w:rPr>
          <w:color w:val="000000"/>
        </w:rPr>
        <w:t>, then for each Inventory Tracking System package or Production Batch associated with that failed Test Batch the Regulated Marijuana Business may request that the Regulated Marijuana Testing Facility that reported the original fail conduct two additional analyses of the original Test Batch submitted in accordance with Rule 4-225.</w:t>
      </w:r>
    </w:p>
    <w:p w14:paraId="0E6AEC2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If one or both of the retesting analyses do not pass testing, then the Regulated Marijuana Business must destroy and document the destruction of the Inventory Tracking System package or Production Batch pursuant to Rule 3-230 – Waste Disposal.</w:t>
      </w:r>
    </w:p>
    <w:p w14:paraId="36F247F2"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ins w:id="2059" w:author="Author">
        <w:r>
          <w:rPr>
            <w:color w:val="000000"/>
          </w:rPr>
          <w:t>For R</w:t>
        </w:r>
        <w:r w:rsidRPr="00AE6D80">
          <w:rPr>
            <w:rPrChange w:id="2060" w:author="Author">
              <w:rPr>
                <w:color w:val="000000"/>
              </w:rPr>
            </w:rPrChange>
          </w:rPr>
          <w:t xml:space="preserve">egulated Marijuana flower, trim, wet whole plant and Pre-Rolled Marijuana, </w:t>
        </w:r>
      </w:ins>
      <w:del w:id="2061" w:author="Author">
        <w:r>
          <w:rPr>
            <w:color w:val="000000"/>
          </w:rPr>
          <w:delText>I</w:delText>
        </w:r>
      </w:del>
      <w:ins w:id="2062" w:author="Author">
        <w:r>
          <w:rPr>
            <w:color w:val="000000"/>
          </w:rPr>
          <w:t>i</w:t>
        </w:r>
      </w:ins>
      <w:r>
        <w:rPr>
          <w:color w:val="000000"/>
        </w:rPr>
        <w:t>f one or both of the retesting analyses do not pass testing, then the Licensee may remediate the batch following the rules in subparagraph (C)(3) outlined below.</w:t>
      </w:r>
    </w:p>
    <w:p w14:paraId="07BED61A"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Failed Contaminant Testing</w:t>
      </w:r>
      <w:r>
        <w:rPr>
          <w:color w:val="000000"/>
        </w:rPr>
        <w:t>. If a Regulated Marijuana Business is notified by the Division or a Regulated Marijuana Testing Facility that a Test Batch failed contaminant testing, then for each Inventory Tracking System package or Production Batch associated with that failed Test Batch the Regulated Marijuana Business must destroy, Decontaminate or Remediate the Batch, as described by this Rule 4-240:</w:t>
      </w:r>
    </w:p>
    <w:p w14:paraId="3F2845F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Decontamination</w:t>
      </w:r>
      <w:r>
        <w:rPr>
          <w:color w:val="000000"/>
        </w:rPr>
        <w:t>. In some special circumstances outlined below, batches may be Decontaminated instead of being destroyed. In those circumstances, a Licensee may Decontaminate the batch themselves or may Transfer the Inventory Tracking System package or Production Batch that failed contaminant testing to another Regulated Marijuana Products Manufacturer or Regulated Marijuana Cultivation Facility (except failed Solvent-Based Regulated Marijuana Concentrate, Heat/Pressure-Based Regulated Marijuana Concentrate, and Regulated Marijuana Product) for Decontamination.</w:t>
      </w:r>
    </w:p>
    <w:p w14:paraId="0711CAA3"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types of contaminants and batches that may be decontaminated are outlined below along with any additional stipulations besides those in subparagraph (C)(2) of this Rule. If a contaminant and batch type are not listed below, then the batch may not be decontaminated.</w:t>
      </w:r>
    </w:p>
    <w:p w14:paraId="50978CE1"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ii.</w:t>
      </w:r>
      <w:r>
        <w:rPr>
          <w:color w:val="000000"/>
        </w:rPr>
        <w:tab/>
        <w:t>Failed Microbial Testing of Regulated Marijuana Flower, Wet Whole Plant, Trim, Pre-Rolled Marijuana, and Infused Pre-Rolled Marijuana.</w:t>
      </w:r>
    </w:p>
    <w:p w14:paraId="61048062" w14:textId="77777777" w:rsidR="00812D2D" w:rsidRDefault="00812D2D" w:rsidP="00812D2D">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If the Inventory Tracking System package or Production Batch has undergone Decontamination, then it must also pass a mycotoxin and water activity test prior to Transfer. The mycotoxin and water activity testing must occur after the final Decontamination attempt, but is not required to occur until after the Inventory Tracking System package or Production Batch has passed microbial testing. If a Test Batch fails mycotoxin or water activity testing the Regulated Marijuana Business must follow the failed contaminant testing procedures pursuant to paragraphs (B) and (C) of this Rule.</w:t>
      </w:r>
    </w:p>
    <w:p w14:paraId="04BE17FB" w14:textId="77777777" w:rsidR="00812D2D" w:rsidRDefault="00812D2D" w:rsidP="00812D2D">
      <w:pPr>
        <w:pBdr>
          <w:top w:val="nil"/>
          <w:left w:val="nil"/>
          <w:bottom w:val="nil"/>
          <w:right w:val="nil"/>
          <w:between w:val="nil"/>
        </w:pBdr>
        <w:tabs>
          <w:tab w:val="left" w:pos="720"/>
          <w:tab w:val="left" w:pos="1440"/>
          <w:tab w:val="left" w:pos="2160"/>
        </w:tabs>
        <w:ind w:left="3600" w:hanging="720"/>
        <w:rPr>
          <w:color w:val="000000"/>
        </w:rPr>
      </w:pPr>
      <w:ins w:id="2063" w:author="Author">
        <w:r>
          <w:rPr>
            <w:color w:val="000000"/>
          </w:rPr>
          <w:t>B.</w:t>
        </w:r>
        <w:r>
          <w:rPr>
            <w:color w:val="000000"/>
          </w:rPr>
          <w:tab/>
        </w:r>
      </w:ins>
      <w:del w:id="2064" w:author="Author">
        <w:r>
          <w:rPr>
            <w:color w:val="000000"/>
          </w:rPr>
          <w:delText xml:space="preserve"> </w:delText>
        </w:r>
      </w:del>
      <w:r>
        <w:rPr>
          <w:color w:val="000000"/>
        </w:rPr>
        <w:t>Pursuant to Rule 4–245(B), wet whole plant is exempt from water activity testing.</w:t>
      </w:r>
    </w:p>
    <w:p w14:paraId="0BAAACA3"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Failed Water Activity Testing.</w:t>
      </w:r>
    </w:p>
    <w:p w14:paraId="2DADA263" w14:textId="77777777" w:rsidR="00812D2D" w:rsidRDefault="00812D2D" w:rsidP="00812D2D">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 xml:space="preserve">If the Inventory Tracking System package or Production Batch has undergone Decontamination, then it must also pass a microbial contaminant test prior to Transfer. The microbial contaminant test is not required to occur until after the Inventory Tracking System package or Production Batch has passed water activity testing. If a Test Batch fails microbial contaminant testing, the Regulated Marijuana Business must follow the failed contaminant testing procedures pursuant to paragraph (C) </w:t>
      </w:r>
      <w:ins w:id="2065" w:author="Author">
        <w:r>
          <w:rPr>
            <w:color w:val="000000"/>
          </w:rPr>
          <w:t>of this Rule</w:t>
        </w:r>
      </w:ins>
      <w:del w:id="2066" w:author="Author">
        <w:r>
          <w:rPr>
            <w:color w:val="000000"/>
          </w:rPr>
          <w:delText>above</w:delText>
        </w:r>
      </w:del>
      <w:r>
        <w:rPr>
          <w:color w:val="000000"/>
        </w:rPr>
        <w:t>.</w:t>
      </w:r>
    </w:p>
    <w:p w14:paraId="793B7A2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Remediation</w:t>
      </w:r>
      <w:r>
        <w:rPr>
          <w:color w:val="000000"/>
        </w:rPr>
        <w:t>. In lieu of destroying or Decontaminating the Batch pursuant to subparagraph</w:t>
      </w:r>
      <w:ins w:id="2067" w:author="Author">
        <w:r>
          <w:rPr>
            <w:color w:val="000000"/>
          </w:rPr>
          <w:t>s (C)(1) and</w:t>
        </w:r>
      </w:ins>
      <w:r>
        <w:rPr>
          <w:color w:val="000000"/>
        </w:rPr>
        <w:t xml:space="preserve"> (C)(2) </w:t>
      </w:r>
      <w:ins w:id="2068" w:author="Author">
        <w:r>
          <w:rPr>
            <w:color w:val="000000"/>
          </w:rPr>
          <w:t>of this Rule</w:t>
        </w:r>
      </w:ins>
      <w:del w:id="2069" w:author="Author">
        <w:r>
          <w:rPr>
            <w:color w:val="000000"/>
          </w:rPr>
          <w:delText>above</w:delText>
        </w:r>
      </w:del>
      <w:r>
        <w:rPr>
          <w:color w:val="000000"/>
        </w:rPr>
        <w:t>, in the specific circumstances outlined below, the Regulated Marijuana Business may Remediate the batch themselves or Transfer all Regulated Marijuana from the Inventory Tracking System packages and Production Batches associated with that failed Test Batch to a Regulated Marijuana Products Manufacturer for Remediation pursuant to the following types of Regulated Marijuana listed in subparagraph (C)(3)(c) of this Rule.</w:t>
      </w:r>
    </w:p>
    <w:p w14:paraId="79C9B089"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The types of contaminants and batches that may be Remediated are outlined below along with any additional stipulations besides those in subparagraph (C)(3) of this Rule. If a contaminant and </w:t>
      </w:r>
      <w:r>
        <w:rPr>
          <w:color w:val="000000"/>
        </w:rPr>
        <w:lastRenderedPageBreak/>
        <w:t>batch type are not listed below, then the batch may not be Remediated.</w:t>
      </w:r>
    </w:p>
    <w:p w14:paraId="4986628B"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r>
      <w:r>
        <w:rPr>
          <w:color w:val="000000"/>
          <w:u w:val="single"/>
        </w:rPr>
        <w:t>Failed Contaminant Testing: Elemental Impurities Testing of Regulated Marijuana Flower, Wet Whole Plant,</w:t>
      </w:r>
      <w:ins w:id="2070" w:author="Author">
        <w:r>
          <w:rPr>
            <w:color w:val="000000"/>
            <w:u w:val="single"/>
          </w:rPr>
          <w:t xml:space="preserve"> Pre-Rolled </w:t>
        </w:r>
        <w:r w:rsidRPr="00AE6D80">
          <w:rPr>
            <w:u w:val="single"/>
            <w:rPrChange w:id="2071" w:author="Author">
              <w:rPr>
                <w:color w:val="000000"/>
                <w:u w:val="single"/>
              </w:rPr>
            </w:rPrChange>
          </w:rPr>
          <w:t>Marijuana, Infused Pre-Rolled Marijuana,</w:t>
        </w:r>
      </w:ins>
      <w:r>
        <w:rPr>
          <w:color w:val="000000"/>
          <w:u w:val="single"/>
        </w:rPr>
        <w:t xml:space="preserve"> Physical Separation-Based</w:t>
      </w:r>
      <w:ins w:id="2072" w:author="Author">
        <w:r>
          <w:rPr>
            <w:color w:val="000000"/>
            <w:u w:val="single"/>
          </w:rPr>
          <w:t>, Solvent-Based,</w:t>
        </w:r>
      </w:ins>
      <w:r>
        <w:rPr>
          <w:color w:val="000000"/>
          <w:u w:val="single"/>
        </w:rPr>
        <w:t xml:space="preserve"> and Heat/Pressure-Based Regulated Marijuana Concentrate, and Vaporizer Delivery Device</w:t>
      </w:r>
      <w:r>
        <w:rPr>
          <w:color w:val="000000"/>
        </w:rPr>
        <w:t>.</w:t>
      </w:r>
    </w:p>
    <w:p w14:paraId="437F4231" w14:textId="77777777" w:rsidR="00812D2D" w:rsidRDefault="00812D2D" w:rsidP="00812D2D">
      <w:pPr>
        <w:pBdr>
          <w:top w:val="nil"/>
          <w:left w:val="nil"/>
          <w:bottom w:val="nil"/>
          <w:right w:val="nil"/>
          <w:between w:val="nil"/>
        </w:pBdr>
        <w:tabs>
          <w:tab w:val="left" w:pos="720"/>
          <w:tab w:val="left" w:pos="1440"/>
          <w:tab w:val="left" w:pos="2160"/>
        </w:tabs>
        <w:ind w:left="3600" w:hanging="720"/>
        <w:rPr>
          <w:color w:val="000000"/>
        </w:rPr>
      </w:pPr>
      <w:r>
        <w:rPr>
          <w:color w:val="000000"/>
        </w:rPr>
        <w:t>D.</w:t>
      </w:r>
      <w:r>
        <w:rPr>
          <w:color w:val="000000"/>
        </w:rPr>
        <w:tab/>
        <w:t xml:space="preserve">In addition to all applicable regulations, the Regulated Marijuana Products Manufacturer must comply with </w:t>
      </w:r>
      <w:ins w:id="2073" w:author="Author">
        <w:r>
          <w:rPr>
            <w:color w:val="000000"/>
          </w:rPr>
          <w:t xml:space="preserve">Rules </w:t>
        </w:r>
      </w:ins>
      <w:r>
        <w:rPr>
          <w:color w:val="000000"/>
        </w:rPr>
        <w:t>3-230(C)(1), 5-315(D)(9), and 6-315(D)(9).</w:t>
      </w:r>
    </w:p>
    <w:p w14:paraId="041B2786" w14:textId="77777777" w:rsidR="00812D2D" w:rsidRDefault="00812D2D" w:rsidP="00812D2D">
      <w:pPr>
        <w:pBdr>
          <w:top w:val="nil"/>
          <w:left w:val="nil"/>
          <w:bottom w:val="nil"/>
          <w:right w:val="nil"/>
          <w:between w:val="nil"/>
        </w:pBdr>
        <w:tabs>
          <w:tab w:val="left" w:pos="720"/>
          <w:tab w:val="left" w:pos="1440"/>
          <w:tab w:val="left" w:pos="2160"/>
        </w:tabs>
        <w:ind w:left="3600" w:hanging="720"/>
        <w:rPr>
          <w:color w:val="000000"/>
        </w:rPr>
      </w:pPr>
      <w:r>
        <w:rPr>
          <w:color w:val="000000"/>
        </w:rPr>
        <w:t>E.</w:t>
      </w:r>
      <w:r>
        <w:rPr>
          <w:color w:val="000000"/>
        </w:rPr>
        <w:tab/>
        <w:t>The Regulated Marijuana Concentrate that was manufactured pursuant to subparagraph (C)(3)(c)(</w:t>
      </w:r>
      <w:ins w:id="2074" w:author="Author">
        <w:r>
          <w:rPr>
            <w:color w:val="000000"/>
          </w:rPr>
          <w:t>i</w:t>
        </w:r>
      </w:ins>
      <w:r>
        <w:rPr>
          <w:color w:val="000000"/>
        </w:rPr>
        <w:t>v)(C) of this Rule shall undergo all required contaminant testing pursuant to Rule 4-215 - Regulated Marijuana Testing Program: Contaminant Testing, potency testing pursuant to Rule 4-210 - Regulated Marijuana Testing Program: Potency Testing, and any other testing required or allowed by the Marijuana Code or these Rules, including but not limited to elemental impurities testing. Such testing must comport with the sampling procedures under Rule 4-225.</w:t>
      </w:r>
    </w:p>
    <w:p w14:paraId="20C7EB5D" w14:textId="77777777" w:rsidR="00812D2D" w:rsidRDefault="00812D2D" w:rsidP="00812D2D">
      <w:pPr>
        <w:pStyle w:val="Heading4"/>
      </w:pPr>
      <w:r>
        <w:t>Basis and Purpose – 4-245</w:t>
      </w:r>
    </w:p>
    <w:p w14:paraId="309D24A7" w14:textId="77777777" w:rsidR="00812D2D" w:rsidRDefault="00812D2D" w:rsidP="00812D2D">
      <w:pPr>
        <w:tabs>
          <w:tab w:val="left" w:pos="720"/>
          <w:tab w:val="left" w:pos="1440"/>
        </w:tabs>
      </w:pPr>
      <w: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rules governing the quarantining of potentially contaminated product and the destruction of product that failed contaminant or potency testing for Division’s Regulated Marijuana Sampling and Testing Program. This Rule 4-245 was previously Rule 4-115, 4-125, and 4-135, 1 CCR 212-3, Rules M and R 1507, 1 CCR 212-1 and 1 CCR 212-2.</w:t>
      </w:r>
    </w:p>
    <w:p w14:paraId="1793FAA7" w14:textId="77777777" w:rsidR="00812D2D" w:rsidRDefault="00812D2D" w:rsidP="00812D2D">
      <w:pPr>
        <w:pStyle w:val="Heading4"/>
      </w:pPr>
      <w:r>
        <w:t>4-245 – Regulated Marijuana Testing Program: Exemptions</w:t>
      </w:r>
    </w:p>
    <w:p w14:paraId="2303A64C"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 xml:space="preserve">Potency Testing Exemption for </w:t>
      </w:r>
      <w:ins w:id="2075" w:author="Author">
        <w:r>
          <w:rPr>
            <w:color w:val="000000"/>
            <w:u w:val="single"/>
          </w:rPr>
          <w:t xml:space="preserve">Regulated </w:t>
        </w:r>
      </w:ins>
      <w:r>
        <w:rPr>
          <w:color w:val="000000"/>
          <w:u w:val="single"/>
        </w:rPr>
        <w:t>Marijuana Allocated for Extraction</w:t>
      </w:r>
      <w:r>
        <w:rPr>
          <w:color w:val="000000"/>
        </w:rPr>
        <w:t>. Any Regulated Marijuana that will be allocated for extraction in the Inventory Tracking System shall be considered exempt from potency testing pursuant to this Rule.</w:t>
      </w:r>
    </w:p>
    <w:p w14:paraId="7647504B" w14:textId="77777777" w:rsidR="00812D2D" w:rsidRDefault="00812D2D" w:rsidP="00812D2D">
      <w:pPr>
        <w:pStyle w:val="Heading2"/>
      </w:pPr>
      <w:bookmarkStart w:id="2076" w:name="_heading=h.vu41aauccxl5" w:colFirst="0" w:colLast="0"/>
      <w:bookmarkEnd w:id="2076"/>
      <w:r>
        <w:lastRenderedPageBreak/>
        <w:t>Part 5 – Medical Marijuana Business License Types</w:t>
      </w:r>
    </w:p>
    <w:p w14:paraId="28E04D27" w14:textId="77777777" w:rsidR="00812D2D" w:rsidRDefault="00812D2D" w:rsidP="00812D2D">
      <w:pPr>
        <w:pStyle w:val="Heading3"/>
      </w:pPr>
      <w:r>
        <w:t>5-100 Series – Medical Marijuana Stores</w:t>
      </w:r>
    </w:p>
    <w:p w14:paraId="3FFC870B" w14:textId="77777777" w:rsidR="00812D2D" w:rsidRDefault="00812D2D" w:rsidP="00812D2D">
      <w:pPr>
        <w:pStyle w:val="Heading4"/>
      </w:pPr>
      <w:r>
        <w:t>Basis and Purpose – 5-105</w:t>
      </w:r>
    </w:p>
    <w:p w14:paraId="55D57B79" w14:textId="77777777" w:rsidR="00812D2D" w:rsidRDefault="00812D2D" w:rsidP="00812D2D">
      <w:pPr>
        <w:tabs>
          <w:tab w:val="left" w:pos="720"/>
          <w:tab w:val="left" w:pos="1440"/>
        </w:tabs>
      </w:pPr>
      <w:bookmarkStart w:id="2077" w:name="_heading=h.7lw39x9116r" w:colFirst="0" w:colLast="0"/>
      <w:bookmarkEnd w:id="2077"/>
      <w:r>
        <w:t>The statutory authority for this rule includes but is not limited to sections 44-10-202(1)(c), 44-10-203(1)(k), 44-10-203(2)(d)(I)-(VI), 44-10-313(7), 44-10-313(4), 44-10-313(14), 44-10-401(2)(a)(I), 44-10-501, and 44-10-505, C.R.S. The purpose of this rule is to establish a Medical Marijuana Store’s license privileges. This Rule 5-105 was previously Rule M 401, 1 CCR 212-1.</w:t>
      </w:r>
    </w:p>
    <w:p w14:paraId="79EEBFEC" w14:textId="77777777" w:rsidR="00812D2D" w:rsidRDefault="00812D2D" w:rsidP="00812D2D">
      <w:pPr>
        <w:pStyle w:val="Heading4"/>
      </w:pPr>
      <w:r>
        <w:t>5-105 – Medical Marijuana Store: License Privileges</w:t>
      </w:r>
    </w:p>
    <w:p w14:paraId="5745C14F"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J.</w:t>
      </w:r>
      <w:r>
        <w:rPr>
          <w:color w:val="000000"/>
        </w:rPr>
        <w:tab/>
      </w:r>
      <w:r>
        <w:rPr>
          <w:color w:val="000000"/>
          <w:u w:val="single"/>
        </w:rPr>
        <w:t>Automated Dispensing Machines</w:t>
      </w:r>
      <w:r>
        <w:rPr>
          <w:color w:val="000000"/>
        </w:rPr>
        <w:t>. A Medical Marijuana Store may use an automated machine in the Restricted Access Area of its Licensed Premises to dispense Regulated Marijuana to patients without interaction with an Owner Licensee or Employee Licensee if the automated machine is reasonably monitored and complies with all requirements of these rules including but not limited to:</w:t>
      </w:r>
    </w:p>
    <w:p w14:paraId="2A15E83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Health and safety standards</w:t>
      </w:r>
      <w:sdt>
        <w:sdtPr>
          <w:tag w:val="goog_rdk_0"/>
          <w:id w:val="-1837291135"/>
        </w:sdtPr>
        <w:sdtContent>
          <w:ins w:id="2078" w:author="Author">
            <w:r>
              <w:rPr>
                <w:color w:val="000000"/>
              </w:rPr>
              <w:t>;</w:t>
            </w:r>
          </w:ins>
        </w:sdtContent>
      </w:sdt>
      <w:sdt>
        <w:sdtPr>
          <w:tag w:val="goog_rdk_1"/>
          <w:id w:val="-1402355437"/>
        </w:sdtPr>
        <w:sdtContent>
          <w:del w:id="2079" w:author="Author">
            <w:r>
              <w:rPr>
                <w:color w:val="000000"/>
              </w:rPr>
              <w:delText>,</w:delText>
            </w:r>
          </w:del>
        </w:sdtContent>
      </w:sdt>
    </w:p>
    <w:p w14:paraId="257A4AC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Testing</w:t>
      </w:r>
      <w:sdt>
        <w:sdtPr>
          <w:tag w:val="goog_rdk_2"/>
          <w:id w:val="2027918060"/>
        </w:sdtPr>
        <w:sdtContent>
          <w:ins w:id="2080" w:author="Author">
            <w:r>
              <w:rPr>
                <w:color w:val="000000"/>
              </w:rPr>
              <w:t>;</w:t>
            </w:r>
          </w:ins>
        </w:sdtContent>
      </w:sdt>
      <w:sdt>
        <w:sdtPr>
          <w:tag w:val="goog_rdk_3"/>
          <w:id w:val="1107446493"/>
        </w:sdtPr>
        <w:sdtContent>
          <w:del w:id="2081" w:author="Author">
            <w:r>
              <w:rPr>
                <w:color w:val="000000"/>
              </w:rPr>
              <w:delText>,</w:delText>
            </w:r>
          </w:del>
        </w:sdtContent>
      </w:sdt>
    </w:p>
    <w:p w14:paraId="5F93114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Packaging and labeling requirements</w:t>
      </w:r>
      <w:sdt>
        <w:sdtPr>
          <w:tag w:val="goog_rdk_4"/>
          <w:id w:val="-1370461829"/>
        </w:sdtPr>
        <w:sdtContent>
          <w:ins w:id="2082" w:author="Author">
            <w:r>
              <w:rPr>
                <w:color w:val="000000"/>
              </w:rPr>
              <w:t>;</w:t>
            </w:r>
          </w:ins>
        </w:sdtContent>
      </w:sdt>
      <w:sdt>
        <w:sdtPr>
          <w:tag w:val="goog_rdk_5"/>
          <w:id w:val="-2113721095"/>
        </w:sdtPr>
        <w:sdtContent>
          <w:del w:id="2083" w:author="Author">
            <w:r>
              <w:rPr>
                <w:color w:val="000000"/>
              </w:rPr>
              <w:delText>,</w:delText>
            </w:r>
          </w:del>
        </w:sdtContent>
      </w:sdt>
    </w:p>
    <w:p w14:paraId="280B977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Inventory tracking</w:t>
      </w:r>
      <w:sdt>
        <w:sdtPr>
          <w:tag w:val="goog_rdk_6"/>
          <w:id w:val="483869393"/>
        </w:sdtPr>
        <w:sdtContent>
          <w:ins w:id="2084" w:author="Author">
            <w:r>
              <w:rPr>
                <w:color w:val="000000"/>
              </w:rPr>
              <w:t>;</w:t>
            </w:r>
          </w:ins>
        </w:sdtContent>
      </w:sdt>
      <w:sdt>
        <w:sdtPr>
          <w:tag w:val="goog_rdk_7"/>
          <w:id w:val="493778444"/>
        </w:sdtPr>
        <w:sdtContent>
          <w:del w:id="2085" w:author="Author">
            <w:r>
              <w:rPr>
                <w:color w:val="000000"/>
              </w:rPr>
              <w:delText>,</w:delText>
            </w:r>
          </w:del>
        </w:sdtContent>
      </w:sdt>
    </w:p>
    <w:p w14:paraId="5FBF21B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Identification requirements</w:t>
      </w:r>
      <w:sdt>
        <w:sdtPr>
          <w:tag w:val="goog_rdk_8"/>
          <w:id w:val="-1136718513"/>
        </w:sdtPr>
        <w:sdtContent>
          <w:ins w:id="2086" w:author="Author">
            <w:r>
              <w:rPr>
                <w:color w:val="000000"/>
              </w:rPr>
              <w:t>;</w:t>
            </w:r>
          </w:ins>
        </w:sdtContent>
      </w:sdt>
      <w:sdt>
        <w:sdtPr>
          <w:tag w:val="goog_rdk_9"/>
          <w:id w:val="1297597365"/>
        </w:sdtPr>
        <w:sdtContent>
          <w:del w:id="2087" w:author="Author">
            <w:r>
              <w:rPr>
                <w:color w:val="000000"/>
              </w:rPr>
              <w:delText>,</w:delText>
            </w:r>
          </w:del>
        </w:sdtContent>
      </w:sdt>
      <w:r>
        <w:rPr>
          <w:color w:val="000000"/>
        </w:rPr>
        <w:t xml:space="preserve"> and</w:t>
      </w:r>
    </w:p>
    <w:p w14:paraId="427DA07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Transfer limits to patients.</w:t>
      </w:r>
    </w:p>
    <w:p w14:paraId="688171B5" w14:textId="77777777" w:rsidR="00812D2D" w:rsidRDefault="00812D2D" w:rsidP="00812D2D">
      <w:pPr>
        <w:pStyle w:val="Heading4"/>
      </w:pPr>
      <w:r>
        <w:t>5-110 – Registration of a Primary Medical Marijuana Store – Repealed.</w:t>
      </w:r>
    </w:p>
    <w:p w14:paraId="48F4185A" w14:textId="77777777" w:rsidR="00812D2D" w:rsidRDefault="00812D2D" w:rsidP="00812D2D">
      <w:pPr>
        <w:pStyle w:val="Heading4"/>
      </w:pPr>
      <w:r>
        <w:t>Basis and Purpose – 5-115</w:t>
      </w:r>
    </w:p>
    <w:p w14:paraId="5757083D" w14:textId="77777777" w:rsidR="00812D2D" w:rsidRDefault="00812D2D" w:rsidP="00812D2D">
      <w:pPr>
        <w:tabs>
          <w:tab w:val="left" w:pos="720"/>
          <w:tab w:val="left" w:pos="1440"/>
        </w:tabs>
      </w:pPr>
      <w:r>
        <w:t>The statutory authority for this includes but is not limited to sections 44-10-202(1)(c), 44-10-203(1)(k), 44-10-313(7), 44-10-313(4), 44-10-401(2)(a)(I), 44-10-501, and 44-10-505, 44-10-501(10) C.R.S. Authority also exists in the Colorado Constitution at Article XVIII, Subsection 14(4). The purpose of this rule is to clarify those acts that are prohibited, or limited in some fashion, by a licensed Medical Marijuana Store.</w:t>
      </w:r>
    </w:p>
    <w:p w14:paraId="40E3FA4E" w14:textId="77777777" w:rsidR="00812D2D" w:rsidRDefault="00812D2D" w:rsidP="00812D2D">
      <w:pPr>
        <w:tabs>
          <w:tab w:val="left" w:pos="720"/>
          <w:tab w:val="left" w:pos="1440"/>
        </w:tabs>
      </w:pPr>
      <w:r>
        <w:t>The sales limitations provision reflects the sales limitation imposed by statute. Clarifying the limitations on sales provides Medical Marijuana Stores and their employees with necessary information to avoid being complicit in a patient acquiring more Medical Marijuana than is lawful under the Colorado Constitution pursuant to Article XVIII, Subsection 14(4).</w:t>
      </w:r>
    </w:p>
    <w:p w14:paraId="05065CA1" w14:textId="77777777" w:rsidR="00812D2D" w:rsidRDefault="00812D2D" w:rsidP="00812D2D">
      <w:pPr>
        <w:tabs>
          <w:tab w:val="left" w:pos="720"/>
          <w:tab w:val="left" w:pos="1440"/>
        </w:tabs>
      </w:pPr>
      <w:bookmarkStart w:id="2088" w:name="_heading=h.il4f6sr4pxjl" w:colFirst="0" w:colLast="0"/>
      <w:bookmarkEnd w:id="2088"/>
      <w:r>
        <w:lastRenderedPageBreak/>
        <w:t>This Rule 5-115 was previously Rule M 403, 1 CCR 212-1.</w:t>
      </w:r>
    </w:p>
    <w:p w14:paraId="601C3B3E" w14:textId="77777777" w:rsidR="00812D2D" w:rsidRDefault="00812D2D" w:rsidP="00812D2D">
      <w:pPr>
        <w:pStyle w:val="Heading4"/>
      </w:pPr>
      <w:r>
        <w:t>5-115 – Medical Marijuana Sales: General Limitations or Prohibited Acts</w:t>
      </w:r>
    </w:p>
    <w:p w14:paraId="3619A08D"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Patient Sales Requirements</w:t>
      </w:r>
      <w:r>
        <w:rPr>
          <w:color w:val="000000"/>
        </w:rPr>
        <w:t xml:space="preserve">. A Medical Marijuana Store shall comply with the sales and </w:t>
      </w:r>
      <w:sdt>
        <w:sdtPr>
          <w:tag w:val="goog_rdk_10"/>
          <w:id w:val="-1924524238"/>
        </w:sdtPr>
        <w:sdtContent>
          <w:del w:id="2089" w:author="Author">
            <w:r>
              <w:rPr>
                <w:color w:val="000000"/>
              </w:rPr>
              <w:delText>I</w:delText>
            </w:r>
          </w:del>
        </w:sdtContent>
      </w:sdt>
      <w:sdt>
        <w:sdtPr>
          <w:tag w:val="goog_rdk_11"/>
          <w:id w:val="-2097195704"/>
        </w:sdtPr>
        <w:sdtContent>
          <w:sdt>
            <w:sdtPr>
              <w:tag w:val="goog_rdk_12"/>
              <w:id w:val="1327443627"/>
            </w:sdtPr>
            <w:sdtContent>
              <w:ins w:id="2090" w:author="Author">
                <w:r w:rsidRPr="00AE6D80">
                  <w:rPr>
                    <w:rPrChange w:id="2091" w:author="Author">
                      <w:rPr>
                        <w:color w:val="000000"/>
                      </w:rPr>
                    </w:rPrChange>
                  </w:rPr>
                  <w:t>i</w:t>
                </w:r>
              </w:ins>
            </w:sdtContent>
          </w:sdt>
        </w:sdtContent>
      </w:sdt>
      <w:r>
        <w:rPr>
          <w:color w:val="000000"/>
        </w:rPr>
        <w:t xml:space="preserve">nventory </w:t>
      </w:r>
      <w:sdt>
        <w:sdtPr>
          <w:tag w:val="goog_rdk_13"/>
          <w:id w:val="743767812"/>
        </w:sdtPr>
        <w:sdtContent>
          <w:del w:id="2092" w:author="Author">
            <w:r>
              <w:rPr>
                <w:color w:val="000000"/>
              </w:rPr>
              <w:delText>T</w:delText>
            </w:r>
          </w:del>
        </w:sdtContent>
      </w:sdt>
      <w:sdt>
        <w:sdtPr>
          <w:tag w:val="goog_rdk_14"/>
          <w:id w:val="-639619227"/>
        </w:sdtPr>
        <w:sdtContent>
          <w:sdt>
            <w:sdtPr>
              <w:tag w:val="goog_rdk_15"/>
              <w:id w:val="-860002725"/>
            </w:sdtPr>
            <w:sdtContent>
              <w:ins w:id="2093" w:author="Author">
                <w:r w:rsidRPr="00AE6D80">
                  <w:rPr>
                    <w:rPrChange w:id="2094" w:author="Author">
                      <w:rPr>
                        <w:color w:val="000000"/>
                      </w:rPr>
                    </w:rPrChange>
                  </w:rPr>
                  <w:t>t</w:t>
                </w:r>
              </w:ins>
            </w:sdtContent>
          </w:sdt>
        </w:sdtContent>
      </w:sdt>
      <w:r>
        <w:rPr>
          <w:color w:val="000000"/>
        </w:rPr>
        <w:t>racking requirements in Rule 5-125.</w:t>
      </w:r>
    </w:p>
    <w:p w14:paraId="103111B3"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bookmarkStart w:id="2095" w:name="_heading=h.3uhvubakkcnl" w:colFirst="0" w:colLast="0"/>
      <w:bookmarkEnd w:id="2095"/>
      <w:r>
        <w:rPr>
          <w:color w:val="000000"/>
        </w:rPr>
        <w:t>L.</w:t>
      </w:r>
      <w:r>
        <w:rPr>
          <w:color w:val="000000"/>
        </w:rPr>
        <w:tab/>
      </w:r>
      <w:r>
        <w:rPr>
          <w:color w:val="000000"/>
          <w:u w:val="single"/>
        </w:rPr>
        <w:t>Corrective and Preventive Action</w:t>
      </w:r>
      <w:r>
        <w:rPr>
          <w:color w:val="000000"/>
        </w:rPr>
        <w:t xml:space="preserve">. Medical Marijuana Store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w:t>
      </w:r>
      <w:sdt>
        <w:sdtPr>
          <w:tag w:val="goog_rdk_16"/>
          <w:id w:val="1468764183"/>
        </w:sdtPr>
        <w:sdtContent>
          <w:r w:rsidRPr="00AE6D80">
            <w:rPr>
              <w:i/>
              <w:iCs/>
              <w:color w:val="000000"/>
              <w:rPrChange w:id="2096" w:author="Author">
                <w:rPr>
                  <w:color w:val="000000"/>
                </w:rPr>
              </w:rPrChange>
            </w:rPr>
            <w:t>See</w:t>
          </w:r>
        </w:sdtContent>
      </w:sdt>
      <w:r>
        <w:rPr>
          <w:color w:val="000000"/>
        </w:rPr>
        <w:t xml:space="preserve"> Rule 3-905. The written procedures shall include requirements, as appropriate, for:</w:t>
      </w:r>
    </w:p>
    <w:p w14:paraId="4580B6A6" w14:textId="77777777" w:rsidR="00812D2D" w:rsidRDefault="00812D2D" w:rsidP="00812D2D">
      <w:pPr>
        <w:pStyle w:val="Heading4"/>
      </w:pPr>
      <w:r>
        <w:t>Basis and Purpose– 5-125</w:t>
      </w:r>
    </w:p>
    <w:p w14:paraId="75EBE81A" w14:textId="77777777" w:rsidR="00812D2D" w:rsidRDefault="00812D2D" w:rsidP="00812D2D">
      <w:pPr>
        <w:tabs>
          <w:tab w:val="left" w:pos="720"/>
          <w:tab w:val="left" w:pos="1440"/>
        </w:tabs>
      </w:pPr>
      <w:r>
        <w:t>The statutory authority for this rule includes but is not limited to sections 44-10-202(1)(c), 44-10-203(1)(k), 44-10-203(2)(d)(I)-(VI), 44-10-313(7), 44-10-313(4), 44-10-401(2)(a)(I), 44-10-501, and 44-10-505, C.R.S. The purpose of this rule is to identify Medical Marijuana Store sales requirements including patient quantity limits, Inventory Tracking System requirements to identify discrepancies with daily authorized quantity limits and THC potency authorizations and to require that Medical Marijuana Stores provide an educational resource to patients regarding the use of Medical Marijuana Concentrate.</w:t>
      </w:r>
    </w:p>
    <w:p w14:paraId="76341990" w14:textId="77777777" w:rsidR="00812D2D" w:rsidRDefault="00812D2D" w:rsidP="00812D2D">
      <w:pPr>
        <w:pStyle w:val="Heading4"/>
      </w:pPr>
      <w:r>
        <w:t>5-125 – Patient Sale Requirements</w:t>
      </w:r>
    </w:p>
    <w:p w14:paraId="47C5ADB6"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Sales Limitations</w:t>
      </w:r>
      <w:r>
        <w:rPr>
          <w:color w:val="000000"/>
        </w:rPr>
        <w:t>.</w:t>
      </w:r>
    </w:p>
    <w:p w14:paraId="05A5F77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A Medical Marijuana Store and its employees shall not sell to a patient in a single business day, individually or in any combination, more than:</w:t>
      </w:r>
    </w:p>
    <w:p w14:paraId="4B132343"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Two ounces of Medical Marijuana flower; or</w:t>
      </w:r>
    </w:p>
    <w:p w14:paraId="383CA06D"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Eight grams of Medical Marijuana Concentrate for a patient 21 years old of age or older, or two grams of Medical Marijuana Concentrate for a patient between 18 and 20 years old; or</w:t>
      </w:r>
    </w:p>
    <w:p w14:paraId="08E33C55"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Medical Marijuana Products containing a combined total of 20,000 mg </w:t>
      </w:r>
      <w:sdt>
        <w:sdtPr>
          <w:tag w:val="goog_rdk_17"/>
          <w:id w:val="-1465432500"/>
        </w:sdtPr>
        <w:sdtContent>
          <w:ins w:id="2097" w:author="Author">
            <w:r>
              <w:rPr>
                <w:color w:val="000000"/>
              </w:rPr>
              <w:t>Total THC</w:t>
            </w:r>
          </w:ins>
        </w:sdtContent>
      </w:sdt>
      <w:r>
        <w:rPr>
          <w:color w:val="000000"/>
        </w:rPr>
        <w:t>.</w:t>
      </w:r>
    </w:p>
    <w:p w14:paraId="108E4E5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Exemptions to Sales Limitations</w:t>
      </w:r>
      <w:r>
        <w:rPr>
          <w:color w:val="000000"/>
        </w:rPr>
        <w:t>.</w:t>
      </w:r>
    </w:p>
    <w:p w14:paraId="3E6021B1"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 Medical Marijuana Store may sell Medical Marijuana or Medical Marijuana Product in an amount that exceeds the sales limitation in subparagraph (A)(1) of this Rule if:</w:t>
      </w:r>
    </w:p>
    <w:p w14:paraId="08F96516"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iv.</w:t>
      </w:r>
      <w:r>
        <w:rPr>
          <w:color w:val="000000"/>
        </w:rPr>
        <w:tab/>
      </w:r>
      <w:sdt>
        <w:sdtPr>
          <w:tag w:val="goog_rdk_18"/>
          <w:id w:val="206555109"/>
        </w:sdtPr>
        <w:sdtContent>
          <w:del w:id="2098" w:author="Author">
            <w:r>
              <w:rPr>
                <w:color w:val="000000"/>
              </w:rPr>
              <w:delText>If t</w:delText>
            </w:r>
          </w:del>
        </w:sdtContent>
      </w:sdt>
      <w:sdt>
        <w:sdtPr>
          <w:tag w:val="goog_rdk_19"/>
          <w:id w:val="-1322931800"/>
        </w:sdtPr>
        <w:sdtContent>
          <w:sdt>
            <w:sdtPr>
              <w:tag w:val="goog_rdk_20"/>
              <w:id w:val="1250990735"/>
            </w:sdtPr>
            <w:sdtContent>
              <w:ins w:id="2099" w:author="Author">
                <w:r w:rsidRPr="00AE6D80">
                  <w:rPr>
                    <w:rPrChange w:id="2100" w:author="Author">
                      <w:rPr>
                        <w:color w:val="000000"/>
                      </w:rPr>
                    </w:rPrChange>
                  </w:rPr>
                  <w:t>T</w:t>
                </w:r>
              </w:ins>
            </w:sdtContent>
          </w:sdt>
        </w:sdtContent>
      </w:sdt>
      <w:r>
        <w:rPr>
          <w:color w:val="000000"/>
        </w:rPr>
        <w:t>he patient is homebound, with a physician recommendation exempting the patient from the Medical Marijuana Concentrate sales limitation, the patient is not required to register with a Medical Marijuana Store.</w:t>
      </w:r>
    </w:p>
    <w:p w14:paraId="62A7B20A"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Inventory Tracking Requirements</w:t>
      </w:r>
      <w:r>
        <w:rPr>
          <w:color w:val="000000"/>
        </w:rPr>
        <w:t>.</w:t>
      </w:r>
    </w:p>
    <w:p w14:paraId="56661A8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 xml:space="preserve">Before </w:t>
      </w:r>
      <w:sdt>
        <w:sdtPr>
          <w:tag w:val="goog_rdk_21"/>
          <w:id w:val="-962638037"/>
        </w:sdtPr>
        <w:sdtContent>
          <w:del w:id="2101" w:author="Author">
            <w:r>
              <w:rPr>
                <w:color w:val="000000"/>
              </w:rPr>
              <w:delText>C</w:delText>
            </w:r>
          </w:del>
        </w:sdtContent>
      </w:sdt>
      <w:sdt>
        <w:sdtPr>
          <w:tag w:val="goog_rdk_22"/>
          <w:id w:val="709599918"/>
        </w:sdtPr>
        <w:sdtContent>
          <w:sdt>
            <w:sdtPr>
              <w:tag w:val="goog_rdk_23"/>
              <w:id w:val="-839733511"/>
            </w:sdtPr>
            <w:sdtContent>
              <w:ins w:id="2102" w:author="Author">
                <w:r w:rsidRPr="00AE6D80">
                  <w:rPr>
                    <w:rPrChange w:id="2103" w:author="Author">
                      <w:rPr>
                        <w:color w:val="000000"/>
                      </w:rPr>
                    </w:rPrChange>
                  </w:rPr>
                  <w:t>c</w:t>
                </w:r>
              </w:ins>
            </w:sdtContent>
          </w:sdt>
        </w:sdtContent>
      </w:sdt>
      <w:r>
        <w:rPr>
          <w:color w:val="000000"/>
        </w:rPr>
        <w:t>ompleting a Transfer of Medical Marijuana to a patient, a Medical Marijuana Store and its Employee Licensee shall access and retrieve real-time sales data based on the patient identification number to verify that a sale to the patient will not exceed the daily authorized sales limit. The Medical Marijuana Store and Employee Licensee shall decline to complete the Transfer of Medical Marijuana to the patient if it would exceed the patient’s daily authorized purchase limit which may be determined by a user error message from the Inventory Tracking System.</w:t>
      </w:r>
    </w:p>
    <w:p w14:paraId="261562CC" w14:textId="77777777" w:rsidR="00812D2D" w:rsidRDefault="00812D2D" w:rsidP="00812D2D">
      <w:pPr>
        <w:pStyle w:val="Heading3"/>
      </w:pPr>
      <w:r>
        <w:t>5-200 Series – Medical Marijuana Cultivation Facilities</w:t>
      </w:r>
    </w:p>
    <w:p w14:paraId="1D7C0234" w14:textId="77777777" w:rsidR="00812D2D" w:rsidRDefault="00812D2D" w:rsidP="00812D2D">
      <w:pPr>
        <w:pStyle w:val="Heading4"/>
      </w:pPr>
      <w:r>
        <w:t>Basis and Purpose – 5-205</w:t>
      </w:r>
    </w:p>
    <w:p w14:paraId="396D536B" w14:textId="77777777" w:rsidR="00812D2D" w:rsidRDefault="00812D2D" w:rsidP="00812D2D">
      <w:pPr>
        <w:tabs>
          <w:tab w:val="left" w:pos="720"/>
          <w:tab w:val="left" w:pos="1440"/>
        </w:tabs>
      </w:pPr>
      <w:bookmarkStart w:id="2104" w:name="_heading=h.ikuyl79xyo1f" w:colFirst="0" w:colLast="0"/>
      <w:bookmarkEnd w:id="2104"/>
      <w:r>
        <w:t>The statutory authority for this rule includes but is not limited to sections 44-10-202(1)(c), 44-10-203(1)(k), 44-10-401(2)(a)(II), 44-10-313, 44-10-502, and 44-10-503, C.R.S. The purpose of this rule is to establish a Medical Marijuana Cultivation Facility’s license privileges in addition to the privileges outlined in these rules. This Rule 5-205 was previously Rule M 501, 1 CCR 212-1.</w:t>
      </w:r>
    </w:p>
    <w:p w14:paraId="3225F123" w14:textId="77777777" w:rsidR="00812D2D" w:rsidRDefault="00812D2D" w:rsidP="00812D2D">
      <w:pPr>
        <w:pStyle w:val="Heading4"/>
      </w:pPr>
      <w:r>
        <w:t>5-205 – Medical Marijuana Cultivation Facility: License Privileges</w:t>
      </w:r>
    </w:p>
    <w:p w14:paraId="74A08734"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H.</w:t>
      </w:r>
      <w:r>
        <w:rPr>
          <w:color w:val="000000"/>
        </w:rPr>
        <w:tab/>
      </w:r>
      <w:r>
        <w:rPr>
          <w:color w:val="000000"/>
          <w:u w:val="single"/>
        </w:rPr>
        <w:t>Centralized Distribution Permit</w:t>
      </w:r>
      <w:r>
        <w:rPr>
          <w:color w:val="000000"/>
        </w:rPr>
        <w:t>. A Medical Marijuana Cultivation Facility may apply to the State Licensing Authority for a Centralized Distribution Permit for authorization to temporarily store Medical Marijuana Concentrate and Medical Marijuana Product received from a Medical Marijuana Products Manufacturer for the sole purpose of Transfer to commonly owned Medical Marijuana Stores.</w:t>
      </w:r>
    </w:p>
    <w:p w14:paraId="4D6FDEA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 xml:space="preserve">To apply for a Centralized Distribution Permit, a Medical Marijuana Cultivation Facility may submit an </w:t>
      </w:r>
      <w:sdt>
        <w:sdtPr>
          <w:tag w:val="goog_rdk_24"/>
          <w:id w:val="-662000314"/>
        </w:sdtPr>
        <w:sdtContent>
          <w:del w:id="2105" w:author="Author">
            <w:r>
              <w:rPr>
                <w:color w:val="000000"/>
              </w:rPr>
              <w:delText>addendum to</w:delText>
            </w:r>
          </w:del>
        </w:sdtContent>
      </w:sdt>
      <w:sdt>
        <w:sdtPr>
          <w:tag w:val="goog_rdk_25"/>
          <w:id w:val="628183366"/>
        </w:sdtPr>
        <w:sdtContent>
          <w:sdt>
            <w:sdtPr>
              <w:tag w:val="goog_rdk_26"/>
              <w:id w:val="-681067678"/>
            </w:sdtPr>
            <w:sdtContent>
              <w:ins w:id="2106" w:author="Author">
                <w:r w:rsidRPr="00AE6D80">
                  <w:rPr>
                    <w:rPrChange w:id="2107" w:author="Author">
                      <w:rPr>
                        <w:color w:val="000000"/>
                      </w:rPr>
                    </w:rPrChange>
                  </w:rPr>
                  <w:t>application with</w:t>
                </w:r>
              </w:ins>
            </w:sdtContent>
          </w:sdt>
        </w:sdtContent>
      </w:sdt>
      <w:r>
        <w:rPr>
          <w:color w:val="000000"/>
        </w:rPr>
        <w:t xml:space="preserve"> its new or renewal application or a separate </w:t>
      </w:r>
      <w:sdt>
        <w:sdtPr>
          <w:tag w:val="goog_rdk_27"/>
          <w:id w:val="1846308561"/>
        </w:sdtPr>
        <w:sdtContent>
          <w:del w:id="2108" w:author="Author">
            <w:r>
              <w:rPr>
                <w:color w:val="000000"/>
              </w:rPr>
              <w:delText>addendum</w:delText>
            </w:r>
          </w:del>
        </w:sdtContent>
      </w:sdt>
      <w:sdt>
        <w:sdtPr>
          <w:tag w:val="goog_rdk_28"/>
          <w:id w:val="1796193095"/>
        </w:sdtPr>
        <w:sdtContent>
          <w:sdt>
            <w:sdtPr>
              <w:tag w:val="goog_rdk_29"/>
              <w:id w:val="876087593"/>
            </w:sdtPr>
            <w:sdtContent>
              <w:ins w:id="2109" w:author="Author">
                <w:r w:rsidRPr="00AE6D80">
                  <w:rPr>
                    <w:rPrChange w:id="2110" w:author="Author">
                      <w:rPr>
                        <w:color w:val="000000"/>
                      </w:rPr>
                    </w:rPrChange>
                  </w:rPr>
                  <w:t>application</w:t>
                </w:r>
              </w:ins>
            </w:sdtContent>
          </w:sdt>
        </w:sdtContent>
      </w:sdt>
      <w:r>
        <w:rPr>
          <w:color w:val="000000"/>
        </w:rPr>
        <w:t xml:space="preserve"> prior to a renewal application on forms prepared by the Division to request a Centralized Distribution Permit. The Medical Marijuana Cultivation Facility shall send a copy of its Centralized Distribution Permit </w:t>
      </w:r>
      <w:sdt>
        <w:sdtPr>
          <w:tag w:val="goog_rdk_30"/>
          <w:id w:val="560877539"/>
        </w:sdtPr>
        <w:sdtContent>
          <w:del w:id="2111" w:author="Author">
            <w:r>
              <w:rPr>
                <w:color w:val="000000"/>
              </w:rPr>
              <w:delText>addendum</w:delText>
            </w:r>
          </w:del>
        </w:sdtContent>
      </w:sdt>
      <w:sdt>
        <w:sdtPr>
          <w:tag w:val="goog_rdk_31"/>
          <w:id w:val="447280452"/>
        </w:sdtPr>
        <w:sdtContent>
          <w:sdt>
            <w:sdtPr>
              <w:tag w:val="goog_rdk_32"/>
              <w:id w:val="-503432716"/>
            </w:sdtPr>
            <w:sdtContent>
              <w:ins w:id="2112" w:author="Author">
                <w:r w:rsidRPr="00AE6D80">
                  <w:rPr>
                    <w:rPrChange w:id="2113" w:author="Author">
                      <w:rPr>
                        <w:color w:val="000000"/>
                      </w:rPr>
                    </w:rPrChange>
                  </w:rPr>
                  <w:t>application</w:t>
                </w:r>
              </w:ins>
            </w:sdtContent>
          </w:sdt>
        </w:sdtContent>
      </w:sdt>
      <w:r>
        <w:rPr>
          <w:color w:val="000000"/>
        </w:rPr>
        <w:t xml:space="preserve"> to the Local Licensing Authority in the jurisdiction in which the Centralized Distribution Permit is proposed at the same time it submits the </w:t>
      </w:r>
      <w:sdt>
        <w:sdtPr>
          <w:tag w:val="goog_rdk_33"/>
          <w:id w:val="-1033533249"/>
        </w:sdtPr>
        <w:sdtContent>
          <w:del w:id="2114" w:author="Author">
            <w:r>
              <w:rPr>
                <w:color w:val="000000"/>
              </w:rPr>
              <w:delText>addendum</w:delText>
            </w:r>
          </w:del>
        </w:sdtContent>
      </w:sdt>
      <w:sdt>
        <w:sdtPr>
          <w:tag w:val="goog_rdk_34"/>
          <w:id w:val="383726954"/>
        </w:sdtPr>
        <w:sdtContent>
          <w:sdt>
            <w:sdtPr>
              <w:tag w:val="goog_rdk_35"/>
              <w:id w:val="-1092101088"/>
            </w:sdtPr>
            <w:sdtContent>
              <w:ins w:id="2115" w:author="Author">
                <w:r w:rsidRPr="00AE6D80">
                  <w:rPr>
                    <w:rPrChange w:id="2116" w:author="Author">
                      <w:rPr>
                        <w:color w:val="000000"/>
                      </w:rPr>
                    </w:rPrChange>
                  </w:rPr>
                  <w:t>application</w:t>
                </w:r>
              </w:ins>
            </w:sdtContent>
          </w:sdt>
        </w:sdtContent>
      </w:sdt>
      <w:r>
        <w:rPr>
          <w:color w:val="000000"/>
        </w:rPr>
        <w:t xml:space="preserve"> to the State Licensing Authority.</w:t>
      </w:r>
    </w:p>
    <w:p w14:paraId="57BCD9B9" w14:textId="77777777" w:rsidR="00812D2D" w:rsidRDefault="00812D2D" w:rsidP="00812D2D">
      <w:pPr>
        <w:pStyle w:val="Heading4"/>
      </w:pPr>
      <w:r>
        <w:t>Basis and Purpose – 5-210</w:t>
      </w:r>
    </w:p>
    <w:p w14:paraId="02F96521" w14:textId="77777777" w:rsidR="00812D2D" w:rsidRDefault="00812D2D" w:rsidP="00812D2D">
      <w:pPr>
        <w:tabs>
          <w:tab w:val="left" w:pos="720"/>
          <w:tab w:val="left" w:pos="1440"/>
        </w:tabs>
      </w:pPr>
      <w:r>
        <w:t xml:space="preserve">The statutory authority for this rule includes but is not limited to sections 44-10-201, 44-10-202(1)(c), 44-10-203(1)(k), 44-10-313, 44-10-401(2)(a)(II), 44-10-501, 44-10-502, </w:t>
      </w:r>
      <w:r>
        <w:lastRenderedPageBreak/>
        <w:t>44-10-503, and 44-10-505, C.R.S. The purpose of this rule is to clarify what activity is or is not allowed at a Medical Marijuana Cultivation Facility. This Rule 5-210 was previously Rule M 502, 1 CCR 212-1.</w:t>
      </w:r>
    </w:p>
    <w:p w14:paraId="34A94B13" w14:textId="77777777" w:rsidR="00812D2D" w:rsidRDefault="00812D2D" w:rsidP="00812D2D">
      <w:pPr>
        <w:pStyle w:val="Heading4"/>
      </w:pPr>
      <w:r>
        <w:t>5-210 – Medical Marijuana Cultivation Facility: General Limitations or Prohibited Acts</w:t>
      </w:r>
    </w:p>
    <w:p w14:paraId="5DB1F890" w14:textId="77777777" w:rsidR="00812D2D" w:rsidRDefault="00812D2D" w:rsidP="00812D2D">
      <w:pPr>
        <w:pBdr>
          <w:top w:val="nil"/>
          <w:left w:val="nil"/>
          <w:bottom w:val="nil"/>
          <w:right w:val="nil"/>
          <w:between w:val="nil"/>
        </w:pBdr>
        <w:tabs>
          <w:tab w:val="left" w:pos="720"/>
          <w:tab w:val="left" w:pos="1440"/>
          <w:tab w:val="left" w:pos="2160"/>
        </w:tabs>
        <w:ind w:left="720" w:hanging="720"/>
        <w:rPr>
          <w:ins w:id="2117" w:author="Author"/>
          <w:color w:val="000000"/>
        </w:rPr>
      </w:pPr>
      <w:r>
        <w:rPr>
          <w:color w:val="000000"/>
        </w:rPr>
        <w:t>A.</w:t>
      </w:r>
      <w:r>
        <w:rPr>
          <w:color w:val="000000"/>
        </w:rPr>
        <w:tab/>
      </w:r>
      <w:r>
        <w:rPr>
          <w:color w:val="000000"/>
          <w:u w:val="single"/>
        </w:rPr>
        <w:t>Packaging and Labeling Standards Required</w:t>
      </w:r>
      <w:r>
        <w:rPr>
          <w:color w:val="000000"/>
        </w:rPr>
        <w:t xml:space="preserve">. </w:t>
      </w:r>
    </w:p>
    <w:p w14:paraId="0F9982EF" w14:textId="77777777" w:rsidR="00812D2D" w:rsidRDefault="00812D2D" w:rsidP="00812D2D">
      <w:pPr>
        <w:pBdr>
          <w:top w:val="nil"/>
          <w:left w:val="nil"/>
          <w:bottom w:val="nil"/>
          <w:right w:val="nil"/>
          <w:between w:val="nil"/>
        </w:pBdr>
        <w:tabs>
          <w:tab w:val="left" w:pos="720"/>
          <w:tab w:val="left" w:pos="1440"/>
          <w:tab w:val="left" w:pos="2160"/>
        </w:tabs>
        <w:ind w:left="1440" w:hanging="720"/>
        <w:rPr>
          <w:ins w:id="2118" w:author="Author"/>
          <w:color w:val="000000"/>
        </w:rPr>
      </w:pPr>
      <w:ins w:id="2119" w:author="Author">
        <w:r w:rsidRPr="00AE6D80">
          <w:rPr>
            <w:rPrChange w:id="2120" w:author="Author">
              <w:rPr>
                <w:color w:val="000000"/>
              </w:rPr>
            </w:rPrChange>
          </w:rPr>
          <w:t>1.</w:t>
        </w:r>
        <w:r w:rsidRPr="00AE6D80">
          <w:rPr>
            <w:rPrChange w:id="2121" w:author="Author">
              <w:rPr>
                <w:color w:val="000000"/>
              </w:rPr>
            </w:rPrChange>
          </w:rPr>
          <w:tab/>
        </w:r>
      </w:ins>
      <w:r>
        <w:rPr>
          <w:color w:val="000000"/>
        </w:rPr>
        <w:t xml:space="preserve">A Medical Marijuana Cultivation Facility is prohibited from Transferring Medical Marijuana and Medical Marijuana Concentrate that is not packaged and labeled in accordance with these rules. </w:t>
      </w:r>
      <w:r>
        <w:rPr>
          <w:i/>
          <w:iCs/>
          <w:color w:val="000000"/>
        </w:rPr>
        <w:t>See</w:t>
      </w:r>
      <w:r>
        <w:rPr>
          <w:color w:val="000000"/>
        </w:rPr>
        <w:t xml:space="preserve"> 3-1000 Series Rules – Labeling, Packaging, and Product Safety.</w:t>
      </w:r>
    </w:p>
    <w:p w14:paraId="0F40BD67" w14:textId="77777777" w:rsidR="00812D2D" w:rsidRPr="00AE6D80" w:rsidRDefault="00812D2D">
      <w:pPr>
        <w:pBdr>
          <w:top w:val="nil"/>
          <w:left w:val="nil"/>
          <w:bottom w:val="nil"/>
          <w:right w:val="nil"/>
          <w:between w:val="nil"/>
        </w:pBdr>
        <w:tabs>
          <w:tab w:val="left" w:pos="720"/>
          <w:tab w:val="left" w:pos="1440"/>
          <w:tab w:val="left" w:pos="2160"/>
        </w:tabs>
        <w:ind w:left="1440" w:hanging="720"/>
        <w:rPr>
          <w:rPrChange w:id="2122" w:author="Author">
            <w:rPr>
              <w:color w:val="000000"/>
            </w:rPr>
          </w:rPrChange>
        </w:rPr>
        <w:pPrChange w:id="2123" w:author="Author">
          <w:pPr>
            <w:pBdr>
              <w:top w:val="nil"/>
              <w:left w:val="nil"/>
              <w:bottom w:val="nil"/>
              <w:right w:val="nil"/>
              <w:between w:val="nil"/>
            </w:pBdr>
            <w:tabs>
              <w:tab w:val="left" w:pos="720"/>
              <w:tab w:val="left" w:pos="1440"/>
              <w:tab w:val="left" w:pos="2160"/>
            </w:tabs>
            <w:ind w:left="720" w:hanging="720"/>
          </w:pPr>
        </w:pPrChange>
      </w:pPr>
      <w:ins w:id="2124" w:author="Author">
        <w:r w:rsidRPr="00AE6D80">
          <w:rPr>
            <w:rPrChange w:id="2125" w:author="Author">
              <w:rPr>
                <w:color w:val="000000"/>
              </w:rPr>
            </w:rPrChange>
          </w:rPr>
          <w:t>2.</w:t>
        </w:r>
        <w:r w:rsidRPr="00AE6D80">
          <w:rPr>
            <w:rPrChange w:id="2126" w:author="Author">
              <w:rPr>
                <w:color w:val="000000"/>
              </w:rPr>
            </w:rPrChange>
          </w:rPr>
          <w:tab/>
          <w:t>A Medical Marijuana Cultivation Facility is prohibited from repackaging or relabeling Regulated Marijuana that has been packaged and labeled for sale to patients. This includes altering the expiration date or use-by date once it has been established.</w:t>
        </w:r>
      </w:ins>
    </w:p>
    <w:p w14:paraId="41AEE332" w14:textId="77777777" w:rsidR="00812D2D" w:rsidRDefault="00812D2D" w:rsidP="00812D2D">
      <w:pPr>
        <w:pStyle w:val="Heading4"/>
      </w:pPr>
      <w:r>
        <w:t>Basis and Purpose – 5-225</w:t>
      </w:r>
    </w:p>
    <w:p w14:paraId="6D4ED9A4" w14:textId="77777777" w:rsidR="00812D2D" w:rsidRDefault="00812D2D" w:rsidP="00812D2D">
      <w:pPr>
        <w:tabs>
          <w:tab w:val="left" w:pos="720"/>
          <w:tab w:val="left" w:pos="1440"/>
        </w:tabs>
      </w:pPr>
      <w:r>
        <w:t>The statutory authority for this rule includes but is not limited to sections 44-10-202(1)(c), 44-10-203(1)(k), 44-10-203(5), 44-10-401(2)(a)(II), 44-10-502, C.R.S. The rule establishes a means by which to manage the overall production of Medical Marijuana. The intent of this rule is to encourage responsible production to meet demand for Medical Marijuana, while also avoiding overproduction or underproduction. The establishment of production management is necessary to ensure there is not significant under or over production, either of which will increase incentives to engage in diversion and facilitate the sale of illegal marijuana. This Rule 5-225 was previously Rule M 507, 1 CCR 212-1.</w:t>
      </w:r>
    </w:p>
    <w:p w14:paraId="050058AD" w14:textId="77777777" w:rsidR="00812D2D" w:rsidRDefault="00812D2D" w:rsidP="00812D2D">
      <w:pPr>
        <w:pStyle w:val="Heading4"/>
      </w:pPr>
      <w:r>
        <w:t>5-225 – Medical Marijuana Cultivation Facility: Production Management</w:t>
      </w:r>
    </w:p>
    <w:p w14:paraId="79568E21"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Inventory Management</w:t>
      </w:r>
      <w:r>
        <w:rPr>
          <w:color w:val="000000"/>
        </w:rPr>
        <w:t>.</w:t>
      </w:r>
    </w:p>
    <w:p w14:paraId="08978B6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Inventory Management for Medical Marijuana Cultivation Facilities That Have Mixed Cultivation Operations</w:t>
      </w:r>
      <w:r>
        <w:rPr>
          <w:color w:val="000000"/>
        </w:rPr>
        <w:t>. Beginning the 501</w:t>
      </w:r>
      <w:sdt>
        <w:sdtPr>
          <w:tag w:val="goog_rdk_79"/>
          <w:id w:val="37349594"/>
        </w:sdtPr>
        <w:sdtContent>
          <w:r w:rsidRPr="00AE6D80">
            <w:rPr>
              <w:color w:val="000000"/>
              <w:vertAlign w:val="superscript"/>
              <w:rPrChange w:id="2127" w:author="Author">
                <w:rPr>
                  <w:color w:val="000000"/>
                </w:rPr>
              </w:rPrChange>
            </w:rPr>
            <w:t>st</w:t>
          </w:r>
        </w:sdtContent>
      </w:sdt>
      <w:r>
        <w:rPr>
          <w:color w:val="000000"/>
        </w:rPr>
        <w:t xml:space="preserve"> day from the commencement of its first cultivation activities, a Medical Marijuana Cultivation Facility that has more than two harvest seasons a year due to mixed indoor and outdoor cultivation operations, and more than fifty percent of the Harvested Marijuana was cultivated outdoors, the Medical Marijuana Cultivation Facility may not accumulate Harvested Marijuana in excess of the total amount of Medical Marijuana flower and trim the Licensee reported as a package in the Inventory Tracking System that was Transferred to another Medical Marijuana Business in the previous 500 days.</w:t>
      </w:r>
    </w:p>
    <w:p w14:paraId="38CC2C10"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D.</w:t>
      </w:r>
      <w:r>
        <w:rPr>
          <w:color w:val="000000"/>
        </w:rPr>
        <w:tab/>
      </w:r>
      <w:r>
        <w:rPr>
          <w:color w:val="000000"/>
          <w:u w:val="single"/>
        </w:rPr>
        <w:t>Class Decrease</w:t>
      </w:r>
      <w:r>
        <w:rPr>
          <w:color w:val="000000"/>
        </w:rPr>
        <w:t>. For any Medical Marijuana Cultivation Facility that is authorized to cultivate more than 500 plants, the Division may review the purchases, Transfers, and cultivated plant count in connection with the license renewal process or after an investigation. Based on the Division’s review, it may reduce the Licensee’s maximum allowed plant count to a lower production management class identified in subparagraph (B)(1) of this Rule 5-225. When determining whether to reduce the maximum authorized plant count, the Division may consider the following non-exhaustive factors including but not limited to:</w:t>
      </w:r>
    </w:p>
    <w:p w14:paraId="0BC3316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Licensee Transferred less than 70% of the inventory it reported as</w:t>
      </w:r>
      <w:sdt>
        <w:sdtPr>
          <w:tag w:val="goog_rdk_80"/>
          <w:id w:val="-1326406810"/>
        </w:sdtPr>
        <w:sdtContent>
          <w:ins w:id="2128" w:author="Author">
            <w:r>
              <w:rPr>
                <w:color w:val="000000"/>
              </w:rPr>
              <w:t xml:space="preserve"> a</w:t>
            </w:r>
          </w:ins>
        </w:sdtContent>
      </w:sdt>
      <w:r>
        <w:rPr>
          <w:color w:val="000000"/>
        </w:rPr>
        <w:t xml:space="preserve"> package</w:t>
      </w:r>
      <w:sdt>
        <w:sdtPr>
          <w:tag w:val="goog_rdk_81"/>
          <w:id w:val="1050361093"/>
        </w:sdtPr>
        <w:sdtContent>
          <w:del w:id="2129" w:author="Author">
            <w:r>
              <w:rPr>
                <w:color w:val="000000"/>
              </w:rPr>
              <w:delText>d</w:delText>
            </w:r>
          </w:del>
        </w:sdtContent>
      </w:sdt>
      <w:r>
        <w:rPr>
          <w:color w:val="000000"/>
        </w:rPr>
        <w:t xml:space="preserve"> in the Inventory Tracking System during any 180 day review period;</w:t>
      </w:r>
    </w:p>
    <w:p w14:paraId="5A4A790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Application for Additional Plants</w:t>
      </w:r>
      <w:r>
        <w:rPr>
          <w:color w:val="000000"/>
        </w:rPr>
        <w:t>.</w:t>
      </w:r>
    </w:p>
    <w:p w14:paraId="761302F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Medical Marijuana Cultivation Facilities That Have More Than Two Harvest Seasons per Year</w:t>
      </w:r>
      <w:r>
        <w:rPr>
          <w:color w:val="000000"/>
        </w:rPr>
        <w:t>.</w:t>
      </w:r>
    </w:p>
    <w:p w14:paraId="5265F215"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After accruing 180 days during which the Medical Marijuana Cultivation Facility Transferred and consistently cultivated the Licensee may apply to increase its authorized plant count by: (a) two production management classes, or (b) if already authorized to cultivate at a class 3, two increments of 3,000 plants (6,000 plants total) every 180 days. It is within the Division’s discretion to determine whether or not to grant the requested two classes or increments of 3,000 plants (6,000 plants total).</w:t>
      </w:r>
    </w:p>
    <w:p w14:paraId="2C04F190" w14:textId="77777777" w:rsidR="00812D2D" w:rsidRDefault="00812D2D" w:rsidP="00812D2D">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Licensee must demonstrate:</w:t>
      </w:r>
    </w:p>
    <w:p w14:paraId="54B3E44C" w14:textId="77777777" w:rsidR="00812D2D" w:rsidRDefault="00812D2D" w:rsidP="00812D2D">
      <w:pPr>
        <w:pBdr>
          <w:top w:val="nil"/>
          <w:left w:val="nil"/>
          <w:bottom w:val="nil"/>
          <w:right w:val="nil"/>
          <w:between w:val="nil"/>
        </w:pBdr>
        <w:tabs>
          <w:tab w:val="left" w:pos="720"/>
          <w:tab w:val="left" w:pos="1440"/>
          <w:tab w:val="left" w:pos="2160"/>
        </w:tabs>
        <w:ind w:left="3600" w:hanging="720"/>
        <w:rPr>
          <w:color w:val="000000"/>
        </w:rPr>
      </w:pPr>
      <w:r>
        <w:rPr>
          <w:color w:val="000000"/>
        </w:rPr>
        <w:t>C.</w:t>
      </w:r>
      <w:r>
        <w:rPr>
          <w:color w:val="000000"/>
        </w:rPr>
        <w:tab/>
        <w:t>If the Medical Marijuana Cultivation Facility cultivated between 80% and 90% of its maximum authorized plant count, the Division may also consider Transfers of over 90% of the inventory it reported as a pack</w:t>
      </w:r>
      <w:sdt>
        <w:sdtPr>
          <w:tag w:val="goog_rdk_82"/>
          <w:id w:val="-914955409"/>
        </w:sdtPr>
        <w:sdtContent>
          <w:ins w:id="2130" w:author="Author">
            <w:r>
              <w:rPr>
                <w:color w:val="000000"/>
              </w:rPr>
              <w:t>age</w:t>
            </w:r>
          </w:ins>
        </w:sdtContent>
      </w:sdt>
      <w:sdt>
        <w:sdtPr>
          <w:tag w:val="goog_rdk_83"/>
          <w:id w:val="-1830348351"/>
        </w:sdtPr>
        <w:sdtContent>
          <w:del w:id="2131" w:author="Author">
            <w:r>
              <w:rPr>
                <w:color w:val="000000"/>
              </w:rPr>
              <w:delText>ing</w:delText>
            </w:r>
          </w:del>
        </w:sdtContent>
      </w:sdt>
      <w:r>
        <w:rPr>
          <w:color w:val="000000"/>
        </w:rPr>
        <w:t xml:space="preserve"> in the Inventory Tracking System during that time period and/or Transfers into the Medical Marijuana Cultivation Facility or related Medical Marijuana Store(s).</w:t>
      </w:r>
    </w:p>
    <w:p w14:paraId="144A204A" w14:textId="77777777" w:rsidR="00812D2D" w:rsidRDefault="00812D2D" w:rsidP="00812D2D">
      <w:pPr>
        <w:pStyle w:val="Heading4"/>
      </w:pPr>
      <w:r>
        <w:t>Basis and Purpose – 5-230</w:t>
      </w:r>
    </w:p>
    <w:p w14:paraId="7AC560D7" w14:textId="77777777" w:rsidR="00812D2D" w:rsidRDefault="00812D2D" w:rsidP="00812D2D">
      <w:pPr>
        <w:tabs>
          <w:tab w:val="left" w:pos="720"/>
          <w:tab w:val="left" w:pos="1440"/>
        </w:tabs>
      </w:pPr>
      <w:r>
        <w:t xml:space="preserve">The statutory authority for this rule includes but is not limited to sections 44-10-202(1)(c), 44-10-203(1)(c), 44-10-203(1)(k), 44-10-401(2)(a)(II), and 44-10-502(5), C.R.S. The purpose of this rule is to establish the circumstances under which a Medical Marijuana Cultivation Facility may provide R-and-D Units to a designated employee for quality control or product development purposes. In order to maintain the integrity of Colorado’s regulated Medical Marijuana Businesses, this rule establishes limits on the amount of R-and-D Units a designated employee may receive in a calendar month and imposes inventory tracking, reporting and recordkeeping requirements on a Medical </w:t>
      </w:r>
      <w:r>
        <w:lastRenderedPageBreak/>
        <w:t>Marijuana Cultivation Facility that Transfer R-and-D Units. This Rule 5-230 was previously Rule M 508, 1 CCR 212-1.</w:t>
      </w:r>
    </w:p>
    <w:p w14:paraId="01210D86" w14:textId="77777777" w:rsidR="00812D2D" w:rsidRDefault="00812D2D" w:rsidP="00812D2D">
      <w:pPr>
        <w:pStyle w:val="Heading4"/>
      </w:pPr>
      <w:r>
        <w:t>5-230 – Medical Marijuana Cultivation Facility: R-and-D Unit Protocols</w:t>
      </w:r>
    </w:p>
    <w:p w14:paraId="6C107311"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Testing</w:t>
      </w:r>
      <w:r>
        <w:rPr>
          <w:color w:val="000000"/>
        </w:rPr>
        <w:t>.</w:t>
      </w:r>
      <w:sdt>
        <w:sdtPr>
          <w:tag w:val="goog_rdk_84"/>
          <w:id w:val="717702899"/>
        </w:sdtPr>
        <w:sdtContent>
          <w:del w:id="2132" w:author="Author">
            <w:r>
              <w:rPr>
                <w:color w:val="000000"/>
              </w:rPr>
              <w:delText xml:space="preserve"> </w:delText>
            </w:r>
          </w:del>
        </w:sdtContent>
      </w:sdt>
      <w:r>
        <w:rPr>
          <w:color w:val="000000"/>
        </w:rPr>
        <w:t xml:space="preserve"> Each batch of R-and-D Units are subject to the testing requirements in 4-200 Series Rules – Regulated Marijuana Testing Program.</w:t>
      </w:r>
    </w:p>
    <w:p w14:paraId="4E1B4584"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Transfer Restrictions</w:t>
      </w:r>
      <w:r>
        <w:rPr>
          <w:color w:val="000000"/>
        </w:rPr>
        <w:t>.</w:t>
      </w:r>
    </w:p>
    <w:p w14:paraId="0746C56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The monthly limit established in subparagraph (C)(3) applies to each designated employee, regardless of the number of Medical Marijuana Businesses with which the</w:t>
      </w:r>
      <w:sdt>
        <w:sdtPr>
          <w:tag w:val="goog_rdk_85"/>
          <w:id w:val="248339980"/>
        </w:sdtPr>
        <w:sdtContent>
          <w:del w:id="2133" w:author="Author">
            <w:r>
              <w:rPr>
                <w:color w:val="000000"/>
              </w:rPr>
              <w:delText xml:space="preserve"> </w:delText>
            </w:r>
          </w:del>
        </w:sdtContent>
      </w:sdt>
      <w:r>
        <w:rPr>
          <w:color w:val="000000"/>
        </w:rPr>
        <w:t xml:space="preserve"> designated employee is associated.</w:t>
      </w:r>
    </w:p>
    <w:p w14:paraId="410EC758" w14:textId="77777777" w:rsidR="00812D2D" w:rsidRDefault="00812D2D" w:rsidP="00812D2D">
      <w:pPr>
        <w:pStyle w:val="Heading3"/>
      </w:pPr>
      <w:r>
        <w:t>5-300 Series – Medical Marijuana Products Manufacturer Facilities</w:t>
      </w:r>
    </w:p>
    <w:p w14:paraId="6F026224" w14:textId="77777777" w:rsidR="00812D2D" w:rsidRDefault="00812D2D" w:rsidP="00812D2D">
      <w:pPr>
        <w:pStyle w:val="Heading4"/>
      </w:pPr>
      <w:r>
        <w:t>Basis and Purpose – 5-305</w:t>
      </w:r>
    </w:p>
    <w:p w14:paraId="497C03DA" w14:textId="77777777" w:rsidR="00812D2D" w:rsidRDefault="00812D2D" w:rsidP="00812D2D">
      <w:pPr>
        <w:tabs>
          <w:tab w:val="left" w:pos="720"/>
          <w:tab w:val="left" w:pos="1440"/>
        </w:tabs>
      </w:pPr>
      <w:bookmarkStart w:id="2134" w:name="_heading=h.o0wwja7ifqf8" w:colFirst="0" w:colLast="0"/>
      <w:bookmarkEnd w:id="2134"/>
      <w:r>
        <w:t>The statutory authority for this rule includes but is not limited to sections 44-10-202(1)(c), 44-10-203(1)(k), 44-10-203(2)(d)(I)-(VI), 44-10-313(14), and 44-10-503, C.R.S. The purpose of this rule is to establish a Medical Marijuana Products Manufacturer’s license privileges. This Rule 5-305 was previously Rule M 601, 1 CCR 212-1.</w:t>
      </w:r>
    </w:p>
    <w:p w14:paraId="35AC96F1" w14:textId="77777777" w:rsidR="00812D2D" w:rsidRDefault="00812D2D" w:rsidP="00812D2D">
      <w:pPr>
        <w:pStyle w:val="Heading4"/>
      </w:pPr>
      <w:r>
        <w:t>5-305 – Medical Marijuana Products Manufacturer: License Privileges</w:t>
      </w:r>
    </w:p>
    <w:p w14:paraId="39275FBC"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G.</w:t>
      </w:r>
      <w:r>
        <w:rPr>
          <w:color w:val="000000"/>
        </w:rPr>
        <w:tab/>
      </w:r>
      <w:r>
        <w:rPr>
          <w:color w:val="000000"/>
          <w:u w:val="single"/>
        </w:rPr>
        <w:t>Performance-Based Incentives</w:t>
      </w:r>
      <w:r>
        <w:rPr>
          <w:color w:val="000000"/>
        </w:rPr>
        <w:t xml:space="preserve">. A Medical Marijuana Products Manufacturer may compensate its employees using performance-based incentives, including sales-based performance-based incentives. However, a Medical Marijuana Products Manufacturer may not compensate a designated employee using R-and-D Units. </w:t>
      </w:r>
      <w:r>
        <w:rPr>
          <w:i/>
          <w:iCs/>
          <w:color w:val="000000"/>
        </w:rPr>
        <w:t xml:space="preserve">See </w:t>
      </w:r>
      <w:r>
        <w:rPr>
          <w:color w:val="000000"/>
        </w:rPr>
        <w:t>Rule 5-320 – R-and</w:t>
      </w:r>
      <w:sdt>
        <w:sdtPr>
          <w:tag w:val="goog_rdk_86"/>
          <w:id w:val="1811513712"/>
        </w:sdtPr>
        <w:sdtContent>
          <w:del w:id="2135" w:author="Author">
            <w:r>
              <w:rPr>
                <w:color w:val="000000"/>
              </w:rPr>
              <w:delText xml:space="preserve"> </w:delText>
            </w:r>
          </w:del>
        </w:sdtContent>
      </w:sdt>
      <w:sdt>
        <w:sdtPr>
          <w:tag w:val="goog_rdk_87"/>
          <w:id w:val="1203691113"/>
        </w:sdtPr>
        <w:sdtContent>
          <w:ins w:id="2136" w:author="Author">
            <w:r>
              <w:rPr>
                <w:color w:val="000000"/>
              </w:rPr>
              <w:t>-</w:t>
            </w:r>
          </w:ins>
        </w:sdtContent>
      </w:sdt>
      <w:r>
        <w:rPr>
          <w:color w:val="000000"/>
        </w:rPr>
        <w:t>D Unit Protocols.</w:t>
      </w:r>
    </w:p>
    <w:p w14:paraId="36909460" w14:textId="77777777" w:rsidR="00812D2D" w:rsidRDefault="00812D2D" w:rsidP="00812D2D">
      <w:pPr>
        <w:pStyle w:val="Heading4"/>
      </w:pPr>
      <w:r>
        <w:t>Basis and Purpose – 5-310</w:t>
      </w:r>
    </w:p>
    <w:p w14:paraId="639901FC" w14:textId="77777777" w:rsidR="00812D2D" w:rsidRDefault="00812D2D" w:rsidP="00812D2D">
      <w:pPr>
        <w:tabs>
          <w:tab w:val="left" w:pos="720"/>
          <w:tab w:val="left" w:pos="1440"/>
        </w:tabs>
      </w:pPr>
      <w:r>
        <w:t>The statutory authority for this rule includes but is not limited to sections 44-10-202(1)(c), 44-10-203(1)(k), 44-10-401(2)(a)(III), and 44-10-503, C.R.S. The Marijuana Code sets forth minimum requirements for written agreements between Medical Marijuana Products Manufacturers and Medical Marijuana Stores. Specifically, the written agreements must set forth the total amount of Medical Marijuana obtained from a Medical Marijuana Store to be used in the manufacturing process, and the total amount of Medical Marijuana Product to be manufactured from the Medical Marijuana obtained from the Medical Marijuana Store. This rule clarifies that the Division must approve such written agreements to ensure they meet those requirements. This rule also provides those acts that are generally limited or prohibited. This Rule 5-310 was previously Rule M 602, 1 CCR 212-1.</w:t>
      </w:r>
    </w:p>
    <w:p w14:paraId="7FEE1BF3" w14:textId="77777777" w:rsidR="00812D2D" w:rsidRDefault="00812D2D" w:rsidP="00812D2D">
      <w:pPr>
        <w:pStyle w:val="Heading4"/>
      </w:pPr>
      <w:r>
        <w:lastRenderedPageBreak/>
        <w:t>5-310 – Medical Marijuana Products Manufacturer: General Limitations or Prohibited Acts</w:t>
      </w:r>
    </w:p>
    <w:sdt>
      <w:sdtPr>
        <w:tag w:val="goog_rdk_89"/>
        <w:id w:val="-410819182"/>
      </w:sdtPr>
      <w:sdtContent>
        <w:p w14:paraId="6CB33FB2" w14:textId="77777777" w:rsidR="00812D2D" w:rsidRDefault="00812D2D" w:rsidP="00812D2D">
          <w:pPr>
            <w:pBdr>
              <w:top w:val="nil"/>
              <w:left w:val="nil"/>
              <w:bottom w:val="nil"/>
              <w:right w:val="nil"/>
              <w:between w:val="nil"/>
            </w:pBdr>
            <w:tabs>
              <w:tab w:val="left" w:pos="720"/>
              <w:tab w:val="left" w:pos="1440"/>
              <w:tab w:val="left" w:pos="2160"/>
            </w:tabs>
            <w:ind w:left="720" w:hanging="720"/>
            <w:rPr>
              <w:ins w:id="2137" w:author="Author"/>
              <w:color w:val="000000"/>
            </w:rPr>
          </w:pPr>
          <w:r>
            <w:rPr>
              <w:color w:val="000000"/>
            </w:rPr>
            <w:t>B.</w:t>
          </w:r>
          <w:r>
            <w:rPr>
              <w:color w:val="000000"/>
            </w:rPr>
            <w:tab/>
          </w:r>
          <w:r>
            <w:rPr>
              <w:color w:val="000000"/>
              <w:u w:val="single"/>
            </w:rPr>
            <w:t>Packaging and Labeling Standards Required</w:t>
          </w:r>
          <w:r>
            <w:rPr>
              <w:color w:val="000000"/>
            </w:rPr>
            <w:t xml:space="preserve">. </w:t>
          </w:r>
          <w:sdt>
            <w:sdtPr>
              <w:tag w:val="goog_rdk_88"/>
              <w:id w:val="714836712"/>
            </w:sdtPr>
            <w:sdtContent/>
          </w:sdt>
        </w:p>
      </w:sdtContent>
    </w:sdt>
    <w:sdt>
      <w:sdtPr>
        <w:tag w:val="goog_rdk_93"/>
        <w:id w:val="-1632807318"/>
      </w:sdtPr>
      <w:sdtContent>
        <w:p w14:paraId="339F8AC6" w14:textId="77777777" w:rsidR="00812D2D" w:rsidRDefault="00000000" w:rsidP="00812D2D">
          <w:pPr>
            <w:pBdr>
              <w:top w:val="nil"/>
              <w:left w:val="nil"/>
              <w:bottom w:val="nil"/>
              <w:right w:val="nil"/>
              <w:between w:val="nil"/>
            </w:pBdr>
            <w:tabs>
              <w:tab w:val="left" w:pos="720"/>
              <w:tab w:val="left" w:pos="1440"/>
              <w:tab w:val="left" w:pos="2160"/>
            </w:tabs>
            <w:ind w:left="1440" w:hanging="720"/>
            <w:rPr>
              <w:ins w:id="2138" w:author="Author"/>
              <w:color w:val="000000"/>
            </w:rPr>
          </w:pPr>
          <w:sdt>
            <w:sdtPr>
              <w:tag w:val="goog_rdk_90"/>
              <w:id w:val="754041640"/>
            </w:sdtPr>
            <w:sdtContent>
              <w:sdt>
                <w:sdtPr>
                  <w:tag w:val="goog_rdk_91"/>
                  <w:id w:val="362212312"/>
                </w:sdtPr>
                <w:sdtContent>
                  <w:ins w:id="2139" w:author="Author">
                    <w:r w:rsidR="00812D2D" w:rsidRPr="00AE6D80">
                      <w:rPr>
                        <w:rPrChange w:id="2140" w:author="Author">
                          <w:rPr>
                            <w:color w:val="000000"/>
                          </w:rPr>
                        </w:rPrChange>
                      </w:rPr>
                      <w:t>1.</w:t>
                    </w:r>
                    <w:r w:rsidR="00812D2D" w:rsidRPr="00AE6D80">
                      <w:rPr>
                        <w:rPrChange w:id="2141" w:author="Author">
                          <w:rPr>
                            <w:color w:val="000000"/>
                          </w:rPr>
                        </w:rPrChange>
                      </w:rPr>
                      <w:tab/>
                    </w:r>
                  </w:ins>
                </w:sdtContent>
              </w:sdt>
            </w:sdtContent>
          </w:sdt>
          <w:r w:rsidR="00812D2D">
            <w:rPr>
              <w:color w:val="000000"/>
            </w:rPr>
            <w:t xml:space="preserve">A Medical Marijuana Products Manufacturer is prohibited from Transferring Medical Marijuana Concentrate or Medical Marijuana Product that are not properly packaged and labeled. </w:t>
          </w:r>
          <w:r w:rsidR="00812D2D">
            <w:rPr>
              <w:i/>
              <w:iCs/>
              <w:color w:val="000000"/>
            </w:rPr>
            <w:t>See</w:t>
          </w:r>
          <w:r w:rsidR="00812D2D">
            <w:rPr>
              <w:color w:val="000000"/>
            </w:rPr>
            <w:t xml:space="preserve"> 3-1000 Series Rules – Labeling, Packaging, and Product Safety</w:t>
          </w:r>
          <w:sdt>
            <w:sdtPr>
              <w:tag w:val="goog_rdk_92"/>
              <w:id w:val="-2037170126"/>
            </w:sdtPr>
            <w:sdtContent/>
          </w:sdt>
        </w:p>
      </w:sdtContent>
    </w:sdt>
    <w:p w14:paraId="0A9B9231" w14:textId="77777777" w:rsidR="00812D2D" w:rsidRPr="00AE6D80" w:rsidRDefault="00812D2D">
      <w:pPr>
        <w:pBdr>
          <w:top w:val="nil"/>
          <w:left w:val="nil"/>
          <w:bottom w:val="nil"/>
          <w:right w:val="nil"/>
          <w:between w:val="nil"/>
        </w:pBdr>
        <w:tabs>
          <w:tab w:val="left" w:pos="720"/>
          <w:tab w:val="left" w:pos="1440"/>
          <w:tab w:val="left" w:pos="2160"/>
        </w:tabs>
        <w:ind w:left="1440" w:hanging="720"/>
        <w:rPr>
          <w:rPrChange w:id="2142" w:author="Author">
            <w:rPr>
              <w:color w:val="000000"/>
            </w:rPr>
          </w:rPrChange>
        </w:rPr>
        <w:pPrChange w:id="2143" w:author="Author">
          <w:pPr>
            <w:pBdr>
              <w:top w:val="nil"/>
              <w:left w:val="nil"/>
              <w:bottom w:val="nil"/>
              <w:right w:val="nil"/>
              <w:between w:val="nil"/>
            </w:pBdr>
            <w:tabs>
              <w:tab w:val="left" w:pos="720"/>
              <w:tab w:val="left" w:pos="1440"/>
              <w:tab w:val="left" w:pos="2160"/>
            </w:tabs>
            <w:ind w:left="720" w:hanging="720"/>
          </w:pPr>
        </w:pPrChange>
      </w:pPr>
      <w:ins w:id="2144" w:author="Author">
        <w:r w:rsidRPr="00AE6D80">
          <w:rPr>
            <w:rPrChange w:id="2145" w:author="Author">
              <w:rPr>
                <w:color w:val="000000"/>
              </w:rPr>
            </w:rPrChange>
          </w:rPr>
          <w:t>2.</w:t>
        </w:r>
        <w:r w:rsidRPr="00AE6D80">
          <w:rPr>
            <w:rPrChange w:id="2146" w:author="Author">
              <w:rPr>
                <w:color w:val="000000"/>
              </w:rPr>
            </w:rPrChange>
          </w:rPr>
          <w:tab/>
          <w:t>A Medical Marijuana Products Manufacturer is prohibited from repackaging or relabeling Regulated Marijuana that has been packaged and labeled for sale to patients. This includes altering the expiration date or use-by date once it has been established.</w:t>
        </w:r>
      </w:ins>
    </w:p>
    <w:p w14:paraId="0D44277D" w14:textId="77777777" w:rsidR="00812D2D" w:rsidRDefault="00812D2D" w:rsidP="00812D2D">
      <w:pPr>
        <w:pStyle w:val="Heading4"/>
      </w:pPr>
      <w:r>
        <w:t>Basis and Purpose – 5-315</w:t>
      </w:r>
    </w:p>
    <w:p w14:paraId="0AAB970B" w14:textId="77777777" w:rsidR="00812D2D" w:rsidRDefault="00812D2D" w:rsidP="00812D2D">
      <w:pPr>
        <w:tabs>
          <w:tab w:val="left" w:pos="720"/>
          <w:tab w:val="left" w:pos="1440"/>
        </w:tabs>
      </w:pPr>
      <w:r>
        <w:t>The statutory authority for this rule includes but is not limited to sections 44-10-202(1)(c), 44-10-203(1)(c), 44-10-203(1)(k), 44-10-203(2)(i), 44-10-401(2)(a)(III), and 44-10-503, C.R.S. The purpose of this rule is to establish the categories of Medical Marijuana Concentrate that may be produced at a Medical Marijuana Products Manufacturer and establish standards for the production of those concentrate. Nothing in this rule authorizes the unlicensed practice of engineering under Article 25 of Title 12, C.R.S. This Rule 5-315 was previously Rule M 605, 1 CCR 212-1.</w:t>
      </w:r>
    </w:p>
    <w:p w14:paraId="73CE300C" w14:textId="77777777" w:rsidR="00812D2D" w:rsidRDefault="00812D2D" w:rsidP="00812D2D">
      <w:pPr>
        <w:pStyle w:val="Heading4"/>
      </w:pPr>
      <w:bookmarkStart w:id="2147" w:name="_heading=h.h5maaupmd4xj" w:colFirst="0" w:colLast="0"/>
      <w:bookmarkEnd w:id="2147"/>
      <w:r>
        <w:t>5-315 – Medical Marijuana Products Manufacturer: Medical Marijuana Concentrate Production.</w:t>
      </w:r>
    </w:p>
    <w:p w14:paraId="48163F42"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Solvent-Based Medical Marijuana Concentrate</w:t>
      </w:r>
      <w:r>
        <w:rPr>
          <w:color w:val="000000"/>
        </w:rPr>
        <w:t>. A Medical Marijuana Products Manufacturer that engages in the production of Solvent-Based Medical Marijuana Concentrate must:</w:t>
      </w:r>
    </w:p>
    <w:p w14:paraId="1885AD6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bookmarkStart w:id="2148" w:name="_heading=h.m9pkmfxhn0bm" w:colFirst="0" w:colLast="0"/>
      <w:bookmarkEnd w:id="2148"/>
      <w:r>
        <w:rPr>
          <w:color w:val="000000"/>
        </w:rPr>
        <w:t>9.</w:t>
      </w:r>
      <w:r>
        <w:rPr>
          <w:color w:val="000000"/>
        </w:rPr>
        <w:tab/>
      </w:r>
      <w:r>
        <w:rPr>
          <w:color w:val="000000"/>
          <w:u w:val="single"/>
        </w:rPr>
        <w:t xml:space="preserve">Medical Marijuana Products Manufacturers Engaged in the Remediation of Medical Marijuana for </w:t>
      </w:r>
      <w:sdt>
        <w:sdtPr>
          <w:tag w:val="goog_rdk_98"/>
          <w:id w:val="632907630"/>
        </w:sdtPr>
        <w:sdtContent>
          <w:del w:id="2149" w:author="Author">
            <w:r>
              <w:rPr>
                <w:color w:val="000000"/>
                <w:u w:val="single"/>
              </w:rPr>
              <w:delText>e</w:delText>
            </w:r>
          </w:del>
        </w:sdtContent>
      </w:sdt>
      <w:sdt>
        <w:sdtPr>
          <w:tag w:val="goog_rdk_99"/>
          <w:id w:val="1041581441"/>
        </w:sdtPr>
        <w:sdtContent>
          <w:ins w:id="2150" w:author="Author">
            <w:r>
              <w:rPr>
                <w:color w:val="000000"/>
                <w:u w:val="single"/>
              </w:rPr>
              <w:t>E</w:t>
            </w:r>
          </w:ins>
        </w:sdtContent>
      </w:sdt>
      <w:r>
        <w:rPr>
          <w:color w:val="000000"/>
          <w:u w:val="single"/>
        </w:rPr>
        <w:t xml:space="preserve">lemental </w:t>
      </w:r>
      <w:sdt>
        <w:sdtPr>
          <w:tag w:val="goog_rdk_100"/>
          <w:id w:val="74568015"/>
        </w:sdtPr>
        <w:sdtContent>
          <w:del w:id="2151" w:author="Author">
            <w:r>
              <w:rPr>
                <w:color w:val="000000"/>
                <w:u w:val="single"/>
              </w:rPr>
              <w:delText>i</w:delText>
            </w:r>
          </w:del>
        </w:sdtContent>
      </w:sdt>
      <w:sdt>
        <w:sdtPr>
          <w:tag w:val="goog_rdk_101"/>
          <w:id w:val="-723046635"/>
        </w:sdtPr>
        <w:sdtContent>
          <w:ins w:id="2152" w:author="Author">
            <w:r>
              <w:rPr>
                <w:color w:val="000000"/>
                <w:u w:val="single"/>
              </w:rPr>
              <w:t>I</w:t>
            </w:r>
          </w:ins>
        </w:sdtContent>
      </w:sdt>
      <w:r>
        <w:rPr>
          <w:color w:val="000000"/>
          <w:u w:val="single"/>
        </w:rPr>
        <w:t>mpurities</w:t>
      </w:r>
      <w:r>
        <w:rPr>
          <w:color w:val="000000"/>
        </w:rPr>
        <w:t>. Medical Marijuana Products Manufacturers engaged in the Remediation of Medical Marijuana for elemental impurities shall:</w:t>
      </w:r>
    </w:p>
    <w:p w14:paraId="2D9E9B9B" w14:textId="77777777" w:rsidR="00812D2D" w:rsidRDefault="00812D2D" w:rsidP="00812D2D">
      <w:pPr>
        <w:pStyle w:val="Heading4"/>
      </w:pPr>
      <w:bookmarkStart w:id="2153" w:name="_heading=h.j2zmdy68oaan" w:colFirst="0" w:colLast="0"/>
      <w:bookmarkEnd w:id="2153"/>
      <w:r>
        <w:t>Basis and Purpose – 5-335</w:t>
      </w:r>
    </w:p>
    <w:p w14:paraId="38C449BF" w14:textId="77777777" w:rsidR="00812D2D" w:rsidRDefault="00812D2D" w:rsidP="00812D2D">
      <w:pPr>
        <w:tabs>
          <w:tab w:val="left" w:pos="720"/>
          <w:tab w:val="left" w:pos="1440"/>
        </w:tabs>
      </w:pPr>
      <w:bookmarkStart w:id="2154" w:name="_heading=h.wxv3reh6idwj" w:colFirst="0" w:colLast="0"/>
      <w:bookmarkEnd w:id="2154"/>
      <w:r>
        <w:t>The statutory authority for this rule includes but is not limited to sections 44-10-202(1)(c), 44-10-203(1)(k), 44-10-401(2)(a)(III), and 44-10-503, 44-10-503(12)(a)-(b), and 39-28.8-297, C.R.S. The purpose of this rule is to allow a Medical Marijuana Products Manufacturer to receive Transfers of Retail Marijuana Concentrate from a Retail Marijuana Products Manufacturer in order to change its designation from “Retail” to “Medical.”</w:t>
      </w:r>
    </w:p>
    <w:p w14:paraId="5D4E0651" w14:textId="77777777" w:rsidR="00812D2D" w:rsidRDefault="00812D2D" w:rsidP="00812D2D">
      <w:pPr>
        <w:pStyle w:val="Heading4"/>
      </w:pPr>
      <w:r>
        <w:lastRenderedPageBreak/>
        <w:t>5-335 – Medical Marijuana Products Manufacturer: Ability to Change Designation from Retail Marijuana Concentrate to Medical Marijuana Concentrate.</w:t>
      </w:r>
    </w:p>
    <w:p w14:paraId="15553AC7"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Changing Designation:</w:t>
      </w:r>
      <w:r>
        <w:rPr>
          <w:color w:val="000000"/>
        </w:rPr>
        <w:t xml:space="preserve"> </w:t>
      </w:r>
      <w:sdt>
        <w:sdtPr>
          <w:tag w:val="goog_rdk_102"/>
          <w:id w:val="349231632"/>
        </w:sdtPr>
        <w:sdtContent>
          <w:del w:id="2155" w:author="Author">
            <w:r>
              <w:rPr>
                <w:color w:val="000000"/>
              </w:rPr>
              <w:delText>Beginning July 1, 2022, a</w:delText>
            </w:r>
          </w:del>
        </w:sdtContent>
      </w:sdt>
      <w:sdt>
        <w:sdtPr>
          <w:tag w:val="goog_rdk_103"/>
          <w:id w:val="-1752504749"/>
        </w:sdtPr>
        <w:sdtContent>
          <w:ins w:id="2156" w:author="Author">
            <w:r>
              <w:rPr>
                <w:color w:val="000000"/>
              </w:rPr>
              <w:t>A</w:t>
            </w:r>
          </w:ins>
        </w:sdtContent>
      </w:sdt>
      <w:r>
        <w:rPr>
          <w:color w:val="000000"/>
        </w:rPr>
        <w:t xml:space="preserve"> Medical Marijuana Products Manufacturer may accept Retail Marijuana Concentrate from a Retail Marijuana Products Manufacturer in order to change its designation from Retail Marijuana Concentrate to Medical Marijuana Concentrate pursuant to the following requirements:</w:t>
      </w:r>
    </w:p>
    <w:p w14:paraId="01BCA69C" w14:textId="77777777" w:rsidR="00812D2D" w:rsidRPr="00AE6D80" w:rsidRDefault="00812D2D">
      <w:pPr>
        <w:pBdr>
          <w:top w:val="nil"/>
          <w:left w:val="nil"/>
          <w:bottom w:val="nil"/>
          <w:right w:val="nil"/>
          <w:between w:val="nil"/>
        </w:pBdr>
        <w:tabs>
          <w:tab w:val="left" w:pos="720"/>
          <w:tab w:val="left" w:pos="1440"/>
          <w:tab w:val="left" w:pos="2160"/>
        </w:tabs>
        <w:ind w:left="720" w:hanging="720"/>
        <w:rPr>
          <w:rPrChange w:id="2157" w:author="Author">
            <w:rPr>
              <w:color w:val="000000"/>
            </w:rPr>
          </w:rPrChange>
        </w:rPr>
        <w:pPrChange w:id="2158" w:author="Author">
          <w:pPr>
            <w:pBdr>
              <w:top w:val="nil"/>
              <w:left w:val="nil"/>
              <w:bottom w:val="nil"/>
              <w:right w:val="nil"/>
              <w:between w:val="nil"/>
            </w:pBdr>
            <w:tabs>
              <w:tab w:val="left" w:pos="720"/>
              <w:tab w:val="left" w:pos="1440"/>
              <w:tab w:val="left" w:pos="2160"/>
            </w:tabs>
            <w:ind w:left="1440" w:hanging="720"/>
          </w:pPr>
        </w:pPrChange>
      </w:pPr>
      <w:ins w:id="2159" w:author="Author">
        <w:r w:rsidRPr="00AE6D80">
          <w:rPr>
            <w:rPrChange w:id="2160" w:author="Author">
              <w:rPr>
                <w:color w:val="000000"/>
              </w:rPr>
            </w:rPrChange>
          </w:rPr>
          <w:t>B.</w:t>
        </w:r>
        <w:r w:rsidRPr="00AE6D80">
          <w:rPr>
            <w:rPrChange w:id="2161" w:author="Author">
              <w:rPr>
                <w:color w:val="000000"/>
              </w:rPr>
            </w:rPrChange>
          </w:rPr>
          <w:tab/>
        </w:r>
        <w:r w:rsidRPr="00AE6D80">
          <w:rPr>
            <w:u w:val="single"/>
            <w:rPrChange w:id="2162" w:author="Author">
              <w:rPr>
                <w:color w:val="000000"/>
              </w:rPr>
            </w:rPrChange>
          </w:rPr>
          <w:t>Changing Designation from Medical Marijuana Concentrate to Retail Marijuana Concentrate Prohibited</w:t>
        </w:r>
        <w:r w:rsidRPr="00AE6D80">
          <w:rPr>
            <w:rPrChange w:id="2163" w:author="Author">
              <w:rPr>
                <w:color w:val="000000"/>
              </w:rPr>
            </w:rPrChange>
          </w:rPr>
          <w:t>. A Medical Marijuana Products Manufacturer shall not Transfer Medical Marijuana Concentrate to a Retail Marijuana Products Manufacturer in order to change its designation from Medical Marijuana Concentrate to Retail Marijuana Concentrate.</w:t>
        </w:r>
      </w:ins>
    </w:p>
    <w:p w14:paraId="3D5058A2" w14:textId="77777777" w:rsidR="00812D2D" w:rsidRDefault="00812D2D" w:rsidP="00812D2D">
      <w:pPr>
        <w:pStyle w:val="Heading3"/>
      </w:pPr>
      <w:r>
        <w:t>5-400 Series – Medical Marijuana Testing Facilities</w:t>
      </w:r>
    </w:p>
    <w:p w14:paraId="4E650DE7" w14:textId="77777777" w:rsidR="00812D2D" w:rsidRDefault="00812D2D" w:rsidP="00812D2D">
      <w:pPr>
        <w:pStyle w:val="Heading4"/>
      </w:pPr>
      <w:r>
        <w:t>Basis and Purpose – 5-420</w:t>
      </w:r>
    </w:p>
    <w:p w14:paraId="15D3399A" w14:textId="77777777" w:rsidR="00812D2D" w:rsidRDefault="00812D2D" w:rsidP="00812D2D">
      <w:pPr>
        <w:tabs>
          <w:tab w:val="left" w:pos="720"/>
          <w:tab w:val="left" w:pos="1440"/>
        </w:tabs>
      </w:pPr>
      <w:r>
        <w:t>The statutory authority for this rule includes but is not limited to sections 44-10-202(1)(c), 44-10-203(2)(h), 44-10-203(1)(a), 44-10-203(1)(c), 44-10-203(1)(k), 44-10-203(2)(d), 44-10-203(2)(f)(II), 44-10-203(2)(f)(IV), 44-10-203(3)(d), 44-10-203(3)(e), 44-10-313(8)(a), 44-10-401(2)(a)(IV), and 44-10-504, C.R.S. The purpose of this rule is to establish personnel standards for the operation of a Medical Marijuana Testing Facility. This Rule 5-420 was previously Rule M 704, 1 CCR 212-1.</w:t>
      </w:r>
    </w:p>
    <w:p w14:paraId="635584E3" w14:textId="77777777" w:rsidR="00812D2D" w:rsidRDefault="00812D2D" w:rsidP="00812D2D">
      <w:pPr>
        <w:pStyle w:val="Heading4"/>
      </w:pPr>
      <w:r>
        <w:t>5-420 – Medical Marijuana Testing Facilities: Personnel</w:t>
      </w:r>
    </w:p>
    <w:p w14:paraId="62D7DE4A"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Laboratory Director</w:t>
      </w:r>
      <w:r>
        <w:rPr>
          <w:color w:val="000000"/>
        </w:rPr>
        <w:t>. The laboratory director is responsible for the overall analytical operation and quality of the results reported by the Medical Marijuana Testing Facility, including the employment of personnel who are competent to perform test procedures, and record and report test results promptly, accurately, and proficiently and for assuring compliance with the standards set forth in this Rule.</w:t>
      </w:r>
    </w:p>
    <w:p w14:paraId="0E77B75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laboratory director may also serve as a supervisory analyst, quality assurance manager or testing analyst, or a combination of these roles</w:t>
      </w:r>
      <w:sdt>
        <w:sdtPr>
          <w:tag w:val="goog_rdk_112"/>
          <w:id w:val="1858286155"/>
        </w:sdtPr>
        <w:sdtContent>
          <w:del w:id="2164" w:author="Author">
            <w:r>
              <w:rPr>
                <w:color w:val="000000"/>
              </w:rPr>
              <w:delText>.</w:delText>
            </w:r>
          </w:del>
        </w:sdtContent>
      </w:sdt>
      <w:r>
        <w:rPr>
          <w:color w:val="000000"/>
        </w:rPr>
        <w:t>, for a Medical Marijuana Testing Facility. If the laboratory director is serving as a combination of roles, a secondary review of data and quality documentation must be performed by qualified personnel that did not generate the data, report, or quality documentation.</w:t>
      </w:r>
    </w:p>
    <w:p w14:paraId="21C070A0" w14:textId="77777777" w:rsidR="00812D2D" w:rsidRDefault="00812D2D" w:rsidP="00812D2D">
      <w:pPr>
        <w:pStyle w:val="Heading4"/>
      </w:pPr>
      <w:r>
        <w:t>Basis and Purpose – 5-430</w:t>
      </w:r>
    </w:p>
    <w:p w14:paraId="6EAD6790" w14:textId="77777777" w:rsidR="00812D2D" w:rsidRDefault="00812D2D" w:rsidP="00812D2D">
      <w:pPr>
        <w:tabs>
          <w:tab w:val="left" w:pos="720"/>
          <w:tab w:val="left" w:pos="1440"/>
        </w:tabs>
      </w:pPr>
      <w:r>
        <w:t>The statutory authority for this rule includes but is not limited to sections 44-10-203(2)(d), 44-10-401(2)(a)(IV), and 44-10-504, C.R.S. The purpose of this rule is to establish analytical processes standards for the operation of a Medical Marijuana Testing Facility. This Rule 5-430 was previously Rule M 706, 1 CCR 212-1.</w:t>
      </w:r>
    </w:p>
    <w:p w14:paraId="0D6AFD6C" w14:textId="77777777" w:rsidR="00812D2D" w:rsidRDefault="00812D2D" w:rsidP="00812D2D">
      <w:pPr>
        <w:tabs>
          <w:tab w:val="left" w:pos="720"/>
          <w:tab w:val="left" w:pos="1440"/>
        </w:tabs>
        <w:jc w:val="center"/>
      </w:pPr>
      <w:r>
        <w:rPr>
          <w:b/>
          <w:bCs/>
          <w:highlight w:val="cyan"/>
        </w:rPr>
        <w:lastRenderedPageBreak/>
        <w:t>Please Note:</w:t>
      </w:r>
      <w:r>
        <w:rPr>
          <w:highlight w:val="cyan"/>
        </w:rPr>
        <w:t xml:space="preserve"> The Division intends to propose rule revisions to clarify expectations regarding Cannabinoid potency testing performed on Regulated Marijuana Products and reporting those results. For Regulated Marijuana Testing Facilities, proposed rule revisions will clarify the expectations of serving subsampling procedures and the use of measured serving weights in potency calculations for different types of Regulated Marijuana Products, and reporting requirements. For Regulated Marijana Products Manufacturers, proposed rule revisions will clarify required testing of and labeling requirements for any Cannabinoid greater than 10% of the total Cannabinoids on Regulated Marijuana Product. </w:t>
      </w:r>
    </w:p>
    <w:p w14:paraId="5C88C052" w14:textId="77777777" w:rsidR="00812D2D" w:rsidRDefault="00812D2D" w:rsidP="00812D2D">
      <w:pPr>
        <w:pStyle w:val="Heading4"/>
      </w:pPr>
      <w:r>
        <w:t>5-430 – Medical Marijuana Testing Facilities: Analytical Processes</w:t>
      </w:r>
    </w:p>
    <w:p w14:paraId="0546EA73"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Gas Chromatography (“GC”)</w:t>
      </w:r>
      <w:r>
        <w:rPr>
          <w:color w:val="000000"/>
        </w:rPr>
        <w:t>. A Medical Marijuana Testing Facility using GC must:</w:t>
      </w:r>
    </w:p>
    <w:p w14:paraId="0C9CFD6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Document the conditions of the gas chromatograph, including the detector response;</w:t>
      </w:r>
    </w:p>
    <w:p w14:paraId="7DB1C75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Perform and document preventive maintenance as required by the manufacturer and SOPs;</w:t>
      </w:r>
    </w:p>
    <w:p w14:paraId="2838F83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Ensure that records are maintained and readily available to the staff operating the equipment;</w:t>
      </w:r>
    </w:p>
    <w:p w14:paraId="2C967AC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Document the performance of new columns before use;</w:t>
      </w:r>
    </w:p>
    <w:p w14:paraId="23F1956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Use an internal standard for each qualitative and quantitative analysis that has similar chemical and physical properties to that of the compound identified;</w:t>
      </w:r>
    </w:p>
    <w:p w14:paraId="05FDCAE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Establish criteria of acceptability for variances between different aliquots and different columns;</w:t>
      </w:r>
    </w:p>
    <w:p w14:paraId="745E50D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the monitoring of the response (area or peak height) of the internal standard to ensure consistency overtime of the analytical system;</w:t>
      </w:r>
    </w:p>
    <w:p w14:paraId="614F4BA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Evaluate the performance of the instrument after routine and preventive maintenance prior to analyzing Test Batches; and</w:t>
      </w:r>
    </w:p>
    <w:p w14:paraId="3A16048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Monitor and document the performance of the instrument each day of testing.</w:t>
      </w:r>
    </w:p>
    <w:p w14:paraId="79B8BE74"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Gas Chromatography Mass Spectrometry (“GC/MS”)</w:t>
      </w:r>
      <w:r>
        <w:rPr>
          <w:color w:val="000000"/>
        </w:rPr>
        <w:t>. A Medical Marijuana Testing Facility using GC/MS must:</w:t>
      </w:r>
    </w:p>
    <w:p w14:paraId="3F6F5B4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2E0EA03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t>Document the changes of septa as specified in the Standard Operating Procedure;</w:t>
      </w:r>
    </w:p>
    <w:p w14:paraId="022558D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Document liners being cleaned or replaced as specified in the Standard Operating Procedure;</w:t>
      </w:r>
    </w:p>
    <w:p w14:paraId="6DCEEBE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Ensure that records are maintained and readily available to the staff operating the equipment;</w:t>
      </w:r>
    </w:p>
    <w:p w14:paraId="363DD48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Maintain records of mass spectrometer tuning;</w:t>
      </w:r>
    </w:p>
    <w:p w14:paraId="7D0FA33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Establish written criteria for acceptable mass spectrometer tuning parameters;</w:t>
      </w:r>
    </w:p>
    <w:p w14:paraId="5BF4B90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Corrective Actions if a mass spectrometer tune is unacceptable;</w:t>
      </w:r>
    </w:p>
    <w:p w14:paraId="566B827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Monitor analytic analyses to check for contamination and carry-over;</w:t>
      </w:r>
    </w:p>
    <w:p w14:paraId="75799E5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Use selected ion monitoring within each run to assure that the laboratory compares ion ratios and retention times between calibrators, controls and Test Batches for identification of an analyte;</w:t>
      </w:r>
    </w:p>
    <w:p w14:paraId="55BB905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Use an internal standard for qualitative and quantitative analysis that has similar chemical and physical properties to that of the compound identified and is isotopically labeled when available or appropriate for the assay;</w:t>
      </w:r>
    </w:p>
    <w:p w14:paraId="179E6B9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11.</w:t>
      </w:r>
      <w:r>
        <w:rPr>
          <w:color w:val="000000"/>
        </w:rPr>
        <w:tab/>
        <w:t>Document the monitoring of the response (area or peak height) for the internal standard to ensure consistency overtime of the analytical system;</w:t>
      </w:r>
    </w:p>
    <w:p w14:paraId="3392935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12.</w:t>
      </w:r>
      <w:r>
        <w:rPr>
          <w:color w:val="000000"/>
        </w:rPr>
        <w:tab/>
        <w:t>Define the criteria for designating qualitative results as positive;</w:t>
      </w:r>
    </w:p>
    <w:p w14:paraId="192A4FE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13.</w:t>
      </w:r>
      <w:r>
        <w:rPr>
          <w:color w:val="000000"/>
        </w:rPr>
        <w:tab/>
        <w:t>When a library is used to qualitatively identify an analyte, the identity of the analyte must be confirmed before reporting results by comparing the relative retention time and mass spectrum to that of a known standard or control run on the same system;</w:t>
      </w:r>
    </w:p>
    <w:p w14:paraId="0747798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14.</w:t>
      </w:r>
      <w:r>
        <w:rPr>
          <w:color w:val="000000"/>
        </w:rPr>
        <w:tab/>
        <w:t>Evaluate the performance of the instrument after routine and preventive maintenance (</w:t>
      </w:r>
      <w:r>
        <w:rPr>
          <w:i/>
          <w:iCs/>
          <w:color w:val="000000"/>
        </w:rPr>
        <w:t>e.g.</w:t>
      </w:r>
      <w:r>
        <w:rPr>
          <w:color w:val="000000"/>
        </w:rPr>
        <w:t xml:space="preserve"> clipping or replacing the column or cleaning the source) prior to analyzing Test Batches;</w:t>
      </w:r>
    </w:p>
    <w:p w14:paraId="5C0EF80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15.</w:t>
      </w:r>
      <w:r>
        <w:rPr>
          <w:color w:val="000000"/>
        </w:rPr>
        <w:tab/>
        <w:t>Monitor gas phase standards frequently by comparison to the initial calibration curve. Fresh standards must be prepared if this check exceeds 20% drift. Gas standards must be replaced after one week or as recommended by the standard manufacturer. Alternatively, standards must be replaced after an established period of time for which the Regulated Marijuana Testing Facility has demonstrated the stability of the standard;</w:t>
      </w:r>
    </w:p>
    <w:p w14:paraId="454D19C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16.</w:t>
      </w:r>
      <w:r>
        <w:rPr>
          <w:color w:val="000000"/>
        </w:rPr>
        <w:tab/>
        <w:t>Monitor non-gas standards frequently by comparison to the initial calibration. Fresh standards must be prepared if this check exceeds 20% drift. Non-gas standards must be replaced after one month for working standards and three months for opened stocks or as recommended by the standard manufacturer. Alternatively, standards must be replaced after an established period of time for which the Regulated Marijuana Testing Facility has demonstrated the stability of the standard; and</w:t>
      </w:r>
    </w:p>
    <w:p w14:paraId="39E2B1D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17.</w:t>
      </w:r>
      <w:r>
        <w:rPr>
          <w:color w:val="000000"/>
        </w:rPr>
        <w:tab/>
        <w:t>Monitor and document the performance of the instrument each day of testing.</w:t>
      </w:r>
    </w:p>
    <w:p w14:paraId="48CDA16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Immunoassays</w:t>
      </w:r>
      <w:r>
        <w:rPr>
          <w:color w:val="000000"/>
        </w:rPr>
        <w:t>. A Medical Marijuana Testing Facility using Immunoassays must:</w:t>
      </w:r>
    </w:p>
    <w:p w14:paraId="13B5E8E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44B3A7E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3B3D0A2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Validate any changes or modifications to a manufacturer’s approved assays or testing methods when a Test Batch is not included within the sample types and/or matrices approved by the manufacturer; and</w:t>
      </w:r>
    </w:p>
    <w:p w14:paraId="2FBC689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Define acceptable separation or measurement units (absorbance intensity or counts per minute) for each assay, which must be consistent with manufacturer’s instructions.</w:t>
      </w:r>
    </w:p>
    <w:p w14:paraId="6A04650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t>Repealed.</w:t>
      </w:r>
    </w:p>
    <w:p w14:paraId="45A5B6E2"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High Performance Liquid Chromatography (“HPLC”)</w:t>
      </w:r>
      <w:r>
        <w:rPr>
          <w:color w:val="000000"/>
        </w:rPr>
        <w:t>. A Medical Marijuana Testing Facility using HPLC must:</w:t>
      </w:r>
    </w:p>
    <w:p w14:paraId="0165CC0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3951E14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153CDA8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Monitor and document the performance of the HPLC instrument each day of testing;</w:t>
      </w:r>
    </w:p>
    <w:p w14:paraId="5A98620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Evaluate the performance of new columns before use;</w:t>
      </w:r>
    </w:p>
    <w:p w14:paraId="22F4AEF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Create written standards for acceptability when eluting solvents are recycled;</w:t>
      </w:r>
    </w:p>
    <w:p w14:paraId="1FE8CAB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6.</w:t>
      </w:r>
      <w:r>
        <w:rPr>
          <w:color w:val="000000"/>
        </w:rPr>
        <w:tab/>
        <w:t>Use an internal standard for each qualitative and quantitative analysis that has similar chemical and physical properties to that of the compound identified when available or appropriate for the assay;</w:t>
      </w:r>
    </w:p>
    <w:p w14:paraId="40B6976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the monitoring of the response (area or peak height) of the internal standard to ensure consistency overtime of the analytical system; and</w:t>
      </w:r>
    </w:p>
    <w:p w14:paraId="37DBA6C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Evaluate the performance of the instrument after routine and preventive maintenance prior to analyzing Test Batches.</w:t>
      </w:r>
    </w:p>
    <w:p w14:paraId="009A285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r>
      <w:r>
        <w:rPr>
          <w:color w:val="000000"/>
          <w:u w:val="single"/>
        </w:rPr>
        <w:t>Liquid Chromatography Mass Spectroscopy (“LC/MS”)</w:t>
      </w:r>
      <w:r>
        <w:rPr>
          <w:color w:val="000000"/>
        </w:rPr>
        <w:t>. A Medical Marijuana Testing Facility using LC/MS must:</w:t>
      </w:r>
    </w:p>
    <w:p w14:paraId="350B4C3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0D78421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598D06D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Maintain records of mass spectrometer tuning;</w:t>
      </w:r>
    </w:p>
    <w:p w14:paraId="124D814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Document Corrective Actions if a mass spectrometer tune is unacceptable;</w:t>
      </w:r>
    </w:p>
    <w:p w14:paraId="42653DE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Use an internal standard with each qualitative and quantitative analysis that has similar chemical and physical properties to that of the compound identified and is isotopically labeled when available or appropriate for the assay;</w:t>
      </w:r>
    </w:p>
    <w:p w14:paraId="4105DC0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Document the monitoring of the response (area or peak height) of the internal standard to ensure consistency over time of the analytical system;</w:t>
      </w:r>
    </w:p>
    <w:p w14:paraId="18D7E3F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Compare two transitions and retention times between calibrators, controls and Test Batches within each run;</w:t>
      </w:r>
    </w:p>
    <w:p w14:paraId="2D50931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Document and maintain records when changes in source, source conditions, eluent, or column are made to the instrument;</w:t>
      </w:r>
    </w:p>
    <w:p w14:paraId="072844A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Evaluate the performance of the instrument when changes in: source, source conditions, eluent, or column are made prior to reporting test results; and</w:t>
      </w:r>
    </w:p>
    <w:p w14:paraId="2EDDBBD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Ensure ion ratios do not exceed plus or minus 30% relative to the average of calibration standards from the same sequence.</w:t>
      </w:r>
    </w:p>
    <w:p w14:paraId="0B7B06EA"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F.5.</w:t>
      </w:r>
      <w:r>
        <w:rPr>
          <w:color w:val="000000"/>
        </w:rPr>
        <w:tab/>
      </w:r>
      <w:r>
        <w:rPr>
          <w:color w:val="000000"/>
          <w:u w:val="single"/>
        </w:rPr>
        <w:t>Inductively Coupled Plasma Mass Spectrometry (ICP/MS)</w:t>
      </w:r>
      <w:r>
        <w:rPr>
          <w:color w:val="000000"/>
        </w:rPr>
        <w:t>. A Medical Marijuana Testing Facility using ICP must:</w:t>
      </w:r>
    </w:p>
    <w:p w14:paraId="09C4E52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1.</w:t>
      </w:r>
      <w:r>
        <w:rPr>
          <w:color w:val="000000"/>
        </w:rPr>
        <w:tab/>
        <w:t>Perform and document preventive maintenance as required by the manufacturer and SOPs;</w:t>
      </w:r>
    </w:p>
    <w:p w14:paraId="6197A7B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120ADBB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Establish written criteria for acceptable mass spectrometer tuning parameters;</w:t>
      </w:r>
    </w:p>
    <w:p w14:paraId="459B13E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Maintain records of mass spectrometer tuning;</w:t>
      </w:r>
    </w:p>
    <w:p w14:paraId="69586A4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Document Corrective Actions if mass spectrometer tune is unacceptable;</w:t>
      </w:r>
    </w:p>
    <w:p w14:paraId="7FF0FC7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Use an internal standard with each qualitative and quantitative analysis that has similar chemical and physical properties to that of the compound identified and is isotopically labeled when available or appropriate for the assay;</w:t>
      </w:r>
    </w:p>
    <w:p w14:paraId="5B11DAD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the monitoring of the response (counts per second) of the internal standard to ensure consistency over time of the analytical system;</w:t>
      </w:r>
    </w:p>
    <w:p w14:paraId="5706195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Compare mass-to-charge ratios between calibrators, controls and Test Batches within each run;</w:t>
      </w:r>
    </w:p>
    <w:p w14:paraId="2006FC4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Monitor analyses to check for contamination and carry-over;</w:t>
      </w:r>
    </w:p>
    <w:p w14:paraId="4708987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Evaluate and document the performance of the instrument after routine and preventive maintenance and when changes in: source, conditions, or detector are made prior to reporting test results; and</w:t>
      </w:r>
    </w:p>
    <w:p w14:paraId="2FCEE0C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11.</w:t>
      </w:r>
      <w:r>
        <w:rPr>
          <w:color w:val="000000"/>
        </w:rPr>
        <w:tab/>
        <w:t>Monitor and document the performance of the instrument each day of testing.</w:t>
      </w:r>
    </w:p>
    <w:p w14:paraId="2E93202B"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G.</w:t>
      </w:r>
      <w:r>
        <w:rPr>
          <w:color w:val="000000"/>
        </w:rPr>
        <w:tab/>
      </w:r>
      <w:r>
        <w:rPr>
          <w:color w:val="000000"/>
          <w:u w:val="single"/>
        </w:rPr>
        <w:t>Microbial Assays</w:t>
      </w:r>
      <w:r>
        <w:rPr>
          <w:color w:val="000000"/>
        </w:rPr>
        <w:t>. A Medical Marijuana Testing Facility using microbial assays must:</w:t>
      </w:r>
    </w:p>
    <w:p w14:paraId="5D45E99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Standard Operating Procedures;</w:t>
      </w:r>
    </w:p>
    <w:p w14:paraId="5E1F02C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66BA334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Validate any changes or modifications to a manufacturer’s approved assays or testing methods when a Test Batch submitted for testing is not included within sample types and/or matrices approved by the manufacturer;</w:t>
      </w:r>
    </w:p>
    <w:p w14:paraId="104D2FD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4.</w:t>
      </w:r>
      <w:r>
        <w:rPr>
          <w:color w:val="000000"/>
        </w:rPr>
        <w:tab/>
        <w:t>Verify the method at the regulatory limit for each analyte. Verification at the qualitative presence/absence limit shall include a fractional recovery study.</w:t>
      </w:r>
    </w:p>
    <w:p w14:paraId="7C30FBC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Include controls for each analytical run of Test Batches. Quantitative microbial methods shall use controls of a specific known value or set of values that lies within the quantifiable range of the method;</w:t>
      </w:r>
    </w:p>
    <w:p w14:paraId="7E39109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For molecular methods, the Medical Marijuana Testing Facility shall include controls for each individual analytical run. Quantitative molecular methods shall use controls of a specific known value or set of values that lies within the quantifiable range of the method;</w:t>
      </w:r>
    </w:p>
    <w:p w14:paraId="6E3E22F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PCR-based and qPCR-based methods must include validated internal amplification controls;</w:t>
      </w:r>
    </w:p>
    <w:p w14:paraId="60D0E4F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Microbial methods must include steps to confirm presumptive positive results; confirmation methods may be molecular or cultural or both. Confirmation methods must include quality controls that match the organism which is being confirmed; and</w:t>
      </w:r>
    </w:p>
    <w:p w14:paraId="48EC428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Verify the stated Limit of Detection of qualitative assays through “dilution to extinction” studies in which the calculated extinction dilution is corroborated with cultural data.</w:t>
      </w:r>
    </w:p>
    <w:p w14:paraId="2AC0FF60"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H.</w:t>
      </w:r>
      <w:r>
        <w:rPr>
          <w:color w:val="000000"/>
        </w:rPr>
        <w:tab/>
      </w:r>
      <w:r>
        <w:rPr>
          <w:color w:val="000000"/>
          <w:u w:val="single"/>
        </w:rPr>
        <w:t>Water Activity</w:t>
      </w:r>
      <w:r>
        <w:rPr>
          <w:color w:val="000000"/>
        </w:rPr>
        <w:t>. A Medical Marijuana Testing Facility analyzing water activity must:</w:t>
      </w:r>
    </w:p>
    <w:p w14:paraId="4911C08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Standard Operating Procedures;</w:t>
      </w:r>
    </w:p>
    <w:p w14:paraId="491476F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31243C0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Specify all unique method parameters, such as temperature, test sample surface area, volatile compound interferences, including but not limited to temperature;</w:t>
      </w:r>
    </w:p>
    <w:p w14:paraId="56203DD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Evaluate the performance of the method after routine and preventive maintenance prior to analyzing the Test Batch; and</w:t>
      </w:r>
    </w:p>
    <w:p w14:paraId="2DF09A9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Establish criteria for acceptable instrument performance.</w:t>
      </w:r>
    </w:p>
    <w:p w14:paraId="0267BC59"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I.</w:t>
      </w:r>
      <w:r>
        <w:rPr>
          <w:color w:val="000000"/>
        </w:rPr>
        <w:tab/>
      </w:r>
      <w:r>
        <w:rPr>
          <w:color w:val="000000"/>
          <w:u w:val="single"/>
        </w:rPr>
        <w:t>Analytical Method Validation</w:t>
      </w:r>
      <w:r>
        <w:rPr>
          <w:color w:val="000000"/>
        </w:rPr>
        <w:t>. A Medical Marijuana Testing Facility must validate new methodology and revalidate any changes to approved methodology prior to analyzing Test Batches.</w:t>
      </w:r>
    </w:p>
    <w:p w14:paraId="60B150D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 xml:space="preserve">The laboratory must implement a performance-based measurement system for the selected methodology and validate the method following </w:t>
      </w:r>
      <w:r>
        <w:rPr>
          <w:color w:val="000000"/>
        </w:rPr>
        <w:lastRenderedPageBreak/>
        <w:t>good laboratory practices in accordance with AOAC, United States Pharmacopeia (USP), United States Food and Drug Administration (FDA) United States Department of Agriculture (USDA), or other reputable validation guidelines and methodology prior to reporting results. Validation, verification, or matrix extension of methodology must include when applicable, but is not limited to:</w:t>
      </w:r>
    </w:p>
    <w:p w14:paraId="0D78006A"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Verification of Accuracy;</w:t>
      </w:r>
    </w:p>
    <w:p w14:paraId="4FB4899F"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Verification of Precision;</w:t>
      </w:r>
    </w:p>
    <w:p w14:paraId="5C106B8E"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Verification of Analytical Sensitivity;</w:t>
      </w:r>
    </w:p>
    <w:p w14:paraId="7CFB1BC5"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Verification of Analytical Specificity;</w:t>
      </w:r>
    </w:p>
    <w:p w14:paraId="48655811"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Verification of the LOD;</w:t>
      </w:r>
    </w:p>
    <w:p w14:paraId="72F0559F"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Verification of the LOQ;</w:t>
      </w:r>
    </w:p>
    <w:p w14:paraId="09119F9D"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Verification of the Reportable Range;</w:t>
      </w:r>
    </w:p>
    <w:p w14:paraId="0424FE6A"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h.</w:t>
      </w:r>
      <w:r>
        <w:rPr>
          <w:color w:val="000000"/>
        </w:rPr>
        <w:tab/>
        <w:t>Identification of Interfering Substances;</w:t>
      </w:r>
    </w:p>
    <w:p w14:paraId="1A40DAB6"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i.</w:t>
      </w:r>
      <w:r>
        <w:rPr>
          <w:color w:val="000000"/>
        </w:rPr>
        <w:tab/>
        <w:t>Exclusivity, which means the specificity of the test method for validating microbial testing methods. It evaluates the ability of the method to distinguish the target organisms from similar but genetically distinct non-target organisms;</w:t>
      </w:r>
    </w:p>
    <w:p w14:paraId="4513466B"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j.</w:t>
      </w:r>
      <w:r>
        <w:rPr>
          <w:color w:val="000000"/>
        </w:rPr>
        <w:tab/>
        <w:t>Inclusivity, which means, related to microbiological method validation, the sensitivity of the test method. It evaluates the ability of the test method to detect a wide range of target organisms by a defined relatedness;</w:t>
      </w:r>
    </w:p>
    <w:p w14:paraId="0F814998"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k.</w:t>
      </w:r>
      <w:r>
        <w:rPr>
          <w:color w:val="000000"/>
        </w:rPr>
        <w:tab/>
        <w:t>Verification of Recovery. The laboratory shall take action to remediate recovery issues where matrix effects affect recovery at &gt;±20% of the theoretical value;</w:t>
      </w:r>
    </w:p>
    <w:p w14:paraId="6DF11413"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l.</w:t>
      </w:r>
      <w:r>
        <w:rPr>
          <w:color w:val="000000"/>
        </w:rPr>
        <w:tab/>
        <w:t>Measurement Uncertainty. Subsequent to initial validation, measurement uncertainty must be re-evaluated at least annually or whenever method modifications are made. “Measurement uncertainty” is defined as a parameter, associated with the result of a measurement, that characterizes the dispersion of the values that could reasonably be attributed to the measurand.</w:t>
      </w:r>
    </w:p>
    <w:p w14:paraId="549BFE2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Validation of the other or new methodology must be documented.</w:t>
      </w:r>
    </w:p>
    <w:p w14:paraId="7F723C0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Prior to use, other or new methodology must have a Standard Operating Procedure approved and signed by the laboratory director.</w:t>
      </w:r>
    </w:p>
    <w:p w14:paraId="5C7640F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4.</w:t>
      </w:r>
      <w:r>
        <w:rPr>
          <w:color w:val="000000"/>
        </w:rPr>
        <w:tab/>
        <w:t>Testing analysts must have documentation of competency assessment prior to testing Test Batches.</w:t>
      </w:r>
    </w:p>
    <w:p w14:paraId="3FA7555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Any changes to the approved other or new methodology must be revalidated and documented prior to testing Test Batches.</w:t>
      </w:r>
    </w:p>
    <w:p w14:paraId="1180DB7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The demonstration of testing validity must ensure consistent, accurate and reproducible analytical performance in the matrices tested by the laboratory.</w:t>
      </w:r>
    </w:p>
    <w:p w14:paraId="17714D2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Method performance specifications must ensure analytical tests are sufficiently sensitive for the purposes of the detectability requirements of Rule 5-440(B).</w:t>
      </w:r>
    </w:p>
    <w:p w14:paraId="70A9F64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To the extent practicable, laboratory test methods must meet AOAC International standard method performance requirements.</w:t>
      </w:r>
    </w:p>
    <w:p w14:paraId="435B1B6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For qualitative methods, a minimum of three spiking/naturally occurring levels of target analyte must be included assessing accuracy, precision and specificity per each matrix validated (microbiological methods shall be considered accurate/precise if fractional results are obtained when limits are &lt;1 CFU preanalytical portion): one negative level in which no analyte is present, one low level at which analyte is present at the regulatory limit and one high level at which the analyte is present at 10x the regulatory limit.</w:t>
      </w:r>
    </w:p>
    <w:p w14:paraId="1937FFA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For quantitative methods, laboratories must include a minimum of four or more spiked levels, covering the analytical range that assesses accuracy, precision and specificity of each matrix validated. These must include one negative level in which no analyte is present, one low level at which analyte is present at the regulatory limit, one medium level for which the analyte is present at a concentration close to the middle calibrator and one high level at which the analyte is present at the upper level of the calibration.</w:t>
      </w:r>
    </w:p>
    <w:p w14:paraId="1456DE4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11.</w:t>
      </w:r>
      <w:r>
        <w:rPr>
          <w:color w:val="000000"/>
        </w:rPr>
        <w:tab/>
        <w:t>For qualitative methods, at least two levels must be included for the negative and high level spikes - at least ten replicates must be included at the fractional level, per analyte, per matrix.</w:t>
      </w:r>
    </w:p>
    <w:p w14:paraId="639AA10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12.</w:t>
      </w:r>
      <w:r>
        <w:rPr>
          <w:color w:val="000000"/>
        </w:rPr>
        <w:tab/>
        <w:t>For quantitative methods, at least two replicates must be performed at each spiked level per each matrix validated.</w:t>
      </w:r>
    </w:p>
    <w:p w14:paraId="3E21B70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13.</w:t>
      </w:r>
      <w:r>
        <w:rPr>
          <w:color w:val="000000"/>
        </w:rPr>
        <w:tab/>
        <w:t>Software must be validated prior to testing samples, including but not limited to: analytical software, application programming interface(s) (APIs), laboratory information management systems (LIMS), etcetera.</w:t>
      </w:r>
    </w:p>
    <w:p w14:paraId="2E778E0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14.</w:t>
      </w:r>
      <w:r>
        <w:rPr>
          <w:color w:val="000000"/>
        </w:rPr>
        <w:tab/>
        <w:t>Validation or verification of methodology must be documented in a validation report. The validation report shall include, but is not limited to, the following:</w:t>
      </w:r>
    </w:p>
    <w:p w14:paraId="3B90F132"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Validation plan;</w:t>
      </w:r>
    </w:p>
    <w:p w14:paraId="4281E3A8"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Introduction and summary;</w:t>
      </w:r>
    </w:p>
    <w:p w14:paraId="0C076B5E"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Materials, to include identification of Certified Reference Materials, and preparation methods;</w:t>
      </w:r>
    </w:p>
    <w:p w14:paraId="13AEA5A1"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Method parameters;</w:t>
      </w:r>
    </w:p>
    <w:p w14:paraId="2E14D8F9"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Raw data, including instrument raw data such as chromatograms, for each test method and each instrument, if any;</w:t>
      </w:r>
    </w:p>
    <w:p w14:paraId="70D486DF"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Instrument calibration data, if any;</w:t>
      </w:r>
    </w:p>
    <w:p w14:paraId="2446FE9E"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Data, calculations, and results;</w:t>
      </w:r>
    </w:p>
    <w:p w14:paraId="52A2B290"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h.</w:t>
      </w:r>
      <w:r>
        <w:rPr>
          <w:color w:val="000000"/>
        </w:rPr>
        <w:tab/>
        <w:t>Method Acceptability Criteria performance data;</w:t>
      </w:r>
    </w:p>
    <w:p w14:paraId="46A91CDF"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i.</w:t>
      </w:r>
      <w:r>
        <w:rPr>
          <w:color w:val="000000"/>
        </w:rPr>
        <w:tab/>
        <w:t>Interlaboratory comparison;</w:t>
      </w:r>
    </w:p>
    <w:p w14:paraId="60C579B1"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j.</w:t>
      </w:r>
      <w:r>
        <w:rPr>
          <w:color w:val="000000"/>
        </w:rPr>
        <w:tab/>
        <w:t>Verification of spreadsheets and/or laboratory information management system;</w:t>
      </w:r>
    </w:p>
    <w:p w14:paraId="12DA5D9C"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k.</w:t>
      </w:r>
      <w:r>
        <w:rPr>
          <w:color w:val="000000"/>
        </w:rPr>
        <w:tab/>
        <w:t>Conclusion and discussion; and</w:t>
      </w:r>
    </w:p>
    <w:p w14:paraId="5E45E922"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l.</w:t>
      </w:r>
      <w:r>
        <w:rPr>
          <w:color w:val="000000"/>
        </w:rPr>
        <w:tab/>
        <w:t>References.</w:t>
      </w:r>
    </w:p>
    <w:p w14:paraId="3B0DB7C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15.</w:t>
      </w:r>
      <w:r>
        <w:rPr>
          <w:color w:val="000000"/>
        </w:rPr>
        <w:tab/>
        <w:t>Laboratories must validate or verify instrumentation and methodology immediately and prior to use following a change in location.</w:t>
      </w:r>
    </w:p>
    <w:p w14:paraId="18506C3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J.</w:t>
      </w:r>
      <w:r>
        <w:rPr>
          <w:color w:val="000000"/>
        </w:rPr>
        <w:tab/>
      </w:r>
      <w:r>
        <w:rPr>
          <w:color w:val="000000"/>
          <w:u w:val="single"/>
        </w:rPr>
        <w:t>Testing and Validation of Complex Matrices</w:t>
      </w:r>
      <w:r>
        <w:rPr>
          <w:color w:val="000000"/>
        </w:rPr>
        <w:t>. A Medical Marijuana Testing Facility must include a variety of matrices as part of the validation/verification process. During method validation/verification, a Medical Marijuana Testing Facility must:</w:t>
      </w:r>
    </w:p>
    <w:p w14:paraId="60545DC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Select matrices which best represent each category of products to be tested as listed in Rule 4-215. The laboratory shall independently determine the category of matrix a product falls within; properties to consider include fat content, Cannabinoid content, pH, salt content, sugar content, water activity, the presence of known chemical compounds, microbial flora and antimicrobial compounds.</w:t>
      </w:r>
    </w:p>
    <w:p w14:paraId="1F9EBFC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Perform a new matrix validation, prior to reporting results, on matrices which are either a new category of matrix or are considerably different from the original matrix validated within the category.</w:t>
      </w:r>
    </w:p>
    <w:p w14:paraId="282F6A37"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a.</w:t>
      </w:r>
      <w:r>
        <w:rPr>
          <w:color w:val="000000"/>
        </w:rPr>
        <w:tab/>
        <w:t>For example, the Medical Marijuana Testing Facility intends to receive the topical product “bath bombs” for testing, but previous validation studies for topical product included lotion and massage oil. A new validation should be performed for the product prior to testing since salt content and other properties differ vastly from the original matrices validated.</w:t>
      </w:r>
    </w:p>
    <w:p w14:paraId="3E0A99A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Perform a matrix verification (a client matrix spike or similar consisting of the target analyte(s) at the time of analysis) on matrices submitted for testing which differ slightly from those initially validated but which fall within a category already validated.</w:t>
      </w:r>
    </w:p>
    <w:p w14:paraId="37B61F38"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example, the Medical Marijuana Testing Facility laboratory receives a new edible type matrix for testing (snickerdoodle cookies) but previous validation included gummies and hard candy. A spike of a portion of the submitted material must be analyzed prior to, or at the time of, sample analysis.</w:t>
      </w:r>
    </w:p>
    <w:p w14:paraId="60D888F9"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K.</w:t>
      </w:r>
      <w:r>
        <w:rPr>
          <w:color w:val="000000"/>
        </w:rPr>
        <w:tab/>
        <w:t>All Test Batches and Hemp Product must be tested as received, must not be manipulated, and must be tested in a manner that ensures results are representative of the Test Batch as it is received.</w:t>
      </w:r>
    </w:p>
    <w:p w14:paraId="6E0BAC4B"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L.</w:t>
      </w:r>
      <w:r>
        <w:rPr>
          <w:color w:val="000000"/>
        </w:rPr>
        <w:tab/>
        <w:t>Repealed.</w:t>
      </w:r>
    </w:p>
    <w:p w14:paraId="50DDB26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M.</w:t>
      </w:r>
      <w:r>
        <w:rPr>
          <w:color w:val="000000"/>
        </w:rPr>
        <w:tab/>
      </w:r>
      <w:r>
        <w:rPr>
          <w:color w:val="000000"/>
          <w:u w:val="single"/>
        </w:rPr>
        <w:t>General Quantitative Method Quality Parameters</w:t>
      </w:r>
      <w:r>
        <w:rPr>
          <w:color w:val="000000"/>
        </w:rPr>
        <w:t>: A Medical Marijuana Testing Facility must meet the following Acceptability Criteria for quantitative method controls.</w:t>
      </w:r>
    </w:p>
    <w:p w14:paraId="64120EA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Chemical quality controls must not exceed a variance of plus or minus 10.0% of the target value when analytes are greater than or equal to 100 parts per million (ppm).</w:t>
      </w:r>
    </w:p>
    <w:p w14:paraId="23CA0D5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Chemical quality controls must not exceed a variance of plus or minus 30.0% for residual solvent gas standards; or plus or minus 20.0% of the target value when analytes are greater than or equal to 10 ppm.</w:t>
      </w:r>
    </w:p>
    <w:p w14:paraId="196DA9A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Chemical quality controls must not exceed a variance of plus or minus 30.0% for residual solvent gas standards; or plus or minus 20.0% of the target value when analytes are greater than or equal to 1.0 ppm.</w:t>
      </w:r>
    </w:p>
    <w:p w14:paraId="1F13361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Chemical quality controls must not exceed a variance of plus or minus 30.0% for residual solvent gas standards; or plus or minus 20.0% of the target value when analytes are greater than or equal to 100 parts per billion (ppb) or greater.</w:t>
      </w:r>
    </w:p>
    <w:p w14:paraId="3F0F5EA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Chemical quality controls must not exceed a variance of plus or minus 40.0% of the target value when analytes are greater than or equal to 10 ppb.</w:t>
      </w:r>
    </w:p>
    <w:p w14:paraId="4BAE48D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6.</w:t>
      </w:r>
      <w:r>
        <w:rPr>
          <w:color w:val="000000"/>
        </w:rPr>
        <w:tab/>
        <w:t>Chemical quality controls must not exceed a variance of plus or minus 60.0% of the target value when analytes are greater than or equal to 1.0 ppb.</w:t>
      </w:r>
    </w:p>
    <w:p w14:paraId="782E223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Microbiology quality controls must not exceed a variance of plus or minus 20.0% of the target value.</w:t>
      </w:r>
    </w:p>
    <w:p w14:paraId="1CE3B9A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N.</w:t>
      </w:r>
      <w:r>
        <w:rPr>
          <w:color w:val="000000"/>
        </w:rPr>
        <w:tab/>
      </w:r>
      <w:r>
        <w:rPr>
          <w:color w:val="000000"/>
          <w:u w:val="single"/>
        </w:rPr>
        <w:t>General Laboratory Equipment</w:t>
      </w:r>
      <w:r>
        <w:rPr>
          <w:color w:val="000000"/>
        </w:rPr>
        <w:t>. A Medical Marijuana Testing Facility must:</w:t>
      </w:r>
    </w:p>
    <w:p w14:paraId="6756FB1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Track, verify, and apply correction factors where applicable;</w:t>
      </w:r>
    </w:p>
    <w:p w14:paraId="0EEB61A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Perform annual calibration, monthly spore ampule checks, and daily temperature checks of autoclaves;</w:t>
      </w:r>
    </w:p>
    <w:p w14:paraId="770DCAE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Verify pipette calibration on a monthly basis across the volume range the pipette is used;</w:t>
      </w:r>
    </w:p>
    <w:p w14:paraId="672F246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Perform annual calibration of balances and analytical weights. Balances must be verified across the appropriate mass range on each day of use;</w:t>
      </w:r>
    </w:p>
    <w:p w14:paraId="1694DE7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Perform verification of laboratory dispensers on each day of use;</w:t>
      </w:r>
    </w:p>
    <w:p w14:paraId="68261FB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Perform annual gravimetric verification of volumetric glassware;</w:t>
      </w:r>
    </w:p>
    <w:p w14:paraId="199A9B3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Calibrate pH meters on each day of use with buffers across the analytical range (i.e. 4, 7, 10);</w:t>
      </w:r>
    </w:p>
    <w:p w14:paraId="5B40BB7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Perform annual calibration of thermometers to a NIST traceable reference thermometer. Correction factors must be applied when such a factor could impact the final result; and</w:t>
      </w:r>
    </w:p>
    <w:p w14:paraId="5D645FB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Calibrate analytical timers annually.</w:t>
      </w:r>
    </w:p>
    <w:p w14:paraId="6EB955CF" w14:textId="77777777" w:rsidR="00812D2D" w:rsidRDefault="00812D2D" w:rsidP="00812D2D">
      <w:pPr>
        <w:pStyle w:val="Heading3"/>
      </w:pPr>
      <w:r>
        <w:t>5-600 Series – Medical Marijuana Business Operators</w:t>
      </w:r>
    </w:p>
    <w:p w14:paraId="571DCDF9" w14:textId="77777777" w:rsidR="00812D2D" w:rsidRDefault="00812D2D" w:rsidP="00812D2D">
      <w:pPr>
        <w:pStyle w:val="Heading4"/>
      </w:pPr>
      <w:r>
        <w:t>Basis and Purpose – 5-615</w:t>
      </w:r>
    </w:p>
    <w:p w14:paraId="2D73B954" w14:textId="77777777" w:rsidR="00812D2D" w:rsidRDefault="00812D2D" w:rsidP="00812D2D">
      <w:pPr>
        <w:tabs>
          <w:tab w:val="left" w:pos="720"/>
          <w:tab w:val="left" w:pos="1440"/>
        </w:tabs>
      </w:pPr>
      <w:r>
        <w:t>The statutory authority for this rule includes but is not limited to sections, 44-10-202(1)(c), 44-10-203(1)(c), 44-10-203(1)(k), 44-10-203(2)(o), 44-10-401(2)(a)(VI), and 44-10-506, C.R.S. The purpose of this rule is to establish license requirements for the Medical Marijuana Business Operator’s Controlling Beneficial Owners, agents and employees, including those directly or indirectly engaged in the operation of other Medical Marijuana Business(es). This Rule 5-615 was previously Rule M 1703, 1 CCR 212-1.</w:t>
      </w:r>
    </w:p>
    <w:p w14:paraId="4B998642" w14:textId="77777777" w:rsidR="00812D2D" w:rsidRDefault="00812D2D" w:rsidP="00812D2D">
      <w:pPr>
        <w:pStyle w:val="Heading4"/>
      </w:pPr>
      <w:bookmarkStart w:id="2165" w:name="_heading=h.3tm90styzdl2" w:colFirst="0" w:colLast="0"/>
      <w:bookmarkEnd w:id="2165"/>
      <w:r>
        <w:t>5-615 – Medical Marijuana Business Operators: Employee Licenses for Personnel</w:t>
      </w:r>
    </w:p>
    <w:p w14:paraId="5BC07B66"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Required Licenses</w:t>
      </w:r>
      <w:r>
        <w:rPr>
          <w:color w:val="000000"/>
        </w:rPr>
        <w:t>.</w:t>
      </w:r>
    </w:p>
    <w:p w14:paraId="024AE7B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r>
      <w:r>
        <w:rPr>
          <w:color w:val="000000"/>
          <w:u w:val="single"/>
        </w:rPr>
        <w:t>Employee Licenses</w:t>
      </w:r>
      <w:r>
        <w:rPr>
          <w:color w:val="000000"/>
        </w:rPr>
        <w:t xml:space="preserve">. All natural persons who </w:t>
      </w:r>
      <w:sdt>
        <w:sdtPr>
          <w:tag w:val="goog_rdk_160"/>
          <w:id w:val="1464543874"/>
        </w:sdtPr>
        <w:sdtContent>
          <w:sdt>
            <w:sdtPr>
              <w:tag w:val="goog_rdk_161"/>
              <w:id w:val="-818868240"/>
            </w:sdtPr>
            <w:sdtContent>
              <w:ins w:id="2166" w:author="Author">
                <w:r w:rsidRPr="00AE6D80">
                  <w:rPr>
                    <w:rPrChange w:id="2167" w:author="Author">
                      <w:rPr>
                        <w:color w:val="000000"/>
                      </w:rPr>
                    </w:rPrChange>
                  </w:rPr>
                  <w:t>handle</w:t>
                </w:r>
              </w:ins>
            </w:sdtContent>
          </w:sdt>
          <w:ins w:id="2168" w:author="Author">
            <w:r>
              <w:rPr>
                <w:color w:val="000000"/>
              </w:rPr>
              <w:t xml:space="preserve"> or </w:t>
            </w:r>
          </w:ins>
          <w:customXmlInsRangeStart w:id="2169" w:author="Author"/>
          <w:sdt>
            <w:sdtPr>
              <w:tag w:val="goog_rdk_162"/>
              <w:id w:val="2051984427"/>
            </w:sdtPr>
            <w:sdtContent>
              <w:customXmlInsRangeEnd w:id="2169"/>
              <w:ins w:id="2170" w:author="Author">
                <w:r w:rsidRPr="00AE6D80">
                  <w:rPr>
                    <w:rPrChange w:id="2171" w:author="Author">
                      <w:rPr>
                        <w:color w:val="000000"/>
                      </w:rPr>
                    </w:rPrChange>
                  </w:rPr>
                  <w:t>transport</w:t>
                </w:r>
              </w:ins>
              <w:customXmlInsRangeStart w:id="2172" w:author="Author"/>
            </w:sdtContent>
          </w:sdt>
          <w:customXmlInsRangeEnd w:id="2172"/>
          <w:ins w:id="2173" w:author="Author">
            <w:r>
              <w:rPr>
                <w:color w:val="000000"/>
              </w:rPr>
              <w:t xml:space="preserve"> </w:t>
            </w:r>
          </w:ins>
          <w:customXmlInsRangeStart w:id="2174" w:author="Author"/>
          <w:sdt>
            <w:sdtPr>
              <w:tag w:val="goog_rdk_163"/>
              <w:id w:val="2076265392"/>
            </w:sdtPr>
            <w:sdtContent>
              <w:customXmlInsRangeEnd w:id="2174"/>
              <w:ins w:id="2175" w:author="Author">
                <w:r w:rsidRPr="00AE6D80">
                  <w:rPr>
                    <w:rPrChange w:id="2176" w:author="Author">
                      <w:rPr>
                        <w:color w:val="000000"/>
                      </w:rPr>
                    </w:rPrChange>
                  </w:rPr>
                  <w:t xml:space="preserve">Medical Marijuana or Medical Marijuana Products and any natural person who has access to or enters data into the Inventory Tracking System must have an Employee License. </w:t>
                </w:r>
              </w:ins>
              <w:customXmlInsRangeStart w:id="2177" w:author="Author"/>
            </w:sdtContent>
          </w:sdt>
          <w:customXmlInsRangeEnd w:id="2177"/>
        </w:sdtContent>
      </w:sdt>
      <w:sdt>
        <w:sdtPr>
          <w:tag w:val="goog_rdk_164"/>
          <w:id w:val="1208238241"/>
        </w:sdtPr>
        <w:sdtContent>
          <w:del w:id="2178" w:author="Author">
            <w:r>
              <w:rPr>
                <w:color w:val="000000"/>
              </w:rPr>
              <w:delText>are agents or employees of a Medical Marijuana Business Operator that are actively engaged, directly or indirectly, in the management, supervision, or operation of one or more other Medical Marijuana Businesses, including but not limited to all agents or employees who will come into contact with Medical Marijuana, who will have access to Limited Access Areas, or who will have access to the Inventory Tracking System account of the Medical Marijuana Business(es) being operated, must hold a valid Employee License. The Employee License shall satisfy all licensing requirements for work related to the business of the Medical Marijuana Business Operator and for work at the Licensed Premises of, or on behalf of, the Medical Marijuana Business(es) operated by the Medical Marijuana Business Operator.</w:delText>
            </w:r>
          </w:del>
        </w:sdtContent>
      </w:sdt>
    </w:p>
    <w:p w14:paraId="0EA78A3C"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Employee Licenses Not Required</w:t>
      </w:r>
      <w:r>
        <w:rPr>
          <w:color w:val="000000"/>
        </w:rPr>
        <w:t xml:space="preserve">. Employee Licenses are not required for Passive Beneficial Owners of a Medical Marijuana Business Operator or for natural persons who will not </w:t>
      </w:r>
      <w:sdt>
        <w:sdtPr>
          <w:tag w:val="goog_rdk_165"/>
          <w:id w:val="2117332252"/>
        </w:sdtPr>
        <w:sdtContent>
          <w:sdt>
            <w:sdtPr>
              <w:tag w:val="goog_rdk_166"/>
              <w:id w:val="-391409202"/>
            </w:sdtPr>
            <w:sdtContent>
              <w:ins w:id="2179" w:author="Author">
                <w:r w:rsidRPr="00AE6D80">
                  <w:rPr>
                    <w:rPrChange w:id="2180" w:author="Author">
                      <w:rPr>
                        <w:color w:val="000000"/>
                      </w:rPr>
                    </w:rPrChange>
                  </w:rPr>
                  <w:t>handle or transport Medical Marijuana or Medical Marijuana Products or will not have access to or enter data into the Inventory Tracking System</w:t>
                </w:r>
              </w:ins>
            </w:sdtContent>
          </w:sdt>
          <w:customXmlInsRangeStart w:id="2181" w:author="Author"/>
          <w:sdt>
            <w:sdtPr>
              <w:tag w:val="goog_rdk_167"/>
              <w:id w:val="-603137777"/>
            </w:sdtPr>
            <w:sdtContent>
              <w:customXmlInsRangeEnd w:id="2181"/>
              <w:customXmlInsRangeStart w:id="2182" w:author="Author"/>
              <w:customXmlDelRangeStart w:id="2183" w:author="Author"/>
              <w:sdt>
                <w:sdtPr>
                  <w:tag w:val="goog_rdk_168"/>
                  <w:id w:val="-1359348162"/>
                </w:sdtPr>
                <w:sdtContent>
                  <w:customXmlInsRangeEnd w:id="2182"/>
                  <w:customXmlDelRangeEnd w:id="2183"/>
                  <w:ins w:id="2184" w:author="Author">
                    <w:del w:id="2185" w:author="Author">
                      <w:r w:rsidRPr="00AE6D80">
                        <w:rPr>
                          <w:rPrChange w:id="2186" w:author="Author">
                            <w:rPr>
                              <w:color w:val="000000"/>
                            </w:rPr>
                          </w:rPrChange>
                        </w:rPr>
                        <w:delText xml:space="preserve"> must have an Employee License</w:delText>
                      </w:r>
                    </w:del>
                  </w:ins>
                  <w:customXmlInsRangeStart w:id="2187" w:author="Author"/>
                  <w:customXmlDelRangeStart w:id="2188" w:author="Author"/>
                </w:sdtContent>
              </w:sdt>
              <w:customXmlInsRangeEnd w:id="2187"/>
              <w:customXmlDelRangeEnd w:id="2188"/>
              <w:customXmlInsRangeStart w:id="2189" w:author="Author"/>
            </w:sdtContent>
          </w:sdt>
          <w:customXmlInsRangeEnd w:id="2189"/>
        </w:sdtContent>
      </w:sdt>
      <w:sdt>
        <w:sdtPr>
          <w:tag w:val="goog_rdk_169"/>
          <w:id w:val="-1217631465"/>
        </w:sdtPr>
        <w:sdtContent>
          <w:del w:id="2190" w:author="Author">
            <w:r>
              <w:rPr>
                <w:color w:val="000000"/>
              </w:rPr>
              <w:delText>come into contact with Medical Marijuana, will not have access to Limited Access Area(s) of the Medical Marijuana Business(es) being operated, and will not have access to the Inventory Tracking System account of the Medical Marijuana Business(es) being operated</w:delText>
            </w:r>
          </w:del>
        </w:sdtContent>
      </w:sdt>
      <w:r>
        <w:rPr>
          <w:color w:val="000000"/>
        </w:rPr>
        <w:t>.</w:t>
      </w:r>
    </w:p>
    <w:p w14:paraId="4C6EC8DC"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Designation of Management Personnel of a Medical Marijuana Business Operated by a Medical Marijuana Business Operator</w:t>
      </w:r>
      <w:r>
        <w:rPr>
          <w:color w:val="000000"/>
        </w:rPr>
        <w:t>. If a Medical Marijuana Business Operator is contracted to manage the overall operations of a Medical Marijuana Business’s Licensed Premises, the Medical Marijuana Business shall designate separate and distinct management personnel on the Licensed Premises who is an officer, agent, or employee of the Medical Marijuana Business Operator, which shall be a natural person with a valid Owner License or Employee License, as set forth in paragraph (A) of this Rule</w:t>
      </w:r>
      <w:sdt>
        <w:sdtPr>
          <w:tag w:val="goog_rdk_170"/>
          <w:id w:val="-173226051"/>
        </w:sdtPr>
        <w:sdtContent>
          <w:sdt>
            <w:sdtPr>
              <w:tag w:val="goog_rdk_171"/>
              <w:id w:val="1540709827"/>
            </w:sdtPr>
            <w:sdtContent/>
          </w:sdt>
          <w:del w:id="2191" w:author="Author">
            <w:r>
              <w:rPr>
                <w:color w:val="000000"/>
              </w:rPr>
              <w:delText>, and the Medical Marijuana Business shall comply with the reporting provisions of subsection 44-10-313, C.R.S</w:delText>
            </w:r>
          </w:del>
        </w:sdtContent>
      </w:sdt>
      <w:r>
        <w:rPr>
          <w:color w:val="000000"/>
        </w:rPr>
        <w:t>.</w:t>
      </w:r>
    </w:p>
    <w:p w14:paraId="511C7F15" w14:textId="77777777" w:rsidR="00812D2D" w:rsidRDefault="00812D2D" w:rsidP="00812D2D">
      <w:pPr>
        <w:pStyle w:val="Heading4"/>
      </w:pPr>
      <w:r>
        <w:t>Basis and Purpose – 5-720</w:t>
      </w:r>
    </w:p>
    <w:p w14:paraId="4D441654" w14:textId="77777777" w:rsidR="00812D2D" w:rsidRDefault="00812D2D" w:rsidP="00812D2D">
      <w:pPr>
        <w:tabs>
          <w:tab w:val="left" w:pos="720"/>
          <w:tab w:val="left" w:pos="1440"/>
        </w:tabs>
      </w:pPr>
      <w:r>
        <w:t xml:space="preserve">The statutory authority for this rule includes but is not limited to sections 44-10-202(1)(c), 44-10-203(1)(c), 44-10-203(1)(k), 44-10-203(1)(i), 44-10-203(2)(s), 44-10-401(1)(a)(VII), and 44-10-507, C.R.S. The purpose of this rule to establish the limited research purposes authorized for Marijuana Research and Development Facilities. The purpose of this rule is also to establish additional requirements for Research Projects involving human subjects and animal subjects, as well as restrictions on the use of Pesticides. The rule also establishes reporting requirements and explains when the State Licensing Authority may require a Marijuana Research and Development Facility </w:t>
      </w:r>
      <w:r>
        <w:lastRenderedPageBreak/>
        <w:t>to undergo an audit of its research activities. This Rule 5-720 was previously Rule M 1905, 1 CCR 212-1.</w:t>
      </w:r>
    </w:p>
    <w:p w14:paraId="48197C37" w14:textId="77777777" w:rsidR="00812D2D" w:rsidRDefault="00812D2D" w:rsidP="00812D2D">
      <w:pPr>
        <w:pStyle w:val="Heading4"/>
      </w:pPr>
      <w:r>
        <w:t>5-720 – Marijuana Research and Development Facility: Authorized Research Activities</w:t>
      </w:r>
    </w:p>
    <w:p w14:paraId="14BF32CF"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J.</w:t>
      </w:r>
      <w:r>
        <w:rPr>
          <w:color w:val="000000"/>
        </w:rPr>
        <w:tab/>
      </w:r>
      <w:r>
        <w:rPr>
          <w:color w:val="000000"/>
          <w:u w:val="single"/>
        </w:rPr>
        <w:t>Independent Research Audit</w:t>
      </w:r>
      <w:r>
        <w:rPr>
          <w:color w:val="000000"/>
        </w:rPr>
        <w:t>. The State Licensing Authority in its discretion may at any time require that a Marijuana Research and Development Facility undergo an audit of its research activities.</w:t>
      </w:r>
    </w:p>
    <w:p w14:paraId="060CE71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 xml:space="preserve">Selection of </w:t>
      </w:r>
      <w:sdt>
        <w:sdtPr>
          <w:tag w:val="goog_rdk_174"/>
          <w:id w:val="-698897229"/>
        </w:sdtPr>
        <w:sdtContent>
          <w:del w:id="2192" w:author="Author">
            <w:r>
              <w:rPr>
                <w:color w:val="000000"/>
                <w:u w:val="single"/>
              </w:rPr>
              <w:delText>A</w:delText>
            </w:r>
          </w:del>
        </w:sdtContent>
      </w:sdt>
      <w:sdt>
        <w:sdtPr>
          <w:tag w:val="goog_rdk_175"/>
          <w:id w:val="102144775"/>
        </w:sdtPr>
        <w:sdtContent>
          <w:ins w:id="2193" w:author="Author">
            <w:r>
              <w:rPr>
                <w:color w:val="000000"/>
                <w:u w:val="single"/>
              </w:rPr>
              <w:t>a</w:t>
            </w:r>
          </w:ins>
        </w:sdtContent>
      </w:sdt>
      <w:r>
        <w:rPr>
          <w:color w:val="000000"/>
          <w:u w:val="single"/>
        </w:rPr>
        <w:t>n Independent Consultant</w:t>
      </w:r>
      <w:r>
        <w:rPr>
          <w:color w:val="000000"/>
        </w:rPr>
        <w:t>. The Division and the Marijuana Research and Development Facility may attempt to mutually agree upon the selection of an independent consultant to perform a research audit. However, the Division always retains the authority to select the independent consultant regardless of whether mutual agreement can be reached.</w:t>
      </w:r>
    </w:p>
    <w:p w14:paraId="4DD27489" w14:textId="77777777" w:rsidR="00812D2D" w:rsidRDefault="00812D2D" w:rsidP="00812D2D">
      <w:pPr>
        <w:pStyle w:val="Heading2"/>
      </w:pPr>
      <w:bookmarkStart w:id="2194" w:name="_heading=h.hxv021mnx9rq" w:colFirst="0" w:colLast="0"/>
      <w:bookmarkEnd w:id="2194"/>
      <w:r>
        <w:t>Part 6 – Retail Marijuana Business License Types</w:t>
      </w:r>
    </w:p>
    <w:p w14:paraId="1DCD80BE" w14:textId="77777777" w:rsidR="00812D2D" w:rsidRDefault="00812D2D" w:rsidP="00812D2D">
      <w:pPr>
        <w:pStyle w:val="Heading3"/>
      </w:pPr>
      <w:r>
        <w:t>6-100 Series – Retail Marijuana Stores and Accelerator Stores</w:t>
      </w:r>
    </w:p>
    <w:p w14:paraId="6FD0ABBF" w14:textId="77777777" w:rsidR="00812D2D" w:rsidRDefault="00812D2D" w:rsidP="00812D2D">
      <w:pPr>
        <w:pStyle w:val="Heading4"/>
      </w:pPr>
      <w:r>
        <w:t>Basis and Purpose – 6-105</w:t>
      </w:r>
    </w:p>
    <w:p w14:paraId="3359BD77" w14:textId="77777777" w:rsidR="00812D2D" w:rsidRDefault="00812D2D" w:rsidP="00812D2D">
      <w:pPr>
        <w:tabs>
          <w:tab w:val="left" w:pos="720"/>
          <w:tab w:val="left" w:pos="1440"/>
        </w:tabs>
      </w:pPr>
      <w:r>
        <w:t>The statutory authority for this rule includes but is not limited to sections 44-10-202(1)(c), 44-10-203(1)(k), 44-10-203(2)(aa), 44-10-203(2)(dd), 44-10-313(14), 44-10-401(2)(b)(I), 44-10-401(2)(b)(XI), 44-10-601, 44-10-605, and 44-10-611, C.R.S. The purpose of this rule is to the license privileges of a Retail Marijuana Store Licensee. This Rule 6-105 was previously Rule R 401, 1 CCR 212-2, and includes provisions previously reflected in Rule 6-1105, 1 CCR 212-3.</w:t>
      </w:r>
    </w:p>
    <w:p w14:paraId="14C65A78" w14:textId="77777777" w:rsidR="00812D2D" w:rsidRDefault="00812D2D" w:rsidP="00812D2D">
      <w:pPr>
        <w:pStyle w:val="Heading4"/>
      </w:pPr>
      <w:r>
        <w:t>6-105 – Retail Marijuana Store: License Privileges</w:t>
      </w:r>
    </w:p>
    <w:p w14:paraId="18897813"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Licensed Premises</w:t>
      </w:r>
      <w:r>
        <w:rPr>
          <w:color w:val="000000"/>
        </w:rPr>
        <w:t xml:space="preserve">. </w:t>
      </w:r>
    </w:p>
    <w:p w14:paraId="6CD0398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To the extent authorized by Rule 3-215,</w:t>
      </w:r>
      <w:sdt>
        <w:sdtPr>
          <w:tag w:val="goog_rdk_0"/>
          <w:id w:val="-2107484434"/>
        </w:sdtPr>
        <w:sdtContent>
          <w:del w:id="2195" w:author="Author">
            <w:r>
              <w:rPr>
                <w:color w:val="000000"/>
              </w:rPr>
              <w:delText xml:space="preserve">  </w:delText>
            </w:r>
          </w:del>
        </w:sdtContent>
      </w:sdt>
      <w:r>
        <w:rPr>
          <w:color w:val="000000"/>
        </w:rPr>
        <w:t xml:space="preserve"> a Retail Marijuana Store may share, and operate at, the same Licensed Premises with a commonly-owned Medical Marijuana Store. However, a separate License is required for each specific business or business entity, regardless of geographical location.</w:t>
      </w:r>
    </w:p>
    <w:p w14:paraId="0B3B0A72"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u w:val="single"/>
        </w:rPr>
      </w:pPr>
      <w:r>
        <w:rPr>
          <w:color w:val="000000"/>
        </w:rPr>
        <w:t>B.5.</w:t>
      </w:r>
      <w:r>
        <w:rPr>
          <w:color w:val="000000"/>
        </w:rPr>
        <w:tab/>
      </w:r>
      <w:r>
        <w:rPr>
          <w:color w:val="000000"/>
          <w:u w:val="single"/>
        </w:rPr>
        <w:t>Authorized Transfers</w:t>
      </w:r>
      <w:sdt>
        <w:sdtPr>
          <w:tag w:val="goog_rdk_1"/>
          <w:id w:val="-205844803"/>
        </w:sdtPr>
        <w:sdtContent>
          <w:del w:id="2196" w:author="Author">
            <w:r>
              <w:rPr>
                <w:color w:val="000000"/>
                <w:u w:val="single"/>
              </w:rPr>
              <w:delText xml:space="preserve"> to Retail Marijuana Businesses</w:delText>
            </w:r>
          </w:del>
        </w:sdtContent>
      </w:sdt>
      <w:r>
        <w:rPr>
          <w:color w:val="000000"/>
        </w:rPr>
        <w:t>. A Retail Marijuana Store may Transfer Retail Marijuana to a customer or other Retail Marijuana Businesses.</w:t>
      </w:r>
    </w:p>
    <w:p w14:paraId="730C5F33"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G.</w:t>
      </w:r>
      <w:r>
        <w:rPr>
          <w:color w:val="000000"/>
        </w:rPr>
        <w:tab/>
      </w:r>
      <w:r>
        <w:rPr>
          <w:color w:val="000000"/>
          <w:u w:val="single"/>
        </w:rPr>
        <w:t>Authorized Transfers of Hemp Products</w:t>
      </w:r>
      <w:r>
        <w:rPr>
          <w:color w:val="000000"/>
        </w:rPr>
        <w:t>.</w:t>
      </w:r>
      <w:sdt>
        <w:sdtPr>
          <w:tag w:val="goog_rdk_2"/>
          <w:id w:val="1935626925"/>
        </w:sdtPr>
        <w:sdtContent>
          <w:del w:id="2197" w:author="Author">
            <w:r>
              <w:rPr>
                <w:color w:val="000000"/>
              </w:rPr>
              <w:delText xml:space="preserve"> This rule is effective July 1, 2020.</w:delText>
            </w:r>
          </w:del>
        </w:sdtContent>
      </w:sdt>
      <w:r>
        <w:rPr>
          <w:color w:val="000000"/>
        </w:rPr>
        <w:t xml:space="preserve"> A Retail Marijuana Store may Transfer Hemp Product to a consumer only after it has confirmed:</w:t>
      </w:r>
    </w:p>
    <w:p w14:paraId="3CAD12AD"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w:t>
      </w:r>
      <w:r>
        <w:rPr>
          <w:color w:val="000000"/>
        </w:rPr>
        <w:tab/>
      </w:r>
      <w:r>
        <w:rPr>
          <w:color w:val="000000"/>
          <w:u w:val="single"/>
        </w:rPr>
        <w:t>Automated Dispensing Machines</w:t>
      </w:r>
      <w:r>
        <w:rPr>
          <w:color w:val="000000"/>
        </w:rPr>
        <w:t>. A Retail Marijuana Store may use an automated machine in the Restricted Access Area of its Licensed Premises to dispense Regulated Marijuana to consumers without interaction with an Owner Licensee or Employee Licensee if the automated machine is reasonably monitored and complies with all requirements of these rules including but not limited to:</w:t>
      </w:r>
    </w:p>
    <w:p w14:paraId="56B2471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Health and safety standards</w:t>
      </w:r>
      <w:sdt>
        <w:sdtPr>
          <w:tag w:val="goog_rdk_3"/>
          <w:id w:val="-1939327937"/>
        </w:sdtPr>
        <w:sdtContent>
          <w:ins w:id="2198" w:author="Author">
            <w:r>
              <w:rPr>
                <w:color w:val="000000"/>
              </w:rPr>
              <w:t>;</w:t>
            </w:r>
          </w:ins>
        </w:sdtContent>
      </w:sdt>
      <w:sdt>
        <w:sdtPr>
          <w:tag w:val="goog_rdk_4"/>
          <w:id w:val="1499188867"/>
        </w:sdtPr>
        <w:sdtContent>
          <w:del w:id="2199" w:author="Author">
            <w:r>
              <w:rPr>
                <w:color w:val="000000"/>
              </w:rPr>
              <w:delText>,</w:delText>
            </w:r>
          </w:del>
        </w:sdtContent>
      </w:sdt>
    </w:p>
    <w:p w14:paraId="105E522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Testing</w:t>
      </w:r>
      <w:sdt>
        <w:sdtPr>
          <w:tag w:val="goog_rdk_5"/>
          <w:id w:val="-2143970220"/>
        </w:sdtPr>
        <w:sdtContent>
          <w:ins w:id="2200" w:author="Author">
            <w:r>
              <w:rPr>
                <w:color w:val="000000"/>
              </w:rPr>
              <w:t>;</w:t>
            </w:r>
          </w:ins>
        </w:sdtContent>
      </w:sdt>
      <w:sdt>
        <w:sdtPr>
          <w:tag w:val="goog_rdk_6"/>
          <w:id w:val="2126202940"/>
        </w:sdtPr>
        <w:sdtContent>
          <w:del w:id="2201" w:author="Author">
            <w:r>
              <w:rPr>
                <w:color w:val="000000"/>
              </w:rPr>
              <w:delText>,</w:delText>
            </w:r>
          </w:del>
        </w:sdtContent>
      </w:sdt>
    </w:p>
    <w:p w14:paraId="0D82E50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Packaging and labeling requirements</w:t>
      </w:r>
      <w:sdt>
        <w:sdtPr>
          <w:tag w:val="goog_rdk_7"/>
          <w:id w:val="151505354"/>
        </w:sdtPr>
        <w:sdtContent>
          <w:ins w:id="2202" w:author="Author">
            <w:r>
              <w:rPr>
                <w:color w:val="000000"/>
              </w:rPr>
              <w:t>;</w:t>
            </w:r>
          </w:ins>
        </w:sdtContent>
      </w:sdt>
      <w:sdt>
        <w:sdtPr>
          <w:tag w:val="goog_rdk_8"/>
          <w:id w:val="1210699568"/>
        </w:sdtPr>
        <w:sdtContent>
          <w:del w:id="2203" w:author="Author">
            <w:r>
              <w:rPr>
                <w:color w:val="000000"/>
              </w:rPr>
              <w:delText>,</w:delText>
            </w:r>
          </w:del>
        </w:sdtContent>
      </w:sdt>
    </w:p>
    <w:p w14:paraId="719A351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Inventory tracking</w:t>
      </w:r>
      <w:sdt>
        <w:sdtPr>
          <w:tag w:val="goog_rdk_9"/>
          <w:id w:val="1702031369"/>
        </w:sdtPr>
        <w:sdtContent>
          <w:ins w:id="2204" w:author="Author">
            <w:r>
              <w:rPr>
                <w:color w:val="000000"/>
              </w:rPr>
              <w:t>;</w:t>
            </w:r>
          </w:ins>
        </w:sdtContent>
      </w:sdt>
      <w:sdt>
        <w:sdtPr>
          <w:tag w:val="goog_rdk_10"/>
          <w:id w:val="1765827059"/>
        </w:sdtPr>
        <w:sdtContent>
          <w:del w:id="2205" w:author="Author">
            <w:r>
              <w:rPr>
                <w:color w:val="000000"/>
              </w:rPr>
              <w:delText>,</w:delText>
            </w:r>
          </w:del>
        </w:sdtContent>
      </w:sdt>
    </w:p>
    <w:p w14:paraId="43F34F2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Identification requirements</w:t>
      </w:r>
      <w:sdt>
        <w:sdtPr>
          <w:tag w:val="goog_rdk_11"/>
          <w:id w:val="390162018"/>
        </w:sdtPr>
        <w:sdtContent>
          <w:ins w:id="2206" w:author="Author">
            <w:r>
              <w:rPr>
                <w:color w:val="000000"/>
              </w:rPr>
              <w:t>;</w:t>
            </w:r>
          </w:ins>
        </w:sdtContent>
      </w:sdt>
      <w:sdt>
        <w:sdtPr>
          <w:tag w:val="goog_rdk_12"/>
          <w:id w:val="833494232"/>
        </w:sdtPr>
        <w:sdtContent>
          <w:del w:id="2207" w:author="Author">
            <w:r>
              <w:rPr>
                <w:color w:val="000000"/>
              </w:rPr>
              <w:delText>,</w:delText>
            </w:r>
          </w:del>
        </w:sdtContent>
      </w:sdt>
      <w:r>
        <w:rPr>
          <w:color w:val="000000"/>
        </w:rPr>
        <w:t xml:space="preserve"> and</w:t>
      </w:r>
    </w:p>
    <w:p w14:paraId="683073F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bookmarkStart w:id="2208" w:name="_heading=h.4567x8veq3tu" w:colFirst="0" w:colLast="0"/>
      <w:bookmarkEnd w:id="2208"/>
      <w:r>
        <w:rPr>
          <w:color w:val="000000"/>
        </w:rPr>
        <w:t>6.</w:t>
      </w:r>
      <w:r>
        <w:rPr>
          <w:color w:val="000000"/>
        </w:rPr>
        <w:tab/>
        <w:t>Transfer limits to consumers.</w:t>
      </w:r>
    </w:p>
    <w:p w14:paraId="25DEB589" w14:textId="77777777" w:rsidR="00812D2D" w:rsidRDefault="00812D2D" w:rsidP="00812D2D">
      <w:pPr>
        <w:pStyle w:val="Heading3"/>
      </w:pPr>
      <w:bookmarkStart w:id="2209" w:name="_heading=h.c99b17u6czju" w:colFirst="0" w:colLast="0"/>
      <w:bookmarkEnd w:id="2209"/>
      <w:r>
        <w:t>6-200 Series – Retail Marijuana Cultivation Facilities and Accelerator Cultivators</w:t>
      </w:r>
    </w:p>
    <w:p w14:paraId="6BE70F93" w14:textId="77777777" w:rsidR="00812D2D" w:rsidRDefault="00812D2D" w:rsidP="00812D2D">
      <w:pPr>
        <w:pStyle w:val="Heading4"/>
      </w:pPr>
      <w:r>
        <w:t>Basis and Purpose – 6-205</w:t>
      </w:r>
    </w:p>
    <w:p w14:paraId="1A4D6D32" w14:textId="77777777" w:rsidR="00812D2D" w:rsidRDefault="00812D2D" w:rsidP="00812D2D">
      <w:pPr>
        <w:tabs>
          <w:tab w:val="left" w:pos="720"/>
          <w:tab w:val="left" w:pos="1440"/>
        </w:tabs>
      </w:pPr>
      <w:bookmarkStart w:id="2210" w:name="_heading=h.5zgfdwbid66z" w:colFirst="0" w:colLast="0"/>
      <w:bookmarkEnd w:id="2210"/>
      <w:r>
        <w:t>The statutory authority for this rule includes but is not limited to sections 44-10-202(1)(c), 44-10-203(1)(c), 44-10-203(1)(k), 44-10-203(2)(h), 44-10-203(2)(j), 44-10-203(2)(r), 44-10-203(2)(aa), 44-10-203(3)(c), 44-10-313(14), 44-10-401(2)(b)(II), 44-10-401(2)(b)(VII), 44-10-602, and 44-10-607 C.R.S. The purpose of this rule is to establish the license privileges granted by the State Licensing Authority to a Retail Marijuana Cultivation Facility. This Rule 6-205 was previously Rule R 501, 1 CCR 212-2, and includes provisions previously reflected in Rule 6-705, 1 CCR-3.</w:t>
      </w:r>
    </w:p>
    <w:p w14:paraId="2762D522" w14:textId="77777777" w:rsidR="00812D2D" w:rsidRDefault="00812D2D" w:rsidP="00812D2D">
      <w:pPr>
        <w:pStyle w:val="Heading4"/>
      </w:pPr>
      <w:r>
        <w:t>6-205 – Retail Marijuana Cultivation Facility: License Privileges</w:t>
      </w:r>
    </w:p>
    <w:p w14:paraId="15973526"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I.</w:t>
      </w:r>
      <w:r>
        <w:rPr>
          <w:color w:val="000000"/>
        </w:rPr>
        <w:tab/>
      </w:r>
      <w:r>
        <w:rPr>
          <w:color w:val="000000"/>
          <w:u w:val="single"/>
        </w:rPr>
        <w:t>Centralized Distribution Permit</w:t>
      </w:r>
      <w:r>
        <w:rPr>
          <w:color w:val="000000"/>
        </w:rPr>
        <w:t>. A Retail Marijuana Cultivation Facility may apply to the State Licensing Authority for a Centralized Distribution Permit for authorization to temporarily store Retail Marijuana Concentrate and Retail Marijuana Product received from a Retail Marijuana Products Manufacturer for the sole purpose of Transfer to commonly owned Retail Marijuana Stores.</w:t>
      </w:r>
    </w:p>
    <w:p w14:paraId="64DEA45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 xml:space="preserve">To apply for a Centralized Distribution Permit, a Retail Marijuana Cultivation Facility may submit an </w:t>
      </w:r>
      <w:sdt>
        <w:sdtPr>
          <w:tag w:val="goog_rdk_13"/>
          <w:id w:val="-1732951869"/>
        </w:sdtPr>
        <w:sdtContent>
          <w:del w:id="2211" w:author="Author">
            <w:r>
              <w:rPr>
                <w:color w:val="000000"/>
              </w:rPr>
              <w:delText>addendum to</w:delText>
            </w:r>
          </w:del>
        </w:sdtContent>
      </w:sdt>
      <w:sdt>
        <w:sdtPr>
          <w:tag w:val="goog_rdk_14"/>
          <w:id w:val="-728223325"/>
        </w:sdtPr>
        <w:sdtContent>
          <w:sdt>
            <w:sdtPr>
              <w:tag w:val="goog_rdk_15"/>
              <w:id w:val="-1911938264"/>
            </w:sdtPr>
            <w:sdtContent>
              <w:ins w:id="2212" w:author="Author">
                <w:r w:rsidRPr="00AE6D80">
                  <w:rPr>
                    <w:rPrChange w:id="2213" w:author="Author">
                      <w:rPr>
                        <w:color w:val="000000"/>
                      </w:rPr>
                    </w:rPrChange>
                  </w:rPr>
                  <w:t>application with</w:t>
                </w:r>
              </w:ins>
            </w:sdtContent>
          </w:sdt>
        </w:sdtContent>
      </w:sdt>
      <w:r>
        <w:rPr>
          <w:color w:val="000000"/>
        </w:rPr>
        <w:t xml:space="preserve"> its new or renewal application or a separate </w:t>
      </w:r>
      <w:sdt>
        <w:sdtPr>
          <w:tag w:val="goog_rdk_16"/>
          <w:id w:val="-1601316703"/>
        </w:sdtPr>
        <w:sdtContent>
          <w:del w:id="2214" w:author="Author">
            <w:r>
              <w:rPr>
                <w:color w:val="000000"/>
              </w:rPr>
              <w:delText>addendum</w:delText>
            </w:r>
          </w:del>
        </w:sdtContent>
      </w:sdt>
      <w:sdt>
        <w:sdtPr>
          <w:tag w:val="goog_rdk_17"/>
          <w:id w:val="-1552310550"/>
        </w:sdtPr>
        <w:sdtContent>
          <w:sdt>
            <w:sdtPr>
              <w:tag w:val="goog_rdk_18"/>
              <w:id w:val="176993198"/>
            </w:sdtPr>
            <w:sdtContent>
              <w:ins w:id="2215" w:author="Author">
                <w:r w:rsidRPr="00AE6D80">
                  <w:rPr>
                    <w:rPrChange w:id="2216" w:author="Author">
                      <w:rPr>
                        <w:color w:val="000000"/>
                      </w:rPr>
                    </w:rPrChange>
                  </w:rPr>
                  <w:t>application</w:t>
                </w:r>
              </w:ins>
            </w:sdtContent>
          </w:sdt>
        </w:sdtContent>
      </w:sdt>
      <w:r>
        <w:rPr>
          <w:color w:val="000000"/>
        </w:rPr>
        <w:t xml:space="preserve"> prior to a renewal application on forms prepared by the Division to request a Centralized Distribution Permit. The Retail Marijuana Cultivation Facility shall send a copy of its Centralized Distribution Permit </w:t>
      </w:r>
      <w:sdt>
        <w:sdtPr>
          <w:tag w:val="goog_rdk_19"/>
          <w:id w:val="1498789020"/>
        </w:sdtPr>
        <w:sdtContent>
          <w:del w:id="2217" w:author="Author">
            <w:r>
              <w:rPr>
                <w:color w:val="000000"/>
              </w:rPr>
              <w:delText>addendum</w:delText>
            </w:r>
          </w:del>
        </w:sdtContent>
      </w:sdt>
      <w:sdt>
        <w:sdtPr>
          <w:tag w:val="goog_rdk_20"/>
          <w:id w:val="-1251651149"/>
        </w:sdtPr>
        <w:sdtContent>
          <w:sdt>
            <w:sdtPr>
              <w:tag w:val="goog_rdk_21"/>
              <w:id w:val="1290947049"/>
            </w:sdtPr>
            <w:sdtContent>
              <w:ins w:id="2218" w:author="Author">
                <w:r w:rsidRPr="00AE6D80">
                  <w:rPr>
                    <w:rPrChange w:id="2219" w:author="Author">
                      <w:rPr>
                        <w:color w:val="000000"/>
                      </w:rPr>
                    </w:rPrChange>
                  </w:rPr>
                  <w:t>application</w:t>
                </w:r>
              </w:ins>
            </w:sdtContent>
          </w:sdt>
        </w:sdtContent>
      </w:sdt>
      <w:r>
        <w:rPr>
          <w:color w:val="000000"/>
        </w:rPr>
        <w:t xml:space="preserve"> to the Local Licensing Authority in the jurisdiction in which the Centralized Distribution Permit is proposed at the same time it submits the </w:t>
      </w:r>
      <w:sdt>
        <w:sdtPr>
          <w:tag w:val="goog_rdk_22"/>
          <w:id w:val="-1214854415"/>
        </w:sdtPr>
        <w:sdtContent>
          <w:del w:id="2220" w:author="Author">
            <w:r>
              <w:rPr>
                <w:color w:val="000000"/>
              </w:rPr>
              <w:delText>addendum</w:delText>
            </w:r>
          </w:del>
        </w:sdtContent>
      </w:sdt>
      <w:sdt>
        <w:sdtPr>
          <w:tag w:val="goog_rdk_23"/>
          <w:id w:val="2135926838"/>
        </w:sdtPr>
        <w:sdtContent>
          <w:sdt>
            <w:sdtPr>
              <w:tag w:val="goog_rdk_24"/>
              <w:id w:val="-139220835"/>
            </w:sdtPr>
            <w:sdtContent>
              <w:ins w:id="2221" w:author="Author">
                <w:r w:rsidRPr="00AE6D80">
                  <w:rPr>
                    <w:rPrChange w:id="2222" w:author="Author">
                      <w:rPr>
                        <w:color w:val="000000"/>
                      </w:rPr>
                    </w:rPrChange>
                  </w:rPr>
                  <w:t>application</w:t>
                </w:r>
              </w:ins>
            </w:sdtContent>
          </w:sdt>
        </w:sdtContent>
      </w:sdt>
      <w:r>
        <w:rPr>
          <w:color w:val="000000"/>
        </w:rPr>
        <w:t xml:space="preserve"> to the State Licensing Authority.</w:t>
      </w:r>
    </w:p>
    <w:p w14:paraId="4C532D31" w14:textId="77777777" w:rsidR="00812D2D" w:rsidRDefault="00812D2D" w:rsidP="00812D2D">
      <w:pPr>
        <w:pStyle w:val="Heading4"/>
      </w:pPr>
      <w:bookmarkStart w:id="2223" w:name="_heading=h.6s458w7ipuot" w:colFirst="0" w:colLast="0"/>
      <w:bookmarkEnd w:id="2223"/>
      <w:r>
        <w:lastRenderedPageBreak/>
        <w:t>Basis and Purpose – 6-210</w:t>
      </w:r>
    </w:p>
    <w:p w14:paraId="2DF98240" w14:textId="77777777" w:rsidR="00812D2D" w:rsidRDefault="00812D2D" w:rsidP="00812D2D">
      <w:pPr>
        <w:tabs>
          <w:tab w:val="left" w:pos="720"/>
          <w:tab w:val="left" w:pos="1440"/>
        </w:tabs>
      </w:pPr>
      <w:bookmarkStart w:id="2224" w:name="_heading=h.xqc4cn9q5rn5" w:colFirst="0" w:colLast="0"/>
      <w:bookmarkEnd w:id="2224"/>
      <w:r>
        <w:t>The statutory authority for this rule includes but is not limited to sections 44-10-202(1)(c), 44-10-203(1)(c), 44-10-203(1)(k), 44-10-203(2)(f), 44-10-203(2)(h), 44-10-203(2)(j), 44-10-203(2)(aa), 44-10-701(2)(a), 44-10-602, and 44-10-607, C.R.S. Authority also exists in the Colorado Constitution at Article XVIII, Subsection 16(5)(a)(V). The purpose of this rule is to clarify those acts that are limited in some fashion, or prohibited, by a Retail Marijuana Cultivation Facility. This Rule 6-210 was previously Rule R 502, 1 CCR 212-2, and includes provisions previously reflected in Rule 6-710, 1 CCR 212-3.</w:t>
      </w:r>
    </w:p>
    <w:p w14:paraId="580695BC" w14:textId="77777777" w:rsidR="00812D2D" w:rsidRDefault="00812D2D" w:rsidP="00812D2D">
      <w:pPr>
        <w:pStyle w:val="Heading4"/>
      </w:pPr>
      <w:r>
        <w:t>6-210 – Retail Marijuana Cultivation Facility: General Limitations or Prohibited Acts</w:t>
      </w:r>
    </w:p>
    <w:sdt>
      <w:sdtPr>
        <w:tag w:val="goog_rdk_26"/>
        <w:id w:val="-485625203"/>
      </w:sdtPr>
      <w:sdtContent>
        <w:p w14:paraId="0FAB27E3" w14:textId="77777777" w:rsidR="00812D2D" w:rsidRDefault="00812D2D" w:rsidP="00812D2D">
          <w:pPr>
            <w:pBdr>
              <w:top w:val="nil"/>
              <w:left w:val="nil"/>
              <w:bottom w:val="nil"/>
              <w:right w:val="nil"/>
              <w:between w:val="nil"/>
            </w:pBdr>
            <w:tabs>
              <w:tab w:val="left" w:pos="720"/>
              <w:tab w:val="left" w:pos="1440"/>
              <w:tab w:val="left" w:pos="2160"/>
            </w:tabs>
            <w:ind w:left="720" w:hanging="720"/>
            <w:rPr>
              <w:ins w:id="2225" w:author="Author"/>
              <w:color w:val="000000"/>
            </w:rPr>
          </w:pPr>
          <w:r>
            <w:rPr>
              <w:color w:val="000000"/>
            </w:rPr>
            <w:t>A.</w:t>
          </w:r>
          <w:r>
            <w:rPr>
              <w:color w:val="000000"/>
            </w:rPr>
            <w:tab/>
          </w:r>
          <w:r>
            <w:rPr>
              <w:color w:val="000000"/>
              <w:u w:val="single"/>
            </w:rPr>
            <w:t>Packaging and Labeling Standards Required</w:t>
          </w:r>
          <w:r>
            <w:rPr>
              <w:color w:val="000000"/>
            </w:rPr>
            <w:t xml:space="preserve">. </w:t>
          </w:r>
          <w:sdt>
            <w:sdtPr>
              <w:tag w:val="goog_rdk_25"/>
              <w:id w:val="1862621357"/>
            </w:sdtPr>
            <w:sdtContent/>
          </w:sdt>
        </w:p>
      </w:sdtContent>
    </w:sdt>
    <w:sdt>
      <w:sdtPr>
        <w:tag w:val="goog_rdk_30"/>
        <w:id w:val="37488404"/>
      </w:sdtPr>
      <w:sdtContent>
        <w:p w14:paraId="3425FA18" w14:textId="77777777" w:rsidR="00812D2D" w:rsidRDefault="00000000" w:rsidP="00812D2D">
          <w:pPr>
            <w:pBdr>
              <w:top w:val="nil"/>
              <w:left w:val="nil"/>
              <w:bottom w:val="nil"/>
              <w:right w:val="nil"/>
              <w:between w:val="nil"/>
            </w:pBdr>
            <w:tabs>
              <w:tab w:val="left" w:pos="720"/>
              <w:tab w:val="left" w:pos="1440"/>
              <w:tab w:val="left" w:pos="2160"/>
            </w:tabs>
            <w:ind w:left="1440" w:hanging="720"/>
            <w:rPr>
              <w:ins w:id="2226" w:author="Author"/>
              <w:color w:val="000000"/>
            </w:rPr>
          </w:pPr>
          <w:sdt>
            <w:sdtPr>
              <w:tag w:val="goog_rdk_27"/>
              <w:id w:val="-1700249171"/>
            </w:sdtPr>
            <w:sdtContent>
              <w:sdt>
                <w:sdtPr>
                  <w:tag w:val="goog_rdk_28"/>
                  <w:id w:val="621391385"/>
                </w:sdtPr>
                <w:sdtContent>
                  <w:ins w:id="2227" w:author="Author">
                    <w:r w:rsidR="00812D2D" w:rsidRPr="00AE6D80">
                      <w:rPr>
                        <w:rPrChange w:id="2228" w:author="Author">
                          <w:rPr>
                            <w:color w:val="000000"/>
                          </w:rPr>
                        </w:rPrChange>
                      </w:rPr>
                      <w:t>1.</w:t>
                    </w:r>
                    <w:r w:rsidR="00812D2D" w:rsidRPr="00AE6D80">
                      <w:rPr>
                        <w:rPrChange w:id="2229" w:author="Author">
                          <w:rPr>
                            <w:color w:val="000000"/>
                          </w:rPr>
                        </w:rPrChange>
                      </w:rPr>
                      <w:tab/>
                    </w:r>
                  </w:ins>
                </w:sdtContent>
              </w:sdt>
            </w:sdtContent>
          </w:sdt>
          <w:r w:rsidR="00812D2D">
            <w:rPr>
              <w:color w:val="000000"/>
            </w:rPr>
            <w:t xml:space="preserve">A Retail Marijuana Cultivation Facility is prohibited from Transferring Retail Marijuana that is not packaged and labeled in accordance with these rules. </w:t>
          </w:r>
          <w:r w:rsidR="00812D2D">
            <w:rPr>
              <w:i/>
              <w:iCs/>
              <w:color w:val="000000"/>
            </w:rPr>
            <w:t>See</w:t>
          </w:r>
          <w:r w:rsidR="00812D2D">
            <w:rPr>
              <w:color w:val="000000"/>
            </w:rPr>
            <w:t xml:space="preserve"> 3-1000 Series Rules – Labeling, Packaging, and Product Safety.</w:t>
          </w:r>
          <w:sdt>
            <w:sdtPr>
              <w:tag w:val="goog_rdk_29"/>
              <w:id w:val="-837005247"/>
            </w:sdtPr>
            <w:sdtContent/>
          </w:sdt>
        </w:p>
      </w:sdtContent>
    </w:sdt>
    <w:sdt>
      <w:sdtPr>
        <w:tag w:val="goog_rdk_34"/>
        <w:id w:val="-1203733327"/>
      </w:sdtPr>
      <w:sdtContent>
        <w:p w14:paraId="2FF84143" w14:textId="77777777" w:rsidR="00812D2D" w:rsidRPr="00AE6D80" w:rsidRDefault="00000000">
          <w:pPr>
            <w:pBdr>
              <w:top w:val="nil"/>
              <w:left w:val="nil"/>
              <w:bottom w:val="nil"/>
              <w:right w:val="nil"/>
              <w:between w:val="nil"/>
            </w:pBdr>
            <w:tabs>
              <w:tab w:val="left" w:pos="720"/>
              <w:tab w:val="left" w:pos="1440"/>
              <w:tab w:val="left" w:pos="2160"/>
            </w:tabs>
            <w:ind w:left="1440" w:hanging="720"/>
            <w:rPr>
              <w:rPrChange w:id="2230" w:author="Author">
                <w:rPr>
                  <w:color w:val="000000"/>
                </w:rPr>
              </w:rPrChange>
            </w:rPr>
            <w:pPrChange w:id="2231" w:author="Author">
              <w:pPr>
                <w:pBdr>
                  <w:top w:val="nil"/>
                  <w:left w:val="nil"/>
                  <w:bottom w:val="nil"/>
                  <w:right w:val="nil"/>
                  <w:between w:val="nil"/>
                </w:pBdr>
                <w:tabs>
                  <w:tab w:val="left" w:pos="720"/>
                  <w:tab w:val="left" w:pos="1440"/>
                  <w:tab w:val="left" w:pos="2160"/>
                </w:tabs>
                <w:ind w:left="720" w:hanging="720"/>
              </w:pPr>
            </w:pPrChange>
          </w:pPr>
          <w:sdt>
            <w:sdtPr>
              <w:tag w:val="goog_rdk_31"/>
              <w:id w:val="1337737447"/>
            </w:sdtPr>
            <w:sdtContent>
              <w:sdt>
                <w:sdtPr>
                  <w:tag w:val="goog_rdk_32"/>
                  <w:id w:val="1416998868"/>
                </w:sdtPr>
                <w:sdtContent>
                  <w:ins w:id="2232" w:author="Author">
                    <w:r w:rsidR="00812D2D" w:rsidRPr="00AE6D80">
                      <w:rPr>
                        <w:rPrChange w:id="2233" w:author="Author">
                          <w:rPr>
                            <w:color w:val="000000"/>
                          </w:rPr>
                        </w:rPrChange>
                      </w:rPr>
                      <w:t>2.</w:t>
                    </w:r>
                    <w:r w:rsidR="00812D2D" w:rsidRPr="00AE6D80">
                      <w:rPr>
                        <w:rPrChange w:id="2234" w:author="Author">
                          <w:rPr>
                            <w:color w:val="000000"/>
                          </w:rPr>
                        </w:rPrChange>
                      </w:rPr>
                      <w:tab/>
                      <w:t>A Retail Marijuana Cultivation Facility is prohibited from repackaging or relabeling Regulated Marijuana that has been packaged and labeled for sale to consumers. This includes altering the expiration date or use-by date once it has been established.</w:t>
                    </w:r>
                  </w:ins>
                </w:sdtContent>
              </w:sdt>
            </w:sdtContent>
          </w:sdt>
          <w:sdt>
            <w:sdtPr>
              <w:tag w:val="goog_rdk_33"/>
              <w:id w:val="525594078"/>
            </w:sdtPr>
            <w:sdtContent/>
          </w:sdt>
        </w:p>
      </w:sdtContent>
    </w:sdt>
    <w:p w14:paraId="61EC794F" w14:textId="77777777" w:rsidR="00812D2D" w:rsidRDefault="00812D2D" w:rsidP="00812D2D">
      <w:pPr>
        <w:pStyle w:val="Heading3"/>
      </w:pPr>
      <w:r>
        <w:t>6-300 Series – Retail Marijuana Products Manufacturing Facilities and Accelerator Manufacturers</w:t>
      </w:r>
    </w:p>
    <w:p w14:paraId="47F6C0F6" w14:textId="77777777" w:rsidR="00812D2D" w:rsidRDefault="00812D2D" w:rsidP="00812D2D">
      <w:pPr>
        <w:pStyle w:val="Heading4"/>
      </w:pPr>
      <w:r>
        <w:t>Basis and Purpose – 6-310</w:t>
      </w:r>
    </w:p>
    <w:p w14:paraId="60558178" w14:textId="77777777" w:rsidR="00812D2D" w:rsidRDefault="00812D2D" w:rsidP="00812D2D">
      <w:pPr>
        <w:tabs>
          <w:tab w:val="left" w:pos="720"/>
          <w:tab w:val="left" w:pos="1440"/>
        </w:tabs>
      </w:pPr>
      <w:bookmarkStart w:id="2235" w:name="_heading=h.d3tnzh2uzpyb" w:colFirst="0" w:colLast="0"/>
      <w:bookmarkEnd w:id="2235"/>
      <w:r>
        <w:t>The statutory authority for this rule includes but is not limited to sections 44-10-202(1)(c), 44-10-203(1)(a), 44-10-203(1)(c), 44-10-203(1)(k), 44-10-203(2)(f), 44-10-203(2)(g), 44-10-203(2)(h), 44-10-203(2)(i), 44-10-203(2)(y), 44-10-203(2)(aa), 44-10-203(3)(d), 44-10-401(2)(b)(III), 44-10-401(2)(b)(VIII), 44-10-603, 44-10-608, and 44-10-701(2)(a), C.R.S. Authority also exists in the Colorado Constitution at Article XVIII, Subsection 16(5)(a)(V). The purpose of this rule is to clarify those acts that are limited in some fashion or prohibited by a Retail Marijuana Products Manufacturer. This Rule 6-310 was previously Rule R 602, 1 CCR 212-2, and includes provisions previously reflected in Rule 6-810, 1 CCR 212-3.</w:t>
      </w:r>
    </w:p>
    <w:p w14:paraId="4B54CC35" w14:textId="77777777" w:rsidR="00812D2D" w:rsidRDefault="00812D2D" w:rsidP="00812D2D">
      <w:pPr>
        <w:pStyle w:val="Heading4"/>
      </w:pPr>
      <w:r>
        <w:t>6-310 – Retail Marijuana Products Manufacturer: General Limitations or Prohibited Acts</w:t>
      </w:r>
    </w:p>
    <w:sdt>
      <w:sdtPr>
        <w:tag w:val="goog_rdk_36"/>
        <w:id w:val="-1320357633"/>
      </w:sdtPr>
      <w:sdtContent>
        <w:p w14:paraId="0F2AF183" w14:textId="77777777" w:rsidR="00812D2D" w:rsidRDefault="00812D2D" w:rsidP="00812D2D">
          <w:pPr>
            <w:pBdr>
              <w:top w:val="nil"/>
              <w:left w:val="nil"/>
              <w:bottom w:val="nil"/>
              <w:right w:val="nil"/>
              <w:between w:val="nil"/>
            </w:pBdr>
            <w:tabs>
              <w:tab w:val="left" w:pos="720"/>
              <w:tab w:val="left" w:pos="1440"/>
              <w:tab w:val="left" w:pos="2160"/>
            </w:tabs>
            <w:ind w:left="720" w:hanging="720"/>
            <w:rPr>
              <w:ins w:id="2236" w:author="Author"/>
              <w:color w:val="000000"/>
            </w:rPr>
          </w:pPr>
          <w:r>
            <w:rPr>
              <w:color w:val="000000"/>
            </w:rPr>
            <w:t>A.</w:t>
          </w:r>
          <w:r>
            <w:rPr>
              <w:color w:val="000000"/>
            </w:rPr>
            <w:tab/>
          </w:r>
          <w:r>
            <w:rPr>
              <w:color w:val="000000"/>
              <w:u w:val="single"/>
            </w:rPr>
            <w:t>Packaging and Labeling Standards Required</w:t>
          </w:r>
          <w:r>
            <w:rPr>
              <w:color w:val="000000"/>
            </w:rPr>
            <w:t xml:space="preserve">. </w:t>
          </w:r>
          <w:sdt>
            <w:sdtPr>
              <w:tag w:val="goog_rdk_35"/>
              <w:id w:val="-1624788557"/>
            </w:sdtPr>
            <w:sdtContent/>
          </w:sdt>
        </w:p>
      </w:sdtContent>
    </w:sdt>
    <w:sdt>
      <w:sdtPr>
        <w:tag w:val="goog_rdk_40"/>
        <w:id w:val="1287626201"/>
      </w:sdtPr>
      <w:sdtContent>
        <w:p w14:paraId="7D7FE369" w14:textId="77777777" w:rsidR="00812D2D" w:rsidRDefault="00000000" w:rsidP="00812D2D">
          <w:pPr>
            <w:pBdr>
              <w:top w:val="nil"/>
              <w:left w:val="nil"/>
              <w:bottom w:val="nil"/>
              <w:right w:val="nil"/>
              <w:between w:val="nil"/>
            </w:pBdr>
            <w:tabs>
              <w:tab w:val="left" w:pos="720"/>
              <w:tab w:val="left" w:pos="1440"/>
              <w:tab w:val="left" w:pos="2160"/>
            </w:tabs>
            <w:ind w:left="1440" w:hanging="720"/>
            <w:rPr>
              <w:ins w:id="2237" w:author="Author"/>
              <w:color w:val="000000"/>
            </w:rPr>
          </w:pPr>
          <w:sdt>
            <w:sdtPr>
              <w:tag w:val="goog_rdk_37"/>
              <w:id w:val="-1941004224"/>
            </w:sdtPr>
            <w:sdtContent>
              <w:sdt>
                <w:sdtPr>
                  <w:tag w:val="goog_rdk_38"/>
                  <w:id w:val="-260558683"/>
                </w:sdtPr>
                <w:sdtContent>
                  <w:ins w:id="2238" w:author="Author">
                    <w:r w:rsidR="00812D2D" w:rsidRPr="00AE6D80">
                      <w:rPr>
                        <w:rPrChange w:id="2239" w:author="Author">
                          <w:rPr>
                            <w:color w:val="000000"/>
                          </w:rPr>
                        </w:rPrChange>
                      </w:rPr>
                      <w:t>1.</w:t>
                    </w:r>
                    <w:r w:rsidR="00812D2D" w:rsidRPr="00AE6D80">
                      <w:rPr>
                        <w:rPrChange w:id="2240" w:author="Author">
                          <w:rPr>
                            <w:color w:val="000000"/>
                          </w:rPr>
                        </w:rPrChange>
                      </w:rPr>
                      <w:tab/>
                    </w:r>
                  </w:ins>
                </w:sdtContent>
              </w:sdt>
            </w:sdtContent>
          </w:sdt>
          <w:r w:rsidR="00812D2D">
            <w:rPr>
              <w:color w:val="000000"/>
            </w:rPr>
            <w:t xml:space="preserve">A Retail Marijuana Products Manufacturer is prohibited from Transferring Retail Marijuana Concentrate or Retail Marijuana Product that are not </w:t>
          </w:r>
          <w:r w:rsidR="00812D2D">
            <w:rPr>
              <w:color w:val="000000"/>
            </w:rPr>
            <w:lastRenderedPageBreak/>
            <w:t xml:space="preserve">properly packaged and labeled. </w:t>
          </w:r>
          <w:r w:rsidR="00812D2D">
            <w:rPr>
              <w:i/>
              <w:iCs/>
              <w:color w:val="000000"/>
            </w:rPr>
            <w:t>See</w:t>
          </w:r>
          <w:r w:rsidR="00812D2D">
            <w:rPr>
              <w:color w:val="000000"/>
            </w:rPr>
            <w:t xml:space="preserve"> 3-1000 Series Rules – Labeling, Packaging, and Product Safety.</w:t>
          </w:r>
          <w:sdt>
            <w:sdtPr>
              <w:tag w:val="goog_rdk_39"/>
              <w:id w:val="-2060860111"/>
            </w:sdtPr>
            <w:sdtContent/>
          </w:sdt>
        </w:p>
      </w:sdtContent>
    </w:sdt>
    <w:sdt>
      <w:sdtPr>
        <w:tag w:val="goog_rdk_44"/>
        <w:id w:val="1645826666"/>
      </w:sdtPr>
      <w:sdtContent>
        <w:p w14:paraId="2E443585" w14:textId="77777777" w:rsidR="00812D2D" w:rsidRPr="00AE6D80" w:rsidRDefault="00000000">
          <w:pPr>
            <w:pBdr>
              <w:top w:val="nil"/>
              <w:left w:val="nil"/>
              <w:bottom w:val="nil"/>
              <w:right w:val="nil"/>
              <w:between w:val="nil"/>
            </w:pBdr>
            <w:tabs>
              <w:tab w:val="left" w:pos="720"/>
              <w:tab w:val="left" w:pos="1440"/>
              <w:tab w:val="left" w:pos="2160"/>
            </w:tabs>
            <w:ind w:left="1440" w:hanging="720"/>
            <w:rPr>
              <w:rPrChange w:id="2241" w:author="Author">
                <w:rPr>
                  <w:color w:val="000000"/>
                </w:rPr>
              </w:rPrChange>
            </w:rPr>
            <w:pPrChange w:id="2242" w:author="Author">
              <w:pPr>
                <w:pBdr>
                  <w:top w:val="nil"/>
                  <w:left w:val="nil"/>
                  <w:bottom w:val="nil"/>
                  <w:right w:val="nil"/>
                  <w:between w:val="nil"/>
                </w:pBdr>
                <w:tabs>
                  <w:tab w:val="left" w:pos="720"/>
                  <w:tab w:val="left" w:pos="1440"/>
                  <w:tab w:val="left" w:pos="2160"/>
                </w:tabs>
                <w:ind w:left="720" w:hanging="720"/>
              </w:pPr>
            </w:pPrChange>
          </w:pPr>
          <w:sdt>
            <w:sdtPr>
              <w:tag w:val="goog_rdk_41"/>
              <w:id w:val="-755649181"/>
            </w:sdtPr>
            <w:sdtContent>
              <w:sdt>
                <w:sdtPr>
                  <w:tag w:val="goog_rdk_42"/>
                  <w:id w:val="-202159245"/>
                </w:sdtPr>
                <w:sdtContent>
                  <w:ins w:id="2243" w:author="Author">
                    <w:r w:rsidR="00812D2D" w:rsidRPr="00AE6D80">
                      <w:rPr>
                        <w:rPrChange w:id="2244" w:author="Author">
                          <w:rPr>
                            <w:color w:val="000000"/>
                          </w:rPr>
                        </w:rPrChange>
                      </w:rPr>
                      <w:t>2.</w:t>
                    </w:r>
                    <w:r w:rsidR="00812D2D" w:rsidRPr="00AE6D80">
                      <w:rPr>
                        <w:rPrChange w:id="2245" w:author="Author">
                          <w:rPr>
                            <w:color w:val="000000"/>
                          </w:rPr>
                        </w:rPrChange>
                      </w:rPr>
                      <w:tab/>
                      <w:t>A Retail Marijuana Products Manufacturer is prohibited from repackaging or relabeling Regulated Marijuana that has been packaged and labeled for sale to consumers. This includes altering the expiration date or use-by date once it has been established.</w:t>
                    </w:r>
                  </w:ins>
                </w:sdtContent>
              </w:sdt>
            </w:sdtContent>
          </w:sdt>
          <w:sdt>
            <w:sdtPr>
              <w:tag w:val="goog_rdk_43"/>
              <w:id w:val="1862866316"/>
            </w:sdtPr>
            <w:sdtContent/>
          </w:sdt>
        </w:p>
      </w:sdtContent>
    </w:sdt>
    <w:p w14:paraId="09C60B42" w14:textId="77777777" w:rsidR="00812D2D" w:rsidRDefault="00812D2D" w:rsidP="00812D2D">
      <w:pPr>
        <w:pStyle w:val="Heading4"/>
      </w:pPr>
      <w:bookmarkStart w:id="2246" w:name="_heading=h.jtbb2e42kvz1" w:colFirst="0" w:colLast="0"/>
      <w:bookmarkEnd w:id="2246"/>
      <w:r>
        <w:t>Basis and Purpose – 6-335</w:t>
      </w:r>
    </w:p>
    <w:p w14:paraId="0DAA9196" w14:textId="77777777" w:rsidR="00812D2D" w:rsidRDefault="00812D2D" w:rsidP="00812D2D">
      <w:pPr>
        <w:tabs>
          <w:tab w:val="left" w:pos="720"/>
          <w:tab w:val="left" w:pos="1440"/>
        </w:tabs>
      </w:pPr>
      <w:r>
        <w:t>The statutory authority for this rule includes but is not limited to sections 44-10-202(1)(c), 44-10-203(1)(k), 44-10-401(2)(b)(III), 44-10-401(2)(b)(VIII), 44-10-603, 44-10-603(15)(a)-(b), 44-10-608, and 39-28.8-300 C.R.S. The purpose of this rule is to allow a Medical Marijuana Products Manufacturer to receive Transfers of Retail Marijuana Concentrate from a Retail Marijuana Products Manufacturer in order to change its designation from “Retail” to “Medical.” This Rule 6-335 includes provisions previously reflected in Rule 6-830, 1 CCR 212-3.</w:t>
      </w:r>
    </w:p>
    <w:p w14:paraId="639FDA38" w14:textId="77777777" w:rsidR="00812D2D" w:rsidRDefault="00812D2D" w:rsidP="00812D2D">
      <w:pPr>
        <w:pStyle w:val="Heading4"/>
      </w:pPr>
      <w:r>
        <w:t>6-335 – Retail Marijuana Products Manufacturer: Ability to Change Designation from Retail Marijuana Concentrate to Medical Marijuana Concentrate.</w:t>
      </w:r>
    </w:p>
    <w:p w14:paraId="06836F10"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Changing Designation:</w:t>
      </w:r>
      <w:r>
        <w:rPr>
          <w:color w:val="000000"/>
        </w:rPr>
        <w:t xml:space="preserve"> </w:t>
      </w:r>
      <w:sdt>
        <w:sdtPr>
          <w:tag w:val="goog_rdk_45"/>
          <w:id w:val="1956545907"/>
        </w:sdtPr>
        <w:sdtContent>
          <w:del w:id="2247" w:author="Author">
            <w:r>
              <w:rPr>
                <w:color w:val="000000"/>
              </w:rPr>
              <w:delText>Beginning July 1, 2022, a</w:delText>
            </w:r>
          </w:del>
        </w:sdtContent>
      </w:sdt>
      <w:sdt>
        <w:sdtPr>
          <w:tag w:val="goog_rdk_46"/>
          <w:id w:val="-1827892684"/>
        </w:sdtPr>
        <w:sdtContent>
          <w:ins w:id="2248" w:author="Author">
            <w:r>
              <w:rPr>
                <w:color w:val="000000"/>
              </w:rPr>
              <w:t>A</w:t>
            </w:r>
          </w:ins>
        </w:sdtContent>
      </w:sdt>
      <w:r>
        <w:rPr>
          <w:color w:val="000000"/>
        </w:rPr>
        <w:t xml:space="preserve"> Retail Marijuana Products Manufacturer may Transfer Retail Marijuana Concentrate to a Medical Marijuana Products Manufacturer in order to change its designation from Retail Marijuana Concentrate to Medical Marijuana Concentrate pursuant to the following requirements:</w:t>
      </w:r>
    </w:p>
    <w:p w14:paraId="38304F06" w14:textId="77777777" w:rsidR="00812D2D" w:rsidRPr="00AE6D80" w:rsidRDefault="00812D2D">
      <w:pPr>
        <w:tabs>
          <w:tab w:val="left" w:pos="720"/>
          <w:tab w:val="left" w:pos="1440"/>
          <w:tab w:val="left" w:pos="2160"/>
        </w:tabs>
        <w:ind w:left="720" w:hanging="720"/>
        <w:rPr>
          <w:rPrChange w:id="2249" w:author="Author">
            <w:rPr>
              <w:color w:val="000000"/>
            </w:rPr>
          </w:rPrChange>
        </w:rPr>
        <w:pPrChange w:id="2250" w:author="Author">
          <w:pPr>
            <w:pBdr>
              <w:top w:val="nil"/>
              <w:left w:val="nil"/>
              <w:bottom w:val="nil"/>
              <w:right w:val="nil"/>
              <w:between w:val="nil"/>
            </w:pBdr>
            <w:tabs>
              <w:tab w:val="left" w:pos="720"/>
              <w:tab w:val="left" w:pos="1440"/>
              <w:tab w:val="left" w:pos="2160"/>
            </w:tabs>
            <w:ind w:left="1440" w:hanging="720"/>
          </w:pPr>
        </w:pPrChange>
      </w:pPr>
      <w:ins w:id="2251" w:author="Author">
        <w:r w:rsidRPr="00AE6D80">
          <w:rPr>
            <w:rPrChange w:id="2252" w:author="Author">
              <w:rPr>
                <w:color w:val="000000"/>
              </w:rPr>
            </w:rPrChange>
          </w:rPr>
          <w:t>B.</w:t>
        </w:r>
        <w:r w:rsidRPr="00AE6D80">
          <w:rPr>
            <w:rPrChange w:id="2253" w:author="Author">
              <w:rPr>
                <w:color w:val="000000"/>
              </w:rPr>
            </w:rPrChange>
          </w:rPr>
          <w:tab/>
        </w:r>
        <w:r w:rsidRPr="00AE6D80">
          <w:rPr>
            <w:u w:val="single"/>
            <w:rPrChange w:id="2254" w:author="Author">
              <w:rPr>
                <w:color w:val="000000"/>
              </w:rPr>
            </w:rPrChange>
          </w:rPr>
          <w:t>Changing Designation from Medical Marijuana Concentrate to Retail Marijuana Concentrate Prohibited</w:t>
        </w:r>
        <w:r w:rsidRPr="00AE6D80">
          <w:rPr>
            <w:rPrChange w:id="2255" w:author="Author">
              <w:rPr>
                <w:color w:val="000000"/>
              </w:rPr>
            </w:rPrChange>
          </w:rPr>
          <w:t>. A Retail Marijuana Products Manufacturer shall not accept Medical Marijuana Concentrate from a Medical Marijuana Products Manufacturer in order to change its designation from Medical Marijuana Concentrate to Retail Marijuana Concentrate.</w:t>
        </w:r>
      </w:ins>
    </w:p>
    <w:p w14:paraId="305472B8" w14:textId="77777777" w:rsidR="00812D2D" w:rsidRDefault="00812D2D" w:rsidP="00812D2D">
      <w:pPr>
        <w:pStyle w:val="Heading3"/>
      </w:pPr>
      <w:r>
        <w:t>6-400 Series – Retail Marijuana Testing Facilities</w:t>
      </w:r>
    </w:p>
    <w:p w14:paraId="32C1D902" w14:textId="77777777" w:rsidR="00812D2D" w:rsidRDefault="00812D2D" w:rsidP="00812D2D">
      <w:pPr>
        <w:pStyle w:val="Heading4"/>
      </w:pPr>
      <w:r>
        <w:t>Basis and Purpose – 6-430</w:t>
      </w:r>
    </w:p>
    <w:p w14:paraId="51AEE53C" w14:textId="77777777" w:rsidR="00812D2D" w:rsidRDefault="00812D2D" w:rsidP="00812D2D">
      <w:pPr>
        <w:tabs>
          <w:tab w:val="left" w:pos="720"/>
          <w:tab w:val="left" w:pos="1440"/>
        </w:tabs>
      </w:pPr>
      <w:r>
        <w:t>The statutory authority for this rule includes but is not limited to sections 44-10-203(1)(c), 44-10-203(1)(k), 44-10-203(2)(d), 44-10-202(4), 44-10-401(2)(b)(IV), and 44-10-604, C.R.S. The purpose of this rule is to establish analytical processes standards for the operation of a Retail Marijuana Testing Facility. This Rule 6-430 was previously Rule R 706, 1 CCR 212-2.</w:t>
      </w:r>
    </w:p>
    <w:p w14:paraId="3D9D21E3" w14:textId="77777777" w:rsidR="00812D2D" w:rsidRDefault="00812D2D" w:rsidP="00812D2D">
      <w:pPr>
        <w:tabs>
          <w:tab w:val="left" w:pos="720"/>
          <w:tab w:val="left" w:pos="1440"/>
        </w:tabs>
        <w:jc w:val="center"/>
      </w:pPr>
      <w:r w:rsidRPr="00E22CF2">
        <w:rPr>
          <w:b/>
          <w:bCs/>
          <w:highlight w:val="cyan"/>
        </w:rPr>
        <w:t xml:space="preserve">Please Note: </w:t>
      </w:r>
      <w:r w:rsidRPr="00E22CF2">
        <w:rPr>
          <w:highlight w:val="cyan"/>
        </w:rPr>
        <w:t xml:space="preserve">The Division intends to propose rule revisions to clarify expectations regarding Cannabinoid potency testing performed on Regulated Marijuana Products and reporting those results. For Regulated Marijuana Testing Facilities, proposed rule revisions will clarify the expectations of serving subsampling procedures and the use of measured serving weights in potency calculations for different types of Regulated </w:t>
      </w:r>
      <w:r w:rsidRPr="00E22CF2">
        <w:rPr>
          <w:highlight w:val="cyan"/>
        </w:rPr>
        <w:lastRenderedPageBreak/>
        <w:t>Marijuana Products, and reporting requirements. For Regulated Marijana Products Manufacturers, proposed rule revisions will clarify required testing of and labeling requirements for any Cannabinoid greater than 10% of the total Cannabinoids on Regulated Marijuana Product</w:t>
      </w:r>
      <w:r>
        <w:rPr>
          <w:highlight w:val="cyan"/>
        </w:rPr>
        <w:t>.</w:t>
      </w:r>
    </w:p>
    <w:p w14:paraId="5029DB4E" w14:textId="77777777" w:rsidR="00812D2D" w:rsidRDefault="00812D2D" w:rsidP="00812D2D">
      <w:pPr>
        <w:pStyle w:val="Heading4"/>
      </w:pPr>
      <w:r>
        <w:t>6-430 –Retail Marijuana Testing Facilities: Analytical Processes</w:t>
      </w:r>
    </w:p>
    <w:p w14:paraId="70CF1101"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Gas Chromatography (“GC”)</w:t>
      </w:r>
      <w:r>
        <w:rPr>
          <w:color w:val="000000"/>
        </w:rPr>
        <w:t>. A Retail Marijuana Testing Facility using GC must:</w:t>
      </w:r>
    </w:p>
    <w:p w14:paraId="52CC531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Document the conditions of the gas chromatograph, including the detector response;</w:t>
      </w:r>
    </w:p>
    <w:p w14:paraId="039D743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Perform and document preventive maintenance as required by the manufacturer and SOPs;</w:t>
      </w:r>
    </w:p>
    <w:p w14:paraId="4A7F9B3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Ensure that records are maintained and readily available to the staff operating the equipment;</w:t>
      </w:r>
    </w:p>
    <w:p w14:paraId="1C73AE1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Document the performance of new columns before use;</w:t>
      </w:r>
    </w:p>
    <w:p w14:paraId="1CEB231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Use an internal standard for each qualitative and quantitative analysis that has similar chemical and physical properties to that of the compound identified;</w:t>
      </w:r>
    </w:p>
    <w:p w14:paraId="03AD142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Establish criteria of acceptability for variances between different aliquots and different columns;</w:t>
      </w:r>
    </w:p>
    <w:p w14:paraId="21EBC36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the monitoring of the response (area or peak height) of the internal standard to ensure consistency overtime of the analytical system.</w:t>
      </w:r>
    </w:p>
    <w:p w14:paraId="6CB379E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Evaluate the performance of the instrument after routine and preventive maintenance prior to analyzing Test Batches; and</w:t>
      </w:r>
    </w:p>
    <w:p w14:paraId="3C58F4C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Monitor and document the performance of the instrument each day of testing.</w:t>
      </w:r>
    </w:p>
    <w:p w14:paraId="3BB25593"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Gas Chromatography Mass Spectrometry (“GC/MS”)</w:t>
      </w:r>
      <w:r>
        <w:rPr>
          <w:color w:val="000000"/>
        </w:rPr>
        <w:t>. A Retail Marijuana Testing Facility using GC/MS must:</w:t>
      </w:r>
    </w:p>
    <w:p w14:paraId="4389AA7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135E5F3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Document the changes of septa as specified in the Standard Operating Procedure;</w:t>
      </w:r>
    </w:p>
    <w:p w14:paraId="2676B63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Document liners being cleaned or replaced as specified in the Standard Operating Procedure;</w:t>
      </w:r>
    </w:p>
    <w:p w14:paraId="3339268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4.</w:t>
      </w:r>
      <w:r>
        <w:rPr>
          <w:color w:val="000000"/>
        </w:rPr>
        <w:tab/>
        <w:t>Ensure that records are maintained and readily available to the staff operating the equipment;</w:t>
      </w:r>
    </w:p>
    <w:p w14:paraId="3288255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Maintain records of mass spectrometer tuning;</w:t>
      </w:r>
    </w:p>
    <w:p w14:paraId="2C0D771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Establish written criteria for acceptable mass spectrometer tuning parameters;</w:t>
      </w:r>
    </w:p>
    <w:p w14:paraId="1B9D6F5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Corrective Actions if a mass spectrometer tune is unacceptable;</w:t>
      </w:r>
    </w:p>
    <w:p w14:paraId="01C51DD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Monitor analytic analyses to check for contamination and carry-over;</w:t>
      </w:r>
    </w:p>
    <w:p w14:paraId="0217AF8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Use selected ion monitoring within each run to assure that the laboratory compares ion ratios and retention times between calibrators, controls and Test Batches for identification of an analyte;</w:t>
      </w:r>
    </w:p>
    <w:p w14:paraId="61B4CA3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Use an internal standard for qualitative and quantitative analysis that has similar chemical and physical properties to that of the compound identified and is isotopically labeled when available or appropriate for the assay;</w:t>
      </w:r>
    </w:p>
    <w:p w14:paraId="6FBFB05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11.</w:t>
      </w:r>
      <w:r>
        <w:rPr>
          <w:color w:val="000000"/>
        </w:rPr>
        <w:tab/>
        <w:t>Document the monitoring of the response (area or peak height) for the internal standard to ensure consistency overtime of the analytical system;</w:t>
      </w:r>
    </w:p>
    <w:p w14:paraId="27DBF90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12.</w:t>
      </w:r>
      <w:r>
        <w:rPr>
          <w:color w:val="000000"/>
        </w:rPr>
        <w:tab/>
        <w:t>Define the criteria for designating qualitative results as positive;</w:t>
      </w:r>
    </w:p>
    <w:p w14:paraId="3CED671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13.</w:t>
      </w:r>
      <w:r>
        <w:rPr>
          <w:color w:val="000000"/>
        </w:rPr>
        <w:tab/>
        <w:t>When a library is used to qualitatively identify an analyte, the identity of the analyte must be confirmed before reporting results by comparing the relative retention time and mass spectrum to that of a known standard or control run on the same system;</w:t>
      </w:r>
    </w:p>
    <w:p w14:paraId="7A97FC1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14.</w:t>
      </w:r>
      <w:r>
        <w:rPr>
          <w:color w:val="000000"/>
        </w:rPr>
        <w:tab/>
        <w:t>Evaluate the performance of the instrument after routine and preventive maintenance (</w:t>
      </w:r>
      <w:r>
        <w:rPr>
          <w:i/>
          <w:iCs/>
          <w:color w:val="000000"/>
        </w:rPr>
        <w:t>e.g.</w:t>
      </w:r>
      <w:r>
        <w:rPr>
          <w:color w:val="000000"/>
        </w:rPr>
        <w:t xml:space="preserve"> clipping or replacing the column or cleaning the source) prior to analyzing Test Batches;</w:t>
      </w:r>
    </w:p>
    <w:p w14:paraId="33AF2DC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15.</w:t>
      </w:r>
      <w:r>
        <w:rPr>
          <w:color w:val="000000"/>
        </w:rPr>
        <w:tab/>
        <w:t>Monitor gas phase standards frequently by comparison to the initial calibration curve. Fresh standards must be prepared if this check exceeds 20% drift. Gas standards must be replaced after one week or as recommended by the standard manufacturer. Alternatively, standards must be replaced after an established period of time for which the Regulated Marijuana Testing Facility has demonstrated the stability of the standard;</w:t>
      </w:r>
    </w:p>
    <w:p w14:paraId="627B743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16.</w:t>
      </w:r>
      <w:r>
        <w:rPr>
          <w:color w:val="000000"/>
        </w:rPr>
        <w:tab/>
        <w:t xml:space="preserve">Monitor non-gas standards frequently by comparison to the initial calibration. Fresh standards must be prepared if this check exceeds 20% drift. Non-gas standards must be replaced after one month for working standards and three months for opened stocks or as recommended by the standard manufacturer. Alternatively, standards must be replaced after an </w:t>
      </w:r>
      <w:r>
        <w:rPr>
          <w:color w:val="000000"/>
        </w:rPr>
        <w:lastRenderedPageBreak/>
        <w:t>established period of time for which the Regulated Marijuana Testing Facility has demonstrated the stability of the standard; and</w:t>
      </w:r>
    </w:p>
    <w:p w14:paraId="3526752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17.</w:t>
      </w:r>
      <w:r>
        <w:rPr>
          <w:color w:val="000000"/>
        </w:rPr>
        <w:tab/>
        <w:t xml:space="preserve"> Monitor and document the performance of the instrument each day of testing.</w:t>
      </w:r>
    </w:p>
    <w:p w14:paraId="1F68B607"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Immunoassays</w:t>
      </w:r>
      <w:r>
        <w:rPr>
          <w:color w:val="000000"/>
        </w:rPr>
        <w:t>. A Retail Marijuana Testing Facility using Immunoassays must:</w:t>
      </w:r>
    </w:p>
    <w:p w14:paraId="0F1BFD1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3FCA21D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4880386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Validate any changes or modifications to a manufacturer’s approved assays or testing methods when a Test Batch is not included within the sample types and/or matrices approved by the manufacturer; and</w:t>
      </w:r>
    </w:p>
    <w:p w14:paraId="7A017DD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Define acceptable separation or measurement units (absorbance intensity or counts per minute) for each assay, which must be consistent with manufacturer’s instructions.</w:t>
      </w:r>
    </w:p>
    <w:p w14:paraId="2645B5EA"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t>Repealed.</w:t>
      </w:r>
    </w:p>
    <w:p w14:paraId="5B60A1F4"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High Performance Liquid Chromatography (“HPLC”)</w:t>
      </w:r>
      <w:r>
        <w:rPr>
          <w:color w:val="000000"/>
        </w:rPr>
        <w:t>. A Retail Marijuana Testing Facility using HPLC must:</w:t>
      </w:r>
    </w:p>
    <w:p w14:paraId="2532069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0B3315B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41D3C41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Monitor and document the performance of the HPLC instrument each day of testing;</w:t>
      </w:r>
    </w:p>
    <w:p w14:paraId="7415DD2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Evaluate the performance of new columns before use;</w:t>
      </w:r>
    </w:p>
    <w:p w14:paraId="05D1E94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Create written standards for acceptability when eluting solvents are recycled;</w:t>
      </w:r>
    </w:p>
    <w:p w14:paraId="60EE0C3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Use an internal standard for each qualitative and quantitative analysis that has similar chemical and physical properties to that of the compound identified when available or appropriate for the assay;</w:t>
      </w:r>
    </w:p>
    <w:p w14:paraId="2756D31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the monitoring of the response (area or peak height) of the internal standard to ensure consistency overtime of the analytical system; and</w:t>
      </w:r>
    </w:p>
    <w:p w14:paraId="48ED465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8.</w:t>
      </w:r>
      <w:r>
        <w:rPr>
          <w:color w:val="000000"/>
        </w:rPr>
        <w:tab/>
        <w:t>Evaluate the performance of the instrument after routine and preventive maintenance prior to analyzing Test Batches.</w:t>
      </w:r>
    </w:p>
    <w:p w14:paraId="51B14749"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r>
      <w:r>
        <w:rPr>
          <w:color w:val="000000"/>
          <w:u w:val="single"/>
        </w:rPr>
        <w:t>Liquid Chromatography Mass Spectroscopy (“LC/MS”)</w:t>
      </w:r>
      <w:r>
        <w:rPr>
          <w:color w:val="000000"/>
        </w:rPr>
        <w:t>. A Retail Marijuana Testing Facility using LC/MS must:</w:t>
      </w:r>
    </w:p>
    <w:p w14:paraId="19088BC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77E6CCA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6C45CC1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Maintain records of mass spectrometer tuning;</w:t>
      </w:r>
    </w:p>
    <w:p w14:paraId="4CB3EC8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Document Corrective Actions if a mass spectrometer tune is unacceptable;</w:t>
      </w:r>
    </w:p>
    <w:p w14:paraId="2D85738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Use an internal standard with each qualitative and quantitative analysis that has similar chemical and physical properties to that of the compound identified and is isotopically labeled when available or appropriate for the assay;</w:t>
      </w:r>
    </w:p>
    <w:p w14:paraId="73ADA0E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Document the monitoring of the response (area or peak height) of the internal standard to ensure consistency over time of the analytical system;</w:t>
      </w:r>
    </w:p>
    <w:p w14:paraId="6703048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Compare two transitions and retention times between calibrators, controls and Test Batches within each run;</w:t>
      </w:r>
    </w:p>
    <w:p w14:paraId="79D2837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Document and maintain records when changes in source, source conditions, eluent, or column are made to the instrument;</w:t>
      </w:r>
    </w:p>
    <w:p w14:paraId="1C09674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Evaluate the performance of the instrument when changes in: source, source conditions, eluent, or column are made prior to reporting test results; and</w:t>
      </w:r>
    </w:p>
    <w:p w14:paraId="2FCD12D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Ensure ion ratios do not exceed plus or minus 30% relative to the average of calibration standards from the same sequence.</w:t>
      </w:r>
    </w:p>
    <w:p w14:paraId="6958DDC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F.5.</w:t>
      </w:r>
      <w:r>
        <w:rPr>
          <w:color w:val="000000"/>
        </w:rPr>
        <w:tab/>
      </w:r>
      <w:r>
        <w:rPr>
          <w:color w:val="000000"/>
          <w:u w:val="single"/>
        </w:rPr>
        <w:t>Inductively Coupled Plasma Mass Spectrometry (ICP/MS)</w:t>
      </w:r>
      <w:r>
        <w:rPr>
          <w:color w:val="000000"/>
        </w:rPr>
        <w:t>. A Retail Marijuana Testing Facility using ICP must:</w:t>
      </w:r>
    </w:p>
    <w:p w14:paraId="114212E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SOPs;</w:t>
      </w:r>
    </w:p>
    <w:p w14:paraId="2EDC3DC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523AB98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3.</w:t>
      </w:r>
      <w:r>
        <w:rPr>
          <w:color w:val="000000"/>
        </w:rPr>
        <w:tab/>
        <w:t>Establish written criteria for acceptable mass spectrometer tuning parameters;</w:t>
      </w:r>
    </w:p>
    <w:p w14:paraId="31ED7A9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Maintain records of mass spectrometer tuning;</w:t>
      </w:r>
    </w:p>
    <w:p w14:paraId="7E85C6C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Document Corrective Actions if mass spectrometer tune is unacceptable;</w:t>
      </w:r>
    </w:p>
    <w:p w14:paraId="6D28AAA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Use an internal standard with each qualitative and quantitative analysis that has similar chemical and physical properties to that of the compound identified and is isotopically labeled when available or appropriate for the assay;</w:t>
      </w:r>
    </w:p>
    <w:p w14:paraId="4C2765AA"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Document the monitoring of the response (counts per second) of the internal standard to ensure consistency over time of the analytical system;</w:t>
      </w:r>
    </w:p>
    <w:p w14:paraId="1E740FF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Compare mass-to-charge ratios between calibrators, controls and Test Batches within each run;</w:t>
      </w:r>
    </w:p>
    <w:p w14:paraId="65961F9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Monitor analyses to check for contamination and carry-over;</w:t>
      </w:r>
    </w:p>
    <w:p w14:paraId="4B46FD6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Evaluate and document the performance of the instrument after routine and preventive maintenance and when changes in: source, conditions, or detector are made prior to reporting test results; and</w:t>
      </w:r>
    </w:p>
    <w:p w14:paraId="7D73796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11.</w:t>
      </w:r>
      <w:r>
        <w:rPr>
          <w:color w:val="000000"/>
        </w:rPr>
        <w:tab/>
        <w:t>Monitor and document the performance of the instrument each day of testing.</w:t>
      </w:r>
    </w:p>
    <w:p w14:paraId="52057EB2"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G.</w:t>
      </w:r>
      <w:r>
        <w:rPr>
          <w:color w:val="000000"/>
        </w:rPr>
        <w:tab/>
      </w:r>
      <w:r>
        <w:rPr>
          <w:color w:val="000000"/>
          <w:u w:val="single"/>
        </w:rPr>
        <w:t>Microbial Assays</w:t>
      </w:r>
      <w:r>
        <w:rPr>
          <w:color w:val="000000"/>
        </w:rPr>
        <w:t>. A Retail Marijuana Testing Facility using microbial assays must:</w:t>
      </w:r>
    </w:p>
    <w:p w14:paraId="37DA4C8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Standard Operating Procedures;</w:t>
      </w:r>
    </w:p>
    <w:p w14:paraId="4CB5C28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73F4DB2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Validate any changes or modifications to a manufacturer’s approved assays or testing methods when a Test Batch is not included within the sample types and/or matrices approved by the manufacturer;</w:t>
      </w:r>
    </w:p>
    <w:p w14:paraId="1388821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Verify the method at the regulatory limit for each analyte. Verification at the qualitative presence/absence limit shall include a fractional recovery study;</w:t>
      </w:r>
    </w:p>
    <w:p w14:paraId="76F4AB0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Include controls for each analytical run of Test Batches. Quantitative microbial methods shall use controls of a specific known value or set of values that lies within the quantifiable range of the method;</w:t>
      </w:r>
    </w:p>
    <w:p w14:paraId="2351846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6.</w:t>
      </w:r>
      <w:r>
        <w:rPr>
          <w:color w:val="000000"/>
        </w:rPr>
        <w:tab/>
        <w:t>For molecular methods, the Retail Marijuana Testing Facility shall include controls for each individual analytical run. Quantitative molecular methods shall use controls of a specific known value or set of values that lies within the quantifiable range of the method;</w:t>
      </w:r>
    </w:p>
    <w:p w14:paraId="095250F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PCR-based and qPCR-based methods must include validated internal amplification controls;</w:t>
      </w:r>
    </w:p>
    <w:p w14:paraId="35FA02B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Microbial methods must include steps to confirm presumptive positive results; confirmation methods may be molecular or cultural or both. Confirmation methods must include quality controls that match the organism which is being confirmed; and</w:t>
      </w:r>
    </w:p>
    <w:p w14:paraId="53478D5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Verify the stated Limit of Detection of qualitative assays through “dilution to extinction” studies in which the calculated extinction dilution is corroborated with cultural data.</w:t>
      </w:r>
    </w:p>
    <w:p w14:paraId="7B05E811"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H.</w:t>
      </w:r>
      <w:r>
        <w:rPr>
          <w:color w:val="000000"/>
        </w:rPr>
        <w:tab/>
      </w:r>
      <w:r>
        <w:rPr>
          <w:color w:val="000000"/>
          <w:u w:val="single"/>
        </w:rPr>
        <w:t>Water Activity</w:t>
      </w:r>
      <w:r>
        <w:rPr>
          <w:color w:val="000000"/>
        </w:rPr>
        <w:t>. A Retail Marijuana Testing Facility analyzing water activity must:</w:t>
      </w:r>
    </w:p>
    <w:p w14:paraId="2CA4CD7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Perform and document preventive maintenance as required by the manufacturer and Standard Operating Procedures;</w:t>
      </w:r>
    </w:p>
    <w:p w14:paraId="496BEAE2"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records are maintained and readily available to the staff operating the equipment;</w:t>
      </w:r>
    </w:p>
    <w:p w14:paraId="4C1EBBF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Specify all unique method parameters, such as temperature, sample surface area, volatile compound interferences, including but not limited to temperature;</w:t>
      </w:r>
    </w:p>
    <w:p w14:paraId="521DC0B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Evaluate the performance of the method after routine and preventive maintenance prior to analyzing the Test Batch; and</w:t>
      </w:r>
    </w:p>
    <w:p w14:paraId="5A77A32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Establish criteria for acceptable instrument performance.</w:t>
      </w:r>
    </w:p>
    <w:p w14:paraId="3ABA9AC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I.</w:t>
      </w:r>
      <w:r>
        <w:rPr>
          <w:color w:val="000000"/>
        </w:rPr>
        <w:tab/>
      </w:r>
      <w:r>
        <w:rPr>
          <w:color w:val="000000"/>
          <w:u w:val="single"/>
        </w:rPr>
        <w:t>Analytical Method Validation</w:t>
      </w:r>
      <w:r>
        <w:rPr>
          <w:color w:val="000000"/>
        </w:rPr>
        <w:t>. A Retail Marijuana Testing Facility must validate new methodology and revalidate any changes to approved methodology prior to analyzing Test Batches.</w:t>
      </w:r>
    </w:p>
    <w:p w14:paraId="23D0CA6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laboratory must implement a performance-based measurement system for the selected methodology and validate the method following good laboratory practices in accordance with AOAC, United States Pharmacopeia (USP), United States Food and Drug Administration (FDA) United States Department of Agriculture (USDA), or other reputable validation guidelines and methodology prior to reporting results. Validation, verification, or matrix extension of new methodology must include when applicable, but is not limited to:</w:t>
      </w:r>
    </w:p>
    <w:p w14:paraId="1BF22398"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Verification of Accuracy;</w:t>
      </w:r>
    </w:p>
    <w:p w14:paraId="334C44F4"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b.</w:t>
      </w:r>
      <w:r>
        <w:rPr>
          <w:color w:val="000000"/>
        </w:rPr>
        <w:tab/>
        <w:t>Verification of Precision;</w:t>
      </w:r>
    </w:p>
    <w:p w14:paraId="0FFE0A1A"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Verification of Analytical Sensitivity;</w:t>
      </w:r>
    </w:p>
    <w:p w14:paraId="1FD64989"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Verification of Analytical Specificity;</w:t>
      </w:r>
    </w:p>
    <w:p w14:paraId="7ACFC82F"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Verification of the LOD;</w:t>
      </w:r>
    </w:p>
    <w:p w14:paraId="103FB4DA"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Verification of the LOQ;</w:t>
      </w:r>
    </w:p>
    <w:p w14:paraId="7709D9BF"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Verification of the Reportable Range;</w:t>
      </w:r>
    </w:p>
    <w:p w14:paraId="4FF36A53"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h.</w:t>
      </w:r>
      <w:r>
        <w:rPr>
          <w:color w:val="000000"/>
        </w:rPr>
        <w:tab/>
        <w:t>Identification of Interfering Substances;</w:t>
      </w:r>
    </w:p>
    <w:p w14:paraId="4842C865"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i.</w:t>
      </w:r>
      <w:r>
        <w:rPr>
          <w:color w:val="000000"/>
        </w:rPr>
        <w:tab/>
        <w:t>Exclusivity, which means the specificity of the test method for validating microbial testing methods. It evaluates the ability of the method to distinguish the target organisms from similar but genetically distinct non-target organisms;</w:t>
      </w:r>
    </w:p>
    <w:p w14:paraId="450EA727"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j.</w:t>
      </w:r>
      <w:r>
        <w:rPr>
          <w:color w:val="000000"/>
        </w:rPr>
        <w:tab/>
        <w:t>Inclusivity, which means, related to microbiological method validation, the sensitivity of the test method. It evaluates the ability of the test method to detect a wide range of target organisms by a defined relatedness; and</w:t>
      </w:r>
    </w:p>
    <w:p w14:paraId="5E2F628D"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k.</w:t>
      </w:r>
      <w:r>
        <w:rPr>
          <w:color w:val="000000"/>
        </w:rPr>
        <w:tab/>
        <w:t>Verification of Recovery. The laboratory shall take action to remediate recovery issues where matrix effects affect recovery at &gt;±20% of the theoretical value.</w:t>
      </w:r>
    </w:p>
    <w:p w14:paraId="5AE49DD4"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l.</w:t>
      </w:r>
      <w:r>
        <w:rPr>
          <w:color w:val="000000"/>
        </w:rPr>
        <w:tab/>
        <w:t>Measurement Uncertainty. Subsequent to initial validation, measurement uncertainty must be re-evaluated at least annually or whenever method modifications are made. “Measurement uncertainty” is defined as a parameter, associated with the result of a measurement, that characterizes the dispersion of the values that could reasonably be attributed to the measurand.</w:t>
      </w:r>
    </w:p>
    <w:p w14:paraId="0F87A95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Validation of the other or new methodology must be documented.</w:t>
      </w:r>
    </w:p>
    <w:p w14:paraId="6278CBA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Prior to use, other or new methodology must have a Standard Operating Procedure approved and signed by the laboratory director.</w:t>
      </w:r>
    </w:p>
    <w:p w14:paraId="4F294CA3"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Testing analysts must have documentation of competency assessment prior to testing Test Batches.</w:t>
      </w:r>
    </w:p>
    <w:p w14:paraId="7E6DDEE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Any changes to the approved other or new methodology must be revalidated and documented prior to testing Test Batches.</w:t>
      </w:r>
    </w:p>
    <w:p w14:paraId="580E48D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6.</w:t>
      </w:r>
      <w:r>
        <w:rPr>
          <w:color w:val="000000"/>
        </w:rPr>
        <w:tab/>
        <w:t>The demonstration of testing validity must ensure consistent, accurate and reproducible analytical performance in the matrices tested by the laboratory.</w:t>
      </w:r>
    </w:p>
    <w:p w14:paraId="370E68F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Method performance specifications must ensure analytical tests are sufficiently sensitive for the purposes of the detectability requirements of Rule 5-440(B).</w:t>
      </w:r>
    </w:p>
    <w:p w14:paraId="3EDD3F98"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To the extent practicable, laboratory test methods must meet AOAC International standard method performance requirements.</w:t>
      </w:r>
    </w:p>
    <w:p w14:paraId="48DD73B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For qualitative methods, a minimum of three spiking/naturally occurring levels of target analyte must be included assessing accuracy, precision and specificity per each matrix validated (microbiological methods shall be considered accurate/precise if fractional results are obtained when limits are &lt;1 CFU preanalytical portion): one negative level in which no analyte is present, one low level at which analyte is present at the regulatory limit and one high level at which the analyte is present at 10x the regulatory limit.</w:t>
      </w:r>
    </w:p>
    <w:p w14:paraId="72AD615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10.</w:t>
      </w:r>
      <w:r>
        <w:rPr>
          <w:color w:val="000000"/>
        </w:rPr>
        <w:tab/>
        <w:t>For quantitative methods, laboratories must include a minimum of four or more spiked levels, covering the analytical range that assesses accuracy, precision and specificity of each matrix validated. These must include one negative level in which no analyte is present, one low level at which analyte is present at the regulatory limit, one medium level for which the analyte is present at a concentration close to the middle calibrator and one high level at which the analyte is present at the upper level of the calibration.</w:t>
      </w:r>
    </w:p>
    <w:p w14:paraId="007B237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11.</w:t>
      </w:r>
      <w:r>
        <w:rPr>
          <w:color w:val="000000"/>
        </w:rPr>
        <w:tab/>
        <w:t>For qualitative methods, at least two levels must be included for the negative and high level spikes - at least ten replicates must be included at the fractional level, per analyte, per matrix.</w:t>
      </w:r>
    </w:p>
    <w:p w14:paraId="0F0D3BC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12.</w:t>
      </w:r>
      <w:r>
        <w:rPr>
          <w:color w:val="000000"/>
        </w:rPr>
        <w:tab/>
        <w:t>For quantitative methods, at least two replicates must be performed at each spiked level per each matrix validated.</w:t>
      </w:r>
    </w:p>
    <w:p w14:paraId="09BAA16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13.</w:t>
      </w:r>
      <w:r>
        <w:rPr>
          <w:color w:val="000000"/>
        </w:rPr>
        <w:tab/>
        <w:t>Software must be validated prior to testing Test Batches, including but not limited to: analytical software, application programming interface(s) (APIs), laboratory information management systems (LIMS), etcetera.</w:t>
      </w:r>
    </w:p>
    <w:p w14:paraId="57CDB6AE"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14.</w:t>
      </w:r>
      <w:r>
        <w:rPr>
          <w:color w:val="000000"/>
        </w:rPr>
        <w:tab/>
        <w:t>Validation or verification of methodology must be documented in a validation report. The validation report shall include, but is not limited to, the following:</w:t>
      </w:r>
    </w:p>
    <w:p w14:paraId="09E60865"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Validation plan;</w:t>
      </w:r>
    </w:p>
    <w:p w14:paraId="58DCB7F2"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Introduction and summary;</w:t>
      </w:r>
    </w:p>
    <w:p w14:paraId="2689B407"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c.</w:t>
      </w:r>
      <w:r>
        <w:rPr>
          <w:color w:val="000000"/>
        </w:rPr>
        <w:tab/>
        <w:t>Materials, to include identification of Certified Reference Materials, and preparation methods;</w:t>
      </w:r>
    </w:p>
    <w:p w14:paraId="0BCC46B7"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Method parameters;</w:t>
      </w:r>
    </w:p>
    <w:p w14:paraId="36C1899C"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Raw data, including instrument raw data such as chromatograms, for each test method and each instrument, if any;</w:t>
      </w:r>
    </w:p>
    <w:p w14:paraId="39C9092D"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Instrument calibration data, if any;</w:t>
      </w:r>
    </w:p>
    <w:p w14:paraId="7071E593"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Data, calculations, and results;</w:t>
      </w:r>
    </w:p>
    <w:p w14:paraId="5C813DA0"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h.</w:t>
      </w:r>
      <w:r>
        <w:rPr>
          <w:color w:val="000000"/>
        </w:rPr>
        <w:tab/>
        <w:t>Method Acceptability Criteria performance data;</w:t>
      </w:r>
    </w:p>
    <w:p w14:paraId="6525FB77"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i.</w:t>
      </w:r>
      <w:r>
        <w:rPr>
          <w:color w:val="000000"/>
        </w:rPr>
        <w:tab/>
        <w:t>Interlaboratory comparison;</w:t>
      </w:r>
    </w:p>
    <w:p w14:paraId="7D2CE3FC"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j.</w:t>
      </w:r>
      <w:r>
        <w:rPr>
          <w:color w:val="000000"/>
        </w:rPr>
        <w:tab/>
        <w:t>Verification of spreadsheets and/or laboratory information management system;</w:t>
      </w:r>
    </w:p>
    <w:p w14:paraId="3E333FFF"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k.</w:t>
      </w:r>
      <w:r>
        <w:rPr>
          <w:color w:val="000000"/>
        </w:rPr>
        <w:tab/>
        <w:t>Conclusion and discussion; and</w:t>
      </w:r>
    </w:p>
    <w:p w14:paraId="4F2AE071"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l.</w:t>
      </w:r>
      <w:r>
        <w:rPr>
          <w:color w:val="000000"/>
        </w:rPr>
        <w:tab/>
        <w:t>References.</w:t>
      </w:r>
    </w:p>
    <w:p w14:paraId="3AF141D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15.</w:t>
      </w:r>
      <w:r>
        <w:rPr>
          <w:color w:val="000000"/>
        </w:rPr>
        <w:tab/>
        <w:t>Laboratories must validate or verify instrumentation and methodology immediately and prior to use following a change in location.</w:t>
      </w:r>
    </w:p>
    <w:p w14:paraId="5477B96F"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J.</w:t>
      </w:r>
      <w:r>
        <w:rPr>
          <w:color w:val="000000"/>
        </w:rPr>
        <w:tab/>
      </w:r>
      <w:r>
        <w:rPr>
          <w:color w:val="000000"/>
          <w:u w:val="single"/>
        </w:rPr>
        <w:t>Testing Validation of Complex Matrices</w:t>
      </w:r>
      <w:r>
        <w:rPr>
          <w:color w:val="000000"/>
        </w:rPr>
        <w:t>. A Retail Marijuana Testing Facility must include a variety of matrices as part of the validation/verification process. During method validation/verification, a Retail Marijuana Testing Facility must:</w:t>
      </w:r>
    </w:p>
    <w:p w14:paraId="1011B97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Select matrices which best represent each category of products to be tested as listed in Rule 4-215. The laboratory shall independently determine the category of matrix a product falls within; properties to consider include fat content, Cannabinoid content, pH, salt content, sugar content, water activity, the presence of know chemical compounds, microbial flora and antimicrobial compounds.</w:t>
      </w:r>
    </w:p>
    <w:p w14:paraId="13057B9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Perform a new matrix validation, prior to reporting results, on matrices which are either A) a new category of matrix or B) considerably different from the original matrix validated within the category.</w:t>
      </w:r>
    </w:p>
    <w:p w14:paraId="546292B7"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example, the Retail Marijuana Testing Facility intends to receive the topical product “bath bombs” for testing, but previous validation studies for topical product included lotion and massage oil. A new validation should be performed for the product prior to testing since salt content and other properties differ vastly from the original matrices validated.</w:t>
      </w:r>
    </w:p>
    <w:p w14:paraId="64A347E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3.</w:t>
      </w:r>
      <w:r>
        <w:rPr>
          <w:color w:val="000000"/>
        </w:rPr>
        <w:tab/>
        <w:t>Perform a matrix verification (a client matrix spike or similar consisting of the target analyte(s) at the time of analysis) on matrices submitted for testing which differ slightly from those initially validated but which fall within a category already validated.</w:t>
      </w:r>
    </w:p>
    <w:p w14:paraId="670B39F1"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example, the Retail Marijuana Testing Facility receives a new edible type matrix for testing (snickerdoodle cookies) but previous validation included gummies and hard candy. A spike of a portion of the submitted material must be analyzed prior to, or at the time of, sample analysis.</w:t>
      </w:r>
    </w:p>
    <w:p w14:paraId="34BAD381"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K.</w:t>
      </w:r>
      <w:r>
        <w:rPr>
          <w:color w:val="000000"/>
        </w:rPr>
        <w:tab/>
        <w:t>All Test Batches and Hemp Product must be tested as received, must not be manipulated, and must be tested in a manner that ensures results are representative of the Test Batch as it is received.</w:t>
      </w:r>
    </w:p>
    <w:p w14:paraId="7E50C67D"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L.</w:t>
      </w:r>
      <w:r>
        <w:rPr>
          <w:color w:val="000000"/>
        </w:rPr>
        <w:tab/>
        <w:t>Repealed.</w:t>
      </w:r>
    </w:p>
    <w:p w14:paraId="7BDBA650"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M.</w:t>
      </w:r>
      <w:r>
        <w:rPr>
          <w:color w:val="000000"/>
        </w:rPr>
        <w:tab/>
      </w:r>
      <w:r>
        <w:rPr>
          <w:color w:val="000000"/>
          <w:u w:val="single"/>
        </w:rPr>
        <w:t>General Quantitative Method Quality Parameters</w:t>
      </w:r>
      <w:r>
        <w:rPr>
          <w:color w:val="000000"/>
        </w:rPr>
        <w:t>. A Retail Marijuana Testing Facility must meet the following Acceptability Criteria for quantitative method controls.</w:t>
      </w:r>
    </w:p>
    <w:p w14:paraId="3488437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Chemical quality controls must not exceed a variance of plus or minus 10.0% of the target value and/or when analytes are greater than or equal to 100 parts per million (ppm).</w:t>
      </w:r>
    </w:p>
    <w:p w14:paraId="6A914EE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Chemical quality controls must not exceed a variance of plus or minus 30.0% for residual solvent gas standards; or plus or minus 20.0% of the target value when analytes are greater than or equal to 10 ppm.</w:t>
      </w:r>
    </w:p>
    <w:p w14:paraId="638CB48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Chemical quality controls must not exceed a variance of plus or minus 30.0% for residual solvent gas standards; or plus or minus 20.0% of the target value when analytes are greater than or equal to 1 ppm.</w:t>
      </w:r>
    </w:p>
    <w:p w14:paraId="27F5A8BC"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Chemical quality controls must not exceed a variance of plus or minus 30.0% for residual solvent gas standards; or plus or minus 20.0% of the target value when analytes are greater than or equal to100 parts per billion (ppb) or greater.</w:t>
      </w:r>
    </w:p>
    <w:p w14:paraId="1656EF0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Chemical quality controls must not exceed a variance of plus or minus 40.0% of the target value when analytes are greater than or equal to 10 ppb.</w:t>
      </w:r>
    </w:p>
    <w:p w14:paraId="201D3C0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Chemical quality controls must not exceed a variance of plus or minus 60.0% of the target value when analytes are greater than or equal to 1.0 ppb.</w:t>
      </w:r>
    </w:p>
    <w:p w14:paraId="1C95D4B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Microbiology quality controls must not exceed a variance of plus or minus 20.0% of the target value.</w:t>
      </w:r>
    </w:p>
    <w:p w14:paraId="3B0ED623"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N.</w:t>
      </w:r>
      <w:r>
        <w:rPr>
          <w:color w:val="000000"/>
        </w:rPr>
        <w:tab/>
      </w:r>
      <w:r>
        <w:rPr>
          <w:color w:val="000000"/>
          <w:u w:val="single"/>
        </w:rPr>
        <w:t>General Laboratory Equipment</w:t>
      </w:r>
      <w:r>
        <w:rPr>
          <w:color w:val="000000"/>
        </w:rPr>
        <w:t>. A Retail Marijuana Testing Facility must:</w:t>
      </w:r>
    </w:p>
    <w:p w14:paraId="4339CC24"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Track, verify, and apply correction factors where applicable;</w:t>
      </w:r>
    </w:p>
    <w:p w14:paraId="1B59493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Perform annual calibration, monthly spore ampule checks, and daily temperature checks of autoclaves;</w:t>
      </w:r>
    </w:p>
    <w:p w14:paraId="4B5B5990"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Verify pipette calibration on a monthly basis across the volume range the pipette is used;</w:t>
      </w:r>
    </w:p>
    <w:p w14:paraId="0A87D03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Perform annual calibration of balances and analytical weights. Balances must be verified across the appropriate mass range on each day of use;</w:t>
      </w:r>
    </w:p>
    <w:p w14:paraId="174AAA5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Perform verification of laboratory dispensers on each day of use;</w:t>
      </w:r>
    </w:p>
    <w:p w14:paraId="26758A7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Perform annual gravimetric verification of volumetric glassware;</w:t>
      </w:r>
    </w:p>
    <w:p w14:paraId="064E06A6"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Calibrate pH meters on each day of use with buffers across the analytical range (i.e. 4, 7, 10);</w:t>
      </w:r>
    </w:p>
    <w:p w14:paraId="7A61B4BD"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Perform annual calibration of thermometers to a NIST traceable reference thermometer. Correction factors must be applied when such a factor could impact the final result; and</w:t>
      </w:r>
    </w:p>
    <w:p w14:paraId="115FBDD5"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Calibrate analytical timers annually.</w:t>
      </w:r>
    </w:p>
    <w:p w14:paraId="210261EF" w14:textId="77777777" w:rsidR="00812D2D" w:rsidRDefault="00812D2D" w:rsidP="00812D2D">
      <w:pPr>
        <w:pStyle w:val="Heading3"/>
      </w:pPr>
      <w:r>
        <w:t>6-600 Series – Retail Marijuana Business Operators</w:t>
      </w:r>
    </w:p>
    <w:p w14:paraId="7373C139" w14:textId="77777777" w:rsidR="00812D2D" w:rsidRDefault="00812D2D" w:rsidP="00812D2D">
      <w:pPr>
        <w:pStyle w:val="Heading4"/>
      </w:pPr>
      <w:r>
        <w:t>Basis and Purpose – 6-615</w:t>
      </w:r>
    </w:p>
    <w:p w14:paraId="3AC898C6" w14:textId="77777777" w:rsidR="00812D2D" w:rsidRDefault="00812D2D" w:rsidP="00812D2D">
      <w:pPr>
        <w:tabs>
          <w:tab w:val="left" w:pos="720"/>
          <w:tab w:val="left" w:pos="1440"/>
        </w:tabs>
      </w:pPr>
      <w:r>
        <w:t>The statutory authority for this rule includes but is not limited to sections 44-10-202(1)(c), 44-10-203(1)(c), 44-10-203(1)(k), 44-10-203(2)(o), 44-10-313(12), 44-10-401(2)(b)(VI), and 44-10-401(2)(c) C.R.S. The purpose of this rule is to establish employee license requirements for the Retail Marijuana Business Operator’s Controlling Beneficial Owners, agents and employees, including those directly or indirectly engaged in the operation of other Retail Marijuana Business(es). This Rule 6-615 was previously Rule R 1703, 1 CCR 212-2.</w:t>
      </w:r>
    </w:p>
    <w:p w14:paraId="3C99C184" w14:textId="77777777" w:rsidR="00812D2D" w:rsidRDefault="00812D2D" w:rsidP="00812D2D">
      <w:pPr>
        <w:pStyle w:val="Heading4"/>
      </w:pPr>
      <w:r>
        <w:t>6-615 – Retail Marijuana Business Operators: Employee Licenses for Personnel</w:t>
      </w:r>
    </w:p>
    <w:p w14:paraId="6460AC15" w14:textId="00BEE28D" w:rsidR="00812D2D" w:rsidRDefault="00812D2D" w:rsidP="009D169B">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Required Licenses</w:t>
      </w:r>
      <w:r>
        <w:rPr>
          <w:color w:val="000000"/>
        </w:rPr>
        <w:t>.</w:t>
      </w:r>
    </w:p>
    <w:p w14:paraId="6BB682A9"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color w:val="000000"/>
          <w:u w:val="single"/>
        </w:rPr>
        <w:t>Employee Licenses</w:t>
      </w:r>
      <w:r>
        <w:rPr>
          <w:color w:val="000000"/>
        </w:rPr>
        <w:t xml:space="preserve">. All other natural persons who </w:t>
      </w:r>
      <w:sdt>
        <w:sdtPr>
          <w:tag w:val="goog_rdk_55"/>
          <w:id w:val="-1221781198"/>
        </w:sdtPr>
        <w:sdtContent>
          <w:sdt>
            <w:sdtPr>
              <w:tag w:val="goog_rdk_56"/>
              <w:id w:val="1222096526"/>
            </w:sdtPr>
            <w:sdtContent>
              <w:ins w:id="2256" w:author="Author">
                <w:r w:rsidRPr="00AE6D80">
                  <w:rPr>
                    <w:rPrChange w:id="2257" w:author="Author">
                      <w:rPr>
                        <w:color w:val="000000"/>
                      </w:rPr>
                    </w:rPrChange>
                  </w:rPr>
                  <w:t xml:space="preserve">handle or transport Retail Marijuana or Retail Marijuana Products and any natural person who has access to or enters data into the Inventory Tracking System must have an Employee License. </w:t>
                </w:r>
              </w:ins>
            </w:sdtContent>
          </w:sdt>
        </w:sdtContent>
      </w:sdt>
      <w:sdt>
        <w:sdtPr>
          <w:tag w:val="goog_rdk_57"/>
          <w:id w:val="428627024"/>
        </w:sdtPr>
        <w:sdtContent>
          <w:sdt>
            <w:sdtPr>
              <w:tag w:val="goog_rdk_58"/>
              <w:id w:val="-1796414520"/>
            </w:sdtPr>
            <w:sdtContent>
              <w:del w:id="2258" w:author="Author">
                <w:r w:rsidRPr="00AE6D80">
                  <w:rPr>
                    <w:rPrChange w:id="2259" w:author="Author">
                      <w:rPr>
                        <w:color w:val="000000"/>
                      </w:rPr>
                    </w:rPrChange>
                  </w:rPr>
                  <w:delText xml:space="preserve">are agents or employees of a Retail Marijuana Business Operator that are actively engaged, directly or indirectly, in the management, supervision, or operation of one or more </w:delText>
                </w:r>
                <w:r w:rsidRPr="00AE6D80">
                  <w:rPr>
                    <w:rPrChange w:id="2260" w:author="Author">
                      <w:rPr>
                        <w:color w:val="000000"/>
                      </w:rPr>
                    </w:rPrChange>
                  </w:rPr>
                  <w:lastRenderedPageBreak/>
                  <w:delText>other Retail Marijuana Businesses, including but not limited to all agents or employees who will come into contact with Retail Marijuana, who will have access to Limited Access Areas, or who will have access to the Inventory Tracking System account of the Retail Marijuana Business(es) being operated, must hold a valid Employee License. The Employee License shall satisfy all licensing requirements for work related to the business of the Retail Marijuana Business Operator and for work at the Licensed Premises of, or on behalf of, the Retail Marijuana Business(es) operated by the Retail Marijuana Business Operator.</w:delText>
                </w:r>
              </w:del>
            </w:sdtContent>
          </w:sdt>
        </w:sdtContent>
      </w:sdt>
    </w:p>
    <w:p w14:paraId="53BF6FD9"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Employee Licenses Not Required</w:t>
      </w:r>
      <w:r>
        <w:rPr>
          <w:color w:val="000000"/>
        </w:rPr>
        <w:t xml:space="preserve">. Employee Licenses are not required for Passive Beneficial Owners of a Retail Marijuana Business Operator, or for natural persons who will not </w:t>
      </w:r>
      <w:sdt>
        <w:sdtPr>
          <w:tag w:val="goog_rdk_59"/>
          <w:id w:val="-1361748352"/>
        </w:sdtPr>
        <w:sdtContent>
          <w:sdt>
            <w:sdtPr>
              <w:tag w:val="goog_rdk_60"/>
              <w:id w:val="-2087432103"/>
            </w:sdtPr>
            <w:sdtContent>
              <w:ins w:id="2261" w:author="Author">
                <w:r w:rsidRPr="00AE6D80">
                  <w:rPr>
                    <w:rPrChange w:id="2262" w:author="Author">
                      <w:rPr>
                        <w:color w:val="000000"/>
                      </w:rPr>
                    </w:rPrChange>
                  </w:rPr>
                  <w:t>handle or transport Retail Marijuana or Retail Marijuana Products or will not have access to or enter data into the Inventory Tracking System</w:t>
                </w:r>
              </w:ins>
            </w:sdtContent>
          </w:sdt>
        </w:sdtContent>
      </w:sdt>
      <w:sdt>
        <w:sdtPr>
          <w:tag w:val="goog_rdk_61"/>
          <w:id w:val="-1664739149"/>
        </w:sdtPr>
        <w:sdtContent>
          <w:sdt>
            <w:sdtPr>
              <w:tag w:val="goog_rdk_62"/>
              <w:id w:val="-1581720964"/>
            </w:sdtPr>
            <w:sdtContent>
              <w:del w:id="2263" w:author="Author">
                <w:r w:rsidRPr="00AE6D80">
                  <w:rPr>
                    <w:rPrChange w:id="2264" w:author="Author">
                      <w:rPr>
                        <w:color w:val="000000"/>
                      </w:rPr>
                    </w:rPrChange>
                  </w:rPr>
                  <w:delText>come into contact with Retail Marijuana, will not have access Limited Access Area(s) of the Retail Marijuana Business(es) being operated, and will not have access to the Inventory Tracking System account of the Retail Marijuana Business(es) being operated</w:delText>
                </w:r>
              </w:del>
            </w:sdtContent>
          </w:sdt>
        </w:sdtContent>
      </w:sdt>
      <w:r>
        <w:rPr>
          <w:color w:val="000000"/>
        </w:rPr>
        <w:t>.</w:t>
      </w:r>
    </w:p>
    <w:p w14:paraId="7232CBBE"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Designation of Management Personnel of a Retail Marijuana Business Operated by a Retail Marijuana Business Operator</w:t>
      </w:r>
      <w:r>
        <w:rPr>
          <w:color w:val="000000"/>
        </w:rPr>
        <w:t>. If a Retail Marijuana Business Operator is contracted to manage the overall operations of a Retail Marijuana Business’s Licensed Premises, the Retail Marijuana Business shall designate a separate and distinct management personnel on the Licensed Premises who is an officer, agent or employee of the Retail Marijuana Business Operator, which shall be a natural person with a valid Owner License or Employee License, as set forth in paragraph (A) of this Rule</w:t>
      </w:r>
      <w:sdt>
        <w:sdtPr>
          <w:tag w:val="goog_rdk_63"/>
          <w:id w:val="-959532597"/>
        </w:sdtPr>
        <w:sdtContent>
          <w:del w:id="2265" w:author="Author">
            <w:r>
              <w:rPr>
                <w:color w:val="000000"/>
              </w:rPr>
              <w:delText>, and the Retail Marijuana Business shall comply with the reporting provisions of subsection 44-10-313(12), C.R.S</w:delText>
            </w:r>
          </w:del>
        </w:sdtContent>
      </w:sdt>
      <w:r>
        <w:rPr>
          <w:color w:val="000000"/>
        </w:rPr>
        <w:t>.</w:t>
      </w:r>
    </w:p>
    <w:p w14:paraId="28C63E29" w14:textId="77777777" w:rsidR="00812D2D" w:rsidRDefault="00812D2D" w:rsidP="00812D2D">
      <w:pPr>
        <w:pStyle w:val="Heading2"/>
      </w:pPr>
      <w:r>
        <w:t>Part 8 – Enforcement and Discipline</w:t>
      </w:r>
    </w:p>
    <w:p w14:paraId="584B803D" w14:textId="77777777" w:rsidR="00812D2D" w:rsidRDefault="00812D2D" w:rsidP="00812D2D">
      <w:pPr>
        <w:pStyle w:val="Heading3"/>
      </w:pPr>
      <w:r>
        <w:t>8-100 Series - Enforcement</w:t>
      </w:r>
    </w:p>
    <w:p w14:paraId="638379BA" w14:textId="77777777" w:rsidR="00812D2D" w:rsidRDefault="00812D2D" w:rsidP="00812D2D">
      <w:pPr>
        <w:pStyle w:val="Heading4"/>
      </w:pPr>
      <w:r>
        <w:t>Basis and Purpose – 8-110</w:t>
      </w:r>
    </w:p>
    <w:p w14:paraId="45E1BF0B" w14:textId="77777777" w:rsidR="00812D2D" w:rsidRDefault="00812D2D" w:rsidP="00812D2D">
      <w:pPr>
        <w:tabs>
          <w:tab w:val="left" w:pos="720"/>
          <w:tab w:val="left" w:pos="1440"/>
        </w:tabs>
      </w:pPr>
      <w:r>
        <w:t>The statutory authority for this rule includes but is not limited to sections 44-10-202(1)(c), 44-10-203(1)(c), 44-10-203(1)(f), 44-10-202(1)(g), 44-10-203(2)(g), 44-10-203(2)(h), 44-10-207, 44-10-203(1)(k), and 44-10-902, C.R.S. This rule explains that Licensees must cooperate with Division employees when they are acting within the normal scope of their duties and that failure to do so may result in sanctions. It also explains the administrative hold process, the handling of inventory subject to administrative hold and under investigation and the process for voluntary surrender of Regulated Marijuana. This Rule 8-110 was previously Rules M and R 1202, 1 CCR 212-1 and 1 CCR 212-2.</w:t>
      </w:r>
    </w:p>
    <w:p w14:paraId="006AE71C" w14:textId="77777777" w:rsidR="00812D2D" w:rsidRDefault="00812D2D" w:rsidP="00812D2D">
      <w:pPr>
        <w:pStyle w:val="Heading4"/>
      </w:pPr>
      <w:r>
        <w:lastRenderedPageBreak/>
        <w:t>8-110 – Requirement for Inspections and Investigations, Searches, Administrative Holds, Embargos, Voluntary Surrenders</w:t>
      </w:r>
    </w:p>
    <w:p w14:paraId="2030D60B"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Administrative Hold</w:t>
      </w:r>
      <w:r>
        <w:rPr>
          <w:color w:val="000000"/>
        </w:rPr>
        <w:t>.</w:t>
      </w:r>
    </w:p>
    <w:p w14:paraId="0C9038AB"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color w:val="000000"/>
          <w:u w:val="single"/>
        </w:rPr>
        <w:t>Notice of Administrative Hold</w:t>
      </w:r>
      <w:r>
        <w:rPr>
          <w:color w:val="000000"/>
        </w:rPr>
        <w:t>. To prevent destruction of evidence, diversion, or other threats to public safety, while permitting a Licensee to retain its inventory pending further investigation of an alleged violation of the Marijuana Code or Marijuana Rules, a Division investigator may order an administrative hold of Regulated Marijuana pursuant to the following procedure:</w:t>
      </w:r>
    </w:p>
    <w:p w14:paraId="13DAC0D8"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If during an investigation or inspection of a Licensee, a Division investigator develops objective and reasonable grounds to believe certain Regulated Marijuana constitute evidence of acts in violation of the Marijuana Code or Marijuana Rules, or constitute a threat to the public safety, the Division investigator may issue a notice of administrative hold of any such Regulated Marijuana pending further investigation of an alleged violation of the Marijuana Code or Marijuana Rules. The notice of administrative hold shall provide a documented description of the Regulated Marijuana to be subject to the administrative hold</w:t>
      </w:r>
      <w:sdt>
        <w:sdtPr>
          <w:tag w:val="goog_rdk_0"/>
          <w:id w:val="-864196691"/>
        </w:sdtPr>
        <w:sdtContent>
          <w:del w:id="2266" w:author="Author">
            <w:r>
              <w:rPr>
                <w:color w:val="000000"/>
              </w:rPr>
              <w:delText xml:space="preserve"> </w:delText>
            </w:r>
          </w:del>
        </w:sdtContent>
      </w:sdt>
      <w:r>
        <w:rPr>
          <w:color w:val="000000"/>
        </w:rPr>
        <w:t>. Following the issuance of a notice of administrative hold, the Division will identify the Regulated Marijuana subject to the administrative hold in the Inventory Tracking System. The Licensee shall continue to comply with all tracking requirements. See Rule 3-805 – Regulated Marijuana Businesses: Inventory Tracking System.</w:t>
      </w:r>
    </w:p>
    <w:p w14:paraId="4A24C99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color w:val="000000"/>
          <w:u w:val="single"/>
        </w:rPr>
        <w:t>Lift, Expiration, or Extension of Administrative Hold</w:t>
      </w:r>
      <w:r>
        <w:rPr>
          <w:color w:val="000000"/>
        </w:rPr>
        <w:t>.</w:t>
      </w:r>
    </w:p>
    <w:p w14:paraId="00568103"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An administrative hold expires after </w:t>
      </w:r>
      <w:sdt>
        <w:sdtPr>
          <w:tag w:val="goog_rdk_1"/>
          <w:id w:val="851375151"/>
        </w:sdtPr>
        <w:sdtContent>
          <w:del w:id="2267" w:author="Author">
            <w:r>
              <w:rPr>
                <w:color w:val="000000"/>
              </w:rPr>
              <w:delText>120</w:delText>
            </w:r>
          </w:del>
        </w:sdtContent>
      </w:sdt>
      <w:sdt>
        <w:sdtPr>
          <w:tag w:val="goog_rdk_2"/>
          <w:id w:val="180609088"/>
        </w:sdtPr>
        <w:sdtContent>
          <w:sdt>
            <w:sdtPr>
              <w:tag w:val="goog_rdk_3"/>
              <w:id w:val="-2014549469"/>
            </w:sdtPr>
            <w:sdtContent>
              <w:ins w:id="2268" w:author="Author">
                <w:r w:rsidRPr="00AE6D80">
                  <w:rPr>
                    <w:rPrChange w:id="2269" w:author="Author">
                      <w:rPr>
                        <w:color w:val="000000"/>
                      </w:rPr>
                    </w:rPrChange>
                  </w:rPr>
                  <w:t>180</w:t>
                </w:r>
              </w:ins>
            </w:sdtContent>
          </w:sdt>
        </w:sdtContent>
      </w:sdt>
      <w:r>
        <w:rPr>
          <w:color w:val="000000"/>
        </w:rPr>
        <w:t xml:space="preserve"> days unless an administrative action has been initiated concerning the Regulated Marijuana subject to the administrative hold, or the State Licensing Authority extends the administrative hold.</w:t>
      </w:r>
    </w:p>
    <w:p w14:paraId="119FEF1D" w14:textId="77777777" w:rsidR="00812D2D" w:rsidRDefault="00812D2D" w:rsidP="00812D2D">
      <w:pPr>
        <w:pStyle w:val="Heading3"/>
      </w:pPr>
      <w:r>
        <w:t>8-200 Series – Discipline and Administrative Hearings</w:t>
      </w:r>
    </w:p>
    <w:p w14:paraId="3FA4E6A8" w14:textId="77777777" w:rsidR="00812D2D" w:rsidRDefault="00812D2D" w:rsidP="00812D2D">
      <w:pPr>
        <w:pStyle w:val="Heading4"/>
      </w:pPr>
      <w:r>
        <w:t>Basis and Purpose – 8-205</w:t>
      </w:r>
    </w:p>
    <w:p w14:paraId="343188F0" w14:textId="77777777" w:rsidR="00812D2D" w:rsidRDefault="00812D2D" w:rsidP="00812D2D">
      <w:pPr>
        <w:tabs>
          <w:tab w:val="left" w:pos="720"/>
          <w:tab w:val="left" w:pos="1440"/>
        </w:tabs>
      </w:pPr>
      <w:r>
        <w:t>The statutory authority for this rule includes but is not limited to sections 44-10-202(1)(c), 44-10-202(1)(d), 44-10-203(1)(k), 44-10-203(2)(a), 44-10-203(2)(l), 44-10-701, 44-10-901, and 24-4-105 C.R.S. Authority also exists in the Colorado Constitution at Article XVIII, Subsection 16(5)(a)(I). The purpose of this rule is to clarify how the disciplinary process for non-summary license suspensions and license revocations is initiated. This Rule 8-205 was previously Rules M and R 1301, 1 CCR 212-1 and 1 CCR 212-2.</w:t>
      </w:r>
    </w:p>
    <w:p w14:paraId="6B5F3D4C" w14:textId="77777777" w:rsidR="00812D2D" w:rsidRDefault="00812D2D" w:rsidP="00812D2D">
      <w:pPr>
        <w:pStyle w:val="Heading4"/>
      </w:pPr>
      <w:r>
        <w:lastRenderedPageBreak/>
        <w:t>8-205 – Non-Summary Suspensions</w:t>
      </w:r>
    </w:p>
    <w:p w14:paraId="3FBF6BD8"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How a Disciplinary Action is Initiated</w:t>
      </w:r>
      <w:r>
        <w:rPr>
          <w:color w:val="000000"/>
        </w:rPr>
        <w:t>.</w:t>
      </w:r>
    </w:p>
    <w:p w14:paraId="2D991237"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 xml:space="preserve">If the State Licensing Authority, on its own initiative or based on a complaint, has </w:t>
      </w:r>
      <w:sdt>
        <w:sdtPr>
          <w:tag w:val="goog_rdk_4"/>
          <w:id w:val="280142854"/>
        </w:sdtPr>
        <w:sdtContent>
          <w:del w:id="2270" w:author="Author">
            <w:r>
              <w:rPr>
                <w:color w:val="000000"/>
              </w:rPr>
              <w:delText>r</w:delText>
            </w:r>
          </w:del>
        </w:sdtContent>
      </w:sdt>
      <w:sdt>
        <w:sdtPr>
          <w:tag w:val="goog_rdk_5"/>
          <w:id w:val="368747936"/>
        </w:sdtPr>
        <w:sdtContent>
          <w:ins w:id="2271" w:author="Author">
            <w:r>
              <w:rPr>
                <w:color w:val="000000"/>
              </w:rPr>
              <w:t>R</w:t>
            </w:r>
          </w:ins>
        </w:sdtContent>
      </w:sdt>
      <w:r>
        <w:rPr>
          <w:color w:val="000000"/>
        </w:rPr>
        <w:t xml:space="preserve">easonable </w:t>
      </w:r>
      <w:sdt>
        <w:sdtPr>
          <w:tag w:val="goog_rdk_6"/>
          <w:id w:val="60852095"/>
        </w:sdtPr>
        <w:sdtContent>
          <w:del w:id="2272" w:author="Author">
            <w:r>
              <w:rPr>
                <w:color w:val="000000"/>
              </w:rPr>
              <w:delText>c</w:delText>
            </w:r>
          </w:del>
        </w:sdtContent>
      </w:sdt>
      <w:sdt>
        <w:sdtPr>
          <w:tag w:val="goog_rdk_7"/>
          <w:id w:val="1882818053"/>
        </w:sdtPr>
        <w:sdtContent>
          <w:ins w:id="2273" w:author="Author">
            <w:r>
              <w:rPr>
                <w:color w:val="000000"/>
              </w:rPr>
              <w:t>C</w:t>
            </w:r>
          </w:ins>
        </w:sdtContent>
      </w:sdt>
      <w:r>
        <w:rPr>
          <w:color w:val="000000"/>
        </w:rPr>
        <w:t>ause to believe that a Licensee has violated the Marijuana Code, any rule promulgated pursuant to it, or any of its orders, the State Licensing Authority shall issue and serve upon the Licensee an Order to Show Cause (administrative citation) as to why its license should not be suspended, revoked, restricted, fined, or subject to other disciplinary sanction.</w:t>
      </w:r>
    </w:p>
    <w:p w14:paraId="645C8C2A" w14:textId="77777777" w:rsidR="00812D2D" w:rsidRDefault="00812D2D" w:rsidP="00812D2D">
      <w:pPr>
        <w:pStyle w:val="Heading4"/>
      </w:pPr>
      <w:r>
        <w:t>Basis and Purpose – 8-235</w:t>
      </w:r>
    </w:p>
    <w:p w14:paraId="4D7A0C56" w14:textId="77777777" w:rsidR="00812D2D" w:rsidRDefault="00812D2D" w:rsidP="00812D2D">
      <w:pPr>
        <w:tabs>
          <w:tab w:val="left" w:pos="720"/>
          <w:tab w:val="left" w:pos="1440"/>
        </w:tabs>
      </w:pPr>
      <w:r>
        <w:t>The statutory authority for this rule includes but is not limited to sections 44-10-202(1)(c), 44-10-203(1)(k), 44-10-203(2)(l), 44-10-701, and 44-10-901(3)(b), C.R.S. Authority also exists in the Colorado Constitution at Article XVIII, Subsection 16(5)(a)(IX). The purpose of this rule is to establish guidelines for enforcement and penalties that will be imposed by the State Licensing Authority for non-compliance with Marijuana Code, section 18-18-406.3(7), or any other applicable rule. The State Licensing Authority may pursue a violation in any of the categories described in this Rule and is not required to prove harm from any of the alleged violation types. This Rule 8-235 was previously Rules M and R 1307, 1 CCR 212-1 and 1 CCR 212-2.</w:t>
      </w:r>
    </w:p>
    <w:p w14:paraId="5E381A5A" w14:textId="77777777" w:rsidR="00812D2D" w:rsidRDefault="00812D2D" w:rsidP="00812D2D">
      <w:pPr>
        <w:pStyle w:val="Heading4"/>
      </w:pPr>
      <w:r>
        <w:t>8-235 – Penalties</w:t>
      </w:r>
    </w:p>
    <w:p w14:paraId="2957EA1B"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Penalty Schedule</w:t>
      </w:r>
      <w:r>
        <w:rPr>
          <w:color w:val="000000"/>
        </w:rPr>
        <w:t>. The State Licensing Authority will make determinations regarding the type of penalty to impose based on the severity of the violation in the following categories:</w:t>
      </w:r>
    </w:p>
    <w:p w14:paraId="2CBCC781"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r>
      <w:r>
        <w:rPr>
          <w:color w:val="000000"/>
          <w:u w:val="single"/>
        </w:rPr>
        <w:t>Level I Violation(s)</w:t>
      </w:r>
      <w:r>
        <w:rPr>
          <w:color w:val="000000"/>
        </w:rPr>
        <w:t>. This category of violation is the most severe and may include deliberate and willful violations or violations that harm or have the potential to harm the public health, safety, or welfare. The range of penalties for this category of violation may include license suspension, a fine per individual violation, a fine in lieu of suspension of up to $100,000, and/or license revocation depending on the mitigating and aggravating circumstances. Sanctions may also include restrictions on the license. Level I violations may include, but are not limited to:</w:t>
      </w:r>
    </w:p>
    <w:p w14:paraId="613E7475" w14:textId="77777777" w:rsidR="00812D2D" w:rsidRDefault="00812D2D" w:rsidP="00812D2D">
      <w:pPr>
        <w:pBdr>
          <w:top w:val="nil"/>
          <w:left w:val="nil"/>
          <w:bottom w:val="nil"/>
          <w:right w:val="nil"/>
          <w:between w:val="nil"/>
        </w:pBdr>
        <w:tabs>
          <w:tab w:val="left" w:pos="720"/>
          <w:tab w:val="left" w:pos="1440"/>
          <w:tab w:val="left" w:pos="2160"/>
        </w:tabs>
        <w:ind w:left="2160" w:hanging="720"/>
        <w:rPr>
          <w:color w:val="000000"/>
        </w:rPr>
      </w:pPr>
      <w:r>
        <w:rPr>
          <w:color w:val="000000"/>
        </w:rPr>
        <w:t>p.</w:t>
      </w:r>
      <w:r>
        <w:rPr>
          <w:color w:val="000000"/>
        </w:rPr>
        <w:tab/>
        <w:t>Violations related to the mandatory testing program;</w:t>
      </w:r>
      <w:sdt>
        <w:sdtPr>
          <w:tag w:val="goog_rdk_8"/>
          <w:id w:val="1580619866"/>
        </w:sdtPr>
        <w:sdtContent>
          <w:del w:id="2274" w:author="Author">
            <w:r>
              <w:rPr>
                <w:color w:val="000000"/>
              </w:rPr>
              <w:delText xml:space="preserve"> or</w:delText>
            </w:r>
          </w:del>
        </w:sdtContent>
      </w:sdt>
    </w:p>
    <w:sdt>
      <w:sdtPr>
        <w:tag w:val="goog_rdk_12"/>
        <w:id w:val="-731172206"/>
      </w:sdtPr>
      <w:sdtContent>
        <w:p w14:paraId="3406891E" w14:textId="77777777" w:rsidR="00812D2D" w:rsidRDefault="00812D2D" w:rsidP="00812D2D">
          <w:pPr>
            <w:pBdr>
              <w:top w:val="nil"/>
              <w:left w:val="nil"/>
              <w:bottom w:val="nil"/>
              <w:right w:val="nil"/>
              <w:between w:val="nil"/>
            </w:pBdr>
            <w:tabs>
              <w:tab w:val="left" w:pos="720"/>
              <w:tab w:val="left" w:pos="1440"/>
              <w:tab w:val="left" w:pos="2160"/>
            </w:tabs>
            <w:ind w:left="2160" w:hanging="720"/>
            <w:rPr>
              <w:ins w:id="2275" w:author="Author"/>
              <w:color w:val="000000"/>
            </w:rPr>
          </w:pPr>
          <w:r>
            <w:rPr>
              <w:color w:val="000000"/>
            </w:rPr>
            <w:t>q.</w:t>
          </w:r>
          <w:r>
            <w:rPr>
              <w:color w:val="000000"/>
            </w:rPr>
            <w:tab/>
            <w:t>Failure to make any payment required in connection with biennial licensure</w:t>
          </w:r>
          <w:sdt>
            <w:sdtPr>
              <w:tag w:val="goog_rdk_9"/>
              <w:id w:val="-1295911055"/>
            </w:sdtPr>
            <w:sdtContent>
              <w:del w:id="2276" w:author="Author">
                <w:r>
                  <w:rPr>
                    <w:color w:val="000000"/>
                  </w:rPr>
                  <w:delText>.</w:delText>
                </w:r>
              </w:del>
            </w:sdtContent>
          </w:sdt>
          <w:sdt>
            <w:sdtPr>
              <w:tag w:val="goog_rdk_10"/>
              <w:id w:val="-1220370835"/>
            </w:sdtPr>
            <w:sdtContent>
              <w:ins w:id="2277" w:author="Author">
                <w:r>
                  <w:rPr>
                    <w:color w:val="000000"/>
                  </w:rPr>
                  <w:t>; or</w:t>
                </w:r>
              </w:ins>
            </w:sdtContent>
          </w:sdt>
          <w:sdt>
            <w:sdtPr>
              <w:tag w:val="goog_rdk_11"/>
              <w:id w:val="1147661457"/>
            </w:sdtPr>
            <w:sdtContent/>
          </w:sdt>
        </w:p>
      </w:sdtContent>
    </w:sdt>
    <w:sdt>
      <w:sdtPr>
        <w:tag w:val="goog_rdk_15"/>
        <w:id w:val="-1808032485"/>
      </w:sdtPr>
      <w:sdtContent>
        <w:p w14:paraId="79C70ADA" w14:textId="77777777" w:rsidR="00812D2D" w:rsidRPr="00AE6D80" w:rsidRDefault="00000000" w:rsidP="00812D2D">
          <w:pPr>
            <w:pBdr>
              <w:top w:val="nil"/>
              <w:left w:val="nil"/>
              <w:bottom w:val="nil"/>
              <w:right w:val="nil"/>
              <w:between w:val="nil"/>
            </w:pBdr>
            <w:tabs>
              <w:tab w:val="left" w:pos="720"/>
              <w:tab w:val="left" w:pos="1440"/>
              <w:tab w:val="left" w:pos="2160"/>
            </w:tabs>
            <w:ind w:left="2160" w:hanging="720"/>
            <w:rPr>
              <w:ins w:id="2278" w:author="Author"/>
              <w:rPrChange w:id="2279" w:author="Author">
                <w:rPr>
                  <w:ins w:id="2280" w:author="Author"/>
                  <w:color w:val="000000"/>
                </w:rPr>
              </w:rPrChange>
            </w:rPr>
          </w:pPr>
          <w:sdt>
            <w:sdtPr>
              <w:tag w:val="goog_rdk_13"/>
              <w:id w:val="-538384231"/>
            </w:sdtPr>
            <w:sdtContent>
              <w:sdt>
                <w:sdtPr>
                  <w:tag w:val="goog_rdk_14"/>
                  <w:id w:val="792265692"/>
                </w:sdtPr>
                <w:sdtContent>
                  <w:ins w:id="2281" w:author="Author">
                    <w:r w:rsidR="00812D2D" w:rsidRPr="00AE6D80">
                      <w:rPr>
                        <w:rPrChange w:id="2282" w:author="Author">
                          <w:rPr>
                            <w:color w:val="000000"/>
                          </w:rPr>
                        </w:rPrChange>
                      </w:rPr>
                      <w:t>r.</w:t>
                    </w:r>
                    <w:r w:rsidR="00812D2D" w:rsidRPr="00AE6D80">
                      <w:rPr>
                        <w:rPrChange w:id="2283" w:author="Author">
                          <w:rPr>
                            <w:color w:val="000000"/>
                          </w:rPr>
                        </w:rPrChange>
                      </w:rPr>
                      <w:tab/>
                      <w:t>Violations for unauthorized Transfers of Regulated Marijuana; or</w:t>
                    </w:r>
                  </w:ins>
                </w:sdtContent>
              </w:sdt>
            </w:sdtContent>
          </w:sdt>
        </w:p>
      </w:sdtContent>
    </w:sdt>
    <w:sdt>
      <w:sdtPr>
        <w:tag w:val="goog_rdk_22"/>
        <w:id w:val="-1353085979"/>
      </w:sdtPr>
      <w:sdtContent>
        <w:p w14:paraId="63F84DEC" w14:textId="77777777" w:rsidR="00812D2D" w:rsidRPr="00AE6D80" w:rsidRDefault="00000000" w:rsidP="00812D2D">
          <w:pPr>
            <w:pBdr>
              <w:top w:val="nil"/>
              <w:left w:val="nil"/>
              <w:bottom w:val="nil"/>
              <w:right w:val="nil"/>
              <w:between w:val="nil"/>
            </w:pBdr>
            <w:tabs>
              <w:tab w:val="left" w:pos="720"/>
              <w:tab w:val="left" w:pos="1440"/>
              <w:tab w:val="left" w:pos="2160"/>
            </w:tabs>
            <w:ind w:left="2160" w:hanging="720"/>
            <w:rPr>
              <w:rPrChange w:id="2284" w:author="Author">
                <w:rPr>
                  <w:color w:val="000000"/>
                </w:rPr>
              </w:rPrChange>
            </w:rPr>
          </w:pPr>
          <w:sdt>
            <w:sdtPr>
              <w:tag w:val="goog_rdk_16"/>
              <w:id w:val="-1473141781"/>
            </w:sdtPr>
            <w:sdtContent>
              <w:sdt>
                <w:sdtPr>
                  <w:tag w:val="goog_rdk_17"/>
                  <w:id w:val="-1126941355"/>
                </w:sdtPr>
                <w:sdtContent>
                  <w:ins w:id="2285" w:author="Author">
                    <w:r w:rsidR="00812D2D" w:rsidRPr="00AE6D80">
                      <w:rPr>
                        <w:rPrChange w:id="2286" w:author="Author">
                          <w:rPr>
                            <w:color w:val="000000"/>
                          </w:rPr>
                        </w:rPrChange>
                      </w:rPr>
                      <w:t>s</w:t>
                    </w:r>
                  </w:ins>
                </w:sdtContent>
              </w:sdt>
              <w:customXmlInsRangeStart w:id="2287" w:author="Author"/>
              <w:sdt>
                <w:sdtPr>
                  <w:tag w:val="goog_rdk_18"/>
                  <w:id w:val="2070960963"/>
                </w:sdtPr>
                <w:sdtContent>
                  <w:customXmlInsRangeEnd w:id="2287"/>
                  <w:ins w:id="2288" w:author="Author">
                    <w:r w:rsidR="00812D2D" w:rsidRPr="00AE6D80">
                      <w:rPr>
                        <w:rPrChange w:id="2289" w:author="Author">
                          <w:rPr>
                            <w:color w:val="000000"/>
                          </w:rPr>
                        </w:rPrChange>
                      </w:rPr>
                      <w:t>.</w:t>
                    </w:r>
                    <w:r w:rsidR="00812D2D" w:rsidRPr="00AE6D80">
                      <w:rPr>
                        <w:rPrChange w:id="2290" w:author="Author">
                          <w:rPr>
                            <w:color w:val="000000"/>
                          </w:rPr>
                        </w:rPrChange>
                      </w:rPr>
                      <w:tab/>
                      <w:t xml:space="preserve">Violations for knowingly working with, engaging in, </w:t>
                    </w:r>
                  </w:ins>
                  <w:customXmlInsRangeStart w:id="2291" w:author="Author"/>
                </w:sdtContent>
              </w:sdt>
              <w:customXmlInsRangeEnd w:id="2291"/>
              <w:customXmlInsRangeStart w:id="2292" w:author="Author"/>
              <w:sdt>
                <w:sdtPr>
                  <w:tag w:val="goog_rdk_19"/>
                  <w:id w:val="1164921697"/>
                </w:sdtPr>
                <w:sdtContent>
                  <w:customXmlInsRangeEnd w:id="2292"/>
                  <w:ins w:id="2293" w:author="Author">
                    <w:r w:rsidR="00812D2D">
                      <w:t>employing</w:t>
                    </w:r>
                  </w:ins>
                  <w:customXmlInsRangeStart w:id="2294" w:author="Author"/>
                </w:sdtContent>
              </w:sdt>
              <w:customXmlInsRangeEnd w:id="2294"/>
              <w:customXmlInsRangeStart w:id="2295" w:author="Author"/>
              <w:sdt>
                <w:sdtPr>
                  <w:tag w:val="goog_rdk_20"/>
                  <w:id w:val="-1198990142"/>
                </w:sdtPr>
                <w:sdtContent>
                  <w:customXmlInsRangeEnd w:id="2295"/>
                  <w:ins w:id="2296" w:author="Author">
                    <w:r w:rsidR="00812D2D" w:rsidRPr="00AE6D80">
                      <w:rPr>
                        <w:rPrChange w:id="2297" w:author="Author">
                          <w:rPr>
                            <w:color w:val="000000"/>
                          </w:rPr>
                        </w:rPrChange>
                      </w:rPr>
                      <w:t>, or contracting with an unlicensed operator for any services for which a valid license is required.</w:t>
                    </w:r>
                  </w:ins>
                  <w:customXmlInsRangeStart w:id="2298" w:author="Author"/>
                </w:sdtContent>
              </w:sdt>
              <w:customXmlInsRangeEnd w:id="2298"/>
            </w:sdtContent>
          </w:sdt>
          <w:sdt>
            <w:sdtPr>
              <w:tag w:val="goog_rdk_21"/>
              <w:id w:val="476680494"/>
            </w:sdtPr>
            <w:sdtContent/>
          </w:sdt>
        </w:p>
      </w:sdtContent>
    </w:sdt>
    <w:p w14:paraId="47D232F9" w14:textId="77777777" w:rsidR="00812D2D" w:rsidRDefault="00812D2D" w:rsidP="00812D2D">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Other Factors</w:t>
      </w:r>
      <w:sdt>
        <w:sdtPr>
          <w:tag w:val="goog_rdk_23"/>
          <w:id w:val="-1434926353"/>
        </w:sdtPr>
        <w:sdtContent>
          <w:sdt>
            <w:sdtPr>
              <w:tag w:val="goog_rdk_24"/>
              <w:id w:val="2056984326"/>
            </w:sdtPr>
            <w:sdtContent>
              <w:ins w:id="2299" w:author="Author">
                <w:r w:rsidRPr="00AE6D80">
                  <w:rPr>
                    <w:color w:val="000000"/>
                    <w:rPrChange w:id="2300" w:author="Author">
                      <w:rPr>
                        <w:color w:val="000000"/>
                        <w:u w:val="single"/>
                      </w:rPr>
                    </w:rPrChange>
                  </w:rPr>
                  <w:t>.</w:t>
                </w:r>
              </w:ins>
            </w:sdtContent>
          </w:sdt>
        </w:sdtContent>
      </w:sdt>
    </w:p>
    <w:p w14:paraId="65FA44EF" w14:textId="77777777" w:rsidR="00812D2D" w:rsidRDefault="00812D2D" w:rsidP="00812D2D">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State Licensing Authority may take into consideration any aggravating and mitigating factors surrounding the violation which could impact the type or severity of penalty imposed.</w:t>
      </w:r>
    </w:p>
    <w:p w14:paraId="0AD4E9E6" w14:textId="77777777" w:rsidR="003044A0" w:rsidRPr="00DA1380" w:rsidRDefault="003044A0" w:rsidP="00DA1380">
      <w:pPr>
        <w:pBdr>
          <w:top w:val="nil"/>
          <w:left w:val="nil"/>
          <w:bottom w:val="nil"/>
          <w:right w:val="nil"/>
          <w:between w:val="nil"/>
        </w:pBdr>
        <w:tabs>
          <w:tab w:val="left" w:pos="720"/>
          <w:tab w:val="left" w:pos="1440"/>
          <w:tab w:val="left" w:pos="2160"/>
        </w:tabs>
        <w:ind w:left="720" w:hanging="720"/>
        <w:rPr>
          <w:color w:val="000000"/>
        </w:rPr>
      </w:pPr>
    </w:p>
    <w:sectPr w:rsidR="003044A0" w:rsidRPr="00DA1380">
      <w:headerReference w:type="even" r:id="rId9"/>
      <w:headerReference w:type="default" r:id="rId10"/>
      <w:footerReference w:type="default" r:id="rId11"/>
      <w:headerReference w:type="first" r:id="rId12"/>
      <w:footerReference w:type="first" r:id="rId13"/>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98F3E" w14:textId="77777777" w:rsidR="00263B62" w:rsidRDefault="00263B62">
      <w:pPr>
        <w:spacing w:before="0"/>
      </w:pPr>
      <w:r>
        <w:separator/>
      </w:r>
    </w:p>
  </w:endnote>
  <w:endnote w:type="continuationSeparator" w:id="0">
    <w:p w14:paraId="61BEF61E" w14:textId="77777777" w:rsidR="00263B62" w:rsidRDefault="00263B6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DBFD56-820D-4482-9CB0-253BE74B58A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A68AF5B-3D08-4412-8903-D8D574466582}"/>
  </w:font>
  <w:font w:name="Cambria">
    <w:panose1 w:val="02040503050406030204"/>
    <w:charset w:val="00"/>
    <w:family w:val="roman"/>
    <w:pitch w:val="variable"/>
    <w:sig w:usb0="E00006FF" w:usb1="420024FF" w:usb2="02000000" w:usb3="00000000" w:csb0="0000019F" w:csb1="00000000"/>
    <w:embedRegular r:id="rId3" w:fontKey="{4174E825-84DB-4E9F-8262-50BD97101E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22" w14:textId="2A28622F" w:rsidR="00127594" w:rsidRDefault="00000000">
    <w:pPr>
      <w:pBdr>
        <w:top w:val="single" w:sz="8" w:space="1" w:color="000000"/>
        <w:left w:val="nil"/>
        <w:bottom w:val="nil"/>
        <w:right w:val="nil"/>
        <w:between w:val="nil"/>
      </w:pBdr>
      <w:tabs>
        <w:tab w:val="center" w:pos="4680"/>
        <w:tab w:val="right" w:pos="9360"/>
        <w:tab w:val="left" w:pos="7620"/>
      </w:tabs>
      <w:jc w:val="right"/>
      <w:rPr>
        <w:color w:val="000000"/>
      </w:rPr>
    </w:pPr>
    <w:r>
      <w:rPr>
        <w:b/>
        <w:bCs/>
        <w:color w:val="000000"/>
      </w:rPr>
      <w:fldChar w:fldCharType="begin"/>
    </w:r>
    <w:r>
      <w:rPr>
        <w:b/>
        <w:bCs/>
        <w:color w:val="000000"/>
      </w:rPr>
      <w:instrText>PAGE</w:instrText>
    </w:r>
    <w:r>
      <w:rPr>
        <w:b/>
        <w:bCs/>
        <w:color w:val="000000"/>
      </w:rPr>
      <w:fldChar w:fldCharType="separate"/>
    </w:r>
    <w:r w:rsidR="00944F82">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21" w14:textId="0695569C" w:rsidR="00127594" w:rsidRDefault="00000000">
    <w:pPr>
      <w:pBdr>
        <w:top w:val="single" w:sz="8" w:space="1" w:color="000000"/>
        <w:left w:val="nil"/>
        <w:bottom w:val="nil"/>
        <w:right w:val="nil"/>
        <w:between w:val="nil"/>
      </w:pBdr>
      <w:tabs>
        <w:tab w:val="center" w:pos="4680"/>
        <w:tab w:val="right" w:pos="9360"/>
        <w:tab w:val="left" w:pos="7620"/>
      </w:tabs>
      <w:rPr>
        <w:color w:val="000000"/>
      </w:rPr>
    </w:pPr>
    <w:r>
      <w:rPr>
        <w:b/>
        <w:bCs/>
        <w:i/>
        <w:iCs/>
        <w:color w:val="000000"/>
      </w:rPr>
      <w:tab/>
    </w:r>
    <w:r>
      <w:rPr>
        <w:b/>
        <w:bCs/>
        <w:i/>
        <w:iCs/>
        <w:color w:val="000000"/>
      </w:rPr>
      <w:tab/>
    </w:r>
    <w:r>
      <w:rPr>
        <w:b/>
        <w:bCs/>
        <w:i/>
        <w:iCs/>
        <w:color w:val="000000"/>
      </w:rPr>
      <w:fldChar w:fldCharType="begin"/>
    </w:r>
    <w:r>
      <w:rPr>
        <w:b/>
        <w:bCs/>
        <w:i/>
        <w:iCs/>
        <w:color w:val="000000"/>
      </w:rPr>
      <w:instrText>PAGE</w:instrText>
    </w:r>
    <w:r>
      <w:rPr>
        <w:b/>
        <w:bCs/>
        <w:i/>
        <w:iCs/>
        <w:color w:val="000000"/>
      </w:rPr>
      <w:fldChar w:fldCharType="separate"/>
    </w:r>
    <w:r w:rsidR="00944F82">
      <w:rPr>
        <w:b/>
        <w:bCs/>
        <w:i/>
        <w:iCs/>
        <w:noProof/>
        <w:color w:val="000000"/>
      </w:rPr>
      <w:t>1</w:t>
    </w:r>
    <w:r>
      <w:rPr>
        <w:b/>
        <w:bCs/>
        <w:i/>
        <w:i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D9B6" w14:textId="77777777" w:rsidR="00263B62" w:rsidRDefault="00263B62">
      <w:pPr>
        <w:spacing w:before="0"/>
      </w:pPr>
      <w:r>
        <w:separator/>
      </w:r>
    </w:p>
  </w:footnote>
  <w:footnote w:type="continuationSeparator" w:id="0">
    <w:p w14:paraId="4CBD80A6" w14:textId="77777777" w:rsidR="00263B62" w:rsidRDefault="00263B6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38CB" w14:textId="72046F04" w:rsidR="00C83B37" w:rsidRDefault="00000000">
    <w:pPr>
      <w:pStyle w:val="Header"/>
    </w:pPr>
    <w:r>
      <w:rPr>
        <w:noProof/>
      </w:rPr>
      <w:pict w14:anchorId="58488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007579" o:spid="_x0000_s1027"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1F" w14:textId="3F908E9B" w:rsidR="00127594" w:rsidRDefault="00000000">
    <w:pPr>
      <w:pBdr>
        <w:top w:val="nil"/>
        <w:left w:val="nil"/>
        <w:bottom w:val="single" w:sz="12" w:space="1" w:color="000000"/>
        <w:right w:val="nil"/>
        <w:between w:val="nil"/>
      </w:pBdr>
      <w:tabs>
        <w:tab w:val="center" w:pos="4680"/>
        <w:tab w:val="right" w:pos="9360"/>
      </w:tabs>
      <w:rPr>
        <w:color w:val="000000"/>
      </w:rPr>
    </w:pPr>
    <w:r>
      <w:rPr>
        <w:noProof/>
      </w:rPr>
      <w:pict w14:anchorId="378334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007580" o:spid="_x0000_s1028"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C83B37">
      <w:rPr>
        <w:b/>
        <w:bCs/>
        <w:i/>
        <w:iCs/>
        <w:smallCaps/>
        <w:color w:val="000000"/>
      </w:rPr>
      <w:t>CODE OF COLORADO REGULATIONS</w:t>
    </w:r>
    <w:r w:rsidR="00C83B37">
      <w:rPr>
        <w:b/>
        <w:bCs/>
        <w:i/>
        <w:iCs/>
        <w:smallCaps/>
        <w:color w:val="000000"/>
      </w:rPr>
      <w:tab/>
      <w:t>1</w:t>
    </w:r>
    <w:r w:rsidR="00C83B37">
      <w:rPr>
        <w:b/>
        <w:bCs/>
        <w:i/>
        <w:iCs/>
        <w:color w:val="000000"/>
      </w:rPr>
      <w:t xml:space="preserve"> CCR 212-3</w:t>
    </w:r>
  </w:p>
  <w:p w14:paraId="00000220" w14:textId="77777777" w:rsidR="00127594" w:rsidRDefault="00000000">
    <w:pPr>
      <w:pBdr>
        <w:top w:val="nil"/>
        <w:left w:val="nil"/>
        <w:bottom w:val="single" w:sz="12" w:space="1" w:color="000000"/>
        <w:right w:val="nil"/>
        <w:between w:val="nil"/>
      </w:pBdr>
      <w:tabs>
        <w:tab w:val="center" w:pos="4680"/>
        <w:tab w:val="right" w:pos="9360"/>
      </w:tabs>
      <w:spacing w:before="0"/>
      <w:rPr>
        <w:color w:val="000000"/>
      </w:rPr>
    </w:pPr>
    <w:r>
      <w:rPr>
        <w:b/>
        <w:bCs/>
        <w:i/>
        <w:iCs/>
        <w:color w:val="000000"/>
      </w:rPr>
      <w:t>Marijuana Enforcement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32A6" w14:textId="39752F16" w:rsidR="00944F82" w:rsidRPr="00E378DF" w:rsidRDefault="00000000">
    <w:pPr>
      <w:pStyle w:val="Header"/>
      <w:rPr>
        <w:i/>
        <w:iCs/>
        <w:color w:val="0000FF"/>
      </w:rPr>
    </w:pPr>
    <w:r>
      <w:rPr>
        <w:noProof/>
      </w:rPr>
      <w:pict w14:anchorId="54D3CE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007578" o:spid="_x0000_s1026"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E378DF">
      <w:rPr>
        <w:i/>
        <w:iCs/>
        <w:color w:val="0000FF"/>
      </w:rPr>
      <w:t>1 CCR 212-3 Draft Rule Revisions for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E0641"/>
    <w:multiLevelType w:val="multilevel"/>
    <w:tmpl w:val="67083B84"/>
    <w:lvl w:ilvl="0">
      <w:start w:val="1"/>
      <w:numFmt w:val="decimal"/>
      <w:lvlText w:val="%1."/>
      <w:lvlJc w:val="left"/>
      <w:pPr>
        <w:ind w:left="720" w:hanging="360"/>
      </w:pPr>
      <w:rPr>
        <w:highlight w:val="cy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5539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594"/>
    <w:rsid w:val="000107E9"/>
    <w:rsid w:val="00012E88"/>
    <w:rsid w:val="00023327"/>
    <w:rsid w:val="00024F6A"/>
    <w:rsid w:val="000A2C19"/>
    <w:rsid w:val="000C1CD1"/>
    <w:rsid w:val="000C6567"/>
    <w:rsid w:val="000E79DD"/>
    <w:rsid w:val="00111B4A"/>
    <w:rsid w:val="00111B7B"/>
    <w:rsid w:val="00127594"/>
    <w:rsid w:val="00141FC4"/>
    <w:rsid w:val="001579A3"/>
    <w:rsid w:val="00191546"/>
    <w:rsid w:val="0021179B"/>
    <w:rsid w:val="002204B3"/>
    <w:rsid w:val="00263B62"/>
    <w:rsid w:val="00276093"/>
    <w:rsid w:val="002D2AB9"/>
    <w:rsid w:val="003044A0"/>
    <w:rsid w:val="00320D1C"/>
    <w:rsid w:val="0035373D"/>
    <w:rsid w:val="0039575D"/>
    <w:rsid w:val="003B422C"/>
    <w:rsid w:val="005160A8"/>
    <w:rsid w:val="00524ED9"/>
    <w:rsid w:val="005262BF"/>
    <w:rsid w:val="00620DE2"/>
    <w:rsid w:val="00682F04"/>
    <w:rsid w:val="007F4223"/>
    <w:rsid w:val="00812D2D"/>
    <w:rsid w:val="0082400C"/>
    <w:rsid w:val="00844312"/>
    <w:rsid w:val="00846428"/>
    <w:rsid w:val="00924FDF"/>
    <w:rsid w:val="00936AFF"/>
    <w:rsid w:val="00944F82"/>
    <w:rsid w:val="009D169B"/>
    <w:rsid w:val="00AB0050"/>
    <w:rsid w:val="00AE6D80"/>
    <w:rsid w:val="00B70CA2"/>
    <w:rsid w:val="00B95735"/>
    <w:rsid w:val="00BC083C"/>
    <w:rsid w:val="00BF31D2"/>
    <w:rsid w:val="00C74EA0"/>
    <w:rsid w:val="00C83B37"/>
    <w:rsid w:val="00CB1C2B"/>
    <w:rsid w:val="00CF0B4D"/>
    <w:rsid w:val="00D046C0"/>
    <w:rsid w:val="00D21C35"/>
    <w:rsid w:val="00DA1380"/>
    <w:rsid w:val="00E378DF"/>
    <w:rsid w:val="00EF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9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60"/>
      <w:outlineLvl w:val="0"/>
    </w:pPr>
    <w:rPr>
      <w:b/>
      <w:bCs/>
    </w:rPr>
  </w:style>
  <w:style w:type="paragraph" w:styleId="Heading2">
    <w:name w:val="heading 2"/>
    <w:basedOn w:val="Normal"/>
    <w:next w:val="Normal"/>
    <w:link w:val="Heading2Char"/>
    <w:uiPriority w:val="9"/>
    <w:unhideWhenUsed/>
    <w:qFormat/>
    <w:pPr>
      <w:keepNext/>
      <w:spacing w:after="60"/>
      <w:outlineLvl w:val="1"/>
    </w:pPr>
    <w:rPr>
      <w:b/>
      <w:bCs/>
    </w:rPr>
  </w:style>
  <w:style w:type="paragraph" w:styleId="Heading3">
    <w:name w:val="heading 3"/>
    <w:basedOn w:val="Normal"/>
    <w:next w:val="Normal"/>
    <w:link w:val="Heading3Char"/>
    <w:uiPriority w:val="9"/>
    <w:unhideWhenUsed/>
    <w:qFormat/>
    <w:pPr>
      <w:keepNext/>
      <w:spacing w:after="60"/>
      <w:outlineLvl w:val="2"/>
    </w:pPr>
    <w:rPr>
      <w:b/>
      <w:bCs/>
    </w:rPr>
  </w:style>
  <w:style w:type="paragraph" w:styleId="Heading4">
    <w:name w:val="heading 4"/>
    <w:basedOn w:val="Heading3"/>
    <w:next w:val="Normal"/>
    <w:link w:val="Heading4Char"/>
    <w:uiPriority w:val="9"/>
    <w:unhideWhenUsed/>
    <w:qFormat/>
    <w:rsid w:val="00BF31D2"/>
    <w:pPr>
      <w:outlineLvl w:val="3"/>
    </w:p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944F82"/>
    <w:pPr>
      <w:tabs>
        <w:tab w:val="center" w:pos="4680"/>
        <w:tab w:val="right" w:pos="9360"/>
      </w:tabs>
      <w:spacing w:before="0"/>
    </w:pPr>
  </w:style>
  <w:style w:type="character" w:customStyle="1" w:styleId="HeaderChar">
    <w:name w:val="Header Char"/>
    <w:basedOn w:val="DefaultParagraphFont"/>
    <w:link w:val="Header"/>
    <w:uiPriority w:val="99"/>
    <w:rsid w:val="00944F82"/>
  </w:style>
  <w:style w:type="paragraph" w:styleId="Footer">
    <w:name w:val="footer"/>
    <w:basedOn w:val="Normal"/>
    <w:link w:val="FooterChar"/>
    <w:uiPriority w:val="99"/>
    <w:unhideWhenUsed/>
    <w:rsid w:val="00944F82"/>
    <w:pPr>
      <w:tabs>
        <w:tab w:val="center" w:pos="4680"/>
        <w:tab w:val="right" w:pos="9360"/>
      </w:tabs>
      <w:spacing w:before="0"/>
    </w:pPr>
  </w:style>
  <w:style w:type="character" w:customStyle="1" w:styleId="FooterChar">
    <w:name w:val="Footer Char"/>
    <w:basedOn w:val="DefaultParagraphFont"/>
    <w:link w:val="Footer"/>
    <w:uiPriority w:val="99"/>
    <w:rsid w:val="00944F82"/>
  </w:style>
  <w:style w:type="paragraph" w:customStyle="1" w:styleId="upar1">
    <w:name w:val="upar1"/>
    <w:basedOn w:val="Normal"/>
    <w:rsid w:val="00E378DF"/>
    <w:pPr>
      <w:tabs>
        <w:tab w:val="left" w:pos="720"/>
        <w:tab w:val="left" w:pos="1440"/>
      </w:tabs>
    </w:pPr>
    <w:rPr>
      <w:rFonts w:eastAsia="Times New Roman"/>
      <w:szCs w:val="20"/>
      <w:lang w:val="en-US"/>
    </w:rPr>
  </w:style>
  <w:style w:type="character" w:customStyle="1" w:styleId="Heading1Char">
    <w:name w:val="Heading 1 Char"/>
    <w:basedOn w:val="DefaultParagraphFont"/>
    <w:link w:val="Heading1"/>
    <w:uiPriority w:val="9"/>
    <w:rsid w:val="00111B7B"/>
    <w:rPr>
      <w:b/>
      <w:bCs/>
    </w:rPr>
  </w:style>
  <w:style w:type="character" w:customStyle="1" w:styleId="Heading2Char">
    <w:name w:val="Heading 2 Char"/>
    <w:basedOn w:val="DefaultParagraphFont"/>
    <w:link w:val="Heading2"/>
    <w:uiPriority w:val="9"/>
    <w:rsid w:val="00111B7B"/>
    <w:rPr>
      <w:b/>
      <w:bCs/>
    </w:rPr>
  </w:style>
  <w:style w:type="character" w:customStyle="1" w:styleId="Heading3Char">
    <w:name w:val="Heading 3 Char"/>
    <w:basedOn w:val="DefaultParagraphFont"/>
    <w:link w:val="Heading3"/>
    <w:uiPriority w:val="9"/>
    <w:rsid w:val="00111B7B"/>
    <w:rPr>
      <w:b/>
      <w:bCs/>
    </w:rPr>
  </w:style>
  <w:style w:type="character" w:customStyle="1" w:styleId="Heading4Char">
    <w:name w:val="Heading 4 Char"/>
    <w:basedOn w:val="DefaultParagraphFont"/>
    <w:link w:val="Heading4"/>
    <w:uiPriority w:val="9"/>
    <w:rsid w:val="00111B7B"/>
    <w:rPr>
      <w:b/>
      <w:bCs/>
    </w:rPr>
  </w:style>
  <w:style w:type="character" w:customStyle="1" w:styleId="Heading5Char">
    <w:name w:val="Heading 5 Char"/>
    <w:basedOn w:val="DefaultParagraphFont"/>
    <w:link w:val="Heading5"/>
    <w:uiPriority w:val="9"/>
    <w:semiHidden/>
    <w:rsid w:val="00111B7B"/>
    <w:rPr>
      <w:b/>
      <w:bCs/>
      <w:sz w:val="22"/>
      <w:szCs w:val="22"/>
    </w:rPr>
  </w:style>
  <w:style w:type="character" w:customStyle="1" w:styleId="Heading6Char">
    <w:name w:val="Heading 6 Char"/>
    <w:basedOn w:val="DefaultParagraphFont"/>
    <w:link w:val="Heading6"/>
    <w:uiPriority w:val="9"/>
    <w:semiHidden/>
    <w:rsid w:val="00111B7B"/>
    <w:rPr>
      <w:b/>
      <w:bCs/>
      <w:sz w:val="20"/>
      <w:szCs w:val="20"/>
    </w:rPr>
  </w:style>
  <w:style w:type="character" w:customStyle="1" w:styleId="TitleChar">
    <w:name w:val="Title Char"/>
    <w:basedOn w:val="DefaultParagraphFont"/>
    <w:link w:val="Title"/>
    <w:uiPriority w:val="10"/>
    <w:rsid w:val="00111B7B"/>
    <w:rPr>
      <w:b/>
      <w:bCs/>
      <w:sz w:val="72"/>
      <w:szCs w:val="72"/>
    </w:rPr>
  </w:style>
  <w:style w:type="character" w:customStyle="1" w:styleId="SubtitleChar">
    <w:name w:val="Subtitle Char"/>
    <w:basedOn w:val="DefaultParagraphFont"/>
    <w:link w:val="Subtitle"/>
    <w:uiPriority w:val="11"/>
    <w:rsid w:val="00111B7B"/>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sid w:val="00111B7B"/>
    <w:rPr>
      <w:sz w:val="20"/>
      <w:szCs w:val="20"/>
    </w:rPr>
  </w:style>
  <w:style w:type="character" w:customStyle="1" w:styleId="CommentTextChar">
    <w:name w:val="Comment Text Char"/>
    <w:basedOn w:val="DefaultParagraphFont"/>
    <w:link w:val="CommentText"/>
    <w:uiPriority w:val="99"/>
    <w:semiHidden/>
    <w:rsid w:val="00111B7B"/>
    <w:rPr>
      <w:sz w:val="20"/>
      <w:szCs w:val="20"/>
    </w:rPr>
  </w:style>
  <w:style w:type="character" w:styleId="CommentReference">
    <w:name w:val="annotation reference"/>
    <w:basedOn w:val="DefaultParagraphFont"/>
    <w:uiPriority w:val="99"/>
    <w:semiHidden/>
    <w:unhideWhenUsed/>
    <w:rsid w:val="00111B7B"/>
    <w:rPr>
      <w:sz w:val="16"/>
      <w:szCs w:val="16"/>
    </w:rPr>
  </w:style>
  <w:style w:type="paragraph" w:styleId="ListParagraph">
    <w:name w:val="List Paragraph"/>
    <w:basedOn w:val="Normal"/>
    <w:uiPriority w:val="34"/>
    <w:qFormat/>
    <w:rsid w:val="003044A0"/>
    <w:pPr>
      <w:ind w:left="720"/>
      <w:contextualSpacing/>
    </w:pPr>
  </w:style>
  <w:style w:type="paragraph" w:styleId="Revision">
    <w:name w:val="Revision"/>
    <w:hidden/>
    <w:uiPriority w:val="99"/>
    <w:semiHidden/>
    <w:rsid w:val="00924FDF"/>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A4pJww4ObMu1vJLQgpS+LaU6Q==">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</go:docsCustomData>
</go:gDocsCustomXmlDataStorage>
</file>

<file path=customXml/itemProps1.xml><?xml version="1.0" encoding="utf-8"?>
<ds:datastoreItem xmlns:ds="http://schemas.openxmlformats.org/officeDocument/2006/customXml" ds:itemID="{7C1C040D-6C38-4722-B50A-28FABCA4E7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122</Pages>
  <Words>36494</Words>
  <Characters>208017</Characters>
  <Application>Microsoft Office Word</Application>
  <DocSecurity>0</DocSecurity>
  <Lines>1733</Lines>
  <Paragraphs>488</Paragraphs>
  <ScaleCrop>false</ScaleCrop>
  <Company/>
  <LinksUpToDate>false</LinksUpToDate>
  <CharactersWithSpaces>244023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2026-07-16T00:44:00Z</dcterms:created>
  <dcterms:modified xsi:type="dcterms:W3CDTF">2026-07-16T20:04:00Z</dcterms:modified>
</cp:coreProperties>
</file>