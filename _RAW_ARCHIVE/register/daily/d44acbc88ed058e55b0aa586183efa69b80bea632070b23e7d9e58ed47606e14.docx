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76802" w14:textId="77777777" w:rsidR="00327F2E" w:rsidRPr="006B41F7" w:rsidRDefault="00327F2E" w:rsidP="00327F2E">
      <w:pPr>
        <w:spacing w:line="360" w:lineRule="auto"/>
        <w:ind w:right="-720" w:firstLine="0"/>
        <w:rPr>
          <w:b/>
          <w:bCs/>
          <w:sz w:val="22"/>
          <w:szCs w:val="22"/>
        </w:rPr>
      </w:pPr>
      <w:r w:rsidRPr="006B41F7">
        <w:rPr>
          <w:b/>
          <w:bCs/>
          <w:sz w:val="22"/>
          <w:szCs w:val="22"/>
        </w:rPr>
        <w:t xml:space="preserve">DEPARTMENT OF HUMAN SERVICES </w:t>
      </w:r>
    </w:p>
    <w:p w14:paraId="074DED25" w14:textId="77777777" w:rsidR="00327F2E" w:rsidRPr="006B41F7" w:rsidRDefault="00327F2E" w:rsidP="00327F2E">
      <w:pPr>
        <w:spacing w:line="360" w:lineRule="auto"/>
        <w:ind w:right="-720" w:firstLine="0"/>
        <w:rPr>
          <w:b/>
          <w:bCs/>
          <w:sz w:val="22"/>
          <w:szCs w:val="22"/>
        </w:rPr>
      </w:pPr>
      <w:r w:rsidRPr="006B41F7">
        <w:rPr>
          <w:b/>
          <w:bCs/>
          <w:sz w:val="22"/>
          <w:szCs w:val="22"/>
        </w:rPr>
        <w:t xml:space="preserve">Social Services Rules </w:t>
      </w:r>
    </w:p>
    <w:p w14:paraId="538F64CE" w14:textId="77777777" w:rsidR="00327F2E" w:rsidRPr="00486289" w:rsidRDefault="00327F2E" w:rsidP="00486289">
      <w:pPr>
        <w:pStyle w:val="Heading1"/>
        <w:rPr>
          <w:b/>
          <w:bCs/>
          <w:color w:val="auto"/>
        </w:rPr>
      </w:pPr>
      <w:r w:rsidRPr="00486289">
        <w:rPr>
          <w:b/>
          <w:bCs/>
          <w:color w:val="auto"/>
        </w:rPr>
        <w:t xml:space="preserve">CHILD CARE FACILITY LICENSING 12 CCR 2509-8 </w:t>
      </w:r>
    </w:p>
    <w:p w14:paraId="3F1B0DCD" w14:textId="77777777" w:rsidR="00327F2E" w:rsidRPr="006B41F7" w:rsidRDefault="00327F2E" w:rsidP="00327F2E">
      <w:pPr>
        <w:spacing w:line="360" w:lineRule="auto"/>
        <w:ind w:right="-720" w:firstLine="0"/>
        <w:rPr>
          <w:sz w:val="22"/>
          <w:szCs w:val="22"/>
        </w:rPr>
      </w:pPr>
      <w:r w:rsidRPr="006B41F7">
        <w:rPr>
          <w:sz w:val="22"/>
          <w:szCs w:val="22"/>
        </w:rPr>
        <w:t xml:space="preserve">[Editor’s Notes follow the text of the rules at the end of this CCR Document.] </w:t>
      </w:r>
    </w:p>
    <w:p w14:paraId="0BED3895" w14:textId="77777777" w:rsidR="00327F2E" w:rsidRPr="006B41F7" w:rsidRDefault="00327F2E" w:rsidP="00327F2E">
      <w:pPr>
        <w:spacing w:line="360" w:lineRule="auto"/>
        <w:ind w:right="-720" w:firstLine="0"/>
        <w:rPr>
          <w:sz w:val="22"/>
          <w:szCs w:val="22"/>
        </w:rPr>
      </w:pPr>
      <w:r w:rsidRPr="006B41F7">
        <w:rPr>
          <w:sz w:val="22"/>
          <w:szCs w:val="22"/>
        </w:rPr>
        <w:t>—--------------------------------------------------------------------------------------------------------------------------------------</w:t>
      </w:r>
    </w:p>
    <w:p w14:paraId="26A06E11" w14:textId="77777777" w:rsidR="00327F2E" w:rsidRPr="006B41F7" w:rsidRDefault="00327F2E" w:rsidP="00486289">
      <w:pPr>
        <w:pStyle w:val="Heading2"/>
        <w:rPr>
          <w:b w:val="0"/>
        </w:rPr>
      </w:pPr>
      <w:r w:rsidRPr="006B41F7">
        <w:t xml:space="preserve">7.700 </w:t>
      </w:r>
      <w:r w:rsidRPr="006B41F7">
        <w:tab/>
        <w:t xml:space="preserve">CHILD CARE FACILITY LICENSING </w:t>
      </w:r>
    </w:p>
    <w:p w14:paraId="73AB5605" w14:textId="77777777" w:rsidR="00327F2E" w:rsidRPr="006B41F7" w:rsidRDefault="00327F2E" w:rsidP="00486289">
      <w:pPr>
        <w:pStyle w:val="Heading2"/>
      </w:pPr>
      <w:r w:rsidRPr="006B41F7">
        <w:t xml:space="preserve">7.701 </w:t>
      </w:r>
      <w:r w:rsidRPr="006B41F7">
        <w:tab/>
        <w:t xml:space="preserve">GENERAL RULES FOR CHILD CARE FACILITIES </w:t>
      </w:r>
    </w:p>
    <w:p w14:paraId="0F0FE179" w14:textId="77777777" w:rsidR="00327F2E" w:rsidRDefault="00327F2E" w:rsidP="00486289">
      <w:pPr>
        <w:pStyle w:val="Heading2"/>
      </w:pPr>
      <w:r w:rsidRPr="006B41F7">
        <w:t>7.701.2</w:t>
      </w:r>
      <w:r w:rsidRPr="006B41F7">
        <w:tab/>
        <w:t>DEFINITIONS</w:t>
      </w:r>
    </w:p>
    <w:p w14:paraId="5367C5DD" w14:textId="2268D2B3" w:rsidR="00067710" w:rsidRDefault="00067710" w:rsidP="00327F2E">
      <w:pPr>
        <w:spacing w:after="200" w:line="276" w:lineRule="auto"/>
        <w:ind w:left="720" w:right="-720" w:hanging="720"/>
        <w:rPr>
          <w:sz w:val="22"/>
          <w:szCs w:val="22"/>
        </w:rPr>
      </w:pPr>
      <w:r>
        <w:rPr>
          <w:sz w:val="22"/>
          <w:szCs w:val="22"/>
        </w:rPr>
        <w:t>“Certified”, as utilized in Section 7.708, includes both certified and licensed entities.</w:t>
      </w:r>
    </w:p>
    <w:p w14:paraId="2E099060" w14:textId="1FF624E5" w:rsidR="00327F2E" w:rsidRDefault="00067710" w:rsidP="00067710">
      <w:pPr>
        <w:spacing w:after="200" w:line="276" w:lineRule="auto"/>
        <w:ind w:right="-720" w:firstLine="0"/>
        <w:rPr>
          <w:sz w:val="22"/>
          <w:szCs w:val="22"/>
        </w:rPr>
      </w:pPr>
      <w:r>
        <w:rPr>
          <w:sz w:val="22"/>
          <w:szCs w:val="22"/>
        </w:rPr>
        <w:t>“Certifying authority” means licensed county departments of human/social services and child placement agencies that have the authority to certify foster care homes, including kinship foster care homes pursuant to Section 26-6-910, C.R.S.</w:t>
      </w:r>
    </w:p>
    <w:p w14:paraId="2718A236" w14:textId="3853EE9E" w:rsidR="00067710" w:rsidRDefault="00067710" w:rsidP="00067710">
      <w:pPr>
        <w:spacing w:after="200" w:line="276" w:lineRule="auto"/>
        <w:ind w:right="-720" w:firstLine="0"/>
        <w:rPr>
          <w:sz w:val="22"/>
          <w:szCs w:val="22"/>
        </w:rPr>
      </w:pPr>
      <w:r>
        <w:rPr>
          <w:sz w:val="22"/>
          <w:szCs w:val="22"/>
        </w:rPr>
        <w:t>“Homeless youth” as defined in Section 26-5.7-102(2), C.R.S., means a child or youth who is at least eleven (11) years of age but is less than twenty-one (21) years of age and who:</w:t>
      </w:r>
    </w:p>
    <w:p w14:paraId="26C1762B" w14:textId="00C0169D" w:rsidR="00067710" w:rsidRDefault="00067710" w:rsidP="00067710">
      <w:pPr>
        <w:spacing w:after="200" w:line="276" w:lineRule="auto"/>
        <w:ind w:left="720" w:right="-720" w:hanging="720"/>
        <w:rPr>
          <w:sz w:val="22"/>
          <w:szCs w:val="22"/>
        </w:rPr>
      </w:pPr>
      <w:r>
        <w:rPr>
          <w:sz w:val="22"/>
          <w:szCs w:val="22"/>
        </w:rPr>
        <w:t>A.</w:t>
      </w:r>
      <w:r>
        <w:rPr>
          <w:sz w:val="22"/>
          <w:szCs w:val="22"/>
        </w:rPr>
        <w:tab/>
        <w:t>Lacks a fixed, regular, and adequate nighttime residence; or</w:t>
      </w:r>
    </w:p>
    <w:p w14:paraId="25B050E6" w14:textId="0E1988D0" w:rsidR="00067710" w:rsidRDefault="00067710" w:rsidP="00067710">
      <w:pPr>
        <w:spacing w:after="200" w:line="276" w:lineRule="auto"/>
        <w:ind w:left="720" w:right="-720" w:hanging="720"/>
        <w:rPr>
          <w:sz w:val="22"/>
          <w:szCs w:val="22"/>
        </w:rPr>
      </w:pPr>
      <w:r>
        <w:rPr>
          <w:sz w:val="22"/>
          <w:szCs w:val="22"/>
        </w:rPr>
        <w:t>B.</w:t>
      </w:r>
      <w:r>
        <w:rPr>
          <w:sz w:val="22"/>
          <w:szCs w:val="22"/>
        </w:rPr>
        <w:tab/>
        <w:t>Has a primary nighttime residence that is:</w:t>
      </w:r>
    </w:p>
    <w:p w14:paraId="62E20167" w14:textId="415BFE4B" w:rsidR="00067710" w:rsidRDefault="00067710" w:rsidP="00067710">
      <w:pPr>
        <w:spacing w:after="200" w:line="276" w:lineRule="auto"/>
        <w:ind w:left="1440" w:right="-720" w:hanging="720"/>
        <w:rPr>
          <w:sz w:val="22"/>
          <w:szCs w:val="22"/>
        </w:rPr>
      </w:pPr>
      <w:r>
        <w:rPr>
          <w:sz w:val="22"/>
          <w:szCs w:val="22"/>
        </w:rPr>
        <w:t>1.</w:t>
      </w:r>
      <w:r>
        <w:rPr>
          <w:sz w:val="22"/>
          <w:szCs w:val="22"/>
        </w:rPr>
        <w:tab/>
        <w:t>A supervised, publicly or privately operated shelter designed to provide temporary living accommodations; or</w:t>
      </w:r>
    </w:p>
    <w:p w14:paraId="420C7CE9" w14:textId="33F7B71A" w:rsidR="00067710" w:rsidRDefault="00067710" w:rsidP="00067710">
      <w:pPr>
        <w:spacing w:after="200" w:line="276" w:lineRule="auto"/>
        <w:ind w:left="1440" w:right="-720" w:hanging="720"/>
        <w:rPr>
          <w:sz w:val="22"/>
          <w:szCs w:val="22"/>
        </w:rPr>
      </w:pPr>
      <w:r>
        <w:rPr>
          <w:sz w:val="22"/>
          <w:szCs w:val="22"/>
        </w:rPr>
        <w:t>2.</w:t>
      </w:r>
      <w:r>
        <w:rPr>
          <w:sz w:val="22"/>
          <w:szCs w:val="22"/>
        </w:rPr>
        <w:tab/>
        <w:t>A public or private place not designed for, nor ordinarily used as, a regular sleeping accommodation for human beings.</w:t>
      </w:r>
    </w:p>
    <w:p w14:paraId="228BB1F0" w14:textId="33050238" w:rsidR="00067710" w:rsidRDefault="00067710" w:rsidP="00067710">
      <w:pPr>
        <w:spacing w:after="200" w:line="276" w:lineRule="auto"/>
        <w:ind w:left="720" w:right="-720" w:hanging="720"/>
        <w:rPr>
          <w:sz w:val="22"/>
          <w:szCs w:val="22"/>
        </w:rPr>
      </w:pPr>
      <w:r>
        <w:rPr>
          <w:sz w:val="22"/>
          <w:szCs w:val="22"/>
        </w:rPr>
        <w:t>C.</w:t>
      </w:r>
      <w:r>
        <w:rPr>
          <w:sz w:val="22"/>
          <w:szCs w:val="22"/>
        </w:rPr>
        <w:tab/>
        <w:t>“Homeless youth” shall not include any individual imprisoned or otherwise detained pursuant to an act of congress or a state law.</w:t>
      </w:r>
    </w:p>
    <w:p w14:paraId="5CBDE6C0" w14:textId="24144D86" w:rsidR="00067710" w:rsidRDefault="00067710" w:rsidP="00067710">
      <w:pPr>
        <w:spacing w:after="200" w:line="276" w:lineRule="auto"/>
        <w:ind w:right="-720" w:firstLine="0"/>
        <w:rPr>
          <w:sz w:val="22"/>
          <w:szCs w:val="22"/>
        </w:rPr>
      </w:pPr>
      <w:r>
        <w:rPr>
          <w:sz w:val="22"/>
          <w:szCs w:val="22"/>
        </w:rPr>
        <w:t xml:space="preserve">“Child or youth who has run away” means a child or youth who has left and remains away from a residential child care facility without permission, as defined in Section 19-3.3-112(1)(a), C.R.S. “Runaway”, according to 34 U.S.C. Section 11279(4), means an individual who is less than eighteen (18) years of age and who absents themselves from a home or place of legal residence without the permission of a parent or legal guardian. </w:t>
      </w:r>
    </w:p>
    <w:p w14:paraId="1BFDBA98" w14:textId="477B05C8" w:rsidR="00D37B13" w:rsidRDefault="00D37B13" w:rsidP="00486289">
      <w:pPr>
        <w:pStyle w:val="Heading2"/>
      </w:pPr>
      <w:r>
        <w:t>7.708</w:t>
      </w:r>
      <w:r>
        <w:tab/>
        <w:t>RULES REGULATING FOSTER CARE HOMES</w:t>
      </w:r>
    </w:p>
    <w:p w14:paraId="69410987" w14:textId="003E7F03" w:rsidR="00327F2E" w:rsidRDefault="00D37B13" w:rsidP="00327F2E">
      <w:pPr>
        <w:spacing w:after="200" w:line="276" w:lineRule="auto"/>
        <w:ind w:right="-720" w:firstLine="0"/>
        <w:rPr>
          <w:b/>
          <w:bCs/>
          <w:sz w:val="22"/>
          <w:szCs w:val="22"/>
        </w:rPr>
      </w:pPr>
      <w:r>
        <w:rPr>
          <w:sz w:val="22"/>
          <w:szCs w:val="22"/>
        </w:rPr>
        <w:t>All certified and licensed foster care homes must comply with Section 7.708 “Rules Regulating Foster Care Homes”, Section 7.701 “General Rules for Child Care Facilities”, and Section 7.714.53 for certified and licensed foster care homes approved to utilize restraint through the appeal/waiver process according to Section 7.701.13.</w:t>
      </w:r>
    </w:p>
    <w:p w14:paraId="7AA3D75A" w14:textId="64590B04" w:rsidR="00D37B13" w:rsidRDefault="00D37B13" w:rsidP="00486289">
      <w:pPr>
        <w:pStyle w:val="Heading2"/>
      </w:pPr>
      <w:r>
        <w:lastRenderedPageBreak/>
        <w:t>7.708.1</w:t>
      </w:r>
      <w:r>
        <w:tab/>
        <w:t>FOSTER CARE HOMES</w:t>
      </w:r>
    </w:p>
    <w:p w14:paraId="2EF500CB" w14:textId="1C1F5CFA" w:rsidR="00D37B13" w:rsidRDefault="00D37B13" w:rsidP="00D37B13">
      <w:pPr>
        <w:spacing w:after="200" w:line="276" w:lineRule="auto"/>
        <w:ind w:left="720" w:right="-720" w:hanging="720"/>
        <w:rPr>
          <w:sz w:val="22"/>
          <w:szCs w:val="22"/>
        </w:rPr>
      </w:pPr>
      <w:r>
        <w:rPr>
          <w:sz w:val="22"/>
          <w:szCs w:val="22"/>
        </w:rPr>
        <w:t>A.</w:t>
      </w:r>
      <w:r>
        <w:rPr>
          <w:sz w:val="22"/>
          <w:szCs w:val="22"/>
        </w:rPr>
        <w:tab/>
        <w:t>“Foster care home” is defined at Sections 26-6-903(10), C.R.S., 19-1-103(67), C.R.S., and in 12 CCR 2509-8 Section 7.701.2. The number and age of children/youth in foster care for which a certificate may be issued is determined by the following factors:</w:t>
      </w:r>
    </w:p>
    <w:p w14:paraId="4390979D" w14:textId="1BD682A6" w:rsidR="00327F2E" w:rsidRDefault="00270201" w:rsidP="00270201">
      <w:pPr>
        <w:spacing w:after="200" w:line="276" w:lineRule="auto"/>
        <w:ind w:left="1440" w:right="-720" w:hanging="720"/>
        <w:rPr>
          <w:sz w:val="22"/>
          <w:szCs w:val="22"/>
        </w:rPr>
      </w:pPr>
      <w:r>
        <w:rPr>
          <w:sz w:val="22"/>
          <w:szCs w:val="22"/>
        </w:rPr>
        <w:t>1.</w:t>
      </w:r>
      <w:r>
        <w:rPr>
          <w:sz w:val="22"/>
          <w:szCs w:val="22"/>
        </w:rPr>
        <w:tab/>
        <w:t xml:space="preserve">No child/youth in foster care shall be placed in a foster home if that placement will result in more than six (6) children/youth in foster care in that home or a total of ten (10) children/youth in that home (foster and permanent children/youth), except in those instances in which the placement of a sibling group in a foster care home would exceed the limits. No child/youth in foster care shall be placed in a foster home if </w:t>
      </w:r>
      <w:bookmarkStart w:id="0" w:name="_Hlk221614352"/>
      <w:r>
        <w:rPr>
          <w:sz w:val="22"/>
          <w:szCs w:val="22"/>
        </w:rPr>
        <w:t>that placement will result in more than two (2) children under two (2) years of age, except in those instances in which the placement of a sibling group in a foster care home would exceed the limits. If the placement of a sibling group results in exceeding the above limits, no other children/youth in foster care can be placed in the home until the home is back within its certified capacity. Emergency placements must not exceed maximum capacities.</w:t>
      </w:r>
      <w:bookmarkStart w:id="1" w:name="_Hlk221614443"/>
      <w:bookmarkEnd w:id="0"/>
    </w:p>
    <w:p w14:paraId="79B94734" w14:textId="0E612186" w:rsidR="00664D4A" w:rsidRDefault="00664D4A" w:rsidP="00664D4A">
      <w:pPr>
        <w:spacing w:after="200" w:line="276" w:lineRule="auto"/>
        <w:ind w:left="2160" w:right="-720" w:hanging="720"/>
        <w:rPr>
          <w:sz w:val="22"/>
          <w:szCs w:val="22"/>
        </w:rPr>
      </w:pPr>
      <w:r>
        <w:rPr>
          <w:sz w:val="22"/>
          <w:szCs w:val="22"/>
        </w:rPr>
        <w:t>a.</w:t>
      </w:r>
      <w:r>
        <w:rPr>
          <w:sz w:val="22"/>
          <w:szCs w:val="22"/>
        </w:rPr>
        <w:tab/>
        <w:t>Each foster parent must demonstrate sufficient skills to meet the individual physical, mental, social, behavioral, emotional, and other needs of each child/youth placed in the home, including identification of:</w:t>
      </w:r>
    </w:p>
    <w:p w14:paraId="7350F56E" w14:textId="1CF4420B" w:rsidR="00664D4A" w:rsidRDefault="00664D4A" w:rsidP="00664D4A">
      <w:pPr>
        <w:spacing w:after="200" w:line="276" w:lineRule="auto"/>
        <w:ind w:left="2880" w:right="-720" w:hanging="720"/>
        <w:rPr>
          <w:sz w:val="22"/>
          <w:szCs w:val="22"/>
        </w:rPr>
      </w:pPr>
      <w:r>
        <w:rPr>
          <w:sz w:val="22"/>
          <w:szCs w:val="22"/>
        </w:rPr>
        <w:t>1.</w:t>
      </w:r>
      <w:r>
        <w:rPr>
          <w:sz w:val="22"/>
          <w:szCs w:val="22"/>
        </w:rPr>
        <w:tab/>
        <w:t>Parenting experience, parenting style, and the ability to meet the supervision needs of each child/youth;</w:t>
      </w:r>
    </w:p>
    <w:p w14:paraId="6091292B" w14:textId="0A10E6AD" w:rsidR="00664D4A" w:rsidRDefault="00664D4A" w:rsidP="00664D4A">
      <w:pPr>
        <w:spacing w:after="200" w:line="276" w:lineRule="auto"/>
        <w:ind w:left="2880" w:right="-720" w:hanging="720"/>
        <w:rPr>
          <w:sz w:val="22"/>
          <w:szCs w:val="22"/>
        </w:rPr>
      </w:pPr>
      <w:r>
        <w:rPr>
          <w:sz w:val="22"/>
          <w:szCs w:val="22"/>
        </w:rPr>
        <w:t>2.</w:t>
      </w:r>
      <w:r>
        <w:rPr>
          <w:sz w:val="22"/>
          <w:szCs w:val="22"/>
        </w:rPr>
        <w:tab/>
        <w:t>Ongoing assessment of needs must be conducted by the certifying agency during support visits in the foster care home. The certifying agency must provide more frequent contact during the month(s) when that is an identified need;</w:t>
      </w:r>
    </w:p>
    <w:p w14:paraId="2CFCEE75" w14:textId="370EA8FE" w:rsidR="00664D4A" w:rsidRDefault="00664D4A" w:rsidP="00664D4A">
      <w:pPr>
        <w:spacing w:after="200" w:line="276" w:lineRule="auto"/>
        <w:ind w:left="2880" w:right="-720" w:hanging="720"/>
        <w:rPr>
          <w:sz w:val="22"/>
          <w:szCs w:val="22"/>
        </w:rPr>
      </w:pPr>
      <w:r>
        <w:rPr>
          <w:sz w:val="22"/>
          <w:szCs w:val="22"/>
        </w:rPr>
        <w:t>3.</w:t>
      </w:r>
      <w:r>
        <w:rPr>
          <w:sz w:val="22"/>
          <w:szCs w:val="22"/>
        </w:rPr>
        <w:tab/>
      </w:r>
      <w:r w:rsidR="00FD1B11">
        <w:rPr>
          <w:sz w:val="22"/>
          <w:szCs w:val="22"/>
        </w:rPr>
        <w:t>Sufficient supports, including those provided by the certifying agency</w:t>
      </w:r>
      <w:r w:rsidR="001A078B">
        <w:rPr>
          <w:sz w:val="22"/>
          <w:szCs w:val="22"/>
        </w:rPr>
        <w:t>,</w:t>
      </w:r>
      <w:r w:rsidR="00FD1B11">
        <w:rPr>
          <w:sz w:val="22"/>
          <w:szCs w:val="22"/>
        </w:rPr>
        <w:t xml:space="preserve"> to meet the daily needs of each child/youth placed in the home as identified in the Family Services Plan. Supports could include transportation, childcare, respite, and coaching for the child/youth and/or foster parent(s); and</w:t>
      </w:r>
    </w:p>
    <w:p w14:paraId="3857FB3F" w14:textId="08D0BA77" w:rsidR="00FD1B11" w:rsidRDefault="00FD1B11" w:rsidP="00664D4A">
      <w:pPr>
        <w:spacing w:after="200" w:line="276" w:lineRule="auto"/>
        <w:ind w:left="2880" w:right="-720" w:hanging="720"/>
        <w:rPr>
          <w:sz w:val="22"/>
          <w:szCs w:val="22"/>
        </w:rPr>
      </w:pPr>
      <w:r>
        <w:rPr>
          <w:sz w:val="22"/>
          <w:szCs w:val="22"/>
        </w:rPr>
        <w:t>4.</w:t>
      </w:r>
      <w:r>
        <w:rPr>
          <w:sz w:val="22"/>
          <w:szCs w:val="22"/>
        </w:rPr>
        <w:tab/>
        <w:t>Training needed to provide care to the populations served, including any increased and/or specialized training identified in the training development plan.</w:t>
      </w:r>
    </w:p>
    <w:p w14:paraId="4994D890" w14:textId="4B897EAC" w:rsidR="00FD1B11" w:rsidRDefault="00FD1B11" w:rsidP="00FD1B11">
      <w:pPr>
        <w:spacing w:after="200" w:line="276" w:lineRule="auto"/>
        <w:ind w:left="2160" w:right="-720" w:hanging="720"/>
        <w:rPr>
          <w:sz w:val="22"/>
          <w:szCs w:val="22"/>
        </w:rPr>
      </w:pPr>
      <w:r>
        <w:rPr>
          <w:sz w:val="22"/>
          <w:szCs w:val="22"/>
        </w:rPr>
        <w:t>b.</w:t>
      </w:r>
      <w:r>
        <w:rPr>
          <w:sz w:val="22"/>
          <w:szCs w:val="22"/>
        </w:rPr>
        <w:tab/>
        <w:t>All requirements in Section 7.708.22 shall be maintained.</w:t>
      </w:r>
    </w:p>
    <w:p w14:paraId="27BCFAAA" w14:textId="347C6447" w:rsidR="00327F2E" w:rsidRDefault="00FD1B11" w:rsidP="00FD1B11">
      <w:pPr>
        <w:spacing w:after="200" w:line="276" w:lineRule="auto"/>
        <w:ind w:left="2160" w:right="-720" w:hanging="720"/>
        <w:rPr>
          <w:sz w:val="22"/>
          <w:szCs w:val="22"/>
        </w:rPr>
      </w:pPr>
      <w:r>
        <w:rPr>
          <w:sz w:val="22"/>
          <w:szCs w:val="22"/>
        </w:rPr>
        <w:t>c.</w:t>
      </w:r>
      <w:r>
        <w:rPr>
          <w:sz w:val="22"/>
          <w:szCs w:val="22"/>
        </w:rPr>
        <w:tab/>
        <w:t>The level of care and capacity of children/youth for which the home is certified under Section 7.708.61 shall be maintained.</w:t>
      </w:r>
      <w:bookmarkStart w:id="2" w:name="_Hlk221614596"/>
      <w:bookmarkEnd w:id="1"/>
    </w:p>
    <w:p w14:paraId="16134D07" w14:textId="517E6124" w:rsidR="00FD1B11" w:rsidRDefault="00FD1B11" w:rsidP="00FD1B11">
      <w:pPr>
        <w:spacing w:after="200" w:line="276" w:lineRule="auto"/>
        <w:ind w:left="1440" w:right="-720" w:hanging="720"/>
        <w:rPr>
          <w:sz w:val="22"/>
          <w:szCs w:val="22"/>
        </w:rPr>
      </w:pPr>
      <w:r>
        <w:rPr>
          <w:sz w:val="22"/>
          <w:szCs w:val="22"/>
        </w:rPr>
        <w:t>2.</w:t>
      </w:r>
      <w:r>
        <w:rPr>
          <w:sz w:val="22"/>
          <w:szCs w:val="22"/>
        </w:rPr>
        <w:tab/>
        <w:t xml:space="preserve">A foster care home may serve children/youth enrolled in the Children’s Habilitation Residential Program (CHRP) waiver if the certifying agency determines the foster home providers have the knowledge and </w:t>
      </w:r>
      <w:proofErr w:type="gramStart"/>
      <w:r>
        <w:rPr>
          <w:sz w:val="22"/>
          <w:szCs w:val="22"/>
        </w:rPr>
        <w:t>supports</w:t>
      </w:r>
      <w:proofErr w:type="gramEnd"/>
      <w:r>
        <w:rPr>
          <w:sz w:val="22"/>
          <w:szCs w:val="22"/>
        </w:rPr>
        <w:t xml:space="preserve"> to safely meet the needs of </w:t>
      </w:r>
      <w:proofErr w:type="gramStart"/>
      <w:r>
        <w:rPr>
          <w:sz w:val="22"/>
          <w:szCs w:val="22"/>
        </w:rPr>
        <w:t>all of</w:t>
      </w:r>
      <w:proofErr w:type="gramEnd"/>
      <w:r>
        <w:rPr>
          <w:sz w:val="22"/>
          <w:szCs w:val="22"/>
        </w:rPr>
        <w:t xml:space="preserve"> the </w:t>
      </w:r>
      <w:r>
        <w:rPr>
          <w:sz w:val="22"/>
          <w:szCs w:val="22"/>
        </w:rPr>
        <w:lastRenderedPageBreak/>
        <w:t xml:space="preserve">children/youth in the home. Emergency placements will not exceed maximum capacities. Foster homes serving children enrolled in the CHRP waiver must </w:t>
      </w:r>
      <w:proofErr w:type="gramStart"/>
      <w:r>
        <w:rPr>
          <w:sz w:val="22"/>
          <w:szCs w:val="22"/>
        </w:rPr>
        <w:t>be in compliance with</w:t>
      </w:r>
      <w:proofErr w:type="gramEnd"/>
      <w:r>
        <w:rPr>
          <w:sz w:val="22"/>
          <w:szCs w:val="22"/>
        </w:rPr>
        <w:t xml:space="preserve"> regulations contained within the Department of Health Care Policy and Financing (HCPF) Medical Assistance Manual at 10 CCR 2505-10 Section 8.508 (202</w:t>
      </w:r>
      <w:r w:rsidR="00F50D91">
        <w:rPr>
          <w:sz w:val="22"/>
          <w:szCs w:val="22"/>
        </w:rPr>
        <w:t>5</w:t>
      </w:r>
      <w:r>
        <w:rPr>
          <w:sz w:val="22"/>
          <w:szCs w:val="22"/>
        </w:rPr>
        <w:t>), incorporated by reference in Section 7.705.46.D.</w:t>
      </w:r>
    </w:p>
    <w:p w14:paraId="58A2F572" w14:textId="6AA70301" w:rsidR="00BA42AB" w:rsidRDefault="00BA42AB" w:rsidP="00FD1B11">
      <w:pPr>
        <w:spacing w:after="200" w:line="276" w:lineRule="auto"/>
        <w:ind w:left="1440" w:right="-720" w:hanging="720"/>
        <w:rPr>
          <w:sz w:val="22"/>
          <w:szCs w:val="22"/>
          <w:u w:val="single"/>
        </w:rPr>
      </w:pPr>
      <w:r>
        <w:rPr>
          <w:sz w:val="22"/>
          <w:szCs w:val="22"/>
        </w:rPr>
        <w:tab/>
      </w:r>
      <w:r>
        <w:rPr>
          <w:sz w:val="22"/>
          <w:szCs w:val="22"/>
          <w:u w:val="single"/>
        </w:rPr>
        <w:t>CERTIFIED FOSTER HOME MAXIMUM CAPACITY</w:t>
      </w:r>
    </w:p>
    <w:p w14:paraId="0B0EF1A8" w14:textId="2702F696" w:rsidR="00BA42AB" w:rsidRDefault="00BA42AB" w:rsidP="00FD1B11">
      <w:pPr>
        <w:spacing w:after="200" w:line="276" w:lineRule="auto"/>
        <w:ind w:left="1440" w:right="-720" w:hanging="720"/>
        <w:rPr>
          <w:sz w:val="22"/>
          <w:szCs w:val="22"/>
        </w:rPr>
      </w:pPr>
      <w:r>
        <w:rPr>
          <w:sz w:val="22"/>
          <w:szCs w:val="22"/>
        </w:rPr>
        <w:tab/>
        <w:t>CHRP</w:t>
      </w:r>
      <w:r>
        <w:rPr>
          <w:sz w:val="22"/>
          <w:szCs w:val="22"/>
        </w:rPr>
        <w:tab/>
      </w:r>
      <w:r>
        <w:rPr>
          <w:sz w:val="22"/>
          <w:szCs w:val="22"/>
        </w:rPr>
        <w:tab/>
        <w:t>Non-CHRP</w:t>
      </w:r>
      <w:r>
        <w:rPr>
          <w:sz w:val="22"/>
          <w:szCs w:val="22"/>
        </w:rPr>
        <w:tab/>
        <w:t>Total Children/Youth</w:t>
      </w:r>
    </w:p>
    <w:p w14:paraId="55ECA00F" w14:textId="25D07857" w:rsidR="00BA42AB" w:rsidRDefault="00BA42AB" w:rsidP="00FD1B11">
      <w:pPr>
        <w:spacing w:after="200" w:line="276" w:lineRule="auto"/>
        <w:ind w:left="1440" w:right="-720" w:hanging="720"/>
        <w:rPr>
          <w:sz w:val="22"/>
          <w:szCs w:val="22"/>
        </w:rPr>
      </w:pPr>
      <w:r>
        <w:rPr>
          <w:sz w:val="22"/>
          <w:szCs w:val="22"/>
        </w:rPr>
        <w:tab/>
        <w:t xml:space="preserve">   1</w:t>
      </w:r>
      <w:r>
        <w:rPr>
          <w:sz w:val="22"/>
          <w:szCs w:val="22"/>
        </w:rPr>
        <w:tab/>
      </w:r>
      <w:r>
        <w:rPr>
          <w:sz w:val="22"/>
          <w:szCs w:val="22"/>
        </w:rPr>
        <w:tab/>
        <w:t xml:space="preserve">      3</w:t>
      </w:r>
      <w:r>
        <w:rPr>
          <w:sz w:val="22"/>
          <w:szCs w:val="22"/>
        </w:rPr>
        <w:tab/>
      </w:r>
      <w:r>
        <w:rPr>
          <w:sz w:val="22"/>
          <w:szCs w:val="22"/>
        </w:rPr>
        <w:tab/>
        <w:t xml:space="preserve">            4</w:t>
      </w:r>
    </w:p>
    <w:p w14:paraId="7C184896" w14:textId="3286F852" w:rsidR="00BA42AB" w:rsidRDefault="00BA42AB" w:rsidP="00FD1B11">
      <w:pPr>
        <w:spacing w:after="200" w:line="276" w:lineRule="auto"/>
        <w:ind w:left="1440" w:right="-720" w:hanging="720"/>
        <w:rPr>
          <w:sz w:val="22"/>
          <w:szCs w:val="22"/>
        </w:rPr>
      </w:pPr>
      <w:r>
        <w:rPr>
          <w:sz w:val="22"/>
          <w:szCs w:val="22"/>
        </w:rPr>
        <w:tab/>
        <w:t xml:space="preserve">   2</w:t>
      </w:r>
      <w:r>
        <w:rPr>
          <w:sz w:val="22"/>
          <w:szCs w:val="22"/>
        </w:rPr>
        <w:tab/>
      </w:r>
      <w:r>
        <w:rPr>
          <w:sz w:val="22"/>
          <w:szCs w:val="22"/>
        </w:rPr>
        <w:tab/>
        <w:t xml:space="preserve">      2</w:t>
      </w:r>
      <w:r>
        <w:rPr>
          <w:sz w:val="22"/>
          <w:szCs w:val="22"/>
        </w:rPr>
        <w:tab/>
      </w:r>
      <w:r>
        <w:rPr>
          <w:sz w:val="22"/>
          <w:szCs w:val="22"/>
        </w:rPr>
        <w:tab/>
        <w:t xml:space="preserve">            4</w:t>
      </w:r>
    </w:p>
    <w:p w14:paraId="0E053353" w14:textId="6E1F3718" w:rsidR="00BA42AB" w:rsidRPr="00BA42AB" w:rsidRDefault="00BA42AB" w:rsidP="00FD1B11">
      <w:pPr>
        <w:spacing w:after="200" w:line="276" w:lineRule="auto"/>
        <w:ind w:left="1440" w:right="-720" w:hanging="720"/>
        <w:rPr>
          <w:sz w:val="22"/>
          <w:szCs w:val="22"/>
        </w:rPr>
      </w:pPr>
      <w:r>
        <w:rPr>
          <w:sz w:val="22"/>
          <w:szCs w:val="22"/>
        </w:rPr>
        <w:tab/>
        <w:t xml:space="preserve">   3</w:t>
      </w:r>
      <w:r>
        <w:rPr>
          <w:sz w:val="22"/>
          <w:szCs w:val="22"/>
        </w:rPr>
        <w:tab/>
      </w:r>
      <w:r>
        <w:rPr>
          <w:sz w:val="22"/>
          <w:szCs w:val="22"/>
        </w:rPr>
        <w:tab/>
        <w:t xml:space="preserve">      1</w:t>
      </w:r>
      <w:r>
        <w:rPr>
          <w:sz w:val="22"/>
          <w:szCs w:val="22"/>
        </w:rPr>
        <w:tab/>
      </w:r>
      <w:r>
        <w:rPr>
          <w:sz w:val="22"/>
          <w:szCs w:val="22"/>
        </w:rPr>
        <w:tab/>
        <w:t xml:space="preserve">            4</w:t>
      </w:r>
      <w:r>
        <w:rPr>
          <w:sz w:val="22"/>
          <w:szCs w:val="22"/>
        </w:rPr>
        <w:tab/>
      </w:r>
    </w:p>
    <w:bookmarkEnd w:id="2"/>
    <w:p w14:paraId="17E904EE" w14:textId="0AAA43CA" w:rsidR="00327F2E" w:rsidRDefault="00BA42AB" w:rsidP="00BA42AB">
      <w:pPr>
        <w:spacing w:after="200" w:line="276" w:lineRule="auto"/>
        <w:ind w:left="1440" w:right="-720" w:hanging="720"/>
        <w:rPr>
          <w:sz w:val="22"/>
          <w:szCs w:val="22"/>
        </w:rPr>
      </w:pPr>
      <w:r>
        <w:rPr>
          <w:sz w:val="22"/>
          <w:szCs w:val="22"/>
        </w:rPr>
        <w:t>3.</w:t>
      </w:r>
      <w:r>
        <w:rPr>
          <w:sz w:val="22"/>
          <w:szCs w:val="22"/>
        </w:rPr>
        <w:tab/>
        <w:t>Foster care may be provided to children/youth from birth to eighteen (18) years of age and to those persons up to twenty-one (21) years of age who are placed by court order prior to their eighteenth (18</w:t>
      </w:r>
      <w:r w:rsidRPr="00BA42AB">
        <w:rPr>
          <w:sz w:val="22"/>
          <w:szCs w:val="22"/>
          <w:vertAlign w:val="superscript"/>
        </w:rPr>
        <w:t>th</w:t>
      </w:r>
      <w:r>
        <w:rPr>
          <w:sz w:val="22"/>
          <w:szCs w:val="22"/>
        </w:rPr>
        <w:t>) birthday.</w:t>
      </w:r>
    </w:p>
    <w:p w14:paraId="6D0FA1F3" w14:textId="23C91DE3" w:rsidR="00BA42AB" w:rsidRDefault="00BA42AB" w:rsidP="00BA42AB">
      <w:pPr>
        <w:spacing w:after="200" w:line="276" w:lineRule="auto"/>
        <w:ind w:left="1440" w:right="-720" w:hanging="720"/>
        <w:rPr>
          <w:sz w:val="22"/>
          <w:szCs w:val="22"/>
        </w:rPr>
      </w:pPr>
      <w:r>
        <w:rPr>
          <w:sz w:val="22"/>
          <w:szCs w:val="22"/>
        </w:rPr>
        <w:t>4.</w:t>
      </w:r>
      <w:r>
        <w:rPr>
          <w:sz w:val="22"/>
          <w:szCs w:val="22"/>
        </w:rPr>
        <w:tab/>
        <w:t>In order to support a youth who previously resided in foster care as a supervised independent living placement, the youth must be between the age of sixteen (16) years and twenty-one (21) years, including up to the last day of the month of their tw</w:t>
      </w:r>
      <w:r w:rsidR="00265C31">
        <w:rPr>
          <w:sz w:val="22"/>
          <w:szCs w:val="22"/>
        </w:rPr>
        <w:t>enty-first (21st) birthday and be in alignment with all regulations outlined in 12 CCR 2509-4 Section 7.305.2.D.</w:t>
      </w:r>
    </w:p>
    <w:p w14:paraId="515E7FC9" w14:textId="12B3564E" w:rsidR="00265C31" w:rsidRDefault="00265C31" w:rsidP="00BA42AB">
      <w:pPr>
        <w:spacing w:after="200" w:line="276" w:lineRule="auto"/>
        <w:ind w:left="1440" w:right="-720" w:hanging="720"/>
        <w:rPr>
          <w:sz w:val="22"/>
          <w:szCs w:val="22"/>
        </w:rPr>
      </w:pPr>
      <w:r>
        <w:rPr>
          <w:sz w:val="22"/>
          <w:szCs w:val="22"/>
        </w:rPr>
        <w:t>5.</w:t>
      </w:r>
      <w:r>
        <w:rPr>
          <w:sz w:val="22"/>
          <w:szCs w:val="22"/>
        </w:rPr>
        <w:tab/>
        <w:t>In order to support a youth who is participating in the foster youth in transition program, the youth must be at least eighteen (18) years of age but less than twenty-one (21) years of age or such greater age of foster care eligibility as required by federal law and be in alignment with all regulations outlined in 12 CCR 2509-3 Section 7.203.4 through Section 7.203.43.</w:t>
      </w:r>
    </w:p>
    <w:p w14:paraId="3E0C0788" w14:textId="2A7809E4" w:rsidR="00265C31" w:rsidRDefault="00265C31" w:rsidP="00BA42AB">
      <w:pPr>
        <w:spacing w:after="200" w:line="276" w:lineRule="auto"/>
        <w:ind w:left="1440" w:right="-720" w:hanging="720"/>
        <w:rPr>
          <w:sz w:val="22"/>
          <w:szCs w:val="22"/>
        </w:rPr>
      </w:pPr>
      <w:r>
        <w:rPr>
          <w:sz w:val="22"/>
          <w:szCs w:val="22"/>
        </w:rPr>
        <w:t>6.</w:t>
      </w:r>
      <w:r>
        <w:rPr>
          <w:sz w:val="22"/>
          <w:szCs w:val="22"/>
        </w:rPr>
        <w:tab/>
        <w:t>To promote adult stability and continuity of services</w:t>
      </w:r>
      <w:r w:rsidR="00E57F9F">
        <w:rPr>
          <w:sz w:val="22"/>
          <w:szCs w:val="22"/>
        </w:rPr>
        <w:t xml:space="preserve"> for youth in child welfare</w:t>
      </w:r>
      <w:r>
        <w:rPr>
          <w:sz w:val="22"/>
          <w:szCs w:val="22"/>
        </w:rPr>
        <w:t>, the certifying authority and county shall initiate eligibility and transition planning to adult disability services prior to the youth’s eighteenth (18</w:t>
      </w:r>
      <w:r w:rsidRPr="00265C31">
        <w:rPr>
          <w:sz w:val="22"/>
          <w:szCs w:val="22"/>
          <w:vertAlign w:val="superscript"/>
        </w:rPr>
        <w:t>th</w:t>
      </w:r>
      <w:r>
        <w:rPr>
          <w:sz w:val="22"/>
          <w:szCs w:val="22"/>
        </w:rPr>
        <w:t>) birthday for youth with intellectual and developmental disabilities (IDD). Transition to adult waivers shall be prioritized at age eighteen (18) when clinically appropriate and, in all cases, no later than the youth’s twenty-first (21</w:t>
      </w:r>
      <w:r w:rsidRPr="00265C31">
        <w:rPr>
          <w:sz w:val="22"/>
          <w:szCs w:val="22"/>
          <w:vertAlign w:val="superscript"/>
        </w:rPr>
        <w:t>st</w:t>
      </w:r>
      <w:r>
        <w:rPr>
          <w:sz w:val="22"/>
          <w:szCs w:val="22"/>
        </w:rPr>
        <w:t>) birthday consistent with 10 CCR 2505-10 8.500 Section 8.508.140</w:t>
      </w:r>
      <w:r w:rsidR="00B1532A">
        <w:rPr>
          <w:sz w:val="22"/>
          <w:szCs w:val="22"/>
        </w:rPr>
        <w:t xml:space="preserve"> as incorporated in Section 7.701.14</w:t>
      </w:r>
      <w:r>
        <w:rPr>
          <w:sz w:val="22"/>
          <w:szCs w:val="22"/>
        </w:rPr>
        <w:t>.</w:t>
      </w:r>
    </w:p>
    <w:p w14:paraId="53B38BE2" w14:textId="17FAF469" w:rsidR="00327F2E" w:rsidRDefault="00265C31" w:rsidP="00265C31">
      <w:pPr>
        <w:spacing w:after="200" w:line="276" w:lineRule="auto"/>
        <w:ind w:left="1440" w:right="-720" w:hanging="720"/>
        <w:rPr>
          <w:sz w:val="22"/>
          <w:szCs w:val="22"/>
        </w:rPr>
      </w:pPr>
      <w:r>
        <w:rPr>
          <w:sz w:val="22"/>
          <w:szCs w:val="22"/>
        </w:rPr>
        <w:t>7.</w:t>
      </w:r>
      <w:r>
        <w:rPr>
          <w:sz w:val="22"/>
          <w:szCs w:val="22"/>
        </w:rPr>
        <w:tab/>
        <w:t>A foster care home may not be operated without a license or a certificate as required by law and Section 7.701.362 of these rules, and the number of children/youth in foster care cared for in such a home may not exceed the number authorized by such certificate except in instances outlined in Section 7.708.1.A.1.</w:t>
      </w:r>
    </w:p>
    <w:p w14:paraId="3D4DBE2B" w14:textId="1FCCE5EF" w:rsidR="008A4847" w:rsidRDefault="008A4847" w:rsidP="008A4847">
      <w:pPr>
        <w:spacing w:after="200" w:line="276" w:lineRule="auto"/>
        <w:ind w:left="720" w:right="-720" w:hanging="720"/>
        <w:rPr>
          <w:sz w:val="22"/>
          <w:szCs w:val="22"/>
        </w:rPr>
      </w:pPr>
      <w:r>
        <w:rPr>
          <w:sz w:val="22"/>
          <w:szCs w:val="22"/>
        </w:rPr>
        <w:t>B.</w:t>
      </w:r>
      <w:r>
        <w:rPr>
          <w:sz w:val="22"/>
          <w:szCs w:val="22"/>
        </w:rPr>
        <w:tab/>
        <w:t>Foster care homes may be dually certified or approved as adult host family homes pursuant to the regulations at Section 7.721.</w:t>
      </w:r>
    </w:p>
    <w:p w14:paraId="4B925AEB" w14:textId="4DD7A113" w:rsidR="008A4847" w:rsidRDefault="008A4847" w:rsidP="008A4847">
      <w:pPr>
        <w:spacing w:after="200" w:line="276" w:lineRule="auto"/>
        <w:ind w:left="1440" w:right="-720" w:hanging="720"/>
        <w:rPr>
          <w:sz w:val="22"/>
          <w:szCs w:val="22"/>
        </w:rPr>
      </w:pPr>
      <w:r>
        <w:rPr>
          <w:sz w:val="22"/>
          <w:szCs w:val="22"/>
        </w:rPr>
        <w:lastRenderedPageBreak/>
        <w:t>1.</w:t>
      </w:r>
      <w:r>
        <w:rPr>
          <w:sz w:val="22"/>
          <w:szCs w:val="22"/>
        </w:rPr>
        <w:tab/>
        <w:t>In accordance with Health Care Policy and Financing (HCPF) regulations at 10 CCR 2505-10 Sections 8.500 and 8.600 incorporated by reference in Section 7.708.33.B, there are to be no more than three (3) individuals being served in a foster care home that is dually certified or approved as a host family home, regardless of age.</w:t>
      </w:r>
    </w:p>
    <w:p w14:paraId="6F1C9028" w14:textId="66AC1D00" w:rsidR="008A4847" w:rsidRDefault="008A4847" w:rsidP="008A4847">
      <w:pPr>
        <w:spacing w:after="200" w:line="276" w:lineRule="auto"/>
        <w:ind w:left="720" w:right="-720" w:hanging="720"/>
        <w:rPr>
          <w:sz w:val="22"/>
          <w:szCs w:val="22"/>
        </w:rPr>
      </w:pPr>
      <w:r>
        <w:rPr>
          <w:sz w:val="22"/>
          <w:szCs w:val="22"/>
        </w:rPr>
        <w:t>C.</w:t>
      </w:r>
      <w:r>
        <w:rPr>
          <w:sz w:val="22"/>
          <w:szCs w:val="22"/>
        </w:rPr>
        <w:tab/>
        <w:t>For host homes serving homeless youth and pursuant to Section 26-5.7-110(8), C.R.S., a licensed foster care home approved as a host home shall not accept a youth for placement pursuant to this section if there are any foster children currently placed in that home.</w:t>
      </w:r>
    </w:p>
    <w:p w14:paraId="3349A325" w14:textId="4875DAF6" w:rsidR="00ED76FE" w:rsidRDefault="00ED76FE" w:rsidP="008A4847">
      <w:pPr>
        <w:spacing w:after="200" w:line="276" w:lineRule="auto"/>
        <w:ind w:left="720" w:right="-720" w:hanging="720"/>
        <w:rPr>
          <w:sz w:val="22"/>
          <w:szCs w:val="22"/>
        </w:rPr>
      </w:pPr>
      <w:r>
        <w:rPr>
          <w:sz w:val="22"/>
          <w:szCs w:val="22"/>
        </w:rPr>
        <w:t>D.</w:t>
      </w:r>
      <w:r>
        <w:rPr>
          <w:sz w:val="22"/>
          <w:szCs w:val="22"/>
        </w:rPr>
        <w:tab/>
        <w:t>Foster parents who wish to become dual care providers to operate a family childcare home as well as a foster care home must comply with Section 7.710.33.E through Section 7.710.33.H for those certified by child placement agencies and 12 CCR 2509-6 Section 7.500.324.A for those certified by a county department of human/social services.</w:t>
      </w:r>
    </w:p>
    <w:p w14:paraId="10681846" w14:textId="77E711C4" w:rsidR="00ED76FE" w:rsidRDefault="00ED76FE" w:rsidP="00486289">
      <w:pPr>
        <w:pStyle w:val="Heading2"/>
      </w:pPr>
      <w:r>
        <w:t>7.708.2</w:t>
      </w:r>
      <w:r>
        <w:tab/>
        <w:t>REQUIREMENTS FOR CERTIFICATION OF FOSTER CARE HOMES</w:t>
      </w:r>
    </w:p>
    <w:p w14:paraId="2D46D288" w14:textId="5BEB3424" w:rsidR="00ED76FE" w:rsidRDefault="00ED76FE" w:rsidP="00486289">
      <w:pPr>
        <w:pStyle w:val="Heading2"/>
      </w:pPr>
      <w:r>
        <w:t>7.708.21</w:t>
      </w:r>
      <w:r>
        <w:tab/>
        <w:t>Character, Suitability, and Qualifications of Foster Parents</w:t>
      </w:r>
    </w:p>
    <w:p w14:paraId="2C29D55E" w14:textId="5517FCD5" w:rsidR="00ED76FE" w:rsidRDefault="00ED76FE" w:rsidP="00ED76FE">
      <w:pPr>
        <w:spacing w:after="200" w:line="276" w:lineRule="auto"/>
        <w:ind w:left="720" w:right="-720" w:hanging="720"/>
        <w:rPr>
          <w:sz w:val="22"/>
          <w:szCs w:val="22"/>
        </w:rPr>
      </w:pPr>
      <w:r>
        <w:rPr>
          <w:sz w:val="22"/>
          <w:szCs w:val="22"/>
        </w:rPr>
        <w:t>A.</w:t>
      </w:r>
      <w:r>
        <w:rPr>
          <w:sz w:val="22"/>
          <w:szCs w:val="22"/>
        </w:rPr>
        <w:tab/>
        <w:t>A certificate may be denied in accordance with 12 CCR 2509-6 Section 7.500.312.D.</w:t>
      </w:r>
    </w:p>
    <w:p w14:paraId="2C06DA05" w14:textId="2BD4A5E7" w:rsidR="00ED76FE" w:rsidRDefault="00ED76FE" w:rsidP="00ED76FE">
      <w:pPr>
        <w:spacing w:after="200" w:line="276" w:lineRule="auto"/>
        <w:ind w:left="720" w:right="-720" w:hanging="720"/>
        <w:rPr>
          <w:sz w:val="22"/>
          <w:szCs w:val="22"/>
        </w:rPr>
      </w:pPr>
      <w:r>
        <w:rPr>
          <w:sz w:val="22"/>
          <w:szCs w:val="22"/>
        </w:rPr>
        <w:t>B.</w:t>
      </w:r>
      <w:r>
        <w:rPr>
          <w:sz w:val="22"/>
          <w:szCs w:val="22"/>
        </w:rPr>
        <w:tab/>
        <w:t>Each foster parent in the foster care home must demonstrate an interest in, and a knowledge of, children/youth in foster care and a concern for their proper care and well-being.</w:t>
      </w:r>
    </w:p>
    <w:p w14:paraId="3EFD249D" w14:textId="3C76B36D" w:rsidR="00ED76FE" w:rsidRDefault="00ED76FE" w:rsidP="00ED76FE">
      <w:pPr>
        <w:spacing w:after="200" w:line="276" w:lineRule="auto"/>
        <w:ind w:left="720" w:right="-720" w:hanging="720"/>
        <w:rPr>
          <w:sz w:val="22"/>
          <w:szCs w:val="22"/>
        </w:rPr>
      </w:pPr>
      <w:r>
        <w:rPr>
          <w:sz w:val="22"/>
          <w:szCs w:val="22"/>
        </w:rPr>
        <w:t>C.</w:t>
      </w:r>
      <w:r>
        <w:rPr>
          <w:sz w:val="22"/>
          <w:szCs w:val="22"/>
        </w:rPr>
        <w:tab/>
        <w:t>A certificate may be denied or revoked if the foster parent(s)’ own children have been placed in foster care or a residential treatment facility under circumstances which demonstrated that the foster parent(s) or another resident of the home was abusive, neglectful, or a danger to the health, safety, or well-being of children/youth.</w:t>
      </w:r>
    </w:p>
    <w:p w14:paraId="11AEF63E" w14:textId="3F349CB1" w:rsidR="00A006DC" w:rsidRDefault="00A006DC" w:rsidP="00ED76FE">
      <w:pPr>
        <w:spacing w:after="200" w:line="276" w:lineRule="auto"/>
        <w:ind w:left="720" w:right="-720" w:hanging="720"/>
        <w:rPr>
          <w:sz w:val="22"/>
          <w:szCs w:val="22"/>
        </w:rPr>
      </w:pPr>
      <w:r>
        <w:rPr>
          <w:sz w:val="22"/>
          <w:szCs w:val="22"/>
        </w:rPr>
        <w:t>D.</w:t>
      </w:r>
      <w:r>
        <w:rPr>
          <w:sz w:val="22"/>
          <w:szCs w:val="22"/>
        </w:rPr>
        <w:tab/>
        <w:t xml:space="preserve">The foster parent(s) must be able to provide for a child’s/youth’s proper physical, emotional, behavioral, and character development to include </w:t>
      </w:r>
      <w:proofErr w:type="gramStart"/>
      <w:r>
        <w:rPr>
          <w:sz w:val="22"/>
          <w:szCs w:val="22"/>
        </w:rPr>
        <w:t>all of</w:t>
      </w:r>
      <w:proofErr w:type="gramEnd"/>
      <w:r>
        <w:rPr>
          <w:sz w:val="22"/>
          <w:szCs w:val="22"/>
        </w:rPr>
        <w:t xml:space="preserve"> the child/youth rights outlined in Section 19-7-101(2), C.R.S.</w:t>
      </w:r>
    </w:p>
    <w:p w14:paraId="2A9C43F4" w14:textId="50AF9877" w:rsidR="00A006DC" w:rsidRDefault="00A006DC" w:rsidP="00ED76FE">
      <w:pPr>
        <w:spacing w:after="200" w:line="276" w:lineRule="auto"/>
        <w:ind w:left="720" w:right="-720" w:hanging="720"/>
        <w:rPr>
          <w:sz w:val="22"/>
          <w:szCs w:val="22"/>
        </w:rPr>
      </w:pPr>
      <w:r>
        <w:rPr>
          <w:sz w:val="22"/>
          <w:szCs w:val="22"/>
        </w:rPr>
        <w:t>E.</w:t>
      </w:r>
      <w:r>
        <w:rPr>
          <w:sz w:val="22"/>
          <w:szCs w:val="22"/>
        </w:rPr>
        <w:tab/>
        <w:t>Applicants must demonstrate stability in family relationships within the home where care is to be provided.</w:t>
      </w:r>
    </w:p>
    <w:p w14:paraId="675C99AF" w14:textId="2CF5BDF5" w:rsidR="00A006DC" w:rsidRDefault="00A006DC" w:rsidP="00ED76FE">
      <w:pPr>
        <w:spacing w:after="200" w:line="276" w:lineRule="auto"/>
        <w:ind w:left="720" w:right="-720" w:hanging="720"/>
        <w:rPr>
          <w:sz w:val="22"/>
          <w:szCs w:val="22"/>
        </w:rPr>
      </w:pPr>
      <w:r>
        <w:rPr>
          <w:sz w:val="22"/>
          <w:szCs w:val="22"/>
        </w:rPr>
        <w:t>F.</w:t>
      </w:r>
      <w:r>
        <w:rPr>
          <w:sz w:val="22"/>
          <w:szCs w:val="22"/>
        </w:rPr>
        <w:tab/>
        <w:t>The certifying authority must receive at least three (3) complete Structured Analysis Family Evaluation (SAFE) reference letters with signatures.</w:t>
      </w:r>
    </w:p>
    <w:p w14:paraId="5F254182" w14:textId="6C5DDC2B" w:rsidR="00D812B2" w:rsidRDefault="00D812B2" w:rsidP="00ED76FE">
      <w:pPr>
        <w:spacing w:after="200" w:line="276" w:lineRule="auto"/>
        <w:ind w:left="720" w:right="-720" w:hanging="720"/>
        <w:rPr>
          <w:sz w:val="22"/>
          <w:szCs w:val="22"/>
        </w:rPr>
      </w:pPr>
      <w:r>
        <w:rPr>
          <w:sz w:val="22"/>
          <w:szCs w:val="22"/>
        </w:rPr>
        <w:t>G.</w:t>
      </w:r>
      <w:r>
        <w:rPr>
          <w:sz w:val="22"/>
          <w:szCs w:val="22"/>
        </w:rPr>
        <w:tab/>
        <w:t>The foster home parent(s) must possess basic knowledge of childcare and good nutrition and must cooperate with the certifying agency in programs designed to increase such knowledge.</w:t>
      </w:r>
    </w:p>
    <w:p w14:paraId="68FED0E7" w14:textId="1B20D52C" w:rsidR="00D812B2" w:rsidRDefault="00D812B2" w:rsidP="00ED76FE">
      <w:pPr>
        <w:spacing w:after="200" w:line="276" w:lineRule="auto"/>
        <w:ind w:left="720" w:right="-720" w:hanging="720"/>
        <w:rPr>
          <w:sz w:val="22"/>
          <w:szCs w:val="22"/>
        </w:rPr>
      </w:pPr>
      <w:r>
        <w:rPr>
          <w:sz w:val="22"/>
          <w:szCs w:val="22"/>
        </w:rPr>
        <w:t>H.</w:t>
      </w:r>
      <w:r>
        <w:rPr>
          <w:sz w:val="22"/>
          <w:szCs w:val="22"/>
        </w:rPr>
        <w:tab/>
        <w:t xml:space="preserve">Certificates shall not be granted to applicants who are less than twenty-one (21) years of age on the date of application for such certificate or whose physical condition or mental acuity is such that the person would be unable to care for a child/youth due to the applicant’s functional ability, as determined through an individualized assessment. The individualized assessment must demonstrate that the applicant is unable to safely meet the essential caregiving needs of the child/youth, even with reasonable modifications and available supports. Certification decisions must not be based solely on diagnosis, disability status, or history of treatment. </w:t>
      </w:r>
    </w:p>
    <w:p w14:paraId="42ACE3A7" w14:textId="3E2752BB" w:rsidR="00D812B2" w:rsidRDefault="00D812B2" w:rsidP="00ED76FE">
      <w:pPr>
        <w:spacing w:after="200" w:line="276" w:lineRule="auto"/>
        <w:ind w:left="720" w:right="-720" w:hanging="720"/>
        <w:rPr>
          <w:sz w:val="22"/>
          <w:szCs w:val="22"/>
        </w:rPr>
      </w:pPr>
      <w:r>
        <w:rPr>
          <w:sz w:val="22"/>
          <w:szCs w:val="22"/>
        </w:rPr>
        <w:lastRenderedPageBreak/>
        <w:t>I.</w:t>
      </w:r>
      <w:r>
        <w:rPr>
          <w:sz w:val="22"/>
          <w:szCs w:val="22"/>
        </w:rPr>
        <w:tab/>
        <w:t xml:space="preserve">Foster parents must protect children/youth in foster care from exposure to secondhand smoke in accordance with Section 7.701.91. Smoking includes the use of electronic nicotine delivery systems and non-nicotine smoking cessation tools. </w:t>
      </w:r>
    </w:p>
    <w:p w14:paraId="09F7AA68" w14:textId="2459501C" w:rsidR="007E1323" w:rsidRDefault="007E1323" w:rsidP="007E1323">
      <w:pPr>
        <w:spacing w:after="200" w:line="276" w:lineRule="auto"/>
        <w:ind w:left="1440" w:right="-720" w:hanging="720"/>
        <w:rPr>
          <w:sz w:val="22"/>
          <w:szCs w:val="22"/>
        </w:rPr>
      </w:pPr>
      <w:r>
        <w:rPr>
          <w:sz w:val="22"/>
          <w:szCs w:val="22"/>
        </w:rPr>
        <w:t>1.</w:t>
      </w:r>
      <w:r>
        <w:rPr>
          <w:sz w:val="22"/>
          <w:szCs w:val="22"/>
        </w:rPr>
        <w:tab/>
        <w:t xml:space="preserve">Smoking is </w:t>
      </w:r>
      <w:proofErr w:type="gramStart"/>
      <w:r>
        <w:rPr>
          <w:sz w:val="22"/>
          <w:szCs w:val="22"/>
        </w:rPr>
        <w:t>prohibited inside the foster care home at all times</w:t>
      </w:r>
      <w:proofErr w:type="gramEnd"/>
      <w:r>
        <w:rPr>
          <w:sz w:val="22"/>
          <w:szCs w:val="22"/>
        </w:rPr>
        <w:t xml:space="preserve"> when a child/youth is in placement in the home.</w:t>
      </w:r>
    </w:p>
    <w:p w14:paraId="1D374A50" w14:textId="4FEE5359" w:rsidR="007E1323" w:rsidRDefault="007E1323" w:rsidP="007E1323">
      <w:pPr>
        <w:spacing w:after="200" w:line="276" w:lineRule="auto"/>
        <w:ind w:left="1440" w:right="-720" w:hanging="720"/>
        <w:rPr>
          <w:sz w:val="22"/>
          <w:szCs w:val="22"/>
        </w:rPr>
      </w:pPr>
      <w:r>
        <w:rPr>
          <w:sz w:val="22"/>
          <w:szCs w:val="22"/>
        </w:rPr>
        <w:t>2.</w:t>
      </w:r>
      <w:r>
        <w:rPr>
          <w:sz w:val="22"/>
          <w:szCs w:val="22"/>
        </w:rPr>
        <w:tab/>
        <w:t xml:space="preserve">Smoking is prohibited in a foster </w:t>
      </w:r>
      <w:proofErr w:type="spellStart"/>
      <w:r>
        <w:rPr>
          <w:sz w:val="22"/>
          <w:szCs w:val="22"/>
        </w:rPr>
        <w:t>parent’s</w:t>
      </w:r>
      <w:proofErr w:type="spellEnd"/>
      <w:r>
        <w:rPr>
          <w:sz w:val="22"/>
          <w:szCs w:val="22"/>
        </w:rPr>
        <w:t xml:space="preserve">, alternative </w:t>
      </w:r>
      <w:proofErr w:type="gramStart"/>
      <w:r>
        <w:rPr>
          <w:sz w:val="22"/>
          <w:szCs w:val="22"/>
        </w:rPr>
        <w:t>care’s</w:t>
      </w:r>
      <w:proofErr w:type="gramEnd"/>
      <w:r>
        <w:rPr>
          <w:sz w:val="22"/>
          <w:szCs w:val="22"/>
        </w:rPr>
        <w:t xml:space="preserve">, or substitute caregiver’s vehicle when a child/youth </w:t>
      </w:r>
      <w:proofErr w:type="gramStart"/>
      <w:r>
        <w:rPr>
          <w:sz w:val="22"/>
          <w:szCs w:val="22"/>
        </w:rPr>
        <w:t>is in placement</w:t>
      </w:r>
      <w:proofErr w:type="gramEnd"/>
      <w:r>
        <w:rPr>
          <w:sz w:val="22"/>
          <w:szCs w:val="22"/>
        </w:rPr>
        <w:t xml:space="preserve"> in the foster care home.</w:t>
      </w:r>
    </w:p>
    <w:p w14:paraId="7A3997DA" w14:textId="3C415982" w:rsidR="007E1323" w:rsidRDefault="007E1323" w:rsidP="007E1323">
      <w:pPr>
        <w:spacing w:after="200" w:line="276" w:lineRule="auto"/>
        <w:ind w:left="1440" w:right="-720" w:hanging="720"/>
        <w:rPr>
          <w:sz w:val="22"/>
          <w:szCs w:val="22"/>
        </w:rPr>
      </w:pPr>
      <w:r>
        <w:rPr>
          <w:sz w:val="22"/>
          <w:szCs w:val="22"/>
        </w:rPr>
        <w:t>***</w:t>
      </w:r>
    </w:p>
    <w:p w14:paraId="34486430" w14:textId="2D0C3F66" w:rsidR="007E1323" w:rsidRDefault="007E1323" w:rsidP="007E1323">
      <w:pPr>
        <w:spacing w:after="200" w:line="276" w:lineRule="auto"/>
        <w:ind w:left="720" w:right="-720" w:hanging="720"/>
        <w:rPr>
          <w:sz w:val="22"/>
          <w:szCs w:val="22"/>
        </w:rPr>
      </w:pPr>
      <w:r>
        <w:rPr>
          <w:sz w:val="22"/>
          <w:szCs w:val="22"/>
        </w:rPr>
        <w:t>J.</w:t>
      </w:r>
      <w:r>
        <w:rPr>
          <w:sz w:val="22"/>
          <w:szCs w:val="22"/>
        </w:rPr>
        <w:tab/>
        <w:t xml:space="preserve">The financial resources of the foster parent(s) must be </w:t>
      </w:r>
      <w:proofErr w:type="gramStart"/>
      <w:r>
        <w:rPr>
          <w:sz w:val="22"/>
          <w:szCs w:val="22"/>
        </w:rPr>
        <w:t>adequate enough</w:t>
      </w:r>
      <w:proofErr w:type="gramEnd"/>
      <w:r>
        <w:rPr>
          <w:sz w:val="22"/>
          <w:szCs w:val="22"/>
        </w:rPr>
        <w:t xml:space="preserve"> to meet the basic needs of the foster parent(s) and to assure that the home where the care is provided is maintained in safe repair and in conformity with standards and that the requirements of these regulations can be fulfilled.</w:t>
      </w:r>
    </w:p>
    <w:p w14:paraId="4E2245FE" w14:textId="0F38F698" w:rsidR="007E1323" w:rsidRDefault="007E1323" w:rsidP="007E1323">
      <w:pPr>
        <w:spacing w:after="200" w:line="276" w:lineRule="auto"/>
        <w:ind w:left="720" w:right="-720" w:hanging="720"/>
        <w:rPr>
          <w:sz w:val="22"/>
          <w:szCs w:val="22"/>
        </w:rPr>
      </w:pPr>
      <w:r>
        <w:rPr>
          <w:sz w:val="22"/>
          <w:szCs w:val="22"/>
        </w:rPr>
        <w:t>K.</w:t>
      </w:r>
      <w:r>
        <w:rPr>
          <w:sz w:val="22"/>
          <w:szCs w:val="22"/>
        </w:rPr>
        <w:tab/>
        <w:t>A certificate must not be renewed for a foster care home unless the applicant has demonstrated the ability to maintain records pertaining to children/youth, including records required by statute or regulations.</w:t>
      </w:r>
    </w:p>
    <w:p w14:paraId="271F9102" w14:textId="0AD74893" w:rsidR="00327F2E" w:rsidRDefault="007E1323" w:rsidP="007E510C">
      <w:pPr>
        <w:spacing w:after="200" w:line="276" w:lineRule="auto"/>
        <w:ind w:left="720" w:right="-720" w:hanging="720"/>
        <w:rPr>
          <w:sz w:val="22"/>
          <w:szCs w:val="22"/>
        </w:rPr>
      </w:pPr>
      <w:r>
        <w:rPr>
          <w:sz w:val="22"/>
          <w:szCs w:val="22"/>
        </w:rPr>
        <w:t>L.</w:t>
      </w:r>
      <w:r>
        <w:rPr>
          <w:sz w:val="22"/>
          <w:szCs w:val="22"/>
        </w:rPr>
        <w:tab/>
        <w:t>Each foster parent must have a health assessment within one (1) year prior to certification and thereafter as required, in writing, by a licensed health care provider.</w:t>
      </w:r>
      <w:r w:rsidR="007E510C">
        <w:rPr>
          <w:sz w:val="22"/>
          <w:szCs w:val="22"/>
        </w:rPr>
        <w:t xml:space="preserve"> The reports of the medical examinations must be dated and signed by the licensed health care provider and must be provided to the certifying authority. Reports must include a statement of the evaluation of the person’s physical ability to care for children/youth. The assessment is valid for a maximum of three (3) years. If the foster parent has an identified medical health issue that may</w:t>
      </w:r>
      <w:r w:rsidR="00516CE3">
        <w:rPr>
          <w:sz w:val="22"/>
          <w:szCs w:val="22"/>
        </w:rPr>
        <w:t xml:space="preserve"> require accommodations, this must be documented in the foster parent’s file, and accommodations must be in place to minimize the impact of the condition</w:t>
      </w:r>
      <w:r w:rsidR="007E510C">
        <w:rPr>
          <w:sz w:val="22"/>
          <w:szCs w:val="22"/>
        </w:rPr>
        <w:t>.</w:t>
      </w:r>
    </w:p>
    <w:p w14:paraId="74668F63" w14:textId="4B2E8B2E" w:rsidR="007E510C" w:rsidRDefault="007E510C" w:rsidP="007E510C">
      <w:pPr>
        <w:spacing w:after="200" w:line="276" w:lineRule="auto"/>
        <w:ind w:left="1440" w:right="-720" w:hanging="720"/>
        <w:rPr>
          <w:sz w:val="22"/>
          <w:szCs w:val="22"/>
        </w:rPr>
      </w:pPr>
      <w:r>
        <w:rPr>
          <w:sz w:val="22"/>
          <w:szCs w:val="22"/>
        </w:rPr>
        <w:t>1.</w:t>
      </w:r>
      <w:r>
        <w:rPr>
          <w:sz w:val="22"/>
          <w:szCs w:val="22"/>
        </w:rPr>
        <w:tab/>
        <w:t>If the foster parent is providing care for infant(s) under six (6) months of age, the foster parent must be current on influenza and pertussis vaccinations and must have medical documentation regarding the vaccinations. A medical exemption is allowed when an individual has a medical condition that prevents them from receiving a vaccine. A non-medical exemption is allowed when an individual has religious beliefs whose teachings are opposed to immunizations or a personal belief that is opposed to immunizations. If an exemption applies, the foster parent must provide a written statement detailing the basis for the applicable exemption to the certifying agency.</w:t>
      </w:r>
    </w:p>
    <w:p w14:paraId="7442E577" w14:textId="249FA080" w:rsidR="007E510C" w:rsidRDefault="007E510C" w:rsidP="007E510C">
      <w:pPr>
        <w:spacing w:after="200" w:line="276" w:lineRule="auto"/>
        <w:ind w:left="720" w:right="-720" w:hanging="720"/>
        <w:rPr>
          <w:sz w:val="22"/>
          <w:szCs w:val="22"/>
        </w:rPr>
      </w:pPr>
      <w:r>
        <w:rPr>
          <w:sz w:val="22"/>
          <w:szCs w:val="22"/>
        </w:rPr>
        <w:t>M.</w:t>
      </w:r>
      <w:r>
        <w:rPr>
          <w:sz w:val="22"/>
          <w:szCs w:val="22"/>
        </w:rPr>
        <w:tab/>
        <w:t>Children/youth of the foster home parent(s) and any other persons not placed by the agency and living in the foster care home must obtain a health assessment from a licensed health care provider verifying that each person suffers from no illness or communicable disease which would adversely affect children/youth in care. The health assessment must be completed within the twelve (12) month period preceding the original full certificate granted to the home. The assessment is valid for a maximum of three (3) years. If the child/youth or household member has an identified medical health issue</w:t>
      </w:r>
      <w:r w:rsidR="00516CE3">
        <w:rPr>
          <w:sz w:val="22"/>
          <w:szCs w:val="22"/>
        </w:rPr>
        <w:t xml:space="preserve"> that may require accommodations, this must be </w:t>
      </w:r>
      <w:r w:rsidR="00516CE3">
        <w:rPr>
          <w:sz w:val="22"/>
          <w:szCs w:val="22"/>
        </w:rPr>
        <w:lastRenderedPageBreak/>
        <w:t>documented in the foster parent’s file, and accommodations must be in place to minimize the impact of the condition</w:t>
      </w:r>
      <w:r>
        <w:rPr>
          <w:sz w:val="22"/>
          <w:szCs w:val="22"/>
        </w:rPr>
        <w:t>.</w:t>
      </w:r>
    </w:p>
    <w:p w14:paraId="10BD897E" w14:textId="41A60148" w:rsidR="007E510C" w:rsidRDefault="007E510C" w:rsidP="007E510C">
      <w:pPr>
        <w:spacing w:after="200" w:line="276" w:lineRule="auto"/>
        <w:ind w:left="720" w:right="-720" w:hanging="720"/>
        <w:rPr>
          <w:sz w:val="22"/>
          <w:szCs w:val="22"/>
        </w:rPr>
      </w:pPr>
      <w:r>
        <w:rPr>
          <w:sz w:val="22"/>
          <w:szCs w:val="22"/>
        </w:rPr>
        <w:t>N.</w:t>
      </w:r>
      <w:r>
        <w:rPr>
          <w:sz w:val="22"/>
          <w:szCs w:val="22"/>
        </w:rPr>
        <w:tab/>
      </w:r>
      <w:r w:rsidR="004B1D02">
        <w:rPr>
          <w:sz w:val="22"/>
          <w:szCs w:val="22"/>
        </w:rPr>
        <w:t xml:space="preserve">Applicants and other adults in the home must not use illegal substances under state law, may use legal prescription medications as prescribed by a licensed healthcare professional, and may use over the counter medications as recommended by the manufacturer or </w:t>
      </w:r>
      <w:r w:rsidR="005D5492">
        <w:rPr>
          <w:sz w:val="22"/>
          <w:szCs w:val="22"/>
        </w:rPr>
        <w:t>a</w:t>
      </w:r>
      <w:r w:rsidR="004B1D02">
        <w:rPr>
          <w:sz w:val="22"/>
          <w:szCs w:val="22"/>
        </w:rPr>
        <w:t xml:space="preserve"> licensed health care professional. </w:t>
      </w:r>
    </w:p>
    <w:p w14:paraId="3B3CAA56" w14:textId="2069DB25" w:rsidR="004B1D02" w:rsidRDefault="004B1D02" w:rsidP="007E510C">
      <w:pPr>
        <w:spacing w:after="200" w:line="276" w:lineRule="auto"/>
        <w:ind w:left="720" w:right="-720" w:hanging="720"/>
        <w:rPr>
          <w:sz w:val="22"/>
          <w:szCs w:val="22"/>
        </w:rPr>
      </w:pPr>
      <w:r>
        <w:rPr>
          <w:sz w:val="22"/>
          <w:szCs w:val="22"/>
        </w:rPr>
        <w:t>O.</w:t>
      </w:r>
      <w:r>
        <w:rPr>
          <w:sz w:val="22"/>
          <w:szCs w:val="22"/>
        </w:rPr>
        <w:tab/>
        <w:t xml:space="preserve">The use of any substances must not inhibit the </w:t>
      </w:r>
      <w:r w:rsidR="00B1532A">
        <w:rPr>
          <w:sz w:val="22"/>
          <w:szCs w:val="22"/>
        </w:rPr>
        <w:t xml:space="preserve">ability to provide care that is consistent with the needs of the child/youth by the </w:t>
      </w:r>
      <w:r>
        <w:rPr>
          <w:sz w:val="22"/>
          <w:szCs w:val="22"/>
        </w:rPr>
        <w:t>foster parent or other adults in the home</w:t>
      </w:r>
      <w:r w:rsidR="00B1532A">
        <w:rPr>
          <w:sz w:val="22"/>
          <w:szCs w:val="22"/>
        </w:rPr>
        <w:t>.</w:t>
      </w:r>
    </w:p>
    <w:p w14:paraId="7E6FE2DA" w14:textId="3432B496" w:rsidR="004B1D02" w:rsidRDefault="004B1D02" w:rsidP="007E510C">
      <w:pPr>
        <w:spacing w:after="200" w:line="276" w:lineRule="auto"/>
        <w:ind w:left="720" w:right="-720" w:hanging="720"/>
        <w:rPr>
          <w:sz w:val="22"/>
          <w:szCs w:val="22"/>
        </w:rPr>
      </w:pPr>
      <w:r>
        <w:rPr>
          <w:sz w:val="22"/>
          <w:szCs w:val="22"/>
        </w:rPr>
        <w:t>P.</w:t>
      </w:r>
      <w:r>
        <w:rPr>
          <w:sz w:val="22"/>
          <w:szCs w:val="22"/>
        </w:rPr>
        <w:tab/>
        <w:t xml:space="preserve">A foster parent must be able to communicate sufficiently to provide care for the child/youth, including the ability to communicate with the guardian ad litem (GAL), counsel for youth (CFY), caseworker, and other members of the child’s/youth’s team. If needed, a foster parent may use an interpreter to assist. A child/youth may not be used to </w:t>
      </w:r>
      <w:proofErr w:type="gramStart"/>
      <w:r>
        <w:rPr>
          <w:sz w:val="22"/>
          <w:szCs w:val="22"/>
        </w:rPr>
        <w:t>interpret</w:t>
      </w:r>
      <w:proofErr w:type="gramEnd"/>
      <w:r>
        <w:rPr>
          <w:sz w:val="22"/>
          <w:szCs w:val="22"/>
        </w:rPr>
        <w:t xml:space="preserve">. The need for an interpreter must be documented in the home study and updated annually. </w:t>
      </w:r>
    </w:p>
    <w:p w14:paraId="4C449614" w14:textId="439D30AF" w:rsidR="00A1330C" w:rsidRDefault="00A1330C" w:rsidP="007E510C">
      <w:pPr>
        <w:spacing w:after="200" w:line="276" w:lineRule="auto"/>
        <w:ind w:left="720" w:right="-720" w:hanging="720"/>
        <w:rPr>
          <w:sz w:val="22"/>
          <w:szCs w:val="22"/>
        </w:rPr>
      </w:pPr>
      <w:r>
        <w:rPr>
          <w:sz w:val="22"/>
          <w:szCs w:val="22"/>
        </w:rPr>
        <w:t>Q.</w:t>
      </w:r>
      <w:r>
        <w:rPr>
          <w:sz w:val="22"/>
          <w:szCs w:val="22"/>
        </w:rPr>
        <w:tab/>
        <w:t xml:space="preserve">A foster parent must be able to read and comprehend the instructions for the child’s/youth’s medical and mental health requirements, including but not limited to, prescription medications and the licensed health care professional’s instructions. A foster parent may use an interpreter to assist. A child/youth may not be used to </w:t>
      </w:r>
      <w:proofErr w:type="gramStart"/>
      <w:r>
        <w:rPr>
          <w:sz w:val="22"/>
          <w:szCs w:val="22"/>
        </w:rPr>
        <w:t>interpret</w:t>
      </w:r>
      <w:proofErr w:type="gramEnd"/>
      <w:r>
        <w:rPr>
          <w:sz w:val="22"/>
          <w:szCs w:val="22"/>
        </w:rPr>
        <w:t>. The need for an interpreter must be documented in the home study and updated annually.</w:t>
      </w:r>
    </w:p>
    <w:p w14:paraId="147A9FEF" w14:textId="41F11FB9" w:rsidR="00A1330C" w:rsidRDefault="00A1330C" w:rsidP="007E510C">
      <w:pPr>
        <w:spacing w:after="200" w:line="276" w:lineRule="auto"/>
        <w:ind w:left="720" w:right="-720" w:hanging="720"/>
        <w:rPr>
          <w:sz w:val="22"/>
          <w:szCs w:val="22"/>
        </w:rPr>
      </w:pPr>
      <w:r>
        <w:rPr>
          <w:sz w:val="22"/>
          <w:szCs w:val="22"/>
        </w:rPr>
        <w:t>R.</w:t>
      </w:r>
      <w:r>
        <w:rPr>
          <w:sz w:val="22"/>
          <w:szCs w:val="22"/>
        </w:rPr>
        <w:tab/>
        <w:t xml:space="preserve">All household members must disclose to the certifying agency their current and historical physical and mental health, including any history of treatment or ongoing treatment information reasonably necessary to assess safety and caregiving capacity, including using an individualized functional approach rather than diagnosis-based screening. Information must be collected and maintained </w:t>
      </w:r>
      <w:proofErr w:type="gramStart"/>
      <w:r>
        <w:rPr>
          <w:sz w:val="22"/>
          <w:szCs w:val="22"/>
        </w:rPr>
        <w:t>consistent</w:t>
      </w:r>
      <w:proofErr w:type="gramEnd"/>
      <w:r>
        <w:rPr>
          <w:sz w:val="22"/>
          <w:szCs w:val="22"/>
        </w:rPr>
        <w:t xml:space="preserve"> with confidentiality requirements. </w:t>
      </w:r>
    </w:p>
    <w:p w14:paraId="29849B32" w14:textId="21475DC4" w:rsidR="00A1330C" w:rsidRDefault="00A1330C" w:rsidP="007E510C">
      <w:pPr>
        <w:spacing w:after="200" w:line="276" w:lineRule="auto"/>
        <w:ind w:left="720" w:right="-720" w:hanging="720"/>
        <w:rPr>
          <w:sz w:val="22"/>
          <w:szCs w:val="22"/>
        </w:rPr>
      </w:pPr>
      <w:r>
        <w:rPr>
          <w:sz w:val="22"/>
          <w:szCs w:val="22"/>
        </w:rPr>
        <w:t>S.</w:t>
      </w:r>
      <w:r>
        <w:rPr>
          <w:sz w:val="22"/>
          <w:szCs w:val="22"/>
        </w:rPr>
        <w:tab/>
        <w:t>All household members must disclose to the certifying agency any history of drug and/or alcohol use, drug and/or alcohol abuse, and/or substance use treatment.</w:t>
      </w:r>
    </w:p>
    <w:p w14:paraId="6B95D656" w14:textId="541ED6F9" w:rsidR="00A1330C" w:rsidRDefault="00A1330C" w:rsidP="007E510C">
      <w:pPr>
        <w:spacing w:after="200" w:line="276" w:lineRule="auto"/>
        <w:ind w:left="720" w:right="-720" w:hanging="720"/>
        <w:rPr>
          <w:sz w:val="22"/>
          <w:szCs w:val="22"/>
        </w:rPr>
      </w:pPr>
      <w:r>
        <w:rPr>
          <w:sz w:val="22"/>
          <w:szCs w:val="22"/>
        </w:rPr>
        <w:t>T.</w:t>
      </w:r>
      <w:r>
        <w:rPr>
          <w:sz w:val="22"/>
          <w:szCs w:val="22"/>
        </w:rPr>
        <w:tab/>
        <w:t xml:space="preserve">If, in the opinion of the licensed health care professional or the home study writer, an emotional or psychological condition or substance use concern exists which may have a negative impact on the care of children/youth, a satisfactory mitigation report must be obtained from a licensed mental health practitioner prior to the issuance of a certificate. </w:t>
      </w:r>
    </w:p>
    <w:p w14:paraId="6CBCC18B" w14:textId="7732FF57" w:rsidR="00EE046A" w:rsidRDefault="00EE046A" w:rsidP="00486289">
      <w:pPr>
        <w:pStyle w:val="Heading2"/>
      </w:pPr>
      <w:r>
        <w:t>7.708.22</w:t>
      </w:r>
      <w:r>
        <w:tab/>
        <w:t>Physical Requirements for Foster Care Homes</w:t>
      </w:r>
    </w:p>
    <w:p w14:paraId="6871FD32" w14:textId="65C03C45" w:rsidR="00EE046A" w:rsidRDefault="002342E8" w:rsidP="002342E8">
      <w:pPr>
        <w:spacing w:after="200" w:line="276" w:lineRule="auto"/>
        <w:ind w:left="720" w:right="-720" w:hanging="720"/>
        <w:rPr>
          <w:sz w:val="22"/>
          <w:szCs w:val="22"/>
        </w:rPr>
      </w:pPr>
      <w:r>
        <w:rPr>
          <w:sz w:val="22"/>
          <w:szCs w:val="22"/>
        </w:rPr>
        <w:t>A.</w:t>
      </w:r>
      <w:r>
        <w:rPr>
          <w:sz w:val="22"/>
          <w:szCs w:val="22"/>
        </w:rPr>
        <w:tab/>
        <w:t xml:space="preserve">Certifying representatives are authorized, but not required, to consult the Colorado Department of Public Health and Environment (CDPHE) or county department of health regarding sanitary standards and to consult local fire departments regarding questions of fire safety. A certificate may be denied </w:t>
      </w:r>
      <w:r w:rsidR="00D95D87">
        <w:rPr>
          <w:sz w:val="22"/>
          <w:szCs w:val="22"/>
        </w:rPr>
        <w:t>or revoked in the event an applicant or licensee refuses to permit an investigation by these authorities if requested by a certifying representative, or if such authority advises that a certificate not be issued.</w:t>
      </w:r>
    </w:p>
    <w:p w14:paraId="2F882761" w14:textId="1FD5CB6A" w:rsidR="00D95D87" w:rsidRDefault="00D95D87" w:rsidP="002342E8">
      <w:pPr>
        <w:spacing w:after="200" w:line="276" w:lineRule="auto"/>
        <w:ind w:left="720" w:right="-720" w:hanging="720"/>
        <w:rPr>
          <w:sz w:val="22"/>
          <w:szCs w:val="22"/>
        </w:rPr>
      </w:pPr>
      <w:r>
        <w:rPr>
          <w:sz w:val="22"/>
          <w:szCs w:val="22"/>
        </w:rPr>
        <w:t>B.</w:t>
      </w:r>
      <w:r>
        <w:rPr>
          <w:sz w:val="22"/>
          <w:szCs w:val="22"/>
        </w:rPr>
        <w:tab/>
        <w:t>The following must be required of all foster care homes:</w:t>
      </w:r>
    </w:p>
    <w:p w14:paraId="7DC60890" w14:textId="2376FDC4" w:rsidR="00D95D87" w:rsidRDefault="00D95D87" w:rsidP="00D95D87">
      <w:pPr>
        <w:spacing w:after="200" w:line="276" w:lineRule="auto"/>
        <w:ind w:left="1440" w:right="-720" w:hanging="720"/>
        <w:rPr>
          <w:sz w:val="22"/>
          <w:szCs w:val="22"/>
        </w:rPr>
      </w:pPr>
      <w:r>
        <w:rPr>
          <w:sz w:val="22"/>
          <w:szCs w:val="22"/>
        </w:rPr>
        <w:lastRenderedPageBreak/>
        <w:t>1.</w:t>
      </w:r>
      <w:r>
        <w:rPr>
          <w:sz w:val="22"/>
          <w:szCs w:val="22"/>
        </w:rPr>
        <w:tab/>
        <w:t xml:space="preserve">Any weapons, including, but not limited to, firearms, tasers, chemical weapons, air rifles, airsoft or BB guns, bows, compound bows, hunting knives, or hunting slingshots, must be unloaded at all times when children/youth in foster care are in the home and must be stored in separate locked containers out of the reach of children/youth. </w:t>
      </w:r>
      <w:r w:rsidR="00BF1BAC">
        <w:rPr>
          <w:sz w:val="22"/>
          <w:szCs w:val="22"/>
        </w:rPr>
        <w:t xml:space="preserve">Ammunition and arrows must be stored in separate locked containers out of the reach of children/youth. </w:t>
      </w:r>
      <w:r>
        <w:rPr>
          <w:sz w:val="22"/>
          <w:szCs w:val="22"/>
        </w:rPr>
        <w:t>Firearms or weapons which are solely ornamental must also follow weapons storage requirements.</w:t>
      </w:r>
      <w:r w:rsidR="00BF1BAC">
        <w:rPr>
          <w:sz w:val="22"/>
          <w:szCs w:val="22"/>
        </w:rPr>
        <w:t xml:space="preserve"> Weapons must not be transported in any vehicle in which children/youth are riding unless the weapons are made inoperable and inaccessible. Law enforcement professionals and federal government officials are exempted from the requirements of this section if conditions of </w:t>
      </w:r>
      <w:proofErr w:type="gramStart"/>
      <w:r w:rsidR="00BF1BAC">
        <w:rPr>
          <w:sz w:val="22"/>
          <w:szCs w:val="22"/>
        </w:rPr>
        <w:t>their employment</w:t>
      </w:r>
      <w:proofErr w:type="gramEnd"/>
      <w:r w:rsidR="00BF1BAC">
        <w:rPr>
          <w:sz w:val="22"/>
          <w:szCs w:val="22"/>
        </w:rPr>
        <w:t xml:space="preserve"> require them to </w:t>
      </w:r>
      <w:proofErr w:type="gramStart"/>
      <w:r w:rsidR="00BF1BAC">
        <w:rPr>
          <w:sz w:val="22"/>
          <w:szCs w:val="22"/>
        </w:rPr>
        <w:t>carry weapons at all times</w:t>
      </w:r>
      <w:proofErr w:type="gramEnd"/>
      <w:r w:rsidR="00BF1BAC">
        <w:rPr>
          <w:sz w:val="22"/>
          <w:szCs w:val="22"/>
        </w:rPr>
        <w:t>.</w:t>
      </w:r>
    </w:p>
    <w:p w14:paraId="28F11084" w14:textId="7A2BBBEC" w:rsidR="00141636" w:rsidRDefault="00141636" w:rsidP="00D95D87">
      <w:pPr>
        <w:spacing w:after="200" w:line="276" w:lineRule="auto"/>
        <w:ind w:left="1440" w:right="-720" w:hanging="720"/>
        <w:rPr>
          <w:sz w:val="22"/>
          <w:szCs w:val="22"/>
        </w:rPr>
      </w:pPr>
      <w:r>
        <w:rPr>
          <w:sz w:val="22"/>
          <w:szCs w:val="22"/>
        </w:rPr>
        <w:t>2.</w:t>
      </w:r>
      <w:r>
        <w:rPr>
          <w:sz w:val="22"/>
          <w:szCs w:val="22"/>
        </w:rPr>
        <w:tab/>
        <w:t>A foster care home may only be used for rental income if the portion of the home and/or property being rented is entirely separate from the home where children/youth in foster care are to reside. There must not be any shared living spaces, entrances, or exits. No business of a nature which might be hazardous to the health, safety, morals, or welfare of children/youth in foster care may be operated on the premises of the foster care home.</w:t>
      </w:r>
    </w:p>
    <w:p w14:paraId="3F88D242" w14:textId="28F67BA2" w:rsidR="00327F2E" w:rsidRDefault="00141636" w:rsidP="00141636">
      <w:pPr>
        <w:spacing w:after="200" w:line="276" w:lineRule="auto"/>
        <w:ind w:left="1440" w:right="-720" w:hanging="720"/>
        <w:rPr>
          <w:sz w:val="22"/>
          <w:szCs w:val="22"/>
        </w:rPr>
      </w:pPr>
      <w:r>
        <w:rPr>
          <w:sz w:val="22"/>
          <w:szCs w:val="22"/>
        </w:rPr>
        <w:t>3.</w:t>
      </w:r>
      <w:r>
        <w:rPr>
          <w:sz w:val="22"/>
          <w:szCs w:val="22"/>
        </w:rPr>
        <w:tab/>
        <w:t xml:space="preserve">There must be an outdoor play space free from hazards and not less than seventy-five (75) square feet per child/youth in care who is between twelve (12) months and five (5) years of age. </w:t>
      </w:r>
      <w:r w:rsidR="005D5492">
        <w:rPr>
          <w:sz w:val="22"/>
          <w:szCs w:val="22"/>
        </w:rPr>
        <w:t xml:space="preserve">This may be privately or publicly available space such as a backyard or park. </w:t>
      </w:r>
      <w:r>
        <w:rPr>
          <w:sz w:val="22"/>
          <w:szCs w:val="22"/>
        </w:rPr>
        <w:t>Outdoor play must be supervised by the foster care parent(s) or designee, and a specific plan for how safety is to be assured must be documented in the file. Adaptive recreation and/or adaptive recreation opportunities must be provided to those children/youth with required accommodations and to comply with the Americans with Disabilities Act, as incorporated by reference in Section 7.701.14.</w:t>
      </w:r>
    </w:p>
    <w:p w14:paraId="57F57C74" w14:textId="047C73A7" w:rsidR="00141636" w:rsidRDefault="00141636" w:rsidP="00141636">
      <w:pPr>
        <w:spacing w:after="200" w:line="276" w:lineRule="auto"/>
        <w:ind w:left="1440" w:right="-720" w:hanging="720"/>
        <w:rPr>
          <w:sz w:val="22"/>
          <w:szCs w:val="22"/>
        </w:rPr>
      </w:pPr>
      <w:r>
        <w:rPr>
          <w:sz w:val="22"/>
          <w:szCs w:val="22"/>
        </w:rPr>
        <w:t>4.</w:t>
      </w:r>
      <w:r>
        <w:rPr>
          <w:sz w:val="22"/>
          <w:szCs w:val="22"/>
        </w:rPr>
        <w:tab/>
      </w:r>
      <w:r w:rsidR="0043239D">
        <w:rPr>
          <w:sz w:val="22"/>
          <w:szCs w:val="22"/>
        </w:rPr>
        <w:t>At least thirty-five (35) square feet of usable, indoor space must be available for each child/youth excluding hallways, bathrooms, and sleeping areas. However, when a sibling group is placed together in a single foster home, a variance from the minimum space standards is permitted. All floor space must have carpets, tile, wood, or a smooth finish, which may be easily cleaned. Interior walls must be constructed of solid material and be free from holes. Unfinished basements must be inaccessible to children/youth when safety hazards are present.</w:t>
      </w:r>
    </w:p>
    <w:p w14:paraId="5D573199" w14:textId="1317123D" w:rsidR="0043239D" w:rsidRDefault="0043239D" w:rsidP="00141636">
      <w:pPr>
        <w:spacing w:after="200" w:line="276" w:lineRule="auto"/>
        <w:ind w:left="1440" w:right="-720" w:hanging="720"/>
        <w:rPr>
          <w:sz w:val="22"/>
          <w:szCs w:val="22"/>
        </w:rPr>
      </w:pPr>
      <w:r>
        <w:rPr>
          <w:sz w:val="22"/>
          <w:szCs w:val="22"/>
        </w:rPr>
        <w:t>5.</w:t>
      </w:r>
      <w:r>
        <w:rPr>
          <w:sz w:val="22"/>
          <w:szCs w:val="22"/>
        </w:rPr>
        <w:tab/>
      </w:r>
      <w:r w:rsidR="00C94099">
        <w:rPr>
          <w:sz w:val="22"/>
          <w:szCs w:val="22"/>
        </w:rPr>
        <w:t>In addition to the nighttime care requirements in Section 7.708.31.G, a</w:t>
      </w:r>
      <w:r>
        <w:rPr>
          <w:sz w:val="22"/>
          <w:szCs w:val="22"/>
        </w:rPr>
        <w:t xml:space="preserve"> child/youth must sleep in a crib or bed in a clean room which is not customarily used for other purposes such as a kitchen, dining room, hallway, or bathroom. There must be no more than four (4) children/youth in any bedroom. In sleeping rooms that accommodate two (2) to four (4) children/youth, forty (40) square feet of floor space per child/youth must be provided. Each bedroom for single occupancy must have a minimum of eighty (80) square feet of floor space. Written documentation of square footage measurements of each sleeping area must be in the foster care home</w:t>
      </w:r>
      <w:r w:rsidR="00074DA7">
        <w:rPr>
          <w:sz w:val="22"/>
          <w:szCs w:val="22"/>
        </w:rPr>
        <w:t>’s</w:t>
      </w:r>
      <w:r>
        <w:rPr>
          <w:sz w:val="22"/>
          <w:szCs w:val="22"/>
        </w:rPr>
        <w:t xml:space="preserve"> file.</w:t>
      </w:r>
    </w:p>
    <w:p w14:paraId="73A3DF1C" w14:textId="77777777" w:rsidR="002731D5" w:rsidRDefault="0043239D" w:rsidP="008E42CD">
      <w:pPr>
        <w:spacing w:after="200" w:line="276" w:lineRule="auto"/>
        <w:ind w:left="1440" w:right="-720" w:hanging="720"/>
        <w:rPr>
          <w:sz w:val="22"/>
          <w:szCs w:val="22"/>
        </w:rPr>
      </w:pPr>
      <w:r>
        <w:rPr>
          <w:sz w:val="22"/>
          <w:szCs w:val="22"/>
        </w:rPr>
        <w:t>6.</w:t>
      </w:r>
      <w:r>
        <w:rPr>
          <w:sz w:val="22"/>
          <w:szCs w:val="22"/>
        </w:rPr>
        <w:tab/>
        <w:t xml:space="preserve">Exterior doors must be maintained in such a manner which would </w:t>
      </w:r>
      <w:proofErr w:type="gramStart"/>
      <w:r>
        <w:rPr>
          <w:sz w:val="22"/>
          <w:szCs w:val="22"/>
        </w:rPr>
        <w:t>permit free and unobstructed egress from all parts of the home at all times</w:t>
      </w:r>
      <w:proofErr w:type="gramEnd"/>
      <w:r>
        <w:rPr>
          <w:sz w:val="22"/>
          <w:szCs w:val="22"/>
        </w:rPr>
        <w:t xml:space="preserve">. Interior doors must be </w:t>
      </w:r>
      <w:r>
        <w:rPr>
          <w:sz w:val="22"/>
          <w:szCs w:val="22"/>
        </w:rPr>
        <w:lastRenderedPageBreak/>
        <w:t xml:space="preserve">designed to prevent children/youth from being trapped. No lock or fastening device to prevent free escape from the inside of any room or building can be installed unless for purposes of childproofing and dependent upon the age and/or developmental abilities of the child. </w:t>
      </w:r>
      <w:r w:rsidR="008E42CD">
        <w:rPr>
          <w:sz w:val="22"/>
          <w:szCs w:val="22"/>
        </w:rPr>
        <w:t>Any change to the exterior doors which would limit use of an egress must be approved by the certifying agency and communicated to the children/youth in the home prior to taking effect.</w:t>
      </w:r>
    </w:p>
    <w:p w14:paraId="037618C3" w14:textId="0B358A3A" w:rsidR="002731D5" w:rsidRDefault="002731D5" w:rsidP="008E42CD">
      <w:pPr>
        <w:spacing w:after="200" w:line="276" w:lineRule="auto"/>
        <w:ind w:left="1440" w:right="-720" w:hanging="720"/>
        <w:rPr>
          <w:sz w:val="22"/>
          <w:szCs w:val="22"/>
        </w:rPr>
      </w:pPr>
      <w:r>
        <w:rPr>
          <w:sz w:val="22"/>
          <w:szCs w:val="22"/>
        </w:rPr>
        <w:t>7.</w:t>
      </w:r>
      <w:r>
        <w:rPr>
          <w:sz w:val="22"/>
          <w:szCs w:val="22"/>
        </w:rPr>
        <w:tab/>
        <w:t xml:space="preserve">A basement which will be used regularly in the care of children/youth must be equipped with more than one (1) exit. </w:t>
      </w:r>
      <w:r w:rsidR="001E73D4">
        <w:rPr>
          <w:sz w:val="22"/>
          <w:szCs w:val="22"/>
        </w:rPr>
        <w:t>One exit must be accessible by door, and the additional exit may be a</w:t>
      </w:r>
      <w:r>
        <w:rPr>
          <w:sz w:val="22"/>
          <w:szCs w:val="22"/>
        </w:rPr>
        <w:t>n accessible window.</w:t>
      </w:r>
    </w:p>
    <w:p w14:paraId="2400E19D" w14:textId="1DF9147D" w:rsidR="00327F2E" w:rsidRDefault="002731D5" w:rsidP="002731D5">
      <w:pPr>
        <w:spacing w:after="200" w:line="276" w:lineRule="auto"/>
        <w:ind w:left="1440" w:right="-720" w:hanging="720"/>
        <w:rPr>
          <w:color w:val="FF0000"/>
          <w:sz w:val="22"/>
          <w:szCs w:val="22"/>
        </w:rPr>
      </w:pPr>
      <w:r>
        <w:rPr>
          <w:sz w:val="22"/>
          <w:szCs w:val="22"/>
        </w:rPr>
        <w:t>8.</w:t>
      </w:r>
      <w:r>
        <w:rPr>
          <w:sz w:val="22"/>
          <w:szCs w:val="22"/>
        </w:rPr>
        <w:tab/>
        <w:t>The foster care home must have a kitchen with a sink that has an operating faucet, refrigerator, stove, and oven, or a way to heat and/or reheat food. Provisions must be made for the washing, rinsing, and storing of dishes in a safe and sanitary manner.</w:t>
      </w:r>
      <w:r w:rsidR="00327F2E" w:rsidRPr="006B41F7">
        <w:rPr>
          <w:color w:val="FF0000"/>
          <w:sz w:val="22"/>
          <w:szCs w:val="22"/>
        </w:rPr>
        <w:t xml:space="preserve"> </w:t>
      </w:r>
      <w:bookmarkStart w:id="3" w:name="_Hlk221615827"/>
    </w:p>
    <w:p w14:paraId="73812D16" w14:textId="7E298A6C" w:rsidR="002731D5" w:rsidRDefault="002731D5" w:rsidP="002731D5">
      <w:pPr>
        <w:spacing w:after="200" w:line="276" w:lineRule="auto"/>
        <w:ind w:left="1440" w:right="-720" w:hanging="720"/>
        <w:rPr>
          <w:sz w:val="22"/>
          <w:szCs w:val="22"/>
        </w:rPr>
      </w:pPr>
      <w:r>
        <w:rPr>
          <w:sz w:val="22"/>
          <w:szCs w:val="22"/>
        </w:rPr>
        <w:t>9.</w:t>
      </w:r>
      <w:r>
        <w:rPr>
          <w:sz w:val="22"/>
          <w:szCs w:val="22"/>
        </w:rPr>
        <w:tab/>
        <w:t>The foster care home must have at least one (1) operating toilet, sink, and a bathtub and/or shower. Provisions must be made for the privacy of the toilet, bathtub, and/or shower.</w:t>
      </w:r>
    </w:p>
    <w:p w14:paraId="01770D4D" w14:textId="3DD1AF0A" w:rsidR="002731D5" w:rsidRDefault="002731D5" w:rsidP="002731D5">
      <w:pPr>
        <w:spacing w:after="200" w:line="276" w:lineRule="auto"/>
        <w:ind w:left="1440" w:right="-720" w:hanging="720"/>
        <w:rPr>
          <w:sz w:val="22"/>
          <w:szCs w:val="22"/>
        </w:rPr>
      </w:pPr>
      <w:r>
        <w:rPr>
          <w:sz w:val="22"/>
          <w:szCs w:val="22"/>
        </w:rPr>
        <w:t>10.</w:t>
      </w:r>
      <w:r>
        <w:rPr>
          <w:sz w:val="22"/>
          <w:szCs w:val="22"/>
        </w:rPr>
        <w:tab/>
        <w:t>Mobile homes used as foster care homes must have at least two (2) exits, be skirted, and properly installed and stabilized.</w:t>
      </w:r>
    </w:p>
    <w:p w14:paraId="066E0328" w14:textId="30CB3A7C" w:rsidR="002731D5" w:rsidRDefault="002731D5" w:rsidP="002731D5">
      <w:pPr>
        <w:spacing w:after="200" w:line="276" w:lineRule="auto"/>
        <w:ind w:left="1440" w:right="-720" w:hanging="720"/>
        <w:rPr>
          <w:sz w:val="22"/>
          <w:szCs w:val="22"/>
        </w:rPr>
      </w:pPr>
      <w:r>
        <w:rPr>
          <w:sz w:val="22"/>
          <w:szCs w:val="22"/>
        </w:rPr>
        <w:t>11.</w:t>
      </w:r>
      <w:r>
        <w:rPr>
          <w:sz w:val="22"/>
          <w:szCs w:val="22"/>
        </w:rPr>
        <w:tab/>
        <w:t>If there is a trampoline on the foster care home property, safety issues regarding its use must be agreed upon with the foster parents and addressed in writing in the file.</w:t>
      </w:r>
    </w:p>
    <w:p w14:paraId="3BB87F86" w14:textId="35515693" w:rsidR="002731D5" w:rsidRDefault="002731D5" w:rsidP="002731D5">
      <w:pPr>
        <w:spacing w:after="200" w:line="276" w:lineRule="auto"/>
        <w:ind w:left="1440" w:right="-720" w:hanging="720"/>
        <w:rPr>
          <w:sz w:val="22"/>
          <w:szCs w:val="22"/>
        </w:rPr>
      </w:pPr>
      <w:r>
        <w:rPr>
          <w:sz w:val="22"/>
          <w:szCs w:val="22"/>
        </w:rPr>
        <w:t>12</w:t>
      </w:r>
      <w:proofErr w:type="gramStart"/>
      <w:r>
        <w:rPr>
          <w:sz w:val="22"/>
          <w:szCs w:val="22"/>
        </w:rPr>
        <w:t xml:space="preserve">. </w:t>
      </w:r>
      <w:r>
        <w:rPr>
          <w:sz w:val="22"/>
          <w:szCs w:val="22"/>
        </w:rPr>
        <w:tab/>
        <w:t>Safety</w:t>
      </w:r>
      <w:proofErr w:type="gramEnd"/>
      <w:r>
        <w:rPr>
          <w:sz w:val="22"/>
          <w:szCs w:val="22"/>
        </w:rPr>
        <w:t xml:space="preserve"> issues related to swimming pools, hot tubs, spas, temporary wading pools, ponds, or other water features on the property must be assessed by the certification worker, any state or local requirements addressed by the county or state health department as necessary and documented in the file.</w:t>
      </w:r>
    </w:p>
    <w:p w14:paraId="15FFBE8F" w14:textId="6DF39235" w:rsidR="00135B1E" w:rsidRDefault="00135B1E" w:rsidP="00135B1E">
      <w:pPr>
        <w:spacing w:after="200" w:line="276" w:lineRule="auto"/>
        <w:ind w:left="2160" w:right="-720" w:hanging="720"/>
        <w:rPr>
          <w:sz w:val="22"/>
          <w:szCs w:val="22"/>
        </w:rPr>
      </w:pPr>
      <w:r>
        <w:rPr>
          <w:sz w:val="22"/>
          <w:szCs w:val="22"/>
        </w:rPr>
        <w:t>a.</w:t>
      </w:r>
      <w:r>
        <w:rPr>
          <w:sz w:val="22"/>
          <w:szCs w:val="22"/>
        </w:rPr>
        <w:tab/>
        <w:t>Use and/or access to swimming pools, including in-ground, on-ground, and above-ground models, hot tubs, and spas must be safe, appropriate, hazard-free, and consistent with the age, development, and abilities of the children/youth in the foster care home.</w:t>
      </w:r>
    </w:p>
    <w:p w14:paraId="1E6E5888" w14:textId="3A543270" w:rsidR="00135B1E" w:rsidRDefault="00135B1E" w:rsidP="00135B1E">
      <w:pPr>
        <w:spacing w:after="200" w:line="276" w:lineRule="auto"/>
        <w:ind w:left="2160" w:right="-720" w:hanging="720"/>
        <w:rPr>
          <w:sz w:val="22"/>
          <w:szCs w:val="22"/>
        </w:rPr>
      </w:pPr>
      <w:r>
        <w:rPr>
          <w:sz w:val="22"/>
          <w:szCs w:val="22"/>
        </w:rPr>
        <w:t>b.</w:t>
      </w:r>
      <w:r>
        <w:rPr>
          <w:sz w:val="22"/>
          <w:szCs w:val="22"/>
        </w:rPr>
        <w:tab/>
        <w:t>In-ground, on-ground, and above-ground swimming pools must meet state or local safety requirements and demonstrate compliance with recommendations from the Consumer Product Safety Commission. Swimming pools must meet the following requirements to ensure they are safe and hazard free.</w:t>
      </w:r>
    </w:p>
    <w:p w14:paraId="60978236" w14:textId="5FEA8BAF" w:rsidR="00135B1E" w:rsidRDefault="00135B1E" w:rsidP="00135B1E">
      <w:pPr>
        <w:spacing w:after="200" w:line="276" w:lineRule="auto"/>
        <w:ind w:left="2880" w:right="-720" w:hanging="720"/>
        <w:rPr>
          <w:sz w:val="22"/>
          <w:szCs w:val="22"/>
        </w:rPr>
      </w:pPr>
      <w:r>
        <w:rPr>
          <w:sz w:val="22"/>
          <w:szCs w:val="22"/>
        </w:rPr>
        <w:t>1.</w:t>
      </w:r>
      <w:r>
        <w:rPr>
          <w:sz w:val="22"/>
          <w:szCs w:val="22"/>
        </w:rPr>
        <w:tab/>
        <w:t>Swimming pools must have a barrier on all sides or a locking retractable cover.</w:t>
      </w:r>
    </w:p>
    <w:p w14:paraId="76E304C2" w14:textId="27FB6CD4" w:rsidR="00135B1E" w:rsidRDefault="00135B1E" w:rsidP="00135B1E">
      <w:pPr>
        <w:spacing w:after="200" w:line="276" w:lineRule="auto"/>
        <w:ind w:left="2880" w:right="-720" w:hanging="720"/>
        <w:rPr>
          <w:sz w:val="22"/>
          <w:szCs w:val="22"/>
        </w:rPr>
      </w:pPr>
      <w:r>
        <w:rPr>
          <w:sz w:val="22"/>
          <w:szCs w:val="22"/>
        </w:rPr>
        <w:t>2.</w:t>
      </w:r>
      <w:r>
        <w:rPr>
          <w:sz w:val="22"/>
          <w:szCs w:val="22"/>
        </w:rPr>
        <w:tab/>
        <w:t>Swimming pools must have their methods of access through the barrier equipped with a safety device, such as a bolt lock.</w:t>
      </w:r>
    </w:p>
    <w:p w14:paraId="1BA67118" w14:textId="13EADB20" w:rsidR="00327F2E" w:rsidRDefault="00135B1E" w:rsidP="00135B1E">
      <w:pPr>
        <w:spacing w:after="200" w:line="276" w:lineRule="auto"/>
        <w:ind w:left="2880" w:right="-720" w:hanging="720"/>
        <w:rPr>
          <w:sz w:val="22"/>
          <w:szCs w:val="22"/>
        </w:rPr>
      </w:pPr>
      <w:r>
        <w:rPr>
          <w:sz w:val="22"/>
          <w:szCs w:val="22"/>
        </w:rPr>
        <w:lastRenderedPageBreak/>
        <w:t>3.</w:t>
      </w:r>
      <w:r>
        <w:rPr>
          <w:sz w:val="22"/>
          <w:szCs w:val="22"/>
        </w:rPr>
        <w:tab/>
      </w:r>
      <w:bookmarkEnd w:id="3"/>
      <w:r>
        <w:rPr>
          <w:sz w:val="22"/>
          <w:szCs w:val="22"/>
        </w:rPr>
        <w:t>Swimming pools must be equipped with a life-saving device, such as a ring buoy, float, and/or retrieval/extension pole that is available and easily accessible.</w:t>
      </w:r>
    </w:p>
    <w:p w14:paraId="79294146" w14:textId="25221392" w:rsidR="00135B1E" w:rsidRDefault="00135B1E" w:rsidP="00135B1E">
      <w:pPr>
        <w:spacing w:after="200" w:line="276" w:lineRule="auto"/>
        <w:ind w:left="2880" w:right="-720" w:hanging="720"/>
        <w:rPr>
          <w:sz w:val="22"/>
          <w:szCs w:val="22"/>
        </w:rPr>
      </w:pPr>
      <w:r>
        <w:rPr>
          <w:sz w:val="22"/>
          <w:szCs w:val="22"/>
        </w:rPr>
        <w:t>4.</w:t>
      </w:r>
      <w:r>
        <w:rPr>
          <w:sz w:val="22"/>
          <w:szCs w:val="22"/>
        </w:rPr>
        <w:tab/>
        <w:t>Swimming pools that cannot be emptied after each use must have a working pump and filtering system.</w:t>
      </w:r>
    </w:p>
    <w:p w14:paraId="4343AF3D" w14:textId="196E65F8" w:rsidR="00327F2E" w:rsidRDefault="00135B1E" w:rsidP="00135B1E">
      <w:pPr>
        <w:spacing w:after="200" w:line="276" w:lineRule="auto"/>
        <w:ind w:left="2880" w:right="-720" w:hanging="720"/>
        <w:rPr>
          <w:sz w:val="22"/>
          <w:szCs w:val="22"/>
        </w:rPr>
      </w:pPr>
      <w:r>
        <w:rPr>
          <w:sz w:val="22"/>
          <w:szCs w:val="22"/>
        </w:rPr>
        <w:t>5.</w:t>
      </w:r>
      <w:r>
        <w:rPr>
          <w:sz w:val="22"/>
          <w:szCs w:val="22"/>
        </w:rPr>
        <w:tab/>
        <w:t xml:space="preserve">An adult must </w:t>
      </w:r>
      <w:proofErr w:type="gramStart"/>
      <w:r>
        <w:rPr>
          <w:sz w:val="22"/>
          <w:szCs w:val="22"/>
        </w:rPr>
        <w:t>provide direct supervision at all times</w:t>
      </w:r>
      <w:proofErr w:type="gramEnd"/>
      <w:r>
        <w:rPr>
          <w:sz w:val="22"/>
          <w:szCs w:val="22"/>
        </w:rPr>
        <w:t xml:space="preserve"> when children/youth are in the swimming area.</w:t>
      </w:r>
    </w:p>
    <w:p w14:paraId="375A7C8E" w14:textId="05125893" w:rsidR="00135B1E" w:rsidRDefault="00135B1E" w:rsidP="00135B1E">
      <w:pPr>
        <w:spacing w:after="200" w:line="276" w:lineRule="auto"/>
        <w:ind w:left="2160" w:right="-720" w:hanging="720"/>
        <w:rPr>
          <w:sz w:val="22"/>
          <w:szCs w:val="22"/>
        </w:rPr>
      </w:pPr>
      <w:r>
        <w:rPr>
          <w:sz w:val="22"/>
          <w:szCs w:val="22"/>
        </w:rPr>
        <w:t>c.</w:t>
      </w:r>
      <w:r>
        <w:rPr>
          <w:sz w:val="22"/>
          <w:szCs w:val="22"/>
        </w:rPr>
        <w:tab/>
        <w:t>Hot tubs/spas and saunas must meet state and local safety requirements.</w:t>
      </w:r>
    </w:p>
    <w:p w14:paraId="4D45ADB8" w14:textId="1575012A" w:rsidR="00135B1E" w:rsidRDefault="00784B52" w:rsidP="00135B1E">
      <w:pPr>
        <w:spacing w:after="200" w:line="276" w:lineRule="auto"/>
        <w:ind w:left="2880" w:right="-720" w:hanging="720"/>
        <w:rPr>
          <w:sz w:val="22"/>
          <w:szCs w:val="22"/>
        </w:rPr>
      </w:pPr>
      <w:r>
        <w:rPr>
          <w:sz w:val="22"/>
          <w:szCs w:val="22"/>
        </w:rPr>
        <w:t>1.</w:t>
      </w:r>
      <w:r>
        <w:rPr>
          <w:sz w:val="22"/>
          <w:szCs w:val="22"/>
        </w:rPr>
        <w:tab/>
        <w:t>Hot tubs/spas must have safety covers, and hot tubs/spas and saunas must remain locked when not in use.</w:t>
      </w:r>
    </w:p>
    <w:p w14:paraId="3B473984" w14:textId="5F847686" w:rsidR="00784B52" w:rsidRDefault="00784B52" w:rsidP="00135B1E">
      <w:pPr>
        <w:spacing w:after="200" w:line="276" w:lineRule="auto"/>
        <w:ind w:left="2880" w:right="-720" w:hanging="720"/>
        <w:rPr>
          <w:sz w:val="22"/>
          <w:szCs w:val="22"/>
        </w:rPr>
      </w:pPr>
      <w:r>
        <w:rPr>
          <w:sz w:val="22"/>
          <w:szCs w:val="22"/>
        </w:rPr>
        <w:t>2.</w:t>
      </w:r>
      <w:r>
        <w:rPr>
          <w:sz w:val="22"/>
          <w:szCs w:val="22"/>
        </w:rPr>
        <w:tab/>
        <w:t>Hot tubs/spas must have a working pump and filtering system if the hot tub/spa cannot be emptied after each use.</w:t>
      </w:r>
    </w:p>
    <w:p w14:paraId="30E27573" w14:textId="55876DBB" w:rsidR="00784B52" w:rsidRDefault="00784B52" w:rsidP="00135B1E">
      <w:pPr>
        <w:spacing w:after="200" w:line="276" w:lineRule="auto"/>
        <w:ind w:left="2880" w:right="-720" w:hanging="720"/>
        <w:rPr>
          <w:sz w:val="22"/>
          <w:szCs w:val="22"/>
        </w:rPr>
      </w:pPr>
      <w:r>
        <w:rPr>
          <w:sz w:val="22"/>
          <w:szCs w:val="22"/>
        </w:rPr>
        <w:t>3.</w:t>
      </w:r>
      <w:r>
        <w:rPr>
          <w:sz w:val="22"/>
          <w:szCs w:val="22"/>
        </w:rPr>
        <w:tab/>
        <w:t xml:space="preserve">When children/youth are using the hot tub/spa or sauna, the water and/or room temperature must not exceed 104 degrees Fahrenheit. The length of time that children/youth may be in a 104 degree temperature must not exceed the recommendations of the manufacturer or a licensed health care professional. </w:t>
      </w:r>
    </w:p>
    <w:p w14:paraId="7074F1CC" w14:textId="3C6CC444" w:rsidR="00600256" w:rsidRDefault="00600256" w:rsidP="00135B1E">
      <w:pPr>
        <w:spacing w:after="200" w:line="276" w:lineRule="auto"/>
        <w:ind w:left="2880" w:right="-720" w:hanging="720"/>
        <w:rPr>
          <w:sz w:val="22"/>
          <w:szCs w:val="22"/>
        </w:rPr>
      </w:pPr>
      <w:r>
        <w:rPr>
          <w:sz w:val="22"/>
          <w:szCs w:val="22"/>
        </w:rPr>
        <w:t>4.</w:t>
      </w:r>
      <w:r>
        <w:rPr>
          <w:sz w:val="22"/>
          <w:szCs w:val="22"/>
        </w:rPr>
        <w:tab/>
        <w:t xml:space="preserve">An adult must </w:t>
      </w:r>
      <w:proofErr w:type="gramStart"/>
      <w:r>
        <w:rPr>
          <w:sz w:val="22"/>
          <w:szCs w:val="22"/>
        </w:rPr>
        <w:t>provide direct supervision at all times</w:t>
      </w:r>
      <w:proofErr w:type="gramEnd"/>
      <w:r>
        <w:rPr>
          <w:sz w:val="22"/>
          <w:szCs w:val="22"/>
        </w:rPr>
        <w:t xml:space="preserve"> when children/youth are in the hot tub/spa or sauna.</w:t>
      </w:r>
    </w:p>
    <w:p w14:paraId="1F8662DA" w14:textId="55268B22" w:rsidR="00455DEC" w:rsidRDefault="00455DEC" w:rsidP="00455DEC">
      <w:pPr>
        <w:spacing w:after="200" w:line="276" w:lineRule="auto"/>
        <w:ind w:left="2160" w:right="-720" w:hanging="720"/>
        <w:rPr>
          <w:sz w:val="22"/>
          <w:szCs w:val="22"/>
        </w:rPr>
      </w:pPr>
      <w:r>
        <w:rPr>
          <w:sz w:val="22"/>
          <w:szCs w:val="22"/>
        </w:rPr>
        <w:t>d.</w:t>
      </w:r>
      <w:r>
        <w:rPr>
          <w:sz w:val="22"/>
          <w:szCs w:val="22"/>
        </w:rPr>
        <w:tab/>
        <w:t xml:space="preserve">Temporary wading pools that have a water depth of less than two (2) feet are exempt from pool and hot tub/spa requirements. Children/youth must be </w:t>
      </w:r>
      <w:proofErr w:type="gramStart"/>
      <w:r>
        <w:rPr>
          <w:sz w:val="22"/>
          <w:szCs w:val="22"/>
        </w:rPr>
        <w:t>supervised at all times</w:t>
      </w:r>
      <w:proofErr w:type="gramEnd"/>
      <w:r>
        <w:rPr>
          <w:sz w:val="22"/>
          <w:szCs w:val="22"/>
        </w:rPr>
        <w:t>. Temporary wading pools should be emptied, cleaned, and disinfected after each use.</w:t>
      </w:r>
    </w:p>
    <w:p w14:paraId="1E7E60F3" w14:textId="51FD8449" w:rsidR="00455DEC" w:rsidRDefault="00455DEC" w:rsidP="00455DEC">
      <w:pPr>
        <w:spacing w:after="200" w:line="276" w:lineRule="auto"/>
        <w:ind w:left="720" w:right="-720" w:hanging="720"/>
        <w:rPr>
          <w:sz w:val="22"/>
          <w:szCs w:val="22"/>
        </w:rPr>
      </w:pPr>
      <w:r>
        <w:rPr>
          <w:sz w:val="22"/>
          <w:szCs w:val="22"/>
        </w:rPr>
        <w:t>C.</w:t>
      </w:r>
      <w:r>
        <w:rPr>
          <w:sz w:val="22"/>
          <w:szCs w:val="22"/>
        </w:rPr>
        <w:tab/>
        <w:t>A certificate may be denied, suspended, revoked, or made probationary for failure to repair or otherwise comply with any of the preceding requirements when a defect or noncompliance with such requirement has been noted by the certifying representative and brought to the attention of the licensee or applicant in writing.</w:t>
      </w:r>
    </w:p>
    <w:p w14:paraId="4FD09FF6" w14:textId="5FE7139E" w:rsidR="00455DEC" w:rsidRDefault="00455DEC" w:rsidP="00486289">
      <w:pPr>
        <w:pStyle w:val="Heading2"/>
      </w:pPr>
      <w:r>
        <w:t>7.708.23</w:t>
      </w:r>
      <w:r>
        <w:tab/>
        <w:t>Foster Home Site</w:t>
      </w:r>
    </w:p>
    <w:p w14:paraId="7871EDF4" w14:textId="4B3A88BE" w:rsidR="00455DEC" w:rsidRPr="00455DEC" w:rsidRDefault="00455DEC" w:rsidP="00455DEC">
      <w:pPr>
        <w:spacing w:after="200" w:line="276" w:lineRule="auto"/>
        <w:ind w:left="720" w:right="-720" w:hanging="720"/>
        <w:rPr>
          <w:sz w:val="22"/>
          <w:szCs w:val="22"/>
        </w:rPr>
      </w:pPr>
      <w:r>
        <w:rPr>
          <w:sz w:val="22"/>
          <w:szCs w:val="22"/>
        </w:rPr>
        <w:t>A.</w:t>
      </w:r>
      <w:r>
        <w:rPr>
          <w:sz w:val="22"/>
          <w:szCs w:val="22"/>
        </w:rPr>
        <w:tab/>
        <w:t xml:space="preserve">The foster care home must </w:t>
      </w:r>
      <w:proofErr w:type="gramStart"/>
      <w:r>
        <w:rPr>
          <w:sz w:val="22"/>
          <w:szCs w:val="22"/>
        </w:rPr>
        <w:t>be located in</w:t>
      </w:r>
      <w:proofErr w:type="gramEnd"/>
      <w:r>
        <w:rPr>
          <w:sz w:val="22"/>
          <w:szCs w:val="22"/>
        </w:rPr>
        <w:t xml:space="preserve"> an area that is accessible to health resources, public and private utilities, adequate and safe water supplies, sewage disposal, and fire and police protection. If health resources or fire and police protection are limited or not available within a reasonable distance to the home, a plan must be submitted to the certifying agency for approval through the waiver process, in accordance with Section 7.701.13. If health resources are limited or not available within a reasonable distance to the home, a plan must be submitted to the certifying agency for medical and mental health emergencies and to meet the needs of routine care.</w:t>
      </w:r>
    </w:p>
    <w:p w14:paraId="5E097BCE" w14:textId="23EFF5FB" w:rsidR="00455DEC" w:rsidRDefault="00455DEC" w:rsidP="00600256">
      <w:pPr>
        <w:spacing w:after="200" w:line="276" w:lineRule="auto"/>
        <w:ind w:right="-720" w:firstLine="0"/>
        <w:rPr>
          <w:sz w:val="22"/>
          <w:szCs w:val="22"/>
        </w:rPr>
      </w:pPr>
      <w:r>
        <w:rPr>
          <w:sz w:val="22"/>
          <w:szCs w:val="22"/>
        </w:rPr>
        <w:lastRenderedPageBreak/>
        <w:t>***</w:t>
      </w:r>
    </w:p>
    <w:p w14:paraId="2E9B74FE" w14:textId="0D22F606" w:rsidR="00327F2E" w:rsidRDefault="00455DEC" w:rsidP="00814699">
      <w:pPr>
        <w:spacing w:after="200" w:line="276" w:lineRule="auto"/>
        <w:ind w:left="720" w:right="-720" w:hanging="720"/>
        <w:rPr>
          <w:sz w:val="22"/>
          <w:szCs w:val="22"/>
        </w:rPr>
      </w:pPr>
      <w:r>
        <w:rPr>
          <w:sz w:val="22"/>
          <w:szCs w:val="22"/>
        </w:rPr>
        <w:t>C.</w:t>
      </w:r>
      <w:r w:rsidR="00814699">
        <w:rPr>
          <w:sz w:val="22"/>
          <w:szCs w:val="22"/>
        </w:rPr>
        <w:tab/>
        <w:t>The entire premises of the foster care home is subject to inspection by the certifying agency or the Department for certification purposes, including, but not limited to, the residence where care is to be provided, the grounds surrounding the foster care home, the basement, the attic (if accessible), any storage buildings, and a garage or carport, if applicable.</w:t>
      </w:r>
    </w:p>
    <w:p w14:paraId="37149E3C" w14:textId="6D4E8638" w:rsidR="00814699" w:rsidRDefault="00814699" w:rsidP="00814699">
      <w:pPr>
        <w:spacing w:after="200" w:line="276" w:lineRule="auto"/>
        <w:ind w:left="720" w:right="-720" w:hanging="720"/>
        <w:rPr>
          <w:sz w:val="22"/>
          <w:szCs w:val="22"/>
        </w:rPr>
      </w:pPr>
      <w:r>
        <w:rPr>
          <w:sz w:val="22"/>
          <w:szCs w:val="22"/>
        </w:rPr>
        <w:t>D.</w:t>
      </w:r>
      <w:r>
        <w:rPr>
          <w:sz w:val="22"/>
          <w:szCs w:val="22"/>
        </w:rPr>
        <w:tab/>
        <w:t>The foster care home, including indoor and outdoor space, must be maintained in a clean and safe condition free from hazards to health and safety.</w:t>
      </w:r>
    </w:p>
    <w:p w14:paraId="5FD3AA8A" w14:textId="51A24A47" w:rsidR="00814699" w:rsidRDefault="00814699" w:rsidP="00486289">
      <w:pPr>
        <w:pStyle w:val="Heading2"/>
      </w:pPr>
      <w:r>
        <w:t>7.708.24</w:t>
      </w:r>
      <w:r>
        <w:tab/>
        <w:t>Foster Home Maintenance</w:t>
      </w:r>
    </w:p>
    <w:p w14:paraId="0EB6D69D" w14:textId="779149E3" w:rsidR="00814699" w:rsidRDefault="00814699" w:rsidP="00814699">
      <w:pPr>
        <w:spacing w:after="200" w:line="276" w:lineRule="auto"/>
        <w:ind w:left="720" w:right="-720" w:hanging="720"/>
        <w:rPr>
          <w:sz w:val="22"/>
          <w:szCs w:val="22"/>
        </w:rPr>
      </w:pPr>
      <w:r>
        <w:rPr>
          <w:sz w:val="22"/>
          <w:szCs w:val="22"/>
        </w:rPr>
        <w:t>A.</w:t>
      </w:r>
      <w:r>
        <w:rPr>
          <w:sz w:val="22"/>
          <w:szCs w:val="22"/>
        </w:rPr>
        <w:tab/>
        <w:t>The foster care home must be kept in good repair and maintained in a safe, clean, and sanitary condition.</w:t>
      </w:r>
    </w:p>
    <w:p w14:paraId="0E8E3088" w14:textId="4F70FAAD" w:rsidR="00814699" w:rsidRDefault="00814699" w:rsidP="00814699">
      <w:pPr>
        <w:spacing w:after="200" w:line="276" w:lineRule="auto"/>
        <w:ind w:left="720" w:right="-720" w:hanging="720"/>
        <w:rPr>
          <w:sz w:val="22"/>
          <w:szCs w:val="22"/>
        </w:rPr>
      </w:pPr>
      <w:r>
        <w:rPr>
          <w:sz w:val="22"/>
          <w:szCs w:val="22"/>
        </w:rPr>
        <w:t>B.</w:t>
      </w:r>
      <w:r>
        <w:rPr>
          <w:sz w:val="22"/>
          <w:szCs w:val="22"/>
        </w:rPr>
        <w:tab/>
        <w:t>All areas of the foster care home available to children’s/youth’s activities including equipment, materials, and furnishings must be of sturdy, safe construction, easy to clean, and free of hazards, such as sharp points, splinters, protruding nails, broken play and recreational equipment, or paint that contains lead or other poisonous materials and might be dangerous to the life, safety, or health of children/youth.</w:t>
      </w:r>
    </w:p>
    <w:p w14:paraId="1CE404C9" w14:textId="1FBA1F38" w:rsidR="00327F2E" w:rsidRDefault="00AB15D3" w:rsidP="00AB15D3">
      <w:pPr>
        <w:spacing w:after="200" w:line="276" w:lineRule="auto"/>
        <w:ind w:left="720" w:right="-720" w:hanging="720"/>
        <w:rPr>
          <w:sz w:val="22"/>
          <w:szCs w:val="22"/>
        </w:rPr>
      </w:pPr>
      <w:r>
        <w:rPr>
          <w:sz w:val="22"/>
          <w:szCs w:val="22"/>
        </w:rPr>
        <w:t>C.</w:t>
      </w:r>
      <w:r>
        <w:rPr>
          <w:sz w:val="22"/>
          <w:szCs w:val="22"/>
        </w:rPr>
        <w:tab/>
        <w:t xml:space="preserve">All areas of the foster care home must be kept free from accumulation of significant amounts of non-essential materials including but not limited </w:t>
      </w:r>
      <w:proofErr w:type="gramStart"/>
      <w:r>
        <w:rPr>
          <w:sz w:val="22"/>
          <w:szCs w:val="22"/>
        </w:rPr>
        <w:t>to,</w:t>
      </w:r>
      <w:proofErr w:type="gramEnd"/>
      <w:r>
        <w:rPr>
          <w:sz w:val="22"/>
          <w:szCs w:val="22"/>
        </w:rPr>
        <w:t xml:space="preserve"> furnishings, newspapers, or magazines that could pose a fire or health hazard.</w:t>
      </w:r>
    </w:p>
    <w:p w14:paraId="491D11BD" w14:textId="72ABCFD2" w:rsidR="00327F2E" w:rsidRPr="006B41F7" w:rsidRDefault="00AB15D3" w:rsidP="00AB15D3">
      <w:pPr>
        <w:spacing w:after="200" w:line="276" w:lineRule="auto"/>
        <w:ind w:left="720" w:right="-720" w:hanging="720"/>
        <w:rPr>
          <w:sz w:val="22"/>
          <w:szCs w:val="22"/>
        </w:rPr>
      </w:pPr>
      <w:r>
        <w:rPr>
          <w:sz w:val="22"/>
          <w:szCs w:val="22"/>
        </w:rPr>
        <w:t>D.</w:t>
      </w:r>
      <w:r>
        <w:rPr>
          <w:sz w:val="22"/>
          <w:szCs w:val="22"/>
        </w:rPr>
        <w:tab/>
        <w:t>Provision must be made for collection, storage, and disposal of trash to prevent infestation by insects, rodents, and/or other pest animals.</w:t>
      </w:r>
    </w:p>
    <w:p w14:paraId="1551F2EA" w14:textId="77777777" w:rsidR="00327F2E" w:rsidRDefault="00327F2E" w:rsidP="00486289">
      <w:pPr>
        <w:pStyle w:val="Heading2"/>
      </w:pPr>
      <w:r w:rsidRPr="006B41F7">
        <w:t xml:space="preserve">7.708.25 </w:t>
      </w:r>
      <w:r w:rsidRPr="006B41F7">
        <w:tab/>
        <w:t>Fire Safety</w:t>
      </w:r>
    </w:p>
    <w:p w14:paraId="6844845F" w14:textId="76BB0319" w:rsidR="00AB15D3" w:rsidRDefault="00AB15D3" w:rsidP="00AB15D3">
      <w:pPr>
        <w:spacing w:after="200" w:line="276" w:lineRule="auto"/>
        <w:ind w:left="720" w:right="-720" w:hanging="720"/>
        <w:rPr>
          <w:sz w:val="22"/>
          <w:szCs w:val="22"/>
        </w:rPr>
      </w:pPr>
      <w:r>
        <w:rPr>
          <w:sz w:val="22"/>
          <w:szCs w:val="22"/>
        </w:rPr>
        <w:t>A.</w:t>
      </w:r>
      <w:r>
        <w:rPr>
          <w:sz w:val="22"/>
          <w:szCs w:val="22"/>
        </w:rPr>
        <w:tab/>
        <w:t>Fire hazards, such as defective electrical appliances and electric cords, dangerous or defective heating equipment, or flammable material, stored in such a manner as to create a risk of fire</w:t>
      </w:r>
      <w:r w:rsidR="00151417">
        <w:rPr>
          <w:sz w:val="22"/>
          <w:szCs w:val="22"/>
        </w:rPr>
        <w:t>,</w:t>
      </w:r>
      <w:r>
        <w:rPr>
          <w:sz w:val="22"/>
          <w:szCs w:val="22"/>
        </w:rPr>
        <w:t xml:space="preserve"> must be corrected or eliminated.</w:t>
      </w:r>
    </w:p>
    <w:p w14:paraId="1F452E24" w14:textId="4F8CB5A2" w:rsidR="00AB15D3" w:rsidRDefault="00AB15D3" w:rsidP="00AB15D3">
      <w:pPr>
        <w:spacing w:after="200" w:line="276" w:lineRule="auto"/>
        <w:ind w:left="720" w:right="-720" w:hanging="720"/>
        <w:rPr>
          <w:sz w:val="22"/>
          <w:szCs w:val="22"/>
        </w:rPr>
      </w:pPr>
      <w:r>
        <w:rPr>
          <w:sz w:val="22"/>
          <w:szCs w:val="22"/>
        </w:rPr>
        <w:t>B.</w:t>
      </w:r>
      <w:r>
        <w:rPr>
          <w:sz w:val="22"/>
          <w:szCs w:val="22"/>
        </w:rPr>
        <w:tab/>
        <w:t xml:space="preserve">The foster care home must contain at least one (1) UL-approved fire extinguisher on each floor of the home and in the kitchen that is highly visible, easily accessible, and in working condition, weighing no less than two and a half (2.5) pounds, that has a rating of 2A, 10BC. Extinguishers are required to be maintained annually. This requirement may be waived if more extensive fire-control measures are required by </w:t>
      </w:r>
      <w:proofErr w:type="gramStart"/>
      <w:r>
        <w:rPr>
          <w:sz w:val="22"/>
          <w:szCs w:val="22"/>
        </w:rPr>
        <w:t>a local</w:t>
      </w:r>
      <w:proofErr w:type="gramEnd"/>
      <w:r>
        <w:rPr>
          <w:sz w:val="22"/>
          <w:szCs w:val="22"/>
        </w:rPr>
        <w:t xml:space="preserve"> fire department.</w:t>
      </w:r>
    </w:p>
    <w:p w14:paraId="4AC2322E" w14:textId="0A71EAB3" w:rsidR="00AB15D3" w:rsidRDefault="00AB15D3" w:rsidP="00AB15D3">
      <w:pPr>
        <w:spacing w:after="200" w:line="276" w:lineRule="auto"/>
        <w:ind w:left="720" w:right="-720" w:hanging="720"/>
        <w:rPr>
          <w:sz w:val="22"/>
          <w:szCs w:val="22"/>
        </w:rPr>
      </w:pPr>
      <w:r>
        <w:rPr>
          <w:sz w:val="22"/>
          <w:szCs w:val="22"/>
        </w:rPr>
        <w:t>C.</w:t>
      </w:r>
      <w:r>
        <w:rPr>
          <w:sz w:val="22"/>
          <w:szCs w:val="22"/>
        </w:rPr>
        <w:tab/>
        <w:t>A smoke detector, in working condition, must be installed on each level of the foster care home and near sleeping areas, and at least one (1) carbon monoxide detector must be installed per floor, per manufacturer’s directions, in the foster care home.</w:t>
      </w:r>
    </w:p>
    <w:p w14:paraId="3C333046" w14:textId="63BA278C" w:rsidR="00AB15D3" w:rsidRDefault="00AB15D3" w:rsidP="00AB15D3">
      <w:pPr>
        <w:spacing w:after="200" w:line="276" w:lineRule="auto"/>
        <w:ind w:left="720" w:right="-720" w:hanging="720"/>
        <w:rPr>
          <w:sz w:val="22"/>
          <w:szCs w:val="22"/>
        </w:rPr>
      </w:pPr>
      <w:r>
        <w:rPr>
          <w:sz w:val="22"/>
          <w:szCs w:val="22"/>
        </w:rPr>
        <w:t>D.</w:t>
      </w:r>
      <w:r>
        <w:rPr>
          <w:sz w:val="22"/>
          <w:szCs w:val="22"/>
        </w:rPr>
        <w:tab/>
        <w:t xml:space="preserve">All heating units, gas or electric, must be installed and maintained with safety devices to prevent fire, explosions, or other hazards. No gas or electric space heaters, open-flame gas or oil stoves, hot plates, or un-vented heaters may be used in the foster care home for permanent heating purposes. </w:t>
      </w:r>
    </w:p>
    <w:p w14:paraId="52A93302" w14:textId="62754540" w:rsidR="00AB15D3" w:rsidRDefault="00AB15D3" w:rsidP="00AB15D3">
      <w:pPr>
        <w:spacing w:after="200" w:line="276" w:lineRule="auto"/>
        <w:ind w:left="720" w:right="-720" w:hanging="720"/>
        <w:rPr>
          <w:sz w:val="22"/>
          <w:szCs w:val="22"/>
        </w:rPr>
      </w:pPr>
      <w:r>
        <w:rPr>
          <w:sz w:val="22"/>
          <w:szCs w:val="22"/>
        </w:rPr>
        <w:lastRenderedPageBreak/>
        <w:t>E.</w:t>
      </w:r>
      <w:r>
        <w:rPr>
          <w:sz w:val="22"/>
          <w:szCs w:val="22"/>
        </w:rPr>
        <w:tab/>
        <w:t xml:space="preserve">Flammables, aerosol paints, insecticides, chemicals, and other dangerous materials must be locked or stored so that they are inaccessible to children/youth and must be stored in areas separate from sleeping or living areas. No more than ten (10) gallons of flammable or combustible liquids may be stored outside a flammable cabinet </w:t>
      </w:r>
      <w:proofErr w:type="gramStart"/>
      <w:r>
        <w:rPr>
          <w:sz w:val="22"/>
          <w:szCs w:val="22"/>
        </w:rPr>
        <w:t>with the exception of</w:t>
      </w:r>
      <w:proofErr w:type="gramEnd"/>
      <w:r>
        <w:rPr>
          <w:sz w:val="22"/>
          <w:szCs w:val="22"/>
        </w:rPr>
        <w:t xml:space="preserve"> materials stored in an approved safety can. A “safety can” means an approved container, of not more than five (5) gallon capacity, having a spring closing lid and spout cover and so designed that it will safely relieve internal pressure when subjected to fire exposure.</w:t>
      </w:r>
    </w:p>
    <w:p w14:paraId="44E4C8C7" w14:textId="6B9424F4" w:rsidR="00AB15D3" w:rsidRDefault="00AB15D3" w:rsidP="00AB15D3">
      <w:pPr>
        <w:spacing w:after="200" w:line="276" w:lineRule="auto"/>
        <w:ind w:left="720" w:right="-720" w:hanging="720"/>
        <w:rPr>
          <w:sz w:val="22"/>
          <w:szCs w:val="22"/>
        </w:rPr>
      </w:pPr>
      <w:r>
        <w:rPr>
          <w:sz w:val="22"/>
          <w:szCs w:val="22"/>
        </w:rPr>
        <w:t>F.</w:t>
      </w:r>
      <w:r>
        <w:rPr>
          <w:sz w:val="22"/>
          <w:szCs w:val="22"/>
        </w:rPr>
        <w:tab/>
        <w:t>Heating devices such as radiators, registers, fireplaces, wood-burning stoves, and steam and hot water pipes that pose a fire or burn hazard to children/youth must be screened or otherwise protected when in use.</w:t>
      </w:r>
    </w:p>
    <w:p w14:paraId="056AD293" w14:textId="5CB4F17F" w:rsidR="00AB15D3" w:rsidRDefault="00AB15D3" w:rsidP="00AB15D3">
      <w:pPr>
        <w:spacing w:after="200" w:line="276" w:lineRule="auto"/>
        <w:ind w:left="720" w:right="-720" w:hanging="720"/>
        <w:rPr>
          <w:sz w:val="22"/>
          <w:szCs w:val="22"/>
        </w:rPr>
      </w:pPr>
      <w:r>
        <w:rPr>
          <w:sz w:val="22"/>
          <w:szCs w:val="22"/>
        </w:rPr>
        <w:t>G.</w:t>
      </w:r>
      <w:r>
        <w:rPr>
          <w:sz w:val="22"/>
          <w:szCs w:val="22"/>
        </w:rPr>
        <w:tab/>
        <w:t>Flammable material must not be stored near a furnace, water heater, or other heating device.</w:t>
      </w:r>
    </w:p>
    <w:p w14:paraId="1678AF6A" w14:textId="6733FE22" w:rsidR="00AB15D3" w:rsidRDefault="00AB15D3" w:rsidP="00AB15D3">
      <w:pPr>
        <w:spacing w:after="200" w:line="276" w:lineRule="auto"/>
        <w:ind w:left="720" w:right="-720" w:hanging="720"/>
        <w:rPr>
          <w:sz w:val="22"/>
          <w:szCs w:val="22"/>
        </w:rPr>
      </w:pPr>
      <w:r>
        <w:rPr>
          <w:sz w:val="22"/>
          <w:szCs w:val="22"/>
        </w:rPr>
        <w:t>H.</w:t>
      </w:r>
      <w:r>
        <w:rPr>
          <w:sz w:val="22"/>
          <w:szCs w:val="22"/>
        </w:rPr>
        <w:tab/>
        <w:t xml:space="preserve">There must be no candles or other highly flammable objects permitted in children’s/youth’s sleeping areas. </w:t>
      </w:r>
    </w:p>
    <w:p w14:paraId="0A419A6B" w14:textId="507F6699" w:rsidR="00AB15D3" w:rsidRDefault="00AB15D3" w:rsidP="00AB15D3">
      <w:pPr>
        <w:spacing w:after="200" w:line="276" w:lineRule="auto"/>
        <w:ind w:left="720" w:right="-720" w:hanging="720"/>
        <w:rPr>
          <w:sz w:val="22"/>
          <w:szCs w:val="22"/>
        </w:rPr>
      </w:pPr>
      <w:r>
        <w:rPr>
          <w:sz w:val="22"/>
          <w:szCs w:val="22"/>
        </w:rPr>
        <w:t>I.</w:t>
      </w:r>
      <w:r>
        <w:rPr>
          <w:sz w:val="22"/>
          <w:szCs w:val="22"/>
        </w:rPr>
        <w:tab/>
        <w:t>Exit doors must be obvious and clearly identified to all children/youth. No lock or fastening to prevent free escape from the inside of any room used by the children/youth may be permitted. The locking of exterior doors for safety purposes is excluded from this requirement.</w:t>
      </w:r>
    </w:p>
    <w:p w14:paraId="37ECB221" w14:textId="3AC6A088" w:rsidR="00037D23" w:rsidRPr="00AB15D3" w:rsidRDefault="00037D23" w:rsidP="00AB15D3">
      <w:pPr>
        <w:spacing w:after="200" w:line="276" w:lineRule="auto"/>
        <w:ind w:left="720" w:right="-720" w:hanging="720"/>
        <w:rPr>
          <w:sz w:val="22"/>
          <w:szCs w:val="22"/>
        </w:rPr>
      </w:pPr>
      <w:r>
        <w:rPr>
          <w:sz w:val="22"/>
          <w:szCs w:val="22"/>
        </w:rPr>
        <w:t>J.</w:t>
      </w:r>
      <w:r>
        <w:rPr>
          <w:sz w:val="22"/>
          <w:szCs w:val="22"/>
        </w:rPr>
        <w:tab/>
        <w:t>Exit routes must be kept free from any barriers to free escape including, but not limited to, discarded furniture, furnishings, laundry, and stacks of newspapers or magazines that could interfere with the prompt evacuation of the foster care home.</w:t>
      </w:r>
    </w:p>
    <w:p w14:paraId="165D8241" w14:textId="77777777" w:rsidR="00327F2E" w:rsidRPr="006B41F7" w:rsidRDefault="00327F2E" w:rsidP="00037D23">
      <w:pPr>
        <w:spacing w:after="200" w:line="276" w:lineRule="auto"/>
        <w:ind w:right="-720" w:firstLine="0"/>
        <w:rPr>
          <w:color w:val="FF0000"/>
          <w:sz w:val="22"/>
          <w:szCs w:val="22"/>
        </w:rPr>
      </w:pPr>
      <w:bookmarkStart w:id="4" w:name="_Hlk221615986"/>
      <w:r w:rsidRPr="006B41F7">
        <w:rPr>
          <w:sz w:val="22"/>
          <w:szCs w:val="22"/>
        </w:rPr>
        <w:t>***</w:t>
      </w:r>
      <w:bookmarkEnd w:id="4"/>
    </w:p>
    <w:p w14:paraId="1C5AB31C" w14:textId="77777777" w:rsidR="00327F2E" w:rsidRDefault="00327F2E" w:rsidP="00486289">
      <w:pPr>
        <w:pStyle w:val="Heading2"/>
        <w:rPr>
          <w:color w:val="FF0000"/>
        </w:rPr>
      </w:pPr>
      <w:r w:rsidRPr="006B41F7">
        <w:t xml:space="preserve">7.708.26 </w:t>
      </w:r>
      <w:r w:rsidRPr="006B41F7">
        <w:tab/>
        <w:t>General Comfort and Safety</w:t>
      </w:r>
      <w:r w:rsidRPr="006B41F7">
        <w:rPr>
          <w:color w:val="FF0000"/>
        </w:rPr>
        <w:t xml:space="preserve"> </w:t>
      </w:r>
    </w:p>
    <w:p w14:paraId="0DF74D5C" w14:textId="637321F6" w:rsidR="00037D23" w:rsidRDefault="00037D23" w:rsidP="00037D23">
      <w:pPr>
        <w:spacing w:after="200" w:line="276" w:lineRule="auto"/>
        <w:ind w:left="720" w:right="-720" w:hanging="720"/>
        <w:rPr>
          <w:sz w:val="22"/>
          <w:szCs w:val="22"/>
        </w:rPr>
      </w:pPr>
      <w:r>
        <w:rPr>
          <w:sz w:val="22"/>
          <w:szCs w:val="22"/>
        </w:rPr>
        <w:t>A.</w:t>
      </w:r>
      <w:r>
        <w:rPr>
          <w:sz w:val="22"/>
          <w:szCs w:val="22"/>
        </w:rPr>
        <w:tab/>
        <w:t xml:space="preserve">All hazardous chemicals, tools, and other equipment, including matches, plastic bags, paints, gasoline, medicines, </w:t>
      </w:r>
      <w:proofErr w:type="gramStart"/>
      <w:r>
        <w:rPr>
          <w:sz w:val="22"/>
          <w:szCs w:val="22"/>
        </w:rPr>
        <w:t>insecticides, and</w:t>
      </w:r>
      <w:proofErr w:type="gramEnd"/>
      <w:r>
        <w:rPr>
          <w:sz w:val="22"/>
          <w:szCs w:val="22"/>
        </w:rPr>
        <w:t xml:space="preserve"> cleaning and laundry materials, must be stored out of reach of children/youth as dictated by the age/developmental level of children/youth in the home. Products which could cause poisoning or contamination must not be stored in areas where food is stored or prepared.</w:t>
      </w:r>
    </w:p>
    <w:p w14:paraId="39EC1F3C" w14:textId="4E3E0216" w:rsidR="00327F2E" w:rsidRPr="006B41F7" w:rsidRDefault="00037D23" w:rsidP="009D27E4">
      <w:pPr>
        <w:spacing w:after="200" w:line="276" w:lineRule="auto"/>
        <w:ind w:left="720" w:right="-720" w:hanging="720"/>
        <w:rPr>
          <w:sz w:val="22"/>
          <w:szCs w:val="22"/>
        </w:rPr>
      </w:pPr>
      <w:r>
        <w:rPr>
          <w:sz w:val="22"/>
          <w:szCs w:val="22"/>
        </w:rPr>
        <w:t>B.</w:t>
      </w:r>
      <w:r>
        <w:rPr>
          <w:sz w:val="22"/>
          <w:szCs w:val="22"/>
        </w:rPr>
        <w:tab/>
        <w:t xml:space="preserve">Drinking water obtained from </w:t>
      </w:r>
      <w:r w:rsidR="009D27E4">
        <w:rPr>
          <w:sz w:val="22"/>
          <w:szCs w:val="22"/>
        </w:rPr>
        <w:t xml:space="preserve">a source other than a regulated public water system must be tested annually for total coliform, at a minimum. Results must </w:t>
      </w:r>
      <w:proofErr w:type="gramStart"/>
      <w:r w:rsidR="009D27E4">
        <w:rPr>
          <w:sz w:val="22"/>
          <w:szCs w:val="22"/>
        </w:rPr>
        <w:t>be in compliance with</w:t>
      </w:r>
      <w:proofErr w:type="gramEnd"/>
      <w:r w:rsidR="009D27E4">
        <w:rPr>
          <w:sz w:val="22"/>
          <w:szCs w:val="22"/>
        </w:rPr>
        <w:t xml:space="preserve"> Colorado Department of Public Health and Environment’s regulations in 5 CCR 1002-11, Section 11.45 of the “Colorado Primary Drinking Water Regulations” (Effective 10/15/2025) herein incorporated by reference. No other editions or amendments are incorporated. The regulations can be found at </w:t>
      </w:r>
      <w:hyperlink r:id="rId6" w:history="1">
        <w:r w:rsidR="009D27E4" w:rsidRPr="00446408">
          <w:rPr>
            <w:rStyle w:val="Hyperlink"/>
            <w:position w:val="0"/>
            <w:sz w:val="22"/>
            <w:szCs w:val="22"/>
          </w:rPr>
          <w:t>https://www.coloradosos.gov/CCR/GenerateRulePdf.do?ruleVersionID=11290&amp;fileName=5%20CCR%201002-11</w:t>
        </w:r>
      </w:hyperlink>
      <w:r w:rsidR="009D27E4">
        <w:rPr>
          <w:sz w:val="22"/>
          <w:szCs w:val="22"/>
        </w:rPr>
        <w:t>. Copies are also available for public inspection and copying at the Colorado Department of Human Services, 1575 Sherman Street, Denver, CO 80203, during regular business hours. Results must be maintained and available for review by the Department.</w:t>
      </w:r>
    </w:p>
    <w:p w14:paraId="327710BF" w14:textId="2762E136" w:rsidR="00327F2E" w:rsidRPr="006B41F7" w:rsidRDefault="00327F2E" w:rsidP="00327F2E">
      <w:pPr>
        <w:spacing w:after="200" w:line="276" w:lineRule="auto"/>
        <w:ind w:left="720" w:right="-720" w:hanging="720"/>
        <w:rPr>
          <w:sz w:val="22"/>
          <w:szCs w:val="22"/>
        </w:rPr>
      </w:pPr>
      <w:r w:rsidRPr="006B41F7">
        <w:rPr>
          <w:sz w:val="22"/>
          <w:szCs w:val="22"/>
        </w:rPr>
        <w:t>C</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9D27E4">
        <w:rPr>
          <w:sz w:val="22"/>
          <w:szCs w:val="22"/>
        </w:rPr>
        <w:t xml:space="preserve"> must</w:t>
      </w:r>
      <w:r w:rsidRPr="006B41F7">
        <w:rPr>
          <w:color w:val="FF0000"/>
          <w:sz w:val="22"/>
          <w:szCs w:val="22"/>
        </w:rPr>
        <w:t xml:space="preserve"> </w:t>
      </w:r>
      <w:r w:rsidRPr="006B41F7">
        <w:rPr>
          <w:sz w:val="22"/>
          <w:szCs w:val="22"/>
        </w:rPr>
        <w:t>be equipped with adequate light, heat, ventilation, and plumbing for safe and comfortable occupancy.</w:t>
      </w:r>
    </w:p>
    <w:p w14:paraId="1CCA41F6" w14:textId="5CC04739" w:rsidR="00327F2E" w:rsidRPr="006B41F7" w:rsidRDefault="00327F2E" w:rsidP="00327F2E">
      <w:pPr>
        <w:spacing w:after="200" w:line="276" w:lineRule="auto"/>
        <w:ind w:left="720" w:right="-720" w:hanging="720"/>
        <w:rPr>
          <w:sz w:val="22"/>
          <w:szCs w:val="22"/>
        </w:rPr>
      </w:pPr>
      <w:r w:rsidRPr="006B41F7">
        <w:rPr>
          <w:sz w:val="22"/>
          <w:szCs w:val="22"/>
        </w:rPr>
        <w:lastRenderedPageBreak/>
        <w:t>D</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 must be equipped with hot and cold running water</w:t>
      </w:r>
      <w:r w:rsidR="007C459C">
        <w:rPr>
          <w:sz w:val="22"/>
          <w:szCs w:val="22"/>
        </w:rPr>
        <w:t xml:space="preserve"> with fixtures accessible to children/youth maintained to prevent scalding.</w:t>
      </w:r>
    </w:p>
    <w:p w14:paraId="1651344A" w14:textId="67FCDF19" w:rsidR="00327F2E" w:rsidRPr="006B41F7" w:rsidRDefault="00327F2E" w:rsidP="00327F2E">
      <w:pPr>
        <w:spacing w:after="200" w:line="276" w:lineRule="auto"/>
        <w:ind w:left="720" w:right="-720" w:hanging="720"/>
        <w:rPr>
          <w:sz w:val="22"/>
          <w:szCs w:val="22"/>
        </w:rPr>
      </w:pPr>
      <w:r w:rsidRPr="006B41F7">
        <w:rPr>
          <w:sz w:val="22"/>
          <w:szCs w:val="22"/>
        </w:rPr>
        <w:t>E</w:t>
      </w:r>
      <w:proofErr w:type="gramStart"/>
      <w:r w:rsidRPr="006B41F7">
        <w:rPr>
          <w:sz w:val="22"/>
          <w:szCs w:val="22"/>
        </w:rPr>
        <w:t xml:space="preserve">. </w:t>
      </w:r>
      <w:r w:rsidRPr="006B41F7">
        <w:rPr>
          <w:sz w:val="22"/>
          <w:szCs w:val="22"/>
        </w:rPr>
        <w:tab/>
        <w:t>All</w:t>
      </w:r>
      <w:proofErr w:type="gramEnd"/>
      <w:r w:rsidRPr="006B41F7">
        <w:rPr>
          <w:sz w:val="22"/>
          <w:szCs w:val="22"/>
        </w:rPr>
        <w:t xml:space="preserve"> stairways containing more than four</w:t>
      </w:r>
      <w:r w:rsidR="007C459C">
        <w:rPr>
          <w:sz w:val="22"/>
          <w:szCs w:val="22"/>
        </w:rPr>
        <w:t xml:space="preserve"> (4)</w:t>
      </w:r>
      <w:r w:rsidRPr="006B41F7">
        <w:rPr>
          <w:sz w:val="22"/>
          <w:szCs w:val="22"/>
        </w:rPr>
        <w:t xml:space="preserve"> steps</w:t>
      </w:r>
      <w:r w:rsidR="007C459C">
        <w:rPr>
          <w:sz w:val="22"/>
          <w:szCs w:val="22"/>
        </w:rPr>
        <w:t xml:space="preserve"> must</w:t>
      </w:r>
      <w:r w:rsidRPr="006B41F7">
        <w:rPr>
          <w:sz w:val="22"/>
          <w:szCs w:val="22"/>
        </w:rPr>
        <w:t xml:space="preserve"> be equipped with a handrail.</w:t>
      </w:r>
    </w:p>
    <w:p w14:paraId="444FBE05" w14:textId="49022876" w:rsidR="00327F2E" w:rsidRPr="006B41F7" w:rsidRDefault="00327F2E" w:rsidP="00327F2E">
      <w:pPr>
        <w:spacing w:after="200" w:line="276" w:lineRule="auto"/>
        <w:ind w:left="720" w:right="-720" w:hanging="720"/>
        <w:rPr>
          <w:b/>
          <w:bCs/>
          <w:sz w:val="22"/>
          <w:szCs w:val="22"/>
        </w:rPr>
      </w:pPr>
      <w:r w:rsidRPr="006B41F7">
        <w:rPr>
          <w:sz w:val="22"/>
          <w:szCs w:val="22"/>
        </w:rPr>
        <w:t xml:space="preserve">F. </w:t>
      </w:r>
      <w:r w:rsidRPr="006B41F7">
        <w:rPr>
          <w:sz w:val="22"/>
          <w:szCs w:val="22"/>
        </w:rPr>
        <w:tab/>
        <w:t>The foster care home</w:t>
      </w:r>
      <w:r w:rsidR="007C459C">
        <w:rPr>
          <w:sz w:val="22"/>
          <w:szCs w:val="22"/>
        </w:rPr>
        <w:t xml:space="preserve"> must</w:t>
      </w:r>
      <w:r w:rsidRPr="006B41F7">
        <w:rPr>
          <w:color w:val="FF0000"/>
          <w:sz w:val="22"/>
          <w:szCs w:val="22"/>
        </w:rPr>
        <w:t xml:space="preserve"> </w:t>
      </w:r>
      <w:r w:rsidRPr="006B41F7">
        <w:rPr>
          <w:sz w:val="22"/>
          <w:szCs w:val="22"/>
        </w:rPr>
        <w:t>have</w:t>
      </w:r>
      <w:r w:rsidR="007C459C">
        <w:rPr>
          <w:sz w:val="22"/>
          <w:szCs w:val="22"/>
        </w:rPr>
        <w:t xml:space="preserve"> an active,</w:t>
      </w:r>
      <w:r w:rsidRPr="006B41F7">
        <w:rPr>
          <w:sz w:val="22"/>
          <w:szCs w:val="22"/>
        </w:rPr>
        <w:t xml:space="preserve"> working telephone, and emergency numbers</w:t>
      </w:r>
      <w:r w:rsidR="007C459C">
        <w:rPr>
          <w:sz w:val="22"/>
          <w:szCs w:val="22"/>
        </w:rPr>
        <w:t xml:space="preserve"> must</w:t>
      </w:r>
      <w:r w:rsidRPr="006B41F7">
        <w:rPr>
          <w:sz w:val="22"/>
          <w:szCs w:val="22"/>
        </w:rPr>
        <w:t xml:space="preserve"> be posted</w:t>
      </w:r>
      <w:r w:rsidR="007C459C">
        <w:rPr>
          <w:sz w:val="22"/>
          <w:szCs w:val="22"/>
        </w:rPr>
        <w:t xml:space="preserve"> in a common or visible area in the home</w:t>
      </w:r>
      <w:r w:rsidRPr="006B41F7">
        <w:rPr>
          <w:sz w:val="22"/>
          <w:szCs w:val="22"/>
        </w:rPr>
        <w:t>, including those related to medical care,</w:t>
      </w:r>
      <w:r w:rsidR="007C459C">
        <w:rPr>
          <w:sz w:val="22"/>
          <w:szCs w:val="22"/>
        </w:rPr>
        <w:t xml:space="preserve"> local</w:t>
      </w:r>
      <w:r w:rsidRPr="006B41F7">
        <w:rPr>
          <w:color w:val="FF0000"/>
          <w:sz w:val="22"/>
          <w:szCs w:val="22"/>
        </w:rPr>
        <w:t xml:space="preserve"> </w:t>
      </w:r>
      <w:r w:rsidRPr="006B41F7">
        <w:rPr>
          <w:sz w:val="22"/>
          <w:szCs w:val="22"/>
        </w:rPr>
        <w:t xml:space="preserve">fire, </w:t>
      </w:r>
      <w:r w:rsidR="007C459C">
        <w:rPr>
          <w:sz w:val="22"/>
          <w:szCs w:val="22"/>
        </w:rPr>
        <w:t>local</w:t>
      </w:r>
      <w:r w:rsidRPr="006B41F7">
        <w:rPr>
          <w:color w:val="FF0000"/>
          <w:sz w:val="22"/>
          <w:szCs w:val="22"/>
        </w:rPr>
        <w:t xml:space="preserve"> </w:t>
      </w:r>
      <w:r w:rsidRPr="006B41F7">
        <w:rPr>
          <w:sz w:val="22"/>
          <w:szCs w:val="22"/>
        </w:rPr>
        <w:t xml:space="preserve">law enforcement, </w:t>
      </w:r>
      <w:r w:rsidR="007C459C">
        <w:rPr>
          <w:sz w:val="22"/>
          <w:szCs w:val="22"/>
        </w:rPr>
        <w:t>ambulance, the statewide Child Abuse and Neglect Hotline, the National Suicide Hotline, the Colorado Crisis Line, Safe2Tell Hotline,</w:t>
      </w:r>
      <w:r w:rsidRPr="006B41F7">
        <w:rPr>
          <w:color w:val="FF0000"/>
          <w:sz w:val="22"/>
          <w:szCs w:val="22"/>
        </w:rPr>
        <w:t xml:space="preserve"> </w:t>
      </w:r>
      <w:r w:rsidRPr="006B41F7">
        <w:rPr>
          <w:sz w:val="22"/>
          <w:szCs w:val="22"/>
        </w:rPr>
        <w:t>and poison control, where available. Numbers for the agency or person having legal custody of each child/youth in foster care</w:t>
      </w:r>
      <w:r w:rsidR="007C459C">
        <w:rPr>
          <w:sz w:val="22"/>
          <w:szCs w:val="22"/>
        </w:rPr>
        <w:t xml:space="preserve"> must</w:t>
      </w:r>
      <w:r w:rsidRPr="006B41F7">
        <w:rPr>
          <w:color w:val="FF0000"/>
          <w:sz w:val="22"/>
          <w:szCs w:val="22"/>
        </w:rPr>
        <w:t xml:space="preserve"> </w:t>
      </w:r>
      <w:r w:rsidRPr="006B41F7">
        <w:rPr>
          <w:sz w:val="22"/>
          <w:szCs w:val="22"/>
        </w:rPr>
        <w:t>also be readily available.</w:t>
      </w:r>
    </w:p>
    <w:p w14:paraId="42399611" w14:textId="71D0A6EB" w:rsidR="00327F2E" w:rsidRPr="006B41F7" w:rsidRDefault="00327F2E" w:rsidP="00486289">
      <w:pPr>
        <w:pStyle w:val="Heading2"/>
      </w:pPr>
      <w:r w:rsidRPr="006B41F7">
        <w:t xml:space="preserve">7.708.3 </w:t>
      </w:r>
      <w:r w:rsidRPr="006B41F7">
        <w:tab/>
        <w:t>REQUIREMENT</w:t>
      </w:r>
      <w:r w:rsidR="004B38AA">
        <w:t>S</w:t>
      </w:r>
      <w:r w:rsidRPr="006B41F7">
        <w:t xml:space="preserve"> FOR THE ONGOING OPERATION OF FOSTER CARE HOMES</w:t>
      </w:r>
    </w:p>
    <w:p w14:paraId="363ED242" w14:textId="77777777" w:rsidR="00327F2E" w:rsidRPr="006B41F7" w:rsidRDefault="00327F2E" w:rsidP="00486289">
      <w:pPr>
        <w:pStyle w:val="Heading2"/>
      </w:pPr>
      <w:r w:rsidRPr="006B41F7">
        <w:t xml:space="preserve">7.708.31 </w:t>
      </w:r>
      <w:r w:rsidRPr="006B41F7">
        <w:tab/>
        <w:t>Care of Children/Youth Who Are in Foster Care</w:t>
      </w:r>
    </w:p>
    <w:p w14:paraId="2314FDC7" w14:textId="183F73A8" w:rsidR="00327F2E" w:rsidRPr="006B41F7" w:rsidRDefault="00327F2E" w:rsidP="00327F2E">
      <w:pPr>
        <w:spacing w:after="200" w:line="276" w:lineRule="auto"/>
        <w:ind w:left="720" w:right="-720" w:hanging="720"/>
        <w:rPr>
          <w:color w:val="FF0000"/>
          <w:sz w:val="22"/>
          <w:szCs w:val="22"/>
        </w:rPr>
      </w:pPr>
      <w:r w:rsidRPr="006B41F7">
        <w:rPr>
          <w:sz w:val="22"/>
          <w:szCs w:val="22"/>
        </w:rPr>
        <w:t>A</w:t>
      </w:r>
      <w:proofErr w:type="gramStart"/>
      <w:r w:rsidRPr="006B41F7">
        <w:rPr>
          <w:sz w:val="22"/>
          <w:szCs w:val="22"/>
        </w:rPr>
        <w:t xml:space="preserve">. </w:t>
      </w:r>
      <w:r w:rsidRPr="006B41F7">
        <w:rPr>
          <w:sz w:val="22"/>
          <w:szCs w:val="22"/>
        </w:rPr>
        <w:tab/>
        <w:t>Foster</w:t>
      </w:r>
      <w:proofErr w:type="gramEnd"/>
      <w:r w:rsidRPr="006B41F7">
        <w:rPr>
          <w:sz w:val="22"/>
          <w:szCs w:val="22"/>
        </w:rPr>
        <w:t xml:space="preserve"> parents</w:t>
      </w:r>
      <w:r w:rsidR="004B38AA">
        <w:rPr>
          <w:sz w:val="22"/>
          <w:szCs w:val="22"/>
        </w:rPr>
        <w:t xml:space="preserve"> must</w:t>
      </w:r>
      <w:r w:rsidRPr="006B41F7">
        <w:rPr>
          <w:color w:val="FF0000"/>
          <w:sz w:val="22"/>
          <w:szCs w:val="22"/>
        </w:rPr>
        <w:t xml:space="preserve"> </w:t>
      </w:r>
      <w:r w:rsidRPr="006B41F7">
        <w:rPr>
          <w:sz w:val="22"/>
          <w:szCs w:val="22"/>
        </w:rPr>
        <w:t>provide supervision and care appropriate to each child's/youth’s age</w:t>
      </w:r>
      <w:r w:rsidR="004B38AA">
        <w:rPr>
          <w:sz w:val="22"/>
          <w:szCs w:val="22"/>
        </w:rPr>
        <w:t xml:space="preserve"> and developmental abilities. The foster parent(s) must also provide any specific, time-limited safety or supervision plans, as required by the child’s/youth’s behavior and/or needs.</w:t>
      </w:r>
    </w:p>
    <w:p w14:paraId="77587FED" w14:textId="1AA97639"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Within</w:t>
      </w:r>
      <w:proofErr w:type="gramEnd"/>
      <w:r w:rsidRPr="006B41F7">
        <w:rPr>
          <w:sz w:val="22"/>
          <w:szCs w:val="22"/>
        </w:rPr>
        <w:t xml:space="preserve"> twenty-four (24) hours of arrival at the foster care home, a child/youth</w:t>
      </w:r>
      <w:r w:rsidR="004B38AA">
        <w:rPr>
          <w:sz w:val="22"/>
          <w:szCs w:val="22"/>
        </w:rPr>
        <w:t xml:space="preserve"> must</w:t>
      </w:r>
      <w:r w:rsidRPr="006B41F7">
        <w:rPr>
          <w:sz w:val="22"/>
          <w:szCs w:val="22"/>
        </w:rPr>
        <w:t xml:space="preserve"> be given an orientation to the home</w:t>
      </w:r>
      <w:r w:rsidR="004B38AA">
        <w:rPr>
          <w:sz w:val="22"/>
          <w:szCs w:val="22"/>
        </w:rPr>
        <w:t xml:space="preserve">. If the orientation cannot happen within the twenty-four (24) hour timeframe for child/youth specific reasons or due to the need to acquire language or interpretation services, this must be documented in the child’s/youth’s file. The orientation must also be accessible to the child’s/youth’s disability-related communication needs, if appropriate, including auxiliary aids and services and documented in the file. The orientation must be conducted in the child’s/youth’s preferred language. The orientation must be </w:t>
      </w:r>
      <w:r w:rsidRPr="006B41F7">
        <w:rPr>
          <w:sz w:val="22"/>
          <w:szCs w:val="22"/>
        </w:rPr>
        <w:t>consistent with the age of the child/youth</w:t>
      </w:r>
      <w:r w:rsidR="004B38AA">
        <w:rPr>
          <w:sz w:val="22"/>
          <w:szCs w:val="22"/>
        </w:rPr>
        <w:t>, reported developmental and/or cognitive level,</w:t>
      </w:r>
      <w:r w:rsidRPr="006B41F7">
        <w:rPr>
          <w:sz w:val="22"/>
          <w:szCs w:val="22"/>
        </w:rPr>
        <w:t xml:space="preserve"> and ability to participate</w:t>
      </w:r>
      <w:r w:rsidR="004B38AA">
        <w:rPr>
          <w:sz w:val="22"/>
          <w:szCs w:val="22"/>
        </w:rPr>
        <w:t xml:space="preserve">. If the child/youth </w:t>
      </w:r>
      <w:proofErr w:type="gramStart"/>
      <w:r w:rsidR="004B38AA">
        <w:rPr>
          <w:sz w:val="22"/>
          <w:szCs w:val="22"/>
        </w:rPr>
        <w:t>is not able to</w:t>
      </w:r>
      <w:proofErr w:type="gramEnd"/>
      <w:r w:rsidR="004B38AA">
        <w:rPr>
          <w:sz w:val="22"/>
          <w:szCs w:val="22"/>
        </w:rPr>
        <w:t xml:space="preserve"> participate in the orientation, the agency placing the child/youth must be given the orientation on behalf of the child/youth. The orientation must</w:t>
      </w:r>
      <w:r w:rsidRPr="006B41F7">
        <w:rPr>
          <w:sz w:val="22"/>
          <w:szCs w:val="22"/>
        </w:rPr>
        <w:t xml:space="preserve"> include at least the following:</w:t>
      </w:r>
    </w:p>
    <w:p w14:paraId="19308FA0" w14:textId="1D78AA37"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t>Tour</w:t>
      </w:r>
      <w:proofErr w:type="gramEnd"/>
      <w:r w:rsidRPr="006B41F7">
        <w:rPr>
          <w:sz w:val="22"/>
          <w:szCs w:val="22"/>
        </w:rPr>
        <w:t xml:space="preserve"> of the home</w:t>
      </w:r>
      <w:r w:rsidR="00AD2CE4">
        <w:rPr>
          <w:sz w:val="22"/>
          <w:szCs w:val="22"/>
        </w:rPr>
        <w:t xml:space="preserve"> to include where the child/youth will sleep</w:t>
      </w:r>
      <w:r w:rsidRPr="006B41F7">
        <w:rPr>
          <w:color w:val="FF0000"/>
          <w:sz w:val="22"/>
          <w:szCs w:val="22"/>
        </w:rPr>
        <w:t xml:space="preserve"> </w:t>
      </w:r>
      <w:r w:rsidRPr="006B41F7">
        <w:rPr>
          <w:sz w:val="22"/>
          <w:szCs w:val="22"/>
        </w:rPr>
        <w:t>and instruction</w:t>
      </w:r>
      <w:r w:rsidR="00AD2CE4">
        <w:rPr>
          <w:sz w:val="22"/>
          <w:szCs w:val="22"/>
        </w:rPr>
        <w:t>s</w:t>
      </w:r>
      <w:r w:rsidRPr="006B41F7">
        <w:rPr>
          <w:sz w:val="22"/>
          <w:szCs w:val="22"/>
        </w:rPr>
        <w:t xml:space="preserve"> on fire alarm and emergency evacuation plan or procedures, escape routes and exits</w:t>
      </w:r>
      <w:r w:rsidR="00AD2CE4">
        <w:rPr>
          <w:sz w:val="22"/>
          <w:szCs w:val="22"/>
        </w:rPr>
        <w:t>;</w:t>
      </w:r>
    </w:p>
    <w:p w14:paraId="7702AF95" w14:textId="54D430D0" w:rsidR="00327F2E" w:rsidRPr="006B41F7" w:rsidRDefault="00327F2E" w:rsidP="00327F2E">
      <w:pPr>
        <w:spacing w:after="200" w:line="276" w:lineRule="auto"/>
        <w:ind w:left="1440" w:right="-720" w:hanging="720"/>
        <w:rPr>
          <w:sz w:val="22"/>
          <w:szCs w:val="22"/>
        </w:rPr>
      </w:pPr>
      <w:bookmarkStart w:id="5" w:name="_Hlk221616141"/>
      <w:r w:rsidRPr="006B41F7">
        <w:rPr>
          <w:sz w:val="22"/>
          <w:szCs w:val="22"/>
        </w:rPr>
        <w:t>2</w:t>
      </w:r>
      <w:proofErr w:type="gramStart"/>
      <w:r w:rsidRPr="006B41F7">
        <w:rPr>
          <w:sz w:val="22"/>
          <w:szCs w:val="22"/>
        </w:rPr>
        <w:t xml:space="preserve">. </w:t>
      </w:r>
      <w:r w:rsidRPr="006B41F7">
        <w:rPr>
          <w:sz w:val="22"/>
          <w:szCs w:val="22"/>
        </w:rPr>
        <w:tab/>
      </w:r>
      <w:r w:rsidR="00AD2CE4">
        <w:rPr>
          <w:sz w:val="22"/>
          <w:szCs w:val="22"/>
        </w:rPr>
        <w:t>An</w:t>
      </w:r>
      <w:proofErr w:type="gramEnd"/>
      <w:r w:rsidR="00AD2CE4">
        <w:rPr>
          <w:sz w:val="22"/>
          <w:szCs w:val="22"/>
        </w:rPr>
        <w:t xml:space="preserve"> overview of t</w:t>
      </w:r>
      <w:r w:rsidRPr="006B41F7">
        <w:rPr>
          <w:sz w:val="22"/>
          <w:szCs w:val="22"/>
        </w:rPr>
        <w:t>he rules/regulations of the home</w:t>
      </w:r>
      <w:r w:rsidR="00AD2CE4">
        <w:rPr>
          <w:sz w:val="22"/>
          <w:szCs w:val="22"/>
        </w:rPr>
        <w:t>;</w:t>
      </w:r>
    </w:p>
    <w:p w14:paraId="3D16EBC1" w14:textId="763251D8" w:rsidR="00327F2E" w:rsidRDefault="00AD2CE4" w:rsidP="00327F2E">
      <w:pPr>
        <w:spacing w:after="200" w:line="276" w:lineRule="auto"/>
        <w:ind w:left="1440" w:right="-720" w:hanging="720"/>
        <w:rPr>
          <w:color w:val="FF0000"/>
          <w:sz w:val="22"/>
          <w:szCs w:val="22"/>
        </w:rPr>
      </w:pPr>
      <w:bookmarkStart w:id="6" w:name="_Hlk221622452"/>
      <w:bookmarkEnd w:id="5"/>
      <w:r>
        <w:rPr>
          <w:sz w:val="22"/>
          <w:szCs w:val="22"/>
        </w:rPr>
        <w:t>3.</w:t>
      </w:r>
      <w:r w:rsidR="00327F2E" w:rsidRPr="006B41F7">
        <w:rPr>
          <w:color w:val="FF0000"/>
          <w:sz w:val="22"/>
          <w:szCs w:val="22"/>
        </w:rPr>
        <w:tab/>
      </w:r>
      <w:r>
        <w:rPr>
          <w:sz w:val="22"/>
          <w:szCs w:val="22"/>
        </w:rPr>
        <w:t>For children/youth residing in foster care or participating in the foster youth in transition program, the location of the written notice of child/youth rights required by Section 19-7-101(5), C.R.S. must be posted in a place where children/youth have access and be in the child’s/youth’s primary language</w:t>
      </w:r>
      <w:r w:rsidR="00074DA7">
        <w:rPr>
          <w:sz w:val="22"/>
          <w:szCs w:val="22"/>
        </w:rPr>
        <w:t xml:space="preserve"> and provided in plain language</w:t>
      </w:r>
      <w:r>
        <w:rPr>
          <w:sz w:val="22"/>
          <w:szCs w:val="22"/>
        </w:rPr>
        <w:t>. An explanation of child/youth rights, as identified in Section 7.708.33, and the location(s) of where those rights are posted in the home must be provided to all other children/youth;</w:t>
      </w:r>
    </w:p>
    <w:p w14:paraId="3C77474E" w14:textId="266A23FD" w:rsidR="00600290" w:rsidRDefault="00600290" w:rsidP="00327F2E">
      <w:pPr>
        <w:spacing w:after="200" w:line="276" w:lineRule="auto"/>
        <w:ind w:left="1440" w:right="-720" w:hanging="720"/>
        <w:rPr>
          <w:sz w:val="22"/>
          <w:szCs w:val="22"/>
        </w:rPr>
      </w:pPr>
      <w:r>
        <w:rPr>
          <w:sz w:val="22"/>
          <w:szCs w:val="22"/>
        </w:rPr>
        <w:t>4.</w:t>
      </w:r>
      <w:r>
        <w:rPr>
          <w:sz w:val="22"/>
          <w:szCs w:val="22"/>
        </w:rPr>
        <w:tab/>
        <w:t xml:space="preserve">For children/youth residing in foster care or participating in the foster youth in transition program, the foster parent(s) must provide contact information for the child’s/youth’s appointed attorney; the Office of the Child Protection Ombudsman; the appropriate </w:t>
      </w:r>
      <w:r>
        <w:rPr>
          <w:sz w:val="22"/>
          <w:szCs w:val="22"/>
        </w:rPr>
        <w:lastRenderedPageBreak/>
        <w:t>county department of human/social services; and the Department of Human Services in accordance with Section 19-7-101(3), C.R.S.;</w:t>
      </w:r>
    </w:p>
    <w:p w14:paraId="2E0D5BA9" w14:textId="75E31010" w:rsidR="00600290" w:rsidRDefault="00600290" w:rsidP="00327F2E">
      <w:pPr>
        <w:spacing w:after="200" w:line="276" w:lineRule="auto"/>
        <w:ind w:left="1440" w:right="-720" w:hanging="720"/>
        <w:rPr>
          <w:sz w:val="22"/>
          <w:szCs w:val="22"/>
        </w:rPr>
      </w:pPr>
      <w:r>
        <w:rPr>
          <w:sz w:val="22"/>
          <w:szCs w:val="22"/>
        </w:rPr>
        <w:t>5.</w:t>
      </w:r>
      <w:r>
        <w:rPr>
          <w:sz w:val="22"/>
          <w:szCs w:val="22"/>
        </w:rPr>
        <w:tab/>
        <w:t xml:space="preserve">The certifying agency must provide an explanation of the foster </w:t>
      </w:r>
      <w:proofErr w:type="spellStart"/>
      <w:r>
        <w:rPr>
          <w:sz w:val="22"/>
          <w:szCs w:val="22"/>
        </w:rPr>
        <w:t>home’s</w:t>
      </w:r>
      <w:proofErr w:type="spellEnd"/>
      <w:r>
        <w:rPr>
          <w:sz w:val="22"/>
          <w:szCs w:val="22"/>
        </w:rPr>
        <w:t xml:space="preserve"> or agency’s grievance procedure, the name and contact information for members of the multidisciplinary team, and how they are able to submit a grievance for children/youth placed in a foster home who are not in the custody of a county department of human/social services. Such children/youth must also be provided notice that they may contact the Office of the Child Protection Ombudsman, the appropriate county department of human/social services, and the Department about any questions, concerns, or grievances related to child/youth rights;</w:t>
      </w:r>
    </w:p>
    <w:p w14:paraId="5A3A50B3" w14:textId="09F941A3" w:rsidR="00600290" w:rsidRDefault="00600290" w:rsidP="00327F2E">
      <w:pPr>
        <w:spacing w:after="200" w:line="276" w:lineRule="auto"/>
        <w:ind w:left="1440" w:right="-720" w:hanging="720"/>
        <w:rPr>
          <w:sz w:val="22"/>
          <w:szCs w:val="22"/>
        </w:rPr>
      </w:pPr>
      <w:r>
        <w:rPr>
          <w:sz w:val="22"/>
          <w:szCs w:val="22"/>
        </w:rPr>
        <w:t>6.</w:t>
      </w:r>
      <w:r>
        <w:rPr>
          <w:sz w:val="22"/>
          <w:szCs w:val="22"/>
        </w:rPr>
        <w:tab/>
        <w:t>An overview of the anticipated daily schedule for the child/youth;</w:t>
      </w:r>
    </w:p>
    <w:p w14:paraId="11718AAF" w14:textId="06B4E3CF" w:rsidR="00600290" w:rsidRDefault="00600290" w:rsidP="00327F2E">
      <w:pPr>
        <w:spacing w:after="200" w:line="276" w:lineRule="auto"/>
        <w:ind w:left="1440" w:right="-720" w:hanging="720"/>
        <w:rPr>
          <w:sz w:val="22"/>
          <w:szCs w:val="22"/>
        </w:rPr>
      </w:pPr>
      <w:r>
        <w:rPr>
          <w:sz w:val="22"/>
          <w:szCs w:val="22"/>
        </w:rPr>
        <w:t>7.</w:t>
      </w:r>
      <w:r>
        <w:rPr>
          <w:sz w:val="22"/>
          <w:szCs w:val="22"/>
        </w:rPr>
        <w:tab/>
        <w:t>The type of discipline used in the foster care home, preventative and supportive discipline techniques, and corrective feedback and discipline techniques utilized excluding prohibited discipline techniques outlined in Section 7.708.41.F.</w:t>
      </w:r>
    </w:p>
    <w:p w14:paraId="155F6464" w14:textId="7AE24CD9" w:rsidR="00F11A89" w:rsidRPr="00600290" w:rsidRDefault="00F11A89" w:rsidP="00F11A89">
      <w:pPr>
        <w:spacing w:after="200" w:line="276" w:lineRule="auto"/>
        <w:ind w:left="720" w:right="-720" w:hanging="720"/>
        <w:rPr>
          <w:sz w:val="22"/>
          <w:szCs w:val="22"/>
        </w:rPr>
      </w:pPr>
      <w:proofErr w:type="gramStart"/>
      <w:r>
        <w:rPr>
          <w:sz w:val="22"/>
          <w:szCs w:val="22"/>
        </w:rPr>
        <w:t>C.</w:t>
      </w:r>
      <w:r>
        <w:rPr>
          <w:sz w:val="22"/>
          <w:szCs w:val="22"/>
        </w:rPr>
        <w:tab/>
        <w:t>Concerning</w:t>
      </w:r>
      <w:proofErr w:type="gramEnd"/>
      <w:r>
        <w:rPr>
          <w:sz w:val="22"/>
          <w:szCs w:val="22"/>
        </w:rPr>
        <w:t xml:space="preserve"> behaviors or needs observed or not previously known by </w:t>
      </w:r>
      <w:proofErr w:type="gramStart"/>
      <w:r>
        <w:rPr>
          <w:sz w:val="22"/>
          <w:szCs w:val="22"/>
        </w:rPr>
        <w:t>the foster</w:t>
      </w:r>
      <w:proofErr w:type="gramEnd"/>
      <w:r>
        <w:rPr>
          <w:sz w:val="22"/>
          <w:szCs w:val="22"/>
        </w:rPr>
        <w:t xml:space="preserve"> parents must be reported to the certifying authority and the child’s/youth’s caseworker so that the appropriate care may be obtained, when needed.</w:t>
      </w:r>
    </w:p>
    <w:bookmarkEnd w:id="6"/>
    <w:p w14:paraId="787ABD26" w14:textId="6C45EE9F" w:rsidR="00327F2E" w:rsidRDefault="00F11A89" w:rsidP="00327F2E">
      <w:pPr>
        <w:spacing w:after="200" w:line="276" w:lineRule="auto"/>
        <w:ind w:left="720" w:right="-720" w:hanging="720"/>
        <w:rPr>
          <w:color w:val="FF0000"/>
          <w:sz w:val="22"/>
          <w:szCs w:val="22"/>
        </w:rPr>
      </w:pPr>
      <w:r>
        <w:rPr>
          <w:sz w:val="22"/>
          <w:szCs w:val="22"/>
        </w:rPr>
        <w:t>D</w:t>
      </w:r>
      <w:proofErr w:type="gramStart"/>
      <w:r w:rsidR="00327F2E" w:rsidRPr="006B41F7">
        <w:rPr>
          <w:sz w:val="22"/>
          <w:szCs w:val="22"/>
        </w:rPr>
        <w:t xml:space="preserve">. </w:t>
      </w:r>
      <w:r w:rsidR="00327F2E" w:rsidRPr="006B41F7">
        <w:rPr>
          <w:sz w:val="22"/>
          <w:szCs w:val="22"/>
        </w:rPr>
        <w:tab/>
        <w:t>Where</w:t>
      </w:r>
      <w:proofErr w:type="gramEnd"/>
      <w:r w:rsidR="00327F2E" w:rsidRPr="006B41F7">
        <w:rPr>
          <w:sz w:val="22"/>
          <w:szCs w:val="22"/>
        </w:rPr>
        <w:t xml:space="preserve"> pets or other animals are present, additional precautions</w:t>
      </w:r>
      <w:r>
        <w:rPr>
          <w:sz w:val="22"/>
          <w:szCs w:val="22"/>
        </w:rPr>
        <w:t xml:space="preserve"> must</w:t>
      </w:r>
      <w:r w:rsidR="00327F2E" w:rsidRPr="006B41F7">
        <w:rPr>
          <w:sz w:val="22"/>
          <w:szCs w:val="22"/>
        </w:rPr>
        <w:t xml:space="preserve"> be taken as required to </w:t>
      </w:r>
      <w:r w:rsidRPr="00F11A89">
        <w:rPr>
          <w:sz w:val="22"/>
          <w:szCs w:val="22"/>
        </w:rPr>
        <w:t>e</w:t>
      </w:r>
      <w:r w:rsidR="00327F2E" w:rsidRPr="006B41F7">
        <w:rPr>
          <w:sz w:val="22"/>
          <w:szCs w:val="22"/>
        </w:rPr>
        <w:t>nsure both safety and good hygiene. Dogs and cats</w:t>
      </w:r>
      <w:r>
        <w:rPr>
          <w:sz w:val="22"/>
          <w:szCs w:val="22"/>
        </w:rPr>
        <w:t xml:space="preserve"> must</w:t>
      </w:r>
      <w:r w:rsidR="00327F2E" w:rsidRPr="006B41F7">
        <w:rPr>
          <w:sz w:val="22"/>
          <w:szCs w:val="22"/>
        </w:rPr>
        <w:t xml:space="preserve"> be vaccinated as required by State law or as designated by a veterinarian. Children/youth in foster care shall not be permitted to mistreat animals. Any animal that poses a threat to a child’s/youth’s safety or health must be confined in a place away from the child(ren)/youth in foster care.</w:t>
      </w:r>
      <w:r>
        <w:rPr>
          <w:sz w:val="22"/>
          <w:szCs w:val="22"/>
        </w:rPr>
        <w:t xml:space="preserve"> If any pets or animals are a cause for concern, the pet(s) or animal(s) must be evaluated by a veterinarian, and recommendations from the veterinarian must be followed for the safety of the child/youth in care. Information about pets or animals in the foster care home must be documented in the home study.</w:t>
      </w:r>
      <w:r w:rsidR="00327F2E" w:rsidRPr="006B41F7">
        <w:rPr>
          <w:sz w:val="22"/>
          <w:szCs w:val="22"/>
        </w:rPr>
        <w:t xml:space="preserve"> </w:t>
      </w:r>
      <w:r w:rsidR="00327F2E" w:rsidRPr="006B41F7">
        <w:rPr>
          <w:color w:val="FF0000"/>
          <w:sz w:val="22"/>
          <w:szCs w:val="22"/>
        </w:rPr>
        <w:t xml:space="preserve"> </w:t>
      </w:r>
    </w:p>
    <w:p w14:paraId="020774EA" w14:textId="63413C5B" w:rsidR="007249FF" w:rsidRDefault="007249FF" w:rsidP="00327F2E">
      <w:pPr>
        <w:spacing w:after="200" w:line="276" w:lineRule="auto"/>
        <w:ind w:left="720" w:right="-720" w:hanging="720"/>
        <w:rPr>
          <w:sz w:val="22"/>
          <w:szCs w:val="22"/>
        </w:rPr>
      </w:pPr>
      <w:r>
        <w:rPr>
          <w:sz w:val="22"/>
          <w:szCs w:val="22"/>
        </w:rPr>
        <w:t>E.</w:t>
      </w:r>
      <w:r>
        <w:rPr>
          <w:sz w:val="22"/>
          <w:szCs w:val="22"/>
        </w:rPr>
        <w:tab/>
        <w:t>Children/youth in foster care who are a part of a native tribe must be allowed to maintain their tribal culture. If a change in the child’s/youth’s hair is desired, permission must be obtained from the parent(s) or legal guardian(s), and the tribe’s cultural norms must be taken into consideration when possible.</w:t>
      </w:r>
    </w:p>
    <w:p w14:paraId="3E080DBC" w14:textId="7F2F325E" w:rsidR="007249FF" w:rsidRDefault="007249FF" w:rsidP="00327F2E">
      <w:pPr>
        <w:spacing w:after="200" w:line="276" w:lineRule="auto"/>
        <w:ind w:left="720" w:right="-720" w:hanging="720"/>
        <w:rPr>
          <w:sz w:val="22"/>
          <w:szCs w:val="22"/>
        </w:rPr>
      </w:pPr>
      <w:r>
        <w:rPr>
          <w:sz w:val="22"/>
          <w:szCs w:val="22"/>
        </w:rPr>
        <w:t>F.</w:t>
      </w:r>
      <w:r>
        <w:rPr>
          <w:sz w:val="22"/>
          <w:szCs w:val="22"/>
        </w:rPr>
        <w:tab/>
        <w:t>Home Environment and Family Activity</w:t>
      </w:r>
    </w:p>
    <w:p w14:paraId="6B019BFE" w14:textId="5009BCBF" w:rsidR="007249FF" w:rsidRDefault="007249FF" w:rsidP="007249FF">
      <w:pPr>
        <w:spacing w:after="200" w:line="276" w:lineRule="auto"/>
        <w:ind w:left="1440" w:right="-720" w:hanging="720"/>
        <w:rPr>
          <w:sz w:val="22"/>
          <w:szCs w:val="22"/>
        </w:rPr>
      </w:pPr>
      <w:r>
        <w:rPr>
          <w:sz w:val="22"/>
          <w:szCs w:val="22"/>
        </w:rPr>
        <w:t>1.</w:t>
      </w:r>
      <w:r>
        <w:rPr>
          <w:sz w:val="22"/>
          <w:szCs w:val="22"/>
        </w:rPr>
        <w:tab/>
        <w:t>Daily activities must be designed to encourage typical, healthy, and individualized physical, mental, social, behavioral, and emotional development of children/youth in foster care consistent with each child’s/youth’s strengths, needs, and developmental profile. This requirement shall be met in the following manner:</w:t>
      </w:r>
    </w:p>
    <w:p w14:paraId="093CBA69" w14:textId="3E8218D5" w:rsidR="00327F2E" w:rsidRPr="006B41F7" w:rsidRDefault="007249FF" w:rsidP="007249FF">
      <w:pPr>
        <w:spacing w:after="200" w:line="276" w:lineRule="auto"/>
        <w:ind w:left="2160" w:right="-720" w:hanging="720"/>
        <w:rPr>
          <w:sz w:val="22"/>
          <w:szCs w:val="22"/>
        </w:rPr>
      </w:pPr>
      <w:r>
        <w:rPr>
          <w:sz w:val="22"/>
          <w:szCs w:val="22"/>
        </w:rPr>
        <w:t>a.</w:t>
      </w:r>
      <w:r>
        <w:rPr>
          <w:sz w:val="22"/>
          <w:szCs w:val="22"/>
        </w:rPr>
        <w:tab/>
        <w:t>Materials and equipment appropriate for the age and developmental abilities of children/youth in care shall be available for both active and quiet play.</w:t>
      </w:r>
    </w:p>
    <w:p w14:paraId="089CC651" w14:textId="6ED382DA" w:rsidR="00327F2E" w:rsidRDefault="00327F2E" w:rsidP="007249FF">
      <w:pPr>
        <w:spacing w:after="200" w:line="276" w:lineRule="auto"/>
        <w:ind w:left="2160" w:right="-720" w:hanging="720"/>
        <w:rPr>
          <w:sz w:val="22"/>
          <w:szCs w:val="22"/>
        </w:rPr>
      </w:pPr>
      <w:r w:rsidRPr="006B41F7">
        <w:rPr>
          <w:sz w:val="22"/>
          <w:szCs w:val="22"/>
        </w:rPr>
        <w:lastRenderedPageBreak/>
        <w:t>b</w:t>
      </w:r>
      <w:proofErr w:type="gramStart"/>
      <w:r w:rsidRPr="006B41F7">
        <w:rPr>
          <w:sz w:val="22"/>
          <w:szCs w:val="22"/>
        </w:rPr>
        <w:t xml:space="preserve">. </w:t>
      </w:r>
      <w:r w:rsidRPr="006B41F7">
        <w:rPr>
          <w:sz w:val="22"/>
          <w:szCs w:val="22"/>
        </w:rPr>
        <w:tab/>
        <w:t>A</w:t>
      </w:r>
      <w:proofErr w:type="gramEnd"/>
      <w:r w:rsidR="007249FF">
        <w:rPr>
          <w:sz w:val="22"/>
          <w:szCs w:val="22"/>
        </w:rPr>
        <w:t xml:space="preserve"> continued</w:t>
      </w:r>
      <w:r w:rsidRPr="006B41F7">
        <w:rPr>
          <w:sz w:val="22"/>
          <w:szCs w:val="22"/>
        </w:rPr>
        <w:t xml:space="preserve"> effort shall be made to provide for</w:t>
      </w:r>
      <w:r w:rsidR="007249FF">
        <w:rPr>
          <w:sz w:val="22"/>
          <w:szCs w:val="22"/>
        </w:rPr>
        <w:t xml:space="preserve"> connections</w:t>
      </w:r>
      <w:r w:rsidRPr="006B41F7">
        <w:rPr>
          <w:sz w:val="22"/>
          <w:szCs w:val="22"/>
        </w:rPr>
        <w:t xml:space="preserve"> between children</w:t>
      </w:r>
      <w:r w:rsidR="007249FF">
        <w:rPr>
          <w:sz w:val="22"/>
          <w:szCs w:val="22"/>
        </w:rPr>
        <w:t>/youth</w:t>
      </w:r>
      <w:r w:rsidRPr="006B41F7">
        <w:rPr>
          <w:sz w:val="22"/>
          <w:szCs w:val="22"/>
        </w:rPr>
        <w:t xml:space="preserve"> in foster care and other children</w:t>
      </w:r>
      <w:r w:rsidR="007249FF">
        <w:rPr>
          <w:sz w:val="22"/>
          <w:szCs w:val="22"/>
        </w:rPr>
        <w:t>/youth</w:t>
      </w:r>
      <w:r w:rsidRPr="006B41F7">
        <w:rPr>
          <w:sz w:val="22"/>
          <w:szCs w:val="22"/>
        </w:rPr>
        <w:t xml:space="preserve"> of a comparable age. Opportunities </w:t>
      </w:r>
      <w:proofErr w:type="gramStart"/>
      <w:r w:rsidRPr="006B41F7">
        <w:rPr>
          <w:sz w:val="22"/>
          <w:szCs w:val="22"/>
        </w:rPr>
        <w:t>shall</w:t>
      </w:r>
      <w:proofErr w:type="gramEnd"/>
      <w:r w:rsidRPr="006B41F7">
        <w:rPr>
          <w:sz w:val="22"/>
          <w:szCs w:val="22"/>
        </w:rPr>
        <w:t xml:space="preserve"> be provided for both group and individual play.</w:t>
      </w:r>
    </w:p>
    <w:p w14:paraId="3C8EE82E" w14:textId="4ACEECDC" w:rsidR="007249FF" w:rsidRDefault="007249FF" w:rsidP="00CE7546">
      <w:pPr>
        <w:spacing w:after="200" w:line="276" w:lineRule="auto"/>
        <w:ind w:left="2160" w:right="-720" w:hanging="720"/>
        <w:rPr>
          <w:sz w:val="22"/>
          <w:szCs w:val="22"/>
        </w:rPr>
      </w:pPr>
      <w:r>
        <w:rPr>
          <w:sz w:val="22"/>
          <w:szCs w:val="22"/>
        </w:rPr>
        <w:t>c.</w:t>
      </w:r>
      <w:r>
        <w:rPr>
          <w:sz w:val="22"/>
          <w:szCs w:val="22"/>
        </w:rPr>
        <w:tab/>
        <w:t>Outdoor recreational and leisure opportunities must be available to each child/youth in foster care. Adaptive recreation and/or adaptive recreation opportunities must be provided to those children/youth with required accommodations and to comply with the Americans with Disabilities Act (ADA), 42 U.S.C. Section 12101 through Section 12213, and its implementing regulation, 29 C.F.R. Part 1630 (2025), as incorporated by reference in Section 7.701.14. Such opportunities must be based on the individual interests of the children/youth, with personal and treatment needs being considered. Foster parents must utilize the Reasonable and Prudent Parent Standard requirement to approve activities for a child/youth in care.</w:t>
      </w:r>
    </w:p>
    <w:p w14:paraId="5F75159F" w14:textId="5F95D4DF" w:rsidR="00327F2E" w:rsidRPr="006B41F7" w:rsidRDefault="006826DC" w:rsidP="006826DC">
      <w:pPr>
        <w:spacing w:after="200" w:line="276" w:lineRule="auto"/>
        <w:ind w:left="1440" w:right="-720" w:hanging="720"/>
        <w:rPr>
          <w:sz w:val="22"/>
          <w:szCs w:val="22"/>
        </w:rPr>
      </w:pPr>
      <w:r>
        <w:rPr>
          <w:sz w:val="22"/>
          <w:szCs w:val="22"/>
        </w:rPr>
        <w:t>2.</w:t>
      </w:r>
      <w:r>
        <w:rPr>
          <w:sz w:val="22"/>
          <w:szCs w:val="22"/>
        </w:rPr>
        <w:tab/>
      </w:r>
      <w:r w:rsidR="00327F2E" w:rsidRPr="006B41F7">
        <w:rPr>
          <w:sz w:val="22"/>
          <w:szCs w:val="22"/>
        </w:rPr>
        <w:t>Foster parents or a designated representative from the certifying authority with knowledge of the child/youth</w:t>
      </w:r>
      <w:r w:rsidR="007249FF">
        <w:rPr>
          <w:sz w:val="22"/>
          <w:szCs w:val="22"/>
        </w:rPr>
        <w:t xml:space="preserve"> may</w:t>
      </w:r>
      <w:r w:rsidR="00327F2E" w:rsidRPr="006B41F7">
        <w:rPr>
          <w:color w:val="FF0000"/>
          <w:sz w:val="22"/>
          <w:szCs w:val="22"/>
        </w:rPr>
        <w:t xml:space="preserve"> </w:t>
      </w:r>
      <w:r w:rsidR="00327F2E" w:rsidRPr="006B41F7">
        <w:rPr>
          <w:sz w:val="22"/>
          <w:szCs w:val="22"/>
        </w:rPr>
        <w:t>attend Administrative Reviews for the children/youth in their care and participate in the planning for such children/youth.</w:t>
      </w:r>
      <w:r>
        <w:rPr>
          <w:sz w:val="22"/>
          <w:szCs w:val="22"/>
        </w:rPr>
        <w:t xml:space="preserve"> </w:t>
      </w:r>
      <w:r w:rsidR="00327F2E" w:rsidRPr="006B41F7">
        <w:rPr>
          <w:sz w:val="22"/>
          <w:szCs w:val="22"/>
        </w:rPr>
        <w:t>They</w:t>
      </w:r>
      <w:r w:rsidR="007249FF">
        <w:rPr>
          <w:sz w:val="22"/>
          <w:szCs w:val="22"/>
        </w:rPr>
        <w:t xml:space="preserve"> must</w:t>
      </w:r>
      <w:r>
        <w:rPr>
          <w:color w:val="FF0000"/>
          <w:sz w:val="22"/>
          <w:szCs w:val="22"/>
        </w:rPr>
        <w:t xml:space="preserve"> </w:t>
      </w:r>
      <w:r w:rsidR="00327F2E" w:rsidRPr="006B41F7">
        <w:rPr>
          <w:sz w:val="22"/>
          <w:szCs w:val="22"/>
        </w:rPr>
        <w:t>receive a copy of the child’s/youth’s Family Services Plan for each child/youth in their care.</w:t>
      </w:r>
    </w:p>
    <w:p w14:paraId="29CB5D70" w14:textId="1214554B" w:rsidR="00327F2E" w:rsidRPr="006B41F7" w:rsidRDefault="00CE7546" w:rsidP="00327F2E">
      <w:pPr>
        <w:spacing w:after="200" w:line="276" w:lineRule="auto"/>
        <w:ind w:left="720" w:right="-720" w:hanging="720"/>
        <w:rPr>
          <w:sz w:val="22"/>
          <w:szCs w:val="22"/>
        </w:rPr>
      </w:pPr>
      <w:r w:rsidRPr="00CE7546">
        <w:rPr>
          <w:sz w:val="22"/>
          <w:szCs w:val="22"/>
        </w:rPr>
        <w:t>G</w:t>
      </w:r>
      <w:proofErr w:type="gramStart"/>
      <w:r w:rsidR="00327F2E" w:rsidRPr="006B41F7">
        <w:rPr>
          <w:sz w:val="22"/>
          <w:szCs w:val="22"/>
        </w:rPr>
        <w:t xml:space="preserve">. </w:t>
      </w:r>
      <w:r w:rsidR="00327F2E" w:rsidRPr="006B41F7">
        <w:rPr>
          <w:sz w:val="22"/>
          <w:szCs w:val="22"/>
        </w:rPr>
        <w:tab/>
        <w:t>Nighttime</w:t>
      </w:r>
      <w:proofErr w:type="gramEnd"/>
      <w:r w:rsidR="00327F2E" w:rsidRPr="006B41F7">
        <w:rPr>
          <w:sz w:val="22"/>
          <w:szCs w:val="22"/>
        </w:rPr>
        <w:t xml:space="preserve"> Care Requirements</w:t>
      </w:r>
    </w:p>
    <w:p w14:paraId="79CC6D79" w14:textId="4F09E67F" w:rsidR="00327F2E"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r>
      <w:r w:rsidR="006826DC">
        <w:rPr>
          <w:sz w:val="22"/>
          <w:szCs w:val="22"/>
        </w:rPr>
        <w:t>All</w:t>
      </w:r>
      <w:proofErr w:type="gramEnd"/>
      <w:r w:rsidR="006826DC">
        <w:rPr>
          <w:sz w:val="22"/>
          <w:szCs w:val="22"/>
        </w:rPr>
        <w:t xml:space="preserve"> children’s/youth’s sleeping arrangements must be made in consideration of their self-identified gender. Sleeping arrangements for all children/youth must be made according to their safety, clinical, and supervision needs, as documented in each child’s/youth’s file.</w:t>
      </w:r>
    </w:p>
    <w:p w14:paraId="3290A85A" w14:textId="755A048C" w:rsidR="00327F2E" w:rsidRDefault="006826DC" w:rsidP="006826DC">
      <w:pPr>
        <w:spacing w:after="200" w:line="276" w:lineRule="auto"/>
        <w:ind w:left="1440" w:right="-720" w:hanging="720"/>
        <w:rPr>
          <w:color w:val="FF0000"/>
          <w:sz w:val="22"/>
          <w:szCs w:val="22"/>
        </w:rPr>
      </w:pPr>
      <w:r>
        <w:rPr>
          <w:sz w:val="22"/>
          <w:szCs w:val="22"/>
        </w:rPr>
        <w:t>2.</w:t>
      </w:r>
      <w:r>
        <w:rPr>
          <w:sz w:val="22"/>
          <w:szCs w:val="22"/>
        </w:rPr>
        <w:tab/>
        <w:t>Children/youth must not be required to sleep in common areas of the foster care home, outside of sleeping rooms, unless approved through the appeal/waiver process in Section 7.701.13 or through a limitation or denial of rights as outlined in Section 19-7-101(7), C.R.S.</w:t>
      </w:r>
    </w:p>
    <w:p w14:paraId="72976606" w14:textId="2565A98C" w:rsidR="00327F2E" w:rsidRDefault="006826DC" w:rsidP="006826DC">
      <w:pPr>
        <w:spacing w:after="200" w:line="276" w:lineRule="auto"/>
        <w:ind w:left="1440" w:right="-720" w:hanging="720"/>
        <w:rPr>
          <w:sz w:val="22"/>
          <w:szCs w:val="22"/>
        </w:rPr>
      </w:pPr>
      <w:r w:rsidRPr="006826DC">
        <w:rPr>
          <w:sz w:val="22"/>
          <w:szCs w:val="22"/>
        </w:rPr>
        <w:t>3.</w:t>
      </w:r>
      <w:r w:rsidRPr="006826DC">
        <w:rPr>
          <w:sz w:val="22"/>
          <w:szCs w:val="22"/>
        </w:rPr>
        <w:tab/>
      </w:r>
      <w:r>
        <w:rPr>
          <w:sz w:val="22"/>
          <w:szCs w:val="22"/>
        </w:rPr>
        <w:t>Children/youth who are non-ambulatory of have documented limited mobility must be in sleeping rooms that are at ground level for exiting access or must have documented accommodations in the child’s/youth’s file in the event of an emergency should the child/youth sleep on another level of the home.</w:t>
      </w:r>
    </w:p>
    <w:p w14:paraId="0F4A5128" w14:textId="77777777" w:rsidR="009E4485" w:rsidRDefault="006826DC" w:rsidP="009E4485">
      <w:pPr>
        <w:spacing w:after="200" w:line="276" w:lineRule="auto"/>
        <w:ind w:left="1440" w:right="-720" w:hanging="720"/>
        <w:rPr>
          <w:sz w:val="22"/>
          <w:szCs w:val="22"/>
        </w:rPr>
      </w:pPr>
      <w:r>
        <w:rPr>
          <w:sz w:val="22"/>
          <w:szCs w:val="22"/>
        </w:rPr>
        <w:t>4.</w:t>
      </w:r>
      <w:r>
        <w:rPr>
          <w:sz w:val="22"/>
          <w:szCs w:val="22"/>
        </w:rPr>
        <w:tab/>
        <w:t>Children/youth in foster care shall be provided with suitable sleeping facilities consisting of an individual bed, cot, or crib as required by Section 7.708.22.B.9. Triple-deck bunks are prohibited. Beds used by children/youth must have an impervious, easily cleanable mattress cover, clean sheets, pillows, pillowcases, and blankets. All sleeping equipment must be maintained in a clean and sanitary condition. No child/youth shall be allowed to remain sleeping in a wet bed.</w:t>
      </w:r>
    </w:p>
    <w:p w14:paraId="75BD304A" w14:textId="0A9B292F" w:rsidR="00327F2E" w:rsidRPr="006B41F7" w:rsidRDefault="00F31F21" w:rsidP="009E4485">
      <w:pPr>
        <w:spacing w:after="200" w:line="276" w:lineRule="auto"/>
        <w:ind w:left="1440" w:right="-720" w:hanging="720"/>
        <w:rPr>
          <w:sz w:val="22"/>
          <w:szCs w:val="22"/>
        </w:rPr>
      </w:pPr>
      <w:r w:rsidRPr="00F31F21">
        <w:rPr>
          <w:sz w:val="22"/>
          <w:szCs w:val="22"/>
        </w:rPr>
        <w:t>5</w:t>
      </w:r>
      <w:proofErr w:type="gramStart"/>
      <w:r w:rsidR="00327F2E" w:rsidRPr="00F31F21">
        <w:rPr>
          <w:sz w:val="22"/>
          <w:szCs w:val="22"/>
        </w:rPr>
        <w:t xml:space="preserve">. </w:t>
      </w:r>
      <w:r w:rsidR="00327F2E" w:rsidRPr="006B41F7">
        <w:rPr>
          <w:sz w:val="22"/>
          <w:szCs w:val="22"/>
        </w:rPr>
        <w:tab/>
        <w:t>Except</w:t>
      </w:r>
      <w:proofErr w:type="gramEnd"/>
      <w:r w:rsidR="00327F2E" w:rsidRPr="006B41F7">
        <w:rPr>
          <w:sz w:val="22"/>
          <w:szCs w:val="22"/>
        </w:rPr>
        <w:t xml:space="preserve"> for emergency placements, children</w:t>
      </w:r>
      <w:r>
        <w:rPr>
          <w:sz w:val="22"/>
          <w:szCs w:val="22"/>
        </w:rPr>
        <w:t>/youth</w:t>
      </w:r>
      <w:r w:rsidR="00327F2E" w:rsidRPr="006B41F7">
        <w:rPr>
          <w:sz w:val="22"/>
          <w:szCs w:val="22"/>
        </w:rPr>
        <w:t xml:space="preserve"> in foster care over the age of eighteen (18) months</w:t>
      </w:r>
      <w:r>
        <w:rPr>
          <w:sz w:val="22"/>
          <w:szCs w:val="22"/>
        </w:rPr>
        <w:t xml:space="preserve"> must</w:t>
      </w:r>
      <w:r w:rsidR="00327F2E" w:rsidRPr="006B41F7">
        <w:rPr>
          <w:color w:val="FF0000"/>
          <w:sz w:val="22"/>
          <w:szCs w:val="22"/>
        </w:rPr>
        <w:t xml:space="preserve"> </w:t>
      </w:r>
      <w:r w:rsidR="00327F2E" w:rsidRPr="006B41F7">
        <w:rPr>
          <w:sz w:val="22"/>
          <w:szCs w:val="22"/>
        </w:rPr>
        <w:t>not sleep in the same room as unrelated adults on a regular basis. Sleeping rooms for unrelated children/youth in foster care</w:t>
      </w:r>
      <w:r>
        <w:rPr>
          <w:sz w:val="22"/>
          <w:szCs w:val="22"/>
        </w:rPr>
        <w:t xml:space="preserve"> must</w:t>
      </w:r>
      <w:r w:rsidR="00327F2E" w:rsidRPr="006B41F7">
        <w:rPr>
          <w:color w:val="FF0000"/>
          <w:sz w:val="22"/>
          <w:szCs w:val="22"/>
        </w:rPr>
        <w:t xml:space="preserve"> </w:t>
      </w:r>
      <w:r w:rsidR="00327F2E" w:rsidRPr="006B41F7">
        <w:rPr>
          <w:sz w:val="22"/>
          <w:szCs w:val="22"/>
        </w:rPr>
        <w:t xml:space="preserve">not be shared by </w:t>
      </w:r>
      <w:r w:rsidR="00327F2E" w:rsidRPr="006B41F7">
        <w:rPr>
          <w:sz w:val="22"/>
          <w:szCs w:val="22"/>
        </w:rPr>
        <w:lastRenderedPageBreak/>
        <w:t xml:space="preserve">children/youth in foster care of </w:t>
      </w:r>
      <w:r w:rsidR="00C26561">
        <w:rPr>
          <w:sz w:val="22"/>
          <w:szCs w:val="22"/>
        </w:rPr>
        <w:t>differing gender identities</w:t>
      </w:r>
      <w:r w:rsidR="00327F2E" w:rsidRPr="006B41F7">
        <w:rPr>
          <w:sz w:val="22"/>
          <w:szCs w:val="22"/>
        </w:rPr>
        <w:t xml:space="preserve"> when one child/youth in foster care is over four (4) years old. Siblings of </w:t>
      </w:r>
      <w:r w:rsidR="00C26561">
        <w:rPr>
          <w:sz w:val="22"/>
          <w:szCs w:val="22"/>
        </w:rPr>
        <w:t>differing gender identities</w:t>
      </w:r>
      <w:r w:rsidR="00327F2E" w:rsidRPr="006B41F7">
        <w:rPr>
          <w:sz w:val="22"/>
          <w:szCs w:val="22"/>
        </w:rPr>
        <w:t xml:space="preserve"> that are over the age of four (4) years and share bedrooms shall do so only with the written approval of the certifying authority and the county</w:t>
      </w:r>
      <w:r>
        <w:rPr>
          <w:sz w:val="22"/>
          <w:szCs w:val="22"/>
        </w:rPr>
        <w:t xml:space="preserve"> department of human/social services</w:t>
      </w:r>
      <w:r w:rsidR="00327F2E" w:rsidRPr="006B41F7">
        <w:rPr>
          <w:sz w:val="22"/>
          <w:szCs w:val="22"/>
        </w:rPr>
        <w:t>. The written documentation must be maintained in the child’s/youth’s and provider’s file. Adolescent parents and their children may share a room.</w:t>
      </w:r>
    </w:p>
    <w:p w14:paraId="75F29039" w14:textId="72C75EBE" w:rsidR="00327F2E" w:rsidRPr="006B41F7" w:rsidRDefault="00F31F21" w:rsidP="00327F2E">
      <w:pPr>
        <w:spacing w:after="200" w:line="276" w:lineRule="auto"/>
        <w:ind w:left="1440" w:right="-720" w:hanging="720"/>
        <w:rPr>
          <w:sz w:val="22"/>
          <w:szCs w:val="22"/>
        </w:rPr>
      </w:pPr>
      <w:r>
        <w:rPr>
          <w:sz w:val="22"/>
          <w:szCs w:val="22"/>
        </w:rPr>
        <w:t>6</w:t>
      </w:r>
      <w:proofErr w:type="gramStart"/>
      <w:r w:rsidR="00327F2E" w:rsidRPr="006B41F7">
        <w:rPr>
          <w:sz w:val="22"/>
          <w:szCs w:val="22"/>
        </w:rPr>
        <w:t xml:space="preserve">. </w:t>
      </w:r>
      <w:r w:rsidR="00327F2E" w:rsidRPr="006B41F7">
        <w:rPr>
          <w:sz w:val="22"/>
          <w:szCs w:val="22"/>
        </w:rPr>
        <w:tab/>
        <w:t>Each</w:t>
      </w:r>
      <w:proofErr w:type="gramEnd"/>
      <w:r w:rsidR="00327F2E" w:rsidRPr="006B41F7">
        <w:rPr>
          <w:sz w:val="22"/>
          <w:szCs w:val="22"/>
        </w:rPr>
        <w:t xml:space="preserve"> child/youth in foster care</w:t>
      </w:r>
      <w:r w:rsidR="001B160D">
        <w:rPr>
          <w:sz w:val="22"/>
          <w:szCs w:val="22"/>
        </w:rPr>
        <w:t xml:space="preserve"> must</w:t>
      </w:r>
      <w:r w:rsidR="00327F2E" w:rsidRPr="006B41F7">
        <w:rPr>
          <w:color w:val="FF0000"/>
          <w:sz w:val="22"/>
          <w:szCs w:val="22"/>
        </w:rPr>
        <w:t xml:space="preserve"> </w:t>
      </w:r>
      <w:r w:rsidR="00327F2E" w:rsidRPr="006B41F7">
        <w:rPr>
          <w:sz w:val="22"/>
          <w:szCs w:val="22"/>
        </w:rPr>
        <w:t>be provided with adequate</w:t>
      </w:r>
      <w:r w:rsidR="001B160D">
        <w:rPr>
          <w:sz w:val="22"/>
          <w:szCs w:val="22"/>
        </w:rPr>
        <w:t xml:space="preserve"> clothing for</w:t>
      </w:r>
      <w:r w:rsidR="00327F2E" w:rsidRPr="006B41F7">
        <w:rPr>
          <w:color w:val="FF0000"/>
          <w:sz w:val="22"/>
          <w:szCs w:val="22"/>
        </w:rPr>
        <w:t xml:space="preserve"> </w:t>
      </w:r>
      <w:r w:rsidR="00327F2E" w:rsidRPr="006B41F7">
        <w:rPr>
          <w:sz w:val="22"/>
          <w:szCs w:val="22"/>
        </w:rPr>
        <w:t>sleep</w:t>
      </w:r>
      <w:r w:rsidR="001B160D">
        <w:rPr>
          <w:sz w:val="22"/>
          <w:szCs w:val="22"/>
        </w:rPr>
        <w:t>ing purposes. A clean set of clothing must</w:t>
      </w:r>
      <w:r w:rsidR="00327F2E" w:rsidRPr="006B41F7">
        <w:rPr>
          <w:color w:val="FF0000"/>
          <w:sz w:val="22"/>
          <w:szCs w:val="22"/>
        </w:rPr>
        <w:t xml:space="preserve"> </w:t>
      </w:r>
      <w:r w:rsidR="00327F2E" w:rsidRPr="006B41F7">
        <w:rPr>
          <w:sz w:val="22"/>
          <w:szCs w:val="22"/>
        </w:rPr>
        <w:t xml:space="preserve">be available </w:t>
      </w:r>
      <w:proofErr w:type="gramStart"/>
      <w:r w:rsidR="00327F2E" w:rsidRPr="006B41F7">
        <w:rPr>
          <w:sz w:val="22"/>
          <w:szCs w:val="22"/>
        </w:rPr>
        <w:t>in the event that</w:t>
      </w:r>
      <w:proofErr w:type="gramEnd"/>
      <w:r w:rsidR="00327F2E" w:rsidRPr="006B41F7">
        <w:rPr>
          <w:sz w:val="22"/>
          <w:szCs w:val="22"/>
        </w:rPr>
        <w:t xml:space="preserve"> a change is necessary.</w:t>
      </w:r>
    </w:p>
    <w:p w14:paraId="7593D8F5" w14:textId="659E73B4" w:rsidR="00327F2E" w:rsidRPr="006B41F7" w:rsidRDefault="001B160D" w:rsidP="00327F2E">
      <w:pPr>
        <w:spacing w:after="200" w:line="276" w:lineRule="auto"/>
        <w:ind w:left="1440" w:right="-720" w:hanging="720"/>
        <w:rPr>
          <w:sz w:val="22"/>
          <w:szCs w:val="22"/>
        </w:rPr>
      </w:pPr>
      <w:bookmarkStart w:id="7" w:name="_Hlk221622711"/>
      <w:r>
        <w:rPr>
          <w:sz w:val="22"/>
          <w:szCs w:val="22"/>
        </w:rPr>
        <w:t>7</w:t>
      </w:r>
      <w:proofErr w:type="gramStart"/>
      <w:r w:rsidR="00327F2E" w:rsidRPr="006B41F7">
        <w:rPr>
          <w:sz w:val="22"/>
          <w:szCs w:val="22"/>
        </w:rPr>
        <w:t xml:space="preserve">. </w:t>
      </w:r>
      <w:r w:rsidR="00327F2E" w:rsidRPr="006B41F7">
        <w:rPr>
          <w:sz w:val="22"/>
          <w:szCs w:val="22"/>
        </w:rPr>
        <w:tab/>
        <w:t>Sleeping</w:t>
      </w:r>
      <w:proofErr w:type="gramEnd"/>
      <w:r w:rsidR="00327F2E" w:rsidRPr="006B41F7">
        <w:rPr>
          <w:sz w:val="22"/>
          <w:szCs w:val="22"/>
        </w:rPr>
        <w:t xml:space="preserve"> rooms for children</w:t>
      </w:r>
      <w:r>
        <w:rPr>
          <w:sz w:val="22"/>
          <w:szCs w:val="22"/>
        </w:rPr>
        <w:t>/youth</w:t>
      </w:r>
      <w:r w:rsidR="00327F2E" w:rsidRPr="006B41F7">
        <w:rPr>
          <w:sz w:val="22"/>
          <w:szCs w:val="22"/>
        </w:rPr>
        <w:t xml:space="preserve"> in foster care who are under five (5) years of age</w:t>
      </w:r>
      <w:r>
        <w:rPr>
          <w:sz w:val="22"/>
          <w:szCs w:val="22"/>
        </w:rPr>
        <w:t xml:space="preserve"> must</w:t>
      </w:r>
      <w:r w:rsidR="00327F2E" w:rsidRPr="006B41F7">
        <w:rPr>
          <w:color w:val="FF0000"/>
          <w:sz w:val="22"/>
          <w:szCs w:val="22"/>
        </w:rPr>
        <w:t xml:space="preserve"> </w:t>
      </w:r>
      <w:r w:rsidR="00327F2E" w:rsidRPr="006B41F7">
        <w:rPr>
          <w:sz w:val="22"/>
          <w:szCs w:val="22"/>
        </w:rPr>
        <w:t>be near the bedroom of the foster parent</w:t>
      </w:r>
      <w:r>
        <w:rPr>
          <w:sz w:val="22"/>
          <w:szCs w:val="22"/>
        </w:rPr>
        <w:t>(s)</w:t>
      </w:r>
      <w:r w:rsidR="00327F2E" w:rsidRPr="006B41F7">
        <w:rPr>
          <w:sz w:val="22"/>
          <w:szCs w:val="22"/>
        </w:rPr>
        <w:t xml:space="preserve"> or other responsible</w:t>
      </w:r>
      <w:r>
        <w:rPr>
          <w:sz w:val="22"/>
          <w:szCs w:val="22"/>
        </w:rPr>
        <w:t xml:space="preserve"> adult in the home</w:t>
      </w:r>
      <w:r w:rsidR="00327F2E" w:rsidRPr="006B41F7">
        <w:rPr>
          <w:sz w:val="22"/>
          <w:szCs w:val="22"/>
        </w:rPr>
        <w:t>. Monitoring systems</w:t>
      </w:r>
      <w:r>
        <w:rPr>
          <w:sz w:val="22"/>
          <w:szCs w:val="22"/>
        </w:rPr>
        <w:t>, to include systems that utilize cameras, for children five (5) years of age and under or for those children/youth who are identified as medically fragile</w:t>
      </w:r>
      <w:r w:rsidR="00327F2E" w:rsidRPr="006B41F7">
        <w:rPr>
          <w:color w:val="FF0000"/>
          <w:sz w:val="22"/>
          <w:szCs w:val="22"/>
        </w:rPr>
        <w:t xml:space="preserve"> </w:t>
      </w:r>
      <w:r w:rsidR="00327F2E" w:rsidRPr="006B41F7">
        <w:rPr>
          <w:sz w:val="22"/>
          <w:szCs w:val="22"/>
        </w:rPr>
        <w:t>may be utilized to ensure safety. Children</w:t>
      </w:r>
      <w:r w:rsidR="001D1046">
        <w:rPr>
          <w:sz w:val="22"/>
          <w:szCs w:val="22"/>
        </w:rPr>
        <w:t>/youth</w:t>
      </w:r>
      <w:r w:rsidR="00327F2E" w:rsidRPr="006B41F7">
        <w:rPr>
          <w:sz w:val="22"/>
          <w:szCs w:val="22"/>
        </w:rPr>
        <w:t xml:space="preserve"> in foster care who are under twelve (12) years of age</w:t>
      </w:r>
      <w:r w:rsidR="001D1046">
        <w:rPr>
          <w:sz w:val="22"/>
          <w:szCs w:val="22"/>
        </w:rPr>
        <w:t xml:space="preserve"> must</w:t>
      </w:r>
      <w:r w:rsidR="00327F2E" w:rsidRPr="006B41F7">
        <w:rPr>
          <w:color w:val="FF0000"/>
          <w:sz w:val="22"/>
          <w:szCs w:val="22"/>
        </w:rPr>
        <w:t xml:space="preserve"> </w:t>
      </w:r>
      <w:r w:rsidR="00327F2E" w:rsidRPr="006B41F7">
        <w:rPr>
          <w:sz w:val="22"/>
          <w:szCs w:val="22"/>
        </w:rPr>
        <w:t>not be permitted to sleep in a detached structure unless a responsible</w:t>
      </w:r>
      <w:r w:rsidR="001D1046">
        <w:rPr>
          <w:sz w:val="22"/>
          <w:szCs w:val="22"/>
        </w:rPr>
        <w:t xml:space="preserve"> adult</w:t>
      </w:r>
      <w:r w:rsidR="00327F2E" w:rsidRPr="006B41F7">
        <w:rPr>
          <w:sz w:val="22"/>
          <w:szCs w:val="22"/>
        </w:rPr>
        <w:t xml:space="preserve"> sleeps in the same structure. </w:t>
      </w:r>
      <w:r w:rsidR="001D1046">
        <w:rPr>
          <w:sz w:val="22"/>
          <w:szCs w:val="22"/>
        </w:rPr>
        <w:t>Children/y</w:t>
      </w:r>
      <w:r w:rsidR="00327F2E" w:rsidRPr="006B41F7">
        <w:rPr>
          <w:sz w:val="22"/>
          <w:szCs w:val="22"/>
        </w:rPr>
        <w:t>outh in foster care who sleep in a detached structure must have written approval of the county department</w:t>
      </w:r>
      <w:r w:rsidR="001D1046">
        <w:rPr>
          <w:sz w:val="22"/>
          <w:szCs w:val="22"/>
        </w:rPr>
        <w:t xml:space="preserve"> of human/social services</w:t>
      </w:r>
      <w:r w:rsidR="00327F2E" w:rsidRPr="006B41F7">
        <w:rPr>
          <w:color w:val="FF0000"/>
          <w:sz w:val="22"/>
          <w:szCs w:val="22"/>
        </w:rPr>
        <w:t xml:space="preserve"> </w:t>
      </w:r>
      <w:r w:rsidR="00327F2E" w:rsidRPr="006B41F7">
        <w:rPr>
          <w:sz w:val="22"/>
          <w:szCs w:val="22"/>
        </w:rPr>
        <w:t xml:space="preserve">that placed the </w:t>
      </w:r>
      <w:r w:rsidR="001D1046" w:rsidRPr="001D1046">
        <w:rPr>
          <w:sz w:val="22"/>
          <w:szCs w:val="22"/>
        </w:rPr>
        <w:t>child/</w:t>
      </w:r>
      <w:r w:rsidR="00327F2E" w:rsidRPr="001D1046">
        <w:rPr>
          <w:sz w:val="22"/>
          <w:szCs w:val="22"/>
        </w:rPr>
        <w:t>youth</w:t>
      </w:r>
      <w:r w:rsidR="00327F2E" w:rsidRPr="006B41F7">
        <w:rPr>
          <w:sz w:val="22"/>
          <w:szCs w:val="22"/>
        </w:rPr>
        <w:t>.</w:t>
      </w:r>
    </w:p>
    <w:bookmarkEnd w:id="7"/>
    <w:p w14:paraId="43F731C1" w14:textId="4A419CEB" w:rsidR="00327F2E" w:rsidRPr="006B41F7" w:rsidRDefault="001D1046" w:rsidP="00327F2E">
      <w:pPr>
        <w:spacing w:after="200" w:line="276" w:lineRule="auto"/>
        <w:ind w:left="720" w:right="-720" w:hanging="720"/>
        <w:rPr>
          <w:sz w:val="22"/>
          <w:szCs w:val="22"/>
        </w:rPr>
      </w:pPr>
      <w:r>
        <w:rPr>
          <w:sz w:val="22"/>
          <w:szCs w:val="22"/>
        </w:rPr>
        <w:t>H</w:t>
      </w:r>
      <w:proofErr w:type="gramStart"/>
      <w:r w:rsidR="00327F2E" w:rsidRPr="006B41F7">
        <w:rPr>
          <w:sz w:val="22"/>
          <w:szCs w:val="22"/>
        </w:rPr>
        <w:t xml:space="preserve">. </w:t>
      </w:r>
      <w:r w:rsidR="00327F2E" w:rsidRPr="006B41F7">
        <w:rPr>
          <w:sz w:val="22"/>
          <w:szCs w:val="22"/>
        </w:rPr>
        <w:tab/>
        <w:t>Infant</w:t>
      </w:r>
      <w:proofErr w:type="gramEnd"/>
      <w:r w:rsidR="00327F2E" w:rsidRPr="006B41F7">
        <w:rPr>
          <w:sz w:val="22"/>
          <w:szCs w:val="22"/>
        </w:rPr>
        <w:t xml:space="preserve"> Care</w:t>
      </w:r>
    </w:p>
    <w:p w14:paraId="7D3C919A" w14:textId="1D7563EB" w:rsidR="00327F2E" w:rsidRPr="006B41F7" w:rsidRDefault="00327F2E" w:rsidP="00327F2E">
      <w:pPr>
        <w:spacing w:after="200" w:line="276" w:lineRule="auto"/>
        <w:ind w:left="1440" w:right="-720" w:hanging="720"/>
        <w:rPr>
          <w:sz w:val="22"/>
          <w:szCs w:val="22"/>
        </w:rPr>
      </w:pPr>
      <w:r w:rsidRPr="006B41F7">
        <w:rPr>
          <w:sz w:val="22"/>
          <w:szCs w:val="22"/>
        </w:rPr>
        <w:t xml:space="preserve">1. </w:t>
      </w:r>
      <w:r w:rsidRPr="006B41F7">
        <w:rPr>
          <w:sz w:val="22"/>
          <w:szCs w:val="22"/>
        </w:rPr>
        <w:tab/>
        <w:t>No more than two (2) children, whether birth, adoptive, or children in foster care under the age of two (2) years, shall be cared for in a foster care home</w:t>
      </w:r>
      <w:r w:rsidR="001D1046">
        <w:rPr>
          <w:sz w:val="22"/>
          <w:szCs w:val="22"/>
        </w:rPr>
        <w:t xml:space="preserve"> at the same time</w:t>
      </w:r>
      <w:r w:rsidRPr="006B41F7">
        <w:rPr>
          <w:sz w:val="22"/>
          <w:szCs w:val="22"/>
        </w:rPr>
        <w:t>, except under unusual circumstances such as multiple births</w:t>
      </w:r>
      <w:r w:rsidR="007A7066">
        <w:rPr>
          <w:sz w:val="22"/>
          <w:szCs w:val="22"/>
        </w:rPr>
        <w:t xml:space="preserve"> or in those instances in which the placement of a sibling group in a foster care home would exceed the limits</w:t>
      </w:r>
      <w:r w:rsidRPr="006B41F7">
        <w:rPr>
          <w:sz w:val="22"/>
          <w:szCs w:val="22"/>
        </w:rPr>
        <w:t>.</w:t>
      </w:r>
    </w:p>
    <w:p w14:paraId="17AAAEA5" w14:textId="112D4131"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In</w:t>
      </w:r>
      <w:proofErr w:type="gramEnd"/>
      <w:r w:rsidRPr="006B41F7">
        <w:rPr>
          <w:sz w:val="22"/>
          <w:szCs w:val="22"/>
        </w:rPr>
        <w:t xml:space="preserve"> addition to the applicable provisions of paragraphs A through</w:t>
      </w:r>
      <w:r w:rsidR="007A7066">
        <w:rPr>
          <w:sz w:val="22"/>
          <w:szCs w:val="22"/>
        </w:rPr>
        <w:t xml:space="preserve"> H</w:t>
      </w:r>
      <w:r w:rsidRPr="006B41F7">
        <w:rPr>
          <w:sz w:val="22"/>
          <w:szCs w:val="22"/>
        </w:rPr>
        <w:t>, above, infant care</w:t>
      </w:r>
      <w:r w:rsidR="007A7066">
        <w:rPr>
          <w:sz w:val="22"/>
          <w:szCs w:val="22"/>
        </w:rPr>
        <w:t xml:space="preserve"> must</w:t>
      </w:r>
      <w:r w:rsidRPr="006B41F7">
        <w:rPr>
          <w:color w:val="FF0000"/>
          <w:sz w:val="22"/>
          <w:szCs w:val="22"/>
        </w:rPr>
        <w:t xml:space="preserve"> </w:t>
      </w:r>
      <w:r w:rsidRPr="006B41F7">
        <w:rPr>
          <w:sz w:val="22"/>
          <w:szCs w:val="22"/>
        </w:rPr>
        <w:t>include the following:</w:t>
      </w:r>
    </w:p>
    <w:p w14:paraId="09FAA06C" w14:textId="57017872" w:rsidR="00327F2E" w:rsidRPr="006B41F7" w:rsidRDefault="00327F2E" w:rsidP="00327F2E">
      <w:pPr>
        <w:spacing w:after="200" w:line="276" w:lineRule="auto"/>
        <w:ind w:left="216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Infants</w:t>
      </w:r>
      <w:proofErr w:type="gramEnd"/>
      <w:r w:rsidR="007A7066">
        <w:rPr>
          <w:sz w:val="22"/>
          <w:szCs w:val="22"/>
        </w:rPr>
        <w:t xml:space="preserve"> must</w:t>
      </w:r>
      <w:r w:rsidRPr="006B41F7">
        <w:rPr>
          <w:sz w:val="22"/>
          <w:szCs w:val="22"/>
        </w:rPr>
        <w:t xml:space="preserve"> be held during bottle feeding and at other times during the day. Infants</w:t>
      </w:r>
      <w:r w:rsidR="007A7066">
        <w:rPr>
          <w:sz w:val="22"/>
          <w:szCs w:val="22"/>
        </w:rPr>
        <w:t xml:space="preserve"> must</w:t>
      </w:r>
      <w:r w:rsidRPr="006B41F7">
        <w:rPr>
          <w:sz w:val="22"/>
          <w:szCs w:val="22"/>
        </w:rPr>
        <w:t xml:space="preserve"> not be confined but</w:t>
      </w:r>
      <w:r w:rsidR="007A7066">
        <w:rPr>
          <w:sz w:val="22"/>
          <w:szCs w:val="22"/>
        </w:rPr>
        <w:t xml:space="preserve"> must</w:t>
      </w:r>
      <w:r w:rsidRPr="006B41F7">
        <w:rPr>
          <w:sz w:val="22"/>
          <w:szCs w:val="22"/>
        </w:rPr>
        <w:t xml:space="preserve"> be allowed freedom of movement insofar as practical and</w:t>
      </w:r>
      <w:r w:rsidR="007A7066">
        <w:rPr>
          <w:sz w:val="22"/>
          <w:szCs w:val="22"/>
        </w:rPr>
        <w:t xml:space="preserve"> must</w:t>
      </w:r>
      <w:r w:rsidRPr="006B41F7">
        <w:rPr>
          <w:sz w:val="22"/>
          <w:szCs w:val="22"/>
        </w:rPr>
        <w:t xml:space="preserve"> be provided with an environment designed to stimulate their senses.</w:t>
      </w:r>
    </w:p>
    <w:p w14:paraId="6EE916B7" w14:textId="42161B1C" w:rsidR="00327F2E" w:rsidRPr="006B41F7" w:rsidRDefault="00327F2E" w:rsidP="00327F2E">
      <w:pPr>
        <w:spacing w:after="200" w:line="276" w:lineRule="auto"/>
        <w:ind w:left="2160" w:right="-720" w:hanging="720"/>
        <w:rPr>
          <w:color w:val="FF0000"/>
          <w:sz w:val="22"/>
          <w:szCs w:val="22"/>
        </w:rPr>
      </w:pPr>
      <w:r w:rsidRPr="006B41F7">
        <w:rPr>
          <w:sz w:val="22"/>
          <w:szCs w:val="22"/>
        </w:rPr>
        <w:t>b</w:t>
      </w:r>
      <w:proofErr w:type="gramStart"/>
      <w:r w:rsidRPr="006B41F7">
        <w:rPr>
          <w:sz w:val="22"/>
          <w:szCs w:val="22"/>
        </w:rPr>
        <w:t xml:space="preserve">. </w:t>
      </w:r>
      <w:r w:rsidRPr="006B41F7">
        <w:rPr>
          <w:sz w:val="22"/>
          <w:szCs w:val="22"/>
        </w:rPr>
        <w:tab/>
        <w:t>Diapers</w:t>
      </w:r>
      <w:proofErr w:type="gramEnd"/>
      <w:r w:rsidR="007A7066">
        <w:rPr>
          <w:sz w:val="22"/>
          <w:szCs w:val="22"/>
        </w:rPr>
        <w:t xml:space="preserve"> must</w:t>
      </w:r>
      <w:r w:rsidRPr="006B41F7">
        <w:rPr>
          <w:sz w:val="22"/>
          <w:szCs w:val="22"/>
        </w:rPr>
        <w:t xml:space="preserve"> be changed as required</w:t>
      </w:r>
      <w:r w:rsidR="007A7066">
        <w:rPr>
          <w:sz w:val="22"/>
          <w:szCs w:val="22"/>
        </w:rPr>
        <w:t>,</w:t>
      </w:r>
      <w:r w:rsidRPr="006B41F7">
        <w:rPr>
          <w:sz w:val="22"/>
          <w:szCs w:val="22"/>
        </w:rPr>
        <w:t xml:space="preserve"> and used diapers cleaned or disposed of consistent with the practices of good hygiene. Toilet training</w:t>
      </w:r>
      <w:r w:rsidR="007A7066">
        <w:rPr>
          <w:sz w:val="22"/>
          <w:szCs w:val="22"/>
        </w:rPr>
        <w:t xml:space="preserve"> directed by the foster parent(s) must</w:t>
      </w:r>
      <w:r w:rsidRPr="006B41F7">
        <w:rPr>
          <w:color w:val="FF0000"/>
          <w:sz w:val="22"/>
          <w:szCs w:val="22"/>
        </w:rPr>
        <w:t xml:space="preserve"> </w:t>
      </w:r>
      <w:r w:rsidRPr="006B41F7">
        <w:rPr>
          <w:sz w:val="22"/>
          <w:szCs w:val="22"/>
        </w:rPr>
        <w:t>not be attempted with any child in foster care less than eighteen (18) months of age.</w:t>
      </w:r>
    </w:p>
    <w:p w14:paraId="7F194F41" w14:textId="77777777" w:rsidR="00327F2E" w:rsidRPr="006B41F7" w:rsidRDefault="00327F2E" w:rsidP="00327F2E">
      <w:pPr>
        <w:spacing w:after="200" w:line="276" w:lineRule="auto"/>
        <w:ind w:left="1440" w:right="-720" w:hanging="720"/>
        <w:rPr>
          <w:sz w:val="22"/>
          <w:szCs w:val="22"/>
        </w:rPr>
      </w:pPr>
      <w:r w:rsidRPr="006B41F7">
        <w:rPr>
          <w:sz w:val="22"/>
          <w:szCs w:val="22"/>
        </w:rPr>
        <w:t>3</w:t>
      </w:r>
      <w:proofErr w:type="gramStart"/>
      <w:r w:rsidRPr="006B41F7">
        <w:rPr>
          <w:sz w:val="22"/>
          <w:szCs w:val="22"/>
        </w:rPr>
        <w:t xml:space="preserve">. </w:t>
      </w:r>
      <w:r w:rsidRPr="006B41F7">
        <w:rPr>
          <w:sz w:val="22"/>
          <w:szCs w:val="22"/>
        </w:rPr>
        <w:tab/>
        <w:t>Safe</w:t>
      </w:r>
      <w:proofErr w:type="gramEnd"/>
      <w:r w:rsidRPr="006B41F7">
        <w:rPr>
          <w:sz w:val="22"/>
          <w:szCs w:val="22"/>
        </w:rPr>
        <w:t xml:space="preserve"> Sleep and Co-sleep</w:t>
      </w:r>
    </w:p>
    <w:p w14:paraId="09027CA8" w14:textId="44DC14D8" w:rsidR="00327F2E" w:rsidRPr="006B41F7" w:rsidRDefault="00327F2E" w:rsidP="00327F2E">
      <w:pPr>
        <w:spacing w:after="200" w:line="276" w:lineRule="auto"/>
        <w:ind w:left="2160" w:right="-720" w:hanging="720"/>
        <w:rPr>
          <w:sz w:val="22"/>
          <w:szCs w:val="22"/>
        </w:rPr>
      </w:pPr>
      <w:bookmarkStart w:id="8" w:name="_Hlk221622792"/>
      <w:r w:rsidRPr="006B41F7">
        <w:rPr>
          <w:sz w:val="22"/>
          <w:szCs w:val="22"/>
        </w:rPr>
        <w:t>a</w:t>
      </w:r>
      <w:proofErr w:type="gramStart"/>
      <w:r w:rsidRPr="006B41F7">
        <w:rPr>
          <w:sz w:val="22"/>
          <w:szCs w:val="22"/>
        </w:rPr>
        <w:t xml:space="preserve">. </w:t>
      </w:r>
      <w:r w:rsidRPr="006B41F7">
        <w:rPr>
          <w:sz w:val="22"/>
          <w:szCs w:val="22"/>
        </w:rPr>
        <w:tab/>
        <w:t>Infants</w:t>
      </w:r>
      <w:proofErr w:type="gramEnd"/>
      <w:r w:rsidRPr="006B41F7">
        <w:rPr>
          <w:sz w:val="22"/>
          <w:szCs w:val="22"/>
        </w:rPr>
        <w:t xml:space="preserve"> are children who are up to one (1) year of age. They must be placed to sleep in a crib</w:t>
      </w:r>
      <w:r w:rsidR="009E5B36">
        <w:rPr>
          <w:sz w:val="22"/>
          <w:szCs w:val="22"/>
        </w:rPr>
        <w:t xml:space="preserve"> or portable crib</w:t>
      </w:r>
      <w:r w:rsidRPr="006B41F7">
        <w:rPr>
          <w:sz w:val="22"/>
          <w:szCs w:val="22"/>
        </w:rPr>
        <w:t>, as identified by the Consumer Product Safety Commission</w:t>
      </w:r>
      <w:r w:rsidR="009E5B36">
        <w:rPr>
          <w:sz w:val="22"/>
          <w:szCs w:val="22"/>
        </w:rPr>
        <w:t xml:space="preserve"> and the American Academy of Pediatrics.</w:t>
      </w:r>
      <w:r w:rsidRPr="006B41F7">
        <w:rPr>
          <w:sz w:val="22"/>
          <w:szCs w:val="22"/>
        </w:rPr>
        <w:t xml:space="preserve"> A bassinet, as identified by the Consumer Product Safety Commission, may be used in lieu of a crib</w:t>
      </w:r>
      <w:r w:rsidR="009E5B36">
        <w:rPr>
          <w:sz w:val="22"/>
          <w:szCs w:val="22"/>
        </w:rPr>
        <w:t xml:space="preserve"> or </w:t>
      </w:r>
      <w:r w:rsidR="009E5B36">
        <w:rPr>
          <w:sz w:val="22"/>
          <w:szCs w:val="22"/>
        </w:rPr>
        <w:lastRenderedPageBreak/>
        <w:t>portable crib</w:t>
      </w:r>
      <w:r w:rsidRPr="006B41F7">
        <w:rPr>
          <w:sz w:val="22"/>
          <w:szCs w:val="22"/>
        </w:rPr>
        <w:t>, only until the infant reaches the maximum weight or age as identified by the manufacturer.</w:t>
      </w:r>
    </w:p>
    <w:p w14:paraId="3F74FF3D" w14:textId="77777777" w:rsidR="00327F2E" w:rsidRPr="006B41F7" w:rsidRDefault="00327F2E" w:rsidP="00327F2E">
      <w:pPr>
        <w:spacing w:after="200" w:line="276" w:lineRule="auto"/>
        <w:ind w:left="2160" w:right="-720" w:hanging="720"/>
        <w:rPr>
          <w:sz w:val="22"/>
          <w:szCs w:val="22"/>
        </w:rPr>
      </w:pPr>
      <w:bookmarkStart w:id="9" w:name="_Hlk221623060"/>
      <w:bookmarkEnd w:id="8"/>
      <w:r w:rsidRPr="006B41F7">
        <w:rPr>
          <w:sz w:val="22"/>
          <w:szCs w:val="22"/>
        </w:rPr>
        <w:t>***</w:t>
      </w:r>
      <w:bookmarkEnd w:id="9"/>
    </w:p>
    <w:p w14:paraId="0670A892" w14:textId="62A77F27" w:rsidR="00327F2E" w:rsidRPr="006B41F7" w:rsidRDefault="00327F2E" w:rsidP="00327F2E">
      <w:pPr>
        <w:spacing w:after="200" w:line="276" w:lineRule="auto"/>
        <w:ind w:left="216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Infants</w:t>
      </w:r>
      <w:proofErr w:type="gramEnd"/>
      <w:r w:rsidRPr="006B41F7">
        <w:rPr>
          <w:sz w:val="22"/>
          <w:szCs w:val="22"/>
        </w:rPr>
        <w:t xml:space="preserve"> must not sleep on the same sleep surface as the foster parent(s). Sleep surfaces include, but</w:t>
      </w:r>
      <w:r w:rsidR="009E5B36">
        <w:rPr>
          <w:sz w:val="22"/>
          <w:szCs w:val="22"/>
        </w:rPr>
        <w:t xml:space="preserve"> are</w:t>
      </w:r>
      <w:r w:rsidRPr="006B41F7">
        <w:rPr>
          <w:sz w:val="22"/>
          <w:szCs w:val="22"/>
        </w:rPr>
        <w:t xml:space="preserve"> not limited to, a floor, mattress, bed, sofa, recliner, or chair.</w:t>
      </w:r>
    </w:p>
    <w:p w14:paraId="2AFFA19D" w14:textId="77777777" w:rsidR="00327F2E" w:rsidRPr="006B41F7" w:rsidRDefault="00327F2E" w:rsidP="00327F2E">
      <w:pPr>
        <w:spacing w:after="200" w:line="276" w:lineRule="auto"/>
        <w:ind w:left="2160" w:right="-720" w:hanging="720"/>
        <w:rPr>
          <w:sz w:val="22"/>
          <w:szCs w:val="22"/>
        </w:rPr>
      </w:pPr>
      <w:bookmarkStart w:id="10" w:name="_Hlk221623089"/>
      <w:r w:rsidRPr="006B41F7">
        <w:rPr>
          <w:sz w:val="22"/>
          <w:szCs w:val="22"/>
        </w:rPr>
        <w:t>***</w:t>
      </w:r>
    </w:p>
    <w:bookmarkEnd w:id="10"/>
    <w:p w14:paraId="2BE7BCD5" w14:textId="1A90C203" w:rsidR="00327F2E" w:rsidRPr="006B41F7" w:rsidRDefault="00327F2E" w:rsidP="00327F2E">
      <w:pPr>
        <w:spacing w:after="200" w:line="276" w:lineRule="auto"/>
        <w:ind w:left="2160" w:right="-720" w:hanging="720"/>
        <w:rPr>
          <w:sz w:val="22"/>
          <w:szCs w:val="22"/>
        </w:rPr>
      </w:pPr>
      <w:r w:rsidRPr="006B41F7">
        <w:rPr>
          <w:sz w:val="22"/>
          <w:szCs w:val="22"/>
        </w:rPr>
        <w:t xml:space="preserve">f. </w:t>
      </w:r>
      <w:r w:rsidRPr="006B41F7">
        <w:rPr>
          <w:sz w:val="22"/>
          <w:szCs w:val="22"/>
        </w:rPr>
        <w:tab/>
      </w:r>
      <w:proofErr w:type="gramStart"/>
      <w:r w:rsidRPr="006B41F7">
        <w:rPr>
          <w:sz w:val="22"/>
          <w:szCs w:val="22"/>
        </w:rPr>
        <w:t>Soft</w:t>
      </w:r>
      <w:proofErr w:type="gramEnd"/>
      <w:r w:rsidRPr="006B41F7">
        <w:rPr>
          <w:sz w:val="22"/>
          <w:szCs w:val="22"/>
        </w:rPr>
        <w:t xml:space="preserve"> bedding or materials that could pose a suffocation hazard are not permitted in cribs. Soft bedding means, but is not limited to, any soft sleep surface such as bumper pads or breathable mesh liners, pillows, blankets, quilts, comforters, sleep positioning devices, sheepskins, flat sheets, bibs, plush toys, and stuffed animals.</w:t>
      </w:r>
    </w:p>
    <w:p w14:paraId="74440514" w14:textId="68CED925" w:rsidR="00327F2E" w:rsidRPr="006B41F7" w:rsidRDefault="00327F2E" w:rsidP="00327F2E">
      <w:pPr>
        <w:spacing w:after="200" w:line="276" w:lineRule="auto"/>
        <w:ind w:left="2160" w:right="-720" w:hanging="720"/>
        <w:rPr>
          <w:color w:val="FF0000"/>
          <w:sz w:val="22"/>
          <w:szCs w:val="22"/>
        </w:rPr>
      </w:pPr>
      <w:r w:rsidRPr="006B41F7">
        <w:rPr>
          <w:sz w:val="22"/>
          <w:szCs w:val="22"/>
        </w:rPr>
        <w:t xml:space="preserve">g. </w:t>
      </w:r>
      <w:r w:rsidRPr="006B41F7">
        <w:rPr>
          <w:sz w:val="22"/>
          <w:szCs w:val="22"/>
        </w:rPr>
        <w:tab/>
        <w:t>Infants who fall asleep in places other than a crib, including but not limited to, a car safety seat, bouncy seat, infant seat, activity infant swing (based on the manufacturer’s recommendations), jumping chair, highchair, or any other piece of equipment not approved for sleep, must</w:t>
      </w:r>
      <w:r w:rsidR="009E5B36">
        <w:rPr>
          <w:sz w:val="22"/>
          <w:szCs w:val="22"/>
        </w:rPr>
        <w:t xml:space="preserve"> have line of sight supervision and</w:t>
      </w:r>
      <w:r w:rsidRPr="006B41F7">
        <w:rPr>
          <w:sz w:val="22"/>
          <w:szCs w:val="22"/>
        </w:rPr>
        <w:t xml:space="preserve"> be moved to a crib as soon as reasonably possible. The child may not be left to sleep </w:t>
      </w:r>
      <w:proofErr w:type="gramStart"/>
      <w:r w:rsidRPr="006B41F7">
        <w:rPr>
          <w:sz w:val="22"/>
          <w:szCs w:val="22"/>
        </w:rPr>
        <w:t>in</w:t>
      </w:r>
      <w:proofErr w:type="gramEnd"/>
      <w:r w:rsidRPr="006B41F7">
        <w:rPr>
          <w:sz w:val="22"/>
          <w:szCs w:val="22"/>
        </w:rPr>
        <w:t xml:space="preserve"> the device overnight and must be </w:t>
      </w:r>
      <w:proofErr w:type="gramStart"/>
      <w:r w:rsidRPr="006B41F7">
        <w:rPr>
          <w:sz w:val="22"/>
          <w:szCs w:val="22"/>
        </w:rPr>
        <w:t>supervised at all times</w:t>
      </w:r>
      <w:proofErr w:type="gramEnd"/>
      <w:r w:rsidRPr="006B41F7">
        <w:rPr>
          <w:sz w:val="22"/>
          <w:szCs w:val="22"/>
        </w:rPr>
        <w:t>.</w:t>
      </w:r>
      <w:r w:rsidR="009E5B36">
        <w:rPr>
          <w:sz w:val="22"/>
          <w:szCs w:val="22"/>
        </w:rPr>
        <w:t xml:space="preserve"> Alternative sleep positions and any alternate sleep surface must be used only with the written approval signed by the child’s licensed health care provider.</w:t>
      </w:r>
    </w:p>
    <w:p w14:paraId="448C6434" w14:textId="77777777" w:rsidR="00CA5400" w:rsidRDefault="00327F2E" w:rsidP="00CA5400">
      <w:pPr>
        <w:spacing w:after="200" w:line="276" w:lineRule="auto"/>
        <w:ind w:left="2160" w:right="-720" w:hanging="720"/>
        <w:rPr>
          <w:sz w:val="22"/>
          <w:szCs w:val="22"/>
        </w:rPr>
      </w:pPr>
      <w:r w:rsidRPr="006B41F7">
        <w:rPr>
          <w:sz w:val="22"/>
          <w:szCs w:val="22"/>
        </w:rPr>
        <w:t xml:space="preserve">h. </w:t>
      </w:r>
      <w:r w:rsidRPr="006B41F7">
        <w:rPr>
          <w:sz w:val="22"/>
          <w:szCs w:val="22"/>
        </w:rPr>
        <w:tab/>
        <w:t>Infants must be placed on their back for sleeping unless there is a different recommendation from the American Academy of Pediatrics</w:t>
      </w:r>
      <w:r w:rsidR="009E5B36">
        <w:rPr>
          <w:sz w:val="22"/>
          <w:szCs w:val="22"/>
        </w:rPr>
        <w:t>,</w:t>
      </w:r>
      <w:r w:rsidRPr="006B41F7">
        <w:rPr>
          <w:sz w:val="22"/>
          <w:szCs w:val="22"/>
        </w:rPr>
        <w:t xml:space="preserve"> and the latter shall be followed.</w:t>
      </w:r>
    </w:p>
    <w:p w14:paraId="1E7828CD" w14:textId="02C1F2C1" w:rsidR="009E4485" w:rsidRDefault="00327F2E" w:rsidP="009E4485">
      <w:pPr>
        <w:spacing w:after="200" w:line="276" w:lineRule="auto"/>
        <w:ind w:left="2160" w:right="-720" w:hanging="720"/>
        <w:rPr>
          <w:sz w:val="22"/>
          <w:szCs w:val="22"/>
        </w:rPr>
      </w:pPr>
      <w:proofErr w:type="spellStart"/>
      <w:r w:rsidRPr="006B41F7">
        <w:rPr>
          <w:sz w:val="22"/>
          <w:szCs w:val="22"/>
        </w:rPr>
        <w:t>i</w:t>
      </w:r>
      <w:proofErr w:type="spellEnd"/>
      <w:proofErr w:type="gramStart"/>
      <w:r w:rsidRPr="006B41F7">
        <w:rPr>
          <w:sz w:val="22"/>
          <w:szCs w:val="22"/>
        </w:rPr>
        <w:t xml:space="preserve">. </w:t>
      </w:r>
      <w:r w:rsidRPr="006B41F7">
        <w:rPr>
          <w:sz w:val="22"/>
          <w:szCs w:val="22"/>
        </w:rPr>
        <w:tab/>
        <w:t>Before</w:t>
      </w:r>
      <w:proofErr w:type="gramEnd"/>
      <w:r w:rsidRPr="006B41F7">
        <w:rPr>
          <w:sz w:val="22"/>
          <w:szCs w:val="22"/>
        </w:rPr>
        <w:t xml:space="preserve"> swaddling is used, the certifying agency must document in the foster parent’s file that the foster parent completed the state’s web-based safe </w:t>
      </w:r>
      <w:proofErr w:type="gramStart"/>
      <w:r w:rsidRPr="006B41F7">
        <w:rPr>
          <w:sz w:val="22"/>
          <w:szCs w:val="22"/>
        </w:rPr>
        <w:t>sleep</w:t>
      </w:r>
      <w:proofErr w:type="gramEnd"/>
      <w:r w:rsidRPr="006B41F7">
        <w:rPr>
          <w:sz w:val="22"/>
          <w:szCs w:val="22"/>
        </w:rPr>
        <w:t xml:space="preserve"> training.</w:t>
      </w:r>
      <w:r w:rsidR="00E14274">
        <w:rPr>
          <w:sz w:val="22"/>
          <w:szCs w:val="22"/>
        </w:rPr>
        <w:t xml:space="preserve"> Safe sleep training is required for any foster parent certified to accept placement of infants under age one (1).</w:t>
      </w:r>
      <w:r w:rsidRPr="006B41F7">
        <w:rPr>
          <w:sz w:val="22"/>
          <w:szCs w:val="22"/>
        </w:rPr>
        <w:t xml:space="preserve"> The certifying agency may require additional training as appropriate. Swaddling must be discontinued as soon as the infant tries to roll </w:t>
      </w:r>
      <w:proofErr w:type="spellStart"/>
      <w:r w:rsidRPr="006B41F7">
        <w:rPr>
          <w:sz w:val="22"/>
          <w:szCs w:val="22"/>
        </w:rPr>
        <w:t>unswaddled</w:t>
      </w:r>
      <w:proofErr w:type="spellEnd"/>
      <w:r w:rsidRPr="006B41F7">
        <w:rPr>
          <w:sz w:val="22"/>
          <w:szCs w:val="22"/>
        </w:rPr>
        <w:t>, except where a</w:t>
      </w:r>
      <w:r w:rsidR="00CA5400">
        <w:rPr>
          <w:sz w:val="22"/>
          <w:szCs w:val="22"/>
        </w:rPr>
        <w:t xml:space="preserve"> licensed</w:t>
      </w:r>
      <w:r w:rsidRPr="006B41F7">
        <w:rPr>
          <w:sz w:val="22"/>
          <w:szCs w:val="22"/>
        </w:rPr>
        <w:t xml:space="preserve"> health care</w:t>
      </w:r>
      <w:r w:rsidR="00CA5400">
        <w:rPr>
          <w:sz w:val="22"/>
          <w:szCs w:val="22"/>
        </w:rPr>
        <w:t xml:space="preserve"> provider </w:t>
      </w:r>
      <w:del w:id="11" w:author="Ellett, Logan" w:date="2026-04-13T08:27:00Z" w16du:dateUtc="2026-04-13T14:27:00Z">
        <w:r w:rsidRPr="006B41F7" w:rsidDel="004F2776">
          <w:rPr>
            <w:sz w:val="22"/>
            <w:szCs w:val="22"/>
          </w:rPr>
          <w:delText xml:space="preserve"> </w:delText>
        </w:r>
      </w:del>
      <w:r w:rsidRPr="006B41F7">
        <w:rPr>
          <w:sz w:val="22"/>
          <w:szCs w:val="22"/>
        </w:rPr>
        <w:t>provides written direction allowing swaddling to continue.</w:t>
      </w:r>
      <w:bookmarkStart w:id="12" w:name="_Hlk221623126"/>
    </w:p>
    <w:p w14:paraId="400E7B83" w14:textId="036D984B" w:rsidR="00327F2E" w:rsidRPr="006B41F7" w:rsidRDefault="00327F2E" w:rsidP="009E4485">
      <w:pPr>
        <w:spacing w:after="200" w:line="276" w:lineRule="auto"/>
        <w:ind w:left="2160" w:right="-720" w:hanging="720"/>
        <w:rPr>
          <w:sz w:val="22"/>
          <w:szCs w:val="22"/>
        </w:rPr>
      </w:pPr>
      <w:r w:rsidRPr="006B41F7">
        <w:rPr>
          <w:sz w:val="22"/>
          <w:szCs w:val="22"/>
        </w:rPr>
        <w:t>***</w:t>
      </w:r>
      <w:bookmarkEnd w:id="12"/>
    </w:p>
    <w:p w14:paraId="06A518E6" w14:textId="565E0858" w:rsidR="00327F2E" w:rsidRPr="006B41F7" w:rsidRDefault="00327F2E" w:rsidP="00486289">
      <w:pPr>
        <w:pStyle w:val="Heading2"/>
      </w:pPr>
      <w:r w:rsidRPr="006B41F7">
        <w:t>7.708.3</w:t>
      </w:r>
      <w:r w:rsidR="00CA5400">
        <w:t>2</w:t>
      </w:r>
      <w:r w:rsidRPr="006B41F7">
        <w:tab/>
        <w:t>SUBSTITUTE CARE, RESPITE CARE, AND ALTERNATIVE CARE</w:t>
      </w:r>
    </w:p>
    <w:p w14:paraId="06B8EDE6" w14:textId="77777777"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Substitute</w:t>
      </w:r>
      <w:proofErr w:type="gramEnd"/>
      <w:r w:rsidRPr="006B41F7">
        <w:rPr>
          <w:sz w:val="22"/>
          <w:szCs w:val="22"/>
        </w:rPr>
        <w:t xml:space="preserve"> care is provided in the foster care home where the child/youth in foster care resides. Respite care is provided in another foster home. Alternative care is provided in the home of a natural support identified by the foster parent. These caregiving services provide opportunities for foster parents to have or take breaks of varying lengths. The following apply:</w:t>
      </w:r>
    </w:p>
    <w:p w14:paraId="7F8B48D3" w14:textId="57B8B5CC" w:rsidR="00327F2E" w:rsidRPr="006B41F7" w:rsidRDefault="00327F2E" w:rsidP="00327F2E">
      <w:pPr>
        <w:spacing w:after="200" w:line="276" w:lineRule="auto"/>
        <w:ind w:left="1440" w:right="-720" w:hanging="720"/>
        <w:rPr>
          <w:sz w:val="22"/>
          <w:szCs w:val="22"/>
        </w:rPr>
      </w:pPr>
      <w:r w:rsidRPr="006B41F7">
        <w:rPr>
          <w:sz w:val="22"/>
          <w:szCs w:val="22"/>
        </w:rPr>
        <w:lastRenderedPageBreak/>
        <w:t>1</w:t>
      </w:r>
      <w:proofErr w:type="gramStart"/>
      <w:r w:rsidRPr="006B41F7">
        <w:rPr>
          <w:sz w:val="22"/>
          <w:szCs w:val="22"/>
        </w:rPr>
        <w:t xml:space="preserve">. </w:t>
      </w:r>
      <w:r w:rsidRPr="006B41F7">
        <w:rPr>
          <w:sz w:val="22"/>
          <w:szCs w:val="22"/>
        </w:rPr>
        <w:tab/>
        <w:t>At</w:t>
      </w:r>
      <w:proofErr w:type="gramEnd"/>
      <w:r w:rsidRPr="006B41F7">
        <w:rPr>
          <w:sz w:val="22"/>
          <w:szCs w:val="22"/>
        </w:rPr>
        <w:t xml:space="preserve"> least</w:t>
      </w:r>
      <w:r w:rsidR="00CA5400">
        <w:rPr>
          <w:sz w:val="22"/>
          <w:szCs w:val="22"/>
        </w:rPr>
        <w:t xml:space="preserve"> seventy-</w:t>
      </w:r>
      <w:r w:rsidR="00CA5400" w:rsidRPr="00CA5400">
        <w:rPr>
          <w:sz w:val="22"/>
          <w:szCs w:val="22"/>
        </w:rPr>
        <w:t>two</w:t>
      </w:r>
      <w:r w:rsidRPr="00CA5400">
        <w:rPr>
          <w:sz w:val="22"/>
          <w:szCs w:val="22"/>
        </w:rPr>
        <w:t xml:space="preserve"> </w:t>
      </w:r>
      <w:r w:rsidR="00CA5400" w:rsidRPr="00CA5400">
        <w:rPr>
          <w:sz w:val="22"/>
          <w:szCs w:val="22"/>
        </w:rPr>
        <w:t>(</w:t>
      </w:r>
      <w:r w:rsidRPr="00CA5400">
        <w:rPr>
          <w:sz w:val="22"/>
          <w:szCs w:val="22"/>
        </w:rPr>
        <w:t>72</w:t>
      </w:r>
      <w:r w:rsidR="00CA5400" w:rsidRPr="00CA5400">
        <w:rPr>
          <w:sz w:val="22"/>
          <w:szCs w:val="22"/>
        </w:rPr>
        <w:t>)</w:t>
      </w:r>
      <w:r w:rsidRPr="00CA5400">
        <w:rPr>
          <w:sz w:val="22"/>
          <w:szCs w:val="22"/>
        </w:rPr>
        <w:t xml:space="preserve"> business </w:t>
      </w:r>
      <w:proofErr w:type="spellStart"/>
      <w:r w:rsidRPr="006B41F7">
        <w:rPr>
          <w:sz w:val="22"/>
          <w:szCs w:val="22"/>
        </w:rPr>
        <w:t>hours notice</w:t>
      </w:r>
      <w:proofErr w:type="spellEnd"/>
      <w:r w:rsidRPr="006B41F7">
        <w:rPr>
          <w:sz w:val="22"/>
          <w:szCs w:val="22"/>
        </w:rPr>
        <w:t xml:space="preserve"> must be provided to the caseworker,</w:t>
      </w:r>
      <w:r w:rsidR="00CA5400">
        <w:rPr>
          <w:sz w:val="22"/>
          <w:szCs w:val="22"/>
        </w:rPr>
        <w:t xml:space="preserve"> GAL</w:t>
      </w:r>
      <w:r w:rsidRPr="006B41F7">
        <w:rPr>
          <w:sz w:val="22"/>
          <w:szCs w:val="22"/>
        </w:rPr>
        <w:t xml:space="preserve"> and/or</w:t>
      </w:r>
      <w:r w:rsidR="00CA5400">
        <w:rPr>
          <w:sz w:val="22"/>
          <w:szCs w:val="22"/>
        </w:rPr>
        <w:t xml:space="preserve"> CFY,</w:t>
      </w:r>
      <w:r w:rsidRPr="006B41F7">
        <w:rPr>
          <w:sz w:val="22"/>
          <w:szCs w:val="22"/>
        </w:rPr>
        <w:t xml:space="preserve"> and</w:t>
      </w:r>
      <w:r w:rsidR="00CA5400">
        <w:rPr>
          <w:sz w:val="22"/>
          <w:szCs w:val="22"/>
        </w:rPr>
        <w:t xml:space="preserve"> the</w:t>
      </w:r>
      <w:r w:rsidRPr="006B41F7">
        <w:rPr>
          <w:sz w:val="22"/>
          <w:szCs w:val="22"/>
        </w:rPr>
        <w:t xml:space="preserve"> child/youth. </w:t>
      </w:r>
      <w:r w:rsidR="00CA5400">
        <w:rPr>
          <w:sz w:val="22"/>
          <w:szCs w:val="22"/>
        </w:rPr>
        <w:t>I</w:t>
      </w:r>
      <w:r w:rsidRPr="006B41F7">
        <w:rPr>
          <w:sz w:val="22"/>
          <w:szCs w:val="22"/>
        </w:rPr>
        <w:t>f an emergency or an urgent situation arises, the foster parent</w:t>
      </w:r>
      <w:r w:rsidR="00CA5400">
        <w:rPr>
          <w:sz w:val="22"/>
          <w:szCs w:val="22"/>
        </w:rPr>
        <w:t>(s)</w:t>
      </w:r>
      <w:r w:rsidRPr="006B41F7">
        <w:rPr>
          <w:sz w:val="22"/>
          <w:szCs w:val="22"/>
        </w:rPr>
        <w:t xml:space="preserve"> or the certifying agency</w:t>
      </w:r>
      <w:r w:rsidR="00CA5400">
        <w:rPr>
          <w:sz w:val="22"/>
          <w:szCs w:val="22"/>
        </w:rPr>
        <w:t xml:space="preserve"> must</w:t>
      </w:r>
      <w:r w:rsidRPr="006B41F7">
        <w:rPr>
          <w:color w:val="FF0000"/>
          <w:sz w:val="22"/>
          <w:szCs w:val="22"/>
        </w:rPr>
        <w:t xml:space="preserve"> </w:t>
      </w:r>
      <w:r w:rsidRPr="006B41F7">
        <w:rPr>
          <w:sz w:val="22"/>
          <w:szCs w:val="22"/>
        </w:rPr>
        <w:t xml:space="preserve">provide notice to the caseworker, </w:t>
      </w:r>
      <w:r w:rsidR="00CA5400">
        <w:rPr>
          <w:sz w:val="22"/>
          <w:szCs w:val="22"/>
        </w:rPr>
        <w:t>GAL,</w:t>
      </w:r>
      <w:r w:rsidRPr="006B41F7">
        <w:rPr>
          <w:sz w:val="22"/>
          <w:szCs w:val="22"/>
        </w:rPr>
        <w:t xml:space="preserve"> and/or</w:t>
      </w:r>
      <w:r w:rsidR="00CA5400">
        <w:rPr>
          <w:sz w:val="22"/>
          <w:szCs w:val="22"/>
        </w:rPr>
        <w:t xml:space="preserve"> CFY, parent(s),</w:t>
      </w:r>
      <w:r w:rsidRPr="006B41F7">
        <w:rPr>
          <w:color w:val="FF0000"/>
          <w:sz w:val="22"/>
          <w:szCs w:val="22"/>
        </w:rPr>
        <w:t xml:space="preserve"> </w:t>
      </w:r>
      <w:r w:rsidRPr="006B41F7">
        <w:rPr>
          <w:sz w:val="22"/>
          <w:szCs w:val="22"/>
        </w:rPr>
        <w:t>and</w:t>
      </w:r>
      <w:r w:rsidR="00CA5400">
        <w:rPr>
          <w:sz w:val="22"/>
          <w:szCs w:val="22"/>
        </w:rPr>
        <w:t xml:space="preserve"> the</w:t>
      </w:r>
      <w:r w:rsidRPr="006B41F7">
        <w:rPr>
          <w:sz w:val="22"/>
          <w:szCs w:val="22"/>
        </w:rPr>
        <w:t xml:space="preserve"> child/youth as soon </w:t>
      </w:r>
      <w:r w:rsidR="00CA5400">
        <w:rPr>
          <w:sz w:val="22"/>
          <w:szCs w:val="22"/>
        </w:rPr>
        <w:t xml:space="preserve">as </w:t>
      </w:r>
      <w:r w:rsidRPr="006B41F7">
        <w:rPr>
          <w:sz w:val="22"/>
          <w:szCs w:val="22"/>
        </w:rPr>
        <w:t>possible.</w:t>
      </w:r>
    </w:p>
    <w:p w14:paraId="1D75B04E" w14:textId="15741478"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Caregivers</w:t>
      </w:r>
      <w:proofErr w:type="gramEnd"/>
      <w:r w:rsidRPr="006B41F7">
        <w:rPr>
          <w:sz w:val="22"/>
          <w:szCs w:val="22"/>
        </w:rPr>
        <w:t xml:space="preserve"> may not consent to activities requiring a consent form or safety gear for high</w:t>
      </w:r>
      <w:r w:rsidR="00CA5400">
        <w:rPr>
          <w:sz w:val="22"/>
          <w:szCs w:val="22"/>
        </w:rPr>
        <w:t>-</w:t>
      </w:r>
      <w:r w:rsidRPr="006B41F7">
        <w:rPr>
          <w:sz w:val="22"/>
          <w:szCs w:val="22"/>
        </w:rPr>
        <w:t xml:space="preserve"> risk activities as defined by the custodial county</w:t>
      </w:r>
      <w:r w:rsidR="00CA5400">
        <w:rPr>
          <w:sz w:val="22"/>
          <w:szCs w:val="22"/>
        </w:rPr>
        <w:t xml:space="preserve"> department of human/social services</w:t>
      </w:r>
      <w:r w:rsidRPr="006B41F7">
        <w:rPr>
          <w:sz w:val="22"/>
          <w:szCs w:val="22"/>
        </w:rPr>
        <w:t>. Current procedures must be followed by the foster parent</w:t>
      </w:r>
      <w:r w:rsidR="00CA5400">
        <w:rPr>
          <w:sz w:val="22"/>
          <w:szCs w:val="22"/>
        </w:rPr>
        <w:t>(s)</w:t>
      </w:r>
      <w:r w:rsidRPr="006B41F7">
        <w:rPr>
          <w:sz w:val="22"/>
          <w:szCs w:val="22"/>
        </w:rPr>
        <w:t xml:space="preserve"> to obtain these permissions prior to the activity occurring.</w:t>
      </w:r>
    </w:p>
    <w:p w14:paraId="46F9584F" w14:textId="388DBF33" w:rsidR="00327F2E" w:rsidRPr="006B41F7" w:rsidRDefault="00327F2E" w:rsidP="00327F2E">
      <w:pPr>
        <w:spacing w:after="200" w:line="276" w:lineRule="auto"/>
        <w:ind w:left="1440" w:right="-720" w:hanging="720"/>
        <w:rPr>
          <w:sz w:val="22"/>
          <w:szCs w:val="22"/>
        </w:rPr>
      </w:pPr>
      <w:r w:rsidRPr="006B41F7">
        <w:rPr>
          <w:sz w:val="22"/>
          <w:szCs w:val="22"/>
        </w:rPr>
        <w:t xml:space="preserve">3. </w:t>
      </w:r>
      <w:r w:rsidRPr="006B41F7">
        <w:rPr>
          <w:sz w:val="22"/>
          <w:szCs w:val="22"/>
        </w:rPr>
        <w:tab/>
        <w:t>Caregivers must ensure that all requirements related to family time, sibling time, treatment for the child/youth placed in foster care, school for the child/youth placed in foster care, and contact between</w:t>
      </w:r>
      <w:r w:rsidR="00CA5400">
        <w:rPr>
          <w:sz w:val="22"/>
          <w:szCs w:val="22"/>
        </w:rPr>
        <w:t xml:space="preserve"> the</w:t>
      </w:r>
      <w:r w:rsidRPr="006B41F7">
        <w:rPr>
          <w:color w:val="FF0000"/>
          <w:sz w:val="22"/>
          <w:szCs w:val="22"/>
        </w:rPr>
        <w:t xml:space="preserve"> </w:t>
      </w:r>
      <w:r w:rsidRPr="006B41F7">
        <w:rPr>
          <w:sz w:val="22"/>
          <w:szCs w:val="22"/>
        </w:rPr>
        <w:t>child/youth</w:t>
      </w:r>
      <w:r w:rsidR="00CA5400">
        <w:rPr>
          <w:sz w:val="22"/>
          <w:szCs w:val="22"/>
        </w:rPr>
        <w:t>,</w:t>
      </w:r>
      <w:r w:rsidRPr="006B41F7">
        <w:rPr>
          <w:sz w:val="22"/>
          <w:szCs w:val="22"/>
        </w:rPr>
        <w:t xml:space="preserve"> county department</w:t>
      </w:r>
      <w:r w:rsidR="00CA5400">
        <w:rPr>
          <w:sz w:val="22"/>
          <w:szCs w:val="22"/>
        </w:rPr>
        <w:t xml:space="preserve"> of human/social services’</w:t>
      </w:r>
      <w:r w:rsidRPr="006B41F7">
        <w:rPr>
          <w:color w:val="FF0000"/>
          <w:sz w:val="22"/>
          <w:szCs w:val="22"/>
        </w:rPr>
        <w:t xml:space="preserve"> </w:t>
      </w:r>
      <w:r w:rsidRPr="006B41F7">
        <w:rPr>
          <w:sz w:val="22"/>
          <w:szCs w:val="22"/>
        </w:rPr>
        <w:t>caseworker</w:t>
      </w:r>
      <w:r w:rsidR="00CA5400">
        <w:rPr>
          <w:sz w:val="22"/>
          <w:szCs w:val="22"/>
        </w:rPr>
        <w:t>,</w:t>
      </w:r>
      <w:r w:rsidRPr="006B41F7">
        <w:rPr>
          <w:sz w:val="22"/>
          <w:szCs w:val="22"/>
        </w:rPr>
        <w:t xml:space="preserve"> GAL,</w:t>
      </w:r>
      <w:r w:rsidR="00CA5400">
        <w:rPr>
          <w:sz w:val="22"/>
          <w:szCs w:val="22"/>
        </w:rPr>
        <w:t xml:space="preserve"> and CFY</w:t>
      </w:r>
      <w:r w:rsidRPr="006B41F7">
        <w:rPr>
          <w:sz w:val="22"/>
          <w:szCs w:val="22"/>
        </w:rPr>
        <w:t xml:space="preserve"> are met unless other arrangements are agreed upon and consistent with court orders.</w:t>
      </w:r>
    </w:p>
    <w:p w14:paraId="66BD9C79" w14:textId="491D74D0"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Substitute</w:t>
      </w:r>
      <w:proofErr w:type="gramEnd"/>
      <w:r w:rsidRPr="006B41F7">
        <w:rPr>
          <w:sz w:val="22"/>
          <w:szCs w:val="22"/>
        </w:rPr>
        <w:t xml:space="preserve"> care in the foster care home occurs when a foster parent is unable to provide supervision and care. The foster parent</w:t>
      </w:r>
      <w:r w:rsidR="00CA5400">
        <w:rPr>
          <w:sz w:val="22"/>
          <w:szCs w:val="22"/>
        </w:rPr>
        <w:t xml:space="preserve"> must</w:t>
      </w:r>
      <w:r w:rsidRPr="006B41F7">
        <w:rPr>
          <w:color w:val="FF0000"/>
          <w:sz w:val="22"/>
          <w:szCs w:val="22"/>
        </w:rPr>
        <w:t xml:space="preserve"> </w:t>
      </w:r>
      <w:r w:rsidRPr="006B41F7">
        <w:rPr>
          <w:sz w:val="22"/>
          <w:szCs w:val="22"/>
        </w:rPr>
        <w:t>arrange for a qualified substitute who is familiar with</w:t>
      </w:r>
      <w:r w:rsidR="00CA5400">
        <w:rPr>
          <w:sz w:val="22"/>
          <w:szCs w:val="22"/>
        </w:rPr>
        <w:t xml:space="preserve"> Volume 7 regulations</w:t>
      </w:r>
      <w:r w:rsidRPr="006B41F7">
        <w:rPr>
          <w:sz w:val="22"/>
          <w:szCs w:val="22"/>
        </w:rPr>
        <w:t xml:space="preserve"> and with the children/youth in foster care </w:t>
      </w:r>
      <w:proofErr w:type="gramStart"/>
      <w:r w:rsidRPr="006B41F7">
        <w:rPr>
          <w:sz w:val="22"/>
          <w:szCs w:val="22"/>
        </w:rPr>
        <w:t>in order to</w:t>
      </w:r>
      <w:proofErr w:type="gramEnd"/>
      <w:r w:rsidRPr="006B41F7">
        <w:rPr>
          <w:sz w:val="22"/>
          <w:szCs w:val="22"/>
        </w:rPr>
        <w:t xml:space="preserve"> provide temporary supervision and care to the children/youth in the identified foster care home.</w:t>
      </w:r>
    </w:p>
    <w:p w14:paraId="1328BCA1" w14:textId="3ED11C4B"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t>If</w:t>
      </w:r>
      <w:proofErr w:type="gramEnd"/>
      <w:r w:rsidRPr="006B41F7">
        <w:rPr>
          <w:sz w:val="22"/>
          <w:szCs w:val="22"/>
        </w:rPr>
        <w:t xml:space="preserve"> care is to be provided for up to eight (8) hours in the foster care home, the substitute care provider must be at least sixteen (16) years of age. Exceptions based on age and maturity of the potential substitute care provider and the individual needs of the child/youth placed in foster care can be made with concurrence of the foster parent</w:t>
      </w:r>
      <w:r w:rsidR="00CA5400">
        <w:rPr>
          <w:sz w:val="22"/>
          <w:szCs w:val="22"/>
        </w:rPr>
        <w:t>(s)</w:t>
      </w:r>
      <w:r w:rsidRPr="006B41F7">
        <w:rPr>
          <w:sz w:val="22"/>
          <w:szCs w:val="22"/>
        </w:rPr>
        <w:t xml:space="preserve"> and the certifying authority</w:t>
      </w:r>
      <w:r w:rsidR="00CA5400">
        <w:rPr>
          <w:sz w:val="22"/>
          <w:szCs w:val="22"/>
        </w:rPr>
        <w:t>. I</w:t>
      </w:r>
      <w:r w:rsidRPr="006B41F7">
        <w:rPr>
          <w:sz w:val="22"/>
          <w:szCs w:val="22"/>
        </w:rPr>
        <w:t>n no case should the provider of substitute care be less than fourteen (14) years of age. The age exception must be documented in the foster parent’s file.</w:t>
      </w:r>
    </w:p>
    <w:p w14:paraId="0F1074CA" w14:textId="77777777" w:rsidR="00CA5400" w:rsidRDefault="00327F2E" w:rsidP="00CA5400">
      <w:pPr>
        <w:spacing w:after="200" w:line="276" w:lineRule="auto"/>
        <w:ind w:left="1440" w:right="-720" w:hanging="720"/>
        <w:rPr>
          <w:sz w:val="22"/>
          <w:szCs w:val="22"/>
        </w:rPr>
      </w:pPr>
      <w:r w:rsidRPr="006B41F7">
        <w:rPr>
          <w:sz w:val="22"/>
          <w:szCs w:val="22"/>
        </w:rPr>
        <w:t xml:space="preserve">2. </w:t>
      </w:r>
      <w:r w:rsidRPr="006B41F7">
        <w:rPr>
          <w:sz w:val="22"/>
          <w:szCs w:val="22"/>
        </w:rPr>
        <w:tab/>
        <w:t xml:space="preserve">If care is provided for more than eight (8) hours in the foster care home or for overnight care in the foster care home, the substitute care provider must be at least eighteen (18) years of age, and the following completed checks of the substitute care provider must be </w:t>
      </w:r>
      <w:proofErr w:type="gramStart"/>
      <w:r w:rsidR="00CA5400">
        <w:rPr>
          <w:sz w:val="22"/>
          <w:szCs w:val="22"/>
        </w:rPr>
        <w:t>cleared</w:t>
      </w:r>
      <w:proofErr w:type="gramEnd"/>
      <w:r w:rsidR="00CA5400">
        <w:rPr>
          <w:sz w:val="22"/>
          <w:szCs w:val="22"/>
        </w:rPr>
        <w:t xml:space="preserve"> and</w:t>
      </w:r>
      <w:r w:rsidRPr="006B41F7">
        <w:rPr>
          <w:color w:val="FF0000"/>
          <w:sz w:val="22"/>
          <w:szCs w:val="22"/>
        </w:rPr>
        <w:t xml:space="preserve"> </w:t>
      </w:r>
      <w:r w:rsidRPr="006B41F7">
        <w:rPr>
          <w:sz w:val="22"/>
          <w:szCs w:val="22"/>
        </w:rPr>
        <w:t>placed in the foster parent’s file:</w:t>
      </w:r>
    </w:p>
    <w:p w14:paraId="523240D3" w14:textId="20D2D9A6" w:rsidR="00327F2E" w:rsidRPr="006B41F7" w:rsidRDefault="00CA5400" w:rsidP="00CA5400">
      <w:pPr>
        <w:spacing w:after="200" w:line="276" w:lineRule="auto"/>
        <w:ind w:left="2160" w:right="-720" w:hanging="720"/>
        <w:rPr>
          <w:sz w:val="22"/>
          <w:szCs w:val="22"/>
        </w:rPr>
      </w:pPr>
      <w:r>
        <w:rPr>
          <w:sz w:val="22"/>
          <w:szCs w:val="22"/>
        </w:rPr>
        <w:t>a.</w:t>
      </w:r>
      <w:r>
        <w:rPr>
          <w:sz w:val="22"/>
          <w:szCs w:val="22"/>
        </w:rPr>
        <w:tab/>
        <w:t>Comprehensive Child Welfare Information System (CCWIS); and,</w:t>
      </w:r>
    </w:p>
    <w:p w14:paraId="6CEDC4ED" w14:textId="05DE9373" w:rsidR="00327F2E" w:rsidRPr="00CA5400" w:rsidRDefault="00CA5400" w:rsidP="00327F2E">
      <w:pPr>
        <w:spacing w:after="200" w:line="276" w:lineRule="auto"/>
        <w:ind w:left="2160" w:right="-720" w:hanging="720"/>
        <w:rPr>
          <w:sz w:val="22"/>
          <w:szCs w:val="22"/>
        </w:rPr>
      </w:pPr>
      <w:r w:rsidRPr="00CA5400">
        <w:rPr>
          <w:sz w:val="22"/>
          <w:szCs w:val="22"/>
        </w:rPr>
        <w:t>b</w:t>
      </w:r>
      <w:r w:rsidR="00327F2E" w:rsidRPr="00CA5400">
        <w:rPr>
          <w:sz w:val="22"/>
          <w:szCs w:val="22"/>
        </w:rPr>
        <w:t xml:space="preserve">. </w:t>
      </w:r>
      <w:r w:rsidR="00327F2E" w:rsidRPr="00CA5400">
        <w:rPr>
          <w:sz w:val="22"/>
          <w:szCs w:val="22"/>
        </w:rPr>
        <w:tab/>
        <w:t>CBI sex offender name and address check and National Sex Offender Public Website name and address check.</w:t>
      </w:r>
    </w:p>
    <w:p w14:paraId="78A8B5F9" w14:textId="77777777" w:rsidR="00327F2E" w:rsidRPr="006B41F7" w:rsidRDefault="00327F2E" w:rsidP="00327F2E">
      <w:pPr>
        <w:spacing w:after="200" w:line="276" w:lineRule="auto"/>
        <w:ind w:left="1440" w:right="-720" w:hanging="720"/>
        <w:rPr>
          <w:sz w:val="22"/>
          <w:szCs w:val="22"/>
        </w:rPr>
      </w:pPr>
      <w:bookmarkStart w:id="13" w:name="_Hlk221623158"/>
      <w:r w:rsidRPr="006B41F7">
        <w:rPr>
          <w:sz w:val="22"/>
          <w:szCs w:val="22"/>
        </w:rPr>
        <w:t>***</w:t>
      </w:r>
    </w:p>
    <w:bookmarkEnd w:id="13"/>
    <w:p w14:paraId="7B5A17A6" w14:textId="36036489" w:rsidR="00327F2E" w:rsidRDefault="00327F2E" w:rsidP="00327F2E">
      <w:pPr>
        <w:spacing w:after="200" w:line="276" w:lineRule="auto"/>
        <w:ind w:left="1440" w:right="-720" w:hanging="720"/>
        <w:rPr>
          <w:sz w:val="22"/>
          <w:szCs w:val="22"/>
        </w:rPr>
      </w:pPr>
      <w:r w:rsidRPr="006B41F7">
        <w:rPr>
          <w:sz w:val="22"/>
          <w:szCs w:val="22"/>
        </w:rPr>
        <w:t>4</w:t>
      </w:r>
      <w:proofErr w:type="gramStart"/>
      <w:r w:rsidRPr="006B41F7">
        <w:rPr>
          <w:sz w:val="22"/>
          <w:szCs w:val="22"/>
        </w:rPr>
        <w:t xml:space="preserve">. </w:t>
      </w:r>
      <w:r w:rsidRPr="006B41F7">
        <w:rPr>
          <w:sz w:val="22"/>
          <w:szCs w:val="22"/>
        </w:rPr>
        <w:tab/>
        <w:t>Potential</w:t>
      </w:r>
      <w:proofErr w:type="gramEnd"/>
      <w:r w:rsidRPr="006B41F7">
        <w:rPr>
          <w:sz w:val="22"/>
          <w:szCs w:val="22"/>
        </w:rPr>
        <w:t xml:space="preserve"> caregivers with background checks consistent with Section 7.701.33.</w:t>
      </w:r>
      <w:r w:rsidR="00CA5400">
        <w:rPr>
          <w:sz w:val="22"/>
          <w:szCs w:val="22"/>
        </w:rPr>
        <w:t>C.6</w:t>
      </w:r>
      <w:r w:rsidRPr="006B41F7">
        <w:rPr>
          <w:sz w:val="22"/>
          <w:szCs w:val="22"/>
        </w:rPr>
        <w:t xml:space="preserve"> cannot be used.</w:t>
      </w:r>
    </w:p>
    <w:p w14:paraId="2C407DDF" w14:textId="5B411E23" w:rsidR="00A46070" w:rsidRDefault="00A46070" w:rsidP="00327F2E">
      <w:pPr>
        <w:spacing w:after="200" w:line="276" w:lineRule="auto"/>
        <w:ind w:left="1440" w:right="-720" w:hanging="720"/>
        <w:rPr>
          <w:sz w:val="22"/>
          <w:szCs w:val="22"/>
        </w:rPr>
      </w:pPr>
      <w:r>
        <w:rPr>
          <w:sz w:val="22"/>
          <w:szCs w:val="22"/>
        </w:rPr>
        <w:t>5.</w:t>
      </w:r>
      <w:r>
        <w:rPr>
          <w:sz w:val="22"/>
          <w:szCs w:val="22"/>
        </w:rPr>
        <w:tab/>
        <w:t xml:space="preserve">If the </w:t>
      </w:r>
      <w:r w:rsidR="00C26561">
        <w:rPr>
          <w:sz w:val="22"/>
          <w:szCs w:val="22"/>
        </w:rPr>
        <w:t>foster parent(s) identifies that a substitute care provider may be utilized for more than</w:t>
      </w:r>
      <w:r>
        <w:rPr>
          <w:sz w:val="22"/>
          <w:szCs w:val="22"/>
        </w:rPr>
        <w:t xml:space="preserve"> sixty (60) calendar days per year, the certifying agency must also complete and clear the following fingerprint-based criminal background checks:</w:t>
      </w:r>
    </w:p>
    <w:p w14:paraId="18BE3B37" w14:textId="16935416" w:rsidR="00A46070" w:rsidRDefault="00A46070" w:rsidP="00A46070">
      <w:pPr>
        <w:spacing w:after="200" w:line="276" w:lineRule="auto"/>
        <w:ind w:left="2160" w:right="-720" w:hanging="720"/>
        <w:rPr>
          <w:sz w:val="22"/>
          <w:szCs w:val="22"/>
        </w:rPr>
      </w:pPr>
      <w:r>
        <w:rPr>
          <w:sz w:val="22"/>
          <w:szCs w:val="22"/>
        </w:rPr>
        <w:lastRenderedPageBreak/>
        <w:t>a.</w:t>
      </w:r>
      <w:r>
        <w:rPr>
          <w:sz w:val="22"/>
          <w:szCs w:val="22"/>
        </w:rPr>
        <w:tab/>
        <w:t>Colorado Bureau of Investigation (CBI); and</w:t>
      </w:r>
    </w:p>
    <w:p w14:paraId="79CFCBE5" w14:textId="09FFA9E8" w:rsidR="00A46070" w:rsidRPr="006B41F7" w:rsidRDefault="00A46070" w:rsidP="00A46070">
      <w:pPr>
        <w:spacing w:after="200" w:line="276" w:lineRule="auto"/>
        <w:ind w:left="2160" w:right="-720" w:hanging="720"/>
        <w:rPr>
          <w:sz w:val="22"/>
          <w:szCs w:val="22"/>
        </w:rPr>
      </w:pPr>
      <w:r>
        <w:rPr>
          <w:sz w:val="22"/>
          <w:szCs w:val="22"/>
        </w:rPr>
        <w:t>b.</w:t>
      </w:r>
      <w:r>
        <w:rPr>
          <w:sz w:val="22"/>
          <w:szCs w:val="22"/>
        </w:rPr>
        <w:tab/>
        <w:t>Federal Bureau of Investigation (FBI).</w:t>
      </w:r>
    </w:p>
    <w:p w14:paraId="4A4A47CC" w14:textId="77777777" w:rsidR="00327F2E" w:rsidRPr="006B41F7" w:rsidRDefault="00327F2E" w:rsidP="00327F2E">
      <w:pPr>
        <w:spacing w:after="200" w:line="276" w:lineRule="auto"/>
        <w:ind w:left="720" w:right="-720" w:hanging="720"/>
        <w:rPr>
          <w:sz w:val="22"/>
          <w:szCs w:val="22"/>
        </w:rPr>
      </w:pPr>
      <w:r w:rsidRPr="006B41F7">
        <w:rPr>
          <w:sz w:val="22"/>
          <w:szCs w:val="22"/>
        </w:rPr>
        <w:t>C</w:t>
      </w:r>
      <w:proofErr w:type="gramStart"/>
      <w:r w:rsidRPr="006B41F7">
        <w:rPr>
          <w:sz w:val="22"/>
          <w:szCs w:val="22"/>
        </w:rPr>
        <w:t xml:space="preserve">. </w:t>
      </w:r>
      <w:r w:rsidRPr="006B41F7">
        <w:rPr>
          <w:sz w:val="22"/>
          <w:szCs w:val="22"/>
        </w:rPr>
        <w:tab/>
        <w:t>Respite</w:t>
      </w:r>
      <w:proofErr w:type="gramEnd"/>
      <w:r w:rsidRPr="006B41F7">
        <w:rPr>
          <w:sz w:val="22"/>
          <w:szCs w:val="22"/>
        </w:rPr>
        <w:t xml:space="preserve"> Care</w:t>
      </w:r>
    </w:p>
    <w:p w14:paraId="1EB126C4" w14:textId="77777777" w:rsidR="00327F2E" w:rsidRPr="006B41F7" w:rsidRDefault="00327F2E" w:rsidP="00327F2E">
      <w:pPr>
        <w:spacing w:after="200" w:line="276" w:lineRule="auto"/>
        <w:ind w:left="720" w:right="-720" w:firstLine="0"/>
        <w:rPr>
          <w:sz w:val="22"/>
          <w:szCs w:val="22"/>
        </w:rPr>
      </w:pPr>
      <w:r w:rsidRPr="006B41F7">
        <w:rPr>
          <w:sz w:val="22"/>
          <w:szCs w:val="22"/>
        </w:rPr>
        <w:t>Respite care is provided in a foster care home, other than the current foster care home where the child/youth in foster care resides. Respite care is used to allow the foster parent a temporary break from providing care. Respite care is also used when children/youth in foster care need a temporary break from their current foster care home.</w:t>
      </w:r>
    </w:p>
    <w:p w14:paraId="0D28F5E3" w14:textId="27537D54"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r>
      <w:r w:rsidR="00CA5400">
        <w:rPr>
          <w:sz w:val="22"/>
          <w:szCs w:val="22"/>
        </w:rPr>
        <w:t>A</w:t>
      </w:r>
      <w:proofErr w:type="gramEnd"/>
      <w:r w:rsidRPr="006B41F7">
        <w:rPr>
          <w:sz w:val="22"/>
          <w:szCs w:val="22"/>
        </w:rPr>
        <w:t xml:space="preserve"> non-emergency respite care occasion may not exceed </w:t>
      </w:r>
      <w:r w:rsidR="00CA5400">
        <w:rPr>
          <w:sz w:val="22"/>
          <w:szCs w:val="22"/>
        </w:rPr>
        <w:t>thirty (</w:t>
      </w:r>
      <w:r w:rsidRPr="006B41F7">
        <w:rPr>
          <w:sz w:val="22"/>
          <w:szCs w:val="22"/>
        </w:rPr>
        <w:t>30</w:t>
      </w:r>
      <w:r w:rsidR="00CA5400">
        <w:rPr>
          <w:sz w:val="22"/>
          <w:szCs w:val="22"/>
        </w:rPr>
        <w:t xml:space="preserve">) consecutive </w:t>
      </w:r>
      <w:r w:rsidRPr="006B41F7">
        <w:rPr>
          <w:sz w:val="22"/>
          <w:szCs w:val="22"/>
        </w:rPr>
        <w:t xml:space="preserve">days, with a maximum of </w:t>
      </w:r>
      <w:r w:rsidR="00CA5400">
        <w:rPr>
          <w:sz w:val="22"/>
          <w:szCs w:val="22"/>
        </w:rPr>
        <w:t>sixty (</w:t>
      </w:r>
      <w:r w:rsidRPr="006B41F7">
        <w:rPr>
          <w:sz w:val="22"/>
          <w:szCs w:val="22"/>
        </w:rPr>
        <w:t>60</w:t>
      </w:r>
      <w:r w:rsidR="00CA5400">
        <w:rPr>
          <w:sz w:val="22"/>
          <w:szCs w:val="22"/>
        </w:rPr>
        <w:t>)</w:t>
      </w:r>
      <w:r w:rsidRPr="006B41F7">
        <w:rPr>
          <w:sz w:val="22"/>
          <w:szCs w:val="22"/>
        </w:rPr>
        <w:t xml:space="preserve"> days per calendar year. </w:t>
      </w:r>
      <w:r w:rsidR="00CA5400">
        <w:rPr>
          <w:sz w:val="22"/>
          <w:szCs w:val="22"/>
        </w:rPr>
        <w:t>E</w:t>
      </w:r>
      <w:r w:rsidRPr="006B41F7">
        <w:rPr>
          <w:sz w:val="22"/>
          <w:szCs w:val="22"/>
        </w:rPr>
        <w:t xml:space="preserve">xceptions </w:t>
      </w:r>
      <w:proofErr w:type="gramStart"/>
      <w:r w:rsidRPr="006B41F7">
        <w:rPr>
          <w:sz w:val="22"/>
          <w:szCs w:val="22"/>
        </w:rPr>
        <w:t>in excess of</w:t>
      </w:r>
      <w:proofErr w:type="gramEnd"/>
      <w:r w:rsidRPr="006B41F7">
        <w:rPr>
          <w:sz w:val="22"/>
          <w:szCs w:val="22"/>
        </w:rPr>
        <w:t xml:space="preserve"> </w:t>
      </w:r>
      <w:r w:rsidR="00CA5400">
        <w:rPr>
          <w:sz w:val="22"/>
          <w:szCs w:val="22"/>
        </w:rPr>
        <w:t>sixty (</w:t>
      </w:r>
      <w:r w:rsidRPr="006B41F7">
        <w:rPr>
          <w:sz w:val="22"/>
          <w:szCs w:val="22"/>
        </w:rPr>
        <w:t>60</w:t>
      </w:r>
      <w:r w:rsidR="00CA5400">
        <w:rPr>
          <w:sz w:val="22"/>
          <w:szCs w:val="22"/>
        </w:rPr>
        <w:t>)</w:t>
      </w:r>
      <w:r w:rsidRPr="006B41F7">
        <w:rPr>
          <w:sz w:val="22"/>
          <w:szCs w:val="22"/>
        </w:rPr>
        <w:t xml:space="preserve"> days per</w:t>
      </w:r>
      <w:r w:rsidR="00CA5400">
        <w:rPr>
          <w:sz w:val="22"/>
          <w:szCs w:val="22"/>
        </w:rPr>
        <w:t xml:space="preserve"> calendar</w:t>
      </w:r>
      <w:r w:rsidRPr="006B41F7">
        <w:rPr>
          <w:color w:val="FF0000"/>
          <w:sz w:val="22"/>
          <w:szCs w:val="22"/>
        </w:rPr>
        <w:t xml:space="preserve"> </w:t>
      </w:r>
      <w:r w:rsidRPr="006B41F7">
        <w:rPr>
          <w:sz w:val="22"/>
          <w:szCs w:val="22"/>
        </w:rPr>
        <w:t>year may be allowed and must be approved by the certifying agency, caseworker, child/youth and guardian ad litem and/or counsel for youth.</w:t>
      </w:r>
    </w:p>
    <w:p w14:paraId="776DC048" w14:textId="77777777" w:rsidR="00327F2E" w:rsidRPr="006B41F7" w:rsidRDefault="00327F2E" w:rsidP="00327F2E">
      <w:pPr>
        <w:spacing w:after="200" w:line="276" w:lineRule="auto"/>
        <w:ind w:left="2160" w:right="-720" w:hanging="720"/>
        <w:rPr>
          <w:sz w:val="22"/>
          <w:szCs w:val="22"/>
        </w:rPr>
      </w:pPr>
      <w:bookmarkStart w:id="14" w:name="_Hlk221623205"/>
      <w:r w:rsidRPr="006B41F7">
        <w:rPr>
          <w:sz w:val="22"/>
          <w:szCs w:val="22"/>
        </w:rPr>
        <w:t>***</w:t>
      </w:r>
      <w:bookmarkEnd w:id="14"/>
    </w:p>
    <w:p w14:paraId="48767A8C" w14:textId="45E46280" w:rsidR="00327F2E" w:rsidRPr="006B41F7" w:rsidRDefault="00327F2E" w:rsidP="00327F2E">
      <w:pPr>
        <w:spacing w:after="200" w:line="276" w:lineRule="auto"/>
        <w:ind w:left="216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Space</w:t>
      </w:r>
      <w:proofErr w:type="gramEnd"/>
      <w:r w:rsidRPr="006B41F7">
        <w:rPr>
          <w:sz w:val="22"/>
          <w:szCs w:val="22"/>
        </w:rPr>
        <w:t xml:space="preserve"> requirements in Section 7.708.22.</w:t>
      </w:r>
      <w:r w:rsidR="00CA5400">
        <w:rPr>
          <w:sz w:val="22"/>
          <w:szCs w:val="22"/>
        </w:rPr>
        <w:t>B.5</w:t>
      </w:r>
      <w:r w:rsidRPr="006B41F7">
        <w:rPr>
          <w:sz w:val="22"/>
          <w:szCs w:val="22"/>
        </w:rPr>
        <w:t xml:space="preserve"> apply.</w:t>
      </w:r>
    </w:p>
    <w:p w14:paraId="04483863" w14:textId="62EE884B" w:rsidR="00327F2E" w:rsidRPr="006B41F7" w:rsidRDefault="00327F2E" w:rsidP="00327F2E">
      <w:pPr>
        <w:spacing w:after="200" w:line="276" w:lineRule="auto"/>
        <w:ind w:left="1440" w:right="-720" w:hanging="720"/>
        <w:rPr>
          <w:sz w:val="22"/>
          <w:szCs w:val="22"/>
        </w:rPr>
      </w:pPr>
      <w:r w:rsidRPr="006B41F7">
        <w:rPr>
          <w:sz w:val="22"/>
          <w:szCs w:val="22"/>
        </w:rPr>
        <w:t>3</w:t>
      </w:r>
      <w:proofErr w:type="gramStart"/>
      <w:r w:rsidRPr="006B41F7">
        <w:rPr>
          <w:sz w:val="22"/>
          <w:szCs w:val="22"/>
        </w:rPr>
        <w:t xml:space="preserve">. </w:t>
      </w:r>
      <w:r w:rsidRPr="006B41F7">
        <w:rPr>
          <w:sz w:val="22"/>
          <w:szCs w:val="22"/>
        </w:rPr>
        <w:tab/>
        <w:t>Emergency</w:t>
      </w:r>
      <w:proofErr w:type="gramEnd"/>
      <w:r w:rsidRPr="006B41F7">
        <w:rPr>
          <w:sz w:val="22"/>
          <w:szCs w:val="22"/>
        </w:rPr>
        <w:t xml:space="preserve"> respite care that causes the foster care home to exceed the identified capacity shall not occur for more than seven (7) consecutive days per month and not exceed</w:t>
      </w:r>
      <w:r w:rsidR="00CA5400">
        <w:rPr>
          <w:sz w:val="22"/>
          <w:szCs w:val="22"/>
        </w:rPr>
        <w:t xml:space="preserve"> twenty-eight (</w:t>
      </w:r>
      <w:r w:rsidRPr="006B41F7">
        <w:rPr>
          <w:sz w:val="22"/>
          <w:szCs w:val="22"/>
        </w:rPr>
        <w:t>28</w:t>
      </w:r>
      <w:r w:rsidR="00CA5400">
        <w:rPr>
          <w:sz w:val="22"/>
          <w:szCs w:val="22"/>
        </w:rPr>
        <w:t>)</w:t>
      </w:r>
      <w:r w:rsidRPr="006B41F7">
        <w:rPr>
          <w:sz w:val="22"/>
          <w:szCs w:val="22"/>
        </w:rPr>
        <w:t xml:space="preserve"> days in a calendar year. The respite foster care home may not exceed more than two (2) children/youth in foster care above their identified capacity and</w:t>
      </w:r>
      <w:r w:rsidR="00CA5400">
        <w:rPr>
          <w:sz w:val="22"/>
          <w:szCs w:val="22"/>
        </w:rPr>
        <w:t xml:space="preserve"> outside of their identified</w:t>
      </w:r>
      <w:r w:rsidRPr="006B41F7">
        <w:rPr>
          <w:color w:val="FF0000"/>
          <w:sz w:val="22"/>
          <w:szCs w:val="22"/>
        </w:rPr>
        <w:t xml:space="preserve"> </w:t>
      </w:r>
      <w:r w:rsidRPr="006B41F7">
        <w:rPr>
          <w:sz w:val="22"/>
          <w:szCs w:val="22"/>
        </w:rPr>
        <w:t>age range.</w:t>
      </w:r>
    </w:p>
    <w:p w14:paraId="61A7D42D" w14:textId="77777777" w:rsidR="00327F2E" w:rsidRPr="006B41F7" w:rsidRDefault="00327F2E" w:rsidP="00327F2E">
      <w:pPr>
        <w:spacing w:after="200" w:line="276" w:lineRule="auto"/>
        <w:ind w:left="1440" w:right="-720" w:hanging="720"/>
        <w:rPr>
          <w:sz w:val="22"/>
          <w:szCs w:val="22"/>
        </w:rPr>
      </w:pPr>
      <w:bookmarkStart w:id="15" w:name="_Hlk221623249"/>
      <w:r w:rsidRPr="006B41F7">
        <w:rPr>
          <w:sz w:val="22"/>
          <w:szCs w:val="22"/>
        </w:rPr>
        <w:t>***</w:t>
      </w:r>
    </w:p>
    <w:bookmarkEnd w:id="15"/>
    <w:p w14:paraId="7E83B49C" w14:textId="77777777" w:rsidR="00327F2E" w:rsidRPr="006B41F7" w:rsidRDefault="00327F2E" w:rsidP="00327F2E">
      <w:pPr>
        <w:spacing w:after="200" w:line="276" w:lineRule="auto"/>
        <w:ind w:left="72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Alternative</w:t>
      </w:r>
      <w:proofErr w:type="gramEnd"/>
      <w:r w:rsidRPr="006B41F7">
        <w:rPr>
          <w:sz w:val="22"/>
          <w:szCs w:val="22"/>
        </w:rPr>
        <w:t xml:space="preserve"> Care is Provided Outside of the Foster Care Home</w:t>
      </w:r>
    </w:p>
    <w:p w14:paraId="1DB4C4F4" w14:textId="48E7DE43" w:rsidR="00327F2E" w:rsidRPr="006B41F7" w:rsidRDefault="00327F2E" w:rsidP="00327F2E">
      <w:pPr>
        <w:spacing w:after="200" w:line="276" w:lineRule="auto"/>
        <w:ind w:left="720" w:right="-720" w:firstLine="0"/>
        <w:rPr>
          <w:sz w:val="22"/>
          <w:szCs w:val="22"/>
        </w:rPr>
      </w:pPr>
      <w:r w:rsidRPr="006B41F7">
        <w:rPr>
          <w:sz w:val="22"/>
          <w:szCs w:val="22"/>
        </w:rPr>
        <w:t>An alternative care provider is an individual with whom the foster parent has a personal association or relationship that is typically developed in the community. This is known as a natural support</w:t>
      </w:r>
      <w:r w:rsidR="00CA5400">
        <w:rPr>
          <w:sz w:val="22"/>
          <w:szCs w:val="22"/>
        </w:rPr>
        <w:t>,</w:t>
      </w:r>
      <w:r w:rsidRPr="006B41F7">
        <w:rPr>
          <w:sz w:val="22"/>
          <w:szCs w:val="22"/>
        </w:rPr>
        <w:t xml:space="preserve"> and it enhances the quality and security of life, including but not limited to, family relationships, friendships, and relationships developed through participation in clubs, organizations, and other civic activities.</w:t>
      </w:r>
    </w:p>
    <w:p w14:paraId="3AF476EB" w14:textId="2638CCFE"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t>Alternative</w:t>
      </w:r>
      <w:proofErr w:type="gramEnd"/>
      <w:r w:rsidRPr="006B41F7">
        <w:rPr>
          <w:sz w:val="22"/>
          <w:szCs w:val="22"/>
        </w:rPr>
        <w:t xml:space="preserve"> care may be provided outside of the foster care home for up to</w:t>
      </w:r>
      <w:r w:rsidR="00CA5400">
        <w:rPr>
          <w:sz w:val="22"/>
          <w:szCs w:val="22"/>
        </w:rPr>
        <w:t xml:space="preserve"> seventy-two (</w:t>
      </w:r>
      <w:r w:rsidRPr="006B41F7">
        <w:rPr>
          <w:sz w:val="22"/>
          <w:szCs w:val="22"/>
        </w:rPr>
        <w:t>72</w:t>
      </w:r>
      <w:r w:rsidR="00CA5400">
        <w:rPr>
          <w:sz w:val="22"/>
          <w:szCs w:val="22"/>
        </w:rPr>
        <w:t>)</w:t>
      </w:r>
      <w:r w:rsidRPr="006B41F7">
        <w:rPr>
          <w:sz w:val="22"/>
          <w:szCs w:val="22"/>
        </w:rPr>
        <w:t xml:space="preserve"> consecutive hours with a maximum of seven (7) days a month, unless approved by the certifying agency, caseworker, child/youth</w:t>
      </w:r>
      <w:r w:rsidR="00B17BF5">
        <w:rPr>
          <w:sz w:val="22"/>
          <w:szCs w:val="22"/>
        </w:rPr>
        <w:t>,</w:t>
      </w:r>
      <w:r w:rsidRPr="006B41F7">
        <w:rPr>
          <w:sz w:val="22"/>
          <w:szCs w:val="22"/>
        </w:rPr>
        <w:t xml:space="preserve"> and </w:t>
      </w:r>
      <w:r w:rsidR="00B17BF5">
        <w:rPr>
          <w:sz w:val="22"/>
          <w:szCs w:val="22"/>
        </w:rPr>
        <w:t>GAL</w:t>
      </w:r>
      <w:r w:rsidRPr="006B41F7">
        <w:rPr>
          <w:sz w:val="22"/>
          <w:szCs w:val="22"/>
        </w:rPr>
        <w:t xml:space="preserve"> and/or</w:t>
      </w:r>
      <w:r w:rsidR="00B17BF5">
        <w:rPr>
          <w:sz w:val="22"/>
          <w:szCs w:val="22"/>
        </w:rPr>
        <w:t xml:space="preserve"> CFY and via appeal/waiver approval.</w:t>
      </w:r>
    </w:p>
    <w:p w14:paraId="4F82EAA4" w14:textId="6A9247A1" w:rsidR="00327F2E" w:rsidRPr="006B41F7" w:rsidRDefault="00327F2E" w:rsidP="00327F2E">
      <w:pPr>
        <w:spacing w:after="200" w:line="276" w:lineRule="auto"/>
        <w:ind w:left="216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An</w:t>
      </w:r>
      <w:proofErr w:type="gramEnd"/>
      <w:r w:rsidRPr="006B41F7">
        <w:rPr>
          <w:sz w:val="22"/>
          <w:szCs w:val="22"/>
        </w:rPr>
        <w:t xml:space="preserve"> alternative care provider must be familiar with the child/youth placed in foster care; and,</w:t>
      </w:r>
    </w:p>
    <w:p w14:paraId="6C70642D" w14:textId="77777777" w:rsidR="00327F2E" w:rsidRPr="006B41F7" w:rsidRDefault="00327F2E" w:rsidP="00327F2E">
      <w:pPr>
        <w:spacing w:after="200" w:line="276" w:lineRule="auto"/>
        <w:ind w:left="2160" w:right="-720" w:hanging="720"/>
        <w:rPr>
          <w:sz w:val="22"/>
          <w:szCs w:val="22"/>
        </w:rPr>
      </w:pPr>
      <w:bookmarkStart w:id="16" w:name="_Hlk221623273"/>
      <w:r w:rsidRPr="006B41F7">
        <w:rPr>
          <w:sz w:val="22"/>
          <w:szCs w:val="22"/>
        </w:rPr>
        <w:t>***</w:t>
      </w:r>
    </w:p>
    <w:p w14:paraId="2EC000F1" w14:textId="1AC743A8" w:rsidR="00327F2E" w:rsidRPr="006B41F7" w:rsidRDefault="00327F2E" w:rsidP="00327F2E">
      <w:pPr>
        <w:spacing w:after="200" w:line="276" w:lineRule="auto"/>
        <w:ind w:left="1440" w:right="-720" w:hanging="720"/>
        <w:rPr>
          <w:sz w:val="22"/>
          <w:szCs w:val="22"/>
        </w:rPr>
      </w:pPr>
      <w:bookmarkStart w:id="17" w:name="_Hlk221623311"/>
      <w:bookmarkEnd w:id="16"/>
      <w:r w:rsidRPr="006B41F7">
        <w:rPr>
          <w:sz w:val="22"/>
          <w:szCs w:val="22"/>
        </w:rPr>
        <w:t>2</w:t>
      </w:r>
      <w:proofErr w:type="gramStart"/>
      <w:r w:rsidRPr="006B41F7">
        <w:rPr>
          <w:sz w:val="22"/>
          <w:szCs w:val="22"/>
        </w:rPr>
        <w:t xml:space="preserve">. </w:t>
      </w:r>
      <w:r w:rsidRPr="006B41F7">
        <w:rPr>
          <w:sz w:val="22"/>
          <w:szCs w:val="22"/>
        </w:rPr>
        <w:tab/>
        <w:t>Before</w:t>
      </w:r>
      <w:proofErr w:type="gramEnd"/>
      <w:r w:rsidRPr="006B41F7">
        <w:rPr>
          <w:sz w:val="22"/>
          <w:szCs w:val="22"/>
        </w:rPr>
        <w:t xml:space="preserve"> alternative care is used overnight, the foster parent</w:t>
      </w:r>
      <w:r w:rsidR="00B17BF5">
        <w:rPr>
          <w:sz w:val="22"/>
          <w:szCs w:val="22"/>
        </w:rPr>
        <w:t xml:space="preserve"> must</w:t>
      </w:r>
      <w:r w:rsidRPr="006B41F7">
        <w:rPr>
          <w:sz w:val="22"/>
          <w:szCs w:val="22"/>
        </w:rPr>
        <w:t xml:space="preserve"> introduce the alternative care provider and the child/youth placed in foster care and arrange for the child/youth to visit the alternative care provider’s home.</w:t>
      </w:r>
    </w:p>
    <w:bookmarkEnd w:id="17"/>
    <w:p w14:paraId="16F0FB4A" w14:textId="11BB8851" w:rsidR="00327F2E" w:rsidRPr="006B41F7" w:rsidRDefault="00327F2E" w:rsidP="00327F2E">
      <w:pPr>
        <w:spacing w:after="200" w:line="276" w:lineRule="auto"/>
        <w:ind w:left="1440" w:right="-720" w:hanging="720"/>
        <w:rPr>
          <w:sz w:val="22"/>
          <w:szCs w:val="22"/>
        </w:rPr>
      </w:pPr>
      <w:r w:rsidRPr="006B41F7">
        <w:rPr>
          <w:sz w:val="22"/>
          <w:szCs w:val="22"/>
        </w:rPr>
        <w:lastRenderedPageBreak/>
        <w:t>3</w:t>
      </w:r>
      <w:proofErr w:type="gramStart"/>
      <w:r w:rsidRPr="006B41F7">
        <w:rPr>
          <w:sz w:val="22"/>
          <w:szCs w:val="22"/>
        </w:rPr>
        <w:t xml:space="preserve">. </w:t>
      </w:r>
      <w:r w:rsidRPr="006B41F7">
        <w:rPr>
          <w:sz w:val="22"/>
          <w:szCs w:val="22"/>
        </w:rPr>
        <w:tab/>
      </w:r>
      <w:r w:rsidR="00B17BF5">
        <w:rPr>
          <w:sz w:val="22"/>
          <w:szCs w:val="22"/>
        </w:rPr>
        <w:t>The</w:t>
      </w:r>
      <w:proofErr w:type="gramEnd"/>
      <w:r w:rsidRPr="006B41F7">
        <w:rPr>
          <w:color w:val="FF0000"/>
          <w:sz w:val="22"/>
          <w:szCs w:val="22"/>
        </w:rPr>
        <w:t xml:space="preserve"> </w:t>
      </w:r>
      <w:r w:rsidRPr="006B41F7">
        <w:rPr>
          <w:sz w:val="22"/>
          <w:szCs w:val="22"/>
        </w:rPr>
        <w:t>alternative care consent form must be completed between the foster parent and the alternative care provider prior to the care being provided to the child/youth.</w:t>
      </w:r>
    </w:p>
    <w:p w14:paraId="35E50247" w14:textId="09ADE0D2" w:rsidR="00327F2E" w:rsidRPr="006B41F7" w:rsidRDefault="00327F2E" w:rsidP="00327F2E">
      <w:pPr>
        <w:spacing w:after="200" w:line="276" w:lineRule="auto"/>
        <w:ind w:left="1440" w:right="-720" w:hanging="720"/>
        <w:rPr>
          <w:sz w:val="22"/>
          <w:szCs w:val="22"/>
        </w:rPr>
      </w:pPr>
      <w:r w:rsidRPr="006B41F7">
        <w:rPr>
          <w:sz w:val="22"/>
          <w:szCs w:val="22"/>
        </w:rPr>
        <w:t xml:space="preserve">4. </w:t>
      </w:r>
      <w:r w:rsidRPr="006B41F7">
        <w:rPr>
          <w:sz w:val="22"/>
          <w:szCs w:val="22"/>
        </w:rPr>
        <w:tab/>
        <w:t>The certifying agency must review the consent form and complete background checks for all adults residing in the home in Colorado Courts</w:t>
      </w:r>
      <w:r w:rsidR="00B17BF5">
        <w:rPr>
          <w:sz w:val="22"/>
          <w:szCs w:val="22"/>
        </w:rPr>
        <w:t>’</w:t>
      </w:r>
      <w:r w:rsidRPr="006B41F7">
        <w:rPr>
          <w:sz w:val="22"/>
          <w:szCs w:val="22"/>
        </w:rPr>
        <w:t xml:space="preserve"> state judicial database, CBI sex offender name and address check, and National Sex Offender Public Website name and address check.</w:t>
      </w:r>
    </w:p>
    <w:p w14:paraId="2D9520B5" w14:textId="1ADC2577" w:rsidR="00327F2E" w:rsidRPr="006B41F7" w:rsidRDefault="00327F2E" w:rsidP="00327F2E">
      <w:pPr>
        <w:spacing w:after="200" w:line="276" w:lineRule="auto"/>
        <w:ind w:left="216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When</w:t>
      </w:r>
      <w:proofErr w:type="gramEnd"/>
      <w:r w:rsidRPr="006B41F7">
        <w:rPr>
          <w:sz w:val="22"/>
          <w:szCs w:val="22"/>
        </w:rPr>
        <w:t xml:space="preserve"> the county department</w:t>
      </w:r>
      <w:r w:rsidR="00B17BF5">
        <w:rPr>
          <w:sz w:val="22"/>
          <w:szCs w:val="22"/>
        </w:rPr>
        <w:t xml:space="preserve"> of human/social services</w:t>
      </w:r>
      <w:r w:rsidRPr="006B41F7">
        <w:rPr>
          <w:color w:val="FF0000"/>
          <w:sz w:val="22"/>
          <w:szCs w:val="22"/>
        </w:rPr>
        <w:t xml:space="preserve"> </w:t>
      </w:r>
      <w:r w:rsidRPr="006B41F7">
        <w:rPr>
          <w:sz w:val="22"/>
          <w:szCs w:val="22"/>
        </w:rPr>
        <w:t xml:space="preserve">is the certifying agency, staff will complete a child abuse/neglect background check in the CCWIS for </w:t>
      </w:r>
      <w:proofErr w:type="gramStart"/>
      <w:r w:rsidRPr="006B41F7">
        <w:rPr>
          <w:sz w:val="22"/>
          <w:szCs w:val="22"/>
        </w:rPr>
        <w:t>the alternative</w:t>
      </w:r>
      <w:proofErr w:type="gramEnd"/>
      <w:r w:rsidRPr="006B41F7">
        <w:rPr>
          <w:sz w:val="22"/>
          <w:szCs w:val="22"/>
        </w:rPr>
        <w:t xml:space="preserve"> care.</w:t>
      </w:r>
    </w:p>
    <w:p w14:paraId="4D147B19" w14:textId="7E568099" w:rsidR="00327F2E" w:rsidRPr="006B41F7" w:rsidRDefault="00327F2E" w:rsidP="00327F2E">
      <w:pPr>
        <w:spacing w:after="200" w:line="276" w:lineRule="auto"/>
        <w:ind w:left="216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When</w:t>
      </w:r>
      <w:proofErr w:type="gramEnd"/>
      <w:r w:rsidRPr="006B41F7">
        <w:rPr>
          <w:sz w:val="22"/>
          <w:szCs w:val="22"/>
        </w:rPr>
        <w:t xml:space="preserve"> the foster parent is certified by a child placement agency, the alternative care must submit a request for a CCWIS check from the Background Investigation Unit.</w:t>
      </w:r>
    </w:p>
    <w:p w14:paraId="25C34287" w14:textId="333E34DB" w:rsidR="00327F2E" w:rsidRPr="006B41F7" w:rsidRDefault="00327F2E" w:rsidP="00327F2E">
      <w:pPr>
        <w:spacing w:after="200" w:line="276" w:lineRule="auto"/>
        <w:ind w:left="1440" w:right="-720" w:hanging="720"/>
        <w:rPr>
          <w:color w:val="FF0000"/>
          <w:sz w:val="22"/>
          <w:szCs w:val="22"/>
        </w:rPr>
      </w:pPr>
      <w:r w:rsidRPr="006B41F7">
        <w:rPr>
          <w:sz w:val="22"/>
          <w:szCs w:val="22"/>
        </w:rPr>
        <w:t>5</w:t>
      </w:r>
      <w:proofErr w:type="gramStart"/>
      <w:r w:rsidRPr="006B41F7">
        <w:rPr>
          <w:sz w:val="22"/>
          <w:szCs w:val="22"/>
        </w:rPr>
        <w:t xml:space="preserve">. </w:t>
      </w:r>
      <w:r w:rsidRPr="006B41F7">
        <w:rPr>
          <w:sz w:val="22"/>
          <w:szCs w:val="22"/>
        </w:rPr>
        <w:tab/>
        <w:t>A</w:t>
      </w:r>
      <w:proofErr w:type="gramEnd"/>
      <w:r w:rsidRPr="006B41F7">
        <w:rPr>
          <w:sz w:val="22"/>
          <w:szCs w:val="22"/>
        </w:rPr>
        <w:t xml:space="preserve"> copy of the alternative care provider’s driver’s license, vehicle registration, and insurance must be</w:t>
      </w:r>
      <w:r w:rsidR="00B17BF5">
        <w:rPr>
          <w:sz w:val="22"/>
          <w:szCs w:val="22"/>
        </w:rPr>
        <w:t xml:space="preserve"> provided</w:t>
      </w:r>
      <w:r w:rsidRPr="006B41F7">
        <w:rPr>
          <w:sz w:val="22"/>
          <w:szCs w:val="22"/>
        </w:rPr>
        <w:t xml:space="preserve"> to the certifying agency before the alternative care provider</w:t>
      </w:r>
      <w:r w:rsidR="00B17BF5">
        <w:rPr>
          <w:sz w:val="22"/>
          <w:szCs w:val="22"/>
        </w:rPr>
        <w:t xml:space="preserve"> is allowed to transport</w:t>
      </w:r>
      <w:r w:rsidRPr="006B41F7">
        <w:rPr>
          <w:sz w:val="22"/>
          <w:szCs w:val="22"/>
        </w:rPr>
        <w:t xml:space="preserve"> the child/youth.</w:t>
      </w:r>
      <w:r w:rsidR="00B17BF5">
        <w:rPr>
          <w:sz w:val="22"/>
          <w:szCs w:val="22"/>
        </w:rPr>
        <w:t xml:space="preserve"> All documentation must be kept in the file and made available to the Department upon request.</w:t>
      </w:r>
    </w:p>
    <w:p w14:paraId="0E1DDF6C" w14:textId="2B10EB1B" w:rsidR="009E4485" w:rsidRDefault="00327F2E" w:rsidP="009E4485">
      <w:pPr>
        <w:spacing w:after="200" w:line="276" w:lineRule="auto"/>
        <w:ind w:left="720" w:right="-720" w:hanging="720"/>
        <w:rPr>
          <w:sz w:val="22"/>
          <w:szCs w:val="22"/>
        </w:rPr>
      </w:pPr>
      <w:r w:rsidRPr="006B41F7">
        <w:rPr>
          <w:sz w:val="22"/>
          <w:szCs w:val="22"/>
        </w:rPr>
        <w:t>6</w:t>
      </w:r>
      <w:proofErr w:type="gramStart"/>
      <w:r w:rsidRPr="006B41F7">
        <w:rPr>
          <w:sz w:val="22"/>
          <w:szCs w:val="22"/>
        </w:rPr>
        <w:t xml:space="preserve">. </w:t>
      </w:r>
      <w:r w:rsidRPr="006B41F7">
        <w:rPr>
          <w:sz w:val="22"/>
          <w:szCs w:val="22"/>
        </w:rPr>
        <w:tab/>
        <w:t>Potential</w:t>
      </w:r>
      <w:proofErr w:type="gramEnd"/>
      <w:r w:rsidRPr="006B41F7">
        <w:rPr>
          <w:sz w:val="22"/>
          <w:szCs w:val="22"/>
        </w:rPr>
        <w:t xml:space="preserve"> alternative care with background checks consistent with Section 7.701.33.</w:t>
      </w:r>
      <w:r w:rsidR="00B17BF5">
        <w:rPr>
          <w:sz w:val="22"/>
          <w:szCs w:val="22"/>
        </w:rPr>
        <w:t>C.6</w:t>
      </w:r>
      <w:r w:rsidRPr="006B41F7">
        <w:rPr>
          <w:sz w:val="22"/>
          <w:szCs w:val="22"/>
        </w:rPr>
        <w:t xml:space="preserve"> cannot be used.</w:t>
      </w:r>
    </w:p>
    <w:p w14:paraId="3CF567CD" w14:textId="7B796EC0" w:rsidR="00327F2E" w:rsidRPr="006B41F7" w:rsidRDefault="00327F2E" w:rsidP="00486289">
      <w:pPr>
        <w:pStyle w:val="Heading2"/>
      </w:pPr>
      <w:r w:rsidRPr="006B41F7">
        <w:t xml:space="preserve">7.708.33 </w:t>
      </w:r>
      <w:r w:rsidRPr="006B41F7">
        <w:tab/>
        <w:t>Children’s</w:t>
      </w:r>
      <w:r w:rsidR="00F95C48">
        <w:t>/Youth’s</w:t>
      </w:r>
      <w:r w:rsidRPr="006B41F7">
        <w:t xml:space="preserve"> Rights</w:t>
      </w:r>
    </w:p>
    <w:p w14:paraId="2D9C093A" w14:textId="79D6D500" w:rsidR="00327F2E" w:rsidRPr="006B41F7" w:rsidRDefault="00327F2E" w:rsidP="00327F2E">
      <w:pPr>
        <w:spacing w:after="200" w:line="276" w:lineRule="auto"/>
        <w:ind w:left="720" w:right="-720" w:hanging="720"/>
        <w:rPr>
          <w:color w:val="FF0000"/>
          <w:sz w:val="22"/>
          <w:szCs w:val="22"/>
        </w:rPr>
      </w:pPr>
      <w:bookmarkStart w:id="18" w:name="_Hlk221627693"/>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certifying authority</w:t>
      </w:r>
      <w:r w:rsidR="00F95C48">
        <w:rPr>
          <w:sz w:val="22"/>
          <w:szCs w:val="22"/>
        </w:rPr>
        <w:t xml:space="preserve"> must</w:t>
      </w:r>
      <w:r w:rsidRPr="006B41F7">
        <w:rPr>
          <w:sz w:val="22"/>
          <w:szCs w:val="22"/>
        </w:rPr>
        <w:t xml:space="preserve"> have written policies and procedures that address and ensure the availability of each of the following rights for children</w:t>
      </w:r>
      <w:r w:rsidR="00F95C48">
        <w:rPr>
          <w:sz w:val="22"/>
          <w:szCs w:val="22"/>
        </w:rPr>
        <w:t>/youth in placement</w:t>
      </w:r>
      <w:r w:rsidRPr="006B41F7">
        <w:rPr>
          <w:sz w:val="22"/>
          <w:szCs w:val="22"/>
        </w:rPr>
        <w:t>.</w:t>
      </w:r>
      <w:r w:rsidR="009E4485">
        <w:rPr>
          <w:sz w:val="22"/>
          <w:szCs w:val="22"/>
        </w:rPr>
        <w:t xml:space="preserve"> A list of children’s/youth’s rights and the grievance procedure described in Sections 7.708.33 and 7.708.34 must be provided to children/youth and posted in the home</w:t>
      </w:r>
      <w:r w:rsidR="00BF2AF2">
        <w:rPr>
          <w:sz w:val="22"/>
          <w:szCs w:val="22"/>
        </w:rPr>
        <w:t xml:space="preserve"> in the child’s/youth’s primarily language and in plain language</w:t>
      </w:r>
      <w:r w:rsidR="009E4485">
        <w:rPr>
          <w:sz w:val="22"/>
          <w:szCs w:val="22"/>
        </w:rPr>
        <w:t>. For children/youth in foster care or participating in a foster youth in transition program, additional rights and grievance procedures apply and must be posted as outlined in Sections 7.708.35 and 7.708.36.</w:t>
      </w:r>
    </w:p>
    <w:bookmarkEnd w:id="18"/>
    <w:p w14:paraId="561AC32C" w14:textId="51513BB8" w:rsidR="00327F2E" w:rsidRPr="006B41F7" w:rsidRDefault="009E4485" w:rsidP="00327F2E">
      <w:pPr>
        <w:spacing w:after="200" w:line="276" w:lineRule="auto"/>
        <w:ind w:left="720" w:right="-720" w:hanging="720"/>
        <w:rPr>
          <w:color w:val="FF0000"/>
          <w:sz w:val="22"/>
          <w:szCs w:val="22"/>
        </w:rPr>
      </w:pPr>
      <w:r w:rsidRPr="009E4485">
        <w:rPr>
          <w:sz w:val="22"/>
          <w:szCs w:val="22"/>
        </w:rPr>
        <w:t>B.</w:t>
      </w:r>
      <w:r w:rsidRPr="009E4485">
        <w:rPr>
          <w:sz w:val="22"/>
          <w:szCs w:val="22"/>
        </w:rPr>
        <w:tab/>
        <w:t xml:space="preserve">Certified foster homes who serve children/youth enrolled in the Children’s Habilitation Residential Program (CHRP) Waiver must </w:t>
      </w:r>
      <w:proofErr w:type="gramStart"/>
      <w:r w:rsidRPr="009E4485">
        <w:rPr>
          <w:sz w:val="22"/>
          <w:szCs w:val="22"/>
        </w:rPr>
        <w:t>be in compliance with</w:t>
      </w:r>
      <w:proofErr w:type="gramEnd"/>
      <w:r w:rsidRPr="009E4485">
        <w:rPr>
          <w:sz w:val="22"/>
          <w:szCs w:val="22"/>
        </w:rPr>
        <w:t xml:space="preserve"> rules contained within the Department of Health Care Policy and Financing (HCPF) Home and Community-Based Services rule at 10 CCR 2505-10 Section 8.700 (202</w:t>
      </w:r>
      <w:r w:rsidR="00F50D91">
        <w:rPr>
          <w:sz w:val="22"/>
          <w:szCs w:val="22"/>
        </w:rPr>
        <w:t>5</w:t>
      </w:r>
      <w:r w:rsidRPr="009E4485">
        <w:rPr>
          <w:sz w:val="22"/>
          <w:szCs w:val="22"/>
        </w:rPr>
        <w:t>), which is hereby incorporated by reference. No later editions or amendments are incorporated.</w:t>
      </w:r>
      <w:r>
        <w:rPr>
          <w:sz w:val="22"/>
          <w:szCs w:val="22"/>
        </w:rPr>
        <w:t xml:space="preserve"> These regulations are available at </w:t>
      </w:r>
      <w:hyperlink r:id="rId7" w:history="1">
        <w:r w:rsidRPr="000002C9">
          <w:rPr>
            <w:rStyle w:val="Hyperlink"/>
            <w:position w:val="0"/>
            <w:sz w:val="22"/>
            <w:szCs w:val="22"/>
          </w:rPr>
          <w:t>https://www.sos.state.co.us/CCR/GenerateRulePdf.do?ruleVersionID=11994&amp;fileName=10%20CCR%202505-10%208.700</w:t>
        </w:r>
      </w:hyperlink>
      <w:r>
        <w:rPr>
          <w:sz w:val="22"/>
          <w:szCs w:val="22"/>
        </w:rPr>
        <w:t>. Copies are also available for public inspection and copying by contacting the Colorado Department of Human Services, 1575 Sherman Street, Denver, Colorado 80203 or at any state publications library during regular business hours.</w:t>
      </w:r>
    </w:p>
    <w:p w14:paraId="5BBE454D" w14:textId="26A6D529" w:rsidR="00327F2E" w:rsidRPr="006B41F7" w:rsidRDefault="009E4485" w:rsidP="00327F2E">
      <w:pPr>
        <w:spacing w:after="200" w:line="276" w:lineRule="auto"/>
        <w:ind w:left="720" w:right="-720" w:hanging="720"/>
        <w:rPr>
          <w:sz w:val="22"/>
          <w:szCs w:val="22"/>
        </w:rPr>
      </w:pPr>
      <w:r w:rsidRPr="009E4485">
        <w:rPr>
          <w:sz w:val="22"/>
          <w:szCs w:val="22"/>
        </w:rPr>
        <w:t>C.</w:t>
      </w:r>
      <w:r w:rsidRPr="009E4485">
        <w:rPr>
          <w:sz w:val="22"/>
          <w:szCs w:val="22"/>
        </w:rPr>
        <w:tab/>
        <w:t xml:space="preserve">The following rights apply to all children/youth who are placed in certified and licensed homes. These rights may not be limited or denied by the foster parent(s) unless limited or denied in accordance with Sections 7.708.33.D or Section 7.708.36. </w:t>
      </w:r>
      <w:r w:rsidR="00327F2E" w:rsidRPr="009E4485">
        <w:rPr>
          <w:sz w:val="22"/>
          <w:szCs w:val="22"/>
        </w:rPr>
        <w:t>Every</w:t>
      </w:r>
      <w:r w:rsidR="00327F2E" w:rsidRPr="006B41F7">
        <w:rPr>
          <w:sz w:val="22"/>
          <w:szCs w:val="22"/>
        </w:rPr>
        <w:t xml:space="preserve"> child</w:t>
      </w:r>
      <w:r>
        <w:rPr>
          <w:sz w:val="22"/>
          <w:szCs w:val="22"/>
        </w:rPr>
        <w:t>/</w:t>
      </w:r>
      <w:proofErr w:type="gramStart"/>
      <w:r>
        <w:rPr>
          <w:sz w:val="22"/>
          <w:szCs w:val="22"/>
        </w:rPr>
        <w:t>youth in</w:t>
      </w:r>
      <w:proofErr w:type="gramEnd"/>
      <w:r>
        <w:rPr>
          <w:sz w:val="22"/>
          <w:szCs w:val="22"/>
        </w:rPr>
        <w:t xml:space="preserve"> placement</w:t>
      </w:r>
      <w:r w:rsidR="00327F2E" w:rsidRPr="006B41F7">
        <w:rPr>
          <w:sz w:val="22"/>
          <w:szCs w:val="22"/>
        </w:rPr>
        <w:t xml:space="preserve"> has the right to:</w:t>
      </w:r>
    </w:p>
    <w:p w14:paraId="2D757E67" w14:textId="754C9687" w:rsidR="00327F2E" w:rsidRPr="006B41F7" w:rsidRDefault="00327F2E" w:rsidP="00327F2E">
      <w:pPr>
        <w:spacing w:after="200" w:line="276" w:lineRule="auto"/>
        <w:ind w:left="1440" w:right="-720" w:hanging="720"/>
        <w:rPr>
          <w:sz w:val="22"/>
          <w:szCs w:val="22"/>
        </w:rPr>
      </w:pPr>
      <w:r w:rsidRPr="006B41F7">
        <w:rPr>
          <w:sz w:val="22"/>
          <w:szCs w:val="22"/>
        </w:rPr>
        <w:lastRenderedPageBreak/>
        <w:t>1</w:t>
      </w:r>
      <w:proofErr w:type="gramStart"/>
      <w:r w:rsidRPr="006B41F7">
        <w:rPr>
          <w:sz w:val="22"/>
          <w:szCs w:val="22"/>
        </w:rPr>
        <w:t xml:space="preserve">. </w:t>
      </w:r>
      <w:r w:rsidRPr="006B41F7">
        <w:rPr>
          <w:sz w:val="22"/>
          <w:szCs w:val="22"/>
        </w:rPr>
        <w:tab/>
        <w:t>Enjoy</w:t>
      </w:r>
      <w:proofErr w:type="gramEnd"/>
      <w:r w:rsidRPr="006B41F7">
        <w:rPr>
          <w:sz w:val="22"/>
          <w:szCs w:val="22"/>
        </w:rPr>
        <w:t xml:space="preserve"> freedom of thought, conscience, cultural and ethnic practice, and religion</w:t>
      </w:r>
      <w:r w:rsidR="009E4485">
        <w:rPr>
          <w:sz w:val="22"/>
          <w:szCs w:val="22"/>
        </w:rPr>
        <w:t>;</w:t>
      </w:r>
    </w:p>
    <w:p w14:paraId="0F7F10AF" w14:textId="7E48E18D"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A</w:t>
      </w:r>
      <w:proofErr w:type="gramEnd"/>
      <w:r w:rsidRPr="006B41F7">
        <w:rPr>
          <w:sz w:val="22"/>
          <w:szCs w:val="22"/>
        </w:rPr>
        <w:t xml:space="preserve"> reasonable degree of privacy</w:t>
      </w:r>
      <w:r w:rsidR="009E4485">
        <w:rPr>
          <w:sz w:val="22"/>
          <w:szCs w:val="22"/>
        </w:rPr>
        <w:t>;</w:t>
      </w:r>
    </w:p>
    <w:p w14:paraId="18AFC632" w14:textId="7BDDADC2" w:rsidR="00327F2E" w:rsidRPr="006B41F7" w:rsidRDefault="00327F2E" w:rsidP="00327F2E">
      <w:pPr>
        <w:spacing w:after="200" w:line="276" w:lineRule="auto"/>
        <w:ind w:left="1440" w:right="-720" w:hanging="720"/>
        <w:rPr>
          <w:sz w:val="22"/>
          <w:szCs w:val="22"/>
        </w:rPr>
      </w:pPr>
      <w:r w:rsidRPr="006B41F7">
        <w:rPr>
          <w:sz w:val="22"/>
          <w:szCs w:val="22"/>
        </w:rPr>
        <w:t>3</w:t>
      </w:r>
      <w:proofErr w:type="gramStart"/>
      <w:r w:rsidRPr="006B41F7">
        <w:rPr>
          <w:sz w:val="22"/>
          <w:szCs w:val="22"/>
        </w:rPr>
        <w:t xml:space="preserve">. </w:t>
      </w:r>
      <w:r w:rsidRPr="006B41F7">
        <w:rPr>
          <w:sz w:val="22"/>
          <w:szCs w:val="22"/>
        </w:rPr>
        <w:tab/>
        <w:t>Have</w:t>
      </w:r>
      <w:proofErr w:type="gramEnd"/>
      <w:r w:rsidRPr="006B41F7">
        <w:rPr>
          <w:sz w:val="22"/>
          <w:szCs w:val="22"/>
        </w:rPr>
        <w:t xml:space="preserve"> </w:t>
      </w:r>
      <w:r w:rsidR="009E4485">
        <w:rPr>
          <w:sz w:val="22"/>
          <w:szCs w:val="22"/>
        </w:rPr>
        <w:t>their</w:t>
      </w:r>
      <w:r w:rsidRPr="006B41F7">
        <w:rPr>
          <w:sz w:val="22"/>
          <w:szCs w:val="22"/>
        </w:rPr>
        <w:t xml:space="preserve"> opinions heard and considered, to the greatest extent possible, when any decisions are </w:t>
      </w:r>
      <w:proofErr w:type="gramStart"/>
      <w:r w:rsidRPr="006B41F7">
        <w:rPr>
          <w:sz w:val="22"/>
          <w:szCs w:val="22"/>
        </w:rPr>
        <w:t>being made</w:t>
      </w:r>
      <w:proofErr w:type="gramEnd"/>
      <w:r w:rsidRPr="006B41F7">
        <w:rPr>
          <w:sz w:val="22"/>
          <w:szCs w:val="22"/>
        </w:rPr>
        <w:t xml:space="preserve"> affecting </w:t>
      </w:r>
      <w:r w:rsidR="009E4485">
        <w:rPr>
          <w:sz w:val="22"/>
          <w:szCs w:val="22"/>
        </w:rPr>
        <w:t>their</w:t>
      </w:r>
      <w:r w:rsidRPr="006B41F7">
        <w:rPr>
          <w:sz w:val="22"/>
          <w:szCs w:val="22"/>
        </w:rPr>
        <w:t xml:space="preserve"> life</w:t>
      </w:r>
      <w:r w:rsidR="009E4485">
        <w:rPr>
          <w:sz w:val="22"/>
          <w:szCs w:val="22"/>
        </w:rPr>
        <w:t>;</w:t>
      </w:r>
    </w:p>
    <w:p w14:paraId="2A531D9E" w14:textId="42E88174" w:rsidR="00327F2E" w:rsidRPr="006B41F7" w:rsidRDefault="00327F2E" w:rsidP="00327F2E">
      <w:pPr>
        <w:spacing w:after="200" w:line="276" w:lineRule="auto"/>
        <w:ind w:left="1440" w:right="-720" w:hanging="720"/>
        <w:rPr>
          <w:sz w:val="22"/>
          <w:szCs w:val="22"/>
        </w:rPr>
      </w:pPr>
      <w:r w:rsidRPr="006B41F7">
        <w:rPr>
          <w:sz w:val="22"/>
          <w:szCs w:val="22"/>
        </w:rPr>
        <w:t>4</w:t>
      </w:r>
      <w:proofErr w:type="gramStart"/>
      <w:r w:rsidRPr="006B41F7">
        <w:rPr>
          <w:sz w:val="22"/>
          <w:szCs w:val="22"/>
        </w:rPr>
        <w:t xml:space="preserve">. </w:t>
      </w:r>
      <w:r w:rsidRPr="006B41F7">
        <w:rPr>
          <w:sz w:val="22"/>
          <w:szCs w:val="22"/>
        </w:rPr>
        <w:tab/>
        <w:t>Receive</w:t>
      </w:r>
      <w:proofErr w:type="gramEnd"/>
      <w:r w:rsidRPr="006B41F7">
        <w:rPr>
          <w:sz w:val="22"/>
          <w:szCs w:val="22"/>
        </w:rPr>
        <w:t xml:space="preserve"> appropriate and reasonable adult guidance, support</w:t>
      </w:r>
      <w:r w:rsidR="009E4485">
        <w:rPr>
          <w:sz w:val="22"/>
          <w:szCs w:val="22"/>
        </w:rPr>
        <w:t>,</w:t>
      </w:r>
      <w:r w:rsidRPr="006B41F7">
        <w:rPr>
          <w:sz w:val="22"/>
          <w:szCs w:val="22"/>
        </w:rPr>
        <w:t xml:space="preserve"> and supervision</w:t>
      </w:r>
      <w:r w:rsidR="009E4485">
        <w:rPr>
          <w:sz w:val="22"/>
          <w:szCs w:val="22"/>
        </w:rPr>
        <w:t>;</w:t>
      </w:r>
    </w:p>
    <w:p w14:paraId="51A40BBE" w14:textId="39D21565" w:rsidR="00327F2E" w:rsidRPr="009E4485" w:rsidRDefault="00327F2E" w:rsidP="00327F2E">
      <w:pPr>
        <w:spacing w:after="200" w:line="276" w:lineRule="auto"/>
        <w:ind w:left="1440" w:right="-720" w:hanging="720"/>
        <w:rPr>
          <w:sz w:val="22"/>
          <w:szCs w:val="22"/>
        </w:rPr>
      </w:pPr>
      <w:r w:rsidRPr="006B41F7">
        <w:rPr>
          <w:sz w:val="22"/>
          <w:szCs w:val="22"/>
        </w:rPr>
        <w:t>5</w:t>
      </w:r>
      <w:proofErr w:type="gramStart"/>
      <w:r w:rsidRPr="006B41F7">
        <w:rPr>
          <w:sz w:val="22"/>
          <w:szCs w:val="22"/>
        </w:rPr>
        <w:t xml:space="preserve">. </w:t>
      </w:r>
      <w:r w:rsidRPr="006B41F7">
        <w:rPr>
          <w:sz w:val="22"/>
          <w:szCs w:val="22"/>
        </w:rPr>
        <w:tab/>
        <w:t>Be</w:t>
      </w:r>
      <w:proofErr w:type="gramEnd"/>
      <w:r w:rsidRPr="006B41F7">
        <w:rPr>
          <w:sz w:val="22"/>
          <w:szCs w:val="22"/>
        </w:rPr>
        <w:t xml:space="preserve"> free from physical abuse or neglect and inhumane treatment. Every child</w:t>
      </w:r>
      <w:r w:rsidR="009E4485">
        <w:rPr>
          <w:sz w:val="22"/>
          <w:szCs w:val="22"/>
        </w:rPr>
        <w:t>/youth in placement</w:t>
      </w:r>
      <w:r w:rsidRPr="006B41F7">
        <w:rPr>
          <w:sz w:val="22"/>
          <w:szCs w:val="22"/>
        </w:rPr>
        <w:t xml:space="preserve"> has the right to be protected </w:t>
      </w:r>
      <w:r w:rsidRPr="009E4485">
        <w:rPr>
          <w:sz w:val="22"/>
          <w:szCs w:val="22"/>
        </w:rPr>
        <w:t>from all forms of exploitation</w:t>
      </w:r>
      <w:r w:rsidR="009E4485" w:rsidRPr="009E4485">
        <w:rPr>
          <w:sz w:val="22"/>
          <w:szCs w:val="22"/>
        </w:rPr>
        <w:t>;</w:t>
      </w:r>
    </w:p>
    <w:p w14:paraId="1D634D98" w14:textId="1EB1BFAB" w:rsidR="00327F2E" w:rsidRPr="009E4485" w:rsidRDefault="00327F2E" w:rsidP="00327F2E">
      <w:pPr>
        <w:spacing w:after="200" w:line="276" w:lineRule="auto"/>
        <w:ind w:left="1440" w:right="-720" w:hanging="720"/>
        <w:rPr>
          <w:sz w:val="22"/>
          <w:szCs w:val="22"/>
        </w:rPr>
      </w:pPr>
      <w:r w:rsidRPr="009E4485">
        <w:rPr>
          <w:sz w:val="22"/>
          <w:szCs w:val="22"/>
        </w:rPr>
        <w:t>6</w:t>
      </w:r>
      <w:proofErr w:type="gramStart"/>
      <w:r w:rsidRPr="009E4485">
        <w:rPr>
          <w:sz w:val="22"/>
          <w:szCs w:val="22"/>
        </w:rPr>
        <w:t xml:space="preserve">. </w:t>
      </w:r>
      <w:r w:rsidRPr="009E4485">
        <w:rPr>
          <w:sz w:val="22"/>
          <w:szCs w:val="22"/>
        </w:rPr>
        <w:tab/>
        <w:t>Receive</w:t>
      </w:r>
      <w:proofErr w:type="gramEnd"/>
      <w:r w:rsidRPr="009E4485">
        <w:rPr>
          <w:sz w:val="22"/>
          <w:szCs w:val="22"/>
        </w:rPr>
        <w:t xml:space="preserve"> adequate and appropriate medical</w:t>
      </w:r>
      <w:r w:rsidR="009E4485">
        <w:rPr>
          <w:sz w:val="22"/>
          <w:szCs w:val="22"/>
        </w:rPr>
        <w:t>,</w:t>
      </w:r>
      <w:r w:rsidR="009E4485" w:rsidRPr="009E4485">
        <w:rPr>
          <w:sz w:val="22"/>
          <w:szCs w:val="22"/>
        </w:rPr>
        <w:t xml:space="preserve"> mental health, and behavioral health care in the least restrictive setting possible, suited to meet their individual needs;</w:t>
      </w:r>
    </w:p>
    <w:p w14:paraId="05A48455" w14:textId="49ABE817" w:rsidR="00327F2E" w:rsidRPr="006B41F7" w:rsidRDefault="00327F2E" w:rsidP="00327F2E">
      <w:pPr>
        <w:spacing w:after="200" w:line="276" w:lineRule="auto"/>
        <w:ind w:left="1440" w:right="-720" w:hanging="720"/>
        <w:rPr>
          <w:sz w:val="22"/>
          <w:szCs w:val="22"/>
        </w:rPr>
      </w:pPr>
      <w:r w:rsidRPr="006B41F7">
        <w:rPr>
          <w:sz w:val="22"/>
          <w:szCs w:val="22"/>
        </w:rPr>
        <w:t>7</w:t>
      </w:r>
      <w:proofErr w:type="gramStart"/>
      <w:r w:rsidRPr="006B41F7">
        <w:rPr>
          <w:sz w:val="22"/>
          <w:szCs w:val="22"/>
        </w:rPr>
        <w:t xml:space="preserve">. </w:t>
      </w:r>
      <w:r w:rsidRPr="006B41F7">
        <w:rPr>
          <w:sz w:val="22"/>
          <w:szCs w:val="22"/>
        </w:rPr>
        <w:tab/>
        <w:t>Receive</w:t>
      </w:r>
      <w:proofErr w:type="gramEnd"/>
      <w:r w:rsidRPr="006B41F7">
        <w:rPr>
          <w:sz w:val="22"/>
          <w:szCs w:val="22"/>
        </w:rPr>
        <w:t xml:space="preserve"> adequate and appropriate food, clothing, and housing</w:t>
      </w:r>
      <w:r w:rsidR="009E4485">
        <w:rPr>
          <w:sz w:val="22"/>
          <w:szCs w:val="22"/>
        </w:rPr>
        <w:t>;</w:t>
      </w:r>
    </w:p>
    <w:p w14:paraId="137568A1" w14:textId="58FE2141" w:rsidR="00327F2E" w:rsidRPr="006B41F7" w:rsidRDefault="00327F2E" w:rsidP="00327F2E">
      <w:pPr>
        <w:spacing w:after="200" w:line="276" w:lineRule="auto"/>
        <w:ind w:left="1440" w:right="-720" w:hanging="720"/>
        <w:rPr>
          <w:sz w:val="22"/>
          <w:szCs w:val="22"/>
        </w:rPr>
      </w:pPr>
      <w:r w:rsidRPr="006B41F7">
        <w:rPr>
          <w:sz w:val="22"/>
          <w:szCs w:val="22"/>
        </w:rPr>
        <w:t>8</w:t>
      </w:r>
      <w:proofErr w:type="gramStart"/>
      <w:r w:rsidRPr="006B41F7">
        <w:rPr>
          <w:sz w:val="22"/>
          <w:szCs w:val="22"/>
        </w:rPr>
        <w:t xml:space="preserve">. </w:t>
      </w:r>
      <w:r w:rsidRPr="006B41F7">
        <w:rPr>
          <w:sz w:val="22"/>
          <w:szCs w:val="22"/>
        </w:rPr>
        <w:tab/>
        <w:t>Live</w:t>
      </w:r>
      <w:proofErr w:type="gramEnd"/>
      <w:r w:rsidRPr="006B41F7">
        <w:rPr>
          <w:sz w:val="22"/>
          <w:szCs w:val="22"/>
        </w:rPr>
        <w:t xml:space="preserve"> in clean, safe surroundings</w:t>
      </w:r>
      <w:r w:rsidR="009E4485">
        <w:rPr>
          <w:sz w:val="22"/>
          <w:szCs w:val="22"/>
        </w:rPr>
        <w:t>;</w:t>
      </w:r>
    </w:p>
    <w:p w14:paraId="1A3BA15D" w14:textId="50383B0B" w:rsidR="00327F2E" w:rsidRPr="006B41F7" w:rsidRDefault="00327F2E" w:rsidP="00327F2E">
      <w:pPr>
        <w:spacing w:after="200" w:line="276" w:lineRule="auto"/>
        <w:ind w:left="1440" w:right="-720" w:hanging="720"/>
        <w:rPr>
          <w:sz w:val="22"/>
          <w:szCs w:val="22"/>
        </w:rPr>
      </w:pPr>
      <w:r w:rsidRPr="006B41F7">
        <w:rPr>
          <w:sz w:val="22"/>
          <w:szCs w:val="22"/>
        </w:rPr>
        <w:t>9</w:t>
      </w:r>
      <w:proofErr w:type="gramStart"/>
      <w:r w:rsidRPr="006B41F7">
        <w:rPr>
          <w:sz w:val="22"/>
          <w:szCs w:val="22"/>
        </w:rPr>
        <w:t xml:space="preserve">. </w:t>
      </w:r>
      <w:r w:rsidRPr="006B41F7">
        <w:rPr>
          <w:sz w:val="22"/>
          <w:szCs w:val="22"/>
        </w:rPr>
        <w:tab/>
        <w:t>Participate</w:t>
      </w:r>
      <w:proofErr w:type="gramEnd"/>
      <w:r w:rsidRPr="006B41F7">
        <w:rPr>
          <w:sz w:val="22"/>
          <w:szCs w:val="22"/>
        </w:rPr>
        <w:t xml:space="preserve"> in an educational program that will maximize</w:t>
      </w:r>
      <w:r w:rsidR="009E4485">
        <w:rPr>
          <w:sz w:val="22"/>
          <w:szCs w:val="22"/>
        </w:rPr>
        <w:t xml:space="preserve"> their</w:t>
      </w:r>
      <w:r w:rsidRPr="006B41F7">
        <w:rPr>
          <w:sz w:val="22"/>
          <w:szCs w:val="22"/>
        </w:rPr>
        <w:t xml:space="preserve"> potential in accordance with existing law</w:t>
      </w:r>
      <w:r w:rsidR="009E4485">
        <w:rPr>
          <w:sz w:val="22"/>
          <w:szCs w:val="22"/>
        </w:rPr>
        <w:t>;</w:t>
      </w:r>
    </w:p>
    <w:p w14:paraId="7CAA1B16" w14:textId="59654CE9" w:rsidR="00327F2E" w:rsidRPr="006B41F7" w:rsidRDefault="00327F2E" w:rsidP="00327F2E">
      <w:pPr>
        <w:spacing w:after="200" w:line="276" w:lineRule="auto"/>
        <w:ind w:left="1440" w:right="-720" w:hanging="720"/>
        <w:rPr>
          <w:sz w:val="22"/>
          <w:szCs w:val="22"/>
        </w:rPr>
      </w:pPr>
      <w:r w:rsidRPr="006B41F7">
        <w:rPr>
          <w:sz w:val="22"/>
          <w:szCs w:val="22"/>
        </w:rPr>
        <w:t>10</w:t>
      </w:r>
      <w:proofErr w:type="gramStart"/>
      <w:r w:rsidRPr="006B41F7">
        <w:rPr>
          <w:sz w:val="22"/>
          <w:szCs w:val="22"/>
        </w:rPr>
        <w:t xml:space="preserve">. </w:t>
      </w:r>
      <w:r w:rsidRPr="006B41F7">
        <w:rPr>
          <w:sz w:val="22"/>
          <w:szCs w:val="22"/>
        </w:rPr>
        <w:tab/>
        <w:t>Communicate</w:t>
      </w:r>
      <w:proofErr w:type="gramEnd"/>
      <w:r w:rsidRPr="006B41F7">
        <w:rPr>
          <w:sz w:val="22"/>
          <w:szCs w:val="22"/>
        </w:rPr>
        <w:t xml:space="preserve"> with a parent or</w:t>
      </w:r>
      <w:r w:rsidR="009E4485">
        <w:rPr>
          <w:sz w:val="22"/>
          <w:szCs w:val="22"/>
        </w:rPr>
        <w:t xml:space="preserve"> legal</w:t>
      </w:r>
      <w:r w:rsidRPr="006B41F7">
        <w:rPr>
          <w:color w:val="FF0000"/>
          <w:sz w:val="22"/>
          <w:szCs w:val="22"/>
        </w:rPr>
        <w:t xml:space="preserve"> </w:t>
      </w:r>
      <w:r w:rsidRPr="006B41F7">
        <w:rPr>
          <w:sz w:val="22"/>
          <w:szCs w:val="22"/>
        </w:rPr>
        <w:t>guardian</w:t>
      </w:r>
      <w:r w:rsidR="009E4485">
        <w:rPr>
          <w:sz w:val="22"/>
          <w:szCs w:val="22"/>
        </w:rPr>
        <w:t xml:space="preserve"> or custodian</w:t>
      </w:r>
      <w:r w:rsidRPr="006B41F7">
        <w:rPr>
          <w:sz w:val="22"/>
          <w:szCs w:val="22"/>
        </w:rPr>
        <w:t>, caseworker, attorney</w:t>
      </w:r>
      <w:r w:rsidR="009E4485">
        <w:rPr>
          <w:sz w:val="22"/>
          <w:szCs w:val="22"/>
        </w:rPr>
        <w:t>,</w:t>
      </w:r>
      <w:r w:rsidRPr="006B41F7">
        <w:rPr>
          <w:sz w:val="22"/>
          <w:szCs w:val="22"/>
        </w:rPr>
        <w:t xml:space="preserve"> guardian ad litem</w:t>
      </w:r>
      <w:r w:rsidR="009E4485">
        <w:rPr>
          <w:sz w:val="22"/>
          <w:szCs w:val="22"/>
        </w:rPr>
        <w:t>,</w:t>
      </w:r>
      <w:r w:rsidRPr="006B41F7">
        <w:rPr>
          <w:sz w:val="22"/>
          <w:szCs w:val="22"/>
        </w:rPr>
        <w:t xml:space="preserve"> counsel for youth, therapist, physician, religious advisor, probation officer</w:t>
      </w:r>
      <w:r w:rsidR="009E4485">
        <w:rPr>
          <w:sz w:val="22"/>
          <w:szCs w:val="22"/>
        </w:rPr>
        <w:t>, other significant members of the child’s/youth’s team outside of the home, and/or other significant approved connections;</w:t>
      </w:r>
    </w:p>
    <w:p w14:paraId="24DE24F0" w14:textId="771228F0" w:rsidR="00327F2E" w:rsidRDefault="009E4485" w:rsidP="00327F2E">
      <w:pPr>
        <w:spacing w:after="200" w:line="276" w:lineRule="auto"/>
        <w:ind w:left="1440" w:right="-720" w:hanging="720"/>
        <w:rPr>
          <w:sz w:val="22"/>
          <w:szCs w:val="22"/>
        </w:rPr>
      </w:pPr>
      <w:r w:rsidRPr="009E4485">
        <w:rPr>
          <w:sz w:val="22"/>
          <w:szCs w:val="22"/>
        </w:rPr>
        <w:t>11.</w:t>
      </w:r>
      <w:r w:rsidRPr="009E4485">
        <w:rPr>
          <w:sz w:val="22"/>
          <w:szCs w:val="22"/>
        </w:rPr>
        <w:tab/>
        <w:t>No child/youth may be fingerprinted for the purpose of a criminal background check unless required by law enforcement or for purposes of employment;</w:t>
      </w:r>
    </w:p>
    <w:p w14:paraId="793BCE18" w14:textId="7E358AEC" w:rsidR="00327F2E" w:rsidRDefault="00C35634" w:rsidP="00C35634">
      <w:pPr>
        <w:spacing w:after="200" w:line="276" w:lineRule="auto"/>
        <w:ind w:left="1440" w:right="-720" w:hanging="720"/>
        <w:rPr>
          <w:sz w:val="22"/>
          <w:szCs w:val="22"/>
        </w:rPr>
      </w:pPr>
      <w:r>
        <w:rPr>
          <w:sz w:val="22"/>
          <w:szCs w:val="22"/>
        </w:rPr>
        <w:t>12.</w:t>
      </w:r>
      <w:r>
        <w:rPr>
          <w:sz w:val="22"/>
          <w:szCs w:val="22"/>
        </w:rPr>
        <w:tab/>
        <w:t>Every child/youth has the right to the same consideration for care and treatment as anyone regardless of race, color, national origin, religion, age, sex, gender identity, gender expression, political affiliation, sexual orientation, financial status, or disability;</w:t>
      </w:r>
    </w:p>
    <w:p w14:paraId="3DE0B2EB" w14:textId="08CA0C78" w:rsidR="00C35634" w:rsidRDefault="00C35634" w:rsidP="00C35634">
      <w:pPr>
        <w:spacing w:after="200" w:line="276" w:lineRule="auto"/>
        <w:ind w:left="1440" w:right="-720" w:hanging="720"/>
        <w:rPr>
          <w:sz w:val="22"/>
          <w:szCs w:val="22"/>
        </w:rPr>
      </w:pPr>
      <w:r>
        <w:rPr>
          <w:sz w:val="22"/>
          <w:szCs w:val="22"/>
        </w:rPr>
        <w:t>13.</w:t>
      </w:r>
      <w:r>
        <w:rPr>
          <w:sz w:val="22"/>
          <w:szCs w:val="22"/>
        </w:rPr>
        <w:tab/>
        <w:t>Every child/youth has the right to be given the names and professional status of the agency and professional staff members responsible for their care;</w:t>
      </w:r>
    </w:p>
    <w:p w14:paraId="70FFF7D3" w14:textId="5BE09A2E" w:rsidR="00327F2E" w:rsidRDefault="00C35634" w:rsidP="00C35634">
      <w:pPr>
        <w:spacing w:after="200" w:line="276" w:lineRule="auto"/>
        <w:ind w:left="1440" w:right="-720" w:hanging="720"/>
        <w:rPr>
          <w:sz w:val="22"/>
          <w:szCs w:val="22"/>
        </w:rPr>
      </w:pPr>
      <w:r>
        <w:rPr>
          <w:sz w:val="22"/>
          <w:szCs w:val="22"/>
        </w:rPr>
        <w:t>14.</w:t>
      </w:r>
      <w:r>
        <w:rPr>
          <w:sz w:val="22"/>
          <w:szCs w:val="22"/>
        </w:rPr>
        <w:tab/>
        <w:t>Every child/youth has the right to receive assistance from a foster parent in filing a grievance or making complaints including, but not limited to, grievances or complaints to local law enforcement, the county department of human/social services, the Department, or the Child Protection Ombudsman (CPO);</w:t>
      </w:r>
      <w:bookmarkStart w:id="19" w:name="_Hlk221627756"/>
    </w:p>
    <w:p w14:paraId="3A3986A5" w14:textId="3E52320E" w:rsidR="00C35634" w:rsidRDefault="00C35634" w:rsidP="00C35634">
      <w:pPr>
        <w:spacing w:after="200" w:line="276" w:lineRule="auto"/>
        <w:ind w:left="1440" w:right="-720" w:hanging="720"/>
        <w:rPr>
          <w:sz w:val="22"/>
          <w:szCs w:val="22"/>
        </w:rPr>
      </w:pPr>
      <w:r>
        <w:rPr>
          <w:sz w:val="22"/>
          <w:szCs w:val="22"/>
        </w:rPr>
        <w:t>15.</w:t>
      </w:r>
      <w:r>
        <w:rPr>
          <w:sz w:val="22"/>
          <w:szCs w:val="22"/>
        </w:rPr>
        <w:tab/>
        <w:t xml:space="preserve">Every child/youth </w:t>
      </w:r>
      <w:r w:rsidR="00810253">
        <w:rPr>
          <w:sz w:val="22"/>
          <w:szCs w:val="22"/>
        </w:rPr>
        <w:t>eighteen (18</w:t>
      </w:r>
      <w:r>
        <w:rPr>
          <w:sz w:val="22"/>
          <w:szCs w:val="22"/>
        </w:rPr>
        <w:t>) years of age and older has the right to request and receive their own medical records, to see the records at reasonable times, and to be given a copy of their medical records</w:t>
      </w:r>
      <w:r w:rsidR="00F77EFF">
        <w:rPr>
          <w:sz w:val="22"/>
          <w:szCs w:val="22"/>
        </w:rPr>
        <w:t xml:space="preserve"> as outlined in Section 13-22-103, C.R.S</w:t>
      </w:r>
      <w:r>
        <w:rPr>
          <w:sz w:val="22"/>
          <w:szCs w:val="22"/>
        </w:rPr>
        <w:t xml:space="preserve">. </w:t>
      </w:r>
      <w:proofErr w:type="gramStart"/>
      <w:r>
        <w:rPr>
          <w:sz w:val="22"/>
          <w:szCs w:val="22"/>
        </w:rPr>
        <w:t>The youth</w:t>
      </w:r>
      <w:proofErr w:type="gramEnd"/>
      <w:r>
        <w:rPr>
          <w:sz w:val="22"/>
          <w:szCs w:val="22"/>
        </w:rPr>
        <w:t xml:space="preserve"> </w:t>
      </w:r>
      <w:proofErr w:type="gramStart"/>
      <w:r>
        <w:rPr>
          <w:sz w:val="22"/>
          <w:szCs w:val="22"/>
        </w:rPr>
        <w:t>is</w:t>
      </w:r>
      <w:proofErr w:type="gramEnd"/>
      <w:r>
        <w:rPr>
          <w:sz w:val="22"/>
          <w:szCs w:val="22"/>
        </w:rPr>
        <w:t xml:space="preserve"> not responsible for any costs associated with records requests;</w:t>
      </w:r>
    </w:p>
    <w:p w14:paraId="1EE0FDEC" w14:textId="518820DA" w:rsidR="00C35634" w:rsidRDefault="00C35634" w:rsidP="00C35634">
      <w:pPr>
        <w:spacing w:after="200" w:line="276" w:lineRule="auto"/>
        <w:ind w:left="1440" w:right="-720" w:hanging="720"/>
        <w:rPr>
          <w:sz w:val="22"/>
          <w:szCs w:val="22"/>
        </w:rPr>
      </w:pPr>
      <w:r>
        <w:rPr>
          <w:sz w:val="22"/>
          <w:szCs w:val="22"/>
        </w:rPr>
        <w:t>16.</w:t>
      </w:r>
      <w:r>
        <w:rPr>
          <w:sz w:val="22"/>
          <w:szCs w:val="22"/>
        </w:rPr>
        <w:tab/>
        <w:t xml:space="preserve">Notwithstanding any other provision of law, a child who is fifteen (15) years of age or older whether with or without the consent of a parent or legal guardian or custodian, may </w:t>
      </w:r>
      <w:r>
        <w:rPr>
          <w:sz w:val="22"/>
          <w:szCs w:val="22"/>
        </w:rPr>
        <w:lastRenderedPageBreak/>
        <w:t>consent to receive mental health services rendered by a facility, a professional person, or mental health professional licensed pursuant to Part 3, 4, 5, 6, or 8 of Article 245 of Title 12 in any practice setting. A licensed mental health professional may provide psychotherapy services, as defined in Section 12-245-202(14)(a), C.R.S., to a child who is twelve (12) years of age or older, without the consent of a parent or legal guardian or custodian, if the mental health professional determines that the minor is knowingly and voluntarily seeking such services and the provision of psychotherapy services is clinically indicated and necessary to the child’s/youth’s well-being;</w:t>
      </w:r>
    </w:p>
    <w:p w14:paraId="1F1324BD" w14:textId="483620B4" w:rsidR="00C35634" w:rsidRDefault="00C35634" w:rsidP="00C35634">
      <w:pPr>
        <w:spacing w:after="200" w:line="276" w:lineRule="auto"/>
        <w:ind w:left="1440" w:right="-720" w:hanging="720"/>
        <w:rPr>
          <w:sz w:val="22"/>
          <w:szCs w:val="22"/>
        </w:rPr>
      </w:pPr>
      <w:r>
        <w:rPr>
          <w:sz w:val="22"/>
          <w:szCs w:val="22"/>
        </w:rPr>
        <w:t>17.</w:t>
      </w:r>
      <w:r>
        <w:rPr>
          <w:sz w:val="22"/>
          <w:szCs w:val="22"/>
        </w:rPr>
        <w:tab/>
        <w:t>Every child/youth has the right to receive culturally responsive care, treatment, and services;</w:t>
      </w:r>
    </w:p>
    <w:p w14:paraId="69045B5B" w14:textId="59C7AAA2" w:rsidR="00C35634" w:rsidRDefault="00C35634" w:rsidP="00C35634">
      <w:pPr>
        <w:spacing w:after="200" w:line="276" w:lineRule="auto"/>
        <w:ind w:left="1440" w:right="-720" w:hanging="720"/>
        <w:rPr>
          <w:sz w:val="22"/>
          <w:szCs w:val="22"/>
        </w:rPr>
      </w:pPr>
      <w:r>
        <w:rPr>
          <w:sz w:val="22"/>
          <w:szCs w:val="22"/>
        </w:rPr>
        <w:t>18.</w:t>
      </w:r>
      <w:r>
        <w:rPr>
          <w:sz w:val="22"/>
          <w:szCs w:val="22"/>
        </w:rPr>
        <w:tab/>
        <w:t>Every child/youth has the right to receive trauma-responsive care, treatment, and services;</w:t>
      </w:r>
    </w:p>
    <w:p w14:paraId="6080D8DF" w14:textId="77777777" w:rsidR="00C35634" w:rsidRDefault="00C35634" w:rsidP="00C35634">
      <w:pPr>
        <w:spacing w:after="200" w:line="276" w:lineRule="auto"/>
        <w:ind w:left="1440" w:right="-720" w:hanging="720"/>
        <w:rPr>
          <w:sz w:val="22"/>
          <w:szCs w:val="22"/>
        </w:rPr>
      </w:pPr>
      <w:r>
        <w:rPr>
          <w:sz w:val="22"/>
          <w:szCs w:val="22"/>
        </w:rPr>
        <w:t>19.</w:t>
      </w:r>
      <w:r>
        <w:rPr>
          <w:sz w:val="22"/>
          <w:szCs w:val="22"/>
        </w:rPr>
        <w:tab/>
        <w:t>Every child/youth has the right to have contact and correspondence with their siblings, unless restricted by a court order; and</w:t>
      </w:r>
    </w:p>
    <w:p w14:paraId="1CF04500" w14:textId="77777777" w:rsidR="009D1C91" w:rsidRDefault="00C35634" w:rsidP="00C35634">
      <w:pPr>
        <w:spacing w:after="200" w:line="276" w:lineRule="auto"/>
        <w:ind w:left="1440" w:right="-720" w:hanging="720"/>
        <w:rPr>
          <w:sz w:val="22"/>
          <w:szCs w:val="22"/>
        </w:rPr>
      </w:pPr>
      <w:r>
        <w:rPr>
          <w:sz w:val="22"/>
          <w:szCs w:val="22"/>
        </w:rPr>
        <w:t>20.</w:t>
      </w:r>
      <w:r>
        <w:rPr>
          <w:sz w:val="22"/>
          <w:szCs w:val="22"/>
        </w:rPr>
        <w:tab/>
        <w:t>Every child</w:t>
      </w:r>
      <w:r w:rsidR="009D1C91">
        <w:rPr>
          <w:sz w:val="22"/>
          <w:szCs w:val="22"/>
        </w:rPr>
        <w:t>/youth</w:t>
      </w:r>
      <w:r>
        <w:rPr>
          <w:sz w:val="22"/>
          <w:szCs w:val="22"/>
        </w:rPr>
        <w:t xml:space="preserve"> has the right to consent to substance use treatment in accordance with Section 13-22-102, C.R.S. All youth over the age of eighteen (18) years old have the right to consent to substance use treatment pursuant to Section 13-22-101, C.R.S.</w:t>
      </w:r>
    </w:p>
    <w:p w14:paraId="1C9C9661" w14:textId="6C5D9E0F" w:rsidR="00327F2E" w:rsidRPr="00C35634" w:rsidRDefault="009D1C91" w:rsidP="00C35634">
      <w:pPr>
        <w:spacing w:after="200" w:line="276" w:lineRule="auto"/>
        <w:ind w:left="1440" w:right="-720" w:hanging="720"/>
        <w:rPr>
          <w:sz w:val="22"/>
          <w:szCs w:val="22"/>
        </w:rPr>
      </w:pPr>
      <w:r>
        <w:rPr>
          <w:sz w:val="22"/>
          <w:szCs w:val="22"/>
        </w:rPr>
        <w:t>21.</w:t>
      </w:r>
      <w:r>
        <w:rPr>
          <w:sz w:val="22"/>
          <w:szCs w:val="22"/>
        </w:rPr>
        <w:tab/>
        <w:t>Every child/youth of any age may request and/or consent to receive contraception without notification or consent of the child’s/youth’s parent(s), legal guardian(s), or custodian(s) in accordance with Section 13-22-105, C.R.S.</w:t>
      </w:r>
      <w:r w:rsidR="00C35634">
        <w:rPr>
          <w:sz w:val="22"/>
          <w:szCs w:val="22"/>
        </w:rPr>
        <w:tab/>
      </w:r>
      <w:bookmarkEnd w:id="19"/>
    </w:p>
    <w:p w14:paraId="3E41B731" w14:textId="29A47D75" w:rsidR="00327F2E" w:rsidRPr="006B41F7" w:rsidRDefault="007C004D" w:rsidP="00327F2E">
      <w:pPr>
        <w:spacing w:after="200" w:line="276" w:lineRule="auto"/>
        <w:ind w:left="720" w:right="-720" w:hanging="720"/>
        <w:rPr>
          <w:sz w:val="22"/>
          <w:szCs w:val="22"/>
        </w:rPr>
      </w:pPr>
      <w:r>
        <w:rPr>
          <w:sz w:val="22"/>
          <w:szCs w:val="22"/>
        </w:rPr>
        <w:t>D</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following children's</w:t>
      </w:r>
      <w:r>
        <w:rPr>
          <w:sz w:val="22"/>
          <w:szCs w:val="22"/>
        </w:rPr>
        <w:t>/youth’s</w:t>
      </w:r>
      <w:r w:rsidR="00327F2E" w:rsidRPr="006B41F7">
        <w:rPr>
          <w:sz w:val="22"/>
          <w:szCs w:val="22"/>
        </w:rPr>
        <w:t xml:space="preserve"> rights may be limited to reasonable periods during the day or restricted according to routine of the</w:t>
      </w:r>
      <w:r>
        <w:rPr>
          <w:sz w:val="22"/>
          <w:szCs w:val="22"/>
        </w:rPr>
        <w:t xml:space="preserve"> certified or licensed</w:t>
      </w:r>
      <w:r w:rsidR="00327F2E" w:rsidRPr="006B41F7">
        <w:rPr>
          <w:sz w:val="22"/>
          <w:szCs w:val="22"/>
        </w:rPr>
        <w:t xml:space="preserve"> home to ensure the protection of the children</w:t>
      </w:r>
      <w:r>
        <w:rPr>
          <w:sz w:val="22"/>
          <w:szCs w:val="22"/>
        </w:rPr>
        <w:t>/youth in placement</w:t>
      </w:r>
      <w:r w:rsidR="00327F2E" w:rsidRPr="006B41F7">
        <w:rPr>
          <w:sz w:val="22"/>
          <w:szCs w:val="22"/>
        </w:rPr>
        <w:t xml:space="preserve"> and foster</w:t>
      </w:r>
      <w:r>
        <w:rPr>
          <w:sz w:val="22"/>
          <w:szCs w:val="22"/>
        </w:rPr>
        <w:t xml:space="preserve"> parent(s) and/or</w:t>
      </w:r>
      <w:r w:rsidR="00327F2E" w:rsidRPr="006B41F7">
        <w:rPr>
          <w:color w:val="FF0000"/>
          <w:sz w:val="22"/>
          <w:szCs w:val="22"/>
        </w:rPr>
        <w:t xml:space="preserve"> </w:t>
      </w:r>
      <w:r w:rsidR="00327F2E" w:rsidRPr="006B41F7">
        <w:rPr>
          <w:sz w:val="22"/>
          <w:szCs w:val="22"/>
        </w:rPr>
        <w:t>family</w:t>
      </w:r>
      <w:r>
        <w:rPr>
          <w:sz w:val="22"/>
          <w:szCs w:val="22"/>
        </w:rPr>
        <w:t xml:space="preserve"> from unreasonable and unnecessary intrusions and disruptions and from health and safety hazards. All certified parents are responsible to adhere to the rights of the children/youth and must also take reasonable steps to ensure safety of all involved.</w:t>
      </w:r>
    </w:p>
    <w:p w14:paraId="7A1DB63A" w14:textId="51954924" w:rsidR="00327F2E" w:rsidRPr="006B41F7" w:rsidRDefault="00327F2E" w:rsidP="00327F2E">
      <w:pPr>
        <w:spacing w:after="200" w:line="276" w:lineRule="auto"/>
        <w:ind w:left="1440" w:right="-720" w:hanging="720"/>
        <w:rPr>
          <w:color w:val="FF0000"/>
          <w:sz w:val="22"/>
          <w:szCs w:val="22"/>
        </w:rPr>
      </w:pPr>
      <w:bookmarkStart w:id="20" w:name="_Hlk221623574"/>
      <w:r w:rsidRPr="006B41F7">
        <w:rPr>
          <w:sz w:val="22"/>
          <w:szCs w:val="22"/>
        </w:rPr>
        <w:t>1</w:t>
      </w:r>
      <w:proofErr w:type="gramStart"/>
      <w:r w:rsidRPr="006B41F7">
        <w:rPr>
          <w:sz w:val="22"/>
          <w:szCs w:val="22"/>
        </w:rPr>
        <w:t xml:space="preserve">. </w:t>
      </w:r>
      <w:r w:rsidRPr="006B41F7">
        <w:rPr>
          <w:sz w:val="22"/>
          <w:szCs w:val="22"/>
        </w:rPr>
        <w:tab/>
      </w:r>
      <w:r w:rsidR="007C004D">
        <w:rPr>
          <w:sz w:val="22"/>
          <w:szCs w:val="22"/>
        </w:rPr>
        <w:t>Every</w:t>
      </w:r>
      <w:proofErr w:type="gramEnd"/>
      <w:r w:rsidR="007C004D">
        <w:rPr>
          <w:sz w:val="22"/>
          <w:szCs w:val="22"/>
        </w:rPr>
        <w:t xml:space="preserve"> child/youth has the right to h</w:t>
      </w:r>
      <w:r w:rsidRPr="006B41F7">
        <w:rPr>
          <w:sz w:val="22"/>
          <w:szCs w:val="22"/>
        </w:rPr>
        <w:t xml:space="preserve">ave access to letter-writing materials, including postage, and to have </w:t>
      </w:r>
      <w:proofErr w:type="gramStart"/>
      <w:r w:rsidRPr="006B41F7">
        <w:rPr>
          <w:sz w:val="22"/>
          <w:szCs w:val="22"/>
        </w:rPr>
        <w:t>a foster</w:t>
      </w:r>
      <w:proofErr w:type="gramEnd"/>
      <w:r w:rsidRPr="006B41F7">
        <w:rPr>
          <w:sz w:val="22"/>
          <w:szCs w:val="22"/>
        </w:rPr>
        <w:t xml:space="preserve"> parent(s) assist</w:t>
      </w:r>
      <w:r w:rsidR="007C004D">
        <w:rPr>
          <w:sz w:val="22"/>
          <w:szCs w:val="22"/>
        </w:rPr>
        <w:t xml:space="preserve"> them</w:t>
      </w:r>
      <w:r w:rsidRPr="006B41F7">
        <w:rPr>
          <w:sz w:val="22"/>
          <w:szCs w:val="22"/>
        </w:rPr>
        <w:t xml:space="preserve"> if unable to write, prepare, and mail correspondence. </w:t>
      </w:r>
      <w:r w:rsidR="007C004D">
        <w:rPr>
          <w:sz w:val="22"/>
          <w:szCs w:val="22"/>
        </w:rPr>
        <w:t>Every child/youth has the right to receive and send sealed correspondence, including email if made available. No incoming or outgoing correspondence shall be opened, delayed, held, or censored by the foster parent(s).</w:t>
      </w:r>
    </w:p>
    <w:p w14:paraId="60E4D0B2" w14:textId="0059EACC" w:rsidR="00327F2E" w:rsidRPr="006B41F7" w:rsidRDefault="00327F2E" w:rsidP="00327F2E">
      <w:pPr>
        <w:spacing w:after="200" w:line="276" w:lineRule="auto"/>
        <w:ind w:left="1440" w:right="-720" w:hanging="720"/>
        <w:rPr>
          <w:sz w:val="22"/>
          <w:szCs w:val="22"/>
        </w:rPr>
      </w:pPr>
      <w:bookmarkStart w:id="21" w:name="_Hlk221623594"/>
      <w:bookmarkEnd w:id="20"/>
      <w:r w:rsidRPr="006B41F7">
        <w:rPr>
          <w:sz w:val="22"/>
          <w:szCs w:val="22"/>
        </w:rPr>
        <w:t>2</w:t>
      </w:r>
      <w:proofErr w:type="gramStart"/>
      <w:r w:rsidRPr="006B41F7">
        <w:rPr>
          <w:sz w:val="22"/>
          <w:szCs w:val="22"/>
        </w:rPr>
        <w:t xml:space="preserve">. </w:t>
      </w:r>
      <w:r w:rsidRPr="006B41F7">
        <w:rPr>
          <w:sz w:val="22"/>
          <w:szCs w:val="22"/>
        </w:rPr>
        <w:tab/>
      </w:r>
      <w:r w:rsidR="007C004D">
        <w:rPr>
          <w:sz w:val="22"/>
          <w:szCs w:val="22"/>
        </w:rPr>
        <w:t>Every</w:t>
      </w:r>
      <w:proofErr w:type="gramEnd"/>
      <w:r w:rsidR="007C004D">
        <w:rPr>
          <w:sz w:val="22"/>
          <w:szCs w:val="22"/>
        </w:rPr>
        <w:t xml:space="preserve"> child/youth has the right to h</w:t>
      </w:r>
      <w:r w:rsidRPr="006B41F7">
        <w:rPr>
          <w:sz w:val="22"/>
          <w:szCs w:val="22"/>
        </w:rPr>
        <w:t>ave access to telephones to both make and receive calls in private.</w:t>
      </w:r>
    </w:p>
    <w:p w14:paraId="45271FCB" w14:textId="7ED3A6F1" w:rsidR="00327F2E" w:rsidRPr="006B41F7" w:rsidRDefault="00327F2E" w:rsidP="00327F2E">
      <w:pPr>
        <w:spacing w:after="200" w:line="276" w:lineRule="auto"/>
        <w:ind w:left="1440" w:right="-720" w:hanging="720"/>
        <w:rPr>
          <w:sz w:val="22"/>
          <w:szCs w:val="22"/>
        </w:rPr>
      </w:pPr>
      <w:bookmarkStart w:id="22" w:name="_Hlk221623613"/>
      <w:bookmarkEnd w:id="21"/>
      <w:r w:rsidRPr="006B41F7">
        <w:rPr>
          <w:sz w:val="22"/>
          <w:szCs w:val="22"/>
        </w:rPr>
        <w:t>3</w:t>
      </w:r>
      <w:proofErr w:type="gramStart"/>
      <w:r w:rsidRPr="006B41F7">
        <w:rPr>
          <w:sz w:val="22"/>
          <w:szCs w:val="22"/>
        </w:rPr>
        <w:t xml:space="preserve">. </w:t>
      </w:r>
      <w:r w:rsidRPr="006B41F7">
        <w:rPr>
          <w:sz w:val="22"/>
          <w:szCs w:val="22"/>
        </w:rPr>
        <w:tab/>
      </w:r>
      <w:r w:rsidR="007C004D">
        <w:rPr>
          <w:sz w:val="22"/>
          <w:szCs w:val="22"/>
        </w:rPr>
        <w:t>Every</w:t>
      </w:r>
      <w:proofErr w:type="gramEnd"/>
      <w:r w:rsidR="007C004D">
        <w:rPr>
          <w:sz w:val="22"/>
          <w:szCs w:val="22"/>
        </w:rPr>
        <w:t xml:space="preserve"> child/youth has the right to h</w:t>
      </w:r>
      <w:r w:rsidRPr="006B41F7">
        <w:rPr>
          <w:sz w:val="22"/>
          <w:szCs w:val="22"/>
        </w:rPr>
        <w:t>ave convenient opportunities to meet with visitors.</w:t>
      </w:r>
    </w:p>
    <w:p w14:paraId="08FB9481" w14:textId="21DC3B11" w:rsidR="00327F2E" w:rsidRPr="006B41F7" w:rsidRDefault="00327F2E" w:rsidP="00327F2E">
      <w:pPr>
        <w:spacing w:after="200" w:line="276" w:lineRule="auto"/>
        <w:ind w:left="1440" w:right="-720" w:hanging="720"/>
        <w:rPr>
          <w:sz w:val="22"/>
          <w:szCs w:val="22"/>
        </w:rPr>
      </w:pPr>
      <w:bookmarkStart w:id="23" w:name="_Hlk221623628"/>
      <w:bookmarkEnd w:id="22"/>
      <w:r w:rsidRPr="006B41F7">
        <w:rPr>
          <w:sz w:val="22"/>
          <w:szCs w:val="22"/>
        </w:rPr>
        <w:t>4</w:t>
      </w:r>
      <w:proofErr w:type="gramStart"/>
      <w:r w:rsidRPr="006B41F7">
        <w:rPr>
          <w:sz w:val="22"/>
          <w:szCs w:val="22"/>
        </w:rPr>
        <w:t xml:space="preserve">. </w:t>
      </w:r>
      <w:r w:rsidRPr="006B41F7">
        <w:rPr>
          <w:sz w:val="22"/>
          <w:szCs w:val="22"/>
        </w:rPr>
        <w:tab/>
      </w:r>
      <w:r w:rsidR="007C004D">
        <w:rPr>
          <w:sz w:val="22"/>
          <w:szCs w:val="22"/>
        </w:rPr>
        <w:t>Every</w:t>
      </w:r>
      <w:proofErr w:type="gramEnd"/>
      <w:r w:rsidR="007C004D">
        <w:rPr>
          <w:sz w:val="22"/>
          <w:szCs w:val="22"/>
        </w:rPr>
        <w:t xml:space="preserve"> child/youth has the right to w</w:t>
      </w:r>
      <w:r w:rsidRPr="006B41F7">
        <w:rPr>
          <w:sz w:val="22"/>
          <w:szCs w:val="22"/>
        </w:rPr>
        <w:t xml:space="preserve">ear </w:t>
      </w:r>
      <w:r w:rsidR="007C004D">
        <w:rPr>
          <w:sz w:val="22"/>
          <w:szCs w:val="22"/>
        </w:rPr>
        <w:t>their</w:t>
      </w:r>
      <w:r w:rsidRPr="006B41F7">
        <w:rPr>
          <w:sz w:val="22"/>
          <w:szCs w:val="22"/>
        </w:rPr>
        <w:t xml:space="preserve"> own clothes, </w:t>
      </w:r>
      <w:r w:rsidR="007C004D">
        <w:rPr>
          <w:sz w:val="22"/>
          <w:szCs w:val="22"/>
        </w:rPr>
        <w:t>including shoes,</w:t>
      </w:r>
      <w:r w:rsidRPr="006B41F7">
        <w:rPr>
          <w:sz w:val="22"/>
          <w:szCs w:val="22"/>
        </w:rPr>
        <w:t xml:space="preserve"> keep and use</w:t>
      </w:r>
      <w:r w:rsidR="007C004D">
        <w:rPr>
          <w:sz w:val="22"/>
          <w:szCs w:val="22"/>
        </w:rPr>
        <w:t xml:space="preserve"> their</w:t>
      </w:r>
      <w:r w:rsidRPr="006B41F7">
        <w:rPr>
          <w:sz w:val="22"/>
          <w:szCs w:val="22"/>
        </w:rPr>
        <w:t xml:space="preserve"> own personal possessions, and keep and be allowed to spend a reasonable sum of</w:t>
      </w:r>
      <w:r w:rsidR="007C004D">
        <w:rPr>
          <w:sz w:val="22"/>
          <w:szCs w:val="22"/>
        </w:rPr>
        <w:t xml:space="preserve"> their</w:t>
      </w:r>
      <w:r w:rsidRPr="006B41F7">
        <w:rPr>
          <w:sz w:val="22"/>
          <w:szCs w:val="22"/>
        </w:rPr>
        <w:t xml:space="preserve"> own money.</w:t>
      </w:r>
    </w:p>
    <w:bookmarkEnd w:id="23"/>
    <w:p w14:paraId="367CBF9A" w14:textId="2BCB46F1" w:rsidR="00327F2E" w:rsidRPr="007C004D" w:rsidRDefault="007C004D" w:rsidP="00327F2E">
      <w:pPr>
        <w:spacing w:after="200" w:line="276" w:lineRule="auto"/>
        <w:ind w:left="720" w:right="-720" w:hanging="720"/>
        <w:rPr>
          <w:sz w:val="22"/>
          <w:szCs w:val="22"/>
        </w:rPr>
      </w:pPr>
      <w:r w:rsidRPr="007C004D">
        <w:rPr>
          <w:sz w:val="22"/>
          <w:szCs w:val="22"/>
        </w:rPr>
        <w:lastRenderedPageBreak/>
        <w:t>E.</w:t>
      </w:r>
      <w:r w:rsidR="00327F2E" w:rsidRPr="007C004D">
        <w:rPr>
          <w:sz w:val="22"/>
          <w:szCs w:val="22"/>
        </w:rPr>
        <w:tab/>
      </w:r>
      <w:r w:rsidRPr="007C004D">
        <w:rPr>
          <w:sz w:val="22"/>
          <w:szCs w:val="22"/>
        </w:rPr>
        <w:t xml:space="preserve">If the foster parent(s) </w:t>
      </w:r>
      <w:proofErr w:type="gramStart"/>
      <w:r w:rsidRPr="007C004D">
        <w:rPr>
          <w:sz w:val="22"/>
          <w:szCs w:val="22"/>
        </w:rPr>
        <w:t>enforce</w:t>
      </w:r>
      <w:proofErr w:type="gramEnd"/>
      <w:r w:rsidRPr="007C004D">
        <w:rPr>
          <w:sz w:val="22"/>
          <w:szCs w:val="22"/>
        </w:rPr>
        <w:t xml:space="preserve"> a limitation or denial of the child’s/youth’s rights as listed at Section 7.708.33.C, the foster parent(s) must:</w:t>
      </w:r>
    </w:p>
    <w:p w14:paraId="6ACF4D43" w14:textId="54789812" w:rsidR="00327F2E" w:rsidRPr="007C004D" w:rsidRDefault="007C004D" w:rsidP="00327F2E">
      <w:pPr>
        <w:spacing w:after="200" w:line="276" w:lineRule="auto"/>
        <w:ind w:left="1440" w:right="-720" w:hanging="720"/>
        <w:rPr>
          <w:sz w:val="22"/>
          <w:szCs w:val="22"/>
        </w:rPr>
      </w:pPr>
      <w:r w:rsidRPr="007C004D">
        <w:rPr>
          <w:sz w:val="22"/>
          <w:szCs w:val="22"/>
        </w:rPr>
        <w:t>1.</w:t>
      </w:r>
      <w:r w:rsidR="00327F2E" w:rsidRPr="007C004D">
        <w:rPr>
          <w:sz w:val="22"/>
          <w:szCs w:val="22"/>
        </w:rPr>
        <w:tab/>
      </w:r>
      <w:r w:rsidRPr="007C004D">
        <w:rPr>
          <w:sz w:val="22"/>
          <w:szCs w:val="22"/>
        </w:rPr>
        <w:t>Inform the child/youth and the child’s/youth’s legal guardian(s) in a language or mode of communication the child/youth and legal guardian(s) can understand</w:t>
      </w:r>
      <w:proofErr w:type="gramStart"/>
      <w:r w:rsidRPr="007C004D">
        <w:rPr>
          <w:sz w:val="22"/>
          <w:szCs w:val="22"/>
        </w:rPr>
        <w:t>, of the</w:t>
      </w:r>
      <w:proofErr w:type="gramEnd"/>
      <w:r w:rsidRPr="007C004D">
        <w:rPr>
          <w:sz w:val="22"/>
          <w:szCs w:val="22"/>
        </w:rPr>
        <w:t xml:space="preserve"> conditions of and reasons for limitations or denials of their rights and document the notification in the child’s/youth’s file.</w:t>
      </w:r>
    </w:p>
    <w:p w14:paraId="2DD3E6C5" w14:textId="41BA3ED5" w:rsidR="00327F2E" w:rsidRPr="00D54FA0" w:rsidRDefault="00D54FA0" w:rsidP="00327F2E">
      <w:pPr>
        <w:spacing w:after="200" w:line="276" w:lineRule="auto"/>
        <w:ind w:left="1440" w:right="-720" w:hanging="720"/>
        <w:rPr>
          <w:sz w:val="22"/>
          <w:szCs w:val="22"/>
        </w:rPr>
      </w:pPr>
      <w:r w:rsidRPr="00D54FA0">
        <w:rPr>
          <w:sz w:val="22"/>
          <w:szCs w:val="22"/>
        </w:rPr>
        <w:t>2.</w:t>
      </w:r>
      <w:r w:rsidRPr="00D54FA0">
        <w:rPr>
          <w:sz w:val="22"/>
          <w:szCs w:val="22"/>
        </w:rPr>
        <w:tab/>
        <w:t>The multidisciplinary team for the child/youth must review the limitation or denial at least every ninety (90) days as outlined in the individual child/youth plan or more frequently if required. Written documentation of the reason for continuing the restriction must be maintained in the child’s/youth’s file. If a review cannot be obtained within the stated timeframe, then the limitation or denial must be discontinued.</w:t>
      </w:r>
    </w:p>
    <w:p w14:paraId="35564262" w14:textId="77777777" w:rsidR="000B18D9" w:rsidRDefault="008801C2" w:rsidP="000B18D9">
      <w:pPr>
        <w:spacing w:after="200" w:line="276" w:lineRule="auto"/>
        <w:ind w:left="1440" w:right="-720" w:hanging="720"/>
        <w:rPr>
          <w:sz w:val="22"/>
          <w:szCs w:val="22"/>
        </w:rPr>
      </w:pPr>
      <w:r w:rsidRPr="008801C2">
        <w:rPr>
          <w:sz w:val="22"/>
          <w:szCs w:val="22"/>
        </w:rPr>
        <w:t>3.</w:t>
      </w:r>
      <w:r w:rsidRPr="008801C2">
        <w:rPr>
          <w:sz w:val="22"/>
          <w:szCs w:val="22"/>
        </w:rPr>
        <w:tab/>
        <w:t>If the child/youth resides in foster care or is participating in a foster youth in transition program, all limitations or denials of rights enumerated in Section 19-7-101(2), C.R.S. must follow Section 19-7-101(7), C.R.S. and Section 7.708.35.B.</w:t>
      </w:r>
    </w:p>
    <w:p w14:paraId="2CE5586B" w14:textId="0D05DF5A" w:rsidR="00327F2E" w:rsidRPr="000B18D9" w:rsidRDefault="002B374E" w:rsidP="00486289">
      <w:pPr>
        <w:pStyle w:val="Heading2"/>
      </w:pPr>
      <w:r w:rsidRPr="00FE5F0C">
        <w:t>7.708.34</w:t>
      </w:r>
      <w:r w:rsidR="00FE5F0C" w:rsidRPr="00FE5F0C">
        <w:tab/>
        <w:t>Children’s/Youth’s Grievance Procedure</w:t>
      </w:r>
    </w:p>
    <w:p w14:paraId="757DBA7D" w14:textId="7E88FF21" w:rsidR="00327F2E" w:rsidRPr="00FE5F0C" w:rsidRDefault="00FE5F0C" w:rsidP="00327F2E">
      <w:pPr>
        <w:spacing w:after="200" w:line="276" w:lineRule="auto"/>
        <w:ind w:right="-720" w:firstLine="0"/>
        <w:rPr>
          <w:sz w:val="22"/>
          <w:szCs w:val="22"/>
        </w:rPr>
      </w:pPr>
      <w:bookmarkStart w:id="24" w:name="_Hlk221623677"/>
      <w:r w:rsidRPr="00FE5F0C">
        <w:rPr>
          <w:sz w:val="22"/>
          <w:szCs w:val="22"/>
        </w:rPr>
        <w:t xml:space="preserve">The certifying authority must establish a written grievance procedure </w:t>
      </w:r>
      <w:r w:rsidR="00053B20">
        <w:rPr>
          <w:sz w:val="22"/>
          <w:szCs w:val="22"/>
        </w:rPr>
        <w:t xml:space="preserve">and timeline </w:t>
      </w:r>
      <w:r w:rsidRPr="00FE5F0C">
        <w:rPr>
          <w:sz w:val="22"/>
          <w:szCs w:val="22"/>
        </w:rPr>
        <w:t>that provides adequate due process safeguards, outlines the appeal process, and assures that children/youth, their parent(s), custodian(s), or legal guardian(s) are entitled to report any grievance and shall not be subject to any adverse action as a result of filing a grievance. If requested, a child/youth shall have a support person to help them write and file a grievance.</w:t>
      </w:r>
    </w:p>
    <w:bookmarkEnd w:id="24"/>
    <w:p w14:paraId="73684165" w14:textId="7E233B4E" w:rsidR="00327F2E" w:rsidRDefault="000B18D9" w:rsidP="00327F2E">
      <w:pPr>
        <w:spacing w:after="200" w:line="276" w:lineRule="auto"/>
        <w:ind w:left="720" w:right="-720" w:hanging="720"/>
        <w:rPr>
          <w:sz w:val="22"/>
          <w:szCs w:val="22"/>
        </w:rPr>
      </w:pPr>
      <w:r w:rsidRPr="000B18D9">
        <w:rPr>
          <w:sz w:val="22"/>
          <w:szCs w:val="22"/>
        </w:rPr>
        <w:t>A.</w:t>
      </w:r>
      <w:r w:rsidRPr="000B18D9">
        <w:rPr>
          <w:sz w:val="22"/>
          <w:szCs w:val="22"/>
        </w:rPr>
        <w:tab/>
        <w:t>The foster care home and/or certifying authority for the foster care home must follow grievance procedures without alteration, interference, or unreasonable delay and must respond in writing to any grievance filed within seventy-two (72) hours. The documented response must include whether the grievance was approved or denied and the specific reasons for the decision. The response must also be reviewed and communicated with the child/youth in their preferred language or mode of communication.</w:t>
      </w:r>
    </w:p>
    <w:p w14:paraId="2FE77212" w14:textId="367DC9E5" w:rsidR="000B18D9" w:rsidRDefault="000B18D9" w:rsidP="00327F2E">
      <w:pPr>
        <w:spacing w:after="200" w:line="276" w:lineRule="auto"/>
        <w:ind w:left="720" w:right="-720" w:hanging="720"/>
        <w:rPr>
          <w:sz w:val="22"/>
          <w:szCs w:val="22"/>
        </w:rPr>
      </w:pPr>
      <w:r>
        <w:rPr>
          <w:sz w:val="22"/>
          <w:szCs w:val="22"/>
        </w:rPr>
        <w:t>B.</w:t>
      </w:r>
      <w:r>
        <w:rPr>
          <w:sz w:val="22"/>
          <w:szCs w:val="22"/>
        </w:rPr>
        <w:tab/>
        <w:t>The grievance procedure must be made available to all children/youth.</w:t>
      </w:r>
    </w:p>
    <w:p w14:paraId="1533DD30" w14:textId="4A6044B9" w:rsidR="000B18D9" w:rsidRDefault="000B18D9" w:rsidP="00327F2E">
      <w:pPr>
        <w:spacing w:after="200" w:line="276" w:lineRule="auto"/>
        <w:ind w:left="720" w:right="-720" w:hanging="720"/>
        <w:rPr>
          <w:sz w:val="22"/>
          <w:szCs w:val="22"/>
        </w:rPr>
      </w:pPr>
      <w:r>
        <w:rPr>
          <w:sz w:val="22"/>
          <w:szCs w:val="22"/>
        </w:rPr>
        <w:t>C.</w:t>
      </w:r>
      <w:r>
        <w:rPr>
          <w:sz w:val="22"/>
          <w:szCs w:val="22"/>
        </w:rPr>
        <w:tab/>
        <w:t>If a grievance is filed with the foster care home, the grievance shall be recorded in the child’s/youth’s file along with the investigation findings and resulting action taken by the foster care home or certifying authority. Information regarding the grievance must be sent to the individual or agency holding legal custody of the child/youth within seven (7) business days. A copy of the child’s/youth’s grievance must be sent to the parent(s) or legal guardian(s) or custodian(s) and the placing authority. Upon request, a copy must be provided to the child’s/youth’s GAL or CFY.</w:t>
      </w:r>
    </w:p>
    <w:p w14:paraId="7BCF117E" w14:textId="44ECB21A" w:rsidR="000B18D9" w:rsidRDefault="000B18D9" w:rsidP="00327F2E">
      <w:pPr>
        <w:spacing w:after="200" w:line="276" w:lineRule="auto"/>
        <w:ind w:left="720" w:right="-720" w:hanging="720"/>
        <w:rPr>
          <w:sz w:val="22"/>
          <w:szCs w:val="22"/>
        </w:rPr>
      </w:pPr>
      <w:r>
        <w:rPr>
          <w:sz w:val="22"/>
          <w:szCs w:val="22"/>
        </w:rPr>
        <w:t>D.</w:t>
      </w:r>
      <w:r>
        <w:rPr>
          <w:sz w:val="22"/>
          <w:szCs w:val="22"/>
        </w:rPr>
        <w:tab/>
        <w:t xml:space="preserve">A list of the child’s/youth’s rights and the grievance procedure must be provided and explained to the child/youth and the parent(s) or guardian(s) or custodian(s) in a language or manner of communication that they can understand. </w:t>
      </w:r>
    </w:p>
    <w:p w14:paraId="3FB32B15" w14:textId="02416486" w:rsidR="00327F2E" w:rsidRDefault="000B18D9" w:rsidP="000B18D9">
      <w:pPr>
        <w:spacing w:after="200" w:line="276" w:lineRule="auto"/>
        <w:ind w:left="720" w:right="-720" w:hanging="720"/>
        <w:rPr>
          <w:sz w:val="22"/>
          <w:szCs w:val="22"/>
        </w:rPr>
      </w:pPr>
      <w:r>
        <w:rPr>
          <w:sz w:val="22"/>
          <w:szCs w:val="22"/>
        </w:rPr>
        <w:lastRenderedPageBreak/>
        <w:t>E.</w:t>
      </w:r>
      <w:r>
        <w:rPr>
          <w:sz w:val="22"/>
          <w:szCs w:val="22"/>
        </w:rPr>
        <w:tab/>
        <w:t>The child/youth has the right to file a complaint with the Child Protection Ombudsman’s (CPO’s) Office, the Department, the placing authority, and, if applicable, the appointed legal counsel.</w:t>
      </w:r>
    </w:p>
    <w:p w14:paraId="57889E04" w14:textId="1A424563" w:rsidR="00327F2E" w:rsidRDefault="000B18D9" w:rsidP="000B18D9">
      <w:pPr>
        <w:spacing w:after="200" w:line="276" w:lineRule="auto"/>
        <w:ind w:left="720" w:right="-720" w:hanging="720"/>
        <w:rPr>
          <w:sz w:val="22"/>
          <w:szCs w:val="22"/>
        </w:rPr>
      </w:pPr>
      <w:r>
        <w:rPr>
          <w:sz w:val="22"/>
          <w:szCs w:val="22"/>
        </w:rPr>
        <w:t>F.</w:t>
      </w:r>
      <w:r>
        <w:rPr>
          <w:sz w:val="22"/>
          <w:szCs w:val="22"/>
        </w:rPr>
        <w:tab/>
        <w:t xml:space="preserve">The foster parent(s) and certifying authority must provide appropriate auxiliary aids and services as well as reasonable modifications necessary for the child/youth to understand, prepare, and present a grievance. This may include the use of interpretation services, communication supports, and plain-language assistance. </w:t>
      </w:r>
    </w:p>
    <w:p w14:paraId="2F22F40B" w14:textId="65719D74" w:rsidR="00327F2E" w:rsidRPr="000B18D9" w:rsidRDefault="000B18D9" w:rsidP="000B18D9">
      <w:pPr>
        <w:spacing w:after="200" w:line="276" w:lineRule="auto"/>
        <w:ind w:left="720" w:right="-720" w:hanging="720"/>
        <w:rPr>
          <w:sz w:val="22"/>
          <w:szCs w:val="22"/>
        </w:rPr>
      </w:pPr>
      <w:r>
        <w:rPr>
          <w:sz w:val="22"/>
          <w:szCs w:val="22"/>
        </w:rPr>
        <w:t>G.</w:t>
      </w:r>
      <w:r>
        <w:rPr>
          <w:sz w:val="22"/>
          <w:szCs w:val="22"/>
        </w:rPr>
        <w:tab/>
        <w:t>The written grievance procedure must include an internal review beyond the initial decision maker as well as instructions for contacting all entities listed in Section 7.708.34.E.</w:t>
      </w:r>
    </w:p>
    <w:p w14:paraId="6AF915BF" w14:textId="4974E0FB" w:rsidR="00327F2E" w:rsidRPr="007B11C8" w:rsidRDefault="00CC199A" w:rsidP="00486289">
      <w:pPr>
        <w:pStyle w:val="Heading2"/>
      </w:pPr>
      <w:r w:rsidRPr="007B11C8">
        <w:t>7.708.35</w:t>
      </w:r>
      <w:r w:rsidRPr="007B11C8">
        <w:tab/>
        <w:t>Children’s/Youth’s Rights Pursuant to Section 19-7-101, C.R.S.</w:t>
      </w:r>
    </w:p>
    <w:p w14:paraId="70C432BA" w14:textId="1CF2E7FC" w:rsidR="00327F2E" w:rsidRPr="007B11C8" w:rsidRDefault="00CC199A" w:rsidP="00327F2E">
      <w:pPr>
        <w:tabs>
          <w:tab w:val="left" w:pos="1440"/>
          <w:tab w:val="left" w:pos="2160"/>
        </w:tabs>
        <w:spacing w:before="240" w:after="200"/>
        <w:ind w:left="720" w:right="-720" w:hanging="720"/>
        <w:rPr>
          <w:sz w:val="22"/>
          <w:szCs w:val="22"/>
        </w:rPr>
      </w:pPr>
      <w:r w:rsidRPr="007B11C8">
        <w:rPr>
          <w:sz w:val="22"/>
          <w:szCs w:val="22"/>
        </w:rPr>
        <w:t>A.</w:t>
      </w:r>
      <w:r w:rsidRPr="007B11C8">
        <w:rPr>
          <w:sz w:val="22"/>
          <w:szCs w:val="22"/>
        </w:rPr>
        <w:tab/>
        <w:t>In addition to the rights described in Section 7.708.33, children/youth in foster care or participating in the foster youth in transition program must receive the following rights described in Section 19-7-101(2), C.R.S.:</w:t>
      </w:r>
    </w:p>
    <w:p w14:paraId="31DAEA9B" w14:textId="0D55211C" w:rsidR="00327F2E" w:rsidRPr="002F6DE8" w:rsidRDefault="007B11C8" w:rsidP="00327F2E">
      <w:pPr>
        <w:tabs>
          <w:tab w:val="left" w:pos="1440"/>
          <w:tab w:val="left" w:pos="2160"/>
        </w:tabs>
        <w:spacing w:before="240" w:after="200"/>
        <w:ind w:left="1440" w:right="-720" w:hanging="720"/>
        <w:rPr>
          <w:sz w:val="22"/>
          <w:szCs w:val="22"/>
        </w:rPr>
      </w:pPr>
      <w:r w:rsidRPr="002F6DE8">
        <w:rPr>
          <w:sz w:val="22"/>
          <w:szCs w:val="22"/>
        </w:rPr>
        <w:t>1.</w:t>
      </w:r>
      <w:r w:rsidRPr="002F6DE8">
        <w:rPr>
          <w:sz w:val="22"/>
          <w:szCs w:val="22"/>
        </w:rPr>
        <w:tab/>
        <w:t>Fair and equal access, including:</w:t>
      </w:r>
    </w:p>
    <w:p w14:paraId="3666F87A" w14:textId="54011DC1" w:rsidR="00327F2E" w:rsidRPr="002F6DE8" w:rsidRDefault="007B11C8" w:rsidP="00327F2E">
      <w:pPr>
        <w:tabs>
          <w:tab w:val="left" w:pos="720"/>
          <w:tab w:val="left" w:pos="1440"/>
          <w:tab w:val="left" w:pos="2160"/>
        </w:tabs>
        <w:spacing w:before="240" w:after="200"/>
        <w:ind w:left="2160" w:right="-720" w:hanging="720"/>
        <w:rPr>
          <w:sz w:val="22"/>
          <w:szCs w:val="22"/>
        </w:rPr>
      </w:pPr>
      <w:r w:rsidRPr="002F6DE8">
        <w:rPr>
          <w:sz w:val="22"/>
          <w:szCs w:val="22"/>
        </w:rPr>
        <w:t>a.</w:t>
      </w:r>
      <w:r w:rsidRPr="002F6DE8">
        <w:rPr>
          <w:sz w:val="22"/>
          <w:szCs w:val="22"/>
        </w:rPr>
        <w:tab/>
        <w:t xml:space="preserve">Freedom from discrimination or harassment </w:t>
      </w:r>
      <w:proofErr w:type="gramStart"/>
      <w:r w:rsidRPr="002F6DE8">
        <w:rPr>
          <w:sz w:val="22"/>
          <w:szCs w:val="22"/>
        </w:rPr>
        <w:t>on the basis of</w:t>
      </w:r>
      <w:proofErr w:type="gramEnd"/>
      <w:r w:rsidRPr="002F6DE8">
        <w:rPr>
          <w:sz w:val="22"/>
          <w:szCs w:val="22"/>
        </w:rPr>
        <w:t xml:space="preserve"> actual or perceived race or ancestry, ethnic group, national origin, religion, sex, sexual orientation, gender identity, gender expression, disability, marital status, familial status, source of income, military status, or HIV status;</w:t>
      </w:r>
    </w:p>
    <w:p w14:paraId="275734B1" w14:textId="43C2AD0A" w:rsidR="00327F2E" w:rsidRPr="002F6DE8" w:rsidRDefault="007B11C8" w:rsidP="00327F2E">
      <w:pPr>
        <w:tabs>
          <w:tab w:val="left" w:pos="720"/>
          <w:tab w:val="left" w:pos="1440"/>
          <w:tab w:val="left" w:pos="2160"/>
        </w:tabs>
        <w:spacing w:before="240" w:after="200"/>
        <w:ind w:left="2160" w:right="-720" w:hanging="720"/>
        <w:rPr>
          <w:sz w:val="22"/>
          <w:szCs w:val="22"/>
        </w:rPr>
      </w:pPr>
      <w:r w:rsidRPr="002F6DE8">
        <w:rPr>
          <w:sz w:val="22"/>
          <w:szCs w:val="22"/>
        </w:rPr>
        <w:t>b.</w:t>
      </w:r>
      <w:r w:rsidRPr="002F6DE8">
        <w:rPr>
          <w:sz w:val="22"/>
          <w:szCs w:val="22"/>
        </w:rPr>
        <w:tab/>
        <w:t>Freedom of thought, conscience, cultural and ethnic practice, and religion, including the right to attend or refuse to attend cultural, ethnic, and religious services and activities;</w:t>
      </w:r>
    </w:p>
    <w:p w14:paraId="578D3202" w14:textId="3FF61E40" w:rsidR="00327F2E" w:rsidRPr="002F6DE8" w:rsidRDefault="002F6DE8" w:rsidP="00327F2E">
      <w:pPr>
        <w:tabs>
          <w:tab w:val="left" w:pos="720"/>
          <w:tab w:val="left" w:pos="1440"/>
          <w:tab w:val="left" w:pos="2160"/>
        </w:tabs>
        <w:spacing w:before="240" w:after="200"/>
        <w:ind w:left="2160" w:right="-720" w:hanging="720"/>
        <w:rPr>
          <w:sz w:val="22"/>
          <w:szCs w:val="22"/>
        </w:rPr>
      </w:pPr>
      <w:r w:rsidRPr="002F6DE8">
        <w:rPr>
          <w:sz w:val="22"/>
          <w:szCs w:val="22"/>
        </w:rPr>
        <w:t>c.</w:t>
      </w:r>
      <w:r w:rsidRPr="002F6DE8">
        <w:rPr>
          <w:sz w:val="22"/>
          <w:szCs w:val="22"/>
        </w:rPr>
        <w:tab/>
        <w:t>Expression of the child’s or youth’s gender identity and to be referred to by the child’s or youth’s preferred name or gender pronouns;</w:t>
      </w:r>
    </w:p>
    <w:p w14:paraId="5EC44A0C" w14:textId="6328CF78" w:rsidR="00327F2E" w:rsidRPr="002F6DE8" w:rsidRDefault="002F6DE8" w:rsidP="00327F2E">
      <w:pPr>
        <w:tabs>
          <w:tab w:val="left" w:pos="720"/>
          <w:tab w:val="left" w:pos="1440"/>
          <w:tab w:val="left" w:pos="2160"/>
        </w:tabs>
        <w:spacing w:before="240" w:after="200"/>
        <w:ind w:left="2160" w:right="-720" w:hanging="720"/>
        <w:rPr>
          <w:sz w:val="22"/>
          <w:szCs w:val="22"/>
        </w:rPr>
      </w:pPr>
      <w:r w:rsidRPr="002F6DE8">
        <w:rPr>
          <w:sz w:val="22"/>
          <w:szCs w:val="22"/>
        </w:rPr>
        <w:t>d.</w:t>
      </w:r>
      <w:r w:rsidRPr="002F6DE8">
        <w:rPr>
          <w:sz w:val="22"/>
          <w:szCs w:val="22"/>
        </w:rPr>
        <w:tab/>
        <w:t>Freedom from threats, punishment, or retaliation for asking questions, stating concerns, or making complaints about a violation of the rights and protections established in Article 7 of Title 19, C.R.S.;</w:t>
      </w:r>
    </w:p>
    <w:p w14:paraId="2B59879A" w14:textId="3E6920C2" w:rsidR="00327F2E" w:rsidRPr="00B2692A" w:rsidRDefault="002F6DE8" w:rsidP="00327F2E">
      <w:pPr>
        <w:tabs>
          <w:tab w:val="left" w:pos="720"/>
          <w:tab w:val="left" w:pos="1440"/>
          <w:tab w:val="left" w:pos="2160"/>
        </w:tabs>
        <w:spacing w:before="240" w:after="200"/>
        <w:ind w:left="2160" w:right="-720" w:hanging="720"/>
        <w:rPr>
          <w:sz w:val="22"/>
          <w:szCs w:val="22"/>
        </w:rPr>
      </w:pPr>
      <w:r w:rsidRPr="002F6DE8">
        <w:rPr>
          <w:sz w:val="22"/>
          <w:szCs w:val="22"/>
        </w:rPr>
        <w:t>e.</w:t>
      </w:r>
      <w:r w:rsidRPr="002F6DE8">
        <w:rPr>
          <w:sz w:val="22"/>
          <w:szCs w:val="22"/>
        </w:rPr>
        <w:tab/>
        <w:t xml:space="preserve">Access to </w:t>
      </w:r>
      <w:r w:rsidRPr="00B2692A">
        <w:rPr>
          <w:sz w:val="22"/>
          <w:szCs w:val="22"/>
        </w:rPr>
        <w:t>services, placement, and state and federal programs and services for which the child or youth is eligible;</w:t>
      </w:r>
    </w:p>
    <w:p w14:paraId="6392552C" w14:textId="77777777" w:rsidR="00B2692A" w:rsidRPr="00B2692A" w:rsidRDefault="00B2692A" w:rsidP="00327F2E">
      <w:pPr>
        <w:tabs>
          <w:tab w:val="left" w:pos="720"/>
          <w:tab w:val="left" w:pos="1440"/>
          <w:tab w:val="left" w:pos="2160"/>
        </w:tabs>
        <w:spacing w:before="240" w:after="200"/>
        <w:ind w:left="2160" w:right="-720" w:hanging="720"/>
        <w:rPr>
          <w:sz w:val="22"/>
          <w:szCs w:val="22"/>
        </w:rPr>
      </w:pPr>
      <w:r w:rsidRPr="00B2692A">
        <w:rPr>
          <w:sz w:val="22"/>
          <w:szCs w:val="22"/>
        </w:rPr>
        <w:t>f.</w:t>
      </w:r>
      <w:r w:rsidRPr="00B2692A">
        <w:rPr>
          <w:sz w:val="22"/>
          <w:szCs w:val="22"/>
        </w:rPr>
        <w:tab/>
        <w:t>Developmentally appropriate notification of any benefits for which the child or youth is eligible or receiving, including written notification of who is serving as a representative payee, when applicable, and;</w:t>
      </w:r>
    </w:p>
    <w:p w14:paraId="2387D4CB" w14:textId="0117440C" w:rsidR="00327F2E" w:rsidRPr="0086151B" w:rsidRDefault="00B2692A" w:rsidP="00B2692A">
      <w:pPr>
        <w:tabs>
          <w:tab w:val="left" w:pos="720"/>
          <w:tab w:val="left" w:pos="1440"/>
          <w:tab w:val="left" w:pos="2160"/>
        </w:tabs>
        <w:spacing w:before="240" w:after="200"/>
        <w:ind w:left="2160" w:right="-720" w:hanging="720"/>
        <w:rPr>
          <w:sz w:val="22"/>
          <w:szCs w:val="22"/>
        </w:rPr>
      </w:pPr>
      <w:r w:rsidRPr="00B2692A">
        <w:rPr>
          <w:sz w:val="22"/>
          <w:szCs w:val="22"/>
        </w:rPr>
        <w:t>g.</w:t>
      </w:r>
      <w:r w:rsidRPr="00B2692A">
        <w:rPr>
          <w:sz w:val="22"/>
          <w:szCs w:val="22"/>
        </w:rPr>
        <w:tab/>
        <w:t xml:space="preserve">If there is a representative payee who accepts payments for a child or youth, an </w:t>
      </w:r>
      <w:r w:rsidRPr="0086151B">
        <w:rPr>
          <w:sz w:val="22"/>
          <w:szCs w:val="22"/>
        </w:rPr>
        <w:t>accounting of the use of those payments when requested by the child or youth and on an annual basis.</w:t>
      </w:r>
    </w:p>
    <w:p w14:paraId="2CFB3AFA" w14:textId="248D44FC" w:rsidR="00327F2E" w:rsidRPr="0086151B" w:rsidRDefault="0086151B" w:rsidP="00327F2E">
      <w:pPr>
        <w:tabs>
          <w:tab w:val="left" w:pos="720"/>
          <w:tab w:val="left" w:pos="1440"/>
          <w:tab w:val="left" w:pos="2160"/>
        </w:tabs>
        <w:spacing w:before="240" w:after="200"/>
        <w:ind w:left="1440" w:right="-720" w:hanging="720"/>
        <w:rPr>
          <w:sz w:val="22"/>
          <w:szCs w:val="22"/>
        </w:rPr>
      </w:pPr>
      <w:r w:rsidRPr="0086151B">
        <w:rPr>
          <w:sz w:val="22"/>
          <w:szCs w:val="22"/>
        </w:rPr>
        <w:t>2.</w:t>
      </w:r>
      <w:r w:rsidRPr="0086151B">
        <w:rPr>
          <w:sz w:val="22"/>
          <w:szCs w:val="22"/>
        </w:rPr>
        <w:tab/>
        <w:t>Appropriate placement and care, including:</w:t>
      </w:r>
    </w:p>
    <w:p w14:paraId="3D124A62" w14:textId="59F9B723" w:rsidR="00327F2E" w:rsidRPr="0086151B" w:rsidRDefault="0086151B" w:rsidP="00327F2E">
      <w:pPr>
        <w:tabs>
          <w:tab w:val="left" w:pos="1440"/>
        </w:tabs>
        <w:spacing w:before="240" w:after="200"/>
        <w:ind w:left="2160" w:right="-720" w:hanging="720"/>
        <w:rPr>
          <w:sz w:val="22"/>
          <w:szCs w:val="22"/>
        </w:rPr>
      </w:pPr>
      <w:r w:rsidRPr="0086151B">
        <w:rPr>
          <w:sz w:val="22"/>
          <w:szCs w:val="22"/>
        </w:rPr>
        <w:t>a.</w:t>
      </w:r>
      <w:r w:rsidRPr="0086151B">
        <w:rPr>
          <w:sz w:val="22"/>
          <w:szCs w:val="22"/>
        </w:rPr>
        <w:tab/>
        <w:t>Appropriate adult guidance, support, and supervision in a safe, healthy, and comfortable environment in which the child or youth is treated with fairness, respect, and dignity;</w:t>
      </w:r>
    </w:p>
    <w:p w14:paraId="01BC68F9" w14:textId="7A656744" w:rsidR="00327F2E" w:rsidRPr="004D398D" w:rsidRDefault="0086151B" w:rsidP="00327F2E">
      <w:pPr>
        <w:tabs>
          <w:tab w:val="left" w:pos="1440"/>
        </w:tabs>
        <w:spacing w:before="240" w:after="200"/>
        <w:ind w:left="2160" w:right="-720" w:hanging="720"/>
        <w:rPr>
          <w:sz w:val="22"/>
          <w:szCs w:val="22"/>
        </w:rPr>
      </w:pPr>
      <w:r w:rsidRPr="0086151B">
        <w:rPr>
          <w:sz w:val="22"/>
          <w:szCs w:val="22"/>
        </w:rPr>
        <w:lastRenderedPageBreak/>
        <w:t>b.</w:t>
      </w:r>
      <w:r w:rsidRPr="0086151B">
        <w:rPr>
          <w:sz w:val="22"/>
          <w:szCs w:val="22"/>
        </w:rPr>
        <w:tab/>
        <w:t xml:space="preserve">Consideration of the child’s or youth’s preference regarding the child’s or youth’s </w:t>
      </w:r>
      <w:r w:rsidRPr="004D398D">
        <w:rPr>
          <w:sz w:val="22"/>
          <w:szCs w:val="22"/>
        </w:rPr>
        <w:t>placement;</w:t>
      </w:r>
    </w:p>
    <w:p w14:paraId="3413C3FE" w14:textId="3976790F" w:rsidR="00327F2E" w:rsidRPr="004D398D" w:rsidRDefault="004D398D" w:rsidP="00327F2E">
      <w:pPr>
        <w:tabs>
          <w:tab w:val="left" w:pos="1440"/>
        </w:tabs>
        <w:spacing w:before="240" w:after="200"/>
        <w:ind w:left="2160" w:right="-720" w:hanging="720"/>
        <w:rPr>
          <w:sz w:val="22"/>
          <w:szCs w:val="22"/>
        </w:rPr>
      </w:pPr>
      <w:r w:rsidRPr="004D398D">
        <w:rPr>
          <w:sz w:val="22"/>
          <w:szCs w:val="22"/>
        </w:rPr>
        <w:t>c.</w:t>
      </w:r>
      <w:r w:rsidRPr="004D398D">
        <w:rPr>
          <w:sz w:val="22"/>
          <w:szCs w:val="22"/>
        </w:rPr>
        <w:tab/>
        <w:t>Freedom from physical, sexual, emotional, or other abuse; corporal punishment; neglect; or any other form of inhumane treatment, such as exploitation or trafficking;</w:t>
      </w:r>
    </w:p>
    <w:p w14:paraId="7552AF34" w14:textId="2E19ADB3" w:rsidR="00327F2E" w:rsidRPr="004D398D" w:rsidRDefault="004D398D" w:rsidP="00327F2E">
      <w:pPr>
        <w:tabs>
          <w:tab w:val="left" w:pos="1440"/>
        </w:tabs>
        <w:spacing w:before="240" w:after="200"/>
        <w:ind w:left="2160" w:right="-720" w:hanging="720"/>
        <w:rPr>
          <w:sz w:val="22"/>
          <w:szCs w:val="22"/>
        </w:rPr>
      </w:pPr>
      <w:r w:rsidRPr="004D398D">
        <w:rPr>
          <w:sz w:val="22"/>
          <w:szCs w:val="22"/>
        </w:rPr>
        <w:t>d.</w:t>
      </w:r>
      <w:r w:rsidRPr="004D398D">
        <w:rPr>
          <w:sz w:val="22"/>
          <w:szCs w:val="22"/>
        </w:rPr>
        <w:tab/>
        <w:t>Placement in the least restrictive setting that is appropriate to the child’s or youth’s needs, and receipt of the services and supports necessary to maintain that placement;</w:t>
      </w:r>
    </w:p>
    <w:p w14:paraId="00185D20" w14:textId="6FA67448" w:rsidR="00327F2E" w:rsidRPr="007B2858" w:rsidRDefault="00295192" w:rsidP="00327F2E">
      <w:pPr>
        <w:tabs>
          <w:tab w:val="left" w:pos="1440"/>
        </w:tabs>
        <w:spacing w:before="240" w:after="200"/>
        <w:ind w:left="2160" w:right="-720" w:hanging="720"/>
        <w:rPr>
          <w:sz w:val="22"/>
          <w:szCs w:val="22"/>
        </w:rPr>
      </w:pPr>
      <w:r w:rsidRPr="007B2858">
        <w:rPr>
          <w:sz w:val="22"/>
          <w:szCs w:val="22"/>
        </w:rPr>
        <w:t>e.</w:t>
      </w:r>
      <w:r w:rsidRPr="007B2858">
        <w:rPr>
          <w:sz w:val="22"/>
          <w:szCs w:val="22"/>
        </w:rPr>
        <w:tab/>
        <w:t>Freedom from abandonment or being locked in a room, building, or premises, or being subjected to isolation or other physical or medical restraint, unless otherwise authorized by statute;</w:t>
      </w:r>
    </w:p>
    <w:p w14:paraId="41B93239" w14:textId="69B4D95E" w:rsidR="00327F2E" w:rsidRPr="007B2858" w:rsidRDefault="00295192" w:rsidP="00327F2E">
      <w:pPr>
        <w:tabs>
          <w:tab w:val="left" w:pos="1440"/>
        </w:tabs>
        <w:spacing w:before="240" w:after="200"/>
        <w:ind w:left="2160" w:right="-720" w:hanging="720"/>
        <w:rPr>
          <w:sz w:val="22"/>
          <w:szCs w:val="22"/>
        </w:rPr>
      </w:pPr>
      <w:r w:rsidRPr="007B2858">
        <w:rPr>
          <w:sz w:val="22"/>
          <w:szCs w:val="22"/>
        </w:rPr>
        <w:t>f.</w:t>
      </w:r>
      <w:r w:rsidRPr="007B2858">
        <w:rPr>
          <w:sz w:val="22"/>
          <w:szCs w:val="22"/>
        </w:rPr>
        <w:tab/>
        <w:t>Placement with a foster care provider who is aware of and understand</w:t>
      </w:r>
      <w:r w:rsidR="007B2858" w:rsidRPr="007B2858">
        <w:rPr>
          <w:sz w:val="22"/>
          <w:szCs w:val="22"/>
        </w:rPr>
        <w:t>s</w:t>
      </w:r>
      <w:r w:rsidRPr="007B2858">
        <w:rPr>
          <w:sz w:val="22"/>
          <w:szCs w:val="22"/>
        </w:rPr>
        <w:t xml:space="preserve"> the child’s or youth’s unique history as it relates to the child’s or youth’s care and who possesses the appropriate knowledge and skills to provide for the </w:t>
      </w:r>
      <w:r w:rsidR="007B2858" w:rsidRPr="007B2858">
        <w:rPr>
          <w:sz w:val="22"/>
          <w:szCs w:val="22"/>
        </w:rPr>
        <w:t>child’s</w:t>
      </w:r>
      <w:r w:rsidRPr="007B2858">
        <w:rPr>
          <w:sz w:val="22"/>
          <w:szCs w:val="22"/>
        </w:rPr>
        <w:t xml:space="preserve"> or youth’s needs;</w:t>
      </w:r>
    </w:p>
    <w:p w14:paraId="78C884E1" w14:textId="2F28354C" w:rsidR="00327F2E" w:rsidRPr="007B2858" w:rsidRDefault="007B2858" w:rsidP="00327F2E">
      <w:pPr>
        <w:tabs>
          <w:tab w:val="left" w:pos="1440"/>
        </w:tabs>
        <w:spacing w:before="240" w:after="200"/>
        <w:ind w:left="2160" w:right="-720" w:hanging="720"/>
        <w:rPr>
          <w:sz w:val="22"/>
          <w:szCs w:val="22"/>
        </w:rPr>
      </w:pPr>
      <w:r w:rsidRPr="007B2858">
        <w:rPr>
          <w:sz w:val="22"/>
          <w:szCs w:val="22"/>
        </w:rPr>
        <w:t>g.</w:t>
      </w:r>
      <w:r w:rsidRPr="007B2858">
        <w:rPr>
          <w:sz w:val="22"/>
          <w:szCs w:val="22"/>
        </w:rPr>
        <w:tab/>
        <w:t>Application of the Reasonable and Prudent Parent Standard as required by federal law;</w:t>
      </w:r>
    </w:p>
    <w:p w14:paraId="3F9EA0DA" w14:textId="668AEBEC" w:rsidR="00327F2E" w:rsidRPr="00412AB0" w:rsidRDefault="007B2858" w:rsidP="00327F2E">
      <w:pPr>
        <w:tabs>
          <w:tab w:val="left" w:pos="1440"/>
        </w:tabs>
        <w:spacing w:before="240" w:after="200"/>
        <w:ind w:left="2160" w:right="-720" w:hanging="720"/>
        <w:rPr>
          <w:sz w:val="22"/>
          <w:szCs w:val="22"/>
        </w:rPr>
      </w:pPr>
      <w:proofErr w:type="gramStart"/>
      <w:r w:rsidRPr="007B2858">
        <w:rPr>
          <w:sz w:val="22"/>
          <w:szCs w:val="22"/>
        </w:rPr>
        <w:t>h.</w:t>
      </w:r>
      <w:r w:rsidRPr="007B2858">
        <w:rPr>
          <w:sz w:val="22"/>
          <w:szCs w:val="22"/>
        </w:rPr>
        <w:tab/>
        <w:t>Return</w:t>
      </w:r>
      <w:proofErr w:type="gramEnd"/>
      <w:r w:rsidRPr="007B2858">
        <w:rPr>
          <w:sz w:val="22"/>
          <w:szCs w:val="22"/>
        </w:rPr>
        <w:t xml:space="preserve"> to the custody of a parent or legal guardian, consistent with applicable </w:t>
      </w:r>
      <w:r w:rsidRPr="00412AB0">
        <w:rPr>
          <w:sz w:val="22"/>
          <w:szCs w:val="22"/>
        </w:rPr>
        <w:t>legal standards and considering the preferences of the child or youth;</w:t>
      </w:r>
    </w:p>
    <w:p w14:paraId="438DA170" w14:textId="3EBC7059" w:rsidR="00327F2E" w:rsidRPr="00412AB0" w:rsidRDefault="00412AB0" w:rsidP="00327F2E">
      <w:pPr>
        <w:tabs>
          <w:tab w:val="left" w:pos="1440"/>
        </w:tabs>
        <w:spacing w:before="240" w:after="200"/>
        <w:ind w:left="2160" w:right="-720" w:hanging="720"/>
        <w:rPr>
          <w:sz w:val="22"/>
          <w:szCs w:val="22"/>
        </w:rPr>
      </w:pPr>
      <w:proofErr w:type="spellStart"/>
      <w:r w:rsidRPr="00412AB0">
        <w:rPr>
          <w:sz w:val="22"/>
          <w:szCs w:val="22"/>
        </w:rPr>
        <w:t>i</w:t>
      </w:r>
      <w:proofErr w:type="spellEnd"/>
      <w:r w:rsidRPr="00412AB0">
        <w:rPr>
          <w:sz w:val="22"/>
          <w:szCs w:val="22"/>
        </w:rPr>
        <w:t>.</w:t>
      </w:r>
      <w:r w:rsidRPr="00412AB0">
        <w:rPr>
          <w:sz w:val="22"/>
          <w:szCs w:val="22"/>
        </w:rPr>
        <w:tab/>
        <w:t>Timely court proceedings and determinations about the child’s or youth’s placement;</w:t>
      </w:r>
    </w:p>
    <w:p w14:paraId="2B772227" w14:textId="3C09E74D" w:rsidR="00327F2E" w:rsidRPr="00412AB0" w:rsidRDefault="00412AB0" w:rsidP="00327F2E">
      <w:pPr>
        <w:tabs>
          <w:tab w:val="left" w:pos="1440"/>
        </w:tabs>
        <w:spacing w:before="240" w:after="200"/>
        <w:ind w:left="2160" w:right="-720" w:hanging="720"/>
        <w:rPr>
          <w:sz w:val="22"/>
          <w:szCs w:val="22"/>
        </w:rPr>
      </w:pPr>
      <w:r w:rsidRPr="00412AB0">
        <w:rPr>
          <w:sz w:val="22"/>
          <w:szCs w:val="22"/>
        </w:rPr>
        <w:t>j.</w:t>
      </w:r>
      <w:r w:rsidRPr="00412AB0">
        <w:rPr>
          <w:sz w:val="22"/>
          <w:szCs w:val="22"/>
        </w:rPr>
        <w:tab/>
        <w:t>Effective case management and planning that prioritizes the safe return of the child or youth to the child’s or youth’s parents, legal guardians, relatives, or kin, or moving the child or youth to other forms of permanent placement, if necessary;</w:t>
      </w:r>
    </w:p>
    <w:p w14:paraId="1465EB31" w14:textId="77F5FEF9" w:rsidR="00327F2E" w:rsidRPr="00F22F20" w:rsidRDefault="00412AB0" w:rsidP="00327F2E">
      <w:pPr>
        <w:tabs>
          <w:tab w:val="left" w:pos="1440"/>
        </w:tabs>
        <w:spacing w:before="240" w:after="200"/>
        <w:ind w:left="2160" w:right="-720" w:hanging="720"/>
        <w:rPr>
          <w:sz w:val="22"/>
          <w:szCs w:val="22"/>
        </w:rPr>
      </w:pPr>
      <w:r w:rsidRPr="00412AB0">
        <w:rPr>
          <w:sz w:val="22"/>
          <w:szCs w:val="22"/>
        </w:rPr>
        <w:t>k.</w:t>
      </w:r>
      <w:r w:rsidRPr="00412AB0">
        <w:rPr>
          <w:sz w:val="22"/>
          <w:szCs w:val="22"/>
        </w:rPr>
        <w:tab/>
        <w:t xml:space="preserve">A requirement that the representative payee for the child or youth, including the Department of Human Services if it is acting as the representative payee, use any benefits the child or youth receives to meet the child’s or youth’s individual needs after the representative payee meets with the child or youth to ascertain the </w:t>
      </w:r>
      <w:r w:rsidRPr="00F22F20">
        <w:rPr>
          <w:sz w:val="22"/>
          <w:szCs w:val="22"/>
        </w:rPr>
        <w:t>child’s or youth’s current and foreseeable needs; and</w:t>
      </w:r>
    </w:p>
    <w:p w14:paraId="24FC730C" w14:textId="1F611478" w:rsidR="00327F2E" w:rsidRPr="00F22F20" w:rsidRDefault="007F794A" w:rsidP="00327F2E">
      <w:pPr>
        <w:tabs>
          <w:tab w:val="left" w:pos="1440"/>
        </w:tabs>
        <w:spacing w:before="240" w:after="200"/>
        <w:ind w:left="2160" w:right="-720" w:hanging="720"/>
        <w:rPr>
          <w:sz w:val="22"/>
          <w:szCs w:val="22"/>
        </w:rPr>
      </w:pPr>
      <w:r w:rsidRPr="00F22F20">
        <w:rPr>
          <w:sz w:val="22"/>
          <w:szCs w:val="22"/>
        </w:rPr>
        <w:t>l.</w:t>
      </w:r>
      <w:r w:rsidRPr="00F22F20">
        <w:rPr>
          <w:sz w:val="22"/>
          <w:szCs w:val="22"/>
        </w:rPr>
        <w:tab/>
        <w:t>Timely notification to the Social Security Administration to initiate the transfer of benefits from a representative payee when a child or youth who is receiving benefits leaves the custody of the Department of Human Services.</w:t>
      </w:r>
    </w:p>
    <w:p w14:paraId="03D64856" w14:textId="6E8AD736" w:rsidR="00327F2E" w:rsidRPr="00F22F20" w:rsidRDefault="007F794A" w:rsidP="00327F2E">
      <w:pPr>
        <w:tabs>
          <w:tab w:val="left" w:pos="1440"/>
        </w:tabs>
        <w:spacing w:before="240" w:after="200"/>
        <w:ind w:left="1440" w:right="-720" w:hanging="720"/>
        <w:rPr>
          <w:sz w:val="22"/>
          <w:szCs w:val="22"/>
        </w:rPr>
      </w:pPr>
      <w:r w:rsidRPr="00F22F20">
        <w:rPr>
          <w:sz w:val="22"/>
          <w:szCs w:val="22"/>
        </w:rPr>
        <w:t>3.</w:t>
      </w:r>
      <w:r w:rsidRPr="00F22F20">
        <w:rPr>
          <w:sz w:val="22"/>
          <w:szCs w:val="22"/>
        </w:rPr>
        <w:tab/>
        <w:t>Access and communication, in a setting that provides privacy for in-person or other methods of contact, with professionals and other supports, including:</w:t>
      </w:r>
    </w:p>
    <w:p w14:paraId="4EA1CED4" w14:textId="574C71CC" w:rsidR="00327F2E" w:rsidRDefault="005A3F79" w:rsidP="00327F2E">
      <w:pPr>
        <w:tabs>
          <w:tab w:val="left" w:pos="1440"/>
        </w:tabs>
        <w:spacing w:before="240" w:after="200"/>
        <w:ind w:left="2160" w:right="-720" w:hanging="720"/>
        <w:rPr>
          <w:sz w:val="22"/>
          <w:szCs w:val="22"/>
        </w:rPr>
      </w:pPr>
      <w:r w:rsidRPr="00F22F20">
        <w:rPr>
          <w:sz w:val="22"/>
          <w:szCs w:val="22"/>
        </w:rPr>
        <w:t>a.</w:t>
      </w:r>
      <w:r w:rsidRPr="00F22F20">
        <w:rPr>
          <w:sz w:val="22"/>
          <w:szCs w:val="22"/>
        </w:rPr>
        <w:tab/>
        <w:t>Persons working on the child’s or youth’s behalf, including, but not limited to, caseworkers, the child’s or youth’s guardian ad litem or counsel for youth and their legal teams, mental health professionals, tribe, foster youth advocates and supporters, court-appointed special advocates, education rights holders, and probation officers. The child’s or youth’s contact with the child’s or youth’s</w:t>
      </w:r>
      <w:r w:rsidR="003D7C74">
        <w:rPr>
          <w:sz w:val="22"/>
          <w:szCs w:val="22"/>
        </w:rPr>
        <w:t xml:space="preserve"> </w:t>
      </w:r>
      <w:r w:rsidR="003D7C74">
        <w:rPr>
          <w:sz w:val="22"/>
          <w:szCs w:val="22"/>
        </w:rPr>
        <w:lastRenderedPageBreak/>
        <w:t>guardian ad litem, counsel for youth, other attorneys, and members of the child’s or youth’s legal team must protect the applicable legal privileges and confidentiality;</w:t>
      </w:r>
    </w:p>
    <w:p w14:paraId="364208D4" w14:textId="75845BEA" w:rsidR="003D7C74" w:rsidRDefault="003D7C74" w:rsidP="00327F2E">
      <w:pPr>
        <w:tabs>
          <w:tab w:val="left" w:pos="1440"/>
        </w:tabs>
        <w:spacing w:before="240" w:after="200"/>
        <w:ind w:left="2160" w:right="-720" w:hanging="720"/>
        <w:rPr>
          <w:sz w:val="22"/>
          <w:szCs w:val="22"/>
        </w:rPr>
      </w:pPr>
      <w:r>
        <w:rPr>
          <w:sz w:val="22"/>
          <w:szCs w:val="22"/>
        </w:rPr>
        <w:t>b.</w:t>
      </w:r>
      <w:r>
        <w:rPr>
          <w:sz w:val="22"/>
          <w:szCs w:val="22"/>
        </w:rPr>
        <w:tab/>
        <w:t>The child’s or youth’s guardian ad litem or counsel for youth, the Child Protection Ombudsman, county departments of human/social services, or the Department of Human Services regarding any questions, concerns, or violations of the rights and protections established in Article 7 or Title 19, C.R.S.; and</w:t>
      </w:r>
    </w:p>
    <w:p w14:paraId="7BF56E59" w14:textId="3316F35D" w:rsidR="003D7C74" w:rsidRPr="006B41F7" w:rsidRDefault="003D7C74" w:rsidP="00327F2E">
      <w:pPr>
        <w:tabs>
          <w:tab w:val="left" w:pos="1440"/>
        </w:tabs>
        <w:spacing w:before="240" w:after="200"/>
        <w:ind w:left="2160" w:right="-720" w:hanging="720"/>
        <w:rPr>
          <w:color w:val="FF0000"/>
          <w:sz w:val="22"/>
          <w:szCs w:val="22"/>
        </w:rPr>
      </w:pPr>
      <w:r>
        <w:rPr>
          <w:sz w:val="22"/>
          <w:szCs w:val="22"/>
        </w:rPr>
        <w:t>c.</w:t>
      </w:r>
      <w:r>
        <w:rPr>
          <w:sz w:val="22"/>
          <w:szCs w:val="22"/>
        </w:rPr>
        <w:tab/>
        <w:t>Connections to the child’s or youth’s community and supports, including communication and contact with people outside the foster care system who are important to the child or youth, unless otherwise limited by law or court order.</w:t>
      </w:r>
    </w:p>
    <w:p w14:paraId="531510CA" w14:textId="7DC80748" w:rsidR="00327F2E" w:rsidRPr="003D7C74" w:rsidRDefault="003D7C74" w:rsidP="003D7C74">
      <w:pPr>
        <w:tabs>
          <w:tab w:val="left" w:pos="720"/>
        </w:tabs>
        <w:spacing w:before="240" w:after="200"/>
        <w:ind w:left="1440" w:right="-720" w:hanging="720"/>
        <w:rPr>
          <w:sz w:val="22"/>
          <w:szCs w:val="22"/>
        </w:rPr>
      </w:pPr>
      <w:r>
        <w:rPr>
          <w:sz w:val="22"/>
          <w:szCs w:val="22"/>
        </w:rPr>
        <w:t>4.</w:t>
      </w:r>
      <w:r>
        <w:rPr>
          <w:sz w:val="22"/>
          <w:szCs w:val="22"/>
        </w:rPr>
        <w:tab/>
        <w:t xml:space="preserve">Confidentiality and privacy, including: </w:t>
      </w:r>
    </w:p>
    <w:p w14:paraId="6A31EB53" w14:textId="6FF938EC" w:rsidR="00327F2E" w:rsidRDefault="003D7C74" w:rsidP="00327F2E">
      <w:pPr>
        <w:tabs>
          <w:tab w:val="left" w:pos="1440"/>
        </w:tabs>
        <w:spacing w:before="240" w:after="200"/>
        <w:ind w:left="2160" w:right="-720" w:hanging="720"/>
        <w:rPr>
          <w:sz w:val="22"/>
          <w:szCs w:val="22"/>
        </w:rPr>
      </w:pPr>
      <w:r>
        <w:rPr>
          <w:sz w:val="22"/>
          <w:szCs w:val="22"/>
        </w:rPr>
        <w:t>a.</w:t>
      </w:r>
      <w:r>
        <w:rPr>
          <w:sz w:val="22"/>
          <w:szCs w:val="22"/>
        </w:rPr>
        <w:tab/>
        <w:t>Confidentiality of all juvenile court records, consistent with existing law;</w:t>
      </w:r>
    </w:p>
    <w:p w14:paraId="70EB9B48" w14:textId="2DE92D50" w:rsidR="003D7C74" w:rsidRDefault="003D7C74" w:rsidP="00327F2E">
      <w:pPr>
        <w:tabs>
          <w:tab w:val="left" w:pos="1440"/>
        </w:tabs>
        <w:spacing w:before="240" w:after="200"/>
        <w:ind w:left="2160" w:right="-720" w:hanging="720"/>
        <w:rPr>
          <w:sz w:val="22"/>
          <w:szCs w:val="22"/>
        </w:rPr>
      </w:pPr>
      <w:r>
        <w:rPr>
          <w:sz w:val="22"/>
          <w:szCs w:val="22"/>
        </w:rPr>
        <w:t>b.</w:t>
      </w:r>
      <w:r>
        <w:rPr>
          <w:sz w:val="22"/>
          <w:szCs w:val="22"/>
        </w:rPr>
        <w:tab/>
        <w:t>Freedom from unreasonable searches, limitation of use, or taking of personal belongings or other unreasonable invasions of privacy; and</w:t>
      </w:r>
    </w:p>
    <w:p w14:paraId="46DFF350" w14:textId="3FEF3AD7" w:rsidR="00327F2E" w:rsidRPr="006B41F7" w:rsidRDefault="003D7C74" w:rsidP="003D7C74">
      <w:pPr>
        <w:tabs>
          <w:tab w:val="left" w:pos="1440"/>
        </w:tabs>
        <w:spacing w:before="240" w:after="200"/>
        <w:ind w:left="2160" w:right="-720" w:hanging="720"/>
        <w:rPr>
          <w:color w:val="FF0000"/>
          <w:sz w:val="22"/>
          <w:szCs w:val="22"/>
        </w:rPr>
      </w:pPr>
      <w:r>
        <w:rPr>
          <w:sz w:val="22"/>
          <w:szCs w:val="22"/>
        </w:rPr>
        <w:t>c.</w:t>
      </w:r>
      <w:r>
        <w:rPr>
          <w:sz w:val="22"/>
          <w:szCs w:val="22"/>
        </w:rPr>
        <w:tab/>
        <w:t>Reasonable expectations of privacy to make and receive telephone calls and send and receive text messages, e-mail, and postal mail.</w:t>
      </w:r>
    </w:p>
    <w:p w14:paraId="1886252C" w14:textId="082DAEEE" w:rsidR="00327F2E" w:rsidRPr="006B41F7" w:rsidRDefault="003D7C74" w:rsidP="00327F2E">
      <w:pPr>
        <w:tabs>
          <w:tab w:val="left" w:pos="1440"/>
        </w:tabs>
        <w:spacing w:before="240" w:after="200"/>
        <w:ind w:left="1440" w:right="-720" w:hanging="720"/>
        <w:rPr>
          <w:color w:val="FF0000"/>
          <w:sz w:val="22"/>
          <w:szCs w:val="22"/>
        </w:rPr>
      </w:pPr>
      <w:r>
        <w:rPr>
          <w:sz w:val="22"/>
          <w:szCs w:val="22"/>
        </w:rPr>
        <w:t>5.</w:t>
      </w:r>
      <w:r>
        <w:rPr>
          <w:sz w:val="22"/>
          <w:szCs w:val="22"/>
        </w:rPr>
        <w:tab/>
        <w:t>Education, including:</w:t>
      </w:r>
    </w:p>
    <w:p w14:paraId="6D4CCC0B" w14:textId="43B8CA3C" w:rsidR="00327F2E" w:rsidRDefault="003D7C74" w:rsidP="00327F2E">
      <w:pPr>
        <w:tabs>
          <w:tab w:val="left" w:pos="1440"/>
        </w:tabs>
        <w:spacing w:before="240" w:after="200"/>
        <w:ind w:left="2160" w:right="-720" w:hanging="720"/>
        <w:rPr>
          <w:color w:val="FF0000"/>
          <w:sz w:val="22"/>
          <w:szCs w:val="22"/>
        </w:rPr>
      </w:pPr>
      <w:r>
        <w:rPr>
          <w:sz w:val="22"/>
          <w:szCs w:val="22"/>
        </w:rPr>
        <w:t>a.</w:t>
      </w:r>
      <w:r>
        <w:rPr>
          <w:sz w:val="22"/>
          <w:szCs w:val="22"/>
        </w:rPr>
        <w:tab/>
        <w:t>Receipt of a free and appropriate education, access to transportation to educational institutions, and an opportunity to participate in sports and extracurricular</w:t>
      </w:r>
      <w:r w:rsidR="00BE36F6">
        <w:rPr>
          <w:sz w:val="22"/>
          <w:szCs w:val="22"/>
        </w:rPr>
        <w:t>, cultural, personal enrichment, and social activities consistent with the child’s or youth’s age and developmental level, including access to computer technology and the internet as necessary for the child’s or youth’s education; and</w:t>
      </w:r>
    </w:p>
    <w:p w14:paraId="363CB1A4" w14:textId="44B4E7B2" w:rsidR="00327F2E" w:rsidRPr="00BE36F6" w:rsidRDefault="00BE36F6" w:rsidP="00BE36F6">
      <w:pPr>
        <w:tabs>
          <w:tab w:val="left" w:pos="1440"/>
        </w:tabs>
        <w:spacing w:before="240" w:after="200"/>
        <w:ind w:left="2160" w:right="-720" w:hanging="720"/>
        <w:rPr>
          <w:sz w:val="22"/>
          <w:szCs w:val="22"/>
        </w:rPr>
      </w:pPr>
      <w:r w:rsidRPr="00BE36F6">
        <w:rPr>
          <w:sz w:val="22"/>
          <w:szCs w:val="22"/>
        </w:rPr>
        <w:t>b.</w:t>
      </w:r>
      <w:r w:rsidRPr="00BE36F6">
        <w:rPr>
          <w:sz w:val="22"/>
          <w:szCs w:val="22"/>
        </w:rPr>
        <w:tab/>
      </w:r>
      <w:r>
        <w:rPr>
          <w:sz w:val="22"/>
          <w:szCs w:val="22"/>
        </w:rPr>
        <w:t>School stability that presumes the child or youth will remain in the school of origin, as defined in Section 22-32-138, C.R.S., in which the child or youth is enrolled at the time of placement, unless remaining in that school is not in the child’s or youth’s best interests.</w:t>
      </w:r>
    </w:p>
    <w:p w14:paraId="5177ACEE" w14:textId="6C328EE5" w:rsidR="00327F2E" w:rsidRPr="006B41F7" w:rsidRDefault="00736FC4" w:rsidP="00327F2E">
      <w:pPr>
        <w:tabs>
          <w:tab w:val="left" w:pos="900"/>
        </w:tabs>
        <w:spacing w:before="240" w:after="200"/>
        <w:ind w:left="1440" w:right="-720" w:hanging="720"/>
        <w:rPr>
          <w:color w:val="FF0000"/>
          <w:sz w:val="22"/>
          <w:szCs w:val="22"/>
        </w:rPr>
      </w:pPr>
      <w:r>
        <w:rPr>
          <w:sz w:val="22"/>
          <w:szCs w:val="22"/>
        </w:rPr>
        <w:t>6.</w:t>
      </w:r>
      <w:r>
        <w:rPr>
          <w:sz w:val="22"/>
          <w:szCs w:val="22"/>
        </w:rPr>
        <w:tab/>
      </w:r>
      <w:proofErr w:type="gramStart"/>
      <w:r>
        <w:rPr>
          <w:sz w:val="22"/>
          <w:szCs w:val="22"/>
        </w:rPr>
        <w:t>Basic essentials</w:t>
      </w:r>
      <w:proofErr w:type="gramEnd"/>
      <w:r>
        <w:rPr>
          <w:sz w:val="22"/>
          <w:szCs w:val="22"/>
        </w:rPr>
        <w:t>, including:</w:t>
      </w:r>
    </w:p>
    <w:p w14:paraId="773203D2" w14:textId="2F56766D" w:rsidR="00327F2E" w:rsidRDefault="00736FC4" w:rsidP="00327F2E">
      <w:pPr>
        <w:tabs>
          <w:tab w:val="left" w:pos="900"/>
        </w:tabs>
        <w:spacing w:before="240" w:after="200"/>
        <w:ind w:left="2160" w:right="-720" w:hanging="720"/>
        <w:rPr>
          <w:color w:val="FF0000"/>
          <w:sz w:val="22"/>
          <w:szCs w:val="22"/>
        </w:rPr>
      </w:pPr>
      <w:r>
        <w:rPr>
          <w:sz w:val="22"/>
          <w:szCs w:val="22"/>
        </w:rPr>
        <w:t>a.</w:t>
      </w:r>
      <w:r>
        <w:rPr>
          <w:sz w:val="22"/>
          <w:szCs w:val="22"/>
        </w:rPr>
        <w:tab/>
        <w:t>Adequate and gender and culturally affirming food, clothing, hygiene products, and necessary hygiene services;</w:t>
      </w:r>
    </w:p>
    <w:p w14:paraId="51736D39" w14:textId="59CE7AD1" w:rsidR="00736FC4" w:rsidRDefault="00736FC4" w:rsidP="00327F2E">
      <w:pPr>
        <w:tabs>
          <w:tab w:val="left" w:pos="900"/>
        </w:tabs>
        <w:spacing w:before="240" w:after="200"/>
        <w:ind w:left="2160" w:right="-720" w:hanging="720"/>
        <w:rPr>
          <w:sz w:val="22"/>
          <w:szCs w:val="22"/>
        </w:rPr>
      </w:pPr>
      <w:r w:rsidRPr="00736FC4">
        <w:rPr>
          <w:sz w:val="22"/>
          <w:szCs w:val="22"/>
        </w:rPr>
        <w:t>b.</w:t>
      </w:r>
      <w:r w:rsidRPr="00736FC4">
        <w:rPr>
          <w:sz w:val="22"/>
          <w:szCs w:val="22"/>
        </w:rPr>
        <w:tab/>
      </w:r>
      <w:r>
        <w:rPr>
          <w:sz w:val="22"/>
          <w:szCs w:val="22"/>
        </w:rPr>
        <w:t>Personal allowance or employment opportunities appropriate to the child’s or youth’s age and developmental level, including appropriate opportunities to experience the use and value of money by making purchases for items according to the child’s or youth’s choice; and</w:t>
      </w:r>
    </w:p>
    <w:p w14:paraId="4FB01344" w14:textId="5FB3F2C1" w:rsidR="00327F2E" w:rsidRPr="00736FC4" w:rsidRDefault="00736FC4" w:rsidP="00736FC4">
      <w:pPr>
        <w:tabs>
          <w:tab w:val="left" w:pos="900"/>
        </w:tabs>
        <w:spacing w:before="240" w:after="200"/>
        <w:ind w:left="2160" w:right="-720" w:hanging="720"/>
        <w:rPr>
          <w:sz w:val="22"/>
          <w:szCs w:val="22"/>
        </w:rPr>
      </w:pPr>
      <w:r>
        <w:rPr>
          <w:sz w:val="22"/>
          <w:szCs w:val="22"/>
        </w:rPr>
        <w:t>c.</w:t>
      </w:r>
      <w:r>
        <w:rPr>
          <w:sz w:val="22"/>
          <w:szCs w:val="22"/>
        </w:rPr>
        <w:tab/>
        <w:t>Personal belongings, including wearing the child’s or youth’s own clothing, having a safe place to store personal belongings, and having personal belongings transported in appropriate luggage with the child or youth during or shortly after a change in placement. Personal belongings stored and transported after a change in placement must be maintained in the same or better condition.</w:t>
      </w:r>
    </w:p>
    <w:p w14:paraId="30DFFE82" w14:textId="667173FD" w:rsidR="00327F2E" w:rsidRPr="006B41F7" w:rsidRDefault="00736FC4" w:rsidP="00327F2E">
      <w:pPr>
        <w:tabs>
          <w:tab w:val="left" w:pos="900"/>
        </w:tabs>
        <w:spacing w:before="240" w:after="200"/>
        <w:ind w:left="1440" w:right="-720" w:hanging="720"/>
        <w:rPr>
          <w:color w:val="FF0000"/>
          <w:sz w:val="22"/>
          <w:szCs w:val="22"/>
        </w:rPr>
      </w:pPr>
      <w:r>
        <w:rPr>
          <w:sz w:val="22"/>
          <w:szCs w:val="22"/>
        </w:rPr>
        <w:lastRenderedPageBreak/>
        <w:t>7.</w:t>
      </w:r>
      <w:r>
        <w:rPr>
          <w:sz w:val="22"/>
          <w:szCs w:val="22"/>
        </w:rPr>
        <w:tab/>
        <w:t>Heath care, including:</w:t>
      </w:r>
    </w:p>
    <w:p w14:paraId="1C337CCC" w14:textId="107C6401" w:rsidR="00327F2E" w:rsidRPr="006B41F7" w:rsidRDefault="00736FC4" w:rsidP="00327F2E">
      <w:pPr>
        <w:tabs>
          <w:tab w:val="left" w:pos="900"/>
        </w:tabs>
        <w:spacing w:before="240" w:after="200"/>
        <w:ind w:left="2160" w:right="-720" w:hanging="720"/>
        <w:rPr>
          <w:color w:val="FF0000"/>
          <w:sz w:val="22"/>
          <w:szCs w:val="22"/>
        </w:rPr>
      </w:pPr>
      <w:r>
        <w:rPr>
          <w:sz w:val="22"/>
          <w:szCs w:val="22"/>
        </w:rPr>
        <w:t>a.</w:t>
      </w:r>
      <w:r>
        <w:rPr>
          <w:sz w:val="22"/>
          <w:szCs w:val="22"/>
        </w:rPr>
        <w:tab/>
        <w:t>Adequate and appropriate medical, dental, vision, mental health, and substance use disorder services;</w:t>
      </w:r>
    </w:p>
    <w:p w14:paraId="7E476117" w14:textId="6BA8FBBB" w:rsidR="00327F2E" w:rsidRPr="006B41F7" w:rsidRDefault="00F97025" w:rsidP="00327F2E">
      <w:pPr>
        <w:tabs>
          <w:tab w:val="left" w:pos="900"/>
        </w:tabs>
        <w:spacing w:before="240" w:after="200"/>
        <w:ind w:left="2160" w:right="-720" w:hanging="720"/>
        <w:rPr>
          <w:color w:val="FF0000"/>
          <w:sz w:val="22"/>
          <w:szCs w:val="22"/>
        </w:rPr>
      </w:pPr>
      <w:r>
        <w:rPr>
          <w:sz w:val="22"/>
          <w:szCs w:val="22"/>
        </w:rPr>
        <w:t>b.</w:t>
      </w:r>
      <w:r>
        <w:rPr>
          <w:sz w:val="22"/>
          <w:szCs w:val="22"/>
        </w:rPr>
        <w:tab/>
        <w:t>Reproductive and sexual health care consistent with Colorado state law;</w:t>
      </w:r>
    </w:p>
    <w:p w14:paraId="1364BE66" w14:textId="21B5A8C9" w:rsidR="00327F2E" w:rsidRPr="006B41F7" w:rsidRDefault="00F97025" w:rsidP="00327F2E">
      <w:pPr>
        <w:tabs>
          <w:tab w:val="left" w:pos="900"/>
        </w:tabs>
        <w:spacing w:before="240" w:after="200"/>
        <w:ind w:left="2160" w:right="-720" w:hanging="720"/>
        <w:rPr>
          <w:color w:val="FF0000"/>
          <w:sz w:val="22"/>
          <w:szCs w:val="22"/>
        </w:rPr>
      </w:pPr>
      <w:r>
        <w:rPr>
          <w:sz w:val="22"/>
          <w:szCs w:val="22"/>
        </w:rPr>
        <w:t>c.</w:t>
      </w:r>
      <w:r>
        <w:rPr>
          <w:sz w:val="22"/>
          <w:szCs w:val="22"/>
        </w:rPr>
        <w:tab/>
        <w:t>Freedom from the administration of prescription medication or other chemical substances, unless authorized by a physician or, when necessary, court order, after an individualized assessment of the child or youth, including a consultation with the child or youth, and with the child’s or youth’s consent, consistent with Colorado state law;</w:t>
      </w:r>
    </w:p>
    <w:p w14:paraId="1AE8F918" w14:textId="2E46968B" w:rsidR="00327F2E" w:rsidRPr="006B41F7" w:rsidRDefault="00D30863" w:rsidP="00327F2E">
      <w:pPr>
        <w:tabs>
          <w:tab w:val="left" w:pos="900"/>
        </w:tabs>
        <w:spacing w:before="240" w:after="200"/>
        <w:ind w:left="2160" w:right="-720" w:hanging="720"/>
        <w:rPr>
          <w:color w:val="FF0000"/>
          <w:sz w:val="22"/>
          <w:szCs w:val="22"/>
        </w:rPr>
      </w:pPr>
      <w:r>
        <w:rPr>
          <w:sz w:val="22"/>
          <w:szCs w:val="22"/>
        </w:rPr>
        <w:t>d.</w:t>
      </w:r>
      <w:r>
        <w:rPr>
          <w:sz w:val="22"/>
          <w:szCs w:val="22"/>
        </w:rPr>
        <w:tab/>
        <w:t>Access to prescribed medications during a placement change or similar transition so the child or youth does not experience a disruption in the availability of necessary prescription medication; and</w:t>
      </w:r>
    </w:p>
    <w:p w14:paraId="76A8BD5F" w14:textId="6BAB916D" w:rsidR="00327F2E" w:rsidRPr="006B41F7" w:rsidRDefault="00D30863" w:rsidP="00327F2E">
      <w:pPr>
        <w:tabs>
          <w:tab w:val="left" w:pos="900"/>
        </w:tabs>
        <w:spacing w:before="240" w:after="200"/>
        <w:ind w:left="2160" w:right="-720" w:hanging="720"/>
        <w:rPr>
          <w:color w:val="FF0000"/>
          <w:sz w:val="22"/>
          <w:szCs w:val="22"/>
        </w:rPr>
      </w:pPr>
      <w:r>
        <w:rPr>
          <w:sz w:val="22"/>
          <w:szCs w:val="22"/>
        </w:rPr>
        <w:t>e.</w:t>
      </w:r>
      <w:r>
        <w:rPr>
          <w:sz w:val="22"/>
          <w:szCs w:val="22"/>
        </w:rPr>
        <w:tab/>
        <w:t>Notification of the medications that were prescribed to the child or youth and the purpose for each medication for the child or youth.</w:t>
      </w:r>
    </w:p>
    <w:p w14:paraId="4275D36F" w14:textId="76DE4854" w:rsidR="00327F2E" w:rsidRPr="006B41F7" w:rsidRDefault="00D30863" w:rsidP="00327F2E">
      <w:pPr>
        <w:tabs>
          <w:tab w:val="left" w:pos="900"/>
        </w:tabs>
        <w:spacing w:before="240" w:after="200"/>
        <w:ind w:left="1440" w:right="-720" w:hanging="720"/>
        <w:rPr>
          <w:color w:val="FF0000"/>
          <w:sz w:val="22"/>
          <w:szCs w:val="22"/>
        </w:rPr>
      </w:pPr>
      <w:r>
        <w:rPr>
          <w:sz w:val="22"/>
          <w:szCs w:val="22"/>
        </w:rPr>
        <w:t>8.</w:t>
      </w:r>
      <w:r>
        <w:rPr>
          <w:sz w:val="22"/>
          <w:szCs w:val="22"/>
        </w:rPr>
        <w:tab/>
        <w:t>Participation in legal and case planning, including:</w:t>
      </w:r>
    </w:p>
    <w:p w14:paraId="3D3D0EC9" w14:textId="6FC6841B" w:rsidR="00327F2E" w:rsidRPr="006B41F7" w:rsidRDefault="000C16C0" w:rsidP="00327F2E">
      <w:pPr>
        <w:tabs>
          <w:tab w:val="left" w:pos="900"/>
        </w:tabs>
        <w:spacing w:before="240" w:after="200"/>
        <w:ind w:left="2160" w:right="-720" w:hanging="720"/>
        <w:rPr>
          <w:color w:val="FF0000"/>
          <w:sz w:val="22"/>
          <w:szCs w:val="22"/>
        </w:rPr>
      </w:pPr>
      <w:r>
        <w:rPr>
          <w:sz w:val="22"/>
          <w:szCs w:val="22"/>
        </w:rPr>
        <w:t>a.</w:t>
      </w:r>
      <w:r>
        <w:rPr>
          <w:sz w:val="22"/>
          <w:szCs w:val="22"/>
        </w:rPr>
        <w:tab/>
        <w:t>Appointment of a guardian ad litem or counsel for youth pursuant to Sections 19-3-203 and 19-7-308, C.R.S.;</w:t>
      </w:r>
    </w:p>
    <w:p w14:paraId="6A6CF71B" w14:textId="32E01BFD" w:rsidR="00327F2E" w:rsidRPr="006B41F7" w:rsidRDefault="000C16C0" w:rsidP="00327F2E">
      <w:pPr>
        <w:tabs>
          <w:tab w:val="left" w:pos="900"/>
        </w:tabs>
        <w:spacing w:before="240" w:after="200"/>
        <w:ind w:left="2160" w:right="-720" w:hanging="720"/>
        <w:rPr>
          <w:color w:val="FF0000"/>
          <w:sz w:val="22"/>
          <w:szCs w:val="22"/>
        </w:rPr>
      </w:pPr>
      <w:r>
        <w:rPr>
          <w:sz w:val="22"/>
          <w:szCs w:val="22"/>
        </w:rPr>
        <w:t>b.</w:t>
      </w:r>
      <w:r>
        <w:rPr>
          <w:sz w:val="22"/>
          <w:szCs w:val="22"/>
        </w:rPr>
        <w:tab/>
        <w:t xml:space="preserve">Attending and fully participating in all </w:t>
      </w:r>
      <w:r w:rsidR="00990E7D">
        <w:rPr>
          <w:sz w:val="22"/>
          <w:szCs w:val="22"/>
        </w:rPr>
        <w:t>hearings related to the child’s or youth’s case, including access to appropriate transportation for the child’s or youth’s court proceedings, and the opportunity to be heard separately when deemed necessary by the court pursuant to Section 19-1-106(5), C.R.S.;</w:t>
      </w:r>
    </w:p>
    <w:p w14:paraId="7150A896" w14:textId="01CC56DD" w:rsidR="00327F2E" w:rsidRPr="006B41F7" w:rsidRDefault="00FC7A8D" w:rsidP="00327F2E">
      <w:pPr>
        <w:tabs>
          <w:tab w:val="left" w:pos="900"/>
        </w:tabs>
        <w:spacing w:before="240" w:after="200"/>
        <w:ind w:left="2160" w:right="-720" w:hanging="720"/>
        <w:rPr>
          <w:color w:val="FF0000"/>
          <w:sz w:val="22"/>
          <w:szCs w:val="22"/>
        </w:rPr>
      </w:pPr>
      <w:r>
        <w:rPr>
          <w:sz w:val="22"/>
          <w:szCs w:val="22"/>
        </w:rPr>
        <w:t>c.</w:t>
      </w:r>
      <w:r>
        <w:rPr>
          <w:sz w:val="22"/>
          <w:szCs w:val="22"/>
        </w:rPr>
        <w:tab/>
        <w:t xml:space="preserve">At the child’s or youth’s request, allowing certain people to be present for the child’s or </w:t>
      </w:r>
      <w:proofErr w:type="gramStart"/>
      <w:r>
        <w:rPr>
          <w:sz w:val="22"/>
          <w:szCs w:val="22"/>
        </w:rPr>
        <w:t>youth’s</w:t>
      </w:r>
      <w:proofErr w:type="gramEnd"/>
      <w:r>
        <w:rPr>
          <w:sz w:val="22"/>
          <w:szCs w:val="22"/>
        </w:rPr>
        <w:t xml:space="preserve"> court proceedings that take place pursuant to Section 19-1-106, C.R.S.;</w:t>
      </w:r>
    </w:p>
    <w:p w14:paraId="3E608445" w14:textId="45E8F84B" w:rsidR="00327F2E" w:rsidRPr="006B41F7" w:rsidRDefault="00FC7A8D" w:rsidP="00327F2E">
      <w:pPr>
        <w:tabs>
          <w:tab w:val="left" w:pos="900"/>
        </w:tabs>
        <w:spacing w:before="240" w:after="200"/>
        <w:ind w:left="2160" w:right="-720" w:hanging="720"/>
        <w:rPr>
          <w:color w:val="FF0000"/>
          <w:sz w:val="22"/>
          <w:szCs w:val="22"/>
        </w:rPr>
      </w:pPr>
      <w:r>
        <w:rPr>
          <w:sz w:val="22"/>
          <w:szCs w:val="22"/>
        </w:rPr>
        <w:t>d.</w:t>
      </w:r>
      <w:r>
        <w:rPr>
          <w:sz w:val="22"/>
          <w:szCs w:val="22"/>
        </w:rPr>
        <w:tab/>
        <w:t>Consulting with the court regarding the child’s or youth’s permanency goals pursuant to Section 19-3-702(1)(a), C.R.S.;</w:t>
      </w:r>
    </w:p>
    <w:p w14:paraId="17BF159F" w14:textId="5AA4CC59" w:rsidR="00327F2E" w:rsidRPr="006B41F7" w:rsidRDefault="00FC7A8D" w:rsidP="00327F2E">
      <w:pPr>
        <w:tabs>
          <w:tab w:val="left" w:pos="900"/>
        </w:tabs>
        <w:spacing w:before="240" w:after="200"/>
        <w:ind w:left="2160" w:right="-720" w:hanging="720"/>
        <w:rPr>
          <w:color w:val="FF0000"/>
          <w:sz w:val="22"/>
          <w:szCs w:val="22"/>
        </w:rPr>
      </w:pPr>
      <w:r>
        <w:rPr>
          <w:sz w:val="22"/>
          <w:szCs w:val="22"/>
        </w:rPr>
        <w:t>e.</w:t>
      </w:r>
      <w:r>
        <w:rPr>
          <w:sz w:val="22"/>
          <w:szCs w:val="22"/>
        </w:rPr>
        <w:tab/>
        <w:t>As appropriate to a child’s or youth’s age and developmental level, being informed of and participating in the development of the child’s or youth’s case plan, consistent with state and federal law; and</w:t>
      </w:r>
    </w:p>
    <w:p w14:paraId="18AD4457" w14:textId="1B3EF564" w:rsidR="00327F2E" w:rsidRPr="006B41F7" w:rsidRDefault="00FC7A8D" w:rsidP="00327F2E">
      <w:pPr>
        <w:tabs>
          <w:tab w:val="left" w:pos="900"/>
        </w:tabs>
        <w:spacing w:before="240" w:after="200"/>
        <w:ind w:left="2160" w:right="-720" w:hanging="720"/>
        <w:rPr>
          <w:color w:val="FF0000"/>
          <w:sz w:val="22"/>
          <w:szCs w:val="22"/>
        </w:rPr>
      </w:pPr>
      <w:r>
        <w:rPr>
          <w:sz w:val="22"/>
          <w:szCs w:val="22"/>
        </w:rPr>
        <w:t>f.</w:t>
      </w:r>
      <w:r>
        <w:rPr>
          <w:sz w:val="22"/>
          <w:szCs w:val="22"/>
        </w:rPr>
        <w:tab/>
        <w:t>As appropriate to a child’s or youth’s age and developmental level, participation in and accompaniment of supports to meetings about the child’s or youth’s court proceedings.</w:t>
      </w:r>
    </w:p>
    <w:p w14:paraId="4A236D56" w14:textId="67CB72EE" w:rsidR="00327F2E" w:rsidRPr="006B41F7" w:rsidRDefault="00F852CC" w:rsidP="00327F2E">
      <w:pPr>
        <w:tabs>
          <w:tab w:val="left" w:pos="900"/>
        </w:tabs>
        <w:spacing w:before="240" w:after="200"/>
        <w:ind w:left="1440" w:right="-720" w:hanging="720"/>
        <w:rPr>
          <w:color w:val="FF0000"/>
          <w:sz w:val="22"/>
          <w:szCs w:val="22"/>
        </w:rPr>
      </w:pPr>
      <w:r>
        <w:rPr>
          <w:sz w:val="22"/>
          <w:szCs w:val="22"/>
        </w:rPr>
        <w:t>9.</w:t>
      </w:r>
      <w:r>
        <w:rPr>
          <w:sz w:val="22"/>
          <w:szCs w:val="22"/>
        </w:rPr>
        <w:tab/>
        <w:t>The necessities to be self-sufficient during the transition to adulthood, including:</w:t>
      </w:r>
    </w:p>
    <w:p w14:paraId="4C264AC4" w14:textId="0F935257" w:rsidR="00327F2E" w:rsidRPr="006B41F7" w:rsidRDefault="00F852CC" w:rsidP="00327F2E">
      <w:pPr>
        <w:tabs>
          <w:tab w:val="left" w:pos="900"/>
        </w:tabs>
        <w:spacing w:before="240" w:after="200"/>
        <w:ind w:left="2160" w:right="-720" w:hanging="720"/>
        <w:rPr>
          <w:color w:val="FF0000"/>
          <w:sz w:val="22"/>
          <w:szCs w:val="22"/>
        </w:rPr>
      </w:pPr>
      <w:r>
        <w:rPr>
          <w:sz w:val="22"/>
          <w:szCs w:val="22"/>
        </w:rPr>
        <w:t>a.</w:t>
      </w:r>
      <w:r>
        <w:rPr>
          <w:sz w:val="22"/>
          <w:szCs w:val="22"/>
        </w:rPr>
        <w:tab/>
        <w:t xml:space="preserve">Consistent with the child’s or youth’s developmental level, assistance with establishing a bank account, including identifying institutions where a child or youth may open a bank account, obtaining documents necessary to open an account, learning how to spend a reasonable sum of money, and managing </w:t>
      </w:r>
      <w:r>
        <w:rPr>
          <w:sz w:val="22"/>
          <w:szCs w:val="22"/>
        </w:rPr>
        <w:lastRenderedPageBreak/>
        <w:t>personal income. This does not create an obligation to fund the child’s or youth’s bank account if one is created;</w:t>
      </w:r>
    </w:p>
    <w:p w14:paraId="740F28D3" w14:textId="4FC6ECFA" w:rsidR="00327F2E" w:rsidRPr="006B41F7" w:rsidRDefault="00456B80" w:rsidP="00327F2E">
      <w:pPr>
        <w:tabs>
          <w:tab w:val="left" w:pos="900"/>
        </w:tabs>
        <w:spacing w:before="240" w:after="200"/>
        <w:ind w:left="2160" w:right="-720" w:hanging="720"/>
        <w:rPr>
          <w:color w:val="FF0000"/>
          <w:sz w:val="22"/>
          <w:szCs w:val="22"/>
        </w:rPr>
      </w:pPr>
      <w:r>
        <w:rPr>
          <w:sz w:val="22"/>
          <w:szCs w:val="22"/>
        </w:rPr>
        <w:t>b.</w:t>
      </w:r>
      <w:r>
        <w:rPr>
          <w:sz w:val="22"/>
          <w:szCs w:val="22"/>
        </w:rPr>
        <w:tab/>
        <w:t>Having access to information regarding the work and educational options available to the child or youth, including, but not limited to, information regarding available financial aid and postsecondary education support consistent with state law;</w:t>
      </w:r>
    </w:p>
    <w:p w14:paraId="049E2EE0" w14:textId="444264DB" w:rsidR="00327F2E" w:rsidRPr="006B41F7" w:rsidRDefault="00456B80" w:rsidP="00327F2E">
      <w:pPr>
        <w:tabs>
          <w:tab w:val="left" w:pos="900"/>
        </w:tabs>
        <w:spacing w:before="240" w:after="200"/>
        <w:ind w:left="2160" w:right="-720" w:hanging="720"/>
        <w:rPr>
          <w:color w:val="FF0000"/>
          <w:sz w:val="22"/>
          <w:szCs w:val="22"/>
        </w:rPr>
      </w:pPr>
      <w:r>
        <w:rPr>
          <w:sz w:val="22"/>
          <w:szCs w:val="22"/>
        </w:rPr>
        <w:t>c.</w:t>
      </w:r>
      <w:r>
        <w:rPr>
          <w:sz w:val="22"/>
          <w:szCs w:val="22"/>
        </w:rPr>
        <w:tab/>
        <w:t>Being allowed to work and develop job skills, consistent with state law and the child’s or youth’s age and developmental level;</w:t>
      </w:r>
    </w:p>
    <w:p w14:paraId="4379038B" w14:textId="5FEDA13E" w:rsidR="00327F2E" w:rsidRPr="006B41F7" w:rsidRDefault="00456B80" w:rsidP="00327F2E">
      <w:pPr>
        <w:tabs>
          <w:tab w:val="left" w:pos="900"/>
        </w:tabs>
        <w:spacing w:before="240" w:after="200"/>
        <w:ind w:left="2160" w:right="-720" w:hanging="720"/>
        <w:rPr>
          <w:color w:val="FF0000"/>
          <w:sz w:val="22"/>
          <w:szCs w:val="22"/>
        </w:rPr>
      </w:pPr>
      <w:r>
        <w:rPr>
          <w:sz w:val="22"/>
          <w:szCs w:val="22"/>
        </w:rPr>
        <w:t>d.</w:t>
      </w:r>
      <w:r>
        <w:rPr>
          <w:sz w:val="22"/>
          <w:szCs w:val="22"/>
        </w:rPr>
        <w:tab/>
        <w:t>Obtaining or receiving a free annual credit report from the Department of Human Services or a county department of human/social services and the additional credit-related and identity theft protections provided in Section 19-7-102, C.R.S. if the child or youth is in the legal custody of a county department of human/social services and is fourteen (14) years of age or older;</w:t>
      </w:r>
    </w:p>
    <w:p w14:paraId="1489BFDE" w14:textId="2EA41633" w:rsidR="00327F2E" w:rsidRPr="006B41F7" w:rsidRDefault="00456B80" w:rsidP="00327F2E">
      <w:pPr>
        <w:tabs>
          <w:tab w:val="left" w:pos="900"/>
        </w:tabs>
        <w:spacing w:before="240" w:after="200"/>
        <w:ind w:left="2160" w:right="-720" w:hanging="720"/>
        <w:rPr>
          <w:color w:val="FF0000"/>
          <w:sz w:val="22"/>
          <w:szCs w:val="22"/>
        </w:rPr>
      </w:pPr>
      <w:r>
        <w:rPr>
          <w:sz w:val="22"/>
          <w:szCs w:val="22"/>
        </w:rPr>
        <w:t>e.</w:t>
      </w:r>
      <w:r>
        <w:rPr>
          <w:sz w:val="22"/>
          <w:szCs w:val="22"/>
        </w:rPr>
        <w:tab/>
        <w:t>When the youth is eighteen (18) years of age or older and leaving foster care, being provided with the youth’s birth certificate, social security card, immigration documents, health insurance information, medical records, education records, either a driver’s license or state-issued identification card, written information concerning the youth’s family history and contact information for siblings, if appropriate, and proof of foster care pursuant to Section 19-3-702(4)(d), C.R.S.;</w:t>
      </w:r>
    </w:p>
    <w:p w14:paraId="03926F5C" w14:textId="5B3A095A" w:rsidR="00327F2E" w:rsidRPr="006B41F7" w:rsidRDefault="00456B80" w:rsidP="00327F2E">
      <w:pPr>
        <w:tabs>
          <w:tab w:val="left" w:pos="900"/>
        </w:tabs>
        <w:spacing w:before="240" w:after="200"/>
        <w:ind w:left="2160" w:right="-720" w:hanging="720"/>
        <w:rPr>
          <w:color w:val="FF0000"/>
          <w:sz w:val="22"/>
          <w:szCs w:val="22"/>
        </w:rPr>
      </w:pPr>
      <w:r>
        <w:rPr>
          <w:sz w:val="22"/>
          <w:szCs w:val="22"/>
        </w:rPr>
        <w:t>f.</w:t>
      </w:r>
      <w:r>
        <w:rPr>
          <w:sz w:val="22"/>
          <w:szCs w:val="22"/>
        </w:rPr>
        <w:tab/>
        <w:t>Notifying a youth who is turning sixteen (16) years of age of the youth’s eligibility for the foster youth in transition program;</w:t>
      </w:r>
    </w:p>
    <w:p w14:paraId="23C6C962" w14:textId="1755B95B" w:rsidR="00327F2E" w:rsidRPr="006B41F7" w:rsidRDefault="00456B80" w:rsidP="00327F2E">
      <w:pPr>
        <w:tabs>
          <w:tab w:val="left" w:pos="900"/>
        </w:tabs>
        <w:spacing w:before="240" w:after="200"/>
        <w:ind w:left="2160" w:right="-720" w:hanging="720"/>
        <w:rPr>
          <w:color w:val="FF0000"/>
          <w:sz w:val="22"/>
          <w:szCs w:val="22"/>
        </w:rPr>
      </w:pPr>
      <w:r>
        <w:rPr>
          <w:sz w:val="22"/>
          <w:szCs w:val="22"/>
        </w:rPr>
        <w:t>g.</w:t>
      </w:r>
      <w:r>
        <w:rPr>
          <w:sz w:val="22"/>
          <w:szCs w:val="22"/>
        </w:rPr>
        <w:tab/>
        <w:t>Assisting a youth in applying for benefits the youth is eligible for or currently receiving, to ensure that benefits continue once the youth turns eighteen (18) years of age or transitions out of foster care, including redetermination for the purposes of social security benefits; and</w:t>
      </w:r>
    </w:p>
    <w:p w14:paraId="1C28677B" w14:textId="72C07E64" w:rsidR="00327F2E" w:rsidRPr="006B41F7" w:rsidRDefault="00456B80" w:rsidP="00327F2E">
      <w:pPr>
        <w:tabs>
          <w:tab w:val="left" w:pos="900"/>
        </w:tabs>
        <w:spacing w:before="240" w:after="200"/>
        <w:ind w:left="2160" w:right="-720" w:hanging="720"/>
        <w:rPr>
          <w:color w:val="FF0000"/>
          <w:sz w:val="22"/>
          <w:szCs w:val="22"/>
        </w:rPr>
      </w:pPr>
      <w:r>
        <w:rPr>
          <w:sz w:val="22"/>
          <w:szCs w:val="22"/>
        </w:rPr>
        <w:t>h.</w:t>
      </w:r>
      <w:r>
        <w:rPr>
          <w:sz w:val="22"/>
          <w:szCs w:val="22"/>
        </w:rPr>
        <w:tab/>
        <w:t>Driving instruction for youth fifteen (15) years of age and older pursuant to Section 26-5-115, C.R.S.</w:t>
      </w:r>
    </w:p>
    <w:p w14:paraId="551699F9" w14:textId="50BF8936" w:rsidR="00327F2E" w:rsidRPr="006B41F7" w:rsidRDefault="00B9341C" w:rsidP="00327F2E">
      <w:pPr>
        <w:tabs>
          <w:tab w:val="left" w:pos="900"/>
        </w:tabs>
        <w:spacing w:before="240" w:after="200"/>
        <w:ind w:left="720" w:right="-720" w:hanging="720"/>
        <w:rPr>
          <w:color w:val="FF0000"/>
          <w:sz w:val="22"/>
          <w:szCs w:val="22"/>
        </w:rPr>
      </w:pPr>
      <w:r>
        <w:rPr>
          <w:sz w:val="22"/>
          <w:szCs w:val="22"/>
        </w:rPr>
        <w:t>B.</w:t>
      </w:r>
      <w:r>
        <w:rPr>
          <w:sz w:val="22"/>
          <w:szCs w:val="22"/>
        </w:rPr>
        <w:tab/>
        <w:t>A juvenile court shall not limit or deny the rights enumerated in Section 19-7-101(2), C.R.S.</w:t>
      </w:r>
      <w:proofErr w:type="gramStart"/>
      <w:r>
        <w:rPr>
          <w:sz w:val="22"/>
          <w:szCs w:val="22"/>
        </w:rPr>
        <w:t xml:space="preserve"> unless</w:t>
      </w:r>
      <w:proofErr w:type="gramEnd"/>
      <w:r>
        <w:rPr>
          <w:sz w:val="22"/>
          <w:szCs w:val="22"/>
        </w:rPr>
        <w:t xml:space="preserve"> the court </w:t>
      </w:r>
      <w:proofErr w:type="gramStart"/>
      <w:r>
        <w:rPr>
          <w:sz w:val="22"/>
          <w:szCs w:val="22"/>
        </w:rPr>
        <w:t>finds by</w:t>
      </w:r>
      <w:proofErr w:type="gramEnd"/>
      <w:r>
        <w:rPr>
          <w:sz w:val="22"/>
          <w:szCs w:val="22"/>
        </w:rPr>
        <w:t xml:space="preserve"> clear and convincing evidence that there are extraordinary circumstances </w:t>
      </w:r>
      <w:proofErr w:type="gramStart"/>
      <w:r>
        <w:rPr>
          <w:sz w:val="22"/>
          <w:szCs w:val="22"/>
        </w:rPr>
        <w:t>and the limitation</w:t>
      </w:r>
      <w:proofErr w:type="gramEnd"/>
      <w:r>
        <w:rPr>
          <w:sz w:val="22"/>
          <w:szCs w:val="22"/>
        </w:rPr>
        <w:t xml:space="preserve"> or denial </w:t>
      </w:r>
      <w:proofErr w:type="gramStart"/>
      <w:r>
        <w:rPr>
          <w:sz w:val="22"/>
          <w:szCs w:val="22"/>
        </w:rPr>
        <w:t>is</w:t>
      </w:r>
      <w:proofErr w:type="gramEnd"/>
      <w:r>
        <w:rPr>
          <w:sz w:val="22"/>
          <w:szCs w:val="22"/>
        </w:rPr>
        <w:t xml:space="preserve"> necessary for the safety of the child/youth in foster care.</w:t>
      </w:r>
    </w:p>
    <w:p w14:paraId="5F1DB973" w14:textId="66D1934E" w:rsidR="00327F2E" w:rsidRPr="006B41F7" w:rsidRDefault="00B9341C" w:rsidP="00327F2E">
      <w:pPr>
        <w:tabs>
          <w:tab w:val="left" w:pos="720"/>
        </w:tabs>
        <w:spacing w:before="240" w:after="200"/>
        <w:ind w:left="1440" w:right="-720" w:hanging="720"/>
        <w:rPr>
          <w:color w:val="FF0000"/>
          <w:sz w:val="22"/>
          <w:szCs w:val="22"/>
        </w:rPr>
      </w:pPr>
      <w:r>
        <w:rPr>
          <w:sz w:val="22"/>
          <w:szCs w:val="22"/>
        </w:rPr>
        <w:t>1.</w:t>
      </w:r>
      <w:r>
        <w:rPr>
          <w:sz w:val="22"/>
          <w:szCs w:val="22"/>
        </w:rPr>
        <w:tab/>
        <w:t>This is applicable to only the rights enumerated in Section 19-7-101(2), C.R.S. and does not alter the hearing requirements or standards otherwise established in Title 19, C.R.S.</w:t>
      </w:r>
    </w:p>
    <w:p w14:paraId="1260625F" w14:textId="4FAED450" w:rsidR="00327F2E" w:rsidRPr="006B41F7" w:rsidRDefault="00E77886" w:rsidP="00486289">
      <w:pPr>
        <w:pStyle w:val="Heading2"/>
        <w:rPr>
          <w:color w:val="FF0000"/>
        </w:rPr>
      </w:pPr>
      <w:r>
        <w:t>7.708.36</w:t>
      </w:r>
      <w:r>
        <w:tab/>
        <w:t>Children’s/Youth’s Grievance Procedure Pursuant to Section 19-7-101, C.R.S.</w:t>
      </w:r>
    </w:p>
    <w:p w14:paraId="16AA9814" w14:textId="078EF892" w:rsidR="00327F2E" w:rsidRPr="006B41F7" w:rsidRDefault="00E77886" w:rsidP="00327F2E">
      <w:pPr>
        <w:tabs>
          <w:tab w:val="left" w:pos="0"/>
          <w:tab w:val="left" w:pos="1440"/>
          <w:tab w:val="left" w:pos="2160"/>
        </w:tabs>
        <w:spacing w:before="240" w:after="200"/>
        <w:ind w:left="720" w:right="-720" w:hanging="720"/>
        <w:rPr>
          <w:color w:val="FF0000"/>
          <w:sz w:val="22"/>
          <w:szCs w:val="22"/>
        </w:rPr>
      </w:pPr>
      <w:r>
        <w:rPr>
          <w:sz w:val="22"/>
          <w:szCs w:val="22"/>
        </w:rPr>
        <w:t>A.</w:t>
      </w:r>
      <w:r>
        <w:rPr>
          <w:sz w:val="22"/>
          <w:szCs w:val="22"/>
        </w:rPr>
        <w:tab/>
        <w:t>According to Section 19-7-101(5), C.R.S., the county department of human/social services shall provide each child or youth who is five (5) years of age or older with the written notice developed pursuant to Subsection 3 of Park 7 of Title 19, C.R.S. at the time of the child’s or youth’s initial placement in foster care, at each placement change, and at least annually. The notice must be in the child’s or youth’s primary language</w:t>
      </w:r>
      <w:r w:rsidR="00237121">
        <w:rPr>
          <w:sz w:val="22"/>
          <w:szCs w:val="22"/>
        </w:rPr>
        <w:t xml:space="preserve"> and provided in plain language</w:t>
      </w:r>
      <w:r>
        <w:rPr>
          <w:sz w:val="22"/>
          <w:szCs w:val="22"/>
        </w:rPr>
        <w:t>.</w:t>
      </w:r>
    </w:p>
    <w:p w14:paraId="77CD3286" w14:textId="77777777" w:rsidR="00E77886" w:rsidRDefault="00E77886" w:rsidP="00E77886">
      <w:pPr>
        <w:tabs>
          <w:tab w:val="left" w:pos="0"/>
          <w:tab w:val="left" w:pos="1440"/>
          <w:tab w:val="left" w:pos="2160"/>
        </w:tabs>
        <w:spacing w:before="240" w:after="200"/>
        <w:ind w:left="720" w:right="-720" w:hanging="720"/>
        <w:rPr>
          <w:b/>
          <w:bCs/>
          <w:color w:val="FF0000"/>
          <w:sz w:val="22"/>
          <w:szCs w:val="22"/>
        </w:rPr>
      </w:pPr>
      <w:r>
        <w:rPr>
          <w:sz w:val="22"/>
          <w:szCs w:val="22"/>
        </w:rPr>
        <w:lastRenderedPageBreak/>
        <w:t>B.</w:t>
      </w:r>
      <w:r>
        <w:rPr>
          <w:sz w:val="22"/>
          <w:szCs w:val="22"/>
        </w:rPr>
        <w:tab/>
        <w:t>The notice form required by Section 19-7-101(3), C.R.S. must be provided to children/youth residing in foster care or participating in the foster youth in transition program.</w:t>
      </w:r>
    </w:p>
    <w:p w14:paraId="4FCF4C09" w14:textId="7EFE2B39" w:rsidR="00327F2E" w:rsidRPr="00E77886" w:rsidRDefault="00327F2E" w:rsidP="00486289">
      <w:pPr>
        <w:pStyle w:val="Heading2"/>
        <w:rPr>
          <w:color w:val="FF0000"/>
        </w:rPr>
      </w:pPr>
      <w:r w:rsidRPr="006B41F7">
        <w:t>7.708.3</w:t>
      </w:r>
      <w:r w:rsidR="00E77886">
        <w:t>7</w:t>
      </w:r>
      <w:r w:rsidRPr="006B41F7">
        <w:t xml:space="preserve"> </w:t>
      </w:r>
      <w:r w:rsidRPr="006B41F7">
        <w:tab/>
        <w:t>Physical</w:t>
      </w:r>
      <w:r w:rsidR="00E77886">
        <w:t xml:space="preserve"> Restraint</w:t>
      </w:r>
      <w:r w:rsidRPr="006B41F7">
        <w:t xml:space="preserve"> and Seclusion</w:t>
      </w:r>
    </w:p>
    <w:p w14:paraId="5EA4CE82" w14:textId="7008378E"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Seclusion</w:t>
      </w:r>
      <w:proofErr w:type="gramEnd"/>
      <w:r w:rsidRPr="006B41F7">
        <w:rPr>
          <w:sz w:val="22"/>
          <w:szCs w:val="22"/>
        </w:rPr>
        <w:t xml:space="preserve"> is prohibited</w:t>
      </w:r>
      <w:r w:rsidR="00E77886">
        <w:rPr>
          <w:sz w:val="22"/>
          <w:szCs w:val="22"/>
        </w:rPr>
        <w:t xml:space="preserve"> in all certified or licensed foster care homes.</w:t>
      </w:r>
    </w:p>
    <w:p w14:paraId="739337E0" w14:textId="1A72DB6C" w:rsidR="00327F2E" w:rsidRPr="006B41F7" w:rsidRDefault="00327F2E" w:rsidP="00327F2E">
      <w:pPr>
        <w:spacing w:after="200" w:line="276" w:lineRule="auto"/>
        <w:ind w:left="720" w:right="-720" w:hanging="720"/>
        <w:rPr>
          <w:strike/>
          <w:sz w:val="22"/>
          <w:szCs w:val="22"/>
        </w:rPr>
      </w:pPr>
      <w:r w:rsidRPr="006B41F7">
        <w:rPr>
          <w:sz w:val="22"/>
          <w:szCs w:val="22"/>
        </w:rPr>
        <w:t>B</w:t>
      </w:r>
      <w:proofErr w:type="gramStart"/>
      <w:r w:rsidRPr="006B41F7">
        <w:rPr>
          <w:sz w:val="22"/>
          <w:szCs w:val="22"/>
        </w:rPr>
        <w:t xml:space="preserve">. </w:t>
      </w:r>
      <w:r w:rsidRPr="006B41F7">
        <w:rPr>
          <w:sz w:val="22"/>
          <w:szCs w:val="22"/>
        </w:rPr>
        <w:tab/>
      </w:r>
      <w:r w:rsidR="00D641E6">
        <w:rPr>
          <w:sz w:val="22"/>
          <w:szCs w:val="22"/>
        </w:rPr>
        <w:t>Foster</w:t>
      </w:r>
      <w:proofErr w:type="gramEnd"/>
      <w:r w:rsidR="00D641E6">
        <w:rPr>
          <w:sz w:val="22"/>
          <w:szCs w:val="22"/>
        </w:rPr>
        <w:t xml:space="preserve"> care providers may not utilize physical restraint unless approved by appeal/waiver in accordance with Section 7.701.13 for a child/youth not in the custody of a county department of human/social services. If approved by appeal/waiver, the foster care parent(s) must </w:t>
      </w:r>
      <w:proofErr w:type="gramStart"/>
      <w:r w:rsidR="00D641E6">
        <w:rPr>
          <w:sz w:val="22"/>
          <w:szCs w:val="22"/>
        </w:rPr>
        <w:t>be in compliance with</w:t>
      </w:r>
      <w:proofErr w:type="gramEnd"/>
      <w:r w:rsidR="00D641E6">
        <w:rPr>
          <w:sz w:val="22"/>
          <w:szCs w:val="22"/>
        </w:rPr>
        <w:t xml:space="preserve"> Section 7.714.53 through Section 7.714.536. Children/youth in the custody of a county department of human/social services have a right to freedom from abandonment or being locked in a room, building, or premises, or being subjected to isolation or other physical or medical restraint, unless otherwise authorized by statute according to Section 19-7-101(2)(b)(V), C.R.S. Any limitation or denial of this right must go through the judicial process according to Section 19-7-101(7), C.R.S.</w:t>
      </w:r>
    </w:p>
    <w:p w14:paraId="71D386BB" w14:textId="44B47AF7" w:rsidR="00327F2E" w:rsidRPr="006B41F7" w:rsidRDefault="006E4090" w:rsidP="00327F2E">
      <w:pPr>
        <w:spacing w:after="200" w:line="276" w:lineRule="auto"/>
        <w:ind w:left="720" w:right="-720" w:hanging="720"/>
        <w:rPr>
          <w:color w:val="FF0000"/>
          <w:sz w:val="22"/>
          <w:szCs w:val="22"/>
        </w:rPr>
      </w:pPr>
      <w:r>
        <w:rPr>
          <w:sz w:val="22"/>
          <w:szCs w:val="22"/>
        </w:rPr>
        <w:t>C.</w:t>
      </w:r>
      <w:r>
        <w:rPr>
          <w:sz w:val="22"/>
          <w:szCs w:val="22"/>
        </w:rPr>
        <w:tab/>
        <w:t>Foster care parent(s) may utilize physical restraint to involuntarily limit freedom of movement of a child/youth in cases of emergency, as defined in Section 26-20-102(</w:t>
      </w:r>
      <w:r w:rsidR="00057BFC">
        <w:rPr>
          <w:sz w:val="22"/>
          <w:szCs w:val="22"/>
        </w:rPr>
        <w:t>3</w:t>
      </w:r>
      <w:r>
        <w:rPr>
          <w:sz w:val="22"/>
          <w:szCs w:val="22"/>
        </w:rPr>
        <w:t>), C.R.S.</w:t>
      </w:r>
      <w:r w:rsidR="00057BFC">
        <w:rPr>
          <w:sz w:val="22"/>
          <w:szCs w:val="22"/>
        </w:rPr>
        <w:t>,</w:t>
      </w:r>
      <w:r>
        <w:rPr>
          <w:sz w:val="22"/>
          <w:szCs w:val="22"/>
        </w:rPr>
        <w:t xml:space="preserve"> as a serious, probable, imminent threat of bodily harm to self or others where there is the present ability to effect such bodily harm. Permissible restraint methods include:</w:t>
      </w:r>
    </w:p>
    <w:p w14:paraId="5AE4A599" w14:textId="0B382CD1" w:rsidR="00327F2E" w:rsidRPr="006B41F7" w:rsidRDefault="00F15537" w:rsidP="00327F2E">
      <w:pPr>
        <w:spacing w:after="200" w:line="276" w:lineRule="auto"/>
        <w:ind w:left="1440" w:right="-720" w:hanging="720"/>
        <w:rPr>
          <w:color w:val="FF0000"/>
          <w:sz w:val="22"/>
          <w:szCs w:val="22"/>
        </w:rPr>
      </w:pPr>
      <w:r>
        <w:rPr>
          <w:sz w:val="22"/>
          <w:szCs w:val="22"/>
        </w:rPr>
        <w:t>1.</w:t>
      </w:r>
      <w:r>
        <w:rPr>
          <w:sz w:val="22"/>
          <w:szCs w:val="22"/>
        </w:rPr>
        <w:tab/>
        <w:t>The holding of a child/youth for one (1) minute or less by a foster parent for protection of the child/youth or other persons, according to Section 26-20-102(6)(c), C.R.S. Anything longer than one (1) minute is considered a restraint and is not approved to be used unless in accordance with Section 7.708.37.B</w:t>
      </w:r>
      <w:r w:rsidR="009245F9">
        <w:rPr>
          <w:sz w:val="22"/>
          <w:szCs w:val="22"/>
        </w:rPr>
        <w:t>. Temporary release of a physical restraint does not create a new restraint episode if a restraint is reinstated during the same episode or incident and the behavior does not constitute an emergency under Section 26-20-102(2), C.R.S.</w:t>
      </w:r>
      <w:r>
        <w:rPr>
          <w:sz w:val="22"/>
          <w:szCs w:val="22"/>
        </w:rPr>
        <w:t>; or</w:t>
      </w:r>
    </w:p>
    <w:p w14:paraId="10B1CD8E" w14:textId="12B60A0F" w:rsidR="00327F2E" w:rsidRPr="006B41F7" w:rsidRDefault="00B770E6" w:rsidP="00327F2E">
      <w:pPr>
        <w:spacing w:after="200" w:line="276" w:lineRule="auto"/>
        <w:ind w:left="1440" w:right="-720" w:hanging="720"/>
        <w:rPr>
          <w:color w:val="FF0000"/>
          <w:sz w:val="22"/>
          <w:szCs w:val="22"/>
        </w:rPr>
      </w:pPr>
      <w:r>
        <w:rPr>
          <w:sz w:val="22"/>
          <w:szCs w:val="22"/>
        </w:rPr>
        <w:t>2.</w:t>
      </w:r>
      <w:r>
        <w:rPr>
          <w:sz w:val="22"/>
          <w:szCs w:val="22"/>
        </w:rPr>
        <w:tab/>
        <w:t>Physical redirection to keep a child/youth or others from immediate danger. The child/youth must be immediately released once removed from imminent danger; or</w:t>
      </w:r>
    </w:p>
    <w:p w14:paraId="66DCE547" w14:textId="77777777" w:rsidR="00B770E6" w:rsidRDefault="00B770E6" w:rsidP="00B770E6">
      <w:pPr>
        <w:spacing w:after="200" w:line="276" w:lineRule="auto"/>
        <w:ind w:left="1440" w:right="-720" w:hanging="720"/>
        <w:rPr>
          <w:color w:val="FF0000"/>
          <w:sz w:val="22"/>
          <w:szCs w:val="22"/>
        </w:rPr>
      </w:pPr>
      <w:r>
        <w:rPr>
          <w:sz w:val="22"/>
          <w:szCs w:val="22"/>
        </w:rPr>
        <w:t>3.</w:t>
      </w:r>
      <w:r>
        <w:rPr>
          <w:sz w:val="22"/>
          <w:szCs w:val="22"/>
        </w:rPr>
        <w:tab/>
        <w:t>The holding of a child/youth by a foster parent for the purpose of calming or comforting the child/youth according to Section 26-20-102(5), C.R.S. The holding of a child/youth for comforting or calming purposes does not constitute a restraint.</w:t>
      </w:r>
    </w:p>
    <w:p w14:paraId="54AABAD6" w14:textId="4CEACD90" w:rsidR="00327F2E" w:rsidRPr="006B41F7" w:rsidRDefault="00B770E6" w:rsidP="00B770E6">
      <w:pPr>
        <w:spacing w:after="200" w:line="276" w:lineRule="auto"/>
        <w:ind w:left="720" w:right="-720" w:hanging="720"/>
        <w:rPr>
          <w:color w:val="FF0000"/>
          <w:sz w:val="22"/>
          <w:szCs w:val="22"/>
        </w:rPr>
      </w:pPr>
      <w:r>
        <w:rPr>
          <w:sz w:val="22"/>
          <w:szCs w:val="22"/>
        </w:rPr>
        <w:t>D.</w:t>
      </w:r>
      <w:r>
        <w:rPr>
          <w:sz w:val="22"/>
          <w:szCs w:val="22"/>
        </w:rPr>
        <w:tab/>
        <w:t>When a child/youth has a disability-related behavioral health need or documented crisis risk, the multidisciplinary team must develop a prevention and de-escalation plan that includes reasonable modifications and communication supports and identifies clinical or mobile crisis resources to be used before physical restraint, unless immediate safety requires otherwise.</w:t>
      </w:r>
    </w:p>
    <w:p w14:paraId="34CE8EE4" w14:textId="4F89D9F0" w:rsidR="00327F2E" w:rsidRPr="006B41F7" w:rsidRDefault="00327F2E" w:rsidP="00486289">
      <w:pPr>
        <w:pStyle w:val="Heading2"/>
      </w:pPr>
      <w:r w:rsidRPr="006B41F7">
        <w:t>7.708.3</w:t>
      </w:r>
      <w:r w:rsidR="007C3488">
        <w:t>8</w:t>
      </w:r>
      <w:r w:rsidRPr="006B41F7">
        <w:t xml:space="preserve"> </w:t>
      </w:r>
      <w:r w:rsidRPr="006B41F7">
        <w:tab/>
        <w:t>Religion</w:t>
      </w:r>
    </w:p>
    <w:p w14:paraId="734C90EC" w14:textId="7FC71DC0" w:rsidR="00327F2E" w:rsidRPr="006B41F7" w:rsidRDefault="00327F2E" w:rsidP="00327F2E">
      <w:pPr>
        <w:spacing w:after="200" w:line="276" w:lineRule="auto"/>
        <w:ind w:left="720" w:right="-720" w:hanging="720"/>
        <w:rPr>
          <w:sz w:val="22"/>
          <w:szCs w:val="22"/>
        </w:rPr>
      </w:pPr>
      <w:bookmarkStart w:id="25" w:name="_Hlk221623852"/>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7C3488">
        <w:rPr>
          <w:sz w:val="22"/>
          <w:szCs w:val="22"/>
        </w:rPr>
        <w:t xml:space="preserve"> must</w:t>
      </w:r>
      <w:r w:rsidRPr="006B41F7">
        <w:rPr>
          <w:color w:val="FF0000"/>
          <w:sz w:val="22"/>
          <w:szCs w:val="22"/>
        </w:rPr>
        <w:t xml:space="preserve"> </w:t>
      </w:r>
      <w:r w:rsidRPr="006B41F7">
        <w:rPr>
          <w:sz w:val="22"/>
          <w:szCs w:val="22"/>
        </w:rPr>
        <w:t xml:space="preserve">demonstrate consideration for, and sensitivity to, the religious </w:t>
      </w:r>
      <w:r w:rsidR="007C3488">
        <w:rPr>
          <w:sz w:val="22"/>
          <w:szCs w:val="22"/>
        </w:rPr>
        <w:t>and/or spiritual</w:t>
      </w:r>
      <w:r w:rsidRPr="006B41F7">
        <w:rPr>
          <w:color w:val="FF0000"/>
          <w:sz w:val="22"/>
          <w:szCs w:val="22"/>
        </w:rPr>
        <w:t xml:space="preserve"> </w:t>
      </w:r>
      <w:r w:rsidRPr="006B41F7">
        <w:rPr>
          <w:sz w:val="22"/>
          <w:szCs w:val="22"/>
        </w:rPr>
        <w:t>backgrounds of children</w:t>
      </w:r>
      <w:r w:rsidR="007C3488">
        <w:rPr>
          <w:sz w:val="22"/>
          <w:szCs w:val="22"/>
        </w:rPr>
        <w:t>/youth</w:t>
      </w:r>
      <w:r w:rsidRPr="006B41F7">
        <w:rPr>
          <w:sz w:val="22"/>
          <w:szCs w:val="22"/>
        </w:rPr>
        <w:t xml:space="preserve"> in care. The foster care home</w:t>
      </w:r>
      <w:r w:rsidR="007C3488">
        <w:rPr>
          <w:sz w:val="22"/>
          <w:szCs w:val="22"/>
        </w:rPr>
        <w:t xml:space="preserve"> must</w:t>
      </w:r>
      <w:r w:rsidRPr="006B41F7">
        <w:rPr>
          <w:sz w:val="22"/>
          <w:szCs w:val="22"/>
        </w:rPr>
        <w:t xml:space="preserve"> assist a child's</w:t>
      </w:r>
      <w:r w:rsidR="007C3488">
        <w:rPr>
          <w:sz w:val="22"/>
          <w:szCs w:val="22"/>
        </w:rPr>
        <w:t>/youth’s</w:t>
      </w:r>
      <w:r w:rsidRPr="006B41F7">
        <w:rPr>
          <w:sz w:val="22"/>
          <w:szCs w:val="22"/>
        </w:rPr>
        <w:t xml:space="preserve"> involvement in religious</w:t>
      </w:r>
      <w:r w:rsidR="007C3488">
        <w:rPr>
          <w:sz w:val="22"/>
          <w:szCs w:val="22"/>
        </w:rPr>
        <w:t xml:space="preserve"> and/or spiritual</w:t>
      </w:r>
      <w:r w:rsidRPr="006B41F7">
        <w:rPr>
          <w:color w:val="FF0000"/>
          <w:sz w:val="22"/>
          <w:szCs w:val="22"/>
        </w:rPr>
        <w:t xml:space="preserve"> </w:t>
      </w:r>
      <w:r w:rsidRPr="006B41F7">
        <w:rPr>
          <w:sz w:val="22"/>
          <w:szCs w:val="22"/>
        </w:rPr>
        <w:t>activities appropriate to the</w:t>
      </w:r>
      <w:r w:rsidR="007C3488">
        <w:rPr>
          <w:sz w:val="22"/>
          <w:szCs w:val="22"/>
        </w:rPr>
        <w:t xml:space="preserve"> </w:t>
      </w:r>
      <w:r w:rsidRPr="006B41F7">
        <w:rPr>
          <w:sz w:val="22"/>
          <w:szCs w:val="22"/>
        </w:rPr>
        <w:t>child's</w:t>
      </w:r>
      <w:r w:rsidR="007C3488">
        <w:rPr>
          <w:sz w:val="22"/>
          <w:szCs w:val="22"/>
        </w:rPr>
        <w:t>/youth’s</w:t>
      </w:r>
      <w:r w:rsidRPr="006B41F7">
        <w:rPr>
          <w:sz w:val="22"/>
          <w:szCs w:val="22"/>
        </w:rPr>
        <w:t xml:space="preserve"> religious</w:t>
      </w:r>
      <w:r w:rsidR="007C3488">
        <w:rPr>
          <w:sz w:val="22"/>
          <w:szCs w:val="22"/>
        </w:rPr>
        <w:t xml:space="preserve"> and/or spiritual</w:t>
      </w:r>
      <w:r w:rsidRPr="006B41F7">
        <w:rPr>
          <w:color w:val="FF0000"/>
          <w:sz w:val="22"/>
          <w:szCs w:val="22"/>
        </w:rPr>
        <w:t xml:space="preserve"> </w:t>
      </w:r>
      <w:r w:rsidRPr="006B41F7">
        <w:rPr>
          <w:sz w:val="22"/>
          <w:szCs w:val="22"/>
        </w:rPr>
        <w:t>background and based upon the needs and interests of the child</w:t>
      </w:r>
      <w:r w:rsidR="007C3488">
        <w:rPr>
          <w:sz w:val="22"/>
          <w:szCs w:val="22"/>
        </w:rPr>
        <w:t>/youth</w:t>
      </w:r>
      <w:r w:rsidRPr="006B41F7">
        <w:rPr>
          <w:sz w:val="22"/>
          <w:szCs w:val="22"/>
        </w:rPr>
        <w:t>.</w:t>
      </w:r>
    </w:p>
    <w:p w14:paraId="5B60B49B" w14:textId="52AFFA10" w:rsidR="00327F2E" w:rsidRPr="006B41F7" w:rsidRDefault="00327F2E" w:rsidP="00327F2E">
      <w:pPr>
        <w:spacing w:after="200" w:line="276" w:lineRule="auto"/>
        <w:ind w:left="720" w:right="-720" w:hanging="720"/>
        <w:rPr>
          <w:sz w:val="22"/>
          <w:szCs w:val="22"/>
        </w:rPr>
      </w:pPr>
      <w:bookmarkStart w:id="26" w:name="_Hlk221623930"/>
      <w:bookmarkEnd w:id="25"/>
      <w:r w:rsidRPr="006B41F7">
        <w:rPr>
          <w:sz w:val="22"/>
          <w:szCs w:val="22"/>
        </w:rPr>
        <w:lastRenderedPageBreak/>
        <w:t>B</w:t>
      </w:r>
      <w:proofErr w:type="gramStart"/>
      <w:r w:rsidRPr="006B41F7">
        <w:rPr>
          <w:sz w:val="22"/>
          <w:szCs w:val="22"/>
        </w:rPr>
        <w:t xml:space="preserve">. </w:t>
      </w:r>
      <w:r w:rsidRPr="006B41F7">
        <w:rPr>
          <w:sz w:val="22"/>
          <w:szCs w:val="22"/>
        </w:rPr>
        <w:tab/>
      </w:r>
      <w:r w:rsidR="00B54369" w:rsidRPr="00B54369">
        <w:rPr>
          <w:sz w:val="22"/>
          <w:szCs w:val="22"/>
        </w:rPr>
        <w:t>C</w:t>
      </w:r>
      <w:r w:rsidRPr="00B54369">
        <w:rPr>
          <w:sz w:val="22"/>
          <w:szCs w:val="22"/>
        </w:rPr>
        <w:t>h</w:t>
      </w:r>
      <w:r w:rsidRPr="006B41F7">
        <w:rPr>
          <w:sz w:val="22"/>
          <w:szCs w:val="22"/>
        </w:rPr>
        <w:t>ildren</w:t>
      </w:r>
      <w:proofErr w:type="gramEnd"/>
      <w:r w:rsidR="00B54369">
        <w:rPr>
          <w:sz w:val="22"/>
          <w:szCs w:val="22"/>
        </w:rPr>
        <w:t>/youth</w:t>
      </w:r>
      <w:r w:rsidRPr="006B41F7">
        <w:rPr>
          <w:sz w:val="22"/>
          <w:szCs w:val="22"/>
        </w:rPr>
        <w:t xml:space="preserve"> in care at the foster care home</w:t>
      </w:r>
      <w:r w:rsidR="00B54369">
        <w:rPr>
          <w:sz w:val="22"/>
          <w:szCs w:val="22"/>
        </w:rPr>
        <w:t xml:space="preserve"> must</w:t>
      </w:r>
      <w:r w:rsidRPr="006B41F7">
        <w:rPr>
          <w:color w:val="FF0000"/>
          <w:sz w:val="22"/>
          <w:szCs w:val="22"/>
        </w:rPr>
        <w:t xml:space="preserve"> </w:t>
      </w:r>
      <w:r w:rsidRPr="006B41F7">
        <w:rPr>
          <w:sz w:val="22"/>
          <w:szCs w:val="22"/>
        </w:rPr>
        <w:t>be allowed and encouraged to celebrate their religious</w:t>
      </w:r>
      <w:r w:rsidR="00B54369">
        <w:rPr>
          <w:sz w:val="22"/>
          <w:szCs w:val="22"/>
        </w:rPr>
        <w:t xml:space="preserve"> and/or spiritual</w:t>
      </w:r>
      <w:r w:rsidRPr="006B41F7">
        <w:rPr>
          <w:color w:val="FF0000"/>
          <w:sz w:val="22"/>
          <w:szCs w:val="22"/>
        </w:rPr>
        <w:t xml:space="preserve"> </w:t>
      </w:r>
      <w:r w:rsidRPr="006B41F7">
        <w:rPr>
          <w:sz w:val="22"/>
          <w:szCs w:val="22"/>
        </w:rPr>
        <w:t>holidays.</w:t>
      </w:r>
    </w:p>
    <w:p w14:paraId="27FD765A" w14:textId="681FEE9C" w:rsidR="00327F2E" w:rsidRPr="006B41F7" w:rsidRDefault="00327F2E" w:rsidP="00327F2E">
      <w:pPr>
        <w:spacing w:after="200" w:line="276" w:lineRule="auto"/>
        <w:ind w:left="720" w:right="-720" w:hanging="720"/>
        <w:rPr>
          <w:sz w:val="22"/>
          <w:szCs w:val="22"/>
        </w:rPr>
      </w:pPr>
      <w:bookmarkStart w:id="27" w:name="_Hlk221623974"/>
      <w:bookmarkEnd w:id="26"/>
      <w:r w:rsidRPr="006B41F7">
        <w:rPr>
          <w:sz w:val="22"/>
          <w:szCs w:val="22"/>
        </w:rPr>
        <w:t xml:space="preserve">C. </w:t>
      </w:r>
      <w:r w:rsidRPr="006B41F7">
        <w:rPr>
          <w:sz w:val="22"/>
          <w:szCs w:val="22"/>
        </w:rPr>
        <w:tab/>
        <w:t>Opportunity and assistance</w:t>
      </w:r>
      <w:r w:rsidR="00B54369">
        <w:rPr>
          <w:sz w:val="22"/>
          <w:szCs w:val="22"/>
        </w:rPr>
        <w:t xml:space="preserve"> must</w:t>
      </w:r>
      <w:r w:rsidRPr="006B41F7">
        <w:rPr>
          <w:color w:val="FF0000"/>
          <w:sz w:val="22"/>
          <w:szCs w:val="22"/>
        </w:rPr>
        <w:t xml:space="preserve"> </w:t>
      </w:r>
      <w:r w:rsidRPr="006B41F7">
        <w:rPr>
          <w:sz w:val="22"/>
          <w:szCs w:val="22"/>
        </w:rPr>
        <w:t>be provided for each child</w:t>
      </w:r>
      <w:r w:rsidR="00B54369">
        <w:rPr>
          <w:sz w:val="22"/>
          <w:szCs w:val="22"/>
        </w:rPr>
        <w:t>/youth</w:t>
      </w:r>
      <w:r w:rsidRPr="006B41F7">
        <w:rPr>
          <w:sz w:val="22"/>
          <w:szCs w:val="22"/>
        </w:rPr>
        <w:t xml:space="preserve"> to practice the</w:t>
      </w:r>
      <w:r w:rsidR="00B54369">
        <w:rPr>
          <w:sz w:val="22"/>
          <w:szCs w:val="22"/>
        </w:rPr>
        <w:t>ir</w:t>
      </w:r>
      <w:r w:rsidRPr="006B41F7">
        <w:rPr>
          <w:sz w:val="22"/>
          <w:szCs w:val="22"/>
        </w:rPr>
        <w:t xml:space="preserve"> chosen/preferred religious</w:t>
      </w:r>
      <w:r w:rsidR="00B54369">
        <w:rPr>
          <w:sz w:val="22"/>
          <w:szCs w:val="22"/>
        </w:rPr>
        <w:t xml:space="preserve"> and/or spiritual</w:t>
      </w:r>
      <w:r w:rsidRPr="006B41F7">
        <w:rPr>
          <w:color w:val="FF0000"/>
          <w:sz w:val="22"/>
          <w:szCs w:val="22"/>
        </w:rPr>
        <w:t xml:space="preserve"> </w:t>
      </w:r>
      <w:r w:rsidRPr="006B41F7">
        <w:rPr>
          <w:sz w:val="22"/>
          <w:szCs w:val="22"/>
        </w:rPr>
        <w:t>beliefs. This includes, but is not limited to, making necessary arrangements for attendance of children</w:t>
      </w:r>
      <w:r w:rsidR="00B54369">
        <w:rPr>
          <w:sz w:val="22"/>
          <w:szCs w:val="22"/>
        </w:rPr>
        <w:t>/youth</w:t>
      </w:r>
      <w:r w:rsidRPr="006B41F7">
        <w:rPr>
          <w:sz w:val="22"/>
          <w:szCs w:val="22"/>
        </w:rPr>
        <w:t xml:space="preserve"> at the appropriate religious institution</w:t>
      </w:r>
      <w:r w:rsidR="00B54369">
        <w:rPr>
          <w:sz w:val="22"/>
          <w:szCs w:val="22"/>
        </w:rPr>
        <w:t>, spiritual ceremony,</w:t>
      </w:r>
      <w:r w:rsidRPr="006B41F7">
        <w:rPr>
          <w:sz w:val="22"/>
          <w:szCs w:val="22"/>
        </w:rPr>
        <w:t xml:space="preserve"> or at a study group for religious instruction.</w:t>
      </w:r>
    </w:p>
    <w:bookmarkEnd w:id="27"/>
    <w:p w14:paraId="41B21E95" w14:textId="7CAFAC67" w:rsidR="00327F2E" w:rsidRPr="006B41F7" w:rsidRDefault="00327F2E" w:rsidP="00327F2E">
      <w:pPr>
        <w:spacing w:after="200" w:line="276" w:lineRule="auto"/>
        <w:ind w:left="720" w:right="-720" w:hanging="720"/>
        <w:rPr>
          <w:color w:val="FF0000"/>
          <w:sz w:val="22"/>
          <w:szCs w:val="22"/>
        </w:rPr>
      </w:pPr>
      <w:r w:rsidRPr="006B41F7">
        <w:rPr>
          <w:sz w:val="22"/>
          <w:szCs w:val="22"/>
        </w:rPr>
        <w:t>D</w:t>
      </w:r>
      <w:proofErr w:type="gramStart"/>
      <w:r w:rsidRPr="006B41F7">
        <w:rPr>
          <w:sz w:val="22"/>
          <w:szCs w:val="22"/>
        </w:rPr>
        <w:t xml:space="preserve">. </w:t>
      </w:r>
      <w:r w:rsidRPr="006B41F7">
        <w:rPr>
          <w:sz w:val="22"/>
          <w:szCs w:val="22"/>
        </w:rPr>
        <w:tab/>
        <w:t>A</w:t>
      </w:r>
      <w:proofErr w:type="gramEnd"/>
      <w:r w:rsidRPr="006B41F7">
        <w:rPr>
          <w:sz w:val="22"/>
          <w:szCs w:val="22"/>
        </w:rPr>
        <w:t xml:space="preserve"> child</w:t>
      </w:r>
      <w:r w:rsidR="00672222">
        <w:rPr>
          <w:sz w:val="22"/>
          <w:szCs w:val="22"/>
        </w:rPr>
        <w:t>/youth</w:t>
      </w:r>
      <w:r w:rsidRPr="006B41F7">
        <w:rPr>
          <w:sz w:val="22"/>
          <w:szCs w:val="22"/>
        </w:rPr>
        <w:t xml:space="preserve"> may be invited to participate in</w:t>
      </w:r>
      <w:r w:rsidR="00672222">
        <w:rPr>
          <w:sz w:val="22"/>
          <w:szCs w:val="22"/>
        </w:rPr>
        <w:t xml:space="preserve"> the</w:t>
      </w:r>
      <w:r w:rsidRPr="006B41F7">
        <w:rPr>
          <w:color w:val="FF0000"/>
          <w:sz w:val="22"/>
          <w:szCs w:val="22"/>
        </w:rPr>
        <w:t xml:space="preserve"> </w:t>
      </w:r>
      <w:r w:rsidRPr="006B41F7">
        <w:rPr>
          <w:sz w:val="22"/>
          <w:szCs w:val="22"/>
        </w:rPr>
        <w:t xml:space="preserve">religious </w:t>
      </w:r>
      <w:r w:rsidR="00672222">
        <w:rPr>
          <w:sz w:val="22"/>
          <w:szCs w:val="22"/>
        </w:rPr>
        <w:t>or spiritual</w:t>
      </w:r>
      <w:r w:rsidRPr="006B41F7">
        <w:rPr>
          <w:color w:val="FF0000"/>
          <w:sz w:val="22"/>
          <w:szCs w:val="22"/>
        </w:rPr>
        <w:t xml:space="preserve"> </w:t>
      </w:r>
      <w:r w:rsidRPr="006B41F7">
        <w:rPr>
          <w:sz w:val="22"/>
          <w:szCs w:val="22"/>
        </w:rPr>
        <w:t>activities of the foster care home.</w:t>
      </w:r>
      <w:r w:rsidR="00672222">
        <w:rPr>
          <w:sz w:val="22"/>
          <w:szCs w:val="22"/>
        </w:rPr>
        <w:t xml:space="preserve"> Participation in any religious and/or spiritual activities of a foster care home are optional and not required.</w:t>
      </w:r>
    </w:p>
    <w:p w14:paraId="694C0355" w14:textId="09D702E9" w:rsidR="00327F2E" w:rsidRPr="006B41F7" w:rsidRDefault="00327F2E" w:rsidP="00327F2E">
      <w:pPr>
        <w:spacing w:after="200" w:line="276" w:lineRule="auto"/>
        <w:ind w:left="720" w:right="-720" w:hanging="720"/>
        <w:rPr>
          <w:sz w:val="22"/>
          <w:szCs w:val="22"/>
        </w:rPr>
      </w:pPr>
      <w:bookmarkStart w:id="28" w:name="_Hlk221623998"/>
      <w:r w:rsidRPr="006B41F7">
        <w:rPr>
          <w:sz w:val="22"/>
          <w:szCs w:val="22"/>
        </w:rPr>
        <w:t>E</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child</w:t>
      </w:r>
      <w:r w:rsidR="0007698E">
        <w:rPr>
          <w:sz w:val="22"/>
          <w:szCs w:val="22"/>
        </w:rPr>
        <w:t>/youth must</w:t>
      </w:r>
      <w:r w:rsidRPr="006B41F7">
        <w:rPr>
          <w:sz w:val="22"/>
          <w:szCs w:val="22"/>
        </w:rPr>
        <w:t xml:space="preserve"> not be coerced or forced to participate in the religious</w:t>
      </w:r>
      <w:r w:rsidR="0007698E">
        <w:rPr>
          <w:sz w:val="22"/>
          <w:szCs w:val="22"/>
        </w:rPr>
        <w:t xml:space="preserve"> and/or spiritual</w:t>
      </w:r>
      <w:r w:rsidRPr="006B41F7">
        <w:rPr>
          <w:color w:val="FF0000"/>
          <w:sz w:val="22"/>
          <w:szCs w:val="22"/>
        </w:rPr>
        <w:t xml:space="preserve"> </w:t>
      </w:r>
      <w:r w:rsidRPr="006B41F7">
        <w:rPr>
          <w:sz w:val="22"/>
          <w:szCs w:val="22"/>
        </w:rPr>
        <w:t>activities of the foster care home or to attend religious</w:t>
      </w:r>
      <w:r w:rsidR="0007698E">
        <w:rPr>
          <w:sz w:val="22"/>
          <w:szCs w:val="22"/>
        </w:rPr>
        <w:t xml:space="preserve"> and/or spiritual</w:t>
      </w:r>
      <w:r w:rsidRPr="006B41F7">
        <w:rPr>
          <w:color w:val="FF0000"/>
          <w:sz w:val="22"/>
          <w:szCs w:val="22"/>
        </w:rPr>
        <w:t xml:space="preserve"> </w:t>
      </w:r>
      <w:r w:rsidRPr="006B41F7">
        <w:rPr>
          <w:sz w:val="22"/>
          <w:szCs w:val="22"/>
        </w:rPr>
        <w:t xml:space="preserve">services. </w:t>
      </w:r>
    </w:p>
    <w:p w14:paraId="2428BF7A" w14:textId="5B0A37C3" w:rsidR="00327F2E" w:rsidRPr="0007698E" w:rsidRDefault="00327F2E" w:rsidP="00327F2E">
      <w:pPr>
        <w:spacing w:after="200" w:line="276" w:lineRule="auto"/>
        <w:ind w:left="720" w:right="-720" w:hanging="720"/>
        <w:rPr>
          <w:sz w:val="22"/>
          <w:szCs w:val="22"/>
        </w:rPr>
      </w:pPr>
      <w:bookmarkStart w:id="29" w:name="_Hlk221624021"/>
      <w:bookmarkEnd w:id="28"/>
      <w:r w:rsidRPr="0007698E">
        <w:rPr>
          <w:sz w:val="22"/>
          <w:szCs w:val="22"/>
        </w:rPr>
        <w:t>F</w:t>
      </w:r>
      <w:proofErr w:type="gramStart"/>
      <w:r w:rsidRPr="0007698E">
        <w:rPr>
          <w:sz w:val="22"/>
          <w:szCs w:val="22"/>
        </w:rPr>
        <w:t xml:space="preserve">. </w:t>
      </w:r>
      <w:r w:rsidRPr="0007698E">
        <w:rPr>
          <w:sz w:val="22"/>
          <w:szCs w:val="22"/>
        </w:rPr>
        <w:tab/>
      </w:r>
      <w:r w:rsidR="0007698E" w:rsidRPr="0007698E">
        <w:rPr>
          <w:sz w:val="22"/>
          <w:szCs w:val="22"/>
        </w:rPr>
        <w:t>R</w:t>
      </w:r>
      <w:r w:rsidRPr="0007698E">
        <w:rPr>
          <w:sz w:val="22"/>
          <w:szCs w:val="22"/>
        </w:rPr>
        <w:t>eligious</w:t>
      </w:r>
      <w:proofErr w:type="gramEnd"/>
      <w:r w:rsidR="0007698E" w:rsidRPr="0007698E">
        <w:rPr>
          <w:sz w:val="22"/>
          <w:szCs w:val="22"/>
        </w:rPr>
        <w:t xml:space="preserve"> or spiritual</w:t>
      </w:r>
      <w:r w:rsidRPr="0007698E">
        <w:rPr>
          <w:sz w:val="22"/>
          <w:szCs w:val="22"/>
        </w:rPr>
        <w:t xml:space="preserve"> intervention</w:t>
      </w:r>
      <w:r w:rsidR="0007698E" w:rsidRPr="0007698E">
        <w:rPr>
          <w:sz w:val="22"/>
          <w:szCs w:val="22"/>
        </w:rPr>
        <w:t xml:space="preserve"> must not be</w:t>
      </w:r>
      <w:r w:rsidRPr="0007698E">
        <w:rPr>
          <w:sz w:val="22"/>
          <w:szCs w:val="22"/>
        </w:rPr>
        <w:t xml:space="preserve"> used by the foster care home</w:t>
      </w:r>
      <w:r w:rsidR="0007698E" w:rsidRPr="0007698E">
        <w:rPr>
          <w:sz w:val="22"/>
          <w:szCs w:val="22"/>
        </w:rPr>
        <w:t xml:space="preserve"> in any form</w:t>
      </w:r>
      <w:r w:rsidRPr="0007698E">
        <w:rPr>
          <w:sz w:val="22"/>
          <w:szCs w:val="22"/>
        </w:rPr>
        <w:t xml:space="preserve"> to control or change a child's</w:t>
      </w:r>
      <w:r w:rsidR="0007698E" w:rsidRPr="0007698E">
        <w:rPr>
          <w:sz w:val="22"/>
          <w:szCs w:val="22"/>
        </w:rPr>
        <w:t>/youth’s</w:t>
      </w:r>
      <w:r w:rsidRPr="0007698E">
        <w:rPr>
          <w:sz w:val="22"/>
          <w:szCs w:val="22"/>
        </w:rPr>
        <w:t xml:space="preserve"> behavior or treat or heal a medical condition.</w:t>
      </w:r>
    </w:p>
    <w:bookmarkEnd w:id="29"/>
    <w:p w14:paraId="4A467EDD" w14:textId="47D63366" w:rsidR="00327F2E" w:rsidRPr="006B41F7" w:rsidRDefault="00327F2E" w:rsidP="00327F2E">
      <w:pPr>
        <w:spacing w:after="200" w:line="276" w:lineRule="auto"/>
        <w:ind w:left="720" w:right="-720" w:hanging="720"/>
        <w:rPr>
          <w:sz w:val="22"/>
          <w:szCs w:val="22"/>
        </w:rPr>
      </w:pPr>
      <w:r w:rsidRPr="006B41F7">
        <w:rPr>
          <w:sz w:val="22"/>
          <w:szCs w:val="22"/>
        </w:rPr>
        <w:t>G</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care home cannot deny medical</w:t>
      </w:r>
      <w:r w:rsidR="0007698E">
        <w:rPr>
          <w:sz w:val="22"/>
          <w:szCs w:val="22"/>
        </w:rPr>
        <w:t>, dental, or mental health</w:t>
      </w:r>
      <w:r w:rsidRPr="006B41F7">
        <w:rPr>
          <w:sz w:val="22"/>
          <w:szCs w:val="22"/>
        </w:rPr>
        <w:t xml:space="preserve"> care to a child</w:t>
      </w:r>
      <w:r w:rsidR="0007698E">
        <w:rPr>
          <w:sz w:val="22"/>
          <w:szCs w:val="22"/>
        </w:rPr>
        <w:t>/youth</w:t>
      </w:r>
      <w:r w:rsidRPr="006B41F7">
        <w:rPr>
          <w:sz w:val="22"/>
          <w:szCs w:val="22"/>
        </w:rPr>
        <w:t xml:space="preserve"> because of religious</w:t>
      </w:r>
      <w:r w:rsidR="0007698E">
        <w:rPr>
          <w:sz w:val="22"/>
          <w:szCs w:val="22"/>
        </w:rPr>
        <w:t xml:space="preserve"> and/or spiritual affiliations</w:t>
      </w:r>
      <w:r w:rsidRPr="006B41F7">
        <w:rPr>
          <w:sz w:val="22"/>
          <w:szCs w:val="22"/>
        </w:rPr>
        <w:t>.</w:t>
      </w:r>
    </w:p>
    <w:p w14:paraId="0D7DD26F" w14:textId="4EA8EF8F" w:rsidR="00327F2E" w:rsidRPr="006B41F7" w:rsidRDefault="0007698E" w:rsidP="00327F2E">
      <w:pPr>
        <w:spacing w:after="200" w:line="276" w:lineRule="auto"/>
        <w:ind w:left="720" w:right="-720" w:hanging="720"/>
        <w:rPr>
          <w:color w:val="FF0000"/>
          <w:sz w:val="22"/>
          <w:szCs w:val="22"/>
        </w:rPr>
      </w:pPr>
      <w:r>
        <w:rPr>
          <w:sz w:val="22"/>
          <w:szCs w:val="22"/>
        </w:rPr>
        <w:t>H.</w:t>
      </w:r>
      <w:r>
        <w:rPr>
          <w:sz w:val="22"/>
          <w:szCs w:val="22"/>
        </w:rPr>
        <w:tab/>
        <w:t>Children/youth in foster care or participating in a foster youth in transition program have the right to fair and equal access, including freedom from discrimination or harassment on the basis of actual or perceived race or ancestry, ethnic group, national origin, religion, sex, sexual orientation, gender identity, gender expression, disability, marital status, source of income, military status, or HIV status, according to Section 19-7-101(2)(a)(I), C.R.S.</w:t>
      </w:r>
    </w:p>
    <w:p w14:paraId="79568C5E" w14:textId="0C8392E0" w:rsidR="00327F2E" w:rsidRPr="006B41F7" w:rsidRDefault="00327F2E" w:rsidP="00486289">
      <w:pPr>
        <w:pStyle w:val="Heading2"/>
      </w:pPr>
      <w:r w:rsidRPr="006B41F7">
        <w:t>7.708.3</w:t>
      </w:r>
      <w:r w:rsidR="0007698E">
        <w:t>9</w:t>
      </w:r>
      <w:r w:rsidRPr="006B41F7">
        <w:t xml:space="preserve"> </w:t>
      </w:r>
      <w:r w:rsidRPr="006B41F7">
        <w:tab/>
        <w:t>Education</w:t>
      </w:r>
    </w:p>
    <w:p w14:paraId="0853D92E" w14:textId="0BBF3217" w:rsidR="00327F2E" w:rsidRPr="006B41F7" w:rsidRDefault="00327F2E" w:rsidP="00327F2E">
      <w:pPr>
        <w:spacing w:after="200" w:line="276" w:lineRule="auto"/>
        <w:ind w:left="720" w:right="-720" w:hanging="720"/>
        <w:rPr>
          <w:sz w:val="22"/>
          <w:szCs w:val="22"/>
        </w:rPr>
      </w:pPr>
      <w:bookmarkStart w:id="30" w:name="_Hlk221624052"/>
      <w:r w:rsidRPr="006B41F7">
        <w:rPr>
          <w:sz w:val="22"/>
          <w:szCs w:val="22"/>
        </w:rPr>
        <w:t xml:space="preserve">A. </w:t>
      </w:r>
      <w:r w:rsidR="0007698E">
        <w:rPr>
          <w:sz w:val="22"/>
          <w:szCs w:val="22"/>
        </w:rPr>
        <w:tab/>
        <w:t>Ch</w:t>
      </w:r>
      <w:r w:rsidRPr="006B41F7">
        <w:rPr>
          <w:sz w:val="22"/>
          <w:szCs w:val="22"/>
        </w:rPr>
        <w:t>ildren</w:t>
      </w:r>
      <w:r w:rsidR="0007698E">
        <w:rPr>
          <w:sz w:val="22"/>
          <w:szCs w:val="22"/>
        </w:rPr>
        <w:t>/youth must</w:t>
      </w:r>
      <w:r w:rsidRPr="006B41F7">
        <w:rPr>
          <w:color w:val="FF0000"/>
          <w:sz w:val="22"/>
          <w:szCs w:val="22"/>
        </w:rPr>
        <w:t xml:space="preserve"> </w:t>
      </w:r>
      <w:r w:rsidRPr="006B41F7">
        <w:rPr>
          <w:sz w:val="22"/>
          <w:szCs w:val="22"/>
        </w:rPr>
        <w:t>attend educational/vocational programs in the most appropriate and least restrictive educational setting for the child</w:t>
      </w:r>
      <w:r w:rsidR="0007698E">
        <w:rPr>
          <w:sz w:val="22"/>
          <w:szCs w:val="22"/>
        </w:rPr>
        <w:t xml:space="preserve">/youth and </w:t>
      </w:r>
      <w:proofErr w:type="gramStart"/>
      <w:r w:rsidR="0007698E">
        <w:rPr>
          <w:sz w:val="22"/>
          <w:szCs w:val="22"/>
        </w:rPr>
        <w:t>following</w:t>
      </w:r>
      <w:proofErr w:type="gramEnd"/>
      <w:r w:rsidR="0007698E">
        <w:rPr>
          <w:sz w:val="22"/>
          <w:szCs w:val="22"/>
        </w:rPr>
        <w:t xml:space="preserve"> the rules of a best interest determination (BID) meeting as outlined in Section 7.301.241. Any school attended within the community must be accredited by the state of Colorado. Online education or home-based learning programs must:</w:t>
      </w:r>
    </w:p>
    <w:bookmarkEnd w:id="30"/>
    <w:p w14:paraId="13BF63E6" w14:textId="26659F72" w:rsidR="00327F2E" w:rsidRPr="006B41F7" w:rsidRDefault="0007698E" w:rsidP="00327F2E">
      <w:pPr>
        <w:spacing w:after="200" w:line="276" w:lineRule="auto"/>
        <w:ind w:left="1440" w:right="-720" w:hanging="720"/>
        <w:rPr>
          <w:color w:val="FF0000"/>
          <w:sz w:val="22"/>
          <w:szCs w:val="22"/>
        </w:rPr>
      </w:pPr>
      <w:r>
        <w:rPr>
          <w:sz w:val="22"/>
          <w:szCs w:val="22"/>
        </w:rPr>
        <w:t>1.</w:t>
      </w:r>
      <w:r>
        <w:rPr>
          <w:sz w:val="22"/>
          <w:szCs w:val="22"/>
        </w:rPr>
        <w:tab/>
        <w:t>Be accredited or approved by the state of Colorado;</w:t>
      </w:r>
    </w:p>
    <w:p w14:paraId="30682C26" w14:textId="403CB517" w:rsidR="00327F2E" w:rsidRPr="006B41F7" w:rsidRDefault="0007698E" w:rsidP="00327F2E">
      <w:pPr>
        <w:spacing w:after="200" w:line="276" w:lineRule="auto"/>
        <w:ind w:left="1440" w:right="-720" w:hanging="720"/>
        <w:rPr>
          <w:color w:val="FF0000"/>
          <w:sz w:val="22"/>
          <w:szCs w:val="22"/>
        </w:rPr>
      </w:pPr>
      <w:r>
        <w:rPr>
          <w:sz w:val="22"/>
          <w:szCs w:val="22"/>
        </w:rPr>
        <w:t>2.</w:t>
      </w:r>
      <w:r>
        <w:rPr>
          <w:sz w:val="22"/>
          <w:szCs w:val="22"/>
        </w:rPr>
        <w:tab/>
        <w:t>Be taught by a teacher licensed in the state of Colorado;</w:t>
      </w:r>
      <w:r w:rsidR="00810253">
        <w:rPr>
          <w:sz w:val="22"/>
          <w:szCs w:val="22"/>
        </w:rPr>
        <w:t xml:space="preserve"> and</w:t>
      </w:r>
    </w:p>
    <w:p w14:paraId="27726D1F" w14:textId="7E7FD5E9" w:rsidR="00327F2E" w:rsidRPr="006B41F7" w:rsidRDefault="0007698E" w:rsidP="00327F2E">
      <w:pPr>
        <w:spacing w:after="200" w:line="276" w:lineRule="auto"/>
        <w:ind w:left="1440" w:right="-720" w:hanging="720"/>
        <w:rPr>
          <w:color w:val="FF0000"/>
          <w:sz w:val="22"/>
          <w:szCs w:val="22"/>
        </w:rPr>
      </w:pPr>
      <w:r>
        <w:rPr>
          <w:sz w:val="22"/>
          <w:szCs w:val="22"/>
        </w:rPr>
        <w:t>3.</w:t>
      </w:r>
      <w:r>
        <w:rPr>
          <w:sz w:val="22"/>
          <w:szCs w:val="22"/>
        </w:rPr>
        <w:tab/>
        <w:t>Be included in the individual child’s/youth’s plan and approved by the placing agency.</w:t>
      </w:r>
    </w:p>
    <w:p w14:paraId="6BD10464" w14:textId="3D2C138E" w:rsidR="00327F2E" w:rsidRPr="006B41F7" w:rsidRDefault="00266CF2" w:rsidP="00327F2E">
      <w:pPr>
        <w:spacing w:after="200" w:line="276" w:lineRule="auto"/>
        <w:ind w:left="720" w:right="-720" w:hanging="720"/>
        <w:rPr>
          <w:color w:val="FF0000"/>
          <w:sz w:val="22"/>
          <w:szCs w:val="22"/>
        </w:rPr>
      </w:pPr>
      <w:r>
        <w:rPr>
          <w:sz w:val="22"/>
          <w:szCs w:val="22"/>
        </w:rPr>
        <w:t>B.</w:t>
      </w:r>
      <w:r>
        <w:rPr>
          <w:sz w:val="22"/>
          <w:szCs w:val="22"/>
        </w:rPr>
        <w:tab/>
        <w:t>Homeschooling is prohibited.</w:t>
      </w:r>
    </w:p>
    <w:p w14:paraId="4CA27121" w14:textId="5A6FE097" w:rsidR="00327F2E" w:rsidRPr="006B41F7" w:rsidRDefault="00266CF2" w:rsidP="00327F2E">
      <w:pPr>
        <w:spacing w:after="200" w:line="276" w:lineRule="auto"/>
        <w:ind w:left="720" w:right="-720" w:hanging="720"/>
        <w:rPr>
          <w:sz w:val="22"/>
          <w:szCs w:val="22"/>
        </w:rPr>
      </w:pPr>
      <w:bookmarkStart w:id="31" w:name="_Hlk221624154"/>
      <w:r>
        <w:rPr>
          <w:sz w:val="22"/>
          <w:szCs w:val="22"/>
        </w:rPr>
        <w:t>C</w:t>
      </w:r>
      <w:proofErr w:type="gramStart"/>
      <w:r w:rsidR="00327F2E" w:rsidRPr="006B41F7">
        <w:rPr>
          <w:sz w:val="22"/>
          <w:szCs w:val="22"/>
        </w:rPr>
        <w:t xml:space="preserve">. </w:t>
      </w:r>
      <w:r w:rsidR="00327F2E" w:rsidRPr="006B41F7">
        <w:rPr>
          <w:sz w:val="22"/>
          <w:szCs w:val="22"/>
        </w:rPr>
        <w:tab/>
        <w:t>Regular</w:t>
      </w:r>
      <w:proofErr w:type="gramEnd"/>
      <w:r w:rsidR="00327F2E" w:rsidRPr="006B41F7">
        <w:rPr>
          <w:sz w:val="22"/>
          <w:szCs w:val="22"/>
        </w:rPr>
        <w:t xml:space="preserve"> school attendance or an educational plan is required for each child</w:t>
      </w:r>
      <w:r>
        <w:rPr>
          <w:sz w:val="22"/>
          <w:szCs w:val="22"/>
        </w:rPr>
        <w:t>/youth</w:t>
      </w:r>
      <w:r w:rsidR="00327F2E" w:rsidRPr="006B41F7">
        <w:rPr>
          <w:sz w:val="22"/>
          <w:szCs w:val="22"/>
        </w:rPr>
        <w:t xml:space="preserve"> according to school attendance laws; a suitable, quiet, well-</w:t>
      </w:r>
      <w:proofErr w:type="gramStart"/>
      <w:r w:rsidR="00327F2E" w:rsidRPr="006B41F7">
        <w:rPr>
          <w:sz w:val="22"/>
          <w:szCs w:val="22"/>
        </w:rPr>
        <w:t>lighted</w:t>
      </w:r>
      <w:proofErr w:type="gramEnd"/>
      <w:r w:rsidR="00327F2E" w:rsidRPr="006B41F7">
        <w:rPr>
          <w:sz w:val="22"/>
          <w:szCs w:val="22"/>
        </w:rPr>
        <w:t xml:space="preserve"> place for study shall be provided together with necessary books, papers, pencils and other equipment which are reasonably required by school-age children</w:t>
      </w:r>
      <w:r>
        <w:rPr>
          <w:sz w:val="22"/>
          <w:szCs w:val="22"/>
        </w:rPr>
        <w:t>/youth</w:t>
      </w:r>
      <w:r w:rsidR="00327F2E" w:rsidRPr="006B41F7">
        <w:rPr>
          <w:sz w:val="22"/>
          <w:szCs w:val="22"/>
        </w:rPr>
        <w:t>. Foster parents</w:t>
      </w:r>
      <w:r>
        <w:rPr>
          <w:sz w:val="22"/>
          <w:szCs w:val="22"/>
        </w:rPr>
        <w:t xml:space="preserve"> must</w:t>
      </w:r>
      <w:r w:rsidR="00327F2E" w:rsidRPr="006B41F7">
        <w:rPr>
          <w:color w:val="FF0000"/>
          <w:sz w:val="22"/>
          <w:szCs w:val="22"/>
        </w:rPr>
        <w:t xml:space="preserve"> </w:t>
      </w:r>
      <w:r w:rsidR="00327F2E" w:rsidRPr="006B41F7">
        <w:rPr>
          <w:sz w:val="22"/>
          <w:szCs w:val="22"/>
        </w:rPr>
        <w:t>review grade reports and other information received from teachers or school authorities with children</w:t>
      </w:r>
      <w:r>
        <w:rPr>
          <w:sz w:val="22"/>
          <w:szCs w:val="22"/>
        </w:rPr>
        <w:t>/youth</w:t>
      </w:r>
      <w:r w:rsidR="00327F2E" w:rsidRPr="006B41F7">
        <w:rPr>
          <w:sz w:val="22"/>
          <w:szCs w:val="22"/>
        </w:rPr>
        <w:t xml:space="preserve"> in care and shall counsel and assist children</w:t>
      </w:r>
      <w:r>
        <w:rPr>
          <w:sz w:val="22"/>
          <w:szCs w:val="22"/>
        </w:rPr>
        <w:t>/youth</w:t>
      </w:r>
      <w:r w:rsidR="00327F2E" w:rsidRPr="006B41F7">
        <w:rPr>
          <w:sz w:val="22"/>
          <w:szCs w:val="22"/>
        </w:rPr>
        <w:t xml:space="preserve"> regarding adequate classroom performance. The parent</w:t>
      </w:r>
      <w:r>
        <w:rPr>
          <w:sz w:val="22"/>
          <w:szCs w:val="22"/>
        </w:rPr>
        <w:t>(s)</w:t>
      </w:r>
      <w:r w:rsidR="00327F2E" w:rsidRPr="006B41F7">
        <w:rPr>
          <w:sz w:val="22"/>
          <w:szCs w:val="22"/>
        </w:rPr>
        <w:t xml:space="preserve">, </w:t>
      </w:r>
      <w:r>
        <w:rPr>
          <w:sz w:val="22"/>
          <w:szCs w:val="22"/>
        </w:rPr>
        <w:t>legal</w:t>
      </w:r>
      <w:r w:rsidR="00327F2E" w:rsidRPr="006B41F7">
        <w:rPr>
          <w:sz w:val="22"/>
          <w:szCs w:val="22"/>
        </w:rPr>
        <w:t xml:space="preserve"> </w:t>
      </w:r>
      <w:r w:rsidR="00327F2E" w:rsidRPr="006B41F7">
        <w:rPr>
          <w:sz w:val="22"/>
          <w:szCs w:val="22"/>
        </w:rPr>
        <w:lastRenderedPageBreak/>
        <w:t>guardian</w:t>
      </w:r>
      <w:r>
        <w:rPr>
          <w:sz w:val="22"/>
          <w:szCs w:val="22"/>
        </w:rPr>
        <w:t>(s), custodian(s),</w:t>
      </w:r>
      <w:r w:rsidR="00327F2E" w:rsidRPr="006B41F7">
        <w:rPr>
          <w:sz w:val="22"/>
          <w:szCs w:val="22"/>
        </w:rPr>
        <w:t xml:space="preserve"> or </w:t>
      </w:r>
      <w:r>
        <w:rPr>
          <w:sz w:val="22"/>
          <w:szCs w:val="22"/>
        </w:rPr>
        <w:t>placing</w:t>
      </w:r>
      <w:r w:rsidR="00327F2E" w:rsidRPr="006B41F7">
        <w:rPr>
          <w:color w:val="FF0000"/>
          <w:sz w:val="22"/>
          <w:szCs w:val="22"/>
        </w:rPr>
        <w:t xml:space="preserve"> </w:t>
      </w:r>
      <w:r w:rsidR="00327F2E" w:rsidRPr="006B41F7">
        <w:rPr>
          <w:sz w:val="22"/>
          <w:szCs w:val="22"/>
        </w:rPr>
        <w:t>authority with responsibility for the child</w:t>
      </w:r>
      <w:r>
        <w:rPr>
          <w:sz w:val="22"/>
          <w:szCs w:val="22"/>
        </w:rPr>
        <w:t>/youth must</w:t>
      </w:r>
      <w:r w:rsidR="00327F2E" w:rsidRPr="006B41F7">
        <w:rPr>
          <w:sz w:val="22"/>
          <w:szCs w:val="22"/>
        </w:rPr>
        <w:t xml:space="preserve"> be advised of school performance. Reasonable efforts</w:t>
      </w:r>
      <w:r>
        <w:rPr>
          <w:sz w:val="22"/>
          <w:szCs w:val="22"/>
        </w:rPr>
        <w:t xml:space="preserve"> must</w:t>
      </w:r>
      <w:r w:rsidR="00327F2E" w:rsidRPr="006B41F7">
        <w:rPr>
          <w:color w:val="FF0000"/>
          <w:sz w:val="22"/>
          <w:szCs w:val="22"/>
        </w:rPr>
        <w:t xml:space="preserve"> </w:t>
      </w:r>
      <w:r w:rsidR="00327F2E" w:rsidRPr="006B41F7">
        <w:rPr>
          <w:sz w:val="22"/>
          <w:szCs w:val="22"/>
        </w:rPr>
        <w:t>be made to involve a child in extracurricular activities. The foster parents</w:t>
      </w:r>
      <w:r>
        <w:rPr>
          <w:sz w:val="22"/>
          <w:szCs w:val="22"/>
        </w:rPr>
        <w:t xml:space="preserve"> must</w:t>
      </w:r>
      <w:r w:rsidR="00327F2E" w:rsidRPr="006B41F7">
        <w:rPr>
          <w:color w:val="FF0000"/>
          <w:sz w:val="22"/>
          <w:szCs w:val="22"/>
        </w:rPr>
        <w:t xml:space="preserve"> </w:t>
      </w:r>
      <w:r w:rsidR="00327F2E" w:rsidRPr="006B41F7">
        <w:rPr>
          <w:sz w:val="22"/>
          <w:szCs w:val="22"/>
        </w:rPr>
        <w:t xml:space="preserve">attend school </w:t>
      </w:r>
      <w:proofErr w:type="spellStart"/>
      <w:r w:rsidR="00327F2E" w:rsidRPr="006B41F7">
        <w:rPr>
          <w:sz w:val="22"/>
          <w:szCs w:val="22"/>
        </w:rPr>
        <w:t>staffings</w:t>
      </w:r>
      <w:proofErr w:type="spellEnd"/>
      <w:r w:rsidR="00327F2E" w:rsidRPr="006B41F7">
        <w:rPr>
          <w:sz w:val="22"/>
          <w:szCs w:val="22"/>
        </w:rPr>
        <w:t>, conferences, and Individualized Educational Plan meetings when possible.</w:t>
      </w:r>
    </w:p>
    <w:bookmarkEnd w:id="31"/>
    <w:p w14:paraId="0EDAE21F" w14:textId="2320ACFF" w:rsidR="00327F2E" w:rsidRPr="00981966" w:rsidRDefault="00BD2C88" w:rsidP="00327F2E">
      <w:pPr>
        <w:spacing w:after="200" w:line="276" w:lineRule="auto"/>
        <w:ind w:left="720" w:right="-720" w:hanging="720"/>
        <w:rPr>
          <w:sz w:val="22"/>
          <w:szCs w:val="22"/>
        </w:rPr>
      </w:pPr>
      <w:r>
        <w:rPr>
          <w:sz w:val="22"/>
          <w:szCs w:val="22"/>
        </w:rPr>
        <w:t>D</w:t>
      </w:r>
      <w:r w:rsidR="00327F2E" w:rsidRPr="006B41F7">
        <w:rPr>
          <w:sz w:val="22"/>
          <w:szCs w:val="22"/>
        </w:rPr>
        <w:t xml:space="preserve">. </w:t>
      </w:r>
      <w:r w:rsidR="00327F2E" w:rsidRPr="006B41F7">
        <w:rPr>
          <w:sz w:val="22"/>
          <w:szCs w:val="22"/>
        </w:rPr>
        <w:tab/>
      </w:r>
      <w:r>
        <w:rPr>
          <w:sz w:val="22"/>
          <w:szCs w:val="22"/>
        </w:rPr>
        <w:t>Ch</w:t>
      </w:r>
      <w:r w:rsidR="00327F2E" w:rsidRPr="006B41F7">
        <w:rPr>
          <w:sz w:val="22"/>
          <w:szCs w:val="22"/>
        </w:rPr>
        <w:t>ildren</w:t>
      </w:r>
      <w:r>
        <w:rPr>
          <w:sz w:val="22"/>
          <w:szCs w:val="22"/>
        </w:rPr>
        <w:t>/youth</w:t>
      </w:r>
      <w:r w:rsidR="00327F2E" w:rsidRPr="006B41F7">
        <w:rPr>
          <w:sz w:val="22"/>
          <w:szCs w:val="22"/>
        </w:rPr>
        <w:t xml:space="preserve"> attending school</w:t>
      </w:r>
      <w:r>
        <w:rPr>
          <w:sz w:val="22"/>
          <w:szCs w:val="22"/>
        </w:rPr>
        <w:t xml:space="preserve"> must</w:t>
      </w:r>
      <w:r w:rsidR="00327F2E" w:rsidRPr="006B41F7">
        <w:rPr>
          <w:color w:val="FF0000"/>
          <w:sz w:val="22"/>
          <w:szCs w:val="22"/>
        </w:rPr>
        <w:t xml:space="preserve"> </w:t>
      </w:r>
      <w:r w:rsidR="00327F2E" w:rsidRPr="006B41F7">
        <w:rPr>
          <w:sz w:val="22"/>
          <w:szCs w:val="22"/>
        </w:rPr>
        <w:t>be permitted</w:t>
      </w:r>
      <w:r>
        <w:rPr>
          <w:sz w:val="22"/>
          <w:szCs w:val="22"/>
        </w:rPr>
        <w:t xml:space="preserve"> an opportunity</w:t>
      </w:r>
      <w:r w:rsidR="00327F2E" w:rsidRPr="006B41F7">
        <w:rPr>
          <w:color w:val="FF0000"/>
          <w:sz w:val="22"/>
          <w:szCs w:val="22"/>
        </w:rPr>
        <w:t xml:space="preserve"> </w:t>
      </w:r>
      <w:r w:rsidR="00327F2E" w:rsidRPr="006B41F7">
        <w:rPr>
          <w:sz w:val="22"/>
          <w:szCs w:val="22"/>
        </w:rPr>
        <w:t>to participate in</w:t>
      </w:r>
      <w:r>
        <w:rPr>
          <w:sz w:val="22"/>
          <w:szCs w:val="22"/>
        </w:rPr>
        <w:t xml:space="preserve"> sports and extracurricular, cultural, personal enrichment, and social</w:t>
      </w:r>
      <w:r w:rsidR="00327F2E" w:rsidRPr="006B41F7">
        <w:rPr>
          <w:sz w:val="22"/>
          <w:szCs w:val="22"/>
        </w:rPr>
        <w:t xml:space="preserve"> activities</w:t>
      </w:r>
      <w:r>
        <w:rPr>
          <w:sz w:val="22"/>
          <w:szCs w:val="22"/>
        </w:rPr>
        <w:t xml:space="preserve"> consistent with the child’s or youth’s age and developmental level, including access to computer technology and the internet as necessary for the child’s or youth’s education according to Section 19-7-101(2)(e)(I), C.R.S.</w:t>
      </w:r>
    </w:p>
    <w:p w14:paraId="7E217EA6" w14:textId="66B9FFB7" w:rsidR="00327F2E" w:rsidRPr="006B41F7" w:rsidRDefault="00981966" w:rsidP="00327F2E">
      <w:pPr>
        <w:spacing w:after="200" w:line="276" w:lineRule="auto"/>
        <w:ind w:left="720" w:right="-720" w:hanging="720"/>
        <w:rPr>
          <w:sz w:val="22"/>
          <w:szCs w:val="22"/>
        </w:rPr>
      </w:pPr>
      <w:r w:rsidRPr="00981966">
        <w:rPr>
          <w:sz w:val="22"/>
          <w:szCs w:val="22"/>
        </w:rPr>
        <w:t>E</w:t>
      </w:r>
      <w:r w:rsidR="00327F2E" w:rsidRPr="00981966">
        <w:rPr>
          <w:sz w:val="22"/>
          <w:szCs w:val="22"/>
        </w:rPr>
        <w:t xml:space="preserve">. </w:t>
      </w:r>
      <w:r w:rsidR="00327F2E" w:rsidRPr="006B41F7">
        <w:rPr>
          <w:sz w:val="22"/>
          <w:szCs w:val="22"/>
        </w:rPr>
        <w:tab/>
        <w:t>In order to ensure that all students who may have disabilities are provided an appropriate education, the foster care home, in cooperation with the certifying authority,</w:t>
      </w:r>
      <w:r>
        <w:rPr>
          <w:sz w:val="22"/>
          <w:szCs w:val="22"/>
        </w:rPr>
        <w:t xml:space="preserve"> must</w:t>
      </w:r>
      <w:r w:rsidR="00327F2E" w:rsidRPr="006B41F7">
        <w:rPr>
          <w:color w:val="FF0000"/>
          <w:sz w:val="22"/>
          <w:szCs w:val="22"/>
        </w:rPr>
        <w:t xml:space="preserve"> </w:t>
      </w:r>
      <w:r w:rsidR="00327F2E" w:rsidRPr="006B41F7">
        <w:rPr>
          <w:sz w:val="22"/>
          <w:szCs w:val="22"/>
        </w:rPr>
        <w:t>ensure that adequate “Child Find” procedures are utilized. Such procedures</w:t>
      </w:r>
      <w:r>
        <w:rPr>
          <w:sz w:val="22"/>
          <w:szCs w:val="22"/>
        </w:rPr>
        <w:t xml:space="preserve"> must</w:t>
      </w:r>
      <w:r w:rsidR="00327F2E" w:rsidRPr="006B41F7">
        <w:rPr>
          <w:color w:val="FF0000"/>
          <w:sz w:val="22"/>
          <w:szCs w:val="22"/>
        </w:rPr>
        <w:t xml:space="preserve"> </w:t>
      </w:r>
      <w:r w:rsidR="00327F2E" w:rsidRPr="006B41F7">
        <w:rPr>
          <w:sz w:val="22"/>
          <w:szCs w:val="22"/>
        </w:rPr>
        <w:t xml:space="preserve">be developed cooperatively with Local Education Agencies (LEA) in accordance with Exceptional Children's Educational Act rules and regulations and LEA procedures </w:t>
      </w:r>
      <w:r>
        <w:rPr>
          <w:sz w:val="22"/>
          <w:szCs w:val="22"/>
        </w:rPr>
        <w:t>and in accordance with the Individuals with Disabilities Education Act (IDEA) (October 2010), 20 U.S.C. Sections 1400 through 1482, and Section 504 of the Rehabilitation Act of 1973 (October 2016), 29 U.S.C. Section 794, as incorporated by reference in Section 7.701.14.</w:t>
      </w:r>
      <w:r w:rsidR="00327F2E" w:rsidRPr="006B41F7">
        <w:rPr>
          <w:sz w:val="22"/>
          <w:szCs w:val="22"/>
        </w:rPr>
        <w:t xml:space="preserve"> Child Find includes a process for screening, referring, assessing and staffing students suspected of having a disabling condition.</w:t>
      </w:r>
    </w:p>
    <w:p w14:paraId="660499C4" w14:textId="26459881" w:rsidR="00327F2E" w:rsidRPr="006B41F7" w:rsidRDefault="00327F2E" w:rsidP="00486289">
      <w:pPr>
        <w:pStyle w:val="Heading2"/>
        <w:rPr>
          <w:strike/>
        </w:rPr>
      </w:pPr>
      <w:r w:rsidRPr="006B41F7">
        <w:t>7.708.39</w:t>
      </w:r>
      <w:r w:rsidR="00384CFF">
        <w:t>1</w:t>
      </w:r>
      <w:r w:rsidRPr="006B41F7">
        <w:t xml:space="preserve"> </w:t>
      </w:r>
      <w:r w:rsidRPr="006B41F7">
        <w:tab/>
        <w:t>Community Participation</w:t>
      </w:r>
    </w:p>
    <w:p w14:paraId="598BF0F5" w14:textId="594559AF" w:rsidR="00327F2E" w:rsidRPr="006B41F7" w:rsidRDefault="00327F2E" w:rsidP="00327F2E">
      <w:pPr>
        <w:spacing w:after="200" w:line="276" w:lineRule="auto"/>
        <w:ind w:left="720" w:right="-720" w:hanging="720"/>
        <w:rPr>
          <w:color w:val="FF0000"/>
          <w:sz w:val="22"/>
          <w:szCs w:val="22"/>
        </w:rPr>
      </w:pPr>
      <w:bookmarkStart w:id="32" w:name="_Hlk221624176"/>
      <w:r w:rsidRPr="006B41F7">
        <w:rPr>
          <w:sz w:val="22"/>
          <w:szCs w:val="22"/>
        </w:rPr>
        <w:t>A</w:t>
      </w:r>
      <w:proofErr w:type="gramStart"/>
      <w:r w:rsidRPr="006B41F7">
        <w:rPr>
          <w:sz w:val="22"/>
          <w:szCs w:val="22"/>
        </w:rPr>
        <w:t xml:space="preserve">. </w:t>
      </w:r>
      <w:r w:rsidRPr="006B41F7">
        <w:rPr>
          <w:sz w:val="22"/>
          <w:szCs w:val="22"/>
        </w:rPr>
        <w:tab/>
      </w:r>
      <w:r w:rsidR="00384CFF">
        <w:rPr>
          <w:sz w:val="22"/>
          <w:szCs w:val="22"/>
        </w:rPr>
        <w:t>Participation</w:t>
      </w:r>
      <w:proofErr w:type="gramEnd"/>
      <w:r w:rsidR="00384CFF">
        <w:rPr>
          <w:sz w:val="22"/>
          <w:szCs w:val="22"/>
        </w:rPr>
        <w:t xml:space="preserve"> in c</w:t>
      </w:r>
      <w:r w:rsidRPr="006B41F7">
        <w:rPr>
          <w:sz w:val="22"/>
          <w:szCs w:val="22"/>
        </w:rPr>
        <w:t>ommunity activities</w:t>
      </w:r>
      <w:r w:rsidR="00384CFF">
        <w:rPr>
          <w:sz w:val="22"/>
          <w:szCs w:val="22"/>
        </w:rPr>
        <w:t xml:space="preserve"> must be encouraged, supported, and a vital part of each child’s/youth’s life and choice, and must be in accordance with each individual child’s/youth’s plan</w:t>
      </w:r>
      <w:r w:rsidRPr="006B41F7">
        <w:rPr>
          <w:sz w:val="22"/>
          <w:szCs w:val="22"/>
        </w:rPr>
        <w:t>. The foster parent</w:t>
      </w:r>
      <w:r w:rsidR="00384CFF">
        <w:rPr>
          <w:sz w:val="22"/>
          <w:szCs w:val="22"/>
        </w:rPr>
        <w:t>(s) must</w:t>
      </w:r>
      <w:r w:rsidRPr="006B41F7">
        <w:rPr>
          <w:color w:val="FF0000"/>
          <w:sz w:val="22"/>
          <w:szCs w:val="22"/>
        </w:rPr>
        <w:t xml:space="preserve"> </w:t>
      </w:r>
      <w:r w:rsidRPr="006B41F7">
        <w:rPr>
          <w:sz w:val="22"/>
          <w:szCs w:val="22"/>
        </w:rPr>
        <w:t>receive training in how to determine whether to approve a child’s or youth’s participation in an extracurricular, enrichment, cultural, or social activity, based upon the criteria in Section 7.701.200.</w:t>
      </w:r>
      <w:r w:rsidR="00384CFF">
        <w:rPr>
          <w:sz w:val="22"/>
          <w:szCs w:val="22"/>
        </w:rPr>
        <w:t xml:space="preserve"> For children/youth in foster care or participating in a foster youth in transition program, children/youth must be provided an opportunity to participate in sports or extracurricular, cultural, personal enrichment, and social activities consistent with the child’s or youth’s age and developmental level according to Section 19-7-101(2)(e)(I), C.R.S.</w:t>
      </w:r>
      <w:r w:rsidR="00E41141">
        <w:rPr>
          <w:sz w:val="22"/>
          <w:szCs w:val="22"/>
        </w:rPr>
        <w:t xml:space="preserve"> Foster parents must be able to provide and/or coordinate transportation to and from community activities.</w:t>
      </w:r>
    </w:p>
    <w:bookmarkEnd w:id="32"/>
    <w:p w14:paraId="68A7D166" w14:textId="140F44EB" w:rsidR="00327F2E" w:rsidRPr="006B41F7" w:rsidRDefault="00327F2E" w:rsidP="00327F2E">
      <w:pPr>
        <w:spacing w:after="200" w:line="276" w:lineRule="auto"/>
        <w:ind w:left="720" w:right="-720" w:hanging="720"/>
        <w:rPr>
          <w:color w:val="FF0000"/>
          <w:sz w:val="22"/>
          <w:szCs w:val="22"/>
        </w:rPr>
      </w:pPr>
      <w:r w:rsidRPr="006B41F7">
        <w:rPr>
          <w:sz w:val="22"/>
          <w:szCs w:val="22"/>
        </w:rPr>
        <w:t>B</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4D7DD0">
        <w:rPr>
          <w:sz w:val="22"/>
          <w:szCs w:val="22"/>
        </w:rPr>
        <w:t xml:space="preserve"> must</w:t>
      </w:r>
      <w:r w:rsidRPr="006B41F7">
        <w:rPr>
          <w:color w:val="FF0000"/>
          <w:sz w:val="22"/>
          <w:szCs w:val="22"/>
        </w:rPr>
        <w:t xml:space="preserve"> </w:t>
      </w:r>
      <w:r w:rsidRPr="006B41F7">
        <w:rPr>
          <w:sz w:val="22"/>
          <w:szCs w:val="22"/>
        </w:rPr>
        <w:t>consider and be sensitive to</w:t>
      </w:r>
      <w:r w:rsidR="004D7DD0">
        <w:rPr>
          <w:sz w:val="22"/>
          <w:szCs w:val="22"/>
        </w:rPr>
        <w:t xml:space="preserve"> the</w:t>
      </w:r>
      <w:r w:rsidRPr="006B41F7">
        <w:rPr>
          <w:color w:val="FF0000"/>
          <w:sz w:val="22"/>
          <w:szCs w:val="22"/>
        </w:rPr>
        <w:t xml:space="preserve"> </w:t>
      </w:r>
      <w:r w:rsidRPr="006B41F7">
        <w:rPr>
          <w:sz w:val="22"/>
          <w:szCs w:val="22"/>
        </w:rPr>
        <w:t>identity of the child</w:t>
      </w:r>
      <w:r w:rsidR="004D7DD0">
        <w:rPr>
          <w:sz w:val="22"/>
          <w:szCs w:val="22"/>
        </w:rPr>
        <w:t>/</w:t>
      </w:r>
      <w:r w:rsidRPr="006B41F7">
        <w:rPr>
          <w:sz w:val="22"/>
          <w:szCs w:val="22"/>
        </w:rPr>
        <w:t>youth, including, but not limited to, cultural,</w:t>
      </w:r>
      <w:r w:rsidR="004D7DD0">
        <w:rPr>
          <w:sz w:val="22"/>
          <w:szCs w:val="22"/>
        </w:rPr>
        <w:t xml:space="preserve"> ethnic,</w:t>
      </w:r>
      <w:r w:rsidRPr="006B41F7">
        <w:rPr>
          <w:color w:val="FF0000"/>
          <w:sz w:val="22"/>
          <w:szCs w:val="22"/>
        </w:rPr>
        <w:t xml:space="preserve"> </w:t>
      </w:r>
      <w:r w:rsidRPr="006B41F7">
        <w:rPr>
          <w:sz w:val="22"/>
          <w:szCs w:val="22"/>
        </w:rPr>
        <w:t>spiritual</w:t>
      </w:r>
      <w:r w:rsidR="004D7DD0">
        <w:rPr>
          <w:sz w:val="22"/>
          <w:szCs w:val="22"/>
        </w:rPr>
        <w:t>,</w:t>
      </w:r>
      <w:r w:rsidRPr="006B41F7">
        <w:rPr>
          <w:sz w:val="22"/>
          <w:szCs w:val="22"/>
        </w:rPr>
        <w:t xml:space="preserve"> and/or religious</w:t>
      </w:r>
      <w:r w:rsidR="004D7DD0">
        <w:rPr>
          <w:sz w:val="22"/>
          <w:szCs w:val="22"/>
        </w:rPr>
        <w:t xml:space="preserve"> backgrounds and</w:t>
      </w:r>
      <w:r w:rsidRPr="006B41F7">
        <w:rPr>
          <w:color w:val="FF0000"/>
          <w:sz w:val="22"/>
          <w:szCs w:val="22"/>
        </w:rPr>
        <w:t xml:space="preserve"> </w:t>
      </w:r>
      <w:r w:rsidRPr="006B41F7">
        <w:rPr>
          <w:sz w:val="22"/>
          <w:szCs w:val="22"/>
        </w:rPr>
        <w:t>needs.</w:t>
      </w:r>
      <w:r w:rsidR="007E208E">
        <w:rPr>
          <w:sz w:val="22"/>
          <w:szCs w:val="22"/>
        </w:rPr>
        <w:t xml:space="preserve"> For children/youth in foster care or participating in a foster youth in transition program, foster parents must provide fair and equal access as outlined in Section 19-7-101(2)(a), C.R.S.</w:t>
      </w:r>
      <w:r w:rsidRPr="006B41F7">
        <w:rPr>
          <w:color w:val="FF0000"/>
          <w:sz w:val="22"/>
          <w:szCs w:val="22"/>
        </w:rPr>
        <w:t xml:space="preserve"> </w:t>
      </w:r>
      <w:r w:rsidRPr="006B41F7">
        <w:rPr>
          <w:sz w:val="22"/>
          <w:szCs w:val="22"/>
        </w:rPr>
        <w:t>The foster care home</w:t>
      </w:r>
      <w:r w:rsidR="007E208E">
        <w:rPr>
          <w:sz w:val="22"/>
          <w:szCs w:val="22"/>
        </w:rPr>
        <w:t xml:space="preserve"> must</w:t>
      </w:r>
      <w:r w:rsidRPr="006B41F7">
        <w:rPr>
          <w:color w:val="FF0000"/>
          <w:sz w:val="22"/>
          <w:szCs w:val="22"/>
        </w:rPr>
        <w:t xml:space="preserve"> </w:t>
      </w:r>
      <w:r w:rsidRPr="006B41F7">
        <w:rPr>
          <w:sz w:val="22"/>
          <w:szCs w:val="22"/>
        </w:rPr>
        <w:t>involve</w:t>
      </w:r>
      <w:r w:rsidR="007E208E">
        <w:rPr>
          <w:sz w:val="22"/>
          <w:szCs w:val="22"/>
        </w:rPr>
        <w:t xml:space="preserve"> the</w:t>
      </w:r>
      <w:r w:rsidRPr="006B41F7">
        <w:rPr>
          <w:sz w:val="22"/>
          <w:szCs w:val="22"/>
        </w:rPr>
        <w:t xml:space="preserve"> child</w:t>
      </w:r>
      <w:r w:rsidR="007E208E">
        <w:rPr>
          <w:sz w:val="22"/>
          <w:szCs w:val="22"/>
        </w:rPr>
        <w:t>/youth</w:t>
      </w:r>
      <w:r w:rsidRPr="006B41F7">
        <w:rPr>
          <w:sz w:val="22"/>
          <w:szCs w:val="22"/>
        </w:rPr>
        <w:t xml:space="preserve"> in activities appropriate to</w:t>
      </w:r>
      <w:r w:rsidR="007E208E">
        <w:rPr>
          <w:sz w:val="22"/>
          <w:szCs w:val="22"/>
        </w:rPr>
        <w:t xml:space="preserve"> their</w:t>
      </w:r>
      <w:r w:rsidRPr="006B41F7">
        <w:rPr>
          <w:color w:val="FF0000"/>
          <w:sz w:val="22"/>
          <w:szCs w:val="22"/>
        </w:rPr>
        <w:t xml:space="preserve"> </w:t>
      </w:r>
      <w:r w:rsidRPr="006B41F7">
        <w:rPr>
          <w:sz w:val="22"/>
          <w:szCs w:val="22"/>
        </w:rPr>
        <w:t>identity, including, but not limited to, consideration of the child's</w:t>
      </w:r>
      <w:r w:rsidR="007E208E">
        <w:rPr>
          <w:sz w:val="22"/>
          <w:szCs w:val="22"/>
        </w:rPr>
        <w:t>/youth’s</w:t>
      </w:r>
      <w:r w:rsidRPr="006B41F7">
        <w:rPr>
          <w:sz w:val="22"/>
          <w:szCs w:val="22"/>
        </w:rPr>
        <w:t xml:space="preserve"> family, community, neighborhood, school activities, friends, and the child's</w:t>
      </w:r>
      <w:r w:rsidR="007E208E">
        <w:rPr>
          <w:sz w:val="22"/>
          <w:szCs w:val="22"/>
        </w:rPr>
        <w:t>/youth’s</w:t>
      </w:r>
      <w:r w:rsidRPr="006B41F7">
        <w:rPr>
          <w:sz w:val="22"/>
          <w:szCs w:val="22"/>
        </w:rPr>
        <w:t xml:space="preserve"> and family's primary language</w:t>
      </w:r>
      <w:r w:rsidR="00E41141">
        <w:rPr>
          <w:sz w:val="22"/>
          <w:szCs w:val="22"/>
        </w:rPr>
        <w:t xml:space="preserve"> and provided in plain language</w:t>
      </w:r>
      <w:r w:rsidRPr="006B41F7">
        <w:rPr>
          <w:sz w:val="22"/>
          <w:szCs w:val="22"/>
        </w:rPr>
        <w:t>.</w:t>
      </w:r>
      <w:r w:rsidR="007E208E">
        <w:rPr>
          <w:sz w:val="22"/>
          <w:szCs w:val="22"/>
        </w:rPr>
        <w:t xml:space="preserve"> The child/youth must be involved in determining appropriate activities.</w:t>
      </w:r>
    </w:p>
    <w:p w14:paraId="09193390" w14:textId="74289321" w:rsidR="00327F2E" w:rsidRPr="006B41F7" w:rsidRDefault="00327F2E" w:rsidP="00327F2E">
      <w:pPr>
        <w:spacing w:after="200" w:line="276" w:lineRule="auto"/>
        <w:ind w:left="720" w:right="-720" w:hanging="720"/>
        <w:rPr>
          <w:sz w:val="22"/>
          <w:szCs w:val="22"/>
        </w:rPr>
      </w:pPr>
      <w:r w:rsidRPr="006B41F7">
        <w:rPr>
          <w:sz w:val="22"/>
          <w:szCs w:val="22"/>
        </w:rPr>
        <w:t xml:space="preserve">C. </w:t>
      </w:r>
      <w:r w:rsidRPr="006B41F7">
        <w:rPr>
          <w:sz w:val="22"/>
          <w:szCs w:val="22"/>
        </w:rPr>
        <w:tab/>
        <w:t>The foster care home</w:t>
      </w:r>
      <w:r w:rsidR="007E208E">
        <w:rPr>
          <w:sz w:val="22"/>
          <w:szCs w:val="22"/>
        </w:rPr>
        <w:t xml:space="preserve"> must</w:t>
      </w:r>
      <w:r w:rsidRPr="006B41F7">
        <w:rPr>
          <w:color w:val="FF0000"/>
          <w:sz w:val="22"/>
          <w:szCs w:val="22"/>
        </w:rPr>
        <w:t xml:space="preserve"> </w:t>
      </w:r>
      <w:r w:rsidRPr="006B41F7">
        <w:rPr>
          <w:sz w:val="22"/>
          <w:szCs w:val="22"/>
        </w:rPr>
        <w:t>utilize available services, facilities, and activity programs of the community, and children</w:t>
      </w:r>
      <w:r w:rsidR="007E208E">
        <w:rPr>
          <w:sz w:val="22"/>
          <w:szCs w:val="22"/>
        </w:rPr>
        <w:t>/youth must</w:t>
      </w:r>
      <w:r w:rsidRPr="006B41F7">
        <w:rPr>
          <w:color w:val="FF0000"/>
          <w:sz w:val="22"/>
          <w:szCs w:val="22"/>
        </w:rPr>
        <w:t xml:space="preserve"> </w:t>
      </w:r>
      <w:r w:rsidRPr="006B41F7">
        <w:rPr>
          <w:sz w:val="22"/>
          <w:szCs w:val="22"/>
        </w:rPr>
        <w:t>be given opportunities to participate as individuals or as a group in agency-sponsored recreational and cultural programs.</w:t>
      </w:r>
    </w:p>
    <w:p w14:paraId="26DBD84E" w14:textId="7D6E17F5" w:rsidR="00327F2E" w:rsidRPr="006B41F7" w:rsidRDefault="00E132E1" w:rsidP="00327F2E">
      <w:pPr>
        <w:spacing w:after="200" w:line="276" w:lineRule="auto"/>
        <w:ind w:left="720" w:right="-720" w:hanging="720"/>
        <w:rPr>
          <w:color w:val="FF0000"/>
          <w:sz w:val="22"/>
          <w:szCs w:val="22"/>
        </w:rPr>
      </w:pPr>
      <w:r>
        <w:rPr>
          <w:sz w:val="22"/>
          <w:szCs w:val="22"/>
        </w:rPr>
        <w:lastRenderedPageBreak/>
        <w:t>D.</w:t>
      </w:r>
      <w:r>
        <w:rPr>
          <w:sz w:val="22"/>
          <w:szCs w:val="22"/>
        </w:rPr>
        <w:tab/>
        <w:t>Children/youth in foster care or participating in a foster youth in transition program must be provided access to information regarding available work options and must be allowed to work and develop job skills consistent with state law and the child’s or youth’s age and developmental level according to Section 19-7-101(2)(</w:t>
      </w:r>
      <w:proofErr w:type="spellStart"/>
      <w:r>
        <w:rPr>
          <w:sz w:val="22"/>
          <w:szCs w:val="22"/>
        </w:rPr>
        <w:t>i</w:t>
      </w:r>
      <w:proofErr w:type="spellEnd"/>
      <w:r>
        <w:rPr>
          <w:sz w:val="22"/>
          <w:szCs w:val="22"/>
        </w:rPr>
        <w:t>), C.R.S., Section 19-7-101(2)(</w:t>
      </w:r>
      <w:proofErr w:type="spellStart"/>
      <w:r>
        <w:rPr>
          <w:sz w:val="22"/>
          <w:szCs w:val="22"/>
        </w:rPr>
        <w:t>i</w:t>
      </w:r>
      <w:proofErr w:type="spellEnd"/>
      <w:r>
        <w:rPr>
          <w:sz w:val="22"/>
          <w:szCs w:val="22"/>
        </w:rPr>
        <w:t>)(III), C.R.S., and Section 7.708.34.</w:t>
      </w:r>
    </w:p>
    <w:p w14:paraId="5B05FCA1" w14:textId="1725C3F8" w:rsidR="00327F2E" w:rsidRPr="006B41F7" w:rsidRDefault="002A677B" w:rsidP="00327F2E">
      <w:pPr>
        <w:spacing w:after="200" w:line="276" w:lineRule="auto"/>
        <w:ind w:left="720" w:right="-720" w:hanging="720"/>
        <w:rPr>
          <w:color w:val="FF0000"/>
          <w:sz w:val="22"/>
          <w:szCs w:val="22"/>
        </w:rPr>
      </w:pPr>
      <w:r>
        <w:rPr>
          <w:sz w:val="22"/>
          <w:szCs w:val="22"/>
        </w:rPr>
        <w:t>E</w:t>
      </w:r>
      <w:r w:rsidR="00327F2E" w:rsidRPr="006B41F7">
        <w:rPr>
          <w:sz w:val="22"/>
          <w:szCs w:val="22"/>
        </w:rPr>
        <w:t xml:space="preserve">. </w:t>
      </w:r>
      <w:r w:rsidR="00327F2E" w:rsidRPr="006B41F7">
        <w:rPr>
          <w:sz w:val="22"/>
          <w:szCs w:val="22"/>
        </w:rPr>
        <w:tab/>
      </w:r>
      <w:r>
        <w:rPr>
          <w:sz w:val="22"/>
          <w:szCs w:val="22"/>
        </w:rPr>
        <w:t xml:space="preserve">Restitution, or court-ordered payment made by a criminal offender to a victim to compensate for losses caused by a crime, cannot be used as a means of discipline unless it is ordered by the court based on a criminal offense that was issued prior to placement in the foster care home or during placement if the child/youth is ordered to restitution while in care. Monies received as gifts must not be used toward restitution. </w:t>
      </w:r>
      <w:r w:rsidR="00327F2E" w:rsidRPr="006B41F7">
        <w:rPr>
          <w:sz w:val="22"/>
          <w:szCs w:val="22"/>
        </w:rPr>
        <w:t>A written record of any restitution paid by a child</w:t>
      </w:r>
      <w:r>
        <w:rPr>
          <w:sz w:val="22"/>
          <w:szCs w:val="22"/>
        </w:rPr>
        <w:t>/youth</w:t>
      </w:r>
      <w:r w:rsidR="00327F2E" w:rsidRPr="006B41F7">
        <w:rPr>
          <w:sz w:val="22"/>
          <w:szCs w:val="22"/>
        </w:rPr>
        <w:t xml:space="preserve"> must be maintained by the foster care home and certifying authority</w:t>
      </w:r>
      <w:r>
        <w:rPr>
          <w:sz w:val="22"/>
          <w:szCs w:val="22"/>
        </w:rPr>
        <w:t xml:space="preserve"> in the child</w:t>
      </w:r>
      <w:r w:rsidR="00810253">
        <w:rPr>
          <w:sz w:val="22"/>
          <w:szCs w:val="22"/>
        </w:rPr>
        <w:t>’s</w:t>
      </w:r>
      <w:r>
        <w:rPr>
          <w:sz w:val="22"/>
          <w:szCs w:val="22"/>
        </w:rPr>
        <w:t>/youth</w:t>
      </w:r>
      <w:r w:rsidR="00810253">
        <w:rPr>
          <w:sz w:val="22"/>
          <w:szCs w:val="22"/>
        </w:rPr>
        <w:t>’s</w:t>
      </w:r>
      <w:r>
        <w:rPr>
          <w:sz w:val="22"/>
          <w:szCs w:val="22"/>
        </w:rPr>
        <w:t xml:space="preserve"> file. An accounting of all payments made must be made available to the child/youth or their legal guardian(s)</w:t>
      </w:r>
      <w:r w:rsidR="00327F2E" w:rsidRPr="006B41F7">
        <w:rPr>
          <w:sz w:val="22"/>
          <w:szCs w:val="22"/>
        </w:rPr>
        <w:t xml:space="preserve"> </w:t>
      </w:r>
      <w:r w:rsidR="002A4425">
        <w:rPr>
          <w:sz w:val="22"/>
          <w:szCs w:val="22"/>
        </w:rPr>
        <w:t>and custodian(s) upon request and at time of discharge.</w:t>
      </w:r>
    </w:p>
    <w:p w14:paraId="0FB99398" w14:textId="72B4B8C0" w:rsidR="00327F2E" w:rsidRPr="006B41F7" w:rsidRDefault="00A15DA7" w:rsidP="00327F2E">
      <w:pPr>
        <w:spacing w:after="200" w:line="276" w:lineRule="auto"/>
        <w:ind w:left="720" w:right="-720" w:hanging="720"/>
        <w:rPr>
          <w:sz w:val="22"/>
          <w:szCs w:val="22"/>
        </w:rPr>
      </w:pPr>
      <w:r>
        <w:rPr>
          <w:sz w:val="22"/>
          <w:szCs w:val="22"/>
        </w:rPr>
        <w:t>F</w:t>
      </w:r>
      <w:proofErr w:type="gramStart"/>
      <w:r w:rsidR="00327F2E" w:rsidRPr="006B41F7">
        <w:rPr>
          <w:sz w:val="22"/>
          <w:szCs w:val="22"/>
        </w:rPr>
        <w:t xml:space="preserve">. </w:t>
      </w:r>
      <w:r w:rsidR="00327F2E" w:rsidRPr="006B41F7">
        <w:rPr>
          <w:sz w:val="22"/>
          <w:szCs w:val="22"/>
        </w:rPr>
        <w:tab/>
        <w:t>Chores</w:t>
      </w:r>
      <w:proofErr w:type="gramEnd"/>
      <w:r w:rsidR="00327F2E" w:rsidRPr="006B41F7">
        <w:rPr>
          <w:sz w:val="22"/>
          <w:szCs w:val="22"/>
        </w:rPr>
        <w:t xml:space="preserve"> at the foster care home are considered part of the participatory responsibility of living together.</w:t>
      </w:r>
      <w:r>
        <w:rPr>
          <w:sz w:val="22"/>
          <w:szCs w:val="22"/>
        </w:rPr>
        <w:t xml:space="preserve"> All chores must</w:t>
      </w:r>
      <w:r w:rsidR="00327F2E" w:rsidRPr="006B41F7">
        <w:rPr>
          <w:sz w:val="22"/>
          <w:szCs w:val="22"/>
        </w:rPr>
        <w:t xml:space="preserve"> provide constructive experiences in accordance with the age and ability of the child</w:t>
      </w:r>
      <w:r>
        <w:rPr>
          <w:sz w:val="22"/>
          <w:szCs w:val="22"/>
        </w:rPr>
        <w:t>/youth</w:t>
      </w:r>
      <w:r w:rsidR="00327F2E" w:rsidRPr="006B41F7">
        <w:rPr>
          <w:sz w:val="22"/>
          <w:szCs w:val="22"/>
        </w:rPr>
        <w:t>.</w:t>
      </w:r>
    </w:p>
    <w:p w14:paraId="5D5FDF4C" w14:textId="747A6866" w:rsidR="00327F2E" w:rsidRPr="006B41F7" w:rsidRDefault="00A15DA7" w:rsidP="00327F2E">
      <w:pPr>
        <w:spacing w:after="200" w:line="276" w:lineRule="auto"/>
        <w:ind w:left="720" w:right="-720" w:hanging="720"/>
        <w:rPr>
          <w:sz w:val="22"/>
          <w:szCs w:val="22"/>
        </w:rPr>
      </w:pPr>
      <w:r>
        <w:rPr>
          <w:sz w:val="22"/>
          <w:szCs w:val="22"/>
        </w:rPr>
        <w:t>G</w:t>
      </w:r>
      <w:proofErr w:type="gramStart"/>
      <w:r w:rsidR="00327F2E" w:rsidRPr="006B41F7">
        <w:rPr>
          <w:sz w:val="22"/>
          <w:szCs w:val="22"/>
        </w:rPr>
        <w:t xml:space="preserve">. </w:t>
      </w:r>
      <w:r w:rsidR="00327F2E" w:rsidRPr="006B41F7">
        <w:rPr>
          <w:sz w:val="22"/>
          <w:szCs w:val="22"/>
        </w:rPr>
        <w:tab/>
        <w:t>All</w:t>
      </w:r>
      <w:proofErr w:type="gramEnd"/>
      <w:r w:rsidR="00327F2E" w:rsidRPr="006B41F7">
        <w:rPr>
          <w:sz w:val="22"/>
          <w:szCs w:val="22"/>
        </w:rPr>
        <w:t xml:space="preserve"> chores</w:t>
      </w:r>
      <w:r>
        <w:rPr>
          <w:sz w:val="22"/>
          <w:szCs w:val="22"/>
        </w:rPr>
        <w:t xml:space="preserve"> must</w:t>
      </w:r>
      <w:r w:rsidR="00327F2E" w:rsidRPr="006B41F7">
        <w:rPr>
          <w:color w:val="FF0000"/>
          <w:sz w:val="22"/>
          <w:szCs w:val="22"/>
        </w:rPr>
        <w:t xml:space="preserve"> </w:t>
      </w:r>
      <w:r w:rsidR="00327F2E" w:rsidRPr="006B41F7">
        <w:rPr>
          <w:sz w:val="22"/>
          <w:szCs w:val="22"/>
        </w:rPr>
        <w:t>be scheduled so as not to conflict with other essential scheduled activities.</w:t>
      </w:r>
    </w:p>
    <w:p w14:paraId="42063F79" w14:textId="34E350EE" w:rsidR="00327F2E" w:rsidRPr="006B41F7" w:rsidRDefault="00A15DA7" w:rsidP="00327F2E">
      <w:pPr>
        <w:spacing w:after="200" w:line="276" w:lineRule="auto"/>
        <w:ind w:left="720" w:right="-720" w:hanging="720"/>
        <w:rPr>
          <w:sz w:val="22"/>
          <w:szCs w:val="22"/>
        </w:rPr>
      </w:pPr>
      <w:r>
        <w:rPr>
          <w:sz w:val="22"/>
          <w:szCs w:val="22"/>
        </w:rPr>
        <w:t>H</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foster care home shall comply with all child labor laws and regulations in making work assignments.</w:t>
      </w:r>
    </w:p>
    <w:p w14:paraId="058BAD98" w14:textId="30378B4A" w:rsidR="00327F2E" w:rsidRPr="006B41F7" w:rsidRDefault="00327F2E" w:rsidP="00327F2E">
      <w:pPr>
        <w:spacing w:after="200" w:line="276" w:lineRule="auto"/>
        <w:ind w:left="720" w:right="-720" w:hanging="720"/>
        <w:rPr>
          <w:sz w:val="22"/>
          <w:szCs w:val="22"/>
        </w:rPr>
      </w:pPr>
      <w:bookmarkStart w:id="33" w:name="_Hlk221624222"/>
      <w:r w:rsidRPr="006B41F7">
        <w:rPr>
          <w:sz w:val="22"/>
          <w:szCs w:val="22"/>
        </w:rPr>
        <w:t>I</w:t>
      </w:r>
      <w:proofErr w:type="gramStart"/>
      <w:r w:rsidRPr="006B41F7">
        <w:rPr>
          <w:sz w:val="22"/>
          <w:szCs w:val="22"/>
        </w:rPr>
        <w:t xml:space="preserve">. </w:t>
      </w:r>
      <w:r w:rsidRPr="006B41F7">
        <w:rPr>
          <w:sz w:val="22"/>
          <w:szCs w:val="22"/>
        </w:rPr>
        <w:tab/>
        <w:t>A</w:t>
      </w:r>
      <w:proofErr w:type="gramEnd"/>
      <w:r w:rsidRPr="006B41F7">
        <w:rPr>
          <w:sz w:val="22"/>
          <w:szCs w:val="22"/>
        </w:rPr>
        <w:t xml:space="preserve"> child</w:t>
      </w:r>
      <w:r w:rsidR="00A15DA7">
        <w:rPr>
          <w:sz w:val="22"/>
          <w:szCs w:val="22"/>
        </w:rPr>
        <w:t>/youth must</w:t>
      </w:r>
      <w:r w:rsidRPr="006B41F7">
        <w:rPr>
          <w:color w:val="FF0000"/>
          <w:sz w:val="22"/>
          <w:szCs w:val="22"/>
        </w:rPr>
        <w:t xml:space="preserve"> </w:t>
      </w:r>
      <w:r w:rsidRPr="006B41F7">
        <w:rPr>
          <w:sz w:val="22"/>
          <w:szCs w:val="22"/>
        </w:rPr>
        <w:t>not be exploited</w:t>
      </w:r>
      <w:r w:rsidR="00A15DA7">
        <w:rPr>
          <w:sz w:val="22"/>
          <w:szCs w:val="22"/>
        </w:rPr>
        <w:t xml:space="preserve"> in any manner. Foster parents may not permit a</w:t>
      </w:r>
      <w:r w:rsidRPr="006B41F7">
        <w:rPr>
          <w:sz w:val="22"/>
          <w:szCs w:val="22"/>
        </w:rPr>
        <w:t xml:space="preserve"> child</w:t>
      </w:r>
      <w:r w:rsidR="00A15DA7">
        <w:rPr>
          <w:sz w:val="22"/>
          <w:szCs w:val="22"/>
        </w:rPr>
        <w:t>/youth</w:t>
      </w:r>
      <w:r w:rsidRPr="006B41F7">
        <w:rPr>
          <w:sz w:val="22"/>
          <w:szCs w:val="22"/>
        </w:rPr>
        <w:t xml:space="preserve"> participate in</w:t>
      </w:r>
      <w:r w:rsidR="00A15DA7">
        <w:rPr>
          <w:sz w:val="22"/>
          <w:szCs w:val="22"/>
        </w:rPr>
        <w:t xml:space="preserve"> a</w:t>
      </w:r>
      <w:r w:rsidRPr="006B41F7">
        <w:rPr>
          <w:color w:val="FF0000"/>
          <w:sz w:val="22"/>
          <w:szCs w:val="22"/>
        </w:rPr>
        <w:t xml:space="preserve"> </w:t>
      </w:r>
      <w:r w:rsidRPr="006B41F7">
        <w:rPr>
          <w:sz w:val="22"/>
          <w:szCs w:val="22"/>
        </w:rPr>
        <w:t>solicitation on behalf of the foster care home or certifying authority for a fundraising activity without the written permission of the parent(s)</w:t>
      </w:r>
      <w:r w:rsidR="00A15DA7">
        <w:rPr>
          <w:sz w:val="22"/>
          <w:szCs w:val="22"/>
        </w:rPr>
        <w:t>,</w:t>
      </w:r>
      <w:r w:rsidRPr="006B41F7">
        <w:rPr>
          <w:sz w:val="22"/>
          <w:szCs w:val="22"/>
        </w:rPr>
        <w:t xml:space="preserve"> </w:t>
      </w:r>
      <w:r w:rsidR="00A15DA7">
        <w:rPr>
          <w:sz w:val="22"/>
          <w:szCs w:val="22"/>
        </w:rPr>
        <w:t>legal</w:t>
      </w:r>
      <w:r w:rsidRPr="006B41F7">
        <w:rPr>
          <w:color w:val="FF0000"/>
          <w:sz w:val="22"/>
          <w:szCs w:val="22"/>
        </w:rPr>
        <w:t xml:space="preserve"> </w:t>
      </w:r>
      <w:r w:rsidRPr="006B41F7">
        <w:rPr>
          <w:sz w:val="22"/>
          <w:szCs w:val="22"/>
        </w:rPr>
        <w:t>guardian(s)</w:t>
      </w:r>
      <w:r w:rsidR="00A15DA7">
        <w:rPr>
          <w:sz w:val="22"/>
          <w:szCs w:val="22"/>
        </w:rPr>
        <w:t>, or custodian(s)</w:t>
      </w:r>
      <w:r w:rsidRPr="006B41F7">
        <w:rPr>
          <w:sz w:val="22"/>
          <w:szCs w:val="22"/>
        </w:rPr>
        <w:t xml:space="preserve"> for each specific activity, and the child</w:t>
      </w:r>
      <w:r w:rsidR="00A15DA7">
        <w:rPr>
          <w:sz w:val="22"/>
          <w:szCs w:val="22"/>
        </w:rPr>
        <w:t>/youth</w:t>
      </w:r>
      <w:r w:rsidRPr="006B41F7">
        <w:rPr>
          <w:sz w:val="22"/>
          <w:szCs w:val="22"/>
        </w:rPr>
        <w:t xml:space="preserve"> must be willing to participate in the activity.</w:t>
      </w:r>
    </w:p>
    <w:bookmarkEnd w:id="33"/>
    <w:p w14:paraId="5A8F4335" w14:textId="17908537" w:rsidR="00327F2E" w:rsidRPr="006B41F7" w:rsidRDefault="00327F2E" w:rsidP="00486289">
      <w:pPr>
        <w:pStyle w:val="Heading2"/>
        <w:rPr>
          <w:color w:val="FF0000"/>
        </w:rPr>
      </w:pPr>
      <w:r w:rsidRPr="006B41F7">
        <w:t xml:space="preserve">7.708.4 </w:t>
      </w:r>
      <w:r w:rsidRPr="006B41F7">
        <w:tab/>
        <w:t>PERSONAL CARE AND SAFETY OF THE CHILD</w:t>
      </w:r>
      <w:r w:rsidR="00A15DA7">
        <w:t>/YOUTH</w:t>
      </w:r>
    </w:p>
    <w:p w14:paraId="451241CA" w14:textId="0E49A37C" w:rsidR="00327F2E" w:rsidRPr="00056F9C" w:rsidRDefault="00056F9C" w:rsidP="00486289">
      <w:pPr>
        <w:pStyle w:val="Heading2"/>
      </w:pPr>
      <w:r w:rsidRPr="00056F9C">
        <w:t>7.708.41</w:t>
      </w:r>
      <w:r w:rsidRPr="00056F9C">
        <w:tab/>
        <w:t>Preventative, Supportive, and Corrective Feedback and Discipline</w:t>
      </w:r>
    </w:p>
    <w:p w14:paraId="6872ADAF" w14:textId="383C854A" w:rsidR="00327F2E" w:rsidRPr="006B41F7" w:rsidRDefault="00056F9C" w:rsidP="00327F2E">
      <w:pPr>
        <w:tabs>
          <w:tab w:val="left" w:pos="0"/>
          <w:tab w:val="left" w:pos="1440"/>
          <w:tab w:val="left" w:pos="2160"/>
        </w:tabs>
        <w:spacing w:before="240" w:after="200"/>
        <w:ind w:left="720" w:right="-720" w:hanging="720"/>
        <w:rPr>
          <w:color w:val="FF0000"/>
          <w:sz w:val="22"/>
          <w:szCs w:val="22"/>
        </w:rPr>
      </w:pPr>
      <w:r>
        <w:rPr>
          <w:sz w:val="22"/>
          <w:szCs w:val="22"/>
        </w:rPr>
        <w:t>A.</w:t>
      </w:r>
      <w:r>
        <w:rPr>
          <w:sz w:val="22"/>
          <w:szCs w:val="22"/>
        </w:rPr>
        <w:tab/>
        <w:t>The foster care home or certifying authority must have written policies and procedures regarding discipline that must be explained to all children/youth, parent(s), legal guardian(s), custodian(s), staff, and placing authorities, upon request. These policies must include positive responses to a child’s/youth’s appropriate behavior.</w:t>
      </w:r>
    </w:p>
    <w:p w14:paraId="127E0179" w14:textId="2C83F980" w:rsidR="00327F2E" w:rsidRPr="006B41F7" w:rsidRDefault="00056F9C" w:rsidP="00327F2E">
      <w:pPr>
        <w:tabs>
          <w:tab w:val="left" w:pos="0"/>
          <w:tab w:val="left" w:pos="1440"/>
          <w:tab w:val="left" w:pos="2160"/>
        </w:tabs>
        <w:spacing w:before="240" w:after="200"/>
        <w:ind w:left="720" w:right="-720" w:hanging="720"/>
        <w:rPr>
          <w:color w:val="FF0000"/>
          <w:sz w:val="22"/>
          <w:szCs w:val="22"/>
        </w:rPr>
      </w:pPr>
      <w:r>
        <w:rPr>
          <w:sz w:val="22"/>
          <w:szCs w:val="22"/>
        </w:rPr>
        <w:t>B.</w:t>
      </w:r>
      <w:r>
        <w:rPr>
          <w:sz w:val="22"/>
          <w:szCs w:val="22"/>
        </w:rPr>
        <w:tab/>
        <w:t>Preventative and supportive discipline are designed to be constructive and educational and may include diversion, counseling, restorative justice, predetermined consequences such as temporary loss of privileges, and/or interventions from the child</w:t>
      </w:r>
      <w:r w:rsidR="004F2D49">
        <w:rPr>
          <w:sz w:val="22"/>
          <w:szCs w:val="22"/>
        </w:rPr>
        <w:t>’s</w:t>
      </w:r>
      <w:r>
        <w:rPr>
          <w:sz w:val="22"/>
          <w:szCs w:val="22"/>
        </w:rPr>
        <w:t>/youth</w:t>
      </w:r>
      <w:r w:rsidR="004F2D49">
        <w:rPr>
          <w:sz w:val="22"/>
          <w:szCs w:val="22"/>
        </w:rPr>
        <w:t>’s</w:t>
      </w:r>
      <w:r>
        <w:rPr>
          <w:sz w:val="22"/>
          <w:szCs w:val="22"/>
        </w:rPr>
        <w:t xml:space="preserve"> individual plan.</w:t>
      </w:r>
      <w:r w:rsidR="00327F2E" w:rsidRPr="006B41F7">
        <w:rPr>
          <w:color w:val="FF0000"/>
          <w:sz w:val="22"/>
          <w:szCs w:val="22"/>
        </w:rPr>
        <w:t xml:space="preserve"> </w:t>
      </w:r>
    </w:p>
    <w:p w14:paraId="070B2BD8" w14:textId="3F29E9F8" w:rsidR="00327F2E" w:rsidRPr="006B41F7" w:rsidRDefault="00056F9C" w:rsidP="00327F2E">
      <w:pPr>
        <w:tabs>
          <w:tab w:val="left" w:pos="0"/>
          <w:tab w:val="left" w:pos="1440"/>
          <w:tab w:val="left" w:pos="2160"/>
        </w:tabs>
        <w:spacing w:before="240" w:after="200"/>
        <w:ind w:left="720" w:right="-720" w:hanging="720"/>
        <w:rPr>
          <w:color w:val="FF0000"/>
          <w:sz w:val="22"/>
          <w:szCs w:val="22"/>
        </w:rPr>
      </w:pPr>
      <w:r>
        <w:rPr>
          <w:sz w:val="22"/>
          <w:szCs w:val="22"/>
        </w:rPr>
        <w:t>C.</w:t>
      </w:r>
      <w:r>
        <w:rPr>
          <w:sz w:val="22"/>
          <w:szCs w:val="22"/>
        </w:rPr>
        <w:tab/>
        <w:t>Rights must not be denied as a disciplinary measure.</w:t>
      </w:r>
    </w:p>
    <w:p w14:paraId="529DA960" w14:textId="26A51172" w:rsidR="00327F2E" w:rsidRPr="006B41F7" w:rsidRDefault="00056F9C" w:rsidP="00327F2E">
      <w:pPr>
        <w:tabs>
          <w:tab w:val="left" w:pos="0"/>
          <w:tab w:val="left" w:pos="1440"/>
          <w:tab w:val="left" w:pos="2160"/>
        </w:tabs>
        <w:spacing w:before="240" w:after="200"/>
        <w:ind w:left="720" w:right="-720" w:hanging="720"/>
        <w:rPr>
          <w:color w:val="FF0000"/>
          <w:sz w:val="22"/>
          <w:szCs w:val="22"/>
        </w:rPr>
      </w:pPr>
      <w:r>
        <w:rPr>
          <w:sz w:val="22"/>
          <w:szCs w:val="22"/>
        </w:rPr>
        <w:t>D.</w:t>
      </w:r>
      <w:r>
        <w:rPr>
          <w:sz w:val="22"/>
          <w:szCs w:val="22"/>
        </w:rPr>
        <w:tab/>
        <w:t xml:space="preserve">Separation when used as discipline must be properly assessed if appropriate to the child’s/youth’s age, developmental level, history of trauma, and circumstances. The child/youth must always be within hearing of an adult in a safe, clean, well-lit, well-ventilated room in the foster home that contains at least forty (40) square feet of floor space per child/youth. Exit </w:t>
      </w:r>
      <w:r>
        <w:rPr>
          <w:sz w:val="22"/>
          <w:szCs w:val="22"/>
        </w:rPr>
        <w:lastRenderedPageBreak/>
        <w:t>routes from any room which a child/youth is being separated must be kept free of barriers to escape. No lock or other mechanism preventing egress from the room may be installed. No child/youth may be isolated in a bathroom, closet, attic, pantry, or garage as a means of discipline.</w:t>
      </w:r>
    </w:p>
    <w:p w14:paraId="0577B2A7" w14:textId="0BDA5ACD" w:rsidR="00327F2E" w:rsidRPr="006B41F7" w:rsidRDefault="00056F9C" w:rsidP="00327F2E">
      <w:pPr>
        <w:tabs>
          <w:tab w:val="left" w:pos="0"/>
          <w:tab w:val="left" w:pos="1440"/>
          <w:tab w:val="left" w:pos="2160"/>
        </w:tabs>
        <w:spacing w:before="240" w:after="200"/>
        <w:ind w:left="1440" w:right="-720" w:hanging="720"/>
        <w:rPr>
          <w:color w:val="FF0000"/>
          <w:sz w:val="22"/>
          <w:szCs w:val="22"/>
        </w:rPr>
      </w:pPr>
      <w:r>
        <w:rPr>
          <w:sz w:val="22"/>
          <w:szCs w:val="22"/>
        </w:rPr>
        <w:t>1.</w:t>
      </w:r>
      <w:r>
        <w:rPr>
          <w:sz w:val="22"/>
          <w:szCs w:val="22"/>
        </w:rPr>
        <w:tab/>
        <w:t xml:space="preserve">Children/youth in foster care or participating in a foster youth in transition program have the right to appropriate placement and care, including freedom from abandonment or being locked in a room, building, or premises, or being subjected to isolation or other physical or medical restraint, unless otherwise authorized by statute, as outlined </w:t>
      </w:r>
      <w:r w:rsidR="00F31223">
        <w:rPr>
          <w:sz w:val="22"/>
          <w:szCs w:val="22"/>
        </w:rPr>
        <w:t>in Section 19-7-101(2)(b)(V), C.R.S.</w:t>
      </w:r>
    </w:p>
    <w:p w14:paraId="5C0D5DEC" w14:textId="218C1045" w:rsidR="00327F2E" w:rsidRPr="006B41F7" w:rsidRDefault="00826305" w:rsidP="00327F2E">
      <w:pPr>
        <w:tabs>
          <w:tab w:val="left" w:pos="0"/>
          <w:tab w:val="left" w:pos="1440"/>
          <w:tab w:val="left" w:pos="2160"/>
        </w:tabs>
        <w:spacing w:before="240" w:after="200"/>
        <w:ind w:left="720" w:right="-720" w:hanging="720"/>
        <w:rPr>
          <w:sz w:val="22"/>
          <w:szCs w:val="22"/>
        </w:rPr>
      </w:pPr>
      <w:r>
        <w:rPr>
          <w:sz w:val="22"/>
          <w:szCs w:val="22"/>
        </w:rPr>
        <w:t>E.</w:t>
      </w:r>
      <w:r>
        <w:rPr>
          <w:sz w:val="22"/>
          <w:szCs w:val="22"/>
        </w:rPr>
        <w:tab/>
        <w:t xml:space="preserve">Children/youth in care at the foster care home must not discipline other children/youth. This does not prohibit a foster care home from operating an organized, therapeutic, positive culture. </w:t>
      </w:r>
    </w:p>
    <w:p w14:paraId="07D91BDA" w14:textId="4BB709D9" w:rsidR="00327F2E" w:rsidRPr="006B41F7" w:rsidRDefault="00826305" w:rsidP="00327F2E">
      <w:pPr>
        <w:tabs>
          <w:tab w:val="left" w:pos="0"/>
          <w:tab w:val="left" w:pos="1440"/>
          <w:tab w:val="left" w:pos="2160"/>
        </w:tabs>
        <w:spacing w:before="240" w:after="200"/>
        <w:ind w:left="720" w:right="-720" w:hanging="720"/>
        <w:rPr>
          <w:color w:val="FF0000"/>
          <w:sz w:val="22"/>
          <w:szCs w:val="22"/>
        </w:rPr>
      </w:pPr>
      <w:r>
        <w:rPr>
          <w:sz w:val="22"/>
          <w:szCs w:val="22"/>
        </w:rPr>
        <w:t>F.</w:t>
      </w:r>
      <w:r>
        <w:rPr>
          <w:sz w:val="22"/>
          <w:szCs w:val="22"/>
        </w:rPr>
        <w:tab/>
        <w:t>A foster care home shall prohibit all corporal, inhumane, cruel, and unusual punishment including, but not limited to, the following:</w:t>
      </w:r>
    </w:p>
    <w:p w14:paraId="2F0E2A00" w14:textId="69F3F1F6" w:rsidR="00327F2E" w:rsidRPr="006B41F7" w:rsidRDefault="0021588E" w:rsidP="00327F2E">
      <w:pPr>
        <w:tabs>
          <w:tab w:val="left" w:pos="1440"/>
          <w:tab w:val="left" w:pos="2160"/>
        </w:tabs>
        <w:spacing w:before="240" w:after="200"/>
        <w:ind w:left="1440" w:right="-720" w:hanging="720"/>
        <w:rPr>
          <w:color w:val="FF0000"/>
          <w:sz w:val="22"/>
          <w:szCs w:val="22"/>
        </w:rPr>
      </w:pPr>
      <w:r>
        <w:rPr>
          <w:sz w:val="22"/>
          <w:szCs w:val="22"/>
        </w:rPr>
        <w:t>1.</w:t>
      </w:r>
      <w:r>
        <w:rPr>
          <w:sz w:val="22"/>
          <w:szCs w:val="22"/>
        </w:rPr>
        <w:tab/>
        <w:t>Any type of physical punishment inflicted in any manner upon the body of the child/youth such as spanking, striking, swatting, punching, shaking, biting, hair pulling, roughly handling, striking with an inanimate object, or discipline that is designed to, or likely to, cause physical pain.</w:t>
      </w:r>
      <w:r w:rsidR="00327F2E" w:rsidRPr="006B41F7">
        <w:rPr>
          <w:color w:val="FF0000"/>
          <w:sz w:val="22"/>
          <w:szCs w:val="22"/>
        </w:rPr>
        <w:t xml:space="preserve"> </w:t>
      </w:r>
    </w:p>
    <w:p w14:paraId="4D6E177E" w14:textId="3E21B0B1" w:rsidR="00327F2E" w:rsidRPr="006B41F7" w:rsidRDefault="0021588E" w:rsidP="00327F2E">
      <w:pPr>
        <w:tabs>
          <w:tab w:val="left" w:pos="1440"/>
          <w:tab w:val="left" w:pos="2160"/>
        </w:tabs>
        <w:spacing w:before="240" w:after="200"/>
        <w:ind w:left="1440" w:right="-720" w:hanging="720"/>
        <w:rPr>
          <w:color w:val="FF0000"/>
          <w:sz w:val="22"/>
          <w:szCs w:val="22"/>
        </w:rPr>
      </w:pPr>
      <w:r>
        <w:rPr>
          <w:sz w:val="22"/>
          <w:szCs w:val="22"/>
        </w:rPr>
        <w:t>2.</w:t>
      </w:r>
      <w:r>
        <w:rPr>
          <w:sz w:val="22"/>
          <w:szCs w:val="22"/>
        </w:rPr>
        <w:tab/>
        <w:t>Any shaming, humiliating, or frightening method of discipline to control actions of any child/youth or group of children/youth.</w:t>
      </w:r>
    </w:p>
    <w:p w14:paraId="13882048" w14:textId="1CC63508" w:rsidR="00327F2E" w:rsidRPr="006B41F7" w:rsidRDefault="0021588E" w:rsidP="00327F2E">
      <w:pPr>
        <w:tabs>
          <w:tab w:val="left" w:pos="1440"/>
          <w:tab w:val="left" w:pos="2160"/>
        </w:tabs>
        <w:spacing w:before="240" w:after="200"/>
        <w:ind w:left="1440" w:right="-720" w:hanging="720"/>
        <w:rPr>
          <w:color w:val="FF0000"/>
          <w:sz w:val="22"/>
          <w:szCs w:val="22"/>
        </w:rPr>
      </w:pPr>
      <w:r>
        <w:rPr>
          <w:sz w:val="22"/>
          <w:szCs w:val="22"/>
        </w:rPr>
        <w:t>3.</w:t>
      </w:r>
      <w:r>
        <w:rPr>
          <w:sz w:val="22"/>
          <w:szCs w:val="22"/>
        </w:rPr>
        <w:tab/>
        <w:t>Physical exercise such as running or walking laps, push-ups, or carrying or stacking heavy rocks, bricks, or lumber when used solely as a means of punishment.</w:t>
      </w:r>
    </w:p>
    <w:p w14:paraId="684B2606" w14:textId="3401692F"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t>4.</w:t>
      </w:r>
      <w:r>
        <w:rPr>
          <w:sz w:val="22"/>
          <w:szCs w:val="22"/>
        </w:rPr>
        <w:tab/>
        <w:t>Assignment of physically strenuous or hard work that could result in harm to the child/youth.</w:t>
      </w:r>
    </w:p>
    <w:p w14:paraId="25FE930A" w14:textId="0C01F49F"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t>5.</w:t>
      </w:r>
      <w:r>
        <w:rPr>
          <w:sz w:val="22"/>
          <w:szCs w:val="22"/>
        </w:rPr>
        <w:tab/>
        <w:t>Requiring or forcing a child/youth to take an uncomfortable position such as squatting or bending or requiring a child/youth to stay in a position for an extended length of time such as standing with nose to the wall or holding hands over head, or requiring or forcing a child/youth to repeat physical movements when used solely as a means of punishment.</w:t>
      </w:r>
    </w:p>
    <w:p w14:paraId="325BBED3" w14:textId="0C7EE34F"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t>6.</w:t>
      </w:r>
      <w:r>
        <w:rPr>
          <w:sz w:val="22"/>
          <w:szCs w:val="22"/>
        </w:rPr>
        <w:tab/>
        <w:t>Verbal abuse, derogatory remarks about the child/youth, their family, their race, ancestry, ethnic group, national origin, religion, sex, sexual orientation, gender identity, gender expression, disability, marital status, familial status, source of income, military status, HIV status, cultural background, or any other component of the child’s/youth’s identity, or any intervention or type of treatment that subjects a child/youth to verbal abuse, ridicule, humiliation, or that can be expected to cause excessive emotional trauma.</w:t>
      </w:r>
      <w:r w:rsidR="00327F2E" w:rsidRPr="006B41F7">
        <w:rPr>
          <w:color w:val="FF0000"/>
          <w:sz w:val="22"/>
          <w:szCs w:val="22"/>
        </w:rPr>
        <w:t xml:space="preserve"> </w:t>
      </w:r>
    </w:p>
    <w:p w14:paraId="04B4767A" w14:textId="02FFFE3F"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t>7.</w:t>
      </w:r>
      <w:r>
        <w:rPr>
          <w:sz w:val="22"/>
          <w:szCs w:val="22"/>
        </w:rPr>
        <w:tab/>
        <w:t>Denial of any essential, basic program service solely for disciplinary purposes.</w:t>
      </w:r>
    </w:p>
    <w:p w14:paraId="1A31E749" w14:textId="4D3F3C62"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t>8.</w:t>
      </w:r>
      <w:r>
        <w:rPr>
          <w:sz w:val="22"/>
          <w:szCs w:val="22"/>
        </w:rPr>
        <w:tab/>
        <w:t>Deprivation of meals or snacks, although scheduled meals or snacks may be provided individually.</w:t>
      </w:r>
      <w:bookmarkStart w:id="34" w:name="_Hlk221624269"/>
    </w:p>
    <w:p w14:paraId="0782A182" w14:textId="255E7F9D" w:rsidR="00327F2E" w:rsidRPr="006B41F7" w:rsidRDefault="004913EC" w:rsidP="00327F2E">
      <w:pPr>
        <w:tabs>
          <w:tab w:val="left" w:pos="1440"/>
          <w:tab w:val="left" w:pos="2160"/>
        </w:tabs>
        <w:spacing w:before="240" w:after="200"/>
        <w:ind w:left="1440" w:right="-720" w:hanging="720"/>
        <w:rPr>
          <w:color w:val="FF0000"/>
          <w:sz w:val="22"/>
          <w:szCs w:val="22"/>
        </w:rPr>
      </w:pPr>
      <w:r>
        <w:rPr>
          <w:sz w:val="22"/>
          <w:szCs w:val="22"/>
        </w:rPr>
        <w:lastRenderedPageBreak/>
        <w:t>9.</w:t>
      </w:r>
      <w:r>
        <w:rPr>
          <w:sz w:val="22"/>
          <w:szCs w:val="22"/>
        </w:rPr>
        <w:tab/>
        <w:t>Denial of visits or communication privileges with family, clergy, attorney, GAL, CFY, mental health professionals, court-appointed special advocates, education rights holders, probation officers, and/or caseworkers solely as a means of punishment.</w:t>
      </w:r>
      <w:bookmarkEnd w:id="34"/>
    </w:p>
    <w:p w14:paraId="397A9E5E" w14:textId="17A5F63A" w:rsidR="00327F2E" w:rsidRPr="006B41F7" w:rsidRDefault="00BC45DC" w:rsidP="00327F2E">
      <w:pPr>
        <w:tabs>
          <w:tab w:val="left" w:pos="1440"/>
          <w:tab w:val="left" w:pos="2160"/>
        </w:tabs>
        <w:spacing w:before="240" w:after="200"/>
        <w:ind w:left="1440" w:right="-720" w:hanging="720"/>
        <w:rPr>
          <w:color w:val="FF0000"/>
          <w:sz w:val="22"/>
          <w:szCs w:val="22"/>
        </w:rPr>
      </w:pPr>
      <w:r>
        <w:rPr>
          <w:sz w:val="22"/>
          <w:szCs w:val="22"/>
        </w:rPr>
        <w:t>10.</w:t>
      </w:r>
      <w:r>
        <w:rPr>
          <w:sz w:val="22"/>
          <w:szCs w:val="22"/>
        </w:rPr>
        <w:tab/>
        <w:t>Releasing noxious, toxic, or otherwise unpleasant sprays, mists, or aerosol substances in proximity to the child’s/youth’s face.</w:t>
      </w:r>
    </w:p>
    <w:p w14:paraId="301A4115" w14:textId="2F8B0C7A" w:rsidR="00327F2E" w:rsidRPr="006B41F7" w:rsidRDefault="001F7C1E" w:rsidP="00327F2E">
      <w:pPr>
        <w:tabs>
          <w:tab w:val="left" w:pos="1440"/>
          <w:tab w:val="left" w:pos="2160"/>
        </w:tabs>
        <w:spacing w:before="240" w:after="200"/>
        <w:ind w:left="1440" w:right="-720" w:hanging="720"/>
        <w:rPr>
          <w:color w:val="FF0000"/>
          <w:sz w:val="22"/>
          <w:szCs w:val="22"/>
        </w:rPr>
      </w:pPr>
      <w:r>
        <w:rPr>
          <w:sz w:val="22"/>
          <w:szCs w:val="22"/>
        </w:rPr>
        <w:t>11.</w:t>
      </w:r>
      <w:r>
        <w:rPr>
          <w:sz w:val="22"/>
          <w:szCs w:val="22"/>
        </w:rPr>
        <w:tab/>
        <w:t>Any intervention that denies a child/youth sleep, food, water, shelter, access to bathroom facilities, adequate bedding, or appropriate physical comfort.</w:t>
      </w:r>
    </w:p>
    <w:p w14:paraId="7A3FA0A9" w14:textId="5E3126D7" w:rsidR="00327F2E" w:rsidRPr="006B41F7" w:rsidRDefault="001F7C1E" w:rsidP="00327F2E">
      <w:pPr>
        <w:tabs>
          <w:tab w:val="left" w:pos="1440"/>
          <w:tab w:val="left" w:pos="2160"/>
        </w:tabs>
        <w:spacing w:before="240" w:after="200"/>
        <w:ind w:left="1440" w:right="-720" w:hanging="720"/>
        <w:rPr>
          <w:color w:val="FF0000"/>
          <w:sz w:val="22"/>
          <w:szCs w:val="22"/>
        </w:rPr>
      </w:pPr>
      <w:r>
        <w:rPr>
          <w:sz w:val="22"/>
          <w:szCs w:val="22"/>
        </w:rPr>
        <w:t>12.</w:t>
      </w:r>
      <w:r>
        <w:rPr>
          <w:sz w:val="22"/>
          <w:szCs w:val="22"/>
        </w:rPr>
        <w:tab/>
        <w:t xml:space="preserve">Requiring the child/youth to remain silent for </w:t>
      </w:r>
      <w:proofErr w:type="gramStart"/>
      <w:r>
        <w:rPr>
          <w:sz w:val="22"/>
          <w:szCs w:val="22"/>
        </w:rPr>
        <w:t>a period of time</w:t>
      </w:r>
      <w:proofErr w:type="gramEnd"/>
      <w:r>
        <w:rPr>
          <w:sz w:val="22"/>
          <w:szCs w:val="22"/>
        </w:rPr>
        <w:t xml:space="preserve"> as a form of punishment.</w:t>
      </w:r>
    </w:p>
    <w:p w14:paraId="76037205" w14:textId="1AF72EBC" w:rsidR="00327F2E" w:rsidRPr="006B41F7" w:rsidRDefault="00A3549B" w:rsidP="00327F2E">
      <w:pPr>
        <w:tabs>
          <w:tab w:val="left" w:pos="1440"/>
          <w:tab w:val="left" w:pos="2160"/>
        </w:tabs>
        <w:spacing w:before="240" w:after="200"/>
        <w:ind w:left="1440" w:right="-720" w:hanging="720"/>
        <w:rPr>
          <w:color w:val="FF0000"/>
          <w:sz w:val="22"/>
          <w:szCs w:val="22"/>
        </w:rPr>
      </w:pPr>
      <w:r>
        <w:rPr>
          <w:sz w:val="22"/>
          <w:szCs w:val="22"/>
        </w:rPr>
        <w:t>13.</w:t>
      </w:r>
      <w:r>
        <w:rPr>
          <w:sz w:val="22"/>
          <w:szCs w:val="22"/>
        </w:rPr>
        <w:tab/>
        <w:t>Denial of shelter, clothing, or bedding.</w:t>
      </w:r>
    </w:p>
    <w:p w14:paraId="7D3A291E" w14:textId="060C5E3E" w:rsidR="00327F2E" w:rsidRPr="006B41F7" w:rsidRDefault="00C573B9" w:rsidP="00327F2E">
      <w:pPr>
        <w:tabs>
          <w:tab w:val="left" w:pos="1440"/>
          <w:tab w:val="left" w:pos="2160"/>
        </w:tabs>
        <w:spacing w:before="240" w:after="200"/>
        <w:ind w:left="1440" w:right="-720" w:hanging="720"/>
        <w:rPr>
          <w:color w:val="FF0000"/>
          <w:sz w:val="22"/>
          <w:szCs w:val="22"/>
        </w:rPr>
      </w:pPr>
      <w:r>
        <w:rPr>
          <w:sz w:val="22"/>
          <w:szCs w:val="22"/>
        </w:rPr>
        <w:t>14.</w:t>
      </w:r>
      <w:r>
        <w:rPr>
          <w:sz w:val="22"/>
          <w:szCs w:val="22"/>
        </w:rPr>
        <w:tab/>
        <w:t>Withholding of emotional response or stimulation.</w:t>
      </w:r>
    </w:p>
    <w:p w14:paraId="3B48551E" w14:textId="380EC3E8" w:rsidR="00327F2E" w:rsidRPr="006B41F7" w:rsidRDefault="0013441D" w:rsidP="00327F2E">
      <w:pPr>
        <w:tabs>
          <w:tab w:val="left" w:pos="1440"/>
          <w:tab w:val="left" w:pos="2160"/>
        </w:tabs>
        <w:spacing w:before="240" w:after="200"/>
        <w:ind w:left="1440" w:right="-720" w:hanging="720"/>
        <w:rPr>
          <w:color w:val="FF0000"/>
          <w:sz w:val="22"/>
          <w:szCs w:val="22"/>
        </w:rPr>
      </w:pPr>
      <w:r>
        <w:rPr>
          <w:sz w:val="22"/>
          <w:szCs w:val="22"/>
        </w:rPr>
        <w:t>15.</w:t>
      </w:r>
      <w:r>
        <w:rPr>
          <w:sz w:val="22"/>
          <w:szCs w:val="22"/>
        </w:rPr>
        <w:tab/>
        <w:t>Discipline associated with toileting, toileting accidents, or lapses in toilet training.</w:t>
      </w:r>
      <w:bookmarkStart w:id="35" w:name="_Hlk221624379"/>
    </w:p>
    <w:p w14:paraId="60F6250E" w14:textId="10FDBF97" w:rsidR="00327F2E" w:rsidRPr="006B41F7" w:rsidRDefault="0013441D" w:rsidP="00327F2E">
      <w:pPr>
        <w:tabs>
          <w:tab w:val="left" w:pos="1440"/>
          <w:tab w:val="left" w:pos="2160"/>
        </w:tabs>
        <w:spacing w:before="240" w:after="200"/>
        <w:ind w:left="1440" w:right="-720" w:hanging="720"/>
        <w:rPr>
          <w:color w:val="FF0000"/>
          <w:sz w:val="22"/>
          <w:szCs w:val="22"/>
        </w:rPr>
      </w:pPr>
      <w:r>
        <w:rPr>
          <w:sz w:val="22"/>
          <w:szCs w:val="22"/>
        </w:rPr>
        <w:t>16.</w:t>
      </w:r>
      <w:r>
        <w:rPr>
          <w:sz w:val="22"/>
          <w:szCs w:val="22"/>
        </w:rPr>
        <w:tab/>
        <w:t>Sending a child/youth to bed as punishment. This does not prohibit a foster home from setting individual bedtimes for children/youth. Rest time or quiet time to aid in fatigue or dysregulation is permitted when not punitive in nature and consistent with the individual child’s/youth’s plan.</w:t>
      </w:r>
      <w:bookmarkEnd w:id="35"/>
    </w:p>
    <w:p w14:paraId="5DF87D06" w14:textId="7DDE0BAB"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17.</w:t>
      </w:r>
      <w:r>
        <w:rPr>
          <w:sz w:val="22"/>
          <w:szCs w:val="22"/>
        </w:rPr>
        <w:tab/>
        <w:t>Force feeding a child/youth.</w:t>
      </w:r>
    </w:p>
    <w:p w14:paraId="20E14173" w14:textId="0EEEC767"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18.</w:t>
      </w:r>
      <w:r>
        <w:rPr>
          <w:sz w:val="22"/>
          <w:szCs w:val="22"/>
        </w:rPr>
        <w:tab/>
        <w:t>Use of emergency interventions (e.g. physical restraint or seclusion) as discipline for a child/youth, as a part of therapy, or as a threat to control or gain compliance of a child’s/youth’s behavior.</w:t>
      </w:r>
      <w:r w:rsidR="00327F2E" w:rsidRPr="006B41F7">
        <w:rPr>
          <w:color w:val="FF0000"/>
          <w:sz w:val="22"/>
          <w:szCs w:val="22"/>
        </w:rPr>
        <w:t xml:space="preserve"> </w:t>
      </w:r>
    </w:p>
    <w:p w14:paraId="7C988C53" w14:textId="76ACC2D8"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19.</w:t>
      </w:r>
      <w:r>
        <w:rPr>
          <w:sz w:val="22"/>
          <w:szCs w:val="22"/>
        </w:rPr>
        <w:tab/>
        <w:t>Interventions that use a device, material, or object that is designed to immobilize the child/youth.</w:t>
      </w:r>
    </w:p>
    <w:p w14:paraId="034C4B29" w14:textId="785C48E2"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20.</w:t>
      </w:r>
      <w:r>
        <w:rPr>
          <w:sz w:val="22"/>
          <w:szCs w:val="22"/>
        </w:rPr>
        <w:tab/>
        <w:t>Any intervention that deprives a child/youth of the use of their senses, including sight, hearing, touch, taste, or smell.</w:t>
      </w:r>
    </w:p>
    <w:p w14:paraId="20EC12E0" w14:textId="53ACEA9D"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21.</w:t>
      </w:r>
      <w:r>
        <w:rPr>
          <w:sz w:val="22"/>
          <w:szCs w:val="22"/>
        </w:rPr>
        <w:tab/>
        <w:t xml:space="preserve">Use of “rebirthing therapy” or any therapy technique that may be considered </w:t>
      </w:r>
      <w:proofErr w:type="gramStart"/>
      <w:r>
        <w:rPr>
          <w:sz w:val="22"/>
          <w:szCs w:val="22"/>
        </w:rPr>
        <w:t>similar to</w:t>
      </w:r>
      <w:proofErr w:type="gramEnd"/>
      <w:r>
        <w:rPr>
          <w:sz w:val="22"/>
          <w:szCs w:val="22"/>
        </w:rPr>
        <w:t xml:space="preserve"> rebirthing therapy as a therapeutic treatment, as defined in Section 12-245-224(1)(t)(IV), C.R.S.</w:t>
      </w:r>
    </w:p>
    <w:p w14:paraId="1B9CF0F3" w14:textId="2E0687D2" w:rsidR="00327F2E" w:rsidRPr="006B41F7" w:rsidRDefault="000B4840" w:rsidP="00327F2E">
      <w:pPr>
        <w:tabs>
          <w:tab w:val="left" w:pos="1440"/>
          <w:tab w:val="left" w:pos="2160"/>
        </w:tabs>
        <w:spacing w:before="240" w:after="200"/>
        <w:ind w:left="1440" w:right="-720" w:hanging="720"/>
        <w:rPr>
          <w:color w:val="FF0000"/>
          <w:sz w:val="22"/>
          <w:szCs w:val="22"/>
        </w:rPr>
      </w:pPr>
      <w:r>
        <w:rPr>
          <w:sz w:val="22"/>
          <w:szCs w:val="22"/>
        </w:rPr>
        <w:t>22.</w:t>
      </w:r>
      <w:r>
        <w:rPr>
          <w:sz w:val="22"/>
          <w:szCs w:val="22"/>
        </w:rPr>
        <w:tab/>
        <w:t>Use of “conversion therapy” as defined in Section 7.701.2.</w:t>
      </w:r>
    </w:p>
    <w:p w14:paraId="6ED44F06" w14:textId="4CB62DA7" w:rsidR="00327F2E" w:rsidRPr="006B41F7" w:rsidRDefault="00327F2E" w:rsidP="00486289">
      <w:pPr>
        <w:pStyle w:val="Heading2"/>
      </w:pPr>
      <w:r w:rsidRPr="006B41F7">
        <w:t>7.708.4</w:t>
      </w:r>
      <w:r w:rsidR="008B402E">
        <w:t>2</w:t>
      </w:r>
      <w:r w:rsidRPr="006B41F7">
        <w:t xml:space="preserve"> </w:t>
      </w:r>
      <w:r w:rsidRPr="006B41F7">
        <w:tab/>
        <w:t>Medical and Health Services</w:t>
      </w:r>
    </w:p>
    <w:p w14:paraId="61E89496" w14:textId="2E92DBE7" w:rsidR="00327F2E" w:rsidRPr="006B41F7" w:rsidRDefault="00327F2E" w:rsidP="00327F2E">
      <w:pPr>
        <w:spacing w:after="200" w:line="276" w:lineRule="auto"/>
        <w:ind w:left="720" w:right="-720" w:hanging="720"/>
        <w:rPr>
          <w:sz w:val="22"/>
          <w:szCs w:val="22"/>
        </w:rPr>
      </w:pPr>
      <w:bookmarkStart w:id="36" w:name="_Hlk221624464"/>
      <w:r w:rsidRPr="006B41F7">
        <w:rPr>
          <w:sz w:val="22"/>
          <w:szCs w:val="22"/>
        </w:rPr>
        <w:t>A</w:t>
      </w:r>
      <w:proofErr w:type="gramStart"/>
      <w:r w:rsidRPr="006B41F7">
        <w:rPr>
          <w:sz w:val="22"/>
          <w:szCs w:val="22"/>
        </w:rPr>
        <w:t xml:space="preserve">. </w:t>
      </w:r>
      <w:r w:rsidRPr="006B41F7">
        <w:rPr>
          <w:sz w:val="22"/>
          <w:szCs w:val="22"/>
        </w:rPr>
        <w:tab/>
        <w:t>A</w:t>
      </w:r>
      <w:proofErr w:type="gramEnd"/>
      <w:r w:rsidRPr="006B41F7">
        <w:rPr>
          <w:sz w:val="22"/>
          <w:szCs w:val="22"/>
        </w:rPr>
        <w:t xml:space="preserve"> general medical examination for each child/youth</w:t>
      </w:r>
      <w:r w:rsidR="00555757">
        <w:rPr>
          <w:sz w:val="22"/>
          <w:szCs w:val="22"/>
        </w:rPr>
        <w:t xml:space="preserve"> in placement</w:t>
      </w:r>
      <w:r w:rsidRPr="006B41F7">
        <w:rPr>
          <w:color w:val="FF0000"/>
          <w:sz w:val="22"/>
          <w:szCs w:val="22"/>
        </w:rPr>
        <w:t xml:space="preserve"> </w:t>
      </w:r>
      <w:r w:rsidRPr="006B41F7">
        <w:rPr>
          <w:sz w:val="22"/>
          <w:szCs w:val="22"/>
        </w:rPr>
        <w:t>must be completed or scheduled with a physician</w:t>
      </w:r>
      <w:r w:rsidR="00555757">
        <w:rPr>
          <w:sz w:val="22"/>
          <w:szCs w:val="22"/>
        </w:rPr>
        <w:t>, physician’s assistant,</w:t>
      </w:r>
      <w:r w:rsidRPr="006B41F7">
        <w:rPr>
          <w:sz w:val="22"/>
          <w:szCs w:val="22"/>
        </w:rPr>
        <w:t xml:space="preserve"> or a nurse practitioner prior to or within fourteen (14) calendar days following placement at the foster care home. If the child/youth has received a medical examination within the previous twelve (12) months, another medical examination is not required during that year </w:t>
      </w:r>
      <w:proofErr w:type="gramStart"/>
      <w:r w:rsidRPr="006B41F7">
        <w:rPr>
          <w:sz w:val="22"/>
          <w:szCs w:val="22"/>
        </w:rPr>
        <w:t>as long as</w:t>
      </w:r>
      <w:proofErr w:type="gramEnd"/>
      <w:r w:rsidRPr="006B41F7">
        <w:rPr>
          <w:sz w:val="22"/>
          <w:szCs w:val="22"/>
        </w:rPr>
        <w:t xml:space="preserve"> the foster home</w:t>
      </w:r>
      <w:r w:rsidR="00555757">
        <w:rPr>
          <w:sz w:val="22"/>
          <w:szCs w:val="22"/>
        </w:rPr>
        <w:t xml:space="preserve"> or certifying authority</w:t>
      </w:r>
      <w:r w:rsidRPr="006B41F7">
        <w:rPr>
          <w:color w:val="FF0000"/>
          <w:sz w:val="22"/>
          <w:szCs w:val="22"/>
        </w:rPr>
        <w:t xml:space="preserve"> </w:t>
      </w:r>
      <w:r w:rsidRPr="006B41F7">
        <w:rPr>
          <w:sz w:val="22"/>
          <w:szCs w:val="22"/>
        </w:rPr>
        <w:t>has written documentation of the previous medical exam. A statement from the examiner</w:t>
      </w:r>
      <w:r w:rsidR="00555757">
        <w:rPr>
          <w:sz w:val="22"/>
          <w:szCs w:val="22"/>
        </w:rPr>
        <w:t xml:space="preserve"> must</w:t>
      </w:r>
      <w:r w:rsidRPr="006B41F7">
        <w:rPr>
          <w:color w:val="FF0000"/>
          <w:sz w:val="22"/>
          <w:szCs w:val="22"/>
        </w:rPr>
        <w:t xml:space="preserve"> </w:t>
      </w:r>
      <w:r w:rsidRPr="006B41F7">
        <w:rPr>
          <w:sz w:val="22"/>
          <w:szCs w:val="22"/>
        </w:rPr>
        <w:t>be retained in the foster child's/youth’s file. This exam</w:t>
      </w:r>
      <w:r w:rsidR="00555757">
        <w:rPr>
          <w:sz w:val="22"/>
          <w:szCs w:val="22"/>
        </w:rPr>
        <w:t xml:space="preserve"> must</w:t>
      </w:r>
      <w:r w:rsidRPr="006B41F7">
        <w:rPr>
          <w:sz w:val="22"/>
          <w:szCs w:val="22"/>
        </w:rPr>
        <w:t xml:space="preserve"> include the following:</w:t>
      </w:r>
    </w:p>
    <w:bookmarkEnd w:id="36"/>
    <w:p w14:paraId="32991EA0" w14:textId="68C73ECA" w:rsidR="00327F2E" w:rsidRPr="006B41F7" w:rsidRDefault="00555757" w:rsidP="00327F2E">
      <w:pPr>
        <w:spacing w:after="200" w:line="276" w:lineRule="auto"/>
        <w:ind w:left="1440" w:right="-720" w:hanging="720"/>
        <w:rPr>
          <w:color w:val="FF0000"/>
          <w:sz w:val="22"/>
          <w:szCs w:val="22"/>
        </w:rPr>
      </w:pPr>
      <w:r>
        <w:rPr>
          <w:sz w:val="22"/>
          <w:szCs w:val="22"/>
        </w:rPr>
        <w:lastRenderedPageBreak/>
        <w:t>1.</w:t>
      </w:r>
      <w:r>
        <w:rPr>
          <w:sz w:val="22"/>
          <w:szCs w:val="22"/>
        </w:rPr>
        <w:tab/>
        <w:t>A review of the child’s/youth’s medical history, when available, at time of examination.</w:t>
      </w:r>
    </w:p>
    <w:p w14:paraId="3738BBB0" w14:textId="7DDCCC97" w:rsidR="00327F2E" w:rsidRPr="006B41F7" w:rsidRDefault="00555757" w:rsidP="00327F2E">
      <w:pPr>
        <w:spacing w:after="200" w:line="276" w:lineRule="auto"/>
        <w:ind w:left="1440" w:right="-720" w:hanging="720"/>
        <w:rPr>
          <w:color w:val="FF0000"/>
          <w:sz w:val="22"/>
          <w:szCs w:val="22"/>
        </w:rPr>
      </w:pPr>
      <w:r>
        <w:rPr>
          <w:sz w:val="22"/>
          <w:szCs w:val="22"/>
        </w:rPr>
        <w:t>2.</w:t>
      </w:r>
      <w:r>
        <w:rPr>
          <w:sz w:val="22"/>
          <w:szCs w:val="22"/>
        </w:rPr>
        <w:tab/>
        <w:t>A review of current medications the child/youth is taking and medications the child/youth has been taking within thirty (30) days prior to placement.</w:t>
      </w:r>
    </w:p>
    <w:p w14:paraId="1685276E" w14:textId="5BAD6589" w:rsidR="00327F2E" w:rsidRPr="006B41F7" w:rsidRDefault="00555757" w:rsidP="00327F2E">
      <w:pPr>
        <w:spacing w:after="200" w:line="276" w:lineRule="auto"/>
        <w:ind w:left="1440" w:right="-720" w:hanging="720"/>
        <w:rPr>
          <w:sz w:val="22"/>
          <w:szCs w:val="22"/>
        </w:rPr>
      </w:pPr>
      <w:r>
        <w:rPr>
          <w:sz w:val="22"/>
          <w:szCs w:val="22"/>
        </w:rPr>
        <w:t>3</w:t>
      </w:r>
      <w:r w:rsidR="00327F2E" w:rsidRPr="006B41F7">
        <w:rPr>
          <w:sz w:val="22"/>
          <w:szCs w:val="22"/>
        </w:rPr>
        <w:t>.</w:t>
      </w:r>
      <w:r w:rsidR="00327F2E" w:rsidRPr="006B41F7">
        <w:rPr>
          <w:sz w:val="22"/>
          <w:szCs w:val="22"/>
        </w:rPr>
        <w:tab/>
        <w:t>An examination for physical injury and</w:t>
      </w:r>
      <w:r>
        <w:rPr>
          <w:sz w:val="22"/>
          <w:szCs w:val="22"/>
        </w:rPr>
        <w:t xml:space="preserve"> ongoing medical conditions</w:t>
      </w:r>
      <w:r w:rsidR="00327F2E" w:rsidRPr="006B41F7">
        <w:rPr>
          <w:sz w:val="22"/>
          <w:szCs w:val="22"/>
        </w:rPr>
        <w:t>.</w:t>
      </w:r>
    </w:p>
    <w:p w14:paraId="0D466E4C" w14:textId="7DA89417" w:rsidR="00327F2E" w:rsidRPr="006B41F7" w:rsidRDefault="00555757" w:rsidP="00327F2E">
      <w:pPr>
        <w:spacing w:after="200" w:line="276" w:lineRule="auto"/>
        <w:ind w:left="1440" w:right="-720" w:hanging="720"/>
        <w:rPr>
          <w:sz w:val="22"/>
          <w:szCs w:val="22"/>
        </w:rPr>
      </w:pPr>
      <w:r>
        <w:rPr>
          <w:sz w:val="22"/>
          <w:szCs w:val="22"/>
        </w:rPr>
        <w:t>4</w:t>
      </w:r>
      <w:proofErr w:type="gramStart"/>
      <w:r w:rsidR="00327F2E" w:rsidRPr="006B41F7">
        <w:rPr>
          <w:sz w:val="22"/>
          <w:szCs w:val="22"/>
        </w:rPr>
        <w:t xml:space="preserve">. </w:t>
      </w:r>
      <w:r w:rsidR="00327F2E" w:rsidRPr="006B41F7">
        <w:rPr>
          <w:sz w:val="22"/>
          <w:szCs w:val="22"/>
        </w:rPr>
        <w:tab/>
        <w:t>Vision</w:t>
      </w:r>
      <w:proofErr w:type="gramEnd"/>
      <w:r w:rsidR="00327F2E" w:rsidRPr="006B41F7">
        <w:rPr>
          <w:sz w:val="22"/>
          <w:szCs w:val="22"/>
        </w:rPr>
        <w:t xml:space="preserve"> and hearing screening.</w:t>
      </w:r>
    </w:p>
    <w:p w14:paraId="62020A16" w14:textId="55B970DE" w:rsidR="00327F2E" w:rsidRPr="006B41F7" w:rsidRDefault="00555757" w:rsidP="00327F2E">
      <w:pPr>
        <w:spacing w:after="200" w:line="276" w:lineRule="auto"/>
        <w:ind w:left="1440" w:right="-720" w:hanging="720"/>
        <w:rPr>
          <w:sz w:val="22"/>
          <w:szCs w:val="22"/>
        </w:rPr>
      </w:pPr>
      <w:r w:rsidRPr="00555757">
        <w:rPr>
          <w:sz w:val="22"/>
          <w:szCs w:val="22"/>
        </w:rPr>
        <w:t>5</w:t>
      </w:r>
      <w:r w:rsidR="00327F2E" w:rsidRPr="00555757">
        <w:rPr>
          <w:sz w:val="22"/>
          <w:szCs w:val="22"/>
        </w:rPr>
        <w:t>.</w:t>
      </w:r>
      <w:r w:rsidR="00327F2E" w:rsidRPr="006B41F7">
        <w:rPr>
          <w:sz w:val="22"/>
          <w:szCs w:val="22"/>
        </w:rPr>
        <w:tab/>
        <w:t>A current assessment of the child's/youth’s health, including immunizations.</w:t>
      </w:r>
    </w:p>
    <w:p w14:paraId="0349DBD7" w14:textId="544FD9B8"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Whenever</w:t>
      </w:r>
      <w:proofErr w:type="gramEnd"/>
      <w:r w:rsidRPr="006B41F7">
        <w:rPr>
          <w:sz w:val="22"/>
          <w:szCs w:val="22"/>
        </w:rPr>
        <w:t xml:space="preserve"> indicated, a child/youth</w:t>
      </w:r>
      <w:r w:rsidR="00555757">
        <w:rPr>
          <w:sz w:val="22"/>
          <w:szCs w:val="22"/>
        </w:rPr>
        <w:t xml:space="preserve"> must</w:t>
      </w:r>
      <w:r w:rsidRPr="006B41F7">
        <w:rPr>
          <w:sz w:val="22"/>
          <w:szCs w:val="22"/>
        </w:rPr>
        <w:t xml:space="preserve"> be referred</w:t>
      </w:r>
      <w:r w:rsidR="00555757">
        <w:rPr>
          <w:sz w:val="22"/>
          <w:szCs w:val="22"/>
        </w:rPr>
        <w:t xml:space="preserve"> by a licensed medical provider</w:t>
      </w:r>
      <w:r w:rsidRPr="006B41F7">
        <w:rPr>
          <w:color w:val="FF0000"/>
          <w:sz w:val="22"/>
          <w:szCs w:val="22"/>
        </w:rPr>
        <w:t xml:space="preserve"> </w:t>
      </w:r>
      <w:r w:rsidRPr="006B41F7">
        <w:rPr>
          <w:sz w:val="22"/>
          <w:szCs w:val="22"/>
        </w:rPr>
        <w:t>to an appropriate specialist for either further assessment or treatment.</w:t>
      </w:r>
    </w:p>
    <w:p w14:paraId="43838585" w14:textId="1BD2CE2A" w:rsidR="00327F2E" w:rsidRPr="006B41F7" w:rsidRDefault="00327F2E" w:rsidP="00327F2E">
      <w:pPr>
        <w:spacing w:after="200" w:line="276" w:lineRule="auto"/>
        <w:ind w:left="720" w:right="-720" w:hanging="720"/>
        <w:rPr>
          <w:color w:val="FF0000"/>
          <w:sz w:val="22"/>
          <w:szCs w:val="22"/>
        </w:rPr>
      </w:pPr>
      <w:r w:rsidRPr="006B41F7">
        <w:rPr>
          <w:sz w:val="22"/>
          <w:szCs w:val="22"/>
        </w:rPr>
        <w:t>C</w:t>
      </w:r>
      <w:proofErr w:type="gramStart"/>
      <w:r w:rsidRPr="006B41F7">
        <w:rPr>
          <w:sz w:val="22"/>
          <w:szCs w:val="22"/>
        </w:rPr>
        <w:t xml:space="preserve">. </w:t>
      </w:r>
      <w:r w:rsidRPr="006B41F7">
        <w:rPr>
          <w:sz w:val="22"/>
          <w:szCs w:val="22"/>
        </w:rPr>
        <w:tab/>
        <w:t>Subsequent</w:t>
      </w:r>
      <w:proofErr w:type="gramEnd"/>
      <w:r w:rsidRPr="006B41F7">
        <w:rPr>
          <w:sz w:val="22"/>
          <w:szCs w:val="22"/>
        </w:rPr>
        <w:t xml:space="preserve"> physical and other examinations</w:t>
      </w:r>
      <w:r w:rsidR="00555757">
        <w:rPr>
          <w:sz w:val="22"/>
          <w:szCs w:val="22"/>
        </w:rPr>
        <w:t xml:space="preserve"> or </w:t>
      </w:r>
      <w:proofErr w:type="gramStart"/>
      <w:r w:rsidR="00555757">
        <w:rPr>
          <w:sz w:val="22"/>
          <w:szCs w:val="22"/>
        </w:rPr>
        <w:t>follow up</w:t>
      </w:r>
      <w:proofErr w:type="gramEnd"/>
      <w:r w:rsidR="00555757">
        <w:rPr>
          <w:sz w:val="22"/>
          <w:szCs w:val="22"/>
        </w:rPr>
        <w:t xml:space="preserve"> appointments with specialists</w:t>
      </w:r>
      <w:r w:rsidRPr="006B41F7">
        <w:rPr>
          <w:color w:val="FF0000"/>
          <w:sz w:val="22"/>
          <w:szCs w:val="22"/>
        </w:rPr>
        <w:t xml:space="preserve"> </w:t>
      </w:r>
      <w:r w:rsidRPr="006B41F7">
        <w:rPr>
          <w:sz w:val="22"/>
          <w:szCs w:val="22"/>
        </w:rPr>
        <w:t>shall be done annually or as directed, in writing, by the physician or other</w:t>
      </w:r>
      <w:r w:rsidR="00555757">
        <w:rPr>
          <w:sz w:val="22"/>
          <w:szCs w:val="22"/>
        </w:rPr>
        <w:t xml:space="preserve"> licensed health care provider</w:t>
      </w:r>
      <w:r w:rsidRPr="006B41F7">
        <w:rPr>
          <w:sz w:val="22"/>
          <w:szCs w:val="22"/>
        </w:rPr>
        <w:t xml:space="preserve">. </w:t>
      </w:r>
      <w:r w:rsidR="00555757">
        <w:rPr>
          <w:sz w:val="22"/>
          <w:szCs w:val="22"/>
        </w:rPr>
        <w:t>Ongoing medical conditions must be considered before implementation of a treatment strategy.</w:t>
      </w:r>
    </w:p>
    <w:p w14:paraId="27A624EC" w14:textId="40921A08" w:rsidR="00327F2E" w:rsidRPr="006B41F7" w:rsidRDefault="00327F2E" w:rsidP="00327F2E">
      <w:pPr>
        <w:spacing w:after="200" w:line="276" w:lineRule="auto"/>
        <w:ind w:left="72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Dental</w:t>
      </w:r>
      <w:proofErr w:type="gramEnd"/>
      <w:r w:rsidRPr="006B41F7">
        <w:rPr>
          <w:sz w:val="22"/>
          <w:szCs w:val="22"/>
        </w:rPr>
        <w:t xml:space="preserve"> examinations</w:t>
      </w:r>
      <w:r w:rsidR="00555757">
        <w:rPr>
          <w:sz w:val="22"/>
          <w:szCs w:val="22"/>
        </w:rPr>
        <w:t xml:space="preserve"> for all children/youth one (1) year of age or older, or at a younger age at the eruption of the first tooth and/or if recommended by a physician or dentist,</w:t>
      </w:r>
      <w:r w:rsidRPr="006B41F7">
        <w:rPr>
          <w:sz w:val="22"/>
          <w:szCs w:val="22"/>
        </w:rPr>
        <w:t xml:space="preserve"> must have been completed within four</w:t>
      </w:r>
      <w:r w:rsidR="00555757">
        <w:rPr>
          <w:sz w:val="22"/>
          <w:szCs w:val="22"/>
        </w:rPr>
        <w:t xml:space="preserve"> (4)</w:t>
      </w:r>
      <w:r w:rsidRPr="006B41F7">
        <w:rPr>
          <w:color w:val="FF0000"/>
          <w:sz w:val="22"/>
          <w:szCs w:val="22"/>
        </w:rPr>
        <w:t xml:space="preserve"> </w:t>
      </w:r>
      <w:r w:rsidRPr="006B41F7">
        <w:rPr>
          <w:sz w:val="22"/>
          <w:szCs w:val="22"/>
        </w:rPr>
        <w:t>months prior to placement or scheduled or completed within eight (8) weeks following placement. The foster care home or governing body</w:t>
      </w:r>
      <w:r w:rsidR="00555757">
        <w:rPr>
          <w:sz w:val="22"/>
          <w:szCs w:val="22"/>
        </w:rPr>
        <w:t xml:space="preserve"> must</w:t>
      </w:r>
      <w:r w:rsidRPr="006B41F7">
        <w:rPr>
          <w:sz w:val="22"/>
          <w:szCs w:val="22"/>
        </w:rPr>
        <w:t xml:space="preserve"> ensure that each child/youth receives a dental examination every six</w:t>
      </w:r>
      <w:r w:rsidR="00555757">
        <w:rPr>
          <w:sz w:val="22"/>
          <w:szCs w:val="22"/>
        </w:rPr>
        <w:t xml:space="preserve"> (6)</w:t>
      </w:r>
      <w:r w:rsidRPr="006B41F7">
        <w:rPr>
          <w:color w:val="FF0000"/>
          <w:sz w:val="22"/>
          <w:szCs w:val="22"/>
        </w:rPr>
        <w:t xml:space="preserve"> </w:t>
      </w:r>
      <w:r w:rsidRPr="006B41F7">
        <w:rPr>
          <w:sz w:val="22"/>
          <w:szCs w:val="22"/>
        </w:rPr>
        <w:t>months or as required in writing by a dentist.</w:t>
      </w:r>
    </w:p>
    <w:p w14:paraId="404925A6" w14:textId="3953A629" w:rsidR="00327F2E" w:rsidRPr="0059662A" w:rsidDel="009468CE" w:rsidRDefault="00327F2E" w:rsidP="0059662A">
      <w:pPr>
        <w:spacing w:after="200" w:line="276" w:lineRule="auto"/>
        <w:ind w:left="720" w:right="-720" w:hanging="720"/>
        <w:rPr>
          <w:del w:id="37" w:author="Ellett, Logan" w:date="2026-04-13T09:03:00Z" w16du:dateUtc="2026-04-13T15:03:00Z"/>
          <w:color w:val="FF0000"/>
          <w:sz w:val="22"/>
          <w:szCs w:val="22"/>
        </w:rPr>
      </w:pPr>
      <w:bookmarkStart w:id="38" w:name="_Hlk221624552"/>
      <w:r w:rsidRPr="006B41F7">
        <w:rPr>
          <w:sz w:val="22"/>
          <w:szCs w:val="22"/>
        </w:rPr>
        <w:t xml:space="preserve">E. </w:t>
      </w:r>
      <w:r w:rsidRPr="006B41F7">
        <w:rPr>
          <w:sz w:val="22"/>
          <w:szCs w:val="22"/>
        </w:rPr>
        <w:tab/>
        <w:t>At all times there</w:t>
      </w:r>
      <w:r w:rsidR="00555757">
        <w:rPr>
          <w:sz w:val="22"/>
          <w:szCs w:val="22"/>
        </w:rPr>
        <w:t xml:space="preserve"> must</w:t>
      </w:r>
      <w:r w:rsidRPr="006B41F7">
        <w:rPr>
          <w:color w:val="FF0000"/>
          <w:sz w:val="22"/>
          <w:szCs w:val="22"/>
        </w:rPr>
        <w:t xml:space="preserve"> </w:t>
      </w:r>
      <w:r w:rsidRPr="006B41F7">
        <w:rPr>
          <w:sz w:val="22"/>
          <w:szCs w:val="22"/>
        </w:rPr>
        <w:t>be First Aid supplies readily available at the foster care home. Each foster parent must be certified in first aid, or the equivalent, and CPR for all ages of foster children/youth in care.</w:t>
      </w:r>
      <w:r w:rsidR="00555757">
        <w:rPr>
          <w:sz w:val="22"/>
          <w:szCs w:val="22"/>
        </w:rPr>
        <w:t xml:space="preserve"> The first aid and CPR course must be from a nationally recognized organization and include a face-to-face demonstration of competency with a certified instructor in both child/youth and adult competencies.</w:t>
      </w:r>
      <w:r w:rsidR="00576B26">
        <w:rPr>
          <w:sz w:val="22"/>
          <w:szCs w:val="22"/>
        </w:rPr>
        <w:t xml:space="preserve"> Proof of training must be present either on the certification card itself or within the dated curriculum for the course. A licensed health care provider’s active license, as defined in Section 7.701.2, may be substituted for first aid and CPR training and certification.</w:t>
      </w:r>
      <w:r w:rsidR="00D944B9">
        <w:rPr>
          <w:sz w:val="22"/>
          <w:szCs w:val="22"/>
        </w:rPr>
        <w:t xml:space="preserve"> First aid and CPR training may be included in initial training hours as well as in ongoing hours of training required to maintain </w:t>
      </w:r>
      <w:bookmarkEnd w:id="38"/>
      <w:proofErr w:type="spellStart"/>
      <w:r w:rsidR="00D944B9">
        <w:rPr>
          <w:sz w:val="22"/>
          <w:szCs w:val="22"/>
        </w:rPr>
        <w:t>certification.</w:t>
      </w:r>
    </w:p>
    <w:p w14:paraId="51363389" w14:textId="13F6C598" w:rsidR="00327F2E" w:rsidRPr="006B41F7" w:rsidRDefault="00327F2E" w:rsidP="00327F2E">
      <w:pPr>
        <w:spacing w:after="200" w:line="276" w:lineRule="auto"/>
        <w:ind w:left="720" w:right="-720" w:hanging="720"/>
        <w:rPr>
          <w:sz w:val="22"/>
          <w:szCs w:val="22"/>
        </w:rPr>
      </w:pPr>
      <w:bookmarkStart w:id="39" w:name="_Hlk221624578"/>
      <w:r w:rsidRPr="006B41F7">
        <w:rPr>
          <w:sz w:val="22"/>
          <w:szCs w:val="22"/>
        </w:rPr>
        <w:t>F</w:t>
      </w:r>
      <w:proofErr w:type="spellEnd"/>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 in conjunction with the parent(s)</w:t>
      </w:r>
      <w:r w:rsidR="00D944B9">
        <w:rPr>
          <w:sz w:val="22"/>
          <w:szCs w:val="22"/>
        </w:rPr>
        <w:t>, legal</w:t>
      </w:r>
      <w:r w:rsidRPr="006B41F7">
        <w:rPr>
          <w:sz w:val="22"/>
          <w:szCs w:val="22"/>
        </w:rPr>
        <w:t xml:space="preserve"> guardian(s),</w:t>
      </w:r>
      <w:r w:rsidR="00D944B9">
        <w:rPr>
          <w:sz w:val="22"/>
          <w:szCs w:val="22"/>
        </w:rPr>
        <w:t xml:space="preserve"> or custodian(s) must</w:t>
      </w:r>
      <w:r w:rsidRPr="006B41F7">
        <w:rPr>
          <w:color w:val="FF0000"/>
          <w:sz w:val="22"/>
          <w:szCs w:val="22"/>
        </w:rPr>
        <w:t xml:space="preserve"> </w:t>
      </w:r>
      <w:r w:rsidRPr="006B41F7">
        <w:rPr>
          <w:sz w:val="22"/>
          <w:szCs w:val="22"/>
        </w:rPr>
        <w:t>make every effort to ensure that a child/youth needing corrective devices such as glasses, hearing aids, etc., is provided with the necessary equipment. The placing authority for the child/youth</w:t>
      </w:r>
      <w:r w:rsidR="00D944B9">
        <w:rPr>
          <w:sz w:val="22"/>
          <w:szCs w:val="22"/>
        </w:rPr>
        <w:t xml:space="preserve"> in foster care</w:t>
      </w:r>
      <w:r w:rsidRPr="006B41F7">
        <w:rPr>
          <w:color w:val="FF0000"/>
          <w:sz w:val="22"/>
          <w:szCs w:val="22"/>
        </w:rPr>
        <w:t xml:space="preserve"> </w:t>
      </w:r>
      <w:r w:rsidRPr="006B41F7">
        <w:rPr>
          <w:sz w:val="22"/>
          <w:szCs w:val="22"/>
        </w:rPr>
        <w:t>shall assist with obtaining resources as necessary to fulfill this requirement.</w:t>
      </w:r>
    </w:p>
    <w:p w14:paraId="2763EDA1" w14:textId="1539A540" w:rsidR="00327F2E" w:rsidRPr="006B41F7" w:rsidRDefault="00327F2E" w:rsidP="00327F2E">
      <w:pPr>
        <w:spacing w:after="200" w:line="276" w:lineRule="auto"/>
        <w:ind w:left="720" w:right="-720" w:hanging="720"/>
        <w:rPr>
          <w:sz w:val="22"/>
          <w:szCs w:val="22"/>
        </w:rPr>
      </w:pPr>
      <w:bookmarkStart w:id="40" w:name="_Hlk221624622"/>
      <w:bookmarkEnd w:id="39"/>
      <w:r w:rsidRPr="006B41F7">
        <w:rPr>
          <w:sz w:val="22"/>
          <w:szCs w:val="22"/>
        </w:rPr>
        <w:t>G</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 has the right to request a statement regarding the child's/youth’s general health from a</w:t>
      </w:r>
      <w:r w:rsidR="005F2895">
        <w:rPr>
          <w:sz w:val="22"/>
          <w:szCs w:val="22"/>
        </w:rPr>
        <w:t xml:space="preserve"> licensed health care provider</w:t>
      </w:r>
      <w:r w:rsidRPr="006B41F7">
        <w:rPr>
          <w:sz w:val="22"/>
          <w:szCs w:val="22"/>
        </w:rPr>
        <w:t>. In a potentially life-threatening situation, the foster care home</w:t>
      </w:r>
      <w:r w:rsidR="005F2895">
        <w:rPr>
          <w:sz w:val="22"/>
          <w:szCs w:val="22"/>
        </w:rPr>
        <w:t xml:space="preserve"> must</w:t>
      </w:r>
      <w:r w:rsidRPr="006B41F7">
        <w:rPr>
          <w:color w:val="FF0000"/>
          <w:sz w:val="22"/>
          <w:szCs w:val="22"/>
        </w:rPr>
        <w:t xml:space="preserve"> </w:t>
      </w:r>
      <w:r w:rsidRPr="006B41F7">
        <w:rPr>
          <w:sz w:val="22"/>
          <w:szCs w:val="22"/>
        </w:rPr>
        <w:t>refer the child's/youth’s care to the appropriate medical and legal authority. If a child/youth</w:t>
      </w:r>
      <w:r w:rsidR="005F2895">
        <w:rPr>
          <w:sz w:val="22"/>
          <w:szCs w:val="22"/>
        </w:rPr>
        <w:t xml:space="preserve"> in foster care</w:t>
      </w:r>
      <w:r w:rsidRPr="006B41F7">
        <w:rPr>
          <w:sz w:val="22"/>
          <w:szCs w:val="22"/>
        </w:rPr>
        <w:t xml:space="preserve"> wishes an exemption from a medical examination or medical treatment due to religious beliefs, the child/youth</w:t>
      </w:r>
      <w:r w:rsidR="005F2895">
        <w:rPr>
          <w:sz w:val="22"/>
          <w:szCs w:val="22"/>
        </w:rPr>
        <w:t xml:space="preserve"> must</w:t>
      </w:r>
      <w:r w:rsidRPr="006B41F7">
        <w:rPr>
          <w:color w:val="FF0000"/>
          <w:sz w:val="22"/>
          <w:szCs w:val="22"/>
        </w:rPr>
        <w:t xml:space="preserve"> </w:t>
      </w:r>
      <w:r w:rsidRPr="006B41F7">
        <w:rPr>
          <w:sz w:val="22"/>
          <w:szCs w:val="22"/>
        </w:rPr>
        <w:t>submit a written statement signed by</w:t>
      </w:r>
      <w:r w:rsidR="005F2895">
        <w:rPr>
          <w:sz w:val="22"/>
          <w:szCs w:val="22"/>
        </w:rPr>
        <w:t xml:space="preserve"> their</w:t>
      </w:r>
      <w:r w:rsidRPr="006B41F7">
        <w:rPr>
          <w:color w:val="FF0000"/>
          <w:sz w:val="22"/>
          <w:szCs w:val="22"/>
        </w:rPr>
        <w:t xml:space="preserve"> </w:t>
      </w:r>
      <w:r w:rsidRPr="006B41F7">
        <w:rPr>
          <w:sz w:val="22"/>
          <w:szCs w:val="22"/>
        </w:rPr>
        <w:t>parent(s)</w:t>
      </w:r>
      <w:r w:rsidR="005F2895">
        <w:rPr>
          <w:sz w:val="22"/>
          <w:szCs w:val="22"/>
        </w:rPr>
        <w:t>, legal</w:t>
      </w:r>
      <w:r w:rsidRPr="006B41F7">
        <w:rPr>
          <w:color w:val="FF0000"/>
          <w:sz w:val="22"/>
          <w:szCs w:val="22"/>
        </w:rPr>
        <w:t xml:space="preserve"> </w:t>
      </w:r>
      <w:r w:rsidRPr="006B41F7">
        <w:rPr>
          <w:sz w:val="22"/>
          <w:szCs w:val="22"/>
        </w:rPr>
        <w:t>guardian(s)</w:t>
      </w:r>
      <w:r w:rsidR="005F2895">
        <w:rPr>
          <w:sz w:val="22"/>
          <w:szCs w:val="22"/>
        </w:rPr>
        <w:t>, or custodian(s) at the time of placement</w:t>
      </w:r>
      <w:r w:rsidRPr="006B41F7">
        <w:rPr>
          <w:sz w:val="22"/>
          <w:szCs w:val="22"/>
        </w:rPr>
        <w:t xml:space="preserve"> which states the reasons </w:t>
      </w:r>
      <w:r w:rsidRPr="006B41F7">
        <w:rPr>
          <w:sz w:val="22"/>
          <w:szCs w:val="22"/>
        </w:rPr>
        <w:lastRenderedPageBreak/>
        <w:t>for such an exemption. The foster care home has the right to refuse admission to a child/youth</w:t>
      </w:r>
      <w:r w:rsidR="005F2895">
        <w:rPr>
          <w:sz w:val="22"/>
          <w:szCs w:val="22"/>
        </w:rPr>
        <w:t xml:space="preserve"> in foster care</w:t>
      </w:r>
      <w:r w:rsidRPr="006B41F7">
        <w:rPr>
          <w:sz w:val="22"/>
          <w:szCs w:val="22"/>
        </w:rPr>
        <w:t xml:space="preserve"> whose parent(s)</w:t>
      </w:r>
      <w:r w:rsidR="005F2895">
        <w:rPr>
          <w:sz w:val="22"/>
          <w:szCs w:val="22"/>
        </w:rPr>
        <w:t>, legal</w:t>
      </w:r>
      <w:r w:rsidRPr="006B41F7">
        <w:rPr>
          <w:color w:val="FF0000"/>
          <w:sz w:val="22"/>
          <w:szCs w:val="22"/>
        </w:rPr>
        <w:t xml:space="preserve"> </w:t>
      </w:r>
      <w:r w:rsidRPr="006B41F7">
        <w:rPr>
          <w:sz w:val="22"/>
          <w:szCs w:val="22"/>
        </w:rPr>
        <w:t>guardian(s)</w:t>
      </w:r>
      <w:r w:rsidR="005F2895">
        <w:rPr>
          <w:sz w:val="22"/>
          <w:szCs w:val="22"/>
        </w:rPr>
        <w:t>, or custodian(s)</w:t>
      </w:r>
      <w:r w:rsidRPr="006B41F7">
        <w:rPr>
          <w:sz w:val="22"/>
          <w:szCs w:val="22"/>
        </w:rPr>
        <w:t xml:space="preserve"> refuses medical treatment or examination based upon religious convictions.</w:t>
      </w:r>
    </w:p>
    <w:p w14:paraId="3FA011AE" w14:textId="2475F439" w:rsidR="00327F2E" w:rsidRPr="006B41F7" w:rsidRDefault="00327F2E" w:rsidP="00327F2E">
      <w:pPr>
        <w:spacing w:after="200" w:line="276" w:lineRule="auto"/>
        <w:ind w:left="720" w:right="-720" w:hanging="720"/>
        <w:rPr>
          <w:sz w:val="22"/>
          <w:szCs w:val="22"/>
        </w:rPr>
      </w:pPr>
      <w:bookmarkStart w:id="41" w:name="_Hlk221624661"/>
      <w:bookmarkEnd w:id="40"/>
      <w:r w:rsidRPr="006B41F7">
        <w:rPr>
          <w:sz w:val="22"/>
          <w:szCs w:val="22"/>
        </w:rPr>
        <w:t>H</w:t>
      </w:r>
      <w:proofErr w:type="gramStart"/>
      <w:r w:rsidRPr="006B41F7">
        <w:rPr>
          <w:sz w:val="22"/>
          <w:szCs w:val="22"/>
        </w:rPr>
        <w:t xml:space="preserve">. </w:t>
      </w:r>
      <w:r w:rsidRPr="006B41F7">
        <w:rPr>
          <w:sz w:val="22"/>
          <w:szCs w:val="22"/>
        </w:rPr>
        <w:tab/>
        <w:t>Foster</w:t>
      </w:r>
      <w:proofErr w:type="gramEnd"/>
      <w:r w:rsidRPr="006B41F7">
        <w:rPr>
          <w:sz w:val="22"/>
          <w:szCs w:val="22"/>
        </w:rPr>
        <w:t xml:space="preserve"> parents</w:t>
      </w:r>
      <w:r w:rsidR="005F2895">
        <w:rPr>
          <w:sz w:val="22"/>
          <w:szCs w:val="22"/>
        </w:rPr>
        <w:t xml:space="preserve"> must</w:t>
      </w:r>
      <w:r w:rsidRPr="006B41F7">
        <w:rPr>
          <w:color w:val="FF0000"/>
          <w:sz w:val="22"/>
          <w:szCs w:val="22"/>
        </w:rPr>
        <w:t xml:space="preserve"> </w:t>
      </w:r>
      <w:r w:rsidRPr="006B41F7">
        <w:rPr>
          <w:sz w:val="22"/>
          <w:szCs w:val="22"/>
        </w:rPr>
        <w:t>be aware of and observe children</w:t>
      </w:r>
      <w:r w:rsidR="005F2895">
        <w:rPr>
          <w:sz w:val="22"/>
          <w:szCs w:val="22"/>
        </w:rPr>
        <w:t>/youth</w:t>
      </w:r>
      <w:r w:rsidRPr="006B41F7">
        <w:rPr>
          <w:sz w:val="22"/>
          <w:szCs w:val="22"/>
        </w:rPr>
        <w:t xml:space="preserve"> for signs of illness or disease and</w:t>
      </w:r>
      <w:r w:rsidR="005F2895">
        <w:rPr>
          <w:sz w:val="22"/>
          <w:szCs w:val="22"/>
        </w:rPr>
        <w:t xml:space="preserve"> must</w:t>
      </w:r>
      <w:r w:rsidRPr="006B41F7">
        <w:rPr>
          <w:sz w:val="22"/>
          <w:szCs w:val="22"/>
        </w:rPr>
        <w:t xml:space="preserve"> respond to and care for a child</w:t>
      </w:r>
      <w:r w:rsidR="005F2895">
        <w:rPr>
          <w:sz w:val="22"/>
          <w:szCs w:val="22"/>
        </w:rPr>
        <w:t>/youth</w:t>
      </w:r>
      <w:r w:rsidRPr="006B41F7">
        <w:rPr>
          <w:sz w:val="22"/>
          <w:szCs w:val="22"/>
        </w:rPr>
        <w:t xml:space="preserve"> suffering from illness</w:t>
      </w:r>
      <w:r w:rsidR="005F2895">
        <w:rPr>
          <w:sz w:val="22"/>
          <w:szCs w:val="22"/>
        </w:rPr>
        <w:t xml:space="preserve"> </w:t>
      </w:r>
      <w:r w:rsidRPr="006B41F7">
        <w:rPr>
          <w:sz w:val="22"/>
          <w:szCs w:val="22"/>
        </w:rPr>
        <w:t>or injury. If contagious, the child</w:t>
      </w:r>
      <w:r w:rsidR="005F2895">
        <w:rPr>
          <w:sz w:val="22"/>
          <w:szCs w:val="22"/>
        </w:rPr>
        <w:t>/youth</w:t>
      </w:r>
      <w:r w:rsidRPr="006B41F7">
        <w:rPr>
          <w:sz w:val="22"/>
          <w:szCs w:val="22"/>
        </w:rPr>
        <w:t xml:space="preserve"> affected should be isolated from other children</w:t>
      </w:r>
      <w:r w:rsidR="005F2895">
        <w:rPr>
          <w:sz w:val="22"/>
          <w:szCs w:val="22"/>
        </w:rPr>
        <w:t>/youth</w:t>
      </w:r>
      <w:r w:rsidRPr="006B41F7">
        <w:rPr>
          <w:sz w:val="22"/>
          <w:szCs w:val="22"/>
        </w:rPr>
        <w:t xml:space="preserve"> in the home and made as comfortable as possible. First aid care</w:t>
      </w:r>
      <w:r w:rsidR="005F2895">
        <w:rPr>
          <w:sz w:val="22"/>
          <w:szCs w:val="22"/>
        </w:rPr>
        <w:t xml:space="preserve"> must</w:t>
      </w:r>
      <w:r w:rsidRPr="006B41F7">
        <w:rPr>
          <w:color w:val="FF0000"/>
          <w:sz w:val="22"/>
          <w:szCs w:val="22"/>
        </w:rPr>
        <w:t xml:space="preserve"> </w:t>
      </w:r>
      <w:r w:rsidRPr="006B41F7">
        <w:rPr>
          <w:sz w:val="22"/>
          <w:szCs w:val="22"/>
        </w:rPr>
        <w:t>be provided as required. If additional care, medical attention</w:t>
      </w:r>
      <w:r w:rsidR="005F2895">
        <w:rPr>
          <w:sz w:val="22"/>
          <w:szCs w:val="22"/>
        </w:rPr>
        <w:t>,</w:t>
      </w:r>
      <w:r w:rsidRPr="006B41F7">
        <w:rPr>
          <w:sz w:val="22"/>
          <w:szCs w:val="22"/>
        </w:rPr>
        <w:t xml:space="preserve"> or removal from the home is indicated</w:t>
      </w:r>
      <w:r w:rsidR="005F2895">
        <w:rPr>
          <w:sz w:val="22"/>
          <w:szCs w:val="22"/>
        </w:rPr>
        <w:t xml:space="preserve"> by a medical provider</w:t>
      </w:r>
      <w:r w:rsidRPr="006B41F7">
        <w:rPr>
          <w:sz w:val="22"/>
          <w:szCs w:val="22"/>
        </w:rPr>
        <w:t>, the appropriate person with responsibility for the child</w:t>
      </w:r>
      <w:r w:rsidR="005F2895">
        <w:rPr>
          <w:sz w:val="22"/>
          <w:szCs w:val="22"/>
        </w:rPr>
        <w:t>/youth must</w:t>
      </w:r>
      <w:r w:rsidRPr="006B41F7">
        <w:rPr>
          <w:color w:val="FF0000"/>
          <w:sz w:val="22"/>
          <w:szCs w:val="22"/>
        </w:rPr>
        <w:t xml:space="preserve"> </w:t>
      </w:r>
      <w:r w:rsidRPr="006B41F7">
        <w:rPr>
          <w:sz w:val="22"/>
          <w:szCs w:val="22"/>
        </w:rPr>
        <w:t>be contacted</w:t>
      </w:r>
      <w:r w:rsidR="005F2895">
        <w:rPr>
          <w:sz w:val="22"/>
          <w:szCs w:val="22"/>
        </w:rPr>
        <w:t>,</w:t>
      </w:r>
      <w:r w:rsidRPr="006B41F7">
        <w:rPr>
          <w:sz w:val="22"/>
          <w:szCs w:val="22"/>
        </w:rPr>
        <w:t xml:space="preserve"> and medical assistance</w:t>
      </w:r>
      <w:r w:rsidR="005F2895">
        <w:rPr>
          <w:sz w:val="22"/>
          <w:szCs w:val="22"/>
        </w:rPr>
        <w:t xml:space="preserve"> must</w:t>
      </w:r>
      <w:r w:rsidRPr="006B41F7">
        <w:rPr>
          <w:color w:val="FF0000"/>
          <w:sz w:val="22"/>
          <w:szCs w:val="22"/>
        </w:rPr>
        <w:t xml:space="preserve"> </w:t>
      </w:r>
      <w:r w:rsidRPr="006B41F7">
        <w:rPr>
          <w:sz w:val="22"/>
          <w:szCs w:val="22"/>
        </w:rPr>
        <w:t>be obtained. A written record of any illness</w:t>
      </w:r>
      <w:r w:rsidR="005F2895">
        <w:rPr>
          <w:sz w:val="22"/>
          <w:szCs w:val="22"/>
        </w:rPr>
        <w:t>, disease,</w:t>
      </w:r>
      <w:r w:rsidRPr="006B41F7">
        <w:rPr>
          <w:sz w:val="22"/>
          <w:szCs w:val="22"/>
        </w:rPr>
        <w:t xml:space="preserve"> or injury to a child</w:t>
      </w:r>
      <w:r w:rsidR="005F2895">
        <w:rPr>
          <w:sz w:val="22"/>
          <w:szCs w:val="22"/>
        </w:rPr>
        <w:t>/youth must</w:t>
      </w:r>
      <w:r w:rsidRPr="006B41F7">
        <w:rPr>
          <w:color w:val="FF0000"/>
          <w:sz w:val="22"/>
          <w:szCs w:val="22"/>
        </w:rPr>
        <w:t xml:space="preserve"> </w:t>
      </w:r>
      <w:r w:rsidRPr="006B41F7">
        <w:rPr>
          <w:sz w:val="22"/>
          <w:szCs w:val="22"/>
        </w:rPr>
        <w:t>be retained in each child's</w:t>
      </w:r>
      <w:r w:rsidR="005F2895">
        <w:rPr>
          <w:sz w:val="22"/>
          <w:szCs w:val="22"/>
        </w:rPr>
        <w:t>/youth’s</w:t>
      </w:r>
      <w:r w:rsidRPr="006B41F7">
        <w:rPr>
          <w:sz w:val="22"/>
          <w:szCs w:val="22"/>
        </w:rPr>
        <w:t xml:space="preserve"> individual record.</w:t>
      </w:r>
    </w:p>
    <w:bookmarkEnd w:id="41"/>
    <w:p w14:paraId="7AD31208" w14:textId="40494893" w:rsidR="00327F2E" w:rsidRPr="006B41F7" w:rsidRDefault="00327F2E" w:rsidP="00327F2E">
      <w:pPr>
        <w:spacing w:after="200" w:line="276" w:lineRule="auto"/>
        <w:ind w:left="720" w:right="-720" w:hanging="720"/>
        <w:rPr>
          <w:sz w:val="22"/>
          <w:szCs w:val="22"/>
        </w:rPr>
      </w:pPr>
      <w:r w:rsidRPr="006B41F7">
        <w:rPr>
          <w:sz w:val="22"/>
          <w:szCs w:val="22"/>
        </w:rPr>
        <w:t>I</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0C775E">
        <w:rPr>
          <w:sz w:val="22"/>
          <w:szCs w:val="22"/>
        </w:rPr>
        <w:t xml:space="preserve"> must</w:t>
      </w:r>
      <w:r w:rsidRPr="006B41F7">
        <w:rPr>
          <w:sz w:val="22"/>
          <w:szCs w:val="22"/>
        </w:rPr>
        <w:t xml:space="preserve"> regularly maintain and update</w:t>
      </w:r>
      <w:r w:rsidR="000C775E">
        <w:rPr>
          <w:sz w:val="22"/>
          <w:szCs w:val="22"/>
        </w:rPr>
        <w:t xml:space="preserve"> the</w:t>
      </w:r>
      <w:r w:rsidRPr="006B41F7">
        <w:rPr>
          <w:color w:val="FF0000"/>
          <w:sz w:val="22"/>
          <w:szCs w:val="22"/>
        </w:rPr>
        <w:t xml:space="preserve"> </w:t>
      </w:r>
      <w:r w:rsidRPr="006B41F7">
        <w:rPr>
          <w:sz w:val="22"/>
          <w:szCs w:val="22"/>
        </w:rPr>
        <w:t>child's</w:t>
      </w:r>
      <w:r w:rsidR="000C775E">
        <w:rPr>
          <w:sz w:val="22"/>
          <w:szCs w:val="22"/>
        </w:rPr>
        <w:t xml:space="preserve">/youth’s medical information </w:t>
      </w:r>
      <w:proofErr w:type="gramStart"/>
      <w:r w:rsidR="000C775E">
        <w:rPr>
          <w:sz w:val="22"/>
          <w:szCs w:val="22"/>
        </w:rPr>
        <w:t>per</w:t>
      </w:r>
      <w:proofErr w:type="gramEnd"/>
      <w:r w:rsidR="000C775E">
        <w:rPr>
          <w:sz w:val="22"/>
          <w:szCs w:val="22"/>
        </w:rPr>
        <w:t xml:space="preserve"> 12 CCR 2509-4 Section 7.301.24. This must include a summary of the medical care received including dates of service; name and contact information of the medical provider who examined the child/youth; results of any examinations; and any medication that was prescribed or had a change in frequency of dosage. When a foster care home has received a summary of medical care from a previous placement, this information must be provided to any subsequent caregivers to provide a cumulative health history. Fo</w:t>
      </w:r>
      <w:r w:rsidR="00C40C1B">
        <w:rPr>
          <w:sz w:val="22"/>
          <w:szCs w:val="22"/>
        </w:rPr>
        <w:t xml:space="preserve">ster parents must make every effort to maintain continuity of health care for the child/youth in their home </w:t>
      </w:r>
      <w:proofErr w:type="gramStart"/>
      <w:r w:rsidR="00C40C1B">
        <w:rPr>
          <w:sz w:val="22"/>
          <w:szCs w:val="22"/>
        </w:rPr>
        <w:t>if at all possible</w:t>
      </w:r>
      <w:proofErr w:type="gramEnd"/>
      <w:r w:rsidR="00C40C1B">
        <w:rPr>
          <w:sz w:val="22"/>
          <w:szCs w:val="22"/>
        </w:rPr>
        <w:t>.</w:t>
      </w:r>
    </w:p>
    <w:p w14:paraId="0E67A43C" w14:textId="0D52ACF1" w:rsidR="00327F2E" w:rsidRPr="001901DD" w:rsidRDefault="00327F2E" w:rsidP="00327F2E">
      <w:pPr>
        <w:spacing w:after="200" w:line="276" w:lineRule="auto"/>
        <w:ind w:left="720" w:right="-720" w:hanging="720"/>
        <w:rPr>
          <w:sz w:val="22"/>
          <w:szCs w:val="22"/>
        </w:rPr>
      </w:pPr>
      <w:bookmarkStart w:id="42" w:name="_Hlk221624691"/>
      <w:r w:rsidRPr="006B41F7">
        <w:rPr>
          <w:sz w:val="22"/>
          <w:szCs w:val="22"/>
        </w:rPr>
        <w:t>J</w:t>
      </w:r>
      <w:proofErr w:type="gramStart"/>
      <w:r w:rsidRPr="006B41F7">
        <w:rPr>
          <w:sz w:val="22"/>
          <w:szCs w:val="22"/>
        </w:rPr>
        <w:t xml:space="preserve">. </w:t>
      </w:r>
      <w:r w:rsidRPr="006B41F7">
        <w:rPr>
          <w:sz w:val="22"/>
          <w:szCs w:val="22"/>
        </w:rPr>
        <w:tab/>
        <w:t>Medications</w:t>
      </w:r>
      <w:proofErr w:type="gramEnd"/>
      <w:r w:rsidR="00C40C1B">
        <w:rPr>
          <w:sz w:val="22"/>
          <w:szCs w:val="22"/>
        </w:rPr>
        <w:t xml:space="preserve"> must</w:t>
      </w:r>
      <w:r w:rsidRPr="006B41F7">
        <w:rPr>
          <w:color w:val="FF0000"/>
          <w:sz w:val="22"/>
          <w:szCs w:val="22"/>
        </w:rPr>
        <w:t xml:space="preserve"> </w:t>
      </w:r>
      <w:r w:rsidRPr="006B41F7">
        <w:rPr>
          <w:sz w:val="22"/>
          <w:szCs w:val="22"/>
        </w:rPr>
        <w:t>be administered and stored in the following manner</w:t>
      </w:r>
      <w:r w:rsidRPr="001901DD">
        <w:rPr>
          <w:sz w:val="22"/>
          <w:szCs w:val="22"/>
        </w:rPr>
        <w:t>:</w:t>
      </w:r>
    </w:p>
    <w:bookmarkEnd w:id="42"/>
    <w:p w14:paraId="391457DB" w14:textId="2A9DCC8F" w:rsidR="00327F2E" w:rsidRPr="006B41F7" w:rsidRDefault="00327F2E" w:rsidP="00327F2E">
      <w:pPr>
        <w:spacing w:after="200" w:line="276" w:lineRule="auto"/>
        <w:ind w:left="1440" w:right="-720" w:hanging="720"/>
        <w:rPr>
          <w:color w:val="FF0000"/>
          <w:sz w:val="22"/>
          <w:szCs w:val="22"/>
        </w:rPr>
      </w:pPr>
      <w:r w:rsidRPr="006B41F7">
        <w:rPr>
          <w:sz w:val="22"/>
          <w:szCs w:val="22"/>
        </w:rPr>
        <w:t>1</w:t>
      </w:r>
      <w:proofErr w:type="gramStart"/>
      <w:r w:rsidRPr="006B41F7">
        <w:rPr>
          <w:sz w:val="22"/>
          <w:szCs w:val="22"/>
        </w:rPr>
        <w:t xml:space="preserve">. </w:t>
      </w:r>
      <w:r w:rsidRPr="006B41F7">
        <w:rPr>
          <w:sz w:val="22"/>
          <w:szCs w:val="22"/>
        </w:rPr>
        <w:tab/>
        <w:t>When</w:t>
      </w:r>
      <w:proofErr w:type="gramEnd"/>
      <w:r w:rsidRPr="006B41F7">
        <w:rPr>
          <w:sz w:val="22"/>
          <w:szCs w:val="22"/>
        </w:rPr>
        <w:t xml:space="preserve"> a child</w:t>
      </w:r>
      <w:r w:rsidR="00C40C1B">
        <w:rPr>
          <w:sz w:val="22"/>
          <w:szCs w:val="22"/>
        </w:rPr>
        <w:t>/youth</w:t>
      </w:r>
      <w:r w:rsidRPr="006B41F7">
        <w:rPr>
          <w:sz w:val="22"/>
          <w:szCs w:val="22"/>
        </w:rPr>
        <w:t xml:space="preserve"> first</w:t>
      </w:r>
      <w:r w:rsidR="00C40C1B">
        <w:rPr>
          <w:sz w:val="22"/>
          <w:szCs w:val="22"/>
        </w:rPr>
        <w:t xml:space="preserve"> comes</w:t>
      </w:r>
      <w:r w:rsidRPr="006B41F7">
        <w:rPr>
          <w:sz w:val="22"/>
          <w:szCs w:val="22"/>
        </w:rPr>
        <w:t xml:space="preserve"> into care, the foster care home</w:t>
      </w:r>
      <w:r w:rsidR="00C40C1B">
        <w:rPr>
          <w:sz w:val="22"/>
          <w:szCs w:val="22"/>
        </w:rPr>
        <w:t xml:space="preserve"> must</w:t>
      </w:r>
      <w:r w:rsidRPr="006B41F7">
        <w:rPr>
          <w:sz w:val="22"/>
          <w:szCs w:val="22"/>
        </w:rPr>
        <w:t xml:space="preserve"> ascertain all medication the child</w:t>
      </w:r>
      <w:r w:rsidR="00C40C1B">
        <w:rPr>
          <w:sz w:val="22"/>
          <w:szCs w:val="22"/>
        </w:rPr>
        <w:t>/youth</w:t>
      </w:r>
      <w:r w:rsidRPr="006B41F7">
        <w:rPr>
          <w:sz w:val="22"/>
          <w:szCs w:val="22"/>
        </w:rPr>
        <w:t xml:space="preserve"> is currently taking</w:t>
      </w:r>
      <w:r w:rsidR="00C40C1B">
        <w:rPr>
          <w:sz w:val="22"/>
          <w:szCs w:val="22"/>
        </w:rPr>
        <w:t xml:space="preserve"> and the medications that arrived with the child/youth. Medications arriving with the child/youth must only be accepted if stored in the original pharmacy-labeled container with the child’s/youth’s name and prescriber. Multiple medications combined in one (1) container must not be accepted. The foster parent(s) and/or certifying agency must document efforts to obtain currently prescribed medications for the child/youth that did not arrive upon placement.</w:t>
      </w:r>
    </w:p>
    <w:p w14:paraId="5C7B4007" w14:textId="3DE2B3B7" w:rsidR="00327F2E" w:rsidRPr="006B41F7" w:rsidRDefault="007770B9" w:rsidP="00327F2E">
      <w:pPr>
        <w:spacing w:after="200" w:line="276" w:lineRule="auto"/>
        <w:ind w:left="1440" w:right="-720" w:hanging="720"/>
        <w:rPr>
          <w:color w:val="FF0000"/>
          <w:sz w:val="22"/>
          <w:szCs w:val="22"/>
        </w:rPr>
      </w:pPr>
      <w:r>
        <w:rPr>
          <w:sz w:val="22"/>
          <w:szCs w:val="22"/>
        </w:rPr>
        <w:t>2.</w:t>
      </w:r>
      <w:r>
        <w:rPr>
          <w:sz w:val="22"/>
          <w:szCs w:val="22"/>
        </w:rPr>
        <w:tab/>
        <w:t>Children/youth in foster care or participating in a foster youth in transition program have statutory rights outlined in Section 19-7-101(2), C.R.S.:</w:t>
      </w:r>
    </w:p>
    <w:p w14:paraId="7F5433B7" w14:textId="246A9111" w:rsidR="00327F2E" w:rsidRPr="004910E6" w:rsidRDefault="004910E6" w:rsidP="00327F2E">
      <w:pPr>
        <w:spacing w:after="200" w:line="276" w:lineRule="auto"/>
        <w:ind w:left="2160" w:right="-720" w:hanging="720"/>
        <w:rPr>
          <w:sz w:val="22"/>
          <w:szCs w:val="22"/>
        </w:rPr>
      </w:pPr>
      <w:r w:rsidRPr="004910E6">
        <w:rPr>
          <w:sz w:val="22"/>
          <w:szCs w:val="22"/>
        </w:rPr>
        <w:t>a.</w:t>
      </w:r>
      <w:r w:rsidRPr="004910E6">
        <w:rPr>
          <w:sz w:val="22"/>
          <w:szCs w:val="22"/>
        </w:rPr>
        <w:tab/>
        <w:t>Access to prescribed medications during a placement change or similar transition so the child or youth does not experience a disruption in the availability of necessary prescription medication according to Section 19-7-101(2)(g)(IV), C.R.S.; and</w:t>
      </w:r>
    </w:p>
    <w:p w14:paraId="5C50F841" w14:textId="10FDA743" w:rsidR="00327F2E" w:rsidRPr="006B41F7" w:rsidRDefault="004910E6" w:rsidP="00327F2E">
      <w:pPr>
        <w:spacing w:after="200" w:line="276" w:lineRule="auto"/>
        <w:ind w:left="2160" w:right="-720" w:hanging="720"/>
        <w:rPr>
          <w:color w:val="FF0000"/>
          <w:sz w:val="22"/>
          <w:szCs w:val="22"/>
        </w:rPr>
      </w:pPr>
      <w:r>
        <w:rPr>
          <w:sz w:val="22"/>
          <w:szCs w:val="22"/>
        </w:rPr>
        <w:t>b.</w:t>
      </w:r>
      <w:r>
        <w:rPr>
          <w:sz w:val="22"/>
          <w:szCs w:val="22"/>
        </w:rPr>
        <w:tab/>
        <w:t>Freedom from the administration of prescription medication or other chemical substances, unless authorized by a physician or, when necessary, court order, after an individualized assessment of the child or youth, including a consultation with the child or youth, and with the child’s or youth’s consent, consistent with Colorado state law.</w:t>
      </w:r>
    </w:p>
    <w:p w14:paraId="2950AA5C" w14:textId="3DA5DBA5" w:rsidR="00327F2E" w:rsidRPr="006B41F7" w:rsidRDefault="008727E1" w:rsidP="00F55ACD">
      <w:pPr>
        <w:spacing w:after="200" w:line="276" w:lineRule="auto"/>
        <w:ind w:left="1440" w:right="-720" w:hanging="720"/>
        <w:rPr>
          <w:sz w:val="22"/>
          <w:szCs w:val="22"/>
        </w:rPr>
      </w:pPr>
      <w:r>
        <w:rPr>
          <w:sz w:val="22"/>
          <w:szCs w:val="22"/>
        </w:rPr>
        <w:lastRenderedPageBreak/>
        <w:t>3</w:t>
      </w:r>
      <w:proofErr w:type="gramStart"/>
      <w:r w:rsidR="00327F2E" w:rsidRPr="006B41F7">
        <w:rPr>
          <w:sz w:val="22"/>
          <w:szCs w:val="22"/>
        </w:rPr>
        <w:t xml:space="preserve">. </w:t>
      </w:r>
      <w:r w:rsidR="00327F2E" w:rsidRPr="006B41F7">
        <w:rPr>
          <w:sz w:val="22"/>
          <w:szCs w:val="22"/>
        </w:rPr>
        <w:tab/>
        <w:t>All</w:t>
      </w:r>
      <w:proofErr w:type="gramEnd"/>
      <w:r w:rsidR="00327F2E" w:rsidRPr="006B41F7">
        <w:rPr>
          <w:sz w:val="22"/>
          <w:szCs w:val="22"/>
        </w:rPr>
        <w:t xml:space="preserve"> medication must be kept in a clean storage area inaccessible to children</w:t>
      </w:r>
      <w:r>
        <w:rPr>
          <w:sz w:val="22"/>
          <w:szCs w:val="22"/>
        </w:rPr>
        <w:t>/youth</w:t>
      </w:r>
      <w:r w:rsidR="00327F2E" w:rsidRPr="006B41F7">
        <w:rPr>
          <w:sz w:val="22"/>
          <w:szCs w:val="22"/>
        </w:rPr>
        <w:t xml:space="preserve"> and stored according to pharmacy instructions.</w:t>
      </w:r>
      <w:r w:rsidR="00402DFC">
        <w:rPr>
          <w:sz w:val="22"/>
          <w:szCs w:val="22"/>
        </w:rPr>
        <w:t xml:space="preserve"> Children/youth </w:t>
      </w:r>
      <w:r w:rsidR="004F2D49">
        <w:rPr>
          <w:sz w:val="22"/>
          <w:szCs w:val="22"/>
        </w:rPr>
        <w:t>eighteen</w:t>
      </w:r>
      <w:r w:rsidR="00402DFC">
        <w:rPr>
          <w:sz w:val="22"/>
          <w:szCs w:val="22"/>
        </w:rPr>
        <w:t xml:space="preserve"> (1</w:t>
      </w:r>
      <w:r w:rsidR="004F2D49">
        <w:rPr>
          <w:sz w:val="22"/>
          <w:szCs w:val="22"/>
        </w:rPr>
        <w:t>8</w:t>
      </w:r>
      <w:r w:rsidR="00402DFC">
        <w:rPr>
          <w:sz w:val="22"/>
          <w:szCs w:val="22"/>
        </w:rPr>
        <w:t xml:space="preserve">) years of age and older </w:t>
      </w:r>
      <w:r w:rsidR="004F2D49">
        <w:rPr>
          <w:sz w:val="22"/>
          <w:szCs w:val="22"/>
        </w:rPr>
        <w:t xml:space="preserve">and/or children/youth prescribed medication for substance use treatment or contraception </w:t>
      </w:r>
      <w:r w:rsidR="00402DFC">
        <w:rPr>
          <w:sz w:val="22"/>
          <w:szCs w:val="22"/>
        </w:rPr>
        <w:t>may be prescribed medications without the consent of the parent(s), legal guardian(s), or custodian(s)</w:t>
      </w:r>
      <w:r w:rsidR="000179DC">
        <w:rPr>
          <w:sz w:val="22"/>
          <w:szCs w:val="22"/>
        </w:rPr>
        <w:t>;</w:t>
      </w:r>
      <w:r w:rsidR="00F55ACD">
        <w:rPr>
          <w:sz w:val="22"/>
          <w:szCs w:val="22"/>
        </w:rPr>
        <w:t xml:space="preserve"> and children/youth fifteen (15) years of age and older may be prescribed </w:t>
      </w:r>
      <w:r w:rsidR="000179DC">
        <w:rPr>
          <w:sz w:val="22"/>
          <w:szCs w:val="22"/>
        </w:rPr>
        <w:t xml:space="preserve">psychotropic medications, which may include </w:t>
      </w:r>
      <w:r w:rsidR="00F55ACD">
        <w:rPr>
          <w:sz w:val="22"/>
          <w:szCs w:val="22"/>
        </w:rPr>
        <w:t>controlled substances</w:t>
      </w:r>
      <w:r w:rsidR="000179DC">
        <w:rPr>
          <w:sz w:val="22"/>
          <w:szCs w:val="22"/>
        </w:rPr>
        <w:t>,</w:t>
      </w:r>
      <w:r w:rsidR="00F55ACD">
        <w:rPr>
          <w:sz w:val="22"/>
          <w:szCs w:val="22"/>
        </w:rPr>
        <w:t xml:space="preserve"> without the consent of the parent(s), legal guardian(s), or custodian(s)</w:t>
      </w:r>
      <w:r w:rsidR="00402DFC">
        <w:rPr>
          <w:sz w:val="22"/>
          <w:szCs w:val="22"/>
        </w:rPr>
        <w:t>. Such medications may be stored separately and would be an exception to this Section 7.708.42.J.3.</w:t>
      </w:r>
    </w:p>
    <w:p w14:paraId="16A44F9C" w14:textId="273175D5" w:rsidR="00327F2E" w:rsidRPr="006B41F7" w:rsidRDefault="00293CB2" w:rsidP="00327F2E">
      <w:pPr>
        <w:tabs>
          <w:tab w:val="left" w:pos="720"/>
          <w:tab w:val="left" w:pos="1440"/>
          <w:tab w:val="left" w:pos="2160"/>
        </w:tabs>
        <w:spacing w:before="240" w:after="200"/>
        <w:ind w:left="2160" w:right="-720" w:hanging="720"/>
        <w:rPr>
          <w:color w:val="FF0000"/>
          <w:sz w:val="22"/>
          <w:szCs w:val="22"/>
        </w:rPr>
      </w:pPr>
      <w:r>
        <w:rPr>
          <w:sz w:val="22"/>
          <w:szCs w:val="22"/>
        </w:rPr>
        <w:t>a.</w:t>
      </w:r>
      <w:r>
        <w:rPr>
          <w:sz w:val="22"/>
          <w:szCs w:val="22"/>
        </w:rPr>
        <w:tab/>
        <w:t xml:space="preserve">Medications must be </w:t>
      </w:r>
      <w:proofErr w:type="gramStart"/>
      <w:r>
        <w:rPr>
          <w:sz w:val="22"/>
          <w:szCs w:val="22"/>
        </w:rPr>
        <w:t>stored in their original container with pharmacy label at all times</w:t>
      </w:r>
      <w:proofErr w:type="gramEnd"/>
      <w:r>
        <w:rPr>
          <w:sz w:val="22"/>
          <w:szCs w:val="22"/>
        </w:rPr>
        <w:t>. The use of “pill boxes” or “reminder boxes” or pre-pouring of medications is prohibited unless prepared and administered by an approved pharmacy.</w:t>
      </w:r>
      <w:r w:rsidR="00327F2E" w:rsidRPr="006B41F7">
        <w:rPr>
          <w:color w:val="FF0000"/>
          <w:sz w:val="22"/>
          <w:szCs w:val="22"/>
        </w:rPr>
        <w:t xml:space="preserve"> </w:t>
      </w:r>
    </w:p>
    <w:p w14:paraId="388ED263" w14:textId="64809DDA" w:rsidR="00327F2E" w:rsidRPr="006B41F7" w:rsidRDefault="00293CB2" w:rsidP="00327F2E">
      <w:pPr>
        <w:tabs>
          <w:tab w:val="left" w:pos="720"/>
          <w:tab w:val="left" w:pos="1440"/>
          <w:tab w:val="left" w:pos="2160"/>
        </w:tabs>
        <w:spacing w:before="240" w:after="200"/>
        <w:ind w:left="2160" w:right="-720" w:hanging="720"/>
        <w:rPr>
          <w:color w:val="FF0000"/>
          <w:sz w:val="22"/>
          <w:szCs w:val="22"/>
        </w:rPr>
      </w:pPr>
      <w:bookmarkStart w:id="43" w:name="_Hlk221624716"/>
      <w:r>
        <w:rPr>
          <w:sz w:val="22"/>
          <w:szCs w:val="22"/>
        </w:rPr>
        <w:t>b.</w:t>
      </w:r>
      <w:r>
        <w:rPr>
          <w:sz w:val="22"/>
          <w:szCs w:val="22"/>
        </w:rPr>
        <w:tab/>
        <w:t>Medications that require refrigeration must be stored according to pharmacy instructions</w:t>
      </w:r>
      <w:r w:rsidR="00402DFC">
        <w:rPr>
          <w:sz w:val="22"/>
          <w:szCs w:val="22"/>
        </w:rPr>
        <w:t xml:space="preserve"> and separate from food</w:t>
      </w:r>
      <w:r>
        <w:rPr>
          <w:sz w:val="22"/>
          <w:szCs w:val="22"/>
        </w:rPr>
        <w:t>.</w:t>
      </w:r>
      <w:r w:rsidR="00327F2E" w:rsidRPr="006B41F7">
        <w:rPr>
          <w:color w:val="FF0000"/>
          <w:sz w:val="22"/>
          <w:szCs w:val="22"/>
        </w:rPr>
        <w:t xml:space="preserve"> </w:t>
      </w:r>
    </w:p>
    <w:bookmarkEnd w:id="43"/>
    <w:p w14:paraId="5A29FB14" w14:textId="6D35E655" w:rsidR="00327F2E" w:rsidRPr="006B41F7" w:rsidRDefault="00293CB2" w:rsidP="00327F2E">
      <w:pPr>
        <w:tabs>
          <w:tab w:val="left" w:pos="720"/>
          <w:tab w:val="left" w:pos="1440"/>
          <w:tab w:val="left" w:pos="2160"/>
        </w:tabs>
        <w:spacing w:before="240" w:after="200"/>
        <w:ind w:left="2160" w:right="-720" w:hanging="720"/>
        <w:rPr>
          <w:color w:val="FF0000"/>
          <w:sz w:val="22"/>
          <w:szCs w:val="22"/>
        </w:rPr>
      </w:pPr>
      <w:r>
        <w:rPr>
          <w:sz w:val="22"/>
          <w:szCs w:val="22"/>
        </w:rPr>
        <w:t>c.</w:t>
      </w:r>
      <w:r>
        <w:rPr>
          <w:sz w:val="22"/>
          <w:szCs w:val="22"/>
        </w:rPr>
        <w:tab/>
        <w:t xml:space="preserve">Containers of over-the-counter medications used </w:t>
      </w:r>
      <w:r w:rsidR="005D1CF4">
        <w:rPr>
          <w:sz w:val="22"/>
          <w:szCs w:val="22"/>
        </w:rPr>
        <w:t>occasionally</w:t>
      </w:r>
      <w:r>
        <w:rPr>
          <w:sz w:val="22"/>
          <w:szCs w:val="22"/>
        </w:rPr>
        <w:t xml:space="preserve"> as “pro re nata”</w:t>
      </w:r>
      <w:r w:rsidR="005D1CF4">
        <w:rPr>
          <w:sz w:val="22"/>
          <w:szCs w:val="22"/>
        </w:rPr>
        <w:t xml:space="preserve"> (PRN) and not prescribed as an ongoing treatment program for an individual child/youth, do not have to be labeled with the name of an individual child/youth for use.</w:t>
      </w:r>
      <w:r w:rsidR="00327F2E" w:rsidRPr="006B41F7">
        <w:rPr>
          <w:color w:val="FF0000"/>
          <w:sz w:val="22"/>
          <w:szCs w:val="22"/>
        </w:rPr>
        <w:t xml:space="preserve">   </w:t>
      </w:r>
    </w:p>
    <w:p w14:paraId="17920350" w14:textId="33C58BA6" w:rsidR="00327F2E" w:rsidRPr="006B41F7" w:rsidRDefault="005D1CF4" w:rsidP="00327F2E">
      <w:pPr>
        <w:tabs>
          <w:tab w:val="left" w:pos="720"/>
          <w:tab w:val="left" w:pos="1440"/>
          <w:tab w:val="left" w:pos="2160"/>
        </w:tabs>
        <w:spacing w:before="240" w:after="200"/>
        <w:ind w:left="2160" w:right="-720" w:hanging="720"/>
      </w:pPr>
      <w:bookmarkStart w:id="44" w:name="_Hlk221624739"/>
      <w:r>
        <w:rPr>
          <w:sz w:val="22"/>
          <w:szCs w:val="22"/>
        </w:rPr>
        <w:t>d.</w:t>
      </w:r>
      <w:r>
        <w:rPr>
          <w:sz w:val="22"/>
          <w:szCs w:val="22"/>
        </w:rPr>
        <w:tab/>
        <w:t>Medication must be separated from food, cleaning compounds, and other toxic substances.</w:t>
      </w:r>
    </w:p>
    <w:p w14:paraId="5795CDC2" w14:textId="49A00190" w:rsidR="00327F2E" w:rsidRPr="006B41F7" w:rsidRDefault="005D1CF4" w:rsidP="00327F2E">
      <w:pPr>
        <w:spacing w:after="200" w:line="276" w:lineRule="auto"/>
        <w:ind w:left="1440" w:right="-720" w:hanging="720"/>
        <w:rPr>
          <w:sz w:val="22"/>
          <w:szCs w:val="22"/>
        </w:rPr>
      </w:pPr>
      <w:bookmarkStart w:id="45" w:name="_Hlk221624765"/>
      <w:bookmarkEnd w:id="44"/>
      <w:r>
        <w:rPr>
          <w:sz w:val="22"/>
          <w:szCs w:val="22"/>
        </w:rPr>
        <w:t>4</w:t>
      </w:r>
      <w:proofErr w:type="gramStart"/>
      <w:r w:rsidR="00327F2E" w:rsidRPr="006B41F7">
        <w:rPr>
          <w:sz w:val="22"/>
          <w:szCs w:val="22"/>
        </w:rPr>
        <w:t xml:space="preserve">. </w:t>
      </w:r>
      <w:r w:rsidR="00327F2E" w:rsidRPr="006B41F7">
        <w:rPr>
          <w:sz w:val="22"/>
          <w:szCs w:val="22"/>
        </w:rPr>
        <w:tab/>
      </w:r>
      <w:bookmarkStart w:id="46" w:name="_Hlk221624783"/>
      <w:r w:rsidR="00327F2E" w:rsidRPr="006B41F7">
        <w:rPr>
          <w:sz w:val="22"/>
          <w:szCs w:val="22"/>
        </w:rPr>
        <w:t>All</w:t>
      </w:r>
      <w:proofErr w:type="gramEnd"/>
      <w:r w:rsidR="00327F2E" w:rsidRPr="006B41F7">
        <w:rPr>
          <w:sz w:val="22"/>
          <w:szCs w:val="22"/>
        </w:rPr>
        <w:t xml:space="preserve"> prescriptive medications</w:t>
      </w:r>
      <w:r>
        <w:rPr>
          <w:sz w:val="22"/>
          <w:szCs w:val="22"/>
        </w:rPr>
        <w:t xml:space="preserve"> must</w:t>
      </w:r>
      <w:r w:rsidR="00327F2E" w:rsidRPr="006B41F7">
        <w:rPr>
          <w:color w:val="FF0000"/>
          <w:sz w:val="22"/>
          <w:szCs w:val="22"/>
        </w:rPr>
        <w:t xml:space="preserve"> </w:t>
      </w:r>
      <w:r w:rsidR="00327F2E" w:rsidRPr="006B41F7">
        <w:rPr>
          <w:sz w:val="22"/>
          <w:szCs w:val="22"/>
        </w:rPr>
        <w:t>be administered only upon the written prescription of</w:t>
      </w:r>
      <w:r>
        <w:rPr>
          <w:sz w:val="22"/>
          <w:szCs w:val="22"/>
        </w:rPr>
        <w:t xml:space="preserve"> a licensed health care provider</w:t>
      </w:r>
      <w:r w:rsidR="00327F2E" w:rsidRPr="006B41F7">
        <w:rPr>
          <w:sz w:val="22"/>
          <w:szCs w:val="22"/>
        </w:rPr>
        <w:t>. The foster care hom</w:t>
      </w:r>
      <w:r>
        <w:rPr>
          <w:sz w:val="22"/>
          <w:szCs w:val="22"/>
        </w:rPr>
        <w:t>e must</w:t>
      </w:r>
      <w:r w:rsidR="00327F2E" w:rsidRPr="006B41F7">
        <w:rPr>
          <w:color w:val="FF0000"/>
          <w:sz w:val="22"/>
          <w:szCs w:val="22"/>
        </w:rPr>
        <w:t xml:space="preserve"> </w:t>
      </w:r>
      <w:r w:rsidR="00327F2E" w:rsidRPr="006B41F7">
        <w:rPr>
          <w:sz w:val="22"/>
          <w:szCs w:val="22"/>
        </w:rPr>
        <w:t>also obtain written authorization from the prescribing</w:t>
      </w:r>
      <w:r>
        <w:rPr>
          <w:sz w:val="22"/>
          <w:szCs w:val="22"/>
        </w:rPr>
        <w:t xml:space="preserve"> provider</w:t>
      </w:r>
      <w:r w:rsidR="00327F2E" w:rsidRPr="006B41F7">
        <w:rPr>
          <w:sz w:val="22"/>
          <w:szCs w:val="22"/>
        </w:rPr>
        <w:t xml:space="preserve"> to administer any non-</w:t>
      </w:r>
      <w:r>
        <w:rPr>
          <w:sz w:val="22"/>
          <w:szCs w:val="22"/>
        </w:rPr>
        <w:t>prescription, pro re nata (PRN), or over-the-counter</w:t>
      </w:r>
      <w:r w:rsidR="00327F2E" w:rsidRPr="006B41F7">
        <w:rPr>
          <w:sz w:val="22"/>
          <w:szCs w:val="22"/>
        </w:rPr>
        <w:t xml:space="preserve"> medication</w:t>
      </w:r>
      <w:r>
        <w:rPr>
          <w:sz w:val="22"/>
          <w:szCs w:val="22"/>
        </w:rPr>
        <w:t>, including dietary supplements and vitamins used to treat an identified symptom</w:t>
      </w:r>
      <w:r w:rsidR="00327F2E" w:rsidRPr="006B41F7">
        <w:rPr>
          <w:sz w:val="22"/>
          <w:szCs w:val="22"/>
        </w:rPr>
        <w:t>.</w:t>
      </w:r>
      <w:bookmarkEnd w:id="46"/>
    </w:p>
    <w:bookmarkEnd w:id="45"/>
    <w:p w14:paraId="29036013" w14:textId="0890A4D8" w:rsidR="00327F2E" w:rsidRPr="006B41F7" w:rsidRDefault="00484404" w:rsidP="00327F2E">
      <w:pPr>
        <w:tabs>
          <w:tab w:val="left" w:pos="720"/>
          <w:tab w:val="left" w:pos="2160"/>
        </w:tabs>
        <w:spacing w:before="240" w:after="200"/>
        <w:ind w:left="2160" w:right="-720" w:hanging="720"/>
        <w:rPr>
          <w:color w:val="FF0000"/>
          <w:sz w:val="22"/>
          <w:szCs w:val="22"/>
        </w:rPr>
      </w:pPr>
      <w:r>
        <w:rPr>
          <w:sz w:val="22"/>
          <w:szCs w:val="22"/>
        </w:rPr>
        <w:t>a.</w:t>
      </w:r>
      <w:r>
        <w:rPr>
          <w:sz w:val="22"/>
          <w:szCs w:val="22"/>
        </w:rPr>
        <w:tab/>
        <w:t>All medications and supplements authorized for use by the child/youth must be labeled with the child’s/youth’s name.</w:t>
      </w:r>
    </w:p>
    <w:p w14:paraId="01896F28" w14:textId="0970B765" w:rsidR="00327F2E" w:rsidRPr="006B41F7" w:rsidRDefault="00484404" w:rsidP="00327F2E">
      <w:pPr>
        <w:tabs>
          <w:tab w:val="left" w:pos="720"/>
          <w:tab w:val="left" w:pos="2160"/>
        </w:tabs>
        <w:spacing w:before="240" w:after="200"/>
        <w:ind w:left="2160" w:right="-720" w:hanging="720"/>
        <w:rPr>
          <w:color w:val="FF0000"/>
          <w:sz w:val="22"/>
          <w:szCs w:val="22"/>
        </w:rPr>
      </w:pPr>
      <w:r>
        <w:rPr>
          <w:sz w:val="22"/>
          <w:szCs w:val="22"/>
        </w:rPr>
        <w:t>b.</w:t>
      </w:r>
      <w:r>
        <w:rPr>
          <w:sz w:val="22"/>
          <w:szCs w:val="22"/>
        </w:rPr>
        <w:tab/>
        <w:t>The foster parent(s) may maintain in the home and use epinephrine injectors in accordance with Section 25-47-103, C.R.S.</w:t>
      </w:r>
      <w:r w:rsidR="00327F2E" w:rsidRPr="006B41F7">
        <w:rPr>
          <w:color w:val="FF0000"/>
          <w:sz w:val="22"/>
          <w:szCs w:val="22"/>
        </w:rPr>
        <w:t xml:space="preserve">  </w:t>
      </w:r>
    </w:p>
    <w:p w14:paraId="1079F221" w14:textId="3DC4B5EF" w:rsidR="00327F2E" w:rsidRPr="006B41F7" w:rsidRDefault="00484404" w:rsidP="00327F2E">
      <w:pPr>
        <w:tabs>
          <w:tab w:val="left" w:pos="720"/>
          <w:tab w:val="left" w:pos="2160"/>
        </w:tabs>
        <w:spacing w:before="240" w:after="200"/>
        <w:ind w:left="2160" w:right="-720" w:hanging="720"/>
        <w:rPr>
          <w:color w:val="FF0000"/>
          <w:sz w:val="22"/>
          <w:szCs w:val="22"/>
        </w:rPr>
      </w:pPr>
      <w:r>
        <w:rPr>
          <w:sz w:val="22"/>
          <w:szCs w:val="22"/>
        </w:rPr>
        <w:t>c.</w:t>
      </w:r>
      <w:r>
        <w:rPr>
          <w:sz w:val="22"/>
          <w:szCs w:val="22"/>
        </w:rPr>
        <w:tab/>
      </w:r>
      <w:proofErr w:type="gramStart"/>
      <w:r>
        <w:rPr>
          <w:sz w:val="22"/>
          <w:szCs w:val="22"/>
        </w:rPr>
        <w:t>Foster</w:t>
      </w:r>
      <w:proofErr w:type="gramEnd"/>
      <w:r>
        <w:rPr>
          <w:sz w:val="22"/>
          <w:szCs w:val="22"/>
        </w:rPr>
        <w:t xml:space="preserve"> parents authorized to administer epinephrine must be trained as required in Section 25-47-104, C.R.S. Any foster parent who administers epinephrine must immediately ensure the injected individual is transported to an emergency room.</w:t>
      </w:r>
      <w:r w:rsidR="00327F2E" w:rsidRPr="006B41F7">
        <w:rPr>
          <w:color w:val="FF0000"/>
          <w:sz w:val="22"/>
          <w:szCs w:val="22"/>
        </w:rPr>
        <w:t xml:space="preserve"> </w:t>
      </w:r>
    </w:p>
    <w:p w14:paraId="314A8FFE" w14:textId="0814C37B" w:rsidR="00327F2E" w:rsidRPr="006B41F7" w:rsidRDefault="00C948A6" w:rsidP="00327F2E">
      <w:pPr>
        <w:tabs>
          <w:tab w:val="left" w:pos="720"/>
          <w:tab w:val="left" w:pos="1440"/>
          <w:tab w:val="left" w:pos="2160"/>
        </w:tabs>
        <w:spacing w:before="240" w:after="200"/>
        <w:ind w:left="1440" w:right="-720" w:hanging="720"/>
        <w:rPr>
          <w:sz w:val="22"/>
          <w:szCs w:val="22"/>
        </w:rPr>
      </w:pPr>
      <w:r>
        <w:rPr>
          <w:sz w:val="22"/>
          <w:szCs w:val="22"/>
        </w:rPr>
        <w:t>5.</w:t>
      </w:r>
      <w:r>
        <w:rPr>
          <w:sz w:val="22"/>
          <w:szCs w:val="22"/>
        </w:rPr>
        <w:tab/>
        <w:t xml:space="preserve">The foster parent(s) and/or certifying agency must obtain written authorization from the child’s/youth’s licensed health care provider, or when necessary, court order, for any changes in the type or dose of medication the child/youth is taking. Verbal authorization by a licensed health care provider is only allowed in </w:t>
      </w:r>
      <w:proofErr w:type="gramStart"/>
      <w:r>
        <w:rPr>
          <w:sz w:val="22"/>
          <w:szCs w:val="22"/>
        </w:rPr>
        <w:t>an emergency situation</w:t>
      </w:r>
      <w:proofErr w:type="gramEnd"/>
      <w:r w:rsidR="00DD0E74">
        <w:rPr>
          <w:sz w:val="22"/>
          <w:szCs w:val="22"/>
        </w:rPr>
        <w:t xml:space="preserve"> or via telephonic or virtual orders upon the written prescription of the prescribing provider</w:t>
      </w:r>
      <w:r>
        <w:rPr>
          <w:sz w:val="22"/>
          <w:szCs w:val="22"/>
        </w:rPr>
        <w:t xml:space="preserve">. In non-emergency situations, written authorization from the child’s/youth’s licensed health </w:t>
      </w:r>
      <w:r>
        <w:rPr>
          <w:sz w:val="22"/>
          <w:szCs w:val="22"/>
        </w:rPr>
        <w:lastRenderedPageBreak/>
        <w:t>care provider must be obtained prior to any new psychotropic medication being administered.</w:t>
      </w:r>
      <w:r w:rsidR="00327F2E" w:rsidRPr="006B41F7">
        <w:rPr>
          <w:color w:val="FF0000"/>
          <w:sz w:val="22"/>
          <w:szCs w:val="22"/>
        </w:rPr>
        <w:t xml:space="preserve">  </w:t>
      </w:r>
    </w:p>
    <w:p w14:paraId="1482C480" w14:textId="05A6BBD1" w:rsidR="00327F2E" w:rsidRPr="006B41F7" w:rsidRDefault="003D4BED" w:rsidP="00327F2E">
      <w:pPr>
        <w:spacing w:after="200" w:line="276" w:lineRule="auto"/>
        <w:ind w:left="1440" w:right="-720" w:hanging="720"/>
        <w:rPr>
          <w:sz w:val="22"/>
          <w:szCs w:val="22"/>
        </w:rPr>
      </w:pPr>
      <w:r>
        <w:rPr>
          <w:sz w:val="22"/>
          <w:szCs w:val="22"/>
        </w:rPr>
        <w:t>6</w:t>
      </w:r>
      <w:proofErr w:type="gramStart"/>
      <w:r w:rsidR="00327F2E" w:rsidRPr="006B41F7">
        <w:rPr>
          <w:sz w:val="22"/>
          <w:szCs w:val="22"/>
        </w:rPr>
        <w:t xml:space="preserve">. </w:t>
      </w:r>
      <w:r w:rsidR="00327F2E" w:rsidRPr="006B41F7">
        <w:rPr>
          <w:sz w:val="22"/>
          <w:szCs w:val="22"/>
        </w:rPr>
        <w:tab/>
        <w:t>In</w:t>
      </w:r>
      <w:proofErr w:type="gramEnd"/>
      <w:r w:rsidR="00327F2E" w:rsidRPr="006B41F7">
        <w:rPr>
          <w:sz w:val="22"/>
          <w:szCs w:val="22"/>
        </w:rPr>
        <w:t xml:space="preserve"> </w:t>
      </w:r>
      <w:proofErr w:type="gramStart"/>
      <w:r w:rsidR="00327F2E" w:rsidRPr="006B41F7">
        <w:rPr>
          <w:sz w:val="22"/>
          <w:szCs w:val="22"/>
        </w:rPr>
        <w:t>an emergency situation</w:t>
      </w:r>
      <w:proofErr w:type="gramEnd"/>
      <w:r w:rsidR="00327F2E" w:rsidRPr="006B41F7">
        <w:rPr>
          <w:sz w:val="22"/>
          <w:szCs w:val="22"/>
        </w:rPr>
        <w:t>, medication may be administere</w:t>
      </w:r>
      <w:r w:rsidR="00327F2E" w:rsidRPr="003D4BED">
        <w:rPr>
          <w:sz w:val="22"/>
          <w:szCs w:val="22"/>
        </w:rPr>
        <w:t xml:space="preserve">d </w:t>
      </w:r>
      <w:r w:rsidRPr="003D4BED">
        <w:rPr>
          <w:sz w:val="22"/>
          <w:szCs w:val="22"/>
        </w:rPr>
        <w:t>up</w:t>
      </w:r>
      <w:r w:rsidR="00327F2E" w:rsidRPr="003D4BED">
        <w:rPr>
          <w:sz w:val="22"/>
          <w:szCs w:val="22"/>
        </w:rPr>
        <w:t xml:space="preserve">on </w:t>
      </w:r>
      <w:r w:rsidR="00327F2E" w:rsidRPr="006B41F7">
        <w:rPr>
          <w:sz w:val="22"/>
          <w:szCs w:val="22"/>
        </w:rPr>
        <w:t>the verbal authorization of a</w:t>
      </w:r>
      <w:r>
        <w:rPr>
          <w:sz w:val="22"/>
          <w:szCs w:val="22"/>
        </w:rPr>
        <w:t xml:space="preserve"> licensed health care provider</w:t>
      </w:r>
      <w:r w:rsidR="00327F2E" w:rsidRPr="006B41F7">
        <w:rPr>
          <w:sz w:val="22"/>
          <w:szCs w:val="22"/>
        </w:rPr>
        <w:t>. Written confirmation must then be obtained for the verbal authorization</w:t>
      </w:r>
      <w:r>
        <w:rPr>
          <w:sz w:val="22"/>
          <w:szCs w:val="22"/>
        </w:rPr>
        <w:t xml:space="preserve"> within forty-eight (48) hours excluding weekends and federal holidays, whenever possible</w:t>
      </w:r>
      <w:r w:rsidR="00327F2E" w:rsidRPr="006B41F7">
        <w:rPr>
          <w:sz w:val="22"/>
          <w:szCs w:val="22"/>
        </w:rPr>
        <w:t>.</w:t>
      </w:r>
    </w:p>
    <w:p w14:paraId="77B92DB0" w14:textId="5EE08C1A" w:rsidR="00327F2E" w:rsidRPr="006B41F7" w:rsidRDefault="00537FD3" w:rsidP="00327F2E">
      <w:pPr>
        <w:spacing w:after="200" w:line="276" w:lineRule="auto"/>
        <w:ind w:left="1440" w:right="-720" w:hanging="720"/>
        <w:rPr>
          <w:sz w:val="22"/>
          <w:szCs w:val="22"/>
        </w:rPr>
      </w:pPr>
      <w:r>
        <w:rPr>
          <w:sz w:val="22"/>
          <w:szCs w:val="22"/>
        </w:rPr>
        <w:t>7</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foster care hom</w:t>
      </w:r>
      <w:r>
        <w:rPr>
          <w:sz w:val="22"/>
          <w:szCs w:val="22"/>
        </w:rPr>
        <w:t>e must</w:t>
      </w:r>
      <w:r w:rsidR="00327F2E" w:rsidRPr="006B41F7">
        <w:rPr>
          <w:color w:val="FF0000"/>
          <w:sz w:val="22"/>
          <w:szCs w:val="22"/>
        </w:rPr>
        <w:t xml:space="preserve"> </w:t>
      </w:r>
      <w:r w:rsidR="00327F2E" w:rsidRPr="006B41F7">
        <w:rPr>
          <w:sz w:val="22"/>
          <w:szCs w:val="22"/>
        </w:rPr>
        <w:t>maintain for each child</w:t>
      </w:r>
      <w:r>
        <w:rPr>
          <w:sz w:val="22"/>
          <w:szCs w:val="22"/>
        </w:rPr>
        <w:t>/youth in foster care</w:t>
      </w:r>
      <w:r w:rsidR="00327F2E" w:rsidRPr="006B41F7">
        <w:rPr>
          <w:sz w:val="22"/>
          <w:szCs w:val="22"/>
        </w:rPr>
        <w:t xml:space="preserve"> a cumulative record of all medication, both prescriptive and non-prescriptive</w:t>
      </w:r>
      <w:r>
        <w:rPr>
          <w:sz w:val="22"/>
          <w:szCs w:val="22"/>
        </w:rPr>
        <w:t xml:space="preserve"> administered </w:t>
      </w:r>
      <w:r w:rsidR="00327F2E" w:rsidRPr="006B41F7">
        <w:rPr>
          <w:sz w:val="22"/>
          <w:szCs w:val="22"/>
        </w:rPr>
        <w:t>to</w:t>
      </w:r>
      <w:r>
        <w:rPr>
          <w:sz w:val="22"/>
          <w:szCs w:val="22"/>
        </w:rPr>
        <w:t xml:space="preserve"> each</w:t>
      </w:r>
      <w:r w:rsidR="00327F2E" w:rsidRPr="006B41F7">
        <w:rPr>
          <w:sz w:val="22"/>
          <w:szCs w:val="22"/>
        </w:rPr>
        <w:t xml:space="preserve"> child</w:t>
      </w:r>
      <w:r>
        <w:rPr>
          <w:sz w:val="22"/>
          <w:szCs w:val="22"/>
        </w:rPr>
        <w:t>/youth in foster care and any procedures</w:t>
      </w:r>
      <w:r w:rsidR="000A13F1">
        <w:rPr>
          <w:sz w:val="22"/>
          <w:szCs w:val="22"/>
        </w:rPr>
        <w:t xml:space="preserve"> ordered by the prescribing provider or medication prescribed for acute illness or injury</w:t>
      </w:r>
      <w:r w:rsidR="00327F2E" w:rsidRPr="006B41F7">
        <w:rPr>
          <w:sz w:val="22"/>
          <w:szCs w:val="22"/>
        </w:rPr>
        <w:t xml:space="preserve"> including:</w:t>
      </w:r>
    </w:p>
    <w:p w14:paraId="161AB090" w14:textId="2BC7D4C5" w:rsidR="00327F2E" w:rsidRPr="006B41F7" w:rsidRDefault="00327F2E" w:rsidP="00327F2E">
      <w:pPr>
        <w:spacing w:after="200" w:line="276" w:lineRule="auto"/>
        <w:ind w:left="216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name of the child</w:t>
      </w:r>
      <w:r w:rsidR="000A13F1">
        <w:rPr>
          <w:sz w:val="22"/>
          <w:szCs w:val="22"/>
        </w:rPr>
        <w:t>/youth;</w:t>
      </w:r>
    </w:p>
    <w:p w14:paraId="18F44AAC" w14:textId="0EBB4E43" w:rsidR="00327F2E" w:rsidRPr="006B41F7" w:rsidRDefault="000A13F1" w:rsidP="00327F2E">
      <w:pPr>
        <w:spacing w:after="200" w:line="276" w:lineRule="auto"/>
        <w:ind w:left="2160" w:right="-720" w:hanging="720"/>
        <w:rPr>
          <w:color w:val="FF0000"/>
          <w:sz w:val="22"/>
          <w:szCs w:val="22"/>
        </w:rPr>
      </w:pPr>
      <w:r>
        <w:rPr>
          <w:sz w:val="22"/>
          <w:szCs w:val="22"/>
        </w:rPr>
        <w:t>b.</w:t>
      </w:r>
      <w:r>
        <w:rPr>
          <w:sz w:val="22"/>
          <w:szCs w:val="22"/>
        </w:rPr>
        <w:tab/>
        <w:t>The name of the prescribing provider;</w:t>
      </w:r>
    </w:p>
    <w:p w14:paraId="6EE17176" w14:textId="6C280EAE" w:rsidR="00327F2E" w:rsidRPr="006B41F7" w:rsidRDefault="000F08B1" w:rsidP="00327F2E">
      <w:pPr>
        <w:spacing w:after="200" w:line="276" w:lineRule="auto"/>
        <w:ind w:left="2160" w:right="-720" w:hanging="720"/>
        <w:rPr>
          <w:color w:val="FF0000"/>
          <w:sz w:val="22"/>
          <w:szCs w:val="22"/>
        </w:rPr>
      </w:pPr>
      <w:r>
        <w:rPr>
          <w:sz w:val="22"/>
          <w:szCs w:val="22"/>
        </w:rPr>
        <w:t>c.</w:t>
      </w:r>
      <w:r>
        <w:rPr>
          <w:sz w:val="22"/>
          <w:szCs w:val="22"/>
        </w:rPr>
        <w:tab/>
        <w:t>The reason the medication or procedure was ordered;</w:t>
      </w:r>
    </w:p>
    <w:p w14:paraId="59CAB8EC" w14:textId="7D303F85" w:rsidR="00327F2E" w:rsidRPr="006B41F7" w:rsidRDefault="000F08B1" w:rsidP="00327F2E">
      <w:pPr>
        <w:spacing w:after="200" w:line="276" w:lineRule="auto"/>
        <w:ind w:left="2160" w:right="-720" w:hanging="720"/>
        <w:rPr>
          <w:color w:val="FF0000"/>
          <w:sz w:val="22"/>
          <w:szCs w:val="22"/>
        </w:rPr>
      </w:pPr>
      <w:r>
        <w:rPr>
          <w:sz w:val="22"/>
          <w:szCs w:val="22"/>
        </w:rPr>
        <w:t>d</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name and dosage of medication</w:t>
      </w:r>
      <w:r>
        <w:rPr>
          <w:sz w:val="22"/>
          <w:szCs w:val="22"/>
        </w:rPr>
        <w:t>;</w:t>
      </w:r>
    </w:p>
    <w:p w14:paraId="512515B7" w14:textId="20F58A1B" w:rsidR="00327F2E" w:rsidRPr="006B41F7" w:rsidRDefault="000F08B1" w:rsidP="00327F2E">
      <w:pPr>
        <w:spacing w:after="200" w:line="276" w:lineRule="auto"/>
        <w:ind w:left="2160" w:right="-720" w:hanging="720"/>
        <w:rPr>
          <w:color w:val="FF0000"/>
          <w:sz w:val="22"/>
          <w:szCs w:val="22"/>
        </w:rPr>
      </w:pPr>
      <w:r>
        <w:rPr>
          <w:sz w:val="22"/>
          <w:szCs w:val="22"/>
        </w:rPr>
        <w:t>e.</w:t>
      </w:r>
      <w:r>
        <w:rPr>
          <w:sz w:val="22"/>
          <w:szCs w:val="22"/>
        </w:rPr>
        <w:tab/>
        <w:t>A description of the procedure administered and the results, along with any medical follow up required;</w:t>
      </w:r>
    </w:p>
    <w:p w14:paraId="16BF0179" w14:textId="40BDE019" w:rsidR="00327F2E" w:rsidRPr="006B41F7" w:rsidRDefault="000F08B1" w:rsidP="00327F2E">
      <w:pPr>
        <w:spacing w:after="200" w:line="276" w:lineRule="auto"/>
        <w:ind w:left="2160" w:right="-720" w:hanging="720"/>
        <w:rPr>
          <w:sz w:val="22"/>
          <w:szCs w:val="22"/>
        </w:rPr>
      </w:pPr>
      <w:r>
        <w:rPr>
          <w:sz w:val="22"/>
          <w:szCs w:val="22"/>
        </w:rPr>
        <w:t>f</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time and date the medication was</w:t>
      </w:r>
      <w:r>
        <w:rPr>
          <w:sz w:val="22"/>
          <w:szCs w:val="22"/>
        </w:rPr>
        <w:t xml:space="preserve"> administered or procedure was conducted; and</w:t>
      </w:r>
    </w:p>
    <w:p w14:paraId="38A83954" w14:textId="4211A994" w:rsidR="00327F2E" w:rsidRPr="006B41F7" w:rsidRDefault="000F08B1" w:rsidP="00327F2E">
      <w:pPr>
        <w:spacing w:after="200" w:line="276" w:lineRule="auto"/>
        <w:ind w:left="2160" w:right="-720" w:hanging="720"/>
        <w:rPr>
          <w:color w:val="FF0000"/>
          <w:sz w:val="22"/>
          <w:szCs w:val="22"/>
        </w:rPr>
      </w:pPr>
      <w:r>
        <w:rPr>
          <w:sz w:val="22"/>
          <w:szCs w:val="22"/>
        </w:rPr>
        <w:t>g</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name of the person administering the medication</w:t>
      </w:r>
      <w:r>
        <w:rPr>
          <w:sz w:val="22"/>
          <w:szCs w:val="22"/>
        </w:rPr>
        <w:t xml:space="preserve"> or conducting the procedure.</w:t>
      </w:r>
    </w:p>
    <w:p w14:paraId="28AC121A" w14:textId="55A536E4" w:rsidR="00327F2E" w:rsidRPr="00F52941" w:rsidRDefault="00327F2E" w:rsidP="00327F2E">
      <w:pPr>
        <w:tabs>
          <w:tab w:val="left" w:pos="720"/>
          <w:tab w:val="left" w:pos="1440"/>
          <w:tab w:val="left" w:pos="2160"/>
        </w:tabs>
        <w:spacing w:before="240" w:after="200"/>
        <w:ind w:left="1440" w:right="-720" w:hanging="1080"/>
        <w:rPr>
          <w:sz w:val="22"/>
          <w:szCs w:val="22"/>
        </w:rPr>
      </w:pPr>
      <w:bookmarkStart w:id="47" w:name="_Hlk221624809"/>
      <w:r w:rsidRPr="006B41F7">
        <w:rPr>
          <w:sz w:val="22"/>
          <w:szCs w:val="22"/>
        </w:rPr>
        <w:tab/>
      </w:r>
      <w:r w:rsidR="007C0257">
        <w:rPr>
          <w:sz w:val="22"/>
          <w:szCs w:val="22"/>
        </w:rPr>
        <w:t>8.</w:t>
      </w:r>
      <w:r w:rsidR="007C0257">
        <w:rPr>
          <w:sz w:val="22"/>
          <w:szCs w:val="22"/>
        </w:rPr>
        <w:tab/>
        <w:t xml:space="preserve">All controlled substances must be </w:t>
      </w:r>
      <w:proofErr w:type="gramStart"/>
      <w:r w:rsidR="007C0257">
        <w:rPr>
          <w:sz w:val="22"/>
          <w:szCs w:val="22"/>
        </w:rPr>
        <w:t>stored under double lock at all times</w:t>
      </w:r>
      <w:proofErr w:type="gramEnd"/>
      <w:r w:rsidR="007C0257">
        <w:rPr>
          <w:sz w:val="22"/>
          <w:szCs w:val="22"/>
        </w:rPr>
        <w:t xml:space="preserve">. Keys that open the locks to the controlled substances must be under the control of the foster parent(s) or </w:t>
      </w:r>
      <w:proofErr w:type="gramStart"/>
      <w:r w:rsidR="007C0257">
        <w:rPr>
          <w:sz w:val="22"/>
          <w:szCs w:val="22"/>
        </w:rPr>
        <w:t>secured in an additional locked area at all times</w:t>
      </w:r>
      <w:proofErr w:type="gramEnd"/>
      <w:r w:rsidR="007C0257">
        <w:rPr>
          <w:sz w:val="22"/>
          <w:szCs w:val="22"/>
        </w:rPr>
        <w:t>.</w:t>
      </w:r>
      <w:r w:rsidR="00F52941">
        <w:rPr>
          <w:color w:val="FF0000"/>
          <w:sz w:val="22"/>
          <w:szCs w:val="22"/>
        </w:rPr>
        <w:t xml:space="preserve"> </w:t>
      </w:r>
      <w:r w:rsidR="00F52941">
        <w:rPr>
          <w:sz w:val="22"/>
          <w:szCs w:val="22"/>
        </w:rPr>
        <w:t xml:space="preserve">An exception to this regulation is children/youth </w:t>
      </w:r>
      <w:r w:rsidR="004F2D49">
        <w:rPr>
          <w:sz w:val="22"/>
          <w:szCs w:val="22"/>
        </w:rPr>
        <w:t xml:space="preserve">eighteen </w:t>
      </w:r>
      <w:r w:rsidR="00F52941">
        <w:rPr>
          <w:sz w:val="22"/>
          <w:szCs w:val="22"/>
        </w:rPr>
        <w:t>(1</w:t>
      </w:r>
      <w:r w:rsidR="004F2D49">
        <w:rPr>
          <w:sz w:val="22"/>
          <w:szCs w:val="22"/>
        </w:rPr>
        <w:t>8</w:t>
      </w:r>
      <w:r w:rsidR="00F52941">
        <w:rPr>
          <w:sz w:val="22"/>
          <w:szCs w:val="22"/>
        </w:rPr>
        <w:t xml:space="preserve">) years of age and older </w:t>
      </w:r>
      <w:r w:rsidR="004F2D49">
        <w:rPr>
          <w:sz w:val="22"/>
          <w:szCs w:val="22"/>
        </w:rPr>
        <w:t xml:space="preserve">and/or children/youth </w:t>
      </w:r>
      <w:r w:rsidR="00E8664D">
        <w:rPr>
          <w:sz w:val="22"/>
          <w:szCs w:val="22"/>
        </w:rPr>
        <w:t xml:space="preserve">fifteen (15) years of age or older who are </w:t>
      </w:r>
      <w:r w:rsidR="004F2D49">
        <w:rPr>
          <w:sz w:val="22"/>
          <w:szCs w:val="22"/>
        </w:rPr>
        <w:t xml:space="preserve">prescribed medication for substance use treatment </w:t>
      </w:r>
      <w:r w:rsidR="00F52941">
        <w:rPr>
          <w:sz w:val="22"/>
          <w:szCs w:val="22"/>
        </w:rPr>
        <w:t>who may be prescribed controlled substances without the consent of a parent, legal guardian, or custodian and who may be separately storing and managing medication(s).</w:t>
      </w:r>
    </w:p>
    <w:bookmarkEnd w:id="47"/>
    <w:p w14:paraId="6C3F26F7" w14:textId="3E1DCE47" w:rsidR="00327F2E" w:rsidRPr="006B41F7" w:rsidRDefault="007C0257" w:rsidP="00327F2E">
      <w:pPr>
        <w:tabs>
          <w:tab w:val="left" w:pos="720"/>
          <w:tab w:val="left" w:pos="2160"/>
        </w:tabs>
        <w:spacing w:before="240" w:after="200"/>
        <w:ind w:left="1440" w:right="-720" w:hanging="720"/>
        <w:rPr>
          <w:sz w:val="22"/>
          <w:szCs w:val="22"/>
        </w:rPr>
      </w:pPr>
      <w:r>
        <w:rPr>
          <w:sz w:val="22"/>
          <w:szCs w:val="22"/>
        </w:rPr>
        <w:t>9.</w:t>
      </w:r>
      <w:r>
        <w:rPr>
          <w:sz w:val="22"/>
          <w:szCs w:val="22"/>
        </w:rPr>
        <w:tab/>
        <w:t>Medications prepared for children/youth that will be away from the foster care home during the time of scheduled administration, must be prepared in compliance with the Pharmaceutical Practice Act, Sections 12-280-101 through 12-280-604, C.R.S.; the Uniform Controlled Substances Act of 2013, Sections 18-18-101 through 18-18-607, C.R.S. (202</w:t>
      </w:r>
      <w:r w:rsidR="00F50D91">
        <w:rPr>
          <w:sz w:val="22"/>
          <w:szCs w:val="22"/>
        </w:rPr>
        <w:t>5</w:t>
      </w:r>
      <w:r>
        <w:rPr>
          <w:sz w:val="22"/>
          <w:szCs w:val="22"/>
        </w:rPr>
        <w:t>); and the State Board of Pharmacy Rules and Regulations at 3 CCR 719-1 (202</w:t>
      </w:r>
      <w:r w:rsidR="00F50D91">
        <w:rPr>
          <w:sz w:val="22"/>
          <w:szCs w:val="22"/>
        </w:rPr>
        <w:t>5</w:t>
      </w:r>
      <w:r>
        <w:rPr>
          <w:sz w:val="22"/>
          <w:szCs w:val="22"/>
        </w:rPr>
        <w:t>), incorporated by reference in Section 7.714.82.J.14.</w:t>
      </w:r>
      <w:r w:rsidR="00327F2E" w:rsidRPr="006B41F7">
        <w:rPr>
          <w:color w:val="FF0000"/>
          <w:sz w:val="22"/>
          <w:szCs w:val="22"/>
        </w:rPr>
        <w:t xml:space="preserve">   </w:t>
      </w:r>
    </w:p>
    <w:p w14:paraId="4DC6C26C" w14:textId="235FDA35" w:rsidR="00327F2E" w:rsidRPr="006B41F7" w:rsidRDefault="005C4F4C" w:rsidP="00327F2E">
      <w:pPr>
        <w:tabs>
          <w:tab w:val="left" w:pos="720"/>
          <w:tab w:val="left" w:pos="1440"/>
          <w:tab w:val="left" w:pos="2160"/>
        </w:tabs>
        <w:spacing w:before="240" w:after="200"/>
        <w:ind w:left="1440" w:right="-720" w:hanging="720"/>
        <w:rPr>
          <w:color w:val="FF0000"/>
          <w:sz w:val="22"/>
          <w:szCs w:val="22"/>
        </w:rPr>
      </w:pPr>
      <w:r>
        <w:rPr>
          <w:sz w:val="22"/>
          <w:szCs w:val="22"/>
        </w:rPr>
        <w:t>10.</w:t>
      </w:r>
      <w:r>
        <w:rPr>
          <w:sz w:val="22"/>
          <w:szCs w:val="22"/>
        </w:rPr>
        <w:tab/>
        <w:t xml:space="preserve">When a child’s/youth’s individual plan includes a provision for the child/youth to learn about and/or manage an ongoing health condition, per prescribing provider’s orders, for the purpose of continued life skills, and </w:t>
      </w:r>
      <w:proofErr w:type="spellStart"/>
      <w:r>
        <w:rPr>
          <w:sz w:val="22"/>
          <w:szCs w:val="22"/>
        </w:rPr>
        <w:t>self care</w:t>
      </w:r>
      <w:proofErr w:type="spellEnd"/>
      <w:r>
        <w:rPr>
          <w:sz w:val="22"/>
          <w:szCs w:val="22"/>
        </w:rPr>
        <w:t>, a foster parent may monitor the child/youth self-administering the medication. Monitoring means:</w:t>
      </w:r>
    </w:p>
    <w:p w14:paraId="5D1D8A44" w14:textId="19BBC91F" w:rsidR="00327F2E" w:rsidRPr="006B41F7" w:rsidRDefault="00A32116" w:rsidP="00327F2E">
      <w:pPr>
        <w:tabs>
          <w:tab w:val="left" w:pos="720"/>
          <w:tab w:val="left" w:pos="1440"/>
          <w:tab w:val="left" w:pos="2160"/>
        </w:tabs>
        <w:spacing w:before="240" w:after="200"/>
        <w:ind w:left="2160" w:right="-720" w:hanging="720"/>
        <w:rPr>
          <w:color w:val="FF0000"/>
          <w:sz w:val="22"/>
          <w:szCs w:val="22"/>
        </w:rPr>
      </w:pPr>
      <w:r>
        <w:rPr>
          <w:sz w:val="22"/>
          <w:szCs w:val="22"/>
        </w:rPr>
        <w:lastRenderedPageBreak/>
        <w:t>a.</w:t>
      </w:r>
      <w:r>
        <w:rPr>
          <w:sz w:val="22"/>
          <w:szCs w:val="22"/>
        </w:rPr>
        <w:tab/>
        <w:t>Reminding the child/youth to take medication(s) at the time ordered by the prescribing provider.</w:t>
      </w:r>
      <w:r w:rsidR="00327F2E" w:rsidRPr="006B41F7">
        <w:rPr>
          <w:color w:val="FF0000"/>
          <w:sz w:val="22"/>
          <w:szCs w:val="22"/>
        </w:rPr>
        <w:t xml:space="preserve"> </w:t>
      </w:r>
    </w:p>
    <w:p w14:paraId="514E3528" w14:textId="45A538AC" w:rsidR="00327F2E" w:rsidRPr="006B41F7" w:rsidRDefault="00A32116" w:rsidP="00327F2E">
      <w:pPr>
        <w:tabs>
          <w:tab w:val="left" w:pos="720"/>
          <w:tab w:val="left" w:pos="1440"/>
          <w:tab w:val="left" w:pos="2160"/>
        </w:tabs>
        <w:spacing w:before="240" w:after="200"/>
        <w:ind w:left="2160" w:right="-720" w:hanging="720"/>
        <w:rPr>
          <w:color w:val="FF0000"/>
          <w:sz w:val="22"/>
          <w:szCs w:val="22"/>
        </w:rPr>
      </w:pPr>
      <w:r>
        <w:rPr>
          <w:sz w:val="22"/>
          <w:szCs w:val="22"/>
        </w:rPr>
        <w:t>b.</w:t>
      </w:r>
      <w:r>
        <w:rPr>
          <w:sz w:val="22"/>
          <w:szCs w:val="22"/>
        </w:rPr>
        <w:tab/>
        <w:t>Handing the child/youth a container or package of medication that was lawfully labeled previously by a pharmacist for the individual child/youth.</w:t>
      </w:r>
    </w:p>
    <w:p w14:paraId="405A334C" w14:textId="70AFD365" w:rsidR="00327F2E" w:rsidRPr="006B41F7" w:rsidRDefault="00A32116" w:rsidP="00327F2E">
      <w:pPr>
        <w:tabs>
          <w:tab w:val="left" w:pos="720"/>
          <w:tab w:val="left" w:pos="1440"/>
          <w:tab w:val="left" w:pos="2160"/>
        </w:tabs>
        <w:spacing w:before="240" w:after="200"/>
        <w:ind w:left="2160" w:right="-720" w:hanging="720"/>
        <w:rPr>
          <w:color w:val="FF0000"/>
          <w:sz w:val="22"/>
          <w:szCs w:val="22"/>
        </w:rPr>
      </w:pPr>
      <w:r>
        <w:rPr>
          <w:sz w:val="22"/>
          <w:szCs w:val="22"/>
        </w:rPr>
        <w:t>c.</w:t>
      </w:r>
      <w:r>
        <w:rPr>
          <w:sz w:val="22"/>
          <w:szCs w:val="22"/>
        </w:rPr>
        <w:tab/>
        <w:t>Visual observation of the child/youth self-administering the medication to ensure compliance.</w:t>
      </w:r>
    </w:p>
    <w:p w14:paraId="5F6EB66F" w14:textId="702BE8F8" w:rsidR="00327F2E" w:rsidRPr="006B41F7" w:rsidRDefault="00A32116" w:rsidP="00327F2E">
      <w:pPr>
        <w:tabs>
          <w:tab w:val="left" w:pos="720"/>
          <w:tab w:val="left" w:pos="1440"/>
          <w:tab w:val="left" w:pos="2160"/>
        </w:tabs>
        <w:spacing w:before="240" w:after="200"/>
        <w:ind w:left="2160" w:right="-720" w:hanging="720"/>
        <w:rPr>
          <w:color w:val="FF0000"/>
          <w:sz w:val="22"/>
          <w:szCs w:val="22"/>
        </w:rPr>
      </w:pPr>
      <w:r>
        <w:rPr>
          <w:sz w:val="22"/>
          <w:szCs w:val="22"/>
        </w:rPr>
        <w:t>d.</w:t>
      </w:r>
      <w:r>
        <w:rPr>
          <w:sz w:val="22"/>
          <w:szCs w:val="22"/>
        </w:rPr>
        <w:tab/>
        <w:t xml:space="preserve">Making a written record of the child’s/youth’s compliance </w:t>
      </w:r>
      <w:proofErr w:type="gramStart"/>
      <w:r>
        <w:rPr>
          <w:sz w:val="22"/>
          <w:szCs w:val="22"/>
        </w:rPr>
        <w:t>with regard to</w:t>
      </w:r>
      <w:proofErr w:type="gramEnd"/>
      <w:r>
        <w:rPr>
          <w:sz w:val="22"/>
          <w:szCs w:val="22"/>
        </w:rPr>
        <w:t xml:space="preserve"> each medication, including the time taken.</w:t>
      </w:r>
      <w:r w:rsidR="00327F2E" w:rsidRPr="006B41F7">
        <w:rPr>
          <w:color w:val="FF0000"/>
          <w:sz w:val="22"/>
          <w:szCs w:val="22"/>
        </w:rPr>
        <w:t xml:space="preserve"> </w:t>
      </w:r>
    </w:p>
    <w:p w14:paraId="3559B9A2" w14:textId="59622958" w:rsidR="00327F2E" w:rsidRPr="006B41F7" w:rsidRDefault="00A32116" w:rsidP="00327F2E">
      <w:pPr>
        <w:tabs>
          <w:tab w:val="left" w:pos="720"/>
          <w:tab w:val="left" w:pos="1440"/>
        </w:tabs>
        <w:spacing w:before="240" w:after="200"/>
        <w:ind w:left="2160" w:right="-720" w:hanging="720"/>
        <w:rPr>
          <w:color w:val="FF0000"/>
          <w:sz w:val="22"/>
          <w:szCs w:val="22"/>
        </w:rPr>
      </w:pPr>
      <w:r>
        <w:rPr>
          <w:sz w:val="22"/>
          <w:szCs w:val="22"/>
        </w:rPr>
        <w:t>e.</w:t>
      </w:r>
      <w:r>
        <w:rPr>
          <w:sz w:val="22"/>
          <w:szCs w:val="22"/>
        </w:rPr>
        <w:tab/>
        <w:t>Notifying the prescribing provider if the child/youth refuses or is unable to comply with the prescribing provider’s instructions regarding the medication.</w:t>
      </w:r>
      <w:r w:rsidR="00327F2E" w:rsidRPr="006B41F7">
        <w:rPr>
          <w:color w:val="FF0000"/>
          <w:sz w:val="22"/>
          <w:szCs w:val="22"/>
        </w:rPr>
        <w:t xml:space="preserve"> </w:t>
      </w:r>
    </w:p>
    <w:p w14:paraId="4E33589D" w14:textId="61274294" w:rsidR="00327F2E" w:rsidRPr="006B41F7" w:rsidRDefault="00650AB0" w:rsidP="00327F2E">
      <w:pPr>
        <w:tabs>
          <w:tab w:val="left" w:pos="720"/>
          <w:tab w:val="left" w:pos="1440"/>
        </w:tabs>
        <w:spacing w:before="240" w:after="200"/>
        <w:ind w:left="1440" w:right="-720" w:hanging="720"/>
        <w:rPr>
          <w:color w:val="FF0000"/>
          <w:sz w:val="22"/>
          <w:szCs w:val="22"/>
        </w:rPr>
      </w:pPr>
      <w:r>
        <w:rPr>
          <w:sz w:val="22"/>
          <w:szCs w:val="22"/>
        </w:rPr>
        <w:t>11.</w:t>
      </w:r>
      <w:r>
        <w:rPr>
          <w:sz w:val="22"/>
          <w:szCs w:val="22"/>
        </w:rPr>
        <w:tab/>
        <w:t>The child/youth may refuse to take their medication at any time. The foster parent(s) must document the refusal to take the medication and may consult with the prescribing provider specific to implications of the child/youth refusing the medication. The certifying agency must hold a staffing with the child’s/youth’s multidisciplinary team for a child/youth who has refused medication for more than five (5) consecutive days to determine possible solutions and evaluate continued placement. The foster parent(s) and/or certifying agency must immediately call 911 for emergency medical services if the child/youth is refusing any life-saving medications</w:t>
      </w:r>
      <w:r w:rsidR="00E42A6B">
        <w:rPr>
          <w:sz w:val="22"/>
          <w:szCs w:val="22"/>
        </w:rPr>
        <w:t xml:space="preserve"> and/or if the foster parent(s) had to administer medication in a life-threatening circumstance</w:t>
      </w:r>
      <w:r w:rsidR="00901481">
        <w:rPr>
          <w:sz w:val="22"/>
          <w:szCs w:val="22"/>
        </w:rPr>
        <w:t xml:space="preserve"> such as severe hypoglycemia or anaphylaxis</w:t>
      </w:r>
      <w:r>
        <w:rPr>
          <w:sz w:val="22"/>
          <w:szCs w:val="22"/>
        </w:rPr>
        <w:t xml:space="preserve">. The </w:t>
      </w:r>
      <w:proofErr w:type="gramStart"/>
      <w:r>
        <w:rPr>
          <w:sz w:val="22"/>
          <w:szCs w:val="22"/>
        </w:rPr>
        <w:t>placing entity</w:t>
      </w:r>
      <w:proofErr w:type="gramEnd"/>
      <w:r>
        <w:rPr>
          <w:sz w:val="22"/>
          <w:szCs w:val="22"/>
        </w:rPr>
        <w:t xml:space="preserve"> must be contacted, and all documentation must be kept in the child’s/youth’s file.</w:t>
      </w:r>
      <w:r w:rsidR="00327F2E" w:rsidRPr="006B41F7">
        <w:rPr>
          <w:color w:val="FF0000"/>
          <w:sz w:val="22"/>
          <w:szCs w:val="22"/>
        </w:rPr>
        <w:t xml:space="preserve"> </w:t>
      </w:r>
    </w:p>
    <w:p w14:paraId="22DB53EE" w14:textId="63FDDC9A" w:rsidR="00327F2E" w:rsidRPr="006B41F7" w:rsidRDefault="006D761A" w:rsidP="00327F2E">
      <w:pPr>
        <w:tabs>
          <w:tab w:val="left" w:pos="720"/>
          <w:tab w:val="left" w:pos="1440"/>
        </w:tabs>
        <w:spacing w:before="240" w:after="200"/>
        <w:ind w:left="1440" w:right="-720" w:hanging="720"/>
        <w:rPr>
          <w:color w:val="FF0000"/>
          <w:sz w:val="22"/>
          <w:szCs w:val="22"/>
        </w:rPr>
      </w:pPr>
      <w:r>
        <w:rPr>
          <w:sz w:val="22"/>
          <w:szCs w:val="22"/>
        </w:rPr>
        <w:t>12.</w:t>
      </w:r>
      <w:r>
        <w:rPr>
          <w:sz w:val="22"/>
          <w:szCs w:val="22"/>
        </w:rPr>
        <w:tab/>
        <w:t>No child/youth shall be threatened with or experience any behavioral consequences or disciplinary action by a foster parent due to refusal to take medication.</w:t>
      </w:r>
    </w:p>
    <w:p w14:paraId="532FA395" w14:textId="1FAF4A6F" w:rsidR="00327F2E" w:rsidRPr="006B41F7" w:rsidRDefault="00692DBB" w:rsidP="00327F2E">
      <w:pPr>
        <w:tabs>
          <w:tab w:val="left" w:pos="720"/>
          <w:tab w:val="left" w:pos="1440"/>
        </w:tabs>
        <w:spacing w:before="240" w:after="200"/>
        <w:ind w:left="1440" w:right="-720" w:hanging="720"/>
        <w:rPr>
          <w:color w:val="FF0000"/>
          <w:sz w:val="22"/>
          <w:szCs w:val="22"/>
        </w:rPr>
      </w:pPr>
      <w:r>
        <w:rPr>
          <w:sz w:val="22"/>
          <w:szCs w:val="22"/>
        </w:rPr>
        <w:t>13.</w:t>
      </w:r>
      <w:r>
        <w:rPr>
          <w:sz w:val="22"/>
          <w:szCs w:val="22"/>
        </w:rPr>
        <w:tab/>
        <w:t xml:space="preserve">The foster care home must </w:t>
      </w:r>
      <w:proofErr w:type="gramStart"/>
      <w:r>
        <w:rPr>
          <w:sz w:val="22"/>
          <w:szCs w:val="22"/>
        </w:rPr>
        <w:t>have naloxone available in the home at all times</w:t>
      </w:r>
      <w:proofErr w:type="gramEnd"/>
      <w:r>
        <w:rPr>
          <w:sz w:val="22"/>
          <w:szCs w:val="22"/>
        </w:rPr>
        <w:t xml:space="preserve"> for foster care homes who accept children/youth with a history of substance abuse or as determined by agency policy. Current naloxone training certificate(s) must be kept in the foster parent(s)’ file prior to placement of a child/youth with a history of substance abuse or as determined by agency policy.</w:t>
      </w:r>
      <w:r w:rsidR="00327F2E" w:rsidRPr="006B41F7">
        <w:rPr>
          <w:color w:val="FF0000"/>
          <w:sz w:val="22"/>
          <w:szCs w:val="22"/>
        </w:rPr>
        <w:t xml:space="preserve"> </w:t>
      </w:r>
    </w:p>
    <w:p w14:paraId="65A367F7" w14:textId="2DD383C3" w:rsidR="00327F2E" w:rsidRPr="006B41F7" w:rsidRDefault="00327F2E" w:rsidP="00486289">
      <w:pPr>
        <w:pStyle w:val="Heading2"/>
      </w:pPr>
      <w:r w:rsidRPr="006B41F7">
        <w:t>7.708.4</w:t>
      </w:r>
      <w:r w:rsidR="00692DBB">
        <w:t>3</w:t>
      </w:r>
      <w:r w:rsidRPr="006B41F7">
        <w:t xml:space="preserve"> </w:t>
      </w:r>
      <w:r w:rsidRPr="006B41F7">
        <w:tab/>
        <w:t>Food and Nutrition</w:t>
      </w:r>
    </w:p>
    <w:p w14:paraId="48D84A98" w14:textId="27BB9101"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692DBB">
        <w:rPr>
          <w:sz w:val="22"/>
          <w:szCs w:val="22"/>
        </w:rPr>
        <w:t xml:space="preserve"> must</w:t>
      </w:r>
      <w:r w:rsidRPr="006B41F7">
        <w:rPr>
          <w:color w:val="FF0000"/>
          <w:sz w:val="22"/>
          <w:szCs w:val="22"/>
        </w:rPr>
        <w:t xml:space="preserve"> </w:t>
      </w:r>
      <w:r w:rsidRPr="006B41F7">
        <w:rPr>
          <w:sz w:val="22"/>
          <w:szCs w:val="22"/>
        </w:rPr>
        <w:t>provide nutritious foods in the variety and amounts as appropriate for the age, appetite, and activity of each child</w:t>
      </w:r>
      <w:r w:rsidR="00692DBB">
        <w:rPr>
          <w:sz w:val="22"/>
          <w:szCs w:val="22"/>
        </w:rPr>
        <w:t>/youth</w:t>
      </w:r>
      <w:r w:rsidRPr="006B41F7">
        <w:rPr>
          <w:sz w:val="22"/>
          <w:szCs w:val="22"/>
        </w:rPr>
        <w:t xml:space="preserve"> in care.</w:t>
      </w:r>
    </w:p>
    <w:p w14:paraId="2CB27738" w14:textId="52429FA4" w:rsidR="00327F2E" w:rsidRPr="006B41F7" w:rsidRDefault="00327F2E" w:rsidP="00327F2E">
      <w:pPr>
        <w:spacing w:after="200" w:line="276" w:lineRule="auto"/>
        <w:ind w:left="720" w:right="-720" w:hanging="720"/>
        <w:rPr>
          <w:sz w:val="22"/>
          <w:szCs w:val="22"/>
        </w:rPr>
      </w:pPr>
      <w:bookmarkStart w:id="48" w:name="_Hlk221624839"/>
      <w:r w:rsidRPr="006B41F7">
        <w:rPr>
          <w:sz w:val="22"/>
          <w:szCs w:val="22"/>
        </w:rPr>
        <w:t>B</w:t>
      </w:r>
      <w:proofErr w:type="gramStart"/>
      <w:r w:rsidRPr="006B41F7">
        <w:rPr>
          <w:sz w:val="22"/>
          <w:szCs w:val="22"/>
        </w:rPr>
        <w:t xml:space="preserve">. </w:t>
      </w:r>
      <w:r w:rsidRPr="006B41F7">
        <w:rPr>
          <w:sz w:val="22"/>
          <w:szCs w:val="22"/>
        </w:rPr>
        <w:tab/>
        <w:t>At</w:t>
      </w:r>
      <w:proofErr w:type="gramEnd"/>
      <w:r w:rsidRPr="006B41F7">
        <w:rPr>
          <w:sz w:val="22"/>
          <w:szCs w:val="22"/>
        </w:rPr>
        <w:t xml:space="preserve"> least three</w:t>
      </w:r>
      <w:r w:rsidR="00F1647E">
        <w:rPr>
          <w:sz w:val="22"/>
          <w:szCs w:val="22"/>
        </w:rPr>
        <w:t xml:space="preserve"> (3) nutritious</w:t>
      </w:r>
      <w:r w:rsidRPr="006B41F7">
        <w:rPr>
          <w:color w:val="FF0000"/>
          <w:sz w:val="22"/>
          <w:szCs w:val="22"/>
        </w:rPr>
        <w:t xml:space="preserve"> </w:t>
      </w:r>
      <w:r w:rsidRPr="006B41F7">
        <w:rPr>
          <w:sz w:val="22"/>
          <w:szCs w:val="22"/>
        </w:rPr>
        <w:t>meals</w:t>
      </w:r>
      <w:r w:rsidR="00F1647E">
        <w:rPr>
          <w:sz w:val="22"/>
          <w:szCs w:val="22"/>
        </w:rPr>
        <w:t xml:space="preserve"> per</w:t>
      </w:r>
      <w:r w:rsidRPr="006B41F7">
        <w:rPr>
          <w:sz w:val="22"/>
          <w:szCs w:val="22"/>
        </w:rPr>
        <w:t xml:space="preserve"> day</w:t>
      </w:r>
      <w:r w:rsidR="00F1647E">
        <w:rPr>
          <w:sz w:val="22"/>
          <w:szCs w:val="22"/>
        </w:rPr>
        <w:t xml:space="preserve"> must</w:t>
      </w:r>
      <w:r w:rsidRPr="006B41F7">
        <w:rPr>
          <w:sz w:val="22"/>
          <w:szCs w:val="22"/>
        </w:rPr>
        <w:t xml:space="preserve"> be offered at regular intervals except when children</w:t>
      </w:r>
      <w:r w:rsidR="00F1647E">
        <w:rPr>
          <w:sz w:val="22"/>
          <w:szCs w:val="22"/>
        </w:rPr>
        <w:t>/youth</w:t>
      </w:r>
      <w:r w:rsidRPr="006B41F7">
        <w:rPr>
          <w:sz w:val="22"/>
          <w:szCs w:val="22"/>
        </w:rPr>
        <w:t xml:space="preserve"> receive their morning and/or noon meal(s) at school.</w:t>
      </w:r>
      <w:r w:rsidR="00F1647E">
        <w:rPr>
          <w:sz w:val="22"/>
          <w:szCs w:val="22"/>
        </w:rPr>
        <w:t xml:space="preserve"> If more than four (4) hours elapse between meals or</w:t>
      </w:r>
      <w:r w:rsidRPr="006B41F7">
        <w:rPr>
          <w:sz w:val="22"/>
          <w:szCs w:val="22"/>
        </w:rPr>
        <w:t xml:space="preserve"> fourteen (14) hours</w:t>
      </w:r>
      <w:r w:rsidRPr="006B41F7">
        <w:rPr>
          <w:color w:val="FF0000"/>
          <w:sz w:val="22"/>
          <w:szCs w:val="22"/>
        </w:rPr>
        <w:t xml:space="preserve"> </w:t>
      </w:r>
      <w:r w:rsidRPr="006B41F7">
        <w:rPr>
          <w:sz w:val="22"/>
          <w:szCs w:val="22"/>
        </w:rPr>
        <w:t>elapse</w:t>
      </w:r>
      <w:r w:rsidR="00F1647E">
        <w:rPr>
          <w:sz w:val="22"/>
          <w:szCs w:val="22"/>
        </w:rPr>
        <w:t>s</w:t>
      </w:r>
      <w:r w:rsidRPr="006B41F7">
        <w:rPr>
          <w:sz w:val="22"/>
          <w:szCs w:val="22"/>
        </w:rPr>
        <w:t xml:space="preserve"> between the evening</w:t>
      </w:r>
      <w:r w:rsidR="00F1647E">
        <w:rPr>
          <w:sz w:val="22"/>
          <w:szCs w:val="22"/>
        </w:rPr>
        <w:t xml:space="preserve"> meal and breakfast, a nutritious snack must be served</w:t>
      </w:r>
      <w:r w:rsidRPr="006B41F7">
        <w:rPr>
          <w:sz w:val="22"/>
          <w:szCs w:val="22"/>
        </w:rPr>
        <w:t>.</w:t>
      </w:r>
    </w:p>
    <w:bookmarkEnd w:id="48"/>
    <w:p w14:paraId="55947C8E" w14:textId="51893FAF" w:rsidR="00327F2E" w:rsidRPr="006B41F7" w:rsidRDefault="00377085" w:rsidP="00327F2E">
      <w:pPr>
        <w:spacing w:after="200" w:line="276" w:lineRule="auto"/>
        <w:ind w:left="720" w:right="-720" w:hanging="720"/>
        <w:rPr>
          <w:color w:val="FF0000"/>
          <w:sz w:val="22"/>
          <w:szCs w:val="22"/>
        </w:rPr>
      </w:pPr>
      <w:r>
        <w:rPr>
          <w:sz w:val="22"/>
          <w:szCs w:val="22"/>
        </w:rPr>
        <w:t>C.</w:t>
      </w:r>
      <w:r>
        <w:rPr>
          <w:sz w:val="22"/>
          <w:szCs w:val="22"/>
        </w:rPr>
        <w:tab/>
        <w:t>A foster home must take into account any cultural and/or religious considerations and any special dietary restrictions of the children/youth in care when planning meals, such as, but not limited to, children/youth who are vegan, vegetarian, pescetarian, gluten free, dairy free, or who have any other specific food allergies, preferences, or dietary restrictions.</w:t>
      </w:r>
    </w:p>
    <w:p w14:paraId="2AE76AA5" w14:textId="44EC75AE" w:rsidR="00327F2E" w:rsidRPr="006B41F7" w:rsidRDefault="006770A4" w:rsidP="00327F2E">
      <w:pPr>
        <w:spacing w:after="200" w:line="276" w:lineRule="auto"/>
        <w:ind w:left="720" w:right="-720" w:hanging="720"/>
        <w:rPr>
          <w:sz w:val="22"/>
          <w:szCs w:val="22"/>
        </w:rPr>
      </w:pPr>
      <w:r>
        <w:rPr>
          <w:sz w:val="22"/>
          <w:szCs w:val="22"/>
        </w:rPr>
        <w:lastRenderedPageBreak/>
        <w:t>D</w:t>
      </w:r>
      <w:proofErr w:type="gramStart"/>
      <w:r w:rsidR="00327F2E" w:rsidRPr="006B41F7">
        <w:rPr>
          <w:sz w:val="22"/>
          <w:szCs w:val="22"/>
        </w:rPr>
        <w:t xml:space="preserve">. </w:t>
      </w:r>
      <w:r w:rsidR="00327F2E" w:rsidRPr="006B41F7">
        <w:rPr>
          <w:sz w:val="22"/>
          <w:szCs w:val="22"/>
        </w:rPr>
        <w:tab/>
        <w:t>All</w:t>
      </w:r>
      <w:proofErr w:type="gramEnd"/>
      <w:r w:rsidR="00327F2E" w:rsidRPr="006B41F7">
        <w:rPr>
          <w:sz w:val="22"/>
          <w:szCs w:val="22"/>
        </w:rPr>
        <w:t xml:space="preserve"> food</w:t>
      </w:r>
      <w:r>
        <w:rPr>
          <w:sz w:val="22"/>
          <w:szCs w:val="22"/>
        </w:rPr>
        <w:t xml:space="preserve"> must</w:t>
      </w:r>
      <w:r w:rsidR="00327F2E" w:rsidRPr="006B41F7">
        <w:rPr>
          <w:color w:val="FF0000"/>
          <w:sz w:val="22"/>
          <w:szCs w:val="22"/>
        </w:rPr>
        <w:t xml:space="preserve"> </w:t>
      </w:r>
      <w:r w:rsidR="00327F2E" w:rsidRPr="006B41F7">
        <w:rPr>
          <w:sz w:val="22"/>
          <w:szCs w:val="22"/>
        </w:rPr>
        <w:t>be from sources approved or considered satisfactory by the health authority. All foods</w:t>
      </w:r>
      <w:r>
        <w:rPr>
          <w:sz w:val="22"/>
          <w:szCs w:val="22"/>
        </w:rPr>
        <w:t xml:space="preserve"> must</w:t>
      </w:r>
      <w:r w:rsidR="00327F2E" w:rsidRPr="006B41F7">
        <w:rPr>
          <w:sz w:val="22"/>
          <w:szCs w:val="22"/>
        </w:rPr>
        <w:t xml:space="preserve"> be stored, prepared, and served in such a manner as to be clean, wholesome, free from spoilage, and safe for human consumption. Only pasteurized milk</w:t>
      </w:r>
      <w:r>
        <w:rPr>
          <w:sz w:val="22"/>
          <w:szCs w:val="22"/>
        </w:rPr>
        <w:t xml:space="preserve"> must</w:t>
      </w:r>
      <w:r w:rsidR="00327F2E" w:rsidRPr="006B41F7">
        <w:rPr>
          <w:sz w:val="22"/>
          <w:szCs w:val="22"/>
        </w:rPr>
        <w:t xml:space="preserve"> be served</w:t>
      </w:r>
      <w:r>
        <w:rPr>
          <w:sz w:val="22"/>
          <w:szCs w:val="22"/>
        </w:rPr>
        <w:t>, and accommodations must be made for those children/youth with lactose intolerance who are dairy free</w:t>
      </w:r>
      <w:r w:rsidR="00327F2E" w:rsidRPr="006B41F7">
        <w:rPr>
          <w:sz w:val="22"/>
          <w:szCs w:val="22"/>
        </w:rPr>
        <w:t>. Fruits, vegetables</w:t>
      </w:r>
      <w:r>
        <w:rPr>
          <w:sz w:val="22"/>
          <w:szCs w:val="22"/>
        </w:rPr>
        <w:t>,</w:t>
      </w:r>
      <w:r w:rsidR="00327F2E" w:rsidRPr="006B41F7">
        <w:rPr>
          <w:sz w:val="22"/>
          <w:szCs w:val="22"/>
        </w:rPr>
        <w:t xml:space="preserve"> and meats may be frozen.</w:t>
      </w:r>
    </w:p>
    <w:p w14:paraId="35D9D4C9" w14:textId="7B6C908B" w:rsidR="00327F2E" w:rsidRPr="006B41F7" w:rsidRDefault="006770A4" w:rsidP="00327F2E">
      <w:pPr>
        <w:spacing w:after="200" w:line="276" w:lineRule="auto"/>
        <w:ind w:left="720" w:right="-720" w:hanging="720"/>
        <w:rPr>
          <w:sz w:val="22"/>
          <w:szCs w:val="22"/>
        </w:rPr>
      </w:pPr>
      <w:r>
        <w:rPr>
          <w:sz w:val="22"/>
          <w:szCs w:val="22"/>
        </w:rPr>
        <w:t>E</w:t>
      </w:r>
      <w:proofErr w:type="gramStart"/>
      <w:r w:rsidR="00327F2E" w:rsidRPr="006B41F7">
        <w:rPr>
          <w:sz w:val="22"/>
          <w:szCs w:val="22"/>
        </w:rPr>
        <w:t xml:space="preserve">. </w:t>
      </w:r>
      <w:r w:rsidR="00327F2E" w:rsidRPr="006B41F7">
        <w:rPr>
          <w:sz w:val="22"/>
          <w:szCs w:val="22"/>
        </w:rPr>
        <w:tab/>
      </w:r>
      <w:r w:rsidR="005E5DF4">
        <w:rPr>
          <w:sz w:val="22"/>
          <w:szCs w:val="22"/>
        </w:rPr>
        <w:t>Potable</w:t>
      </w:r>
      <w:proofErr w:type="gramEnd"/>
      <w:r w:rsidR="005E5DF4">
        <w:rPr>
          <w:sz w:val="22"/>
          <w:szCs w:val="22"/>
        </w:rPr>
        <w:t xml:space="preserve"> w</w:t>
      </w:r>
      <w:r w:rsidR="00327F2E" w:rsidRPr="006B41F7">
        <w:rPr>
          <w:sz w:val="22"/>
          <w:szCs w:val="22"/>
        </w:rPr>
        <w:t>ater</w:t>
      </w:r>
      <w:r>
        <w:rPr>
          <w:sz w:val="22"/>
          <w:szCs w:val="22"/>
        </w:rPr>
        <w:t xml:space="preserve"> must</w:t>
      </w:r>
      <w:r w:rsidR="00327F2E" w:rsidRPr="006B41F7">
        <w:rPr>
          <w:color w:val="FF0000"/>
          <w:sz w:val="22"/>
          <w:szCs w:val="22"/>
        </w:rPr>
        <w:t xml:space="preserve"> </w:t>
      </w:r>
      <w:r w:rsidR="00327F2E" w:rsidRPr="006B41F7">
        <w:rPr>
          <w:sz w:val="22"/>
          <w:szCs w:val="22"/>
        </w:rPr>
        <w:t>be readily accessible to children</w:t>
      </w:r>
      <w:r>
        <w:rPr>
          <w:sz w:val="22"/>
          <w:szCs w:val="22"/>
        </w:rPr>
        <w:t>/youth in care</w:t>
      </w:r>
      <w:r w:rsidR="00327F2E" w:rsidRPr="006B41F7">
        <w:rPr>
          <w:sz w:val="22"/>
          <w:szCs w:val="22"/>
        </w:rPr>
        <w:t>.</w:t>
      </w:r>
    </w:p>
    <w:p w14:paraId="215607E3" w14:textId="40BB0DC2" w:rsidR="00327F2E" w:rsidRPr="006B41F7" w:rsidRDefault="00327F2E" w:rsidP="00486289">
      <w:pPr>
        <w:pStyle w:val="Heading2"/>
      </w:pPr>
      <w:r w:rsidRPr="006B41F7">
        <w:t>7.708.</w:t>
      </w:r>
      <w:r w:rsidRPr="006B2547">
        <w:t>4</w:t>
      </w:r>
      <w:r w:rsidR="006B2547">
        <w:t>4</w:t>
      </w:r>
      <w:r w:rsidRPr="006B41F7">
        <w:t xml:space="preserve"> </w:t>
      </w:r>
      <w:r w:rsidRPr="006B41F7">
        <w:tab/>
        <w:t>Personal Hygiene and Daily Routine</w:t>
      </w:r>
    </w:p>
    <w:p w14:paraId="7C795A04" w14:textId="756CCC3A" w:rsidR="00327F2E" w:rsidRPr="006B41F7" w:rsidRDefault="00327F2E" w:rsidP="00327F2E">
      <w:pPr>
        <w:spacing w:after="200" w:line="276" w:lineRule="auto"/>
        <w:ind w:left="720" w:right="-720" w:hanging="720"/>
        <w:rPr>
          <w:sz w:val="22"/>
          <w:szCs w:val="22"/>
        </w:rPr>
      </w:pPr>
      <w:bookmarkStart w:id="49" w:name="_Hlk221624866"/>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6B2547">
        <w:rPr>
          <w:sz w:val="22"/>
          <w:szCs w:val="22"/>
        </w:rPr>
        <w:t xml:space="preserve"> must</w:t>
      </w:r>
      <w:r w:rsidRPr="006B41F7">
        <w:rPr>
          <w:color w:val="FF0000"/>
          <w:sz w:val="22"/>
          <w:szCs w:val="22"/>
        </w:rPr>
        <w:t xml:space="preserve"> </w:t>
      </w:r>
      <w:r w:rsidRPr="006B41F7">
        <w:rPr>
          <w:sz w:val="22"/>
          <w:szCs w:val="22"/>
        </w:rPr>
        <w:t>ensure that children</w:t>
      </w:r>
      <w:r w:rsidR="006B2547">
        <w:rPr>
          <w:sz w:val="22"/>
          <w:szCs w:val="22"/>
        </w:rPr>
        <w:t>/youth</w:t>
      </w:r>
      <w:r w:rsidRPr="006B41F7">
        <w:rPr>
          <w:sz w:val="22"/>
          <w:szCs w:val="22"/>
        </w:rPr>
        <w:t xml:space="preserve"> receive training in good habits of personal care, hygiene, and grooming appropriate to their age, gender</w:t>
      </w:r>
      <w:r w:rsidR="006B2547">
        <w:rPr>
          <w:sz w:val="22"/>
          <w:szCs w:val="22"/>
        </w:rPr>
        <w:t xml:space="preserve"> identity, race, and culture</w:t>
      </w:r>
      <w:r w:rsidRPr="006B41F7">
        <w:rPr>
          <w:sz w:val="22"/>
          <w:szCs w:val="22"/>
        </w:rPr>
        <w:t>.</w:t>
      </w:r>
    </w:p>
    <w:bookmarkEnd w:id="49"/>
    <w:p w14:paraId="567F4CE4" w14:textId="0D4F39DC"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r>
      <w:r w:rsidR="007D3D62">
        <w:rPr>
          <w:sz w:val="22"/>
          <w:szCs w:val="22"/>
        </w:rPr>
        <w:t>Foster</w:t>
      </w:r>
      <w:proofErr w:type="gramEnd"/>
      <w:r w:rsidR="007D3D62">
        <w:rPr>
          <w:sz w:val="22"/>
          <w:szCs w:val="22"/>
        </w:rPr>
        <w:t xml:space="preserve"> parents must supervise children/youth</w:t>
      </w:r>
      <w:r w:rsidRPr="006B41F7">
        <w:rPr>
          <w:sz w:val="22"/>
          <w:szCs w:val="22"/>
        </w:rPr>
        <w:t xml:space="preserve"> to provide for proper grooming and physical cleanliness of the children</w:t>
      </w:r>
      <w:r w:rsidR="007D3D62">
        <w:rPr>
          <w:sz w:val="22"/>
          <w:szCs w:val="22"/>
        </w:rPr>
        <w:t>/youth</w:t>
      </w:r>
      <w:r w:rsidRPr="006B41F7">
        <w:rPr>
          <w:sz w:val="22"/>
          <w:szCs w:val="22"/>
        </w:rPr>
        <w:t>.</w:t>
      </w:r>
    </w:p>
    <w:p w14:paraId="6CB5AB9B" w14:textId="441AD276" w:rsidR="00327F2E" w:rsidRPr="006B41F7" w:rsidRDefault="00327F2E" w:rsidP="00327F2E">
      <w:pPr>
        <w:spacing w:after="200" w:line="276" w:lineRule="auto"/>
        <w:ind w:left="1440" w:right="-720" w:hanging="720"/>
        <w:rPr>
          <w:sz w:val="22"/>
          <w:szCs w:val="22"/>
        </w:rPr>
      </w:pPr>
      <w:r w:rsidRPr="006B41F7">
        <w:rPr>
          <w:sz w:val="22"/>
          <w:szCs w:val="22"/>
        </w:rPr>
        <w:t xml:space="preserve">2. </w:t>
      </w:r>
      <w:r w:rsidRPr="006B41F7">
        <w:rPr>
          <w:sz w:val="22"/>
          <w:szCs w:val="22"/>
        </w:rPr>
        <w:tab/>
        <w:t>The foster care home</w:t>
      </w:r>
      <w:r w:rsidR="007D3D62">
        <w:rPr>
          <w:sz w:val="22"/>
          <w:szCs w:val="22"/>
        </w:rPr>
        <w:t xml:space="preserve"> must</w:t>
      </w:r>
      <w:r w:rsidRPr="006B41F7">
        <w:rPr>
          <w:color w:val="FF0000"/>
          <w:sz w:val="22"/>
          <w:szCs w:val="22"/>
        </w:rPr>
        <w:t xml:space="preserve"> </w:t>
      </w:r>
      <w:r w:rsidRPr="006B41F7">
        <w:rPr>
          <w:sz w:val="22"/>
          <w:szCs w:val="22"/>
        </w:rPr>
        <w:t>ensure that children</w:t>
      </w:r>
      <w:r w:rsidR="007D3D62">
        <w:rPr>
          <w:sz w:val="22"/>
          <w:szCs w:val="22"/>
        </w:rPr>
        <w:t>/youth in foster care have access to</w:t>
      </w:r>
      <w:r w:rsidRPr="006B41F7">
        <w:rPr>
          <w:sz w:val="22"/>
          <w:szCs w:val="22"/>
        </w:rPr>
        <w:t xml:space="preserve"> necessary and appropriate toiletry items, including clean, individual towels and washcloths, toothbrush, toothpaste, comb, hair brush, soap, skin lotion, shampoo</w:t>
      </w:r>
      <w:r w:rsidR="007D3D62">
        <w:rPr>
          <w:sz w:val="22"/>
          <w:szCs w:val="22"/>
        </w:rPr>
        <w:t>, and other gender and culturally affirming hygiene products, including menstrual products, during daily hygiene routine times and other times hygiene is necessary for the child/youth</w:t>
      </w:r>
      <w:r w:rsidRPr="006B41F7">
        <w:rPr>
          <w:sz w:val="22"/>
          <w:szCs w:val="22"/>
        </w:rPr>
        <w:t>.</w:t>
      </w:r>
    </w:p>
    <w:p w14:paraId="62CB562C" w14:textId="15E927EF"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7D3D62">
        <w:rPr>
          <w:sz w:val="22"/>
          <w:szCs w:val="22"/>
        </w:rPr>
        <w:t xml:space="preserve"> must</w:t>
      </w:r>
      <w:r w:rsidRPr="006B41F7">
        <w:rPr>
          <w:color w:val="FF0000"/>
          <w:sz w:val="22"/>
          <w:szCs w:val="22"/>
        </w:rPr>
        <w:t xml:space="preserve"> </w:t>
      </w:r>
      <w:r w:rsidRPr="006B41F7">
        <w:rPr>
          <w:sz w:val="22"/>
          <w:szCs w:val="22"/>
        </w:rPr>
        <w:t>have basic daily routines for children</w:t>
      </w:r>
      <w:r w:rsidR="007D3D62">
        <w:rPr>
          <w:sz w:val="22"/>
          <w:szCs w:val="22"/>
        </w:rPr>
        <w:t>/youth</w:t>
      </w:r>
      <w:r w:rsidRPr="006B41F7">
        <w:rPr>
          <w:sz w:val="22"/>
          <w:szCs w:val="22"/>
        </w:rPr>
        <w:t xml:space="preserve"> in care.</w:t>
      </w:r>
    </w:p>
    <w:p w14:paraId="2DB5B48C" w14:textId="08819B5B"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t>Daily</w:t>
      </w:r>
      <w:proofErr w:type="gramEnd"/>
      <w:r w:rsidRPr="006B41F7">
        <w:rPr>
          <w:sz w:val="22"/>
          <w:szCs w:val="22"/>
        </w:rPr>
        <w:t xml:space="preserve"> routines</w:t>
      </w:r>
      <w:r w:rsidR="009947B5">
        <w:rPr>
          <w:sz w:val="22"/>
          <w:szCs w:val="22"/>
        </w:rPr>
        <w:t xml:space="preserve"> must</w:t>
      </w:r>
      <w:r w:rsidRPr="006B41F7">
        <w:rPr>
          <w:color w:val="FF0000"/>
          <w:sz w:val="22"/>
          <w:szCs w:val="22"/>
        </w:rPr>
        <w:t xml:space="preserve"> </w:t>
      </w:r>
      <w:r w:rsidRPr="006B41F7">
        <w:rPr>
          <w:sz w:val="22"/>
          <w:szCs w:val="22"/>
        </w:rPr>
        <w:t>not be allowed to conflict with the implementation of a child's</w:t>
      </w:r>
      <w:r w:rsidR="009947B5">
        <w:rPr>
          <w:sz w:val="22"/>
          <w:szCs w:val="22"/>
        </w:rPr>
        <w:t>/youth’s p</w:t>
      </w:r>
      <w:r w:rsidRPr="006B41F7">
        <w:rPr>
          <w:sz w:val="22"/>
          <w:szCs w:val="22"/>
        </w:rPr>
        <w:t>lan.</w:t>
      </w:r>
    </w:p>
    <w:p w14:paraId="2EDC1B2E" w14:textId="4AA85B43"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Daily</w:t>
      </w:r>
      <w:proofErr w:type="gramEnd"/>
      <w:r w:rsidRPr="006B41F7">
        <w:rPr>
          <w:sz w:val="22"/>
          <w:szCs w:val="22"/>
        </w:rPr>
        <w:t xml:space="preserve"> routines</w:t>
      </w:r>
      <w:r w:rsidR="0088751C">
        <w:rPr>
          <w:sz w:val="22"/>
          <w:szCs w:val="22"/>
        </w:rPr>
        <w:t xml:space="preserve"> must</w:t>
      </w:r>
      <w:r w:rsidRPr="006B41F7">
        <w:rPr>
          <w:sz w:val="22"/>
          <w:szCs w:val="22"/>
        </w:rPr>
        <w:t xml:space="preserve"> be established for mealtimes, waking, and bedtimes.</w:t>
      </w:r>
    </w:p>
    <w:p w14:paraId="4D0B6FA7" w14:textId="73684525" w:rsidR="00327F2E" w:rsidRPr="006B41F7" w:rsidRDefault="00327F2E" w:rsidP="00327F2E">
      <w:pPr>
        <w:spacing w:after="200" w:line="276" w:lineRule="auto"/>
        <w:ind w:left="1440" w:right="-720" w:hanging="720"/>
        <w:rPr>
          <w:sz w:val="22"/>
          <w:szCs w:val="22"/>
        </w:rPr>
      </w:pPr>
      <w:r w:rsidRPr="006B41F7">
        <w:rPr>
          <w:sz w:val="22"/>
          <w:szCs w:val="22"/>
        </w:rPr>
        <w:t>3</w:t>
      </w:r>
      <w:proofErr w:type="gramStart"/>
      <w:r w:rsidRPr="006B41F7">
        <w:rPr>
          <w:sz w:val="22"/>
          <w:szCs w:val="22"/>
        </w:rPr>
        <w:t xml:space="preserve">. </w:t>
      </w:r>
      <w:r w:rsidRPr="006B41F7">
        <w:rPr>
          <w:sz w:val="22"/>
          <w:szCs w:val="22"/>
        </w:rPr>
        <w:tab/>
        <w:t>Opportunity</w:t>
      </w:r>
      <w:proofErr w:type="gramEnd"/>
      <w:r w:rsidRPr="006B41F7">
        <w:rPr>
          <w:sz w:val="22"/>
          <w:szCs w:val="22"/>
        </w:rPr>
        <w:t xml:space="preserve"> for physical exercise</w:t>
      </w:r>
      <w:r w:rsidR="0088751C">
        <w:rPr>
          <w:sz w:val="22"/>
          <w:szCs w:val="22"/>
        </w:rPr>
        <w:t xml:space="preserve"> must</w:t>
      </w:r>
      <w:r w:rsidRPr="006B41F7">
        <w:rPr>
          <w:sz w:val="22"/>
          <w:szCs w:val="22"/>
        </w:rPr>
        <w:t xml:space="preserve"> be planned for each child</w:t>
      </w:r>
      <w:r w:rsidR="0088751C">
        <w:rPr>
          <w:sz w:val="22"/>
          <w:szCs w:val="22"/>
        </w:rPr>
        <w:t>/youth</w:t>
      </w:r>
      <w:r w:rsidRPr="006B41F7">
        <w:rPr>
          <w:sz w:val="22"/>
          <w:szCs w:val="22"/>
        </w:rPr>
        <w:t>.</w:t>
      </w:r>
    </w:p>
    <w:p w14:paraId="4AC73F7F" w14:textId="704E2D81" w:rsidR="00327F2E" w:rsidRPr="006B41F7" w:rsidRDefault="00327F2E" w:rsidP="00486289">
      <w:pPr>
        <w:pStyle w:val="Heading2"/>
      </w:pPr>
      <w:r w:rsidRPr="006B41F7">
        <w:t>7.708.4</w:t>
      </w:r>
      <w:r w:rsidR="0088751C">
        <w:t>5</w:t>
      </w:r>
      <w:r w:rsidRPr="006B41F7">
        <w:t xml:space="preserve"> </w:t>
      </w:r>
      <w:r w:rsidRPr="006B41F7">
        <w:tab/>
        <w:t>Clothing and Personal Belongings</w:t>
      </w:r>
    </w:p>
    <w:p w14:paraId="58DBBF34" w14:textId="55B6E271" w:rsidR="00327F2E" w:rsidRPr="006B41F7" w:rsidRDefault="0088751C" w:rsidP="00327F2E">
      <w:pPr>
        <w:tabs>
          <w:tab w:val="left" w:pos="720"/>
          <w:tab w:val="left" w:pos="1440"/>
          <w:tab w:val="left" w:pos="2160"/>
        </w:tabs>
        <w:spacing w:before="240" w:after="200"/>
        <w:ind w:left="720" w:right="-720" w:hanging="720"/>
        <w:rPr>
          <w:b/>
          <w:bCs/>
          <w:strike/>
          <w:sz w:val="22"/>
          <w:szCs w:val="22"/>
        </w:rPr>
      </w:pPr>
      <w:bookmarkStart w:id="50" w:name="_Hlk221624889"/>
      <w:r>
        <w:rPr>
          <w:sz w:val="22"/>
          <w:szCs w:val="22"/>
        </w:rPr>
        <w:t>A</w:t>
      </w:r>
      <w:proofErr w:type="gramStart"/>
      <w:r>
        <w:rPr>
          <w:sz w:val="22"/>
          <w:szCs w:val="22"/>
        </w:rPr>
        <w:t xml:space="preserve">. </w:t>
      </w:r>
      <w:r>
        <w:rPr>
          <w:sz w:val="22"/>
          <w:szCs w:val="22"/>
        </w:rPr>
        <w:tab/>
        <w:t>The</w:t>
      </w:r>
      <w:proofErr w:type="gramEnd"/>
      <w:r>
        <w:rPr>
          <w:sz w:val="22"/>
          <w:szCs w:val="22"/>
        </w:rPr>
        <w:t xml:space="preserve"> foster parent(s) must make provisions for the storage and protection of children’s/youth’s property when placed in the foster care home. The certifying agency is responsible for creating a written policy or acknowledgment that identifies the length of time children’s/youth’s property will be stored at the foster care home.</w:t>
      </w:r>
    </w:p>
    <w:p w14:paraId="01432674" w14:textId="756317C1" w:rsidR="00327F2E" w:rsidRPr="006B41F7" w:rsidRDefault="0088751C" w:rsidP="00327F2E">
      <w:pPr>
        <w:spacing w:after="200" w:line="276" w:lineRule="auto"/>
        <w:ind w:left="720" w:right="-720" w:hanging="720"/>
        <w:rPr>
          <w:sz w:val="22"/>
          <w:szCs w:val="22"/>
        </w:rPr>
      </w:pPr>
      <w:bookmarkStart w:id="51" w:name="_Hlk221625029"/>
      <w:bookmarkEnd w:id="50"/>
      <w:r>
        <w:rPr>
          <w:sz w:val="22"/>
          <w:szCs w:val="22"/>
        </w:rPr>
        <w:t>B</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foster care home</w:t>
      </w:r>
      <w:r>
        <w:rPr>
          <w:sz w:val="22"/>
          <w:szCs w:val="22"/>
        </w:rPr>
        <w:t xml:space="preserve"> must</w:t>
      </w:r>
      <w:r w:rsidR="00327F2E" w:rsidRPr="006B41F7">
        <w:rPr>
          <w:color w:val="FF0000"/>
          <w:sz w:val="22"/>
          <w:szCs w:val="22"/>
        </w:rPr>
        <w:t xml:space="preserve"> </w:t>
      </w:r>
      <w:r w:rsidR="00327F2E" w:rsidRPr="006B41F7">
        <w:rPr>
          <w:sz w:val="22"/>
          <w:szCs w:val="22"/>
        </w:rPr>
        <w:t>allow a child</w:t>
      </w:r>
      <w:r>
        <w:rPr>
          <w:sz w:val="22"/>
          <w:szCs w:val="22"/>
        </w:rPr>
        <w:t>/youth</w:t>
      </w:r>
      <w:r w:rsidR="00327F2E" w:rsidRPr="006B41F7">
        <w:rPr>
          <w:sz w:val="22"/>
          <w:szCs w:val="22"/>
        </w:rPr>
        <w:t xml:space="preserve"> in care to bring</w:t>
      </w:r>
      <w:r w:rsidR="007F13B6">
        <w:rPr>
          <w:sz w:val="22"/>
          <w:szCs w:val="22"/>
        </w:rPr>
        <w:t xml:space="preserve"> their</w:t>
      </w:r>
      <w:r w:rsidR="00327F2E" w:rsidRPr="006B41F7">
        <w:rPr>
          <w:color w:val="FF0000"/>
          <w:sz w:val="22"/>
          <w:szCs w:val="22"/>
        </w:rPr>
        <w:t xml:space="preserve"> </w:t>
      </w:r>
      <w:r w:rsidR="00327F2E" w:rsidRPr="006B41F7">
        <w:rPr>
          <w:sz w:val="22"/>
          <w:szCs w:val="22"/>
        </w:rPr>
        <w:t>personal belongings to the</w:t>
      </w:r>
      <w:r w:rsidR="007F13B6">
        <w:rPr>
          <w:sz w:val="22"/>
          <w:szCs w:val="22"/>
        </w:rPr>
        <w:t xml:space="preserve"> home</w:t>
      </w:r>
      <w:r w:rsidR="00327F2E" w:rsidRPr="006B41F7">
        <w:rPr>
          <w:sz w:val="22"/>
          <w:szCs w:val="22"/>
        </w:rPr>
        <w:t xml:space="preserve"> and to acquire belongings of</w:t>
      </w:r>
      <w:r w:rsidR="007F13B6">
        <w:rPr>
          <w:sz w:val="22"/>
          <w:szCs w:val="22"/>
        </w:rPr>
        <w:t xml:space="preserve"> their</w:t>
      </w:r>
      <w:r w:rsidR="00327F2E" w:rsidRPr="006B41F7">
        <w:rPr>
          <w:sz w:val="22"/>
          <w:szCs w:val="22"/>
        </w:rPr>
        <w:t xml:space="preserve"> own </w:t>
      </w:r>
      <w:r w:rsidR="007F13B6">
        <w:rPr>
          <w:sz w:val="22"/>
          <w:szCs w:val="22"/>
        </w:rPr>
        <w:t>as appropriate to their age and developmental level</w:t>
      </w:r>
      <w:r w:rsidR="00327F2E" w:rsidRPr="006B41F7">
        <w:rPr>
          <w:sz w:val="22"/>
          <w:szCs w:val="22"/>
        </w:rPr>
        <w:t>. However, the foster care home</w:t>
      </w:r>
      <w:r w:rsidR="007F13B6">
        <w:rPr>
          <w:sz w:val="22"/>
          <w:szCs w:val="22"/>
        </w:rPr>
        <w:t xml:space="preserve"> must</w:t>
      </w:r>
      <w:r w:rsidR="00327F2E" w:rsidRPr="006B41F7">
        <w:rPr>
          <w:sz w:val="22"/>
          <w:szCs w:val="22"/>
        </w:rPr>
        <w:t>, as necessary, supervise the use of these items while the child</w:t>
      </w:r>
      <w:r w:rsidR="007F13B6">
        <w:rPr>
          <w:sz w:val="22"/>
          <w:szCs w:val="22"/>
        </w:rPr>
        <w:t>/youth</w:t>
      </w:r>
      <w:r w:rsidR="00327F2E" w:rsidRPr="006B41F7">
        <w:rPr>
          <w:sz w:val="22"/>
          <w:szCs w:val="22"/>
        </w:rPr>
        <w:t xml:space="preserve"> is in care. </w:t>
      </w:r>
      <w:r w:rsidR="007F13B6">
        <w:rPr>
          <w:sz w:val="22"/>
          <w:szCs w:val="22"/>
        </w:rPr>
        <w:t xml:space="preserve">Children/youth residing in foster care or participating in the foster youth in transition program have a right to </w:t>
      </w:r>
      <w:proofErr w:type="gramStart"/>
      <w:r w:rsidR="007F13B6">
        <w:rPr>
          <w:sz w:val="22"/>
          <w:szCs w:val="22"/>
        </w:rPr>
        <w:t>basic essentials</w:t>
      </w:r>
      <w:proofErr w:type="gramEnd"/>
      <w:r w:rsidR="007F13B6">
        <w:rPr>
          <w:sz w:val="22"/>
          <w:szCs w:val="22"/>
        </w:rPr>
        <w:t xml:space="preserve"> including personal belongings outlined in Section 19-7-101(2)(f)(III), C.R.S. that shall only be limited or denied by court order.</w:t>
      </w:r>
      <w:r w:rsidR="00327F2E" w:rsidRPr="006B41F7">
        <w:rPr>
          <w:color w:val="FF0000"/>
          <w:sz w:val="22"/>
          <w:szCs w:val="22"/>
        </w:rPr>
        <w:t xml:space="preserve"> </w:t>
      </w:r>
      <w:r w:rsidR="00327F2E" w:rsidRPr="006B41F7">
        <w:rPr>
          <w:sz w:val="22"/>
          <w:szCs w:val="22"/>
        </w:rPr>
        <w:t>Where extraordinary limitations are imposed, the child</w:t>
      </w:r>
      <w:r w:rsidR="007F13B6">
        <w:rPr>
          <w:sz w:val="22"/>
          <w:szCs w:val="22"/>
        </w:rPr>
        <w:t>/youth must</w:t>
      </w:r>
      <w:r w:rsidR="00327F2E" w:rsidRPr="006B41F7">
        <w:rPr>
          <w:color w:val="FF0000"/>
          <w:sz w:val="22"/>
          <w:szCs w:val="22"/>
        </w:rPr>
        <w:t xml:space="preserve"> </w:t>
      </w:r>
      <w:r w:rsidR="00327F2E" w:rsidRPr="006B41F7">
        <w:rPr>
          <w:sz w:val="22"/>
          <w:szCs w:val="22"/>
        </w:rPr>
        <w:t>be informed of the reasons, in a language or manner of communication the child</w:t>
      </w:r>
      <w:r w:rsidR="007F13B6">
        <w:rPr>
          <w:sz w:val="22"/>
          <w:szCs w:val="22"/>
        </w:rPr>
        <w:t>/youth</w:t>
      </w:r>
      <w:r w:rsidR="00327F2E" w:rsidRPr="006B41F7">
        <w:rPr>
          <w:sz w:val="22"/>
          <w:szCs w:val="22"/>
        </w:rPr>
        <w:t xml:space="preserve"> can understand.</w:t>
      </w:r>
      <w:r w:rsidR="007F13B6">
        <w:rPr>
          <w:sz w:val="22"/>
          <w:szCs w:val="22"/>
        </w:rPr>
        <w:t xml:space="preserve"> The decision and reasons shall be recorded in the child’s/youth’s file. Provisions must be made for the protection of the child’s/youth’s property.</w:t>
      </w:r>
    </w:p>
    <w:p w14:paraId="0826ED96" w14:textId="7D1687E5" w:rsidR="00327F2E" w:rsidRPr="006B41F7" w:rsidRDefault="009A4AFF" w:rsidP="00327F2E">
      <w:pPr>
        <w:spacing w:after="200" w:line="276" w:lineRule="auto"/>
        <w:ind w:left="720" w:right="-720" w:hanging="720"/>
        <w:rPr>
          <w:sz w:val="22"/>
          <w:szCs w:val="22"/>
        </w:rPr>
      </w:pPr>
      <w:bookmarkStart w:id="52" w:name="_Hlk221625057"/>
      <w:bookmarkEnd w:id="51"/>
      <w:r>
        <w:rPr>
          <w:sz w:val="22"/>
          <w:szCs w:val="22"/>
        </w:rPr>
        <w:lastRenderedPageBreak/>
        <w:t>C</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foster care home</w:t>
      </w:r>
      <w:r>
        <w:rPr>
          <w:sz w:val="22"/>
          <w:szCs w:val="22"/>
        </w:rPr>
        <w:t xml:space="preserve"> must</w:t>
      </w:r>
      <w:r w:rsidR="00327F2E" w:rsidRPr="006B41F7">
        <w:rPr>
          <w:color w:val="FF0000"/>
          <w:sz w:val="22"/>
          <w:szCs w:val="22"/>
        </w:rPr>
        <w:t xml:space="preserve"> </w:t>
      </w:r>
      <w:r w:rsidR="00327F2E" w:rsidRPr="006B41F7">
        <w:rPr>
          <w:sz w:val="22"/>
          <w:szCs w:val="22"/>
        </w:rPr>
        <w:t>ensure that each child</w:t>
      </w:r>
      <w:r>
        <w:rPr>
          <w:sz w:val="22"/>
          <w:szCs w:val="22"/>
        </w:rPr>
        <w:t>/youth</w:t>
      </w:r>
      <w:r w:rsidR="00327F2E" w:rsidRPr="006B41F7">
        <w:rPr>
          <w:sz w:val="22"/>
          <w:szCs w:val="22"/>
        </w:rPr>
        <w:t xml:space="preserve"> in care has </w:t>
      </w:r>
      <w:proofErr w:type="gramStart"/>
      <w:r w:rsidR="00327F2E" w:rsidRPr="006B41F7">
        <w:rPr>
          <w:sz w:val="22"/>
          <w:szCs w:val="22"/>
        </w:rPr>
        <w:t>adequate</w:t>
      </w:r>
      <w:r>
        <w:rPr>
          <w:sz w:val="22"/>
          <w:szCs w:val="22"/>
        </w:rPr>
        <w:t xml:space="preserve"> and</w:t>
      </w:r>
      <w:proofErr w:type="gramEnd"/>
      <w:r>
        <w:rPr>
          <w:sz w:val="22"/>
          <w:szCs w:val="22"/>
        </w:rPr>
        <w:t xml:space="preserve"> gender and culturally affirming</w:t>
      </w:r>
      <w:r w:rsidR="00327F2E" w:rsidRPr="006B41F7">
        <w:rPr>
          <w:sz w:val="22"/>
          <w:szCs w:val="22"/>
        </w:rPr>
        <w:t xml:space="preserve"> clothing as required for health, comfort, and physical well-being and as appropriate to age, gender </w:t>
      </w:r>
      <w:r>
        <w:rPr>
          <w:sz w:val="22"/>
          <w:szCs w:val="22"/>
        </w:rPr>
        <w:t>identity</w:t>
      </w:r>
      <w:r w:rsidR="00327F2E" w:rsidRPr="006B41F7">
        <w:rPr>
          <w:sz w:val="22"/>
          <w:szCs w:val="22"/>
        </w:rPr>
        <w:t>, individual needs,</w:t>
      </w:r>
      <w:r w:rsidR="00327F2E" w:rsidRPr="006B41F7">
        <w:rPr>
          <w:color w:val="FF0000"/>
          <w:sz w:val="22"/>
          <w:szCs w:val="22"/>
        </w:rPr>
        <w:t xml:space="preserve"> </w:t>
      </w:r>
      <w:r w:rsidR="00327F2E" w:rsidRPr="006B41F7">
        <w:rPr>
          <w:sz w:val="22"/>
          <w:szCs w:val="22"/>
        </w:rPr>
        <w:t xml:space="preserve">and </w:t>
      </w:r>
      <w:r>
        <w:rPr>
          <w:sz w:val="22"/>
          <w:szCs w:val="22"/>
        </w:rPr>
        <w:t>culture</w:t>
      </w:r>
      <w:r w:rsidR="00327F2E" w:rsidRPr="006B41F7">
        <w:rPr>
          <w:sz w:val="22"/>
          <w:szCs w:val="22"/>
        </w:rPr>
        <w:t>.</w:t>
      </w:r>
    </w:p>
    <w:p w14:paraId="587544DF" w14:textId="3BF019E4" w:rsidR="00327F2E" w:rsidRPr="006B41F7" w:rsidRDefault="00327F2E" w:rsidP="00327F2E">
      <w:pPr>
        <w:spacing w:after="200" w:line="276" w:lineRule="auto"/>
        <w:ind w:left="1440" w:right="-720" w:hanging="720"/>
        <w:rPr>
          <w:sz w:val="22"/>
          <w:szCs w:val="22"/>
        </w:rPr>
      </w:pPr>
      <w:bookmarkStart w:id="53" w:name="_Hlk221625088"/>
      <w:bookmarkEnd w:id="52"/>
      <w:r w:rsidRPr="006B41F7">
        <w:rPr>
          <w:sz w:val="22"/>
          <w:szCs w:val="22"/>
        </w:rPr>
        <w:t>1</w:t>
      </w:r>
      <w:proofErr w:type="gramStart"/>
      <w:r w:rsidRPr="006B41F7">
        <w:rPr>
          <w:sz w:val="22"/>
          <w:szCs w:val="22"/>
        </w:rPr>
        <w:t xml:space="preserve">. </w:t>
      </w:r>
      <w:r w:rsidRPr="006B41F7">
        <w:rPr>
          <w:sz w:val="22"/>
          <w:szCs w:val="22"/>
        </w:rPr>
        <w:tab/>
        <w:t>Each</w:t>
      </w:r>
      <w:proofErr w:type="gramEnd"/>
      <w:r w:rsidRPr="006B41F7">
        <w:rPr>
          <w:sz w:val="22"/>
          <w:szCs w:val="22"/>
        </w:rPr>
        <w:t xml:space="preserve"> foster child's</w:t>
      </w:r>
      <w:r w:rsidR="009A4AFF">
        <w:rPr>
          <w:sz w:val="22"/>
          <w:szCs w:val="22"/>
        </w:rPr>
        <w:t>/youth’s</w:t>
      </w:r>
      <w:r w:rsidRPr="006B41F7">
        <w:rPr>
          <w:sz w:val="22"/>
          <w:szCs w:val="22"/>
        </w:rPr>
        <w:t xml:space="preserve"> clothing</w:t>
      </w:r>
      <w:r w:rsidR="009A4AFF">
        <w:rPr>
          <w:sz w:val="22"/>
          <w:szCs w:val="22"/>
        </w:rPr>
        <w:t xml:space="preserve"> must</w:t>
      </w:r>
      <w:r w:rsidRPr="006B41F7">
        <w:rPr>
          <w:color w:val="FF0000"/>
          <w:sz w:val="22"/>
          <w:szCs w:val="22"/>
        </w:rPr>
        <w:t xml:space="preserve"> </w:t>
      </w:r>
      <w:r w:rsidRPr="006B41F7">
        <w:rPr>
          <w:sz w:val="22"/>
          <w:szCs w:val="22"/>
        </w:rPr>
        <w:t>be distinguished as</w:t>
      </w:r>
      <w:r w:rsidR="009A4AFF">
        <w:rPr>
          <w:sz w:val="22"/>
          <w:szCs w:val="22"/>
        </w:rPr>
        <w:t xml:space="preserve"> their</w:t>
      </w:r>
      <w:r w:rsidRPr="006B41F7">
        <w:rPr>
          <w:color w:val="FF0000"/>
          <w:sz w:val="22"/>
          <w:szCs w:val="22"/>
        </w:rPr>
        <w:t xml:space="preserve"> </w:t>
      </w:r>
      <w:r w:rsidRPr="006B41F7">
        <w:rPr>
          <w:sz w:val="22"/>
          <w:szCs w:val="22"/>
        </w:rPr>
        <w:t>own.</w:t>
      </w:r>
    </w:p>
    <w:p w14:paraId="25DFF8E4" w14:textId="6496B6DF" w:rsidR="00327F2E" w:rsidRPr="006B41F7" w:rsidRDefault="00327F2E" w:rsidP="00327F2E">
      <w:pPr>
        <w:spacing w:after="200" w:line="276" w:lineRule="auto"/>
        <w:ind w:left="1440" w:right="-720" w:hanging="720"/>
        <w:rPr>
          <w:sz w:val="22"/>
          <w:szCs w:val="22"/>
        </w:rPr>
      </w:pPr>
      <w:bookmarkStart w:id="54" w:name="_Hlk221625114"/>
      <w:bookmarkEnd w:id="53"/>
      <w:r w:rsidRPr="006B41F7">
        <w:rPr>
          <w:sz w:val="22"/>
          <w:szCs w:val="22"/>
        </w:rPr>
        <w:t>2</w:t>
      </w:r>
      <w:proofErr w:type="gramStart"/>
      <w:r w:rsidRPr="006B41F7">
        <w:rPr>
          <w:sz w:val="22"/>
          <w:szCs w:val="22"/>
        </w:rPr>
        <w:t xml:space="preserve">. </w:t>
      </w:r>
      <w:r w:rsidRPr="006B41F7">
        <w:rPr>
          <w:sz w:val="22"/>
          <w:szCs w:val="22"/>
        </w:rPr>
        <w:tab/>
        <w:t>A</w:t>
      </w:r>
      <w:proofErr w:type="gramEnd"/>
      <w:r w:rsidRPr="006B41F7">
        <w:rPr>
          <w:sz w:val="22"/>
          <w:szCs w:val="22"/>
        </w:rPr>
        <w:t xml:space="preserve"> child's</w:t>
      </w:r>
      <w:r w:rsidR="009A4AFF">
        <w:rPr>
          <w:sz w:val="22"/>
          <w:szCs w:val="22"/>
        </w:rPr>
        <w:t>/youth’s</w:t>
      </w:r>
      <w:r w:rsidRPr="006B41F7">
        <w:rPr>
          <w:sz w:val="22"/>
          <w:szCs w:val="22"/>
        </w:rPr>
        <w:t xml:space="preserve"> clothing</w:t>
      </w:r>
      <w:r w:rsidR="009A4AFF">
        <w:rPr>
          <w:sz w:val="22"/>
          <w:szCs w:val="22"/>
        </w:rPr>
        <w:t xml:space="preserve"> must</w:t>
      </w:r>
      <w:r w:rsidRPr="006B41F7">
        <w:rPr>
          <w:color w:val="FF0000"/>
          <w:sz w:val="22"/>
          <w:szCs w:val="22"/>
        </w:rPr>
        <w:t xml:space="preserve"> </w:t>
      </w:r>
      <w:r w:rsidRPr="006B41F7">
        <w:rPr>
          <w:sz w:val="22"/>
          <w:szCs w:val="22"/>
        </w:rPr>
        <w:t>be kept clean and in good repair. The child</w:t>
      </w:r>
      <w:r w:rsidR="009A4AFF">
        <w:rPr>
          <w:sz w:val="22"/>
          <w:szCs w:val="22"/>
        </w:rPr>
        <w:t>/youth</w:t>
      </w:r>
      <w:r w:rsidRPr="006B41F7">
        <w:rPr>
          <w:sz w:val="22"/>
          <w:szCs w:val="22"/>
        </w:rPr>
        <w:t xml:space="preserve"> shall be involved, as appropriate, in the care and maintenance of</w:t>
      </w:r>
      <w:r w:rsidR="009A4AFF">
        <w:rPr>
          <w:sz w:val="22"/>
          <w:szCs w:val="22"/>
        </w:rPr>
        <w:t xml:space="preserve"> their</w:t>
      </w:r>
      <w:r w:rsidRPr="006B41F7">
        <w:rPr>
          <w:color w:val="FF0000"/>
          <w:sz w:val="22"/>
          <w:szCs w:val="22"/>
        </w:rPr>
        <w:t xml:space="preserve"> </w:t>
      </w:r>
      <w:r w:rsidRPr="006B41F7">
        <w:rPr>
          <w:sz w:val="22"/>
          <w:szCs w:val="22"/>
        </w:rPr>
        <w:t>clothing. As appropriate, laundering, ironing, and sewing facilities</w:t>
      </w:r>
      <w:r w:rsidR="009A4AFF">
        <w:rPr>
          <w:sz w:val="22"/>
          <w:szCs w:val="22"/>
        </w:rPr>
        <w:t xml:space="preserve"> must</w:t>
      </w:r>
      <w:r w:rsidRPr="006B41F7">
        <w:rPr>
          <w:color w:val="FF0000"/>
          <w:sz w:val="22"/>
          <w:szCs w:val="22"/>
        </w:rPr>
        <w:t xml:space="preserve"> </w:t>
      </w:r>
      <w:r w:rsidRPr="006B41F7">
        <w:rPr>
          <w:sz w:val="22"/>
          <w:szCs w:val="22"/>
        </w:rPr>
        <w:t>be accessible to the child</w:t>
      </w:r>
      <w:r w:rsidR="009A4AFF">
        <w:rPr>
          <w:sz w:val="22"/>
          <w:szCs w:val="22"/>
        </w:rPr>
        <w:t>/youth and supervised by foster parents while in use.</w:t>
      </w:r>
    </w:p>
    <w:bookmarkEnd w:id="54"/>
    <w:p w14:paraId="1C5C04C4" w14:textId="2AADADA8" w:rsidR="00327F2E" w:rsidRPr="006B41F7" w:rsidRDefault="00612905" w:rsidP="00327F2E">
      <w:pPr>
        <w:spacing w:after="200" w:line="276" w:lineRule="auto"/>
        <w:ind w:left="1440" w:right="-720" w:hanging="720"/>
        <w:rPr>
          <w:color w:val="FF0000"/>
          <w:sz w:val="22"/>
          <w:szCs w:val="22"/>
        </w:rPr>
      </w:pPr>
      <w:r>
        <w:rPr>
          <w:sz w:val="22"/>
          <w:szCs w:val="22"/>
        </w:rPr>
        <w:t>3.</w:t>
      </w:r>
      <w:r>
        <w:rPr>
          <w:sz w:val="22"/>
          <w:szCs w:val="22"/>
        </w:rPr>
        <w:tab/>
        <w:t>Children/youth in foster care or participating in a foster youth in transition program have a right to basic essentials including, as outlined in Section 19-7-101(2)(f)(III), C.R.S., personal belongings, including wearing the child’s or youth’s own clothing, having a safe place to store personal belongings, and having personal belongings transported in appropriate luggage with the child or youth during or shortly after a change in placement. Personal belongings stored and transported after a change in placement must be maintained in the same or better condition.</w:t>
      </w:r>
    </w:p>
    <w:p w14:paraId="112FA70D" w14:textId="47AC8527" w:rsidR="00327F2E" w:rsidRPr="006B41F7" w:rsidRDefault="00F72D9D" w:rsidP="00327F2E">
      <w:pPr>
        <w:spacing w:after="200" w:line="276" w:lineRule="auto"/>
        <w:ind w:left="720" w:right="-720" w:hanging="720"/>
        <w:rPr>
          <w:color w:val="FF0000"/>
          <w:sz w:val="22"/>
          <w:szCs w:val="22"/>
        </w:rPr>
      </w:pPr>
      <w:bookmarkStart w:id="55" w:name="_Hlk221625146"/>
      <w:r>
        <w:rPr>
          <w:sz w:val="22"/>
          <w:szCs w:val="22"/>
        </w:rPr>
        <w:t>D</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foster care home in conjunction with the placing authority</w:t>
      </w:r>
      <w:r>
        <w:rPr>
          <w:sz w:val="22"/>
          <w:szCs w:val="22"/>
        </w:rPr>
        <w:t xml:space="preserve"> must</w:t>
      </w:r>
      <w:r w:rsidR="00327F2E" w:rsidRPr="006B41F7">
        <w:rPr>
          <w:color w:val="FF0000"/>
          <w:sz w:val="22"/>
          <w:szCs w:val="22"/>
        </w:rPr>
        <w:t xml:space="preserve"> </w:t>
      </w:r>
      <w:r w:rsidR="00327F2E" w:rsidRPr="006B41F7">
        <w:rPr>
          <w:sz w:val="22"/>
          <w:szCs w:val="22"/>
        </w:rPr>
        <w:t>ensure that discharge plans make provisions for clothing needs at time of discharge. The</w:t>
      </w:r>
      <w:r>
        <w:rPr>
          <w:sz w:val="22"/>
          <w:szCs w:val="22"/>
        </w:rPr>
        <w:t xml:space="preserve"> personal belongings</w:t>
      </w:r>
      <w:r w:rsidR="00327F2E" w:rsidRPr="006B41F7">
        <w:rPr>
          <w:color w:val="FF0000"/>
          <w:sz w:val="22"/>
          <w:szCs w:val="22"/>
        </w:rPr>
        <w:t xml:space="preserve"> </w:t>
      </w:r>
      <w:r w:rsidR="00327F2E" w:rsidRPr="006B41F7">
        <w:rPr>
          <w:sz w:val="22"/>
          <w:szCs w:val="22"/>
        </w:rPr>
        <w:t>for each child</w:t>
      </w:r>
      <w:r>
        <w:rPr>
          <w:sz w:val="22"/>
          <w:szCs w:val="22"/>
        </w:rPr>
        <w:t>/youth must</w:t>
      </w:r>
      <w:r w:rsidR="00327F2E" w:rsidRPr="006B41F7">
        <w:rPr>
          <w:color w:val="FF0000"/>
          <w:sz w:val="22"/>
          <w:szCs w:val="22"/>
        </w:rPr>
        <w:t xml:space="preserve"> </w:t>
      </w:r>
      <w:r w:rsidR="00327F2E" w:rsidRPr="006B41F7">
        <w:rPr>
          <w:sz w:val="22"/>
          <w:szCs w:val="22"/>
        </w:rPr>
        <w:t>go with</w:t>
      </w:r>
      <w:r>
        <w:rPr>
          <w:sz w:val="22"/>
          <w:szCs w:val="22"/>
        </w:rPr>
        <w:t xml:space="preserve"> them</w:t>
      </w:r>
      <w:r w:rsidR="00327F2E" w:rsidRPr="006B41F7">
        <w:rPr>
          <w:color w:val="FF0000"/>
          <w:sz w:val="22"/>
          <w:szCs w:val="22"/>
        </w:rPr>
        <w:t xml:space="preserve"> </w:t>
      </w:r>
      <w:r w:rsidR="00327F2E" w:rsidRPr="006B41F7">
        <w:rPr>
          <w:sz w:val="22"/>
          <w:szCs w:val="22"/>
        </w:rPr>
        <w:t>at time of discharge</w:t>
      </w:r>
      <w:r>
        <w:rPr>
          <w:sz w:val="22"/>
          <w:szCs w:val="22"/>
        </w:rPr>
        <w:t xml:space="preserve"> and be transported in appropriate luggage</w:t>
      </w:r>
      <w:r w:rsidR="00771040">
        <w:rPr>
          <w:sz w:val="22"/>
          <w:szCs w:val="22"/>
        </w:rPr>
        <w:t xml:space="preserve"> except as authorized in Sections 7.708.45 and 7.708.61 and identified in agency policy</w:t>
      </w:r>
      <w:r>
        <w:rPr>
          <w:sz w:val="22"/>
          <w:szCs w:val="22"/>
        </w:rPr>
        <w:t>. Personal belongings stored and transported after a change in placement must be maintained in the same or better condition according to Section 19-7-101(2)(f)(III), C.R.S.</w:t>
      </w:r>
    </w:p>
    <w:bookmarkEnd w:id="55"/>
    <w:p w14:paraId="6C285B03" w14:textId="1252D3D2" w:rsidR="00327F2E" w:rsidRPr="006B41F7" w:rsidRDefault="00E85399" w:rsidP="00327F2E">
      <w:pPr>
        <w:spacing w:after="200" w:line="276" w:lineRule="auto"/>
        <w:ind w:left="720" w:right="-720" w:hanging="720"/>
        <w:rPr>
          <w:color w:val="FF0000"/>
          <w:sz w:val="22"/>
          <w:szCs w:val="22"/>
        </w:rPr>
      </w:pPr>
      <w:r>
        <w:rPr>
          <w:sz w:val="22"/>
          <w:szCs w:val="22"/>
        </w:rPr>
        <w:t>E.</w:t>
      </w:r>
      <w:r>
        <w:rPr>
          <w:sz w:val="22"/>
          <w:szCs w:val="22"/>
        </w:rPr>
        <w:tab/>
        <w:t>Should there be belongings left at the time of the child’s/youth’s discharge, the placing authority is responsible for following their policy for storage and disposal of belongings.</w:t>
      </w:r>
      <w:r w:rsidR="00327F2E" w:rsidRPr="006B41F7">
        <w:rPr>
          <w:color w:val="FF0000"/>
          <w:sz w:val="22"/>
          <w:szCs w:val="22"/>
        </w:rPr>
        <w:t xml:space="preserve"> </w:t>
      </w:r>
    </w:p>
    <w:p w14:paraId="63387241" w14:textId="5167B889" w:rsidR="00327F2E" w:rsidRPr="006B41F7" w:rsidRDefault="00327F2E" w:rsidP="00486289">
      <w:pPr>
        <w:pStyle w:val="Heading2"/>
      </w:pPr>
      <w:r w:rsidRPr="006B41F7">
        <w:t>7.708.4</w:t>
      </w:r>
      <w:r w:rsidR="00E85399">
        <w:t>6</w:t>
      </w:r>
      <w:r w:rsidRPr="006B41F7">
        <w:t xml:space="preserve"> </w:t>
      </w:r>
      <w:r w:rsidRPr="006B41F7">
        <w:tab/>
      </w:r>
      <w:r w:rsidR="00E85399">
        <w:t xml:space="preserve">Disaster </w:t>
      </w:r>
      <w:r w:rsidRPr="006B41F7">
        <w:t>Drills</w:t>
      </w:r>
    </w:p>
    <w:p w14:paraId="078424AC" w14:textId="059D1AF7"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There</w:t>
      </w:r>
      <w:proofErr w:type="gramEnd"/>
      <w:r w:rsidR="00E85399">
        <w:rPr>
          <w:sz w:val="22"/>
          <w:szCs w:val="22"/>
        </w:rPr>
        <w:t xml:space="preserve"> must</w:t>
      </w:r>
      <w:r w:rsidRPr="006B41F7">
        <w:rPr>
          <w:color w:val="FF0000"/>
          <w:sz w:val="22"/>
          <w:szCs w:val="22"/>
        </w:rPr>
        <w:t xml:space="preserve"> </w:t>
      </w:r>
      <w:r w:rsidRPr="006B41F7">
        <w:rPr>
          <w:sz w:val="22"/>
          <w:szCs w:val="22"/>
        </w:rPr>
        <w:t>be a plan for foster parent(s) and children</w:t>
      </w:r>
      <w:r w:rsidR="00E85399">
        <w:rPr>
          <w:sz w:val="22"/>
          <w:szCs w:val="22"/>
        </w:rPr>
        <w:t>/youth</w:t>
      </w:r>
      <w:r w:rsidRPr="006B41F7">
        <w:rPr>
          <w:sz w:val="22"/>
          <w:szCs w:val="22"/>
        </w:rPr>
        <w:t xml:space="preserve"> to follow in case of emergency or disaster. The plan</w:t>
      </w:r>
      <w:r w:rsidR="00E85399">
        <w:rPr>
          <w:sz w:val="22"/>
          <w:szCs w:val="22"/>
        </w:rPr>
        <w:t xml:space="preserve"> must be developed by the foster parent(s) and must</w:t>
      </w:r>
      <w:r w:rsidRPr="006B41F7">
        <w:rPr>
          <w:color w:val="FF0000"/>
          <w:sz w:val="22"/>
          <w:szCs w:val="22"/>
        </w:rPr>
        <w:t xml:space="preserve"> </w:t>
      </w:r>
      <w:r w:rsidRPr="006B41F7">
        <w:rPr>
          <w:sz w:val="22"/>
          <w:szCs w:val="22"/>
        </w:rPr>
        <w:t>include provisions for roles and responsibilities during an emergency, evacuation of the foster care home</w:t>
      </w:r>
      <w:r w:rsidR="00427DCE">
        <w:rPr>
          <w:sz w:val="22"/>
          <w:szCs w:val="22"/>
        </w:rPr>
        <w:t>,</w:t>
      </w:r>
      <w:r w:rsidRPr="006B41F7">
        <w:rPr>
          <w:sz w:val="22"/>
          <w:szCs w:val="22"/>
        </w:rPr>
        <w:t xml:space="preserve"> </w:t>
      </w:r>
      <w:r w:rsidR="00541EF7">
        <w:rPr>
          <w:sz w:val="22"/>
          <w:szCs w:val="22"/>
        </w:rPr>
        <w:t xml:space="preserve">the </w:t>
      </w:r>
      <w:r w:rsidR="00771040">
        <w:rPr>
          <w:sz w:val="22"/>
          <w:szCs w:val="22"/>
        </w:rPr>
        <w:t xml:space="preserve">details of the drills themselves, </w:t>
      </w:r>
      <w:r w:rsidRPr="006B41F7">
        <w:rPr>
          <w:sz w:val="22"/>
          <w:szCs w:val="22"/>
        </w:rPr>
        <w:t xml:space="preserve">and the assignment of a central meeting place where </w:t>
      </w:r>
      <w:proofErr w:type="gramStart"/>
      <w:r w:rsidRPr="006B41F7">
        <w:rPr>
          <w:sz w:val="22"/>
          <w:szCs w:val="22"/>
        </w:rPr>
        <w:t>each individual</w:t>
      </w:r>
      <w:proofErr w:type="gramEnd"/>
      <w:r w:rsidRPr="006B41F7">
        <w:rPr>
          <w:sz w:val="22"/>
          <w:szCs w:val="22"/>
        </w:rPr>
        <w:t xml:space="preserve"> may be accounted for.</w:t>
      </w:r>
    </w:p>
    <w:p w14:paraId="737F9407" w14:textId="368B8399" w:rsidR="00327F2E" w:rsidRPr="006B41F7" w:rsidRDefault="00327F2E" w:rsidP="00327F2E">
      <w:pPr>
        <w:spacing w:after="200" w:line="276" w:lineRule="auto"/>
        <w:ind w:left="720" w:right="-720" w:hanging="720"/>
        <w:rPr>
          <w:sz w:val="22"/>
          <w:szCs w:val="22"/>
        </w:rPr>
      </w:pPr>
      <w:r w:rsidRPr="006B41F7">
        <w:rPr>
          <w:sz w:val="22"/>
          <w:szCs w:val="22"/>
        </w:rPr>
        <w:t xml:space="preserve">B. </w:t>
      </w:r>
      <w:r w:rsidRPr="006B41F7">
        <w:rPr>
          <w:sz w:val="22"/>
          <w:szCs w:val="22"/>
        </w:rPr>
        <w:tab/>
        <w:t>Fire exit drills</w:t>
      </w:r>
      <w:r w:rsidR="00427DCE">
        <w:rPr>
          <w:sz w:val="22"/>
          <w:szCs w:val="22"/>
        </w:rPr>
        <w:t>, to include wildland fire drills where appropriate,</w:t>
      </w:r>
      <w:r w:rsidRPr="006B41F7">
        <w:rPr>
          <w:sz w:val="22"/>
          <w:szCs w:val="22"/>
        </w:rPr>
        <w:t xml:space="preserve"> must be held</w:t>
      </w:r>
      <w:r w:rsidR="00427DCE">
        <w:rPr>
          <w:sz w:val="22"/>
          <w:szCs w:val="22"/>
        </w:rPr>
        <w:t xml:space="preserve"> within the first week of each new placement and</w:t>
      </w:r>
      <w:r w:rsidRPr="006B41F7">
        <w:rPr>
          <w:color w:val="FF0000"/>
          <w:sz w:val="22"/>
          <w:szCs w:val="22"/>
        </w:rPr>
        <w:t xml:space="preserve"> </w:t>
      </w:r>
      <w:r w:rsidRPr="006B41F7">
        <w:rPr>
          <w:sz w:val="22"/>
          <w:szCs w:val="22"/>
        </w:rPr>
        <w:t>often enough so that all occupants are familiar with the drill procedure</w:t>
      </w:r>
      <w:r w:rsidR="00427DCE">
        <w:rPr>
          <w:sz w:val="22"/>
          <w:szCs w:val="22"/>
        </w:rPr>
        <w:t>,</w:t>
      </w:r>
      <w:r w:rsidRPr="006B41F7">
        <w:rPr>
          <w:sz w:val="22"/>
          <w:szCs w:val="22"/>
        </w:rPr>
        <w:t xml:space="preserve"> and their conduct during a drill is a matter of established routine</w:t>
      </w:r>
      <w:r w:rsidR="00427DCE">
        <w:rPr>
          <w:sz w:val="22"/>
          <w:szCs w:val="22"/>
        </w:rPr>
        <w:t>, but at least one (1) time every six (6) months for each type of drill</w:t>
      </w:r>
      <w:r w:rsidRPr="006B41F7">
        <w:rPr>
          <w:sz w:val="22"/>
          <w:szCs w:val="22"/>
        </w:rPr>
        <w:t xml:space="preserve">. </w:t>
      </w:r>
    </w:p>
    <w:p w14:paraId="005EBD91" w14:textId="77777777" w:rsidR="00327F2E" w:rsidRPr="006B41F7" w:rsidRDefault="00327F2E" w:rsidP="00327F2E">
      <w:pPr>
        <w:spacing w:after="200" w:line="276" w:lineRule="auto"/>
        <w:ind w:left="720" w:right="-720" w:hanging="720"/>
        <w:rPr>
          <w:sz w:val="22"/>
          <w:szCs w:val="22"/>
        </w:rPr>
      </w:pPr>
      <w:r w:rsidRPr="006B41F7">
        <w:rPr>
          <w:sz w:val="22"/>
          <w:szCs w:val="22"/>
        </w:rPr>
        <w:t>***</w:t>
      </w:r>
    </w:p>
    <w:p w14:paraId="4D9B223E" w14:textId="2E295398" w:rsidR="00327F2E" w:rsidRPr="006B41F7" w:rsidRDefault="00327F2E" w:rsidP="00327F2E">
      <w:pPr>
        <w:spacing w:after="200" w:line="276" w:lineRule="auto"/>
        <w:ind w:left="72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Drills</w:t>
      </w:r>
      <w:proofErr w:type="gramEnd"/>
      <w:r w:rsidRPr="006B41F7">
        <w:rPr>
          <w:sz w:val="22"/>
          <w:szCs w:val="22"/>
        </w:rPr>
        <w:t xml:space="preserve"> must emphasize orderly evacuation under proper discipline rather than speed. Running or horseplay</w:t>
      </w:r>
      <w:r w:rsidR="004E7D74">
        <w:rPr>
          <w:sz w:val="22"/>
          <w:szCs w:val="22"/>
        </w:rPr>
        <w:t xml:space="preserve"> must</w:t>
      </w:r>
      <w:r w:rsidRPr="006B41F7">
        <w:rPr>
          <w:color w:val="FF0000"/>
          <w:sz w:val="22"/>
          <w:szCs w:val="22"/>
        </w:rPr>
        <w:t xml:space="preserve"> </w:t>
      </w:r>
      <w:r w:rsidRPr="006B41F7">
        <w:rPr>
          <w:sz w:val="22"/>
          <w:szCs w:val="22"/>
        </w:rPr>
        <w:t>not be permitted.</w:t>
      </w:r>
    </w:p>
    <w:p w14:paraId="537D71B3" w14:textId="77777777" w:rsidR="00327F2E" w:rsidRPr="006B41F7" w:rsidRDefault="00327F2E" w:rsidP="00327F2E">
      <w:pPr>
        <w:spacing w:after="200" w:line="276" w:lineRule="auto"/>
        <w:ind w:left="720" w:right="-720" w:hanging="720"/>
        <w:rPr>
          <w:sz w:val="22"/>
          <w:szCs w:val="22"/>
        </w:rPr>
      </w:pPr>
      <w:r w:rsidRPr="006B41F7">
        <w:rPr>
          <w:sz w:val="22"/>
          <w:szCs w:val="22"/>
        </w:rPr>
        <w:t>***</w:t>
      </w:r>
    </w:p>
    <w:p w14:paraId="0E7FCBB4" w14:textId="686754F6" w:rsidR="00327F2E" w:rsidRPr="006B41F7" w:rsidRDefault="00327F2E" w:rsidP="00327F2E">
      <w:pPr>
        <w:spacing w:after="200" w:line="276" w:lineRule="auto"/>
        <w:ind w:left="720" w:right="-720" w:hanging="720"/>
        <w:rPr>
          <w:sz w:val="22"/>
          <w:szCs w:val="22"/>
        </w:rPr>
      </w:pPr>
      <w:r w:rsidRPr="006B41F7">
        <w:rPr>
          <w:sz w:val="22"/>
          <w:szCs w:val="22"/>
        </w:rPr>
        <w:lastRenderedPageBreak/>
        <w:t xml:space="preserve">F. </w:t>
      </w:r>
      <w:r w:rsidRPr="006B41F7">
        <w:rPr>
          <w:sz w:val="22"/>
          <w:szCs w:val="22"/>
        </w:rPr>
        <w:tab/>
        <w:t>A record of fire drills</w:t>
      </w:r>
      <w:r w:rsidR="004E7D74">
        <w:rPr>
          <w:sz w:val="22"/>
          <w:szCs w:val="22"/>
        </w:rPr>
        <w:t xml:space="preserve"> held over the past twelve (12) months</w:t>
      </w:r>
      <w:r w:rsidRPr="006B41F7">
        <w:rPr>
          <w:color w:val="FF0000"/>
          <w:sz w:val="22"/>
          <w:szCs w:val="22"/>
        </w:rPr>
        <w:t xml:space="preserve"> </w:t>
      </w:r>
      <w:r w:rsidRPr="006B41F7">
        <w:rPr>
          <w:sz w:val="22"/>
          <w:szCs w:val="22"/>
        </w:rPr>
        <w:t>must be recorded</w:t>
      </w:r>
      <w:r w:rsidR="004E7D74">
        <w:rPr>
          <w:sz w:val="22"/>
          <w:szCs w:val="22"/>
        </w:rPr>
        <w:t xml:space="preserve"> and maintained</w:t>
      </w:r>
      <w:r w:rsidRPr="006B41F7">
        <w:rPr>
          <w:color w:val="FF0000"/>
          <w:sz w:val="22"/>
          <w:szCs w:val="22"/>
        </w:rPr>
        <w:t xml:space="preserve"> </w:t>
      </w:r>
      <w:r w:rsidRPr="006B41F7">
        <w:rPr>
          <w:sz w:val="22"/>
          <w:szCs w:val="22"/>
        </w:rPr>
        <w:t xml:space="preserve">by the foster care home </w:t>
      </w:r>
      <w:r w:rsidR="004E7D74">
        <w:rPr>
          <w:sz w:val="22"/>
          <w:szCs w:val="22"/>
        </w:rPr>
        <w:t>on the drill log including the date and time of the drill, number of children/youth and adults participating in the drill, and any incidents or conditions of the drill that need follow-up for safety purposes</w:t>
      </w:r>
      <w:r w:rsidRPr="006B41F7">
        <w:rPr>
          <w:sz w:val="22"/>
          <w:szCs w:val="22"/>
        </w:rPr>
        <w:t>.</w:t>
      </w:r>
    </w:p>
    <w:p w14:paraId="57B66C8A" w14:textId="45904812" w:rsidR="00327F2E" w:rsidRPr="006B41F7" w:rsidRDefault="00327F2E" w:rsidP="00327F2E">
      <w:pPr>
        <w:spacing w:after="200" w:line="276" w:lineRule="auto"/>
        <w:ind w:left="720" w:right="-720" w:hanging="720"/>
        <w:rPr>
          <w:color w:val="FF0000"/>
          <w:sz w:val="22"/>
          <w:szCs w:val="22"/>
        </w:rPr>
      </w:pPr>
      <w:r w:rsidRPr="006B41F7">
        <w:rPr>
          <w:sz w:val="22"/>
          <w:szCs w:val="22"/>
        </w:rPr>
        <w:t>G</w:t>
      </w:r>
      <w:proofErr w:type="gramStart"/>
      <w:r w:rsidRPr="006B41F7">
        <w:rPr>
          <w:sz w:val="22"/>
          <w:szCs w:val="22"/>
        </w:rPr>
        <w:t xml:space="preserve">. </w:t>
      </w:r>
      <w:r w:rsidRPr="006B41F7">
        <w:rPr>
          <w:sz w:val="22"/>
          <w:szCs w:val="22"/>
        </w:rPr>
        <w:tab/>
        <w:t>Smoke</w:t>
      </w:r>
      <w:proofErr w:type="gramEnd"/>
      <w:r w:rsidRPr="006B41F7">
        <w:rPr>
          <w:sz w:val="22"/>
          <w:szCs w:val="22"/>
        </w:rPr>
        <w:t xml:space="preserve"> alarm devices</w:t>
      </w:r>
      <w:r w:rsidR="004E7D74">
        <w:rPr>
          <w:sz w:val="22"/>
          <w:szCs w:val="22"/>
        </w:rPr>
        <w:t xml:space="preserve"> must</w:t>
      </w:r>
      <w:r w:rsidRPr="006B41F7">
        <w:rPr>
          <w:color w:val="FF0000"/>
          <w:sz w:val="22"/>
          <w:szCs w:val="22"/>
        </w:rPr>
        <w:t xml:space="preserve"> </w:t>
      </w:r>
      <w:r w:rsidRPr="006B41F7">
        <w:rPr>
          <w:sz w:val="22"/>
          <w:szCs w:val="22"/>
        </w:rPr>
        <w:t>be regularly used in the conduct of drills.</w:t>
      </w:r>
    </w:p>
    <w:p w14:paraId="0C6ED429" w14:textId="153CAC84" w:rsidR="00327F2E" w:rsidRPr="006B41F7" w:rsidRDefault="00327F2E" w:rsidP="00327F2E">
      <w:pPr>
        <w:spacing w:after="200" w:line="276" w:lineRule="auto"/>
        <w:ind w:left="720" w:right="-720" w:hanging="720"/>
        <w:rPr>
          <w:sz w:val="22"/>
          <w:szCs w:val="22"/>
        </w:rPr>
      </w:pPr>
      <w:r w:rsidRPr="006B41F7">
        <w:rPr>
          <w:sz w:val="22"/>
          <w:szCs w:val="22"/>
        </w:rPr>
        <w:t>H</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4E7D74">
        <w:rPr>
          <w:sz w:val="22"/>
          <w:szCs w:val="22"/>
        </w:rPr>
        <w:t xml:space="preserve"> must</w:t>
      </w:r>
      <w:r w:rsidRPr="006B41F7">
        <w:rPr>
          <w:color w:val="FF0000"/>
          <w:sz w:val="22"/>
          <w:szCs w:val="22"/>
        </w:rPr>
        <w:t xml:space="preserve"> </w:t>
      </w:r>
      <w:r w:rsidRPr="006B41F7">
        <w:rPr>
          <w:sz w:val="22"/>
          <w:szCs w:val="22"/>
        </w:rPr>
        <w:t>make special provisions for the evacuation of any</w:t>
      </w:r>
      <w:r w:rsidR="004E7D74">
        <w:rPr>
          <w:sz w:val="22"/>
          <w:szCs w:val="22"/>
        </w:rPr>
        <w:t xml:space="preserve"> physically handicapped</w:t>
      </w:r>
      <w:r w:rsidRPr="006B41F7">
        <w:rPr>
          <w:color w:val="FF0000"/>
          <w:sz w:val="22"/>
          <w:szCs w:val="22"/>
        </w:rPr>
        <w:t xml:space="preserve"> </w:t>
      </w:r>
      <w:r w:rsidRPr="006B41F7">
        <w:rPr>
          <w:sz w:val="22"/>
          <w:szCs w:val="22"/>
        </w:rPr>
        <w:t>child</w:t>
      </w:r>
      <w:r w:rsidR="004E7D74">
        <w:rPr>
          <w:sz w:val="22"/>
          <w:szCs w:val="22"/>
        </w:rPr>
        <w:t>ren/youth</w:t>
      </w:r>
      <w:r w:rsidRPr="006B41F7">
        <w:rPr>
          <w:sz w:val="22"/>
          <w:szCs w:val="22"/>
        </w:rPr>
        <w:t xml:space="preserve"> in the foster care home.</w:t>
      </w:r>
      <w:r w:rsidR="00771040">
        <w:rPr>
          <w:sz w:val="22"/>
          <w:szCs w:val="22"/>
        </w:rPr>
        <w:t xml:space="preserve"> Special provisions must be made for children/youth whose machinery and/or medical equipment rely on electricity for life functions.</w:t>
      </w:r>
    </w:p>
    <w:p w14:paraId="12CDDD33" w14:textId="336794D6" w:rsidR="00327F2E" w:rsidRPr="006B41F7" w:rsidRDefault="00327F2E" w:rsidP="00327F2E">
      <w:pPr>
        <w:spacing w:after="200" w:line="276" w:lineRule="auto"/>
        <w:ind w:left="720" w:right="-720" w:hanging="720"/>
        <w:rPr>
          <w:sz w:val="22"/>
          <w:szCs w:val="22"/>
        </w:rPr>
      </w:pPr>
      <w:bookmarkStart w:id="56" w:name="_Hlk221625174"/>
      <w:r w:rsidRPr="006B41F7">
        <w:rPr>
          <w:sz w:val="22"/>
          <w:szCs w:val="22"/>
        </w:rPr>
        <w:t>I</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4E7D74">
        <w:rPr>
          <w:sz w:val="22"/>
          <w:szCs w:val="22"/>
        </w:rPr>
        <w:t xml:space="preserve"> must</w:t>
      </w:r>
      <w:r w:rsidRPr="006B41F7">
        <w:rPr>
          <w:color w:val="FF0000"/>
          <w:sz w:val="22"/>
          <w:szCs w:val="22"/>
        </w:rPr>
        <w:t xml:space="preserve"> </w:t>
      </w:r>
      <w:r w:rsidRPr="006B41F7">
        <w:rPr>
          <w:sz w:val="22"/>
          <w:szCs w:val="22"/>
        </w:rPr>
        <w:t>take special care to help children</w:t>
      </w:r>
      <w:r w:rsidR="004E7D74">
        <w:rPr>
          <w:sz w:val="22"/>
          <w:szCs w:val="22"/>
        </w:rPr>
        <w:t>/</w:t>
      </w:r>
      <w:proofErr w:type="gramStart"/>
      <w:r w:rsidR="004E7D74">
        <w:rPr>
          <w:sz w:val="22"/>
          <w:szCs w:val="22"/>
        </w:rPr>
        <w:t>youth</w:t>
      </w:r>
      <w:proofErr w:type="gramEnd"/>
      <w:r w:rsidR="004E7D74">
        <w:rPr>
          <w:sz w:val="22"/>
          <w:szCs w:val="22"/>
        </w:rPr>
        <w:t xml:space="preserve"> with intellectual and developmental disabilities</w:t>
      </w:r>
      <w:r w:rsidRPr="006B41F7">
        <w:rPr>
          <w:sz w:val="22"/>
          <w:szCs w:val="22"/>
        </w:rPr>
        <w:t xml:space="preserve"> understand the nature of such drills.</w:t>
      </w:r>
    </w:p>
    <w:bookmarkEnd w:id="56"/>
    <w:p w14:paraId="7EAB98C2" w14:textId="7CD3439F" w:rsidR="00327F2E" w:rsidRPr="006B41F7" w:rsidRDefault="00327F2E" w:rsidP="00327F2E">
      <w:pPr>
        <w:spacing w:after="200" w:line="276" w:lineRule="auto"/>
        <w:ind w:left="720" w:right="-720" w:hanging="720"/>
        <w:rPr>
          <w:sz w:val="22"/>
          <w:szCs w:val="22"/>
        </w:rPr>
      </w:pPr>
      <w:r w:rsidRPr="006B41F7">
        <w:rPr>
          <w:sz w:val="22"/>
          <w:szCs w:val="22"/>
        </w:rPr>
        <w:t xml:space="preserve">J. </w:t>
      </w:r>
      <w:r w:rsidRPr="006B41F7">
        <w:rPr>
          <w:sz w:val="22"/>
          <w:szCs w:val="22"/>
        </w:rPr>
        <w:tab/>
        <w:t>If appropriate to the location of the foster care home, tornado drills</w:t>
      </w:r>
      <w:r w:rsidR="004E7D74">
        <w:rPr>
          <w:sz w:val="22"/>
          <w:szCs w:val="22"/>
        </w:rPr>
        <w:t xml:space="preserve"> and/or drills for those foster care homes in wildland urban interfaces (WUIs)</w:t>
      </w:r>
      <w:r w:rsidRPr="006B41F7">
        <w:rPr>
          <w:color w:val="FF0000"/>
          <w:sz w:val="22"/>
          <w:szCs w:val="22"/>
        </w:rPr>
        <w:t xml:space="preserve"> </w:t>
      </w:r>
      <w:r w:rsidRPr="006B41F7">
        <w:rPr>
          <w:sz w:val="22"/>
          <w:szCs w:val="22"/>
        </w:rPr>
        <w:t>must be held</w:t>
      </w:r>
      <w:r w:rsidR="00657A6F">
        <w:rPr>
          <w:sz w:val="22"/>
          <w:szCs w:val="22"/>
        </w:rPr>
        <w:t xml:space="preserve"> within the first week of each new placement and</w:t>
      </w:r>
      <w:r w:rsidRPr="006B41F7">
        <w:rPr>
          <w:color w:val="FF0000"/>
          <w:sz w:val="22"/>
          <w:szCs w:val="22"/>
        </w:rPr>
        <w:t xml:space="preserve"> </w:t>
      </w:r>
      <w:r w:rsidRPr="006B41F7">
        <w:rPr>
          <w:sz w:val="22"/>
          <w:szCs w:val="22"/>
        </w:rPr>
        <w:t>often enough so that all occupants are familiar with the drill procedure and conducting a drill is a matter of established routine</w:t>
      </w:r>
      <w:r w:rsidR="00657A6F">
        <w:rPr>
          <w:sz w:val="22"/>
          <w:szCs w:val="22"/>
        </w:rPr>
        <w:t>, but at least one (1) time every six (6) months for each type of drill</w:t>
      </w:r>
      <w:r w:rsidRPr="006B41F7">
        <w:rPr>
          <w:sz w:val="22"/>
          <w:szCs w:val="22"/>
        </w:rPr>
        <w:t>. A record of tornado drills</w:t>
      </w:r>
      <w:r w:rsidR="00BF5C64">
        <w:rPr>
          <w:sz w:val="22"/>
          <w:szCs w:val="22"/>
        </w:rPr>
        <w:t xml:space="preserve"> and/or wildland urban interface (WUI) drills held over the past twelve (12) months</w:t>
      </w:r>
      <w:r w:rsidRPr="006B41F7">
        <w:rPr>
          <w:color w:val="FF0000"/>
          <w:sz w:val="22"/>
          <w:szCs w:val="22"/>
        </w:rPr>
        <w:t xml:space="preserve"> </w:t>
      </w:r>
      <w:r w:rsidRPr="006B41F7">
        <w:rPr>
          <w:sz w:val="22"/>
          <w:szCs w:val="22"/>
        </w:rPr>
        <w:t>must be recorded by the foster care home.</w:t>
      </w:r>
    </w:p>
    <w:p w14:paraId="18104344" w14:textId="5393ACAA" w:rsidR="00327F2E" w:rsidRPr="006B41F7" w:rsidRDefault="008B2D77" w:rsidP="00327F2E">
      <w:pPr>
        <w:spacing w:after="200" w:line="276" w:lineRule="auto"/>
        <w:ind w:left="720" w:right="-720" w:hanging="720"/>
        <w:rPr>
          <w:color w:val="FF0000"/>
          <w:sz w:val="22"/>
          <w:szCs w:val="22"/>
        </w:rPr>
      </w:pPr>
      <w:r>
        <w:rPr>
          <w:sz w:val="22"/>
          <w:szCs w:val="22"/>
        </w:rPr>
        <w:t>K.</w:t>
      </w:r>
      <w:r>
        <w:rPr>
          <w:sz w:val="22"/>
          <w:szCs w:val="22"/>
        </w:rPr>
        <w:tab/>
        <w:t>If the governor or local government declares a disaster or emergency, and because of the declared disaster or emergency, a requirement listed below cannot be completed for the child/youth in the required timeframe, exceptions are allowed. As soon as possible, but no later than forty-five (45) calendar days after the declared conclusion of the disaster or emergency, the foster parent(s) and/or certifying authority must complete, as needed:</w:t>
      </w:r>
    </w:p>
    <w:p w14:paraId="42F133B0" w14:textId="5698B13C" w:rsidR="00327F2E" w:rsidRPr="006B41F7" w:rsidRDefault="0020589E" w:rsidP="00327F2E">
      <w:pPr>
        <w:spacing w:after="200" w:line="276" w:lineRule="auto"/>
        <w:ind w:left="1440" w:right="-720" w:hanging="720"/>
        <w:rPr>
          <w:color w:val="FF0000"/>
          <w:sz w:val="22"/>
          <w:szCs w:val="22"/>
        </w:rPr>
      </w:pPr>
      <w:r>
        <w:rPr>
          <w:sz w:val="22"/>
          <w:szCs w:val="22"/>
        </w:rPr>
        <w:t>1.</w:t>
      </w:r>
      <w:r>
        <w:rPr>
          <w:sz w:val="22"/>
          <w:szCs w:val="22"/>
        </w:rPr>
        <w:tab/>
        <w:t>Dental exams for the child/youth; or</w:t>
      </w:r>
    </w:p>
    <w:p w14:paraId="3A58B251" w14:textId="68D806D5" w:rsidR="00327F2E" w:rsidRPr="006B41F7" w:rsidRDefault="0020589E" w:rsidP="00327F2E">
      <w:pPr>
        <w:spacing w:after="200" w:line="276" w:lineRule="auto"/>
        <w:ind w:left="1440" w:right="-720" w:hanging="720"/>
        <w:rPr>
          <w:color w:val="FF0000"/>
          <w:sz w:val="22"/>
          <w:szCs w:val="22"/>
        </w:rPr>
      </w:pPr>
      <w:r>
        <w:rPr>
          <w:sz w:val="22"/>
          <w:szCs w:val="22"/>
        </w:rPr>
        <w:t>2.</w:t>
      </w:r>
      <w:r>
        <w:rPr>
          <w:sz w:val="22"/>
          <w:szCs w:val="22"/>
        </w:rPr>
        <w:tab/>
        <w:t>Pet vaccinations for pets in the home; or</w:t>
      </w:r>
    </w:p>
    <w:p w14:paraId="77BD9CEC" w14:textId="1982AF8F" w:rsidR="00327F2E" w:rsidRPr="006B41F7" w:rsidRDefault="0020589E" w:rsidP="00327F2E">
      <w:pPr>
        <w:spacing w:after="200" w:line="276" w:lineRule="auto"/>
        <w:ind w:left="1440" w:right="-720" w:hanging="720"/>
        <w:rPr>
          <w:color w:val="FF0000"/>
          <w:sz w:val="22"/>
          <w:szCs w:val="22"/>
        </w:rPr>
      </w:pPr>
      <w:r>
        <w:rPr>
          <w:sz w:val="22"/>
          <w:szCs w:val="22"/>
        </w:rPr>
        <w:t>3.</w:t>
      </w:r>
      <w:r>
        <w:rPr>
          <w:sz w:val="22"/>
          <w:szCs w:val="22"/>
        </w:rPr>
        <w:tab/>
        <w:t>Health assessments for the child/youth and/or foster parent(s); or</w:t>
      </w:r>
    </w:p>
    <w:p w14:paraId="4039FF39" w14:textId="69B49993" w:rsidR="00327F2E" w:rsidRPr="006B41F7" w:rsidRDefault="004252AD" w:rsidP="00327F2E">
      <w:pPr>
        <w:spacing w:after="200" w:line="276" w:lineRule="auto"/>
        <w:ind w:left="1440" w:right="-720" w:hanging="720"/>
        <w:rPr>
          <w:color w:val="FF0000"/>
          <w:sz w:val="22"/>
          <w:szCs w:val="22"/>
        </w:rPr>
      </w:pPr>
      <w:r>
        <w:rPr>
          <w:sz w:val="22"/>
          <w:szCs w:val="22"/>
        </w:rPr>
        <w:t>4.</w:t>
      </w:r>
      <w:r>
        <w:rPr>
          <w:sz w:val="22"/>
          <w:szCs w:val="22"/>
        </w:rPr>
        <w:tab/>
        <w:t>First aid class in person for the foster parent(s); or</w:t>
      </w:r>
    </w:p>
    <w:p w14:paraId="0C01005B" w14:textId="5271AF45" w:rsidR="00327F2E" w:rsidRDefault="004252AD" w:rsidP="00327F2E">
      <w:pPr>
        <w:spacing w:after="200" w:line="276" w:lineRule="auto"/>
        <w:ind w:left="1440" w:right="-720" w:hanging="720"/>
        <w:rPr>
          <w:sz w:val="22"/>
          <w:szCs w:val="22"/>
        </w:rPr>
      </w:pPr>
      <w:r>
        <w:rPr>
          <w:sz w:val="22"/>
          <w:szCs w:val="22"/>
        </w:rPr>
        <w:t>5.</w:t>
      </w:r>
      <w:r>
        <w:rPr>
          <w:sz w:val="22"/>
          <w:szCs w:val="22"/>
        </w:rPr>
        <w:tab/>
        <w:t>CPR class in person for the foster parent(s), if the foster parent(s) has successfully completed a CPR class within the last five (5) years.</w:t>
      </w:r>
    </w:p>
    <w:p w14:paraId="44E74FCD" w14:textId="4F8171E8" w:rsidR="00771040" w:rsidRPr="006B41F7" w:rsidRDefault="00771040" w:rsidP="00771040">
      <w:pPr>
        <w:spacing w:after="200" w:line="276" w:lineRule="auto"/>
        <w:ind w:left="720" w:right="-720" w:hanging="720"/>
        <w:rPr>
          <w:color w:val="FF0000"/>
          <w:sz w:val="22"/>
          <w:szCs w:val="22"/>
        </w:rPr>
      </w:pPr>
      <w:r>
        <w:rPr>
          <w:sz w:val="22"/>
          <w:szCs w:val="22"/>
        </w:rPr>
        <w:t>L</w:t>
      </w:r>
      <w:r>
        <w:rPr>
          <w:sz w:val="22"/>
          <w:szCs w:val="22"/>
        </w:rPr>
        <w:tab/>
        <w:t>Foster parents must register for emergency notifications and alerts and/or subscribe to community safety notifications.</w:t>
      </w:r>
    </w:p>
    <w:p w14:paraId="1D7763F3" w14:textId="47E019D0" w:rsidR="00327F2E" w:rsidRPr="006B41F7" w:rsidRDefault="00327F2E" w:rsidP="00486289">
      <w:pPr>
        <w:pStyle w:val="Heading2"/>
      </w:pPr>
      <w:r w:rsidRPr="006B41F7">
        <w:t>7.708.4</w:t>
      </w:r>
      <w:r w:rsidR="004252AD">
        <w:t>7</w:t>
      </w:r>
      <w:r w:rsidRPr="006B41F7">
        <w:t xml:space="preserve"> </w:t>
      </w:r>
      <w:r w:rsidRPr="006B41F7">
        <w:tab/>
        <w:t>Transportation</w:t>
      </w:r>
    </w:p>
    <w:p w14:paraId="0842204C" w14:textId="2A71D6D1"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care home or certifying authority</w:t>
      </w:r>
      <w:r w:rsidR="004252AD">
        <w:rPr>
          <w:sz w:val="22"/>
          <w:szCs w:val="22"/>
        </w:rPr>
        <w:t xml:space="preserve"> must</w:t>
      </w:r>
      <w:r w:rsidRPr="006B41F7">
        <w:rPr>
          <w:color w:val="FF0000"/>
          <w:sz w:val="22"/>
          <w:szCs w:val="22"/>
        </w:rPr>
        <w:t xml:space="preserve"> </w:t>
      </w:r>
      <w:r w:rsidRPr="006B41F7">
        <w:rPr>
          <w:sz w:val="22"/>
          <w:szCs w:val="22"/>
        </w:rPr>
        <w:t>ensure that each child</w:t>
      </w:r>
      <w:r w:rsidR="004252AD">
        <w:rPr>
          <w:sz w:val="22"/>
          <w:szCs w:val="22"/>
        </w:rPr>
        <w:t>/youth</w:t>
      </w:r>
      <w:r w:rsidRPr="006B41F7">
        <w:rPr>
          <w:sz w:val="22"/>
          <w:szCs w:val="22"/>
        </w:rPr>
        <w:t xml:space="preserve"> is provided with the transportation necessary for implementing the child's</w:t>
      </w:r>
      <w:r w:rsidR="0031785C">
        <w:rPr>
          <w:sz w:val="22"/>
          <w:szCs w:val="22"/>
        </w:rPr>
        <w:t>/youth’s</w:t>
      </w:r>
      <w:r w:rsidRPr="006B41F7">
        <w:rPr>
          <w:sz w:val="22"/>
          <w:szCs w:val="22"/>
        </w:rPr>
        <w:t xml:space="preserve"> family service plan.</w:t>
      </w:r>
    </w:p>
    <w:p w14:paraId="6BDDADDE" w14:textId="7E31E5D5"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care home</w:t>
      </w:r>
      <w:r w:rsidR="0031785C">
        <w:rPr>
          <w:sz w:val="22"/>
          <w:szCs w:val="22"/>
        </w:rPr>
        <w:t xml:space="preserve"> must</w:t>
      </w:r>
      <w:r w:rsidRPr="006B41F7">
        <w:rPr>
          <w:color w:val="FF0000"/>
          <w:sz w:val="22"/>
          <w:szCs w:val="22"/>
        </w:rPr>
        <w:t xml:space="preserve"> </w:t>
      </w:r>
      <w:r w:rsidRPr="006B41F7">
        <w:rPr>
          <w:sz w:val="22"/>
          <w:szCs w:val="22"/>
        </w:rPr>
        <w:t>have means of transporting children</w:t>
      </w:r>
      <w:r w:rsidR="0031785C">
        <w:rPr>
          <w:sz w:val="22"/>
          <w:szCs w:val="22"/>
        </w:rPr>
        <w:t>/youth</w:t>
      </w:r>
      <w:r w:rsidRPr="006B41F7">
        <w:rPr>
          <w:sz w:val="22"/>
          <w:szCs w:val="22"/>
        </w:rPr>
        <w:t xml:space="preserve"> in cases of emergency.</w:t>
      </w:r>
    </w:p>
    <w:p w14:paraId="32640893" w14:textId="264F5D5B" w:rsidR="00327F2E" w:rsidRPr="006B41F7" w:rsidRDefault="00327F2E" w:rsidP="00327F2E">
      <w:pPr>
        <w:spacing w:after="200" w:line="276" w:lineRule="auto"/>
        <w:ind w:left="720" w:right="-720" w:hanging="720"/>
        <w:rPr>
          <w:sz w:val="22"/>
          <w:szCs w:val="22"/>
        </w:rPr>
      </w:pPr>
      <w:r w:rsidRPr="006B41F7">
        <w:rPr>
          <w:sz w:val="22"/>
          <w:szCs w:val="22"/>
        </w:rPr>
        <w:lastRenderedPageBreak/>
        <w:t xml:space="preserve">C. </w:t>
      </w:r>
      <w:r w:rsidRPr="006B41F7">
        <w:rPr>
          <w:sz w:val="22"/>
          <w:szCs w:val="22"/>
        </w:rPr>
        <w:tab/>
        <w:t>Any vehicle used by the foster care home in transporting children</w:t>
      </w:r>
      <w:r w:rsidR="002253FA">
        <w:rPr>
          <w:sz w:val="22"/>
          <w:szCs w:val="22"/>
        </w:rPr>
        <w:t>/youth</w:t>
      </w:r>
      <w:r w:rsidRPr="006B41F7">
        <w:rPr>
          <w:sz w:val="22"/>
          <w:szCs w:val="22"/>
        </w:rPr>
        <w:t xml:space="preserve"> in care, whether such vehicle is operated by a foster parent or any other person acting on behalf of the foster care home,</w:t>
      </w:r>
      <w:r w:rsidR="002253FA">
        <w:rPr>
          <w:sz w:val="22"/>
          <w:szCs w:val="22"/>
        </w:rPr>
        <w:t xml:space="preserve"> must</w:t>
      </w:r>
      <w:r w:rsidRPr="006B41F7">
        <w:rPr>
          <w:sz w:val="22"/>
          <w:szCs w:val="22"/>
        </w:rPr>
        <w:t xml:space="preserve"> be properly licensed, </w:t>
      </w:r>
      <w:r w:rsidR="002253FA">
        <w:rPr>
          <w:sz w:val="22"/>
          <w:szCs w:val="22"/>
        </w:rPr>
        <w:t>including current registration and insurance on file at the certifying agency</w:t>
      </w:r>
      <w:r w:rsidR="006E756A">
        <w:rPr>
          <w:sz w:val="22"/>
          <w:szCs w:val="22"/>
        </w:rPr>
        <w:t xml:space="preserve"> including current registration and insurance on file at the certifying agency,</w:t>
      </w:r>
      <w:r w:rsidRPr="006B41F7">
        <w:rPr>
          <w:sz w:val="22"/>
          <w:szCs w:val="22"/>
        </w:rPr>
        <w:t xml:space="preserve"> and the vehicle</w:t>
      </w:r>
      <w:r w:rsidR="006E756A">
        <w:rPr>
          <w:sz w:val="22"/>
          <w:szCs w:val="22"/>
        </w:rPr>
        <w:t xml:space="preserve"> must</w:t>
      </w:r>
      <w:r w:rsidRPr="006B41F7">
        <w:rPr>
          <w:sz w:val="22"/>
          <w:szCs w:val="22"/>
        </w:rPr>
        <w:t xml:space="preserve"> be maintained in accordance with Colorado law.</w:t>
      </w:r>
    </w:p>
    <w:p w14:paraId="42A9AAAC" w14:textId="4207578D" w:rsidR="00327F2E" w:rsidRPr="006B41F7" w:rsidRDefault="00327F2E" w:rsidP="00327F2E">
      <w:pPr>
        <w:spacing w:after="200" w:line="276" w:lineRule="auto"/>
        <w:ind w:left="72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Any</w:t>
      </w:r>
      <w:proofErr w:type="gramEnd"/>
      <w:r w:rsidRPr="006B41F7">
        <w:rPr>
          <w:sz w:val="22"/>
          <w:szCs w:val="22"/>
        </w:rPr>
        <w:t xml:space="preserve"> foster parent or other person acting on behalf of the foster care home operating a vehicle for </w:t>
      </w:r>
      <w:r w:rsidR="006E756A">
        <w:rPr>
          <w:sz w:val="22"/>
          <w:szCs w:val="22"/>
        </w:rPr>
        <w:t>the</w:t>
      </w:r>
      <w:r w:rsidRPr="006B41F7">
        <w:rPr>
          <w:color w:val="FF0000"/>
          <w:sz w:val="22"/>
          <w:szCs w:val="22"/>
        </w:rPr>
        <w:t xml:space="preserve"> </w:t>
      </w:r>
      <w:r w:rsidRPr="006B41F7">
        <w:rPr>
          <w:sz w:val="22"/>
          <w:szCs w:val="22"/>
        </w:rPr>
        <w:t>purpose of transporting children</w:t>
      </w:r>
      <w:r w:rsidR="006E756A">
        <w:rPr>
          <w:sz w:val="22"/>
          <w:szCs w:val="22"/>
        </w:rPr>
        <w:t>/youth must</w:t>
      </w:r>
      <w:r w:rsidRPr="006B41F7">
        <w:rPr>
          <w:sz w:val="22"/>
          <w:szCs w:val="22"/>
        </w:rPr>
        <w:t xml:space="preserve"> be properly licensed to operate the class of vehicle in accordance with Colorado law.</w:t>
      </w:r>
    </w:p>
    <w:p w14:paraId="020555F7" w14:textId="6010E8BD" w:rsidR="00327F2E" w:rsidRPr="006B41F7" w:rsidRDefault="00327F2E" w:rsidP="00327F2E">
      <w:pPr>
        <w:spacing w:after="200" w:line="276" w:lineRule="auto"/>
        <w:ind w:left="720" w:right="-720" w:hanging="720"/>
        <w:rPr>
          <w:sz w:val="22"/>
          <w:szCs w:val="22"/>
        </w:rPr>
      </w:pPr>
      <w:r w:rsidRPr="006B41F7">
        <w:rPr>
          <w:sz w:val="22"/>
          <w:szCs w:val="22"/>
        </w:rPr>
        <w:t>E</w:t>
      </w:r>
      <w:proofErr w:type="gramStart"/>
      <w:r w:rsidRPr="006B41F7">
        <w:rPr>
          <w:sz w:val="22"/>
          <w:szCs w:val="22"/>
        </w:rPr>
        <w:t xml:space="preserve">. </w:t>
      </w:r>
      <w:r w:rsidRPr="006B41F7">
        <w:rPr>
          <w:sz w:val="22"/>
          <w:szCs w:val="22"/>
        </w:rPr>
        <w:tab/>
      </w:r>
      <w:r w:rsidR="006E756A">
        <w:rPr>
          <w:sz w:val="22"/>
          <w:szCs w:val="22"/>
        </w:rPr>
        <w:t>All</w:t>
      </w:r>
      <w:proofErr w:type="gramEnd"/>
      <w:r w:rsidR="006E756A">
        <w:rPr>
          <w:sz w:val="22"/>
          <w:szCs w:val="22"/>
        </w:rPr>
        <w:t xml:space="preserve"> passengers in the vehicle</w:t>
      </w:r>
      <w:r w:rsidRPr="006B41F7">
        <w:rPr>
          <w:sz w:val="22"/>
          <w:szCs w:val="22"/>
        </w:rPr>
        <w:t xml:space="preserve"> must be properly fastened into a restraint system that conforms to all applicable Federal Motor Vehicle Safety Standards</w:t>
      </w:r>
      <w:r w:rsidR="006E756A">
        <w:rPr>
          <w:sz w:val="22"/>
          <w:szCs w:val="22"/>
        </w:rPr>
        <w:t xml:space="preserve"> </w:t>
      </w:r>
      <w:r w:rsidRPr="006B41F7">
        <w:rPr>
          <w:sz w:val="22"/>
          <w:szCs w:val="22"/>
        </w:rPr>
        <w:t>pursuant to Colorado law.</w:t>
      </w:r>
    </w:p>
    <w:p w14:paraId="21BF912A" w14:textId="54355DF8" w:rsidR="00327F2E" w:rsidRPr="006B41F7" w:rsidRDefault="00327F2E" w:rsidP="00327F2E">
      <w:pPr>
        <w:spacing w:after="200" w:line="276" w:lineRule="auto"/>
        <w:ind w:left="720" w:right="-720" w:hanging="720"/>
        <w:rPr>
          <w:sz w:val="22"/>
          <w:szCs w:val="22"/>
        </w:rPr>
      </w:pPr>
      <w:r w:rsidRPr="006B41F7">
        <w:rPr>
          <w:sz w:val="22"/>
          <w:szCs w:val="22"/>
        </w:rPr>
        <w:t>F</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care home</w:t>
      </w:r>
      <w:r w:rsidR="006E756A">
        <w:rPr>
          <w:sz w:val="22"/>
          <w:szCs w:val="22"/>
        </w:rPr>
        <w:t xml:space="preserve"> must</w:t>
      </w:r>
      <w:r w:rsidRPr="006B41F7">
        <w:rPr>
          <w:sz w:val="22"/>
          <w:szCs w:val="22"/>
        </w:rPr>
        <w:t xml:space="preserve"> not allow the number of </w:t>
      </w:r>
      <w:proofErr w:type="gramStart"/>
      <w:r w:rsidRPr="006B41F7">
        <w:rPr>
          <w:sz w:val="22"/>
          <w:szCs w:val="22"/>
        </w:rPr>
        <w:t>persons</w:t>
      </w:r>
      <w:proofErr w:type="gramEnd"/>
      <w:r w:rsidRPr="006B41F7">
        <w:rPr>
          <w:sz w:val="22"/>
          <w:szCs w:val="22"/>
        </w:rPr>
        <w:t xml:space="preserve"> in any vehicle used to transport</w:t>
      </w:r>
      <w:r w:rsidR="006E756A">
        <w:rPr>
          <w:sz w:val="22"/>
          <w:szCs w:val="22"/>
        </w:rPr>
        <w:t xml:space="preserve"> </w:t>
      </w:r>
      <w:r w:rsidRPr="006B41F7">
        <w:rPr>
          <w:sz w:val="22"/>
          <w:szCs w:val="22"/>
        </w:rPr>
        <w:t>children</w:t>
      </w:r>
      <w:r w:rsidR="006E756A">
        <w:rPr>
          <w:sz w:val="22"/>
          <w:szCs w:val="22"/>
        </w:rPr>
        <w:t>/youth</w:t>
      </w:r>
      <w:r w:rsidRPr="006B41F7">
        <w:rPr>
          <w:sz w:val="22"/>
          <w:szCs w:val="22"/>
        </w:rPr>
        <w:t xml:space="preserve"> to exceed the number of available seats</w:t>
      </w:r>
      <w:r w:rsidR="006E756A">
        <w:rPr>
          <w:sz w:val="22"/>
          <w:szCs w:val="22"/>
        </w:rPr>
        <w:t xml:space="preserve"> with fully functioning seatbelts</w:t>
      </w:r>
      <w:r w:rsidRPr="006B41F7">
        <w:rPr>
          <w:color w:val="FF0000"/>
          <w:sz w:val="22"/>
          <w:szCs w:val="22"/>
        </w:rPr>
        <w:t xml:space="preserve"> </w:t>
      </w:r>
      <w:r w:rsidRPr="006B41F7">
        <w:rPr>
          <w:sz w:val="22"/>
          <w:szCs w:val="22"/>
        </w:rPr>
        <w:t>in the vehicle.</w:t>
      </w:r>
    </w:p>
    <w:p w14:paraId="4D30C716" w14:textId="4B26A113" w:rsidR="00327F2E" w:rsidRPr="006B41F7" w:rsidRDefault="006E756A" w:rsidP="00327F2E">
      <w:pPr>
        <w:widowControl w:val="0"/>
        <w:spacing w:before="237" w:after="200"/>
        <w:ind w:left="1440" w:right="-720" w:hanging="720"/>
        <w:rPr>
          <w:color w:val="FF0000"/>
          <w:sz w:val="22"/>
          <w:szCs w:val="22"/>
        </w:rPr>
      </w:pPr>
      <w:r>
        <w:rPr>
          <w:sz w:val="22"/>
          <w:szCs w:val="22"/>
        </w:rPr>
        <w:t>1.</w:t>
      </w:r>
      <w:r>
        <w:rPr>
          <w:sz w:val="22"/>
          <w:szCs w:val="22"/>
        </w:rPr>
        <w:tab/>
        <w:t>All seats in vehicles used to transport children/youth must be securely fastened to the vehicle body.</w:t>
      </w:r>
    </w:p>
    <w:p w14:paraId="635264C4" w14:textId="2649DE30" w:rsidR="00327F2E" w:rsidRPr="006B41F7" w:rsidRDefault="00887DC8" w:rsidP="00327F2E">
      <w:pPr>
        <w:widowControl w:val="0"/>
        <w:spacing w:before="237" w:after="200"/>
        <w:ind w:left="1440" w:right="-720" w:hanging="720"/>
        <w:rPr>
          <w:color w:val="FF0000"/>
          <w:sz w:val="22"/>
          <w:szCs w:val="22"/>
        </w:rPr>
      </w:pPr>
      <w:r>
        <w:rPr>
          <w:sz w:val="22"/>
          <w:szCs w:val="22"/>
        </w:rPr>
        <w:t>2.</w:t>
      </w:r>
      <w:r>
        <w:rPr>
          <w:sz w:val="22"/>
          <w:szCs w:val="22"/>
        </w:rPr>
        <w:tab/>
        <w:t>Foster parents must follow all child passenger safety laws outlined in Section 42-4-236, C.R.S. and manufacturer requirements for any vehicle safety equipment.</w:t>
      </w:r>
    </w:p>
    <w:p w14:paraId="6AF0A1DF" w14:textId="6DE19195" w:rsidR="00327F2E" w:rsidRPr="006B41F7" w:rsidRDefault="00887DC8" w:rsidP="00327F2E">
      <w:pPr>
        <w:widowControl w:val="0"/>
        <w:spacing w:before="237" w:after="200"/>
        <w:ind w:left="1440" w:right="-720" w:hanging="720"/>
        <w:rPr>
          <w:color w:val="FF0000"/>
          <w:sz w:val="22"/>
          <w:szCs w:val="22"/>
        </w:rPr>
      </w:pPr>
      <w:r>
        <w:rPr>
          <w:sz w:val="22"/>
          <w:szCs w:val="22"/>
        </w:rPr>
        <w:t>3.</w:t>
      </w:r>
      <w:r>
        <w:rPr>
          <w:sz w:val="22"/>
          <w:szCs w:val="22"/>
        </w:rPr>
        <w:tab/>
        <w:t>Each occupant must be sitting when the vehicle is moving.</w:t>
      </w:r>
    </w:p>
    <w:p w14:paraId="2C7ECCB8" w14:textId="62728979" w:rsidR="00327F2E" w:rsidRPr="006B41F7" w:rsidRDefault="00887DC8" w:rsidP="00327F2E">
      <w:pPr>
        <w:widowControl w:val="0"/>
        <w:spacing w:before="237" w:after="200"/>
        <w:ind w:left="1440" w:right="-720" w:hanging="720"/>
        <w:rPr>
          <w:sz w:val="26"/>
          <w:szCs w:val="26"/>
        </w:rPr>
      </w:pPr>
      <w:r>
        <w:rPr>
          <w:sz w:val="22"/>
          <w:szCs w:val="22"/>
        </w:rPr>
        <w:t>4.</w:t>
      </w:r>
      <w:r>
        <w:rPr>
          <w:sz w:val="22"/>
          <w:szCs w:val="22"/>
        </w:rPr>
        <w:tab/>
        <w:t>Passengers must not sit on the floor.</w:t>
      </w:r>
      <w:r w:rsidR="00327F2E" w:rsidRPr="006B41F7">
        <w:rPr>
          <w:color w:val="FF0000"/>
          <w:sz w:val="22"/>
          <w:szCs w:val="22"/>
        </w:rPr>
        <w:t xml:space="preserve"> </w:t>
      </w:r>
    </w:p>
    <w:p w14:paraId="1780671E" w14:textId="555322EB" w:rsidR="00327F2E" w:rsidRPr="006B41F7" w:rsidRDefault="00327F2E" w:rsidP="00327F2E">
      <w:pPr>
        <w:spacing w:after="200" w:line="276" w:lineRule="auto"/>
        <w:ind w:left="720" w:right="-720" w:hanging="720"/>
        <w:rPr>
          <w:sz w:val="22"/>
          <w:szCs w:val="22"/>
        </w:rPr>
      </w:pPr>
      <w:r w:rsidRPr="006B41F7">
        <w:rPr>
          <w:sz w:val="22"/>
          <w:szCs w:val="22"/>
        </w:rPr>
        <w:t>G</w:t>
      </w:r>
      <w:proofErr w:type="gramStart"/>
      <w:r w:rsidRPr="006B41F7">
        <w:rPr>
          <w:sz w:val="22"/>
          <w:szCs w:val="22"/>
        </w:rPr>
        <w:t xml:space="preserve">. </w:t>
      </w:r>
      <w:r w:rsidRPr="006B41F7">
        <w:rPr>
          <w:sz w:val="22"/>
          <w:szCs w:val="22"/>
        </w:rPr>
        <w:tab/>
        <w:t>The</w:t>
      </w:r>
      <w:proofErr w:type="gramEnd"/>
      <w:r w:rsidRPr="006B41F7">
        <w:rPr>
          <w:sz w:val="22"/>
          <w:szCs w:val="22"/>
        </w:rPr>
        <w:t xml:space="preserve"> vehicle</w:t>
      </w:r>
      <w:r w:rsidR="00887DC8">
        <w:rPr>
          <w:sz w:val="22"/>
          <w:szCs w:val="22"/>
        </w:rPr>
        <w:t xml:space="preserve"> must</w:t>
      </w:r>
      <w:r w:rsidRPr="006B41F7">
        <w:rPr>
          <w:sz w:val="22"/>
          <w:szCs w:val="22"/>
        </w:rPr>
        <w:t xml:space="preserve"> be provided with door locks.</w:t>
      </w:r>
    </w:p>
    <w:p w14:paraId="3400AD2F" w14:textId="7A424339" w:rsidR="00327F2E" w:rsidRPr="006B41F7" w:rsidRDefault="00327F2E" w:rsidP="00327F2E">
      <w:pPr>
        <w:spacing w:after="200" w:line="276" w:lineRule="auto"/>
        <w:ind w:left="720" w:right="-720" w:hanging="720"/>
        <w:rPr>
          <w:sz w:val="22"/>
          <w:szCs w:val="22"/>
        </w:rPr>
      </w:pPr>
      <w:r w:rsidRPr="006B41F7">
        <w:rPr>
          <w:sz w:val="22"/>
          <w:szCs w:val="22"/>
        </w:rPr>
        <w:t>H</w:t>
      </w:r>
      <w:proofErr w:type="gramStart"/>
      <w:r w:rsidRPr="006B41F7">
        <w:rPr>
          <w:sz w:val="22"/>
          <w:szCs w:val="22"/>
        </w:rPr>
        <w:t xml:space="preserve">. </w:t>
      </w:r>
      <w:r w:rsidRPr="006B41F7">
        <w:rPr>
          <w:sz w:val="22"/>
          <w:szCs w:val="22"/>
        </w:rPr>
        <w:tab/>
        <w:t>A</w:t>
      </w:r>
      <w:proofErr w:type="gramEnd"/>
      <w:r w:rsidRPr="006B41F7">
        <w:rPr>
          <w:sz w:val="22"/>
          <w:szCs w:val="22"/>
        </w:rPr>
        <w:t xml:space="preserve"> foster care home</w:t>
      </w:r>
      <w:r w:rsidR="00887DC8">
        <w:rPr>
          <w:sz w:val="22"/>
          <w:szCs w:val="22"/>
        </w:rPr>
        <w:t xml:space="preserve"> must</w:t>
      </w:r>
      <w:r w:rsidRPr="006B41F7">
        <w:rPr>
          <w:sz w:val="22"/>
          <w:szCs w:val="22"/>
        </w:rPr>
        <w:t xml:space="preserve"> ascertain the nature of any need or problem of a child</w:t>
      </w:r>
      <w:r w:rsidR="00887DC8">
        <w:rPr>
          <w:sz w:val="22"/>
          <w:szCs w:val="22"/>
        </w:rPr>
        <w:t>/youth</w:t>
      </w:r>
      <w:r w:rsidRPr="006B41F7">
        <w:rPr>
          <w:sz w:val="22"/>
          <w:szCs w:val="22"/>
        </w:rPr>
        <w:t xml:space="preserve"> which might cause difficulty during transportation, such as seizures</w:t>
      </w:r>
      <w:r w:rsidR="00887DC8">
        <w:rPr>
          <w:sz w:val="22"/>
          <w:szCs w:val="22"/>
        </w:rPr>
        <w:t>,</w:t>
      </w:r>
      <w:r w:rsidRPr="006B41F7">
        <w:rPr>
          <w:sz w:val="22"/>
          <w:szCs w:val="22"/>
        </w:rPr>
        <w:t xml:space="preserve"> a tendency toward motion sickness</w:t>
      </w:r>
      <w:r w:rsidR="00887DC8">
        <w:rPr>
          <w:sz w:val="22"/>
          <w:szCs w:val="22"/>
        </w:rPr>
        <w:t>, or identified behaviors that would place the driver or other children/youth in the vehicle at risk</w:t>
      </w:r>
      <w:r w:rsidRPr="006B41F7">
        <w:rPr>
          <w:sz w:val="22"/>
          <w:szCs w:val="22"/>
        </w:rPr>
        <w:t xml:space="preserve">. The foster care home </w:t>
      </w:r>
      <w:r w:rsidR="00887DC8">
        <w:rPr>
          <w:sz w:val="22"/>
          <w:szCs w:val="22"/>
        </w:rPr>
        <w:t>and/or the certifying agency must</w:t>
      </w:r>
      <w:r w:rsidRPr="006B41F7">
        <w:rPr>
          <w:sz w:val="22"/>
          <w:szCs w:val="22"/>
        </w:rPr>
        <w:t xml:space="preserve"> communicate this information to the driver of any vehicle transporting</w:t>
      </w:r>
      <w:r w:rsidR="00887DC8">
        <w:rPr>
          <w:sz w:val="22"/>
          <w:szCs w:val="22"/>
        </w:rPr>
        <w:t xml:space="preserve"> the</w:t>
      </w:r>
      <w:r w:rsidRPr="006B41F7">
        <w:rPr>
          <w:sz w:val="22"/>
          <w:szCs w:val="22"/>
        </w:rPr>
        <w:t xml:space="preserve"> children</w:t>
      </w:r>
      <w:r w:rsidR="00887DC8">
        <w:rPr>
          <w:sz w:val="22"/>
          <w:szCs w:val="22"/>
        </w:rPr>
        <w:t>/youth</w:t>
      </w:r>
      <w:r w:rsidRPr="006B41F7">
        <w:rPr>
          <w:sz w:val="22"/>
          <w:szCs w:val="22"/>
        </w:rPr>
        <w:t xml:space="preserve"> in care.</w:t>
      </w:r>
    </w:p>
    <w:p w14:paraId="1900C243" w14:textId="77777777" w:rsidR="00327F2E" w:rsidRPr="006B41F7" w:rsidRDefault="00327F2E" w:rsidP="00486289">
      <w:pPr>
        <w:pStyle w:val="Heading2"/>
      </w:pPr>
      <w:r w:rsidRPr="006B41F7">
        <w:t xml:space="preserve">7.708.5 </w:t>
      </w:r>
      <w:r w:rsidRPr="006B41F7">
        <w:tab/>
        <w:t>RECORDS AND REPORTS</w:t>
      </w:r>
    </w:p>
    <w:p w14:paraId="4D29442E" w14:textId="77777777" w:rsidR="00327F2E" w:rsidRPr="006B41F7" w:rsidRDefault="00327F2E" w:rsidP="00486289">
      <w:pPr>
        <w:pStyle w:val="Heading2"/>
      </w:pPr>
      <w:r w:rsidRPr="006B41F7">
        <w:t xml:space="preserve">7.708.51 </w:t>
      </w:r>
      <w:r w:rsidRPr="006B41F7">
        <w:tab/>
        <w:t>Records</w:t>
      </w:r>
    </w:p>
    <w:p w14:paraId="43296942" w14:textId="3FD5D9A0"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 in conjunction with the certifying authority,</w:t>
      </w:r>
      <w:r w:rsidR="002412C1">
        <w:rPr>
          <w:sz w:val="22"/>
          <w:szCs w:val="22"/>
        </w:rPr>
        <w:t xml:space="preserve"> must</w:t>
      </w:r>
      <w:r w:rsidRPr="006B41F7">
        <w:rPr>
          <w:color w:val="FF0000"/>
          <w:sz w:val="22"/>
          <w:szCs w:val="22"/>
        </w:rPr>
        <w:t xml:space="preserve"> </w:t>
      </w:r>
      <w:r w:rsidRPr="006B41F7">
        <w:rPr>
          <w:sz w:val="22"/>
          <w:szCs w:val="22"/>
        </w:rPr>
        <w:t>maintain complete records as required for the certification of the foster care home in accordance with the rules regulating foster care homes</w:t>
      </w:r>
      <w:r w:rsidR="002412C1">
        <w:rPr>
          <w:sz w:val="22"/>
          <w:szCs w:val="22"/>
        </w:rPr>
        <w:t xml:space="preserve"> and Sections 7.701.63 through 7.701.64</w:t>
      </w:r>
      <w:r w:rsidRPr="006B41F7">
        <w:rPr>
          <w:sz w:val="22"/>
          <w:szCs w:val="22"/>
        </w:rPr>
        <w:t>.</w:t>
      </w:r>
    </w:p>
    <w:p w14:paraId="26B7ECEF" w14:textId="2B6414C7"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Records</w:t>
      </w:r>
      <w:proofErr w:type="gramEnd"/>
      <w:r w:rsidRPr="006B41F7">
        <w:rPr>
          <w:sz w:val="22"/>
          <w:szCs w:val="22"/>
        </w:rPr>
        <w:t xml:space="preserve"> for children</w:t>
      </w:r>
      <w:r w:rsidR="002412C1">
        <w:rPr>
          <w:sz w:val="22"/>
          <w:szCs w:val="22"/>
        </w:rPr>
        <w:t>/youth must</w:t>
      </w:r>
      <w:r w:rsidRPr="006B41F7">
        <w:rPr>
          <w:color w:val="FF0000"/>
          <w:sz w:val="22"/>
          <w:szCs w:val="22"/>
        </w:rPr>
        <w:t xml:space="preserve"> </w:t>
      </w:r>
      <w:r w:rsidRPr="006B41F7">
        <w:rPr>
          <w:sz w:val="22"/>
          <w:szCs w:val="22"/>
        </w:rPr>
        <w:t>be retained</w:t>
      </w:r>
      <w:r w:rsidR="002412C1">
        <w:rPr>
          <w:sz w:val="22"/>
          <w:szCs w:val="22"/>
        </w:rPr>
        <w:t xml:space="preserve"> in accordance with Section 7.701.64.</w:t>
      </w:r>
    </w:p>
    <w:p w14:paraId="409A6002" w14:textId="77777777" w:rsidR="00EF76F7" w:rsidRDefault="00327F2E" w:rsidP="00EF76F7">
      <w:pPr>
        <w:spacing w:after="200" w:line="276" w:lineRule="auto"/>
        <w:ind w:left="720" w:right="-720" w:hanging="720"/>
        <w:rPr>
          <w:sz w:val="22"/>
          <w:szCs w:val="22"/>
        </w:rPr>
      </w:pPr>
      <w:bookmarkStart w:id="57" w:name="_Hlk221625211"/>
      <w:r w:rsidRPr="006B41F7">
        <w:rPr>
          <w:sz w:val="22"/>
          <w:szCs w:val="22"/>
        </w:rPr>
        <w:t>C</w:t>
      </w:r>
      <w:proofErr w:type="gramStart"/>
      <w:r w:rsidRPr="006B41F7">
        <w:rPr>
          <w:sz w:val="22"/>
          <w:szCs w:val="22"/>
        </w:rPr>
        <w:t xml:space="preserve">. </w:t>
      </w:r>
      <w:r w:rsidRPr="006B41F7">
        <w:rPr>
          <w:sz w:val="22"/>
          <w:szCs w:val="22"/>
        </w:rPr>
        <w:tab/>
        <w:t>A</w:t>
      </w:r>
      <w:proofErr w:type="gramEnd"/>
      <w:r w:rsidRPr="006B41F7">
        <w:rPr>
          <w:sz w:val="22"/>
          <w:szCs w:val="22"/>
        </w:rPr>
        <w:t xml:space="preserve"> record of admission</w:t>
      </w:r>
      <w:r w:rsidR="002412C1">
        <w:rPr>
          <w:sz w:val="22"/>
          <w:szCs w:val="22"/>
        </w:rPr>
        <w:t xml:space="preserve"> must</w:t>
      </w:r>
      <w:r w:rsidRPr="006B41F7">
        <w:rPr>
          <w:color w:val="FF0000"/>
          <w:sz w:val="22"/>
          <w:szCs w:val="22"/>
        </w:rPr>
        <w:t xml:space="preserve"> </w:t>
      </w:r>
      <w:r w:rsidRPr="006B41F7">
        <w:rPr>
          <w:sz w:val="22"/>
          <w:szCs w:val="22"/>
        </w:rPr>
        <w:t>be completed for each child</w:t>
      </w:r>
      <w:r w:rsidR="002412C1">
        <w:rPr>
          <w:sz w:val="22"/>
          <w:szCs w:val="22"/>
        </w:rPr>
        <w:t>/youth</w:t>
      </w:r>
      <w:r w:rsidRPr="006B41F7">
        <w:rPr>
          <w:sz w:val="22"/>
          <w:szCs w:val="22"/>
        </w:rPr>
        <w:t xml:space="preserve"> in care prior to or at the time of placement. The admission record shall be maintained at the foster care home where the child</w:t>
      </w:r>
      <w:r w:rsidR="002412C1">
        <w:rPr>
          <w:sz w:val="22"/>
          <w:szCs w:val="22"/>
        </w:rPr>
        <w:t>/youth</w:t>
      </w:r>
      <w:r w:rsidRPr="006B41F7">
        <w:rPr>
          <w:sz w:val="22"/>
          <w:szCs w:val="22"/>
        </w:rPr>
        <w:t xml:space="preserve"> resides and shall contain</w:t>
      </w:r>
      <w:r w:rsidR="002412C1">
        <w:rPr>
          <w:sz w:val="22"/>
          <w:szCs w:val="22"/>
        </w:rPr>
        <w:t xml:space="preserve"> all components required in Section 7.701.63.B.</w:t>
      </w:r>
      <w:bookmarkEnd w:id="57"/>
    </w:p>
    <w:p w14:paraId="6AC9F6A6" w14:textId="6BDE0CB5" w:rsidR="00327F2E" w:rsidRPr="00EF76F7" w:rsidRDefault="00327F2E" w:rsidP="00486289">
      <w:pPr>
        <w:pStyle w:val="Heading2"/>
      </w:pPr>
      <w:r w:rsidRPr="006B41F7">
        <w:lastRenderedPageBreak/>
        <w:t xml:space="preserve">7.708.52 </w:t>
      </w:r>
      <w:r w:rsidRPr="006B41F7">
        <w:tab/>
        <w:t>Reports</w:t>
      </w:r>
    </w:p>
    <w:p w14:paraId="610821BC" w14:textId="1B54E196" w:rsidR="00327F2E" w:rsidRPr="006B41F7" w:rsidRDefault="00327F2E" w:rsidP="00327F2E">
      <w:pPr>
        <w:spacing w:after="200" w:line="276" w:lineRule="auto"/>
        <w:ind w:right="-720" w:firstLine="0"/>
        <w:rPr>
          <w:sz w:val="22"/>
          <w:szCs w:val="22"/>
        </w:rPr>
      </w:pPr>
      <w:r w:rsidRPr="006B41F7">
        <w:rPr>
          <w:sz w:val="22"/>
          <w:szCs w:val="22"/>
        </w:rPr>
        <w:t>The following information</w:t>
      </w:r>
      <w:r w:rsidR="002412C1">
        <w:rPr>
          <w:sz w:val="22"/>
          <w:szCs w:val="22"/>
        </w:rPr>
        <w:t xml:space="preserve"> must</w:t>
      </w:r>
      <w:r w:rsidRPr="006B41F7">
        <w:rPr>
          <w:sz w:val="22"/>
          <w:szCs w:val="22"/>
        </w:rPr>
        <w:t xml:space="preserve"> be reported </w:t>
      </w:r>
      <w:proofErr w:type="gramStart"/>
      <w:r w:rsidRPr="006B41F7">
        <w:rPr>
          <w:sz w:val="22"/>
          <w:szCs w:val="22"/>
        </w:rPr>
        <w:t>consistent</w:t>
      </w:r>
      <w:proofErr w:type="gramEnd"/>
      <w:r w:rsidRPr="006B41F7">
        <w:rPr>
          <w:sz w:val="22"/>
          <w:szCs w:val="22"/>
        </w:rPr>
        <w:t xml:space="preserve"> with the requirements in Section 7.701.52.</w:t>
      </w:r>
    </w:p>
    <w:p w14:paraId="100304A3" w14:textId="58C0F19D" w:rsidR="00327F2E" w:rsidRPr="006B41F7" w:rsidRDefault="00327F2E" w:rsidP="00327F2E">
      <w:pPr>
        <w:spacing w:after="200" w:line="276" w:lineRule="auto"/>
        <w:ind w:left="720" w:right="-720" w:hanging="720"/>
        <w:rPr>
          <w:sz w:val="22"/>
          <w:szCs w:val="22"/>
        </w:rPr>
      </w:pPr>
      <w:r w:rsidRPr="006B41F7">
        <w:rPr>
          <w:sz w:val="22"/>
          <w:szCs w:val="22"/>
        </w:rPr>
        <w:t xml:space="preserve">A. </w:t>
      </w:r>
      <w:r w:rsidRPr="006B41F7">
        <w:rPr>
          <w:sz w:val="22"/>
          <w:szCs w:val="22"/>
        </w:rPr>
        <w:tab/>
        <w:t>The foster care home</w:t>
      </w:r>
      <w:r w:rsidR="00EF76F7">
        <w:rPr>
          <w:sz w:val="22"/>
          <w:szCs w:val="22"/>
        </w:rPr>
        <w:t xml:space="preserve"> must</w:t>
      </w:r>
      <w:r w:rsidRPr="006B41F7">
        <w:rPr>
          <w:sz w:val="22"/>
          <w:szCs w:val="22"/>
        </w:rPr>
        <w:t xml:space="preserve"> immediately notify the child’s</w:t>
      </w:r>
      <w:r w:rsidR="00EF76F7">
        <w:rPr>
          <w:sz w:val="22"/>
          <w:szCs w:val="22"/>
        </w:rPr>
        <w:t>/youth’s</w:t>
      </w:r>
      <w:r w:rsidRPr="006B41F7">
        <w:rPr>
          <w:sz w:val="22"/>
          <w:szCs w:val="22"/>
        </w:rPr>
        <w:t xml:space="preserve"> parent(s), guardian(s), and/or the responsible agency</w:t>
      </w:r>
      <w:r w:rsidR="00EF76F7">
        <w:rPr>
          <w:sz w:val="22"/>
          <w:szCs w:val="22"/>
        </w:rPr>
        <w:t xml:space="preserve"> or county department of human/social services</w:t>
      </w:r>
      <w:r w:rsidRPr="006B41F7">
        <w:rPr>
          <w:color w:val="FF0000"/>
          <w:sz w:val="22"/>
          <w:szCs w:val="22"/>
        </w:rPr>
        <w:t xml:space="preserve"> </w:t>
      </w:r>
      <w:r w:rsidRPr="006B41F7">
        <w:rPr>
          <w:sz w:val="22"/>
          <w:szCs w:val="22"/>
        </w:rPr>
        <w:t>of any serious illness or serious injury resulting in medical treatment away from the foster care home, hospitalization</w:t>
      </w:r>
      <w:r w:rsidR="00EF76F7">
        <w:rPr>
          <w:sz w:val="22"/>
          <w:szCs w:val="22"/>
        </w:rPr>
        <w:t>,</w:t>
      </w:r>
      <w:r w:rsidRPr="006B41F7">
        <w:rPr>
          <w:sz w:val="22"/>
          <w:szCs w:val="22"/>
        </w:rPr>
        <w:t xml:space="preserve"> or death involving a child</w:t>
      </w:r>
      <w:r w:rsidR="00EF76F7">
        <w:rPr>
          <w:sz w:val="22"/>
          <w:szCs w:val="22"/>
        </w:rPr>
        <w:t>/youth</w:t>
      </w:r>
      <w:r w:rsidRPr="006B41F7">
        <w:rPr>
          <w:sz w:val="22"/>
          <w:szCs w:val="22"/>
        </w:rPr>
        <w:t xml:space="preserve"> in care.</w:t>
      </w:r>
    </w:p>
    <w:p w14:paraId="5ED5A4CC" w14:textId="7BAD7F55"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EF76F7">
        <w:rPr>
          <w:sz w:val="22"/>
          <w:szCs w:val="22"/>
        </w:rPr>
        <w:t xml:space="preserve"> must</w:t>
      </w:r>
      <w:r w:rsidRPr="006B41F7">
        <w:rPr>
          <w:sz w:val="22"/>
          <w:szCs w:val="22"/>
        </w:rPr>
        <w:t xml:space="preserve"> notify the parent(s), </w:t>
      </w:r>
      <w:r w:rsidR="00EF76F7">
        <w:rPr>
          <w:sz w:val="22"/>
          <w:szCs w:val="22"/>
        </w:rPr>
        <w:t>legal</w:t>
      </w:r>
      <w:r w:rsidRPr="006B41F7">
        <w:rPr>
          <w:color w:val="FF0000"/>
          <w:sz w:val="22"/>
          <w:szCs w:val="22"/>
        </w:rPr>
        <w:t xml:space="preserve"> </w:t>
      </w:r>
      <w:r w:rsidRPr="006B41F7">
        <w:rPr>
          <w:sz w:val="22"/>
          <w:szCs w:val="22"/>
        </w:rPr>
        <w:t>guardian(s),</w:t>
      </w:r>
      <w:r w:rsidR="00D4467C">
        <w:rPr>
          <w:sz w:val="22"/>
          <w:szCs w:val="22"/>
        </w:rPr>
        <w:t xml:space="preserve"> custodian(s),</w:t>
      </w:r>
      <w:r w:rsidRPr="006B41F7">
        <w:rPr>
          <w:color w:val="FF0000"/>
          <w:sz w:val="22"/>
          <w:szCs w:val="22"/>
        </w:rPr>
        <w:t xml:space="preserve"> </w:t>
      </w:r>
      <w:r w:rsidRPr="006B41F7">
        <w:rPr>
          <w:sz w:val="22"/>
          <w:szCs w:val="22"/>
        </w:rPr>
        <w:t>or placing authority as soon as possible upon discovery that a child</w:t>
      </w:r>
      <w:r w:rsidR="00D4467C">
        <w:rPr>
          <w:sz w:val="22"/>
          <w:szCs w:val="22"/>
        </w:rPr>
        <w:t>/youth in foster care</w:t>
      </w:r>
      <w:r w:rsidRPr="006B41F7">
        <w:rPr>
          <w:sz w:val="22"/>
          <w:szCs w:val="22"/>
        </w:rPr>
        <w:t xml:space="preserve"> has run away.</w:t>
      </w:r>
    </w:p>
    <w:p w14:paraId="4520202B" w14:textId="66B92217" w:rsidR="00327F2E" w:rsidRPr="006B41F7" w:rsidRDefault="00327F2E" w:rsidP="00327F2E">
      <w:pPr>
        <w:spacing w:after="200" w:line="276" w:lineRule="auto"/>
        <w:ind w:left="720" w:right="-720" w:hanging="720"/>
        <w:rPr>
          <w:sz w:val="22"/>
          <w:szCs w:val="22"/>
        </w:rPr>
      </w:pPr>
      <w:r w:rsidRPr="006B41F7">
        <w:rPr>
          <w:sz w:val="22"/>
          <w:szCs w:val="22"/>
        </w:rPr>
        <w:t xml:space="preserve">C. </w:t>
      </w:r>
      <w:r w:rsidRPr="006B41F7">
        <w:rPr>
          <w:sz w:val="22"/>
          <w:szCs w:val="22"/>
        </w:rPr>
        <w:tab/>
        <w:t>A report about a death must</w:t>
      </w:r>
      <w:r w:rsidR="00D4467C">
        <w:rPr>
          <w:sz w:val="22"/>
          <w:szCs w:val="22"/>
        </w:rPr>
        <w:t xml:space="preserve"> be in alignment with Section 7.701.52.A.1 and</w:t>
      </w:r>
      <w:r w:rsidRPr="006B41F7">
        <w:rPr>
          <w:color w:val="FF0000"/>
          <w:sz w:val="22"/>
          <w:szCs w:val="22"/>
        </w:rPr>
        <w:t xml:space="preserve"> </w:t>
      </w:r>
      <w:r w:rsidRPr="006B41F7">
        <w:rPr>
          <w:sz w:val="22"/>
          <w:szCs w:val="22"/>
        </w:rPr>
        <w:t>include:</w:t>
      </w:r>
    </w:p>
    <w:p w14:paraId="7C7EE756" w14:textId="56AD847F" w:rsidR="00327F2E" w:rsidRPr="006B41F7" w:rsidRDefault="00327F2E" w:rsidP="00327F2E">
      <w:pPr>
        <w:spacing w:after="200" w:line="276" w:lineRule="auto"/>
        <w:ind w:left="1440" w:right="-720" w:hanging="720"/>
        <w:rPr>
          <w:sz w:val="22"/>
          <w:szCs w:val="22"/>
        </w:rPr>
      </w:pPr>
      <w:r w:rsidRPr="006B41F7">
        <w:rPr>
          <w:sz w:val="22"/>
          <w:szCs w:val="22"/>
        </w:rPr>
        <w:t>1</w:t>
      </w:r>
      <w:proofErr w:type="gramStart"/>
      <w:r w:rsidRPr="006B41F7">
        <w:rPr>
          <w:sz w:val="22"/>
          <w:szCs w:val="22"/>
        </w:rPr>
        <w:t xml:space="preserve">. </w:t>
      </w:r>
      <w:r w:rsidRPr="006B41F7">
        <w:rPr>
          <w:sz w:val="22"/>
          <w:szCs w:val="22"/>
        </w:rPr>
        <w:tab/>
        <w:t>The</w:t>
      </w:r>
      <w:proofErr w:type="gramEnd"/>
      <w:r w:rsidRPr="006B41F7">
        <w:rPr>
          <w:sz w:val="22"/>
          <w:szCs w:val="22"/>
        </w:rPr>
        <w:t xml:space="preserve"> child’s</w:t>
      </w:r>
      <w:r w:rsidR="00D4467C">
        <w:rPr>
          <w:sz w:val="22"/>
          <w:szCs w:val="22"/>
        </w:rPr>
        <w:t>/youth’s</w:t>
      </w:r>
      <w:r w:rsidRPr="006B41F7">
        <w:rPr>
          <w:sz w:val="22"/>
          <w:szCs w:val="22"/>
        </w:rPr>
        <w:t xml:space="preserve"> name, birth date, address, and telephone number.</w:t>
      </w:r>
    </w:p>
    <w:p w14:paraId="2B7DC6A7" w14:textId="24E638F3"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The</w:t>
      </w:r>
      <w:proofErr w:type="gramEnd"/>
      <w:r w:rsidRPr="006B41F7">
        <w:rPr>
          <w:sz w:val="22"/>
          <w:szCs w:val="22"/>
        </w:rPr>
        <w:t xml:space="preserve"> names of the child’s</w:t>
      </w:r>
      <w:r w:rsidR="00D4467C">
        <w:rPr>
          <w:sz w:val="22"/>
          <w:szCs w:val="22"/>
        </w:rPr>
        <w:t>/youth’s</w:t>
      </w:r>
      <w:r w:rsidRPr="006B41F7">
        <w:rPr>
          <w:sz w:val="22"/>
          <w:szCs w:val="22"/>
        </w:rPr>
        <w:t xml:space="preserve"> parent(s)</w:t>
      </w:r>
      <w:r w:rsidR="00D4467C">
        <w:rPr>
          <w:sz w:val="22"/>
          <w:szCs w:val="22"/>
        </w:rPr>
        <w:t>, legal</w:t>
      </w:r>
      <w:r w:rsidRPr="006B41F7">
        <w:rPr>
          <w:sz w:val="22"/>
          <w:szCs w:val="22"/>
        </w:rPr>
        <w:t xml:space="preserve"> guardian(s)</w:t>
      </w:r>
      <w:r w:rsidR="00D4467C">
        <w:rPr>
          <w:sz w:val="22"/>
          <w:szCs w:val="22"/>
        </w:rPr>
        <w:t>, or custodian(s),</w:t>
      </w:r>
      <w:r w:rsidRPr="006B41F7">
        <w:rPr>
          <w:sz w:val="22"/>
          <w:szCs w:val="22"/>
        </w:rPr>
        <w:t xml:space="preserve"> and their address and telephone number if different from that of the child</w:t>
      </w:r>
      <w:r w:rsidR="00D4467C">
        <w:rPr>
          <w:sz w:val="22"/>
          <w:szCs w:val="22"/>
        </w:rPr>
        <w:t>/youth</w:t>
      </w:r>
      <w:r w:rsidRPr="006B41F7">
        <w:rPr>
          <w:sz w:val="22"/>
          <w:szCs w:val="22"/>
        </w:rPr>
        <w:t>.</w:t>
      </w:r>
    </w:p>
    <w:p w14:paraId="133ACA9D" w14:textId="77777777" w:rsidR="00327F2E" w:rsidRPr="006B41F7" w:rsidRDefault="00327F2E" w:rsidP="00327F2E">
      <w:pPr>
        <w:spacing w:after="200" w:line="276" w:lineRule="auto"/>
        <w:ind w:left="1440" w:right="-720" w:hanging="720"/>
        <w:rPr>
          <w:sz w:val="22"/>
          <w:szCs w:val="22"/>
        </w:rPr>
      </w:pPr>
      <w:bookmarkStart w:id="58" w:name="_Hlk221625239"/>
      <w:r w:rsidRPr="006B41F7">
        <w:rPr>
          <w:sz w:val="22"/>
          <w:szCs w:val="22"/>
        </w:rPr>
        <w:t>***</w:t>
      </w:r>
      <w:bookmarkEnd w:id="58"/>
    </w:p>
    <w:p w14:paraId="517BA99F" w14:textId="235CE566" w:rsidR="00327F2E" w:rsidRPr="006B41F7" w:rsidRDefault="00327F2E" w:rsidP="00327F2E">
      <w:pPr>
        <w:spacing w:after="200" w:line="276" w:lineRule="auto"/>
        <w:ind w:left="1440" w:right="-720" w:hanging="720"/>
        <w:rPr>
          <w:sz w:val="22"/>
          <w:szCs w:val="22"/>
        </w:rPr>
      </w:pPr>
      <w:r w:rsidRPr="006B41F7">
        <w:rPr>
          <w:sz w:val="22"/>
          <w:szCs w:val="22"/>
        </w:rPr>
        <w:t xml:space="preserve">5. </w:t>
      </w:r>
      <w:r w:rsidRPr="006B41F7">
        <w:rPr>
          <w:sz w:val="22"/>
          <w:szCs w:val="22"/>
        </w:rPr>
        <w:tab/>
        <w:t>Names and addresses of witnesses or persons who were with the child</w:t>
      </w:r>
      <w:r w:rsidR="00D4467C">
        <w:rPr>
          <w:sz w:val="22"/>
          <w:szCs w:val="22"/>
        </w:rPr>
        <w:t>/youth</w:t>
      </w:r>
      <w:r w:rsidRPr="006B41F7">
        <w:rPr>
          <w:sz w:val="22"/>
          <w:szCs w:val="22"/>
        </w:rPr>
        <w:t xml:space="preserve"> at the time of death.</w:t>
      </w:r>
    </w:p>
    <w:p w14:paraId="102728A2" w14:textId="7A960008" w:rsidR="00327F2E" w:rsidRPr="006B41F7" w:rsidRDefault="00327F2E" w:rsidP="00327F2E">
      <w:pPr>
        <w:spacing w:after="200" w:line="276" w:lineRule="auto"/>
        <w:ind w:left="1440" w:right="-720" w:hanging="720"/>
        <w:rPr>
          <w:sz w:val="22"/>
          <w:szCs w:val="22"/>
        </w:rPr>
      </w:pPr>
      <w:r w:rsidRPr="006B41F7">
        <w:rPr>
          <w:sz w:val="22"/>
          <w:szCs w:val="22"/>
        </w:rPr>
        <w:t>6</w:t>
      </w:r>
      <w:proofErr w:type="gramStart"/>
      <w:r w:rsidRPr="006B41F7">
        <w:rPr>
          <w:sz w:val="22"/>
          <w:szCs w:val="22"/>
        </w:rPr>
        <w:t xml:space="preserve">. </w:t>
      </w:r>
      <w:r w:rsidRPr="006B41F7">
        <w:rPr>
          <w:sz w:val="22"/>
          <w:szCs w:val="22"/>
        </w:rPr>
        <w:tab/>
        <w:t>Name</w:t>
      </w:r>
      <w:proofErr w:type="gramEnd"/>
      <w:r w:rsidRPr="006B41F7">
        <w:rPr>
          <w:sz w:val="22"/>
          <w:szCs w:val="22"/>
        </w:rPr>
        <w:t xml:space="preserve"> and address of </w:t>
      </w:r>
      <w:r w:rsidR="00D4467C">
        <w:rPr>
          <w:sz w:val="22"/>
          <w:szCs w:val="22"/>
        </w:rPr>
        <w:t>the</w:t>
      </w:r>
      <w:r w:rsidRPr="006B41F7">
        <w:rPr>
          <w:color w:val="FF0000"/>
          <w:sz w:val="22"/>
          <w:szCs w:val="22"/>
        </w:rPr>
        <w:t xml:space="preserve"> </w:t>
      </w:r>
      <w:r w:rsidRPr="006B41F7">
        <w:rPr>
          <w:sz w:val="22"/>
          <w:szCs w:val="22"/>
        </w:rPr>
        <w:t xml:space="preserve">police department or </w:t>
      </w:r>
      <w:r w:rsidR="00D4467C">
        <w:rPr>
          <w:sz w:val="22"/>
          <w:szCs w:val="22"/>
        </w:rPr>
        <w:t>law enforcement</w:t>
      </w:r>
      <w:r w:rsidRPr="006B41F7">
        <w:rPr>
          <w:color w:val="FF0000"/>
          <w:sz w:val="22"/>
          <w:szCs w:val="22"/>
        </w:rPr>
        <w:t xml:space="preserve"> </w:t>
      </w:r>
      <w:r w:rsidRPr="006B41F7">
        <w:rPr>
          <w:sz w:val="22"/>
          <w:szCs w:val="22"/>
        </w:rPr>
        <w:t>authority to whom the report was made.</w:t>
      </w:r>
    </w:p>
    <w:p w14:paraId="494E8998" w14:textId="4A0CB3E3" w:rsidR="00327F2E" w:rsidRPr="006B41F7" w:rsidRDefault="00327F2E" w:rsidP="00327F2E">
      <w:pPr>
        <w:spacing w:after="200" w:line="276" w:lineRule="auto"/>
        <w:ind w:left="720" w:right="-720" w:hanging="720"/>
        <w:rPr>
          <w:sz w:val="22"/>
          <w:szCs w:val="22"/>
        </w:rPr>
      </w:pPr>
      <w:r w:rsidRPr="006B41F7">
        <w:rPr>
          <w:sz w:val="22"/>
          <w:szCs w:val="22"/>
        </w:rPr>
        <w:t>D</w:t>
      </w:r>
      <w:proofErr w:type="gramStart"/>
      <w:r w:rsidRPr="006B41F7">
        <w:rPr>
          <w:sz w:val="22"/>
          <w:szCs w:val="22"/>
        </w:rPr>
        <w:t xml:space="preserve">. </w:t>
      </w:r>
      <w:r w:rsidRPr="006B41F7">
        <w:rPr>
          <w:sz w:val="22"/>
          <w:szCs w:val="22"/>
        </w:rPr>
        <w:tab/>
        <w:t>The</w:t>
      </w:r>
      <w:proofErr w:type="gramEnd"/>
      <w:r w:rsidRPr="006B41F7">
        <w:rPr>
          <w:sz w:val="22"/>
          <w:szCs w:val="22"/>
        </w:rPr>
        <w:t xml:space="preserve"> foster care home</w:t>
      </w:r>
      <w:r w:rsidR="00D4467C">
        <w:rPr>
          <w:sz w:val="22"/>
          <w:szCs w:val="22"/>
        </w:rPr>
        <w:t xml:space="preserve"> must</w:t>
      </w:r>
      <w:r w:rsidRPr="006B41F7">
        <w:rPr>
          <w:color w:val="FF0000"/>
          <w:sz w:val="22"/>
          <w:szCs w:val="22"/>
        </w:rPr>
        <w:t xml:space="preserve"> </w:t>
      </w:r>
      <w:r w:rsidRPr="006B41F7">
        <w:rPr>
          <w:sz w:val="22"/>
          <w:szCs w:val="22"/>
        </w:rPr>
        <w:t>notify the certifying authority of any change in the status of the foster care home, police intervention</w:t>
      </w:r>
      <w:r w:rsidR="00D4467C">
        <w:rPr>
          <w:sz w:val="22"/>
          <w:szCs w:val="22"/>
        </w:rPr>
        <w:t>,</w:t>
      </w:r>
      <w:r w:rsidRPr="006B41F7">
        <w:rPr>
          <w:sz w:val="22"/>
          <w:szCs w:val="22"/>
        </w:rPr>
        <w:t xml:space="preserve"> or moving traffic violations that could affect care and safety of children</w:t>
      </w:r>
      <w:r w:rsidR="00D4467C">
        <w:rPr>
          <w:sz w:val="22"/>
          <w:szCs w:val="22"/>
        </w:rPr>
        <w:t>/youth</w:t>
      </w:r>
      <w:r w:rsidRPr="006B41F7">
        <w:rPr>
          <w:sz w:val="22"/>
          <w:szCs w:val="22"/>
        </w:rPr>
        <w:t>.</w:t>
      </w:r>
    </w:p>
    <w:p w14:paraId="650175A4" w14:textId="77777777" w:rsidR="00327F2E" w:rsidRPr="006B41F7" w:rsidRDefault="00327F2E" w:rsidP="00486289">
      <w:pPr>
        <w:pStyle w:val="Heading2"/>
      </w:pPr>
      <w:r w:rsidRPr="006B41F7">
        <w:t xml:space="preserve">7.708.6 </w:t>
      </w:r>
      <w:r w:rsidRPr="006B41F7">
        <w:tab/>
        <w:t>CERTIFYING AUTHORITY REQUIREMENTS</w:t>
      </w:r>
    </w:p>
    <w:p w14:paraId="040B043A" w14:textId="5DF45D3D" w:rsidR="00327F2E" w:rsidRPr="006B41F7" w:rsidRDefault="00327F2E" w:rsidP="00486289">
      <w:pPr>
        <w:pStyle w:val="Heading2"/>
      </w:pPr>
      <w:r w:rsidRPr="006B41F7">
        <w:t xml:space="preserve">7.708.61 </w:t>
      </w:r>
      <w:r w:rsidRPr="006B41F7">
        <w:tab/>
        <w:t>Admission Requirements</w:t>
      </w:r>
    </w:p>
    <w:p w14:paraId="35ADCAE9" w14:textId="33C81B97" w:rsidR="00327F2E" w:rsidRPr="006B41F7" w:rsidRDefault="00327F2E" w:rsidP="00327F2E">
      <w:pPr>
        <w:spacing w:after="200" w:line="276" w:lineRule="auto"/>
        <w:ind w:left="720" w:right="-720" w:hanging="720"/>
        <w:rPr>
          <w:sz w:val="22"/>
          <w:szCs w:val="22"/>
        </w:rPr>
      </w:pPr>
      <w:r w:rsidRPr="006B41F7">
        <w:rPr>
          <w:sz w:val="22"/>
          <w:szCs w:val="22"/>
        </w:rPr>
        <w:t xml:space="preserve">A. </w:t>
      </w:r>
      <w:r w:rsidRPr="006B41F7">
        <w:rPr>
          <w:sz w:val="22"/>
          <w:szCs w:val="22"/>
        </w:rPr>
        <w:tab/>
        <w:t>Admission of a child</w:t>
      </w:r>
      <w:r w:rsidR="00445C8A">
        <w:rPr>
          <w:sz w:val="22"/>
          <w:szCs w:val="22"/>
        </w:rPr>
        <w:t>/youth in foster care</w:t>
      </w:r>
      <w:r w:rsidRPr="006B41F7">
        <w:rPr>
          <w:sz w:val="22"/>
          <w:szCs w:val="22"/>
        </w:rPr>
        <w:t xml:space="preserve"> to a foster care home shall be in keeping with the stated purpose of the foster care home and shall be limited to those children</w:t>
      </w:r>
      <w:r w:rsidR="00445C8A">
        <w:rPr>
          <w:sz w:val="22"/>
          <w:szCs w:val="22"/>
        </w:rPr>
        <w:t>/youth in foster care</w:t>
      </w:r>
      <w:r w:rsidRPr="006B41F7">
        <w:rPr>
          <w:sz w:val="22"/>
          <w:szCs w:val="22"/>
        </w:rPr>
        <w:t xml:space="preserve"> for whom the foster parent(s) is qualified</w:t>
      </w:r>
      <w:r w:rsidR="00445C8A">
        <w:rPr>
          <w:sz w:val="22"/>
          <w:szCs w:val="22"/>
        </w:rPr>
        <w:t xml:space="preserve"> and certified to care for</w:t>
      </w:r>
      <w:r w:rsidRPr="006B41F7">
        <w:rPr>
          <w:color w:val="FF0000"/>
          <w:sz w:val="22"/>
          <w:szCs w:val="22"/>
        </w:rPr>
        <w:t xml:space="preserve"> </w:t>
      </w:r>
      <w:r w:rsidRPr="006B41F7">
        <w:rPr>
          <w:sz w:val="22"/>
          <w:szCs w:val="22"/>
        </w:rPr>
        <w:t xml:space="preserve">and by the needs of </w:t>
      </w:r>
      <w:r w:rsidR="00445C8A">
        <w:rPr>
          <w:sz w:val="22"/>
          <w:szCs w:val="22"/>
        </w:rPr>
        <w:t>the</w:t>
      </w:r>
      <w:r w:rsidRPr="006B41F7">
        <w:rPr>
          <w:color w:val="FF0000"/>
          <w:sz w:val="22"/>
          <w:szCs w:val="22"/>
        </w:rPr>
        <w:t xml:space="preserve"> </w:t>
      </w:r>
      <w:r w:rsidRPr="006B41F7">
        <w:rPr>
          <w:sz w:val="22"/>
          <w:szCs w:val="22"/>
        </w:rPr>
        <w:t>children</w:t>
      </w:r>
      <w:r w:rsidR="00445C8A">
        <w:rPr>
          <w:sz w:val="22"/>
          <w:szCs w:val="22"/>
        </w:rPr>
        <w:t>/youth</w:t>
      </w:r>
      <w:r w:rsidRPr="006B41F7">
        <w:rPr>
          <w:sz w:val="22"/>
          <w:szCs w:val="22"/>
        </w:rPr>
        <w:t xml:space="preserve"> already in residence to provide the care necessary. Care must be provided in the least</w:t>
      </w:r>
      <w:r w:rsidR="00445C8A">
        <w:rPr>
          <w:sz w:val="22"/>
          <w:szCs w:val="22"/>
        </w:rPr>
        <w:t>-</w:t>
      </w:r>
      <w:r w:rsidRPr="006B41F7">
        <w:rPr>
          <w:sz w:val="22"/>
          <w:szCs w:val="22"/>
        </w:rPr>
        <w:t xml:space="preserve">restrictive, most appropriate setting </w:t>
      </w:r>
      <w:proofErr w:type="gramStart"/>
      <w:r w:rsidRPr="006B41F7">
        <w:rPr>
          <w:sz w:val="22"/>
          <w:szCs w:val="22"/>
        </w:rPr>
        <w:t>in order to</w:t>
      </w:r>
      <w:proofErr w:type="gramEnd"/>
      <w:r w:rsidRPr="006B41F7">
        <w:rPr>
          <w:sz w:val="22"/>
          <w:szCs w:val="22"/>
        </w:rPr>
        <w:t xml:space="preserve"> meet the child's</w:t>
      </w:r>
      <w:r w:rsidR="00445C8A">
        <w:rPr>
          <w:sz w:val="22"/>
          <w:szCs w:val="22"/>
        </w:rPr>
        <w:t>/youth’s</w:t>
      </w:r>
      <w:r w:rsidRPr="006B41F7">
        <w:rPr>
          <w:sz w:val="22"/>
          <w:szCs w:val="22"/>
        </w:rPr>
        <w:t xml:space="preserve"> needs. </w:t>
      </w:r>
    </w:p>
    <w:p w14:paraId="674E1C11" w14:textId="5F8C84E1" w:rsidR="00327F2E" w:rsidRPr="003D67F4" w:rsidRDefault="003D67F4" w:rsidP="00327F2E">
      <w:pPr>
        <w:spacing w:after="200" w:line="276" w:lineRule="auto"/>
        <w:ind w:left="1440" w:right="-720" w:hanging="720"/>
        <w:rPr>
          <w:sz w:val="22"/>
          <w:szCs w:val="22"/>
        </w:rPr>
      </w:pPr>
      <w:r w:rsidRPr="003D67F4">
        <w:rPr>
          <w:sz w:val="22"/>
          <w:szCs w:val="22"/>
        </w:rPr>
        <w:t>1.</w:t>
      </w:r>
      <w:r w:rsidRPr="003D67F4">
        <w:rPr>
          <w:sz w:val="22"/>
          <w:szCs w:val="22"/>
        </w:rPr>
        <w:tab/>
        <w:t>Care must be provided in a manner consistent with the child/youth rights outlined in Sections 7.708.33 through 7.708.36. Additionally, for children/youth in foster care or participating in the foster youth in transition program, care must be provided in a manner consistent with the child/youth rights outlined in Section 19-7-101(2), C.R.S. and Sections 7.708.35 through 7.708.36 and in the least-restrictive, most appropriate setting in order to meet the individualized child’s/youth’s needs.</w:t>
      </w:r>
      <w:r w:rsidR="00327F2E" w:rsidRPr="003D67F4">
        <w:rPr>
          <w:sz w:val="22"/>
          <w:szCs w:val="22"/>
        </w:rPr>
        <w:t xml:space="preserve"> </w:t>
      </w:r>
    </w:p>
    <w:p w14:paraId="3A97A6B2" w14:textId="55117224" w:rsidR="00327F2E" w:rsidRPr="006B41F7" w:rsidRDefault="00176A27" w:rsidP="00327F2E">
      <w:pPr>
        <w:spacing w:after="200" w:line="276" w:lineRule="auto"/>
        <w:ind w:left="1440" w:right="-720" w:hanging="720"/>
        <w:rPr>
          <w:ins w:id="59" w:author="Ellett, Logan" w:date="2026-03-13T06:31:00Z" w16du:dateUtc="2026-03-13T12:31:00Z"/>
          <w:color w:val="FF0000"/>
          <w:sz w:val="22"/>
          <w:szCs w:val="22"/>
        </w:rPr>
      </w:pPr>
      <w:r>
        <w:rPr>
          <w:sz w:val="22"/>
          <w:szCs w:val="22"/>
        </w:rPr>
        <w:t>2.</w:t>
      </w:r>
      <w:r>
        <w:rPr>
          <w:sz w:val="22"/>
          <w:szCs w:val="22"/>
        </w:rPr>
        <w:tab/>
        <w:t>Foster parents who accept youth in foster care or participating in a foster youth in transition program who are eighteen (18) years of age and older but are under twenty-</w:t>
      </w:r>
      <w:r>
        <w:rPr>
          <w:sz w:val="22"/>
          <w:szCs w:val="22"/>
        </w:rPr>
        <w:lastRenderedPageBreak/>
        <w:t>one (21) years of age must have a written policy to address how the foster parent(s) will ensure the youth’s adult rights and duties will be accommodated, including, but not limited to, registering to vote and registering for selective service, in addition to their rights as identified in Section 19-7-101(2), C.R.S. and Section 7.708.35.</w:t>
      </w:r>
      <w:r w:rsidR="00327F2E" w:rsidRPr="006B41F7">
        <w:rPr>
          <w:color w:val="FF0000"/>
          <w:sz w:val="22"/>
          <w:szCs w:val="22"/>
        </w:rPr>
        <w:t xml:space="preserve"> </w:t>
      </w:r>
    </w:p>
    <w:p w14:paraId="66E2D16E" w14:textId="679615B4" w:rsidR="00327F2E" w:rsidRPr="006B41F7" w:rsidRDefault="001D1677" w:rsidP="00327F2E">
      <w:pPr>
        <w:spacing w:after="200" w:line="276" w:lineRule="auto"/>
        <w:ind w:left="1440" w:right="-720" w:hanging="720"/>
        <w:rPr>
          <w:color w:val="FF0000"/>
          <w:sz w:val="22"/>
          <w:szCs w:val="22"/>
        </w:rPr>
      </w:pPr>
      <w:r>
        <w:rPr>
          <w:sz w:val="22"/>
          <w:szCs w:val="22"/>
        </w:rPr>
        <w:t>3.</w:t>
      </w:r>
      <w:r>
        <w:rPr>
          <w:sz w:val="22"/>
          <w:szCs w:val="22"/>
        </w:rPr>
        <w:tab/>
        <w:t>For children/youth with disabilities, the placing authority and certifying authority must identify and document the services, supports, and reasonable modifications necessary to maintain placement in the most appropriate family setting and document efforts to secure those supports.</w:t>
      </w:r>
    </w:p>
    <w:p w14:paraId="26894FD7" w14:textId="0F0D1CB1" w:rsidR="00327F2E" w:rsidRPr="006B41F7" w:rsidRDefault="00327F2E" w:rsidP="00327F2E">
      <w:pPr>
        <w:spacing w:after="200" w:line="276" w:lineRule="auto"/>
        <w:ind w:left="720" w:right="-720" w:hanging="720"/>
        <w:rPr>
          <w:sz w:val="22"/>
          <w:szCs w:val="22"/>
        </w:rPr>
      </w:pPr>
      <w:r w:rsidRPr="006B41F7">
        <w:rPr>
          <w:sz w:val="22"/>
          <w:szCs w:val="22"/>
        </w:rPr>
        <w:t>B</w:t>
      </w:r>
      <w:proofErr w:type="gramStart"/>
      <w:r w:rsidRPr="006B41F7">
        <w:rPr>
          <w:sz w:val="22"/>
          <w:szCs w:val="22"/>
        </w:rPr>
        <w:t xml:space="preserve">. </w:t>
      </w:r>
      <w:r w:rsidRPr="006B41F7">
        <w:rPr>
          <w:sz w:val="22"/>
          <w:szCs w:val="22"/>
        </w:rPr>
        <w:tab/>
        <w:t>Each</w:t>
      </w:r>
      <w:proofErr w:type="gramEnd"/>
      <w:r w:rsidRPr="006B41F7">
        <w:rPr>
          <w:sz w:val="22"/>
          <w:szCs w:val="22"/>
        </w:rPr>
        <w:t xml:space="preserve"> foster care home or its certifying authority</w:t>
      </w:r>
      <w:r w:rsidR="001D1677">
        <w:rPr>
          <w:sz w:val="22"/>
          <w:szCs w:val="22"/>
        </w:rPr>
        <w:t xml:space="preserve"> must</w:t>
      </w:r>
      <w:r w:rsidRPr="006B41F7">
        <w:rPr>
          <w:sz w:val="22"/>
          <w:szCs w:val="22"/>
        </w:rPr>
        <w:t xml:space="preserve"> have a written admission policy which</w:t>
      </w:r>
      <w:r w:rsidR="001D1677">
        <w:rPr>
          <w:sz w:val="22"/>
          <w:szCs w:val="22"/>
        </w:rPr>
        <w:t xml:space="preserve"> must be provided to the referring agency, the county department of human/social services, parent(s), legal guardian(s), and/or custodian(s) of the child/youth referred for placement. The policy,</w:t>
      </w:r>
      <w:r w:rsidRPr="006B41F7">
        <w:rPr>
          <w:sz w:val="22"/>
          <w:szCs w:val="22"/>
        </w:rPr>
        <w:t xml:space="preserve"> at a minimum</w:t>
      </w:r>
      <w:r w:rsidR="001D1677">
        <w:rPr>
          <w:sz w:val="22"/>
          <w:szCs w:val="22"/>
        </w:rPr>
        <w:t>,</w:t>
      </w:r>
      <w:r w:rsidRPr="006B41F7">
        <w:rPr>
          <w:sz w:val="22"/>
          <w:szCs w:val="22"/>
        </w:rPr>
        <w:t xml:space="preserve"> must include:</w:t>
      </w:r>
    </w:p>
    <w:p w14:paraId="7CC8ADA3" w14:textId="49D0B144" w:rsidR="00327F2E" w:rsidRPr="006B41F7" w:rsidRDefault="00327F2E" w:rsidP="00327F2E">
      <w:pPr>
        <w:spacing w:after="200" w:line="276" w:lineRule="auto"/>
        <w:ind w:left="1440" w:right="-720" w:hanging="720"/>
        <w:rPr>
          <w:sz w:val="22"/>
          <w:szCs w:val="22"/>
        </w:rPr>
      </w:pPr>
      <w:bookmarkStart w:id="60" w:name="_Hlk221625424"/>
      <w:r w:rsidRPr="006B41F7">
        <w:rPr>
          <w:sz w:val="22"/>
          <w:szCs w:val="22"/>
        </w:rPr>
        <w:t>1</w:t>
      </w:r>
      <w:proofErr w:type="gramStart"/>
      <w:r w:rsidRPr="006B41F7">
        <w:rPr>
          <w:sz w:val="22"/>
          <w:szCs w:val="22"/>
        </w:rPr>
        <w:t xml:space="preserve">. </w:t>
      </w:r>
      <w:r w:rsidRPr="006B41F7">
        <w:rPr>
          <w:sz w:val="22"/>
          <w:szCs w:val="22"/>
        </w:rPr>
        <w:tab/>
        <w:t>The</w:t>
      </w:r>
      <w:proofErr w:type="gramEnd"/>
      <w:r w:rsidRPr="006B41F7">
        <w:rPr>
          <w:sz w:val="22"/>
          <w:szCs w:val="22"/>
        </w:rPr>
        <w:t xml:space="preserve"> policies and procedures related to intake</w:t>
      </w:r>
      <w:r w:rsidR="001D1677">
        <w:rPr>
          <w:sz w:val="22"/>
          <w:szCs w:val="22"/>
        </w:rPr>
        <w:t>. All policies must be consistent with applicable federal and state laws, including the child’s/youth’s rights and requirements outlined in Section 19-7-101, C.R.S. if the youth is in foster care or participating in the foster youth in transition program.</w:t>
      </w:r>
    </w:p>
    <w:bookmarkEnd w:id="60"/>
    <w:p w14:paraId="39BA51CF" w14:textId="0F0D8BBF" w:rsidR="00327F2E" w:rsidRPr="006B41F7" w:rsidRDefault="003427A6" w:rsidP="00327F2E">
      <w:pPr>
        <w:spacing w:after="200" w:line="276" w:lineRule="auto"/>
        <w:ind w:left="1440" w:right="-720" w:hanging="720"/>
        <w:rPr>
          <w:color w:val="FF0000"/>
          <w:sz w:val="22"/>
          <w:szCs w:val="22"/>
        </w:rPr>
      </w:pPr>
      <w:r>
        <w:rPr>
          <w:sz w:val="22"/>
          <w:szCs w:val="22"/>
        </w:rPr>
        <w:t>2.</w:t>
      </w:r>
      <w:r>
        <w:rPr>
          <w:sz w:val="22"/>
          <w:szCs w:val="22"/>
        </w:rPr>
        <w:tab/>
        <w:t>How the certifying agency will provide for the child’s/youth’s immediate basic needs of clothing, food, and medical care, and identification of all documents that need to be completed upon admission.</w:t>
      </w:r>
      <w:r w:rsidR="00327F2E" w:rsidRPr="006B41F7">
        <w:rPr>
          <w:color w:val="FF0000"/>
          <w:sz w:val="22"/>
          <w:szCs w:val="22"/>
        </w:rPr>
        <w:t xml:space="preserve"> </w:t>
      </w:r>
    </w:p>
    <w:p w14:paraId="3BE134F6" w14:textId="220B6AA3" w:rsidR="00327F2E" w:rsidRPr="006B41F7" w:rsidRDefault="003427A6" w:rsidP="00327F2E">
      <w:pPr>
        <w:spacing w:after="200" w:line="276" w:lineRule="auto"/>
        <w:ind w:left="1440" w:right="-720" w:hanging="720"/>
        <w:rPr>
          <w:sz w:val="22"/>
          <w:szCs w:val="22"/>
        </w:rPr>
      </w:pPr>
      <w:r>
        <w:rPr>
          <w:sz w:val="22"/>
          <w:szCs w:val="22"/>
        </w:rPr>
        <w:t>3</w:t>
      </w:r>
      <w:r w:rsidR="00327F2E" w:rsidRPr="006B41F7">
        <w:rPr>
          <w:sz w:val="22"/>
          <w:szCs w:val="22"/>
        </w:rPr>
        <w:t xml:space="preserve">. </w:t>
      </w:r>
      <w:r w:rsidR="00327F2E" w:rsidRPr="006B41F7">
        <w:rPr>
          <w:sz w:val="22"/>
          <w:szCs w:val="22"/>
        </w:rPr>
        <w:tab/>
        <w:t>The age range</w:t>
      </w:r>
      <w:r>
        <w:rPr>
          <w:sz w:val="22"/>
          <w:szCs w:val="22"/>
        </w:rPr>
        <w:t>,</w:t>
      </w:r>
      <w:r w:rsidR="00327F2E" w:rsidRPr="006B41F7">
        <w:rPr>
          <w:sz w:val="22"/>
          <w:szCs w:val="22"/>
        </w:rPr>
        <w:t xml:space="preserve"> sex </w:t>
      </w:r>
      <w:r>
        <w:rPr>
          <w:sz w:val="22"/>
          <w:szCs w:val="22"/>
        </w:rPr>
        <w:t>assigned at birth, and identified gender</w:t>
      </w:r>
      <w:r w:rsidR="00327F2E" w:rsidRPr="006B41F7">
        <w:rPr>
          <w:color w:val="FF0000"/>
          <w:sz w:val="22"/>
          <w:szCs w:val="22"/>
        </w:rPr>
        <w:t xml:space="preserve"> </w:t>
      </w:r>
      <w:r w:rsidR="00327F2E" w:rsidRPr="006B41F7">
        <w:rPr>
          <w:sz w:val="22"/>
          <w:szCs w:val="22"/>
        </w:rPr>
        <w:t xml:space="preserve">of </w:t>
      </w:r>
      <w:r>
        <w:rPr>
          <w:sz w:val="22"/>
          <w:szCs w:val="22"/>
        </w:rPr>
        <w:t>the</w:t>
      </w:r>
      <w:r w:rsidR="00327F2E" w:rsidRPr="006B41F7">
        <w:rPr>
          <w:sz w:val="22"/>
          <w:szCs w:val="22"/>
        </w:rPr>
        <w:t xml:space="preserve"> children</w:t>
      </w:r>
      <w:r>
        <w:rPr>
          <w:sz w:val="22"/>
          <w:szCs w:val="22"/>
        </w:rPr>
        <w:t>/youth</w:t>
      </w:r>
      <w:r w:rsidR="00327F2E" w:rsidRPr="006B41F7">
        <w:rPr>
          <w:sz w:val="22"/>
          <w:szCs w:val="22"/>
        </w:rPr>
        <w:t xml:space="preserve"> accepted for care.</w:t>
      </w:r>
    </w:p>
    <w:p w14:paraId="6F9B3C66" w14:textId="5DF852F1" w:rsidR="00327F2E" w:rsidRPr="006B41F7" w:rsidRDefault="00327F2E" w:rsidP="00327F2E">
      <w:pPr>
        <w:spacing w:after="200" w:line="276" w:lineRule="auto"/>
        <w:ind w:left="1440" w:right="-720" w:hanging="720"/>
        <w:rPr>
          <w:color w:val="FF0000"/>
          <w:sz w:val="22"/>
          <w:szCs w:val="22"/>
        </w:rPr>
      </w:pPr>
      <w:r w:rsidRPr="006B41F7">
        <w:rPr>
          <w:sz w:val="22"/>
          <w:szCs w:val="22"/>
        </w:rPr>
        <w:t>4</w:t>
      </w:r>
      <w:proofErr w:type="gramStart"/>
      <w:r w:rsidRPr="006B41F7">
        <w:rPr>
          <w:sz w:val="22"/>
          <w:szCs w:val="22"/>
        </w:rPr>
        <w:t xml:space="preserve">. </w:t>
      </w:r>
      <w:r w:rsidRPr="006B41F7">
        <w:rPr>
          <w:sz w:val="22"/>
          <w:szCs w:val="22"/>
        </w:rPr>
        <w:tab/>
        <w:t>Any</w:t>
      </w:r>
      <w:proofErr w:type="gramEnd"/>
      <w:r w:rsidRPr="006B41F7">
        <w:rPr>
          <w:sz w:val="22"/>
          <w:szCs w:val="22"/>
        </w:rPr>
        <w:t xml:space="preserve"> pre-placement requirements for the child</w:t>
      </w:r>
      <w:r w:rsidR="003427A6">
        <w:rPr>
          <w:sz w:val="22"/>
          <w:szCs w:val="22"/>
        </w:rPr>
        <w:t>/youth</w:t>
      </w:r>
      <w:r w:rsidRPr="006B41F7">
        <w:rPr>
          <w:sz w:val="22"/>
          <w:szCs w:val="22"/>
        </w:rPr>
        <w:t xml:space="preserve">, the parent(s) or </w:t>
      </w:r>
      <w:r w:rsidR="003427A6">
        <w:rPr>
          <w:sz w:val="22"/>
          <w:szCs w:val="22"/>
        </w:rPr>
        <w:t>legal</w:t>
      </w:r>
      <w:r w:rsidRPr="006B41F7">
        <w:rPr>
          <w:color w:val="FF0000"/>
          <w:sz w:val="22"/>
          <w:szCs w:val="22"/>
        </w:rPr>
        <w:t xml:space="preserve"> </w:t>
      </w:r>
      <w:r w:rsidRPr="006B41F7">
        <w:rPr>
          <w:sz w:val="22"/>
          <w:szCs w:val="22"/>
        </w:rPr>
        <w:t>guardian</w:t>
      </w:r>
      <w:r w:rsidR="003427A6">
        <w:rPr>
          <w:sz w:val="22"/>
          <w:szCs w:val="22"/>
        </w:rPr>
        <w:t>(s) or custodian(s)</w:t>
      </w:r>
      <w:r w:rsidRPr="006B41F7">
        <w:rPr>
          <w:sz w:val="22"/>
          <w:szCs w:val="22"/>
        </w:rPr>
        <w:t>, and/or the placing agency.</w:t>
      </w:r>
    </w:p>
    <w:p w14:paraId="31690958" w14:textId="36C54E05" w:rsidR="00327F2E" w:rsidRPr="006B41F7" w:rsidRDefault="00507922" w:rsidP="00327F2E">
      <w:pPr>
        <w:spacing w:after="200" w:line="276" w:lineRule="auto"/>
        <w:ind w:left="1440" w:right="-720" w:hanging="720"/>
        <w:rPr>
          <w:color w:val="FF0000"/>
          <w:sz w:val="22"/>
          <w:szCs w:val="22"/>
        </w:rPr>
      </w:pPr>
      <w:r>
        <w:rPr>
          <w:sz w:val="22"/>
          <w:szCs w:val="22"/>
        </w:rPr>
        <w:t>5</w:t>
      </w:r>
      <w:proofErr w:type="gramStart"/>
      <w:r>
        <w:rPr>
          <w:sz w:val="22"/>
          <w:szCs w:val="22"/>
        </w:rPr>
        <w:t>.</w:t>
      </w:r>
      <w:r>
        <w:rPr>
          <w:sz w:val="22"/>
          <w:szCs w:val="22"/>
        </w:rPr>
        <w:tab/>
        <w:t xml:space="preserve"> A</w:t>
      </w:r>
      <w:proofErr w:type="gramEnd"/>
      <w:r>
        <w:rPr>
          <w:sz w:val="22"/>
          <w:szCs w:val="22"/>
        </w:rPr>
        <w:t xml:space="preserve"> statement regarding the religious orientation or affiliation of the foster care home.</w:t>
      </w:r>
    </w:p>
    <w:p w14:paraId="25984B37" w14:textId="50FF8EF3" w:rsidR="00327F2E" w:rsidRPr="006B41F7" w:rsidRDefault="00507922" w:rsidP="00327F2E">
      <w:pPr>
        <w:spacing w:after="200" w:line="276" w:lineRule="auto"/>
        <w:ind w:left="1440" w:right="-720" w:hanging="720"/>
        <w:rPr>
          <w:color w:val="FF0000"/>
          <w:sz w:val="22"/>
          <w:szCs w:val="22"/>
        </w:rPr>
      </w:pPr>
      <w:r>
        <w:rPr>
          <w:sz w:val="22"/>
          <w:szCs w:val="22"/>
        </w:rPr>
        <w:t>6.</w:t>
      </w:r>
      <w:r>
        <w:rPr>
          <w:sz w:val="22"/>
          <w:szCs w:val="22"/>
        </w:rPr>
        <w:tab/>
        <w:t>Opportunities for children’s/youth’s participation in recreational activities, religious or spiritual activities, and community life based on the developmental abilities and needs of the child/youth.</w:t>
      </w:r>
    </w:p>
    <w:p w14:paraId="5E8A3314" w14:textId="7204C273" w:rsidR="00327F2E" w:rsidRPr="006B41F7" w:rsidRDefault="00BA6B81" w:rsidP="00327F2E">
      <w:pPr>
        <w:spacing w:after="200" w:line="276" w:lineRule="auto"/>
        <w:ind w:left="1440" w:right="-720" w:hanging="720"/>
        <w:rPr>
          <w:color w:val="FF0000"/>
          <w:sz w:val="22"/>
          <w:szCs w:val="22"/>
        </w:rPr>
      </w:pPr>
      <w:r>
        <w:rPr>
          <w:sz w:val="22"/>
          <w:szCs w:val="22"/>
        </w:rPr>
        <w:t>7.</w:t>
      </w:r>
      <w:r>
        <w:rPr>
          <w:sz w:val="22"/>
          <w:szCs w:val="22"/>
        </w:rPr>
        <w:tab/>
        <w:t>A statement regarding the potential use of images of the children/youth.</w:t>
      </w:r>
      <w:r w:rsidR="00327F2E" w:rsidRPr="006B41F7">
        <w:rPr>
          <w:color w:val="FF0000"/>
          <w:sz w:val="22"/>
          <w:szCs w:val="22"/>
        </w:rPr>
        <w:t xml:space="preserve"> </w:t>
      </w:r>
    </w:p>
    <w:p w14:paraId="76D665A5" w14:textId="5285FCC7" w:rsidR="00327F2E" w:rsidRPr="006B41F7" w:rsidRDefault="00E27963" w:rsidP="00327F2E">
      <w:pPr>
        <w:spacing w:after="200" w:line="276" w:lineRule="auto"/>
        <w:ind w:left="1440" w:right="-720" w:hanging="720"/>
        <w:rPr>
          <w:color w:val="FF0000"/>
          <w:sz w:val="22"/>
          <w:szCs w:val="22"/>
        </w:rPr>
      </w:pPr>
      <w:r>
        <w:rPr>
          <w:sz w:val="22"/>
          <w:szCs w:val="22"/>
        </w:rPr>
        <w:t>8.</w:t>
      </w:r>
      <w:r>
        <w:rPr>
          <w:sz w:val="22"/>
          <w:szCs w:val="22"/>
        </w:rPr>
        <w:tab/>
        <w:t>A process for the completion of the requirements of the Interstate Compact on the Placement of Children (ICPC) in accordance with Section 24-60-1802, C.R.S.</w:t>
      </w:r>
      <w:proofErr w:type="gramStart"/>
      <w:r>
        <w:rPr>
          <w:sz w:val="22"/>
          <w:szCs w:val="22"/>
        </w:rPr>
        <w:t xml:space="preserve"> for</w:t>
      </w:r>
      <w:proofErr w:type="gramEnd"/>
      <w:r>
        <w:rPr>
          <w:sz w:val="22"/>
          <w:szCs w:val="22"/>
        </w:rPr>
        <w:t xml:space="preserve"> any child/youth in which the placing entity is outside of Colorado, if applicable.</w:t>
      </w:r>
    </w:p>
    <w:p w14:paraId="1A0673EA" w14:textId="7E5BFB20" w:rsidR="00327F2E" w:rsidRPr="006B41F7" w:rsidRDefault="00E27963" w:rsidP="00327F2E">
      <w:pPr>
        <w:spacing w:after="200" w:line="276" w:lineRule="auto"/>
        <w:ind w:left="1440" w:right="-720" w:hanging="720"/>
        <w:rPr>
          <w:color w:val="FF0000"/>
          <w:sz w:val="22"/>
          <w:szCs w:val="22"/>
        </w:rPr>
      </w:pPr>
      <w:r>
        <w:rPr>
          <w:sz w:val="22"/>
          <w:szCs w:val="22"/>
        </w:rPr>
        <w:t>9.</w:t>
      </w:r>
      <w:r>
        <w:rPr>
          <w:sz w:val="22"/>
          <w:szCs w:val="22"/>
        </w:rPr>
        <w:tab/>
        <w:t>A policy regarding use of cell phones or other electronic communication devices by children/youth.</w:t>
      </w:r>
    </w:p>
    <w:p w14:paraId="11C26323" w14:textId="342201EF" w:rsidR="00327F2E" w:rsidRPr="006B41F7" w:rsidRDefault="00E27963" w:rsidP="00327F2E">
      <w:pPr>
        <w:spacing w:after="200" w:line="276" w:lineRule="auto"/>
        <w:ind w:left="720" w:right="-720" w:hanging="720"/>
        <w:rPr>
          <w:color w:val="FF0000"/>
          <w:sz w:val="22"/>
          <w:szCs w:val="22"/>
        </w:rPr>
      </w:pPr>
      <w:bookmarkStart w:id="61" w:name="_Hlk221625447"/>
      <w:r>
        <w:rPr>
          <w:sz w:val="22"/>
          <w:szCs w:val="22"/>
        </w:rPr>
        <w:t>C.</w:t>
      </w:r>
      <w:r>
        <w:rPr>
          <w:sz w:val="22"/>
          <w:szCs w:val="22"/>
        </w:rPr>
        <w:tab/>
        <w:t xml:space="preserve">Provisions must be made for the storage and protection of children’s/youth’s property when admitted into the foster care home. Provisions must be made consistent with Sections 19-7-101(2)(d)(II) and 19-7-101(2)(f)(III), C.R.S. if the child/youth is in foster care or participating in </w:t>
      </w:r>
      <w:r>
        <w:rPr>
          <w:sz w:val="22"/>
          <w:szCs w:val="22"/>
        </w:rPr>
        <w:lastRenderedPageBreak/>
        <w:t>the foster youth in transition program. The certifying agency is responsible for creating a written policy or acknowledgement that identifies the length of time a children’s/youth’s property will be stored at the foster home.</w:t>
      </w:r>
      <w:r w:rsidR="00327F2E" w:rsidRPr="006B41F7">
        <w:rPr>
          <w:color w:val="FF0000"/>
          <w:sz w:val="22"/>
          <w:szCs w:val="22"/>
        </w:rPr>
        <w:t xml:space="preserve">   </w:t>
      </w:r>
    </w:p>
    <w:bookmarkEnd w:id="61"/>
    <w:p w14:paraId="6961E30B" w14:textId="5FDCDBB4" w:rsidR="00327F2E" w:rsidRPr="006B41F7" w:rsidRDefault="001C3635" w:rsidP="00327F2E">
      <w:pPr>
        <w:spacing w:after="200" w:line="276" w:lineRule="auto"/>
        <w:ind w:left="720" w:right="-720" w:hanging="720"/>
        <w:rPr>
          <w:color w:val="FF0000"/>
          <w:sz w:val="22"/>
          <w:szCs w:val="22"/>
        </w:rPr>
      </w:pPr>
      <w:r>
        <w:rPr>
          <w:sz w:val="22"/>
          <w:szCs w:val="22"/>
        </w:rPr>
        <w:t>D.</w:t>
      </w:r>
      <w:r>
        <w:rPr>
          <w:sz w:val="22"/>
          <w:szCs w:val="22"/>
        </w:rPr>
        <w:tab/>
        <w:t>The foster parent(s) must allow a child/youth in care to bring their personal belongings into the home, as outlined in the agency’s policy. If the child/youth is in foster care or participating in the foster youth in transition program, the foster parent(s) must allow a child/youth to bring their personal belongings to the home consistent with Section 19-7-101(2)(f)(III), C.R.S.</w:t>
      </w:r>
    </w:p>
    <w:p w14:paraId="6B501913" w14:textId="57DA9C32" w:rsidR="00327F2E" w:rsidRPr="006B41F7" w:rsidRDefault="001C3635" w:rsidP="00327F2E">
      <w:pPr>
        <w:spacing w:after="200" w:line="276" w:lineRule="auto"/>
        <w:ind w:left="720" w:right="-720" w:hanging="720"/>
        <w:rPr>
          <w:color w:val="FF0000"/>
          <w:sz w:val="22"/>
          <w:szCs w:val="22"/>
        </w:rPr>
      </w:pPr>
      <w:r>
        <w:rPr>
          <w:sz w:val="22"/>
          <w:szCs w:val="22"/>
        </w:rPr>
        <w:t>E.</w:t>
      </w:r>
      <w:r>
        <w:rPr>
          <w:sz w:val="22"/>
          <w:szCs w:val="22"/>
        </w:rPr>
        <w:tab/>
        <w:t>For children/youth in foster care or participating in the foster youth in transition program, the certifying agency is responsible for creating a written policy or acknowledgement consistent with Section 19-7-101(2)(f)(III), C.R.S. that identifies the procedures for having the child’s/youth’s belongings transported in appropriate luggage with the child/youth during or shortly after a change in placement, with the child’s/youth’s personal belongings stored and maintained in the same or better condition.</w:t>
      </w:r>
    </w:p>
    <w:p w14:paraId="7ADEE64F" w14:textId="13D4B988" w:rsidR="00327F2E" w:rsidRPr="006B41F7" w:rsidRDefault="008E5E51" w:rsidP="00327F2E">
      <w:pPr>
        <w:spacing w:after="200" w:line="276" w:lineRule="auto"/>
        <w:ind w:left="720" w:right="-720" w:hanging="720"/>
        <w:rPr>
          <w:color w:val="FF0000"/>
          <w:sz w:val="22"/>
          <w:szCs w:val="22"/>
        </w:rPr>
      </w:pPr>
      <w:r>
        <w:rPr>
          <w:sz w:val="22"/>
          <w:szCs w:val="22"/>
        </w:rPr>
        <w:t>F.</w:t>
      </w:r>
      <w:r>
        <w:rPr>
          <w:sz w:val="22"/>
          <w:szCs w:val="22"/>
        </w:rPr>
        <w:tab/>
        <w:t>The certifying agency is also responsible for creating a written policy should any belongings be left behind at the time of discharge by the child/youth. The policy or acknowledgement must include the length of time the personal belongings are held onto or stored and how many attempts or reminders the foster parent(s) will conduct before property is disposed. Notice must be provided at least forty-eight (48) working hours before any personal property is disposed. All attempts, reminder, and notices must be documented in writing and maintained in the file.</w:t>
      </w:r>
      <w:r w:rsidR="00327F2E" w:rsidRPr="006B41F7">
        <w:rPr>
          <w:color w:val="FF0000"/>
          <w:sz w:val="22"/>
          <w:szCs w:val="22"/>
        </w:rPr>
        <w:t xml:space="preserve"> </w:t>
      </w:r>
    </w:p>
    <w:p w14:paraId="54366101" w14:textId="5C998E12" w:rsidR="00327F2E" w:rsidRPr="006B41F7" w:rsidRDefault="008E5E51" w:rsidP="00327F2E">
      <w:pPr>
        <w:spacing w:after="200" w:line="276" w:lineRule="auto"/>
        <w:ind w:left="720" w:right="-720" w:hanging="720"/>
        <w:rPr>
          <w:sz w:val="22"/>
          <w:szCs w:val="22"/>
        </w:rPr>
      </w:pPr>
      <w:bookmarkStart w:id="62" w:name="_Hlk221625551"/>
      <w:r>
        <w:rPr>
          <w:sz w:val="22"/>
          <w:szCs w:val="22"/>
        </w:rPr>
        <w:t>G</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written description of admission policies and criteria</w:t>
      </w:r>
      <w:r>
        <w:rPr>
          <w:sz w:val="22"/>
          <w:szCs w:val="22"/>
        </w:rPr>
        <w:t xml:space="preserve"> must</w:t>
      </w:r>
      <w:r w:rsidR="00327F2E" w:rsidRPr="006B41F7">
        <w:rPr>
          <w:color w:val="FF0000"/>
          <w:sz w:val="22"/>
          <w:szCs w:val="22"/>
        </w:rPr>
        <w:t xml:space="preserve"> </w:t>
      </w:r>
      <w:r w:rsidR="00327F2E" w:rsidRPr="006B41F7">
        <w:rPr>
          <w:sz w:val="22"/>
          <w:szCs w:val="22"/>
        </w:rPr>
        <w:t>be provided to referring agencies.</w:t>
      </w:r>
    </w:p>
    <w:p w14:paraId="45344A64" w14:textId="0140CA57" w:rsidR="00327F2E" w:rsidRPr="006B41F7" w:rsidRDefault="008E5E51" w:rsidP="00327F2E">
      <w:pPr>
        <w:spacing w:after="200" w:line="276" w:lineRule="auto"/>
        <w:ind w:left="720" w:right="-720" w:hanging="720"/>
        <w:rPr>
          <w:sz w:val="22"/>
          <w:szCs w:val="22"/>
        </w:rPr>
      </w:pPr>
      <w:bookmarkStart w:id="63" w:name="_Hlk221625579"/>
      <w:bookmarkEnd w:id="62"/>
      <w:r>
        <w:rPr>
          <w:sz w:val="22"/>
          <w:szCs w:val="22"/>
        </w:rPr>
        <w:t>H</w:t>
      </w:r>
      <w:proofErr w:type="gramStart"/>
      <w:r w:rsidR="00327F2E" w:rsidRPr="006B41F7">
        <w:rPr>
          <w:sz w:val="22"/>
          <w:szCs w:val="22"/>
        </w:rPr>
        <w:t xml:space="preserve">. </w:t>
      </w:r>
      <w:r w:rsidR="00327F2E" w:rsidRPr="006B41F7">
        <w:rPr>
          <w:sz w:val="22"/>
          <w:szCs w:val="22"/>
        </w:rPr>
        <w:tab/>
        <w:t>Information</w:t>
      </w:r>
      <w:proofErr w:type="gramEnd"/>
      <w:r w:rsidR="00327F2E" w:rsidRPr="006B41F7">
        <w:rPr>
          <w:sz w:val="22"/>
          <w:szCs w:val="22"/>
        </w:rPr>
        <w:t xml:space="preserve"> regarding the child</w:t>
      </w:r>
      <w:r>
        <w:rPr>
          <w:sz w:val="22"/>
          <w:szCs w:val="22"/>
        </w:rPr>
        <w:t>/youth must</w:t>
      </w:r>
      <w:r w:rsidR="00327F2E" w:rsidRPr="006B41F7">
        <w:rPr>
          <w:color w:val="FF0000"/>
          <w:sz w:val="22"/>
          <w:szCs w:val="22"/>
        </w:rPr>
        <w:t xml:space="preserve"> </w:t>
      </w:r>
      <w:r w:rsidR="00327F2E" w:rsidRPr="006B41F7">
        <w:rPr>
          <w:sz w:val="22"/>
          <w:szCs w:val="22"/>
        </w:rPr>
        <w:t>be discussed with the foster parent(s) as early as possible prior to placement.</w:t>
      </w:r>
    </w:p>
    <w:bookmarkEnd w:id="63"/>
    <w:p w14:paraId="0216AECE" w14:textId="4AD07B81" w:rsidR="00327F2E" w:rsidRPr="006B41F7" w:rsidRDefault="008E5E51" w:rsidP="00327F2E">
      <w:pPr>
        <w:spacing w:after="200" w:line="276" w:lineRule="auto"/>
        <w:ind w:left="720" w:right="-720" w:hanging="720"/>
        <w:rPr>
          <w:sz w:val="22"/>
          <w:szCs w:val="22"/>
        </w:rPr>
      </w:pPr>
      <w:r>
        <w:rPr>
          <w:sz w:val="22"/>
          <w:szCs w:val="22"/>
        </w:rPr>
        <w:t>I</w:t>
      </w:r>
      <w:proofErr w:type="gramStart"/>
      <w:r w:rsidR="00327F2E" w:rsidRPr="006B41F7">
        <w:rPr>
          <w:sz w:val="22"/>
          <w:szCs w:val="22"/>
        </w:rPr>
        <w:t xml:space="preserve">. </w:t>
      </w:r>
      <w:r w:rsidR="00327F2E" w:rsidRPr="006B41F7">
        <w:rPr>
          <w:sz w:val="22"/>
          <w:szCs w:val="22"/>
        </w:rPr>
        <w:tab/>
        <w:t>It</w:t>
      </w:r>
      <w:proofErr w:type="gramEnd"/>
      <w:r w:rsidR="00327F2E" w:rsidRPr="006B41F7">
        <w:rPr>
          <w:sz w:val="22"/>
          <w:szCs w:val="22"/>
        </w:rPr>
        <w:t xml:space="preserve"> is desirable for the child</w:t>
      </w:r>
      <w:r>
        <w:rPr>
          <w:sz w:val="22"/>
          <w:szCs w:val="22"/>
        </w:rPr>
        <w:t>/youth</w:t>
      </w:r>
      <w:r w:rsidR="00327F2E" w:rsidRPr="006B41F7">
        <w:rPr>
          <w:sz w:val="22"/>
          <w:szCs w:val="22"/>
        </w:rPr>
        <w:t xml:space="preserve"> to visit and become familiar with the foster parent</w:t>
      </w:r>
      <w:r>
        <w:rPr>
          <w:sz w:val="22"/>
          <w:szCs w:val="22"/>
        </w:rPr>
        <w:t>(</w:t>
      </w:r>
      <w:r w:rsidR="00327F2E" w:rsidRPr="006B41F7">
        <w:rPr>
          <w:sz w:val="22"/>
          <w:szCs w:val="22"/>
        </w:rPr>
        <w:t>s</w:t>
      </w:r>
      <w:r>
        <w:rPr>
          <w:sz w:val="22"/>
          <w:szCs w:val="22"/>
        </w:rPr>
        <w:t>)</w:t>
      </w:r>
      <w:r w:rsidR="00327F2E" w:rsidRPr="006B41F7">
        <w:rPr>
          <w:sz w:val="22"/>
          <w:szCs w:val="22"/>
        </w:rPr>
        <w:t>, the foster care home</w:t>
      </w:r>
      <w:r>
        <w:rPr>
          <w:sz w:val="22"/>
          <w:szCs w:val="22"/>
        </w:rPr>
        <w:t>,</w:t>
      </w:r>
      <w:r w:rsidR="00327F2E" w:rsidRPr="006B41F7">
        <w:rPr>
          <w:sz w:val="22"/>
          <w:szCs w:val="22"/>
        </w:rPr>
        <w:t xml:space="preserve"> and other persons living in the home prior to placement.</w:t>
      </w:r>
    </w:p>
    <w:p w14:paraId="3B3CCB76" w14:textId="71629D36" w:rsidR="00327F2E" w:rsidRPr="006B41F7" w:rsidRDefault="005E4703" w:rsidP="00327F2E">
      <w:pPr>
        <w:spacing w:after="200" w:line="276" w:lineRule="auto"/>
        <w:ind w:left="720" w:right="-720" w:hanging="720"/>
        <w:rPr>
          <w:sz w:val="22"/>
          <w:szCs w:val="22"/>
        </w:rPr>
      </w:pPr>
      <w:bookmarkStart w:id="64" w:name="_Hlk221625624"/>
      <w:r>
        <w:rPr>
          <w:sz w:val="22"/>
          <w:szCs w:val="22"/>
        </w:rPr>
        <w:t>J</w:t>
      </w:r>
      <w:proofErr w:type="gramStart"/>
      <w:r w:rsidR="00327F2E" w:rsidRPr="006B41F7">
        <w:rPr>
          <w:sz w:val="22"/>
          <w:szCs w:val="22"/>
        </w:rPr>
        <w:t xml:space="preserve">. </w:t>
      </w:r>
      <w:r w:rsidR="00327F2E" w:rsidRPr="006B41F7">
        <w:rPr>
          <w:sz w:val="22"/>
          <w:szCs w:val="22"/>
        </w:rPr>
        <w:tab/>
        <w:t>For</w:t>
      </w:r>
      <w:proofErr w:type="gramEnd"/>
      <w:r w:rsidR="00327F2E" w:rsidRPr="006B41F7">
        <w:rPr>
          <w:sz w:val="22"/>
          <w:szCs w:val="22"/>
        </w:rPr>
        <w:t xml:space="preserve"> each child</w:t>
      </w:r>
      <w:r>
        <w:rPr>
          <w:sz w:val="22"/>
          <w:szCs w:val="22"/>
        </w:rPr>
        <w:t>/youth</w:t>
      </w:r>
      <w:r w:rsidR="00327F2E" w:rsidRPr="006B41F7">
        <w:rPr>
          <w:sz w:val="22"/>
          <w:szCs w:val="22"/>
        </w:rPr>
        <w:t xml:space="preserve"> referred for placement, the foster care home</w:t>
      </w:r>
      <w:r>
        <w:rPr>
          <w:sz w:val="22"/>
          <w:szCs w:val="22"/>
        </w:rPr>
        <w:t xml:space="preserve"> must</w:t>
      </w:r>
      <w:r w:rsidR="00327F2E" w:rsidRPr="006B41F7">
        <w:rPr>
          <w:color w:val="FF0000"/>
          <w:sz w:val="22"/>
          <w:szCs w:val="22"/>
        </w:rPr>
        <w:t xml:space="preserve"> </w:t>
      </w:r>
      <w:r w:rsidR="00327F2E" w:rsidRPr="006B41F7">
        <w:rPr>
          <w:sz w:val="22"/>
          <w:szCs w:val="22"/>
        </w:rPr>
        <w:t>be provided with a current comprehensive intake assessment, including a social, health, and family history, developmental assessment, mental health, and a psychological summary, if determined to be necessary by the foster care home or certifying authority. Educational records</w:t>
      </w:r>
      <w:r>
        <w:rPr>
          <w:sz w:val="22"/>
          <w:szCs w:val="22"/>
        </w:rPr>
        <w:t xml:space="preserve"> must</w:t>
      </w:r>
      <w:r w:rsidR="00327F2E" w:rsidRPr="006B41F7">
        <w:rPr>
          <w:color w:val="FF0000"/>
          <w:sz w:val="22"/>
          <w:szCs w:val="22"/>
        </w:rPr>
        <w:t xml:space="preserve"> </w:t>
      </w:r>
      <w:r w:rsidR="00327F2E" w:rsidRPr="006B41F7">
        <w:rPr>
          <w:sz w:val="22"/>
          <w:szCs w:val="22"/>
        </w:rPr>
        <w:t>be provided if appropriate. As much of this information as possible</w:t>
      </w:r>
      <w:r>
        <w:rPr>
          <w:sz w:val="22"/>
          <w:szCs w:val="22"/>
        </w:rPr>
        <w:t xml:space="preserve"> must</w:t>
      </w:r>
      <w:r w:rsidR="00327F2E" w:rsidRPr="006B41F7">
        <w:rPr>
          <w:color w:val="FF0000"/>
          <w:sz w:val="22"/>
          <w:szCs w:val="22"/>
        </w:rPr>
        <w:t xml:space="preserve"> </w:t>
      </w:r>
      <w:r w:rsidR="00327F2E" w:rsidRPr="006B41F7">
        <w:rPr>
          <w:sz w:val="22"/>
          <w:szCs w:val="22"/>
        </w:rPr>
        <w:t>be provided to the foster parent prior to admission, but the total assessment shall be completed by the placing authority within one</w:t>
      </w:r>
      <w:r>
        <w:rPr>
          <w:sz w:val="22"/>
          <w:szCs w:val="22"/>
        </w:rPr>
        <w:t xml:space="preserve"> (1) </w:t>
      </w:r>
      <w:r w:rsidR="00327F2E" w:rsidRPr="006B41F7">
        <w:rPr>
          <w:sz w:val="22"/>
          <w:szCs w:val="22"/>
        </w:rPr>
        <w:t>month after admission. If the foster care home or certifying authority is unable to obtain this information within these time periods or is totally unable to obtain the information, the certifying authority must document its attempts to obtain the information and reasons for not obtaining the information.</w:t>
      </w:r>
    </w:p>
    <w:p w14:paraId="2656314F" w14:textId="73E3255C" w:rsidR="00327F2E" w:rsidRPr="006B41F7" w:rsidRDefault="005E4703" w:rsidP="00327F2E">
      <w:pPr>
        <w:spacing w:after="200" w:line="276" w:lineRule="auto"/>
        <w:ind w:left="720" w:right="-720" w:hanging="720"/>
        <w:rPr>
          <w:sz w:val="22"/>
          <w:szCs w:val="22"/>
        </w:rPr>
      </w:pPr>
      <w:bookmarkStart w:id="65" w:name="_Hlk221625727"/>
      <w:bookmarkEnd w:id="64"/>
      <w:r>
        <w:rPr>
          <w:sz w:val="22"/>
          <w:szCs w:val="22"/>
        </w:rPr>
        <w:t>K</w:t>
      </w:r>
      <w:proofErr w:type="gramStart"/>
      <w:r w:rsidR="00327F2E" w:rsidRPr="006B41F7">
        <w:rPr>
          <w:sz w:val="22"/>
          <w:szCs w:val="22"/>
        </w:rPr>
        <w:t xml:space="preserve">. </w:t>
      </w:r>
      <w:r w:rsidR="00327F2E" w:rsidRPr="006B41F7">
        <w:rPr>
          <w:sz w:val="22"/>
          <w:szCs w:val="22"/>
        </w:rPr>
        <w:tab/>
        <w:t>At</w:t>
      </w:r>
      <w:proofErr w:type="gramEnd"/>
      <w:r w:rsidR="00327F2E" w:rsidRPr="006B41F7">
        <w:rPr>
          <w:sz w:val="22"/>
          <w:szCs w:val="22"/>
        </w:rPr>
        <w:t xml:space="preserve"> the time of placement, the foster parent(s)</w:t>
      </w:r>
      <w:r>
        <w:rPr>
          <w:sz w:val="22"/>
          <w:szCs w:val="22"/>
        </w:rPr>
        <w:t xml:space="preserve"> must</w:t>
      </w:r>
      <w:r w:rsidR="00327F2E" w:rsidRPr="006B41F7">
        <w:rPr>
          <w:color w:val="FF0000"/>
          <w:sz w:val="22"/>
          <w:szCs w:val="22"/>
        </w:rPr>
        <w:t xml:space="preserve"> </w:t>
      </w:r>
      <w:r w:rsidR="00327F2E" w:rsidRPr="006B41F7">
        <w:rPr>
          <w:sz w:val="22"/>
          <w:szCs w:val="22"/>
        </w:rPr>
        <w:t>be provided with a record of admission as outlined in Section 7.708.51.C. The</w:t>
      </w:r>
      <w:r>
        <w:rPr>
          <w:sz w:val="22"/>
          <w:szCs w:val="22"/>
        </w:rPr>
        <w:t xml:space="preserve"> Medicaid Record Identification Number must</w:t>
      </w:r>
      <w:r w:rsidR="00327F2E" w:rsidRPr="006B41F7">
        <w:rPr>
          <w:color w:val="FF0000"/>
          <w:sz w:val="22"/>
          <w:szCs w:val="22"/>
        </w:rPr>
        <w:t xml:space="preserve"> </w:t>
      </w:r>
      <w:r w:rsidR="00327F2E" w:rsidRPr="006B41F7">
        <w:rPr>
          <w:sz w:val="22"/>
          <w:szCs w:val="22"/>
        </w:rPr>
        <w:t>be given to the foster parent(s) for Medicaid eligible foster children</w:t>
      </w:r>
      <w:r>
        <w:rPr>
          <w:sz w:val="22"/>
          <w:szCs w:val="22"/>
        </w:rPr>
        <w:t>/youth</w:t>
      </w:r>
      <w:r w:rsidR="00327F2E" w:rsidRPr="006B41F7">
        <w:rPr>
          <w:sz w:val="22"/>
          <w:szCs w:val="22"/>
        </w:rPr>
        <w:t xml:space="preserve"> as soon as possible after placement. If a child</w:t>
      </w:r>
      <w:r>
        <w:rPr>
          <w:sz w:val="22"/>
          <w:szCs w:val="22"/>
        </w:rPr>
        <w:t>/youth</w:t>
      </w:r>
      <w:r w:rsidR="00327F2E" w:rsidRPr="006B41F7">
        <w:rPr>
          <w:sz w:val="22"/>
          <w:szCs w:val="22"/>
        </w:rPr>
        <w:t xml:space="preserve"> is placed at the foster care home as an emergency placement, the foster care home</w:t>
      </w:r>
      <w:r>
        <w:rPr>
          <w:sz w:val="22"/>
          <w:szCs w:val="22"/>
        </w:rPr>
        <w:t xml:space="preserve"> must</w:t>
      </w:r>
      <w:r w:rsidR="00327F2E" w:rsidRPr="006B41F7">
        <w:rPr>
          <w:color w:val="FF0000"/>
          <w:sz w:val="22"/>
          <w:szCs w:val="22"/>
        </w:rPr>
        <w:t xml:space="preserve"> </w:t>
      </w:r>
      <w:r w:rsidR="00327F2E" w:rsidRPr="006B41F7">
        <w:rPr>
          <w:sz w:val="22"/>
          <w:szCs w:val="22"/>
        </w:rPr>
        <w:t xml:space="preserve">be provided with at least the following information: name, birth date, if available, and </w:t>
      </w:r>
      <w:r w:rsidR="00327F2E" w:rsidRPr="006B41F7">
        <w:rPr>
          <w:sz w:val="22"/>
          <w:szCs w:val="22"/>
        </w:rPr>
        <w:lastRenderedPageBreak/>
        <w:t>physical description of the child</w:t>
      </w:r>
      <w:r>
        <w:rPr>
          <w:sz w:val="22"/>
          <w:szCs w:val="22"/>
        </w:rPr>
        <w:t>/youth</w:t>
      </w:r>
      <w:r w:rsidR="00327F2E" w:rsidRPr="006B41F7">
        <w:rPr>
          <w:sz w:val="22"/>
          <w:szCs w:val="22"/>
        </w:rPr>
        <w:t>, date and time of the admission; name, address telephone number and authority of person bringing the child</w:t>
      </w:r>
      <w:r>
        <w:rPr>
          <w:sz w:val="22"/>
          <w:szCs w:val="22"/>
        </w:rPr>
        <w:t>/youth</w:t>
      </w:r>
      <w:r w:rsidR="00327F2E" w:rsidRPr="006B41F7">
        <w:rPr>
          <w:sz w:val="22"/>
          <w:szCs w:val="22"/>
        </w:rPr>
        <w:t xml:space="preserve"> to the foster care home, and the reason for placement. Any other information that may be available should be recorded at the time of placement or as it becomes available. The date that placement terminates shall also be recorded.</w:t>
      </w:r>
    </w:p>
    <w:bookmarkEnd w:id="65"/>
    <w:p w14:paraId="62C345F9" w14:textId="57B2CE56" w:rsidR="00327F2E" w:rsidRPr="006B41F7" w:rsidRDefault="00190325" w:rsidP="00327F2E">
      <w:pPr>
        <w:spacing w:after="200" w:line="276" w:lineRule="auto"/>
        <w:ind w:left="720" w:right="-720" w:hanging="720"/>
        <w:rPr>
          <w:sz w:val="22"/>
          <w:szCs w:val="22"/>
        </w:rPr>
      </w:pPr>
      <w:r>
        <w:rPr>
          <w:sz w:val="22"/>
          <w:szCs w:val="22"/>
        </w:rPr>
        <w:t>L</w:t>
      </w:r>
      <w:proofErr w:type="gramStart"/>
      <w:r w:rsidR="00327F2E" w:rsidRPr="006B41F7">
        <w:rPr>
          <w:sz w:val="22"/>
          <w:szCs w:val="22"/>
        </w:rPr>
        <w:t xml:space="preserve">. </w:t>
      </w:r>
      <w:r w:rsidR="00327F2E" w:rsidRPr="006B41F7">
        <w:rPr>
          <w:sz w:val="22"/>
          <w:szCs w:val="22"/>
        </w:rPr>
        <w:tab/>
        <w:t>Preparation</w:t>
      </w:r>
      <w:proofErr w:type="gramEnd"/>
      <w:r w:rsidR="00327F2E" w:rsidRPr="006B41F7">
        <w:rPr>
          <w:sz w:val="22"/>
          <w:szCs w:val="22"/>
        </w:rPr>
        <w:t xml:space="preserve"> of the child</w:t>
      </w:r>
      <w:r>
        <w:rPr>
          <w:sz w:val="22"/>
          <w:szCs w:val="22"/>
        </w:rPr>
        <w:t>/youth</w:t>
      </w:r>
      <w:r w:rsidR="00327F2E" w:rsidRPr="006B41F7">
        <w:rPr>
          <w:sz w:val="22"/>
          <w:szCs w:val="22"/>
        </w:rPr>
        <w:t xml:space="preserve"> for admission</w:t>
      </w:r>
      <w:r>
        <w:rPr>
          <w:sz w:val="22"/>
          <w:szCs w:val="22"/>
        </w:rPr>
        <w:t xml:space="preserve"> must</w:t>
      </w:r>
      <w:r w:rsidR="00327F2E" w:rsidRPr="006B41F7">
        <w:rPr>
          <w:sz w:val="22"/>
          <w:szCs w:val="22"/>
        </w:rPr>
        <w:t xml:space="preserve"> be in a manner consistent with the</w:t>
      </w:r>
      <w:r w:rsidR="00664BE0">
        <w:rPr>
          <w:sz w:val="22"/>
          <w:szCs w:val="22"/>
        </w:rPr>
        <w:t xml:space="preserve"> </w:t>
      </w:r>
      <w:r w:rsidR="00327F2E" w:rsidRPr="006B41F7">
        <w:rPr>
          <w:sz w:val="22"/>
          <w:szCs w:val="22"/>
        </w:rPr>
        <w:t>child's</w:t>
      </w:r>
      <w:r>
        <w:rPr>
          <w:sz w:val="22"/>
          <w:szCs w:val="22"/>
        </w:rPr>
        <w:t>/youth’s</w:t>
      </w:r>
      <w:r w:rsidR="00327F2E" w:rsidRPr="006B41F7">
        <w:rPr>
          <w:sz w:val="22"/>
          <w:szCs w:val="22"/>
        </w:rPr>
        <w:t xml:space="preserve"> age and ability to participate in the plan and to understand the reason for the placement.</w:t>
      </w:r>
    </w:p>
    <w:p w14:paraId="23674F64" w14:textId="5BC0CD38" w:rsidR="00327F2E" w:rsidRPr="006B41F7" w:rsidRDefault="00664BE0" w:rsidP="00327F2E">
      <w:pPr>
        <w:spacing w:after="200" w:line="276" w:lineRule="auto"/>
        <w:ind w:left="720" w:right="-720" w:hanging="720"/>
        <w:rPr>
          <w:sz w:val="22"/>
          <w:szCs w:val="22"/>
        </w:rPr>
      </w:pPr>
      <w:bookmarkStart w:id="66" w:name="_Hlk221625788"/>
      <w:r>
        <w:rPr>
          <w:sz w:val="22"/>
          <w:szCs w:val="22"/>
        </w:rPr>
        <w:t>M</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placement agreement</w:t>
      </w:r>
      <w:r>
        <w:rPr>
          <w:sz w:val="22"/>
          <w:szCs w:val="22"/>
        </w:rPr>
        <w:t xml:space="preserve"> must</w:t>
      </w:r>
      <w:r w:rsidR="00327F2E" w:rsidRPr="006B41F7">
        <w:rPr>
          <w:color w:val="FF0000"/>
          <w:sz w:val="22"/>
          <w:szCs w:val="22"/>
        </w:rPr>
        <w:t xml:space="preserve"> </w:t>
      </w:r>
      <w:r w:rsidR="00327F2E" w:rsidRPr="006B41F7">
        <w:rPr>
          <w:sz w:val="22"/>
          <w:szCs w:val="22"/>
        </w:rPr>
        <w:t>be developed with the involvement of the child</w:t>
      </w:r>
      <w:r>
        <w:rPr>
          <w:sz w:val="22"/>
          <w:szCs w:val="22"/>
        </w:rPr>
        <w:t>/youth</w:t>
      </w:r>
      <w:r w:rsidR="00327F2E" w:rsidRPr="006B41F7">
        <w:rPr>
          <w:sz w:val="22"/>
          <w:szCs w:val="22"/>
        </w:rPr>
        <w:t>, the parent(s) or</w:t>
      </w:r>
      <w:r>
        <w:rPr>
          <w:sz w:val="22"/>
          <w:szCs w:val="22"/>
        </w:rPr>
        <w:t xml:space="preserve"> legal</w:t>
      </w:r>
      <w:r w:rsidR="00327F2E" w:rsidRPr="006B41F7">
        <w:rPr>
          <w:color w:val="FF0000"/>
          <w:sz w:val="22"/>
          <w:szCs w:val="22"/>
        </w:rPr>
        <w:t xml:space="preserve"> </w:t>
      </w:r>
      <w:r w:rsidR="00327F2E" w:rsidRPr="006B41F7">
        <w:rPr>
          <w:sz w:val="22"/>
          <w:szCs w:val="22"/>
        </w:rPr>
        <w:t>guardian(s)</w:t>
      </w:r>
      <w:r>
        <w:rPr>
          <w:sz w:val="22"/>
          <w:szCs w:val="22"/>
        </w:rPr>
        <w:t xml:space="preserve"> or custodian(s)</w:t>
      </w:r>
      <w:r w:rsidR="00327F2E" w:rsidRPr="006B41F7">
        <w:rPr>
          <w:sz w:val="22"/>
          <w:szCs w:val="22"/>
        </w:rPr>
        <w:t xml:space="preserve"> and the representative of the placing agency. Where the involvement of any of these is not feasible or desirable, the reasons for the exclusion</w:t>
      </w:r>
      <w:r>
        <w:rPr>
          <w:sz w:val="22"/>
          <w:szCs w:val="22"/>
        </w:rPr>
        <w:t xml:space="preserve"> must</w:t>
      </w:r>
      <w:r w:rsidR="00327F2E" w:rsidRPr="006B41F7">
        <w:rPr>
          <w:color w:val="FF0000"/>
          <w:sz w:val="22"/>
          <w:szCs w:val="22"/>
        </w:rPr>
        <w:t xml:space="preserve"> </w:t>
      </w:r>
      <w:r w:rsidR="00327F2E" w:rsidRPr="006B41F7">
        <w:rPr>
          <w:sz w:val="22"/>
          <w:szCs w:val="22"/>
        </w:rPr>
        <w:t>be recorded by the certifying authority. The placement agreement</w:t>
      </w:r>
      <w:r>
        <w:rPr>
          <w:sz w:val="22"/>
          <w:szCs w:val="22"/>
        </w:rPr>
        <w:t xml:space="preserve"> must</w:t>
      </w:r>
      <w:r w:rsidR="00327F2E" w:rsidRPr="006B41F7">
        <w:rPr>
          <w:color w:val="FF0000"/>
          <w:sz w:val="22"/>
          <w:szCs w:val="22"/>
        </w:rPr>
        <w:t xml:space="preserve"> </w:t>
      </w:r>
      <w:r w:rsidR="00327F2E" w:rsidRPr="006B41F7">
        <w:rPr>
          <w:sz w:val="22"/>
          <w:szCs w:val="22"/>
        </w:rPr>
        <w:t>include by reference or attachment at a minimum the following:</w:t>
      </w:r>
    </w:p>
    <w:bookmarkEnd w:id="66"/>
    <w:p w14:paraId="4D5D64E7" w14:textId="3F41B913" w:rsidR="00327F2E" w:rsidRPr="006B41F7" w:rsidRDefault="00327F2E" w:rsidP="00327F2E">
      <w:pPr>
        <w:spacing w:after="200" w:line="276" w:lineRule="auto"/>
        <w:ind w:left="1440" w:right="-720" w:hanging="720"/>
        <w:rPr>
          <w:sz w:val="22"/>
          <w:szCs w:val="22"/>
        </w:rPr>
      </w:pPr>
      <w:r w:rsidRPr="006B41F7">
        <w:rPr>
          <w:sz w:val="22"/>
          <w:szCs w:val="22"/>
        </w:rPr>
        <w:t xml:space="preserve">1. </w:t>
      </w:r>
      <w:r w:rsidRPr="006B41F7">
        <w:rPr>
          <w:sz w:val="22"/>
          <w:szCs w:val="22"/>
        </w:rPr>
        <w:tab/>
        <w:t>Discussion of the child's</w:t>
      </w:r>
      <w:r w:rsidR="00664BE0">
        <w:rPr>
          <w:sz w:val="22"/>
          <w:szCs w:val="22"/>
        </w:rPr>
        <w:t>/youth’s</w:t>
      </w:r>
      <w:r w:rsidRPr="006B41F7">
        <w:rPr>
          <w:sz w:val="22"/>
          <w:szCs w:val="22"/>
        </w:rPr>
        <w:t xml:space="preserve"> and the parent's or</w:t>
      </w:r>
      <w:r w:rsidR="00664BE0">
        <w:rPr>
          <w:sz w:val="22"/>
          <w:szCs w:val="22"/>
        </w:rPr>
        <w:t xml:space="preserve"> legal</w:t>
      </w:r>
      <w:r w:rsidRPr="006B41F7">
        <w:rPr>
          <w:color w:val="FF0000"/>
          <w:sz w:val="22"/>
          <w:szCs w:val="22"/>
        </w:rPr>
        <w:t xml:space="preserve"> </w:t>
      </w:r>
      <w:r w:rsidRPr="006B41F7">
        <w:rPr>
          <w:sz w:val="22"/>
          <w:szCs w:val="22"/>
        </w:rPr>
        <w:t>guardian's</w:t>
      </w:r>
      <w:r w:rsidR="00664BE0">
        <w:rPr>
          <w:sz w:val="22"/>
          <w:szCs w:val="22"/>
        </w:rPr>
        <w:t xml:space="preserve"> or custodian’s</w:t>
      </w:r>
      <w:r w:rsidRPr="006B41F7">
        <w:rPr>
          <w:sz w:val="22"/>
          <w:szCs w:val="22"/>
        </w:rPr>
        <w:t xml:space="preserve"> expectations regarding: family contact and involvement</w:t>
      </w:r>
      <w:r w:rsidR="00664BE0">
        <w:rPr>
          <w:sz w:val="22"/>
          <w:szCs w:val="22"/>
        </w:rPr>
        <w:t>,</w:t>
      </w:r>
      <w:r w:rsidRPr="006B41F7">
        <w:rPr>
          <w:sz w:val="22"/>
          <w:szCs w:val="22"/>
        </w:rPr>
        <w:t xml:space="preserve"> how family contact and involvement are to occur; the nature and goals of care, including any specialized services or specialized treatment to</w:t>
      </w:r>
      <w:r w:rsidRPr="00664BE0">
        <w:rPr>
          <w:sz w:val="22"/>
          <w:szCs w:val="22"/>
        </w:rPr>
        <w:t xml:space="preserve"> </w:t>
      </w:r>
      <w:r w:rsidR="00664BE0" w:rsidRPr="00664BE0">
        <w:rPr>
          <w:sz w:val="22"/>
          <w:szCs w:val="22"/>
        </w:rPr>
        <w:t>b</w:t>
      </w:r>
      <w:r w:rsidRPr="00664BE0">
        <w:rPr>
          <w:sz w:val="22"/>
          <w:szCs w:val="22"/>
        </w:rPr>
        <w:t xml:space="preserve">e </w:t>
      </w:r>
      <w:r w:rsidRPr="006B41F7">
        <w:rPr>
          <w:sz w:val="22"/>
          <w:szCs w:val="22"/>
        </w:rPr>
        <w:t>provided</w:t>
      </w:r>
      <w:r w:rsidR="00664BE0">
        <w:rPr>
          <w:sz w:val="22"/>
          <w:szCs w:val="22"/>
        </w:rPr>
        <w:t>;</w:t>
      </w:r>
      <w:r w:rsidRPr="006B41F7">
        <w:rPr>
          <w:sz w:val="22"/>
          <w:szCs w:val="22"/>
        </w:rPr>
        <w:t xml:space="preserve"> the religious</w:t>
      </w:r>
      <w:r w:rsidR="00664BE0">
        <w:rPr>
          <w:sz w:val="22"/>
          <w:szCs w:val="22"/>
        </w:rPr>
        <w:t xml:space="preserve"> or spiritual</w:t>
      </w:r>
      <w:r w:rsidRPr="006B41F7">
        <w:rPr>
          <w:color w:val="FF0000"/>
          <w:sz w:val="22"/>
          <w:szCs w:val="22"/>
        </w:rPr>
        <w:t xml:space="preserve"> </w:t>
      </w:r>
      <w:r w:rsidRPr="006B41F7">
        <w:rPr>
          <w:sz w:val="22"/>
          <w:szCs w:val="22"/>
        </w:rPr>
        <w:t>orientation and practices of the child</w:t>
      </w:r>
      <w:r w:rsidR="00664BE0">
        <w:rPr>
          <w:sz w:val="22"/>
          <w:szCs w:val="22"/>
        </w:rPr>
        <w:t>/youth</w:t>
      </w:r>
      <w:r w:rsidRPr="006B41F7">
        <w:rPr>
          <w:sz w:val="22"/>
          <w:szCs w:val="22"/>
        </w:rPr>
        <w:t xml:space="preserve"> and, or family; and the anticipated planned discharge date and plan for the child</w:t>
      </w:r>
      <w:r w:rsidR="00664BE0">
        <w:rPr>
          <w:sz w:val="22"/>
          <w:szCs w:val="22"/>
        </w:rPr>
        <w:t>/youth</w:t>
      </w:r>
      <w:r w:rsidRPr="006B41F7">
        <w:rPr>
          <w:sz w:val="22"/>
          <w:szCs w:val="22"/>
        </w:rPr>
        <w:t xml:space="preserve"> following discharge.</w:t>
      </w:r>
    </w:p>
    <w:p w14:paraId="12F4C6E4" w14:textId="4696949B"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The</w:t>
      </w:r>
      <w:proofErr w:type="gramEnd"/>
      <w:r w:rsidRPr="006B41F7">
        <w:rPr>
          <w:sz w:val="22"/>
          <w:szCs w:val="22"/>
        </w:rPr>
        <w:t xml:space="preserve"> policy and procedure to be followed regarding the use of physical management in an emergency pursuant to Section 7.714.53</w:t>
      </w:r>
      <w:r w:rsidR="00A069AA">
        <w:rPr>
          <w:sz w:val="22"/>
          <w:szCs w:val="22"/>
        </w:rPr>
        <w:t xml:space="preserve"> through Section 7.714.536</w:t>
      </w:r>
      <w:r w:rsidRPr="006B41F7">
        <w:rPr>
          <w:sz w:val="22"/>
          <w:szCs w:val="22"/>
        </w:rPr>
        <w:t xml:space="preserve"> and Section 7.708.36.</w:t>
      </w:r>
    </w:p>
    <w:p w14:paraId="537ECB8E" w14:textId="2D508FF7" w:rsidR="00327F2E" w:rsidRPr="006B41F7" w:rsidRDefault="00327F2E" w:rsidP="00327F2E">
      <w:pPr>
        <w:spacing w:after="200" w:line="276" w:lineRule="auto"/>
        <w:ind w:left="1440" w:right="-720" w:hanging="720"/>
        <w:rPr>
          <w:sz w:val="22"/>
          <w:szCs w:val="22"/>
        </w:rPr>
      </w:pPr>
      <w:r w:rsidRPr="006B41F7">
        <w:rPr>
          <w:sz w:val="22"/>
          <w:szCs w:val="22"/>
        </w:rPr>
        <w:t>3</w:t>
      </w:r>
      <w:proofErr w:type="gramStart"/>
      <w:r w:rsidRPr="006B41F7">
        <w:rPr>
          <w:sz w:val="22"/>
          <w:szCs w:val="22"/>
        </w:rPr>
        <w:t xml:space="preserve">. </w:t>
      </w:r>
      <w:r w:rsidRPr="006B41F7">
        <w:rPr>
          <w:sz w:val="22"/>
          <w:szCs w:val="22"/>
        </w:rPr>
        <w:tab/>
        <w:t>A</w:t>
      </w:r>
      <w:proofErr w:type="gramEnd"/>
      <w:r w:rsidRPr="006B41F7">
        <w:rPr>
          <w:sz w:val="22"/>
          <w:szCs w:val="22"/>
        </w:rPr>
        <w:t xml:space="preserve"> delineation of the respective roles and responsibilities of all agencies and </w:t>
      </w:r>
      <w:proofErr w:type="gramStart"/>
      <w:r w:rsidRPr="006B41F7">
        <w:rPr>
          <w:sz w:val="22"/>
          <w:szCs w:val="22"/>
        </w:rPr>
        <w:t>persons</w:t>
      </w:r>
      <w:proofErr w:type="gramEnd"/>
      <w:r w:rsidRPr="006B41F7">
        <w:rPr>
          <w:sz w:val="22"/>
          <w:szCs w:val="22"/>
        </w:rPr>
        <w:t xml:space="preserve"> involved with the foster child</w:t>
      </w:r>
      <w:r w:rsidR="00A069AA">
        <w:rPr>
          <w:sz w:val="22"/>
          <w:szCs w:val="22"/>
        </w:rPr>
        <w:t>/youth</w:t>
      </w:r>
      <w:r w:rsidRPr="006B41F7">
        <w:rPr>
          <w:sz w:val="22"/>
          <w:szCs w:val="22"/>
        </w:rPr>
        <w:t xml:space="preserve"> and</w:t>
      </w:r>
      <w:r w:rsidR="00A069AA">
        <w:rPr>
          <w:sz w:val="22"/>
          <w:szCs w:val="22"/>
        </w:rPr>
        <w:t xml:space="preserve"> their</w:t>
      </w:r>
      <w:r w:rsidRPr="006B41F7">
        <w:rPr>
          <w:color w:val="FF0000"/>
          <w:sz w:val="22"/>
          <w:szCs w:val="22"/>
        </w:rPr>
        <w:t xml:space="preserve"> </w:t>
      </w:r>
      <w:r w:rsidRPr="006B41F7">
        <w:rPr>
          <w:sz w:val="22"/>
          <w:szCs w:val="22"/>
        </w:rPr>
        <w:t>family.</w:t>
      </w:r>
    </w:p>
    <w:p w14:paraId="4253DF4D" w14:textId="0ABC064D" w:rsidR="00327F2E" w:rsidRPr="006B41F7" w:rsidRDefault="00327F2E" w:rsidP="00327F2E">
      <w:pPr>
        <w:spacing w:after="200" w:line="276" w:lineRule="auto"/>
        <w:ind w:left="1440" w:right="-720" w:hanging="720"/>
        <w:rPr>
          <w:sz w:val="22"/>
          <w:szCs w:val="22"/>
        </w:rPr>
      </w:pPr>
      <w:r w:rsidRPr="006B41F7">
        <w:rPr>
          <w:sz w:val="22"/>
          <w:szCs w:val="22"/>
        </w:rPr>
        <w:t>4</w:t>
      </w:r>
      <w:proofErr w:type="gramStart"/>
      <w:r w:rsidRPr="006B41F7">
        <w:rPr>
          <w:sz w:val="22"/>
          <w:szCs w:val="22"/>
        </w:rPr>
        <w:t xml:space="preserve">. </w:t>
      </w:r>
      <w:r w:rsidRPr="006B41F7">
        <w:rPr>
          <w:sz w:val="22"/>
          <w:szCs w:val="22"/>
        </w:rPr>
        <w:tab/>
        <w:t>Written</w:t>
      </w:r>
      <w:proofErr w:type="gramEnd"/>
      <w:r w:rsidRPr="006B41F7">
        <w:rPr>
          <w:sz w:val="22"/>
          <w:szCs w:val="22"/>
        </w:rPr>
        <w:t xml:space="preserve"> authorization for care and treatment of the child</w:t>
      </w:r>
      <w:r w:rsidR="00FD709C">
        <w:rPr>
          <w:sz w:val="22"/>
          <w:szCs w:val="22"/>
        </w:rPr>
        <w:t>/youth</w:t>
      </w:r>
      <w:r w:rsidRPr="006B41F7">
        <w:rPr>
          <w:sz w:val="22"/>
          <w:szCs w:val="22"/>
        </w:rPr>
        <w:t>.</w:t>
      </w:r>
    </w:p>
    <w:p w14:paraId="26AA6936" w14:textId="612600C8" w:rsidR="00327F2E" w:rsidRPr="006B41F7" w:rsidRDefault="00327F2E" w:rsidP="00327F2E">
      <w:pPr>
        <w:spacing w:after="200" w:line="276" w:lineRule="auto"/>
        <w:ind w:left="1440" w:right="-720" w:hanging="720"/>
        <w:rPr>
          <w:sz w:val="22"/>
          <w:szCs w:val="22"/>
        </w:rPr>
      </w:pPr>
      <w:r w:rsidRPr="006B41F7">
        <w:rPr>
          <w:sz w:val="22"/>
          <w:szCs w:val="22"/>
        </w:rPr>
        <w:t>5</w:t>
      </w:r>
      <w:proofErr w:type="gramStart"/>
      <w:r w:rsidRPr="006B41F7">
        <w:rPr>
          <w:sz w:val="22"/>
          <w:szCs w:val="22"/>
        </w:rPr>
        <w:t xml:space="preserve">. </w:t>
      </w:r>
      <w:r w:rsidRPr="006B41F7">
        <w:rPr>
          <w:sz w:val="22"/>
          <w:szCs w:val="22"/>
        </w:rPr>
        <w:tab/>
        <w:t>Written</w:t>
      </w:r>
      <w:proofErr w:type="gramEnd"/>
      <w:r w:rsidRPr="006B41F7">
        <w:rPr>
          <w:sz w:val="22"/>
          <w:szCs w:val="22"/>
        </w:rPr>
        <w:t xml:space="preserve"> authorization to obtain routine medical and dental care for the child</w:t>
      </w:r>
      <w:r w:rsidR="00FD709C">
        <w:rPr>
          <w:sz w:val="22"/>
          <w:szCs w:val="22"/>
        </w:rPr>
        <w:t>/youth</w:t>
      </w:r>
      <w:r w:rsidRPr="006B41F7">
        <w:rPr>
          <w:sz w:val="22"/>
          <w:szCs w:val="22"/>
        </w:rPr>
        <w:t xml:space="preserve"> and to obtain emergency medical and dental care.</w:t>
      </w:r>
    </w:p>
    <w:p w14:paraId="72930718" w14:textId="3130DCAF" w:rsidR="00327F2E" w:rsidRPr="006B41F7" w:rsidRDefault="00327F2E" w:rsidP="00327F2E">
      <w:pPr>
        <w:spacing w:after="200" w:line="276" w:lineRule="auto"/>
        <w:ind w:left="1440" w:right="-720" w:hanging="720"/>
        <w:rPr>
          <w:sz w:val="22"/>
          <w:szCs w:val="22"/>
        </w:rPr>
      </w:pPr>
      <w:r w:rsidRPr="006B41F7">
        <w:rPr>
          <w:sz w:val="22"/>
          <w:szCs w:val="22"/>
        </w:rPr>
        <w:t>6</w:t>
      </w:r>
      <w:proofErr w:type="gramStart"/>
      <w:r w:rsidRPr="006B41F7">
        <w:rPr>
          <w:sz w:val="22"/>
          <w:szCs w:val="22"/>
        </w:rPr>
        <w:t xml:space="preserve">. </w:t>
      </w:r>
      <w:r w:rsidRPr="006B41F7">
        <w:rPr>
          <w:sz w:val="22"/>
          <w:szCs w:val="22"/>
        </w:rPr>
        <w:tab/>
        <w:t>Legal</w:t>
      </w:r>
      <w:proofErr w:type="gramEnd"/>
      <w:r w:rsidRPr="006B41F7">
        <w:rPr>
          <w:sz w:val="22"/>
          <w:szCs w:val="22"/>
        </w:rPr>
        <w:t xml:space="preserve"> status or custody of the child</w:t>
      </w:r>
      <w:r w:rsidR="00FD709C">
        <w:rPr>
          <w:sz w:val="22"/>
          <w:szCs w:val="22"/>
        </w:rPr>
        <w:t>/youth</w:t>
      </w:r>
      <w:r w:rsidRPr="006B41F7">
        <w:rPr>
          <w:sz w:val="22"/>
          <w:szCs w:val="22"/>
        </w:rPr>
        <w:t>.</w:t>
      </w:r>
    </w:p>
    <w:p w14:paraId="56350336" w14:textId="77777777" w:rsidR="002E6EA0" w:rsidRDefault="00327F2E" w:rsidP="002E6EA0">
      <w:pPr>
        <w:spacing w:after="200" w:line="276" w:lineRule="auto"/>
        <w:ind w:left="1440" w:right="-720" w:hanging="720"/>
        <w:rPr>
          <w:sz w:val="22"/>
          <w:szCs w:val="22"/>
        </w:rPr>
      </w:pPr>
      <w:bookmarkStart w:id="67" w:name="_Hlk221625829"/>
      <w:r w:rsidRPr="006B41F7">
        <w:rPr>
          <w:sz w:val="22"/>
          <w:szCs w:val="22"/>
        </w:rPr>
        <w:t>7</w:t>
      </w:r>
      <w:proofErr w:type="gramStart"/>
      <w:r w:rsidRPr="006B41F7">
        <w:rPr>
          <w:sz w:val="22"/>
          <w:szCs w:val="22"/>
        </w:rPr>
        <w:t xml:space="preserve">. </w:t>
      </w:r>
      <w:r w:rsidRPr="006B41F7">
        <w:rPr>
          <w:sz w:val="22"/>
          <w:szCs w:val="22"/>
        </w:rPr>
        <w:tab/>
        <w:t>If</w:t>
      </w:r>
      <w:proofErr w:type="gramEnd"/>
      <w:r w:rsidRPr="006B41F7">
        <w:rPr>
          <w:sz w:val="22"/>
          <w:szCs w:val="22"/>
        </w:rPr>
        <w:t xml:space="preserve"> a foster child</w:t>
      </w:r>
      <w:r w:rsidR="00FD709C">
        <w:rPr>
          <w:sz w:val="22"/>
          <w:szCs w:val="22"/>
        </w:rPr>
        <w:t>/youth</w:t>
      </w:r>
      <w:r w:rsidRPr="006B41F7">
        <w:rPr>
          <w:sz w:val="22"/>
          <w:szCs w:val="22"/>
        </w:rPr>
        <w:t xml:space="preserve"> is </w:t>
      </w:r>
      <w:proofErr w:type="gramStart"/>
      <w:r w:rsidRPr="006B41F7">
        <w:rPr>
          <w:sz w:val="22"/>
          <w:szCs w:val="22"/>
        </w:rPr>
        <w:t>being placed</w:t>
      </w:r>
      <w:proofErr w:type="gramEnd"/>
      <w:r w:rsidRPr="006B41F7">
        <w:rPr>
          <w:sz w:val="22"/>
          <w:szCs w:val="22"/>
        </w:rPr>
        <w:t xml:space="preserve"> by a Colorado county department of human</w:t>
      </w:r>
      <w:r w:rsidR="00FD709C">
        <w:rPr>
          <w:sz w:val="22"/>
          <w:szCs w:val="22"/>
        </w:rPr>
        <w:t>/</w:t>
      </w:r>
      <w:r w:rsidRPr="006B41F7">
        <w:rPr>
          <w:sz w:val="22"/>
          <w:szCs w:val="22"/>
        </w:rPr>
        <w:t>social services, the appropriate state form or contract shall be completed. This form or contract may provide some of the required authorizations and</w:t>
      </w:r>
      <w:r w:rsidR="00FD709C">
        <w:rPr>
          <w:sz w:val="22"/>
          <w:szCs w:val="22"/>
        </w:rPr>
        <w:t xml:space="preserve"> must</w:t>
      </w:r>
      <w:r w:rsidRPr="006B41F7">
        <w:rPr>
          <w:color w:val="FF0000"/>
          <w:sz w:val="22"/>
          <w:szCs w:val="22"/>
        </w:rPr>
        <w:t xml:space="preserve"> </w:t>
      </w:r>
      <w:r w:rsidRPr="006B41F7">
        <w:rPr>
          <w:sz w:val="22"/>
          <w:szCs w:val="22"/>
        </w:rPr>
        <w:t xml:space="preserve">require that the foster parent is trained in how to apply the reasonable and prudent </w:t>
      </w:r>
      <w:r w:rsidRPr="00FD709C">
        <w:rPr>
          <w:sz w:val="22"/>
          <w:szCs w:val="22"/>
        </w:rPr>
        <w:t>parent</w:t>
      </w:r>
      <w:r w:rsidRPr="006B41F7">
        <w:rPr>
          <w:sz w:val="22"/>
          <w:szCs w:val="22"/>
        </w:rPr>
        <w:t xml:space="preserve"> standard.</w:t>
      </w:r>
      <w:bookmarkEnd w:id="67"/>
    </w:p>
    <w:p w14:paraId="3C3B4187" w14:textId="38F97CC9" w:rsidR="00327F2E" w:rsidRPr="002E6EA0" w:rsidRDefault="00327F2E" w:rsidP="00486289">
      <w:pPr>
        <w:pStyle w:val="Heading2"/>
      </w:pPr>
      <w:r w:rsidRPr="006B41F7">
        <w:t>7.708.</w:t>
      </w:r>
      <w:r w:rsidRPr="002E6EA0">
        <w:t>6</w:t>
      </w:r>
      <w:r w:rsidR="002E6EA0">
        <w:t>2</w:t>
      </w:r>
      <w:r w:rsidRPr="006B41F7">
        <w:t xml:space="preserve"> </w:t>
      </w:r>
      <w:r w:rsidRPr="006B41F7">
        <w:tab/>
        <w:t>Medical Care for the Child</w:t>
      </w:r>
      <w:r w:rsidR="002E6EA0">
        <w:t>/Youth in Foster Care</w:t>
      </w:r>
    </w:p>
    <w:p w14:paraId="484DA97D" w14:textId="68DFC80F" w:rsidR="00327F2E" w:rsidRPr="006B41F7" w:rsidRDefault="00327F2E" w:rsidP="00327F2E">
      <w:pPr>
        <w:spacing w:after="200" w:line="276" w:lineRule="auto"/>
        <w:ind w:right="-720" w:firstLine="0"/>
        <w:rPr>
          <w:sz w:val="22"/>
          <w:szCs w:val="22"/>
        </w:rPr>
      </w:pPr>
      <w:r w:rsidRPr="006B41F7">
        <w:rPr>
          <w:sz w:val="22"/>
          <w:szCs w:val="22"/>
        </w:rPr>
        <w:t>The certifying authority</w:t>
      </w:r>
      <w:r w:rsidR="002E6EA0">
        <w:rPr>
          <w:sz w:val="22"/>
          <w:szCs w:val="22"/>
        </w:rPr>
        <w:t xml:space="preserve"> must</w:t>
      </w:r>
      <w:r w:rsidRPr="006B41F7">
        <w:rPr>
          <w:color w:val="FF0000"/>
          <w:sz w:val="22"/>
          <w:szCs w:val="22"/>
        </w:rPr>
        <w:t xml:space="preserve"> </w:t>
      </w:r>
      <w:r w:rsidRPr="006B41F7">
        <w:rPr>
          <w:sz w:val="22"/>
          <w:szCs w:val="22"/>
        </w:rPr>
        <w:t>ensure the availability</w:t>
      </w:r>
      <w:r w:rsidR="002E6EA0">
        <w:rPr>
          <w:sz w:val="22"/>
          <w:szCs w:val="22"/>
        </w:rPr>
        <w:t xml:space="preserve"> and make every reasonable effort to obtain</w:t>
      </w:r>
      <w:r w:rsidRPr="006B41F7">
        <w:rPr>
          <w:sz w:val="22"/>
          <w:szCs w:val="22"/>
        </w:rPr>
        <w:t xml:space="preserve"> a comprehensive program of preventive, routine, and emergency medical</w:t>
      </w:r>
      <w:r w:rsidR="002E6EA0">
        <w:rPr>
          <w:sz w:val="22"/>
          <w:szCs w:val="22"/>
        </w:rPr>
        <w:t>, mental health, vision,</w:t>
      </w:r>
      <w:r w:rsidRPr="006B41F7">
        <w:rPr>
          <w:sz w:val="22"/>
          <w:szCs w:val="22"/>
        </w:rPr>
        <w:t xml:space="preserve"> and dental care for each child</w:t>
      </w:r>
      <w:r w:rsidR="002E6EA0">
        <w:rPr>
          <w:sz w:val="22"/>
          <w:szCs w:val="22"/>
        </w:rPr>
        <w:t>/youth</w:t>
      </w:r>
      <w:r w:rsidRPr="006B41F7">
        <w:rPr>
          <w:sz w:val="22"/>
          <w:szCs w:val="22"/>
        </w:rPr>
        <w:t xml:space="preserve"> in care. The certifying authority</w:t>
      </w:r>
      <w:r w:rsidR="002E6EA0">
        <w:rPr>
          <w:sz w:val="22"/>
          <w:szCs w:val="22"/>
        </w:rPr>
        <w:t xml:space="preserve"> must</w:t>
      </w:r>
      <w:r w:rsidRPr="006B41F7">
        <w:rPr>
          <w:sz w:val="22"/>
          <w:szCs w:val="22"/>
        </w:rPr>
        <w:t xml:space="preserve"> have a written plan for providing such care. This plan</w:t>
      </w:r>
      <w:r w:rsidR="002E6EA0">
        <w:rPr>
          <w:sz w:val="22"/>
          <w:szCs w:val="22"/>
        </w:rPr>
        <w:t xml:space="preserve"> must</w:t>
      </w:r>
      <w:r w:rsidRPr="006B41F7">
        <w:rPr>
          <w:color w:val="FF0000"/>
          <w:sz w:val="22"/>
          <w:szCs w:val="22"/>
        </w:rPr>
        <w:t xml:space="preserve"> </w:t>
      </w:r>
      <w:r w:rsidRPr="006B41F7">
        <w:rPr>
          <w:sz w:val="22"/>
          <w:szCs w:val="22"/>
        </w:rPr>
        <w:t>include at a minimum:</w:t>
      </w:r>
    </w:p>
    <w:p w14:paraId="666C0B42" w14:textId="3F34C7EC" w:rsidR="00327F2E" w:rsidRPr="006B41F7" w:rsidRDefault="00327F2E" w:rsidP="00327F2E">
      <w:pPr>
        <w:spacing w:after="200" w:line="276" w:lineRule="auto"/>
        <w:ind w:left="720" w:right="-720" w:hanging="720"/>
        <w:rPr>
          <w:sz w:val="22"/>
          <w:szCs w:val="22"/>
        </w:rPr>
      </w:pPr>
      <w:r w:rsidRPr="006B41F7">
        <w:rPr>
          <w:sz w:val="22"/>
          <w:szCs w:val="22"/>
        </w:rPr>
        <w:lastRenderedPageBreak/>
        <w:t>A</w:t>
      </w:r>
      <w:proofErr w:type="gramStart"/>
      <w:r w:rsidRPr="006B41F7">
        <w:rPr>
          <w:sz w:val="22"/>
          <w:szCs w:val="22"/>
        </w:rPr>
        <w:t xml:space="preserve">. </w:t>
      </w:r>
      <w:r w:rsidRPr="006B41F7">
        <w:rPr>
          <w:sz w:val="22"/>
          <w:szCs w:val="22"/>
        </w:rPr>
        <w:tab/>
        <w:t>Ongoing</w:t>
      </w:r>
      <w:proofErr w:type="gramEnd"/>
      <w:r w:rsidRPr="006B41F7">
        <w:rPr>
          <w:color w:val="FF0000"/>
          <w:sz w:val="22"/>
          <w:szCs w:val="22"/>
        </w:rPr>
        <w:t xml:space="preserve"> </w:t>
      </w:r>
      <w:r w:rsidRPr="006B41F7">
        <w:rPr>
          <w:sz w:val="22"/>
          <w:szCs w:val="22"/>
        </w:rPr>
        <w:t>appraisal of the general health of each child</w:t>
      </w:r>
      <w:r w:rsidR="00F71D32">
        <w:rPr>
          <w:sz w:val="22"/>
          <w:szCs w:val="22"/>
        </w:rPr>
        <w:t>/youth in foster care</w:t>
      </w:r>
      <w:r w:rsidRPr="006B41F7">
        <w:rPr>
          <w:sz w:val="22"/>
          <w:szCs w:val="22"/>
        </w:rPr>
        <w:t xml:space="preserve">, in accordance with state law and regulations. </w:t>
      </w:r>
    </w:p>
    <w:p w14:paraId="59F8BD90" w14:textId="5DD84CCF" w:rsidR="00327F2E" w:rsidRPr="006B41F7" w:rsidRDefault="00F71D32" w:rsidP="00327F2E">
      <w:pPr>
        <w:spacing w:after="200" w:line="276" w:lineRule="auto"/>
        <w:ind w:left="1440" w:right="-720" w:hanging="720"/>
        <w:rPr>
          <w:sz w:val="22"/>
          <w:szCs w:val="22"/>
        </w:rPr>
      </w:pPr>
      <w:r w:rsidRPr="00F71D32">
        <w:rPr>
          <w:sz w:val="22"/>
          <w:szCs w:val="22"/>
        </w:rPr>
        <w:t>1</w:t>
      </w:r>
      <w:proofErr w:type="gramStart"/>
      <w:r>
        <w:rPr>
          <w:sz w:val="22"/>
          <w:szCs w:val="22"/>
        </w:rPr>
        <w:t>.</w:t>
      </w:r>
      <w:r w:rsidR="00327F2E" w:rsidRPr="006B41F7">
        <w:rPr>
          <w:color w:val="FF0000"/>
          <w:sz w:val="22"/>
          <w:szCs w:val="22"/>
        </w:rPr>
        <w:t xml:space="preserve"> </w:t>
      </w:r>
      <w:r w:rsidR="00327F2E" w:rsidRPr="006B41F7">
        <w:rPr>
          <w:color w:val="FF0000"/>
          <w:sz w:val="22"/>
          <w:szCs w:val="22"/>
        </w:rPr>
        <w:tab/>
      </w:r>
      <w:r w:rsidR="00327F2E" w:rsidRPr="006B41F7">
        <w:rPr>
          <w:sz w:val="22"/>
          <w:szCs w:val="22"/>
        </w:rPr>
        <w:t>Procedures</w:t>
      </w:r>
      <w:proofErr w:type="gramEnd"/>
      <w:r w:rsidR="00327F2E" w:rsidRPr="006B41F7">
        <w:rPr>
          <w:sz w:val="22"/>
          <w:szCs w:val="22"/>
        </w:rPr>
        <w:t xml:space="preserve"> for obtaining diagnostic services, emergency care, corrective care, recuperative care, and immunization updates.</w:t>
      </w:r>
    </w:p>
    <w:p w14:paraId="368D2E4E" w14:textId="27F9661B" w:rsidR="00327F2E" w:rsidRPr="006B41F7" w:rsidRDefault="00893D9E" w:rsidP="00327F2E">
      <w:pPr>
        <w:spacing w:after="200" w:line="276" w:lineRule="auto"/>
        <w:ind w:left="720" w:right="-720" w:hanging="720"/>
        <w:rPr>
          <w:sz w:val="22"/>
          <w:szCs w:val="22"/>
        </w:rPr>
      </w:pPr>
      <w:r>
        <w:rPr>
          <w:sz w:val="22"/>
          <w:szCs w:val="22"/>
        </w:rPr>
        <w:t>B</w:t>
      </w:r>
      <w:r w:rsidR="00327F2E" w:rsidRPr="006B41F7">
        <w:rPr>
          <w:sz w:val="22"/>
          <w:szCs w:val="22"/>
        </w:rPr>
        <w:t xml:space="preserve">. </w:t>
      </w:r>
      <w:r w:rsidR="00327F2E" w:rsidRPr="006B41F7">
        <w:rPr>
          <w:sz w:val="22"/>
          <w:szCs w:val="22"/>
        </w:rPr>
        <w:tab/>
        <w:t>Provision of</w:t>
      </w:r>
      <w:r>
        <w:rPr>
          <w:sz w:val="22"/>
          <w:szCs w:val="22"/>
        </w:rPr>
        <w:t xml:space="preserve"> age and developmentally appropriate</w:t>
      </w:r>
      <w:r w:rsidR="00327F2E" w:rsidRPr="006B41F7">
        <w:rPr>
          <w:color w:val="FF0000"/>
          <w:sz w:val="22"/>
          <w:szCs w:val="22"/>
        </w:rPr>
        <w:t xml:space="preserve"> </w:t>
      </w:r>
      <w:r w:rsidR="00327F2E" w:rsidRPr="006B41F7">
        <w:rPr>
          <w:sz w:val="22"/>
          <w:szCs w:val="22"/>
        </w:rPr>
        <w:t>health education, which includes</w:t>
      </w:r>
      <w:r>
        <w:rPr>
          <w:sz w:val="22"/>
          <w:szCs w:val="22"/>
        </w:rPr>
        <w:t xml:space="preserve"> sexual health, including the risk of sexually transmitted disease</w:t>
      </w:r>
      <w:r w:rsidR="00327F2E" w:rsidRPr="006B41F7">
        <w:rPr>
          <w:sz w:val="22"/>
          <w:szCs w:val="22"/>
        </w:rPr>
        <w:t xml:space="preserve"> and birth control information</w:t>
      </w:r>
      <w:r>
        <w:rPr>
          <w:sz w:val="22"/>
          <w:szCs w:val="22"/>
        </w:rPr>
        <w:t>.</w:t>
      </w:r>
    </w:p>
    <w:p w14:paraId="61363CE0" w14:textId="71E5271D" w:rsidR="00327F2E" w:rsidRPr="006B41F7" w:rsidRDefault="00893D9E" w:rsidP="00327F2E">
      <w:pPr>
        <w:spacing w:after="200" w:line="276" w:lineRule="auto"/>
        <w:ind w:left="720" w:right="-720" w:hanging="720"/>
        <w:rPr>
          <w:sz w:val="22"/>
          <w:szCs w:val="22"/>
        </w:rPr>
      </w:pPr>
      <w:r>
        <w:rPr>
          <w:sz w:val="22"/>
          <w:szCs w:val="22"/>
        </w:rPr>
        <w:t>C</w:t>
      </w:r>
      <w:proofErr w:type="gramStart"/>
      <w:r w:rsidR="00327F2E" w:rsidRPr="006B41F7">
        <w:rPr>
          <w:sz w:val="22"/>
          <w:szCs w:val="22"/>
        </w:rPr>
        <w:t xml:space="preserve">. </w:t>
      </w:r>
      <w:r w:rsidR="00327F2E" w:rsidRPr="006B41F7">
        <w:rPr>
          <w:sz w:val="22"/>
          <w:szCs w:val="22"/>
        </w:rPr>
        <w:tab/>
        <w:t>Provision</w:t>
      </w:r>
      <w:proofErr w:type="gramEnd"/>
      <w:r w:rsidR="00327F2E" w:rsidRPr="006B41F7">
        <w:rPr>
          <w:sz w:val="22"/>
          <w:szCs w:val="22"/>
        </w:rPr>
        <w:t xml:space="preserve"> that any medical</w:t>
      </w:r>
      <w:r>
        <w:rPr>
          <w:sz w:val="22"/>
          <w:szCs w:val="22"/>
        </w:rPr>
        <w:t xml:space="preserve"> or mental health</w:t>
      </w:r>
      <w:r w:rsidR="00327F2E" w:rsidRPr="006B41F7">
        <w:rPr>
          <w:color w:val="FF0000"/>
          <w:sz w:val="22"/>
          <w:szCs w:val="22"/>
        </w:rPr>
        <w:t xml:space="preserve"> </w:t>
      </w:r>
      <w:r w:rsidR="00327F2E" w:rsidRPr="006B41F7">
        <w:rPr>
          <w:sz w:val="22"/>
          <w:szCs w:val="22"/>
        </w:rPr>
        <w:t>treatment administered will be explained to the child</w:t>
      </w:r>
      <w:r>
        <w:rPr>
          <w:sz w:val="22"/>
          <w:szCs w:val="22"/>
        </w:rPr>
        <w:t>/youth</w:t>
      </w:r>
      <w:r w:rsidR="00327F2E" w:rsidRPr="006B41F7">
        <w:rPr>
          <w:sz w:val="22"/>
          <w:szCs w:val="22"/>
        </w:rPr>
        <w:t xml:space="preserve"> in a language or manner of communication understandable to</w:t>
      </w:r>
      <w:r>
        <w:rPr>
          <w:sz w:val="22"/>
          <w:szCs w:val="22"/>
        </w:rPr>
        <w:t xml:space="preserve"> them</w:t>
      </w:r>
      <w:r w:rsidR="00327F2E" w:rsidRPr="006B41F7">
        <w:rPr>
          <w:sz w:val="22"/>
          <w:szCs w:val="22"/>
        </w:rPr>
        <w:t>.</w:t>
      </w:r>
    </w:p>
    <w:p w14:paraId="78CA55B5" w14:textId="55138CB3" w:rsidR="00327F2E" w:rsidRPr="006B41F7" w:rsidRDefault="00A83A4D" w:rsidP="00327F2E">
      <w:pPr>
        <w:spacing w:after="200" w:line="276" w:lineRule="auto"/>
        <w:ind w:left="720" w:right="-720" w:hanging="720"/>
        <w:rPr>
          <w:sz w:val="22"/>
          <w:szCs w:val="22"/>
        </w:rPr>
      </w:pPr>
      <w:r>
        <w:rPr>
          <w:sz w:val="22"/>
          <w:szCs w:val="22"/>
        </w:rPr>
        <w:t>D</w:t>
      </w:r>
      <w:proofErr w:type="gramStart"/>
      <w:r w:rsidR="00327F2E" w:rsidRPr="006B41F7">
        <w:rPr>
          <w:sz w:val="22"/>
          <w:szCs w:val="22"/>
        </w:rPr>
        <w:t xml:space="preserve">. </w:t>
      </w:r>
      <w:r w:rsidR="00327F2E" w:rsidRPr="006B41F7">
        <w:rPr>
          <w:sz w:val="22"/>
          <w:szCs w:val="22"/>
        </w:rPr>
        <w:tab/>
        <w:t>The</w:t>
      </w:r>
      <w:proofErr w:type="gramEnd"/>
      <w:r w:rsidR="00327F2E" w:rsidRPr="006B41F7">
        <w:rPr>
          <w:sz w:val="22"/>
          <w:szCs w:val="22"/>
        </w:rPr>
        <w:t xml:space="preserve"> provision of dental care by a Colorado-licensed dentist, who is available to the foster care home.</w:t>
      </w:r>
    </w:p>
    <w:p w14:paraId="0546F605" w14:textId="3C75C15C" w:rsidR="00327F2E" w:rsidRPr="006B41F7" w:rsidRDefault="00A83A4D" w:rsidP="00327F2E">
      <w:pPr>
        <w:spacing w:after="200" w:line="276" w:lineRule="auto"/>
        <w:ind w:left="720" w:right="-720" w:hanging="720"/>
        <w:rPr>
          <w:sz w:val="22"/>
          <w:szCs w:val="22"/>
        </w:rPr>
      </w:pPr>
      <w:bookmarkStart w:id="68" w:name="_Hlk221625860"/>
      <w:r>
        <w:rPr>
          <w:sz w:val="22"/>
          <w:szCs w:val="22"/>
        </w:rPr>
        <w:t>E</w:t>
      </w:r>
      <w:r w:rsidR="00327F2E" w:rsidRPr="006B41F7">
        <w:rPr>
          <w:sz w:val="22"/>
          <w:szCs w:val="22"/>
        </w:rPr>
        <w:t xml:space="preserve">. </w:t>
      </w:r>
      <w:r w:rsidR="00327F2E" w:rsidRPr="006B41F7">
        <w:rPr>
          <w:sz w:val="22"/>
          <w:szCs w:val="22"/>
        </w:rPr>
        <w:tab/>
        <w:t>Procedures for</w:t>
      </w:r>
      <w:r>
        <w:rPr>
          <w:sz w:val="22"/>
          <w:szCs w:val="22"/>
        </w:rPr>
        <w:t xml:space="preserve"> notifying children/youth about prescribed medication and their purposes, administration of</w:t>
      </w:r>
      <w:r w:rsidR="00327F2E" w:rsidRPr="006B41F7">
        <w:rPr>
          <w:sz w:val="22"/>
          <w:szCs w:val="22"/>
        </w:rPr>
        <w:t xml:space="preserve"> medication, storage of medication, documentation of administration of all medication, disposing of medications when not needed or no longer in use,</w:t>
      </w:r>
      <w:r>
        <w:rPr>
          <w:sz w:val="22"/>
          <w:szCs w:val="22"/>
        </w:rPr>
        <w:t xml:space="preserve"> documenting current or unused medications at time of discharge, ensuring children’s/youth’s access to prescribed medications during placement changes and similar transitions,</w:t>
      </w:r>
      <w:r w:rsidR="00327F2E" w:rsidRPr="006B41F7">
        <w:rPr>
          <w:color w:val="FF0000"/>
          <w:sz w:val="22"/>
          <w:szCs w:val="22"/>
        </w:rPr>
        <w:t xml:space="preserve"> </w:t>
      </w:r>
      <w:r w:rsidR="00327F2E" w:rsidRPr="006B41F7">
        <w:rPr>
          <w:sz w:val="22"/>
          <w:szCs w:val="22"/>
        </w:rPr>
        <w:t>and notification to a primary physician in cases of medication errors and/or drug reactions.</w:t>
      </w:r>
    </w:p>
    <w:bookmarkEnd w:id="68"/>
    <w:p w14:paraId="0E58DBA3" w14:textId="4E8F12B7" w:rsidR="00327F2E" w:rsidRPr="006B41F7" w:rsidRDefault="00A83A4D" w:rsidP="00327F2E">
      <w:pPr>
        <w:spacing w:after="200" w:line="276" w:lineRule="auto"/>
        <w:ind w:left="720" w:right="-720" w:hanging="720"/>
        <w:rPr>
          <w:color w:val="FF0000"/>
          <w:sz w:val="22"/>
          <w:szCs w:val="22"/>
        </w:rPr>
      </w:pPr>
      <w:r>
        <w:rPr>
          <w:sz w:val="22"/>
          <w:szCs w:val="22"/>
        </w:rPr>
        <w:t>F.</w:t>
      </w:r>
      <w:r>
        <w:rPr>
          <w:sz w:val="22"/>
          <w:szCs w:val="22"/>
        </w:rPr>
        <w:tab/>
        <w:t xml:space="preserve">All foster care parents who serve children/youth enrolled in the Children’s Habilitation Residential Program (CHRP) Waiver must have an active Qualified Medication Administration Personnel (QMAP) certificate and </w:t>
      </w:r>
      <w:proofErr w:type="gramStart"/>
      <w:r>
        <w:rPr>
          <w:sz w:val="22"/>
          <w:szCs w:val="22"/>
        </w:rPr>
        <w:t>be in compliance with</w:t>
      </w:r>
      <w:proofErr w:type="gramEnd"/>
      <w:r>
        <w:rPr>
          <w:sz w:val="22"/>
          <w:szCs w:val="22"/>
        </w:rPr>
        <w:t xml:space="preserve"> Section 7.714.82.J.</w:t>
      </w:r>
    </w:p>
    <w:p w14:paraId="01EEAA13" w14:textId="1D66BD2F" w:rsidR="00327F2E" w:rsidRPr="006B41F7" w:rsidRDefault="00327F2E" w:rsidP="00486289">
      <w:pPr>
        <w:pStyle w:val="Heading2"/>
      </w:pPr>
      <w:r w:rsidRPr="006B41F7">
        <w:t>7.708.6</w:t>
      </w:r>
      <w:r w:rsidR="005112C7">
        <w:t>3</w:t>
      </w:r>
      <w:r w:rsidRPr="006B41F7">
        <w:t xml:space="preserve"> </w:t>
      </w:r>
      <w:r w:rsidRPr="006B41F7">
        <w:tab/>
        <w:t>On-Going Health of Foster Care Parents</w:t>
      </w:r>
    </w:p>
    <w:p w14:paraId="3BFF54AC" w14:textId="544AF5E1" w:rsidR="00327F2E" w:rsidRPr="006B41F7" w:rsidRDefault="00327F2E" w:rsidP="00327F2E">
      <w:pPr>
        <w:spacing w:after="200" w:line="276" w:lineRule="auto"/>
        <w:ind w:left="720" w:right="-720" w:hanging="720"/>
        <w:rPr>
          <w:sz w:val="22"/>
          <w:szCs w:val="22"/>
        </w:rPr>
      </w:pPr>
      <w:r w:rsidRPr="006B41F7">
        <w:rPr>
          <w:sz w:val="22"/>
          <w:szCs w:val="22"/>
        </w:rPr>
        <w:t xml:space="preserve">A. </w:t>
      </w:r>
      <w:r w:rsidRPr="006B41F7">
        <w:rPr>
          <w:sz w:val="22"/>
          <w:szCs w:val="22"/>
        </w:rPr>
        <w:tab/>
        <w:t>A certifying authority</w:t>
      </w:r>
      <w:r w:rsidR="005112C7">
        <w:rPr>
          <w:sz w:val="22"/>
          <w:szCs w:val="22"/>
        </w:rPr>
        <w:t xml:space="preserve"> must</w:t>
      </w:r>
      <w:r w:rsidRPr="006B41F7">
        <w:rPr>
          <w:color w:val="FF0000"/>
          <w:sz w:val="22"/>
          <w:szCs w:val="22"/>
        </w:rPr>
        <w:t xml:space="preserve"> </w:t>
      </w:r>
      <w:r w:rsidRPr="006B41F7">
        <w:rPr>
          <w:sz w:val="22"/>
          <w:szCs w:val="22"/>
        </w:rPr>
        <w:t xml:space="preserve">not certify or continue to certify any person whose </w:t>
      </w:r>
      <w:r w:rsidR="005112C7">
        <w:rPr>
          <w:sz w:val="22"/>
          <w:szCs w:val="22"/>
        </w:rPr>
        <w:t>physical, emotional, or mental</w:t>
      </w:r>
      <w:r w:rsidRPr="006B41F7">
        <w:rPr>
          <w:color w:val="FF0000"/>
          <w:sz w:val="22"/>
          <w:szCs w:val="22"/>
        </w:rPr>
        <w:t xml:space="preserve"> </w:t>
      </w:r>
      <w:r w:rsidRPr="006B41F7">
        <w:rPr>
          <w:sz w:val="22"/>
          <w:szCs w:val="22"/>
        </w:rPr>
        <w:t xml:space="preserve">health </w:t>
      </w:r>
      <w:r w:rsidR="001961C8">
        <w:rPr>
          <w:sz w:val="22"/>
          <w:szCs w:val="22"/>
        </w:rPr>
        <w:t xml:space="preserve">presently </w:t>
      </w:r>
      <w:r w:rsidRPr="006B41F7">
        <w:rPr>
          <w:sz w:val="22"/>
          <w:szCs w:val="22"/>
        </w:rPr>
        <w:t>impairs</w:t>
      </w:r>
      <w:r w:rsidR="005112C7">
        <w:rPr>
          <w:sz w:val="22"/>
          <w:szCs w:val="22"/>
        </w:rPr>
        <w:t xml:space="preserve"> their</w:t>
      </w:r>
      <w:r w:rsidRPr="006B41F7">
        <w:rPr>
          <w:color w:val="FF0000"/>
          <w:sz w:val="22"/>
          <w:szCs w:val="22"/>
        </w:rPr>
        <w:t xml:space="preserve"> </w:t>
      </w:r>
      <w:r w:rsidRPr="006B41F7">
        <w:rPr>
          <w:sz w:val="22"/>
          <w:szCs w:val="22"/>
        </w:rPr>
        <w:t>ability to properly protect the health and safety of</w:t>
      </w:r>
      <w:r w:rsidR="005112C7">
        <w:rPr>
          <w:sz w:val="22"/>
          <w:szCs w:val="22"/>
        </w:rPr>
        <w:t xml:space="preserve"> children/youth in foster care as determined by examinations or test results by a licensed mental health provider or licensed medical provider that shows indication of a condition which could be hazardous to a child/youth in foster care or which would prevent performance of parenting duties</w:t>
      </w:r>
      <w:r w:rsidRPr="006B41F7">
        <w:rPr>
          <w:sz w:val="22"/>
          <w:szCs w:val="22"/>
        </w:rPr>
        <w:t>.</w:t>
      </w:r>
      <w:r w:rsidR="005112C7">
        <w:rPr>
          <w:sz w:val="22"/>
          <w:szCs w:val="22"/>
        </w:rPr>
        <w:t xml:space="preserve"> If the certifying authority </w:t>
      </w:r>
      <w:proofErr w:type="gramStart"/>
      <w:r w:rsidR="005112C7">
        <w:rPr>
          <w:sz w:val="22"/>
          <w:szCs w:val="22"/>
        </w:rPr>
        <w:t>is able to</w:t>
      </w:r>
      <w:proofErr w:type="gramEnd"/>
      <w:r w:rsidR="005112C7">
        <w:rPr>
          <w:sz w:val="22"/>
          <w:szCs w:val="22"/>
        </w:rPr>
        <w:t xml:space="preserve"> </w:t>
      </w:r>
      <w:proofErr w:type="gramStart"/>
      <w:r w:rsidR="005112C7">
        <w:rPr>
          <w:sz w:val="22"/>
          <w:szCs w:val="22"/>
        </w:rPr>
        <w:t>mitigate for</w:t>
      </w:r>
      <w:proofErr w:type="gramEnd"/>
      <w:r w:rsidR="005112C7">
        <w:rPr>
          <w:sz w:val="22"/>
          <w:szCs w:val="22"/>
        </w:rPr>
        <w:t xml:space="preserve"> this in the home study, the parent may be left off the certificate and not considered an applicant.</w:t>
      </w:r>
    </w:p>
    <w:p w14:paraId="7CA089D9" w14:textId="071B2B9A" w:rsidR="00327F2E" w:rsidRPr="005112C7" w:rsidRDefault="005112C7" w:rsidP="00327F2E">
      <w:pPr>
        <w:spacing w:after="200" w:line="276" w:lineRule="auto"/>
        <w:ind w:left="720" w:right="-720" w:hanging="720"/>
        <w:rPr>
          <w:sz w:val="22"/>
          <w:szCs w:val="22"/>
        </w:rPr>
      </w:pPr>
      <w:bookmarkStart w:id="69" w:name="_Hlk221625889"/>
      <w:r w:rsidRPr="005112C7">
        <w:rPr>
          <w:sz w:val="22"/>
          <w:szCs w:val="22"/>
        </w:rPr>
        <w:t>B</w:t>
      </w:r>
      <w:r w:rsidR="00327F2E" w:rsidRPr="005112C7">
        <w:rPr>
          <w:sz w:val="22"/>
          <w:szCs w:val="22"/>
        </w:rPr>
        <w:t xml:space="preserve">. </w:t>
      </w:r>
      <w:r w:rsidR="00327F2E" w:rsidRPr="005112C7">
        <w:rPr>
          <w:sz w:val="22"/>
          <w:szCs w:val="22"/>
        </w:rPr>
        <w:tab/>
        <w:t>If in the opinion of a licensed</w:t>
      </w:r>
      <w:r w:rsidRPr="005112C7">
        <w:rPr>
          <w:sz w:val="22"/>
          <w:szCs w:val="22"/>
        </w:rPr>
        <w:t xml:space="preserve"> medical provider</w:t>
      </w:r>
      <w:r w:rsidR="00327F2E" w:rsidRPr="005112C7">
        <w:rPr>
          <w:sz w:val="22"/>
          <w:szCs w:val="22"/>
        </w:rPr>
        <w:t xml:space="preserve"> or licensed mental health</w:t>
      </w:r>
      <w:r w:rsidRPr="005112C7">
        <w:rPr>
          <w:sz w:val="22"/>
          <w:szCs w:val="22"/>
        </w:rPr>
        <w:t xml:space="preserve"> provider</w:t>
      </w:r>
      <w:r w:rsidR="00327F2E" w:rsidRPr="005112C7">
        <w:rPr>
          <w:sz w:val="22"/>
          <w:szCs w:val="22"/>
        </w:rPr>
        <w:t>, a medical, emotional</w:t>
      </w:r>
      <w:r w:rsidRPr="005112C7">
        <w:rPr>
          <w:sz w:val="22"/>
          <w:szCs w:val="22"/>
        </w:rPr>
        <w:t>,</w:t>
      </w:r>
      <w:r w:rsidR="00327F2E" w:rsidRPr="005112C7">
        <w:rPr>
          <w:sz w:val="22"/>
          <w:szCs w:val="22"/>
        </w:rPr>
        <w:t xml:space="preserve"> or psychological condition exists which may jeopardize the health and/or safety of children</w:t>
      </w:r>
      <w:r w:rsidRPr="005112C7">
        <w:rPr>
          <w:sz w:val="22"/>
          <w:szCs w:val="22"/>
        </w:rPr>
        <w:t>/youth in foster care</w:t>
      </w:r>
      <w:r w:rsidR="00327F2E" w:rsidRPr="005112C7">
        <w:rPr>
          <w:sz w:val="22"/>
          <w:szCs w:val="22"/>
        </w:rPr>
        <w:t xml:space="preserve"> or adversely affect the ability of </w:t>
      </w:r>
      <w:r w:rsidRPr="005112C7">
        <w:rPr>
          <w:sz w:val="22"/>
          <w:szCs w:val="22"/>
        </w:rPr>
        <w:t>the</w:t>
      </w:r>
      <w:r w:rsidR="00327F2E" w:rsidRPr="005112C7">
        <w:rPr>
          <w:sz w:val="22"/>
          <w:szCs w:val="22"/>
        </w:rPr>
        <w:t xml:space="preserve"> foster home parents to care for such children</w:t>
      </w:r>
      <w:r w:rsidRPr="005112C7">
        <w:rPr>
          <w:sz w:val="22"/>
          <w:szCs w:val="22"/>
        </w:rPr>
        <w:t>/youth</w:t>
      </w:r>
      <w:r w:rsidR="00327F2E" w:rsidRPr="005112C7">
        <w:rPr>
          <w:sz w:val="22"/>
          <w:szCs w:val="22"/>
        </w:rPr>
        <w:t>, the issuance of a certificate</w:t>
      </w:r>
      <w:r w:rsidRPr="005112C7">
        <w:rPr>
          <w:sz w:val="22"/>
          <w:szCs w:val="22"/>
        </w:rPr>
        <w:t xml:space="preserve"> must</w:t>
      </w:r>
      <w:r w:rsidR="00327F2E" w:rsidRPr="005112C7">
        <w:rPr>
          <w:sz w:val="22"/>
          <w:szCs w:val="22"/>
        </w:rPr>
        <w:t xml:space="preserve"> be conditioned upon the satisfactory report of the licensed health care</w:t>
      </w:r>
      <w:r w:rsidRPr="005112C7">
        <w:rPr>
          <w:sz w:val="22"/>
          <w:szCs w:val="22"/>
        </w:rPr>
        <w:t xml:space="preserve"> provider.</w:t>
      </w:r>
      <w:r w:rsidR="00327F2E" w:rsidRPr="005112C7">
        <w:rPr>
          <w:sz w:val="22"/>
          <w:szCs w:val="22"/>
        </w:rPr>
        <w:t xml:space="preserve"> </w:t>
      </w:r>
      <w:r w:rsidRPr="005112C7">
        <w:rPr>
          <w:sz w:val="22"/>
          <w:szCs w:val="22"/>
        </w:rPr>
        <w:t>I</w:t>
      </w:r>
      <w:r w:rsidR="00327F2E" w:rsidRPr="005112C7">
        <w:rPr>
          <w:sz w:val="22"/>
          <w:szCs w:val="22"/>
        </w:rPr>
        <w:t>f</w:t>
      </w:r>
      <w:r w:rsidRPr="005112C7">
        <w:rPr>
          <w:sz w:val="22"/>
          <w:szCs w:val="22"/>
        </w:rPr>
        <w:t xml:space="preserve"> children/youth</w:t>
      </w:r>
      <w:r w:rsidR="00327F2E" w:rsidRPr="005112C7">
        <w:rPr>
          <w:sz w:val="22"/>
          <w:szCs w:val="22"/>
        </w:rPr>
        <w:t xml:space="preserve"> are in care, the certifying authority</w:t>
      </w:r>
      <w:r w:rsidRPr="005112C7">
        <w:rPr>
          <w:sz w:val="22"/>
          <w:szCs w:val="22"/>
        </w:rPr>
        <w:t xml:space="preserve"> must</w:t>
      </w:r>
      <w:r w:rsidR="00327F2E" w:rsidRPr="005112C7">
        <w:rPr>
          <w:sz w:val="22"/>
          <w:szCs w:val="22"/>
        </w:rPr>
        <w:t xml:space="preserve"> contact the appropriate social/human services personnel to make satisfactory arrangements for the temporary care of </w:t>
      </w:r>
      <w:r w:rsidRPr="005112C7">
        <w:rPr>
          <w:sz w:val="22"/>
          <w:szCs w:val="22"/>
        </w:rPr>
        <w:t>the children/youth</w:t>
      </w:r>
      <w:r w:rsidR="00327F2E" w:rsidRPr="005112C7">
        <w:rPr>
          <w:sz w:val="22"/>
          <w:szCs w:val="22"/>
        </w:rPr>
        <w:t>.</w:t>
      </w:r>
    </w:p>
    <w:bookmarkEnd w:id="69"/>
    <w:p w14:paraId="35D554D3" w14:textId="5A7EE5AA" w:rsidR="00327F2E" w:rsidRPr="005112C7" w:rsidRDefault="005112C7" w:rsidP="00327F2E">
      <w:pPr>
        <w:spacing w:after="200" w:line="276" w:lineRule="auto"/>
        <w:ind w:left="720" w:right="-720" w:hanging="720"/>
        <w:rPr>
          <w:sz w:val="22"/>
          <w:szCs w:val="22"/>
        </w:rPr>
      </w:pPr>
      <w:r w:rsidRPr="005112C7">
        <w:rPr>
          <w:sz w:val="22"/>
          <w:szCs w:val="22"/>
        </w:rPr>
        <w:t>C</w:t>
      </w:r>
      <w:proofErr w:type="gramStart"/>
      <w:r w:rsidR="00327F2E" w:rsidRPr="005112C7">
        <w:rPr>
          <w:sz w:val="22"/>
          <w:szCs w:val="22"/>
        </w:rPr>
        <w:t xml:space="preserve">. </w:t>
      </w:r>
      <w:r w:rsidR="00327F2E" w:rsidRPr="005112C7">
        <w:rPr>
          <w:sz w:val="22"/>
          <w:szCs w:val="22"/>
        </w:rPr>
        <w:tab/>
        <w:t>The</w:t>
      </w:r>
      <w:proofErr w:type="gramEnd"/>
      <w:r w:rsidR="00327F2E" w:rsidRPr="005112C7">
        <w:rPr>
          <w:sz w:val="22"/>
          <w:szCs w:val="22"/>
        </w:rPr>
        <w:t xml:space="preserve"> unfavorable report from any medical evaluation concerning the physical, mental</w:t>
      </w:r>
      <w:r w:rsidRPr="005112C7">
        <w:rPr>
          <w:sz w:val="22"/>
          <w:szCs w:val="22"/>
        </w:rPr>
        <w:t>, or behavioral</w:t>
      </w:r>
      <w:r w:rsidR="00327F2E" w:rsidRPr="005112C7">
        <w:rPr>
          <w:sz w:val="22"/>
          <w:szCs w:val="22"/>
        </w:rPr>
        <w:t xml:space="preserve"> health or emotional stability of any foster care parent or applicant must be evaluated and may be grounds for denial, revocation</w:t>
      </w:r>
      <w:r w:rsidRPr="005112C7">
        <w:rPr>
          <w:sz w:val="22"/>
          <w:szCs w:val="22"/>
        </w:rPr>
        <w:t>,</w:t>
      </w:r>
      <w:r w:rsidR="00327F2E" w:rsidRPr="005112C7">
        <w:rPr>
          <w:sz w:val="22"/>
          <w:szCs w:val="22"/>
        </w:rPr>
        <w:t xml:space="preserve"> or making probationary of a foster care certificate.</w:t>
      </w:r>
    </w:p>
    <w:p w14:paraId="5423FA64" w14:textId="191A8FF5" w:rsidR="00327F2E" w:rsidRPr="006B41F7" w:rsidRDefault="00327F2E" w:rsidP="00486289">
      <w:pPr>
        <w:pStyle w:val="Heading2"/>
      </w:pPr>
      <w:r w:rsidRPr="006B41F7">
        <w:lastRenderedPageBreak/>
        <w:t>7.708.6</w:t>
      </w:r>
      <w:r w:rsidR="00E544CD">
        <w:t>4</w:t>
      </w:r>
      <w:r w:rsidRPr="006B41F7">
        <w:t xml:space="preserve"> </w:t>
      </w:r>
      <w:r w:rsidRPr="006B41F7">
        <w:tab/>
        <w:t>Orientation, Training, and Certificatio</w:t>
      </w:r>
      <w:r w:rsidR="00E544CD">
        <w:t>n</w:t>
      </w:r>
    </w:p>
    <w:p w14:paraId="0349C312" w14:textId="300F1919" w:rsidR="00327F2E" w:rsidRPr="006B41F7" w:rsidRDefault="00327F2E" w:rsidP="00327F2E">
      <w:pPr>
        <w:spacing w:after="200" w:line="276" w:lineRule="auto"/>
        <w:ind w:left="720" w:right="-720" w:hanging="720"/>
        <w:rPr>
          <w:sz w:val="22"/>
          <w:szCs w:val="22"/>
        </w:rPr>
      </w:pPr>
      <w:r w:rsidRPr="006B41F7">
        <w:rPr>
          <w:sz w:val="22"/>
          <w:szCs w:val="22"/>
        </w:rPr>
        <w:t>A</w:t>
      </w:r>
      <w:proofErr w:type="gramStart"/>
      <w:r w:rsidRPr="006B41F7">
        <w:rPr>
          <w:sz w:val="22"/>
          <w:szCs w:val="22"/>
        </w:rPr>
        <w:t xml:space="preserve">. </w:t>
      </w:r>
      <w:r w:rsidRPr="006B41F7">
        <w:rPr>
          <w:sz w:val="22"/>
          <w:szCs w:val="22"/>
        </w:rPr>
        <w:tab/>
        <w:t>The</w:t>
      </w:r>
      <w:proofErr w:type="gramEnd"/>
      <w:r w:rsidRPr="006B41F7">
        <w:rPr>
          <w:sz w:val="22"/>
          <w:szCs w:val="22"/>
        </w:rPr>
        <w:t xml:space="preserve"> certifying authority</w:t>
      </w:r>
      <w:r w:rsidR="00E544CD">
        <w:rPr>
          <w:sz w:val="22"/>
          <w:szCs w:val="22"/>
        </w:rPr>
        <w:t xml:space="preserve"> must</w:t>
      </w:r>
      <w:r w:rsidRPr="006B41F7">
        <w:rPr>
          <w:color w:val="FF0000"/>
          <w:sz w:val="22"/>
          <w:szCs w:val="22"/>
        </w:rPr>
        <w:t xml:space="preserve"> </w:t>
      </w:r>
      <w:r w:rsidRPr="006B41F7">
        <w:rPr>
          <w:sz w:val="22"/>
          <w:szCs w:val="22"/>
        </w:rPr>
        <w:t>have a comprehensive written plan for the orientation, pre-certification training, certification, and ongoing training of foster parents.</w:t>
      </w:r>
    </w:p>
    <w:p w14:paraId="3FCD3CDE" w14:textId="033CB4B4" w:rsidR="00327F2E" w:rsidRPr="006B41F7" w:rsidRDefault="00327F2E" w:rsidP="00327F2E">
      <w:pPr>
        <w:spacing w:after="200" w:line="276" w:lineRule="auto"/>
        <w:ind w:left="1440" w:right="-720" w:hanging="720"/>
        <w:rPr>
          <w:sz w:val="22"/>
          <w:szCs w:val="22"/>
        </w:rPr>
      </w:pPr>
      <w:bookmarkStart w:id="70" w:name="_Hlk221625958"/>
      <w:r w:rsidRPr="006B41F7">
        <w:rPr>
          <w:sz w:val="22"/>
          <w:szCs w:val="22"/>
        </w:rPr>
        <w:t xml:space="preserve">1. </w:t>
      </w:r>
      <w:r w:rsidRPr="006B41F7">
        <w:rPr>
          <w:sz w:val="22"/>
          <w:szCs w:val="22"/>
        </w:rPr>
        <w:tab/>
        <w:t>The certifying authority</w:t>
      </w:r>
      <w:r w:rsidR="00E544CD">
        <w:rPr>
          <w:sz w:val="22"/>
          <w:szCs w:val="22"/>
        </w:rPr>
        <w:t xml:space="preserve"> must</w:t>
      </w:r>
      <w:r w:rsidRPr="006B41F7">
        <w:rPr>
          <w:color w:val="FF0000"/>
          <w:sz w:val="22"/>
          <w:szCs w:val="22"/>
        </w:rPr>
        <w:t xml:space="preserve"> </w:t>
      </w:r>
      <w:r w:rsidRPr="006B41F7">
        <w:rPr>
          <w:sz w:val="22"/>
          <w:szCs w:val="22"/>
        </w:rPr>
        <w:t>have an introductory training and orientation program for all foster parents. This program</w:t>
      </w:r>
      <w:r w:rsidR="00E544CD">
        <w:rPr>
          <w:sz w:val="22"/>
          <w:szCs w:val="22"/>
        </w:rPr>
        <w:t xml:space="preserve"> must</w:t>
      </w:r>
      <w:r w:rsidRPr="006B41F7">
        <w:rPr>
          <w:sz w:val="22"/>
          <w:szCs w:val="22"/>
        </w:rPr>
        <w:t xml:space="preserve"> include, at a minimum, twenty-seven</w:t>
      </w:r>
      <w:r w:rsidR="00E544CD">
        <w:rPr>
          <w:sz w:val="22"/>
          <w:szCs w:val="22"/>
        </w:rPr>
        <w:t xml:space="preserve"> (27)</w:t>
      </w:r>
      <w:r w:rsidRPr="006B41F7">
        <w:rPr>
          <w:color w:val="FF0000"/>
          <w:sz w:val="22"/>
          <w:szCs w:val="22"/>
        </w:rPr>
        <w:t xml:space="preserve"> </w:t>
      </w:r>
      <w:r w:rsidRPr="006B41F7">
        <w:rPr>
          <w:sz w:val="22"/>
          <w:szCs w:val="22"/>
        </w:rPr>
        <w:t xml:space="preserve">hours of initial training consisting of at least twelve (12) hours </w:t>
      </w:r>
      <w:r w:rsidR="00E544CD">
        <w:rPr>
          <w:sz w:val="22"/>
          <w:szCs w:val="22"/>
        </w:rPr>
        <w:t>of training</w:t>
      </w:r>
      <w:r w:rsidRPr="006B41F7">
        <w:rPr>
          <w:color w:val="FF0000"/>
          <w:sz w:val="22"/>
          <w:szCs w:val="22"/>
        </w:rPr>
        <w:t xml:space="preserve"> </w:t>
      </w:r>
      <w:r w:rsidRPr="006B41F7">
        <w:rPr>
          <w:sz w:val="22"/>
          <w:szCs w:val="22"/>
        </w:rPr>
        <w:t xml:space="preserve">prior to </w:t>
      </w:r>
      <w:r w:rsidR="00E544CD">
        <w:rPr>
          <w:sz w:val="22"/>
          <w:szCs w:val="22"/>
        </w:rPr>
        <w:t>the</w:t>
      </w:r>
      <w:r w:rsidRPr="006B41F7">
        <w:rPr>
          <w:color w:val="FF0000"/>
          <w:sz w:val="22"/>
          <w:szCs w:val="22"/>
        </w:rPr>
        <w:t xml:space="preserve"> </w:t>
      </w:r>
      <w:r w:rsidRPr="006B41F7">
        <w:rPr>
          <w:sz w:val="22"/>
          <w:szCs w:val="22"/>
        </w:rPr>
        <w:t xml:space="preserve">placement of a child and </w:t>
      </w:r>
      <w:r w:rsidR="00E544CD">
        <w:rPr>
          <w:sz w:val="22"/>
          <w:szCs w:val="22"/>
        </w:rPr>
        <w:t>completion of</w:t>
      </w:r>
      <w:r w:rsidRPr="006B41F7">
        <w:rPr>
          <w:color w:val="FF0000"/>
          <w:sz w:val="22"/>
          <w:szCs w:val="22"/>
        </w:rPr>
        <w:t xml:space="preserve"> </w:t>
      </w:r>
      <w:r w:rsidRPr="006B41F7">
        <w:rPr>
          <w:sz w:val="22"/>
          <w:szCs w:val="22"/>
        </w:rPr>
        <w:t>the remaining</w:t>
      </w:r>
      <w:r w:rsidR="00E544CD">
        <w:rPr>
          <w:sz w:val="22"/>
          <w:szCs w:val="22"/>
        </w:rPr>
        <w:t xml:space="preserve"> training</w:t>
      </w:r>
      <w:r w:rsidRPr="006B41F7">
        <w:rPr>
          <w:sz w:val="22"/>
          <w:szCs w:val="22"/>
        </w:rPr>
        <w:t xml:space="preserve"> within</w:t>
      </w:r>
      <w:r w:rsidR="00E544CD">
        <w:rPr>
          <w:sz w:val="22"/>
          <w:szCs w:val="22"/>
        </w:rPr>
        <w:t xml:space="preserve"> three (</w:t>
      </w:r>
      <w:r w:rsidRPr="006B41F7">
        <w:rPr>
          <w:sz w:val="22"/>
          <w:szCs w:val="22"/>
        </w:rPr>
        <w:t>3</w:t>
      </w:r>
      <w:r w:rsidR="00E544CD">
        <w:rPr>
          <w:sz w:val="22"/>
          <w:szCs w:val="22"/>
        </w:rPr>
        <w:t>)</w:t>
      </w:r>
      <w:r w:rsidRPr="006B41F7">
        <w:rPr>
          <w:sz w:val="22"/>
          <w:szCs w:val="22"/>
        </w:rPr>
        <w:t xml:space="preserve"> months after</w:t>
      </w:r>
      <w:r w:rsidR="00E544CD">
        <w:rPr>
          <w:sz w:val="22"/>
          <w:szCs w:val="22"/>
        </w:rPr>
        <w:t xml:space="preserve"> such</w:t>
      </w:r>
      <w:r w:rsidRPr="006B41F7">
        <w:rPr>
          <w:color w:val="FF0000"/>
          <w:sz w:val="22"/>
          <w:szCs w:val="22"/>
        </w:rPr>
        <w:t xml:space="preserve"> </w:t>
      </w:r>
      <w:r w:rsidRPr="006B41F7">
        <w:rPr>
          <w:sz w:val="22"/>
          <w:szCs w:val="22"/>
        </w:rPr>
        <w:t xml:space="preserve">placement, </w:t>
      </w:r>
      <w:r w:rsidR="00E544CD">
        <w:rPr>
          <w:sz w:val="22"/>
          <w:szCs w:val="22"/>
        </w:rPr>
        <w:t>according to Section 26-6-909</w:t>
      </w:r>
      <w:r w:rsidR="00C75FAF">
        <w:rPr>
          <w:sz w:val="22"/>
          <w:szCs w:val="22"/>
        </w:rPr>
        <w:t>(2)(q)</w:t>
      </w:r>
      <w:r w:rsidR="00E544CD">
        <w:rPr>
          <w:sz w:val="22"/>
          <w:szCs w:val="22"/>
        </w:rPr>
        <w:t>(I)(a), C.R.S.</w:t>
      </w:r>
    </w:p>
    <w:bookmarkEnd w:id="70"/>
    <w:p w14:paraId="3FA4D463" w14:textId="09EA8B6C"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If</w:t>
      </w:r>
      <w:proofErr w:type="gramEnd"/>
      <w:r w:rsidRPr="006B41F7">
        <w:rPr>
          <w:sz w:val="22"/>
          <w:szCs w:val="22"/>
        </w:rPr>
        <w:t xml:space="preserve"> a child</w:t>
      </w:r>
      <w:r w:rsidR="003E0D31">
        <w:rPr>
          <w:sz w:val="22"/>
          <w:szCs w:val="22"/>
        </w:rPr>
        <w:t>/youth</w:t>
      </w:r>
      <w:r w:rsidRPr="006B41F7">
        <w:rPr>
          <w:sz w:val="22"/>
          <w:szCs w:val="22"/>
        </w:rPr>
        <w:t xml:space="preserve"> is placed with</w:t>
      </w:r>
      <w:r w:rsidR="003E0D31">
        <w:rPr>
          <w:sz w:val="22"/>
          <w:szCs w:val="22"/>
        </w:rPr>
        <w:t xml:space="preserve">in </w:t>
      </w:r>
      <w:r w:rsidRPr="006B41F7">
        <w:rPr>
          <w:sz w:val="22"/>
          <w:szCs w:val="22"/>
        </w:rPr>
        <w:t>foster care</w:t>
      </w:r>
      <w:r w:rsidR="003E0D31">
        <w:rPr>
          <w:sz w:val="22"/>
          <w:szCs w:val="22"/>
        </w:rPr>
        <w:t xml:space="preserve"> homes</w:t>
      </w:r>
      <w:r w:rsidRPr="006B41F7">
        <w:rPr>
          <w:sz w:val="22"/>
          <w:szCs w:val="22"/>
        </w:rPr>
        <w:t xml:space="preserve"> on an emergency basis, twelve (12) hours of core training must be completed</w:t>
      </w:r>
      <w:r w:rsidR="003E0D31">
        <w:rPr>
          <w:sz w:val="22"/>
          <w:szCs w:val="22"/>
        </w:rPr>
        <w:t>,</w:t>
      </w:r>
      <w:r w:rsidRPr="006B41F7">
        <w:rPr>
          <w:sz w:val="22"/>
          <w:szCs w:val="22"/>
        </w:rPr>
        <w:t xml:space="preserve"> and the remaining hours of training comp</w:t>
      </w:r>
      <w:r w:rsidR="003E0D31">
        <w:rPr>
          <w:sz w:val="22"/>
          <w:szCs w:val="22"/>
        </w:rPr>
        <w:t>l</w:t>
      </w:r>
      <w:r w:rsidRPr="006B41F7">
        <w:rPr>
          <w:sz w:val="22"/>
          <w:szCs w:val="22"/>
        </w:rPr>
        <w:t xml:space="preserve">eted within </w:t>
      </w:r>
      <w:r w:rsidR="003E0D31">
        <w:rPr>
          <w:sz w:val="22"/>
          <w:szCs w:val="22"/>
        </w:rPr>
        <w:t>four (</w:t>
      </w:r>
      <w:r w:rsidRPr="006B41F7">
        <w:rPr>
          <w:sz w:val="22"/>
          <w:szCs w:val="22"/>
        </w:rPr>
        <w:t>4</w:t>
      </w:r>
      <w:r w:rsidR="003E0D31">
        <w:rPr>
          <w:sz w:val="22"/>
          <w:szCs w:val="22"/>
        </w:rPr>
        <w:t>)</w:t>
      </w:r>
      <w:r w:rsidRPr="006B41F7">
        <w:rPr>
          <w:sz w:val="22"/>
          <w:szCs w:val="22"/>
        </w:rPr>
        <w:t xml:space="preserve"> months from the date of placement</w:t>
      </w:r>
      <w:r w:rsidR="003E0D31">
        <w:rPr>
          <w:sz w:val="22"/>
          <w:szCs w:val="22"/>
        </w:rPr>
        <w:t xml:space="preserve"> as outlined in Section 26-6-909(2)(q)(IV), C.R.S</w:t>
      </w:r>
      <w:r w:rsidRPr="006B41F7">
        <w:rPr>
          <w:sz w:val="22"/>
          <w:szCs w:val="22"/>
        </w:rPr>
        <w:t>.</w:t>
      </w:r>
    </w:p>
    <w:p w14:paraId="3174AC3D" w14:textId="1C0CF8D7" w:rsidR="00327F2E" w:rsidRPr="006B41F7" w:rsidRDefault="00327F2E" w:rsidP="00327F2E">
      <w:pPr>
        <w:spacing w:after="200" w:line="276" w:lineRule="auto"/>
        <w:ind w:left="1440" w:right="-720" w:hanging="720"/>
        <w:rPr>
          <w:sz w:val="22"/>
          <w:szCs w:val="22"/>
        </w:rPr>
      </w:pPr>
      <w:r w:rsidRPr="006B41F7">
        <w:rPr>
          <w:sz w:val="22"/>
          <w:szCs w:val="22"/>
        </w:rPr>
        <w:t xml:space="preserve">3. </w:t>
      </w:r>
      <w:r w:rsidRPr="006B41F7">
        <w:rPr>
          <w:sz w:val="22"/>
          <w:szCs w:val="22"/>
        </w:rPr>
        <w:tab/>
        <w:t>The certifying authority</w:t>
      </w:r>
      <w:r w:rsidR="00777251">
        <w:rPr>
          <w:sz w:val="22"/>
          <w:szCs w:val="22"/>
        </w:rPr>
        <w:t xml:space="preserve"> must</w:t>
      </w:r>
      <w:r w:rsidRPr="006B41F7">
        <w:rPr>
          <w:color w:val="FF0000"/>
          <w:sz w:val="22"/>
          <w:szCs w:val="22"/>
        </w:rPr>
        <w:t xml:space="preserve"> </w:t>
      </w:r>
      <w:r w:rsidRPr="006B41F7">
        <w:rPr>
          <w:sz w:val="22"/>
          <w:szCs w:val="22"/>
        </w:rPr>
        <w:t>maintain written documentation of specific in-service training held</w:t>
      </w:r>
      <w:r w:rsidR="00777251">
        <w:rPr>
          <w:sz w:val="22"/>
          <w:szCs w:val="22"/>
        </w:rPr>
        <w:t xml:space="preserve"> including: the name of the training, the date and length of the training, a description or outline of topics covered in the training,</w:t>
      </w:r>
      <w:r w:rsidR="003E0D31">
        <w:rPr>
          <w:sz w:val="22"/>
          <w:szCs w:val="22"/>
        </w:rPr>
        <w:t xml:space="preserve"> the name of the trainer,</w:t>
      </w:r>
      <w:r w:rsidRPr="006B41F7">
        <w:rPr>
          <w:color w:val="FF0000"/>
          <w:sz w:val="22"/>
          <w:szCs w:val="22"/>
        </w:rPr>
        <w:t xml:space="preserve"> </w:t>
      </w:r>
      <w:r w:rsidRPr="006B41F7">
        <w:rPr>
          <w:sz w:val="22"/>
          <w:szCs w:val="22"/>
        </w:rPr>
        <w:t>foster parent</w:t>
      </w:r>
      <w:r w:rsidR="003E0D31">
        <w:rPr>
          <w:sz w:val="22"/>
          <w:szCs w:val="22"/>
        </w:rPr>
        <w:t>(s)</w:t>
      </w:r>
      <w:r w:rsidRPr="006B41F7">
        <w:rPr>
          <w:sz w:val="22"/>
          <w:szCs w:val="22"/>
        </w:rPr>
        <w:t xml:space="preserve"> participating</w:t>
      </w:r>
      <w:r w:rsidR="003E0D31">
        <w:rPr>
          <w:sz w:val="22"/>
          <w:szCs w:val="22"/>
        </w:rPr>
        <w:t xml:space="preserve"> in the training,</w:t>
      </w:r>
      <w:r w:rsidRPr="006B41F7">
        <w:rPr>
          <w:sz w:val="22"/>
          <w:szCs w:val="22"/>
        </w:rPr>
        <w:t xml:space="preserve"> and/or other on-going training activities in which foster parents were involved.</w:t>
      </w:r>
    </w:p>
    <w:p w14:paraId="64006491" w14:textId="683B5FC6" w:rsidR="00327F2E" w:rsidRPr="006B41F7" w:rsidRDefault="00327F2E" w:rsidP="00327F2E">
      <w:pPr>
        <w:spacing w:after="200" w:line="276" w:lineRule="auto"/>
        <w:ind w:left="720" w:right="-720" w:hanging="720"/>
        <w:rPr>
          <w:color w:val="FF0000"/>
          <w:sz w:val="22"/>
          <w:szCs w:val="22"/>
        </w:rPr>
      </w:pPr>
      <w:r w:rsidRPr="006B41F7">
        <w:rPr>
          <w:sz w:val="22"/>
          <w:szCs w:val="22"/>
        </w:rPr>
        <w:t>B</w:t>
      </w:r>
      <w:proofErr w:type="gramStart"/>
      <w:r w:rsidRPr="006B41F7">
        <w:rPr>
          <w:sz w:val="22"/>
          <w:szCs w:val="22"/>
        </w:rPr>
        <w:t xml:space="preserve">. </w:t>
      </w:r>
      <w:r w:rsidRPr="006B41F7">
        <w:rPr>
          <w:sz w:val="22"/>
          <w:szCs w:val="22"/>
        </w:rPr>
        <w:tab/>
        <w:t>The</w:t>
      </w:r>
      <w:proofErr w:type="gramEnd"/>
      <w:r w:rsidRPr="006B41F7">
        <w:rPr>
          <w:sz w:val="22"/>
          <w:szCs w:val="22"/>
        </w:rPr>
        <w:t xml:space="preserve"> certifying authority</w:t>
      </w:r>
      <w:r w:rsidR="00777251">
        <w:rPr>
          <w:sz w:val="22"/>
          <w:szCs w:val="22"/>
        </w:rPr>
        <w:t xml:space="preserve"> must</w:t>
      </w:r>
      <w:r w:rsidRPr="006B41F7">
        <w:rPr>
          <w:color w:val="FF0000"/>
          <w:sz w:val="22"/>
          <w:szCs w:val="22"/>
        </w:rPr>
        <w:t xml:space="preserve"> </w:t>
      </w:r>
      <w:r w:rsidRPr="006B41F7">
        <w:rPr>
          <w:sz w:val="22"/>
          <w:szCs w:val="22"/>
        </w:rPr>
        <w:t>create a training development plan for each foster parent(s) to document the strengths and competencies of the foster parent(s) and to identify those areas in which additional training is needed.</w:t>
      </w:r>
      <w:r w:rsidR="00777251">
        <w:rPr>
          <w:sz w:val="22"/>
          <w:szCs w:val="22"/>
        </w:rPr>
        <w:t xml:space="preserve"> The plan must be updated annually and kept in the foster parent(s)’ file.</w:t>
      </w:r>
    </w:p>
    <w:p w14:paraId="7E1F08A8" w14:textId="4BE7109A" w:rsidR="00327F2E" w:rsidRPr="006B41F7" w:rsidRDefault="00327F2E" w:rsidP="00327F2E">
      <w:pPr>
        <w:spacing w:after="200" w:line="276" w:lineRule="auto"/>
        <w:ind w:left="720" w:right="-720" w:hanging="720"/>
        <w:rPr>
          <w:sz w:val="22"/>
          <w:szCs w:val="22"/>
        </w:rPr>
      </w:pPr>
      <w:r w:rsidRPr="006B41F7">
        <w:rPr>
          <w:sz w:val="22"/>
          <w:szCs w:val="22"/>
        </w:rPr>
        <w:t>C</w:t>
      </w:r>
      <w:proofErr w:type="gramStart"/>
      <w:r w:rsidRPr="006B41F7">
        <w:rPr>
          <w:sz w:val="22"/>
          <w:szCs w:val="22"/>
        </w:rPr>
        <w:t xml:space="preserve">. </w:t>
      </w:r>
      <w:r w:rsidRPr="006B41F7">
        <w:rPr>
          <w:sz w:val="22"/>
          <w:szCs w:val="22"/>
        </w:rPr>
        <w:tab/>
        <w:t>The</w:t>
      </w:r>
      <w:proofErr w:type="gramEnd"/>
      <w:r w:rsidRPr="006B41F7">
        <w:rPr>
          <w:sz w:val="22"/>
          <w:szCs w:val="22"/>
        </w:rPr>
        <w:t xml:space="preserve"> certifying authority</w:t>
      </w:r>
      <w:r w:rsidR="00777251">
        <w:rPr>
          <w:sz w:val="22"/>
          <w:szCs w:val="22"/>
        </w:rPr>
        <w:t xml:space="preserve"> must</w:t>
      </w:r>
      <w:r w:rsidRPr="006B41F7">
        <w:rPr>
          <w:sz w:val="22"/>
          <w:szCs w:val="22"/>
        </w:rPr>
        <w:t xml:space="preserve"> document that foster parents receive quality, appropriate, competency-based training </w:t>
      </w:r>
      <w:r w:rsidR="00777251">
        <w:rPr>
          <w:sz w:val="22"/>
          <w:szCs w:val="22"/>
        </w:rPr>
        <w:t xml:space="preserve">prior to certification and/or placement of a child or youth </w:t>
      </w:r>
      <w:r w:rsidRPr="006B41F7">
        <w:rPr>
          <w:sz w:val="22"/>
          <w:szCs w:val="22"/>
        </w:rPr>
        <w:t>in the following areas</w:t>
      </w:r>
      <w:r w:rsidR="00777251">
        <w:rPr>
          <w:sz w:val="22"/>
          <w:szCs w:val="22"/>
        </w:rPr>
        <w:t>, as outlined in Section 19-7-104(1), C.R.S.:</w:t>
      </w:r>
    </w:p>
    <w:p w14:paraId="54099D31" w14:textId="77777777" w:rsidR="00777251" w:rsidRPr="00777251" w:rsidRDefault="00777251" w:rsidP="00327F2E">
      <w:pPr>
        <w:spacing w:after="200" w:line="276" w:lineRule="auto"/>
        <w:ind w:left="1440" w:right="-720" w:hanging="720"/>
        <w:rPr>
          <w:sz w:val="22"/>
          <w:szCs w:val="22"/>
        </w:rPr>
      </w:pPr>
      <w:r w:rsidRPr="00777251">
        <w:rPr>
          <w:sz w:val="22"/>
          <w:szCs w:val="22"/>
        </w:rPr>
        <w:t>1.</w:t>
      </w:r>
      <w:r w:rsidRPr="00777251">
        <w:rPr>
          <w:sz w:val="22"/>
          <w:szCs w:val="22"/>
        </w:rPr>
        <w:tab/>
        <w:t>The effects of child abuse and neglect on child development;</w:t>
      </w:r>
    </w:p>
    <w:p w14:paraId="4523D812" w14:textId="77777777" w:rsidR="00777251" w:rsidRPr="00777251" w:rsidRDefault="00777251" w:rsidP="00327F2E">
      <w:pPr>
        <w:spacing w:after="200" w:line="276" w:lineRule="auto"/>
        <w:ind w:left="1440" w:right="-720" w:hanging="720"/>
        <w:rPr>
          <w:sz w:val="22"/>
          <w:szCs w:val="22"/>
        </w:rPr>
      </w:pPr>
      <w:r w:rsidRPr="00777251">
        <w:rPr>
          <w:sz w:val="22"/>
          <w:szCs w:val="22"/>
        </w:rPr>
        <w:t>2.</w:t>
      </w:r>
      <w:r w:rsidRPr="00777251">
        <w:rPr>
          <w:sz w:val="22"/>
          <w:szCs w:val="22"/>
        </w:rPr>
        <w:tab/>
        <w:t>Health issues in foster care, including health services available to children and youth in foster care;</w:t>
      </w:r>
    </w:p>
    <w:p w14:paraId="083E03B0" w14:textId="520C59D1" w:rsidR="00327F2E" w:rsidRPr="00777251" w:rsidRDefault="00777251" w:rsidP="00777251">
      <w:pPr>
        <w:spacing w:after="200" w:line="276" w:lineRule="auto"/>
        <w:ind w:left="1440" w:right="-720" w:hanging="720"/>
        <w:rPr>
          <w:sz w:val="22"/>
          <w:szCs w:val="22"/>
        </w:rPr>
      </w:pPr>
      <w:r w:rsidRPr="00777251">
        <w:rPr>
          <w:sz w:val="22"/>
          <w:szCs w:val="22"/>
        </w:rPr>
        <w:t>3.</w:t>
      </w:r>
      <w:r w:rsidRPr="00777251">
        <w:rPr>
          <w:sz w:val="22"/>
          <w:szCs w:val="22"/>
        </w:rPr>
        <w:tab/>
        <w:t>The right of a child or youth in foster care to have fair and equal access to all available services, placement, care, treatment, and benefits, and to not be subjected to discrimination or harassment on the basis of actual or perceived disability, race, creed, religion, color, sex, sexual orientation, gender identity, gender expression, national origin, ancestry, or any communicable disease, including HIV, of the child or youth;</w:t>
      </w:r>
    </w:p>
    <w:p w14:paraId="7BFB4E79" w14:textId="005215BA" w:rsidR="00777251" w:rsidRPr="00777251" w:rsidRDefault="00777251" w:rsidP="00777251">
      <w:pPr>
        <w:spacing w:after="200" w:line="276" w:lineRule="auto"/>
        <w:ind w:left="1440" w:right="-720" w:hanging="720"/>
        <w:rPr>
          <w:sz w:val="22"/>
          <w:szCs w:val="22"/>
        </w:rPr>
      </w:pPr>
      <w:r w:rsidRPr="00777251">
        <w:rPr>
          <w:sz w:val="22"/>
          <w:szCs w:val="22"/>
        </w:rPr>
        <w:t>4.</w:t>
      </w:r>
      <w:r w:rsidRPr="00777251">
        <w:rPr>
          <w:sz w:val="22"/>
          <w:szCs w:val="22"/>
        </w:rPr>
        <w:tab/>
        <w:t>The rights of siblings in foster care, as set forth in Section 19-7-203, C.R.S.; and</w:t>
      </w:r>
    </w:p>
    <w:p w14:paraId="371C9646" w14:textId="36985781" w:rsidR="00327F2E" w:rsidRPr="00777251" w:rsidRDefault="00777251" w:rsidP="00777251">
      <w:pPr>
        <w:spacing w:after="200" w:line="276" w:lineRule="auto"/>
        <w:ind w:left="1440" w:right="-720" w:hanging="720"/>
        <w:rPr>
          <w:sz w:val="22"/>
          <w:szCs w:val="22"/>
        </w:rPr>
      </w:pPr>
      <w:r w:rsidRPr="00777251">
        <w:rPr>
          <w:sz w:val="22"/>
          <w:szCs w:val="22"/>
        </w:rPr>
        <w:t>5.</w:t>
      </w:r>
      <w:r w:rsidRPr="00777251">
        <w:rPr>
          <w:sz w:val="22"/>
          <w:szCs w:val="22"/>
        </w:rPr>
        <w:tab/>
        <w:t>Understanding the role of a child welfare education liaison, as described in Section 22-32-138(2), C.R.S., if applicable.</w:t>
      </w:r>
    </w:p>
    <w:p w14:paraId="5EBDD6C4" w14:textId="1566521F" w:rsidR="00327F2E" w:rsidRPr="00777251" w:rsidRDefault="00777251" w:rsidP="00327F2E">
      <w:pPr>
        <w:spacing w:after="200" w:line="276" w:lineRule="auto"/>
        <w:ind w:left="720" w:right="-720" w:hanging="720"/>
        <w:rPr>
          <w:sz w:val="22"/>
          <w:szCs w:val="22"/>
        </w:rPr>
      </w:pPr>
      <w:r w:rsidRPr="00777251">
        <w:rPr>
          <w:sz w:val="22"/>
          <w:szCs w:val="22"/>
        </w:rPr>
        <w:t>D.</w:t>
      </w:r>
      <w:r w:rsidRPr="00777251">
        <w:rPr>
          <w:sz w:val="22"/>
          <w:szCs w:val="22"/>
        </w:rPr>
        <w:tab/>
        <w:t>Initial training prior to certification and/or placement of a child or youth must also include:</w:t>
      </w:r>
    </w:p>
    <w:p w14:paraId="33E50727" w14:textId="77777777" w:rsidR="00327F2E" w:rsidRPr="006B41F7" w:rsidRDefault="00327F2E" w:rsidP="00327F2E">
      <w:pPr>
        <w:spacing w:after="200" w:line="276" w:lineRule="auto"/>
        <w:ind w:left="1440" w:right="-720" w:hanging="720"/>
        <w:rPr>
          <w:sz w:val="22"/>
          <w:szCs w:val="22"/>
        </w:rPr>
      </w:pPr>
      <w:bookmarkStart w:id="71" w:name="_Hlk221625981"/>
      <w:r w:rsidRPr="006B41F7">
        <w:rPr>
          <w:sz w:val="22"/>
          <w:szCs w:val="22"/>
        </w:rPr>
        <w:lastRenderedPageBreak/>
        <w:t>***</w:t>
      </w:r>
    </w:p>
    <w:bookmarkEnd w:id="71"/>
    <w:p w14:paraId="745036DC" w14:textId="68025AD3" w:rsidR="00327F2E" w:rsidRPr="006B41F7" w:rsidRDefault="00327F2E" w:rsidP="00327F2E">
      <w:pPr>
        <w:spacing w:after="200" w:line="276" w:lineRule="auto"/>
        <w:ind w:left="1440" w:right="-720" w:hanging="720"/>
        <w:rPr>
          <w:sz w:val="22"/>
          <w:szCs w:val="22"/>
        </w:rPr>
      </w:pPr>
      <w:r w:rsidRPr="006B41F7">
        <w:rPr>
          <w:sz w:val="22"/>
          <w:szCs w:val="22"/>
        </w:rPr>
        <w:t>2</w:t>
      </w:r>
      <w:proofErr w:type="gramStart"/>
      <w:r w:rsidRPr="006B41F7">
        <w:rPr>
          <w:sz w:val="22"/>
          <w:szCs w:val="22"/>
        </w:rPr>
        <w:t xml:space="preserve">. </w:t>
      </w:r>
      <w:r w:rsidRPr="006B41F7">
        <w:rPr>
          <w:sz w:val="22"/>
          <w:szCs w:val="22"/>
        </w:rPr>
        <w:tab/>
        <w:t>The</w:t>
      </w:r>
      <w:proofErr w:type="gramEnd"/>
      <w:r w:rsidRPr="006B41F7">
        <w:rPr>
          <w:sz w:val="22"/>
          <w:szCs w:val="22"/>
        </w:rPr>
        <w:t xml:space="preserve"> principles and practices of </w:t>
      </w:r>
      <w:proofErr w:type="gramStart"/>
      <w:r w:rsidRPr="006B41F7">
        <w:rPr>
          <w:sz w:val="22"/>
          <w:szCs w:val="22"/>
        </w:rPr>
        <w:t>child care</w:t>
      </w:r>
      <w:proofErr w:type="gramEnd"/>
      <w:r w:rsidRPr="006B41F7">
        <w:rPr>
          <w:sz w:val="22"/>
          <w:szCs w:val="22"/>
        </w:rPr>
        <w:t>, including developmentally appropriate practices</w:t>
      </w:r>
      <w:r w:rsidR="00777251">
        <w:rPr>
          <w:sz w:val="22"/>
          <w:szCs w:val="22"/>
        </w:rPr>
        <w:t xml:space="preserve"> for the population served within the home.</w:t>
      </w:r>
    </w:p>
    <w:p w14:paraId="44559201" w14:textId="77777777" w:rsidR="00327F2E" w:rsidRPr="006B41F7" w:rsidRDefault="00327F2E" w:rsidP="00327F2E">
      <w:pPr>
        <w:spacing w:after="200" w:line="276" w:lineRule="auto"/>
        <w:ind w:left="1440" w:right="-720" w:hanging="720"/>
        <w:rPr>
          <w:sz w:val="22"/>
          <w:szCs w:val="22"/>
        </w:rPr>
      </w:pPr>
      <w:bookmarkStart w:id="72" w:name="_Hlk221626001"/>
      <w:r w:rsidRPr="006B41F7">
        <w:rPr>
          <w:sz w:val="22"/>
          <w:szCs w:val="22"/>
        </w:rPr>
        <w:t>***</w:t>
      </w:r>
    </w:p>
    <w:bookmarkEnd w:id="72"/>
    <w:p w14:paraId="21CF0269" w14:textId="61FE2288" w:rsidR="00327F2E" w:rsidRPr="00777251" w:rsidRDefault="00327F2E" w:rsidP="00327F2E">
      <w:pPr>
        <w:spacing w:after="200" w:line="276" w:lineRule="auto"/>
        <w:ind w:left="1440" w:right="-720" w:hanging="720"/>
        <w:rPr>
          <w:sz w:val="22"/>
          <w:szCs w:val="22"/>
        </w:rPr>
      </w:pPr>
      <w:r w:rsidRPr="006B41F7">
        <w:rPr>
          <w:sz w:val="22"/>
          <w:szCs w:val="22"/>
        </w:rPr>
        <w:t>4</w:t>
      </w:r>
      <w:proofErr w:type="gramStart"/>
      <w:r w:rsidRPr="006B41F7">
        <w:rPr>
          <w:sz w:val="22"/>
          <w:szCs w:val="22"/>
        </w:rPr>
        <w:t xml:space="preserve">. </w:t>
      </w:r>
      <w:r w:rsidRPr="006B41F7">
        <w:rPr>
          <w:sz w:val="22"/>
          <w:szCs w:val="22"/>
        </w:rPr>
        <w:tab/>
        <w:t>Acceptable</w:t>
      </w:r>
      <w:proofErr w:type="gramEnd"/>
      <w:r w:rsidRPr="006B41F7">
        <w:rPr>
          <w:sz w:val="22"/>
          <w:szCs w:val="22"/>
        </w:rPr>
        <w:t xml:space="preserve"> behavior management techniques</w:t>
      </w:r>
      <w:r w:rsidR="00777251">
        <w:rPr>
          <w:sz w:val="22"/>
          <w:szCs w:val="22"/>
        </w:rPr>
        <w:t xml:space="preserve"> and appropriate discipline practices to </w:t>
      </w:r>
      <w:r w:rsidR="00777251" w:rsidRPr="00777251">
        <w:rPr>
          <w:sz w:val="22"/>
          <w:szCs w:val="22"/>
        </w:rPr>
        <w:t>include positive and constructive methods for managing behavior.</w:t>
      </w:r>
    </w:p>
    <w:p w14:paraId="101CEF14" w14:textId="210E21E3" w:rsidR="00327F2E" w:rsidRPr="00777251" w:rsidRDefault="00777251" w:rsidP="00327F2E">
      <w:pPr>
        <w:spacing w:after="200" w:line="276" w:lineRule="auto"/>
        <w:ind w:left="1440" w:right="-720" w:hanging="720"/>
        <w:rPr>
          <w:sz w:val="22"/>
          <w:szCs w:val="22"/>
        </w:rPr>
      </w:pPr>
      <w:r w:rsidRPr="00777251">
        <w:rPr>
          <w:sz w:val="22"/>
          <w:szCs w:val="22"/>
        </w:rPr>
        <w:t>5</w:t>
      </w:r>
      <w:proofErr w:type="gramStart"/>
      <w:r w:rsidR="00327F2E" w:rsidRPr="00777251">
        <w:rPr>
          <w:sz w:val="22"/>
          <w:szCs w:val="22"/>
        </w:rPr>
        <w:t xml:space="preserve">. </w:t>
      </w:r>
      <w:r w:rsidR="00327F2E" w:rsidRPr="00777251">
        <w:rPr>
          <w:sz w:val="22"/>
          <w:szCs w:val="22"/>
        </w:rPr>
        <w:tab/>
        <w:t>Appropriate</w:t>
      </w:r>
      <w:proofErr w:type="gramEnd"/>
      <w:r w:rsidRPr="00777251">
        <w:rPr>
          <w:sz w:val="22"/>
          <w:szCs w:val="22"/>
        </w:rPr>
        <w:t xml:space="preserve"> professional</w:t>
      </w:r>
      <w:r w:rsidR="00327F2E" w:rsidRPr="00777251">
        <w:rPr>
          <w:sz w:val="22"/>
          <w:szCs w:val="22"/>
        </w:rPr>
        <w:t xml:space="preserve"> boundaries (both physical and emotional) between foster parents and children</w:t>
      </w:r>
      <w:r w:rsidRPr="00777251">
        <w:rPr>
          <w:sz w:val="22"/>
          <w:szCs w:val="22"/>
        </w:rPr>
        <w:t>/youth</w:t>
      </w:r>
      <w:r w:rsidR="00327F2E" w:rsidRPr="00777251">
        <w:rPr>
          <w:sz w:val="22"/>
          <w:szCs w:val="22"/>
        </w:rPr>
        <w:t xml:space="preserve"> while in placement at the foster care home and after discharge.</w:t>
      </w:r>
    </w:p>
    <w:p w14:paraId="410C7987" w14:textId="5D264C0A" w:rsidR="00327F2E" w:rsidRDefault="00777251" w:rsidP="00777251">
      <w:pPr>
        <w:spacing w:after="200" w:line="276" w:lineRule="auto"/>
        <w:ind w:left="1440" w:right="-720" w:hanging="720"/>
        <w:rPr>
          <w:sz w:val="22"/>
          <w:szCs w:val="22"/>
        </w:rPr>
      </w:pPr>
      <w:r w:rsidRPr="00777251">
        <w:rPr>
          <w:sz w:val="22"/>
          <w:szCs w:val="22"/>
        </w:rPr>
        <w:t>6.</w:t>
      </w:r>
      <w:r w:rsidRPr="00777251">
        <w:rPr>
          <w:sz w:val="22"/>
          <w:szCs w:val="22"/>
        </w:rPr>
        <w:tab/>
        <w:t xml:space="preserve">Procedures </w:t>
      </w:r>
      <w:r>
        <w:rPr>
          <w:sz w:val="22"/>
          <w:szCs w:val="22"/>
        </w:rPr>
        <w:t>for child/youth supervision based on the needs of children/youth, including the need for informed supervision of children/youth with inappropriate sexualized behaviors.</w:t>
      </w:r>
    </w:p>
    <w:p w14:paraId="169F10C7" w14:textId="582F1CAF" w:rsidR="00327F2E" w:rsidRDefault="00777251" w:rsidP="00777251">
      <w:pPr>
        <w:spacing w:after="200" w:line="276" w:lineRule="auto"/>
        <w:ind w:left="1440" w:right="-720" w:hanging="720"/>
        <w:rPr>
          <w:sz w:val="22"/>
          <w:szCs w:val="22"/>
        </w:rPr>
      </w:pPr>
      <w:r>
        <w:rPr>
          <w:sz w:val="22"/>
          <w:szCs w:val="22"/>
        </w:rPr>
        <w:t>7.</w:t>
      </w:r>
      <w:r>
        <w:rPr>
          <w:sz w:val="22"/>
          <w:szCs w:val="22"/>
        </w:rPr>
        <w:tab/>
        <w:t>Confidentiality as it relates to the Health Insurance Portability and Accountability Act of 1996 (HIPAA), as incorporated by reference in Section 7.701.14 and the Family Educational Rights and Privacy Act (FERPA) of 1974, as incorporated by reference in Section 7.701.14.</w:t>
      </w:r>
    </w:p>
    <w:p w14:paraId="6F5368DF" w14:textId="1C0D18F1" w:rsidR="00327F2E" w:rsidRDefault="00777251" w:rsidP="00777251">
      <w:pPr>
        <w:spacing w:after="200" w:line="276" w:lineRule="auto"/>
        <w:ind w:left="1440" w:right="-720" w:hanging="720"/>
        <w:rPr>
          <w:sz w:val="22"/>
          <w:szCs w:val="22"/>
        </w:rPr>
      </w:pPr>
      <w:r>
        <w:rPr>
          <w:sz w:val="22"/>
          <w:szCs w:val="22"/>
        </w:rPr>
        <w:t>8.</w:t>
      </w:r>
      <w:r>
        <w:rPr>
          <w:sz w:val="22"/>
          <w:szCs w:val="22"/>
        </w:rPr>
        <w:tab/>
        <w:t>The foster parents’ responsibilities as a mandated reporter and completion of the state-approved mandatory reporter training to report all suspicion of child abuse and neglect immediately to the Colorado Child Abuse and Neglect Hotline.</w:t>
      </w:r>
    </w:p>
    <w:p w14:paraId="55DACBAD" w14:textId="6B629E25" w:rsidR="00777251" w:rsidRDefault="00777251" w:rsidP="00777251">
      <w:pPr>
        <w:spacing w:after="200" w:line="276" w:lineRule="auto"/>
        <w:ind w:left="1440" w:right="-720" w:hanging="720"/>
        <w:rPr>
          <w:sz w:val="22"/>
          <w:szCs w:val="22"/>
        </w:rPr>
      </w:pPr>
      <w:r>
        <w:rPr>
          <w:sz w:val="22"/>
          <w:szCs w:val="22"/>
        </w:rPr>
        <w:t>9.</w:t>
      </w:r>
      <w:r>
        <w:rPr>
          <w:sz w:val="22"/>
          <w:szCs w:val="22"/>
        </w:rPr>
        <w:tab/>
        <w:t>How to recognize when children/youth have potentially been victims of labor or sex trafficking and reporting such to the Colorado Child Abuse and Neglect Hotline.</w:t>
      </w:r>
    </w:p>
    <w:p w14:paraId="73B3CFBE" w14:textId="17286B1B" w:rsidR="00327F2E" w:rsidRPr="00777251" w:rsidRDefault="00777251" w:rsidP="00777251">
      <w:pPr>
        <w:spacing w:after="200" w:line="276" w:lineRule="auto"/>
        <w:ind w:left="1440" w:right="-720" w:hanging="720"/>
        <w:rPr>
          <w:sz w:val="22"/>
          <w:szCs w:val="22"/>
        </w:rPr>
      </w:pPr>
      <w:r>
        <w:rPr>
          <w:sz w:val="22"/>
          <w:szCs w:val="22"/>
        </w:rPr>
        <w:t>10.</w:t>
      </w:r>
      <w:r>
        <w:rPr>
          <w:sz w:val="22"/>
          <w:szCs w:val="22"/>
        </w:rPr>
        <w:tab/>
        <w:t>CPR and first aid training.</w:t>
      </w:r>
    </w:p>
    <w:p w14:paraId="38E75BA1" w14:textId="77777777" w:rsidR="00777251" w:rsidRDefault="00777251" w:rsidP="00777251">
      <w:pPr>
        <w:spacing w:after="200" w:line="276" w:lineRule="auto"/>
        <w:ind w:left="1440" w:right="-720" w:hanging="720"/>
        <w:rPr>
          <w:sz w:val="22"/>
          <w:szCs w:val="22"/>
        </w:rPr>
      </w:pPr>
      <w:r w:rsidRPr="00777251">
        <w:rPr>
          <w:sz w:val="22"/>
          <w:szCs w:val="22"/>
        </w:rPr>
        <w:t>11.</w:t>
      </w:r>
      <w:r w:rsidRPr="00777251">
        <w:rPr>
          <w:sz w:val="22"/>
          <w:szCs w:val="22"/>
        </w:rPr>
        <w:tab/>
        <w:t>The application of the R</w:t>
      </w:r>
      <w:r w:rsidR="00327F2E" w:rsidRPr="00777251">
        <w:rPr>
          <w:sz w:val="22"/>
          <w:szCs w:val="22"/>
        </w:rPr>
        <w:t xml:space="preserve">easonable and </w:t>
      </w:r>
      <w:r w:rsidRPr="00777251">
        <w:rPr>
          <w:sz w:val="22"/>
          <w:szCs w:val="22"/>
        </w:rPr>
        <w:t>P</w:t>
      </w:r>
      <w:r w:rsidR="00327F2E" w:rsidRPr="00777251">
        <w:rPr>
          <w:sz w:val="22"/>
          <w:szCs w:val="22"/>
        </w:rPr>
        <w:t xml:space="preserve">rudent </w:t>
      </w:r>
      <w:r w:rsidRPr="00777251">
        <w:rPr>
          <w:sz w:val="22"/>
          <w:szCs w:val="22"/>
        </w:rPr>
        <w:t>P</w:t>
      </w:r>
      <w:r w:rsidR="00327F2E" w:rsidRPr="00777251">
        <w:rPr>
          <w:sz w:val="22"/>
          <w:szCs w:val="22"/>
        </w:rPr>
        <w:t xml:space="preserve">arent </w:t>
      </w:r>
      <w:r w:rsidRPr="00777251">
        <w:rPr>
          <w:sz w:val="22"/>
          <w:szCs w:val="22"/>
        </w:rPr>
        <w:t>S</w:t>
      </w:r>
      <w:r w:rsidR="00327F2E" w:rsidRPr="00777251">
        <w:rPr>
          <w:sz w:val="22"/>
          <w:szCs w:val="22"/>
        </w:rPr>
        <w:t>tandard based upon the criteria in Section 7.701.200.</w:t>
      </w:r>
    </w:p>
    <w:p w14:paraId="2D26574C" w14:textId="2B355AC1" w:rsidR="00327F2E" w:rsidRPr="00777251" w:rsidRDefault="00777251" w:rsidP="00777251">
      <w:pPr>
        <w:spacing w:after="200" w:line="276" w:lineRule="auto"/>
        <w:ind w:left="720" w:right="-720" w:hanging="720"/>
        <w:rPr>
          <w:sz w:val="22"/>
          <w:szCs w:val="22"/>
        </w:rPr>
      </w:pPr>
      <w:r w:rsidRPr="00777251">
        <w:rPr>
          <w:sz w:val="22"/>
          <w:szCs w:val="22"/>
        </w:rPr>
        <w:t>F.</w:t>
      </w:r>
      <w:r w:rsidRPr="00777251">
        <w:rPr>
          <w:sz w:val="22"/>
          <w:szCs w:val="22"/>
        </w:rPr>
        <w:tab/>
        <w:t>Training requirements for each additional or ongoing year of certification are as follows:</w:t>
      </w:r>
    </w:p>
    <w:p w14:paraId="32EFBC6D" w14:textId="486118CC" w:rsidR="00327F2E" w:rsidRPr="00777251" w:rsidRDefault="00777251" w:rsidP="00327F2E">
      <w:pPr>
        <w:spacing w:after="200" w:line="276" w:lineRule="auto"/>
        <w:ind w:left="1440" w:right="-720" w:hanging="720"/>
        <w:rPr>
          <w:sz w:val="22"/>
          <w:szCs w:val="22"/>
        </w:rPr>
      </w:pPr>
      <w:r w:rsidRPr="00777251">
        <w:rPr>
          <w:sz w:val="22"/>
          <w:szCs w:val="22"/>
        </w:rPr>
        <w:t>1</w:t>
      </w:r>
      <w:proofErr w:type="gramStart"/>
      <w:r w:rsidR="00327F2E" w:rsidRPr="00777251">
        <w:rPr>
          <w:sz w:val="22"/>
          <w:szCs w:val="22"/>
        </w:rPr>
        <w:t xml:space="preserve">. </w:t>
      </w:r>
      <w:r w:rsidR="00327F2E" w:rsidRPr="00777251">
        <w:rPr>
          <w:sz w:val="22"/>
          <w:szCs w:val="22"/>
        </w:rPr>
        <w:tab/>
        <w:t>Twenty</w:t>
      </w:r>
      <w:proofErr w:type="gramEnd"/>
      <w:r w:rsidR="00327F2E" w:rsidRPr="00777251">
        <w:rPr>
          <w:sz w:val="22"/>
          <w:szCs w:val="22"/>
        </w:rPr>
        <w:t xml:space="preserve"> (20) hours</w:t>
      </w:r>
      <w:r w:rsidRPr="00777251">
        <w:rPr>
          <w:sz w:val="22"/>
          <w:szCs w:val="22"/>
        </w:rPr>
        <w:t xml:space="preserve"> per year of continuing</w:t>
      </w:r>
      <w:r w:rsidR="00327F2E" w:rsidRPr="00777251">
        <w:rPr>
          <w:sz w:val="22"/>
          <w:szCs w:val="22"/>
        </w:rPr>
        <w:t xml:space="preserve"> training</w:t>
      </w:r>
      <w:r w:rsidRPr="00777251">
        <w:rPr>
          <w:sz w:val="22"/>
          <w:szCs w:val="22"/>
        </w:rPr>
        <w:t xml:space="preserve"> according to Section 26-6-909(1)(b), C.R.S. after the issuance of a certificate and annually thereafter, as determined by the individual training development plan.</w:t>
      </w:r>
    </w:p>
    <w:p w14:paraId="1F19316F" w14:textId="77777777" w:rsidR="00777251" w:rsidRDefault="00777251" w:rsidP="00777251">
      <w:pPr>
        <w:spacing w:after="200" w:line="276" w:lineRule="auto"/>
        <w:ind w:left="1440" w:right="-720" w:hanging="720"/>
        <w:rPr>
          <w:sz w:val="22"/>
          <w:szCs w:val="22"/>
        </w:rPr>
      </w:pPr>
      <w:r w:rsidRPr="00777251">
        <w:rPr>
          <w:sz w:val="22"/>
          <w:szCs w:val="22"/>
        </w:rPr>
        <w:t>2.</w:t>
      </w:r>
      <w:r w:rsidRPr="00777251">
        <w:rPr>
          <w:sz w:val="22"/>
          <w:szCs w:val="22"/>
        </w:rPr>
        <w:tab/>
        <w:t>All foster parents serving children/youth funded by the Children’s Habilitation Residential Program (CHRP) Waiver must complete an additional twelve (12) hours of CHRP-specific training in addition to the required twenty (20) hours of ongoing training, as identified in their training development plan.</w:t>
      </w:r>
    </w:p>
    <w:p w14:paraId="166F58E3" w14:textId="40634436" w:rsidR="00777251" w:rsidRDefault="00777251" w:rsidP="00777251">
      <w:pPr>
        <w:spacing w:after="200" w:line="276" w:lineRule="auto"/>
        <w:ind w:left="1440" w:right="-720" w:hanging="720"/>
        <w:rPr>
          <w:sz w:val="22"/>
          <w:szCs w:val="22"/>
        </w:rPr>
      </w:pPr>
      <w:r>
        <w:rPr>
          <w:sz w:val="22"/>
          <w:szCs w:val="22"/>
        </w:rPr>
        <w:t>3.</w:t>
      </w:r>
      <w:r>
        <w:rPr>
          <w:sz w:val="22"/>
          <w:szCs w:val="22"/>
        </w:rPr>
        <w:tab/>
        <w:t>Annual review of these regulations by foster parents.</w:t>
      </w:r>
    </w:p>
    <w:p w14:paraId="0C0FF449" w14:textId="769A3EFD" w:rsidR="00327F2E" w:rsidRPr="006B41F7" w:rsidRDefault="00327F2E" w:rsidP="00777251">
      <w:pPr>
        <w:spacing w:after="200" w:line="276" w:lineRule="auto"/>
        <w:ind w:left="720" w:right="-720" w:hanging="720"/>
        <w:rPr>
          <w:sz w:val="22"/>
          <w:szCs w:val="22"/>
        </w:rPr>
      </w:pPr>
      <w:r w:rsidRPr="006B41F7">
        <w:rPr>
          <w:sz w:val="22"/>
          <w:szCs w:val="22"/>
        </w:rPr>
        <w:t>*********************************************************************************************************************</w:t>
      </w:r>
    </w:p>
    <w:p w14:paraId="2F84243E" w14:textId="77777777" w:rsidR="00A52AC3" w:rsidRDefault="00A52AC3" w:rsidP="00486289">
      <w:pPr>
        <w:pStyle w:val="Heading2"/>
      </w:pPr>
      <w:r>
        <w:lastRenderedPageBreak/>
        <w:t>7.701.14</w:t>
      </w:r>
      <w:r>
        <w:tab/>
        <w:t>Civil Rights and Other Incorporations by Reference</w:t>
      </w:r>
    </w:p>
    <w:p w14:paraId="4FB6B680" w14:textId="765484AD" w:rsidR="00A52AC3" w:rsidRDefault="00A52AC3" w:rsidP="00327F2E">
      <w:pPr>
        <w:spacing w:after="200" w:line="276" w:lineRule="auto"/>
        <w:ind w:right="-720" w:firstLine="0"/>
        <w:rPr>
          <w:sz w:val="22"/>
          <w:szCs w:val="22"/>
        </w:rPr>
      </w:pPr>
      <w:r w:rsidRPr="0062136E">
        <w:rPr>
          <w:sz w:val="22"/>
          <w:szCs w:val="22"/>
        </w:rPr>
        <w:t xml:space="preserve">All facilities and agencies licensed under the Foster Care, Kinship Foster Care, Residential, Day Treatment, and Child Placement Agency Licensing and Certification Act are also subject to 42 C.F.R. Parts 160, 162, and 164 of the Health Insurance Portability and Accountability Act (HIPAA) (2024); which are hereby incorporated by reference. No later editions or amendments are incorporated. These statutes and regulations are available for public inspection and copying at the Colorado Department of Human Services </w:t>
      </w:r>
      <w:r w:rsidR="00AC0A4B">
        <w:rPr>
          <w:sz w:val="22"/>
          <w:szCs w:val="22"/>
        </w:rPr>
        <w:t xml:space="preserve">1575 </w:t>
      </w:r>
      <w:r w:rsidRPr="0062136E">
        <w:rPr>
          <w:sz w:val="22"/>
          <w:szCs w:val="22"/>
        </w:rPr>
        <w:t xml:space="preserve">Sherman St., Denver, Colorado 80203, during regular business hours. These statutes and regulations are also available for public inspection at no cost at the U.S. Department of Health and Human Services website </w:t>
      </w:r>
      <w:hyperlink r:id="rId8" w:history="1">
        <w:r w:rsidR="00AC0A4B" w:rsidRPr="00405D06">
          <w:rPr>
            <w:rStyle w:val="Hyperlink"/>
            <w:position w:val="0"/>
            <w:sz w:val="22"/>
            <w:szCs w:val="22"/>
          </w:rPr>
          <w:t>https://www.hhs.gov/HIPAA</w:t>
        </w:r>
      </w:hyperlink>
      <w:r>
        <w:rPr>
          <w:sz w:val="22"/>
          <w:szCs w:val="22"/>
        </w:rPr>
        <w:t>.</w:t>
      </w:r>
    </w:p>
    <w:p w14:paraId="16488501" w14:textId="77FA81BD" w:rsidR="00AC0A4B" w:rsidRPr="00A52AC3" w:rsidRDefault="00AC0A4B" w:rsidP="00327F2E">
      <w:pPr>
        <w:spacing w:after="200" w:line="276" w:lineRule="auto"/>
        <w:ind w:right="-720" w:firstLine="0"/>
        <w:rPr>
          <w:sz w:val="22"/>
          <w:szCs w:val="22"/>
        </w:rPr>
      </w:pPr>
      <w:r>
        <w:rPr>
          <w:sz w:val="22"/>
          <w:szCs w:val="22"/>
        </w:rPr>
        <w:t>All facilities and agencies licensed under the Foster Care, Kinship Foster Care, Residential, Day Treatment, and Child Placement Agency and Applied Behavior Analysis Clinic Licensing and Certification Act are also subject to the Colorado Department of Education’s Rules for the Administration of the Exceptional Children’s Educational Act (ECEA) in 1 CCR 301-8, which are hereby incorporated by reference. No later editions or amendments are incorporated. These regulations are available for public inspection and copying at the Colorado Department of Human Services 1575 Sherman Street, Denver, Colorado 80203 during regular business hours. These regulations are also available for public inspection at no cost at https://www.sos.state.co.us/CCR/GenerateRulePdf.do?ruleVersionId=11935&amp;fileName=1%20CCR%20301-8.</w:t>
      </w:r>
    </w:p>
    <w:p w14:paraId="40A01391" w14:textId="65DC4E5A" w:rsidR="00327F2E" w:rsidRPr="00FB2528" w:rsidRDefault="00327F2E" w:rsidP="00486289">
      <w:pPr>
        <w:pStyle w:val="Heading2"/>
      </w:pPr>
      <w:r w:rsidRPr="006B41F7">
        <w:t>7.701.2</w:t>
      </w:r>
      <w:r w:rsidRPr="006B41F7">
        <w:tab/>
        <w:t>Definitions</w:t>
      </w:r>
      <w:r w:rsidRPr="006B41F7">
        <w:rPr>
          <w:color w:val="FF0000"/>
        </w:rPr>
        <w:t xml:space="preserve"> </w:t>
      </w:r>
    </w:p>
    <w:p w14:paraId="679AEC70" w14:textId="0FE3CE19" w:rsidR="00FB2528" w:rsidRDefault="00FB2528" w:rsidP="00327F2E">
      <w:pPr>
        <w:spacing w:after="200" w:line="276" w:lineRule="auto"/>
        <w:ind w:right="-720" w:firstLine="0"/>
        <w:rPr>
          <w:sz w:val="22"/>
          <w:szCs w:val="22"/>
        </w:rPr>
      </w:pPr>
      <w:r>
        <w:rPr>
          <w:sz w:val="22"/>
          <w:szCs w:val="22"/>
        </w:rPr>
        <w:t>“Agency” means a child placement agency as defined at Section 26-6-903(6), C.R.S. and further detailed at 12 CCR 2509-8 Section 7.710, “Rules and Regulations for Child Placement Agencies”.</w:t>
      </w:r>
    </w:p>
    <w:p w14:paraId="581B834E" w14:textId="5DC4133A" w:rsidR="00327F2E" w:rsidRPr="006B41F7" w:rsidRDefault="00327F2E" w:rsidP="00327F2E">
      <w:pPr>
        <w:spacing w:after="200" w:line="276" w:lineRule="auto"/>
        <w:ind w:right="-720" w:firstLine="0"/>
        <w:rPr>
          <w:sz w:val="22"/>
          <w:szCs w:val="22"/>
        </w:rPr>
      </w:pPr>
      <w:r w:rsidRPr="006B41F7">
        <w:rPr>
          <w:sz w:val="22"/>
          <w:szCs w:val="22"/>
        </w:rPr>
        <w:t>“Electroni</w:t>
      </w:r>
      <w:r w:rsidR="00FB2528">
        <w:rPr>
          <w:sz w:val="22"/>
          <w:szCs w:val="22"/>
        </w:rPr>
        <w:t>c</w:t>
      </w:r>
      <w:r w:rsidRPr="006B41F7">
        <w:rPr>
          <w:sz w:val="22"/>
          <w:szCs w:val="22"/>
        </w:rPr>
        <w:t xml:space="preserve"> signature” as defined in Section 24-71-101(1), C.R.S. and Section 24-71-101(2), C.R.S., means an electronic sound, symbol, or process attached to or logically associated with a record and executed or adopted by a person with the intent to sign the record. In any written communication in which a signature is required or used, any party to the communication may affix a signature by </w:t>
      </w:r>
      <w:proofErr w:type="gramStart"/>
      <w:r w:rsidRPr="006B41F7">
        <w:rPr>
          <w:sz w:val="22"/>
          <w:szCs w:val="22"/>
        </w:rPr>
        <w:t>use of</w:t>
      </w:r>
      <w:proofErr w:type="gramEnd"/>
      <w:r w:rsidRPr="006B41F7">
        <w:rPr>
          <w:sz w:val="22"/>
          <w:szCs w:val="22"/>
        </w:rPr>
        <w:t xml:space="preserve"> an electronic signature that complies with the requirements of Article 71.3 of this Title 24, Colorado Revised Statutes, for electronic signatures. </w:t>
      </w:r>
    </w:p>
    <w:p w14:paraId="32893B2D" w14:textId="778086B4" w:rsidR="00327F2E" w:rsidRPr="00FB2528" w:rsidRDefault="00397C0F" w:rsidP="00327F2E">
      <w:pPr>
        <w:spacing w:after="200" w:line="276" w:lineRule="auto"/>
        <w:ind w:right="-720" w:firstLine="0"/>
        <w:rPr>
          <w:sz w:val="22"/>
          <w:szCs w:val="22"/>
        </w:rPr>
      </w:pPr>
      <w:bookmarkStart w:id="73" w:name="_Hlk221626051"/>
      <w:r w:rsidRPr="00FB2528">
        <w:rPr>
          <w:sz w:val="22"/>
          <w:szCs w:val="22"/>
        </w:rPr>
        <w:t>“Behavioral health provider” means a licensed organization or professional providing diagnostic, therapeutic, or psychological services for behavioral health conditions, as defined in Section 27-50-101(6), C.R.S. “Behavioral health provider” is also refer</w:t>
      </w:r>
      <w:r w:rsidR="00FB2528" w:rsidRPr="00FB2528">
        <w:rPr>
          <w:sz w:val="22"/>
          <w:szCs w:val="22"/>
        </w:rPr>
        <w:t>red to as a</w:t>
      </w:r>
      <w:r w:rsidR="00327F2E" w:rsidRPr="00FB2528">
        <w:rPr>
          <w:sz w:val="22"/>
          <w:szCs w:val="22"/>
        </w:rPr>
        <w:t xml:space="preserve"> “Mental health professional”</w:t>
      </w:r>
      <w:r w:rsidRPr="00FB2528">
        <w:rPr>
          <w:sz w:val="22"/>
          <w:szCs w:val="22"/>
        </w:rPr>
        <w:t xml:space="preserve"> which</w:t>
      </w:r>
      <w:r w:rsidR="00327F2E" w:rsidRPr="00FB2528">
        <w:rPr>
          <w:sz w:val="22"/>
          <w:szCs w:val="22"/>
        </w:rPr>
        <w:t xml:space="preserve"> means a person licensed to practice medicine or psychology in this state or any person on the staff of a facility designated by the </w:t>
      </w:r>
      <w:r w:rsidRPr="00FB2528">
        <w:rPr>
          <w:sz w:val="22"/>
          <w:szCs w:val="22"/>
        </w:rPr>
        <w:t>Commissioner of the Behavioral Health Administration</w:t>
      </w:r>
      <w:r w:rsidR="00327F2E" w:rsidRPr="00FB2528">
        <w:rPr>
          <w:sz w:val="22"/>
          <w:szCs w:val="22"/>
        </w:rPr>
        <w:t xml:space="preserve"> for seventy-two-hour treatment and evaluation who is authorized by the facility to do mental or behavioral health hospital placement </w:t>
      </w:r>
      <w:proofErr w:type="spellStart"/>
      <w:r w:rsidR="00327F2E" w:rsidRPr="00FB2528">
        <w:rPr>
          <w:sz w:val="22"/>
          <w:szCs w:val="22"/>
        </w:rPr>
        <w:t>prescreenings</w:t>
      </w:r>
      <w:proofErr w:type="spellEnd"/>
      <w:r w:rsidR="00327F2E" w:rsidRPr="00FB2528">
        <w:rPr>
          <w:sz w:val="22"/>
          <w:szCs w:val="22"/>
        </w:rPr>
        <w:t xml:space="preserve"> and who is under the supervision of a person licensed to practice medicine or psychology in this state. </w:t>
      </w:r>
    </w:p>
    <w:bookmarkEnd w:id="73"/>
    <w:p w14:paraId="55B00024" w14:textId="75141A75" w:rsidR="00327F2E" w:rsidRPr="00397C0F" w:rsidRDefault="00397C0F" w:rsidP="00327F2E">
      <w:pPr>
        <w:spacing w:after="200" w:line="276" w:lineRule="auto"/>
        <w:ind w:right="-720" w:firstLine="0"/>
        <w:rPr>
          <w:sz w:val="22"/>
          <w:szCs w:val="22"/>
        </w:rPr>
      </w:pPr>
      <w:r w:rsidRPr="00397C0F">
        <w:rPr>
          <w:sz w:val="22"/>
          <w:szCs w:val="22"/>
        </w:rPr>
        <w:t>“Program” means a facility, an agency, or a project, initiative, or subset of the agency or facility that operates with specific requirements, scope, and intended functions. The term “program” is used interchangeably for facility, agency, project, or subset within the facility or agency.</w:t>
      </w:r>
      <w:r w:rsidR="00327F2E" w:rsidRPr="00397C0F">
        <w:rPr>
          <w:rFonts w:eastAsia="Roboto"/>
          <w:sz w:val="27"/>
          <w:szCs w:val="27"/>
        </w:rPr>
        <w:t xml:space="preserve"> </w:t>
      </w:r>
    </w:p>
    <w:p w14:paraId="5C025A44" w14:textId="77777777" w:rsidR="00327F2E" w:rsidRPr="006B41F7" w:rsidRDefault="00327F2E" w:rsidP="00486289">
      <w:pPr>
        <w:pStyle w:val="Heading2"/>
      </w:pPr>
      <w:r w:rsidRPr="006B41F7">
        <w:lastRenderedPageBreak/>
        <w:t>7.701.32</w:t>
      </w:r>
      <w:r w:rsidRPr="006B41F7">
        <w:tab/>
        <w:t xml:space="preserve">BIU (Background Investigation Unit) - Use of Records and Reports of Child Abuse or Neglect for Background and Employment Inquiries </w:t>
      </w:r>
    </w:p>
    <w:p w14:paraId="614DBFD6" w14:textId="2DD4E0E2" w:rsidR="00327F2E" w:rsidRPr="006B41F7" w:rsidRDefault="00327F2E" w:rsidP="00327F2E">
      <w:pPr>
        <w:spacing w:after="200" w:line="276" w:lineRule="auto"/>
        <w:ind w:left="720" w:right="-720" w:hanging="720"/>
        <w:rPr>
          <w:sz w:val="22"/>
          <w:szCs w:val="22"/>
        </w:rPr>
      </w:pPr>
      <w:bookmarkStart w:id="74" w:name="_Hlk221626072"/>
      <w:r w:rsidRPr="006B41F7">
        <w:rPr>
          <w:sz w:val="22"/>
          <w:szCs w:val="22"/>
        </w:rPr>
        <w:t>J.</w:t>
      </w:r>
      <w:r w:rsidRPr="006B41F7">
        <w:rPr>
          <w:sz w:val="22"/>
          <w:szCs w:val="22"/>
        </w:rPr>
        <w:tab/>
        <w:t>Any person who has lived in another state in the five (5) years previous to application for employment or foster care, any person who engages with children/youth at a facility or agency, or any person eighteen (18) years of age or older who resides in the foster care home must provide a copy of the state child abuse and neglect registry check from each state in which they have resided</w:t>
      </w:r>
      <w:r w:rsidR="007A2B10">
        <w:rPr>
          <w:sz w:val="22"/>
          <w:szCs w:val="22"/>
        </w:rPr>
        <w:t>.</w:t>
      </w:r>
    </w:p>
    <w:bookmarkEnd w:id="74"/>
    <w:p w14:paraId="7EC56C79" w14:textId="34BB092D" w:rsidR="00327F2E" w:rsidRPr="007A2B10" w:rsidRDefault="007A2B10" w:rsidP="00327F2E">
      <w:pPr>
        <w:spacing w:after="200" w:line="276" w:lineRule="auto"/>
        <w:ind w:left="720" w:right="-720" w:hanging="720"/>
        <w:rPr>
          <w:sz w:val="22"/>
          <w:szCs w:val="22"/>
        </w:rPr>
      </w:pPr>
      <w:r w:rsidRPr="007A2B10">
        <w:rPr>
          <w:sz w:val="22"/>
          <w:szCs w:val="22"/>
        </w:rPr>
        <w:t>K.</w:t>
      </w:r>
      <w:r w:rsidRPr="007A2B10">
        <w:rPr>
          <w:sz w:val="22"/>
          <w:szCs w:val="22"/>
        </w:rPr>
        <w:tab/>
        <w:t>Any person who has lived in another country in the five (5) years previous to application for employment or foster care, any person who engages with children/youth at a facility or agency, or any adult eighteen (18) years of age or older who resides in the foster care home must attempt to provide a copy of the child abuse and neglect registry check from each country in which they have resided. If such checks are unavailable, infeasible, or not returned within a reasonable period, the certifying agency may accept alternative documentation such as consulate letters, sworn declarations, references, or other relevant evidence to assess safety. No applicant shall be denied solely because an international registry check is unavailable.</w:t>
      </w:r>
      <w:r w:rsidR="00327F2E" w:rsidRPr="007A2B10">
        <w:rPr>
          <w:sz w:val="22"/>
          <w:szCs w:val="22"/>
        </w:rPr>
        <w:t xml:space="preserve"> </w:t>
      </w:r>
    </w:p>
    <w:p w14:paraId="76DF6832" w14:textId="2CF3FE33" w:rsidR="00327F2E" w:rsidRPr="007A2B10" w:rsidRDefault="007A2B10" w:rsidP="00327F2E">
      <w:pPr>
        <w:spacing w:after="200" w:line="276" w:lineRule="auto"/>
        <w:ind w:left="720" w:right="-720" w:hanging="720"/>
        <w:rPr>
          <w:sz w:val="22"/>
          <w:szCs w:val="22"/>
        </w:rPr>
      </w:pPr>
      <w:r w:rsidRPr="007A2B10">
        <w:rPr>
          <w:sz w:val="22"/>
          <w:szCs w:val="22"/>
        </w:rPr>
        <w:t>L</w:t>
      </w:r>
      <w:r w:rsidR="00327F2E" w:rsidRPr="007A2B10">
        <w:rPr>
          <w:sz w:val="22"/>
          <w:szCs w:val="22"/>
        </w:rPr>
        <w:t>.</w:t>
      </w:r>
      <w:r w:rsidR="00327F2E" w:rsidRPr="007A2B10">
        <w:rPr>
          <w:sz w:val="22"/>
          <w:szCs w:val="22"/>
        </w:rPr>
        <w:tab/>
        <w:t>A child placement agency (“CPA”) must also complete a review utilizing the CPA supervisor profile in the state automated system of all existing county department</w:t>
      </w:r>
      <w:r w:rsidRPr="007A2B10">
        <w:rPr>
          <w:sz w:val="22"/>
          <w:szCs w:val="22"/>
        </w:rPr>
        <w:t xml:space="preserve"> of human/social services</w:t>
      </w:r>
      <w:r w:rsidR="00327F2E" w:rsidRPr="007A2B10">
        <w:rPr>
          <w:sz w:val="22"/>
          <w:szCs w:val="22"/>
        </w:rPr>
        <w:t xml:space="preserve"> case records. This includes a review of the state automated child welfare system for each applicant and persons over the age of eighteen years (18) years of age residing in a foster care home.</w:t>
      </w:r>
    </w:p>
    <w:p w14:paraId="73AD4B4F" w14:textId="41216ABD" w:rsidR="00327F2E" w:rsidRPr="006B41F7" w:rsidRDefault="007A2B10" w:rsidP="00327F2E">
      <w:pPr>
        <w:spacing w:after="200" w:line="276" w:lineRule="auto"/>
        <w:ind w:left="720" w:right="-720" w:hanging="720"/>
        <w:rPr>
          <w:sz w:val="22"/>
          <w:szCs w:val="22"/>
        </w:rPr>
      </w:pPr>
      <w:r w:rsidRPr="007A2B10">
        <w:rPr>
          <w:sz w:val="22"/>
          <w:szCs w:val="22"/>
        </w:rPr>
        <w:t>M</w:t>
      </w:r>
      <w:proofErr w:type="gramStart"/>
      <w:r w:rsidR="00327F2E" w:rsidRPr="007A2B10">
        <w:rPr>
          <w:sz w:val="22"/>
          <w:szCs w:val="22"/>
        </w:rPr>
        <w:t xml:space="preserve">. </w:t>
      </w:r>
      <w:r w:rsidR="00327F2E" w:rsidRPr="007A2B10">
        <w:rPr>
          <w:sz w:val="22"/>
          <w:szCs w:val="22"/>
        </w:rPr>
        <w:tab/>
        <w:t>The</w:t>
      </w:r>
      <w:proofErr w:type="gramEnd"/>
      <w:r w:rsidR="00327F2E" w:rsidRPr="007A2B10">
        <w:rPr>
          <w:sz w:val="22"/>
          <w:szCs w:val="22"/>
        </w:rPr>
        <w:t xml:space="preserve"> Trails </w:t>
      </w:r>
      <w:r w:rsidR="00327F2E" w:rsidRPr="006B41F7">
        <w:rPr>
          <w:sz w:val="22"/>
          <w:szCs w:val="22"/>
        </w:rPr>
        <w:t xml:space="preserve">child abuse and neglect records checks are not required for temporarily placed children/youth who are eighteen (18) years of age or older who are not legal, permanent residents of the certified kinship or foster home, agency, or facility. </w:t>
      </w:r>
    </w:p>
    <w:p w14:paraId="5A2F0D5C" w14:textId="77777777" w:rsidR="00327F2E" w:rsidRPr="006B41F7" w:rsidRDefault="00327F2E" w:rsidP="00486289">
      <w:pPr>
        <w:pStyle w:val="Heading2"/>
      </w:pPr>
      <w:r w:rsidRPr="006B41F7">
        <w:t xml:space="preserve">7.701.321 </w:t>
      </w:r>
      <w:r w:rsidRPr="006B41F7">
        <w:tab/>
        <w:t xml:space="preserve">Required Review of Records for History of Sex Offender </w:t>
      </w:r>
    </w:p>
    <w:p w14:paraId="5A205F68" w14:textId="77777777" w:rsidR="00327F2E" w:rsidRPr="006B41F7" w:rsidRDefault="00327F2E" w:rsidP="00327F2E">
      <w:pPr>
        <w:spacing w:after="200" w:line="276" w:lineRule="auto"/>
        <w:ind w:right="-720" w:firstLine="0"/>
        <w:rPr>
          <w:sz w:val="22"/>
          <w:szCs w:val="22"/>
        </w:rPr>
      </w:pPr>
      <w:r w:rsidRPr="006B41F7">
        <w:rPr>
          <w:sz w:val="22"/>
          <w:szCs w:val="22"/>
        </w:rPr>
        <w:t xml:space="preserve">An operator of a licensed facility must conduct sex offender searches in the Colorado Bureau of Investigation (CBI) sex offender registry and the national sex offender public website operated by the United States Department of Justice for each operator, applicant for employment or foster care, current employee, or any individual who has direct contact with children/youth or is associated with the license prior to the first day of employment or service at the agency/facility and annually thereafter. Sex offender searches are not required for temporarily placed youth who are eighteen (18) years of age or older who are not legal, permanent residents of the certified kinship or foster home, agency, or facility. Records of the checks must be maintained in the employee file and include the following criteria at minimum: </w:t>
      </w:r>
    </w:p>
    <w:p w14:paraId="26F90295" w14:textId="77777777" w:rsidR="00327F2E" w:rsidRPr="006B41F7" w:rsidRDefault="00327F2E" w:rsidP="00327F2E">
      <w:pPr>
        <w:spacing w:after="200" w:line="276" w:lineRule="auto"/>
        <w:ind w:right="-720" w:firstLine="0"/>
        <w:rPr>
          <w:sz w:val="22"/>
          <w:szCs w:val="22"/>
        </w:rPr>
      </w:pPr>
      <w:r w:rsidRPr="006B41F7">
        <w:rPr>
          <w:sz w:val="22"/>
          <w:szCs w:val="22"/>
        </w:rPr>
        <w:t>***</w:t>
      </w:r>
    </w:p>
    <w:p w14:paraId="39E4D3E3" w14:textId="47125851" w:rsidR="00327F2E" w:rsidRPr="006B41F7" w:rsidRDefault="00327F2E" w:rsidP="00327F2E">
      <w:pPr>
        <w:spacing w:after="200" w:line="276" w:lineRule="auto"/>
        <w:ind w:left="720" w:right="-720" w:hanging="720"/>
        <w:rPr>
          <w:b/>
          <w:bCs/>
          <w:sz w:val="22"/>
          <w:szCs w:val="22"/>
        </w:rPr>
      </w:pPr>
      <w:r w:rsidRPr="006B41F7">
        <w:rPr>
          <w:sz w:val="22"/>
          <w:szCs w:val="22"/>
        </w:rPr>
        <w:t>B.</w:t>
      </w:r>
      <w:r w:rsidRPr="006B41F7">
        <w:rPr>
          <w:sz w:val="22"/>
          <w:szCs w:val="22"/>
        </w:rPr>
        <w:tab/>
        <w:t xml:space="preserve">Addresses of the foster care home, kinship care home, or specialized group home. </w:t>
      </w:r>
    </w:p>
    <w:p w14:paraId="1AA1896D" w14:textId="77777777" w:rsidR="00327F2E" w:rsidRPr="006B41F7" w:rsidRDefault="00327F2E" w:rsidP="00486289">
      <w:pPr>
        <w:pStyle w:val="Heading2"/>
      </w:pPr>
      <w:r w:rsidRPr="006B41F7">
        <w:t>7.701.33</w:t>
      </w:r>
      <w:r w:rsidRPr="006B41F7">
        <w:tab/>
        <w:t>Criminal Record Check</w:t>
      </w:r>
    </w:p>
    <w:p w14:paraId="4221EBE5" w14:textId="65CC6E5E" w:rsidR="00327F2E" w:rsidRPr="006B41F7" w:rsidRDefault="00327F2E" w:rsidP="00327F2E">
      <w:pPr>
        <w:tabs>
          <w:tab w:val="left" w:pos="720"/>
          <w:tab w:val="left" w:pos="1440"/>
          <w:tab w:val="left" w:pos="2160"/>
        </w:tabs>
        <w:spacing w:before="240"/>
        <w:ind w:left="720" w:right="-720" w:hanging="720"/>
        <w:rPr>
          <w:sz w:val="22"/>
          <w:szCs w:val="22"/>
        </w:rPr>
      </w:pPr>
      <w:r w:rsidRPr="006B41F7">
        <w:rPr>
          <w:sz w:val="22"/>
          <w:szCs w:val="22"/>
        </w:rPr>
        <w:t>K.</w:t>
      </w:r>
      <w:r w:rsidRPr="006B41F7">
        <w:rPr>
          <w:sz w:val="22"/>
          <w:szCs w:val="22"/>
        </w:rPr>
        <w:tab/>
        <w:t xml:space="preserve">Any person who has lived in another state in the five (5) years </w:t>
      </w:r>
      <w:proofErr w:type="gramStart"/>
      <w:r w:rsidRPr="006B41F7">
        <w:rPr>
          <w:sz w:val="22"/>
          <w:szCs w:val="22"/>
        </w:rPr>
        <w:t>previous to</w:t>
      </w:r>
      <w:proofErr w:type="gramEnd"/>
      <w:r w:rsidRPr="006B41F7">
        <w:rPr>
          <w:sz w:val="22"/>
          <w:szCs w:val="22"/>
        </w:rPr>
        <w:t xml:space="preserve"> application for employment or involvement with the agency/facility must obtain a copy of the state criminal history check from each state in which they </w:t>
      </w:r>
      <w:proofErr w:type="gramStart"/>
      <w:r w:rsidRPr="006B41F7">
        <w:rPr>
          <w:sz w:val="22"/>
          <w:szCs w:val="22"/>
        </w:rPr>
        <w:t>had resided</w:t>
      </w:r>
      <w:proofErr w:type="gramEnd"/>
      <w:r w:rsidRPr="006B41F7">
        <w:rPr>
          <w:sz w:val="22"/>
          <w:szCs w:val="22"/>
        </w:rPr>
        <w:t xml:space="preserve">. This is a fingerprint or name-based </w:t>
      </w:r>
      <w:r w:rsidRPr="006B41F7">
        <w:rPr>
          <w:sz w:val="22"/>
          <w:szCs w:val="22"/>
        </w:rPr>
        <w:lastRenderedPageBreak/>
        <w:t>criminal history check through an approved state agency of previous residence to determine if prospective employees who have lived in other states prior to living in Colorado within five (5) years of applications have been convicted of any criminal offenses that are identified in the foster care, residential, day treatment and child placement agencies licensing and certification act. This check is not required for states participating in the National Fingerprint File (NFF) program.</w:t>
      </w:r>
    </w:p>
    <w:p w14:paraId="2A638D1B" w14:textId="77777777" w:rsidR="00327F2E" w:rsidRPr="006B41F7" w:rsidRDefault="00327F2E" w:rsidP="00327F2E">
      <w:pPr>
        <w:tabs>
          <w:tab w:val="left" w:pos="720"/>
          <w:tab w:val="left" w:pos="1440"/>
          <w:tab w:val="left" w:pos="2160"/>
        </w:tabs>
        <w:ind w:left="720" w:right="-720" w:hanging="720"/>
        <w:rPr>
          <w:sz w:val="20"/>
          <w:szCs w:val="20"/>
        </w:rPr>
      </w:pPr>
    </w:p>
    <w:p w14:paraId="48290147" w14:textId="77777777" w:rsidR="00327F2E" w:rsidRPr="006B41F7" w:rsidRDefault="00327F2E" w:rsidP="00486289">
      <w:pPr>
        <w:pStyle w:val="Heading2"/>
        <w:rPr>
          <w:color w:val="FF0000"/>
        </w:rPr>
      </w:pPr>
      <w:r w:rsidRPr="006B41F7">
        <w:t>7.701.4</w:t>
      </w:r>
      <w:r w:rsidRPr="006B41F7">
        <w:tab/>
        <w:t>FEES</w:t>
      </w:r>
      <w:r w:rsidRPr="006B41F7">
        <w:rPr>
          <w:color w:val="FF0000"/>
        </w:rPr>
        <w:t xml:space="preserve"> </w:t>
      </w:r>
    </w:p>
    <w:p w14:paraId="6822CAAC" w14:textId="77777777" w:rsidR="00327F2E" w:rsidRPr="006B41F7" w:rsidRDefault="00327F2E" w:rsidP="00327F2E">
      <w:pPr>
        <w:spacing w:after="200" w:line="276" w:lineRule="auto"/>
        <w:ind w:left="720" w:right="-720" w:hanging="720"/>
        <w:rPr>
          <w:sz w:val="22"/>
          <w:szCs w:val="22"/>
        </w:rPr>
      </w:pPr>
      <w:r w:rsidRPr="006B41F7">
        <w:rPr>
          <w:sz w:val="22"/>
          <w:szCs w:val="22"/>
        </w:rPr>
        <w:t>F.</w:t>
      </w:r>
      <w:r w:rsidRPr="006B41F7">
        <w:rPr>
          <w:sz w:val="22"/>
          <w:szCs w:val="22"/>
        </w:rPr>
        <w:tab/>
        <w:t xml:space="preserve">A child placement agency licensed for both foster care and adoptions will pay only one fee, either the foster care fee or the adoption fee, whichever is greater. The annual report required by Section 7.710.72.B, must be attached. </w:t>
      </w:r>
    </w:p>
    <w:tbl>
      <w:tblPr>
        <w:tblW w:w="8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4730"/>
      </w:tblGrid>
      <w:tr w:rsidR="00327F2E" w:rsidRPr="006B41F7" w14:paraId="5CE3B55B" w14:textId="77777777" w:rsidTr="007A2B10">
        <w:trPr>
          <w:trHeight w:val="420"/>
        </w:trPr>
        <w:tc>
          <w:tcPr>
            <w:tcW w:w="8360" w:type="dxa"/>
            <w:gridSpan w:val="2"/>
            <w:shd w:val="clear" w:color="auto" w:fill="CCCCCC"/>
            <w:tcMar>
              <w:top w:w="100" w:type="dxa"/>
              <w:left w:w="100" w:type="dxa"/>
              <w:bottom w:w="100" w:type="dxa"/>
              <w:right w:w="100" w:type="dxa"/>
            </w:tcMar>
          </w:tcPr>
          <w:p w14:paraId="19C60613" w14:textId="77777777" w:rsidR="00327F2E" w:rsidRPr="006B41F7" w:rsidRDefault="00327F2E" w:rsidP="004627A3">
            <w:pPr>
              <w:widowControl w:val="0"/>
              <w:ind w:right="-720" w:firstLine="0"/>
              <w:jc w:val="center"/>
              <w:rPr>
                <w:b/>
                <w:bCs/>
                <w:sz w:val="22"/>
                <w:szCs w:val="22"/>
              </w:rPr>
            </w:pPr>
            <w:r w:rsidRPr="006B41F7">
              <w:rPr>
                <w:b/>
                <w:bCs/>
                <w:sz w:val="22"/>
                <w:szCs w:val="22"/>
              </w:rPr>
              <w:t>Changes Made to All License Types</w:t>
            </w:r>
          </w:p>
        </w:tc>
      </w:tr>
      <w:tr w:rsidR="00327F2E" w:rsidRPr="006B41F7" w14:paraId="6EC4213D" w14:textId="77777777" w:rsidTr="007A2B10">
        <w:tc>
          <w:tcPr>
            <w:tcW w:w="3630" w:type="dxa"/>
            <w:tcMar>
              <w:top w:w="100" w:type="dxa"/>
              <w:left w:w="100" w:type="dxa"/>
              <w:bottom w:w="100" w:type="dxa"/>
              <w:right w:w="100" w:type="dxa"/>
            </w:tcMar>
          </w:tcPr>
          <w:p w14:paraId="26B15594" w14:textId="77777777" w:rsidR="00327F2E" w:rsidRPr="006B41F7" w:rsidRDefault="00327F2E" w:rsidP="004627A3">
            <w:pPr>
              <w:widowControl w:val="0"/>
              <w:ind w:right="-720" w:firstLine="0"/>
              <w:rPr>
                <w:sz w:val="22"/>
                <w:szCs w:val="22"/>
              </w:rPr>
            </w:pPr>
          </w:p>
        </w:tc>
        <w:tc>
          <w:tcPr>
            <w:tcW w:w="4730" w:type="dxa"/>
            <w:tcMar>
              <w:top w:w="100" w:type="dxa"/>
              <w:left w:w="100" w:type="dxa"/>
              <w:bottom w:w="100" w:type="dxa"/>
              <w:right w:w="100" w:type="dxa"/>
            </w:tcMar>
          </w:tcPr>
          <w:p w14:paraId="5D35A9E8" w14:textId="7160320F" w:rsidR="00327F2E" w:rsidRPr="006B41F7" w:rsidRDefault="00327F2E" w:rsidP="007A2B10">
            <w:pPr>
              <w:widowControl w:val="0"/>
              <w:ind w:right="-11" w:firstLine="0"/>
              <w:jc w:val="center"/>
              <w:rPr>
                <w:b/>
                <w:bCs/>
                <w:sz w:val="22"/>
                <w:szCs w:val="22"/>
              </w:rPr>
            </w:pPr>
            <w:r w:rsidRPr="006B41F7">
              <w:rPr>
                <w:b/>
                <w:bCs/>
                <w:sz w:val="22"/>
                <w:szCs w:val="22"/>
              </w:rPr>
              <w:t xml:space="preserve">Beginning July 1, </w:t>
            </w:r>
            <w:proofErr w:type="gramStart"/>
            <w:r w:rsidRPr="006B41F7">
              <w:rPr>
                <w:b/>
                <w:bCs/>
                <w:sz w:val="22"/>
                <w:szCs w:val="22"/>
              </w:rPr>
              <w:t>2025</w:t>
            </w:r>
            <w:proofErr w:type="gramEnd"/>
            <w:r w:rsidRPr="006B41F7">
              <w:rPr>
                <w:b/>
                <w:bCs/>
                <w:sz w:val="22"/>
                <w:szCs w:val="22"/>
              </w:rPr>
              <w:t xml:space="preserve"> and beyond*</w:t>
            </w:r>
          </w:p>
        </w:tc>
      </w:tr>
      <w:tr w:rsidR="00327F2E" w:rsidRPr="006B41F7" w14:paraId="56D474CB" w14:textId="77777777" w:rsidTr="007A2B10">
        <w:tc>
          <w:tcPr>
            <w:tcW w:w="3630" w:type="dxa"/>
            <w:tcMar>
              <w:top w:w="100" w:type="dxa"/>
              <w:left w:w="100" w:type="dxa"/>
              <w:bottom w:w="100" w:type="dxa"/>
              <w:right w:w="100" w:type="dxa"/>
            </w:tcMar>
          </w:tcPr>
          <w:p w14:paraId="753C19F1" w14:textId="77777777" w:rsidR="00327F2E" w:rsidRPr="006B41F7" w:rsidRDefault="00327F2E" w:rsidP="004627A3">
            <w:pPr>
              <w:widowControl w:val="0"/>
              <w:ind w:right="-720" w:firstLine="0"/>
              <w:rPr>
                <w:b/>
                <w:bCs/>
                <w:sz w:val="22"/>
                <w:szCs w:val="22"/>
              </w:rPr>
            </w:pPr>
            <w:r w:rsidRPr="006B41F7">
              <w:rPr>
                <w:b/>
                <w:bCs/>
                <w:sz w:val="22"/>
                <w:szCs w:val="22"/>
              </w:rPr>
              <w:t>Increases to Licensed Capacity</w:t>
            </w:r>
          </w:p>
        </w:tc>
        <w:tc>
          <w:tcPr>
            <w:tcW w:w="4730" w:type="dxa"/>
            <w:tcMar>
              <w:top w:w="100" w:type="dxa"/>
              <w:left w:w="100" w:type="dxa"/>
              <w:bottom w:w="100" w:type="dxa"/>
              <w:right w:w="100" w:type="dxa"/>
            </w:tcMar>
          </w:tcPr>
          <w:p w14:paraId="1DBC2B43" w14:textId="77777777" w:rsidR="00327F2E" w:rsidRPr="006B41F7" w:rsidRDefault="00327F2E" w:rsidP="004627A3">
            <w:pPr>
              <w:widowControl w:val="0"/>
              <w:ind w:right="-720" w:firstLine="0"/>
              <w:jc w:val="center"/>
              <w:rPr>
                <w:sz w:val="22"/>
                <w:szCs w:val="22"/>
              </w:rPr>
            </w:pPr>
            <w:r w:rsidRPr="006B41F7">
              <w:rPr>
                <w:sz w:val="22"/>
                <w:szCs w:val="22"/>
              </w:rPr>
              <w:t>$100.00</w:t>
            </w:r>
          </w:p>
        </w:tc>
      </w:tr>
      <w:tr w:rsidR="00327F2E" w:rsidRPr="006B41F7" w14:paraId="5C7D9491" w14:textId="77777777" w:rsidTr="007A2B10">
        <w:tc>
          <w:tcPr>
            <w:tcW w:w="3630" w:type="dxa"/>
            <w:tcMar>
              <w:top w:w="100" w:type="dxa"/>
              <w:left w:w="100" w:type="dxa"/>
              <w:bottom w:w="100" w:type="dxa"/>
              <w:right w:w="100" w:type="dxa"/>
            </w:tcMar>
          </w:tcPr>
          <w:p w14:paraId="2F916637" w14:textId="77777777" w:rsidR="00327F2E" w:rsidRPr="006B41F7" w:rsidRDefault="00327F2E" w:rsidP="004627A3">
            <w:pPr>
              <w:widowControl w:val="0"/>
              <w:ind w:right="-720" w:firstLine="0"/>
              <w:rPr>
                <w:b/>
                <w:bCs/>
                <w:sz w:val="22"/>
                <w:szCs w:val="22"/>
              </w:rPr>
            </w:pPr>
            <w:r w:rsidRPr="006B41F7">
              <w:rPr>
                <w:b/>
                <w:bCs/>
                <w:sz w:val="22"/>
                <w:szCs w:val="22"/>
              </w:rPr>
              <w:t>Changes to Physical Premises at Current Address</w:t>
            </w:r>
          </w:p>
        </w:tc>
        <w:tc>
          <w:tcPr>
            <w:tcW w:w="4730" w:type="dxa"/>
            <w:tcMar>
              <w:top w:w="100" w:type="dxa"/>
              <w:left w:w="100" w:type="dxa"/>
              <w:bottom w:w="100" w:type="dxa"/>
              <w:right w:w="100" w:type="dxa"/>
            </w:tcMar>
          </w:tcPr>
          <w:p w14:paraId="780B16FB" w14:textId="77777777" w:rsidR="00327F2E" w:rsidRPr="006B41F7" w:rsidRDefault="00327F2E" w:rsidP="004627A3">
            <w:pPr>
              <w:widowControl w:val="0"/>
              <w:ind w:right="-720" w:firstLine="0"/>
              <w:jc w:val="center"/>
              <w:rPr>
                <w:sz w:val="22"/>
                <w:szCs w:val="22"/>
              </w:rPr>
            </w:pPr>
            <w:r w:rsidRPr="006B41F7">
              <w:rPr>
                <w:sz w:val="22"/>
                <w:szCs w:val="22"/>
              </w:rPr>
              <w:t>$100.00</w:t>
            </w:r>
          </w:p>
        </w:tc>
      </w:tr>
      <w:tr w:rsidR="00327F2E" w:rsidRPr="006B41F7" w14:paraId="507F1A15" w14:textId="77777777" w:rsidTr="007A2B10">
        <w:tc>
          <w:tcPr>
            <w:tcW w:w="3630" w:type="dxa"/>
            <w:tcMar>
              <w:top w:w="100" w:type="dxa"/>
              <w:left w:w="100" w:type="dxa"/>
              <w:bottom w:w="100" w:type="dxa"/>
              <w:right w:w="100" w:type="dxa"/>
            </w:tcMar>
          </w:tcPr>
          <w:p w14:paraId="58B96267" w14:textId="77777777" w:rsidR="00327F2E" w:rsidRPr="006B41F7" w:rsidRDefault="00327F2E" w:rsidP="004627A3">
            <w:pPr>
              <w:widowControl w:val="0"/>
              <w:ind w:right="-720" w:firstLine="0"/>
              <w:rPr>
                <w:b/>
                <w:bCs/>
                <w:sz w:val="22"/>
                <w:szCs w:val="22"/>
              </w:rPr>
            </w:pPr>
            <w:r w:rsidRPr="006B41F7">
              <w:rPr>
                <w:b/>
                <w:bCs/>
                <w:sz w:val="22"/>
                <w:szCs w:val="22"/>
              </w:rPr>
              <w:t>Duplicate Licenses</w:t>
            </w:r>
          </w:p>
        </w:tc>
        <w:tc>
          <w:tcPr>
            <w:tcW w:w="4730" w:type="dxa"/>
            <w:tcMar>
              <w:top w:w="100" w:type="dxa"/>
              <w:left w:w="100" w:type="dxa"/>
              <w:bottom w:w="100" w:type="dxa"/>
              <w:right w:w="100" w:type="dxa"/>
            </w:tcMar>
          </w:tcPr>
          <w:p w14:paraId="5B01008D" w14:textId="77777777" w:rsidR="00327F2E" w:rsidRPr="006B41F7" w:rsidRDefault="00327F2E" w:rsidP="004627A3">
            <w:pPr>
              <w:widowControl w:val="0"/>
              <w:ind w:right="-720" w:firstLine="0"/>
              <w:jc w:val="center"/>
              <w:rPr>
                <w:sz w:val="22"/>
                <w:szCs w:val="22"/>
              </w:rPr>
            </w:pPr>
            <w:r w:rsidRPr="006B41F7">
              <w:rPr>
                <w:sz w:val="22"/>
                <w:szCs w:val="22"/>
              </w:rPr>
              <w:t>$44.00</w:t>
            </w:r>
          </w:p>
        </w:tc>
      </w:tr>
      <w:tr w:rsidR="00327F2E" w:rsidRPr="006B41F7" w14:paraId="206656DC" w14:textId="77777777" w:rsidTr="007A2B10">
        <w:tc>
          <w:tcPr>
            <w:tcW w:w="3630" w:type="dxa"/>
            <w:tcMar>
              <w:top w:w="100" w:type="dxa"/>
              <w:left w:w="100" w:type="dxa"/>
              <w:bottom w:w="100" w:type="dxa"/>
              <w:right w:w="100" w:type="dxa"/>
            </w:tcMar>
          </w:tcPr>
          <w:p w14:paraId="371870F2" w14:textId="5B42C75B" w:rsidR="00327F2E" w:rsidRPr="007A2B10" w:rsidRDefault="007A2B10" w:rsidP="004627A3">
            <w:pPr>
              <w:widowControl w:val="0"/>
              <w:ind w:right="-720" w:firstLine="0"/>
              <w:rPr>
                <w:b/>
                <w:bCs/>
                <w:sz w:val="22"/>
                <w:szCs w:val="22"/>
              </w:rPr>
            </w:pPr>
            <w:r w:rsidRPr="007A2B10">
              <w:rPr>
                <w:b/>
                <w:bCs/>
                <w:sz w:val="22"/>
                <w:szCs w:val="22"/>
              </w:rPr>
              <w:t>Other License Addition Fee</w:t>
            </w:r>
          </w:p>
        </w:tc>
        <w:tc>
          <w:tcPr>
            <w:tcW w:w="4730" w:type="dxa"/>
            <w:tcMar>
              <w:top w:w="100" w:type="dxa"/>
              <w:left w:w="100" w:type="dxa"/>
              <w:bottom w:w="100" w:type="dxa"/>
              <w:right w:w="100" w:type="dxa"/>
            </w:tcMar>
          </w:tcPr>
          <w:p w14:paraId="3FB1BB2C" w14:textId="62F6B756" w:rsidR="00327F2E" w:rsidRPr="007A2B10" w:rsidRDefault="007A2B10" w:rsidP="004627A3">
            <w:pPr>
              <w:widowControl w:val="0"/>
              <w:ind w:right="-720" w:firstLine="0"/>
              <w:jc w:val="center"/>
              <w:rPr>
                <w:sz w:val="22"/>
                <w:szCs w:val="22"/>
              </w:rPr>
            </w:pPr>
            <w:r w:rsidRPr="007A2B10">
              <w:rPr>
                <w:sz w:val="22"/>
                <w:szCs w:val="22"/>
              </w:rPr>
              <w:t>$100.00</w:t>
            </w:r>
          </w:p>
        </w:tc>
      </w:tr>
    </w:tbl>
    <w:p w14:paraId="111F0187" w14:textId="77777777" w:rsidR="00327F2E" w:rsidRPr="006B41F7" w:rsidRDefault="00327F2E" w:rsidP="00327F2E">
      <w:pPr>
        <w:spacing w:after="200" w:line="276" w:lineRule="auto"/>
        <w:ind w:right="-720" w:firstLine="0"/>
        <w:rPr>
          <w:sz w:val="22"/>
          <w:szCs w:val="22"/>
        </w:rPr>
      </w:pPr>
    </w:p>
    <w:tbl>
      <w:tblPr>
        <w:tblW w:w="83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4730"/>
      </w:tblGrid>
      <w:tr w:rsidR="00327F2E" w:rsidRPr="006B41F7" w14:paraId="6F154CC0" w14:textId="77777777" w:rsidTr="007A2B10">
        <w:trPr>
          <w:trHeight w:val="420"/>
        </w:trPr>
        <w:tc>
          <w:tcPr>
            <w:tcW w:w="8360" w:type="dxa"/>
            <w:gridSpan w:val="2"/>
            <w:shd w:val="clear" w:color="auto" w:fill="CCCCCC"/>
            <w:tcMar>
              <w:top w:w="100" w:type="dxa"/>
              <w:left w:w="100" w:type="dxa"/>
              <w:bottom w:w="100" w:type="dxa"/>
              <w:right w:w="100" w:type="dxa"/>
            </w:tcMar>
          </w:tcPr>
          <w:p w14:paraId="6D8A5615" w14:textId="581B39D5" w:rsidR="00327F2E" w:rsidRPr="007A2B10" w:rsidRDefault="007A2B10" w:rsidP="004627A3">
            <w:pPr>
              <w:widowControl w:val="0"/>
              <w:ind w:right="-720" w:firstLine="0"/>
              <w:jc w:val="center"/>
              <w:rPr>
                <w:b/>
                <w:bCs/>
                <w:sz w:val="22"/>
                <w:szCs w:val="22"/>
              </w:rPr>
            </w:pPr>
            <w:r w:rsidRPr="007A2B10">
              <w:rPr>
                <w:b/>
                <w:bCs/>
                <w:sz w:val="22"/>
                <w:szCs w:val="22"/>
              </w:rPr>
              <w:t>Provisional License Fees for Agencies and Facilities*</w:t>
            </w:r>
          </w:p>
        </w:tc>
      </w:tr>
      <w:tr w:rsidR="00327F2E" w:rsidRPr="006B41F7" w14:paraId="729E6211" w14:textId="77777777" w:rsidTr="007A2B10">
        <w:tc>
          <w:tcPr>
            <w:tcW w:w="3630" w:type="dxa"/>
            <w:tcMar>
              <w:top w:w="100" w:type="dxa"/>
              <w:left w:w="100" w:type="dxa"/>
              <w:bottom w:w="100" w:type="dxa"/>
              <w:right w:w="100" w:type="dxa"/>
            </w:tcMar>
          </w:tcPr>
          <w:p w14:paraId="1F2E5BF6" w14:textId="77777777" w:rsidR="00327F2E" w:rsidRPr="007A2B10" w:rsidRDefault="00327F2E" w:rsidP="004627A3">
            <w:pPr>
              <w:widowControl w:val="0"/>
              <w:ind w:right="-720" w:firstLine="0"/>
              <w:rPr>
                <w:sz w:val="22"/>
                <w:szCs w:val="22"/>
              </w:rPr>
            </w:pPr>
          </w:p>
        </w:tc>
        <w:tc>
          <w:tcPr>
            <w:tcW w:w="4730" w:type="dxa"/>
            <w:tcMar>
              <w:top w:w="100" w:type="dxa"/>
              <w:left w:w="100" w:type="dxa"/>
              <w:bottom w:w="100" w:type="dxa"/>
              <w:right w:w="100" w:type="dxa"/>
            </w:tcMar>
          </w:tcPr>
          <w:p w14:paraId="508AA9BC" w14:textId="1AB64CAD" w:rsidR="00327F2E" w:rsidRPr="007A2B10" w:rsidRDefault="007A2B10" w:rsidP="007A2B10">
            <w:pPr>
              <w:widowControl w:val="0"/>
              <w:ind w:right="81" w:firstLine="0"/>
              <w:jc w:val="center"/>
              <w:rPr>
                <w:b/>
                <w:bCs/>
                <w:sz w:val="22"/>
                <w:szCs w:val="22"/>
              </w:rPr>
            </w:pPr>
            <w:r w:rsidRPr="007A2B10">
              <w:rPr>
                <w:b/>
                <w:bCs/>
                <w:sz w:val="22"/>
                <w:szCs w:val="22"/>
              </w:rPr>
              <w:t xml:space="preserve">Beginning July 1, </w:t>
            </w:r>
            <w:proofErr w:type="gramStart"/>
            <w:r w:rsidRPr="007A2B10">
              <w:rPr>
                <w:b/>
                <w:bCs/>
                <w:sz w:val="22"/>
                <w:szCs w:val="22"/>
              </w:rPr>
              <w:t>2026</w:t>
            </w:r>
            <w:proofErr w:type="gramEnd"/>
            <w:r w:rsidRPr="007A2B10">
              <w:rPr>
                <w:b/>
                <w:bCs/>
                <w:sz w:val="22"/>
                <w:szCs w:val="22"/>
              </w:rPr>
              <w:t xml:space="preserve"> and beyond*</w:t>
            </w:r>
          </w:p>
        </w:tc>
      </w:tr>
      <w:tr w:rsidR="00327F2E" w:rsidRPr="006B41F7" w14:paraId="39C2A29F" w14:textId="77777777" w:rsidTr="007A2B10">
        <w:tc>
          <w:tcPr>
            <w:tcW w:w="3630" w:type="dxa"/>
            <w:tcMar>
              <w:top w:w="100" w:type="dxa"/>
              <w:left w:w="100" w:type="dxa"/>
              <w:bottom w:w="100" w:type="dxa"/>
              <w:right w:w="100" w:type="dxa"/>
            </w:tcMar>
          </w:tcPr>
          <w:p w14:paraId="41251F09" w14:textId="354A211F" w:rsidR="00327F2E" w:rsidRPr="007A2B10" w:rsidRDefault="007A2B10" w:rsidP="004627A3">
            <w:pPr>
              <w:widowControl w:val="0"/>
              <w:ind w:right="-720" w:firstLine="0"/>
              <w:rPr>
                <w:b/>
                <w:bCs/>
                <w:sz w:val="22"/>
                <w:szCs w:val="22"/>
              </w:rPr>
            </w:pPr>
            <w:r w:rsidRPr="007A2B10">
              <w:rPr>
                <w:b/>
                <w:bCs/>
                <w:sz w:val="22"/>
                <w:szCs w:val="22"/>
              </w:rPr>
              <w:t>Original Provisional Application</w:t>
            </w:r>
            <w:r w:rsidR="00327F2E" w:rsidRPr="007A2B10">
              <w:rPr>
                <w:b/>
                <w:bCs/>
                <w:sz w:val="22"/>
                <w:szCs w:val="22"/>
              </w:rPr>
              <w:t xml:space="preserve"> </w:t>
            </w:r>
          </w:p>
        </w:tc>
        <w:tc>
          <w:tcPr>
            <w:tcW w:w="4730" w:type="dxa"/>
            <w:tcMar>
              <w:top w:w="100" w:type="dxa"/>
              <w:left w:w="100" w:type="dxa"/>
              <w:bottom w:w="100" w:type="dxa"/>
              <w:right w:w="100" w:type="dxa"/>
            </w:tcMar>
          </w:tcPr>
          <w:p w14:paraId="482475A9" w14:textId="195D428E" w:rsidR="00327F2E" w:rsidRPr="007A2B10" w:rsidRDefault="007A2B10" w:rsidP="004627A3">
            <w:pPr>
              <w:widowControl w:val="0"/>
              <w:ind w:right="171" w:firstLine="0"/>
              <w:jc w:val="right"/>
              <w:rPr>
                <w:sz w:val="22"/>
                <w:szCs w:val="22"/>
              </w:rPr>
            </w:pPr>
            <w:r w:rsidRPr="007A2B10">
              <w:rPr>
                <w:sz w:val="22"/>
                <w:szCs w:val="22"/>
              </w:rPr>
              <w:t>Equivalent to Original Application Fee Specific to License Type</w:t>
            </w:r>
          </w:p>
        </w:tc>
      </w:tr>
      <w:tr w:rsidR="00327F2E" w:rsidRPr="006B41F7" w14:paraId="7B58F37D" w14:textId="77777777" w:rsidTr="007A2B10">
        <w:tc>
          <w:tcPr>
            <w:tcW w:w="3630" w:type="dxa"/>
            <w:tcMar>
              <w:top w:w="100" w:type="dxa"/>
              <w:left w:w="100" w:type="dxa"/>
              <w:bottom w:w="100" w:type="dxa"/>
              <w:right w:w="100" w:type="dxa"/>
            </w:tcMar>
          </w:tcPr>
          <w:p w14:paraId="7AE57983" w14:textId="77B80594" w:rsidR="00327F2E" w:rsidRPr="007A2B10" w:rsidRDefault="007A2B10" w:rsidP="004627A3">
            <w:pPr>
              <w:widowControl w:val="0"/>
              <w:ind w:right="-720" w:firstLine="0"/>
              <w:rPr>
                <w:b/>
                <w:bCs/>
                <w:sz w:val="22"/>
                <w:szCs w:val="22"/>
              </w:rPr>
            </w:pPr>
            <w:r w:rsidRPr="007A2B10">
              <w:rPr>
                <w:b/>
                <w:bCs/>
                <w:sz w:val="22"/>
                <w:szCs w:val="22"/>
              </w:rPr>
              <w:t>Post Provisional Application</w:t>
            </w:r>
          </w:p>
        </w:tc>
        <w:tc>
          <w:tcPr>
            <w:tcW w:w="4730" w:type="dxa"/>
            <w:tcMar>
              <w:top w:w="100" w:type="dxa"/>
              <w:left w:w="100" w:type="dxa"/>
              <w:bottom w:w="100" w:type="dxa"/>
              <w:right w:w="100" w:type="dxa"/>
            </w:tcMar>
          </w:tcPr>
          <w:p w14:paraId="507388EE" w14:textId="23A6E2E9" w:rsidR="00327F2E" w:rsidRPr="007A2B10" w:rsidRDefault="007A2B10" w:rsidP="004627A3">
            <w:pPr>
              <w:widowControl w:val="0"/>
              <w:ind w:right="81" w:firstLine="0"/>
              <w:jc w:val="right"/>
              <w:rPr>
                <w:sz w:val="22"/>
                <w:szCs w:val="22"/>
              </w:rPr>
            </w:pPr>
            <w:r w:rsidRPr="007A2B10">
              <w:rPr>
                <w:sz w:val="22"/>
                <w:szCs w:val="22"/>
              </w:rPr>
              <w:t>$500.00</w:t>
            </w:r>
          </w:p>
        </w:tc>
      </w:tr>
      <w:tr w:rsidR="00327F2E" w:rsidRPr="006B41F7" w14:paraId="7DF5A3FB" w14:textId="77777777" w:rsidTr="007A2B10">
        <w:trPr>
          <w:trHeight w:val="420"/>
        </w:trPr>
        <w:tc>
          <w:tcPr>
            <w:tcW w:w="8360" w:type="dxa"/>
            <w:gridSpan w:val="2"/>
            <w:tcMar>
              <w:top w:w="100" w:type="dxa"/>
              <w:left w:w="100" w:type="dxa"/>
              <w:bottom w:w="100" w:type="dxa"/>
              <w:right w:w="100" w:type="dxa"/>
            </w:tcMar>
          </w:tcPr>
          <w:p w14:paraId="1E820B3B" w14:textId="3BC7030B" w:rsidR="00327F2E" w:rsidRPr="007A2B10" w:rsidRDefault="007A2B10" w:rsidP="004627A3">
            <w:pPr>
              <w:widowControl w:val="0"/>
              <w:ind w:right="81" w:firstLine="0"/>
              <w:rPr>
                <w:sz w:val="22"/>
                <w:szCs w:val="22"/>
              </w:rPr>
            </w:pPr>
            <w:r w:rsidRPr="007A2B10">
              <w:rPr>
                <w:sz w:val="22"/>
                <w:szCs w:val="22"/>
              </w:rPr>
              <w:t>*This table and respective fees do not include certified kinship or foster care homes</w:t>
            </w:r>
          </w:p>
        </w:tc>
      </w:tr>
    </w:tbl>
    <w:p w14:paraId="53A0D44F" w14:textId="77777777" w:rsidR="00327F2E" w:rsidRPr="006B41F7" w:rsidRDefault="00327F2E" w:rsidP="00327F2E">
      <w:pPr>
        <w:spacing w:after="200" w:line="276" w:lineRule="auto"/>
        <w:ind w:right="-720" w:firstLine="0"/>
        <w:rPr>
          <w:sz w:val="22"/>
          <w:szCs w:val="22"/>
        </w:rPr>
      </w:pPr>
    </w:p>
    <w:p w14:paraId="5BFDCBEA" w14:textId="77777777" w:rsidR="00327F2E" w:rsidRPr="006B41F7" w:rsidRDefault="00327F2E" w:rsidP="00327F2E">
      <w:pPr>
        <w:spacing w:after="200" w:line="276" w:lineRule="auto"/>
        <w:ind w:left="720" w:right="-720" w:hanging="720"/>
        <w:rPr>
          <w:sz w:val="22"/>
          <w:szCs w:val="22"/>
        </w:rPr>
      </w:pPr>
      <w:bookmarkStart w:id="75" w:name="_Hlk221626096"/>
      <w:r w:rsidRPr="006B41F7">
        <w:rPr>
          <w:sz w:val="22"/>
          <w:szCs w:val="22"/>
        </w:rPr>
        <w:t>***</w:t>
      </w:r>
      <w:bookmarkEnd w:id="75"/>
      <w:r w:rsidRPr="006B41F7">
        <w:rPr>
          <w:sz w:val="22"/>
          <w:szCs w:val="22"/>
        </w:rPr>
        <w:t xml:space="preserve"> </w:t>
      </w:r>
    </w:p>
    <w:p w14:paraId="3284BB75" w14:textId="77777777" w:rsidR="00327F2E" w:rsidRPr="006B41F7" w:rsidRDefault="00327F2E" w:rsidP="00486289">
      <w:pPr>
        <w:pStyle w:val="Heading2"/>
      </w:pPr>
      <w:r w:rsidRPr="006B41F7">
        <w:t>7.701.52</w:t>
      </w:r>
      <w:r w:rsidRPr="006B41F7">
        <w:tab/>
        <w:t>Reports</w:t>
      </w:r>
    </w:p>
    <w:p w14:paraId="29183D1D" w14:textId="77777777" w:rsidR="00327F2E" w:rsidRPr="006B41F7" w:rsidRDefault="00327F2E" w:rsidP="00327F2E">
      <w:pPr>
        <w:numPr>
          <w:ilvl w:val="0"/>
          <w:numId w:val="15"/>
        </w:numPr>
        <w:spacing w:after="200" w:line="276" w:lineRule="auto"/>
        <w:ind w:right="-720" w:hanging="720"/>
        <w:rPr>
          <w:sz w:val="22"/>
          <w:szCs w:val="22"/>
        </w:rPr>
      </w:pPr>
      <w:r w:rsidRPr="006B41F7">
        <w:rPr>
          <w:sz w:val="22"/>
          <w:szCs w:val="22"/>
        </w:rPr>
        <w:t xml:space="preserve">As defined under Section 7.701.2, a critical incident must be reported for licensed agencies, facilities, and day treatment centers and the licensee, facility, or agency must follow all confidentiality laws and regulations that apply to critical incident reporting. In no case must a critical incident be reported later than twenty-four (24) hours after receiving information, excluding weekends and state-observed holidays, of the occurrence of a critical incident at the </w:t>
      </w:r>
      <w:r w:rsidRPr="006B41F7">
        <w:rPr>
          <w:sz w:val="22"/>
          <w:szCs w:val="22"/>
        </w:rPr>
        <w:lastRenderedPageBreak/>
        <w:t xml:space="preserve">facility or within twenty-four (24) hours of a child's/youth’s return to the facility. A report may include more than one (1) child, youth, and/or staff and is required per incident and category type. Incidents must be reported under the most serious category listed below. </w:t>
      </w:r>
    </w:p>
    <w:p w14:paraId="21ED5190" w14:textId="77777777" w:rsidR="00327F2E" w:rsidRPr="006B41F7" w:rsidRDefault="00327F2E" w:rsidP="00327F2E">
      <w:pPr>
        <w:spacing w:after="200" w:line="276" w:lineRule="auto"/>
        <w:ind w:right="-720" w:firstLine="0"/>
        <w:rPr>
          <w:sz w:val="22"/>
          <w:szCs w:val="22"/>
        </w:rPr>
      </w:pPr>
      <w:bookmarkStart w:id="76" w:name="_Hlk221626116"/>
      <w:r w:rsidRPr="006B41F7">
        <w:rPr>
          <w:sz w:val="22"/>
          <w:szCs w:val="22"/>
        </w:rPr>
        <w:t>***</w:t>
      </w:r>
    </w:p>
    <w:bookmarkEnd w:id="76"/>
    <w:p w14:paraId="285EB47E" w14:textId="77777777" w:rsidR="00327F2E" w:rsidRPr="006B41F7" w:rsidRDefault="00327F2E" w:rsidP="00327F2E">
      <w:pPr>
        <w:spacing w:after="200" w:line="276" w:lineRule="auto"/>
        <w:ind w:left="1440" w:right="-720" w:hanging="720"/>
        <w:rPr>
          <w:sz w:val="22"/>
          <w:szCs w:val="22"/>
        </w:rPr>
      </w:pPr>
      <w:r w:rsidRPr="006B41F7">
        <w:rPr>
          <w:sz w:val="22"/>
          <w:szCs w:val="22"/>
        </w:rPr>
        <w:t>4</w:t>
      </w:r>
      <w:proofErr w:type="gramStart"/>
      <w:r w:rsidRPr="006B41F7">
        <w:rPr>
          <w:sz w:val="22"/>
          <w:szCs w:val="22"/>
        </w:rPr>
        <w:t xml:space="preserve">. </w:t>
      </w:r>
      <w:r w:rsidRPr="006B41F7">
        <w:rPr>
          <w:sz w:val="22"/>
          <w:szCs w:val="22"/>
        </w:rPr>
        <w:tab/>
        <w:t>Illness</w:t>
      </w:r>
      <w:proofErr w:type="gramEnd"/>
    </w:p>
    <w:p w14:paraId="543EFB92" w14:textId="13AD16C7" w:rsidR="00327F2E" w:rsidRPr="006B41F7" w:rsidRDefault="00327F2E" w:rsidP="00327F2E">
      <w:pPr>
        <w:spacing w:after="200" w:line="276" w:lineRule="auto"/>
        <w:ind w:left="2160" w:right="-720" w:hanging="720"/>
        <w:rPr>
          <w:b/>
          <w:bCs/>
          <w:sz w:val="22"/>
          <w:szCs w:val="22"/>
        </w:rPr>
      </w:pPr>
      <w:proofErr w:type="gramStart"/>
      <w:r w:rsidRPr="006B41F7">
        <w:rPr>
          <w:sz w:val="22"/>
          <w:szCs w:val="22"/>
        </w:rPr>
        <w:t xml:space="preserve">d. </w:t>
      </w:r>
      <w:r w:rsidRPr="006B41F7">
        <w:rPr>
          <w:sz w:val="22"/>
          <w:szCs w:val="22"/>
        </w:rPr>
        <w:tab/>
        <w:t>Report</w:t>
      </w:r>
      <w:proofErr w:type="gramEnd"/>
      <w:r w:rsidRPr="006B41F7">
        <w:rPr>
          <w:sz w:val="22"/>
          <w:szCs w:val="22"/>
        </w:rPr>
        <w:t xml:space="preserve"> any suicidal attempt by a child/youth that requires emergency medical attention by a health care professional outside of the facility</w:t>
      </w:r>
      <w:r w:rsidR="007A2B10">
        <w:rPr>
          <w:sz w:val="22"/>
          <w:szCs w:val="22"/>
        </w:rPr>
        <w:t xml:space="preserve"> or foster home</w:t>
      </w:r>
      <w:r w:rsidRPr="006B41F7">
        <w:rPr>
          <w:sz w:val="22"/>
          <w:szCs w:val="22"/>
        </w:rPr>
        <w:t xml:space="preserve">; </w:t>
      </w:r>
    </w:p>
    <w:p w14:paraId="0F45F9EB" w14:textId="77777777" w:rsidR="00327F2E" w:rsidRPr="006B41F7" w:rsidRDefault="00327F2E" w:rsidP="00486289">
      <w:pPr>
        <w:pStyle w:val="Heading2"/>
      </w:pPr>
      <w:r w:rsidRPr="006B41F7">
        <w:t>7.701.65</w:t>
      </w:r>
      <w:r w:rsidRPr="006B41F7">
        <w:tab/>
        <w:t>Personnel Records for Direct Care Staff</w:t>
      </w:r>
    </w:p>
    <w:p w14:paraId="0A9152BD" w14:textId="77777777" w:rsidR="00327F2E" w:rsidRPr="006B41F7" w:rsidRDefault="00327F2E" w:rsidP="00327F2E">
      <w:pPr>
        <w:spacing w:after="200" w:line="276" w:lineRule="auto"/>
        <w:ind w:left="720" w:right="-720" w:hanging="720"/>
        <w:rPr>
          <w:sz w:val="22"/>
          <w:szCs w:val="22"/>
        </w:rPr>
      </w:pPr>
      <w:bookmarkStart w:id="77" w:name="_Hlk221626357"/>
      <w:r w:rsidRPr="006B41F7">
        <w:rPr>
          <w:sz w:val="22"/>
          <w:szCs w:val="22"/>
        </w:rPr>
        <w:t>A.</w:t>
      </w:r>
      <w:r w:rsidRPr="006B41F7">
        <w:rPr>
          <w:sz w:val="22"/>
          <w:szCs w:val="22"/>
        </w:rPr>
        <w:tab/>
        <w:t>Personnel records for any employee having direct contact with children/youth must include:</w:t>
      </w:r>
    </w:p>
    <w:p w14:paraId="041FD024" w14:textId="77777777" w:rsidR="00327F2E" w:rsidRPr="006B41F7" w:rsidRDefault="00327F2E" w:rsidP="00327F2E">
      <w:pPr>
        <w:spacing w:after="200" w:line="276" w:lineRule="auto"/>
        <w:ind w:left="720" w:right="-720" w:hanging="720"/>
        <w:rPr>
          <w:sz w:val="22"/>
          <w:szCs w:val="22"/>
        </w:rPr>
      </w:pPr>
      <w:r w:rsidRPr="006B41F7">
        <w:rPr>
          <w:sz w:val="22"/>
          <w:szCs w:val="22"/>
        </w:rPr>
        <w:t xml:space="preserve">***  </w:t>
      </w:r>
    </w:p>
    <w:p w14:paraId="5380A063" w14:textId="58E36B44" w:rsidR="00327F2E" w:rsidRPr="006B41F7" w:rsidRDefault="00327F2E" w:rsidP="00327F2E">
      <w:pPr>
        <w:numPr>
          <w:ilvl w:val="0"/>
          <w:numId w:val="13"/>
        </w:numPr>
        <w:spacing w:after="200" w:line="276" w:lineRule="auto"/>
        <w:ind w:left="1440" w:right="-720" w:hanging="720"/>
        <w:contextualSpacing/>
        <w:rPr>
          <w:sz w:val="22"/>
          <w:szCs w:val="22"/>
        </w:rPr>
      </w:pPr>
      <w:r w:rsidRPr="006B41F7">
        <w:rPr>
          <w:sz w:val="22"/>
          <w:szCs w:val="22"/>
        </w:rPr>
        <w:t>Official documents verifying education (e.g. transcripts,</w:t>
      </w:r>
      <w:r w:rsidR="007A2B10">
        <w:rPr>
          <w:sz w:val="22"/>
          <w:szCs w:val="22"/>
        </w:rPr>
        <w:t xml:space="preserve"> GED</w:t>
      </w:r>
      <w:r w:rsidRPr="006B41F7" w:rsidDel="0022215E">
        <w:rPr>
          <w:sz w:val="22"/>
          <w:szCs w:val="22"/>
        </w:rPr>
        <w:t xml:space="preserve"> </w:t>
      </w:r>
      <w:r w:rsidRPr="006B41F7">
        <w:rPr>
          <w:sz w:val="22"/>
          <w:szCs w:val="22"/>
        </w:rPr>
        <w:t>certificate, high school diploma);</w:t>
      </w:r>
    </w:p>
    <w:p w14:paraId="0895CF5C" w14:textId="77777777" w:rsidR="00327F2E" w:rsidRPr="006B41F7" w:rsidRDefault="00327F2E" w:rsidP="00327F2E">
      <w:pPr>
        <w:spacing w:after="200" w:line="276" w:lineRule="auto"/>
        <w:ind w:right="-720" w:firstLine="0"/>
        <w:rPr>
          <w:sz w:val="22"/>
          <w:szCs w:val="22"/>
        </w:rPr>
      </w:pPr>
      <w:r w:rsidRPr="006B41F7">
        <w:rPr>
          <w:sz w:val="22"/>
          <w:szCs w:val="22"/>
        </w:rPr>
        <w:t xml:space="preserve">*** </w:t>
      </w:r>
    </w:p>
    <w:p w14:paraId="7640A448" w14:textId="7E212C05" w:rsidR="00327F2E" w:rsidRPr="006B41F7" w:rsidRDefault="00327F2E" w:rsidP="00327F2E">
      <w:pPr>
        <w:numPr>
          <w:ilvl w:val="0"/>
          <w:numId w:val="16"/>
        </w:numPr>
        <w:spacing w:after="200" w:line="276" w:lineRule="auto"/>
        <w:ind w:left="1440" w:right="-720" w:hanging="720"/>
        <w:contextualSpacing/>
        <w:rPr>
          <w:sz w:val="22"/>
          <w:szCs w:val="22"/>
        </w:rPr>
      </w:pPr>
      <w:r w:rsidRPr="006B41F7">
        <w:rPr>
          <w:sz w:val="22"/>
          <w:szCs w:val="22"/>
        </w:rPr>
        <w:t xml:space="preserve">Current health evaluation or </w:t>
      </w:r>
      <w:proofErr w:type="gramStart"/>
      <w:r w:rsidRPr="006B41F7">
        <w:rPr>
          <w:sz w:val="22"/>
          <w:szCs w:val="22"/>
        </w:rPr>
        <w:t>physical stating</w:t>
      </w:r>
      <w:proofErr w:type="gramEnd"/>
      <w:r w:rsidRPr="006B41F7">
        <w:rPr>
          <w:sz w:val="22"/>
          <w:szCs w:val="22"/>
        </w:rPr>
        <w:t xml:space="preserve"> fitness for work prior to the start date</w:t>
      </w:r>
      <w:r w:rsidR="007A2B10">
        <w:rPr>
          <w:sz w:val="22"/>
          <w:szCs w:val="22"/>
        </w:rPr>
        <w:t xml:space="preserve"> for staff providing direct care to children/youth</w:t>
      </w:r>
      <w:r w:rsidRPr="006B41F7">
        <w:rPr>
          <w:sz w:val="22"/>
          <w:szCs w:val="22"/>
        </w:rPr>
        <w:t xml:space="preserve">; </w:t>
      </w:r>
    </w:p>
    <w:p w14:paraId="28EB5046" w14:textId="77777777" w:rsidR="00327F2E" w:rsidRPr="006B41F7" w:rsidRDefault="00327F2E" w:rsidP="00327F2E">
      <w:pPr>
        <w:spacing w:after="200" w:line="276" w:lineRule="auto"/>
        <w:ind w:left="720" w:right="-720" w:hanging="720"/>
        <w:rPr>
          <w:sz w:val="22"/>
          <w:szCs w:val="22"/>
        </w:rPr>
      </w:pPr>
      <w:r w:rsidRPr="006B41F7">
        <w:rPr>
          <w:sz w:val="22"/>
          <w:szCs w:val="22"/>
        </w:rPr>
        <w:t xml:space="preserve">*** </w:t>
      </w:r>
    </w:p>
    <w:bookmarkEnd w:id="77"/>
    <w:p w14:paraId="6673597B" w14:textId="77777777" w:rsidR="00327F2E" w:rsidRPr="006B41F7" w:rsidRDefault="00327F2E" w:rsidP="00486289">
      <w:pPr>
        <w:pStyle w:val="Heading2"/>
      </w:pPr>
      <w:r w:rsidRPr="006B41F7">
        <w:t>7.701.92</w:t>
      </w:r>
      <w:r w:rsidRPr="006B41F7">
        <w:tab/>
        <w:t xml:space="preserve">The Use of Restrictive Devices </w:t>
      </w:r>
    </w:p>
    <w:p w14:paraId="723CAB88" w14:textId="77777777" w:rsidR="00327F2E" w:rsidRPr="006B41F7" w:rsidRDefault="00327F2E" w:rsidP="00327F2E">
      <w:pPr>
        <w:spacing w:after="200" w:line="276" w:lineRule="auto"/>
        <w:ind w:left="720" w:right="-720" w:firstLine="0"/>
        <w:rPr>
          <w:sz w:val="22"/>
          <w:szCs w:val="22"/>
        </w:rPr>
      </w:pPr>
      <w:bookmarkStart w:id="78" w:name="_Hlk221626387"/>
      <w:r w:rsidRPr="006B41F7">
        <w:rPr>
          <w:sz w:val="22"/>
          <w:szCs w:val="22"/>
        </w:rPr>
        <w:t>***</w:t>
      </w:r>
      <w:bookmarkEnd w:id="78"/>
      <w:r w:rsidRPr="006B41F7">
        <w:rPr>
          <w:sz w:val="22"/>
          <w:szCs w:val="22"/>
        </w:rPr>
        <w:t xml:space="preserve"> </w:t>
      </w:r>
    </w:p>
    <w:p w14:paraId="1C8D772C" w14:textId="2476A9CE" w:rsidR="00327F2E" w:rsidRPr="007A2B10" w:rsidRDefault="007A2B10" w:rsidP="00327F2E">
      <w:pPr>
        <w:spacing w:after="200" w:line="276" w:lineRule="auto"/>
        <w:ind w:left="720" w:right="-720" w:hanging="720"/>
        <w:rPr>
          <w:sz w:val="22"/>
          <w:szCs w:val="22"/>
        </w:rPr>
      </w:pPr>
      <w:r w:rsidRPr="007A2B10">
        <w:rPr>
          <w:sz w:val="22"/>
          <w:szCs w:val="22"/>
        </w:rPr>
        <w:t>C.</w:t>
      </w:r>
      <w:r w:rsidRPr="007A2B10">
        <w:rPr>
          <w:sz w:val="22"/>
          <w:szCs w:val="22"/>
        </w:rPr>
        <w:tab/>
        <w:t>Any limitation or denial of rights for children/youth in foster care or participating in a foster youth in transition program must go through the judicial system as required in Section 19-7-101(7), C.R.S.</w:t>
      </w:r>
    </w:p>
    <w:p w14:paraId="7A2182B6" w14:textId="77777777" w:rsidR="00327F2E" w:rsidRPr="006B41F7" w:rsidRDefault="00327F2E" w:rsidP="00486289">
      <w:pPr>
        <w:pStyle w:val="Heading2"/>
      </w:pPr>
      <w:r w:rsidRPr="006B41F7">
        <w:t>7.701.300</w:t>
      </w:r>
      <w:r w:rsidRPr="006B41F7">
        <w:tab/>
        <w:t xml:space="preserve">Cultural Responsiveness </w:t>
      </w:r>
      <w:proofErr w:type="gramStart"/>
      <w:r w:rsidRPr="006B41F7">
        <w:t>For</w:t>
      </w:r>
      <w:proofErr w:type="gramEnd"/>
      <w:r w:rsidRPr="006B41F7">
        <w:t xml:space="preserve"> Residential Child Care Facilities, Specialized Group Facilities, Homeless Youth Shelters, Child Placement Agencies, Day Treatment Centers, Foster Care Homes, and Secure Residential Treatment Centers. </w:t>
      </w:r>
    </w:p>
    <w:p w14:paraId="72A07501" w14:textId="521624C9" w:rsidR="00327F2E" w:rsidRPr="006B41F7" w:rsidRDefault="00327F2E" w:rsidP="00327F2E">
      <w:pPr>
        <w:spacing w:after="200" w:line="276" w:lineRule="auto"/>
        <w:ind w:left="720" w:right="-720" w:hanging="720"/>
        <w:rPr>
          <w:sz w:val="22"/>
          <w:szCs w:val="22"/>
        </w:rPr>
      </w:pPr>
      <w:r w:rsidRPr="006B41F7">
        <w:rPr>
          <w:sz w:val="22"/>
          <w:szCs w:val="22"/>
        </w:rPr>
        <w:t>B.</w:t>
      </w:r>
      <w:r w:rsidRPr="006B41F7">
        <w:rPr>
          <w:sz w:val="22"/>
          <w:szCs w:val="22"/>
        </w:rPr>
        <w:tab/>
        <w:t>All staff members, interns, and foster parents must complete four (4) hours of initial training</w:t>
      </w:r>
      <w:r w:rsidR="007A2B10">
        <w:rPr>
          <w:sz w:val="22"/>
          <w:szCs w:val="22"/>
        </w:rPr>
        <w:t xml:space="preserve"> within ninety (90) days of hire,</w:t>
      </w:r>
      <w:r w:rsidRPr="006B41F7">
        <w:rPr>
          <w:sz w:val="22"/>
          <w:szCs w:val="22"/>
        </w:rPr>
        <w:t xml:space="preserve"> in cultural responsiveness and two (2) hours annually thereafter. Volunteers that work directly with </w:t>
      </w:r>
      <w:proofErr w:type="gramStart"/>
      <w:r w:rsidRPr="006B41F7">
        <w:rPr>
          <w:sz w:val="22"/>
          <w:szCs w:val="22"/>
        </w:rPr>
        <w:t>youth</w:t>
      </w:r>
      <w:proofErr w:type="gramEnd"/>
      <w:r w:rsidRPr="006B41F7">
        <w:rPr>
          <w:sz w:val="22"/>
          <w:szCs w:val="22"/>
        </w:rPr>
        <w:t xml:space="preserve"> two (2) or more times in a twelve (12) month period must complete four (4) hours of initial training in cultural responsiveness and two (2) hours annually thereafter. Members of the governing body must complete two (2) hours of annual training in cultural responsiveness. Members of the board of directors must be given training in the </w:t>
      </w:r>
      <w:proofErr w:type="gramStart"/>
      <w:r w:rsidRPr="006B41F7">
        <w:rPr>
          <w:sz w:val="22"/>
          <w:szCs w:val="22"/>
        </w:rPr>
        <w:t>agency’s</w:t>
      </w:r>
      <w:proofErr w:type="gramEnd"/>
      <w:r w:rsidRPr="006B41F7">
        <w:rPr>
          <w:sz w:val="22"/>
          <w:szCs w:val="22"/>
        </w:rPr>
        <w:t xml:space="preserve"> or facility’s cultural responsiveness policies and procedures at the time they are appointed to the board of directors. </w:t>
      </w:r>
    </w:p>
    <w:p w14:paraId="10B58EFE" w14:textId="77777777" w:rsidR="00327F2E" w:rsidRPr="006B41F7" w:rsidRDefault="00327F2E" w:rsidP="00486289">
      <w:pPr>
        <w:pStyle w:val="Heading2"/>
      </w:pPr>
      <w:r w:rsidRPr="006B41F7">
        <w:t>7.701.350</w:t>
      </w:r>
      <w:r w:rsidRPr="006B41F7">
        <w:tab/>
        <w:t>Cultural Competence Plan for Agencies and Facilities</w:t>
      </w:r>
    </w:p>
    <w:p w14:paraId="203B61D8" w14:textId="77777777" w:rsidR="00327F2E" w:rsidRPr="006B41F7" w:rsidRDefault="00327F2E" w:rsidP="00327F2E">
      <w:pPr>
        <w:spacing w:after="200" w:line="276" w:lineRule="auto"/>
        <w:ind w:right="-720" w:firstLine="0"/>
        <w:rPr>
          <w:sz w:val="22"/>
          <w:szCs w:val="22"/>
        </w:rPr>
      </w:pPr>
      <w:r w:rsidRPr="006B41F7">
        <w:rPr>
          <w:sz w:val="22"/>
          <w:szCs w:val="22"/>
        </w:rPr>
        <w:t xml:space="preserve">Facilities and agencies must: </w:t>
      </w:r>
    </w:p>
    <w:p w14:paraId="21255E75" w14:textId="77777777" w:rsidR="00327F2E" w:rsidRPr="006B41F7" w:rsidRDefault="00327F2E" w:rsidP="00327F2E">
      <w:pPr>
        <w:spacing w:after="200" w:line="276" w:lineRule="auto"/>
        <w:ind w:left="720" w:right="-720" w:firstLine="0"/>
        <w:rPr>
          <w:sz w:val="22"/>
          <w:szCs w:val="22"/>
        </w:rPr>
      </w:pPr>
      <w:bookmarkStart w:id="79" w:name="_Hlk221626409"/>
      <w:r w:rsidRPr="006B41F7">
        <w:rPr>
          <w:sz w:val="22"/>
          <w:szCs w:val="22"/>
        </w:rPr>
        <w:t>***</w:t>
      </w:r>
      <w:bookmarkEnd w:id="79"/>
      <w:r w:rsidRPr="006B41F7">
        <w:rPr>
          <w:sz w:val="22"/>
          <w:szCs w:val="22"/>
        </w:rPr>
        <w:t xml:space="preserve"> </w:t>
      </w:r>
    </w:p>
    <w:p w14:paraId="31A570D1" w14:textId="5FA1E2FE" w:rsidR="00327F2E" w:rsidRPr="006B41F7" w:rsidRDefault="00327F2E" w:rsidP="00327F2E">
      <w:pPr>
        <w:numPr>
          <w:ilvl w:val="0"/>
          <w:numId w:val="6"/>
        </w:numPr>
        <w:spacing w:after="200" w:line="276" w:lineRule="auto"/>
        <w:ind w:right="-720"/>
        <w:rPr>
          <w:sz w:val="22"/>
          <w:szCs w:val="22"/>
        </w:rPr>
      </w:pPr>
      <w:r w:rsidRPr="006B41F7">
        <w:rPr>
          <w:sz w:val="22"/>
          <w:szCs w:val="22"/>
        </w:rPr>
        <w:lastRenderedPageBreak/>
        <w:t>Provide two (2) hours of initial training</w:t>
      </w:r>
      <w:r w:rsidR="007A2B10">
        <w:rPr>
          <w:sz w:val="22"/>
          <w:szCs w:val="22"/>
        </w:rPr>
        <w:t>, within ninety (90) days of hire,</w:t>
      </w:r>
      <w:r w:rsidRPr="006B41F7">
        <w:rPr>
          <w:sz w:val="22"/>
          <w:szCs w:val="22"/>
        </w:rPr>
        <w:t xml:space="preserve"> on cultural competence principles and how these principles apply to the licensed provider's practices.</w:t>
      </w:r>
      <w:r w:rsidR="007A2B10">
        <w:rPr>
          <w:sz w:val="22"/>
          <w:szCs w:val="22"/>
        </w:rPr>
        <w:t xml:space="preserve"> These initial two (2) hours of cultural competence training may be a component of the total four (4) initial hours of cultural competence training required in Section 7.701.300.B.</w:t>
      </w:r>
    </w:p>
    <w:p w14:paraId="32E5D240" w14:textId="77777777" w:rsidR="00327F2E" w:rsidRPr="006B41F7" w:rsidRDefault="00327F2E" w:rsidP="00486289">
      <w:pPr>
        <w:pStyle w:val="Heading2"/>
      </w:pPr>
      <w:r w:rsidRPr="006B41F7">
        <w:t>7.701.400</w:t>
      </w:r>
      <w:r w:rsidRPr="006B41F7">
        <w:tab/>
        <w:t xml:space="preserve">Trauma-Informed Care </w:t>
      </w:r>
      <w:proofErr w:type="gramStart"/>
      <w:r w:rsidRPr="006B41F7">
        <w:t>For</w:t>
      </w:r>
      <w:proofErr w:type="gramEnd"/>
      <w:r w:rsidRPr="006B41F7">
        <w:t xml:space="preserve"> Residential Child Care Facilities, Specialized Group Facilities, Homeless Youth Shelters, Child Placement Agencies, Day Treatment Centers, Foster Care Homes, and Secure Residential Treatment Centers. </w:t>
      </w:r>
    </w:p>
    <w:p w14:paraId="35BFB04D" w14:textId="77777777" w:rsidR="00327F2E" w:rsidRPr="006B41F7" w:rsidRDefault="00327F2E" w:rsidP="00327F2E">
      <w:pPr>
        <w:spacing w:after="200" w:line="276" w:lineRule="auto"/>
        <w:ind w:left="1440" w:right="-720" w:hanging="1440"/>
        <w:rPr>
          <w:b/>
          <w:bCs/>
          <w:sz w:val="22"/>
          <w:szCs w:val="22"/>
        </w:rPr>
      </w:pPr>
      <w:bookmarkStart w:id="80" w:name="_Hlk221626447"/>
      <w:r w:rsidRPr="006B41F7">
        <w:rPr>
          <w:sz w:val="22"/>
          <w:szCs w:val="22"/>
        </w:rPr>
        <w:t>***</w:t>
      </w:r>
    </w:p>
    <w:bookmarkEnd w:id="80"/>
    <w:p w14:paraId="15DB45A7" w14:textId="3B817EBC" w:rsidR="00327F2E" w:rsidRPr="006B41F7" w:rsidRDefault="00327F2E" w:rsidP="00327F2E">
      <w:pPr>
        <w:spacing w:after="200" w:line="276" w:lineRule="auto"/>
        <w:ind w:left="720" w:right="-720" w:hanging="720"/>
        <w:rPr>
          <w:sz w:val="22"/>
          <w:szCs w:val="22"/>
        </w:rPr>
      </w:pPr>
      <w:r w:rsidRPr="006B41F7">
        <w:rPr>
          <w:sz w:val="22"/>
          <w:szCs w:val="22"/>
        </w:rPr>
        <w:t>B.</w:t>
      </w:r>
      <w:r w:rsidRPr="006B41F7">
        <w:rPr>
          <w:sz w:val="22"/>
          <w:szCs w:val="22"/>
        </w:rPr>
        <w:tab/>
        <w:t>All staff members, interns, and foster parents must complete four (4) hours of initial trainin</w:t>
      </w:r>
      <w:r w:rsidR="007A2B10">
        <w:rPr>
          <w:sz w:val="22"/>
          <w:szCs w:val="22"/>
        </w:rPr>
        <w:t>g, within ninety (90) days of hire,</w:t>
      </w:r>
      <w:r w:rsidRPr="006B41F7">
        <w:rPr>
          <w:sz w:val="22"/>
          <w:szCs w:val="22"/>
        </w:rPr>
        <w:t xml:space="preserve"> in trauma-informed care and two (2) hours annually thereafter. Volunteers that work directly with </w:t>
      </w:r>
      <w:proofErr w:type="gramStart"/>
      <w:r w:rsidRPr="006B41F7">
        <w:rPr>
          <w:sz w:val="22"/>
          <w:szCs w:val="22"/>
        </w:rPr>
        <w:t>youth</w:t>
      </w:r>
      <w:proofErr w:type="gramEnd"/>
      <w:r w:rsidRPr="006B41F7">
        <w:rPr>
          <w:sz w:val="22"/>
          <w:szCs w:val="22"/>
        </w:rPr>
        <w:t xml:space="preserve"> two (2) or more times in a twelve (12) month period must complete four (4) hours of initial training in trauma-informed care and two (2) hours annually thereafter. Members of the governing body must complete two (2) hours of annual training in trauma-informed care. Members of the board of directors must be given training in the </w:t>
      </w:r>
      <w:proofErr w:type="gramStart"/>
      <w:r w:rsidRPr="006B41F7">
        <w:rPr>
          <w:sz w:val="22"/>
          <w:szCs w:val="22"/>
        </w:rPr>
        <w:t>agency’s</w:t>
      </w:r>
      <w:proofErr w:type="gramEnd"/>
      <w:r w:rsidRPr="006B41F7">
        <w:rPr>
          <w:sz w:val="22"/>
          <w:szCs w:val="22"/>
        </w:rPr>
        <w:t xml:space="preserve"> or facility’s trauma-informed care policies and procedures at the time they are appointed to the board of directors. </w:t>
      </w:r>
    </w:p>
    <w:p w14:paraId="180BDCAE" w14:textId="77777777" w:rsidR="00327F2E" w:rsidRPr="006B41F7" w:rsidRDefault="00327F2E" w:rsidP="00327F2E">
      <w:pPr>
        <w:spacing w:after="200" w:line="276" w:lineRule="auto"/>
        <w:ind w:right="-720" w:firstLine="0"/>
        <w:rPr>
          <w:b/>
          <w:bCs/>
          <w:sz w:val="22"/>
          <w:szCs w:val="22"/>
        </w:rPr>
      </w:pPr>
      <w:r w:rsidRPr="006B41F7">
        <w:rPr>
          <w:b/>
          <w:bCs/>
          <w:sz w:val="22"/>
          <w:szCs w:val="22"/>
        </w:rPr>
        <w:t>*********************************************************************************************************************</w:t>
      </w:r>
    </w:p>
    <w:p w14:paraId="1A1DBDDB" w14:textId="77777777" w:rsidR="00327F2E" w:rsidRPr="006B41F7" w:rsidRDefault="00327F2E" w:rsidP="00486289">
      <w:pPr>
        <w:pStyle w:val="Heading2"/>
      </w:pPr>
      <w:r w:rsidRPr="006B41F7">
        <w:t>7.705.55</w:t>
      </w:r>
      <w:r w:rsidRPr="006B41F7">
        <w:tab/>
        <w:t>Building Safety</w:t>
      </w:r>
    </w:p>
    <w:p w14:paraId="02092858" w14:textId="77777777" w:rsidR="00327F2E" w:rsidRPr="006B41F7" w:rsidRDefault="00327F2E" w:rsidP="00327F2E">
      <w:pPr>
        <w:spacing w:after="200" w:line="276" w:lineRule="auto"/>
        <w:ind w:right="-720" w:firstLine="0"/>
        <w:rPr>
          <w:b/>
          <w:bCs/>
          <w:sz w:val="22"/>
          <w:szCs w:val="22"/>
        </w:rPr>
      </w:pPr>
      <w:bookmarkStart w:id="81" w:name="_Hlk221626467"/>
      <w:r w:rsidRPr="006B41F7">
        <w:rPr>
          <w:sz w:val="22"/>
          <w:szCs w:val="22"/>
        </w:rPr>
        <w:t>***</w:t>
      </w:r>
    </w:p>
    <w:bookmarkEnd w:id="81"/>
    <w:p w14:paraId="345D6AC5" w14:textId="77777777" w:rsidR="00327F2E" w:rsidRPr="006B41F7" w:rsidRDefault="00327F2E" w:rsidP="00327F2E">
      <w:pPr>
        <w:numPr>
          <w:ilvl w:val="0"/>
          <w:numId w:val="15"/>
        </w:numPr>
        <w:spacing w:after="200" w:line="276" w:lineRule="auto"/>
        <w:ind w:right="-720"/>
        <w:contextualSpacing/>
        <w:rPr>
          <w:sz w:val="22"/>
          <w:szCs w:val="22"/>
        </w:rPr>
      </w:pPr>
      <w:r w:rsidRPr="006B41F7">
        <w:rPr>
          <w:sz w:val="22"/>
          <w:szCs w:val="22"/>
        </w:rPr>
        <w:t>Maintenance</w:t>
      </w:r>
    </w:p>
    <w:p w14:paraId="7ED5E740" w14:textId="77777777" w:rsidR="00327F2E" w:rsidRPr="006B41F7" w:rsidRDefault="00327F2E" w:rsidP="00327F2E">
      <w:pPr>
        <w:spacing w:after="200" w:line="276" w:lineRule="auto"/>
        <w:ind w:left="720" w:right="-720" w:firstLine="0"/>
        <w:contextualSpacing/>
        <w:rPr>
          <w:sz w:val="22"/>
          <w:szCs w:val="22"/>
        </w:rPr>
      </w:pPr>
    </w:p>
    <w:p w14:paraId="6F15715E" w14:textId="77777777" w:rsidR="00327F2E" w:rsidRPr="006B41F7" w:rsidRDefault="00327F2E" w:rsidP="00327F2E">
      <w:pPr>
        <w:spacing w:after="200" w:line="276" w:lineRule="auto"/>
        <w:ind w:left="720" w:right="-720" w:firstLine="0"/>
        <w:contextualSpacing/>
        <w:rPr>
          <w:sz w:val="22"/>
          <w:szCs w:val="22"/>
        </w:rPr>
      </w:pPr>
      <w:bookmarkStart w:id="82" w:name="_Hlk221626501"/>
      <w:r w:rsidRPr="006B41F7">
        <w:rPr>
          <w:sz w:val="22"/>
          <w:szCs w:val="22"/>
        </w:rPr>
        <w:t>***</w:t>
      </w:r>
    </w:p>
    <w:bookmarkEnd w:id="82"/>
    <w:p w14:paraId="24AB0B60" w14:textId="41E93B1E" w:rsidR="00327F2E" w:rsidRPr="00F07D9D" w:rsidRDefault="00327F2E" w:rsidP="00327F2E">
      <w:pPr>
        <w:spacing w:after="200" w:line="276" w:lineRule="auto"/>
        <w:ind w:left="1440" w:right="-720" w:hanging="720"/>
        <w:rPr>
          <w:sz w:val="22"/>
          <w:szCs w:val="22"/>
        </w:rPr>
      </w:pPr>
      <w:r w:rsidRPr="00F07D9D">
        <w:rPr>
          <w:sz w:val="22"/>
          <w:szCs w:val="22"/>
        </w:rPr>
        <w:t>3.</w:t>
      </w:r>
      <w:r w:rsidRPr="00F07D9D">
        <w:rPr>
          <w:sz w:val="22"/>
          <w:szCs w:val="22"/>
        </w:rPr>
        <w:tab/>
        <w:t xml:space="preserve">Closets, attics, basements, cellars, furnace rooms, and exit routes must be kept free from the accumulation of significant amounts of extraneous materials such as discarded furniture, </w:t>
      </w:r>
      <w:r w:rsidR="00F07D9D" w:rsidRPr="00F07D9D">
        <w:rPr>
          <w:sz w:val="22"/>
          <w:szCs w:val="22"/>
        </w:rPr>
        <w:t>f</w:t>
      </w:r>
      <w:r w:rsidRPr="00F07D9D">
        <w:rPr>
          <w:sz w:val="22"/>
          <w:szCs w:val="22"/>
        </w:rPr>
        <w:t>urnishings, newspapers, or magazines that could pose a fire or health hazard. Combustibles such as cleaning rags, mops, and cleaning compounds must be stored in well-ventilated areas. Solutions, cleaning compounds, and other hazardous substances must be properly labeled and stored in areas inaccessible to children</w:t>
      </w:r>
      <w:r w:rsidR="00F07D9D" w:rsidRPr="00F07D9D">
        <w:rPr>
          <w:sz w:val="22"/>
          <w:szCs w:val="22"/>
        </w:rPr>
        <w:t>/youth</w:t>
      </w:r>
      <w:r w:rsidRPr="00F07D9D">
        <w:rPr>
          <w:sz w:val="22"/>
          <w:szCs w:val="22"/>
        </w:rPr>
        <w:t xml:space="preserve">. </w:t>
      </w:r>
    </w:p>
    <w:p w14:paraId="50E02ED3" w14:textId="0CF342E4" w:rsidR="00327F2E" w:rsidRPr="006B41F7" w:rsidRDefault="00327F2E" w:rsidP="00327F2E">
      <w:pPr>
        <w:spacing w:after="200" w:line="276" w:lineRule="auto"/>
        <w:ind w:left="1440" w:right="-720" w:hanging="720"/>
        <w:rPr>
          <w:sz w:val="22"/>
          <w:szCs w:val="22"/>
        </w:rPr>
      </w:pPr>
      <w:r w:rsidRPr="006B41F7">
        <w:rPr>
          <w:sz w:val="22"/>
          <w:szCs w:val="22"/>
        </w:rPr>
        <w:t>4.</w:t>
      </w:r>
      <w:r w:rsidRPr="006B41F7">
        <w:rPr>
          <w:sz w:val="22"/>
          <w:szCs w:val="22"/>
        </w:rPr>
        <w:tab/>
        <w:t>All hazardous chemicals, tools, and other equipment</w:t>
      </w:r>
      <w:r w:rsidR="00F07D9D">
        <w:rPr>
          <w:sz w:val="22"/>
          <w:szCs w:val="22"/>
        </w:rPr>
        <w:t xml:space="preserve"> and items with warning labels to keep out of reach of children</w:t>
      </w:r>
      <w:r w:rsidRPr="006B41F7">
        <w:rPr>
          <w:sz w:val="22"/>
          <w:szCs w:val="22"/>
        </w:rPr>
        <w:t xml:space="preserve">, including, but not limited to, matches, paints, gasoline, sharp kitchen utensils, </w:t>
      </w:r>
      <w:r w:rsidR="00F07D9D">
        <w:rPr>
          <w:sz w:val="22"/>
          <w:szCs w:val="22"/>
        </w:rPr>
        <w:t>scissors, paper cutters, solvent-based glues or super glues,</w:t>
      </w:r>
      <w:r w:rsidRPr="006B41F7">
        <w:rPr>
          <w:sz w:val="22"/>
          <w:szCs w:val="22"/>
        </w:rPr>
        <w:t xml:space="preserve"> insecticides, cleaning materials, computer duster spray, and personal hygiene or other products containing more than five (5) percent alcohol content must be inventoried and stored in a secured, locked area. All other household chemicals, tools, or other equipment must be stored out of reach of children/youth as dictated by the lowest level of functioning within the facility. </w:t>
      </w:r>
    </w:p>
    <w:p w14:paraId="43714365" w14:textId="77777777" w:rsidR="00327F2E" w:rsidRPr="006B41F7" w:rsidRDefault="00327F2E" w:rsidP="00486289">
      <w:pPr>
        <w:pStyle w:val="Heading2"/>
      </w:pPr>
      <w:r w:rsidRPr="006B41F7">
        <w:t>7.705.56</w:t>
      </w:r>
      <w:r w:rsidRPr="006B41F7">
        <w:tab/>
        <w:t>Transportation</w:t>
      </w:r>
    </w:p>
    <w:p w14:paraId="6B33655C" w14:textId="77777777" w:rsidR="00327F2E" w:rsidRPr="006B41F7" w:rsidRDefault="00327F2E" w:rsidP="00327F2E">
      <w:pPr>
        <w:spacing w:after="200" w:line="276" w:lineRule="auto"/>
        <w:ind w:right="-720" w:firstLine="0"/>
        <w:rPr>
          <w:b/>
          <w:bCs/>
          <w:sz w:val="22"/>
          <w:szCs w:val="22"/>
        </w:rPr>
      </w:pPr>
      <w:bookmarkStart w:id="83" w:name="_Hlk221626530"/>
      <w:r w:rsidRPr="006B41F7">
        <w:rPr>
          <w:sz w:val="22"/>
          <w:szCs w:val="22"/>
        </w:rPr>
        <w:t>***</w:t>
      </w:r>
    </w:p>
    <w:bookmarkEnd w:id="83"/>
    <w:p w14:paraId="2DC47B4D" w14:textId="64A7D13E" w:rsidR="00327F2E" w:rsidRPr="006B41F7" w:rsidRDefault="00327F2E" w:rsidP="00327F2E">
      <w:pPr>
        <w:spacing w:after="200" w:line="276" w:lineRule="auto"/>
        <w:ind w:left="720" w:right="-720" w:hanging="720"/>
        <w:rPr>
          <w:sz w:val="22"/>
          <w:szCs w:val="22"/>
        </w:rPr>
      </w:pPr>
      <w:r w:rsidRPr="006B41F7">
        <w:rPr>
          <w:sz w:val="22"/>
          <w:szCs w:val="22"/>
        </w:rPr>
        <w:lastRenderedPageBreak/>
        <w:t>I.</w:t>
      </w:r>
      <w:r w:rsidRPr="006B41F7">
        <w:rPr>
          <w:sz w:val="22"/>
          <w:szCs w:val="22"/>
        </w:rPr>
        <w:tab/>
        <w:t xml:space="preserve">The facility must </w:t>
      </w:r>
      <w:proofErr w:type="gramStart"/>
      <w:r w:rsidRPr="006B41F7">
        <w:rPr>
          <w:sz w:val="22"/>
          <w:szCs w:val="22"/>
        </w:rPr>
        <w:t>have naloxone available onsite</w:t>
      </w:r>
      <w:r w:rsidR="00F07D9D">
        <w:rPr>
          <w:sz w:val="22"/>
          <w:szCs w:val="22"/>
        </w:rPr>
        <w:t xml:space="preserve"> at all times</w:t>
      </w:r>
      <w:proofErr w:type="gramEnd"/>
      <w:r w:rsidR="00F07D9D">
        <w:rPr>
          <w:sz w:val="22"/>
          <w:szCs w:val="22"/>
        </w:rPr>
        <w:t xml:space="preserve"> and stored at room temperature</w:t>
      </w:r>
      <w:r w:rsidRPr="006B41F7">
        <w:rPr>
          <w:sz w:val="22"/>
          <w:szCs w:val="22"/>
        </w:rPr>
        <w:t xml:space="preserve"> and in facility vehicles</w:t>
      </w:r>
      <w:r w:rsidR="00F07D9D">
        <w:rPr>
          <w:sz w:val="22"/>
          <w:szCs w:val="22"/>
        </w:rPr>
        <w:t xml:space="preserve"> whenever children/youth are being transported</w:t>
      </w:r>
      <w:r w:rsidRPr="006B41F7">
        <w:rPr>
          <w:sz w:val="22"/>
          <w:szCs w:val="22"/>
        </w:rPr>
        <w:t xml:space="preserve">. </w:t>
      </w:r>
      <w:r w:rsidR="00F07D9D">
        <w:rPr>
          <w:sz w:val="22"/>
          <w:szCs w:val="22"/>
        </w:rPr>
        <w:t xml:space="preserve">Naloxone should not be stored in vehicles for long-term storage purposes, as it is sensitive to temperature fluctuations and can render the medication ineffective. </w:t>
      </w:r>
      <w:r w:rsidRPr="006B41F7">
        <w:rPr>
          <w:sz w:val="22"/>
          <w:szCs w:val="22"/>
        </w:rPr>
        <w:t xml:space="preserve">All staff must be trained on how to use naloxone. Certificates of training must be kept in each staff file. </w:t>
      </w:r>
    </w:p>
    <w:p w14:paraId="65BAFCA2" w14:textId="77777777" w:rsidR="00327F2E" w:rsidRPr="006B41F7" w:rsidRDefault="00327F2E" w:rsidP="00486289">
      <w:pPr>
        <w:pStyle w:val="Heading2"/>
      </w:pPr>
      <w:r w:rsidRPr="006B41F7">
        <w:t>7.705.63</w:t>
      </w:r>
      <w:r w:rsidRPr="006B41F7">
        <w:tab/>
        <w:t xml:space="preserve">Policies for Admission, Discharge, and Confidentiality of Child/Youth Files </w:t>
      </w:r>
    </w:p>
    <w:p w14:paraId="517AAD84" w14:textId="77777777" w:rsidR="00327F2E" w:rsidRPr="006B41F7" w:rsidRDefault="00327F2E" w:rsidP="00327F2E">
      <w:pPr>
        <w:spacing w:after="200" w:line="276" w:lineRule="auto"/>
        <w:ind w:left="720" w:right="-720" w:hanging="720"/>
        <w:rPr>
          <w:sz w:val="22"/>
          <w:szCs w:val="22"/>
        </w:rPr>
      </w:pPr>
      <w:r w:rsidRPr="006B41F7">
        <w:rPr>
          <w:sz w:val="22"/>
          <w:szCs w:val="22"/>
        </w:rPr>
        <w:t>A.</w:t>
      </w:r>
      <w:r w:rsidRPr="006B41F7">
        <w:rPr>
          <w:sz w:val="22"/>
          <w:szCs w:val="22"/>
        </w:rPr>
        <w:tab/>
        <w:t xml:space="preserve">Each facility must develop and adhere to written admission policies. Such policies must be provided to the referring agencies and parent(s) and/or guardian(s) of the child/youth referred for placement. All policies must be consistent with applicable federal and state laws, including the child’s/youth’s rights and requirements outlined in Section 19-7-101, C.R.S. if the youth is in foster care or participating in the foster youth in transition program. All policies, at a minimum, must include: </w:t>
      </w:r>
    </w:p>
    <w:p w14:paraId="6A5F728C" w14:textId="77777777" w:rsidR="00327F2E" w:rsidRPr="006B41F7" w:rsidRDefault="00327F2E" w:rsidP="00327F2E">
      <w:pPr>
        <w:spacing w:after="200" w:line="276" w:lineRule="auto"/>
        <w:ind w:left="720" w:right="-720" w:hanging="720"/>
        <w:rPr>
          <w:sz w:val="22"/>
          <w:szCs w:val="22"/>
        </w:rPr>
      </w:pPr>
      <w:bookmarkStart w:id="84" w:name="_Hlk221626547"/>
      <w:r w:rsidRPr="006B41F7">
        <w:rPr>
          <w:sz w:val="22"/>
          <w:szCs w:val="22"/>
        </w:rPr>
        <w:t>***</w:t>
      </w:r>
    </w:p>
    <w:bookmarkEnd w:id="84"/>
    <w:p w14:paraId="6ABA5DA4" w14:textId="63B784DE" w:rsidR="00327F2E" w:rsidRPr="006B41F7" w:rsidRDefault="00327F2E" w:rsidP="00327F2E">
      <w:pPr>
        <w:spacing w:after="200" w:line="276" w:lineRule="auto"/>
        <w:ind w:left="1440" w:right="-720" w:hanging="720"/>
        <w:rPr>
          <w:b/>
          <w:bCs/>
          <w:sz w:val="22"/>
          <w:szCs w:val="22"/>
        </w:rPr>
      </w:pPr>
      <w:r w:rsidRPr="006B41F7">
        <w:rPr>
          <w:sz w:val="22"/>
          <w:szCs w:val="22"/>
        </w:rPr>
        <w:t>6</w:t>
      </w:r>
      <w:proofErr w:type="gramStart"/>
      <w:r w:rsidRPr="006B41F7">
        <w:rPr>
          <w:sz w:val="22"/>
          <w:szCs w:val="22"/>
        </w:rPr>
        <w:t xml:space="preserve">.  </w:t>
      </w:r>
      <w:r w:rsidRPr="006B41F7">
        <w:rPr>
          <w:sz w:val="22"/>
          <w:szCs w:val="22"/>
        </w:rPr>
        <w:tab/>
      </w:r>
      <w:proofErr w:type="gramEnd"/>
      <w:r w:rsidRPr="006B41F7">
        <w:rPr>
          <w:sz w:val="22"/>
          <w:szCs w:val="22"/>
        </w:rPr>
        <w:t>Specific to QRTPs and PRTFs, the facility’s policy concerning the provision of mental health services to children/youth, if appropriate, and the application of Section 27-65-10</w:t>
      </w:r>
      <w:r w:rsidR="00F07D9D">
        <w:rPr>
          <w:sz w:val="22"/>
          <w:szCs w:val="22"/>
        </w:rPr>
        <w:t>3</w:t>
      </w:r>
      <w:r w:rsidRPr="006B41F7">
        <w:rPr>
          <w:sz w:val="22"/>
          <w:szCs w:val="22"/>
        </w:rPr>
        <w:t xml:space="preserve">, C.R.S. - Voluntary Applications for Mental Health Services - when a child/youth is receiving mental health treatment; </w:t>
      </w:r>
    </w:p>
    <w:p w14:paraId="0AA7554B" w14:textId="77777777" w:rsidR="00327F2E" w:rsidRPr="006B41F7" w:rsidRDefault="00327F2E" w:rsidP="00486289">
      <w:pPr>
        <w:pStyle w:val="Heading2"/>
      </w:pPr>
      <w:r w:rsidRPr="006B41F7">
        <w:t>7.705.67</w:t>
      </w:r>
      <w:r w:rsidRPr="006B41F7">
        <w:tab/>
        <w:t>Written Policies for Physical Restraint</w:t>
      </w:r>
    </w:p>
    <w:p w14:paraId="507FC343" w14:textId="77777777" w:rsidR="00327F2E" w:rsidRPr="006B41F7" w:rsidRDefault="00327F2E" w:rsidP="00327F2E">
      <w:pPr>
        <w:spacing w:after="200" w:line="276" w:lineRule="auto"/>
        <w:ind w:left="720" w:right="-720" w:hanging="720"/>
        <w:rPr>
          <w:sz w:val="22"/>
          <w:szCs w:val="22"/>
        </w:rPr>
      </w:pPr>
      <w:proofErr w:type="gramStart"/>
      <w:r w:rsidRPr="006B41F7">
        <w:rPr>
          <w:sz w:val="22"/>
          <w:szCs w:val="22"/>
        </w:rPr>
        <w:t>A.</w:t>
      </w:r>
      <w:r w:rsidRPr="006B41F7">
        <w:rPr>
          <w:sz w:val="22"/>
          <w:szCs w:val="22"/>
        </w:rPr>
        <w:tab/>
        <w:t>Each</w:t>
      </w:r>
      <w:proofErr w:type="gramEnd"/>
      <w:r w:rsidRPr="006B41F7">
        <w:rPr>
          <w:sz w:val="22"/>
          <w:szCs w:val="22"/>
        </w:rPr>
        <w:t xml:space="preserve"> facility utilizing physical restraint is to have a written policy and practices consistent with these rules. </w:t>
      </w:r>
    </w:p>
    <w:p w14:paraId="5072B0D7" w14:textId="77777777" w:rsidR="00327F2E" w:rsidRPr="006B41F7" w:rsidRDefault="00327F2E" w:rsidP="00327F2E">
      <w:pPr>
        <w:spacing w:after="200" w:line="276" w:lineRule="auto"/>
        <w:ind w:left="720" w:right="-720" w:hanging="720"/>
        <w:rPr>
          <w:sz w:val="22"/>
          <w:szCs w:val="22"/>
        </w:rPr>
      </w:pPr>
      <w:r w:rsidRPr="006B41F7">
        <w:rPr>
          <w:sz w:val="22"/>
          <w:szCs w:val="22"/>
        </w:rPr>
        <w:tab/>
        <w:t>All policies must be consistent with applicable federal and state laws, including the child’s/youth’s rights and requirements outlined in Section 19-7-101, C.R.S. if the youth is in foster care or participating in the foster youth in transition program.</w:t>
      </w:r>
    </w:p>
    <w:p w14:paraId="5AF6F73A" w14:textId="77777777" w:rsidR="00327F2E" w:rsidRPr="006B41F7" w:rsidRDefault="00327F2E" w:rsidP="00327F2E">
      <w:pPr>
        <w:spacing w:after="200" w:line="276" w:lineRule="auto"/>
        <w:ind w:left="1440" w:right="-720" w:hanging="720"/>
        <w:rPr>
          <w:sz w:val="22"/>
          <w:szCs w:val="22"/>
        </w:rPr>
      </w:pPr>
      <w:r w:rsidRPr="006B41F7">
        <w:rPr>
          <w:sz w:val="22"/>
          <w:szCs w:val="22"/>
        </w:rPr>
        <w:t>The facility’s written policies must include, at a minimum, the following information:</w:t>
      </w:r>
    </w:p>
    <w:p w14:paraId="4F776514" w14:textId="77777777" w:rsidR="00327F2E" w:rsidRPr="006B41F7" w:rsidRDefault="00327F2E" w:rsidP="00327F2E">
      <w:pPr>
        <w:spacing w:after="200" w:line="276" w:lineRule="auto"/>
        <w:ind w:left="1440" w:right="-720" w:hanging="720"/>
        <w:rPr>
          <w:sz w:val="22"/>
          <w:szCs w:val="22"/>
        </w:rPr>
      </w:pPr>
      <w:bookmarkStart w:id="85" w:name="_Hlk221626566"/>
      <w:r w:rsidRPr="006B41F7">
        <w:rPr>
          <w:sz w:val="22"/>
          <w:szCs w:val="22"/>
        </w:rPr>
        <w:t>***</w:t>
      </w:r>
    </w:p>
    <w:bookmarkEnd w:id="85"/>
    <w:p w14:paraId="326D9785" w14:textId="62FC4C3C" w:rsidR="00327F2E" w:rsidRPr="006B41F7" w:rsidRDefault="00327F2E" w:rsidP="00327F2E">
      <w:pPr>
        <w:spacing w:after="200" w:line="276" w:lineRule="auto"/>
        <w:ind w:left="1440" w:right="-720" w:hanging="720"/>
        <w:rPr>
          <w:sz w:val="22"/>
          <w:szCs w:val="22"/>
        </w:rPr>
      </w:pPr>
      <w:r w:rsidRPr="006B41F7">
        <w:rPr>
          <w:sz w:val="22"/>
          <w:szCs w:val="22"/>
        </w:rPr>
        <w:t>11.</w:t>
      </w:r>
      <w:r w:rsidRPr="006B41F7">
        <w:rPr>
          <w:sz w:val="22"/>
          <w:szCs w:val="22"/>
        </w:rPr>
        <w:tab/>
        <w:t>The requirement that staff must</w:t>
      </w:r>
      <w:r w:rsidR="00F07D9D">
        <w:rPr>
          <w:sz w:val="22"/>
          <w:szCs w:val="22"/>
        </w:rPr>
        <w:t xml:space="preserve"> make every effort to</w:t>
      </w:r>
      <w:r w:rsidRPr="006B41F7">
        <w:rPr>
          <w:color w:val="FF0000"/>
          <w:sz w:val="22"/>
          <w:szCs w:val="22"/>
        </w:rPr>
        <w:t xml:space="preserve"> </w:t>
      </w:r>
      <w:r w:rsidRPr="006B41F7">
        <w:rPr>
          <w:sz w:val="22"/>
          <w:szCs w:val="22"/>
        </w:rPr>
        <w:t>not utilize physical restraint in any setting outside of the licensed facility.</w:t>
      </w:r>
      <w:r w:rsidR="00F07D9D">
        <w:rPr>
          <w:sz w:val="22"/>
          <w:szCs w:val="22"/>
        </w:rPr>
        <w:t xml:space="preserve"> If there is no other alternative and the situation cannot be controlled by the staff member(s) present </w:t>
      </w:r>
      <w:proofErr w:type="gramStart"/>
      <w:r w:rsidR="00F07D9D">
        <w:rPr>
          <w:sz w:val="22"/>
          <w:szCs w:val="22"/>
        </w:rPr>
        <w:t>through the use of</w:t>
      </w:r>
      <w:proofErr w:type="gramEnd"/>
      <w:r w:rsidR="00F07D9D">
        <w:rPr>
          <w:sz w:val="22"/>
          <w:szCs w:val="22"/>
        </w:rPr>
        <w:t xml:space="preserve"> restraint techniques that are described within the facility’s approved restraint model, s</w:t>
      </w:r>
      <w:r w:rsidRPr="006B41F7">
        <w:rPr>
          <w:sz w:val="22"/>
          <w:szCs w:val="22"/>
        </w:rPr>
        <w:t>taff must call law enforcement</w:t>
      </w:r>
      <w:r w:rsidR="00F07D9D">
        <w:rPr>
          <w:sz w:val="22"/>
          <w:szCs w:val="22"/>
        </w:rPr>
        <w:t xml:space="preserve">. Physical restraint shall be used only in accordance with </w:t>
      </w:r>
      <w:proofErr w:type="gramStart"/>
      <w:r w:rsidR="00F07D9D">
        <w:rPr>
          <w:sz w:val="22"/>
          <w:szCs w:val="22"/>
        </w:rPr>
        <w:t>an emergency situation</w:t>
      </w:r>
      <w:proofErr w:type="gramEnd"/>
      <w:r w:rsidR="00F07D9D">
        <w:rPr>
          <w:sz w:val="22"/>
          <w:szCs w:val="22"/>
        </w:rPr>
        <w:t>, as defined in Section 26-20-102(3), C.R.S.</w:t>
      </w:r>
    </w:p>
    <w:p w14:paraId="792CF580" w14:textId="77777777" w:rsidR="00327F2E" w:rsidRPr="006B41F7" w:rsidRDefault="00327F2E" w:rsidP="00486289">
      <w:pPr>
        <w:pStyle w:val="Heading2"/>
      </w:pPr>
      <w:r w:rsidRPr="006B41F7">
        <w:t>7.705.209</w:t>
      </w:r>
      <w:r w:rsidRPr="006B41F7">
        <w:tab/>
        <w:t>Clinical Record Requirements</w:t>
      </w:r>
    </w:p>
    <w:p w14:paraId="4CD31A6C" w14:textId="77777777" w:rsidR="00327F2E" w:rsidRPr="006B41F7" w:rsidRDefault="00327F2E" w:rsidP="00327F2E">
      <w:pPr>
        <w:spacing w:after="200" w:line="276" w:lineRule="auto"/>
        <w:ind w:left="720" w:right="-720" w:hanging="720"/>
        <w:rPr>
          <w:sz w:val="22"/>
          <w:szCs w:val="22"/>
        </w:rPr>
      </w:pPr>
      <w:r w:rsidRPr="006B41F7">
        <w:rPr>
          <w:sz w:val="22"/>
          <w:szCs w:val="22"/>
        </w:rPr>
        <w:t>A.</w:t>
      </w:r>
      <w:r w:rsidRPr="006B41F7">
        <w:rPr>
          <w:sz w:val="22"/>
          <w:szCs w:val="22"/>
        </w:rPr>
        <w:tab/>
        <w:t xml:space="preserve">In addition to Section 7.701.63 and Section 7.701.64, a QRTP designated by the Department to provide mental health services must maintain current, organized, legible, chronological, clinical records for each child/youth. Treatment records must include: </w:t>
      </w:r>
    </w:p>
    <w:p w14:paraId="59A982DD" w14:textId="77777777" w:rsidR="00327F2E" w:rsidRPr="006B41F7" w:rsidRDefault="00327F2E" w:rsidP="00327F2E">
      <w:pPr>
        <w:spacing w:after="200" w:line="276" w:lineRule="auto"/>
        <w:ind w:left="720" w:right="-720" w:hanging="720"/>
        <w:rPr>
          <w:sz w:val="22"/>
          <w:szCs w:val="22"/>
        </w:rPr>
      </w:pPr>
      <w:bookmarkStart w:id="86" w:name="_Hlk221626583"/>
      <w:r w:rsidRPr="006B41F7">
        <w:rPr>
          <w:sz w:val="22"/>
          <w:szCs w:val="22"/>
        </w:rPr>
        <w:t>***</w:t>
      </w:r>
    </w:p>
    <w:bookmarkEnd w:id="86"/>
    <w:p w14:paraId="570E4C20" w14:textId="2BC129D5" w:rsidR="00327F2E" w:rsidRPr="006B41F7" w:rsidRDefault="00327F2E" w:rsidP="00327F2E">
      <w:pPr>
        <w:spacing w:after="200" w:line="276" w:lineRule="auto"/>
        <w:ind w:left="1440" w:right="-720" w:hanging="720"/>
        <w:rPr>
          <w:sz w:val="22"/>
          <w:szCs w:val="22"/>
        </w:rPr>
      </w:pPr>
      <w:r w:rsidRPr="006B41F7">
        <w:rPr>
          <w:sz w:val="22"/>
          <w:szCs w:val="22"/>
        </w:rPr>
        <w:lastRenderedPageBreak/>
        <w:t>12</w:t>
      </w:r>
      <w:proofErr w:type="gramStart"/>
      <w:r w:rsidRPr="006B41F7">
        <w:rPr>
          <w:sz w:val="22"/>
          <w:szCs w:val="22"/>
        </w:rPr>
        <w:t xml:space="preserve">. </w:t>
      </w:r>
      <w:r w:rsidRPr="006B41F7">
        <w:rPr>
          <w:sz w:val="22"/>
          <w:szCs w:val="22"/>
        </w:rPr>
        <w:tab/>
        <w:t>All</w:t>
      </w:r>
      <w:proofErr w:type="gramEnd"/>
      <w:r w:rsidRPr="006B41F7">
        <w:rPr>
          <w:sz w:val="22"/>
          <w:szCs w:val="22"/>
        </w:rPr>
        <w:t xml:space="preserve"> changes in diagnoses need to be documented with changes to the</w:t>
      </w:r>
      <w:r w:rsidR="00F07D9D">
        <w:rPr>
          <w:sz w:val="22"/>
          <w:szCs w:val="22"/>
        </w:rPr>
        <w:t xml:space="preserve"> individual child’s/youth’s plan</w:t>
      </w:r>
      <w:r w:rsidRPr="006B41F7">
        <w:rPr>
          <w:sz w:val="22"/>
          <w:szCs w:val="22"/>
        </w:rPr>
        <w:t>;</w:t>
      </w:r>
    </w:p>
    <w:p w14:paraId="5A8B3A6B" w14:textId="77777777" w:rsidR="00327F2E" w:rsidRPr="006B41F7" w:rsidRDefault="00327F2E" w:rsidP="00327F2E">
      <w:pPr>
        <w:spacing w:after="200" w:line="276" w:lineRule="auto"/>
        <w:ind w:right="-720" w:firstLine="0"/>
        <w:rPr>
          <w:b/>
          <w:bCs/>
          <w:sz w:val="22"/>
          <w:szCs w:val="22"/>
        </w:rPr>
      </w:pPr>
      <w:r w:rsidRPr="006B41F7">
        <w:rPr>
          <w:b/>
          <w:bCs/>
          <w:sz w:val="22"/>
          <w:szCs w:val="22"/>
        </w:rPr>
        <w:t>*********************************************************************************************************************</w:t>
      </w:r>
    </w:p>
    <w:p w14:paraId="2A4D1010" w14:textId="77777777" w:rsidR="00327F2E" w:rsidRPr="006B41F7" w:rsidRDefault="00327F2E" w:rsidP="00486289">
      <w:pPr>
        <w:pStyle w:val="Heading2"/>
      </w:pPr>
      <w:r w:rsidRPr="006B41F7">
        <w:t>7.714.531</w:t>
      </w:r>
      <w:r w:rsidRPr="006B41F7">
        <w:tab/>
        <w:t>Authorization of Physical Restraint</w:t>
      </w:r>
    </w:p>
    <w:p w14:paraId="696DEC95" w14:textId="77777777" w:rsidR="00327F2E" w:rsidRPr="006B41F7" w:rsidRDefault="00327F2E" w:rsidP="00327F2E">
      <w:pPr>
        <w:spacing w:after="200" w:line="276" w:lineRule="auto"/>
        <w:ind w:right="-720" w:firstLine="0"/>
        <w:rPr>
          <w:b/>
          <w:bCs/>
          <w:sz w:val="22"/>
          <w:szCs w:val="22"/>
        </w:rPr>
      </w:pPr>
      <w:bookmarkStart w:id="87" w:name="_Hlk221626601"/>
      <w:r w:rsidRPr="006B41F7">
        <w:rPr>
          <w:sz w:val="22"/>
          <w:szCs w:val="22"/>
        </w:rPr>
        <w:t>***</w:t>
      </w:r>
    </w:p>
    <w:bookmarkEnd w:id="87"/>
    <w:p w14:paraId="391A07DD" w14:textId="2D09426A" w:rsidR="00327F2E" w:rsidRPr="006B41F7" w:rsidRDefault="00327F2E" w:rsidP="00327F2E">
      <w:pPr>
        <w:tabs>
          <w:tab w:val="left" w:pos="720"/>
          <w:tab w:val="left" w:pos="1440"/>
          <w:tab w:val="left" w:pos="2160"/>
        </w:tabs>
        <w:spacing w:before="240"/>
        <w:ind w:left="720" w:right="-720" w:hanging="720"/>
        <w:rPr>
          <w:sz w:val="22"/>
          <w:szCs w:val="22"/>
        </w:rPr>
      </w:pPr>
      <w:r w:rsidRPr="006B41F7">
        <w:rPr>
          <w:sz w:val="22"/>
          <w:szCs w:val="22"/>
        </w:rPr>
        <w:t>B.</w:t>
      </w:r>
      <w:r w:rsidRPr="006B41F7">
        <w:rPr>
          <w:sz w:val="22"/>
          <w:szCs w:val="22"/>
        </w:rPr>
        <w:tab/>
      </w:r>
      <w:r w:rsidR="00F07D9D">
        <w:rPr>
          <w:sz w:val="22"/>
          <w:szCs w:val="22"/>
        </w:rPr>
        <w:t>Within fourteen (14) days of</w:t>
      </w:r>
      <w:r w:rsidRPr="006B41F7">
        <w:rPr>
          <w:sz w:val="22"/>
          <w:szCs w:val="22"/>
        </w:rPr>
        <w:t xml:space="preserve"> admission to a facility and at least annually thereafter, the facility or provider must obtain information and documents relevant to the use of reactive strategies from a variety of sources for the child’s/youth’s records. Appropriate sources include the child/youth, their family members, treating medical professionals, and others familiar with the child/youth.</w:t>
      </w:r>
    </w:p>
    <w:p w14:paraId="36AC8D2A" w14:textId="77777777" w:rsidR="00327F2E" w:rsidRPr="006B41F7" w:rsidRDefault="00327F2E" w:rsidP="00327F2E">
      <w:pPr>
        <w:tabs>
          <w:tab w:val="left" w:pos="720"/>
          <w:tab w:val="left" w:pos="1440"/>
          <w:tab w:val="left" w:pos="2160"/>
        </w:tabs>
        <w:spacing w:before="240"/>
        <w:ind w:left="2160" w:right="-720" w:hanging="1440"/>
        <w:rPr>
          <w:sz w:val="22"/>
          <w:szCs w:val="22"/>
        </w:rPr>
      </w:pPr>
      <w:bookmarkStart w:id="88" w:name="_Hlk221626625"/>
      <w:r w:rsidRPr="006B41F7">
        <w:rPr>
          <w:sz w:val="22"/>
          <w:szCs w:val="22"/>
        </w:rPr>
        <w:t>***</w:t>
      </w:r>
      <w:bookmarkEnd w:id="88"/>
    </w:p>
    <w:p w14:paraId="14B062F8" w14:textId="77777777" w:rsidR="00327F2E" w:rsidRPr="006B41F7" w:rsidRDefault="00327F2E" w:rsidP="00327F2E">
      <w:pPr>
        <w:tabs>
          <w:tab w:val="left" w:pos="720"/>
          <w:tab w:val="left" w:pos="1440"/>
          <w:tab w:val="left" w:pos="2160"/>
        </w:tabs>
        <w:ind w:left="2160" w:right="-720" w:hanging="720"/>
        <w:rPr>
          <w:sz w:val="22"/>
          <w:szCs w:val="22"/>
        </w:rPr>
      </w:pPr>
    </w:p>
    <w:p w14:paraId="4DD18E59" w14:textId="77777777" w:rsidR="00327F2E" w:rsidRPr="006B41F7" w:rsidRDefault="00327F2E" w:rsidP="00486289">
      <w:pPr>
        <w:pStyle w:val="Heading2"/>
      </w:pPr>
      <w:r w:rsidRPr="006B41F7">
        <w:t>7.714.6</w:t>
      </w:r>
      <w:r w:rsidRPr="006B41F7">
        <w:tab/>
        <w:t>Educational/Vocational Programs</w:t>
      </w:r>
    </w:p>
    <w:p w14:paraId="7B4EC664" w14:textId="6C22BDF1" w:rsidR="00327F2E" w:rsidRPr="006B41F7" w:rsidRDefault="00327F2E" w:rsidP="00327F2E">
      <w:pPr>
        <w:numPr>
          <w:ilvl w:val="0"/>
          <w:numId w:val="8"/>
        </w:numPr>
        <w:spacing w:after="200" w:line="276" w:lineRule="auto"/>
        <w:ind w:right="-720" w:hanging="720"/>
        <w:rPr>
          <w:sz w:val="22"/>
          <w:szCs w:val="22"/>
        </w:rPr>
      </w:pPr>
      <w:bookmarkStart w:id="89" w:name="_Hlk221626700"/>
      <w:r w:rsidRPr="006B41F7">
        <w:rPr>
          <w:sz w:val="22"/>
          <w:szCs w:val="22"/>
        </w:rPr>
        <w:t>Educational/vocational programs</w:t>
      </w:r>
      <w:r w:rsidR="00F07D9D">
        <w:rPr>
          <w:sz w:val="22"/>
          <w:szCs w:val="22"/>
        </w:rPr>
        <w:t xml:space="preserve"> must</w:t>
      </w:r>
      <w:r w:rsidRPr="006B41F7">
        <w:rPr>
          <w:color w:val="FF0000"/>
          <w:sz w:val="22"/>
          <w:szCs w:val="22"/>
        </w:rPr>
        <w:t xml:space="preserve"> </w:t>
      </w:r>
      <w:r w:rsidRPr="006B41F7">
        <w:rPr>
          <w:sz w:val="22"/>
          <w:szCs w:val="22"/>
        </w:rPr>
        <w:t>be developed and provided for all school-age children/youth who are residents of the facility in accordance with the individual child’s/youth’s plan, the Public School Finance Act outlined in Article 54.5 of Title 22, C.R.S., and as required by the Exceptional Children's Educational Act outlined in Article 20 of Title 22, C.R.S. and Rules and Regulations for the Administration of the Exceptional Children’s Educational Act (1 CCR 301-8) (202</w:t>
      </w:r>
      <w:r w:rsidR="00F50D91">
        <w:rPr>
          <w:sz w:val="22"/>
          <w:szCs w:val="22"/>
        </w:rPr>
        <w:t>5</w:t>
      </w:r>
      <w:r w:rsidRPr="006B41F7">
        <w:rPr>
          <w:sz w:val="22"/>
          <w:szCs w:val="22"/>
        </w:rPr>
        <w:t xml:space="preserve">), herein incorporated by reference. No later editions or amendments are incorporated. The rules and regulations for the Administration of the Exceptional Children’s Act can be found at https://www.sos.state.co.us/CCR/GenerateRulePdf.do?ruleVersionId=6624. Copies are also available for public inspection and copying at the Colorado Department of Human Services, 1575 Sherman Street, Denver, CO 80203, during regular business hours. </w:t>
      </w:r>
    </w:p>
    <w:p w14:paraId="181DF745" w14:textId="06945D9D" w:rsidR="00327F2E" w:rsidRPr="006B41F7" w:rsidRDefault="00327F2E" w:rsidP="00327F2E">
      <w:pPr>
        <w:spacing w:after="200" w:line="276" w:lineRule="auto"/>
        <w:ind w:left="1440" w:right="-720" w:hanging="720"/>
        <w:rPr>
          <w:sz w:val="22"/>
          <w:szCs w:val="22"/>
        </w:rPr>
      </w:pPr>
      <w:bookmarkStart w:id="90" w:name="_Hlk221626728"/>
      <w:bookmarkEnd w:id="89"/>
      <w:r w:rsidRPr="006B41F7">
        <w:rPr>
          <w:sz w:val="22"/>
          <w:szCs w:val="22"/>
        </w:rPr>
        <w:t>1</w:t>
      </w:r>
      <w:proofErr w:type="gramStart"/>
      <w:r w:rsidRPr="006B41F7">
        <w:rPr>
          <w:sz w:val="22"/>
          <w:szCs w:val="22"/>
        </w:rPr>
        <w:t xml:space="preserve">. </w:t>
      </w:r>
      <w:r w:rsidRPr="006B41F7">
        <w:rPr>
          <w:sz w:val="22"/>
          <w:szCs w:val="22"/>
        </w:rPr>
        <w:tab/>
        <w:t>Children</w:t>
      </w:r>
      <w:proofErr w:type="gramEnd"/>
      <w:r w:rsidRPr="006B41F7">
        <w:rPr>
          <w:sz w:val="22"/>
          <w:szCs w:val="22"/>
        </w:rPr>
        <w:t>/youth</w:t>
      </w:r>
      <w:r w:rsidR="00F07D9D">
        <w:rPr>
          <w:sz w:val="22"/>
          <w:szCs w:val="22"/>
        </w:rPr>
        <w:t xml:space="preserve"> must</w:t>
      </w:r>
      <w:r w:rsidRPr="006B41F7">
        <w:rPr>
          <w:color w:val="FF0000"/>
          <w:sz w:val="22"/>
          <w:szCs w:val="22"/>
        </w:rPr>
        <w:t xml:space="preserve"> </w:t>
      </w:r>
      <w:r w:rsidRPr="006B41F7">
        <w:rPr>
          <w:sz w:val="22"/>
          <w:szCs w:val="22"/>
        </w:rPr>
        <w:t>attend educational/vocational programs in the most appropriate and least restrictive educational setting for the child/youth and following the rules of a best interest determination (BID) meeting as outlined in Section 7.301.241. Facility schools must not require students to attend their educational facility unless and until the county</w:t>
      </w:r>
      <w:r w:rsidR="00F07D9D">
        <w:rPr>
          <w:sz w:val="22"/>
          <w:szCs w:val="22"/>
        </w:rPr>
        <w:t xml:space="preserve"> department of human/social services</w:t>
      </w:r>
      <w:r w:rsidRPr="006B41F7">
        <w:rPr>
          <w:sz w:val="22"/>
          <w:szCs w:val="22"/>
        </w:rPr>
        <w:t xml:space="preserve"> has determined that it is in the child’s/youth’s best interest to change schools and has specifically requested a change in enrollment in accordance with Section 22-32</w:t>
      </w:r>
      <w:r w:rsidR="00CD0033">
        <w:rPr>
          <w:sz w:val="22"/>
          <w:szCs w:val="22"/>
        </w:rPr>
        <w:t>-</w:t>
      </w:r>
      <w:r w:rsidRPr="006B41F7">
        <w:rPr>
          <w:sz w:val="22"/>
          <w:szCs w:val="22"/>
        </w:rPr>
        <w:t>138(</w:t>
      </w:r>
      <w:r w:rsidR="00CD0033">
        <w:rPr>
          <w:sz w:val="22"/>
          <w:szCs w:val="22"/>
        </w:rPr>
        <w:t>2</w:t>
      </w:r>
      <w:r w:rsidRPr="006B41F7">
        <w:rPr>
          <w:sz w:val="22"/>
          <w:szCs w:val="22"/>
        </w:rPr>
        <w:t>)(</w:t>
      </w:r>
      <w:r w:rsidR="00CD0033">
        <w:rPr>
          <w:sz w:val="22"/>
          <w:szCs w:val="22"/>
        </w:rPr>
        <w:t>b</w:t>
      </w:r>
      <w:r w:rsidRPr="006B41F7">
        <w:rPr>
          <w:sz w:val="22"/>
          <w:szCs w:val="22"/>
        </w:rPr>
        <w:t>)</w:t>
      </w:r>
      <w:r w:rsidR="00CD0033">
        <w:rPr>
          <w:sz w:val="22"/>
          <w:szCs w:val="22"/>
        </w:rPr>
        <w:t>(III)</w:t>
      </w:r>
      <w:r w:rsidRPr="006B41F7">
        <w:rPr>
          <w:sz w:val="22"/>
          <w:szCs w:val="22"/>
        </w:rPr>
        <w:t xml:space="preserve">, C.R.S. and Section 7.301.241.D. Any school attended within the community must be accredited by the state of </w:t>
      </w:r>
      <w:r w:rsidR="00F07D9D" w:rsidRPr="00F07D9D">
        <w:rPr>
          <w:sz w:val="22"/>
          <w:szCs w:val="22"/>
        </w:rPr>
        <w:t>C</w:t>
      </w:r>
      <w:r w:rsidRPr="006B41F7">
        <w:rPr>
          <w:sz w:val="22"/>
          <w:szCs w:val="22"/>
        </w:rPr>
        <w:t xml:space="preserve">olorado. </w:t>
      </w:r>
      <w:r w:rsidR="00F07D9D">
        <w:rPr>
          <w:sz w:val="22"/>
          <w:szCs w:val="22"/>
        </w:rPr>
        <w:t>O</w:t>
      </w:r>
      <w:r w:rsidRPr="006B41F7">
        <w:rPr>
          <w:sz w:val="22"/>
          <w:szCs w:val="22"/>
        </w:rPr>
        <w:t xml:space="preserve">nline education or home-based learning programs must: </w:t>
      </w:r>
    </w:p>
    <w:p w14:paraId="50A3DF2B" w14:textId="77777777" w:rsidR="00327F2E" w:rsidRPr="006B41F7" w:rsidRDefault="00327F2E" w:rsidP="00327F2E">
      <w:pPr>
        <w:spacing w:after="200" w:line="276" w:lineRule="auto"/>
        <w:ind w:left="2160" w:right="-720" w:firstLine="0"/>
        <w:rPr>
          <w:sz w:val="22"/>
          <w:szCs w:val="22"/>
        </w:rPr>
      </w:pPr>
      <w:bookmarkStart w:id="91" w:name="_Hlk221626758"/>
      <w:bookmarkEnd w:id="90"/>
      <w:r w:rsidRPr="006B41F7">
        <w:rPr>
          <w:sz w:val="22"/>
          <w:szCs w:val="22"/>
        </w:rPr>
        <w:t>***</w:t>
      </w:r>
    </w:p>
    <w:bookmarkEnd w:id="91"/>
    <w:p w14:paraId="39B54AF0" w14:textId="6BEBD6CC" w:rsidR="00327F2E" w:rsidRPr="00F07D9D" w:rsidRDefault="00F07D9D" w:rsidP="00327F2E">
      <w:pPr>
        <w:numPr>
          <w:ilvl w:val="0"/>
          <w:numId w:val="12"/>
        </w:numPr>
        <w:spacing w:after="200" w:line="276" w:lineRule="auto"/>
        <w:ind w:left="2160" w:right="-720" w:hanging="720"/>
        <w:rPr>
          <w:sz w:val="22"/>
          <w:szCs w:val="22"/>
        </w:rPr>
      </w:pPr>
      <w:r w:rsidRPr="00F07D9D">
        <w:rPr>
          <w:sz w:val="22"/>
          <w:szCs w:val="22"/>
        </w:rPr>
        <w:t>B</w:t>
      </w:r>
      <w:r w:rsidR="00327F2E" w:rsidRPr="00F07D9D">
        <w:rPr>
          <w:sz w:val="22"/>
          <w:szCs w:val="22"/>
        </w:rPr>
        <w:t xml:space="preserve">e taught by a teacher licensed in the state of Colorado. </w:t>
      </w:r>
    </w:p>
    <w:p w14:paraId="7B08BC9D" w14:textId="77777777" w:rsidR="00327F2E" w:rsidRPr="006B41F7" w:rsidRDefault="00327F2E" w:rsidP="00327F2E">
      <w:pPr>
        <w:spacing w:after="200" w:line="276" w:lineRule="auto"/>
        <w:ind w:left="2160" w:right="-720" w:firstLine="0"/>
        <w:rPr>
          <w:sz w:val="22"/>
          <w:szCs w:val="22"/>
        </w:rPr>
      </w:pPr>
      <w:bookmarkStart w:id="92" w:name="_Hlk221626839"/>
      <w:r w:rsidRPr="006B41F7">
        <w:rPr>
          <w:sz w:val="22"/>
          <w:szCs w:val="22"/>
        </w:rPr>
        <w:t>***</w:t>
      </w:r>
      <w:bookmarkEnd w:id="92"/>
    </w:p>
    <w:p w14:paraId="1938D4AA" w14:textId="77777777" w:rsidR="00327F2E" w:rsidRPr="006B41F7" w:rsidRDefault="00327F2E" w:rsidP="00486289">
      <w:pPr>
        <w:pStyle w:val="Heading2"/>
      </w:pPr>
      <w:r w:rsidRPr="006B41F7">
        <w:t>7.714.82</w:t>
      </w:r>
      <w:r w:rsidRPr="006B41F7">
        <w:tab/>
        <w:t>Medical and Health Services</w:t>
      </w:r>
    </w:p>
    <w:p w14:paraId="34433A87" w14:textId="77777777" w:rsidR="00327F2E" w:rsidRPr="006B41F7" w:rsidRDefault="00327F2E" w:rsidP="00327F2E">
      <w:pPr>
        <w:spacing w:after="200" w:line="276" w:lineRule="auto"/>
        <w:ind w:right="-720" w:firstLine="0"/>
        <w:rPr>
          <w:b/>
          <w:bCs/>
          <w:sz w:val="22"/>
          <w:szCs w:val="22"/>
        </w:rPr>
      </w:pPr>
      <w:bookmarkStart w:id="93" w:name="_Hlk221626865"/>
      <w:r w:rsidRPr="006B41F7">
        <w:rPr>
          <w:sz w:val="22"/>
          <w:szCs w:val="22"/>
        </w:rPr>
        <w:t>***</w:t>
      </w:r>
    </w:p>
    <w:p w14:paraId="12290C6F" w14:textId="7076C86E" w:rsidR="00327F2E" w:rsidRPr="006B41F7" w:rsidRDefault="00327F2E" w:rsidP="00327F2E">
      <w:pPr>
        <w:spacing w:after="200" w:line="276" w:lineRule="auto"/>
        <w:ind w:left="720" w:right="-720" w:hanging="720"/>
        <w:rPr>
          <w:sz w:val="22"/>
          <w:szCs w:val="22"/>
        </w:rPr>
      </w:pPr>
      <w:bookmarkStart w:id="94" w:name="_Hlk221626890"/>
      <w:bookmarkEnd w:id="93"/>
      <w:r w:rsidRPr="006B41F7">
        <w:rPr>
          <w:sz w:val="22"/>
          <w:szCs w:val="22"/>
        </w:rPr>
        <w:lastRenderedPageBreak/>
        <w:t>J</w:t>
      </w:r>
      <w:proofErr w:type="gramStart"/>
      <w:r w:rsidRPr="006B41F7">
        <w:rPr>
          <w:sz w:val="22"/>
          <w:szCs w:val="22"/>
        </w:rPr>
        <w:t xml:space="preserve">. </w:t>
      </w:r>
      <w:r w:rsidRPr="006B41F7">
        <w:rPr>
          <w:sz w:val="22"/>
          <w:szCs w:val="22"/>
        </w:rPr>
        <w:tab/>
        <w:t>Medications</w:t>
      </w:r>
      <w:proofErr w:type="gramEnd"/>
      <w:r w:rsidR="00F07D9D">
        <w:rPr>
          <w:sz w:val="22"/>
          <w:szCs w:val="22"/>
        </w:rPr>
        <w:t xml:space="preserve"> must</w:t>
      </w:r>
      <w:r w:rsidRPr="006B41F7">
        <w:rPr>
          <w:color w:val="FF0000"/>
          <w:sz w:val="22"/>
          <w:szCs w:val="22"/>
        </w:rPr>
        <w:t xml:space="preserve"> </w:t>
      </w:r>
      <w:r w:rsidRPr="006B41F7">
        <w:rPr>
          <w:sz w:val="22"/>
          <w:szCs w:val="22"/>
        </w:rPr>
        <w:t xml:space="preserve">be administered and stored in accordance with the manner described within this Subsection J and CDPHE Regulations Regarding Medication Administration, Storage, and Disposal (July 1, 2017) which are herein incorporated by reference. No later editions or amendments are incorporated. The regulations can be found at 6 CCR 1011-1, Chapter 24 or https://www.sos.state.co.us/CCR/GenerateRulePdf.do?ruleVersionId=7567&amp;fileName=6%20CCR %201011-1. These regulations are also available for public inspection at the Colorado Department of Human Services, 1575 Sherman Street, Denver, CO 80203, during regular business hours: </w:t>
      </w:r>
    </w:p>
    <w:p w14:paraId="4BCECB6D" w14:textId="77777777" w:rsidR="00327F2E" w:rsidRPr="006B41F7" w:rsidRDefault="00327F2E" w:rsidP="00327F2E">
      <w:pPr>
        <w:spacing w:after="200" w:line="276" w:lineRule="auto"/>
        <w:ind w:left="720" w:right="-720" w:hanging="720"/>
        <w:rPr>
          <w:sz w:val="22"/>
          <w:szCs w:val="22"/>
        </w:rPr>
      </w:pPr>
      <w:r w:rsidRPr="006B41F7">
        <w:rPr>
          <w:sz w:val="22"/>
          <w:szCs w:val="22"/>
        </w:rPr>
        <w:t>***</w:t>
      </w:r>
    </w:p>
    <w:p w14:paraId="575EEAEA" w14:textId="0BA4115F" w:rsidR="00327F2E" w:rsidRPr="006B41F7" w:rsidRDefault="00327F2E" w:rsidP="00327F2E">
      <w:pPr>
        <w:numPr>
          <w:ilvl w:val="0"/>
          <w:numId w:val="5"/>
        </w:numPr>
        <w:spacing w:after="200" w:line="276" w:lineRule="auto"/>
        <w:ind w:right="-720" w:hanging="720"/>
        <w:rPr>
          <w:sz w:val="22"/>
          <w:szCs w:val="22"/>
        </w:rPr>
      </w:pPr>
      <w:bookmarkStart w:id="95" w:name="_Hlk221626940"/>
      <w:bookmarkEnd w:id="94"/>
      <w:r w:rsidRPr="006B41F7">
        <w:rPr>
          <w:sz w:val="22"/>
          <w:szCs w:val="22"/>
        </w:rPr>
        <w:t>All prescriptive medications</w:t>
      </w:r>
      <w:r w:rsidR="00F07D9D">
        <w:rPr>
          <w:sz w:val="22"/>
          <w:szCs w:val="22"/>
        </w:rPr>
        <w:t xml:space="preserve"> must</w:t>
      </w:r>
      <w:r w:rsidRPr="006B41F7">
        <w:rPr>
          <w:color w:val="FF0000"/>
          <w:sz w:val="22"/>
          <w:szCs w:val="22"/>
        </w:rPr>
        <w:t xml:space="preserve"> </w:t>
      </w:r>
      <w:r w:rsidRPr="006B41F7">
        <w:rPr>
          <w:sz w:val="22"/>
          <w:szCs w:val="22"/>
        </w:rPr>
        <w:t>be administered only upon the written prescription of</w:t>
      </w:r>
      <w:r w:rsidR="00F07D9D">
        <w:rPr>
          <w:sz w:val="22"/>
          <w:szCs w:val="22"/>
        </w:rPr>
        <w:t xml:space="preserve"> the prescribing</w:t>
      </w:r>
      <w:r w:rsidRPr="006B41F7">
        <w:rPr>
          <w:sz w:val="22"/>
          <w:szCs w:val="22"/>
        </w:rPr>
        <w:t xml:space="preserve"> provider. The facility must also obtain written authorization from</w:t>
      </w:r>
      <w:r w:rsidR="00F07D9D">
        <w:rPr>
          <w:sz w:val="22"/>
          <w:szCs w:val="22"/>
        </w:rPr>
        <w:t xml:space="preserve"> a licensed health care</w:t>
      </w:r>
      <w:r w:rsidRPr="006B41F7">
        <w:rPr>
          <w:sz w:val="22"/>
          <w:szCs w:val="22"/>
        </w:rPr>
        <w:t xml:space="preserve"> provider to administer any non-prescription, pro re nata (PRN), or over-the-counter medication, including dietary supplements and vitamins used to treat an identified symptom. </w:t>
      </w:r>
    </w:p>
    <w:p w14:paraId="6F66F66F" w14:textId="77777777" w:rsidR="00327F2E" w:rsidRPr="006B41F7" w:rsidRDefault="00327F2E" w:rsidP="00327F2E">
      <w:pPr>
        <w:spacing w:after="200" w:line="276" w:lineRule="auto"/>
        <w:ind w:right="-720" w:firstLine="0"/>
        <w:rPr>
          <w:sz w:val="22"/>
          <w:szCs w:val="22"/>
        </w:rPr>
      </w:pPr>
      <w:bookmarkStart w:id="96" w:name="_Hlk221627115"/>
      <w:bookmarkEnd w:id="95"/>
      <w:r w:rsidRPr="006B41F7">
        <w:rPr>
          <w:sz w:val="22"/>
          <w:szCs w:val="22"/>
        </w:rPr>
        <w:t>***</w:t>
      </w:r>
    </w:p>
    <w:bookmarkEnd w:id="96"/>
    <w:p w14:paraId="5C0901F3" w14:textId="2BE07303" w:rsidR="00327F2E" w:rsidRPr="006B41F7" w:rsidRDefault="00327F2E" w:rsidP="00327F2E">
      <w:pPr>
        <w:spacing w:after="200" w:line="276" w:lineRule="auto"/>
        <w:ind w:left="720" w:right="-720" w:hanging="720"/>
        <w:rPr>
          <w:sz w:val="22"/>
          <w:szCs w:val="22"/>
        </w:rPr>
      </w:pPr>
      <w:r w:rsidRPr="006B41F7">
        <w:rPr>
          <w:sz w:val="22"/>
          <w:szCs w:val="22"/>
        </w:rPr>
        <w:t>L.</w:t>
      </w:r>
      <w:r w:rsidRPr="006B41F7">
        <w:rPr>
          <w:sz w:val="22"/>
          <w:szCs w:val="22"/>
        </w:rPr>
        <w:tab/>
        <w:t>No involuntary medications may be administered unless the facility is licensed as a PRTF and approved through facility policies and procedures to administer chemical restraints</w:t>
      </w:r>
      <w:r w:rsidR="00F07D9D">
        <w:rPr>
          <w:sz w:val="22"/>
          <w:szCs w:val="22"/>
        </w:rPr>
        <w:t xml:space="preserve"> or if the facility is licensed as a behavioral health entity (BHE) through the Behavioral Health Administration (BHA) and has a 27-65 designation.</w:t>
      </w:r>
      <w:r w:rsidRPr="006B41F7">
        <w:rPr>
          <w:sz w:val="22"/>
          <w:szCs w:val="22"/>
        </w:rPr>
        <w:t xml:space="preserve"> </w:t>
      </w:r>
    </w:p>
    <w:p w14:paraId="609CAA68" w14:textId="77777777" w:rsidR="00327F2E" w:rsidRPr="006B41F7" w:rsidRDefault="00327F2E" w:rsidP="00327F2E">
      <w:pPr>
        <w:spacing w:after="200" w:line="276" w:lineRule="auto"/>
        <w:ind w:left="720" w:right="-720" w:hanging="720"/>
        <w:rPr>
          <w:sz w:val="22"/>
          <w:szCs w:val="22"/>
        </w:rPr>
      </w:pPr>
      <w:bookmarkStart w:id="97" w:name="_Hlk221627144"/>
      <w:r w:rsidRPr="006B41F7">
        <w:rPr>
          <w:sz w:val="22"/>
          <w:szCs w:val="22"/>
        </w:rPr>
        <w:t>***</w:t>
      </w:r>
    </w:p>
    <w:bookmarkEnd w:id="97"/>
    <w:p w14:paraId="75423D88" w14:textId="43219A56" w:rsidR="00327F2E" w:rsidRPr="006B41F7" w:rsidRDefault="00327F2E" w:rsidP="00327F2E">
      <w:pPr>
        <w:spacing w:after="200" w:line="276" w:lineRule="auto"/>
        <w:ind w:left="720" w:right="-720" w:hanging="720"/>
        <w:rPr>
          <w:sz w:val="22"/>
          <w:szCs w:val="22"/>
        </w:rPr>
      </w:pPr>
      <w:r w:rsidRPr="006B41F7">
        <w:rPr>
          <w:sz w:val="22"/>
          <w:szCs w:val="22"/>
        </w:rPr>
        <w:t>O.</w:t>
      </w:r>
      <w:r w:rsidRPr="006B41F7">
        <w:rPr>
          <w:sz w:val="22"/>
          <w:szCs w:val="22"/>
        </w:rPr>
        <w:tab/>
        <w:t xml:space="preserve">The facility must </w:t>
      </w:r>
      <w:proofErr w:type="gramStart"/>
      <w:r w:rsidRPr="006B41F7">
        <w:rPr>
          <w:sz w:val="22"/>
          <w:szCs w:val="22"/>
        </w:rPr>
        <w:t xml:space="preserve">have naloxone available onsite </w:t>
      </w:r>
      <w:r w:rsidR="00F07D9D">
        <w:rPr>
          <w:sz w:val="22"/>
          <w:szCs w:val="22"/>
        </w:rPr>
        <w:t>at all times</w:t>
      </w:r>
      <w:proofErr w:type="gramEnd"/>
      <w:r w:rsidR="00F07D9D">
        <w:rPr>
          <w:sz w:val="22"/>
          <w:szCs w:val="22"/>
        </w:rPr>
        <w:t xml:space="preserve"> and stored at room temperature</w:t>
      </w:r>
      <w:r w:rsidRPr="006B41F7">
        <w:rPr>
          <w:sz w:val="22"/>
          <w:szCs w:val="22"/>
        </w:rPr>
        <w:t xml:space="preserve"> and in facility vehicles</w:t>
      </w:r>
      <w:r w:rsidR="00F07D9D">
        <w:rPr>
          <w:sz w:val="22"/>
          <w:szCs w:val="22"/>
        </w:rPr>
        <w:t xml:space="preserve"> whenever children/youth are being transported. Naloxone should not be stored in vehicles for long-term storage purposes, as it is sensitive to temperature fluctuations and can render the medication ineffective.</w:t>
      </w:r>
      <w:r w:rsidRPr="006B41F7">
        <w:rPr>
          <w:sz w:val="22"/>
          <w:szCs w:val="22"/>
        </w:rPr>
        <w:t xml:space="preserve"> All staff must be trained on how to use naloxone. Certificates for naloxone training must be kept in each staff member’s file. </w:t>
      </w:r>
    </w:p>
    <w:p w14:paraId="093F7DE0" w14:textId="77777777" w:rsidR="00327F2E" w:rsidRPr="006B41F7" w:rsidRDefault="00327F2E" w:rsidP="00486289">
      <w:pPr>
        <w:pStyle w:val="Heading2"/>
      </w:pPr>
      <w:r w:rsidRPr="006B41F7">
        <w:t>7.714.85</w:t>
      </w:r>
      <w:r w:rsidRPr="006B41F7">
        <w:tab/>
        <w:t>Discharge and Aftercare Plan</w:t>
      </w:r>
    </w:p>
    <w:p w14:paraId="63CCAA67" w14:textId="77777777" w:rsidR="00327F2E" w:rsidRPr="006B41F7" w:rsidRDefault="00327F2E" w:rsidP="00327F2E">
      <w:pPr>
        <w:spacing w:after="200" w:line="276" w:lineRule="auto"/>
        <w:ind w:right="-720" w:firstLine="0"/>
        <w:rPr>
          <w:b/>
          <w:bCs/>
          <w:sz w:val="22"/>
          <w:szCs w:val="22"/>
        </w:rPr>
      </w:pPr>
      <w:bookmarkStart w:id="98" w:name="_Hlk221627164"/>
      <w:r w:rsidRPr="006B41F7">
        <w:rPr>
          <w:sz w:val="22"/>
          <w:szCs w:val="22"/>
        </w:rPr>
        <w:t>***</w:t>
      </w:r>
    </w:p>
    <w:bookmarkEnd w:id="98"/>
    <w:p w14:paraId="5B58005A" w14:textId="1ABBAFDC" w:rsidR="00125A66" w:rsidRDefault="00327F2E" w:rsidP="00F07D9D">
      <w:pPr>
        <w:ind w:left="720" w:hanging="720"/>
      </w:pPr>
      <w:r w:rsidRPr="006B41F7">
        <w:rPr>
          <w:sz w:val="22"/>
          <w:szCs w:val="22"/>
        </w:rPr>
        <w:t>D</w:t>
      </w:r>
      <w:proofErr w:type="gramStart"/>
      <w:r w:rsidRPr="006B41F7">
        <w:rPr>
          <w:sz w:val="22"/>
          <w:szCs w:val="22"/>
        </w:rPr>
        <w:t xml:space="preserve">.  </w:t>
      </w:r>
      <w:r w:rsidRPr="006B41F7">
        <w:rPr>
          <w:sz w:val="22"/>
          <w:szCs w:val="22"/>
        </w:rPr>
        <w:tab/>
      </w:r>
      <w:proofErr w:type="gramEnd"/>
      <w:r w:rsidR="00F07D9D">
        <w:rPr>
          <w:sz w:val="22"/>
          <w:szCs w:val="22"/>
        </w:rPr>
        <w:t>For QRTPs and PRTFs who are required to have licensed clinical staff, t</w:t>
      </w:r>
      <w:r w:rsidRPr="006B41F7">
        <w:rPr>
          <w:sz w:val="22"/>
          <w:szCs w:val="22"/>
        </w:rPr>
        <w:t>he plan must be reviewed and/or modified by the licensed clinician or provisionally licensed clinician with review and signature by the supervising licensed clinician no less than monthly during the child’s/youth’s placement and during aftercare services. Changes to the plan must be documented in the child’s/</w:t>
      </w:r>
      <w:r w:rsidRPr="00327F2E">
        <w:rPr>
          <w:sz w:val="22"/>
          <w:szCs w:val="22"/>
        </w:rPr>
        <w:t xml:space="preserve"> </w:t>
      </w:r>
      <w:r w:rsidRPr="006B41F7">
        <w:rPr>
          <w:sz w:val="22"/>
          <w:szCs w:val="22"/>
        </w:rPr>
        <w:t>youth’s individual file.</w:t>
      </w:r>
    </w:p>
    <w:sectPr w:rsidR="00125A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67297"/>
    <w:multiLevelType w:val="multilevel"/>
    <w:tmpl w:val="C94E7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A980E9F"/>
    <w:multiLevelType w:val="multilevel"/>
    <w:tmpl w:val="094864D8"/>
    <w:lvl w:ilvl="0">
      <w:start w:val="3"/>
      <w:numFmt w:val="decimal"/>
      <w:lvlText w:val="%1."/>
      <w:lvlJc w:val="left"/>
      <w:pPr>
        <w:ind w:left="1440" w:hanging="360"/>
      </w:pPr>
      <w:rPr>
        <w:rFonts w:hint="default"/>
        <w:u w:val="none"/>
      </w:rPr>
    </w:lvl>
    <w:lvl w:ilvl="1">
      <w:start w:val="1"/>
      <w:numFmt w:val="lowerLetter"/>
      <w:lvlText w:val="%2."/>
      <w:lvlJc w:val="left"/>
      <w:pPr>
        <w:ind w:left="2160" w:hanging="360"/>
      </w:pPr>
      <w:rPr>
        <w:rFonts w:hint="default"/>
        <w:u w:val="none"/>
      </w:rPr>
    </w:lvl>
    <w:lvl w:ilvl="2">
      <w:start w:val="1"/>
      <w:numFmt w:val="lowerRoman"/>
      <w:lvlText w:val="%3."/>
      <w:lvlJc w:val="right"/>
      <w:pPr>
        <w:ind w:left="2880" w:hanging="360"/>
      </w:pPr>
      <w:rPr>
        <w:rFonts w:hint="default"/>
        <w:u w:val="none"/>
      </w:rPr>
    </w:lvl>
    <w:lvl w:ilvl="3">
      <w:start w:val="1"/>
      <w:numFmt w:val="decimal"/>
      <w:lvlText w:val="%4."/>
      <w:lvlJc w:val="left"/>
      <w:pPr>
        <w:ind w:left="3600" w:hanging="360"/>
      </w:pPr>
      <w:rPr>
        <w:rFonts w:hint="default"/>
        <w:u w:val="none"/>
      </w:rPr>
    </w:lvl>
    <w:lvl w:ilvl="4">
      <w:start w:val="1"/>
      <w:numFmt w:val="lowerLetter"/>
      <w:lvlText w:val="%5."/>
      <w:lvlJc w:val="left"/>
      <w:pPr>
        <w:ind w:left="4320" w:hanging="360"/>
      </w:pPr>
      <w:rPr>
        <w:rFonts w:hint="default"/>
        <w:u w:val="none"/>
      </w:rPr>
    </w:lvl>
    <w:lvl w:ilvl="5">
      <w:start w:val="1"/>
      <w:numFmt w:val="lowerRoman"/>
      <w:lvlText w:val="%6."/>
      <w:lvlJc w:val="right"/>
      <w:pPr>
        <w:ind w:left="5040" w:hanging="360"/>
      </w:pPr>
      <w:rPr>
        <w:rFonts w:hint="default"/>
        <w:u w:val="none"/>
      </w:rPr>
    </w:lvl>
    <w:lvl w:ilvl="6">
      <w:start w:val="1"/>
      <w:numFmt w:val="decimal"/>
      <w:lvlText w:val="%7."/>
      <w:lvlJc w:val="left"/>
      <w:pPr>
        <w:ind w:left="5760" w:hanging="360"/>
      </w:pPr>
      <w:rPr>
        <w:rFonts w:hint="default"/>
        <w:u w:val="none"/>
      </w:rPr>
    </w:lvl>
    <w:lvl w:ilvl="7">
      <w:start w:val="1"/>
      <w:numFmt w:val="lowerLetter"/>
      <w:lvlText w:val="%8."/>
      <w:lvlJc w:val="left"/>
      <w:pPr>
        <w:ind w:left="6480" w:hanging="360"/>
      </w:pPr>
      <w:rPr>
        <w:rFonts w:hint="default"/>
        <w:u w:val="none"/>
      </w:rPr>
    </w:lvl>
    <w:lvl w:ilvl="8">
      <w:start w:val="1"/>
      <w:numFmt w:val="lowerRoman"/>
      <w:lvlText w:val="%9."/>
      <w:lvlJc w:val="right"/>
      <w:pPr>
        <w:ind w:left="7200" w:hanging="360"/>
      </w:pPr>
      <w:rPr>
        <w:rFonts w:hint="default"/>
        <w:u w:val="none"/>
      </w:rPr>
    </w:lvl>
  </w:abstractNum>
  <w:abstractNum w:abstractNumId="2" w15:restartNumberingAfterBreak="0">
    <w:nsid w:val="0F2B2396"/>
    <w:multiLevelType w:val="multilevel"/>
    <w:tmpl w:val="E2DA408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24D826BA"/>
    <w:multiLevelType w:val="multilevel"/>
    <w:tmpl w:val="4F140CC0"/>
    <w:lvl w:ilvl="0">
      <w:start w:val="4"/>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4" w15:restartNumberingAfterBreak="0">
    <w:nsid w:val="269715C1"/>
    <w:multiLevelType w:val="multilevel"/>
    <w:tmpl w:val="8C52A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133DB8"/>
    <w:multiLevelType w:val="multilevel"/>
    <w:tmpl w:val="81C03AF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2E4B352B"/>
    <w:multiLevelType w:val="multilevel"/>
    <w:tmpl w:val="FCF268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BD4D3E"/>
    <w:multiLevelType w:val="hybridMultilevel"/>
    <w:tmpl w:val="38324C3E"/>
    <w:lvl w:ilvl="0" w:tplc="682028C2">
      <w:start w:val="1"/>
      <w:numFmt w:val="upperLetter"/>
      <w:lvlText w:val="%1."/>
      <w:lvlJc w:val="left"/>
      <w:pPr>
        <w:ind w:left="720" w:hanging="360"/>
      </w:pPr>
      <w:rPr>
        <w:rFonts w:ascii="Arial" w:eastAsia="Arial"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5825FC"/>
    <w:multiLevelType w:val="multilevel"/>
    <w:tmpl w:val="E34EA2A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554B6EEA"/>
    <w:multiLevelType w:val="multilevel"/>
    <w:tmpl w:val="93E2ED52"/>
    <w:lvl w:ilvl="0">
      <w:start w:val="3"/>
      <w:numFmt w:val="upperLetter"/>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0" w15:restartNumberingAfterBreak="0">
    <w:nsid w:val="56A70590"/>
    <w:multiLevelType w:val="multilevel"/>
    <w:tmpl w:val="1354DA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CC65CE8"/>
    <w:multiLevelType w:val="multilevel"/>
    <w:tmpl w:val="D6CCCE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15:restartNumberingAfterBreak="0">
    <w:nsid w:val="73F70A5C"/>
    <w:multiLevelType w:val="multilevel"/>
    <w:tmpl w:val="181A04CC"/>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79796828"/>
    <w:multiLevelType w:val="multilevel"/>
    <w:tmpl w:val="44B42C86"/>
    <w:lvl w:ilvl="0">
      <w:start w:val="1"/>
      <w:numFmt w:val="upperLetter"/>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15:restartNumberingAfterBreak="0">
    <w:nsid w:val="7A1134AD"/>
    <w:multiLevelType w:val="multilevel"/>
    <w:tmpl w:val="307A07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E166E44"/>
    <w:multiLevelType w:val="hybridMultilevel"/>
    <w:tmpl w:val="207C994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732729">
    <w:abstractNumId w:val="5"/>
  </w:num>
  <w:num w:numId="2" w16cid:durableId="1915772675">
    <w:abstractNumId w:val="7"/>
  </w:num>
  <w:num w:numId="3" w16cid:durableId="91972364">
    <w:abstractNumId w:val="4"/>
  </w:num>
  <w:num w:numId="4" w16cid:durableId="1306351670">
    <w:abstractNumId w:val="0"/>
  </w:num>
  <w:num w:numId="5" w16cid:durableId="1862936696">
    <w:abstractNumId w:val="1"/>
  </w:num>
  <w:num w:numId="6" w16cid:durableId="1423986323">
    <w:abstractNumId w:val="3"/>
  </w:num>
  <w:num w:numId="7" w16cid:durableId="1395589974">
    <w:abstractNumId w:val="9"/>
  </w:num>
  <w:num w:numId="8" w16cid:durableId="1874002740">
    <w:abstractNumId w:val="10"/>
  </w:num>
  <w:num w:numId="9" w16cid:durableId="1195852924">
    <w:abstractNumId w:val="2"/>
  </w:num>
  <w:num w:numId="10" w16cid:durableId="128136850">
    <w:abstractNumId w:val="13"/>
  </w:num>
  <w:num w:numId="11" w16cid:durableId="1070540235">
    <w:abstractNumId w:val="14"/>
  </w:num>
  <w:num w:numId="12" w16cid:durableId="579221710">
    <w:abstractNumId w:val="8"/>
  </w:num>
  <w:num w:numId="13" w16cid:durableId="838735150">
    <w:abstractNumId w:val="11"/>
  </w:num>
  <w:num w:numId="14" w16cid:durableId="834153392">
    <w:abstractNumId w:val="12"/>
  </w:num>
  <w:num w:numId="15" w16cid:durableId="1174564486">
    <w:abstractNumId w:val="6"/>
  </w:num>
  <w:num w:numId="16" w16cid:durableId="63741450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lett, Logan">
    <w15:presenceInfo w15:providerId="AD" w15:userId="S::ellettle@cdhs.state.co.us::bbeb6fba-623a-46c7-860c-d9e05e926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2E"/>
    <w:rsid w:val="000179DC"/>
    <w:rsid w:val="00037D23"/>
    <w:rsid w:val="00053B20"/>
    <w:rsid w:val="00056F9C"/>
    <w:rsid w:val="00057BFC"/>
    <w:rsid w:val="00067710"/>
    <w:rsid w:val="00074DA7"/>
    <w:rsid w:val="0007698E"/>
    <w:rsid w:val="000A13F1"/>
    <w:rsid w:val="000B18D9"/>
    <w:rsid w:val="000B4840"/>
    <w:rsid w:val="000C16C0"/>
    <w:rsid w:val="000C775E"/>
    <w:rsid w:val="000F08B1"/>
    <w:rsid w:val="00121D49"/>
    <w:rsid w:val="00125A66"/>
    <w:rsid w:val="0013441D"/>
    <w:rsid w:val="00135B1E"/>
    <w:rsid w:val="00141636"/>
    <w:rsid w:val="00151417"/>
    <w:rsid w:val="0015438E"/>
    <w:rsid w:val="00176A27"/>
    <w:rsid w:val="001901DD"/>
    <w:rsid w:val="00190325"/>
    <w:rsid w:val="001961C8"/>
    <w:rsid w:val="001A078B"/>
    <w:rsid w:val="001B160D"/>
    <w:rsid w:val="001C3635"/>
    <w:rsid w:val="001D1046"/>
    <w:rsid w:val="001D1677"/>
    <w:rsid w:val="001E408A"/>
    <w:rsid w:val="001E73D4"/>
    <w:rsid w:val="001F7C1E"/>
    <w:rsid w:val="0020589E"/>
    <w:rsid w:val="0021588E"/>
    <w:rsid w:val="002167AB"/>
    <w:rsid w:val="002253FA"/>
    <w:rsid w:val="002267C7"/>
    <w:rsid w:val="002342E8"/>
    <w:rsid w:val="00237121"/>
    <w:rsid w:val="002412C1"/>
    <w:rsid w:val="00265C31"/>
    <w:rsid w:val="00266CF2"/>
    <w:rsid w:val="00270201"/>
    <w:rsid w:val="002722E0"/>
    <w:rsid w:val="002731D5"/>
    <w:rsid w:val="00293CB2"/>
    <w:rsid w:val="00295192"/>
    <w:rsid w:val="002A4425"/>
    <w:rsid w:val="002A677B"/>
    <w:rsid w:val="002A7390"/>
    <w:rsid w:val="002B374E"/>
    <w:rsid w:val="002E6EA0"/>
    <w:rsid w:val="002F6DE8"/>
    <w:rsid w:val="00303105"/>
    <w:rsid w:val="00313255"/>
    <w:rsid w:val="0031785C"/>
    <w:rsid w:val="00327F2E"/>
    <w:rsid w:val="00341729"/>
    <w:rsid w:val="003427A6"/>
    <w:rsid w:val="00377085"/>
    <w:rsid w:val="00384CFF"/>
    <w:rsid w:val="00397C0F"/>
    <w:rsid w:val="003D4BED"/>
    <w:rsid w:val="003D67F4"/>
    <w:rsid w:val="003D7C74"/>
    <w:rsid w:val="003E0D31"/>
    <w:rsid w:val="003F7A93"/>
    <w:rsid w:val="00402DFC"/>
    <w:rsid w:val="00412AB0"/>
    <w:rsid w:val="00423AFA"/>
    <w:rsid w:val="004252AD"/>
    <w:rsid w:val="00427DCE"/>
    <w:rsid w:val="0043239D"/>
    <w:rsid w:val="00440093"/>
    <w:rsid w:val="00445C8A"/>
    <w:rsid w:val="00455DEC"/>
    <w:rsid w:val="00456B80"/>
    <w:rsid w:val="00484404"/>
    <w:rsid w:val="00486289"/>
    <w:rsid w:val="004910E6"/>
    <w:rsid w:val="004913EC"/>
    <w:rsid w:val="004B15AE"/>
    <w:rsid w:val="004B1D02"/>
    <w:rsid w:val="004B38AA"/>
    <w:rsid w:val="004C58FC"/>
    <w:rsid w:val="004D398D"/>
    <w:rsid w:val="004D7DD0"/>
    <w:rsid w:val="004E594C"/>
    <w:rsid w:val="004E7D74"/>
    <w:rsid w:val="004F2D49"/>
    <w:rsid w:val="00507922"/>
    <w:rsid w:val="005112C7"/>
    <w:rsid w:val="00516CE3"/>
    <w:rsid w:val="00537FD3"/>
    <w:rsid w:val="00541EF7"/>
    <w:rsid w:val="00545560"/>
    <w:rsid w:val="00555757"/>
    <w:rsid w:val="00576B26"/>
    <w:rsid w:val="0059662A"/>
    <w:rsid w:val="005A3F79"/>
    <w:rsid w:val="005B21E7"/>
    <w:rsid w:val="005C4F4C"/>
    <w:rsid w:val="005D1CF4"/>
    <w:rsid w:val="005D5492"/>
    <w:rsid w:val="005D6DFC"/>
    <w:rsid w:val="005E4703"/>
    <w:rsid w:val="005E5DF4"/>
    <w:rsid w:val="005F2895"/>
    <w:rsid w:val="005F42D6"/>
    <w:rsid w:val="00600256"/>
    <w:rsid w:val="00600290"/>
    <w:rsid w:val="00612905"/>
    <w:rsid w:val="00650AB0"/>
    <w:rsid w:val="00657A6F"/>
    <w:rsid w:val="00664BE0"/>
    <w:rsid w:val="00664D4A"/>
    <w:rsid w:val="006666AC"/>
    <w:rsid w:val="00672222"/>
    <w:rsid w:val="006770A4"/>
    <w:rsid w:val="006826DC"/>
    <w:rsid w:val="00683E7E"/>
    <w:rsid w:val="00692DBB"/>
    <w:rsid w:val="006B2547"/>
    <w:rsid w:val="006D761A"/>
    <w:rsid w:val="006E4090"/>
    <w:rsid w:val="006E756A"/>
    <w:rsid w:val="007249FF"/>
    <w:rsid w:val="00736FC4"/>
    <w:rsid w:val="00771040"/>
    <w:rsid w:val="007770B9"/>
    <w:rsid w:val="00777251"/>
    <w:rsid w:val="00784B52"/>
    <w:rsid w:val="007A2B10"/>
    <w:rsid w:val="007A7066"/>
    <w:rsid w:val="007B11C8"/>
    <w:rsid w:val="007B2858"/>
    <w:rsid w:val="007C004D"/>
    <w:rsid w:val="007C0257"/>
    <w:rsid w:val="007C23B6"/>
    <w:rsid w:val="007C3488"/>
    <w:rsid w:val="007C459C"/>
    <w:rsid w:val="007D3D62"/>
    <w:rsid w:val="007E1323"/>
    <w:rsid w:val="007E208E"/>
    <w:rsid w:val="007E510C"/>
    <w:rsid w:val="007F13B6"/>
    <w:rsid w:val="007F5BCA"/>
    <w:rsid w:val="007F794A"/>
    <w:rsid w:val="00810253"/>
    <w:rsid w:val="00814699"/>
    <w:rsid w:val="00826305"/>
    <w:rsid w:val="0086151B"/>
    <w:rsid w:val="008727E1"/>
    <w:rsid w:val="008801C2"/>
    <w:rsid w:val="0088229A"/>
    <w:rsid w:val="0088751C"/>
    <w:rsid w:val="00887DC8"/>
    <w:rsid w:val="00893D9E"/>
    <w:rsid w:val="008A4847"/>
    <w:rsid w:val="008B2D77"/>
    <w:rsid w:val="008B402E"/>
    <w:rsid w:val="008E42CD"/>
    <w:rsid w:val="008E5E51"/>
    <w:rsid w:val="00901481"/>
    <w:rsid w:val="009245F9"/>
    <w:rsid w:val="009328A5"/>
    <w:rsid w:val="00966267"/>
    <w:rsid w:val="00981966"/>
    <w:rsid w:val="00985AA2"/>
    <w:rsid w:val="00990E7D"/>
    <w:rsid w:val="009947B5"/>
    <w:rsid w:val="009A4AFF"/>
    <w:rsid w:val="009D1C91"/>
    <w:rsid w:val="009D27E4"/>
    <w:rsid w:val="009E4485"/>
    <w:rsid w:val="009E5B36"/>
    <w:rsid w:val="00A006DC"/>
    <w:rsid w:val="00A069AA"/>
    <w:rsid w:val="00A1330C"/>
    <w:rsid w:val="00A15DA7"/>
    <w:rsid w:val="00A32116"/>
    <w:rsid w:val="00A3549B"/>
    <w:rsid w:val="00A46070"/>
    <w:rsid w:val="00A52AC3"/>
    <w:rsid w:val="00A7531C"/>
    <w:rsid w:val="00A83A4D"/>
    <w:rsid w:val="00AB15D3"/>
    <w:rsid w:val="00AC0A4B"/>
    <w:rsid w:val="00AD2CE4"/>
    <w:rsid w:val="00B1532A"/>
    <w:rsid w:val="00B17BF5"/>
    <w:rsid w:val="00B2692A"/>
    <w:rsid w:val="00B54369"/>
    <w:rsid w:val="00B770E6"/>
    <w:rsid w:val="00B91338"/>
    <w:rsid w:val="00B9341C"/>
    <w:rsid w:val="00BA42AB"/>
    <w:rsid w:val="00BA6B81"/>
    <w:rsid w:val="00BC45DC"/>
    <w:rsid w:val="00BD2C88"/>
    <w:rsid w:val="00BE36F6"/>
    <w:rsid w:val="00BF1BAC"/>
    <w:rsid w:val="00BF2AF2"/>
    <w:rsid w:val="00BF5C64"/>
    <w:rsid w:val="00C05E01"/>
    <w:rsid w:val="00C11A7A"/>
    <w:rsid w:val="00C26561"/>
    <w:rsid w:val="00C35634"/>
    <w:rsid w:val="00C40C1B"/>
    <w:rsid w:val="00C573B9"/>
    <w:rsid w:val="00C75FAF"/>
    <w:rsid w:val="00C94099"/>
    <w:rsid w:val="00C948A6"/>
    <w:rsid w:val="00CA5400"/>
    <w:rsid w:val="00CC199A"/>
    <w:rsid w:val="00CD0033"/>
    <w:rsid w:val="00CE7546"/>
    <w:rsid w:val="00D13FAE"/>
    <w:rsid w:val="00D30863"/>
    <w:rsid w:val="00D37B13"/>
    <w:rsid w:val="00D4467C"/>
    <w:rsid w:val="00D54FA0"/>
    <w:rsid w:val="00D57DB8"/>
    <w:rsid w:val="00D641E6"/>
    <w:rsid w:val="00D812B2"/>
    <w:rsid w:val="00D944B9"/>
    <w:rsid w:val="00D946F0"/>
    <w:rsid w:val="00D95D87"/>
    <w:rsid w:val="00DC2B1F"/>
    <w:rsid w:val="00DD0E74"/>
    <w:rsid w:val="00E132E1"/>
    <w:rsid w:val="00E14274"/>
    <w:rsid w:val="00E27963"/>
    <w:rsid w:val="00E41141"/>
    <w:rsid w:val="00E42A6B"/>
    <w:rsid w:val="00E544CD"/>
    <w:rsid w:val="00E57F9F"/>
    <w:rsid w:val="00E77886"/>
    <w:rsid w:val="00E85399"/>
    <w:rsid w:val="00E8664D"/>
    <w:rsid w:val="00ED76FE"/>
    <w:rsid w:val="00EE046A"/>
    <w:rsid w:val="00EF76F7"/>
    <w:rsid w:val="00F07D9D"/>
    <w:rsid w:val="00F11A89"/>
    <w:rsid w:val="00F15537"/>
    <w:rsid w:val="00F1647E"/>
    <w:rsid w:val="00F22F20"/>
    <w:rsid w:val="00F31223"/>
    <w:rsid w:val="00F31F21"/>
    <w:rsid w:val="00F50D91"/>
    <w:rsid w:val="00F52941"/>
    <w:rsid w:val="00F55ACD"/>
    <w:rsid w:val="00F70500"/>
    <w:rsid w:val="00F71D32"/>
    <w:rsid w:val="00F72D9D"/>
    <w:rsid w:val="00F77EFF"/>
    <w:rsid w:val="00F852CC"/>
    <w:rsid w:val="00F95C48"/>
    <w:rsid w:val="00F97025"/>
    <w:rsid w:val="00FB2528"/>
    <w:rsid w:val="00FC7A8D"/>
    <w:rsid w:val="00FD1B11"/>
    <w:rsid w:val="00FD709C"/>
    <w:rsid w:val="00FE5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46E5"/>
  <w15:chartTrackingRefBased/>
  <w15:docId w15:val="{65BE2C7A-F41B-4956-AA44-85E058D63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289"/>
    <w:pPr>
      <w:spacing w:after="0" w:line="240" w:lineRule="auto"/>
      <w:ind w:hanging="1"/>
    </w:pPr>
    <w:rPr>
      <w:rFonts w:ascii="Arial" w:eastAsia="Arial" w:hAnsi="Arial" w:cs="Arial"/>
      <w:kern w:val="0"/>
      <w:lang w:val="en"/>
      <w14:ligatures w14:val="none"/>
    </w:rPr>
  </w:style>
  <w:style w:type="paragraph" w:styleId="Heading1">
    <w:name w:val="heading 1"/>
    <w:basedOn w:val="Normal"/>
    <w:next w:val="Normal"/>
    <w:link w:val="Heading1Char"/>
    <w:uiPriority w:val="9"/>
    <w:qFormat/>
    <w:rsid w:val="00486289"/>
    <w:pPr>
      <w:keepNext/>
      <w:keepLines/>
      <w:spacing w:before="360" w:after="80"/>
      <w:ind w:left="1"/>
      <w:outlineLvl w:val="0"/>
    </w:pPr>
    <w:rPr>
      <w:rFonts w:eastAsiaTheme="majorEastAsia" w:cstheme="majorBidi"/>
      <w:color w:val="0F4761" w:themeColor="accent1" w:themeShade="BF"/>
      <w:sz w:val="22"/>
      <w:szCs w:val="40"/>
    </w:rPr>
  </w:style>
  <w:style w:type="paragraph" w:styleId="Heading2">
    <w:name w:val="heading 2"/>
    <w:basedOn w:val="Normal"/>
    <w:next w:val="Normal"/>
    <w:link w:val="Heading2Char"/>
    <w:uiPriority w:val="9"/>
    <w:unhideWhenUsed/>
    <w:qFormat/>
    <w:rsid w:val="00486289"/>
    <w:pPr>
      <w:keepNext/>
      <w:keepLines/>
      <w:spacing w:before="160" w:after="80"/>
      <w:ind w:left="1"/>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327F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F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F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F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327F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327F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327F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289"/>
    <w:rPr>
      <w:rFonts w:ascii="Arial" w:eastAsiaTheme="majorEastAsia" w:hAnsi="Arial" w:cstheme="majorBidi"/>
      <w:color w:val="0F4761" w:themeColor="accent1" w:themeShade="BF"/>
      <w:kern w:val="0"/>
      <w:sz w:val="22"/>
      <w:szCs w:val="40"/>
      <w:lang w:val="en"/>
      <w14:ligatures w14:val="none"/>
    </w:rPr>
  </w:style>
  <w:style w:type="character" w:customStyle="1" w:styleId="Heading2Char">
    <w:name w:val="Heading 2 Char"/>
    <w:basedOn w:val="DefaultParagraphFont"/>
    <w:link w:val="Heading2"/>
    <w:uiPriority w:val="9"/>
    <w:rsid w:val="00486289"/>
    <w:rPr>
      <w:rFonts w:ascii="Arial" w:eastAsiaTheme="majorEastAsia" w:hAnsi="Arial" w:cstheme="majorBidi"/>
      <w:b/>
      <w:kern w:val="0"/>
      <w:sz w:val="22"/>
      <w:szCs w:val="32"/>
      <w:lang w:val="en"/>
      <w14:ligatures w14:val="none"/>
    </w:rPr>
  </w:style>
  <w:style w:type="character" w:customStyle="1" w:styleId="Heading3Char">
    <w:name w:val="Heading 3 Char"/>
    <w:basedOn w:val="DefaultParagraphFont"/>
    <w:link w:val="Heading3"/>
    <w:uiPriority w:val="9"/>
    <w:semiHidden/>
    <w:rsid w:val="00327F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F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F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F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F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F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F2E"/>
    <w:rPr>
      <w:rFonts w:eastAsiaTheme="majorEastAsia" w:cstheme="majorBidi"/>
      <w:color w:val="272727" w:themeColor="text1" w:themeTint="D8"/>
    </w:rPr>
  </w:style>
  <w:style w:type="paragraph" w:styleId="Title">
    <w:name w:val="Title"/>
    <w:basedOn w:val="Normal"/>
    <w:next w:val="Normal"/>
    <w:link w:val="TitleChar"/>
    <w:uiPriority w:val="10"/>
    <w:qFormat/>
    <w:rsid w:val="00327F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F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F2E"/>
    <w:pPr>
      <w:numPr>
        <w:ilvl w:val="1"/>
      </w:numPr>
      <w:ind w:hanging="1"/>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F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F2E"/>
    <w:pPr>
      <w:spacing w:before="160"/>
      <w:jc w:val="center"/>
    </w:pPr>
    <w:rPr>
      <w:i/>
      <w:iCs/>
      <w:color w:val="404040" w:themeColor="text1" w:themeTint="BF"/>
    </w:rPr>
  </w:style>
  <w:style w:type="character" w:customStyle="1" w:styleId="QuoteChar">
    <w:name w:val="Quote Char"/>
    <w:basedOn w:val="DefaultParagraphFont"/>
    <w:link w:val="Quote"/>
    <w:uiPriority w:val="29"/>
    <w:rsid w:val="00327F2E"/>
    <w:rPr>
      <w:i/>
      <w:iCs/>
      <w:color w:val="404040" w:themeColor="text1" w:themeTint="BF"/>
    </w:rPr>
  </w:style>
  <w:style w:type="paragraph" w:styleId="ListParagraph">
    <w:name w:val="List Paragraph"/>
    <w:basedOn w:val="Normal"/>
    <w:uiPriority w:val="34"/>
    <w:qFormat/>
    <w:rsid w:val="00327F2E"/>
    <w:pPr>
      <w:ind w:left="720"/>
      <w:contextualSpacing/>
    </w:pPr>
  </w:style>
  <w:style w:type="character" w:styleId="IntenseEmphasis">
    <w:name w:val="Intense Emphasis"/>
    <w:basedOn w:val="DefaultParagraphFont"/>
    <w:uiPriority w:val="21"/>
    <w:qFormat/>
    <w:rsid w:val="00327F2E"/>
    <w:rPr>
      <w:i/>
      <w:iCs/>
      <w:color w:val="0F4761" w:themeColor="accent1" w:themeShade="BF"/>
    </w:rPr>
  </w:style>
  <w:style w:type="paragraph" w:styleId="IntenseQuote">
    <w:name w:val="Intense Quote"/>
    <w:basedOn w:val="Normal"/>
    <w:next w:val="Normal"/>
    <w:link w:val="IntenseQuoteChar"/>
    <w:uiPriority w:val="30"/>
    <w:qFormat/>
    <w:rsid w:val="00327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F2E"/>
    <w:rPr>
      <w:i/>
      <w:iCs/>
      <w:color w:val="0F4761" w:themeColor="accent1" w:themeShade="BF"/>
    </w:rPr>
  </w:style>
  <w:style w:type="character" w:styleId="IntenseReference">
    <w:name w:val="Intense Reference"/>
    <w:basedOn w:val="DefaultParagraphFont"/>
    <w:uiPriority w:val="32"/>
    <w:qFormat/>
    <w:rsid w:val="00327F2E"/>
    <w:rPr>
      <w:b/>
      <w:bCs/>
      <w:smallCaps/>
      <w:color w:val="0F4761" w:themeColor="accent1" w:themeShade="BF"/>
      <w:spacing w:val="5"/>
    </w:rPr>
  </w:style>
  <w:style w:type="table" w:customStyle="1" w:styleId="TableNormal0">
    <w:name w:val="TableNormal"/>
    <w:rsid w:val="00327F2E"/>
    <w:pPr>
      <w:spacing w:after="0" w:line="240" w:lineRule="auto"/>
      <w:ind w:hanging="1"/>
    </w:pPr>
    <w:rPr>
      <w:rFonts w:ascii="Arial" w:eastAsia="Arial" w:hAnsi="Arial" w:cs="Arial"/>
      <w:kern w:val="0"/>
      <w:lang w:val="en"/>
      <w14:ligatures w14:val="none"/>
    </w:rPr>
    <w:tblPr>
      <w:tblCellMar>
        <w:top w:w="100" w:type="dxa"/>
        <w:left w:w="100" w:type="dxa"/>
        <w:bottom w:w="100" w:type="dxa"/>
        <w:right w:w="100" w:type="dxa"/>
      </w:tblCellMar>
    </w:tblPr>
  </w:style>
  <w:style w:type="paragraph" w:styleId="BodyTextIndent">
    <w:name w:val="Body Text Indent"/>
    <w:basedOn w:val="Normal"/>
    <w:link w:val="BodyTextIndentChar"/>
    <w:rsid w:val="00327F2E"/>
    <w:pPr>
      <w:ind w:left="1440"/>
    </w:pPr>
    <w:rPr>
      <w:rFonts w:ascii="Bookman Old Style" w:hAnsi="Bookman Old Style"/>
      <w:sz w:val="22"/>
    </w:rPr>
  </w:style>
  <w:style w:type="character" w:customStyle="1" w:styleId="BodyTextIndentChar">
    <w:name w:val="Body Text Indent Char"/>
    <w:basedOn w:val="DefaultParagraphFont"/>
    <w:link w:val="BodyTextIndent"/>
    <w:rsid w:val="00327F2E"/>
    <w:rPr>
      <w:rFonts w:ascii="Bookman Old Style" w:eastAsia="Arial" w:hAnsi="Bookman Old Style" w:cs="Arial"/>
      <w:kern w:val="0"/>
      <w:sz w:val="22"/>
      <w:lang w:val="en"/>
      <w14:ligatures w14:val="none"/>
    </w:rPr>
  </w:style>
  <w:style w:type="paragraph" w:styleId="BodyTextIndent2">
    <w:name w:val="Body Text Indent 2"/>
    <w:basedOn w:val="Normal"/>
    <w:link w:val="BodyTextIndent2Char"/>
    <w:rsid w:val="00327F2E"/>
    <w:pPr>
      <w:ind w:left="1440"/>
    </w:pPr>
    <w:rPr>
      <w:rFonts w:ascii="Bookman Old Style" w:hAnsi="Bookman Old Style"/>
      <w:sz w:val="22"/>
      <w:u w:val="single"/>
    </w:rPr>
  </w:style>
  <w:style w:type="character" w:customStyle="1" w:styleId="BodyTextIndent2Char">
    <w:name w:val="Body Text Indent 2 Char"/>
    <w:basedOn w:val="DefaultParagraphFont"/>
    <w:link w:val="BodyTextIndent2"/>
    <w:rsid w:val="00327F2E"/>
    <w:rPr>
      <w:rFonts w:ascii="Bookman Old Style" w:eastAsia="Arial" w:hAnsi="Bookman Old Style" w:cs="Arial"/>
      <w:kern w:val="0"/>
      <w:sz w:val="22"/>
      <w:u w:val="single"/>
      <w:lang w:val="en"/>
      <w14:ligatures w14:val="none"/>
    </w:rPr>
  </w:style>
  <w:style w:type="paragraph" w:styleId="BodyTextIndent3">
    <w:name w:val="Body Text Indent 3"/>
    <w:basedOn w:val="Normal"/>
    <w:link w:val="BodyTextIndent3Char"/>
    <w:rsid w:val="00327F2E"/>
    <w:pPr>
      <w:ind w:left="2160"/>
    </w:pPr>
    <w:rPr>
      <w:rFonts w:ascii="Bookman Old Style" w:hAnsi="Bookman Old Style"/>
      <w:sz w:val="22"/>
    </w:rPr>
  </w:style>
  <w:style w:type="character" w:customStyle="1" w:styleId="BodyTextIndent3Char">
    <w:name w:val="Body Text Indent 3 Char"/>
    <w:basedOn w:val="DefaultParagraphFont"/>
    <w:link w:val="BodyTextIndent3"/>
    <w:rsid w:val="00327F2E"/>
    <w:rPr>
      <w:rFonts w:ascii="Bookman Old Style" w:eastAsia="Arial" w:hAnsi="Bookman Old Style" w:cs="Arial"/>
      <w:kern w:val="0"/>
      <w:sz w:val="22"/>
      <w:lang w:val="en"/>
      <w14:ligatures w14:val="none"/>
    </w:rPr>
  </w:style>
  <w:style w:type="paragraph" w:styleId="Header">
    <w:name w:val="header"/>
    <w:basedOn w:val="Normal"/>
    <w:link w:val="HeaderChar"/>
    <w:rsid w:val="00327F2E"/>
    <w:pPr>
      <w:tabs>
        <w:tab w:val="center" w:pos="4320"/>
        <w:tab w:val="right" w:pos="8640"/>
      </w:tabs>
    </w:pPr>
  </w:style>
  <w:style w:type="character" w:customStyle="1" w:styleId="HeaderChar">
    <w:name w:val="Header Char"/>
    <w:basedOn w:val="DefaultParagraphFont"/>
    <w:link w:val="Header"/>
    <w:rsid w:val="00327F2E"/>
    <w:rPr>
      <w:rFonts w:ascii="Arial" w:eastAsia="Arial" w:hAnsi="Arial" w:cs="Arial"/>
      <w:kern w:val="0"/>
      <w:lang w:val="en"/>
      <w14:ligatures w14:val="none"/>
    </w:rPr>
  </w:style>
  <w:style w:type="character" w:styleId="PageNumber">
    <w:name w:val="page number"/>
    <w:basedOn w:val="DefaultParagraphFont"/>
    <w:rsid w:val="00327F2E"/>
    <w:rPr>
      <w:w w:val="100"/>
      <w:position w:val="-1"/>
      <w:effect w:val="none"/>
      <w:vertAlign w:val="baseline"/>
      <w:cs w:val="0"/>
      <w:em w:val="none"/>
    </w:rPr>
  </w:style>
  <w:style w:type="paragraph" w:styleId="BodyText">
    <w:name w:val="Body Text"/>
    <w:basedOn w:val="Normal"/>
    <w:link w:val="BodyTextChar"/>
    <w:rsid w:val="00327F2E"/>
    <w:rPr>
      <w:rFonts w:ascii="Bookman Old Style" w:hAnsi="Bookman Old Style"/>
      <w:b/>
      <w:bCs/>
      <w:sz w:val="22"/>
    </w:rPr>
  </w:style>
  <w:style w:type="character" w:customStyle="1" w:styleId="BodyTextChar">
    <w:name w:val="Body Text Char"/>
    <w:basedOn w:val="DefaultParagraphFont"/>
    <w:link w:val="BodyText"/>
    <w:rsid w:val="00327F2E"/>
    <w:rPr>
      <w:rFonts w:ascii="Bookman Old Style" w:eastAsia="Arial" w:hAnsi="Bookman Old Style" w:cs="Arial"/>
      <w:b/>
      <w:bCs/>
      <w:kern w:val="0"/>
      <w:sz w:val="22"/>
      <w:lang w:val="en"/>
      <w14:ligatures w14:val="none"/>
    </w:rPr>
  </w:style>
  <w:style w:type="paragraph" w:styleId="Footer">
    <w:name w:val="footer"/>
    <w:basedOn w:val="Normal"/>
    <w:link w:val="FooterChar"/>
    <w:rsid w:val="00327F2E"/>
    <w:pPr>
      <w:tabs>
        <w:tab w:val="center" w:pos="4320"/>
        <w:tab w:val="right" w:pos="8640"/>
      </w:tabs>
    </w:pPr>
  </w:style>
  <w:style w:type="character" w:customStyle="1" w:styleId="FooterChar">
    <w:name w:val="Footer Char"/>
    <w:basedOn w:val="DefaultParagraphFont"/>
    <w:link w:val="Footer"/>
    <w:rsid w:val="00327F2E"/>
    <w:rPr>
      <w:rFonts w:ascii="Arial" w:eastAsia="Arial" w:hAnsi="Arial" w:cs="Arial"/>
      <w:kern w:val="0"/>
      <w:lang w:val="en"/>
      <w14:ligatures w14:val="none"/>
    </w:rPr>
  </w:style>
  <w:style w:type="character" w:styleId="Hyperlink">
    <w:name w:val="Hyperlink"/>
    <w:uiPriority w:val="99"/>
    <w:rsid w:val="00327F2E"/>
    <w:rPr>
      <w:color w:val="0000FF"/>
      <w:w w:val="100"/>
      <w:position w:val="-1"/>
      <w:u w:val="single"/>
      <w:effect w:val="none"/>
      <w:vertAlign w:val="baseline"/>
      <w:cs w:val="0"/>
      <w:em w:val="none"/>
    </w:rPr>
  </w:style>
  <w:style w:type="paragraph" w:customStyle="1" w:styleId="nt">
    <w:name w:val="nt"/>
    <w:basedOn w:val="Normal"/>
    <w:rsid w:val="00327F2E"/>
    <w:pPr>
      <w:spacing w:before="100" w:beforeAutospacing="1" w:after="100" w:afterAutospacing="1"/>
    </w:pPr>
    <w:rPr>
      <w:rFonts w:ascii="Arial Unicode MS" w:eastAsia="Arial Unicode MS" w:hAnsi="Arial Unicode MS" w:cs="Arial Unicode MS"/>
      <w:color w:val="000000"/>
    </w:rPr>
  </w:style>
  <w:style w:type="paragraph" w:styleId="BlockText">
    <w:name w:val="Block Text"/>
    <w:basedOn w:val="Normal"/>
    <w:rsid w:val="00327F2E"/>
    <w:pPr>
      <w:tabs>
        <w:tab w:val="left" w:pos="-720"/>
      </w:tabs>
      <w:ind w:left="1980" w:right="1800" w:hanging="1980"/>
      <w:jc w:val="both"/>
    </w:pPr>
    <w:rPr>
      <w:spacing w:val="-2"/>
    </w:rPr>
  </w:style>
  <w:style w:type="paragraph" w:styleId="NormalWeb">
    <w:name w:val="Normal (Web)"/>
    <w:basedOn w:val="Normal"/>
    <w:uiPriority w:val="99"/>
    <w:rsid w:val="00327F2E"/>
    <w:pPr>
      <w:spacing w:before="100" w:beforeAutospacing="1" w:after="100" w:afterAutospacing="1"/>
    </w:pPr>
  </w:style>
  <w:style w:type="paragraph" w:styleId="BodyText2">
    <w:name w:val="Body Text 2"/>
    <w:basedOn w:val="Normal"/>
    <w:link w:val="BodyText2Char"/>
    <w:rsid w:val="00327F2E"/>
    <w:rPr>
      <w:szCs w:val="20"/>
    </w:rPr>
  </w:style>
  <w:style w:type="character" w:customStyle="1" w:styleId="BodyText2Char">
    <w:name w:val="Body Text 2 Char"/>
    <w:basedOn w:val="DefaultParagraphFont"/>
    <w:link w:val="BodyText2"/>
    <w:rsid w:val="00327F2E"/>
    <w:rPr>
      <w:rFonts w:ascii="Arial" w:eastAsia="Arial" w:hAnsi="Arial" w:cs="Arial"/>
      <w:kern w:val="0"/>
      <w:szCs w:val="20"/>
      <w:lang w:val="en"/>
      <w14:ligatures w14:val="none"/>
    </w:rPr>
  </w:style>
  <w:style w:type="paragraph" w:styleId="BodyText3">
    <w:name w:val="Body Text 3"/>
    <w:basedOn w:val="Normal"/>
    <w:link w:val="BodyText3Char"/>
    <w:rsid w:val="00327F2E"/>
    <w:rPr>
      <w:i/>
      <w:iCs/>
      <w:sz w:val="20"/>
    </w:rPr>
  </w:style>
  <w:style w:type="character" w:customStyle="1" w:styleId="BodyText3Char">
    <w:name w:val="Body Text 3 Char"/>
    <w:basedOn w:val="DefaultParagraphFont"/>
    <w:link w:val="BodyText3"/>
    <w:rsid w:val="00327F2E"/>
    <w:rPr>
      <w:rFonts w:ascii="Arial" w:eastAsia="Arial" w:hAnsi="Arial" w:cs="Arial"/>
      <w:i/>
      <w:iCs/>
      <w:kern w:val="0"/>
      <w:sz w:val="20"/>
      <w:lang w:val="en"/>
      <w14:ligatures w14:val="none"/>
    </w:rPr>
  </w:style>
  <w:style w:type="paragraph" w:customStyle="1" w:styleId="Title3">
    <w:name w:val="Title3"/>
    <w:basedOn w:val="Normal"/>
    <w:rsid w:val="00327F2E"/>
    <w:pPr>
      <w:tabs>
        <w:tab w:val="left" w:pos="1440"/>
        <w:tab w:val="left" w:pos="2160"/>
      </w:tabs>
      <w:spacing w:before="240"/>
      <w:ind w:left="2160"/>
      <w:outlineLvl w:val="2"/>
    </w:pPr>
    <w:rPr>
      <w:b/>
      <w:bCs/>
      <w:sz w:val="20"/>
      <w:szCs w:val="20"/>
    </w:rPr>
  </w:style>
  <w:style w:type="table" w:styleId="TableGrid">
    <w:name w:val="Table Grid"/>
    <w:basedOn w:val="TableNormal"/>
    <w:rsid w:val="00327F2E"/>
    <w:pPr>
      <w:suppressAutoHyphens/>
      <w:spacing w:after="0" w:line="1" w:lineRule="atLeast"/>
      <w:ind w:leftChars="-1" w:left="-1" w:hangingChars="1" w:hanging="1"/>
      <w:textDirection w:val="btLr"/>
      <w:textAlignment w:val="top"/>
      <w:outlineLvl w:val="0"/>
    </w:pPr>
    <w:rPr>
      <w:rFonts w:ascii="Arial" w:eastAsia="Arial" w:hAnsi="Arial" w:cs="Arial"/>
      <w:kern w:val="0"/>
      <w:position w:val="-1"/>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par2">
    <w:name w:val="upar2"/>
    <w:basedOn w:val="Normal"/>
    <w:rsid w:val="00327F2E"/>
    <w:pPr>
      <w:tabs>
        <w:tab w:val="left" w:pos="720"/>
        <w:tab w:val="left" w:pos="1440"/>
      </w:tabs>
      <w:spacing w:before="240"/>
      <w:ind w:left="720"/>
    </w:pPr>
    <w:rPr>
      <w:sz w:val="20"/>
      <w:szCs w:val="20"/>
    </w:rPr>
  </w:style>
  <w:style w:type="paragraph" w:customStyle="1" w:styleId="upar1">
    <w:name w:val="upar1"/>
    <w:basedOn w:val="Normal"/>
    <w:rsid w:val="00327F2E"/>
    <w:pPr>
      <w:tabs>
        <w:tab w:val="left" w:pos="720"/>
        <w:tab w:val="left" w:pos="1440"/>
      </w:tabs>
      <w:spacing w:before="240"/>
    </w:pPr>
    <w:rPr>
      <w:sz w:val="20"/>
      <w:szCs w:val="20"/>
    </w:rPr>
  </w:style>
  <w:style w:type="paragraph" w:styleId="NoSpacing">
    <w:name w:val="No Spacing"/>
    <w:rsid w:val="00327F2E"/>
    <w:pPr>
      <w:suppressAutoHyphens/>
      <w:spacing w:after="0" w:line="1" w:lineRule="atLeast"/>
      <w:ind w:leftChars="-1" w:left="-1" w:hangingChars="1" w:hanging="1"/>
      <w:textDirection w:val="btLr"/>
      <w:textAlignment w:val="top"/>
      <w:outlineLvl w:val="0"/>
    </w:pPr>
    <w:rPr>
      <w:rFonts w:ascii="Arial" w:eastAsia="Calibri" w:hAnsi="Arial" w:cs="Arial"/>
      <w:kern w:val="0"/>
      <w:position w:val="-1"/>
      <w:szCs w:val="22"/>
      <w:lang w:val="en"/>
      <w14:ligatures w14:val="none"/>
    </w:rPr>
  </w:style>
  <w:style w:type="paragraph" w:customStyle="1" w:styleId="Title2">
    <w:name w:val="Title2"/>
    <w:basedOn w:val="Normal"/>
    <w:rsid w:val="00327F2E"/>
    <w:pPr>
      <w:tabs>
        <w:tab w:val="left" w:pos="720"/>
        <w:tab w:val="left" w:pos="1440"/>
        <w:tab w:val="left" w:pos="2160"/>
      </w:tabs>
      <w:spacing w:before="240"/>
      <w:ind w:left="720" w:hanging="720"/>
      <w:outlineLvl w:val="1"/>
    </w:pPr>
    <w:rPr>
      <w:b/>
      <w:bCs/>
      <w:sz w:val="20"/>
      <w:szCs w:val="20"/>
    </w:rPr>
  </w:style>
  <w:style w:type="paragraph" w:customStyle="1" w:styleId="par1">
    <w:name w:val="par1"/>
    <w:basedOn w:val="Normal"/>
    <w:rsid w:val="00327F2E"/>
    <w:pPr>
      <w:tabs>
        <w:tab w:val="left" w:pos="720"/>
        <w:tab w:val="left" w:pos="1440"/>
        <w:tab w:val="left" w:pos="2160"/>
      </w:tabs>
      <w:spacing w:before="240"/>
      <w:ind w:left="720" w:hanging="720"/>
    </w:pPr>
    <w:rPr>
      <w:rFonts w:cs="Times New Roman"/>
      <w:sz w:val="20"/>
    </w:rPr>
  </w:style>
  <w:style w:type="paragraph" w:customStyle="1" w:styleId="par2">
    <w:name w:val="par2"/>
    <w:basedOn w:val="par1"/>
    <w:rsid w:val="00327F2E"/>
    <w:pPr>
      <w:ind w:left="1440"/>
    </w:pPr>
  </w:style>
  <w:style w:type="paragraph" w:customStyle="1" w:styleId="par3">
    <w:name w:val="par3"/>
    <w:basedOn w:val="par1"/>
    <w:rsid w:val="00327F2E"/>
    <w:pPr>
      <w:ind w:left="2160"/>
    </w:pPr>
  </w:style>
  <w:style w:type="paragraph" w:styleId="BalloonText">
    <w:name w:val="Balloon Text"/>
    <w:basedOn w:val="Normal"/>
    <w:link w:val="BalloonTextChar"/>
    <w:qFormat/>
    <w:rsid w:val="00327F2E"/>
    <w:rPr>
      <w:rFonts w:ascii="Tahoma" w:hAnsi="Tahoma" w:cs="Tahoma"/>
      <w:sz w:val="16"/>
      <w:szCs w:val="16"/>
    </w:rPr>
  </w:style>
  <w:style w:type="character" w:customStyle="1" w:styleId="BalloonTextChar">
    <w:name w:val="Balloon Text Char"/>
    <w:basedOn w:val="DefaultParagraphFont"/>
    <w:link w:val="BalloonText"/>
    <w:rsid w:val="00327F2E"/>
    <w:rPr>
      <w:rFonts w:ascii="Tahoma" w:eastAsia="Arial" w:hAnsi="Tahoma" w:cs="Tahoma"/>
      <w:kern w:val="0"/>
      <w:sz w:val="16"/>
      <w:szCs w:val="16"/>
      <w:lang w:val="en"/>
      <w14:ligatures w14:val="none"/>
    </w:rPr>
  </w:style>
  <w:style w:type="character" w:styleId="PlaceholderText">
    <w:name w:val="Placeholder Text"/>
    <w:basedOn w:val="DefaultParagraphFont"/>
    <w:uiPriority w:val="99"/>
    <w:semiHidden/>
    <w:rsid w:val="00327F2E"/>
    <w:rPr>
      <w:color w:val="666666"/>
    </w:rPr>
  </w:style>
  <w:style w:type="paragraph" w:styleId="Revision">
    <w:name w:val="Revision"/>
    <w:hidden/>
    <w:uiPriority w:val="99"/>
    <w:semiHidden/>
    <w:rsid w:val="00327F2E"/>
    <w:pPr>
      <w:spacing w:after="0" w:line="240" w:lineRule="auto"/>
    </w:pPr>
    <w:rPr>
      <w:rFonts w:ascii="Arial" w:eastAsia="Arial" w:hAnsi="Arial" w:cs="Arial"/>
      <w:kern w:val="0"/>
      <w:lang w:val="en"/>
      <w14:ligatures w14:val="none"/>
    </w:rPr>
  </w:style>
  <w:style w:type="character" w:styleId="CommentReference">
    <w:name w:val="annotation reference"/>
    <w:basedOn w:val="DefaultParagraphFont"/>
    <w:uiPriority w:val="99"/>
    <w:semiHidden/>
    <w:unhideWhenUsed/>
    <w:rsid w:val="00327F2E"/>
    <w:rPr>
      <w:sz w:val="16"/>
      <w:szCs w:val="16"/>
    </w:rPr>
  </w:style>
  <w:style w:type="paragraph" w:styleId="CommentText">
    <w:name w:val="annotation text"/>
    <w:basedOn w:val="Normal"/>
    <w:link w:val="CommentTextChar"/>
    <w:uiPriority w:val="99"/>
    <w:unhideWhenUsed/>
    <w:rsid w:val="00327F2E"/>
    <w:rPr>
      <w:sz w:val="20"/>
      <w:szCs w:val="20"/>
    </w:rPr>
  </w:style>
  <w:style w:type="character" w:customStyle="1" w:styleId="CommentTextChar">
    <w:name w:val="Comment Text Char"/>
    <w:basedOn w:val="DefaultParagraphFont"/>
    <w:link w:val="CommentText"/>
    <w:uiPriority w:val="99"/>
    <w:rsid w:val="00327F2E"/>
    <w:rPr>
      <w:rFonts w:ascii="Arial" w:eastAsia="Arial" w:hAnsi="Arial" w:cs="Arial"/>
      <w:kern w:val="0"/>
      <w:sz w:val="20"/>
      <w:szCs w:val="20"/>
      <w:lang w:val="en"/>
      <w14:ligatures w14:val="none"/>
    </w:rPr>
  </w:style>
  <w:style w:type="table" w:customStyle="1" w:styleId="TableNormal1">
    <w:name w:val="TableNormal1"/>
    <w:rsid w:val="00327F2E"/>
    <w:pPr>
      <w:spacing w:after="0" w:line="240" w:lineRule="auto"/>
      <w:ind w:hanging="1"/>
    </w:pPr>
    <w:rPr>
      <w:rFonts w:ascii="Arial" w:eastAsia="Arial" w:hAnsi="Arial" w:cs="Arial"/>
      <w:kern w:val="0"/>
      <w:lang w:val="en"/>
      <w14:ligatures w14:val="none"/>
    </w:rPr>
    <w:tblPr>
      <w:tblCellMar>
        <w:top w:w="100" w:type="dxa"/>
        <w:left w:w="100" w:type="dxa"/>
        <w:bottom w:w="100" w:type="dxa"/>
        <w:right w:w="100" w:type="dxa"/>
      </w:tblCellMar>
    </w:tblPr>
  </w:style>
  <w:style w:type="paragraph" w:styleId="CommentSubject">
    <w:name w:val="annotation subject"/>
    <w:basedOn w:val="CommentText"/>
    <w:next w:val="CommentText"/>
    <w:link w:val="CommentSubjectChar"/>
    <w:uiPriority w:val="99"/>
    <w:semiHidden/>
    <w:unhideWhenUsed/>
    <w:rsid w:val="00327F2E"/>
    <w:rPr>
      <w:b/>
      <w:bCs/>
    </w:rPr>
  </w:style>
  <w:style w:type="character" w:customStyle="1" w:styleId="CommentSubjectChar">
    <w:name w:val="Comment Subject Char"/>
    <w:basedOn w:val="CommentTextChar"/>
    <w:link w:val="CommentSubject"/>
    <w:uiPriority w:val="99"/>
    <w:semiHidden/>
    <w:rsid w:val="00327F2E"/>
    <w:rPr>
      <w:rFonts w:ascii="Arial" w:eastAsia="Arial" w:hAnsi="Arial" w:cs="Arial"/>
      <w:b/>
      <w:bCs/>
      <w:kern w:val="0"/>
      <w:sz w:val="20"/>
      <w:szCs w:val="20"/>
      <w:lang w:val="en"/>
      <w14:ligatures w14:val="none"/>
    </w:rPr>
  </w:style>
  <w:style w:type="character" w:styleId="UnresolvedMention">
    <w:name w:val="Unresolved Mention"/>
    <w:basedOn w:val="DefaultParagraphFont"/>
    <w:uiPriority w:val="99"/>
    <w:semiHidden/>
    <w:unhideWhenUsed/>
    <w:rsid w:val="00327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hs.gov/HIPAA" TargetMode="External"/><Relationship Id="rId3" Type="http://schemas.openxmlformats.org/officeDocument/2006/relationships/styles" Target="styles.xml"/><Relationship Id="rId7" Type="http://schemas.openxmlformats.org/officeDocument/2006/relationships/hyperlink" Target="https://www.sos.state.co.us/CCR/GenerateRulePdf.do?ruleVersionID=11994&amp;fileName=10%20CCR%202505-10%208.70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coloradosos.gov/CCR/GenerateRulePdf.do?ruleVersionID=11290&amp;fileName=5%20CCR%201002-11"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9435-AE37-4634-88DD-F31DC1AF2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1309</TotalTime>
  <Pages>57</Pages>
  <Words>23621</Words>
  <Characters>134645</Characters>
  <Application>Microsoft Office Word</Application>
  <DocSecurity>0</DocSecurity>
  <Lines>1122</Lines>
  <Paragraphs>315</Paragraphs>
  <ScaleCrop>false</ScaleCrop>
  <Company>State of Colorado</Company>
  <LinksUpToDate>false</LinksUpToDate>
  <CharactersWithSpaces>157951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Ellett, Logan</dc:creator>
  <cp:keywords/>
  <dc:description/>
  <cp:lastModifiedBy>Kyle Zinth</cp:lastModifiedBy>
  <cp:revision>221</cp:revision>
  <dcterms:created xsi:type="dcterms:W3CDTF">2026-06-11T11:14:00Z</dcterms:created>
  <dcterms:modified xsi:type="dcterms:W3CDTF">2026-07-10T21:31:00Z</dcterms:modified>
</cp:coreProperties>
</file>