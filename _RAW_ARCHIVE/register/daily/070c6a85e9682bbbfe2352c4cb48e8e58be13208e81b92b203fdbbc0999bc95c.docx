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F1EDC" w14:textId="77777777" w:rsidR="002920A8" w:rsidRPr="004A3902" w:rsidRDefault="002920A8" w:rsidP="004A3902">
      <w:pPr>
        <w:pStyle w:val="Title1"/>
      </w:pPr>
      <w:r w:rsidRPr="004A3902">
        <w:t>DEPARTMENT OF HUMAN SERVICES</w:t>
      </w:r>
    </w:p>
    <w:p w14:paraId="1D4FD656" w14:textId="77777777" w:rsidR="002920A8" w:rsidRPr="0016765B" w:rsidRDefault="002920A8" w:rsidP="004A3902">
      <w:pPr>
        <w:pStyle w:val="upar1"/>
        <w:rPr>
          <w:rPrChange w:id="0" w:author="BHA Regulatory Affairs Unit" w:date="2026-07-19T13:29:00Z" w16du:dateUtc="2026-07-19T19:29:00Z">
            <w:rPr>
              <w:b/>
              <w:bCs/>
            </w:rPr>
          </w:rPrChange>
        </w:rPr>
      </w:pPr>
      <w:r w:rsidRPr="0016765B">
        <w:rPr>
          <w:rPrChange w:id="1" w:author="BHA Regulatory Affairs Unit" w:date="2026-07-19T13:29:00Z" w16du:dateUtc="2026-07-19T19:29:00Z">
            <w:rPr>
              <w:b/>
              <w:bCs/>
            </w:rPr>
          </w:rPrChange>
        </w:rPr>
        <w:t>Behavioral Health</w:t>
      </w:r>
    </w:p>
    <w:p w14:paraId="1ADE50D3" w14:textId="0A472422" w:rsidR="002920A8" w:rsidRPr="0085798D" w:rsidRDefault="002920A8" w:rsidP="009642B8">
      <w:pPr>
        <w:pStyle w:val="Heading1"/>
        <w:rPr>
          <w:sz w:val="24"/>
          <w:szCs w:val="24"/>
          <w:rPrChange w:id="2" w:author="BHA Regulatory Affairs Unit" w:date="2026-08-28T07:20:00Z" w16du:dateUtc="2026-08-28T13:20:00Z">
            <w:rPr>
              <w:b w:val="0"/>
              <w:bCs w:val="0"/>
            </w:rPr>
          </w:rPrChange>
        </w:rPr>
      </w:pPr>
      <w:r w:rsidRPr="0085798D">
        <w:rPr>
          <w:sz w:val="24"/>
          <w:szCs w:val="24"/>
          <w:rPrChange w:id="3" w:author="BHA Regulatory Affairs Unit" w:date="2026-08-28T07:20:00Z" w16du:dateUtc="2026-08-28T13:20:00Z">
            <w:rPr>
              <w:b w:val="0"/>
              <w:bCs w:val="0"/>
            </w:rPr>
          </w:rPrChange>
        </w:rPr>
        <w:t xml:space="preserve">BEHAVIORAL HEALTH </w:t>
      </w:r>
      <w:ins w:id="4" w:author="BHA Regulatory Affairs Unit" w:date="2026-07-19T13:24:00Z" w16du:dateUtc="2026-07-19T19:24:00Z">
        <w:r w:rsidR="0016765B" w:rsidRPr="0085798D">
          <w:rPr>
            <w:sz w:val="24"/>
            <w:szCs w:val="24"/>
            <w:rPrChange w:id="5" w:author="BHA Regulatory Affairs Unit" w:date="2026-08-28T07:20:00Z" w16du:dateUtc="2026-08-28T13:20:00Z">
              <w:rPr/>
            </w:rPrChange>
          </w:rPr>
          <w:t>COMMISSIONER</w:t>
        </w:r>
      </w:ins>
      <w:del w:id="6" w:author="BHA Regulatory Affairs Unit" w:date="2026-07-19T13:24:00Z" w16du:dateUtc="2026-07-19T19:24:00Z">
        <w:r w:rsidRPr="0085798D" w:rsidDel="0016765B">
          <w:rPr>
            <w:sz w:val="24"/>
            <w:szCs w:val="24"/>
            <w:rPrChange w:id="7" w:author="BHA Regulatory Affairs Unit" w:date="2026-08-28T07:20:00Z" w16du:dateUtc="2026-08-28T13:20:00Z">
              <w:rPr>
                <w:b w:val="0"/>
                <w:bCs w:val="0"/>
              </w:rPr>
            </w:rPrChange>
          </w:rPr>
          <w:delText>EXECUTIVE DIRECTOR</w:delText>
        </w:r>
      </w:del>
      <w:r w:rsidRPr="0085798D">
        <w:rPr>
          <w:sz w:val="24"/>
          <w:szCs w:val="24"/>
          <w:rPrChange w:id="8" w:author="BHA Regulatory Affairs Unit" w:date="2026-08-28T07:20:00Z" w16du:dateUtc="2026-08-28T13:20:00Z">
            <w:rPr>
              <w:b w:val="0"/>
              <w:bCs w:val="0"/>
            </w:rPr>
          </w:rPrChange>
        </w:rPr>
        <w:t xml:space="preserve"> RULES</w:t>
      </w:r>
    </w:p>
    <w:p w14:paraId="5DCF6F3D" w14:textId="77777777" w:rsidR="002920A8" w:rsidRPr="0016765B" w:rsidRDefault="002920A8" w:rsidP="004A3902">
      <w:pPr>
        <w:pStyle w:val="upar1"/>
        <w:rPr>
          <w:rPrChange w:id="9" w:author="BHA Regulatory Affairs Unit" w:date="2026-07-19T13:29:00Z" w16du:dateUtc="2026-07-19T19:29:00Z">
            <w:rPr>
              <w:b/>
              <w:bCs/>
            </w:rPr>
          </w:rPrChange>
        </w:rPr>
      </w:pPr>
      <w:r w:rsidRPr="0016765B">
        <w:rPr>
          <w:rPrChange w:id="10" w:author="BHA Regulatory Affairs Unit" w:date="2026-07-19T13:29:00Z" w16du:dateUtc="2026-07-19T19:29:00Z">
            <w:rPr>
              <w:b/>
              <w:bCs/>
            </w:rPr>
          </w:rPrChange>
        </w:rPr>
        <w:t>2 CCR 502-5</w:t>
      </w:r>
    </w:p>
    <w:p w14:paraId="79EB6706" w14:textId="6647A088" w:rsidR="002920A8" w:rsidRPr="00F60A2A" w:rsidRDefault="002920A8" w:rsidP="004A3902">
      <w:pPr>
        <w:pStyle w:val="Footnote"/>
        <w:rPr>
          <w:sz w:val="24"/>
          <w:szCs w:val="24"/>
          <w:rPrChange w:id="11" w:author="BHA Regulatory Affairs Unit" w:date="2026-07-27T07:58:00Z" w16du:dateUtc="2026-07-27T13:58:00Z">
            <w:rPr>
              <w:rFonts w:cs="Arial"/>
              <w:i/>
            </w:rPr>
          </w:rPrChange>
        </w:rPr>
      </w:pPr>
      <w:r w:rsidRPr="00F60A2A">
        <w:rPr>
          <w:rStyle w:val="Emphasis"/>
          <w:sz w:val="24"/>
          <w:szCs w:val="24"/>
          <w:rPrChange w:id="12" w:author="BHA Regulatory Affairs Unit" w:date="2026-07-27T07:58:00Z" w16du:dateUtc="2026-07-27T13:58:00Z">
            <w:rPr>
              <w:rFonts w:cs="Arial"/>
              <w:i/>
            </w:rPr>
          </w:rPrChange>
        </w:rPr>
        <w:t>[</w:t>
      </w:r>
      <w:r w:rsidR="00F60A2A">
        <w:rPr>
          <w:rStyle w:val="Emphasis"/>
          <w:sz w:val="24"/>
          <w:szCs w:val="24"/>
        </w:rPr>
        <w:t>Drafter’s</w:t>
      </w:r>
      <w:r w:rsidRPr="00F60A2A">
        <w:rPr>
          <w:rStyle w:val="Emphasis"/>
          <w:sz w:val="24"/>
          <w:szCs w:val="24"/>
          <w:rPrChange w:id="13" w:author="BHA Regulatory Affairs Unit" w:date="2026-07-27T07:58:00Z" w16du:dateUtc="2026-07-27T13:58:00Z">
            <w:rPr>
              <w:rFonts w:cs="Arial"/>
              <w:i/>
            </w:rPr>
          </w:rPrChange>
        </w:rPr>
        <w:t xml:space="preserve"> Note</w:t>
      </w:r>
      <w:r w:rsidR="00F60A2A">
        <w:rPr>
          <w:rStyle w:val="Emphasis"/>
          <w:sz w:val="24"/>
          <w:szCs w:val="24"/>
        </w:rPr>
        <w:t>:</w:t>
      </w:r>
      <w:r w:rsidRPr="00F60A2A">
        <w:rPr>
          <w:rStyle w:val="Emphasis"/>
          <w:sz w:val="24"/>
          <w:szCs w:val="24"/>
          <w:rPrChange w:id="14" w:author="BHA Regulatory Affairs Unit" w:date="2026-07-27T07:58:00Z" w16du:dateUtc="2026-07-27T13:58:00Z">
            <w:rPr>
              <w:rFonts w:cs="Arial"/>
              <w:i/>
            </w:rPr>
          </w:rPrChange>
        </w:rPr>
        <w:t xml:space="preserve"> </w:t>
      </w:r>
      <w:r w:rsidR="00F60A2A">
        <w:rPr>
          <w:rStyle w:val="Emphasis"/>
          <w:sz w:val="24"/>
          <w:szCs w:val="24"/>
        </w:rPr>
        <w:t>The following represents proposed changes to establish Commissioner Rules for this 2 CCR 502-5 Volume</w:t>
      </w:r>
      <w:r w:rsidRPr="00F60A2A">
        <w:rPr>
          <w:sz w:val="24"/>
          <w:szCs w:val="24"/>
          <w:rPrChange w:id="15" w:author="BHA Regulatory Affairs Unit" w:date="2026-07-27T07:58:00Z" w16du:dateUtc="2026-07-27T13:58:00Z">
            <w:rPr>
              <w:rFonts w:cs="Arial"/>
              <w:i/>
            </w:rPr>
          </w:rPrChange>
        </w:rPr>
        <w:t>.</w:t>
      </w:r>
      <w:r w:rsidR="00A102BD">
        <w:rPr>
          <w:sz w:val="24"/>
          <w:szCs w:val="24"/>
        </w:rPr>
        <w:t xml:space="preserve"> </w:t>
      </w:r>
      <w:r w:rsidR="00A102BD" w:rsidRPr="00C45233">
        <w:rPr>
          <w:i/>
          <w:iCs/>
          <w:sz w:val="24"/>
          <w:szCs w:val="24"/>
          <w:rPrChange w:id="16" w:author="BHA Regulatory Affairs Unit" w:date="2026-08-27T06:55:00Z" w16du:dateUtc="2026-08-27T12:55:00Z">
            <w:rPr>
              <w:sz w:val="24"/>
              <w:szCs w:val="24"/>
            </w:rPr>
          </w:rPrChange>
        </w:rPr>
        <w:t xml:space="preserve">The proposed effective date for these Rules is December 1, 2026.  This draft is actively undergoing edits due to incorporation of community feedback and legal review.  The version of the </w:t>
      </w:r>
      <w:r w:rsidR="00823AC5">
        <w:rPr>
          <w:i/>
          <w:iCs/>
          <w:sz w:val="24"/>
          <w:szCs w:val="24"/>
        </w:rPr>
        <w:t xml:space="preserve">updated </w:t>
      </w:r>
      <w:r w:rsidR="00A102BD" w:rsidRPr="00C45233">
        <w:rPr>
          <w:i/>
          <w:iCs/>
          <w:sz w:val="24"/>
          <w:szCs w:val="24"/>
          <w:rPrChange w:id="17" w:author="BHA Regulatory Affairs Unit" w:date="2026-08-27T06:55:00Z" w16du:dateUtc="2026-08-27T12:55:00Z">
            <w:rPr>
              <w:sz w:val="24"/>
              <w:szCs w:val="24"/>
            </w:rPr>
          </w:rPrChange>
        </w:rPr>
        <w:t xml:space="preserve">draft presented to Commissioner at hearing on October 20, 2026, will be published at least one week prior to hearing at </w:t>
      </w:r>
      <w:r w:rsidR="00A102BD" w:rsidRPr="00C45233">
        <w:rPr>
          <w:i/>
          <w:iCs/>
          <w:sz w:val="24"/>
          <w:szCs w:val="24"/>
          <w:rPrChange w:id="18" w:author="BHA Regulatory Affairs Unit" w:date="2026-08-27T06:55:00Z" w16du:dateUtc="2026-08-27T12:55:00Z">
            <w:rPr>
              <w:sz w:val="24"/>
              <w:szCs w:val="24"/>
            </w:rPr>
          </w:rPrChange>
        </w:rPr>
        <w:fldChar w:fldCharType="begin"/>
      </w:r>
      <w:r w:rsidR="00A102BD" w:rsidRPr="00C45233">
        <w:rPr>
          <w:i/>
          <w:iCs/>
          <w:sz w:val="24"/>
          <w:szCs w:val="24"/>
          <w:rPrChange w:id="19" w:author="BHA Regulatory Affairs Unit" w:date="2026-08-27T06:55:00Z" w16du:dateUtc="2026-08-27T12:55:00Z">
            <w:rPr>
              <w:sz w:val="24"/>
              <w:szCs w:val="24"/>
            </w:rPr>
          </w:rPrChange>
        </w:rPr>
        <w:instrText>HYPERLINK "https://bha.colorado.gov/for-service-providers/laws-and-rules"</w:instrText>
      </w:r>
      <w:r w:rsidR="00A102BD" w:rsidRPr="000962DF">
        <w:rPr>
          <w:i/>
          <w:iCs/>
          <w:sz w:val="24"/>
          <w:szCs w:val="24"/>
        </w:rPr>
      </w:r>
      <w:r w:rsidR="00A102BD" w:rsidRPr="00C45233">
        <w:rPr>
          <w:i/>
          <w:iCs/>
          <w:sz w:val="24"/>
          <w:szCs w:val="24"/>
          <w:rPrChange w:id="20" w:author="BHA Regulatory Affairs Unit" w:date="2026-08-27T06:55:00Z" w16du:dateUtc="2026-08-27T12:55:00Z">
            <w:rPr>
              <w:sz w:val="24"/>
              <w:szCs w:val="24"/>
            </w:rPr>
          </w:rPrChange>
        </w:rPr>
        <w:fldChar w:fldCharType="separate"/>
      </w:r>
      <w:r w:rsidR="00A102BD" w:rsidRPr="00C45233">
        <w:rPr>
          <w:rStyle w:val="Hyperlink"/>
          <w:i/>
          <w:iCs/>
          <w:sz w:val="24"/>
          <w:szCs w:val="24"/>
          <w:rPrChange w:id="21" w:author="BHA Regulatory Affairs Unit" w:date="2026-08-27T06:55:00Z" w16du:dateUtc="2026-08-27T12:55:00Z">
            <w:rPr>
              <w:rStyle w:val="Hyperlink"/>
              <w:sz w:val="24"/>
              <w:szCs w:val="24"/>
            </w:rPr>
          </w:rPrChange>
        </w:rPr>
        <w:t>https://bha.colorado.gov/for-service-providers/laws-and-rules</w:t>
      </w:r>
      <w:r w:rsidR="00A102BD" w:rsidRPr="00C45233">
        <w:rPr>
          <w:i/>
          <w:iCs/>
          <w:sz w:val="24"/>
          <w:szCs w:val="24"/>
          <w:rPrChange w:id="22" w:author="BHA Regulatory Affairs Unit" w:date="2026-08-27T06:55:00Z" w16du:dateUtc="2026-08-27T12:55:00Z">
            <w:rPr>
              <w:sz w:val="24"/>
              <w:szCs w:val="24"/>
            </w:rPr>
          </w:rPrChange>
        </w:rPr>
        <w:fldChar w:fldCharType="end"/>
      </w:r>
      <w:r w:rsidR="00A102BD" w:rsidRPr="00C45233">
        <w:rPr>
          <w:i/>
          <w:iCs/>
          <w:sz w:val="24"/>
          <w:szCs w:val="24"/>
          <w:rPrChange w:id="23" w:author="BHA Regulatory Affairs Unit" w:date="2026-08-27T06:55:00Z" w16du:dateUtc="2026-08-27T12:55:00Z">
            <w:rPr>
              <w:sz w:val="24"/>
              <w:szCs w:val="24"/>
            </w:rPr>
          </w:rPrChange>
        </w:rPr>
        <w:t>.</w:t>
      </w:r>
      <w:r w:rsidRPr="00C45233">
        <w:rPr>
          <w:i/>
          <w:iCs/>
          <w:sz w:val="24"/>
          <w:szCs w:val="24"/>
          <w:rPrChange w:id="24" w:author="BHA Regulatory Affairs Unit" w:date="2026-08-27T06:55:00Z" w16du:dateUtc="2026-08-27T12:55:00Z">
            <w:rPr>
              <w:rFonts w:cs="Arial"/>
              <w:i/>
            </w:rPr>
          </w:rPrChange>
        </w:rPr>
        <w:t>]</w:t>
      </w:r>
    </w:p>
    <w:p w14:paraId="56DC58A6" w14:textId="176CAB48" w:rsidR="002920A8" w:rsidRPr="004A3902" w:rsidDel="00F2057B" w:rsidRDefault="002920A8" w:rsidP="004A3902">
      <w:pPr>
        <w:pStyle w:val="upar1"/>
        <w:rPr>
          <w:del w:id="25" w:author="BHA Regulatory Affairs Unit" w:date="2026-07-27T07:55:00Z" w16du:dateUtc="2026-07-27T13:55:00Z"/>
        </w:rPr>
      </w:pPr>
      <w:r w:rsidRPr="004A3902">
        <w:t>____________________________________________________________________</w:t>
      </w:r>
      <w:del w:id="26" w:author="BHA Regulatory Affairs Unit" w:date="2026-07-27T07:55:00Z" w16du:dateUtc="2026-07-27T13:55:00Z">
        <w:r w:rsidRPr="004A3902" w:rsidDel="00F2057B">
          <w:delText>__</w:delText>
        </w:r>
      </w:del>
    </w:p>
    <w:p w14:paraId="5E41C1BA" w14:textId="26BB7E93" w:rsidR="002920A8" w:rsidRPr="004A3902" w:rsidDel="00E9552C" w:rsidRDefault="002920A8" w:rsidP="00F2057B">
      <w:pPr>
        <w:pStyle w:val="upar1"/>
        <w:rPr>
          <w:del w:id="27" w:author="BHA Regulatory Affairs Unit" w:date="2026-07-08T11:25:00Z" w16du:dateUtc="2026-07-08T17:25:00Z"/>
        </w:rPr>
      </w:pPr>
      <w:del w:id="28" w:author="BHA Regulatory Affairs Unit" w:date="2026-07-08T11:25:00Z" w16du:dateUtc="2026-07-08T17:25:00Z">
        <w:r w:rsidRPr="004A3902" w:rsidDel="00E9552C">
          <w:delText>Addition of Sections 20.000 through 20.600 were final adoption following publication at the 7/10/2015 Executive Director rule-making session (Rule-making# 15-4-10-1), with an effective date of 9/1/2015. Statement of Basis and Purpose and specific statutory authority for these revisions were incorporated by reference into the rule. These materials are available for review by the public during normal working hours at the Colorado Department of Human Services, Office of Strategic Communications and Legislative Relations, State Board Administration.</w:delText>
        </w:r>
      </w:del>
    </w:p>
    <w:p w14:paraId="1BB1EC37" w14:textId="77B4F19C" w:rsidR="002920A8" w:rsidRPr="004A3902" w:rsidDel="00E9552C" w:rsidRDefault="002920A8" w:rsidP="00F2057B">
      <w:pPr>
        <w:pStyle w:val="upar1"/>
        <w:rPr>
          <w:del w:id="29" w:author="BHA Regulatory Affairs Unit" w:date="2026-07-08T11:25:00Z" w16du:dateUtc="2026-07-08T17:25:00Z"/>
        </w:rPr>
      </w:pPr>
      <w:del w:id="30" w:author="BHA Regulatory Affairs Unit" w:date="2026-07-08T11:25:00Z" w16du:dateUtc="2026-07-08T17:25:00Z">
        <w:r w:rsidRPr="004A3902" w:rsidDel="00E9552C">
          <w:delText>Revisions to Sections 20.000 through 20.500 were final adoption following publication at the 12/4/2015 Executive Director rule-making session (Rule-making# 15-9-1-2), with an effective date of 2/1/2016. Statement of Basis and Purpose and specific statutory authority for these revisions were incorporated by reference into the rule. These materials are available for review by the public during normal working hours at the Colorado Department of Human Services, Office of Strategic Communications and Legislative Relations, State Board Administration.</w:delText>
        </w:r>
      </w:del>
    </w:p>
    <w:p w14:paraId="13BFC630" w14:textId="1CA851A9" w:rsidR="002920A8" w:rsidRPr="004A3902" w:rsidDel="00E9552C" w:rsidRDefault="002920A8">
      <w:pPr>
        <w:pStyle w:val="Title1"/>
        <w:ind w:left="0" w:firstLine="0"/>
        <w:rPr>
          <w:del w:id="31" w:author="BHA Regulatory Affairs Unit" w:date="2026-07-08T11:25:00Z" w16du:dateUtc="2026-07-08T17:25:00Z"/>
        </w:rPr>
        <w:pPrChange w:id="32" w:author="BHA Regulatory Affairs Unit" w:date="2026-07-27T07:55:00Z" w16du:dateUtc="2026-07-27T13:55:00Z">
          <w:pPr>
            <w:pStyle w:val="Title1"/>
          </w:pPr>
        </w:pPrChange>
      </w:pPr>
      <w:commentRangeStart w:id="33"/>
      <w:del w:id="34" w:author="BHA Regulatory Affairs Unit" w:date="2026-07-08T11:25:00Z" w16du:dateUtc="2026-07-08T17:25:00Z">
        <w:r w:rsidRPr="004A3902" w:rsidDel="00E9552C">
          <w:delText>20.</w:delText>
        </w:r>
        <w:r w:rsidR="00C31641" w:rsidRPr="004A3902" w:rsidDel="00E9552C">
          <w:delText>1</w:delText>
        </w:r>
        <w:r w:rsidRPr="004A3902" w:rsidDel="00E9552C">
          <w:delText>00</w:delText>
        </w:r>
        <w:r w:rsidRPr="004A3902" w:rsidDel="00E9552C">
          <w:tab/>
          <w:delText>EXECUTIVE DIRECTOR RULES – THE PROCEDURE FOR AWARDING GAMBLING ADDICTION GRANTS</w:delText>
        </w:r>
      </w:del>
      <w:commentRangeEnd w:id="33"/>
      <w:r w:rsidR="00A37C6D" w:rsidRPr="004A3902">
        <w:rPr>
          <w:rStyle w:val="CommentReference"/>
          <w:sz w:val="24"/>
          <w:szCs w:val="24"/>
        </w:rPr>
        <w:commentReference w:id="33"/>
      </w:r>
    </w:p>
    <w:p w14:paraId="3F22C880" w14:textId="062DF6C4" w:rsidR="002920A8" w:rsidRPr="004A3902" w:rsidDel="00E9552C" w:rsidRDefault="002920A8">
      <w:pPr>
        <w:pStyle w:val="Title2"/>
        <w:ind w:left="0" w:firstLine="0"/>
        <w:rPr>
          <w:del w:id="35" w:author="BHA Regulatory Affairs Unit" w:date="2026-07-08T11:25:00Z" w16du:dateUtc="2026-07-08T17:25:00Z"/>
        </w:rPr>
        <w:pPrChange w:id="36" w:author="BHA Regulatory Affairs Unit" w:date="2026-07-27T07:55:00Z" w16du:dateUtc="2026-07-27T13:55:00Z">
          <w:pPr>
            <w:pStyle w:val="Title2"/>
          </w:pPr>
        </w:pPrChange>
      </w:pPr>
      <w:del w:id="37" w:author="BHA Regulatory Affairs Unit" w:date="2026-07-08T11:25:00Z" w16du:dateUtc="2026-07-08T17:25:00Z">
        <w:r w:rsidRPr="004A3902" w:rsidDel="00E9552C">
          <w:delText>20.100</w:delText>
        </w:r>
        <w:r w:rsidR="00C31641" w:rsidRPr="004A3902" w:rsidDel="00E9552C">
          <w:delText>.1</w:delText>
        </w:r>
        <w:r w:rsidR="00F31473" w:rsidRPr="004A3902" w:rsidDel="00E9552C">
          <w:tab/>
          <w:delText>DEFINITIONS</w:delText>
        </w:r>
      </w:del>
    </w:p>
    <w:p w14:paraId="34729EA8" w14:textId="1BCC424B" w:rsidR="002920A8" w:rsidRPr="004A3902" w:rsidDel="00E9552C" w:rsidRDefault="00636A1A" w:rsidP="00F2057B">
      <w:pPr>
        <w:pStyle w:val="upar1"/>
        <w:rPr>
          <w:del w:id="38" w:author="BHA Regulatory Affairs Unit" w:date="2026-07-08T11:25:00Z" w16du:dateUtc="2026-07-08T17:25:00Z"/>
        </w:rPr>
      </w:pPr>
      <w:del w:id="39" w:author="BHA Regulatory Affairs Unit" w:date="2026-07-08T11:25:00Z" w16du:dateUtc="2026-07-08T17:25:00Z">
        <w:r w:rsidRPr="004A3902" w:rsidDel="00E9552C">
          <w:delText>“</w:delText>
        </w:r>
        <w:r w:rsidR="002920A8" w:rsidRPr="004A3902" w:rsidDel="00E9552C">
          <w:delText>Behavioral Health Professional</w:delText>
        </w:r>
        <w:r w:rsidRPr="004A3902" w:rsidDel="00E9552C">
          <w:delText>”</w:delText>
        </w:r>
        <w:r w:rsidR="002920A8" w:rsidRPr="004A3902" w:rsidDel="00E9552C">
          <w:delText xml:space="preserve"> means a psychologist licensed pursuant to Part 3 of Article 43 of Title 12, C.R.S.; a clinical social worker licensed pursuant to Part 4 of Article 43 of Title 12, C.R.S.; a marriage and family therapist licensed pursuant to Part 5 of Article 43 of Title 12, C.R.S.; a professional counselor licensed pursuant to Part 6 of Article 43 of Title 12, C.R.S.; a social worker licensed pursuant to Part 4 of Article 43 of Title 12, C.R.S.; or an addiction counselor licensed or certified pursuant to Part 8 of Article 43 of Title 12, C.R.S.</w:delText>
        </w:r>
      </w:del>
    </w:p>
    <w:p w14:paraId="2C3D69CD" w14:textId="633881CD" w:rsidR="002920A8" w:rsidRPr="004A3902" w:rsidDel="00E9552C" w:rsidRDefault="00636A1A" w:rsidP="00F2057B">
      <w:pPr>
        <w:pStyle w:val="upar1"/>
        <w:rPr>
          <w:del w:id="40" w:author="BHA Regulatory Affairs Unit" w:date="2026-07-08T11:25:00Z" w16du:dateUtc="2026-07-08T17:25:00Z"/>
        </w:rPr>
      </w:pPr>
      <w:del w:id="41" w:author="BHA Regulatory Affairs Unit" w:date="2026-07-08T11:25:00Z" w16du:dateUtc="2026-07-08T17:25:00Z">
        <w:r w:rsidRPr="004A3902" w:rsidDel="00E9552C">
          <w:delText>“</w:delText>
        </w:r>
        <w:r w:rsidR="002920A8" w:rsidRPr="004A3902" w:rsidDel="00E9552C">
          <w:delText>Entity or Program</w:delText>
        </w:r>
        <w:r w:rsidRPr="004A3902" w:rsidDel="00E9552C">
          <w:delText>”</w:delText>
        </w:r>
        <w:r w:rsidR="002920A8" w:rsidRPr="004A3902" w:rsidDel="00E9552C">
          <w:delText xml:space="preserve"> means any facility, agency, private practice, or individual behavioral health professional that provides gambling addiction counseling services.</w:delText>
        </w:r>
      </w:del>
    </w:p>
    <w:p w14:paraId="4B109DFC" w14:textId="539FAEC7" w:rsidR="002920A8" w:rsidRPr="004A3902" w:rsidDel="00E9552C" w:rsidRDefault="00F31473">
      <w:pPr>
        <w:pStyle w:val="Title3"/>
        <w:ind w:left="0" w:firstLine="0"/>
        <w:rPr>
          <w:del w:id="42" w:author="BHA Regulatory Affairs Unit" w:date="2026-07-08T11:25:00Z" w16du:dateUtc="2026-07-08T17:25:00Z"/>
        </w:rPr>
        <w:pPrChange w:id="43" w:author="BHA Regulatory Affairs Unit" w:date="2026-07-27T07:55:00Z" w16du:dateUtc="2026-07-27T13:55:00Z">
          <w:pPr>
            <w:pStyle w:val="Title3"/>
          </w:pPr>
        </w:pPrChange>
      </w:pPr>
      <w:del w:id="44" w:author="BHA Regulatory Affairs Unit" w:date="2026-07-08T11:25:00Z" w16du:dateUtc="2026-07-08T17:25:00Z">
        <w:r w:rsidRPr="004A3902" w:rsidDel="00E9552C">
          <w:delText>20.100.11</w:delText>
        </w:r>
        <w:r w:rsidR="002920A8" w:rsidRPr="004A3902" w:rsidDel="00E9552C">
          <w:tab/>
          <w:delText>GENERAL PROVISIONS</w:delText>
        </w:r>
      </w:del>
    </w:p>
    <w:p w14:paraId="5789B572" w14:textId="3000FB9C" w:rsidR="002920A8" w:rsidRPr="004A3902" w:rsidDel="00E9552C" w:rsidRDefault="002920A8" w:rsidP="00F2057B">
      <w:pPr>
        <w:pStyle w:val="upar1"/>
        <w:rPr>
          <w:del w:id="45" w:author="BHA Regulatory Affairs Unit" w:date="2026-07-08T11:25:00Z" w16du:dateUtc="2026-07-08T17:25:00Z"/>
        </w:rPr>
      </w:pPr>
      <w:del w:id="46" w:author="BHA Regulatory Affairs Unit" w:date="2026-07-08T11:25:00Z" w16du:dateUtc="2026-07-08T17:25:00Z">
        <w:r w:rsidRPr="004A3902" w:rsidDel="00E9552C">
          <w:delText>Pursuant to Section 12-47.1-701(2)(a)(III), C.R.S., of the moneys transferred to the limited gaming impact account and the gambling addiction account, two percent (2%) shall be used to award grants for the provision of gambling addiction counseling, including prevention and education, to Colorado residents.</w:delText>
        </w:r>
      </w:del>
    </w:p>
    <w:p w14:paraId="5902BBA4" w14:textId="712B22AB" w:rsidR="002920A8" w:rsidRPr="004A3902" w:rsidDel="00E9552C" w:rsidRDefault="002920A8">
      <w:pPr>
        <w:pStyle w:val="Title2"/>
        <w:ind w:left="0" w:firstLine="0"/>
        <w:rPr>
          <w:del w:id="47" w:author="BHA Regulatory Affairs Unit" w:date="2026-07-08T11:25:00Z" w16du:dateUtc="2026-07-08T17:25:00Z"/>
        </w:rPr>
        <w:pPrChange w:id="48" w:author="BHA Regulatory Affairs Unit" w:date="2026-07-27T07:55:00Z" w16du:dateUtc="2026-07-27T13:55:00Z">
          <w:pPr>
            <w:pStyle w:val="Title2"/>
          </w:pPr>
        </w:pPrChange>
      </w:pPr>
      <w:del w:id="49" w:author="BHA Regulatory Affairs Unit" w:date="2026-07-08T11:25:00Z" w16du:dateUtc="2026-07-08T17:25:00Z">
        <w:r w:rsidRPr="004A3902" w:rsidDel="00E9552C">
          <w:delText>20.</w:delText>
        </w:r>
        <w:r w:rsidR="00585A97" w:rsidRPr="004A3902" w:rsidDel="00E9552C">
          <w:delText>100.2</w:delText>
        </w:r>
        <w:r w:rsidRPr="004A3902" w:rsidDel="00E9552C">
          <w:tab/>
          <w:delText>GRANT A</w:delText>
        </w:r>
        <w:r w:rsidR="00F31473" w:rsidRPr="004A3902" w:rsidDel="00E9552C">
          <w:delText>DMINISTRATION</w:delText>
        </w:r>
      </w:del>
    </w:p>
    <w:p w14:paraId="58E56BA0" w14:textId="1EDDF23C" w:rsidR="002920A8" w:rsidRPr="004A3902" w:rsidDel="00E9552C" w:rsidRDefault="002920A8">
      <w:pPr>
        <w:pStyle w:val="par1"/>
        <w:ind w:left="0" w:firstLine="0"/>
        <w:rPr>
          <w:del w:id="50" w:author="BHA Regulatory Affairs Unit" w:date="2026-07-08T11:25:00Z" w16du:dateUtc="2026-07-08T17:25:00Z"/>
        </w:rPr>
        <w:pPrChange w:id="51" w:author="BHA Regulatory Affairs Unit" w:date="2026-07-27T07:55:00Z" w16du:dateUtc="2026-07-27T13:55:00Z">
          <w:pPr>
            <w:pStyle w:val="par1"/>
          </w:pPr>
        </w:pPrChange>
      </w:pPr>
      <w:del w:id="52" w:author="BHA Regulatory Affairs Unit" w:date="2026-07-08T11:25:00Z" w16du:dateUtc="2026-07-08T17:25:00Z">
        <w:r w:rsidRPr="004A3902" w:rsidDel="00E9552C">
          <w:delText>A.</w:delText>
        </w:r>
        <w:r w:rsidRPr="004A3902" w:rsidDel="00E9552C">
          <w:tab/>
          <w:delText>Eighty-five percent (85%) of the moneys in the gambling addiction account must be awarded, as Gambling Addiction Counseling Grants, to provide direct gambling addiction counseling services.</w:delText>
        </w:r>
      </w:del>
    </w:p>
    <w:p w14:paraId="745ECC49" w14:textId="43A2A1DE" w:rsidR="002920A8" w:rsidRPr="004A3902" w:rsidDel="00E9552C" w:rsidRDefault="002920A8">
      <w:pPr>
        <w:pStyle w:val="par1"/>
        <w:ind w:left="0" w:firstLine="0"/>
        <w:rPr>
          <w:del w:id="53" w:author="BHA Regulatory Affairs Unit" w:date="2026-07-08T11:25:00Z" w16du:dateUtc="2026-07-08T17:25:00Z"/>
        </w:rPr>
        <w:pPrChange w:id="54" w:author="BHA Regulatory Affairs Unit" w:date="2026-07-27T07:55:00Z" w16du:dateUtc="2026-07-27T13:55:00Z">
          <w:pPr>
            <w:pStyle w:val="par1"/>
          </w:pPr>
        </w:pPrChange>
      </w:pPr>
      <w:del w:id="55" w:author="BHA Regulatory Affairs Unit" w:date="2026-07-08T11:25:00Z" w16du:dateUtc="2026-07-08T17:25:00Z">
        <w:r w:rsidRPr="004A3902" w:rsidDel="00E9552C">
          <w:delText>B.</w:delText>
        </w:r>
        <w:r w:rsidRPr="004A3902" w:rsidDel="00E9552C">
          <w:tab/>
          <w:delText>Ten percent (10%) of the moneys in the gambling addiction account must address prevention and education. This will be done by awarding Gambling Addiction Training Grants.</w:delText>
        </w:r>
      </w:del>
    </w:p>
    <w:p w14:paraId="73D013B0" w14:textId="512892B8" w:rsidR="002920A8" w:rsidRPr="004A3902" w:rsidDel="00E9552C" w:rsidRDefault="002920A8">
      <w:pPr>
        <w:pStyle w:val="par1"/>
        <w:ind w:left="0" w:firstLine="0"/>
        <w:rPr>
          <w:del w:id="56" w:author="BHA Regulatory Affairs Unit" w:date="2026-07-08T11:25:00Z" w16du:dateUtc="2026-07-08T17:25:00Z"/>
        </w:rPr>
        <w:pPrChange w:id="57" w:author="BHA Regulatory Affairs Unit" w:date="2026-07-27T07:55:00Z" w16du:dateUtc="2026-07-27T13:55:00Z">
          <w:pPr>
            <w:pStyle w:val="par1"/>
          </w:pPr>
        </w:pPrChange>
      </w:pPr>
      <w:del w:id="58" w:author="BHA Regulatory Affairs Unit" w:date="2026-07-08T11:25:00Z" w16du:dateUtc="2026-07-08T17:25:00Z">
        <w:r w:rsidRPr="004A3902" w:rsidDel="00E9552C">
          <w:delText>C.</w:delText>
        </w:r>
        <w:r w:rsidRPr="004A3902" w:rsidDel="00E9552C">
          <w:tab/>
          <w:delText>Five percent (5%) of the moneys in the gambling addiction account may be used by the Colorado Department of Human Services to cover the direct and indirect cost of administering the grant program.</w:delText>
        </w:r>
      </w:del>
    </w:p>
    <w:p w14:paraId="10903ADB" w14:textId="275D1FAD" w:rsidR="002920A8" w:rsidRPr="004A3902" w:rsidDel="00E9552C" w:rsidRDefault="002920A8">
      <w:pPr>
        <w:pStyle w:val="Title2"/>
        <w:ind w:left="0" w:firstLine="0"/>
        <w:rPr>
          <w:del w:id="59" w:author="BHA Regulatory Affairs Unit" w:date="2026-07-08T11:25:00Z" w16du:dateUtc="2026-07-08T17:25:00Z"/>
        </w:rPr>
        <w:pPrChange w:id="60" w:author="BHA Regulatory Affairs Unit" w:date="2026-07-27T07:55:00Z" w16du:dateUtc="2026-07-27T13:55:00Z">
          <w:pPr>
            <w:pStyle w:val="Title2"/>
          </w:pPr>
        </w:pPrChange>
      </w:pPr>
      <w:del w:id="61" w:author="BHA Regulatory Affairs Unit" w:date="2026-07-08T11:25:00Z" w16du:dateUtc="2026-07-08T17:25:00Z">
        <w:r w:rsidRPr="004A3902" w:rsidDel="00E9552C">
          <w:delText>20.</w:delText>
        </w:r>
        <w:r w:rsidR="007C05BF" w:rsidRPr="004A3902" w:rsidDel="00E9552C">
          <w:delText>100.3</w:delText>
        </w:r>
        <w:r w:rsidRPr="004A3902" w:rsidDel="00E9552C">
          <w:tab/>
          <w:delText>GAMBLING ADDICTION COUNSELING G</w:delText>
        </w:r>
        <w:r w:rsidR="00F31473" w:rsidRPr="004A3902" w:rsidDel="00E9552C">
          <w:delText>RANT CRITERIA</w:delText>
        </w:r>
      </w:del>
    </w:p>
    <w:p w14:paraId="082E970A" w14:textId="3A94F562" w:rsidR="002920A8" w:rsidRPr="004A3902" w:rsidDel="00E9552C" w:rsidRDefault="002920A8">
      <w:pPr>
        <w:pStyle w:val="par1"/>
        <w:ind w:left="0" w:firstLine="0"/>
        <w:rPr>
          <w:del w:id="62" w:author="BHA Regulatory Affairs Unit" w:date="2026-07-08T11:25:00Z" w16du:dateUtc="2026-07-08T17:25:00Z"/>
        </w:rPr>
        <w:pPrChange w:id="63" w:author="BHA Regulatory Affairs Unit" w:date="2026-07-27T07:55:00Z" w16du:dateUtc="2026-07-27T13:55:00Z">
          <w:pPr>
            <w:pStyle w:val="par1"/>
          </w:pPr>
        </w:pPrChange>
      </w:pPr>
      <w:del w:id="64" w:author="BHA Regulatory Affairs Unit" w:date="2026-07-08T11:25:00Z" w16du:dateUtc="2026-07-08T17:25:00Z">
        <w:r w:rsidRPr="004A3902" w:rsidDel="00E9552C">
          <w:delText>A.</w:delText>
        </w:r>
        <w:r w:rsidRPr="004A3902" w:rsidDel="00E9552C">
          <w:tab/>
          <w:delText>Gambling Addiction Counseling Grant Awards</w:delText>
        </w:r>
      </w:del>
    </w:p>
    <w:p w14:paraId="7E6505F0" w14:textId="7F9679A7" w:rsidR="002920A8" w:rsidRPr="004A3902" w:rsidDel="00E9552C" w:rsidRDefault="002920A8">
      <w:pPr>
        <w:pStyle w:val="upar2"/>
        <w:ind w:left="0"/>
        <w:rPr>
          <w:del w:id="65" w:author="BHA Regulatory Affairs Unit" w:date="2026-07-08T11:25:00Z" w16du:dateUtc="2026-07-08T17:25:00Z"/>
        </w:rPr>
        <w:pPrChange w:id="66" w:author="BHA Regulatory Affairs Unit" w:date="2026-07-27T07:55:00Z" w16du:dateUtc="2026-07-27T13:55:00Z">
          <w:pPr>
            <w:pStyle w:val="upar2"/>
          </w:pPr>
        </w:pPrChange>
      </w:pPr>
      <w:del w:id="67" w:author="BHA Regulatory Affairs Unit" w:date="2026-07-08T11:25:00Z" w16du:dateUtc="2026-07-08T17:25:00Z">
        <w:r w:rsidRPr="004A3902" w:rsidDel="00E9552C">
          <w:delText>Gambling Addiction Counseling Grants must be awarded to entities or programs that:</w:delText>
        </w:r>
      </w:del>
    </w:p>
    <w:p w14:paraId="04A1C7F2" w14:textId="4AC5FFB1" w:rsidR="002920A8" w:rsidRPr="004A3902" w:rsidDel="00E9552C" w:rsidRDefault="002920A8">
      <w:pPr>
        <w:pStyle w:val="par2"/>
        <w:ind w:left="0" w:firstLine="0"/>
        <w:rPr>
          <w:del w:id="68" w:author="BHA Regulatory Affairs Unit" w:date="2026-07-08T11:25:00Z" w16du:dateUtc="2026-07-08T17:25:00Z"/>
        </w:rPr>
        <w:pPrChange w:id="69" w:author="BHA Regulatory Affairs Unit" w:date="2026-07-27T07:55:00Z" w16du:dateUtc="2026-07-27T13:55:00Z">
          <w:pPr>
            <w:pStyle w:val="par2"/>
          </w:pPr>
        </w:pPrChange>
      </w:pPr>
      <w:del w:id="70" w:author="BHA Regulatory Affairs Unit" w:date="2026-07-08T11:25:00Z" w16du:dateUtc="2026-07-08T17:25:00Z">
        <w:r w:rsidRPr="004A3902" w:rsidDel="00E9552C">
          <w:delText>1.</w:delText>
        </w:r>
        <w:r w:rsidRPr="004A3902" w:rsidDel="00E9552C">
          <w:tab/>
          <w:delText>Are state or local public or private; and,</w:delText>
        </w:r>
      </w:del>
    </w:p>
    <w:p w14:paraId="4D8036DA" w14:textId="28EF053D" w:rsidR="002920A8" w:rsidRPr="004A3902" w:rsidDel="00E9552C" w:rsidRDefault="002920A8">
      <w:pPr>
        <w:pStyle w:val="par2"/>
        <w:ind w:left="0" w:firstLine="0"/>
        <w:rPr>
          <w:del w:id="71" w:author="BHA Regulatory Affairs Unit" w:date="2026-07-08T11:25:00Z" w16du:dateUtc="2026-07-08T17:25:00Z"/>
        </w:rPr>
        <w:pPrChange w:id="72" w:author="BHA Regulatory Affairs Unit" w:date="2026-07-27T07:55:00Z" w16du:dateUtc="2026-07-27T13:55:00Z">
          <w:pPr>
            <w:pStyle w:val="par2"/>
          </w:pPr>
        </w:pPrChange>
      </w:pPr>
      <w:del w:id="73" w:author="BHA Regulatory Affairs Unit" w:date="2026-07-08T11:25:00Z" w16du:dateUtc="2026-07-08T17:25:00Z">
        <w:r w:rsidRPr="004A3902" w:rsidDel="00E9552C">
          <w:delText>2.</w:delText>
        </w:r>
        <w:r w:rsidRPr="004A3902" w:rsidDel="00E9552C">
          <w:tab/>
          <w:delText>Are in good standing with their licensing agency; and,</w:delText>
        </w:r>
      </w:del>
    </w:p>
    <w:p w14:paraId="4AC51BEA" w14:textId="74A8CA20" w:rsidR="002920A8" w:rsidRPr="004A3902" w:rsidDel="00E9552C" w:rsidRDefault="002920A8">
      <w:pPr>
        <w:pStyle w:val="par2"/>
        <w:ind w:left="0" w:firstLine="0"/>
        <w:rPr>
          <w:del w:id="74" w:author="BHA Regulatory Affairs Unit" w:date="2026-07-08T11:25:00Z" w16du:dateUtc="2026-07-08T17:25:00Z"/>
        </w:rPr>
        <w:pPrChange w:id="75" w:author="BHA Regulatory Affairs Unit" w:date="2026-07-27T07:55:00Z" w16du:dateUtc="2026-07-27T13:55:00Z">
          <w:pPr>
            <w:pStyle w:val="par2"/>
          </w:pPr>
        </w:pPrChange>
      </w:pPr>
      <w:del w:id="76" w:author="BHA Regulatory Affairs Unit" w:date="2026-07-08T11:25:00Z" w16du:dateUtc="2026-07-08T17:25:00Z">
        <w:r w:rsidRPr="004A3902" w:rsidDel="00E9552C">
          <w:delText>3.</w:delText>
        </w:r>
        <w:r w:rsidRPr="004A3902" w:rsidDel="00E9552C">
          <w:tab/>
          <w:delText>Provide direct gambling addiction counseling services to Colorado residents; and,</w:delText>
        </w:r>
      </w:del>
    </w:p>
    <w:p w14:paraId="06CCCE3B" w14:textId="0A5F2D15" w:rsidR="002920A8" w:rsidRPr="004A3902" w:rsidDel="00E9552C" w:rsidRDefault="002920A8">
      <w:pPr>
        <w:pStyle w:val="par2"/>
        <w:ind w:left="0" w:firstLine="0"/>
        <w:rPr>
          <w:del w:id="77" w:author="BHA Regulatory Affairs Unit" w:date="2026-07-08T11:25:00Z" w16du:dateUtc="2026-07-08T17:25:00Z"/>
        </w:rPr>
        <w:pPrChange w:id="78" w:author="BHA Regulatory Affairs Unit" w:date="2026-07-27T07:55:00Z" w16du:dateUtc="2026-07-27T13:55:00Z">
          <w:pPr>
            <w:pStyle w:val="par2"/>
          </w:pPr>
        </w:pPrChange>
      </w:pPr>
      <w:del w:id="79" w:author="BHA Regulatory Affairs Unit" w:date="2026-07-08T11:25:00Z" w16du:dateUtc="2026-07-08T17:25:00Z">
        <w:r w:rsidRPr="004A3902" w:rsidDel="00E9552C">
          <w:delText>4.</w:delText>
        </w:r>
        <w:r w:rsidRPr="004A3902" w:rsidDel="00E9552C">
          <w:tab/>
          <w:delText>Employ or are seeking to employ behavioral health professionals who are nationally certified Gambling Counselors to provide the gambling addiction counseling services.</w:delText>
        </w:r>
      </w:del>
    </w:p>
    <w:p w14:paraId="7A106853" w14:textId="0051310F" w:rsidR="002920A8" w:rsidRPr="004A3902" w:rsidDel="00E9552C" w:rsidRDefault="002920A8">
      <w:pPr>
        <w:pStyle w:val="upar3"/>
        <w:ind w:left="0"/>
        <w:rPr>
          <w:del w:id="80" w:author="BHA Regulatory Affairs Unit" w:date="2026-07-08T11:25:00Z" w16du:dateUtc="2026-07-08T17:25:00Z"/>
        </w:rPr>
        <w:pPrChange w:id="81" w:author="BHA Regulatory Affairs Unit" w:date="2026-07-27T07:55:00Z" w16du:dateUtc="2026-07-27T13:55:00Z">
          <w:pPr>
            <w:pStyle w:val="upar3"/>
          </w:pPr>
        </w:pPrChange>
      </w:pPr>
      <w:del w:id="82" w:author="BHA Regulatory Affairs Unit" w:date="2026-07-08T11:25:00Z" w16du:dateUtc="2026-07-08T17:25:00Z">
        <w:r w:rsidRPr="004A3902" w:rsidDel="00E9552C">
          <w:delText>Behavioral health professionals providing the gambling addiction counseling services must be in good standing with the Colorado Department of Regulatory Agencies (DORA).</w:delText>
        </w:r>
      </w:del>
    </w:p>
    <w:p w14:paraId="627F2F83" w14:textId="45D3C94A" w:rsidR="002920A8" w:rsidRPr="004A3902" w:rsidDel="00E9552C" w:rsidRDefault="002920A8">
      <w:pPr>
        <w:pStyle w:val="par1"/>
        <w:ind w:left="0" w:firstLine="0"/>
        <w:rPr>
          <w:del w:id="83" w:author="BHA Regulatory Affairs Unit" w:date="2026-07-08T11:25:00Z" w16du:dateUtc="2026-07-08T17:25:00Z"/>
        </w:rPr>
        <w:pPrChange w:id="84" w:author="BHA Regulatory Affairs Unit" w:date="2026-07-27T07:55:00Z" w16du:dateUtc="2026-07-27T13:55:00Z">
          <w:pPr>
            <w:pStyle w:val="par1"/>
          </w:pPr>
        </w:pPrChange>
      </w:pPr>
      <w:del w:id="85" w:author="BHA Regulatory Affairs Unit" w:date="2026-07-08T11:25:00Z" w16du:dateUtc="2026-07-08T17:25:00Z">
        <w:r w:rsidRPr="004A3902" w:rsidDel="00E9552C">
          <w:delText>B.</w:delText>
        </w:r>
        <w:r w:rsidRPr="004A3902" w:rsidDel="00E9552C">
          <w:tab/>
          <w:delText>Gambling Addiction Counseling Grant Application Procedure</w:delText>
        </w:r>
      </w:del>
    </w:p>
    <w:p w14:paraId="444E9C11" w14:textId="68DE089A" w:rsidR="002920A8" w:rsidRPr="004A3902" w:rsidDel="00E9552C" w:rsidRDefault="002920A8">
      <w:pPr>
        <w:pStyle w:val="par2"/>
        <w:ind w:left="0" w:firstLine="0"/>
        <w:rPr>
          <w:del w:id="86" w:author="BHA Regulatory Affairs Unit" w:date="2026-07-08T11:25:00Z" w16du:dateUtc="2026-07-08T17:25:00Z"/>
        </w:rPr>
        <w:pPrChange w:id="87" w:author="BHA Regulatory Affairs Unit" w:date="2026-07-27T07:55:00Z" w16du:dateUtc="2026-07-27T13:55:00Z">
          <w:pPr>
            <w:pStyle w:val="par2"/>
          </w:pPr>
        </w:pPrChange>
      </w:pPr>
      <w:del w:id="88" w:author="BHA Regulatory Affairs Unit" w:date="2026-07-08T11:25:00Z" w16du:dateUtc="2026-07-08T17:25:00Z">
        <w:r w:rsidRPr="004A3902" w:rsidDel="00E9552C">
          <w:delText>1.</w:delText>
        </w:r>
        <w:r w:rsidRPr="004A3902" w:rsidDel="00E9552C">
          <w:tab/>
          <w:delText>Gambling Addiction Counseling Grant Applications</w:delText>
        </w:r>
      </w:del>
    </w:p>
    <w:p w14:paraId="16C60C19" w14:textId="28FCF9AD" w:rsidR="002920A8" w:rsidRPr="004A3902" w:rsidDel="00E9552C" w:rsidRDefault="002920A8">
      <w:pPr>
        <w:pStyle w:val="upar3"/>
        <w:ind w:left="0"/>
        <w:rPr>
          <w:del w:id="89" w:author="BHA Regulatory Affairs Unit" w:date="2026-07-08T11:25:00Z" w16du:dateUtc="2026-07-08T17:25:00Z"/>
        </w:rPr>
        <w:pPrChange w:id="90" w:author="BHA Regulatory Affairs Unit" w:date="2026-07-27T07:55:00Z" w16du:dateUtc="2026-07-27T13:55:00Z">
          <w:pPr>
            <w:pStyle w:val="upar3"/>
          </w:pPr>
        </w:pPrChange>
      </w:pPr>
      <w:del w:id="91" w:author="BHA Regulatory Affairs Unit" w:date="2026-07-08T11:25:00Z" w16du:dateUtc="2026-07-08T17:25:00Z">
        <w:r w:rsidRPr="004A3902" w:rsidDel="00E9552C">
          <w:delText>Information on where to apply for a Gambling Addiction Counseling Grant will be posted on the Office of Behavioral Health website.</w:delText>
        </w:r>
      </w:del>
    </w:p>
    <w:p w14:paraId="46CADF57" w14:textId="0C0333BF" w:rsidR="002920A8" w:rsidRPr="004A3902" w:rsidDel="00E9552C" w:rsidRDefault="002920A8">
      <w:pPr>
        <w:pStyle w:val="par2"/>
        <w:ind w:left="0" w:firstLine="0"/>
        <w:rPr>
          <w:del w:id="92" w:author="BHA Regulatory Affairs Unit" w:date="2026-07-08T11:25:00Z" w16du:dateUtc="2026-07-08T17:25:00Z"/>
        </w:rPr>
        <w:pPrChange w:id="93" w:author="BHA Regulatory Affairs Unit" w:date="2026-07-27T07:55:00Z" w16du:dateUtc="2026-07-27T13:55:00Z">
          <w:pPr>
            <w:pStyle w:val="par2"/>
          </w:pPr>
        </w:pPrChange>
      </w:pPr>
      <w:del w:id="94" w:author="BHA Regulatory Affairs Unit" w:date="2026-07-08T11:25:00Z" w16du:dateUtc="2026-07-08T17:25:00Z">
        <w:r w:rsidRPr="004A3902" w:rsidDel="00E9552C">
          <w:delText>2.</w:delText>
        </w:r>
        <w:r w:rsidRPr="004A3902" w:rsidDel="00E9552C">
          <w:tab/>
          <w:delText>Gambling Addiction Counseling Grant Application Contents</w:delText>
        </w:r>
      </w:del>
    </w:p>
    <w:p w14:paraId="6FE6F8A6" w14:textId="71E4EE51" w:rsidR="002920A8" w:rsidRPr="004A3902" w:rsidDel="00E9552C" w:rsidRDefault="002920A8">
      <w:pPr>
        <w:pStyle w:val="upar3"/>
        <w:ind w:left="0"/>
        <w:rPr>
          <w:del w:id="95" w:author="BHA Regulatory Affairs Unit" w:date="2026-07-08T11:25:00Z" w16du:dateUtc="2026-07-08T17:25:00Z"/>
        </w:rPr>
        <w:pPrChange w:id="96" w:author="BHA Regulatory Affairs Unit" w:date="2026-07-27T07:55:00Z" w16du:dateUtc="2026-07-27T13:55:00Z">
          <w:pPr>
            <w:pStyle w:val="upar3"/>
          </w:pPr>
        </w:pPrChange>
      </w:pPr>
      <w:del w:id="97" w:author="BHA Regulatory Affairs Unit" w:date="2026-07-08T11:25:00Z" w16du:dateUtc="2026-07-08T17:25:00Z">
        <w:r w:rsidRPr="004A3902" w:rsidDel="00E9552C">
          <w:delText>Applications for a Gambling Addiction Counseling Grant must include, but not be limited to, the following information:</w:delText>
        </w:r>
      </w:del>
    </w:p>
    <w:p w14:paraId="0ADDF5AA" w14:textId="11C10CA0" w:rsidR="002920A8" w:rsidRPr="004A3902" w:rsidDel="00E9552C" w:rsidRDefault="002920A8">
      <w:pPr>
        <w:pStyle w:val="par3"/>
        <w:ind w:left="0" w:firstLine="0"/>
        <w:rPr>
          <w:del w:id="98" w:author="BHA Regulatory Affairs Unit" w:date="2026-07-08T11:25:00Z" w16du:dateUtc="2026-07-08T17:25:00Z"/>
        </w:rPr>
        <w:pPrChange w:id="99" w:author="BHA Regulatory Affairs Unit" w:date="2026-07-27T07:55:00Z" w16du:dateUtc="2026-07-27T13:55:00Z">
          <w:pPr>
            <w:pStyle w:val="par3"/>
          </w:pPr>
        </w:pPrChange>
      </w:pPr>
      <w:del w:id="100" w:author="BHA Regulatory Affairs Unit" w:date="2026-07-08T11:25:00Z" w16du:dateUtc="2026-07-08T17:25:00Z">
        <w:r w:rsidRPr="004A3902" w:rsidDel="00E9552C">
          <w:delText>a.</w:delText>
        </w:r>
        <w:r w:rsidRPr="004A3902" w:rsidDel="00E9552C">
          <w:tab/>
          <w:delText>Proof that the criteria in Section</w:delText>
        </w:r>
        <w:r w:rsidR="007C05BF" w:rsidRPr="004A3902" w:rsidDel="00E9552C">
          <w:delText xml:space="preserve"> 20.100.3</w:delText>
        </w:r>
        <w:r w:rsidRPr="004A3902" w:rsidDel="00E9552C">
          <w:delText>, A, is met; and,</w:delText>
        </w:r>
      </w:del>
    </w:p>
    <w:p w14:paraId="002629E4" w14:textId="360E0628" w:rsidR="002920A8" w:rsidRPr="004A3902" w:rsidDel="00E9552C" w:rsidRDefault="002920A8">
      <w:pPr>
        <w:pStyle w:val="par3"/>
        <w:ind w:left="0" w:firstLine="0"/>
        <w:rPr>
          <w:del w:id="101" w:author="BHA Regulatory Affairs Unit" w:date="2026-07-08T11:25:00Z" w16du:dateUtc="2026-07-08T17:25:00Z"/>
        </w:rPr>
        <w:pPrChange w:id="102" w:author="BHA Regulatory Affairs Unit" w:date="2026-07-27T07:55:00Z" w16du:dateUtc="2026-07-27T13:55:00Z">
          <w:pPr>
            <w:pStyle w:val="par3"/>
          </w:pPr>
        </w:pPrChange>
      </w:pPr>
      <w:del w:id="103" w:author="BHA Regulatory Affairs Unit" w:date="2026-07-08T11:25:00Z" w16du:dateUtc="2026-07-08T17:25:00Z">
        <w:r w:rsidRPr="004A3902" w:rsidDel="00E9552C">
          <w:delText>b.</w:delText>
        </w:r>
        <w:r w:rsidRPr="004A3902" w:rsidDel="00E9552C">
          <w:tab/>
          <w:delText>The amount of moneys being requested to provide gambling addiction counseling services.</w:delText>
        </w:r>
      </w:del>
    </w:p>
    <w:p w14:paraId="5321CCF8" w14:textId="530EF091" w:rsidR="002920A8" w:rsidRPr="004A3902" w:rsidDel="00E9552C" w:rsidRDefault="002920A8">
      <w:pPr>
        <w:pStyle w:val="par2"/>
        <w:ind w:left="0" w:firstLine="0"/>
        <w:rPr>
          <w:del w:id="104" w:author="BHA Regulatory Affairs Unit" w:date="2026-07-08T11:25:00Z" w16du:dateUtc="2026-07-08T17:25:00Z"/>
        </w:rPr>
        <w:pPrChange w:id="105" w:author="BHA Regulatory Affairs Unit" w:date="2026-07-27T07:55:00Z" w16du:dateUtc="2026-07-27T13:55:00Z">
          <w:pPr>
            <w:pStyle w:val="par2"/>
          </w:pPr>
        </w:pPrChange>
      </w:pPr>
      <w:del w:id="106" w:author="BHA Regulatory Affairs Unit" w:date="2026-07-08T11:25:00Z" w16du:dateUtc="2026-07-08T17:25:00Z">
        <w:r w:rsidRPr="004A3902" w:rsidDel="00E9552C">
          <w:delText>3.</w:delText>
        </w:r>
        <w:r w:rsidRPr="004A3902" w:rsidDel="00E9552C">
          <w:tab/>
          <w:delText>Timelines for Gambling Addiction Counseling Grant Application</w:delText>
        </w:r>
      </w:del>
    </w:p>
    <w:p w14:paraId="52C12853" w14:textId="7F2FC1D0" w:rsidR="002920A8" w:rsidRPr="004A3902" w:rsidDel="00E9552C" w:rsidRDefault="002920A8">
      <w:pPr>
        <w:pStyle w:val="upar3"/>
        <w:ind w:left="0"/>
        <w:rPr>
          <w:del w:id="107" w:author="BHA Regulatory Affairs Unit" w:date="2026-07-08T11:25:00Z" w16du:dateUtc="2026-07-08T17:25:00Z"/>
        </w:rPr>
        <w:pPrChange w:id="108" w:author="BHA Regulatory Affairs Unit" w:date="2026-07-27T07:55:00Z" w16du:dateUtc="2026-07-27T13:55:00Z">
          <w:pPr>
            <w:pStyle w:val="upar3"/>
          </w:pPr>
        </w:pPrChange>
      </w:pPr>
      <w:del w:id="109" w:author="BHA Regulatory Affairs Unit" w:date="2026-07-08T11:25:00Z" w16du:dateUtc="2026-07-08T17:25:00Z">
        <w:r w:rsidRPr="004A3902" w:rsidDel="00E9552C">
          <w:delText>Gambling Addiction Counseling Grant applications may be solicited on dates determined by the Office of Behavioral Health.</w:delText>
        </w:r>
      </w:del>
    </w:p>
    <w:p w14:paraId="5734E566" w14:textId="1ED50AFC" w:rsidR="002920A8" w:rsidRPr="004A3902" w:rsidDel="00E9552C" w:rsidRDefault="002920A8">
      <w:pPr>
        <w:pStyle w:val="Title3"/>
        <w:ind w:left="0" w:firstLine="0"/>
        <w:rPr>
          <w:del w:id="110" w:author="BHA Regulatory Affairs Unit" w:date="2026-07-08T11:25:00Z" w16du:dateUtc="2026-07-08T17:25:00Z"/>
        </w:rPr>
        <w:pPrChange w:id="111" w:author="BHA Regulatory Affairs Unit" w:date="2026-07-27T07:55:00Z" w16du:dateUtc="2026-07-27T13:55:00Z">
          <w:pPr>
            <w:pStyle w:val="Title3"/>
          </w:pPr>
        </w:pPrChange>
      </w:pPr>
      <w:del w:id="112" w:author="BHA Regulatory Affairs Unit" w:date="2026-07-08T11:25:00Z" w16du:dateUtc="2026-07-08T17:25:00Z">
        <w:r w:rsidRPr="004A3902" w:rsidDel="00E9552C">
          <w:delText>20.</w:delText>
        </w:r>
        <w:r w:rsidR="001D2741" w:rsidRPr="004A3902" w:rsidDel="00E9552C">
          <w:delText>100.</w:delText>
        </w:r>
        <w:r w:rsidRPr="004A3902" w:rsidDel="00E9552C">
          <w:delText>31</w:delText>
        </w:r>
        <w:r w:rsidRPr="004A3902" w:rsidDel="00E9552C">
          <w:tab/>
          <w:delText>AWARDING GAMBLING ADDICTION COUN</w:delText>
        </w:r>
        <w:r w:rsidR="00F31473" w:rsidRPr="004A3902" w:rsidDel="00E9552C">
          <w:delText>SELING GRANTS</w:delText>
        </w:r>
      </w:del>
    </w:p>
    <w:p w14:paraId="23514D74" w14:textId="6E132250" w:rsidR="002920A8" w:rsidRPr="004A3902" w:rsidDel="00E9552C" w:rsidRDefault="002920A8" w:rsidP="00F2057B">
      <w:pPr>
        <w:pStyle w:val="upar1"/>
        <w:rPr>
          <w:del w:id="113" w:author="BHA Regulatory Affairs Unit" w:date="2026-07-08T11:25:00Z" w16du:dateUtc="2026-07-08T17:25:00Z"/>
        </w:rPr>
      </w:pPr>
      <w:del w:id="114" w:author="BHA Regulatory Affairs Unit" w:date="2026-07-08T11:25:00Z" w16du:dateUtc="2026-07-08T17:25:00Z">
        <w:r w:rsidRPr="004A3902" w:rsidDel="00E9552C">
          <w:delText>Subject to available funds, the Office of Behavioral Health will award Gambling Addiction Counseling Grants in accordance with the Colorado Procurement Code, Articles 101 through 112 of Title 24, C. R. S.</w:delText>
        </w:r>
      </w:del>
    </w:p>
    <w:p w14:paraId="011514FD" w14:textId="59E5FA41" w:rsidR="002920A8" w:rsidRPr="004A3902" w:rsidDel="00E9552C" w:rsidRDefault="002920A8">
      <w:pPr>
        <w:pStyle w:val="Title3"/>
        <w:ind w:left="0" w:firstLine="0"/>
        <w:rPr>
          <w:del w:id="115" w:author="BHA Regulatory Affairs Unit" w:date="2026-07-08T11:25:00Z" w16du:dateUtc="2026-07-08T17:25:00Z"/>
        </w:rPr>
        <w:pPrChange w:id="116" w:author="BHA Regulatory Affairs Unit" w:date="2026-07-27T07:55:00Z" w16du:dateUtc="2026-07-27T13:55:00Z">
          <w:pPr>
            <w:pStyle w:val="Title3"/>
          </w:pPr>
        </w:pPrChange>
      </w:pPr>
      <w:del w:id="117" w:author="BHA Regulatory Affairs Unit" w:date="2026-07-08T11:25:00Z" w16du:dateUtc="2026-07-08T17:25:00Z">
        <w:r w:rsidRPr="004A3902" w:rsidDel="00E9552C">
          <w:delText>20.</w:delText>
        </w:r>
        <w:r w:rsidR="001D2741" w:rsidRPr="004A3902" w:rsidDel="00E9552C">
          <w:delText>100.</w:delText>
        </w:r>
        <w:r w:rsidRPr="004A3902" w:rsidDel="00E9552C">
          <w:delText>32</w:delText>
        </w:r>
        <w:r w:rsidRPr="004A3902" w:rsidDel="00E9552C">
          <w:tab/>
          <w:delText>GAMBLING ADDICTION COUNSELING GRANT AWARDEE DATA REPO</w:delText>
        </w:r>
        <w:r w:rsidR="00F31473" w:rsidRPr="004A3902" w:rsidDel="00E9552C">
          <w:delText>RTING REQUIREMENTS</w:delText>
        </w:r>
      </w:del>
    </w:p>
    <w:p w14:paraId="20D2EA14" w14:textId="66BE6BFF" w:rsidR="002920A8" w:rsidRPr="004A3902" w:rsidDel="00E9552C" w:rsidRDefault="002920A8" w:rsidP="00F2057B">
      <w:pPr>
        <w:pStyle w:val="upar1"/>
        <w:rPr>
          <w:del w:id="118" w:author="BHA Regulatory Affairs Unit" w:date="2026-07-08T11:25:00Z" w16du:dateUtc="2026-07-08T17:25:00Z"/>
        </w:rPr>
      </w:pPr>
      <w:del w:id="119" w:author="BHA Regulatory Affairs Unit" w:date="2026-07-08T11:25:00Z" w16du:dateUtc="2026-07-08T17:25:00Z">
        <w:r w:rsidRPr="004A3902" w:rsidDel="00E9552C">
          <w:delText>All awardees will be required to submit data to the Office of Behavioral Health, to include, but not limited to:</w:delText>
        </w:r>
      </w:del>
    </w:p>
    <w:p w14:paraId="566AD5A3" w14:textId="3242146B" w:rsidR="002920A8" w:rsidRPr="004A3902" w:rsidDel="00E9552C" w:rsidRDefault="002920A8">
      <w:pPr>
        <w:pStyle w:val="par1"/>
        <w:ind w:left="0" w:firstLine="0"/>
        <w:rPr>
          <w:del w:id="120" w:author="BHA Regulatory Affairs Unit" w:date="2026-07-08T11:25:00Z" w16du:dateUtc="2026-07-08T17:25:00Z"/>
        </w:rPr>
        <w:pPrChange w:id="121" w:author="BHA Regulatory Affairs Unit" w:date="2026-07-27T07:55:00Z" w16du:dateUtc="2026-07-27T13:55:00Z">
          <w:pPr>
            <w:pStyle w:val="par1"/>
          </w:pPr>
        </w:pPrChange>
      </w:pPr>
      <w:del w:id="122" w:author="BHA Regulatory Affairs Unit" w:date="2026-07-08T11:25:00Z" w16du:dateUtc="2026-07-08T17:25:00Z">
        <w:r w:rsidRPr="004A3902" w:rsidDel="00E9552C">
          <w:delText>A.</w:delText>
        </w:r>
        <w:r w:rsidRPr="004A3902" w:rsidDel="00E9552C">
          <w:tab/>
          <w:delText>Number of clients served;</w:delText>
        </w:r>
      </w:del>
    </w:p>
    <w:p w14:paraId="5B92A16C" w14:textId="2C160D3C" w:rsidR="002920A8" w:rsidRPr="004A3902" w:rsidDel="00E9552C" w:rsidRDefault="002920A8">
      <w:pPr>
        <w:pStyle w:val="par1"/>
        <w:ind w:left="0" w:firstLine="0"/>
        <w:rPr>
          <w:del w:id="123" w:author="BHA Regulatory Affairs Unit" w:date="2026-07-08T11:25:00Z" w16du:dateUtc="2026-07-08T17:25:00Z"/>
        </w:rPr>
        <w:pPrChange w:id="124" w:author="BHA Regulatory Affairs Unit" w:date="2026-07-27T07:55:00Z" w16du:dateUtc="2026-07-27T13:55:00Z">
          <w:pPr>
            <w:pStyle w:val="par1"/>
          </w:pPr>
        </w:pPrChange>
      </w:pPr>
      <w:del w:id="125" w:author="BHA Regulatory Affairs Unit" w:date="2026-07-08T11:25:00Z" w16du:dateUtc="2026-07-08T17:25:00Z">
        <w:r w:rsidRPr="004A3902" w:rsidDel="00E9552C">
          <w:delText>B.</w:delText>
        </w:r>
        <w:r w:rsidRPr="004A3902" w:rsidDel="00E9552C">
          <w:tab/>
          <w:delText>Dollar amounts of services provided; and,</w:delText>
        </w:r>
      </w:del>
    </w:p>
    <w:p w14:paraId="23478E3E" w14:textId="650691C2" w:rsidR="002920A8" w:rsidRPr="004A3902" w:rsidDel="00E9552C" w:rsidRDefault="002920A8">
      <w:pPr>
        <w:pStyle w:val="par1"/>
        <w:ind w:left="0" w:firstLine="0"/>
        <w:rPr>
          <w:del w:id="126" w:author="BHA Regulatory Affairs Unit" w:date="2026-07-08T11:25:00Z" w16du:dateUtc="2026-07-08T17:25:00Z"/>
        </w:rPr>
        <w:pPrChange w:id="127" w:author="BHA Regulatory Affairs Unit" w:date="2026-07-27T07:55:00Z" w16du:dateUtc="2026-07-27T13:55:00Z">
          <w:pPr>
            <w:pStyle w:val="par1"/>
          </w:pPr>
        </w:pPrChange>
      </w:pPr>
      <w:del w:id="128" w:author="BHA Regulatory Affairs Unit" w:date="2026-07-08T11:25:00Z" w16du:dateUtc="2026-07-08T17:25:00Z">
        <w:r w:rsidRPr="004A3902" w:rsidDel="00E9552C">
          <w:delText>C.</w:delText>
        </w:r>
        <w:r w:rsidRPr="004A3902" w:rsidDel="00E9552C">
          <w:tab/>
          <w:delText>Availability of other payor sources.</w:delText>
        </w:r>
      </w:del>
    </w:p>
    <w:p w14:paraId="0B28AA7B" w14:textId="266F7BA8" w:rsidR="002920A8" w:rsidRPr="004A3902" w:rsidDel="00E9552C" w:rsidRDefault="002920A8">
      <w:pPr>
        <w:pStyle w:val="Title2"/>
        <w:ind w:left="0" w:firstLine="0"/>
        <w:rPr>
          <w:del w:id="129" w:author="BHA Regulatory Affairs Unit" w:date="2026-07-08T11:25:00Z" w16du:dateUtc="2026-07-08T17:25:00Z"/>
        </w:rPr>
        <w:pPrChange w:id="130" w:author="BHA Regulatory Affairs Unit" w:date="2026-07-27T07:55:00Z" w16du:dateUtc="2026-07-27T13:55:00Z">
          <w:pPr>
            <w:pStyle w:val="Title2"/>
          </w:pPr>
        </w:pPrChange>
      </w:pPr>
      <w:del w:id="131" w:author="BHA Regulatory Affairs Unit" w:date="2026-07-08T11:25:00Z" w16du:dateUtc="2026-07-08T17:25:00Z">
        <w:r w:rsidRPr="004A3902" w:rsidDel="00E9552C">
          <w:delText>20.</w:delText>
        </w:r>
        <w:r w:rsidR="005B5FFC" w:rsidRPr="004A3902" w:rsidDel="00E9552C">
          <w:delText>100.</w:delText>
        </w:r>
        <w:r w:rsidRPr="004A3902" w:rsidDel="00E9552C">
          <w:delText>4</w:delText>
        </w:r>
        <w:r w:rsidRPr="004A3902" w:rsidDel="00E9552C">
          <w:tab/>
          <w:delText xml:space="preserve">GAMBLING ADDICTION TRAINING GRANTS AND CRITERIA FOR </w:delText>
        </w:r>
        <w:r w:rsidR="00F31473" w:rsidRPr="004A3902" w:rsidDel="00E9552C">
          <w:delText>GRANT AWARDEES</w:delText>
        </w:r>
      </w:del>
    </w:p>
    <w:p w14:paraId="3220EEE0" w14:textId="1DE79A39" w:rsidR="002920A8" w:rsidRPr="004A3902" w:rsidDel="00E9552C" w:rsidRDefault="002920A8">
      <w:pPr>
        <w:pStyle w:val="par1"/>
        <w:ind w:left="0" w:firstLine="0"/>
        <w:rPr>
          <w:del w:id="132" w:author="BHA Regulatory Affairs Unit" w:date="2026-07-08T11:25:00Z" w16du:dateUtc="2026-07-08T17:25:00Z"/>
        </w:rPr>
        <w:pPrChange w:id="133" w:author="BHA Regulatory Affairs Unit" w:date="2026-07-27T07:55:00Z" w16du:dateUtc="2026-07-27T13:55:00Z">
          <w:pPr>
            <w:pStyle w:val="par1"/>
          </w:pPr>
        </w:pPrChange>
      </w:pPr>
      <w:del w:id="134" w:author="BHA Regulatory Affairs Unit" w:date="2026-07-08T11:25:00Z" w16du:dateUtc="2026-07-08T17:25:00Z">
        <w:r w:rsidRPr="004A3902" w:rsidDel="00E9552C">
          <w:delText>A.</w:delText>
        </w:r>
        <w:r w:rsidRPr="004A3902" w:rsidDel="00E9552C">
          <w:tab/>
          <w:delText>Gambling Addiction Training Grants must be used to:</w:delText>
        </w:r>
      </w:del>
    </w:p>
    <w:p w14:paraId="3478D813" w14:textId="59144D67" w:rsidR="002920A8" w:rsidRPr="004A3902" w:rsidDel="00E9552C" w:rsidRDefault="002920A8">
      <w:pPr>
        <w:pStyle w:val="par2"/>
        <w:ind w:left="0" w:firstLine="0"/>
        <w:rPr>
          <w:del w:id="135" w:author="BHA Regulatory Affairs Unit" w:date="2026-07-08T11:25:00Z" w16du:dateUtc="2026-07-08T17:25:00Z"/>
        </w:rPr>
        <w:pPrChange w:id="136" w:author="BHA Regulatory Affairs Unit" w:date="2026-07-27T07:55:00Z" w16du:dateUtc="2026-07-27T13:55:00Z">
          <w:pPr>
            <w:pStyle w:val="par2"/>
          </w:pPr>
        </w:pPrChange>
      </w:pPr>
      <w:del w:id="137" w:author="BHA Regulatory Affairs Unit" w:date="2026-07-08T11:25:00Z" w16du:dateUtc="2026-07-08T17:25:00Z">
        <w:r w:rsidRPr="004A3902" w:rsidDel="00E9552C">
          <w:delText>1.</w:delText>
        </w:r>
        <w:r w:rsidRPr="004A3902" w:rsidDel="00E9552C">
          <w:tab/>
          <w:delText>Cover the cost of approved gambling specific training or education; or,</w:delText>
        </w:r>
      </w:del>
    </w:p>
    <w:p w14:paraId="1B061C6F" w14:textId="7AEA5A4E" w:rsidR="002920A8" w:rsidRPr="004A3902" w:rsidDel="00E9552C" w:rsidRDefault="002920A8">
      <w:pPr>
        <w:pStyle w:val="par2"/>
        <w:ind w:left="0" w:firstLine="0"/>
        <w:rPr>
          <w:del w:id="138" w:author="BHA Regulatory Affairs Unit" w:date="2026-07-08T11:25:00Z" w16du:dateUtc="2026-07-08T17:25:00Z"/>
        </w:rPr>
        <w:pPrChange w:id="139" w:author="BHA Regulatory Affairs Unit" w:date="2026-07-27T07:55:00Z" w16du:dateUtc="2026-07-27T13:55:00Z">
          <w:pPr>
            <w:pStyle w:val="par2"/>
          </w:pPr>
        </w:pPrChange>
      </w:pPr>
      <w:del w:id="140" w:author="BHA Regulatory Affairs Unit" w:date="2026-07-08T11:25:00Z" w16du:dateUtc="2026-07-08T17:25:00Z">
        <w:r w:rsidRPr="004A3902" w:rsidDel="00E9552C">
          <w:delText>2.</w:delText>
        </w:r>
        <w:r w:rsidRPr="004A3902" w:rsidDel="00E9552C">
          <w:tab/>
          <w:delText>Cover the cost of approved supervision/consultation with an international gambling counselor board approved clinical consultant; or,</w:delText>
        </w:r>
      </w:del>
    </w:p>
    <w:p w14:paraId="547D8565" w14:textId="0B976623" w:rsidR="002920A8" w:rsidRPr="004A3902" w:rsidDel="00E9552C" w:rsidRDefault="002920A8">
      <w:pPr>
        <w:pStyle w:val="par2"/>
        <w:ind w:left="0" w:firstLine="0"/>
        <w:rPr>
          <w:del w:id="141" w:author="BHA Regulatory Affairs Unit" w:date="2026-07-08T11:25:00Z" w16du:dateUtc="2026-07-08T17:25:00Z"/>
        </w:rPr>
        <w:pPrChange w:id="142" w:author="BHA Regulatory Affairs Unit" w:date="2026-07-27T07:55:00Z" w16du:dateUtc="2026-07-27T13:55:00Z">
          <w:pPr>
            <w:pStyle w:val="par2"/>
          </w:pPr>
        </w:pPrChange>
      </w:pPr>
      <w:del w:id="143" w:author="BHA Regulatory Affairs Unit" w:date="2026-07-08T11:25:00Z" w16du:dateUtc="2026-07-08T17:25:00Z">
        <w:r w:rsidRPr="004A3902" w:rsidDel="00E9552C">
          <w:delText>3.</w:delText>
        </w:r>
        <w:r w:rsidRPr="004A3902" w:rsidDel="00E9552C">
          <w:tab/>
          <w:delText>Cover the cost of the National Certified Gambling Counselor exam; or,</w:delText>
        </w:r>
      </w:del>
    </w:p>
    <w:p w14:paraId="6E7360EF" w14:textId="4A3613AC" w:rsidR="002920A8" w:rsidRPr="004A3902" w:rsidDel="00E9552C" w:rsidRDefault="002920A8">
      <w:pPr>
        <w:pStyle w:val="par2"/>
        <w:ind w:left="0" w:firstLine="0"/>
        <w:rPr>
          <w:del w:id="144" w:author="BHA Regulatory Affairs Unit" w:date="2026-07-08T11:25:00Z" w16du:dateUtc="2026-07-08T17:25:00Z"/>
        </w:rPr>
        <w:pPrChange w:id="145" w:author="BHA Regulatory Affairs Unit" w:date="2026-07-27T07:55:00Z" w16du:dateUtc="2026-07-27T13:55:00Z">
          <w:pPr>
            <w:pStyle w:val="par2"/>
          </w:pPr>
        </w:pPrChange>
      </w:pPr>
      <w:del w:id="146" w:author="BHA Regulatory Affairs Unit" w:date="2026-07-08T11:25:00Z" w16du:dateUtc="2026-07-08T17:25:00Z">
        <w:r w:rsidRPr="004A3902" w:rsidDel="00E9552C">
          <w:delText>4.</w:delText>
        </w:r>
        <w:r w:rsidRPr="004A3902" w:rsidDel="00E9552C">
          <w:tab/>
          <w:delText>Cover the initial cost of certification to become a National Certified Gambling Counselor.</w:delText>
        </w:r>
      </w:del>
    </w:p>
    <w:p w14:paraId="5B5AAA95" w14:textId="179D87DA" w:rsidR="002920A8" w:rsidRPr="004A3902" w:rsidDel="00E9552C" w:rsidRDefault="002920A8">
      <w:pPr>
        <w:pStyle w:val="par1"/>
        <w:ind w:left="0" w:firstLine="0"/>
        <w:rPr>
          <w:del w:id="147" w:author="BHA Regulatory Affairs Unit" w:date="2026-07-08T11:25:00Z" w16du:dateUtc="2026-07-08T17:25:00Z"/>
        </w:rPr>
        <w:pPrChange w:id="148" w:author="BHA Regulatory Affairs Unit" w:date="2026-07-27T07:55:00Z" w16du:dateUtc="2026-07-27T13:55:00Z">
          <w:pPr>
            <w:pStyle w:val="par1"/>
          </w:pPr>
        </w:pPrChange>
      </w:pPr>
      <w:del w:id="149" w:author="BHA Regulatory Affairs Unit" w:date="2026-07-08T11:25:00Z" w16du:dateUtc="2026-07-08T17:25:00Z">
        <w:r w:rsidRPr="004A3902" w:rsidDel="00E9552C">
          <w:delText>B.</w:delText>
        </w:r>
        <w:r w:rsidRPr="004A3902" w:rsidDel="00E9552C">
          <w:tab/>
          <w:delText>Gambling addiction training grant applicants must meet the following requirements:</w:delText>
        </w:r>
      </w:del>
    </w:p>
    <w:p w14:paraId="404EF669" w14:textId="11716BEC" w:rsidR="002920A8" w:rsidRPr="004A3902" w:rsidDel="00E9552C" w:rsidRDefault="002920A8">
      <w:pPr>
        <w:pStyle w:val="par2"/>
        <w:ind w:left="0" w:firstLine="0"/>
        <w:rPr>
          <w:del w:id="150" w:author="BHA Regulatory Affairs Unit" w:date="2026-07-08T11:25:00Z" w16du:dateUtc="2026-07-08T17:25:00Z"/>
        </w:rPr>
        <w:pPrChange w:id="151" w:author="BHA Regulatory Affairs Unit" w:date="2026-07-27T07:55:00Z" w16du:dateUtc="2026-07-27T13:55:00Z">
          <w:pPr>
            <w:pStyle w:val="par2"/>
          </w:pPr>
        </w:pPrChange>
      </w:pPr>
      <w:del w:id="152" w:author="BHA Regulatory Affairs Unit" w:date="2026-07-08T11:25:00Z" w16du:dateUtc="2026-07-08T17:25:00Z">
        <w:r w:rsidRPr="004A3902" w:rsidDel="00E9552C">
          <w:delText>1.</w:delText>
        </w:r>
        <w:r w:rsidRPr="004A3902" w:rsidDel="00E9552C">
          <w:tab/>
          <w:delText>Bachelor’s degree or higher in a behavioral health field; and,</w:delText>
        </w:r>
      </w:del>
    </w:p>
    <w:p w14:paraId="305003A5" w14:textId="53A8120B" w:rsidR="002920A8" w:rsidRPr="004A3902" w:rsidDel="00E9552C" w:rsidRDefault="002920A8">
      <w:pPr>
        <w:pStyle w:val="par2"/>
        <w:ind w:left="0" w:firstLine="0"/>
        <w:rPr>
          <w:del w:id="153" w:author="BHA Regulatory Affairs Unit" w:date="2026-07-08T11:25:00Z" w16du:dateUtc="2026-07-08T17:25:00Z"/>
        </w:rPr>
        <w:pPrChange w:id="154" w:author="BHA Regulatory Affairs Unit" w:date="2026-07-27T07:55:00Z" w16du:dateUtc="2026-07-27T13:55:00Z">
          <w:pPr>
            <w:pStyle w:val="par2"/>
          </w:pPr>
        </w:pPrChange>
      </w:pPr>
      <w:del w:id="155" w:author="BHA Regulatory Affairs Unit" w:date="2026-07-08T11:25:00Z" w16du:dateUtc="2026-07-08T17:25:00Z">
        <w:r w:rsidRPr="004A3902" w:rsidDel="00E9552C">
          <w:delText>2.</w:delText>
        </w:r>
        <w:r w:rsidRPr="004A3902" w:rsidDel="00E9552C">
          <w:tab/>
          <w:delText xml:space="preserve">Certified Addiction Counselor II or higher and/or a behavioral health professional as defined in Section </w:delText>
        </w:r>
        <w:r w:rsidR="005B5FFC" w:rsidRPr="004A3902" w:rsidDel="00E9552C">
          <w:delText>20.100.4</w:delText>
        </w:r>
        <w:r w:rsidRPr="004A3902" w:rsidDel="00E9552C">
          <w:delText>; and,</w:delText>
        </w:r>
      </w:del>
    </w:p>
    <w:p w14:paraId="08A8A131" w14:textId="71C90530" w:rsidR="002920A8" w:rsidRPr="004A3902" w:rsidDel="00E9552C" w:rsidRDefault="002920A8">
      <w:pPr>
        <w:pStyle w:val="par2"/>
        <w:ind w:left="0" w:firstLine="0"/>
        <w:rPr>
          <w:del w:id="156" w:author="BHA Regulatory Affairs Unit" w:date="2026-07-08T11:25:00Z" w16du:dateUtc="2026-07-08T17:25:00Z"/>
        </w:rPr>
        <w:pPrChange w:id="157" w:author="BHA Regulatory Affairs Unit" w:date="2026-07-27T07:55:00Z" w16du:dateUtc="2026-07-27T13:55:00Z">
          <w:pPr>
            <w:pStyle w:val="par2"/>
          </w:pPr>
        </w:pPrChange>
      </w:pPr>
      <w:del w:id="158" w:author="BHA Regulatory Affairs Unit" w:date="2026-07-08T11:25:00Z" w16du:dateUtc="2026-07-08T17:25:00Z">
        <w:r w:rsidRPr="004A3902" w:rsidDel="00E9552C">
          <w:delText>3.</w:delText>
        </w:r>
        <w:r w:rsidRPr="004A3902" w:rsidDel="00E9552C">
          <w:tab/>
          <w:delText>Meet at least half of the National Certified Gambling Counselor (NCGC), as revised June 15, 2015, hours requirements.</w:delText>
        </w:r>
      </w:del>
    </w:p>
    <w:p w14:paraId="483C9CE2" w14:textId="47D8F06F" w:rsidR="002920A8" w:rsidRPr="004A3902" w:rsidDel="00E9552C" w:rsidRDefault="002920A8">
      <w:pPr>
        <w:pStyle w:val="par1"/>
        <w:ind w:left="0" w:firstLine="0"/>
        <w:rPr>
          <w:del w:id="159" w:author="BHA Regulatory Affairs Unit" w:date="2026-07-08T11:25:00Z" w16du:dateUtc="2026-07-08T17:25:00Z"/>
        </w:rPr>
        <w:pPrChange w:id="160" w:author="BHA Regulatory Affairs Unit" w:date="2026-07-27T07:55:00Z" w16du:dateUtc="2026-07-27T13:55:00Z">
          <w:pPr>
            <w:pStyle w:val="par1"/>
          </w:pPr>
        </w:pPrChange>
      </w:pPr>
      <w:del w:id="161" w:author="BHA Regulatory Affairs Unit" w:date="2026-07-08T11:25:00Z" w16du:dateUtc="2026-07-08T17:25:00Z">
        <w:r w:rsidRPr="004A3902" w:rsidDel="00E9552C">
          <w:delText>C.</w:delText>
        </w:r>
        <w:r w:rsidRPr="004A3902" w:rsidDel="00E9552C">
          <w:tab/>
          <w:delText>Gambling Addiction Training Grant Application Procedure</w:delText>
        </w:r>
      </w:del>
    </w:p>
    <w:p w14:paraId="585B59E6" w14:textId="688C9EAD" w:rsidR="002920A8" w:rsidRPr="004A3902" w:rsidDel="00E9552C" w:rsidRDefault="002920A8">
      <w:pPr>
        <w:pStyle w:val="par2"/>
        <w:ind w:left="0" w:firstLine="0"/>
        <w:rPr>
          <w:del w:id="162" w:author="BHA Regulatory Affairs Unit" w:date="2026-07-08T11:25:00Z" w16du:dateUtc="2026-07-08T17:25:00Z"/>
        </w:rPr>
        <w:pPrChange w:id="163" w:author="BHA Regulatory Affairs Unit" w:date="2026-07-27T07:55:00Z" w16du:dateUtc="2026-07-27T13:55:00Z">
          <w:pPr>
            <w:pStyle w:val="par2"/>
          </w:pPr>
        </w:pPrChange>
      </w:pPr>
      <w:del w:id="164" w:author="BHA Regulatory Affairs Unit" w:date="2026-07-08T11:25:00Z" w16du:dateUtc="2026-07-08T17:25:00Z">
        <w:r w:rsidRPr="004A3902" w:rsidDel="00E9552C">
          <w:delText>1.</w:delText>
        </w:r>
        <w:r w:rsidRPr="004A3902" w:rsidDel="00E9552C">
          <w:tab/>
          <w:delText>Gambling Addiction Training Grant Applications</w:delText>
        </w:r>
      </w:del>
    </w:p>
    <w:p w14:paraId="4394B78D" w14:textId="75B03035" w:rsidR="002920A8" w:rsidRPr="004A3902" w:rsidDel="00E9552C" w:rsidRDefault="002920A8">
      <w:pPr>
        <w:pStyle w:val="upar3"/>
        <w:ind w:left="0"/>
        <w:rPr>
          <w:del w:id="165" w:author="BHA Regulatory Affairs Unit" w:date="2026-07-08T11:25:00Z" w16du:dateUtc="2026-07-08T17:25:00Z"/>
        </w:rPr>
        <w:pPrChange w:id="166" w:author="BHA Regulatory Affairs Unit" w:date="2026-07-27T07:55:00Z" w16du:dateUtc="2026-07-27T13:55:00Z">
          <w:pPr>
            <w:pStyle w:val="upar3"/>
          </w:pPr>
        </w:pPrChange>
      </w:pPr>
      <w:del w:id="167" w:author="BHA Regulatory Affairs Unit" w:date="2026-07-08T11:25:00Z" w16du:dateUtc="2026-07-08T17:25:00Z">
        <w:r w:rsidRPr="004A3902" w:rsidDel="00E9552C">
          <w:delText>Information on where to apply for a Gambling Addiction Training Grant will be posted on the Office of Behavioral Health website.</w:delText>
        </w:r>
      </w:del>
    </w:p>
    <w:p w14:paraId="3B5284C0" w14:textId="03364789" w:rsidR="002920A8" w:rsidRPr="004A3902" w:rsidDel="00E9552C" w:rsidRDefault="002920A8">
      <w:pPr>
        <w:pStyle w:val="par2"/>
        <w:ind w:left="0" w:firstLine="0"/>
        <w:rPr>
          <w:del w:id="168" w:author="BHA Regulatory Affairs Unit" w:date="2026-07-08T11:25:00Z" w16du:dateUtc="2026-07-08T17:25:00Z"/>
        </w:rPr>
        <w:pPrChange w:id="169" w:author="BHA Regulatory Affairs Unit" w:date="2026-07-27T07:55:00Z" w16du:dateUtc="2026-07-27T13:55:00Z">
          <w:pPr>
            <w:pStyle w:val="par2"/>
          </w:pPr>
        </w:pPrChange>
      </w:pPr>
      <w:del w:id="170" w:author="BHA Regulatory Affairs Unit" w:date="2026-07-08T11:25:00Z" w16du:dateUtc="2026-07-08T17:25:00Z">
        <w:r w:rsidRPr="004A3902" w:rsidDel="00E9552C">
          <w:delText>2.</w:delText>
        </w:r>
        <w:r w:rsidRPr="004A3902" w:rsidDel="00E9552C">
          <w:tab/>
          <w:delText>Gambling Addiction Training Grant Application Contents</w:delText>
        </w:r>
      </w:del>
    </w:p>
    <w:p w14:paraId="67BB7C22" w14:textId="546303FF" w:rsidR="002920A8" w:rsidRPr="004A3902" w:rsidDel="00E9552C" w:rsidRDefault="002920A8">
      <w:pPr>
        <w:pStyle w:val="upar3"/>
        <w:ind w:left="0"/>
        <w:rPr>
          <w:del w:id="171" w:author="BHA Regulatory Affairs Unit" w:date="2026-07-08T11:25:00Z" w16du:dateUtc="2026-07-08T17:25:00Z"/>
        </w:rPr>
        <w:pPrChange w:id="172" w:author="BHA Regulatory Affairs Unit" w:date="2026-07-27T07:55:00Z" w16du:dateUtc="2026-07-27T13:55:00Z">
          <w:pPr>
            <w:pStyle w:val="upar3"/>
          </w:pPr>
        </w:pPrChange>
      </w:pPr>
      <w:del w:id="173" w:author="BHA Regulatory Affairs Unit" w:date="2026-07-08T11:25:00Z" w16du:dateUtc="2026-07-08T17:25:00Z">
        <w:r w:rsidRPr="004A3902" w:rsidDel="00E9552C">
          <w:delText>Applications for a Gambling Addiction Training Grant must include, but not be limited to, the following information:</w:delText>
        </w:r>
      </w:del>
    </w:p>
    <w:p w14:paraId="1E962202" w14:textId="136BA533" w:rsidR="002920A8" w:rsidRPr="004A3902" w:rsidDel="00E9552C" w:rsidRDefault="002920A8">
      <w:pPr>
        <w:pStyle w:val="par3"/>
        <w:ind w:left="0" w:firstLine="0"/>
        <w:rPr>
          <w:del w:id="174" w:author="BHA Regulatory Affairs Unit" w:date="2026-07-08T11:25:00Z" w16du:dateUtc="2026-07-08T17:25:00Z"/>
        </w:rPr>
        <w:pPrChange w:id="175" w:author="BHA Regulatory Affairs Unit" w:date="2026-07-27T07:55:00Z" w16du:dateUtc="2026-07-27T13:55:00Z">
          <w:pPr>
            <w:pStyle w:val="par3"/>
          </w:pPr>
        </w:pPrChange>
      </w:pPr>
      <w:del w:id="176" w:author="BHA Regulatory Affairs Unit" w:date="2026-07-08T11:25:00Z" w16du:dateUtc="2026-07-08T17:25:00Z">
        <w:r w:rsidRPr="004A3902" w:rsidDel="00E9552C">
          <w:delText>a.</w:delText>
        </w:r>
        <w:r w:rsidRPr="004A3902" w:rsidDel="00E9552C">
          <w:tab/>
          <w:delText>Proof that the criteria in Section 20.</w:delText>
        </w:r>
        <w:r w:rsidR="005B5FFC" w:rsidRPr="004A3902" w:rsidDel="00E9552C">
          <w:delText>100.4</w:delText>
        </w:r>
        <w:r w:rsidRPr="004A3902" w:rsidDel="00E9552C">
          <w:delText>, B, is met; and,</w:delText>
        </w:r>
      </w:del>
    </w:p>
    <w:p w14:paraId="00A371A9" w14:textId="23AD403D" w:rsidR="002920A8" w:rsidRPr="004A3902" w:rsidDel="00E9552C" w:rsidRDefault="002920A8">
      <w:pPr>
        <w:pStyle w:val="par3"/>
        <w:ind w:left="0" w:firstLine="0"/>
        <w:rPr>
          <w:del w:id="177" w:author="BHA Regulatory Affairs Unit" w:date="2026-07-08T11:25:00Z" w16du:dateUtc="2026-07-08T17:25:00Z"/>
        </w:rPr>
        <w:pPrChange w:id="178" w:author="BHA Regulatory Affairs Unit" w:date="2026-07-27T07:55:00Z" w16du:dateUtc="2026-07-27T13:55:00Z">
          <w:pPr>
            <w:pStyle w:val="par3"/>
          </w:pPr>
        </w:pPrChange>
      </w:pPr>
      <w:del w:id="179" w:author="BHA Regulatory Affairs Unit" w:date="2026-07-08T11:25:00Z" w16du:dateUtc="2026-07-08T17:25:00Z">
        <w:r w:rsidRPr="004A3902" w:rsidDel="00E9552C">
          <w:delText>b.</w:delText>
        </w:r>
        <w:r w:rsidRPr="004A3902" w:rsidDel="00E9552C">
          <w:tab/>
          <w:delText>The training/supervision/testing requirement(s) that the grant moneys will cover.</w:delText>
        </w:r>
      </w:del>
    </w:p>
    <w:p w14:paraId="194C0616" w14:textId="48862C2B" w:rsidR="002920A8" w:rsidRPr="004A3902" w:rsidDel="00E9552C" w:rsidRDefault="002920A8">
      <w:pPr>
        <w:pStyle w:val="par2"/>
        <w:ind w:left="0" w:firstLine="0"/>
        <w:rPr>
          <w:del w:id="180" w:author="BHA Regulatory Affairs Unit" w:date="2026-07-08T11:25:00Z" w16du:dateUtc="2026-07-08T17:25:00Z"/>
        </w:rPr>
        <w:pPrChange w:id="181" w:author="BHA Regulatory Affairs Unit" w:date="2026-07-27T07:55:00Z" w16du:dateUtc="2026-07-27T13:55:00Z">
          <w:pPr>
            <w:pStyle w:val="par2"/>
          </w:pPr>
        </w:pPrChange>
      </w:pPr>
      <w:del w:id="182" w:author="BHA Regulatory Affairs Unit" w:date="2026-07-08T11:25:00Z" w16du:dateUtc="2026-07-08T17:25:00Z">
        <w:r w:rsidRPr="004A3902" w:rsidDel="00E9552C">
          <w:delText>3.</w:delText>
        </w:r>
        <w:r w:rsidRPr="004A3902" w:rsidDel="00E9552C">
          <w:tab/>
          <w:delText>Timelines for Gambling Addiction Training Grant Application</w:delText>
        </w:r>
      </w:del>
    </w:p>
    <w:p w14:paraId="14923B7C" w14:textId="1F8AC8E6" w:rsidR="00636A1A" w:rsidRPr="004A3902" w:rsidDel="00E9552C" w:rsidRDefault="002920A8">
      <w:pPr>
        <w:pStyle w:val="upar3"/>
        <w:ind w:left="0"/>
        <w:rPr>
          <w:del w:id="183" w:author="BHA Regulatory Affairs Unit" w:date="2026-07-08T11:25:00Z" w16du:dateUtc="2026-07-08T17:25:00Z"/>
        </w:rPr>
        <w:pPrChange w:id="184" w:author="BHA Regulatory Affairs Unit" w:date="2026-07-27T07:55:00Z" w16du:dateUtc="2026-07-27T13:55:00Z">
          <w:pPr>
            <w:pStyle w:val="upar3"/>
          </w:pPr>
        </w:pPrChange>
      </w:pPr>
      <w:del w:id="185" w:author="BHA Regulatory Affairs Unit" w:date="2026-07-08T11:25:00Z" w16du:dateUtc="2026-07-08T17:25:00Z">
        <w:r w:rsidRPr="004A3902" w:rsidDel="00E9552C">
          <w:delText>Gambling Addiction Training Grant applications may be solicited on dates determined by the Office of Behavioral Health.</w:delText>
        </w:r>
      </w:del>
    </w:p>
    <w:p w14:paraId="4900B995" w14:textId="2A49E158" w:rsidR="00C905ED" w:rsidRPr="004A3902" w:rsidDel="00E9552C" w:rsidRDefault="00C905ED" w:rsidP="00F2057B">
      <w:pPr>
        <w:rPr>
          <w:del w:id="186" w:author="BHA Regulatory Affairs Unit" w:date="2026-07-08T11:25:00Z" w16du:dateUtc="2026-07-08T17:25:00Z"/>
        </w:rPr>
      </w:pPr>
    </w:p>
    <w:p w14:paraId="3BDC6DCC" w14:textId="6F56B2E0" w:rsidR="00C905ED" w:rsidRPr="004A3902" w:rsidDel="00E9552C" w:rsidRDefault="00C905ED" w:rsidP="00F2057B">
      <w:pPr>
        <w:rPr>
          <w:del w:id="187" w:author="BHA Regulatory Affairs Unit" w:date="2026-07-08T11:25:00Z" w16du:dateUtc="2026-07-08T17:25:00Z"/>
        </w:rPr>
      </w:pPr>
    </w:p>
    <w:p w14:paraId="126CF30B" w14:textId="0E68EB92" w:rsidR="002920A8" w:rsidRPr="004A3902" w:rsidDel="00E9552C" w:rsidRDefault="002920A8">
      <w:pPr>
        <w:pStyle w:val="Title3"/>
        <w:ind w:left="0" w:firstLine="0"/>
        <w:rPr>
          <w:del w:id="188" w:author="BHA Regulatory Affairs Unit" w:date="2026-07-08T11:25:00Z" w16du:dateUtc="2026-07-08T17:25:00Z"/>
        </w:rPr>
        <w:pPrChange w:id="189" w:author="BHA Regulatory Affairs Unit" w:date="2026-07-27T07:55:00Z" w16du:dateUtc="2026-07-27T13:55:00Z">
          <w:pPr>
            <w:pStyle w:val="Title3"/>
          </w:pPr>
        </w:pPrChange>
      </w:pPr>
      <w:del w:id="190" w:author="BHA Regulatory Affairs Unit" w:date="2026-07-08T11:25:00Z" w16du:dateUtc="2026-07-08T17:25:00Z">
        <w:r w:rsidRPr="004A3902" w:rsidDel="00E9552C">
          <w:delText>20.</w:delText>
        </w:r>
        <w:r w:rsidR="000F65DD" w:rsidRPr="004A3902" w:rsidDel="00E9552C">
          <w:delText>100.</w:delText>
        </w:r>
        <w:r w:rsidRPr="004A3902" w:rsidDel="00E9552C">
          <w:delText>41</w:delText>
        </w:r>
        <w:r w:rsidRPr="004A3902" w:rsidDel="00E9552C">
          <w:tab/>
          <w:delText>GAMBLING ADDICTION TRAINING GRANT AWARD</w:delText>
        </w:r>
        <w:r w:rsidR="00F31473" w:rsidRPr="004A3902" w:rsidDel="00E9552C">
          <w:delText>ING PROCEDURE</w:delText>
        </w:r>
      </w:del>
    </w:p>
    <w:p w14:paraId="78B4AEDB" w14:textId="6A220951" w:rsidR="002920A8" w:rsidRPr="004A3902" w:rsidDel="00E9552C" w:rsidRDefault="002920A8" w:rsidP="00F2057B">
      <w:pPr>
        <w:pStyle w:val="upar1"/>
        <w:rPr>
          <w:del w:id="191" w:author="BHA Regulatory Affairs Unit" w:date="2026-07-08T11:25:00Z" w16du:dateUtc="2026-07-08T17:25:00Z"/>
        </w:rPr>
      </w:pPr>
      <w:del w:id="192" w:author="BHA Regulatory Affairs Unit" w:date="2026-07-08T11:25:00Z" w16du:dateUtc="2026-07-08T17:25:00Z">
        <w:r w:rsidRPr="004A3902" w:rsidDel="00E9552C">
          <w:delText>Awarding Procedure:</w:delText>
        </w:r>
      </w:del>
    </w:p>
    <w:p w14:paraId="46A4FACC" w14:textId="36CC5AFE" w:rsidR="002920A8" w:rsidRPr="004A3902" w:rsidDel="00E9552C" w:rsidRDefault="002920A8" w:rsidP="00F2057B">
      <w:pPr>
        <w:pStyle w:val="upar1"/>
        <w:rPr>
          <w:del w:id="193" w:author="BHA Regulatory Affairs Unit" w:date="2026-07-08T11:25:00Z" w16du:dateUtc="2026-07-08T17:25:00Z"/>
        </w:rPr>
      </w:pPr>
      <w:del w:id="194" w:author="BHA Regulatory Affairs Unit" w:date="2026-07-08T11:25:00Z" w16du:dateUtc="2026-07-08T17:25:00Z">
        <w:r w:rsidRPr="004A3902" w:rsidDel="00E9552C">
          <w:delText>Subject to available funds, the Office of Behavioral Health will award Gambling Addiction Training Grants in accordance with the Colorado Procurement Code, Articles 101 through 112 of Title 24, C. R. S.</w:delText>
        </w:r>
      </w:del>
    </w:p>
    <w:p w14:paraId="42364C09" w14:textId="3B297D15" w:rsidR="002920A8" w:rsidRPr="004A3902" w:rsidDel="00E9552C" w:rsidRDefault="002920A8">
      <w:pPr>
        <w:pStyle w:val="Title3"/>
        <w:ind w:left="0" w:firstLine="0"/>
        <w:rPr>
          <w:del w:id="195" w:author="BHA Regulatory Affairs Unit" w:date="2026-07-08T11:25:00Z" w16du:dateUtc="2026-07-08T17:25:00Z"/>
        </w:rPr>
        <w:pPrChange w:id="196" w:author="BHA Regulatory Affairs Unit" w:date="2026-07-27T07:55:00Z" w16du:dateUtc="2026-07-27T13:55:00Z">
          <w:pPr>
            <w:pStyle w:val="Title3"/>
          </w:pPr>
        </w:pPrChange>
      </w:pPr>
      <w:del w:id="197" w:author="BHA Regulatory Affairs Unit" w:date="2026-07-08T11:25:00Z" w16du:dateUtc="2026-07-08T17:25:00Z">
        <w:r w:rsidRPr="004A3902" w:rsidDel="00E9552C">
          <w:delText>20.</w:delText>
        </w:r>
        <w:r w:rsidR="000F65DD" w:rsidRPr="004A3902" w:rsidDel="00E9552C">
          <w:delText>100.</w:delText>
        </w:r>
        <w:r w:rsidRPr="004A3902" w:rsidDel="00E9552C">
          <w:delText>42</w:delText>
        </w:r>
        <w:r w:rsidRPr="004A3902" w:rsidDel="00E9552C">
          <w:tab/>
          <w:delText>GAMBLING ADDICTION TRAINING GRANT VERI</w:delText>
        </w:r>
        <w:r w:rsidR="00F31473" w:rsidRPr="004A3902" w:rsidDel="00E9552C">
          <w:delText>FICATION PROCEDURE</w:delText>
        </w:r>
      </w:del>
    </w:p>
    <w:p w14:paraId="380FCCA3" w14:textId="41B073DB" w:rsidR="002920A8" w:rsidRPr="004A3902" w:rsidDel="00E9552C" w:rsidRDefault="002920A8" w:rsidP="00F2057B">
      <w:pPr>
        <w:pStyle w:val="upar1"/>
        <w:rPr>
          <w:del w:id="198" w:author="BHA Regulatory Affairs Unit" w:date="2026-07-08T11:25:00Z" w16du:dateUtc="2026-07-08T17:25:00Z"/>
        </w:rPr>
      </w:pPr>
      <w:del w:id="199" w:author="BHA Regulatory Affairs Unit" w:date="2026-07-08T11:25:00Z" w16du:dateUtc="2026-07-08T17:25:00Z">
        <w:r w:rsidRPr="004A3902" w:rsidDel="00E9552C">
          <w:delText>Verification shall be provided to the Office of Behavioral Health by the Gambling Addiction Training Grant awardees confirming that training/supervision/testing or other approved Gambling Addiction Training Grant activity was completed in the fiscal year that money was awarded.</w:delText>
        </w:r>
      </w:del>
    </w:p>
    <w:p w14:paraId="512A5B1C" w14:textId="2959819C" w:rsidR="002920A8" w:rsidRPr="004A3902" w:rsidDel="00E9552C" w:rsidRDefault="002920A8">
      <w:pPr>
        <w:pStyle w:val="par1"/>
        <w:ind w:left="0" w:firstLine="0"/>
        <w:rPr>
          <w:del w:id="200" w:author="BHA Regulatory Affairs Unit" w:date="2026-07-08T11:25:00Z" w16du:dateUtc="2026-07-08T17:25:00Z"/>
        </w:rPr>
        <w:pPrChange w:id="201" w:author="BHA Regulatory Affairs Unit" w:date="2026-07-27T07:55:00Z" w16du:dateUtc="2026-07-27T13:55:00Z">
          <w:pPr>
            <w:pStyle w:val="par1"/>
          </w:pPr>
        </w:pPrChange>
      </w:pPr>
      <w:del w:id="202" w:author="BHA Regulatory Affairs Unit" w:date="2026-07-08T11:25:00Z" w16du:dateUtc="2026-07-08T17:25:00Z">
        <w:r w:rsidRPr="004A3902" w:rsidDel="00E9552C">
          <w:delText>A.</w:delText>
        </w:r>
        <w:r w:rsidRPr="004A3902" w:rsidDel="00E9552C">
          <w:tab/>
          <w:delText>The Gambling Addiction Training Grant awardee shall send documentation of completed training/supervision/testing or other approved Gambling Addiction Training Grant activities to the Gambling Addiction Grant program administrator at the Office of Behavioral Health within thirty (30) calendar days after the completion of the training/supervision/testing or other approved Gambling Addiction Training Grant activity.</w:delText>
        </w:r>
      </w:del>
    </w:p>
    <w:p w14:paraId="60F62F77" w14:textId="69CE0A79" w:rsidR="002920A8" w:rsidRPr="004A3902" w:rsidDel="00E9552C" w:rsidRDefault="002920A8">
      <w:pPr>
        <w:pStyle w:val="par1"/>
        <w:ind w:left="0" w:firstLine="0"/>
        <w:rPr>
          <w:del w:id="203" w:author="BHA Regulatory Affairs Unit" w:date="2026-07-08T11:25:00Z" w16du:dateUtc="2026-07-08T17:25:00Z"/>
        </w:rPr>
        <w:pPrChange w:id="204" w:author="BHA Regulatory Affairs Unit" w:date="2026-07-27T07:55:00Z" w16du:dateUtc="2026-07-27T13:55:00Z">
          <w:pPr>
            <w:pStyle w:val="par1"/>
          </w:pPr>
        </w:pPrChange>
      </w:pPr>
      <w:del w:id="205" w:author="BHA Regulatory Affairs Unit" w:date="2026-07-08T11:25:00Z" w16du:dateUtc="2026-07-08T17:25:00Z">
        <w:r w:rsidRPr="004A3902" w:rsidDel="00E9552C">
          <w:delText>B.</w:delText>
        </w:r>
        <w:r w:rsidRPr="004A3902" w:rsidDel="00E9552C">
          <w:tab/>
          <w:delText>The Office of Behavioral Health will seek repayment of the funds awarded to individuals who received them but did not obtain National Certification as a Gambling Counselor (NCGC) within three (3) years.</w:delText>
        </w:r>
      </w:del>
    </w:p>
    <w:p w14:paraId="5F87D074" w14:textId="32F47390" w:rsidR="002920A8" w:rsidRPr="004A3902" w:rsidDel="00E9552C" w:rsidRDefault="002920A8">
      <w:pPr>
        <w:pStyle w:val="Title2"/>
        <w:ind w:left="0" w:firstLine="0"/>
        <w:rPr>
          <w:del w:id="206" w:author="BHA Regulatory Affairs Unit" w:date="2026-07-08T11:25:00Z" w16du:dateUtc="2026-07-08T17:25:00Z"/>
        </w:rPr>
        <w:pPrChange w:id="207" w:author="BHA Regulatory Affairs Unit" w:date="2026-07-27T07:55:00Z" w16du:dateUtc="2026-07-27T13:55:00Z">
          <w:pPr>
            <w:pStyle w:val="Title2"/>
          </w:pPr>
        </w:pPrChange>
      </w:pPr>
      <w:del w:id="208" w:author="BHA Regulatory Affairs Unit" w:date="2026-07-08T11:25:00Z" w16du:dateUtc="2026-07-08T17:25:00Z">
        <w:r w:rsidRPr="004A3902" w:rsidDel="00E9552C">
          <w:delText>20.</w:delText>
        </w:r>
        <w:r w:rsidR="000F65DD" w:rsidRPr="004A3902" w:rsidDel="00E9552C">
          <w:delText>100.</w:delText>
        </w:r>
        <w:r w:rsidRPr="004A3902" w:rsidDel="00E9552C">
          <w:delText>5</w:delText>
        </w:r>
        <w:r w:rsidRPr="004A3902" w:rsidDel="00E9552C">
          <w:tab/>
          <w:delText>APPEALS PROCESS FOR GAMBLING ADDICITON COUNSELING GRANTS AND GAMBLING ADDICTION TR</w:delText>
        </w:r>
        <w:r w:rsidR="00F31473" w:rsidRPr="004A3902" w:rsidDel="00E9552C">
          <w:delText>AINING GRANTS</w:delText>
        </w:r>
      </w:del>
    </w:p>
    <w:p w14:paraId="7854E561" w14:textId="67022929" w:rsidR="002920A8" w:rsidRPr="004A3902" w:rsidDel="00E9552C" w:rsidRDefault="002920A8" w:rsidP="00F2057B">
      <w:pPr>
        <w:pStyle w:val="upar1"/>
        <w:rPr>
          <w:del w:id="209" w:author="BHA Regulatory Affairs Unit" w:date="2026-07-08T11:25:00Z" w16du:dateUtc="2026-07-08T17:25:00Z"/>
        </w:rPr>
      </w:pPr>
      <w:del w:id="210" w:author="BHA Regulatory Affairs Unit" w:date="2026-07-08T11:25:00Z" w16du:dateUtc="2026-07-08T17:25:00Z">
        <w:r w:rsidRPr="004A3902" w:rsidDel="00E9552C">
          <w:delText>All appeals for the denial of a Gambling Addiction Counseling Grant or a Gambling Addiction Training Grant will follow the appeal process set forth in the Colorado Procurement Code, Article 109 of Title 24, C.R.S.</w:delText>
        </w:r>
      </w:del>
    </w:p>
    <w:p w14:paraId="6BF0A203" w14:textId="585DC97F" w:rsidR="002920A8" w:rsidRPr="004A3902" w:rsidDel="00E9552C" w:rsidRDefault="002920A8">
      <w:pPr>
        <w:pStyle w:val="Title2"/>
        <w:ind w:left="0" w:firstLine="0"/>
        <w:rPr>
          <w:del w:id="211" w:author="BHA Regulatory Affairs Unit" w:date="2026-07-08T11:25:00Z" w16du:dateUtc="2026-07-08T17:25:00Z"/>
        </w:rPr>
        <w:pPrChange w:id="212" w:author="BHA Regulatory Affairs Unit" w:date="2026-07-27T07:55:00Z" w16du:dateUtc="2026-07-27T13:55:00Z">
          <w:pPr>
            <w:pStyle w:val="Title2"/>
          </w:pPr>
        </w:pPrChange>
      </w:pPr>
      <w:del w:id="213" w:author="BHA Regulatory Affairs Unit" w:date="2026-07-08T11:25:00Z" w16du:dateUtc="2026-07-08T17:25:00Z">
        <w:r w:rsidRPr="004A3902" w:rsidDel="00E9552C">
          <w:delText>20.</w:delText>
        </w:r>
        <w:r w:rsidR="000F65DD" w:rsidRPr="004A3902" w:rsidDel="00E9552C">
          <w:delText>100.</w:delText>
        </w:r>
        <w:r w:rsidR="00F31473" w:rsidRPr="004A3902" w:rsidDel="00E9552C">
          <w:delText>6</w:delText>
        </w:r>
        <w:r w:rsidR="00F31473" w:rsidRPr="004A3902" w:rsidDel="00E9552C">
          <w:tab/>
          <w:delText>REPORTING</w:delText>
        </w:r>
      </w:del>
    </w:p>
    <w:p w14:paraId="09843CF6" w14:textId="2107FD15" w:rsidR="002920A8" w:rsidRPr="004A3902" w:rsidDel="00E9552C" w:rsidRDefault="002920A8" w:rsidP="00F2057B">
      <w:pPr>
        <w:pStyle w:val="upar1"/>
        <w:rPr>
          <w:del w:id="214" w:author="BHA Regulatory Affairs Unit" w:date="2026-07-08T11:25:00Z" w16du:dateUtc="2026-07-08T17:25:00Z"/>
        </w:rPr>
      </w:pPr>
      <w:del w:id="215" w:author="BHA Regulatory Affairs Unit" w:date="2026-07-08T11:25:00Z" w16du:dateUtc="2026-07-08T17:25:00Z">
        <w:r w:rsidRPr="004A3902" w:rsidDel="00E9552C">
          <w:delText>The Office of Behavioral Health must submit a yearly report, by January 1, to the Health and Human Services Committee of the Senate and House of Representatives. These reports must detail:</w:delText>
        </w:r>
      </w:del>
    </w:p>
    <w:p w14:paraId="31236430" w14:textId="4A84D057" w:rsidR="002920A8" w:rsidRPr="004A3902" w:rsidDel="00E9552C" w:rsidRDefault="002920A8">
      <w:pPr>
        <w:pStyle w:val="par1"/>
        <w:ind w:left="0" w:firstLine="0"/>
        <w:rPr>
          <w:del w:id="216" w:author="BHA Regulatory Affairs Unit" w:date="2026-07-08T11:25:00Z" w16du:dateUtc="2026-07-08T17:25:00Z"/>
        </w:rPr>
        <w:pPrChange w:id="217" w:author="BHA Regulatory Affairs Unit" w:date="2026-07-27T07:55:00Z" w16du:dateUtc="2026-07-27T13:55:00Z">
          <w:pPr>
            <w:pStyle w:val="par1"/>
          </w:pPr>
        </w:pPrChange>
      </w:pPr>
      <w:del w:id="218" w:author="BHA Regulatory Affairs Unit" w:date="2026-07-08T11:25:00Z" w16du:dateUtc="2026-07-08T17:25:00Z">
        <w:r w:rsidRPr="004A3902" w:rsidDel="00E9552C">
          <w:delText>A.</w:delText>
        </w:r>
        <w:r w:rsidRPr="004A3902" w:rsidDel="00E9552C">
          <w:tab/>
          <w:delText>The amount of moneys allocated to the gambling addiction account;</w:delText>
        </w:r>
      </w:del>
    </w:p>
    <w:p w14:paraId="35C74F78" w14:textId="64397EE8" w:rsidR="002920A8" w:rsidRPr="004A3902" w:rsidDel="00E9552C" w:rsidRDefault="002920A8">
      <w:pPr>
        <w:pStyle w:val="par1"/>
        <w:ind w:left="0" w:firstLine="0"/>
        <w:rPr>
          <w:del w:id="219" w:author="BHA Regulatory Affairs Unit" w:date="2026-07-08T11:25:00Z" w16du:dateUtc="2026-07-08T17:25:00Z"/>
        </w:rPr>
        <w:pPrChange w:id="220" w:author="BHA Regulatory Affairs Unit" w:date="2026-07-27T07:55:00Z" w16du:dateUtc="2026-07-27T13:55:00Z">
          <w:pPr>
            <w:pStyle w:val="par1"/>
          </w:pPr>
        </w:pPrChange>
      </w:pPr>
      <w:del w:id="221" w:author="BHA Regulatory Affairs Unit" w:date="2026-07-08T11:25:00Z" w16du:dateUtc="2026-07-08T17:25:00Z">
        <w:r w:rsidRPr="004A3902" w:rsidDel="00E9552C">
          <w:delText>B.</w:delText>
        </w:r>
        <w:r w:rsidRPr="004A3902" w:rsidDel="00E9552C">
          <w:tab/>
          <w:delText>The number of grant applications received; and,</w:delText>
        </w:r>
      </w:del>
    </w:p>
    <w:p w14:paraId="3A4073C1" w14:textId="0CC67A4D" w:rsidR="002920A8" w:rsidRPr="004A3902" w:rsidDel="00E9552C" w:rsidRDefault="002920A8">
      <w:pPr>
        <w:pStyle w:val="par1"/>
        <w:ind w:left="0" w:firstLine="0"/>
        <w:rPr>
          <w:del w:id="222" w:author="BHA Regulatory Affairs Unit" w:date="2026-07-08T11:25:00Z" w16du:dateUtc="2026-07-08T17:25:00Z"/>
        </w:rPr>
        <w:pPrChange w:id="223" w:author="BHA Regulatory Affairs Unit" w:date="2026-07-27T07:55:00Z" w16du:dateUtc="2026-07-27T13:55:00Z">
          <w:pPr>
            <w:pStyle w:val="par1"/>
          </w:pPr>
        </w:pPrChange>
      </w:pPr>
      <w:del w:id="224" w:author="BHA Regulatory Affairs Unit" w:date="2026-07-08T11:25:00Z" w16du:dateUtc="2026-07-08T17:25:00Z">
        <w:r w:rsidRPr="004A3902" w:rsidDel="00E9552C">
          <w:delText>C.</w:delText>
        </w:r>
        <w:r w:rsidRPr="004A3902" w:rsidDel="00E9552C">
          <w:tab/>
          <w:delText>The amount of money requested; and,</w:delText>
        </w:r>
      </w:del>
    </w:p>
    <w:p w14:paraId="55A57FB0" w14:textId="354EA4A7" w:rsidR="002920A8" w:rsidRPr="004A3902" w:rsidDel="00E9552C" w:rsidRDefault="002920A8">
      <w:pPr>
        <w:pStyle w:val="par1"/>
        <w:ind w:left="0" w:firstLine="0"/>
        <w:rPr>
          <w:del w:id="225" w:author="BHA Regulatory Affairs Unit" w:date="2026-07-08T11:25:00Z" w16du:dateUtc="2026-07-08T17:25:00Z"/>
        </w:rPr>
        <w:pPrChange w:id="226" w:author="BHA Regulatory Affairs Unit" w:date="2026-07-27T07:55:00Z" w16du:dateUtc="2026-07-27T13:55:00Z">
          <w:pPr>
            <w:pStyle w:val="par1"/>
          </w:pPr>
        </w:pPrChange>
      </w:pPr>
      <w:del w:id="227" w:author="BHA Regulatory Affairs Unit" w:date="2026-07-08T11:25:00Z" w16du:dateUtc="2026-07-08T17:25:00Z">
        <w:r w:rsidRPr="004A3902" w:rsidDel="00E9552C">
          <w:delText>D.</w:delText>
        </w:r>
        <w:r w:rsidRPr="004A3902" w:rsidDel="00E9552C">
          <w:tab/>
          <w:delText>The total amount of money awarded; and,</w:delText>
        </w:r>
      </w:del>
    </w:p>
    <w:p w14:paraId="49207534" w14:textId="250F7BDA" w:rsidR="002920A8" w:rsidRPr="004A3902" w:rsidDel="00E9552C" w:rsidRDefault="002920A8">
      <w:pPr>
        <w:pStyle w:val="par1"/>
        <w:ind w:left="0" w:firstLine="0"/>
        <w:rPr>
          <w:del w:id="228" w:author="BHA Regulatory Affairs Unit" w:date="2026-07-08T11:25:00Z" w16du:dateUtc="2026-07-08T17:25:00Z"/>
        </w:rPr>
        <w:pPrChange w:id="229" w:author="BHA Regulatory Affairs Unit" w:date="2026-07-27T07:55:00Z" w16du:dateUtc="2026-07-27T13:55:00Z">
          <w:pPr>
            <w:pStyle w:val="par1"/>
          </w:pPr>
        </w:pPrChange>
      </w:pPr>
      <w:del w:id="230" w:author="BHA Regulatory Affairs Unit" w:date="2026-07-08T11:25:00Z" w16du:dateUtc="2026-07-08T17:25:00Z">
        <w:r w:rsidRPr="004A3902" w:rsidDel="00E9552C">
          <w:delText>E.</w:delText>
        </w:r>
        <w:r w:rsidRPr="004A3902" w:rsidDel="00E9552C">
          <w:tab/>
          <w:delText>The persons receiving the grants; and,</w:delText>
        </w:r>
      </w:del>
    </w:p>
    <w:p w14:paraId="6E494053" w14:textId="5F250F5B" w:rsidR="00F31473" w:rsidRPr="004A3902" w:rsidRDefault="002920A8">
      <w:pPr>
        <w:pStyle w:val="upar1"/>
        <w:pPrChange w:id="231" w:author="BHA Regulatory Affairs Unit" w:date="2026-07-27T07:55:00Z" w16du:dateUtc="2026-07-27T13:55:00Z">
          <w:pPr>
            <w:pStyle w:val="par1"/>
          </w:pPr>
        </w:pPrChange>
      </w:pPr>
      <w:del w:id="232" w:author="BHA Regulatory Affairs Unit" w:date="2026-07-08T11:25:00Z" w16du:dateUtc="2026-07-08T17:25:00Z">
        <w:r w:rsidRPr="004A3902" w:rsidDel="00E9552C">
          <w:delText>F.</w:delText>
        </w:r>
        <w:r w:rsidRPr="004A3902" w:rsidDel="00E9552C">
          <w:tab/>
          <w:delText>The dollar amounts awarded to each person.</w:delText>
        </w:r>
      </w:del>
    </w:p>
    <w:p w14:paraId="0B359AA1" w14:textId="6FB54AD2" w:rsidR="00F31473" w:rsidRDefault="00A37C6D" w:rsidP="004A3902">
      <w:pPr>
        <w:rPr>
          <w:ins w:id="233" w:author="BHA Regulatory Affairs Unit" w:date="2026-07-27T07:55:00Z" w16du:dateUtc="2026-07-27T13:55:00Z"/>
        </w:rPr>
      </w:pPr>
      <w:r>
        <w:t>***********************************************************************************************</w:t>
      </w:r>
    </w:p>
    <w:p w14:paraId="2EF2FD71" w14:textId="60F9294C" w:rsidR="00F2057B" w:rsidRPr="00F60A2A" w:rsidRDefault="00F2057B" w:rsidP="004A3902">
      <w:pPr>
        <w:rPr>
          <w:i/>
          <w:iCs/>
        </w:rPr>
      </w:pPr>
      <w:ins w:id="234" w:author="BHA Regulatory Affairs Unit" w:date="2026-07-27T07:56:00Z" w16du:dateUtc="2026-07-27T13:56:00Z">
        <w:r w:rsidRPr="00F60A2A">
          <w:rPr>
            <w:i/>
            <w:iCs/>
          </w:rPr>
          <w:t xml:space="preserve">[DRAFTER’S NOTE: The above struck language </w:t>
        </w:r>
      </w:ins>
      <w:ins w:id="235" w:author="BHA Regulatory Affairs Unit" w:date="2026-08-27T06:55:00Z" w16du:dateUtc="2026-08-27T12:55:00Z">
        <w:r w:rsidR="00C45233">
          <w:rPr>
            <w:i/>
            <w:iCs/>
          </w:rPr>
          <w:t>is proposed to</w:t>
        </w:r>
      </w:ins>
      <w:ins w:id="236" w:author="BHA Regulatory Affairs Unit" w:date="2026-07-27T07:56:00Z" w16du:dateUtc="2026-07-27T13:56:00Z">
        <w:r w:rsidRPr="00F60A2A">
          <w:rPr>
            <w:i/>
            <w:iCs/>
          </w:rPr>
          <w:t xml:space="preserve"> be replaced with the following</w:t>
        </w:r>
      </w:ins>
      <w:ins w:id="237" w:author="BHA Regulatory Affairs Unit" w:date="2026-07-27T08:00:00Z" w16du:dateUtc="2026-07-27T14:00:00Z">
        <w:r w:rsidR="00F60A2A">
          <w:rPr>
            <w:i/>
            <w:iCs/>
          </w:rPr>
          <w:t xml:space="preserve"> Chapter 1</w:t>
        </w:r>
      </w:ins>
      <w:ins w:id="238" w:author="BHA Regulatory Affairs Unit" w:date="2026-07-27T07:57:00Z" w16du:dateUtc="2026-07-27T13:57:00Z">
        <w:r w:rsidRPr="00F60A2A">
          <w:rPr>
            <w:i/>
            <w:iCs/>
          </w:rPr>
          <w:t>.]</w:t>
        </w:r>
      </w:ins>
    </w:p>
    <w:p w14:paraId="1E52FB12" w14:textId="574785C6" w:rsidR="00E9552C" w:rsidRPr="00B87BA0" w:rsidRDefault="00E9552C" w:rsidP="008F2EA9">
      <w:pPr>
        <w:pStyle w:val="Heading2"/>
        <w:rPr>
          <w:ins w:id="239" w:author="BHA Regulatory Affairs Unit" w:date="2026-07-08T11:31:00Z" w16du:dateUtc="2026-07-08T17:31:00Z"/>
        </w:rPr>
      </w:pPr>
      <w:ins w:id="240" w:author="BHA Regulatory Affairs Unit" w:date="2026-07-08T11:31:00Z" w16du:dateUtc="2026-07-08T17:31:00Z">
        <w:r w:rsidRPr="000962DF">
          <w:t>CHAPTER 1:</w:t>
        </w:r>
        <w:r w:rsidRPr="000962DF">
          <w:tab/>
          <w:t>BEHAVIORAL HEALTH SYSTEMS STANDARDS</w:t>
        </w:r>
      </w:ins>
    </w:p>
    <w:p w14:paraId="3144043B" w14:textId="1548810C" w:rsidR="00E9552C" w:rsidRPr="0044648D" w:rsidRDefault="0085798D" w:rsidP="0085798D">
      <w:pPr>
        <w:pStyle w:val="Heading3"/>
        <w:rPr>
          <w:ins w:id="241" w:author="BHA Regulatory Affairs Unit" w:date="2026-07-08T11:32:00Z" w16du:dateUtc="2026-07-08T17:32:00Z"/>
        </w:rPr>
        <w:pPrChange w:id="242" w:author="BHA Regulatory Affairs Unit" w:date="2026-08-28T07:19:00Z" w16du:dateUtc="2026-08-28T13:19:00Z">
          <w:pPr>
            <w:pStyle w:val="Heading2"/>
            <w:numPr>
              <w:ilvl w:val="1"/>
              <w:numId w:val="30"/>
            </w:numPr>
          </w:pPr>
        </w:pPrChange>
      </w:pPr>
      <w:ins w:id="243" w:author="BHA Regulatory Affairs Unit" w:date="2026-08-28T07:19:00Z" w16du:dateUtc="2026-08-28T13:19:00Z">
        <w:r>
          <w:t>1.1</w:t>
        </w:r>
        <w:r>
          <w:tab/>
        </w:r>
      </w:ins>
      <w:ins w:id="244" w:author="BHA Regulatory Affairs Unit" w:date="2026-07-08T11:31:00Z" w16du:dateUtc="2026-07-08T17:31:00Z">
        <w:r w:rsidR="00E9552C" w:rsidRPr="0044648D">
          <w:t>Authority and App</w:t>
        </w:r>
      </w:ins>
      <w:ins w:id="245" w:author="BHA Regulatory Affairs Unit" w:date="2026-07-08T11:32:00Z" w16du:dateUtc="2026-07-08T17:32:00Z">
        <w:r w:rsidR="00E9552C" w:rsidRPr="0044648D">
          <w:t>licability</w:t>
        </w:r>
      </w:ins>
    </w:p>
    <w:p w14:paraId="1752243E" w14:textId="52490E45" w:rsidR="00B87BA0" w:rsidRDefault="00B87BA0">
      <w:pPr>
        <w:pStyle w:val="par1"/>
        <w:rPr>
          <w:ins w:id="246" w:author="BHA Regulatory Affairs Unit" w:date="2026-07-26T10:53:00Z" w16du:dateUtc="2026-07-26T16:53:00Z"/>
        </w:rPr>
        <w:pPrChange w:id="247" w:author="BHA Regulatory Affairs Unit" w:date="2026-07-26T10:54:00Z" w16du:dateUtc="2026-07-26T16:54:00Z">
          <w:pPr>
            <w:pStyle w:val="NormalWeb"/>
            <w:spacing w:before="0" w:beforeAutospacing="0" w:after="200" w:afterAutospacing="0"/>
            <w:ind w:hanging="720"/>
            <w:jc w:val="both"/>
          </w:pPr>
        </w:pPrChange>
      </w:pPr>
      <w:ins w:id="248" w:author="BHA Regulatory Affairs Unit" w:date="2026-07-26T10:53:00Z" w16du:dateUtc="2026-07-26T16:53:00Z">
        <w:r>
          <w:t>A.</w:t>
        </w:r>
      </w:ins>
      <w:ins w:id="249" w:author="BHA Regulatory Affairs Unit" w:date="2026-07-26T10:55:00Z" w16du:dateUtc="2026-07-26T16:55:00Z">
        <w:r>
          <w:tab/>
        </w:r>
      </w:ins>
      <w:ins w:id="250" w:author="BHA Regulatory Affairs Unit" w:date="2026-07-26T10:53:00Z" w16du:dateUtc="2026-07-26T16:53:00Z">
        <w:r>
          <w:t>Pursuant to Section 27-50-103, C.R.S., the Behavioral Health Administration (BHA) Commissioner has full authority, with the Governor, to lead and develop Colorado’s vision, priorities, funding allocations, and strategy for behavioral health services received by children, youth, and adults in the State of Colorado.</w:t>
        </w:r>
      </w:ins>
    </w:p>
    <w:p w14:paraId="45451AB1" w14:textId="584E08CC" w:rsidR="00B87BA0" w:rsidRDefault="00B87BA0">
      <w:pPr>
        <w:pStyle w:val="par1"/>
        <w:rPr>
          <w:ins w:id="251" w:author="BHA Regulatory Affairs Unit" w:date="2026-07-26T10:53:00Z" w16du:dateUtc="2026-07-26T16:53:00Z"/>
        </w:rPr>
        <w:pPrChange w:id="252" w:author="BHA Regulatory Affairs Unit" w:date="2026-07-26T10:54:00Z" w16du:dateUtc="2026-07-26T16:54:00Z">
          <w:pPr>
            <w:pStyle w:val="NormalWeb"/>
            <w:spacing w:before="0" w:beforeAutospacing="0" w:after="200" w:afterAutospacing="0"/>
            <w:ind w:hanging="720"/>
            <w:jc w:val="both"/>
          </w:pPr>
        </w:pPrChange>
      </w:pPr>
      <w:ins w:id="253" w:author="BHA Regulatory Affairs Unit" w:date="2026-07-26T10:53:00Z" w16du:dateUtc="2026-07-26T16:53:00Z">
        <w:r>
          <w:t>B.</w:t>
        </w:r>
      </w:ins>
      <w:ins w:id="254" w:author="BHA Regulatory Affairs Unit" w:date="2026-07-26T10:55:00Z" w16du:dateUtc="2026-07-26T16:55:00Z">
        <w:r>
          <w:tab/>
        </w:r>
      </w:ins>
      <w:ins w:id="255" w:author="BHA Regulatory Affairs Unit" w:date="2026-07-26T10:53:00Z" w16du:dateUtc="2026-07-26T16:53:00Z">
        <w:r>
          <w:t>Pursuant to Section 27-50-104(1)(a), C.R.S., the BHA Commissioner may adopt Rules for behavioral health programs administered and services provided by the BHA, in accordance with the Administrative Procedures Act established in Section 24-4-103, C.R.S. Pursuant to 27-50-104(1)(b), C.R.S.,the content of BHA Commissioner Rules shall meet the definition of “Executive Director Rules” pursuant to Section 26-1-108, C.R.S.</w:t>
        </w:r>
      </w:ins>
    </w:p>
    <w:p w14:paraId="071DCCAD" w14:textId="21EC86EA" w:rsidR="00B87BA0" w:rsidRDefault="00B87BA0">
      <w:pPr>
        <w:pStyle w:val="par1"/>
        <w:rPr>
          <w:ins w:id="256" w:author="BHA Regulatory Affairs Unit" w:date="2026-07-26T10:53:00Z" w16du:dateUtc="2026-07-26T16:53:00Z"/>
        </w:rPr>
        <w:pPrChange w:id="257" w:author="BHA Regulatory Affairs Unit" w:date="2026-07-26T10:54:00Z" w16du:dateUtc="2026-07-26T16:54:00Z">
          <w:pPr>
            <w:pStyle w:val="NormalWeb"/>
            <w:spacing w:before="0" w:beforeAutospacing="0" w:after="200" w:afterAutospacing="0"/>
            <w:ind w:hanging="720"/>
            <w:jc w:val="both"/>
          </w:pPr>
        </w:pPrChange>
      </w:pPr>
      <w:ins w:id="258" w:author="BHA Regulatory Affairs Unit" w:date="2026-07-26T10:53:00Z" w16du:dateUtc="2026-07-26T16:53:00Z">
        <w:r>
          <w:t>C.</w:t>
        </w:r>
      </w:ins>
      <w:ins w:id="259" w:author="BHA Regulatory Affairs Unit" w:date="2026-07-26T10:55:00Z" w16du:dateUtc="2026-07-26T16:55:00Z">
        <w:r>
          <w:tab/>
        </w:r>
      </w:ins>
      <w:ins w:id="260" w:author="BHA Regulatory Affairs Unit" w:date="2026-07-26T10:53:00Z" w16du:dateUtc="2026-07-26T16:53:00Z">
        <w:r>
          <w:t>Pursuant to Section 27-50-301(1), C.R.S., BHA shall establish a comprehensive and standardized behavioral health safety net system throughout Colorado that must include behavioral health safety net services for children, youth, and adults, including adults who have serious mental illness and children and youth who have serious emotional disturbances, along a continuum of care.</w:t>
        </w:r>
      </w:ins>
    </w:p>
    <w:p w14:paraId="1D41AA31" w14:textId="46840974" w:rsidR="00B87BA0" w:rsidRDefault="00B87BA0">
      <w:pPr>
        <w:pStyle w:val="par1"/>
        <w:rPr>
          <w:ins w:id="261" w:author="BHA Regulatory Affairs Unit" w:date="2026-07-26T10:53:00Z" w16du:dateUtc="2026-07-26T16:53:00Z"/>
        </w:rPr>
        <w:pPrChange w:id="262" w:author="BHA Regulatory Affairs Unit" w:date="2026-07-26T10:54:00Z" w16du:dateUtc="2026-07-26T16:54:00Z">
          <w:pPr>
            <w:pStyle w:val="NormalWeb"/>
            <w:spacing w:before="0" w:beforeAutospacing="0" w:after="200" w:afterAutospacing="0"/>
            <w:ind w:hanging="720"/>
            <w:jc w:val="both"/>
          </w:pPr>
        </w:pPrChange>
      </w:pPr>
      <w:ins w:id="263" w:author="BHA Regulatory Affairs Unit" w:date="2026-07-26T10:53:00Z" w16du:dateUtc="2026-07-26T16:53:00Z">
        <w:r>
          <w:t>D</w:t>
        </w:r>
      </w:ins>
      <w:ins w:id="264" w:author="BHA Regulatory Affairs Unit" w:date="2026-07-26T10:56:00Z" w16du:dateUtc="2026-07-26T16:56:00Z">
        <w:r>
          <w:t>.</w:t>
        </w:r>
        <w:r>
          <w:tab/>
        </w:r>
      </w:ins>
      <w:ins w:id="265" w:author="BHA Regulatory Affairs Unit" w:date="2026-07-26T10:53:00Z" w16du:dateUtc="2026-07-26T16:53:00Z">
        <w:r>
          <w:t>BHA shall, pursuant to Section 27-50-104(1)(a), C.R.S., establish network adequacy standards for behavioral health services available throughout Colorado.</w:t>
        </w:r>
      </w:ins>
    </w:p>
    <w:p w14:paraId="7B2AED1E" w14:textId="24D117E4" w:rsidR="00B87BA0" w:rsidRDefault="00B87BA0">
      <w:pPr>
        <w:pStyle w:val="par1"/>
        <w:rPr>
          <w:ins w:id="266" w:author="BHA Regulatory Affairs Unit" w:date="2026-07-26T10:53:00Z" w16du:dateUtc="2026-07-26T16:53:00Z"/>
        </w:rPr>
        <w:pPrChange w:id="267" w:author="BHA Regulatory Affairs Unit" w:date="2026-07-26T10:54:00Z" w16du:dateUtc="2026-07-26T16:54:00Z">
          <w:pPr>
            <w:pStyle w:val="NormalWeb"/>
            <w:spacing w:before="0" w:beforeAutospacing="0" w:after="200" w:afterAutospacing="0"/>
            <w:ind w:hanging="720"/>
            <w:jc w:val="both"/>
          </w:pPr>
        </w:pPrChange>
      </w:pPr>
      <w:ins w:id="268" w:author="BHA Regulatory Affairs Unit" w:date="2026-07-26T10:53:00Z" w16du:dateUtc="2026-07-26T16:53:00Z">
        <w:r>
          <w:t>E.</w:t>
        </w:r>
      </w:ins>
      <w:ins w:id="269" w:author="BHA Regulatory Affairs Unit" w:date="2026-07-26T10:56:00Z" w16du:dateUtc="2026-07-26T16:56:00Z">
        <w:r>
          <w:tab/>
        </w:r>
      </w:ins>
      <w:ins w:id="270" w:author="BHA Regulatory Affairs Unit" w:date="2026-07-26T10:53:00Z" w16du:dateUtc="2026-07-26T16:53:00Z">
        <w:r>
          <w:t>BHA shall monitor and enforce the standards set forth in this Chapter 1 and report its findings annually to the Joint Budget Committee of the Colorado General Assembly.</w:t>
        </w:r>
      </w:ins>
    </w:p>
    <w:p w14:paraId="38D79781" w14:textId="4D638758" w:rsidR="00B87BA0" w:rsidRDefault="00B87BA0">
      <w:pPr>
        <w:pStyle w:val="par2"/>
        <w:rPr>
          <w:ins w:id="271" w:author="BHA Regulatory Affairs Unit" w:date="2026-07-26T10:53:00Z" w16du:dateUtc="2026-07-26T16:53:00Z"/>
        </w:rPr>
        <w:pPrChange w:id="272" w:author="BHA Regulatory Affairs Unit" w:date="2026-07-26T10:54:00Z" w16du:dateUtc="2026-07-26T16:54:00Z">
          <w:pPr>
            <w:pStyle w:val="NormalWeb"/>
            <w:spacing w:before="0" w:beforeAutospacing="0" w:after="200" w:afterAutospacing="0"/>
            <w:ind w:hanging="720"/>
            <w:jc w:val="both"/>
          </w:pPr>
        </w:pPrChange>
      </w:pPr>
      <w:ins w:id="273" w:author="BHA Regulatory Affairs Unit" w:date="2026-07-26T10:53:00Z" w16du:dateUtc="2026-07-26T16:53:00Z">
        <w:r>
          <w:t>1.</w:t>
        </w:r>
        <w:r>
          <w:rPr>
            <w:rStyle w:val="apple-tab-span"/>
            <w:rFonts w:cs="Arial"/>
            <w:color w:val="000000"/>
          </w:rPr>
          <w:tab/>
        </w:r>
        <w:r>
          <w:t>This annual report must include, at a minimum:</w:t>
        </w:r>
      </w:ins>
    </w:p>
    <w:p w14:paraId="41DBF03A" w14:textId="77777777" w:rsidR="00B87BA0" w:rsidRDefault="00B87BA0">
      <w:pPr>
        <w:pStyle w:val="par3"/>
        <w:rPr>
          <w:ins w:id="274" w:author="BHA Regulatory Affairs Unit" w:date="2026-07-26T10:53:00Z" w16du:dateUtc="2026-07-26T16:53:00Z"/>
        </w:rPr>
        <w:pPrChange w:id="275" w:author="BHA Regulatory Affairs Unit" w:date="2026-07-26T10:55:00Z" w16du:dateUtc="2026-07-26T16:55:00Z">
          <w:pPr>
            <w:pStyle w:val="NormalWeb"/>
            <w:spacing w:before="0" w:beforeAutospacing="0" w:after="200" w:afterAutospacing="0"/>
            <w:ind w:left="720" w:hanging="720"/>
            <w:jc w:val="both"/>
          </w:pPr>
        </w:pPrChange>
      </w:pPr>
      <w:ins w:id="276" w:author="BHA Regulatory Affairs Unit" w:date="2026-07-26T10:53:00Z" w16du:dateUtc="2026-07-26T16:53:00Z">
        <w:r>
          <w:t>a.</w:t>
        </w:r>
        <w:r>
          <w:rPr>
            <w:rStyle w:val="apple-tab-span"/>
            <w:rFonts w:cs="Arial"/>
            <w:color w:val="000000"/>
          </w:rPr>
          <w:tab/>
        </w:r>
        <w:r>
          <w:t>Network adequacy data.  BHA may collect network adequacy data from sources including, but not limited to:</w:t>
        </w:r>
      </w:ins>
    </w:p>
    <w:p w14:paraId="2D9BBC09" w14:textId="08936A1E" w:rsidR="00B87BA0" w:rsidRDefault="00B87BA0">
      <w:pPr>
        <w:pStyle w:val="par4"/>
        <w:rPr>
          <w:ins w:id="277" w:author="BHA Regulatory Affairs Unit" w:date="2026-07-26T10:53:00Z" w16du:dateUtc="2026-07-26T16:53:00Z"/>
        </w:rPr>
        <w:pPrChange w:id="278" w:author="BHA Regulatory Affairs Unit" w:date="2026-07-26T10:57:00Z" w16du:dateUtc="2026-07-26T16:57:00Z">
          <w:pPr>
            <w:pStyle w:val="NormalWeb"/>
            <w:spacing w:before="0" w:beforeAutospacing="0" w:after="200" w:afterAutospacing="0"/>
            <w:ind w:hanging="720"/>
            <w:jc w:val="both"/>
          </w:pPr>
        </w:pPrChange>
      </w:pPr>
      <w:ins w:id="279" w:author="BHA Regulatory Affairs Unit" w:date="2026-07-26T10:53:00Z" w16du:dateUtc="2026-07-26T16:53:00Z">
        <w:r>
          <w:t>(1)</w:t>
        </w:r>
        <w:r>
          <w:rPr>
            <w:rStyle w:val="apple-tab-span"/>
            <w:rFonts w:cs="Arial"/>
            <w:color w:val="000000"/>
          </w:rPr>
          <w:tab/>
        </w:r>
        <w:r>
          <w:t>BHA licensed providers;</w:t>
        </w:r>
      </w:ins>
    </w:p>
    <w:p w14:paraId="4A896C60" w14:textId="7428872C" w:rsidR="00B87BA0" w:rsidRDefault="00B87BA0">
      <w:pPr>
        <w:pStyle w:val="par4"/>
        <w:rPr>
          <w:ins w:id="280" w:author="BHA Regulatory Affairs Unit" w:date="2026-07-26T10:53:00Z" w16du:dateUtc="2026-07-26T16:53:00Z"/>
        </w:rPr>
        <w:pPrChange w:id="281" w:author="BHA Regulatory Affairs Unit" w:date="2026-07-26T10:57:00Z" w16du:dateUtc="2026-07-26T16:57:00Z">
          <w:pPr>
            <w:pStyle w:val="NormalWeb"/>
            <w:spacing w:before="0" w:beforeAutospacing="0" w:after="200" w:afterAutospacing="0"/>
            <w:ind w:hanging="720"/>
            <w:jc w:val="both"/>
          </w:pPr>
        </w:pPrChange>
      </w:pPr>
      <w:ins w:id="282" w:author="BHA Regulatory Affairs Unit" w:date="2026-07-26T10:53:00Z" w16du:dateUtc="2026-07-26T16:53:00Z">
        <w:r>
          <w:t>(2)</w:t>
        </w:r>
        <w:r>
          <w:rPr>
            <w:rStyle w:val="apple-tab-span"/>
            <w:rFonts w:cs="Arial"/>
            <w:color w:val="000000"/>
          </w:rPr>
          <w:tab/>
        </w:r>
        <w:r>
          <w:t>Behavioral Health Administrative Service Organizations (BHASOs);</w:t>
        </w:r>
      </w:ins>
    </w:p>
    <w:p w14:paraId="150F872E" w14:textId="64A1B8D9" w:rsidR="00B87BA0" w:rsidRDefault="00B87BA0">
      <w:pPr>
        <w:pStyle w:val="par4"/>
        <w:rPr>
          <w:ins w:id="283" w:author="BHA Regulatory Affairs Unit" w:date="2026-07-26T10:53:00Z" w16du:dateUtc="2026-07-26T16:53:00Z"/>
        </w:rPr>
        <w:pPrChange w:id="284" w:author="BHA Regulatory Affairs Unit" w:date="2026-07-26T10:57:00Z" w16du:dateUtc="2026-07-26T16:57:00Z">
          <w:pPr>
            <w:pStyle w:val="NormalWeb"/>
            <w:spacing w:before="0" w:beforeAutospacing="0" w:after="200" w:afterAutospacing="0"/>
            <w:ind w:hanging="720"/>
            <w:jc w:val="both"/>
          </w:pPr>
        </w:pPrChange>
      </w:pPr>
      <w:ins w:id="285" w:author="BHA Regulatory Affairs Unit" w:date="2026-07-26T10:53:00Z" w16du:dateUtc="2026-07-26T16:53:00Z">
        <w:r>
          <w:t>(3)</w:t>
        </w:r>
        <w:r>
          <w:rPr>
            <w:rStyle w:val="apple-tab-span"/>
            <w:rFonts w:cs="Arial"/>
            <w:color w:val="000000"/>
          </w:rPr>
          <w:tab/>
        </w:r>
        <w:r>
          <w:t>In collaboration with other Colorado state departments, including the Colorado Department of Public Health and Environment (CDPHE), Colorado Health Care Policy and Finan</w:t>
        </w:r>
      </w:ins>
      <w:ins w:id="286" w:author="BHA Regulatory Affairs Unit" w:date="2026-07-27T07:10:00Z" w16du:dateUtc="2026-07-27T13:10:00Z">
        <w:r w:rsidR="005628FA">
          <w:t>ce</w:t>
        </w:r>
      </w:ins>
      <w:ins w:id="287" w:author="BHA Regulatory Affairs Unit" w:date="2026-07-26T10:53:00Z" w16du:dateUtc="2026-07-26T16:53:00Z">
        <w:r>
          <w:t xml:space="preserve"> (HCPF), and the Colorado Department of Regulatory Agencies (DORA); and</w:t>
        </w:r>
      </w:ins>
    </w:p>
    <w:p w14:paraId="0FC19D32" w14:textId="7224FF57" w:rsidR="00B87BA0" w:rsidRDefault="00B87BA0">
      <w:pPr>
        <w:pStyle w:val="par4"/>
        <w:rPr>
          <w:ins w:id="288" w:author="BHA Regulatory Affairs Unit" w:date="2026-07-26T10:53:00Z" w16du:dateUtc="2026-07-26T16:53:00Z"/>
        </w:rPr>
        <w:pPrChange w:id="289" w:author="BHA Regulatory Affairs Unit" w:date="2026-07-26T10:57:00Z" w16du:dateUtc="2026-07-26T16:57:00Z">
          <w:pPr>
            <w:pStyle w:val="NormalWeb"/>
            <w:spacing w:before="0" w:beforeAutospacing="0" w:after="200" w:afterAutospacing="0"/>
            <w:ind w:hanging="720"/>
            <w:jc w:val="both"/>
          </w:pPr>
        </w:pPrChange>
      </w:pPr>
      <w:ins w:id="290" w:author="BHA Regulatory Affairs Unit" w:date="2026-07-26T10:53:00Z" w16du:dateUtc="2026-07-26T16:53:00Z">
        <w:r>
          <w:t>(4)</w:t>
        </w:r>
        <w:r>
          <w:rPr>
            <w:rStyle w:val="apple-tab-span"/>
            <w:rFonts w:cs="Arial"/>
            <w:color w:val="000000"/>
          </w:rPr>
          <w:tab/>
        </w:r>
        <w:r>
          <w:t>Additional sources identified by BHA or its designees;</w:t>
        </w:r>
      </w:ins>
    </w:p>
    <w:p w14:paraId="11B84475" w14:textId="03F90430" w:rsidR="00B87BA0" w:rsidRDefault="00B87BA0">
      <w:pPr>
        <w:pStyle w:val="par3"/>
        <w:rPr>
          <w:ins w:id="291" w:author="BHA Regulatory Affairs Unit" w:date="2026-07-26T10:53:00Z" w16du:dateUtc="2026-07-26T16:53:00Z"/>
        </w:rPr>
        <w:pPrChange w:id="292" w:author="BHA Regulatory Affairs Unit" w:date="2026-07-26T10:57:00Z" w16du:dateUtc="2026-07-26T16:57:00Z">
          <w:pPr>
            <w:pStyle w:val="NormalWeb"/>
            <w:spacing w:before="0" w:beforeAutospacing="0" w:after="200" w:afterAutospacing="0"/>
            <w:ind w:hanging="720"/>
            <w:jc w:val="both"/>
          </w:pPr>
        </w:pPrChange>
      </w:pPr>
      <w:ins w:id="293" w:author="BHA Regulatory Affairs Unit" w:date="2026-07-26T10:53:00Z" w16du:dateUtc="2026-07-26T16:53:00Z">
        <w:r>
          <w:t>b.</w:t>
        </w:r>
        <w:r>
          <w:rPr>
            <w:rStyle w:val="apple-tab-span"/>
            <w:rFonts w:cs="Arial"/>
            <w:color w:val="000000"/>
          </w:rPr>
          <w:tab/>
        </w:r>
        <w:r>
          <w:t>A list of Colorado counties where network adequacy standards are consistently not met alongside any additional deficiencies identified within these network adequacy standards;</w:t>
        </w:r>
      </w:ins>
    </w:p>
    <w:p w14:paraId="6527064E" w14:textId="486F300E" w:rsidR="00B87BA0" w:rsidRDefault="00B87BA0">
      <w:pPr>
        <w:pStyle w:val="par3"/>
        <w:rPr>
          <w:ins w:id="294" w:author="BHA Regulatory Affairs Unit" w:date="2026-07-26T10:53:00Z" w16du:dateUtc="2026-07-26T16:53:00Z"/>
        </w:rPr>
        <w:pPrChange w:id="295" w:author="BHA Regulatory Affairs Unit" w:date="2026-07-26T10:57:00Z" w16du:dateUtc="2026-07-26T16:57:00Z">
          <w:pPr>
            <w:pStyle w:val="NormalWeb"/>
            <w:spacing w:before="0" w:beforeAutospacing="0" w:after="200" w:afterAutospacing="0"/>
            <w:ind w:hanging="720"/>
            <w:jc w:val="both"/>
          </w:pPr>
        </w:pPrChange>
      </w:pPr>
      <w:ins w:id="296" w:author="BHA Regulatory Affairs Unit" w:date="2026-07-26T10:53:00Z" w16du:dateUtc="2026-07-26T16:53:00Z">
        <w:r>
          <w:t>c.</w:t>
        </w:r>
        <w:r>
          <w:rPr>
            <w:rStyle w:val="apple-tab-span"/>
            <w:rFonts w:cs="Arial"/>
            <w:color w:val="000000"/>
          </w:rPr>
          <w:tab/>
        </w:r>
        <w:r>
          <w:t>Identified strategies to mitigate network adequacy deficiencies, including potential legislative remedies.</w:t>
        </w:r>
      </w:ins>
    </w:p>
    <w:p w14:paraId="1F2BD93F" w14:textId="48FA3782" w:rsidR="0016765B" w:rsidRPr="0044648D" w:rsidRDefault="0085798D" w:rsidP="0085798D">
      <w:pPr>
        <w:pStyle w:val="Heading3"/>
        <w:rPr>
          <w:ins w:id="297" w:author="BHA Regulatory Affairs Unit" w:date="2026-07-19T13:25:00Z" w16du:dateUtc="2026-07-19T19:25:00Z"/>
        </w:rPr>
        <w:pPrChange w:id="298" w:author="BHA Regulatory Affairs Unit" w:date="2026-08-28T07:19:00Z" w16du:dateUtc="2026-08-28T13:19:00Z">
          <w:pPr>
            <w:pStyle w:val="Heading2"/>
            <w:numPr>
              <w:ilvl w:val="1"/>
              <w:numId w:val="29"/>
            </w:numPr>
          </w:pPr>
        </w:pPrChange>
      </w:pPr>
      <w:ins w:id="299" w:author="BHA Regulatory Affairs Unit" w:date="2026-08-28T07:19:00Z" w16du:dateUtc="2026-08-28T13:19:00Z">
        <w:r>
          <w:t>1.2</w:t>
        </w:r>
        <w:r>
          <w:tab/>
        </w:r>
      </w:ins>
      <w:ins w:id="300" w:author="BHA Regulatory Affairs Unit" w:date="2026-07-19T13:25:00Z" w16du:dateUtc="2026-07-19T19:25:00Z">
        <w:r w:rsidR="0016765B" w:rsidRPr="0044648D">
          <w:t>Definitions</w:t>
        </w:r>
      </w:ins>
    </w:p>
    <w:p w14:paraId="217D2BD9" w14:textId="77777777" w:rsidR="00930628" w:rsidRDefault="00930628">
      <w:pPr>
        <w:rPr>
          <w:ins w:id="301" w:author="BHA Regulatory Affairs Unit" w:date="2026-07-26T10:58:00Z" w16du:dateUtc="2026-07-26T16:58:00Z"/>
        </w:rPr>
        <w:pPrChange w:id="302" w:author="BHA Regulatory Affairs Unit" w:date="2026-07-26T10:58:00Z" w16du:dateUtc="2026-07-26T16:58:00Z">
          <w:pPr>
            <w:pStyle w:val="NormalWeb"/>
            <w:spacing w:before="240" w:beforeAutospacing="0" w:after="240" w:afterAutospacing="0"/>
            <w:jc w:val="both"/>
          </w:pPr>
        </w:pPrChange>
      </w:pPr>
      <w:ins w:id="303" w:author="BHA Regulatory Affairs Unit" w:date="2026-07-26T10:58:00Z" w16du:dateUtc="2026-07-26T16:58:00Z">
        <w:r>
          <w:t xml:space="preserve">“3 CCR 702-4 Series 4-2 Regulation 4-2-53” means the regulations promulgated by Colorado Division of Insurance, establishing the network adequacy standards and reporting requirements for ACA-Compliant Health Benefit Plans, which is hereby incorporated by reference. These regulations are available at no cost from the Colorado Secretary of State’s Office, 1700 Broadway, Suite 550, Denver, Colorado, 80290, or at </w:t>
        </w:r>
        <w:r>
          <w:fldChar w:fldCharType="begin"/>
        </w:r>
        <w:r>
          <w:instrText>HYPERLINK "http://www.sos.state.co.us"</w:instrText>
        </w:r>
        <w:r>
          <w:fldChar w:fldCharType="separate"/>
        </w:r>
        <w:r>
          <w:rPr>
            <w:rStyle w:val="Hyperlink"/>
            <w:rFonts w:cs="Arial"/>
            <w:color w:val="1155CC"/>
          </w:rPr>
          <w:t>www.sos.state.co.us</w:t>
        </w:r>
        <w:r>
          <w:fldChar w:fldCharType="end"/>
        </w:r>
        <w:r>
          <w:t>. These regulations are also available for public inspection and copying at the Behavioral Health Administration, 710 S Ash St, Unit C 140, Denver, Colorado, 80246, during normal business hours.</w:t>
        </w:r>
      </w:ins>
    </w:p>
    <w:p w14:paraId="5A07EAB7" w14:textId="77777777" w:rsidR="00930628" w:rsidRDefault="00930628">
      <w:pPr>
        <w:rPr>
          <w:ins w:id="304" w:author="BHA Regulatory Affairs Unit" w:date="2026-07-26T10:58:00Z" w16du:dateUtc="2026-07-26T16:58:00Z"/>
        </w:rPr>
        <w:pPrChange w:id="305" w:author="BHA Regulatory Affairs Unit" w:date="2026-07-26T10:58:00Z" w16du:dateUtc="2026-07-26T16:58:00Z">
          <w:pPr>
            <w:pStyle w:val="NormalWeb"/>
            <w:spacing w:before="240" w:beforeAutospacing="0" w:after="240" w:afterAutospacing="0"/>
            <w:jc w:val="both"/>
          </w:pPr>
        </w:pPrChange>
      </w:pPr>
      <w:ins w:id="306" w:author="BHA Regulatory Affairs Unit" w:date="2026-07-26T10:58:00Z" w16du:dateUtc="2026-07-26T16:58:00Z">
        <w:r>
          <w:t>“Americans with Disabilities Act,” or “ADA,” means the Federal Americans with Disabilities Act of 1990, pub. L. No. 101-336 (1990), codified at 42 U.S.C. § 12101 et seq. (Jan 2017).</w:t>
        </w:r>
      </w:ins>
    </w:p>
    <w:p w14:paraId="7CC441DF" w14:textId="77777777" w:rsidR="00930628" w:rsidRDefault="00930628">
      <w:pPr>
        <w:rPr>
          <w:ins w:id="307" w:author="BHA Regulatory Affairs Unit" w:date="2026-07-26T10:58:00Z" w16du:dateUtc="2026-07-26T16:58:00Z"/>
        </w:rPr>
        <w:pPrChange w:id="308" w:author="BHA Regulatory Affairs Unit" w:date="2026-07-26T10:58:00Z" w16du:dateUtc="2026-07-26T16:58:00Z">
          <w:pPr>
            <w:pStyle w:val="NormalWeb"/>
            <w:spacing w:before="200" w:beforeAutospacing="0" w:after="200" w:afterAutospacing="0"/>
            <w:jc w:val="both"/>
          </w:pPr>
        </w:pPrChange>
      </w:pPr>
      <w:ins w:id="309" w:author="BHA Regulatory Affairs Unit" w:date="2026-07-26T10:58:00Z" w16du:dateUtc="2026-07-26T16:58:00Z">
        <w:r>
          <w:t>“Behavioral Health” has the same meeting as provided in Section 27-50-101(1), C.R.S.</w:t>
        </w:r>
      </w:ins>
    </w:p>
    <w:p w14:paraId="10200E96" w14:textId="77777777" w:rsidR="00930628" w:rsidRDefault="00930628">
      <w:pPr>
        <w:rPr>
          <w:ins w:id="310" w:author="BHA Regulatory Affairs Unit" w:date="2026-07-26T10:58:00Z" w16du:dateUtc="2026-07-26T16:58:00Z"/>
        </w:rPr>
        <w:pPrChange w:id="311" w:author="BHA Regulatory Affairs Unit" w:date="2026-07-26T10:58:00Z" w16du:dateUtc="2026-07-26T16:58:00Z">
          <w:pPr>
            <w:pStyle w:val="NormalWeb"/>
            <w:spacing w:before="200" w:beforeAutospacing="0" w:after="200" w:afterAutospacing="0"/>
            <w:jc w:val="both"/>
          </w:pPr>
        </w:pPrChange>
      </w:pPr>
      <w:ins w:id="312" w:author="BHA Regulatory Affairs Unit" w:date="2026-07-26T10:58:00Z" w16du:dateUtc="2026-07-26T16:58:00Z">
        <w:r>
          <w:t>“Behavioral Health Administration” or “BHA,” as defined Section 27-50-101(2), C.R.S., means the behavioral health administration established in Section 27-50-102, C.R.S.</w:t>
        </w:r>
      </w:ins>
    </w:p>
    <w:p w14:paraId="38DC4CA9" w14:textId="77777777" w:rsidR="00930628" w:rsidRDefault="00930628">
      <w:pPr>
        <w:rPr>
          <w:ins w:id="313" w:author="BHA Regulatory Affairs Unit" w:date="2026-07-26T10:58:00Z" w16du:dateUtc="2026-07-26T16:58:00Z"/>
        </w:rPr>
        <w:pPrChange w:id="314" w:author="BHA Regulatory Affairs Unit" w:date="2026-07-26T10:58:00Z" w16du:dateUtc="2026-07-26T16:58:00Z">
          <w:pPr>
            <w:pStyle w:val="NormalWeb"/>
            <w:spacing w:before="200" w:beforeAutospacing="0" w:after="200" w:afterAutospacing="0"/>
            <w:jc w:val="both"/>
          </w:pPr>
        </w:pPrChange>
      </w:pPr>
      <w:ins w:id="315" w:author="BHA Regulatory Affairs Unit" w:date="2026-07-26T10:58:00Z" w16du:dateUtc="2026-07-26T16:58:00Z">
        <w:r>
          <w:t>“BHA Provider Rule Volume 2 CCR 502-1” means the regulations promulgated by the Behavioral Health Administration and adopted by the State Board of Human Services, created pursuant to Section 26-1-107, C.R.S., establishing the licensing, designation, and approval of certain behavioral health providers, which are hereby incorporated by reference. These regulations are available at no cost from the Colorado Secretary of State’s Office, 1700 Broadway, Suite 550, Denver, Colorado, 80290, or at sos.state.co.us. These regulations are also available for public inspection and copying at the Behavioral Health Administration, 710 South Ash Street, Unit C140 Denver, Colorado, 80246, during normal business hours.</w:t>
        </w:r>
      </w:ins>
    </w:p>
    <w:p w14:paraId="7675C3C3" w14:textId="77777777" w:rsidR="00930628" w:rsidRDefault="00930628">
      <w:pPr>
        <w:rPr>
          <w:ins w:id="316" w:author="BHA Regulatory Affairs Unit" w:date="2026-07-26T10:58:00Z" w16du:dateUtc="2026-07-26T16:58:00Z"/>
        </w:rPr>
        <w:pPrChange w:id="317" w:author="BHA Regulatory Affairs Unit" w:date="2026-07-26T10:58:00Z" w16du:dateUtc="2026-07-26T16:58:00Z">
          <w:pPr>
            <w:pStyle w:val="NormalWeb"/>
            <w:spacing w:before="200" w:beforeAutospacing="0" w:after="200" w:afterAutospacing="0"/>
            <w:jc w:val="both"/>
          </w:pPr>
        </w:pPrChange>
      </w:pPr>
      <w:ins w:id="318" w:author="BHA Regulatory Affairs Unit" w:date="2026-07-26T10:58:00Z" w16du:dateUtc="2026-07-26T16:58:00Z">
        <w:r>
          <w:t>“Behavioral Health Administrative Services Organization” or “BHASO” means a regionally based behavioral health organization that administers and maintains adequate networks of behavioral health safety net services and care coordination as described in Sections 27-50-301 through 304, C.R.S.</w:t>
        </w:r>
      </w:ins>
    </w:p>
    <w:p w14:paraId="1EE3FDE9" w14:textId="77777777" w:rsidR="00930628" w:rsidRDefault="00930628">
      <w:pPr>
        <w:rPr>
          <w:ins w:id="319" w:author="BHA Regulatory Affairs Unit" w:date="2026-07-26T10:58:00Z" w16du:dateUtc="2026-07-26T16:58:00Z"/>
        </w:rPr>
        <w:pPrChange w:id="320" w:author="BHA Regulatory Affairs Unit" w:date="2026-07-26T10:58:00Z" w16du:dateUtc="2026-07-26T16:58:00Z">
          <w:pPr>
            <w:pStyle w:val="NormalWeb"/>
            <w:spacing w:before="200" w:beforeAutospacing="0" w:after="200" w:afterAutospacing="0"/>
            <w:jc w:val="both"/>
          </w:pPr>
        </w:pPrChange>
      </w:pPr>
      <w:ins w:id="321" w:author="BHA Regulatory Affairs Unit" w:date="2026-07-26T10:58:00Z" w16du:dateUtc="2026-07-26T16:58:00Z">
        <w:r>
          <w:t>“Behavioral Health Crisis” means an experience of stress, emotional, or behavioral symptoms, difficulties with substance use, or a traumatic event that compromises or has the ability to negatively impact an individual's wellbeing, safety, and/or the ability to function within their current family or caregiver environment, living situation, school, workplace, or community.  This is typically defined by an individual experiencing the crisis or parent, caregiver, guardian, or designee of an individual, as appropriate.</w:t>
        </w:r>
      </w:ins>
    </w:p>
    <w:p w14:paraId="2B90A70B" w14:textId="77777777" w:rsidR="00930628" w:rsidRDefault="00930628">
      <w:pPr>
        <w:rPr>
          <w:ins w:id="322" w:author="BHA Regulatory Affairs Unit" w:date="2026-07-26T10:58:00Z" w16du:dateUtc="2026-07-26T16:58:00Z"/>
        </w:rPr>
        <w:pPrChange w:id="323" w:author="BHA Regulatory Affairs Unit" w:date="2026-07-26T10:58:00Z" w16du:dateUtc="2026-07-26T16:58:00Z">
          <w:pPr>
            <w:pStyle w:val="NormalWeb"/>
            <w:spacing w:before="200" w:beforeAutospacing="0" w:after="200" w:afterAutospacing="0"/>
            <w:jc w:val="both"/>
          </w:pPr>
        </w:pPrChange>
      </w:pPr>
      <w:ins w:id="324" w:author="BHA Regulatory Affairs Unit" w:date="2026-07-26T10:58:00Z" w16du:dateUtc="2026-07-26T16:58:00Z">
        <w:r>
          <w:t>“Behavioral Health Safety Net Services” has the same meaning as Section 27-50-101(8), C.R.S., as the specific behavioral health services for children, youth, and adults that must be provided statewide, pursuant to Part 3 of Article 50, of Title 27, C.R.S.</w:t>
        </w:r>
      </w:ins>
    </w:p>
    <w:p w14:paraId="67650AD7" w14:textId="77777777" w:rsidR="00930628" w:rsidRDefault="00930628">
      <w:pPr>
        <w:rPr>
          <w:ins w:id="325" w:author="BHA Regulatory Affairs Unit" w:date="2026-07-26T10:58:00Z" w16du:dateUtc="2026-07-26T16:58:00Z"/>
        </w:rPr>
        <w:pPrChange w:id="326" w:author="BHA Regulatory Affairs Unit" w:date="2026-07-26T10:58:00Z" w16du:dateUtc="2026-07-26T16:58:00Z">
          <w:pPr>
            <w:pStyle w:val="NormalWeb"/>
            <w:spacing w:before="200" w:beforeAutospacing="0" w:after="200" w:afterAutospacing="0"/>
            <w:jc w:val="both"/>
          </w:pPr>
        </w:pPrChange>
      </w:pPr>
      <w:ins w:id="327" w:author="BHA Regulatory Affairs Unit" w:date="2026-07-26T10:58:00Z" w16du:dateUtc="2026-07-26T16:58:00Z">
        <w:r>
          <w:t>“Care Coordination” means services provided by the BHASOs pursuant to Section 27-50-403(2), C.R.S., that support individuals and families and initiate care and navigating crisis supports, mental health and substance use disorder assistance, and services that address the social determinants of health, and preventive care services.</w:t>
        </w:r>
      </w:ins>
    </w:p>
    <w:p w14:paraId="2A5DBCA3" w14:textId="77777777" w:rsidR="00930628" w:rsidRDefault="00930628">
      <w:pPr>
        <w:rPr>
          <w:ins w:id="328" w:author="BHA Regulatory Affairs Unit" w:date="2026-07-26T10:58:00Z" w16du:dateUtc="2026-07-26T16:58:00Z"/>
        </w:rPr>
        <w:pPrChange w:id="329" w:author="BHA Regulatory Affairs Unit" w:date="2026-07-26T10:58:00Z" w16du:dateUtc="2026-07-26T16:58:00Z">
          <w:pPr>
            <w:pStyle w:val="NormalWeb"/>
            <w:spacing w:before="200" w:beforeAutospacing="0" w:after="200" w:afterAutospacing="0"/>
            <w:jc w:val="both"/>
          </w:pPr>
        </w:pPrChange>
      </w:pPr>
      <w:ins w:id="330" w:author="BHA Regulatory Affairs Unit" w:date="2026-07-26T10:58:00Z" w16du:dateUtc="2026-07-26T16:58:00Z">
        <w:r>
          <w:t>“Child/Children” means a person under eighteen (18) years of age.</w:t>
        </w:r>
      </w:ins>
    </w:p>
    <w:p w14:paraId="691A8D95" w14:textId="77777777" w:rsidR="00930628" w:rsidRDefault="00930628">
      <w:pPr>
        <w:rPr>
          <w:ins w:id="331" w:author="BHA Regulatory Affairs Unit" w:date="2026-07-26T10:58:00Z" w16du:dateUtc="2026-07-26T16:58:00Z"/>
        </w:rPr>
        <w:pPrChange w:id="332" w:author="BHA Regulatory Affairs Unit" w:date="2026-07-26T10:58:00Z" w16du:dateUtc="2026-07-26T16:58:00Z">
          <w:pPr>
            <w:pStyle w:val="NormalWeb"/>
            <w:spacing w:before="200" w:beforeAutospacing="0" w:after="200" w:afterAutospacing="0"/>
            <w:jc w:val="both"/>
          </w:pPr>
        </w:pPrChange>
      </w:pPr>
      <w:ins w:id="333" w:author="BHA Regulatory Affairs Unit" w:date="2026-07-26T10:58:00Z" w16du:dateUtc="2026-07-26T16:58:00Z">
        <w:r>
          <w:t>“Counties with Extreme Access Considerations” (CEAC) means within a county: Any population of people and a density less than ten (10) square miles.</w:t>
        </w:r>
      </w:ins>
    </w:p>
    <w:p w14:paraId="3AB67B33" w14:textId="77777777" w:rsidR="00930628" w:rsidRDefault="00930628">
      <w:pPr>
        <w:rPr>
          <w:ins w:id="334" w:author="BHA Regulatory Affairs Unit" w:date="2026-07-26T10:58:00Z" w16du:dateUtc="2026-07-26T16:58:00Z"/>
        </w:rPr>
        <w:pPrChange w:id="335" w:author="BHA Regulatory Affairs Unit" w:date="2026-07-26T10:58:00Z" w16du:dateUtc="2026-07-26T16:58:00Z">
          <w:pPr>
            <w:pStyle w:val="NormalWeb"/>
            <w:spacing w:before="200" w:beforeAutospacing="0" w:after="200" w:afterAutospacing="0"/>
            <w:jc w:val="both"/>
          </w:pPr>
        </w:pPrChange>
      </w:pPr>
      <w:ins w:id="336" w:author="BHA Regulatory Affairs Unit" w:date="2026-07-26T10:58:00Z" w16du:dateUtc="2026-07-26T16:58:00Z">
        <w:r>
          <w:t>“Density” means the average number of people living in a given unit of land area.</w:t>
        </w:r>
      </w:ins>
    </w:p>
    <w:p w14:paraId="05A126DA" w14:textId="77777777" w:rsidR="00930628" w:rsidRDefault="00930628">
      <w:pPr>
        <w:rPr>
          <w:ins w:id="337" w:author="BHA Regulatory Affairs Unit" w:date="2026-07-26T10:58:00Z" w16du:dateUtc="2026-07-26T16:58:00Z"/>
        </w:rPr>
        <w:pPrChange w:id="338" w:author="BHA Regulatory Affairs Unit" w:date="2026-07-26T10:58:00Z" w16du:dateUtc="2026-07-26T16:58:00Z">
          <w:pPr>
            <w:pStyle w:val="NormalWeb"/>
            <w:spacing w:before="200" w:beforeAutospacing="0" w:after="200" w:afterAutospacing="0"/>
            <w:jc w:val="both"/>
          </w:pPr>
        </w:pPrChange>
      </w:pPr>
      <w:ins w:id="339" w:author="BHA Regulatory Affairs Unit" w:date="2026-07-26T10:58:00Z" w16du:dateUtc="2026-07-26T16:58:00Z">
        <w:r>
          <w:t>“Emergency or crisis behavioral health services” means services for individuals experiencing a behavioral health crisis, and may include Crisis Stabilization Units (CSUs), Acute Treatment Units (ATUs), Walk-In Crisis Centers (WICs), Mobile Crisis Response (MCR), and residential or community-based respite care. It may also include emergency and involuntary commitment services for individuals with a substance use disorder. </w:t>
        </w:r>
      </w:ins>
    </w:p>
    <w:p w14:paraId="125C2C13" w14:textId="77777777" w:rsidR="00930628" w:rsidRDefault="00930628">
      <w:pPr>
        <w:rPr>
          <w:ins w:id="340" w:author="BHA Regulatory Affairs Unit" w:date="2026-07-26T10:58:00Z" w16du:dateUtc="2026-07-26T16:58:00Z"/>
        </w:rPr>
        <w:pPrChange w:id="341" w:author="BHA Regulatory Affairs Unit" w:date="2026-07-26T10:58:00Z" w16du:dateUtc="2026-07-26T16:58:00Z">
          <w:pPr>
            <w:pStyle w:val="NormalWeb"/>
            <w:spacing w:before="200" w:beforeAutospacing="0" w:after="200" w:afterAutospacing="0"/>
            <w:jc w:val="both"/>
          </w:pPr>
        </w:pPrChange>
      </w:pPr>
      <w:ins w:id="342" w:author="BHA Regulatory Affairs Unit" w:date="2026-07-26T10:58:00Z" w16du:dateUtc="2026-07-26T16:58:00Z">
        <w:r>
          <w:t>“Individual” means a person seeking or receiving behavioral health services and includes a respondent, as defined by Section 27-65-102(29), C.R.S.</w:t>
        </w:r>
      </w:ins>
    </w:p>
    <w:p w14:paraId="75139530" w14:textId="77777777" w:rsidR="00930628" w:rsidRDefault="00930628">
      <w:pPr>
        <w:rPr>
          <w:ins w:id="343" w:author="BHA Regulatory Affairs Unit" w:date="2026-07-26T10:58:00Z" w16du:dateUtc="2026-07-26T16:58:00Z"/>
        </w:rPr>
        <w:pPrChange w:id="344" w:author="BHA Regulatory Affairs Unit" w:date="2026-07-26T10:58:00Z" w16du:dateUtc="2026-07-26T16:58:00Z">
          <w:pPr>
            <w:pStyle w:val="NormalWeb"/>
            <w:spacing w:before="200" w:beforeAutospacing="0" w:after="0" w:afterAutospacing="0"/>
          </w:pPr>
        </w:pPrChange>
      </w:pPr>
      <w:ins w:id="345" w:author="BHA Regulatory Affairs Unit" w:date="2026-07-26T10:58:00Z" w16du:dateUtc="2026-07-26T16:58:00Z">
        <w:r>
          <w:t>“Large Metro” means, within a county:</w:t>
        </w:r>
      </w:ins>
    </w:p>
    <w:p w14:paraId="0B4F4CCD" w14:textId="7C78BBEC" w:rsidR="00930628" w:rsidRDefault="00930628">
      <w:pPr>
        <w:pStyle w:val="par1"/>
        <w:numPr>
          <w:ilvl w:val="0"/>
          <w:numId w:val="76"/>
        </w:numPr>
        <w:rPr>
          <w:ins w:id="346" w:author="BHA Regulatory Affairs Unit" w:date="2026-07-26T10:58:00Z" w16du:dateUtc="2026-07-26T16:58:00Z"/>
        </w:rPr>
        <w:pPrChange w:id="347" w:author="BHA Regulatory Affairs Unit" w:date="2026-07-26T11:02:00Z" w16du:dateUtc="2026-07-26T17:02:00Z">
          <w:pPr>
            <w:pStyle w:val="NormalWeb"/>
            <w:numPr>
              <w:numId w:val="49"/>
            </w:numPr>
            <w:spacing w:before="200" w:beforeAutospacing="0" w:after="0" w:afterAutospacing="0"/>
            <w:textAlignment w:val="baseline"/>
          </w:pPr>
        </w:pPrChange>
      </w:pPr>
      <w:ins w:id="348" w:author="BHA Regulatory Affairs Unit" w:date="2026-07-26T10:58:00Z" w16du:dateUtc="2026-07-26T16:58:00Z">
        <w:r>
          <w:t>A population greater than or equal to 1,000,000 people and a density greater than or equal to 1,000 square miles in a county; or</w:t>
        </w:r>
      </w:ins>
    </w:p>
    <w:p w14:paraId="7C41F969" w14:textId="3ABEF70C" w:rsidR="00930628" w:rsidRDefault="00930628">
      <w:pPr>
        <w:pStyle w:val="par1"/>
        <w:numPr>
          <w:ilvl w:val="0"/>
          <w:numId w:val="76"/>
        </w:numPr>
        <w:rPr>
          <w:ins w:id="349" w:author="BHA Regulatory Affairs Unit" w:date="2026-07-26T10:58:00Z" w16du:dateUtc="2026-07-26T16:58:00Z"/>
        </w:rPr>
        <w:pPrChange w:id="350" w:author="BHA Regulatory Affairs Unit" w:date="2026-07-26T11:02:00Z" w16du:dateUtc="2026-07-26T17:02:00Z">
          <w:pPr>
            <w:pStyle w:val="NormalWeb"/>
            <w:numPr>
              <w:numId w:val="50"/>
            </w:numPr>
            <w:spacing w:before="200" w:beforeAutospacing="0" w:after="0" w:afterAutospacing="0"/>
            <w:textAlignment w:val="baseline"/>
          </w:pPr>
        </w:pPrChange>
      </w:pPr>
      <w:ins w:id="351" w:author="BHA Regulatory Affairs Unit" w:date="2026-07-26T10:58:00Z" w16du:dateUtc="2026-07-26T16:58:00Z">
        <w:r>
          <w:t>A population between 500,000 - 999,999 people and a density greater than or equal to 1,500 square miles; or</w:t>
        </w:r>
      </w:ins>
    </w:p>
    <w:p w14:paraId="0A0A200B" w14:textId="4B18652B" w:rsidR="00930628" w:rsidRDefault="00930628">
      <w:pPr>
        <w:pStyle w:val="par1"/>
        <w:numPr>
          <w:ilvl w:val="0"/>
          <w:numId w:val="76"/>
        </w:numPr>
        <w:rPr>
          <w:ins w:id="352" w:author="BHA Regulatory Affairs Unit" w:date="2026-07-26T10:58:00Z" w16du:dateUtc="2026-07-26T16:58:00Z"/>
        </w:rPr>
        <w:pPrChange w:id="353" w:author="BHA Regulatory Affairs Unit" w:date="2026-07-26T11:02:00Z" w16du:dateUtc="2026-07-26T17:02:00Z">
          <w:pPr>
            <w:pStyle w:val="NormalWeb"/>
            <w:numPr>
              <w:numId w:val="51"/>
            </w:numPr>
            <w:spacing w:before="200" w:beforeAutospacing="0" w:after="0" w:afterAutospacing="0"/>
            <w:textAlignment w:val="baseline"/>
          </w:pPr>
        </w:pPrChange>
      </w:pPr>
      <w:ins w:id="354" w:author="BHA Regulatory Affairs Unit" w:date="2026-07-26T10:58:00Z" w16du:dateUtc="2026-07-26T16:58:00Z">
        <w:r>
          <w:t>Any population of people and a density greater than or equal to 5,000 square miles.</w:t>
        </w:r>
      </w:ins>
    </w:p>
    <w:p w14:paraId="417BF2E1" w14:textId="77777777" w:rsidR="00930628" w:rsidRDefault="00930628">
      <w:pPr>
        <w:rPr>
          <w:ins w:id="355" w:author="BHA Regulatory Affairs Unit" w:date="2026-07-26T10:58:00Z" w16du:dateUtc="2026-07-26T16:58:00Z"/>
        </w:rPr>
        <w:pPrChange w:id="356" w:author="BHA Regulatory Affairs Unit" w:date="2026-07-26T10:58:00Z" w16du:dateUtc="2026-07-26T16:58:00Z">
          <w:pPr>
            <w:pStyle w:val="NormalWeb"/>
            <w:spacing w:before="200" w:beforeAutospacing="0" w:after="0" w:afterAutospacing="0"/>
          </w:pPr>
        </w:pPrChange>
      </w:pPr>
      <w:ins w:id="357" w:author="BHA Regulatory Affairs Unit" w:date="2026-07-26T10:58:00Z" w16du:dateUtc="2026-07-26T16:58:00Z">
        <w:r>
          <w:t>“Metro” means, within a county:</w:t>
        </w:r>
      </w:ins>
    </w:p>
    <w:p w14:paraId="4B217402" w14:textId="72CC3F62" w:rsidR="00930628" w:rsidRDefault="00930628">
      <w:pPr>
        <w:pStyle w:val="par1"/>
        <w:numPr>
          <w:ilvl w:val="0"/>
          <w:numId w:val="78"/>
        </w:numPr>
        <w:rPr>
          <w:ins w:id="358" w:author="BHA Regulatory Affairs Unit" w:date="2026-07-26T10:58:00Z" w16du:dateUtc="2026-07-26T16:58:00Z"/>
        </w:rPr>
        <w:pPrChange w:id="359" w:author="BHA Regulatory Affairs Unit" w:date="2026-07-26T11:02:00Z" w16du:dateUtc="2026-07-26T17:02:00Z">
          <w:pPr>
            <w:pStyle w:val="NormalWeb"/>
            <w:numPr>
              <w:numId w:val="52"/>
            </w:numPr>
            <w:spacing w:before="200" w:beforeAutospacing="0" w:after="0" w:afterAutospacing="0"/>
            <w:textAlignment w:val="baseline"/>
          </w:pPr>
        </w:pPrChange>
      </w:pPr>
      <w:ins w:id="360" w:author="BHA Regulatory Affairs Unit" w:date="2026-07-26T10:58:00Z" w16du:dateUtc="2026-07-26T16:58:00Z">
        <w:r>
          <w:t>A population greater than or equal to 1,000,000 people and a density between 10 - 999.9 square miles; or</w:t>
        </w:r>
      </w:ins>
    </w:p>
    <w:p w14:paraId="5D6C5B7F" w14:textId="350B5F4B" w:rsidR="00930628" w:rsidRDefault="00930628">
      <w:pPr>
        <w:pStyle w:val="par1"/>
        <w:numPr>
          <w:ilvl w:val="0"/>
          <w:numId w:val="78"/>
        </w:numPr>
        <w:rPr>
          <w:ins w:id="361" w:author="BHA Regulatory Affairs Unit" w:date="2026-07-26T10:58:00Z" w16du:dateUtc="2026-07-26T16:58:00Z"/>
        </w:rPr>
        <w:pPrChange w:id="362" w:author="BHA Regulatory Affairs Unit" w:date="2026-07-26T11:02:00Z" w16du:dateUtc="2026-07-26T17:02:00Z">
          <w:pPr>
            <w:pStyle w:val="NormalWeb"/>
            <w:numPr>
              <w:numId w:val="53"/>
            </w:numPr>
            <w:spacing w:before="200" w:beforeAutospacing="0" w:after="0" w:afterAutospacing="0"/>
            <w:textAlignment w:val="baseline"/>
          </w:pPr>
        </w:pPrChange>
      </w:pPr>
      <w:ins w:id="363" w:author="BHA Regulatory Affairs Unit" w:date="2026-07-26T10:58:00Z" w16du:dateUtc="2026-07-26T16:58:00Z">
        <w:r>
          <w:t>A population between 500,000 - 999,999 people and a density between 10 - 1,499.9 square miles; or</w:t>
        </w:r>
      </w:ins>
    </w:p>
    <w:p w14:paraId="20FF111F" w14:textId="1053839C" w:rsidR="00930628" w:rsidRDefault="00930628">
      <w:pPr>
        <w:pStyle w:val="par1"/>
        <w:numPr>
          <w:ilvl w:val="0"/>
          <w:numId w:val="78"/>
        </w:numPr>
        <w:rPr>
          <w:ins w:id="364" w:author="BHA Regulatory Affairs Unit" w:date="2026-07-26T10:58:00Z" w16du:dateUtc="2026-07-26T16:58:00Z"/>
        </w:rPr>
        <w:pPrChange w:id="365" w:author="BHA Regulatory Affairs Unit" w:date="2026-07-26T11:02:00Z" w16du:dateUtc="2026-07-26T17:02:00Z">
          <w:pPr>
            <w:pStyle w:val="NormalWeb"/>
            <w:numPr>
              <w:numId w:val="54"/>
            </w:numPr>
            <w:spacing w:before="200" w:beforeAutospacing="0" w:after="0" w:afterAutospacing="0"/>
            <w:textAlignment w:val="baseline"/>
          </w:pPr>
        </w:pPrChange>
      </w:pPr>
      <w:ins w:id="366" w:author="BHA Regulatory Affairs Unit" w:date="2026-07-26T10:58:00Z" w16du:dateUtc="2026-07-26T16:58:00Z">
        <w:r>
          <w:t>A population between 200,000 - 499,999 people and a density between 10 - 4,999.9 square miles; or</w:t>
        </w:r>
      </w:ins>
    </w:p>
    <w:p w14:paraId="7440A102" w14:textId="6EECB676" w:rsidR="00930628" w:rsidRDefault="00930628">
      <w:pPr>
        <w:pStyle w:val="par1"/>
        <w:numPr>
          <w:ilvl w:val="0"/>
          <w:numId w:val="78"/>
        </w:numPr>
        <w:rPr>
          <w:ins w:id="367" w:author="BHA Regulatory Affairs Unit" w:date="2026-07-26T10:58:00Z" w16du:dateUtc="2026-07-26T16:58:00Z"/>
        </w:rPr>
        <w:pPrChange w:id="368" w:author="BHA Regulatory Affairs Unit" w:date="2026-07-26T11:02:00Z" w16du:dateUtc="2026-07-26T17:02:00Z">
          <w:pPr>
            <w:pStyle w:val="NormalWeb"/>
            <w:numPr>
              <w:numId w:val="55"/>
            </w:numPr>
            <w:spacing w:before="200" w:beforeAutospacing="0" w:after="0" w:afterAutospacing="0"/>
            <w:textAlignment w:val="baseline"/>
          </w:pPr>
        </w:pPrChange>
      </w:pPr>
      <w:ins w:id="369" w:author="BHA Regulatory Affairs Unit" w:date="2026-07-26T10:58:00Z" w16du:dateUtc="2026-07-26T16:58:00Z">
        <w:r>
          <w:t>A population between 50,000 - 199,999 people and a density between 100 - 4,999.9 square miles; or</w:t>
        </w:r>
      </w:ins>
    </w:p>
    <w:p w14:paraId="6E6DC641" w14:textId="0A20AEF4" w:rsidR="00930628" w:rsidRDefault="00930628">
      <w:pPr>
        <w:pStyle w:val="par1"/>
        <w:numPr>
          <w:ilvl w:val="0"/>
          <w:numId w:val="78"/>
        </w:numPr>
        <w:rPr>
          <w:ins w:id="370" w:author="BHA Regulatory Affairs Unit" w:date="2026-07-26T10:58:00Z" w16du:dateUtc="2026-07-26T16:58:00Z"/>
        </w:rPr>
        <w:pPrChange w:id="371" w:author="BHA Regulatory Affairs Unit" w:date="2026-07-26T11:02:00Z" w16du:dateUtc="2026-07-26T17:02:00Z">
          <w:pPr>
            <w:pStyle w:val="NormalWeb"/>
            <w:numPr>
              <w:numId w:val="56"/>
            </w:numPr>
            <w:spacing w:before="200" w:beforeAutospacing="0" w:after="0" w:afterAutospacing="0"/>
            <w:textAlignment w:val="baseline"/>
          </w:pPr>
        </w:pPrChange>
      </w:pPr>
      <w:ins w:id="372" w:author="BHA Regulatory Affairs Unit" w:date="2026-07-26T10:58:00Z" w16du:dateUtc="2026-07-26T16:58:00Z">
        <w:r>
          <w:t>A population between 10,000 - 49,999 people and a density between 1,000 - 4,999.9 square miles.</w:t>
        </w:r>
      </w:ins>
    </w:p>
    <w:p w14:paraId="045BA7A0" w14:textId="77777777" w:rsidR="00930628" w:rsidRDefault="00930628">
      <w:pPr>
        <w:rPr>
          <w:ins w:id="373" w:author="BHA Regulatory Affairs Unit" w:date="2026-07-26T10:58:00Z" w16du:dateUtc="2026-07-26T16:58:00Z"/>
        </w:rPr>
        <w:pPrChange w:id="374" w:author="BHA Regulatory Affairs Unit" w:date="2026-07-26T10:58:00Z" w16du:dateUtc="2026-07-26T16:58:00Z">
          <w:pPr>
            <w:pStyle w:val="NormalWeb"/>
            <w:spacing w:before="200" w:beforeAutospacing="0" w:after="0" w:afterAutospacing="0"/>
          </w:pPr>
        </w:pPrChange>
      </w:pPr>
      <w:ins w:id="375" w:author="BHA Regulatory Affairs Unit" w:date="2026-07-26T10:58:00Z" w16du:dateUtc="2026-07-26T16:58:00Z">
        <w:r>
          <w:t>“Medicaid-eligibile” means an individual meets financial, residency, and/or eligibility group requirements as set forth by the Centers for Medicare &amp; Medicaid Services eligibility policy.  </w:t>
        </w:r>
      </w:ins>
    </w:p>
    <w:p w14:paraId="4B3A49EA" w14:textId="77777777" w:rsidR="00930628" w:rsidRDefault="00930628">
      <w:pPr>
        <w:rPr>
          <w:ins w:id="376" w:author="BHA Regulatory Affairs Unit" w:date="2026-07-26T10:58:00Z" w16du:dateUtc="2026-07-26T16:58:00Z"/>
        </w:rPr>
        <w:pPrChange w:id="377" w:author="BHA Regulatory Affairs Unit" w:date="2026-07-26T10:58:00Z" w16du:dateUtc="2026-07-26T16:58:00Z">
          <w:pPr>
            <w:pStyle w:val="NormalWeb"/>
            <w:spacing w:before="200" w:beforeAutospacing="0" w:after="0" w:afterAutospacing="0"/>
          </w:pPr>
        </w:pPrChange>
      </w:pPr>
      <w:ins w:id="378" w:author="BHA Regulatory Affairs Unit" w:date="2026-07-26T10:58:00Z" w16du:dateUtc="2026-07-26T16:58:00Z">
        <w:r>
          <w:t>“Micro” means, within a county:</w:t>
        </w:r>
      </w:ins>
    </w:p>
    <w:p w14:paraId="163276F8" w14:textId="38E469B9" w:rsidR="00930628" w:rsidRDefault="00930628">
      <w:pPr>
        <w:pStyle w:val="par1"/>
        <w:numPr>
          <w:ilvl w:val="0"/>
          <w:numId w:val="80"/>
        </w:numPr>
        <w:rPr>
          <w:ins w:id="379" w:author="BHA Regulatory Affairs Unit" w:date="2026-07-26T10:58:00Z" w16du:dateUtc="2026-07-26T16:58:00Z"/>
        </w:rPr>
        <w:pPrChange w:id="380" w:author="BHA Regulatory Affairs Unit" w:date="2026-07-26T11:02:00Z" w16du:dateUtc="2026-07-26T17:02:00Z">
          <w:pPr>
            <w:pStyle w:val="NormalWeb"/>
            <w:numPr>
              <w:numId w:val="57"/>
            </w:numPr>
            <w:spacing w:before="200" w:beforeAutospacing="0" w:after="0" w:afterAutospacing="0"/>
            <w:textAlignment w:val="baseline"/>
          </w:pPr>
        </w:pPrChange>
      </w:pPr>
      <w:ins w:id="381" w:author="BHA Regulatory Affairs Unit" w:date="2026-07-26T10:58:00Z" w16du:dateUtc="2026-07-26T16:58:00Z">
        <w:r>
          <w:t>A population between 50,000 - 199,999 people and a density between 10 - 99.9 square miles; or</w:t>
        </w:r>
      </w:ins>
    </w:p>
    <w:p w14:paraId="290ABD38" w14:textId="373B89F6" w:rsidR="00930628" w:rsidRDefault="00930628">
      <w:pPr>
        <w:pStyle w:val="par1"/>
        <w:numPr>
          <w:ilvl w:val="0"/>
          <w:numId w:val="80"/>
        </w:numPr>
        <w:rPr>
          <w:ins w:id="382" w:author="BHA Regulatory Affairs Unit" w:date="2026-07-26T10:58:00Z" w16du:dateUtc="2026-07-26T16:58:00Z"/>
        </w:rPr>
        <w:pPrChange w:id="383" w:author="BHA Regulatory Affairs Unit" w:date="2026-07-26T11:02:00Z" w16du:dateUtc="2026-07-26T17:02:00Z">
          <w:pPr>
            <w:pStyle w:val="NormalWeb"/>
            <w:numPr>
              <w:numId w:val="58"/>
            </w:numPr>
            <w:spacing w:before="200" w:beforeAutospacing="0" w:after="0" w:afterAutospacing="0"/>
            <w:textAlignment w:val="baseline"/>
          </w:pPr>
        </w:pPrChange>
      </w:pPr>
      <w:ins w:id="384" w:author="BHA Regulatory Affairs Unit" w:date="2026-07-26T10:58:00Z" w16du:dateUtc="2026-07-26T16:58:00Z">
        <w:r>
          <w:t>A population between 10,000 - 49,999 people and a density between 50 - 999.9 square miles.</w:t>
        </w:r>
      </w:ins>
    </w:p>
    <w:p w14:paraId="1C09DEDE" w14:textId="77777777" w:rsidR="00930628" w:rsidRDefault="00930628">
      <w:pPr>
        <w:rPr>
          <w:ins w:id="385" w:author="BHA Regulatory Affairs Unit" w:date="2026-07-26T10:58:00Z" w16du:dateUtc="2026-07-26T16:58:00Z"/>
        </w:rPr>
        <w:pPrChange w:id="386" w:author="BHA Regulatory Affairs Unit" w:date="2026-07-26T10:58:00Z" w16du:dateUtc="2026-07-26T16:58:00Z">
          <w:pPr>
            <w:pStyle w:val="NormalWeb"/>
            <w:spacing w:before="200" w:beforeAutospacing="0" w:after="0" w:afterAutospacing="0"/>
          </w:pPr>
        </w:pPrChange>
      </w:pPr>
      <w:ins w:id="387" w:author="BHA Regulatory Affairs Unit" w:date="2026-07-26T10:58:00Z" w16du:dateUtc="2026-07-26T16:58:00Z">
        <w:r>
          <w:t>“Prevention” means proactive strategies and activities designed to reduce the likelihood, delay the onset, or mitigate the negative impacts of behavioral health and substance use disorders.</w:t>
        </w:r>
      </w:ins>
    </w:p>
    <w:p w14:paraId="41B7B61A" w14:textId="77777777" w:rsidR="00930628" w:rsidRDefault="00930628">
      <w:pPr>
        <w:rPr>
          <w:ins w:id="388" w:author="BHA Regulatory Affairs Unit" w:date="2026-07-26T10:58:00Z" w16du:dateUtc="2026-07-26T16:58:00Z"/>
        </w:rPr>
        <w:pPrChange w:id="389" w:author="BHA Regulatory Affairs Unit" w:date="2026-07-26T10:58:00Z" w16du:dateUtc="2026-07-26T16:58:00Z">
          <w:pPr>
            <w:pStyle w:val="NormalWeb"/>
            <w:spacing w:before="200" w:beforeAutospacing="0" w:after="0" w:afterAutospacing="0"/>
          </w:pPr>
        </w:pPrChange>
      </w:pPr>
      <w:ins w:id="390" w:author="BHA Regulatory Affairs Unit" w:date="2026-07-26T10:58:00Z" w16du:dateUtc="2026-07-26T16:58:00Z">
        <w:r>
          <w:t>“Priority Populations” has the same meaning as provided in Section 27-50-101(17), C.R.S.</w:t>
        </w:r>
      </w:ins>
    </w:p>
    <w:p w14:paraId="3FD1D9EA" w14:textId="77777777" w:rsidR="00930628" w:rsidRDefault="00930628">
      <w:pPr>
        <w:rPr>
          <w:ins w:id="391" w:author="BHA Regulatory Affairs Unit" w:date="2026-07-26T10:58:00Z" w16du:dateUtc="2026-07-26T16:58:00Z"/>
        </w:rPr>
        <w:pPrChange w:id="392" w:author="BHA Regulatory Affairs Unit" w:date="2026-07-26T10:58:00Z" w16du:dateUtc="2026-07-26T16:58:00Z">
          <w:pPr>
            <w:pStyle w:val="NormalWeb"/>
            <w:spacing w:before="200" w:beforeAutospacing="0" w:after="0" w:afterAutospacing="0"/>
          </w:pPr>
        </w:pPrChange>
      </w:pPr>
      <w:ins w:id="393" w:author="BHA Regulatory Affairs Unit" w:date="2026-07-26T10:58:00Z" w16du:dateUtc="2026-07-26T16:58:00Z">
        <w:r>
          <w:t xml:space="preserve">“Publicly Insured” means individuals who participate in public health insurance programs run by the State of Colorado, such as Health First Colorado (Colorado’s Medicaid Program), and Child Health Plan </w:t>
        </w:r>
        <w:r>
          <w:rPr>
            <w:i/>
            <w:iCs/>
          </w:rPr>
          <w:t>Plus</w:t>
        </w:r>
        <w:r>
          <w:t xml:space="preserve"> (CHP+), that provide free or low-cost health coverage for those who qualify. </w:t>
        </w:r>
      </w:ins>
    </w:p>
    <w:p w14:paraId="70A1B102" w14:textId="77777777" w:rsidR="00930628" w:rsidRDefault="00930628">
      <w:pPr>
        <w:rPr>
          <w:ins w:id="394" w:author="BHA Regulatory Affairs Unit" w:date="2026-07-26T10:58:00Z" w16du:dateUtc="2026-07-26T16:58:00Z"/>
        </w:rPr>
        <w:pPrChange w:id="395" w:author="BHA Regulatory Affairs Unit" w:date="2026-07-26T10:58:00Z" w16du:dateUtc="2026-07-26T16:58:00Z">
          <w:pPr>
            <w:pStyle w:val="NormalWeb"/>
            <w:spacing w:before="200" w:beforeAutospacing="0" w:after="0" w:afterAutospacing="0"/>
          </w:pPr>
        </w:pPrChange>
      </w:pPr>
      <w:ins w:id="396" w:author="BHA Regulatory Affairs Unit" w:date="2026-07-26T10:58:00Z" w16du:dateUtc="2026-07-26T16:58:00Z">
        <w:r>
          <w:t>“Recovery” means a process of change through which individuals improve their health and wellness and ability to live a self-directed life and strive to reach their full potential.</w:t>
        </w:r>
      </w:ins>
    </w:p>
    <w:p w14:paraId="0610931D" w14:textId="77777777" w:rsidR="00930628" w:rsidRDefault="00930628">
      <w:pPr>
        <w:rPr>
          <w:ins w:id="397" w:author="BHA Regulatory Affairs Unit" w:date="2026-07-26T10:58:00Z" w16du:dateUtc="2026-07-26T16:58:00Z"/>
        </w:rPr>
        <w:pPrChange w:id="398" w:author="BHA Regulatory Affairs Unit" w:date="2026-07-26T10:58:00Z" w16du:dateUtc="2026-07-26T16:58:00Z">
          <w:pPr>
            <w:pStyle w:val="NormalWeb"/>
            <w:spacing w:before="200" w:beforeAutospacing="0" w:after="0" w:afterAutospacing="0"/>
          </w:pPr>
        </w:pPrChange>
      </w:pPr>
      <w:ins w:id="399" w:author="BHA Regulatory Affairs Unit" w:date="2026-07-26T10:58:00Z" w16du:dateUtc="2026-07-26T16:58:00Z">
        <w:r>
          <w:t>“Rural” means, within a county:</w:t>
        </w:r>
      </w:ins>
    </w:p>
    <w:p w14:paraId="44E87CE7" w14:textId="0616BC28" w:rsidR="00930628" w:rsidRDefault="00930628">
      <w:pPr>
        <w:pStyle w:val="par1"/>
        <w:numPr>
          <w:ilvl w:val="0"/>
          <w:numId w:val="82"/>
        </w:numPr>
        <w:rPr>
          <w:ins w:id="400" w:author="BHA Regulatory Affairs Unit" w:date="2026-07-26T10:58:00Z" w16du:dateUtc="2026-07-26T16:58:00Z"/>
        </w:rPr>
        <w:pPrChange w:id="401" w:author="BHA Regulatory Affairs Unit" w:date="2026-07-26T11:01:00Z" w16du:dateUtc="2026-07-26T17:01:00Z">
          <w:pPr>
            <w:pStyle w:val="NormalWeb"/>
            <w:numPr>
              <w:numId w:val="59"/>
            </w:numPr>
            <w:spacing w:before="200" w:beforeAutospacing="0" w:after="0" w:afterAutospacing="0"/>
            <w:textAlignment w:val="baseline"/>
          </w:pPr>
        </w:pPrChange>
      </w:pPr>
      <w:ins w:id="402" w:author="BHA Regulatory Affairs Unit" w:date="2026-07-26T10:58:00Z" w16du:dateUtc="2026-07-26T16:58:00Z">
        <w:r>
          <w:t>A population between 10,000 - 49,999 people and a density between 10 - 49.9 square miles; or</w:t>
        </w:r>
      </w:ins>
    </w:p>
    <w:p w14:paraId="260C7AB1" w14:textId="53CBE8C6" w:rsidR="00930628" w:rsidRDefault="00930628">
      <w:pPr>
        <w:pStyle w:val="par1"/>
        <w:numPr>
          <w:ilvl w:val="0"/>
          <w:numId w:val="82"/>
        </w:numPr>
        <w:rPr>
          <w:ins w:id="403" w:author="BHA Regulatory Affairs Unit" w:date="2026-07-26T10:58:00Z" w16du:dateUtc="2026-07-26T16:58:00Z"/>
        </w:rPr>
        <w:pPrChange w:id="404" w:author="BHA Regulatory Affairs Unit" w:date="2026-07-26T11:01:00Z" w16du:dateUtc="2026-07-26T17:01:00Z">
          <w:pPr>
            <w:pStyle w:val="NormalWeb"/>
            <w:numPr>
              <w:numId w:val="60"/>
            </w:numPr>
            <w:spacing w:before="200" w:beforeAutospacing="0" w:after="0" w:afterAutospacing="0"/>
            <w:textAlignment w:val="baseline"/>
          </w:pPr>
        </w:pPrChange>
      </w:pPr>
      <w:ins w:id="405" w:author="BHA Regulatory Affairs Unit" w:date="2026-07-26T10:58:00Z" w16du:dateUtc="2026-07-26T16:58:00Z">
        <w:r>
          <w:t>A population less than 10,000 people and a density between 10 - 4,999.9 square miles.</w:t>
        </w:r>
      </w:ins>
    </w:p>
    <w:p w14:paraId="47CBAACC" w14:textId="77777777" w:rsidR="00930628" w:rsidRDefault="00930628">
      <w:pPr>
        <w:rPr>
          <w:ins w:id="406" w:author="BHA Regulatory Affairs Unit" w:date="2026-07-26T10:58:00Z" w16du:dateUtc="2026-07-26T16:58:00Z"/>
        </w:rPr>
        <w:pPrChange w:id="407" w:author="BHA Regulatory Affairs Unit" w:date="2026-07-26T10:58:00Z" w16du:dateUtc="2026-07-26T16:58:00Z">
          <w:pPr>
            <w:pStyle w:val="NormalWeb"/>
            <w:spacing w:before="200" w:beforeAutospacing="0" w:after="0" w:afterAutospacing="0"/>
          </w:pPr>
        </w:pPrChange>
      </w:pPr>
      <w:ins w:id="408" w:author="BHA Regulatory Affairs Unit" w:date="2026-07-26T10:58:00Z" w16du:dateUtc="2026-07-26T16:58:00Z">
        <w:r>
          <w:t>“Rural or Frontier County” means a county in Colorado designated by the state office of rural health, known as the Colorado rural health center, as a rural or frontier county pursuant to Section 23-76.5-101(6), C.R.S.</w:t>
        </w:r>
      </w:ins>
    </w:p>
    <w:p w14:paraId="6B642D6C" w14:textId="77777777" w:rsidR="00930628" w:rsidRDefault="00930628">
      <w:pPr>
        <w:rPr>
          <w:ins w:id="409" w:author="BHA Regulatory Affairs Unit" w:date="2026-07-26T10:58:00Z" w16du:dateUtc="2026-07-26T16:58:00Z"/>
        </w:rPr>
        <w:pPrChange w:id="410" w:author="BHA Regulatory Affairs Unit" w:date="2026-07-26T10:58:00Z" w16du:dateUtc="2026-07-26T16:58:00Z">
          <w:pPr>
            <w:pStyle w:val="NormalWeb"/>
            <w:spacing w:before="200" w:beforeAutospacing="0" w:after="0" w:afterAutospacing="0"/>
          </w:pPr>
        </w:pPrChange>
      </w:pPr>
      <w:ins w:id="411" w:author="BHA Regulatory Affairs Unit" w:date="2026-07-26T10:58:00Z" w16du:dateUtc="2026-07-26T16:58:00Z">
        <w:r>
          <w:t>“Serious Emotional Disturbance” (SED) means an individual from birth to under the age of twenty one (21) years old who, within the past year, has had a diagnosable behavioral health disorder or a clinically significant pattern of symptoms that results in substantial functional impairment and significantly interferes with or limits the child’s developmentally expected functioning in domains such as: family/ caregiver relationships; emotional or behavioral regulation; school; early care and education; community activities; communication; sleep; feeding; play; or other daily activities. </w:t>
        </w:r>
      </w:ins>
    </w:p>
    <w:p w14:paraId="7D2F75DA" w14:textId="77777777" w:rsidR="00930628" w:rsidRDefault="00930628">
      <w:pPr>
        <w:rPr>
          <w:ins w:id="412" w:author="BHA Regulatory Affairs Unit" w:date="2026-07-26T10:58:00Z" w16du:dateUtc="2026-07-26T16:58:00Z"/>
        </w:rPr>
        <w:pPrChange w:id="413" w:author="BHA Regulatory Affairs Unit" w:date="2026-07-26T10:58:00Z" w16du:dateUtc="2026-07-26T16:58:00Z">
          <w:pPr>
            <w:pStyle w:val="NormalWeb"/>
            <w:spacing w:before="200" w:beforeAutospacing="0" w:after="0" w:afterAutospacing="0"/>
          </w:pPr>
        </w:pPrChange>
      </w:pPr>
      <w:ins w:id="414" w:author="BHA Regulatory Affairs Unit" w:date="2026-07-26T10:58:00Z" w16du:dateUtc="2026-07-26T16:58:00Z">
        <w:r>
          <w:t xml:space="preserve">“Serious Mental Illness” (SMI) </w:t>
        </w:r>
        <w:r>
          <w:rPr>
            <w:shd w:val="clear" w:color="auto" w:fill="FFFFFF"/>
          </w:rPr>
          <w:t>means the same as Section 27-60-115, C.R.S., as one or more substantial disorders of cognitive, volitional, or emotional processes that grossly impair judgment or capacity to recognize reality or to control behavior and that substantially interfere with the person’s ability to meet the ordinary demands of daily living. Serious mental illness includes, but is not limited to, a psychotic disorder, bipolar disorder, major depressive disorder, or any diagnosed mental disorder, except for substance use disorder, currently associated with serious impairment of psychological, cognitive, or behavioral functioning.</w:t>
        </w:r>
        <w:r>
          <w:t> </w:t>
        </w:r>
      </w:ins>
    </w:p>
    <w:p w14:paraId="20C92282" w14:textId="77777777" w:rsidR="00930628" w:rsidRDefault="00930628">
      <w:pPr>
        <w:rPr>
          <w:ins w:id="415" w:author="BHA Regulatory Affairs Unit" w:date="2026-07-26T10:58:00Z" w16du:dateUtc="2026-07-26T16:58:00Z"/>
        </w:rPr>
        <w:pPrChange w:id="416" w:author="BHA Regulatory Affairs Unit" w:date="2026-07-26T10:58:00Z" w16du:dateUtc="2026-07-26T16:58:00Z">
          <w:pPr>
            <w:pStyle w:val="NormalWeb"/>
            <w:spacing w:before="200" w:beforeAutospacing="0" w:after="0" w:afterAutospacing="0"/>
          </w:pPr>
        </w:pPrChange>
      </w:pPr>
      <w:ins w:id="417" w:author="BHA Regulatory Affairs Unit" w:date="2026-07-26T10:58:00Z" w16du:dateUtc="2026-07-26T16:58:00Z">
        <w:r>
          <w:t>"Streamlined approach" means an operational framework that prioritizes efficiency, simplicity, and inter-agency collaboration in the allocation, distribution, and monitoring of public monies and delivery of services dedicated to behavioral health services. </w:t>
        </w:r>
      </w:ins>
    </w:p>
    <w:p w14:paraId="5F3DA7DF" w14:textId="77777777" w:rsidR="00930628" w:rsidRDefault="00930628">
      <w:pPr>
        <w:rPr>
          <w:ins w:id="418" w:author="BHA Regulatory Affairs Unit" w:date="2026-07-26T10:58:00Z" w16du:dateUtc="2026-07-26T16:58:00Z"/>
        </w:rPr>
        <w:pPrChange w:id="419" w:author="BHA Regulatory Affairs Unit" w:date="2026-07-26T10:58:00Z" w16du:dateUtc="2026-07-26T16:58:00Z">
          <w:pPr>
            <w:pStyle w:val="NormalWeb"/>
            <w:spacing w:before="200" w:beforeAutospacing="0" w:after="0" w:afterAutospacing="0"/>
          </w:pPr>
        </w:pPrChange>
      </w:pPr>
      <w:ins w:id="420" w:author="BHA Regulatory Affairs Unit" w:date="2026-07-26T10:58:00Z" w16du:dateUtc="2026-07-26T16:58:00Z">
        <w:r>
          <w:t>“Substance Use Disorder” means a chronic relapsing brain disease that is diagnosed by a licensed practitioner qualified to diagnose substance use disorders, and is characterized by recurrent use of alcohol, drugs, or both, causing clinically significant impairment, including health problems, disability, and failure to meet major responsibilities at work, school, or home, as defined in Section 27-80-203, C.R.S. </w:t>
        </w:r>
      </w:ins>
    </w:p>
    <w:p w14:paraId="5B5DFD43" w14:textId="77777777" w:rsidR="00930628" w:rsidRDefault="00930628">
      <w:pPr>
        <w:rPr>
          <w:ins w:id="421" w:author="BHA Regulatory Affairs Unit" w:date="2026-07-26T10:58:00Z" w16du:dateUtc="2026-07-26T16:58:00Z"/>
        </w:rPr>
        <w:pPrChange w:id="422" w:author="BHA Regulatory Affairs Unit" w:date="2026-07-26T10:58:00Z" w16du:dateUtc="2026-07-26T16:58:00Z">
          <w:pPr>
            <w:pStyle w:val="NormalWeb"/>
            <w:spacing w:before="200" w:beforeAutospacing="0" w:after="0" w:afterAutospacing="0"/>
          </w:pPr>
        </w:pPrChange>
      </w:pPr>
      <w:ins w:id="423" w:author="BHA Regulatory Affairs Unit" w:date="2026-07-26T10:58:00Z" w16du:dateUtc="2026-07-26T16:58:00Z">
        <w:r>
          <w:t>“Telehealth” means delivery of services through telecommunications systems that are compliant with all federal and state protections of individual privacy, to facilitate individual assessment, diagnosis, consultation, treatment, and/or service planning/case management when the individual and the person providing services are not in the same physical location. </w:t>
        </w:r>
      </w:ins>
    </w:p>
    <w:p w14:paraId="3FC9D8B8" w14:textId="77777777" w:rsidR="00930628" w:rsidRDefault="00930628">
      <w:pPr>
        <w:rPr>
          <w:ins w:id="424" w:author="BHA Regulatory Affairs Unit" w:date="2026-07-26T10:58:00Z" w16du:dateUtc="2026-07-26T16:58:00Z"/>
        </w:rPr>
        <w:pPrChange w:id="425" w:author="BHA Regulatory Affairs Unit" w:date="2026-07-26T10:58:00Z" w16du:dateUtc="2026-07-26T16:58:00Z">
          <w:pPr>
            <w:pStyle w:val="NormalWeb"/>
            <w:numPr>
              <w:numId w:val="61"/>
            </w:numPr>
            <w:spacing w:before="200" w:beforeAutospacing="0" w:after="200" w:afterAutospacing="0"/>
            <w:textAlignment w:val="baseline"/>
          </w:pPr>
        </w:pPrChange>
      </w:pPr>
      <w:ins w:id="426" w:author="BHA Regulatory Affairs Unit" w:date="2026-07-26T10:58:00Z" w16du:dateUtc="2026-07-26T16:58:00Z">
        <w:r>
          <w:t>Telecommunications systems used to provide telehealth include information, electronic, and communication technologies. </w:t>
        </w:r>
      </w:ins>
    </w:p>
    <w:p w14:paraId="3D8BDB78" w14:textId="77777777" w:rsidR="00930628" w:rsidRDefault="00930628">
      <w:pPr>
        <w:rPr>
          <w:ins w:id="427" w:author="BHA Regulatory Affairs Unit" w:date="2026-07-26T10:58:00Z" w16du:dateUtc="2026-07-26T16:58:00Z"/>
        </w:rPr>
        <w:pPrChange w:id="428" w:author="BHA Regulatory Affairs Unit" w:date="2026-07-26T10:58:00Z" w16du:dateUtc="2026-07-26T16:58:00Z">
          <w:pPr>
            <w:pStyle w:val="NormalWeb"/>
            <w:numPr>
              <w:numId w:val="62"/>
            </w:numPr>
            <w:spacing w:before="200" w:beforeAutospacing="0" w:after="200" w:afterAutospacing="0"/>
            <w:textAlignment w:val="baseline"/>
          </w:pPr>
        </w:pPrChange>
      </w:pPr>
      <w:ins w:id="429" w:author="BHA Regulatory Affairs Unit" w:date="2026-07-26T10:58:00Z" w16du:dateUtc="2026-07-26T16:58:00Z">
        <w:r>
          <w:t>Telehealth may include audio-only methods in accordance with state and federal regulation, unless noted otherwise.</w:t>
        </w:r>
      </w:ins>
    </w:p>
    <w:p w14:paraId="396F4F27" w14:textId="77777777" w:rsidR="00930628" w:rsidRDefault="00930628">
      <w:pPr>
        <w:rPr>
          <w:ins w:id="430" w:author="BHA Regulatory Affairs Unit" w:date="2026-07-26T10:58:00Z" w16du:dateUtc="2026-07-26T16:58:00Z"/>
        </w:rPr>
        <w:pPrChange w:id="431" w:author="BHA Regulatory Affairs Unit" w:date="2026-07-26T10:58:00Z" w16du:dateUtc="2026-07-26T16:58:00Z">
          <w:pPr>
            <w:pStyle w:val="NormalWeb"/>
            <w:spacing w:before="200" w:beforeAutospacing="0" w:after="0" w:afterAutospacing="0"/>
          </w:pPr>
        </w:pPrChange>
      </w:pPr>
      <w:ins w:id="432" w:author="BHA Regulatory Affairs Unit" w:date="2026-07-26T10:58:00Z" w16du:dateUtc="2026-07-26T16:58:00Z">
        <w:r>
          <w:t>“Timely” means the provision of a behavioral health safety net service within a mandated maximum duration of time or frequency based on the urgency of an individual’s clinical need, as established in Part 1.6 of this Chapter 1.</w:t>
        </w:r>
      </w:ins>
    </w:p>
    <w:p w14:paraId="7E3C6CB9" w14:textId="77777777" w:rsidR="00930628" w:rsidRDefault="00930628">
      <w:pPr>
        <w:rPr>
          <w:ins w:id="433" w:author="BHA Regulatory Affairs Unit" w:date="2026-07-26T10:58:00Z" w16du:dateUtc="2026-07-26T16:58:00Z"/>
        </w:rPr>
        <w:pPrChange w:id="434" w:author="BHA Regulatory Affairs Unit" w:date="2026-07-26T10:58:00Z" w16du:dateUtc="2026-07-26T16:58:00Z">
          <w:pPr>
            <w:pStyle w:val="NormalWeb"/>
            <w:spacing w:before="200" w:beforeAutospacing="0" w:after="0" w:afterAutospacing="0"/>
          </w:pPr>
        </w:pPrChange>
      </w:pPr>
      <w:ins w:id="435" w:author="BHA Regulatory Affairs Unit" w:date="2026-07-26T10:58:00Z" w16du:dateUtc="2026-07-26T16:58:00Z">
        <w:r>
          <w:t>“Underinsured” means the state in which an individual with medical coverage is still exposed to financial risk, and is comprised of:</w:t>
        </w:r>
      </w:ins>
    </w:p>
    <w:p w14:paraId="6F23E213" w14:textId="6A60CE7C" w:rsidR="00930628" w:rsidRDefault="00930628">
      <w:pPr>
        <w:pStyle w:val="par1"/>
        <w:numPr>
          <w:ilvl w:val="0"/>
          <w:numId w:val="84"/>
        </w:numPr>
        <w:rPr>
          <w:ins w:id="436" w:author="BHA Regulatory Affairs Unit" w:date="2026-07-26T10:58:00Z" w16du:dateUtc="2026-07-26T16:58:00Z"/>
        </w:rPr>
        <w:pPrChange w:id="437" w:author="BHA Regulatory Affairs Unit" w:date="2026-07-26T11:01:00Z" w16du:dateUtc="2026-07-26T17:01:00Z">
          <w:pPr>
            <w:pStyle w:val="NormalWeb"/>
            <w:numPr>
              <w:numId w:val="63"/>
            </w:numPr>
            <w:spacing w:before="200" w:beforeAutospacing="0" w:after="200" w:afterAutospacing="0"/>
            <w:textAlignment w:val="baseline"/>
          </w:pPr>
        </w:pPrChange>
      </w:pPr>
      <w:ins w:id="438" w:author="BHA Regulatory Affairs Unit" w:date="2026-07-26T10:58:00Z" w16du:dateUtc="2026-07-26T16:58:00Z">
        <w:r>
          <w:t>The economic features of health insurance;</w:t>
        </w:r>
      </w:ins>
    </w:p>
    <w:p w14:paraId="4EA4F042" w14:textId="71FD674D" w:rsidR="00930628" w:rsidRDefault="00930628">
      <w:pPr>
        <w:pStyle w:val="par1"/>
        <w:numPr>
          <w:ilvl w:val="0"/>
          <w:numId w:val="84"/>
        </w:numPr>
        <w:rPr>
          <w:ins w:id="439" w:author="BHA Regulatory Affairs Unit" w:date="2026-07-26T10:58:00Z" w16du:dateUtc="2026-07-26T16:58:00Z"/>
        </w:rPr>
        <w:pPrChange w:id="440" w:author="BHA Regulatory Affairs Unit" w:date="2026-07-26T11:01:00Z" w16du:dateUtc="2026-07-26T17:01:00Z">
          <w:pPr>
            <w:pStyle w:val="NormalWeb"/>
            <w:numPr>
              <w:numId w:val="64"/>
            </w:numPr>
            <w:spacing w:before="0" w:beforeAutospacing="0" w:after="200" w:afterAutospacing="0"/>
            <w:textAlignment w:val="baseline"/>
          </w:pPr>
        </w:pPrChange>
      </w:pPr>
      <w:ins w:id="441" w:author="BHA Regulatory Affairs Unit" w:date="2026-07-26T10:58:00Z" w16du:dateUtc="2026-07-26T16:58:00Z">
        <w:r>
          <w:t>The benefits covered; and/or</w:t>
        </w:r>
      </w:ins>
    </w:p>
    <w:p w14:paraId="28A1E979" w14:textId="2170E80E" w:rsidR="00930628" w:rsidRDefault="00930628">
      <w:pPr>
        <w:pStyle w:val="par1"/>
        <w:numPr>
          <w:ilvl w:val="0"/>
          <w:numId w:val="84"/>
        </w:numPr>
        <w:rPr>
          <w:ins w:id="442" w:author="BHA Regulatory Affairs Unit" w:date="2026-07-26T10:58:00Z" w16du:dateUtc="2026-07-26T16:58:00Z"/>
        </w:rPr>
        <w:pPrChange w:id="443" w:author="BHA Regulatory Affairs Unit" w:date="2026-07-26T11:01:00Z" w16du:dateUtc="2026-07-26T17:01:00Z">
          <w:pPr>
            <w:pStyle w:val="NormalWeb"/>
            <w:numPr>
              <w:numId w:val="65"/>
            </w:numPr>
            <w:spacing w:before="200" w:beforeAutospacing="0" w:after="200" w:afterAutospacing="0"/>
            <w:textAlignment w:val="baseline"/>
          </w:pPr>
        </w:pPrChange>
      </w:pPr>
      <w:ins w:id="444" w:author="BHA Regulatory Affairs Unit" w:date="2026-07-26T10:58:00Z" w16du:dateUtc="2026-07-26T16:58:00Z">
        <w:r>
          <w:t>Access to health insurance.</w:t>
        </w:r>
      </w:ins>
    </w:p>
    <w:p w14:paraId="66868419" w14:textId="77777777" w:rsidR="00930628" w:rsidRDefault="00930628">
      <w:pPr>
        <w:rPr>
          <w:ins w:id="445" w:author="BHA Regulatory Affairs Unit" w:date="2026-07-26T10:58:00Z" w16du:dateUtc="2026-07-26T16:58:00Z"/>
        </w:rPr>
        <w:pPrChange w:id="446" w:author="BHA Regulatory Affairs Unit" w:date="2026-07-26T10:58:00Z" w16du:dateUtc="2026-07-26T16:58:00Z">
          <w:pPr>
            <w:pStyle w:val="NormalWeb"/>
            <w:spacing w:before="200" w:beforeAutospacing="0" w:after="0" w:afterAutospacing="0"/>
          </w:pPr>
        </w:pPrChange>
      </w:pPr>
      <w:ins w:id="447" w:author="BHA Regulatory Affairs Unit" w:date="2026-07-26T10:58:00Z" w16du:dateUtc="2026-07-26T16:58:00Z">
        <w:r>
          <w:t xml:space="preserve">“Uninsured” means an individual who lacks health insurance coverage under private insurance, Medicare, Medicaid, public assistance, a state-sponsored or other government-sponsored plan or program, or military health plan. </w:t>
        </w:r>
      </w:ins>
    </w:p>
    <w:p w14:paraId="1CB2C383" w14:textId="0A90A14D" w:rsidR="0016765B" w:rsidRPr="0044648D" w:rsidRDefault="0085798D" w:rsidP="0085798D">
      <w:pPr>
        <w:pStyle w:val="Heading3"/>
        <w:rPr>
          <w:ins w:id="448" w:author="BHA Regulatory Affairs Unit" w:date="2026-07-19T13:30:00Z" w16du:dateUtc="2026-07-19T19:30:00Z"/>
        </w:rPr>
        <w:pPrChange w:id="449" w:author="BHA Regulatory Affairs Unit" w:date="2026-08-28T07:18:00Z" w16du:dateUtc="2026-08-28T13:18:00Z">
          <w:pPr>
            <w:pStyle w:val="Heading2"/>
          </w:pPr>
        </w:pPrChange>
      </w:pPr>
      <w:ins w:id="450" w:author="BHA Regulatory Affairs Unit" w:date="2026-08-28T07:18:00Z" w16du:dateUtc="2026-08-28T13:18:00Z">
        <w:r>
          <w:t>1.3</w:t>
        </w:r>
        <w:r>
          <w:tab/>
        </w:r>
      </w:ins>
      <w:ins w:id="451" w:author="BHA Regulatory Affairs Unit" w:date="2026-07-19T13:30:00Z" w16du:dateUtc="2026-07-19T19:30:00Z">
        <w:r w:rsidR="0016765B" w:rsidRPr="0044648D">
          <w:t>BHA Service Funding Principles</w:t>
        </w:r>
      </w:ins>
    </w:p>
    <w:p w14:paraId="779988C7" w14:textId="577AA337" w:rsidR="00E31E26" w:rsidRPr="00AE04FD" w:rsidRDefault="00AE04FD">
      <w:pPr>
        <w:pStyle w:val="par1"/>
        <w:rPr>
          <w:ins w:id="452" w:author="BHA Regulatory Affairs Unit" w:date="2026-07-26T11:05:00Z" w16du:dateUtc="2026-07-26T17:05:00Z"/>
        </w:rPr>
        <w:pPrChange w:id="453" w:author="BHA Regulatory Affairs Unit" w:date="2026-07-27T06:33:00Z" w16du:dateUtc="2026-07-27T12:33:00Z">
          <w:pPr/>
        </w:pPrChange>
      </w:pPr>
      <w:ins w:id="454" w:author="BHA Regulatory Affairs Unit" w:date="2026-07-27T06:33:00Z" w16du:dateUtc="2026-07-27T12:33:00Z">
        <w:r>
          <w:t>A.</w:t>
        </w:r>
        <w:r>
          <w:tab/>
        </w:r>
      </w:ins>
      <w:ins w:id="455" w:author="BHA Regulatory Affairs Unit" w:date="2026-07-26T11:05:00Z" w16du:dateUtc="2026-07-26T17:05:00Z">
        <w:r w:rsidR="00E31E26" w:rsidRPr="00AE04FD">
          <w:t>BHA shall ensure a streamlined approach, as defined in Part 1.2 of this Chapter 1, to using public money to improve behavioral health across the continuums of care from prevention, as defined in this Part 1.2 of this Chapter 1, to recovery, as defined in this Part 1.2 of this Chapter 1, pursuant to Section 27-50-103(3)(c), C.R.S.</w:t>
        </w:r>
      </w:ins>
    </w:p>
    <w:p w14:paraId="58212C68" w14:textId="523A210F" w:rsidR="00E31E26" w:rsidRDefault="00AE04FD">
      <w:pPr>
        <w:pStyle w:val="par2"/>
        <w:rPr>
          <w:ins w:id="456" w:author="BHA Regulatory Affairs Unit" w:date="2026-07-26T11:05:00Z" w16du:dateUtc="2026-07-26T17:05:00Z"/>
        </w:rPr>
        <w:pPrChange w:id="457" w:author="BHA Regulatory Affairs Unit" w:date="2026-07-27T06:33:00Z" w16du:dateUtc="2026-07-27T12:33:00Z">
          <w:pPr>
            <w:pStyle w:val="NormalWeb"/>
            <w:numPr>
              <w:numId w:val="67"/>
            </w:numPr>
            <w:tabs>
              <w:tab w:val="num" w:pos="720"/>
            </w:tabs>
            <w:spacing w:before="200" w:beforeAutospacing="0" w:after="200" w:afterAutospacing="0"/>
            <w:ind w:left="1080" w:hanging="360"/>
            <w:jc w:val="both"/>
            <w:textAlignment w:val="baseline"/>
          </w:pPr>
        </w:pPrChange>
      </w:pPr>
      <w:ins w:id="458" w:author="BHA Regulatory Affairs Unit" w:date="2026-07-27T06:33:00Z" w16du:dateUtc="2026-07-27T12:33:00Z">
        <w:r>
          <w:t>1.</w:t>
        </w:r>
        <w:r>
          <w:tab/>
        </w:r>
      </w:ins>
      <w:ins w:id="459" w:author="BHA Regulatory Affairs Unit" w:date="2026-07-26T11:05:00Z" w16du:dateUtc="2026-07-26T17:05:00Z">
        <w:r w:rsidR="00E31E26">
          <w:t>Availability and timely access to quality behavioral health safety net services for individuals meeting criteria as a priority population shall be prioritized by BHA, subject to available funding. This includes, but is not limited to those individuals that are:</w:t>
        </w:r>
      </w:ins>
    </w:p>
    <w:p w14:paraId="0BB18433" w14:textId="794B2747" w:rsidR="00E31E26" w:rsidRDefault="00AE04FD">
      <w:pPr>
        <w:pStyle w:val="par3"/>
        <w:rPr>
          <w:ins w:id="460" w:author="BHA Regulatory Affairs Unit" w:date="2026-07-26T11:05:00Z" w16du:dateUtc="2026-07-26T17:05:00Z"/>
        </w:rPr>
        <w:pPrChange w:id="461" w:author="BHA Regulatory Affairs Unit" w:date="2026-07-27T06:34:00Z" w16du:dateUtc="2026-07-27T12:34:00Z">
          <w:pPr>
            <w:pStyle w:val="NormalWeb"/>
            <w:numPr>
              <w:ilvl w:val="1"/>
              <w:numId w:val="68"/>
            </w:numPr>
            <w:spacing w:before="200" w:beforeAutospacing="0" w:after="200" w:afterAutospacing="0"/>
            <w:jc w:val="both"/>
            <w:textAlignment w:val="baseline"/>
          </w:pPr>
        </w:pPrChange>
      </w:pPr>
      <w:ins w:id="462" w:author="BHA Regulatory Affairs Unit" w:date="2026-07-27T06:34:00Z" w16du:dateUtc="2026-07-27T12:34:00Z">
        <w:r>
          <w:t>a.</w:t>
        </w:r>
        <w:r>
          <w:tab/>
        </w:r>
      </w:ins>
      <w:ins w:id="463" w:author="BHA Regulatory Affairs Unit" w:date="2026-07-26T11:05:00Z" w16du:dateUtc="2026-07-26T17:05:00Z">
        <w:r w:rsidR="00E31E26">
          <w:t>Uninsured, as defined in Part 1.2 of this Chapter 1;</w:t>
        </w:r>
      </w:ins>
    </w:p>
    <w:p w14:paraId="34295A04" w14:textId="514F182F" w:rsidR="00E31E26" w:rsidRDefault="00AE04FD">
      <w:pPr>
        <w:pStyle w:val="par3"/>
        <w:rPr>
          <w:ins w:id="464" w:author="BHA Regulatory Affairs Unit" w:date="2026-07-26T11:05:00Z" w16du:dateUtc="2026-07-26T17:05:00Z"/>
        </w:rPr>
        <w:pPrChange w:id="465" w:author="BHA Regulatory Affairs Unit" w:date="2026-07-27T06:34:00Z" w16du:dateUtc="2026-07-27T12:34:00Z">
          <w:pPr>
            <w:pStyle w:val="NormalWeb"/>
            <w:numPr>
              <w:ilvl w:val="1"/>
              <w:numId w:val="69"/>
            </w:numPr>
            <w:spacing w:before="200" w:beforeAutospacing="0" w:after="200" w:afterAutospacing="0"/>
            <w:jc w:val="both"/>
            <w:textAlignment w:val="baseline"/>
          </w:pPr>
        </w:pPrChange>
      </w:pPr>
      <w:ins w:id="466" w:author="BHA Regulatory Affairs Unit" w:date="2026-07-27T06:34:00Z" w16du:dateUtc="2026-07-27T12:34:00Z">
        <w:r>
          <w:t>b.</w:t>
        </w:r>
        <w:r>
          <w:tab/>
        </w:r>
      </w:ins>
      <w:ins w:id="467" w:author="BHA Regulatory Affairs Unit" w:date="2026-07-26T11:05:00Z" w16du:dateUtc="2026-07-26T17:05:00Z">
        <w:r w:rsidR="00E31E26">
          <w:t>Underinsured, as defined in Part 1.2 of this Chapter 1;</w:t>
        </w:r>
      </w:ins>
    </w:p>
    <w:p w14:paraId="316F1BDA" w14:textId="49E6CEBF" w:rsidR="00E31E26" w:rsidRDefault="00AE04FD">
      <w:pPr>
        <w:pStyle w:val="par3"/>
        <w:rPr>
          <w:ins w:id="468" w:author="BHA Regulatory Affairs Unit" w:date="2026-07-26T11:05:00Z" w16du:dateUtc="2026-07-26T17:05:00Z"/>
        </w:rPr>
        <w:pPrChange w:id="469" w:author="BHA Regulatory Affairs Unit" w:date="2026-07-27T06:34:00Z" w16du:dateUtc="2026-07-27T12:34:00Z">
          <w:pPr>
            <w:pStyle w:val="NormalWeb"/>
            <w:numPr>
              <w:ilvl w:val="1"/>
              <w:numId w:val="70"/>
            </w:numPr>
            <w:spacing w:before="200" w:beforeAutospacing="0" w:after="200" w:afterAutospacing="0"/>
            <w:jc w:val="both"/>
            <w:textAlignment w:val="baseline"/>
          </w:pPr>
        </w:pPrChange>
      </w:pPr>
      <w:ins w:id="470" w:author="BHA Regulatory Affairs Unit" w:date="2026-07-27T06:34:00Z" w16du:dateUtc="2026-07-27T12:34:00Z">
        <w:r>
          <w:t>c.</w:t>
        </w:r>
        <w:r>
          <w:tab/>
        </w:r>
      </w:ins>
      <w:ins w:id="471" w:author="BHA Regulatory Affairs Unit" w:date="2026-07-26T11:05:00Z" w16du:dateUtc="2026-07-26T17:05:00Z">
        <w:r w:rsidR="00E31E26">
          <w:t>Medicaid-eligible, as defined in Part 1.2 of this Chapter 1;</w:t>
        </w:r>
      </w:ins>
    </w:p>
    <w:p w14:paraId="0E8C5037" w14:textId="69D1B1E0" w:rsidR="00E31E26" w:rsidRDefault="00AE04FD">
      <w:pPr>
        <w:pStyle w:val="par3"/>
        <w:rPr>
          <w:ins w:id="472" w:author="BHA Regulatory Affairs Unit" w:date="2026-07-26T11:05:00Z" w16du:dateUtc="2026-07-26T17:05:00Z"/>
        </w:rPr>
        <w:pPrChange w:id="473" w:author="BHA Regulatory Affairs Unit" w:date="2026-07-27T06:34:00Z" w16du:dateUtc="2026-07-27T12:34:00Z">
          <w:pPr>
            <w:pStyle w:val="NormalWeb"/>
            <w:numPr>
              <w:ilvl w:val="1"/>
              <w:numId w:val="71"/>
            </w:numPr>
            <w:spacing w:before="200" w:beforeAutospacing="0" w:after="200" w:afterAutospacing="0"/>
            <w:jc w:val="both"/>
            <w:textAlignment w:val="baseline"/>
          </w:pPr>
        </w:pPrChange>
      </w:pPr>
      <w:ins w:id="474" w:author="BHA Regulatory Affairs Unit" w:date="2026-07-27T06:34:00Z" w16du:dateUtc="2026-07-27T12:34:00Z">
        <w:r>
          <w:t>d.</w:t>
        </w:r>
        <w:r>
          <w:tab/>
        </w:r>
      </w:ins>
      <w:ins w:id="475" w:author="BHA Regulatory Affairs Unit" w:date="2026-07-26T11:05:00Z" w16du:dateUtc="2026-07-26T17:05:00Z">
        <w:r w:rsidR="00E31E26">
          <w:t>Publicly insured, as defined in Part 1.2 of this Chapter 1; or,</w:t>
        </w:r>
      </w:ins>
    </w:p>
    <w:p w14:paraId="37EE158A" w14:textId="1FE067A4" w:rsidR="00E31E26" w:rsidRDefault="00AE04FD">
      <w:pPr>
        <w:pStyle w:val="par3"/>
        <w:rPr>
          <w:ins w:id="476" w:author="BHA Regulatory Affairs Unit" w:date="2026-07-26T11:05:00Z" w16du:dateUtc="2026-07-26T17:05:00Z"/>
        </w:rPr>
        <w:pPrChange w:id="477" w:author="BHA Regulatory Affairs Unit" w:date="2026-07-27T06:34:00Z" w16du:dateUtc="2026-07-27T12:34:00Z">
          <w:pPr>
            <w:pStyle w:val="NormalWeb"/>
            <w:numPr>
              <w:ilvl w:val="1"/>
              <w:numId w:val="72"/>
            </w:numPr>
            <w:spacing w:before="200" w:beforeAutospacing="0" w:after="200" w:afterAutospacing="0"/>
            <w:ind w:left="1800"/>
            <w:jc w:val="both"/>
            <w:textAlignment w:val="baseline"/>
          </w:pPr>
        </w:pPrChange>
      </w:pPr>
      <w:ins w:id="478" w:author="BHA Regulatory Affairs Unit" w:date="2026-07-27T06:34:00Z" w16du:dateUtc="2026-07-27T12:34:00Z">
        <w:r>
          <w:t>e.</w:t>
        </w:r>
        <w:r>
          <w:tab/>
        </w:r>
      </w:ins>
      <w:ins w:id="479" w:author="BHA Regulatory Affairs Unit" w:date="2026-07-26T11:05:00Z" w16du:dateUtc="2026-07-26T17:05:00Z">
        <w:r w:rsidR="00E31E26">
          <w:t>Whose income is below thresholds established by BHA.</w:t>
        </w:r>
      </w:ins>
    </w:p>
    <w:p w14:paraId="43BD1484" w14:textId="0273DFCE" w:rsidR="00E31E26" w:rsidRDefault="00AE04FD">
      <w:pPr>
        <w:pStyle w:val="par4"/>
        <w:rPr>
          <w:ins w:id="480" w:author="BHA Regulatory Affairs Unit" w:date="2026-07-26T11:05:00Z" w16du:dateUtc="2026-07-26T17:05:00Z"/>
        </w:rPr>
        <w:pPrChange w:id="481" w:author="BHA Regulatory Affairs Unit" w:date="2026-07-27T06:35:00Z" w16du:dateUtc="2026-07-27T12:35:00Z">
          <w:pPr>
            <w:pStyle w:val="NormalWeb"/>
            <w:numPr>
              <w:numId w:val="73"/>
            </w:numPr>
            <w:tabs>
              <w:tab w:val="num" w:pos="720"/>
            </w:tabs>
            <w:spacing w:before="0" w:beforeAutospacing="0" w:after="0" w:afterAutospacing="0"/>
            <w:ind w:left="2520" w:hanging="360"/>
            <w:jc w:val="both"/>
            <w:textAlignment w:val="baseline"/>
          </w:pPr>
        </w:pPrChange>
      </w:pPr>
      <w:ins w:id="482" w:author="BHA Regulatory Affairs Unit" w:date="2026-07-27T06:35:00Z" w16du:dateUtc="2026-07-27T12:35:00Z">
        <w:r>
          <w:t>(1)</w:t>
        </w:r>
        <w:r>
          <w:tab/>
        </w:r>
      </w:ins>
      <w:ins w:id="483" w:author="BHA Regulatory Affairs Unit" w:date="2026-07-26T11:05:00Z" w16du:dateUtc="2026-07-26T17:05:00Z">
        <w:r w:rsidR="00E31E26">
          <w:t>Income below the threshold means income eligibility determined by BHA for access to public health insurance programs run by the State of Colorado, or other BHA community services, typically requiring an income limit of 300% of the Federal Poverty Level.</w:t>
        </w:r>
      </w:ins>
    </w:p>
    <w:p w14:paraId="47C8ED6F" w14:textId="3F737916" w:rsidR="00E31E26" w:rsidRDefault="00AE04FD">
      <w:pPr>
        <w:pStyle w:val="par2"/>
        <w:rPr>
          <w:ins w:id="484" w:author="BHA Regulatory Affairs Unit" w:date="2026-07-26T11:05:00Z" w16du:dateUtc="2026-07-26T17:05:00Z"/>
        </w:rPr>
        <w:pPrChange w:id="485" w:author="BHA Regulatory Affairs Unit" w:date="2026-07-27T06:35:00Z" w16du:dateUtc="2026-07-27T12:35:00Z">
          <w:pPr>
            <w:pStyle w:val="NormalWeb"/>
            <w:numPr>
              <w:numId w:val="74"/>
            </w:numPr>
            <w:spacing w:before="200" w:beforeAutospacing="0" w:after="200" w:afterAutospacing="0"/>
            <w:jc w:val="both"/>
            <w:textAlignment w:val="baseline"/>
          </w:pPr>
        </w:pPrChange>
      </w:pPr>
      <w:ins w:id="486" w:author="BHA Regulatory Affairs Unit" w:date="2026-07-27T06:35:00Z" w16du:dateUtc="2026-07-27T12:35:00Z">
        <w:r>
          <w:t>2.</w:t>
        </w:r>
        <w:r>
          <w:tab/>
        </w:r>
      </w:ins>
      <w:ins w:id="487" w:author="BHA Regulatory Affairs Unit" w:date="2026-07-26T11:05:00Z" w16du:dateUtc="2026-07-26T17:05:00Z">
        <w:r w:rsidR="00E31E26">
          <w:t>Section 18-13-119(5)(a), C.R.S., exempts services purchased pursuant to Article 66 of Title 27, C.R.S. This exemption allows BHA to support behavioral health safety net service access by all means appropriate including, but not limited to, the provision of co-pays and/or deductibles for behavioral health services rendered.</w:t>
        </w:r>
      </w:ins>
    </w:p>
    <w:p w14:paraId="0249A13B" w14:textId="2BDBB255" w:rsidR="00E31E26" w:rsidRDefault="00AE04FD">
      <w:pPr>
        <w:pStyle w:val="par2"/>
        <w:rPr>
          <w:ins w:id="488" w:author="BHA Regulatory Affairs Unit" w:date="2026-07-26T11:05:00Z" w16du:dateUtc="2026-07-26T17:05:00Z"/>
        </w:rPr>
        <w:pPrChange w:id="489" w:author="BHA Regulatory Affairs Unit" w:date="2026-07-27T06:35:00Z" w16du:dateUtc="2026-07-27T12:35:00Z">
          <w:pPr>
            <w:pStyle w:val="NormalWeb"/>
            <w:numPr>
              <w:numId w:val="75"/>
            </w:numPr>
            <w:spacing w:before="200" w:beforeAutospacing="0" w:after="200" w:afterAutospacing="0"/>
            <w:jc w:val="both"/>
            <w:textAlignment w:val="baseline"/>
          </w:pPr>
        </w:pPrChange>
      </w:pPr>
      <w:ins w:id="490" w:author="BHA Regulatory Affairs Unit" w:date="2026-07-27T06:35:00Z" w16du:dateUtc="2026-07-27T12:35:00Z">
        <w:r>
          <w:t>3.</w:t>
        </w:r>
        <w:r>
          <w:tab/>
        </w:r>
      </w:ins>
      <w:ins w:id="491" w:author="BHA Regulatory Affairs Unit" w:date="2026-07-26T11:05:00Z" w16du:dateUtc="2026-07-26T17:05:00Z">
        <w:r w:rsidR="00E31E26">
          <w:t>Quality incentives for approved behavioral health safety net providers, delivered in accordance with Section 27-50-304(3)(a), C.R.S., may be adjusted on a regional basis, depending on the availability of funds.</w:t>
        </w:r>
      </w:ins>
    </w:p>
    <w:p w14:paraId="5EE1390C" w14:textId="63673B1E" w:rsidR="0016765B" w:rsidRPr="0044648D" w:rsidRDefault="0085798D" w:rsidP="0085798D">
      <w:pPr>
        <w:pStyle w:val="Heading3"/>
        <w:rPr>
          <w:ins w:id="492" w:author="BHA Regulatory Affairs Unit" w:date="2026-07-19T13:33:00Z" w16du:dateUtc="2026-07-19T19:33:00Z"/>
        </w:rPr>
        <w:pPrChange w:id="493" w:author="BHA Regulatory Affairs Unit" w:date="2026-08-28T07:18:00Z" w16du:dateUtc="2026-08-28T13:18:00Z">
          <w:pPr>
            <w:pStyle w:val="Heading2"/>
          </w:pPr>
        </w:pPrChange>
      </w:pPr>
      <w:ins w:id="494" w:author="BHA Regulatory Affairs Unit" w:date="2026-08-28T07:18:00Z" w16du:dateUtc="2026-08-28T13:18:00Z">
        <w:r>
          <w:t>1.4</w:t>
        </w:r>
        <w:r>
          <w:tab/>
        </w:r>
      </w:ins>
      <w:ins w:id="495" w:author="BHA Regulatory Affairs Unit" w:date="2026-07-19T13:33:00Z" w16du:dateUtc="2026-07-19T19:33:00Z">
        <w:r w:rsidR="004A3902" w:rsidRPr="0044648D">
          <w:t>Behavioral Health Safety Net Service Accessibility Standards</w:t>
        </w:r>
      </w:ins>
    </w:p>
    <w:p w14:paraId="0B265CDA" w14:textId="2AD6237D" w:rsidR="00590DCB" w:rsidRDefault="00590DCB">
      <w:pPr>
        <w:pStyle w:val="par1"/>
        <w:rPr>
          <w:ins w:id="496" w:author="BHA Regulatory Affairs Unit" w:date="2026-07-27T07:11:00Z" w16du:dateUtc="2026-07-27T13:11:00Z"/>
        </w:rPr>
        <w:pPrChange w:id="497" w:author="BHA Regulatory Affairs Unit" w:date="2026-07-27T07:12:00Z" w16du:dateUtc="2026-07-27T13:12:00Z">
          <w:pPr>
            <w:pStyle w:val="NormalWeb"/>
            <w:spacing w:before="0" w:beforeAutospacing="0" w:after="200" w:afterAutospacing="0"/>
            <w:ind w:hanging="720"/>
            <w:jc w:val="both"/>
          </w:pPr>
        </w:pPrChange>
      </w:pPr>
      <w:ins w:id="498" w:author="BHA Regulatory Affairs Unit" w:date="2026-07-27T07:12:00Z" w16du:dateUtc="2026-07-27T13:12:00Z">
        <w:r>
          <w:t>A.</w:t>
        </w:r>
        <w:r>
          <w:tab/>
        </w:r>
      </w:ins>
      <w:ins w:id="499" w:author="BHA Regulatory Affairs Unit" w:date="2026-07-27T07:11:00Z" w16du:dateUtc="2026-07-27T13:11:00Z">
        <w:r>
          <w:t>The requirement(s) to provide the following behavioral health safety net services, and prohibition on refusing such services, contained in Sections 27-50-302, C.R.S., and 27-63-105, C.R.S., apply to the priority populations, as defined in Part 1.2 of this Chapter 1.</w:t>
        </w:r>
      </w:ins>
    </w:p>
    <w:p w14:paraId="59C4D9BB" w14:textId="17CCF6FE" w:rsidR="00590DCB" w:rsidRDefault="00590DCB">
      <w:pPr>
        <w:pStyle w:val="par1"/>
        <w:rPr>
          <w:ins w:id="500" w:author="BHA Regulatory Affairs Unit" w:date="2026-07-27T07:11:00Z" w16du:dateUtc="2026-07-27T13:11:00Z"/>
        </w:rPr>
        <w:pPrChange w:id="501" w:author="BHA Regulatory Affairs Unit" w:date="2026-07-27T07:13:00Z" w16du:dateUtc="2026-07-27T13:13:00Z">
          <w:pPr>
            <w:pStyle w:val="NormalWeb"/>
            <w:spacing w:before="0" w:beforeAutospacing="0" w:after="200" w:afterAutospacing="0"/>
            <w:ind w:hanging="720"/>
            <w:jc w:val="both"/>
          </w:pPr>
        </w:pPrChange>
      </w:pPr>
      <w:ins w:id="502" w:author="BHA Regulatory Affairs Unit" w:date="2026-07-27T07:12:00Z" w16du:dateUtc="2026-07-27T13:12:00Z">
        <w:r>
          <w:t>B.</w:t>
        </w:r>
        <w:r>
          <w:tab/>
        </w:r>
      </w:ins>
      <w:ins w:id="503" w:author="BHA Regulatory Affairs Unit" w:date="2026-07-27T07:11:00Z" w16du:dateUtc="2026-07-27T13:11:00Z">
        <w:r>
          <w:t>The following behavioral health safety net services must be available to individuals across Colorado, pursuant to 27-50-301(3), C.R.S., in alignment with timeframe and geographic standards established in Parts 1.6 and 1.7 of this Chapter 1:</w:t>
        </w:r>
      </w:ins>
    </w:p>
    <w:p w14:paraId="6FE1C029" w14:textId="36187CC2" w:rsidR="00590DCB" w:rsidRDefault="00590DCB">
      <w:pPr>
        <w:pStyle w:val="par2"/>
        <w:rPr>
          <w:ins w:id="504" w:author="BHA Regulatory Affairs Unit" w:date="2026-07-27T07:11:00Z" w16du:dateUtc="2026-07-27T13:11:00Z"/>
        </w:rPr>
        <w:pPrChange w:id="505" w:author="BHA Regulatory Affairs Unit" w:date="2026-07-27T07:13:00Z" w16du:dateUtc="2026-07-27T13:13:00Z">
          <w:pPr>
            <w:pStyle w:val="NormalWeb"/>
            <w:spacing w:before="0" w:beforeAutospacing="0" w:after="200" w:afterAutospacing="0"/>
            <w:ind w:left="720" w:hanging="720"/>
            <w:jc w:val="both"/>
          </w:pPr>
        </w:pPrChange>
      </w:pPr>
      <w:ins w:id="506" w:author="BHA Regulatory Affairs Unit" w:date="2026-07-27T07:13:00Z" w16du:dateUtc="2026-07-27T13:13:00Z">
        <w:r>
          <w:t>1.</w:t>
        </w:r>
        <w:r>
          <w:tab/>
        </w:r>
      </w:ins>
      <w:ins w:id="507" w:author="BHA Regulatory Affairs Unit" w:date="2026-07-27T07:11:00Z" w16du:dateUtc="2026-07-27T13:11:00Z">
        <w:r>
          <w:t>Emergency and Crisis Behavioral Health Services, as defined in Part 1.2 of this Chapter 1 and as set forth in BHA Provider Rule Volume 2 CCR 502-1, Chapter 6;</w:t>
        </w:r>
      </w:ins>
    </w:p>
    <w:p w14:paraId="4295CDF2" w14:textId="133131E5" w:rsidR="00590DCB" w:rsidRDefault="00590DCB">
      <w:pPr>
        <w:pStyle w:val="par2"/>
        <w:rPr>
          <w:ins w:id="508" w:author="BHA Regulatory Affairs Unit" w:date="2026-07-27T07:11:00Z" w16du:dateUtc="2026-07-27T13:11:00Z"/>
        </w:rPr>
        <w:pPrChange w:id="509" w:author="BHA Regulatory Affairs Unit" w:date="2026-07-27T07:13:00Z" w16du:dateUtc="2026-07-27T13:13:00Z">
          <w:pPr>
            <w:pStyle w:val="NormalWeb"/>
            <w:spacing w:before="0" w:beforeAutospacing="0" w:after="200" w:afterAutospacing="0"/>
            <w:ind w:left="720" w:hanging="720"/>
            <w:jc w:val="both"/>
          </w:pPr>
        </w:pPrChange>
      </w:pPr>
      <w:ins w:id="510" w:author="BHA Regulatory Affairs Unit" w:date="2026-07-27T07:13:00Z" w16du:dateUtc="2026-07-27T13:13:00Z">
        <w:r>
          <w:t>2.</w:t>
        </w:r>
        <w:r>
          <w:tab/>
        </w:r>
      </w:ins>
      <w:ins w:id="511" w:author="BHA Regulatory Affairs Unit" w:date="2026-07-27T07:11:00Z" w16du:dateUtc="2026-07-27T13:11:00Z">
        <w:r>
          <w:t>Mental health and substance use disorder (SUD) outpatient services: mental health, SUD, and co-occurring outpatient treatment services provided by entities endorsed to provide such services, as set forth in BHA Provider Rule Volume 2 CCR 502-1, Chapter 4;</w:t>
        </w:r>
      </w:ins>
    </w:p>
    <w:p w14:paraId="080A89DF" w14:textId="3D1AFE78" w:rsidR="00590DCB" w:rsidRDefault="00590DCB">
      <w:pPr>
        <w:pStyle w:val="par2"/>
        <w:rPr>
          <w:ins w:id="512" w:author="BHA Regulatory Affairs Unit" w:date="2026-07-27T07:11:00Z" w16du:dateUtc="2026-07-27T13:11:00Z"/>
        </w:rPr>
        <w:pPrChange w:id="513" w:author="BHA Regulatory Affairs Unit" w:date="2026-07-27T07:13:00Z" w16du:dateUtc="2026-07-27T13:13:00Z">
          <w:pPr>
            <w:pStyle w:val="NormalWeb"/>
            <w:spacing w:before="0" w:beforeAutospacing="0" w:after="200" w:afterAutospacing="0"/>
            <w:ind w:left="720" w:hanging="720"/>
            <w:jc w:val="both"/>
          </w:pPr>
        </w:pPrChange>
      </w:pPr>
      <w:ins w:id="514" w:author="BHA Regulatory Affairs Unit" w:date="2026-07-27T07:13:00Z" w16du:dateUtc="2026-07-27T13:13:00Z">
        <w:r>
          <w:t>3.</w:t>
        </w:r>
        <w:r>
          <w:tab/>
        </w:r>
      </w:ins>
      <w:ins w:id="515" w:author="BHA Regulatory Affairs Unit" w:date="2026-07-27T07:11:00Z" w16du:dateUtc="2026-07-27T13:11:00Z">
        <w:r>
          <w:t>Behavioral health intensive and high-intensity outpatient services: services provided for individuals that require a more structured outpatient treatment experience than can be received in standard outpatient settings. Programs may be treatment for mental health, substance-related and co-occurring disorders, and may include Intensive Outpatient Programs (IOP) and Partial Hospitalization Programs (PHP), as set forth in BHA Rule Volume 2 CCR 502-1, Chapter 1;</w:t>
        </w:r>
      </w:ins>
    </w:p>
    <w:p w14:paraId="1757D208" w14:textId="027724D5" w:rsidR="00590DCB" w:rsidRDefault="00590DCB">
      <w:pPr>
        <w:pStyle w:val="par2"/>
        <w:rPr>
          <w:ins w:id="516" w:author="BHA Regulatory Affairs Unit" w:date="2026-07-27T07:11:00Z" w16du:dateUtc="2026-07-27T13:11:00Z"/>
        </w:rPr>
        <w:pPrChange w:id="517" w:author="BHA Regulatory Affairs Unit" w:date="2026-07-27T07:14:00Z" w16du:dateUtc="2026-07-27T13:14:00Z">
          <w:pPr>
            <w:pStyle w:val="NormalWeb"/>
            <w:spacing w:before="0" w:beforeAutospacing="0" w:after="200" w:afterAutospacing="0"/>
            <w:ind w:left="720" w:hanging="720"/>
            <w:jc w:val="both"/>
          </w:pPr>
        </w:pPrChange>
      </w:pPr>
      <w:ins w:id="518" w:author="BHA Regulatory Affairs Unit" w:date="2026-07-27T07:13:00Z" w16du:dateUtc="2026-07-27T13:13:00Z">
        <w:r>
          <w:t>4.</w:t>
        </w:r>
        <w:r>
          <w:tab/>
        </w:r>
      </w:ins>
      <w:ins w:id="519" w:author="BHA Regulatory Affairs Unit" w:date="2026-07-27T07:11:00Z" w16du:dateUtc="2026-07-27T13:11:00Z">
        <w:r>
          <w:t>Behavioral health residential services: behavioral health residential services provided by entities endorsed to provide such services, as set forth in BHA Provider Rule Volume 2 CCR 502-1, Chapter 5;</w:t>
        </w:r>
      </w:ins>
    </w:p>
    <w:p w14:paraId="1F214238" w14:textId="5384AA5A" w:rsidR="00590DCB" w:rsidRDefault="00590DCB">
      <w:pPr>
        <w:pStyle w:val="par2"/>
        <w:rPr>
          <w:ins w:id="520" w:author="BHA Regulatory Affairs Unit" w:date="2026-07-27T07:11:00Z" w16du:dateUtc="2026-07-27T13:11:00Z"/>
        </w:rPr>
        <w:pPrChange w:id="521" w:author="BHA Regulatory Affairs Unit" w:date="2026-07-27T07:14:00Z" w16du:dateUtc="2026-07-27T13:14:00Z">
          <w:pPr>
            <w:pStyle w:val="NormalWeb"/>
            <w:spacing w:before="0" w:beforeAutospacing="0" w:after="200" w:afterAutospacing="0"/>
            <w:ind w:left="720" w:hanging="720"/>
            <w:jc w:val="both"/>
          </w:pPr>
        </w:pPrChange>
      </w:pPr>
      <w:ins w:id="522" w:author="BHA Regulatory Affairs Unit" w:date="2026-07-27T07:14:00Z" w16du:dateUtc="2026-07-27T13:14:00Z">
        <w:r>
          <w:t>5.</w:t>
        </w:r>
        <w:r>
          <w:tab/>
        </w:r>
      </w:ins>
      <w:ins w:id="523" w:author="BHA Regulatory Affairs Unit" w:date="2026-07-27T07:11:00Z" w16du:dateUtc="2026-07-27T13:11:00Z">
        <w:r>
          <w:t>Withdrawal management services: as defined in BHA Rule Volume 2 CCR 502-1, Chapter 1 and are provided by entities endorsed to provide such services, as set forth in BHA Provider Rule Volume 2 CCR 502-1, Chapters 4, 5, 6, and Chapter 13 if providing these services utilizing a Controlled Substance License;</w:t>
        </w:r>
      </w:ins>
    </w:p>
    <w:p w14:paraId="59F6127E" w14:textId="054B407C" w:rsidR="00590DCB" w:rsidRDefault="00590DCB">
      <w:pPr>
        <w:pStyle w:val="par2"/>
        <w:rPr>
          <w:ins w:id="524" w:author="BHA Regulatory Affairs Unit" w:date="2026-07-27T07:11:00Z" w16du:dateUtc="2026-07-27T13:11:00Z"/>
        </w:rPr>
        <w:pPrChange w:id="525" w:author="BHA Regulatory Affairs Unit" w:date="2026-07-27T07:14:00Z" w16du:dateUtc="2026-07-27T13:14:00Z">
          <w:pPr>
            <w:pStyle w:val="NormalWeb"/>
            <w:spacing w:before="0" w:beforeAutospacing="0" w:after="200" w:afterAutospacing="0"/>
            <w:ind w:left="720" w:hanging="720"/>
            <w:jc w:val="both"/>
          </w:pPr>
        </w:pPrChange>
      </w:pPr>
      <w:ins w:id="526" w:author="BHA Regulatory Affairs Unit" w:date="2026-07-27T07:14:00Z" w16du:dateUtc="2026-07-27T13:14:00Z">
        <w:r>
          <w:t>6.</w:t>
        </w:r>
        <w:r>
          <w:tab/>
        </w:r>
      </w:ins>
      <w:ins w:id="527" w:author="BHA Regulatory Affairs Unit" w:date="2026-07-27T07:11:00Z" w16du:dateUtc="2026-07-27T13:11:00Z">
        <w:r>
          <w:t>Behavioral health inpatient services: behavioral health inpatient services are provided by entities appropriately licensed, pursuant to Section 25-1.5-103, C.R.S;</w:t>
        </w:r>
      </w:ins>
    </w:p>
    <w:p w14:paraId="503055CC" w14:textId="529399E0" w:rsidR="00590DCB" w:rsidRDefault="00590DCB">
      <w:pPr>
        <w:pStyle w:val="par2"/>
        <w:rPr>
          <w:ins w:id="528" w:author="BHA Regulatory Affairs Unit" w:date="2026-07-27T07:11:00Z" w16du:dateUtc="2026-07-27T13:11:00Z"/>
        </w:rPr>
        <w:pPrChange w:id="529" w:author="BHA Regulatory Affairs Unit" w:date="2026-07-27T07:14:00Z" w16du:dateUtc="2026-07-27T13:14:00Z">
          <w:pPr>
            <w:pStyle w:val="NormalWeb"/>
            <w:spacing w:before="0" w:beforeAutospacing="0" w:after="200" w:afterAutospacing="0"/>
            <w:ind w:left="720" w:hanging="720"/>
            <w:jc w:val="both"/>
          </w:pPr>
        </w:pPrChange>
      </w:pPr>
      <w:ins w:id="530" w:author="BHA Regulatory Affairs Unit" w:date="2026-07-27T07:14:00Z" w16du:dateUtc="2026-07-27T13:14:00Z">
        <w:r>
          <w:t>7.</w:t>
        </w:r>
        <w:r>
          <w:tab/>
        </w:r>
      </w:ins>
      <w:ins w:id="531" w:author="BHA Regulatory Affairs Unit" w:date="2026-07-27T07:11:00Z" w16du:dateUtc="2026-07-27T13:11:00Z">
        <w:r>
          <w:t>Mental health &amp; substance use disorder recovery supports: a variety of recovery-focused services and supports for individuals with a behavioral health disorder and/or who are in recovery from a behavioral health disorder. These services are rendered by peer support professionals and include engaging individuals in peer-to-peer relationships that support healing, personal growth, life skills development, self-care, and behavioral health crisis strategy development to help achieve recovery, wellness, and life goals;</w:t>
        </w:r>
      </w:ins>
    </w:p>
    <w:p w14:paraId="69584DC5" w14:textId="72CDBDE6" w:rsidR="00590DCB" w:rsidRDefault="00590DCB">
      <w:pPr>
        <w:pStyle w:val="par2"/>
        <w:rPr>
          <w:ins w:id="532" w:author="BHA Regulatory Affairs Unit" w:date="2026-07-27T07:11:00Z" w16du:dateUtc="2026-07-27T13:11:00Z"/>
        </w:rPr>
        <w:pPrChange w:id="533" w:author="BHA Regulatory Affairs Unit" w:date="2026-07-27T07:14:00Z" w16du:dateUtc="2026-07-27T13:14:00Z">
          <w:pPr>
            <w:pStyle w:val="NormalWeb"/>
            <w:spacing w:before="0" w:beforeAutospacing="0" w:after="200" w:afterAutospacing="0"/>
            <w:ind w:left="720" w:hanging="720"/>
            <w:jc w:val="both"/>
          </w:pPr>
        </w:pPrChange>
      </w:pPr>
      <w:ins w:id="534" w:author="BHA Regulatory Affairs Unit" w:date="2026-07-27T07:14:00Z" w16du:dateUtc="2026-07-27T13:14:00Z">
        <w:r>
          <w:t>8.</w:t>
        </w:r>
        <w:r>
          <w:tab/>
        </w:r>
      </w:ins>
      <w:ins w:id="535" w:author="BHA Regulatory Affairs Unit" w:date="2026-07-27T07:11:00Z" w16du:dateUtc="2026-07-27T13:11:00Z">
        <w:r>
          <w:t>Integrated care: a range of evidence-based practices and services that occur within outpatient primary care settings, for behavioral health needs, behaviors from chronic medical conditions, physical and life stressors, and crises;</w:t>
        </w:r>
      </w:ins>
    </w:p>
    <w:p w14:paraId="7BAC7686" w14:textId="2FB4F9A6" w:rsidR="00590DCB" w:rsidRDefault="00590DCB">
      <w:pPr>
        <w:pStyle w:val="par2"/>
        <w:rPr>
          <w:ins w:id="536" w:author="BHA Regulatory Affairs Unit" w:date="2026-07-27T07:11:00Z" w16du:dateUtc="2026-07-27T13:11:00Z"/>
        </w:rPr>
        <w:pPrChange w:id="537" w:author="BHA Regulatory Affairs Unit" w:date="2026-07-27T07:14:00Z" w16du:dateUtc="2026-07-27T13:14:00Z">
          <w:pPr>
            <w:pStyle w:val="NormalWeb"/>
            <w:spacing w:before="0" w:beforeAutospacing="0" w:after="200" w:afterAutospacing="0"/>
            <w:ind w:left="720" w:hanging="720"/>
            <w:jc w:val="both"/>
          </w:pPr>
        </w:pPrChange>
      </w:pPr>
      <w:ins w:id="538" w:author="BHA Regulatory Affairs Unit" w:date="2026-07-27T07:14:00Z" w16du:dateUtc="2026-07-27T13:14:00Z">
        <w:r>
          <w:t>9.</w:t>
        </w:r>
        <w:r>
          <w:tab/>
        </w:r>
      </w:ins>
      <w:ins w:id="539" w:author="BHA Regulatory Affairs Unit" w:date="2026-07-27T07:11:00Z" w16du:dateUtc="2026-07-27T13:11:00Z">
        <w:r>
          <w:t>Care management: outreach-focused high intensity supports for individuals who may have complex needs, are involved in multiple systems, and/or require additional support to achieve whole person health. These services may also be referred to as “targeted case management”;</w:t>
        </w:r>
      </w:ins>
    </w:p>
    <w:p w14:paraId="224BEB77" w14:textId="34840A55" w:rsidR="00590DCB" w:rsidRDefault="00590DCB">
      <w:pPr>
        <w:pStyle w:val="par2"/>
        <w:rPr>
          <w:ins w:id="540" w:author="BHA Regulatory Affairs Unit" w:date="2026-07-27T07:11:00Z" w16du:dateUtc="2026-07-27T13:11:00Z"/>
        </w:rPr>
        <w:pPrChange w:id="541" w:author="BHA Regulatory Affairs Unit" w:date="2026-07-27T07:15:00Z" w16du:dateUtc="2026-07-27T13:15:00Z">
          <w:pPr>
            <w:pStyle w:val="NormalWeb"/>
            <w:spacing w:before="0" w:beforeAutospacing="0" w:after="200" w:afterAutospacing="0"/>
            <w:ind w:left="720" w:hanging="720"/>
            <w:jc w:val="both"/>
          </w:pPr>
        </w:pPrChange>
      </w:pPr>
      <w:ins w:id="542" w:author="BHA Regulatory Affairs Unit" w:date="2026-07-27T07:14:00Z" w16du:dateUtc="2026-07-27T13:14:00Z">
        <w:r>
          <w:t>10.</w:t>
        </w:r>
        <w:r>
          <w:tab/>
        </w:r>
      </w:ins>
      <w:ins w:id="543" w:author="BHA Regulatory Affairs Unit" w:date="2026-07-27T07:11:00Z" w16du:dateUtc="2026-07-27T13:11:00Z">
        <w:r>
          <w:t xml:space="preserve">Outreach, education, </w:t>
        </w:r>
      </w:ins>
      <w:ins w:id="544" w:author="BHA Regulatory Affairs Unit" w:date="2026-07-27T07:15:00Z" w16du:dateUtc="2026-07-27T13:15:00Z">
        <w:r>
          <w:t>engagement</w:t>
        </w:r>
      </w:ins>
      <w:ins w:id="545" w:author="BHA Regulatory Affairs Unit" w:date="2026-07-27T07:11:00Z" w16du:dateUtc="2026-07-27T13:11:00Z">
        <w:r>
          <w:t xml:space="preserve"> means services by an agency that have identified priority target populations and service needs in the area the agency serves that require higher levels of active engagement by the agency to produce positive behavioral health outcomes;</w:t>
        </w:r>
      </w:ins>
    </w:p>
    <w:p w14:paraId="55950693" w14:textId="1BE201AC" w:rsidR="00590DCB" w:rsidRDefault="00590DCB">
      <w:pPr>
        <w:pStyle w:val="par2"/>
        <w:rPr>
          <w:ins w:id="546" w:author="BHA Regulatory Affairs Unit" w:date="2026-07-27T07:11:00Z" w16du:dateUtc="2026-07-27T13:11:00Z"/>
        </w:rPr>
        <w:pPrChange w:id="547" w:author="BHA Regulatory Affairs Unit" w:date="2026-07-27T07:15:00Z" w16du:dateUtc="2026-07-27T13:15:00Z">
          <w:pPr>
            <w:pStyle w:val="NormalWeb"/>
            <w:spacing w:before="0" w:beforeAutospacing="0" w:after="200" w:afterAutospacing="0"/>
            <w:ind w:left="720" w:hanging="720"/>
            <w:jc w:val="both"/>
          </w:pPr>
        </w:pPrChange>
      </w:pPr>
      <w:ins w:id="548" w:author="BHA Regulatory Affairs Unit" w:date="2026-07-27T07:15:00Z" w16du:dateUtc="2026-07-27T13:15:00Z">
        <w:r>
          <w:t>11.</w:t>
        </w:r>
        <w:r>
          <w:tab/>
        </w:r>
      </w:ins>
      <w:ins w:id="549" w:author="BHA Regulatory Affairs Unit" w:date="2026-07-27T07:11:00Z" w16du:dateUtc="2026-07-27T13:11:00Z">
        <w:r>
          <w:t>Outpatient competency restoration: a community-based program that allows adults and juveniles in the criminal justice or juvenile justice system, who are found incompetent to proceed by the court, to receive psychoeducation services, case management, and referrals to community-based services and supports throughout all of Colorado with the goal of restoring competency, pursuant to Section 27-60-105, C.R.S.;</w:t>
        </w:r>
      </w:ins>
    </w:p>
    <w:p w14:paraId="512A2725" w14:textId="0C8BA10C" w:rsidR="00590DCB" w:rsidRDefault="00590DCB">
      <w:pPr>
        <w:pStyle w:val="par2"/>
        <w:rPr>
          <w:ins w:id="550" w:author="BHA Regulatory Affairs Unit" w:date="2026-07-27T07:11:00Z" w16du:dateUtc="2026-07-27T13:11:00Z"/>
        </w:rPr>
        <w:pPrChange w:id="551" w:author="BHA Regulatory Affairs Unit" w:date="2026-07-27T07:15:00Z" w16du:dateUtc="2026-07-27T13:15:00Z">
          <w:pPr>
            <w:pStyle w:val="NormalWeb"/>
            <w:spacing w:before="0" w:beforeAutospacing="0" w:after="200" w:afterAutospacing="0"/>
            <w:ind w:left="720" w:hanging="720"/>
            <w:jc w:val="both"/>
          </w:pPr>
        </w:pPrChange>
      </w:pPr>
      <w:ins w:id="552" w:author="BHA Regulatory Affairs Unit" w:date="2026-07-27T07:15:00Z" w16du:dateUtc="2026-07-27T13:15:00Z">
        <w:r>
          <w:t>12.</w:t>
        </w:r>
        <w:r>
          <w:tab/>
        </w:r>
      </w:ins>
      <w:ins w:id="553" w:author="BHA Regulatory Affairs Unit" w:date="2026-07-27T07:11:00Z" w16du:dateUtc="2026-07-27T13:11:00Z">
        <w:r>
          <w:t>Care coordination: services that support individuals and families in initiating care and navigating behavioral health crisis supports, mental health and substance use disorder assistance, and services that address the social determinants of health, and preventive care services;</w:t>
        </w:r>
      </w:ins>
    </w:p>
    <w:p w14:paraId="592C85F0" w14:textId="5DE0CD5C" w:rsidR="00590DCB" w:rsidRDefault="00590DCB">
      <w:pPr>
        <w:pStyle w:val="par2"/>
        <w:rPr>
          <w:ins w:id="554" w:author="BHA Regulatory Affairs Unit" w:date="2026-07-27T07:11:00Z" w16du:dateUtc="2026-07-27T13:11:00Z"/>
        </w:rPr>
        <w:pPrChange w:id="555" w:author="BHA Regulatory Affairs Unit" w:date="2026-07-27T07:15:00Z" w16du:dateUtc="2026-07-27T13:15:00Z">
          <w:pPr>
            <w:pStyle w:val="NormalWeb"/>
            <w:spacing w:before="0" w:beforeAutospacing="0" w:after="200" w:afterAutospacing="0"/>
            <w:ind w:left="720" w:hanging="720"/>
            <w:jc w:val="both"/>
          </w:pPr>
        </w:pPrChange>
      </w:pPr>
      <w:ins w:id="556" w:author="BHA Regulatory Affairs Unit" w:date="2026-07-27T07:15:00Z" w16du:dateUtc="2026-07-27T13:15:00Z">
        <w:r>
          <w:t>13.</w:t>
        </w:r>
        <w:r>
          <w:tab/>
        </w:r>
      </w:ins>
      <w:ins w:id="557" w:author="BHA Regulatory Affairs Unit" w:date="2026-07-27T07:11:00Z" w16du:dateUtc="2026-07-27T13:11:00Z">
        <w:r>
          <w:t>Hospital alternative services: BHA considers hospital alternatives a part of Behavioral health intensive and high-intensity outpatient services. Hospital alternative services are intensive services that provide a behavioral health treatment service intervention that can prevent an individual from requiring a hospital stay to manage a condition;</w:t>
        </w:r>
      </w:ins>
    </w:p>
    <w:p w14:paraId="1C1B3DAD" w14:textId="60F791D9" w:rsidR="00590DCB" w:rsidRDefault="00590DCB">
      <w:pPr>
        <w:pStyle w:val="par2"/>
        <w:rPr>
          <w:ins w:id="558" w:author="BHA Regulatory Affairs Unit" w:date="2026-07-27T07:11:00Z" w16du:dateUtc="2026-07-27T13:11:00Z"/>
        </w:rPr>
        <w:pPrChange w:id="559" w:author="BHA Regulatory Affairs Unit" w:date="2026-07-27T07:15:00Z" w16du:dateUtc="2026-07-27T13:15:00Z">
          <w:pPr>
            <w:pStyle w:val="NormalWeb"/>
            <w:spacing w:before="0" w:beforeAutospacing="0" w:after="200" w:afterAutospacing="0"/>
            <w:ind w:left="720" w:hanging="720"/>
            <w:jc w:val="both"/>
          </w:pPr>
        </w:pPrChange>
      </w:pPr>
      <w:ins w:id="560" w:author="BHA Regulatory Affairs Unit" w:date="2026-07-27T07:15:00Z" w16du:dateUtc="2026-07-27T13:15:00Z">
        <w:r>
          <w:t>14.</w:t>
        </w:r>
        <w:r>
          <w:tab/>
        </w:r>
      </w:ins>
      <w:ins w:id="561" w:author="BHA Regulatory Affairs Unit" w:date="2026-07-27T07:11:00Z" w16du:dateUtc="2026-07-27T13:11:00Z">
        <w:r>
          <w:t>Screening, assessment, diagnosis: processes used to identify current behavioral health needs; typically, though not exclusively, documented through the use of a standardized instrument; and</w:t>
        </w:r>
      </w:ins>
    </w:p>
    <w:p w14:paraId="5C19E87E" w14:textId="72B49B0C" w:rsidR="00590DCB" w:rsidRDefault="00590DCB">
      <w:pPr>
        <w:pStyle w:val="par2"/>
        <w:rPr>
          <w:ins w:id="562" w:author="BHA Regulatory Affairs Unit" w:date="2026-07-27T07:11:00Z" w16du:dateUtc="2026-07-27T13:11:00Z"/>
        </w:rPr>
        <w:pPrChange w:id="563" w:author="BHA Regulatory Affairs Unit" w:date="2026-07-27T07:16:00Z" w16du:dateUtc="2026-07-27T13:16:00Z">
          <w:pPr>
            <w:pStyle w:val="NormalWeb"/>
            <w:spacing w:before="0" w:beforeAutospacing="0" w:after="200" w:afterAutospacing="0"/>
            <w:ind w:left="720" w:hanging="720"/>
            <w:jc w:val="both"/>
          </w:pPr>
        </w:pPrChange>
      </w:pPr>
      <w:ins w:id="564" w:author="BHA Regulatory Affairs Unit" w:date="2026-07-27T07:15:00Z" w16du:dateUtc="2026-07-27T13:15:00Z">
        <w:r>
          <w:t>15.</w:t>
        </w:r>
        <w:r>
          <w:tab/>
        </w:r>
      </w:ins>
      <w:ins w:id="565" w:author="BHA Regulatory Affairs Unit" w:date="2026-07-27T07:11:00Z" w16du:dateUtc="2026-07-27T13:11:00Z">
        <w:r>
          <w:t>Additional services that BHA determines are necessary in a region or throughout the state.</w:t>
        </w:r>
      </w:ins>
    </w:p>
    <w:p w14:paraId="065FABD4" w14:textId="58F1FEFA" w:rsidR="004A3902" w:rsidRDefault="0085798D" w:rsidP="0085798D">
      <w:pPr>
        <w:pStyle w:val="Heading3"/>
        <w:rPr>
          <w:ins w:id="566" w:author="BHA Regulatory Affairs Unit" w:date="2026-07-27T07:17:00Z" w16du:dateUtc="2026-07-27T13:17:00Z"/>
        </w:rPr>
        <w:pPrChange w:id="567" w:author="BHA Regulatory Affairs Unit" w:date="2026-08-28T07:18:00Z" w16du:dateUtc="2026-08-28T13:18:00Z">
          <w:pPr>
            <w:pStyle w:val="Heading2"/>
          </w:pPr>
        </w:pPrChange>
      </w:pPr>
      <w:ins w:id="568" w:author="BHA Regulatory Affairs Unit" w:date="2026-08-28T07:18:00Z" w16du:dateUtc="2026-08-28T13:18:00Z">
        <w:r>
          <w:t>1.5</w:t>
        </w:r>
        <w:r>
          <w:tab/>
        </w:r>
      </w:ins>
      <w:ins w:id="569" w:author="BHA Regulatory Affairs Unit" w:date="2026-07-19T13:40:00Z" w16du:dateUtc="2026-07-19T19:40:00Z">
        <w:r w:rsidR="004A3902" w:rsidRPr="0044648D">
          <w:t>Behavioral Health Safety Net Service Priority Populations</w:t>
        </w:r>
      </w:ins>
    </w:p>
    <w:p w14:paraId="1ABD1723" w14:textId="5B493AED" w:rsidR="00D43EAD" w:rsidRDefault="00D43EAD">
      <w:pPr>
        <w:pStyle w:val="par1"/>
        <w:rPr>
          <w:ins w:id="570" w:author="BHA Regulatory Affairs Unit" w:date="2026-07-27T07:17:00Z" w16du:dateUtc="2026-07-27T13:17:00Z"/>
        </w:rPr>
        <w:pPrChange w:id="571" w:author="BHA Regulatory Affairs Unit" w:date="2026-07-27T07:18:00Z" w16du:dateUtc="2026-07-27T13:18:00Z">
          <w:pPr/>
        </w:pPrChange>
      </w:pPr>
      <w:ins w:id="572" w:author="BHA Regulatory Affairs Unit" w:date="2026-07-27T07:17:00Z" w16du:dateUtc="2026-07-27T13:17:00Z">
        <w:r>
          <w:t>A.</w:t>
        </w:r>
        <w:r>
          <w:tab/>
          <w:t xml:space="preserve">There is hereby established a behavioral health safety net service priority population in Colorado. All fifteen (15) behavioral health safety net services, as described in Part 1.4 of this Chapter 1, are available when need is clinically indicated for the identified priority population according to the network adequacy standards established in Parts 1.6 and 1.7 of this Chapter 1. </w:t>
        </w:r>
      </w:ins>
    </w:p>
    <w:p w14:paraId="632D5DF9" w14:textId="48105D93" w:rsidR="00D43EAD" w:rsidRDefault="00D43EAD">
      <w:pPr>
        <w:pStyle w:val="par1"/>
        <w:rPr>
          <w:ins w:id="573" w:author="BHA Regulatory Affairs Unit" w:date="2026-07-27T07:17:00Z" w16du:dateUtc="2026-07-27T13:17:00Z"/>
        </w:rPr>
        <w:pPrChange w:id="574" w:author="BHA Regulatory Affairs Unit" w:date="2026-07-27T07:18:00Z" w16du:dateUtc="2026-07-27T13:18:00Z">
          <w:pPr/>
        </w:pPrChange>
      </w:pPr>
      <w:ins w:id="575" w:author="BHA Regulatory Affairs Unit" w:date="2026-07-27T07:18:00Z" w16du:dateUtc="2026-07-27T13:18:00Z">
        <w:r>
          <w:t>B.</w:t>
        </w:r>
        <w:r>
          <w:tab/>
        </w:r>
      </w:ins>
      <w:ins w:id="576" w:author="BHA Regulatory Affairs Unit" w:date="2026-07-27T07:17:00Z" w16du:dateUtc="2026-07-27T13:17:00Z">
        <w:r>
          <w:t>Individuals that meet the criteria as a priority population pursuant to Section 27-50-101(17), C.R.S., within the State of Colorado who are seeking behavioral health safety net services for acute or chronic behavioral health needs, including but not limited to:</w:t>
        </w:r>
      </w:ins>
    </w:p>
    <w:p w14:paraId="5E7B0581" w14:textId="29FB5DE8" w:rsidR="00D43EAD" w:rsidRDefault="00D43EAD">
      <w:pPr>
        <w:pStyle w:val="par2"/>
        <w:rPr>
          <w:ins w:id="577" w:author="BHA Regulatory Affairs Unit" w:date="2026-07-27T07:17:00Z" w16du:dateUtc="2026-07-27T13:17:00Z"/>
        </w:rPr>
        <w:pPrChange w:id="578" w:author="BHA Regulatory Affairs Unit" w:date="2026-07-27T07:19:00Z" w16du:dateUtc="2026-07-27T13:19:00Z">
          <w:pPr/>
        </w:pPrChange>
      </w:pPr>
      <w:ins w:id="579" w:author="BHA Regulatory Affairs Unit" w:date="2026-07-27T07:18:00Z" w16du:dateUtc="2026-07-27T13:18:00Z">
        <w:r>
          <w:t>1.</w:t>
        </w:r>
        <w:r>
          <w:tab/>
        </w:r>
      </w:ins>
      <w:ins w:id="580" w:author="BHA Regulatory Affairs Unit" w:date="2026-07-27T07:17:00Z" w16du:dateUtc="2026-07-27T13:17:00Z">
        <w:r>
          <w:t>Individuals identified in Part 1.3.A.1 of this Chapter 1;</w:t>
        </w:r>
      </w:ins>
    </w:p>
    <w:p w14:paraId="308EFCDB" w14:textId="7CD23F31" w:rsidR="00D43EAD" w:rsidRDefault="00D43EAD">
      <w:pPr>
        <w:pStyle w:val="par2"/>
        <w:rPr>
          <w:ins w:id="581" w:author="BHA Regulatory Affairs Unit" w:date="2026-07-27T07:17:00Z" w16du:dateUtc="2026-07-27T13:17:00Z"/>
        </w:rPr>
        <w:pPrChange w:id="582" w:author="BHA Regulatory Affairs Unit" w:date="2026-07-27T07:19:00Z" w16du:dateUtc="2026-07-27T13:19:00Z">
          <w:pPr/>
        </w:pPrChange>
      </w:pPr>
      <w:ins w:id="583" w:author="BHA Regulatory Affairs Unit" w:date="2026-07-27T07:18:00Z" w16du:dateUtc="2026-07-27T13:18:00Z">
        <w:r>
          <w:t>2.</w:t>
        </w:r>
        <w:r>
          <w:tab/>
        </w:r>
      </w:ins>
      <w:ins w:id="584" w:author="BHA Regulatory Affairs Unit" w:date="2026-07-27T07:17:00Z" w16du:dateUtc="2026-07-27T13:17:00Z">
        <w:r>
          <w:t>Individuals who have been determined incompetent to stand trial;</w:t>
        </w:r>
      </w:ins>
    </w:p>
    <w:p w14:paraId="788732F9" w14:textId="34FB8FB1" w:rsidR="00D43EAD" w:rsidRDefault="00D43EAD">
      <w:pPr>
        <w:pStyle w:val="par2"/>
        <w:rPr>
          <w:ins w:id="585" w:author="BHA Regulatory Affairs Unit" w:date="2026-07-27T07:17:00Z" w16du:dateUtc="2026-07-27T13:17:00Z"/>
        </w:rPr>
        <w:pPrChange w:id="586" w:author="BHA Regulatory Affairs Unit" w:date="2026-07-27T07:19:00Z" w16du:dateUtc="2026-07-27T13:19:00Z">
          <w:pPr/>
        </w:pPrChange>
      </w:pPr>
      <w:ins w:id="587" w:author="BHA Regulatory Affairs Unit" w:date="2026-07-27T07:18:00Z" w16du:dateUtc="2026-07-27T13:18:00Z">
        <w:r>
          <w:t>3.</w:t>
        </w:r>
        <w:r>
          <w:tab/>
        </w:r>
      </w:ins>
      <w:ins w:id="588" w:author="BHA Regulatory Affairs Unit" w:date="2026-07-27T07:17:00Z" w16du:dateUtc="2026-07-27T13:17:00Z">
        <w:r>
          <w:t>Adults with SMI, as defined in Part 1.2 of this Chapter 1;</w:t>
        </w:r>
      </w:ins>
    </w:p>
    <w:p w14:paraId="75BB7D5B" w14:textId="3BECED00" w:rsidR="00D43EAD" w:rsidRDefault="00D43EAD">
      <w:pPr>
        <w:pStyle w:val="par2"/>
        <w:rPr>
          <w:ins w:id="589" w:author="BHA Regulatory Affairs Unit" w:date="2026-07-27T07:17:00Z" w16du:dateUtc="2026-07-27T13:17:00Z"/>
        </w:rPr>
        <w:pPrChange w:id="590" w:author="BHA Regulatory Affairs Unit" w:date="2026-07-27T07:19:00Z" w16du:dateUtc="2026-07-27T13:19:00Z">
          <w:pPr/>
        </w:pPrChange>
      </w:pPr>
      <w:ins w:id="591" w:author="BHA Regulatory Affairs Unit" w:date="2026-07-27T07:18:00Z" w16du:dateUtc="2026-07-27T13:18:00Z">
        <w:r>
          <w:t>4.</w:t>
        </w:r>
        <w:r>
          <w:tab/>
        </w:r>
      </w:ins>
      <w:ins w:id="592" w:author="BHA Regulatory Affairs Unit" w:date="2026-07-27T07:17:00Z" w16du:dateUtc="2026-07-27T13:17:00Z">
        <w:r>
          <w:t>Children and youth with SED, as defined in Part 1.2 of this Chapter 1; and</w:t>
        </w:r>
      </w:ins>
    </w:p>
    <w:p w14:paraId="34C4F27D" w14:textId="671668F0" w:rsidR="00D43EAD" w:rsidRDefault="00D43EAD">
      <w:pPr>
        <w:pStyle w:val="par2"/>
        <w:rPr>
          <w:ins w:id="593" w:author="BHA Regulatory Affairs Unit" w:date="2026-07-27T07:17:00Z" w16du:dateUtc="2026-07-27T13:17:00Z"/>
        </w:rPr>
        <w:pPrChange w:id="594" w:author="BHA Regulatory Affairs Unit" w:date="2026-07-27T07:19:00Z" w16du:dateUtc="2026-07-27T13:19:00Z">
          <w:pPr/>
        </w:pPrChange>
      </w:pPr>
      <w:ins w:id="595" w:author="BHA Regulatory Affairs Unit" w:date="2026-07-27T07:18:00Z" w16du:dateUtc="2026-07-27T13:18:00Z">
        <w:r>
          <w:t>5.</w:t>
        </w:r>
        <w:r>
          <w:tab/>
        </w:r>
      </w:ins>
      <w:ins w:id="596" w:author="BHA Regulatory Affairs Unit" w:date="2026-07-27T07:17:00Z" w16du:dateUtc="2026-07-27T13:17:00Z">
        <w:r>
          <w:t>Individuals with a substance use disorder (SUD).</w:t>
        </w:r>
      </w:ins>
    </w:p>
    <w:p w14:paraId="02976494" w14:textId="4EF73C1B" w:rsidR="00D43EAD" w:rsidRDefault="00D43EAD">
      <w:pPr>
        <w:pStyle w:val="par1"/>
        <w:rPr>
          <w:ins w:id="597" w:author="BHA Regulatory Affairs Unit" w:date="2026-07-27T07:17:00Z" w16du:dateUtc="2026-07-27T13:17:00Z"/>
        </w:rPr>
        <w:pPrChange w:id="598" w:author="BHA Regulatory Affairs Unit" w:date="2026-07-27T07:19:00Z" w16du:dateUtc="2026-07-27T13:19:00Z">
          <w:pPr/>
        </w:pPrChange>
      </w:pPr>
      <w:ins w:id="599" w:author="BHA Regulatory Affairs Unit" w:date="2026-07-27T07:19:00Z" w16du:dateUtc="2026-07-27T13:19:00Z">
        <w:r>
          <w:t>C.</w:t>
        </w:r>
        <w:r>
          <w:tab/>
        </w:r>
      </w:ins>
      <w:ins w:id="600" w:author="BHA Regulatory Affairs Unit" w:date="2026-07-27T07:17:00Z" w16du:dateUtc="2026-07-27T13:17:00Z">
        <w:r>
          <w:t>Pursuant to Section 27-50-101(17)(b), C.R.S., BHA shall further identify underserved populations meeting the priority population criteria for specific prioritization on a regional or statewide basis, based on health equity data. This includes, but is not limited to:</w:t>
        </w:r>
      </w:ins>
    </w:p>
    <w:p w14:paraId="04FA39F7" w14:textId="66D0AE17" w:rsidR="00D43EAD" w:rsidRDefault="00D43EAD">
      <w:pPr>
        <w:pStyle w:val="par2"/>
        <w:rPr>
          <w:ins w:id="601" w:author="BHA Regulatory Affairs Unit" w:date="2026-07-27T07:17:00Z" w16du:dateUtc="2026-07-27T13:17:00Z"/>
        </w:rPr>
        <w:pPrChange w:id="602" w:author="BHA Regulatory Affairs Unit" w:date="2026-07-27T07:20:00Z" w16du:dateUtc="2026-07-27T13:20:00Z">
          <w:pPr/>
        </w:pPrChange>
      </w:pPr>
      <w:ins w:id="603" w:author="BHA Regulatory Affairs Unit" w:date="2026-07-27T07:19:00Z" w16du:dateUtc="2026-07-27T13:19:00Z">
        <w:r>
          <w:t>1.</w:t>
        </w:r>
        <w:r>
          <w:tab/>
        </w:r>
      </w:ins>
      <w:ins w:id="604" w:author="BHA Regulatory Affairs Unit" w:date="2026-07-27T07:17:00Z" w16du:dateUtc="2026-07-27T13:17:00Z">
        <w:r>
          <w:t>Individuals experiencing, or at risk of, homelessness;</w:t>
        </w:r>
      </w:ins>
    </w:p>
    <w:p w14:paraId="0E8E750E" w14:textId="12C5ED47" w:rsidR="00D43EAD" w:rsidRDefault="00D43EAD">
      <w:pPr>
        <w:pStyle w:val="par2"/>
        <w:rPr>
          <w:ins w:id="605" w:author="BHA Regulatory Affairs Unit" w:date="2026-07-27T07:17:00Z" w16du:dateUtc="2026-07-27T13:17:00Z"/>
        </w:rPr>
        <w:pPrChange w:id="606" w:author="BHA Regulatory Affairs Unit" w:date="2026-07-27T07:20:00Z" w16du:dateUtc="2026-07-27T13:20:00Z">
          <w:pPr/>
        </w:pPrChange>
      </w:pPr>
      <w:ins w:id="607" w:author="BHA Regulatory Affairs Unit" w:date="2026-07-27T07:19:00Z" w16du:dateUtc="2026-07-27T13:19:00Z">
        <w:r>
          <w:t>2.</w:t>
        </w:r>
        <w:r>
          <w:tab/>
        </w:r>
      </w:ins>
      <w:ins w:id="608" w:author="BHA Regulatory Affairs Unit" w:date="2026-07-27T07:17:00Z" w16du:dateUtc="2026-07-27T13:17:00Z">
        <w:r>
          <w:t>Children and youth at risk of out-of-home placement and their parents;</w:t>
        </w:r>
      </w:ins>
    </w:p>
    <w:p w14:paraId="0A2D46AA" w14:textId="5C7A9348" w:rsidR="00D43EAD" w:rsidRDefault="00D43EAD">
      <w:pPr>
        <w:pStyle w:val="par2"/>
        <w:rPr>
          <w:ins w:id="609" w:author="BHA Regulatory Affairs Unit" w:date="2026-07-27T07:17:00Z" w16du:dateUtc="2026-07-27T13:17:00Z"/>
        </w:rPr>
        <w:pPrChange w:id="610" w:author="BHA Regulatory Affairs Unit" w:date="2026-07-27T07:20:00Z" w16du:dateUtc="2026-07-27T13:20:00Z">
          <w:pPr/>
        </w:pPrChange>
      </w:pPr>
      <w:ins w:id="611" w:author="BHA Regulatory Affairs Unit" w:date="2026-07-27T07:19:00Z" w16du:dateUtc="2026-07-27T13:19:00Z">
        <w:r>
          <w:t>3.</w:t>
        </w:r>
        <w:r>
          <w:tab/>
        </w:r>
      </w:ins>
      <w:ins w:id="612" w:author="BHA Regulatory Affairs Unit" w:date="2026-07-27T07:17:00Z" w16du:dateUtc="2026-07-27T13:17:00Z">
        <w:r>
          <w:t>Individuals involved with the criminal or juvenile justice system;</w:t>
        </w:r>
      </w:ins>
    </w:p>
    <w:p w14:paraId="05FC8EE9" w14:textId="1B7AD8BD" w:rsidR="00D43EAD" w:rsidRDefault="00D43EAD">
      <w:pPr>
        <w:pStyle w:val="par2"/>
        <w:rPr>
          <w:ins w:id="613" w:author="BHA Regulatory Affairs Unit" w:date="2026-07-27T07:17:00Z" w16du:dateUtc="2026-07-27T13:17:00Z"/>
        </w:rPr>
        <w:pPrChange w:id="614" w:author="BHA Regulatory Affairs Unit" w:date="2026-07-27T07:20:00Z" w16du:dateUtc="2026-07-27T13:20:00Z">
          <w:pPr/>
        </w:pPrChange>
      </w:pPr>
      <w:ins w:id="615" w:author="BHA Regulatory Affairs Unit" w:date="2026-07-27T07:19:00Z" w16du:dateUtc="2026-07-27T13:19:00Z">
        <w:r>
          <w:t>4.</w:t>
        </w:r>
        <w:r>
          <w:tab/>
        </w:r>
      </w:ins>
      <w:ins w:id="616" w:author="BHA Regulatory Affairs Unit" w:date="2026-07-27T07:17:00Z" w16du:dateUtc="2026-07-27T13:17:00Z">
        <w:r>
          <w:t xml:space="preserve">Black, Indigenous, and other People of </w:t>
        </w:r>
      </w:ins>
      <w:ins w:id="617" w:author="BHA Regulatory Affairs Unit" w:date="2026-07-27T07:20:00Z" w16du:dateUtc="2026-07-27T13:20:00Z">
        <w:r>
          <w:t>Color;</w:t>
        </w:r>
      </w:ins>
    </w:p>
    <w:p w14:paraId="450343BE" w14:textId="24ABB333" w:rsidR="00D43EAD" w:rsidRDefault="00D43EAD">
      <w:pPr>
        <w:pStyle w:val="par2"/>
        <w:rPr>
          <w:ins w:id="618" w:author="BHA Regulatory Affairs Unit" w:date="2026-07-27T07:17:00Z" w16du:dateUtc="2026-07-27T13:17:00Z"/>
        </w:rPr>
        <w:pPrChange w:id="619" w:author="BHA Regulatory Affairs Unit" w:date="2026-07-27T07:20:00Z" w16du:dateUtc="2026-07-27T13:20:00Z">
          <w:pPr/>
        </w:pPrChange>
      </w:pPr>
      <w:ins w:id="620" w:author="BHA Regulatory Affairs Unit" w:date="2026-07-27T07:19:00Z" w16du:dateUtc="2026-07-27T13:19:00Z">
        <w:r>
          <w:t>5.</w:t>
        </w:r>
        <w:r>
          <w:tab/>
        </w:r>
      </w:ins>
      <w:ins w:id="621" w:author="BHA Regulatory Affairs Unit" w:date="2026-07-27T07:17:00Z" w16du:dateUtc="2026-07-27T13:17:00Z">
        <w:r>
          <w:t>American Indians and Alaska Natives;</w:t>
        </w:r>
      </w:ins>
    </w:p>
    <w:p w14:paraId="294AAFF9" w14:textId="4F45FE29" w:rsidR="00D43EAD" w:rsidRDefault="00D43EAD">
      <w:pPr>
        <w:pStyle w:val="par2"/>
        <w:rPr>
          <w:ins w:id="622" w:author="BHA Regulatory Affairs Unit" w:date="2026-07-27T07:17:00Z" w16du:dateUtc="2026-07-27T13:17:00Z"/>
        </w:rPr>
        <w:pPrChange w:id="623" w:author="BHA Regulatory Affairs Unit" w:date="2026-07-27T07:20:00Z" w16du:dateUtc="2026-07-27T13:20:00Z">
          <w:pPr/>
        </w:pPrChange>
      </w:pPr>
      <w:ins w:id="624" w:author="BHA Regulatory Affairs Unit" w:date="2026-07-27T07:19:00Z" w16du:dateUtc="2026-07-27T13:19:00Z">
        <w:r>
          <w:t>6.</w:t>
        </w:r>
        <w:r>
          <w:tab/>
        </w:r>
      </w:ins>
      <w:ins w:id="625" w:author="BHA Regulatory Affairs Unit" w:date="2026-07-27T07:17:00Z" w16du:dateUtc="2026-07-27T13:17:00Z">
        <w:r>
          <w:t>Veterans;</w:t>
        </w:r>
      </w:ins>
    </w:p>
    <w:p w14:paraId="314D9A75" w14:textId="163DD508" w:rsidR="00D43EAD" w:rsidRDefault="00D43EAD">
      <w:pPr>
        <w:pStyle w:val="par2"/>
        <w:rPr>
          <w:ins w:id="626" w:author="BHA Regulatory Affairs Unit" w:date="2026-07-27T07:17:00Z" w16du:dateUtc="2026-07-27T13:17:00Z"/>
        </w:rPr>
        <w:pPrChange w:id="627" w:author="BHA Regulatory Affairs Unit" w:date="2026-07-27T07:20:00Z" w16du:dateUtc="2026-07-27T13:20:00Z">
          <w:pPr/>
        </w:pPrChange>
      </w:pPr>
      <w:ins w:id="628" w:author="BHA Regulatory Affairs Unit" w:date="2026-07-27T07:19:00Z" w16du:dateUtc="2026-07-27T13:19:00Z">
        <w:r>
          <w:t>7.</w:t>
        </w:r>
        <w:r>
          <w:tab/>
        </w:r>
      </w:ins>
      <w:ins w:id="629" w:author="BHA Regulatory Affairs Unit" w:date="2026-07-27T07:17:00Z" w16du:dateUtc="2026-07-27T13:17:00Z">
        <w:r>
          <w:t>Individuals who are pregnant;</w:t>
        </w:r>
      </w:ins>
    </w:p>
    <w:p w14:paraId="092B3A6C" w14:textId="6DF4419C" w:rsidR="00D43EAD" w:rsidRDefault="00D43EAD">
      <w:pPr>
        <w:pStyle w:val="par2"/>
        <w:rPr>
          <w:ins w:id="630" w:author="BHA Regulatory Affairs Unit" w:date="2026-07-27T07:17:00Z" w16du:dateUtc="2026-07-27T13:17:00Z"/>
        </w:rPr>
        <w:pPrChange w:id="631" w:author="BHA Regulatory Affairs Unit" w:date="2026-07-27T07:20:00Z" w16du:dateUtc="2026-07-27T13:20:00Z">
          <w:pPr/>
        </w:pPrChange>
      </w:pPr>
      <w:ins w:id="632" w:author="BHA Regulatory Affairs Unit" w:date="2026-07-27T07:19:00Z" w16du:dateUtc="2026-07-27T13:19:00Z">
        <w:r>
          <w:t>8.</w:t>
        </w:r>
        <w:r>
          <w:tab/>
        </w:r>
      </w:ins>
      <w:ins w:id="633" w:author="BHA Regulatory Affairs Unit" w:date="2026-07-27T07:17:00Z" w16du:dateUtc="2026-07-27T13:17:00Z">
        <w:r>
          <w:t>Individuals who are lesbian, gay, bisexual, transgender, or queer or questioning; and</w:t>
        </w:r>
      </w:ins>
    </w:p>
    <w:p w14:paraId="5A6CF263" w14:textId="534D95C1" w:rsidR="00D43EAD" w:rsidRDefault="00D43EAD">
      <w:pPr>
        <w:pStyle w:val="par2"/>
        <w:rPr>
          <w:ins w:id="634" w:author="BHA Regulatory Affairs Unit" w:date="2026-07-27T07:17:00Z" w16du:dateUtc="2026-07-27T13:17:00Z"/>
        </w:rPr>
        <w:pPrChange w:id="635" w:author="BHA Regulatory Affairs Unit" w:date="2026-07-27T07:20:00Z" w16du:dateUtc="2026-07-27T13:20:00Z">
          <w:pPr/>
        </w:pPrChange>
      </w:pPr>
      <w:ins w:id="636" w:author="BHA Regulatory Affairs Unit" w:date="2026-07-27T07:19:00Z" w16du:dateUtc="2026-07-27T13:19:00Z">
        <w:r>
          <w:t>9.</w:t>
        </w:r>
        <w:r>
          <w:tab/>
        </w:r>
      </w:ins>
      <w:ins w:id="637" w:author="BHA Regulatory Affairs Unit" w:date="2026-07-27T07:17:00Z" w16du:dateUtc="2026-07-27T13:17:00Z">
        <w:r>
          <w:t>Individuals with disabilities, as defined by the “Americans with Disabilities Act of 1990”, as incorporated by reference in Part 1.2 of this Chapter 1.</w:t>
        </w:r>
      </w:ins>
    </w:p>
    <w:p w14:paraId="209B9FCD" w14:textId="12DE47EF" w:rsidR="00D43EAD" w:rsidRDefault="00D43EAD">
      <w:pPr>
        <w:pStyle w:val="par1"/>
        <w:rPr>
          <w:ins w:id="638" w:author="BHA Regulatory Affairs Unit" w:date="2026-07-27T07:17:00Z" w16du:dateUtc="2026-07-27T13:17:00Z"/>
        </w:rPr>
        <w:pPrChange w:id="639" w:author="BHA Regulatory Affairs Unit" w:date="2026-07-27T07:20:00Z" w16du:dateUtc="2026-07-27T13:20:00Z">
          <w:pPr/>
        </w:pPrChange>
      </w:pPr>
      <w:ins w:id="640" w:author="BHA Regulatory Affairs Unit" w:date="2026-07-27T07:20:00Z" w16du:dateUtc="2026-07-27T13:20:00Z">
        <w:r>
          <w:t>D.</w:t>
        </w:r>
        <w:r>
          <w:tab/>
        </w:r>
      </w:ins>
      <w:ins w:id="641" w:author="BHA Regulatory Affairs Unit" w:date="2026-07-27T07:17:00Z" w16du:dateUtc="2026-07-27T13:17:00Z">
        <w:r>
          <w:t>BHA shall also consider input to further identifying underserved populations from the following sources, including but not limited to:</w:t>
        </w:r>
      </w:ins>
    </w:p>
    <w:p w14:paraId="0D4E3B2A" w14:textId="02FE7756" w:rsidR="00D43EAD" w:rsidRDefault="00D43EAD">
      <w:pPr>
        <w:pStyle w:val="par2"/>
        <w:rPr>
          <w:ins w:id="642" w:author="BHA Regulatory Affairs Unit" w:date="2026-07-27T07:17:00Z" w16du:dateUtc="2026-07-27T13:17:00Z"/>
        </w:rPr>
        <w:pPrChange w:id="643" w:author="BHA Regulatory Affairs Unit" w:date="2026-07-27T07:20:00Z" w16du:dateUtc="2026-07-27T13:20:00Z">
          <w:pPr/>
        </w:pPrChange>
      </w:pPr>
      <w:ins w:id="644" w:author="BHA Regulatory Affairs Unit" w:date="2026-07-27T07:20:00Z" w16du:dateUtc="2026-07-27T13:20:00Z">
        <w:r>
          <w:t>1.</w:t>
        </w:r>
        <w:r>
          <w:tab/>
        </w:r>
      </w:ins>
      <w:ins w:id="645" w:author="BHA Regulatory Affairs Unit" w:date="2026-07-27T07:17:00Z" w16du:dateUtc="2026-07-27T13:17:00Z">
        <w:r>
          <w:t>Behavioral health providers that are culturally and linguistically representative of the populations they serve;</w:t>
        </w:r>
      </w:ins>
    </w:p>
    <w:p w14:paraId="0D407CDF" w14:textId="06336E19" w:rsidR="00D43EAD" w:rsidRDefault="00D43EAD">
      <w:pPr>
        <w:pStyle w:val="par2"/>
        <w:rPr>
          <w:ins w:id="646" w:author="BHA Regulatory Affairs Unit" w:date="2026-07-27T07:17:00Z" w16du:dateUtc="2026-07-27T13:17:00Z"/>
        </w:rPr>
        <w:pPrChange w:id="647" w:author="BHA Regulatory Affairs Unit" w:date="2026-07-27T07:20:00Z" w16du:dateUtc="2026-07-27T13:20:00Z">
          <w:pPr/>
        </w:pPrChange>
      </w:pPr>
      <w:ins w:id="648" w:author="BHA Regulatory Affairs Unit" w:date="2026-07-27T07:20:00Z" w16du:dateUtc="2026-07-27T13:20:00Z">
        <w:r>
          <w:t>2.</w:t>
        </w:r>
        <w:r>
          <w:tab/>
        </w:r>
      </w:ins>
      <w:ins w:id="649" w:author="BHA Regulatory Affairs Unit" w:date="2026-07-27T07:17:00Z" w16du:dateUtc="2026-07-27T13:17:00Z">
        <w:r>
          <w:t>BHASOs, as defined in Part 1.2 of this Chapter 1;</w:t>
        </w:r>
      </w:ins>
    </w:p>
    <w:p w14:paraId="7E033CD7" w14:textId="779C1759" w:rsidR="00D43EAD" w:rsidRDefault="00D43EAD">
      <w:pPr>
        <w:pStyle w:val="par2"/>
        <w:rPr>
          <w:ins w:id="650" w:author="BHA Regulatory Affairs Unit" w:date="2026-07-27T07:17:00Z" w16du:dateUtc="2026-07-27T13:17:00Z"/>
        </w:rPr>
        <w:pPrChange w:id="651" w:author="BHA Regulatory Affairs Unit" w:date="2026-07-27T07:20:00Z" w16du:dateUtc="2026-07-27T13:20:00Z">
          <w:pPr/>
        </w:pPrChange>
      </w:pPr>
      <w:ins w:id="652" w:author="BHA Regulatory Affairs Unit" w:date="2026-07-27T07:20:00Z" w16du:dateUtc="2026-07-27T13:20:00Z">
        <w:r>
          <w:t>3.</w:t>
        </w:r>
        <w:r>
          <w:tab/>
        </w:r>
      </w:ins>
      <w:ins w:id="653" w:author="BHA Regulatory Affairs Unit" w:date="2026-07-27T07:17:00Z" w16du:dateUtc="2026-07-27T13:17:00Z">
        <w:r>
          <w:t>BHA Advisory Councils; and</w:t>
        </w:r>
      </w:ins>
    </w:p>
    <w:p w14:paraId="1503FED2" w14:textId="7AD4F2EC" w:rsidR="00D43EAD" w:rsidRPr="00D43EAD" w:rsidRDefault="00D43EAD" w:rsidP="008F2EA9">
      <w:pPr>
        <w:pStyle w:val="par2"/>
        <w:rPr>
          <w:ins w:id="654" w:author="BHA Regulatory Affairs Unit" w:date="2026-07-19T13:40:00Z" w16du:dateUtc="2026-07-19T19:40:00Z"/>
        </w:rPr>
      </w:pPr>
      <w:ins w:id="655" w:author="BHA Regulatory Affairs Unit" w:date="2026-07-27T07:20:00Z" w16du:dateUtc="2026-07-27T13:20:00Z">
        <w:r>
          <w:t>4.</w:t>
        </w:r>
        <w:r>
          <w:tab/>
        </w:r>
      </w:ins>
      <w:ins w:id="656" w:author="BHA Regulatory Affairs Unit" w:date="2026-07-27T07:17:00Z" w16du:dateUtc="2026-07-27T13:17:00Z">
        <w:r>
          <w:t>BHASO Regional Advisory Councils in identifying subpopulations and their behavioral health access needs and barriers to care.</w:t>
        </w:r>
      </w:ins>
    </w:p>
    <w:p w14:paraId="2E5697D5" w14:textId="479058B3" w:rsidR="00A37C6D" w:rsidRDefault="0085798D" w:rsidP="0085798D">
      <w:pPr>
        <w:pStyle w:val="Heading3"/>
        <w:rPr>
          <w:ins w:id="657" w:author="BHA Regulatory Affairs Unit" w:date="2026-07-27T07:21:00Z" w16du:dateUtc="2026-07-27T13:21:00Z"/>
        </w:rPr>
        <w:pPrChange w:id="658" w:author="BHA Regulatory Affairs Unit" w:date="2026-08-28T07:17:00Z" w16du:dateUtc="2026-08-28T13:17:00Z">
          <w:pPr>
            <w:pStyle w:val="Heading2"/>
          </w:pPr>
        </w:pPrChange>
      </w:pPr>
      <w:ins w:id="659" w:author="BHA Regulatory Affairs Unit" w:date="2026-08-28T07:17:00Z" w16du:dateUtc="2026-08-28T13:17:00Z">
        <w:r>
          <w:t>1.6</w:t>
        </w:r>
        <w:r>
          <w:tab/>
        </w:r>
      </w:ins>
      <w:ins w:id="660" w:author="BHA Regulatory Affairs Unit" w:date="2026-07-19T13:48:00Z" w16du:dateUtc="2026-07-19T19:48:00Z">
        <w:r w:rsidR="00A37C6D">
          <w:t>Behavioral Health Network Time Frame Standards</w:t>
        </w:r>
      </w:ins>
    </w:p>
    <w:p w14:paraId="0B14473E" w14:textId="1E630231" w:rsidR="00C54BE9" w:rsidRDefault="00C54BE9">
      <w:pPr>
        <w:pStyle w:val="par1"/>
        <w:rPr>
          <w:ins w:id="661" w:author="BHA Regulatory Affairs Unit" w:date="2026-07-27T07:21:00Z" w16du:dateUtc="2026-07-27T13:21:00Z"/>
        </w:rPr>
        <w:pPrChange w:id="662" w:author="BHA Regulatory Affairs Unit" w:date="2026-07-27T07:22:00Z" w16du:dateUtc="2026-07-27T13:22:00Z">
          <w:pPr/>
        </w:pPrChange>
      </w:pPr>
      <w:ins w:id="663" w:author="BHA Regulatory Affairs Unit" w:date="2026-07-27T07:22:00Z" w16du:dateUtc="2026-07-27T13:22:00Z">
        <w:r>
          <w:t>A.</w:t>
        </w:r>
        <w:r>
          <w:tab/>
        </w:r>
      </w:ins>
      <w:ins w:id="664" w:author="BHA Regulatory Affairs Unit" w:date="2026-07-27T07:21:00Z" w16du:dateUtc="2026-07-27T13:21:00Z">
        <w:r>
          <w:t>The following access to service standards establishes behavioral health safety net system requirements that may be measured across Colorado communities and regions.</w:t>
        </w:r>
      </w:ins>
    </w:p>
    <w:p w14:paraId="23FDCE52" w14:textId="42B160D3" w:rsidR="00C54BE9" w:rsidRDefault="00C54BE9">
      <w:pPr>
        <w:pStyle w:val="par1"/>
        <w:rPr>
          <w:ins w:id="665" w:author="BHA Regulatory Affairs Unit" w:date="2026-07-27T07:21:00Z" w16du:dateUtc="2026-07-27T13:21:00Z"/>
        </w:rPr>
        <w:pPrChange w:id="666" w:author="BHA Regulatory Affairs Unit" w:date="2026-07-27T07:22:00Z" w16du:dateUtc="2026-07-27T13:22:00Z">
          <w:pPr/>
        </w:pPrChange>
      </w:pPr>
      <w:ins w:id="667" w:author="BHA Regulatory Affairs Unit" w:date="2026-07-27T07:22:00Z" w16du:dateUtc="2026-07-27T13:22:00Z">
        <w:r>
          <w:t>B.</w:t>
        </w:r>
        <w:r>
          <w:tab/>
        </w:r>
      </w:ins>
      <w:ins w:id="668" w:author="BHA Regulatory Affairs Unit" w:date="2026-07-27T07:21:00Z" w16du:dateUtc="2026-07-27T13:21:00Z">
        <w:r>
          <w:t>These rules establish minimum time frames for availability for individuals who are clinically indicated to receive that level of care.</w:t>
        </w:r>
      </w:ins>
    </w:p>
    <w:p w14:paraId="5AE0ED7D" w14:textId="519179AA" w:rsidR="00C54BE9" w:rsidRDefault="00C54BE9">
      <w:pPr>
        <w:pStyle w:val="par1"/>
        <w:rPr>
          <w:ins w:id="669" w:author="BHA Regulatory Affairs Unit" w:date="2026-07-27T07:21:00Z" w16du:dateUtc="2026-07-27T13:21:00Z"/>
        </w:rPr>
        <w:pPrChange w:id="670" w:author="BHA Regulatory Affairs Unit" w:date="2026-07-27T07:22:00Z" w16du:dateUtc="2026-07-27T13:22:00Z">
          <w:pPr/>
        </w:pPrChange>
      </w:pPr>
      <w:ins w:id="671" w:author="BHA Regulatory Affairs Unit" w:date="2026-07-27T07:22:00Z" w16du:dateUtc="2026-07-27T13:22:00Z">
        <w:r>
          <w:t>C.</w:t>
        </w:r>
        <w:r>
          <w:tab/>
        </w:r>
      </w:ins>
      <w:ins w:id="672" w:author="BHA Regulatory Affairs Unit" w:date="2026-07-27T07:21:00Z" w16du:dateUtc="2026-07-27T13:21:00Z">
        <w:r>
          <w:t>The availability of behavioral health appropriations, available qualified workforce, and an individual's geographic location may impact timely access to services.</w:t>
        </w:r>
      </w:ins>
    </w:p>
    <w:p w14:paraId="0203BC1D" w14:textId="46A9C8F7" w:rsidR="00C54BE9" w:rsidRDefault="00C54BE9">
      <w:pPr>
        <w:pStyle w:val="par1"/>
        <w:rPr>
          <w:ins w:id="673" w:author="BHA Regulatory Affairs Unit" w:date="2026-07-27T07:21:00Z" w16du:dateUtc="2026-07-27T13:21:00Z"/>
        </w:rPr>
        <w:pPrChange w:id="674" w:author="BHA Regulatory Affairs Unit" w:date="2026-07-27T07:23:00Z" w16du:dateUtc="2026-07-27T13:23:00Z">
          <w:pPr/>
        </w:pPrChange>
      </w:pPr>
      <w:ins w:id="675" w:author="BHA Regulatory Affairs Unit" w:date="2026-07-27T07:23:00Z" w16du:dateUtc="2026-07-27T13:23:00Z">
        <w:r>
          <w:t>D.</w:t>
        </w:r>
        <w:r>
          <w:tab/>
        </w:r>
      </w:ins>
      <w:ins w:id="676" w:author="BHA Regulatory Affairs Unit" w:date="2026-07-27T07:21:00Z" w16du:dateUtc="2026-07-27T13:21:00Z">
        <w:r>
          <w:t>The requirements for time frames for an individual to access behavioral health safety net services includes:</w:t>
        </w:r>
      </w:ins>
    </w:p>
    <w:p w14:paraId="645466FF" w14:textId="7B2B9AF5" w:rsidR="00C54BE9" w:rsidRDefault="00C54BE9">
      <w:pPr>
        <w:pStyle w:val="par2"/>
        <w:rPr>
          <w:ins w:id="677" w:author="BHA Regulatory Affairs Unit" w:date="2026-07-27T07:21:00Z" w16du:dateUtc="2026-07-27T13:21:00Z"/>
        </w:rPr>
        <w:pPrChange w:id="678" w:author="BHA Regulatory Affairs Unit" w:date="2026-07-27T07:24:00Z" w16du:dateUtc="2026-07-27T13:24:00Z">
          <w:pPr/>
        </w:pPrChange>
      </w:pPr>
      <w:ins w:id="679" w:author="BHA Regulatory Affairs Unit" w:date="2026-07-27T07:24:00Z" w16du:dateUtc="2026-07-27T13:24:00Z">
        <w:r>
          <w:t>1.</w:t>
        </w:r>
        <w:r>
          <w:tab/>
        </w:r>
      </w:ins>
      <w:ins w:id="680" w:author="BHA Regulatory Affairs Unit" w:date="2026-07-27T07:21:00Z" w16du:dateUtc="2026-07-27T13:21:00Z">
        <w:r>
          <w:t xml:space="preserve">Immediate or within set number of hours requirements for access to </w:t>
        </w:r>
      </w:ins>
      <w:ins w:id="681" w:author="BHA Regulatory Affairs Unit" w:date="2026-07-27T07:24:00Z" w16du:dateUtc="2026-07-27T13:24:00Z">
        <w:r>
          <w:t>services (</w:t>
        </w:r>
      </w:ins>
      <w:ins w:id="682" w:author="BHA Regulatory Affairs Unit" w:date="2026-07-27T07:21:00Z" w16du:dateUtc="2026-07-27T13:21:00Z">
        <w:r>
          <w:t>Compliance Goal for access to service standards = 100%) includes:</w:t>
        </w:r>
      </w:ins>
    </w:p>
    <w:p w14:paraId="150022E7" w14:textId="6A309D6D" w:rsidR="00C54BE9" w:rsidRDefault="00C54BE9">
      <w:pPr>
        <w:pStyle w:val="par3"/>
        <w:rPr>
          <w:ins w:id="683" w:author="BHA Regulatory Affairs Unit" w:date="2026-07-27T07:21:00Z" w16du:dateUtc="2026-07-27T13:21:00Z"/>
        </w:rPr>
        <w:pPrChange w:id="684" w:author="BHA Regulatory Affairs Unit" w:date="2026-07-27T07:25:00Z" w16du:dateUtc="2026-07-27T13:25:00Z">
          <w:pPr/>
        </w:pPrChange>
      </w:pPr>
      <w:ins w:id="685" w:author="BHA Regulatory Affairs Unit" w:date="2026-07-27T07:24:00Z" w16du:dateUtc="2026-07-27T13:24:00Z">
        <w:r>
          <w:t>a.</w:t>
        </w:r>
        <w:r>
          <w:tab/>
        </w:r>
      </w:ins>
      <w:ins w:id="686" w:author="BHA Regulatory Affairs Unit" w:date="2026-07-27T07:21:00Z" w16du:dateUtc="2026-07-27T13:21:00Z">
        <w:r>
          <w:t>Walk-In Crisis Services:</w:t>
        </w:r>
      </w:ins>
    </w:p>
    <w:p w14:paraId="4147AF5D" w14:textId="3E4E584B" w:rsidR="00C54BE9" w:rsidRDefault="00C54BE9">
      <w:pPr>
        <w:pStyle w:val="par4"/>
        <w:rPr>
          <w:ins w:id="687" w:author="BHA Regulatory Affairs Unit" w:date="2026-07-27T07:21:00Z" w16du:dateUtc="2026-07-27T13:21:00Z"/>
        </w:rPr>
        <w:pPrChange w:id="688" w:author="BHA Regulatory Affairs Unit" w:date="2026-07-27T07:25:00Z" w16du:dateUtc="2026-07-27T13:25:00Z">
          <w:pPr/>
        </w:pPrChange>
      </w:pPr>
      <w:ins w:id="689" w:author="BHA Regulatory Affairs Unit" w:date="2026-07-27T07:24:00Z" w16du:dateUtc="2026-07-27T13:24:00Z">
        <w:r>
          <w:t>(1)</w:t>
        </w:r>
        <w:r>
          <w:tab/>
        </w:r>
      </w:ins>
      <w:ins w:id="690" w:author="BHA Regulatory Affairs Unit" w:date="2026-07-27T07:21:00Z" w16du:dateUtc="2026-07-27T13:21:00Z">
        <w:r>
          <w:t>Must be available twenty-four (24) hours per day, seven (7) days per week, and three hundred and sixty-five (365) days per year;</w:t>
        </w:r>
      </w:ins>
    </w:p>
    <w:p w14:paraId="761F6C82" w14:textId="702C6A8E" w:rsidR="00C54BE9" w:rsidRDefault="00C54BE9">
      <w:pPr>
        <w:pStyle w:val="par3"/>
        <w:rPr>
          <w:ins w:id="691" w:author="BHA Regulatory Affairs Unit" w:date="2026-07-27T07:21:00Z" w16du:dateUtc="2026-07-27T13:21:00Z"/>
        </w:rPr>
        <w:pPrChange w:id="692" w:author="BHA Regulatory Affairs Unit" w:date="2026-07-27T07:25:00Z" w16du:dateUtc="2026-07-27T13:25:00Z">
          <w:pPr/>
        </w:pPrChange>
      </w:pPr>
      <w:ins w:id="693" w:author="BHA Regulatory Affairs Unit" w:date="2026-07-27T07:24:00Z" w16du:dateUtc="2026-07-27T13:24:00Z">
        <w:r>
          <w:t>b.</w:t>
        </w:r>
        <w:r>
          <w:tab/>
        </w:r>
      </w:ins>
      <w:ins w:id="694" w:author="BHA Regulatory Affairs Unit" w:date="2026-07-27T07:21:00Z" w16du:dateUtc="2026-07-27T13:21:00Z">
        <w:r>
          <w:t>Withdrawal Management Services:</w:t>
        </w:r>
      </w:ins>
    </w:p>
    <w:p w14:paraId="2E929C62" w14:textId="099E720A" w:rsidR="00C54BE9" w:rsidRDefault="00C54BE9">
      <w:pPr>
        <w:pStyle w:val="par4"/>
        <w:rPr>
          <w:ins w:id="695" w:author="BHA Regulatory Affairs Unit" w:date="2026-07-27T07:21:00Z" w16du:dateUtc="2026-07-27T13:21:00Z"/>
        </w:rPr>
        <w:pPrChange w:id="696" w:author="BHA Regulatory Affairs Unit" w:date="2026-07-27T07:25:00Z" w16du:dateUtc="2026-07-27T13:25:00Z">
          <w:pPr/>
        </w:pPrChange>
      </w:pPr>
      <w:ins w:id="697" w:author="BHA Regulatory Affairs Unit" w:date="2026-07-27T07:24:00Z" w16du:dateUtc="2026-07-27T13:24:00Z">
        <w:r>
          <w:t>(1)</w:t>
        </w:r>
        <w:r>
          <w:tab/>
        </w:r>
      </w:ins>
      <w:ins w:id="698" w:author="BHA Regulatory Affairs Unit" w:date="2026-07-27T07:21:00Z" w16du:dateUtc="2026-07-27T13:21:00Z">
        <w:r>
          <w:t>For urgent and emergent withdrawal management needs must be available twenty-four (24) hours per day, seven (7) days per week, and three hundred and sixty-five (365) days per year;</w:t>
        </w:r>
      </w:ins>
    </w:p>
    <w:p w14:paraId="49861778" w14:textId="5F4C02BD" w:rsidR="00C54BE9" w:rsidRDefault="00C54BE9">
      <w:pPr>
        <w:pStyle w:val="par5"/>
        <w:rPr>
          <w:ins w:id="699" w:author="BHA Regulatory Affairs Unit" w:date="2026-07-27T07:21:00Z" w16du:dateUtc="2026-07-27T13:21:00Z"/>
        </w:rPr>
        <w:pPrChange w:id="700" w:author="BHA Regulatory Affairs Unit" w:date="2026-07-27T07:25:00Z" w16du:dateUtc="2026-07-27T13:25:00Z">
          <w:pPr/>
        </w:pPrChange>
      </w:pPr>
      <w:ins w:id="701" w:author="BHA Regulatory Affairs Unit" w:date="2026-07-27T07:25:00Z" w16du:dateUtc="2026-07-27T13:25:00Z">
        <w:r>
          <w:t>(a)</w:t>
        </w:r>
        <w:r>
          <w:tab/>
        </w:r>
      </w:ins>
      <w:ins w:id="702" w:author="BHA Regulatory Affairs Unit" w:date="2026-07-27T07:21:00Z" w16du:dateUtc="2026-07-27T13:21:00Z">
        <w:r>
          <w:t>Effective July 1, 2027, these service expectations will be included in the emergency and crisis services time frame standards;</w:t>
        </w:r>
      </w:ins>
    </w:p>
    <w:p w14:paraId="383F3574" w14:textId="0FA4B112" w:rsidR="00C54BE9" w:rsidRDefault="00C54BE9">
      <w:pPr>
        <w:pStyle w:val="par4"/>
        <w:rPr>
          <w:ins w:id="703" w:author="BHA Regulatory Affairs Unit" w:date="2026-07-27T07:21:00Z" w16du:dateUtc="2026-07-27T13:21:00Z"/>
        </w:rPr>
        <w:pPrChange w:id="704" w:author="BHA Regulatory Affairs Unit" w:date="2026-07-27T07:26:00Z" w16du:dateUtc="2026-07-27T13:26:00Z">
          <w:pPr/>
        </w:pPrChange>
      </w:pPr>
      <w:ins w:id="705" w:author="BHA Regulatory Affairs Unit" w:date="2026-07-27T07:25:00Z" w16du:dateUtc="2026-07-27T13:25:00Z">
        <w:r>
          <w:t>(2)</w:t>
        </w:r>
        <w:r>
          <w:tab/>
        </w:r>
      </w:ins>
      <w:ins w:id="706" w:author="BHA Regulatory Affairs Unit" w:date="2026-07-27T07:21:00Z" w16du:dateUtc="2026-07-27T13:21:00Z">
        <w:r>
          <w:t>Time frame for all non-urgent and non-emergent withdrawal management needs align with the time frame of the level of care being provided, pursuant to this Part 1.6.A of these Rules;</w:t>
        </w:r>
      </w:ins>
    </w:p>
    <w:p w14:paraId="6BF27B54" w14:textId="7DE84AC6" w:rsidR="00C54BE9" w:rsidRDefault="00C54BE9">
      <w:pPr>
        <w:pStyle w:val="par3"/>
        <w:rPr>
          <w:ins w:id="707" w:author="BHA Regulatory Affairs Unit" w:date="2026-07-27T07:21:00Z" w16du:dateUtc="2026-07-27T13:21:00Z"/>
        </w:rPr>
        <w:pPrChange w:id="708" w:author="BHA Regulatory Affairs Unit" w:date="2026-07-27T07:26:00Z" w16du:dateUtc="2026-07-27T13:26:00Z">
          <w:pPr/>
        </w:pPrChange>
      </w:pPr>
      <w:ins w:id="709" w:author="BHA Regulatory Affairs Unit" w:date="2026-07-27T07:26:00Z" w16du:dateUtc="2026-07-27T13:26:00Z">
        <w:r>
          <w:t>c.</w:t>
        </w:r>
        <w:r>
          <w:tab/>
        </w:r>
      </w:ins>
      <w:ins w:id="710" w:author="BHA Regulatory Affairs Unit" w:date="2026-07-27T07:21:00Z" w16du:dateUtc="2026-07-27T13:21:00Z">
        <w:r>
          <w:t>Mobile Crisis Response (MCR) Services:</w:t>
        </w:r>
      </w:ins>
    </w:p>
    <w:p w14:paraId="50723DB3" w14:textId="39815D62" w:rsidR="00C54BE9" w:rsidRDefault="00C54BE9">
      <w:pPr>
        <w:pStyle w:val="par4"/>
        <w:rPr>
          <w:ins w:id="711" w:author="BHA Regulatory Affairs Unit" w:date="2026-07-27T07:21:00Z" w16du:dateUtc="2026-07-27T13:21:00Z"/>
        </w:rPr>
        <w:pPrChange w:id="712" w:author="BHA Regulatory Affairs Unit" w:date="2026-07-27T07:27:00Z" w16du:dateUtc="2026-07-27T13:27:00Z">
          <w:pPr/>
        </w:pPrChange>
      </w:pPr>
      <w:ins w:id="713" w:author="BHA Regulatory Affairs Unit" w:date="2026-07-27T07:26:00Z" w16du:dateUtc="2026-07-27T13:26:00Z">
        <w:r>
          <w:t>(1)</w:t>
        </w:r>
        <w:r>
          <w:tab/>
        </w:r>
      </w:ins>
      <w:ins w:id="714" w:author="BHA Regulatory Affairs Unit" w:date="2026-07-27T07:21:00Z" w16du:dateUtc="2026-07-27T13:21:00Z">
        <w:r>
          <w:t>Must be available within two (2) hours of an MCR team accepting dispatch request for a rural or frontier county; or</w:t>
        </w:r>
      </w:ins>
    </w:p>
    <w:p w14:paraId="49B5E35A" w14:textId="5E16CD1F" w:rsidR="00C54BE9" w:rsidRDefault="00C54BE9">
      <w:pPr>
        <w:pStyle w:val="par4"/>
        <w:rPr>
          <w:ins w:id="715" w:author="BHA Regulatory Affairs Unit" w:date="2026-07-27T07:21:00Z" w16du:dateUtc="2026-07-27T13:21:00Z"/>
        </w:rPr>
        <w:pPrChange w:id="716" w:author="BHA Regulatory Affairs Unit" w:date="2026-07-27T07:27:00Z" w16du:dateUtc="2026-07-27T13:27:00Z">
          <w:pPr/>
        </w:pPrChange>
      </w:pPr>
      <w:ins w:id="717" w:author="BHA Regulatory Affairs Unit" w:date="2026-07-27T07:26:00Z" w16du:dateUtc="2026-07-27T13:26:00Z">
        <w:r>
          <w:t>(2)</w:t>
        </w:r>
        <w:r>
          <w:tab/>
        </w:r>
      </w:ins>
      <w:ins w:id="718" w:author="BHA Regulatory Affairs Unit" w:date="2026-07-27T07:21:00Z" w16du:dateUtc="2026-07-27T13:21:00Z">
        <w:r>
          <w:t>Must be available within one (1) hour of an MCR team accepting dispatch requests for urban areas;</w:t>
        </w:r>
      </w:ins>
    </w:p>
    <w:p w14:paraId="61DFE00A" w14:textId="67E74FEA" w:rsidR="00C54BE9" w:rsidRDefault="00C54BE9">
      <w:pPr>
        <w:pStyle w:val="par5"/>
        <w:rPr>
          <w:ins w:id="719" w:author="BHA Regulatory Affairs Unit" w:date="2026-07-27T07:21:00Z" w16du:dateUtc="2026-07-27T13:21:00Z"/>
        </w:rPr>
        <w:pPrChange w:id="720" w:author="BHA Regulatory Affairs Unit" w:date="2026-07-27T07:27:00Z" w16du:dateUtc="2026-07-27T13:27:00Z">
          <w:pPr/>
        </w:pPrChange>
      </w:pPr>
      <w:ins w:id="721" w:author="BHA Regulatory Affairs Unit" w:date="2026-07-27T07:27:00Z" w16du:dateUtc="2026-07-27T13:27:00Z">
        <w:r>
          <w:t>(a)</w:t>
        </w:r>
        <w:r>
          <w:tab/>
        </w:r>
      </w:ins>
      <w:ins w:id="722" w:author="BHA Regulatory Affairs Unit" w:date="2026-07-27T07:21:00Z" w16du:dateUtc="2026-07-27T13:21:00Z">
        <w:r>
          <w:t>Both timelines for MCR are subject to include dispatch from the statewide hotline / 988 either face-to-face or using telehealth operations; and</w:t>
        </w:r>
      </w:ins>
    </w:p>
    <w:p w14:paraId="64A2D27F" w14:textId="2FB434F4" w:rsidR="00C54BE9" w:rsidRDefault="00C54BE9">
      <w:pPr>
        <w:pStyle w:val="par3"/>
        <w:rPr>
          <w:ins w:id="723" w:author="BHA Regulatory Affairs Unit" w:date="2026-07-27T07:21:00Z" w16du:dateUtc="2026-07-27T13:21:00Z"/>
        </w:rPr>
        <w:pPrChange w:id="724" w:author="BHA Regulatory Affairs Unit" w:date="2026-07-27T07:28:00Z" w16du:dateUtc="2026-07-27T13:28:00Z">
          <w:pPr/>
        </w:pPrChange>
      </w:pPr>
      <w:ins w:id="725" w:author="BHA Regulatory Affairs Unit" w:date="2026-07-27T07:27:00Z" w16du:dateUtc="2026-07-27T13:27:00Z">
        <w:r>
          <w:t>d.</w:t>
        </w:r>
      </w:ins>
      <w:ins w:id="726" w:author="BHA Regulatory Affairs Unit" w:date="2026-07-27T07:28:00Z" w16du:dateUtc="2026-07-27T13:28:00Z">
        <w:r>
          <w:tab/>
        </w:r>
      </w:ins>
      <w:ins w:id="727" w:author="BHA Regulatory Affairs Unit" w:date="2026-07-27T07:21:00Z" w16du:dateUtc="2026-07-27T13:21:00Z">
        <w:r>
          <w:t xml:space="preserve">Effective July 1, 2027, Behavioral Health Crisis Center Services: </w:t>
        </w:r>
      </w:ins>
    </w:p>
    <w:p w14:paraId="55723D6F" w14:textId="553160AF" w:rsidR="00C54BE9" w:rsidRDefault="00C54BE9">
      <w:pPr>
        <w:pStyle w:val="par4"/>
        <w:rPr>
          <w:ins w:id="728" w:author="BHA Regulatory Affairs Unit" w:date="2026-07-27T07:21:00Z" w16du:dateUtc="2026-07-27T13:21:00Z"/>
        </w:rPr>
        <w:pPrChange w:id="729" w:author="BHA Regulatory Affairs Unit" w:date="2026-07-27T07:28:00Z" w16du:dateUtc="2026-07-27T13:28:00Z">
          <w:pPr/>
        </w:pPrChange>
      </w:pPr>
      <w:ins w:id="730" w:author="BHA Regulatory Affairs Unit" w:date="2026-07-27T07:28:00Z" w16du:dateUtc="2026-07-27T13:28:00Z">
        <w:r>
          <w:t>(1)</w:t>
        </w:r>
        <w:r>
          <w:tab/>
        </w:r>
      </w:ins>
      <w:ins w:id="731" w:author="BHA Regulatory Affairs Unit" w:date="2026-07-27T07:21:00Z" w16du:dateUtc="2026-07-27T13:21:00Z">
        <w:r>
          <w:t>Must be available twenty-four (24) hours per day, seven (7) days per week, and three hundred and sixty-five (365) days per year;</w:t>
        </w:r>
      </w:ins>
    </w:p>
    <w:p w14:paraId="1AABA95D" w14:textId="0A0082A8" w:rsidR="00C54BE9" w:rsidRDefault="00C54BE9">
      <w:pPr>
        <w:pStyle w:val="par3"/>
        <w:rPr>
          <w:ins w:id="732" w:author="BHA Regulatory Affairs Unit" w:date="2026-07-27T07:21:00Z" w16du:dateUtc="2026-07-27T13:21:00Z"/>
        </w:rPr>
        <w:pPrChange w:id="733" w:author="BHA Regulatory Affairs Unit" w:date="2026-07-27T07:28:00Z" w16du:dateUtc="2026-07-27T13:28:00Z">
          <w:pPr/>
        </w:pPrChange>
      </w:pPr>
      <w:ins w:id="734" w:author="BHA Regulatory Affairs Unit" w:date="2026-07-27T07:28:00Z" w16du:dateUtc="2026-07-27T13:28:00Z">
        <w:r>
          <w:t>e.</w:t>
        </w:r>
        <w:r>
          <w:tab/>
        </w:r>
      </w:ins>
      <w:ins w:id="735" w:author="BHA Regulatory Affairs Unit" w:date="2026-07-27T07:21:00Z" w16du:dateUtc="2026-07-27T13:21:00Z">
        <w:r>
          <w:t>Screening, Assessment, and Diagnosis:</w:t>
        </w:r>
      </w:ins>
    </w:p>
    <w:p w14:paraId="468D06B0" w14:textId="462BADF4" w:rsidR="00C54BE9" w:rsidRDefault="00C54BE9">
      <w:pPr>
        <w:pStyle w:val="par4"/>
        <w:rPr>
          <w:ins w:id="736" w:author="BHA Regulatory Affairs Unit" w:date="2026-07-27T07:21:00Z" w16du:dateUtc="2026-07-27T13:21:00Z"/>
        </w:rPr>
        <w:pPrChange w:id="737" w:author="BHA Regulatory Affairs Unit" w:date="2026-07-27T07:28:00Z" w16du:dateUtc="2026-07-27T13:28:00Z">
          <w:pPr/>
        </w:pPrChange>
      </w:pPr>
      <w:ins w:id="738" w:author="BHA Regulatory Affairs Unit" w:date="2026-07-27T07:28:00Z" w16du:dateUtc="2026-07-27T13:28:00Z">
        <w:r>
          <w:t>(1)</w:t>
        </w:r>
        <w:r>
          <w:tab/>
        </w:r>
      </w:ins>
      <w:ins w:id="739" w:author="BHA Regulatory Affairs Unit" w:date="2026-07-27T07:21:00Z" w16du:dateUtc="2026-07-27T13:21:00Z">
        <w:r>
          <w:t>Must be available within the timelines set per the behavioral health safety net service type being provided, pursuant to 2 CCR 502-1.</w:t>
        </w:r>
      </w:ins>
    </w:p>
    <w:p w14:paraId="2B4666BB" w14:textId="1B0B3556" w:rsidR="00C54BE9" w:rsidRDefault="00C54BE9">
      <w:pPr>
        <w:pStyle w:val="par2"/>
        <w:rPr>
          <w:ins w:id="740" w:author="BHA Regulatory Affairs Unit" w:date="2026-07-27T07:21:00Z" w16du:dateUtc="2026-07-27T13:21:00Z"/>
        </w:rPr>
        <w:pPrChange w:id="741" w:author="BHA Regulatory Affairs Unit" w:date="2026-07-27T07:29:00Z" w16du:dateUtc="2026-07-27T13:29:00Z">
          <w:pPr/>
        </w:pPrChange>
      </w:pPr>
      <w:ins w:id="742" w:author="BHA Regulatory Affairs Unit" w:date="2026-07-27T07:29:00Z" w16du:dateUtc="2026-07-27T13:29:00Z">
        <w:r>
          <w:t>2.</w:t>
        </w:r>
        <w:r>
          <w:tab/>
        </w:r>
      </w:ins>
      <w:ins w:id="743" w:author="BHA Regulatory Affairs Unit" w:date="2026-07-27T07:21:00Z" w16du:dateUtc="2026-07-27T13:21:00Z">
        <w:r>
          <w:t>Within a set number of days requirements for access to services. (Compliance Goal for access to service standards = 90-100%) includes:</w:t>
        </w:r>
      </w:ins>
    </w:p>
    <w:p w14:paraId="46DFD0C6" w14:textId="1795FDFC" w:rsidR="00C54BE9" w:rsidRDefault="00C54BE9">
      <w:pPr>
        <w:pStyle w:val="par3"/>
        <w:rPr>
          <w:ins w:id="744" w:author="BHA Regulatory Affairs Unit" w:date="2026-07-27T07:21:00Z" w16du:dateUtc="2026-07-27T13:21:00Z"/>
        </w:rPr>
        <w:pPrChange w:id="745" w:author="BHA Regulatory Affairs Unit" w:date="2026-07-27T07:29:00Z" w16du:dateUtc="2026-07-27T13:29:00Z">
          <w:pPr/>
        </w:pPrChange>
      </w:pPr>
      <w:ins w:id="746" w:author="BHA Regulatory Affairs Unit" w:date="2026-07-27T07:29:00Z" w16du:dateUtc="2026-07-27T13:29:00Z">
        <w:r>
          <w:t>a.</w:t>
        </w:r>
        <w:r>
          <w:tab/>
        </w:r>
      </w:ins>
      <w:ins w:id="747" w:author="BHA Regulatory Affairs Unit" w:date="2026-07-27T07:21:00Z" w16du:dateUtc="2026-07-27T13:21:00Z">
        <w:r>
          <w:t>Care Coordination:</w:t>
        </w:r>
      </w:ins>
    </w:p>
    <w:p w14:paraId="135928A7" w14:textId="3EA365DE" w:rsidR="00C54BE9" w:rsidRDefault="00C54BE9">
      <w:pPr>
        <w:pStyle w:val="par4"/>
        <w:rPr>
          <w:ins w:id="748" w:author="BHA Regulatory Affairs Unit" w:date="2026-07-27T07:21:00Z" w16du:dateUtc="2026-07-27T13:21:00Z"/>
        </w:rPr>
        <w:pPrChange w:id="749" w:author="BHA Regulatory Affairs Unit" w:date="2026-07-27T07:29:00Z" w16du:dateUtc="2026-07-27T13:29:00Z">
          <w:pPr/>
        </w:pPrChange>
      </w:pPr>
      <w:ins w:id="750" w:author="BHA Regulatory Affairs Unit" w:date="2026-07-27T07:29:00Z" w16du:dateUtc="2026-07-27T13:29:00Z">
        <w:r>
          <w:t>(1)</w:t>
        </w:r>
        <w:r>
          <w:tab/>
        </w:r>
      </w:ins>
      <w:ins w:id="751" w:author="BHA Regulatory Affairs Unit" w:date="2026-07-27T07:21:00Z" w16du:dateUtc="2026-07-27T13:21:00Z">
        <w:r>
          <w:t>Must be available within seventy-two (72) hours, unless otherwise stated in the requirements for the safety net service type, pursuant to 2 CCR 502-1;</w:t>
        </w:r>
      </w:ins>
    </w:p>
    <w:p w14:paraId="5E7957A6" w14:textId="729FD05A" w:rsidR="00C54BE9" w:rsidRDefault="00C54BE9">
      <w:pPr>
        <w:pStyle w:val="par3"/>
        <w:rPr>
          <w:ins w:id="752" w:author="BHA Regulatory Affairs Unit" w:date="2026-07-27T07:21:00Z" w16du:dateUtc="2026-07-27T13:21:00Z"/>
        </w:rPr>
        <w:pPrChange w:id="753" w:author="BHA Regulatory Affairs Unit" w:date="2026-07-27T07:29:00Z" w16du:dateUtc="2026-07-27T13:29:00Z">
          <w:pPr/>
        </w:pPrChange>
      </w:pPr>
      <w:ins w:id="754" w:author="BHA Regulatory Affairs Unit" w:date="2026-07-27T07:29:00Z" w16du:dateUtc="2026-07-27T13:29:00Z">
        <w:r>
          <w:t>b.</w:t>
        </w:r>
        <w:r>
          <w:tab/>
        </w:r>
      </w:ins>
      <w:ins w:id="755" w:author="BHA Regulatory Affairs Unit" w:date="2026-07-27T07:21:00Z" w16du:dateUtc="2026-07-27T13:21:00Z">
        <w:r>
          <w:t>Crisis Stabilization Unit Services/Acute Treatment Unit:</w:t>
        </w:r>
      </w:ins>
    </w:p>
    <w:p w14:paraId="702451FE" w14:textId="68E48226" w:rsidR="00C54BE9" w:rsidRDefault="00C54BE9">
      <w:pPr>
        <w:pStyle w:val="par4"/>
        <w:rPr>
          <w:ins w:id="756" w:author="BHA Regulatory Affairs Unit" w:date="2026-07-27T07:21:00Z" w16du:dateUtc="2026-07-27T13:21:00Z"/>
        </w:rPr>
        <w:pPrChange w:id="757" w:author="BHA Regulatory Affairs Unit" w:date="2026-07-27T07:29:00Z" w16du:dateUtc="2026-07-27T13:29:00Z">
          <w:pPr/>
        </w:pPrChange>
      </w:pPr>
      <w:ins w:id="758" w:author="BHA Regulatory Affairs Unit" w:date="2026-07-27T07:29:00Z" w16du:dateUtc="2026-07-27T13:29:00Z">
        <w:r>
          <w:t>(1)</w:t>
        </w:r>
        <w:r>
          <w:tab/>
        </w:r>
      </w:ins>
      <w:ins w:id="759" w:author="BHA Regulatory Affairs Unit" w:date="2026-07-27T07:21:00Z" w16du:dateUtc="2026-07-27T13:21:00Z">
        <w:r>
          <w:t>Must be available within seventy-two (72) hours, unless otherwise stated in the requirements for the safety net service type, pursuant to 2 CCR 502-1;</w:t>
        </w:r>
      </w:ins>
    </w:p>
    <w:p w14:paraId="3C6A838C" w14:textId="5845A409" w:rsidR="00C54BE9" w:rsidRDefault="00C54BE9">
      <w:pPr>
        <w:pStyle w:val="par3"/>
        <w:rPr>
          <w:ins w:id="760" w:author="BHA Regulatory Affairs Unit" w:date="2026-07-27T07:21:00Z" w16du:dateUtc="2026-07-27T13:21:00Z"/>
        </w:rPr>
        <w:pPrChange w:id="761" w:author="BHA Regulatory Affairs Unit" w:date="2026-07-27T07:30:00Z" w16du:dateUtc="2026-07-27T13:30:00Z">
          <w:pPr/>
        </w:pPrChange>
      </w:pPr>
      <w:ins w:id="762" w:author="BHA Regulatory Affairs Unit" w:date="2026-07-27T07:30:00Z" w16du:dateUtc="2026-07-27T13:30:00Z">
        <w:r>
          <w:t>c.</w:t>
        </w:r>
        <w:r>
          <w:tab/>
        </w:r>
      </w:ins>
      <w:ins w:id="763" w:author="BHA Regulatory Affairs Unit" w:date="2026-07-27T07:21:00Z" w16du:dateUtc="2026-07-27T13:21:00Z">
        <w:r>
          <w:t>Crisis Respite Care Services:</w:t>
        </w:r>
      </w:ins>
    </w:p>
    <w:p w14:paraId="5D455884" w14:textId="089C9FA6" w:rsidR="00C54BE9" w:rsidRDefault="00C54BE9">
      <w:pPr>
        <w:pStyle w:val="par4"/>
        <w:rPr>
          <w:ins w:id="764" w:author="BHA Regulatory Affairs Unit" w:date="2026-07-27T07:21:00Z" w16du:dateUtc="2026-07-27T13:21:00Z"/>
        </w:rPr>
        <w:pPrChange w:id="765" w:author="BHA Regulatory Affairs Unit" w:date="2026-07-27T07:30:00Z" w16du:dateUtc="2026-07-27T13:30:00Z">
          <w:pPr/>
        </w:pPrChange>
      </w:pPr>
      <w:ins w:id="766" w:author="BHA Regulatory Affairs Unit" w:date="2026-07-27T07:30:00Z" w16du:dateUtc="2026-07-27T13:30:00Z">
        <w:r>
          <w:t>(1)</w:t>
        </w:r>
        <w:r>
          <w:tab/>
        </w:r>
      </w:ins>
      <w:ins w:id="767" w:author="BHA Regulatory Affairs Unit" w:date="2026-07-27T07:21:00Z" w16du:dateUtc="2026-07-27T13:21:00Z">
        <w:r>
          <w:t>Must be available within seventy-two (72) hours, unless otherwise stated in the requirements for the safety net service type, pursuant to 2 CCR 502-1;</w:t>
        </w:r>
      </w:ins>
    </w:p>
    <w:p w14:paraId="4861A4CE" w14:textId="654457EF" w:rsidR="00C54BE9" w:rsidRDefault="00C54BE9">
      <w:pPr>
        <w:pStyle w:val="par3"/>
        <w:rPr>
          <w:ins w:id="768" w:author="BHA Regulatory Affairs Unit" w:date="2026-07-27T07:21:00Z" w16du:dateUtc="2026-07-27T13:21:00Z"/>
        </w:rPr>
        <w:pPrChange w:id="769" w:author="BHA Regulatory Affairs Unit" w:date="2026-07-27T07:30:00Z" w16du:dateUtc="2026-07-27T13:30:00Z">
          <w:pPr/>
        </w:pPrChange>
      </w:pPr>
      <w:ins w:id="770" w:author="BHA Regulatory Affairs Unit" w:date="2026-07-27T07:30:00Z" w16du:dateUtc="2026-07-27T13:30:00Z">
        <w:r>
          <w:t>d.</w:t>
        </w:r>
        <w:r>
          <w:tab/>
        </w:r>
      </w:ins>
      <w:ins w:id="771" w:author="BHA Regulatory Affairs Unit" w:date="2026-07-27T07:21:00Z" w16du:dateUtc="2026-07-27T13:21:00Z">
        <w:r>
          <w:t>Outpatient Mental Health and SUD Services:</w:t>
        </w:r>
      </w:ins>
    </w:p>
    <w:p w14:paraId="64FC5F68" w14:textId="47E8B2E1" w:rsidR="00C54BE9" w:rsidRDefault="00C54BE9">
      <w:pPr>
        <w:pStyle w:val="par4"/>
        <w:rPr>
          <w:ins w:id="772" w:author="BHA Regulatory Affairs Unit" w:date="2026-07-27T07:21:00Z" w16du:dateUtc="2026-07-27T13:21:00Z"/>
        </w:rPr>
        <w:pPrChange w:id="773" w:author="BHA Regulatory Affairs Unit" w:date="2026-07-27T07:30:00Z" w16du:dateUtc="2026-07-27T13:30:00Z">
          <w:pPr/>
        </w:pPrChange>
      </w:pPr>
      <w:ins w:id="774" w:author="BHA Regulatory Affairs Unit" w:date="2026-07-27T07:30:00Z" w16du:dateUtc="2026-07-27T13:30:00Z">
        <w:r>
          <w:t>(1)</w:t>
        </w:r>
        <w:r>
          <w:tab/>
        </w:r>
      </w:ins>
      <w:ins w:id="775" w:author="BHA Regulatory Affairs Unit" w:date="2026-07-27T07:21:00Z" w16du:dateUtc="2026-07-27T13:21:00Z">
        <w:r>
          <w:t>Must be available within seven (7) days, unless otherwise stated in the requirements for the safety net service type, pursuant to 2 CCR 502-1;</w:t>
        </w:r>
      </w:ins>
    </w:p>
    <w:p w14:paraId="40E4FA30" w14:textId="32C86F87" w:rsidR="00C54BE9" w:rsidRDefault="00C54BE9">
      <w:pPr>
        <w:pStyle w:val="par3"/>
        <w:rPr>
          <w:ins w:id="776" w:author="BHA Regulatory Affairs Unit" w:date="2026-07-27T07:21:00Z" w16du:dateUtc="2026-07-27T13:21:00Z"/>
        </w:rPr>
        <w:pPrChange w:id="777" w:author="BHA Regulatory Affairs Unit" w:date="2026-07-27T07:30:00Z" w16du:dateUtc="2026-07-27T13:30:00Z">
          <w:pPr/>
        </w:pPrChange>
      </w:pPr>
      <w:ins w:id="778" w:author="BHA Regulatory Affairs Unit" w:date="2026-07-27T07:30:00Z" w16du:dateUtc="2026-07-27T13:30:00Z">
        <w:r>
          <w:t>e.</w:t>
        </w:r>
        <w:r>
          <w:tab/>
        </w:r>
      </w:ins>
      <w:ins w:id="779" w:author="BHA Regulatory Affairs Unit" w:date="2026-07-27T07:21:00Z" w16du:dateUtc="2026-07-27T13:21:00Z">
        <w:r>
          <w:t>Integrated Care Services:</w:t>
        </w:r>
      </w:ins>
    </w:p>
    <w:p w14:paraId="2B5EE260" w14:textId="655B200C" w:rsidR="00C54BE9" w:rsidRDefault="00C54BE9">
      <w:pPr>
        <w:pStyle w:val="par4"/>
        <w:rPr>
          <w:ins w:id="780" w:author="BHA Regulatory Affairs Unit" w:date="2026-07-27T07:21:00Z" w16du:dateUtc="2026-07-27T13:21:00Z"/>
        </w:rPr>
        <w:pPrChange w:id="781" w:author="BHA Regulatory Affairs Unit" w:date="2026-07-27T07:31:00Z" w16du:dateUtc="2026-07-27T13:31:00Z">
          <w:pPr/>
        </w:pPrChange>
      </w:pPr>
      <w:ins w:id="782" w:author="BHA Regulatory Affairs Unit" w:date="2026-07-27T07:31:00Z" w16du:dateUtc="2026-07-27T13:31:00Z">
        <w:r>
          <w:t>(1)</w:t>
        </w:r>
        <w:r>
          <w:tab/>
        </w:r>
      </w:ins>
      <w:ins w:id="783" w:author="BHA Regulatory Affairs Unit" w:date="2026-07-27T07:21:00Z" w16du:dateUtc="2026-07-27T13:21:00Z">
        <w:r>
          <w:t>Must be available within seven (7) days, unless otherwise stated in the requirements for the safety net service type, pursuant to 2 CCR 502-1;</w:t>
        </w:r>
      </w:ins>
    </w:p>
    <w:p w14:paraId="721F35AB" w14:textId="6B967C17" w:rsidR="00C54BE9" w:rsidRDefault="00C54BE9">
      <w:pPr>
        <w:pStyle w:val="par3"/>
        <w:rPr>
          <w:ins w:id="784" w:author="BHA Regulatory Affairs Unit" w:date="2026-07-27T07:21:00Z" w16du:dateUtc="2026-07-27T13:21:00Z"/>
        </w:rPr>
        <w:pPrChange w:id="785" w:author="BHA Regulatory Affairs Unit" w:date="2026-07-27T07:31:00Z" w16du:dateUtc="2026-07-27T13:31:00Z">
          <w:pPr/>
        </w:pPrChange>
      </w:pPr>
      <w:ins w:id="786" w:author="BHA Regulatory Affairs Unit" w:date="2026-07-27T07:31:00Z" w16du:dateUtc="2026-07-27T13:31:00Z">
        <w:r>
          <w:t>f.</w:t>
        </w:r>
        <w:r>
          <w:tab/>
        </w:r>
      </w:ins>
      <w:ins w:id="787" w:author="BHA Regulatory Affairs Unit" w:date="2026-07-27T07:21:00Z" w16du:dateUtc="2026-07-27T13:21:00Z">
        <w:r>
          <w:t>Intensive and High-Intensity Outpatient Services and Hospital Alternatives:</w:t>
        </w:r>
      </w:ins>
    </w:p>
    <w:p w14:paraId="325AD530" w14:textId="1CD245C6" w:rsidR="00C54BE9" w:rsidRDefault="00C54BE9">
      <w:pPr>
        <w:pStyle w:val="par4"/>
        <w:rPr>
          <w:ins w:id="788" w:author="BHA Regulatory Affairs Unit" w:date="2026-07-27T07:21:00Z" w16du:dateUtc="2026-07-27T13:21:00Z"/>
        </w:rPr>
        <w:pPrChange w:id="789" w:author="BHA Regulatory Affairs Unit" w:date="2026-07-27T07:31:00Z" w16du:dateUtc="2026-07-27T13:31:00Z">
          <w:pPr/>
        </w:pPrChange>
      </w:pPr>
      <w:ins w:id="790" w:author="BHA Regulatory Affairs Unit" w:date="2026-07-27T07:31:00Z" w16du:dateUtc="2026-07-27T13:31:00Z">
        <w:r>
          <w:t>(1)</w:t>
        </w:r>
        <w:r>
          <w:tab/>
        </w:r>
      </w:ins>
      <w:ins w:id="791" w:author="BHA Regulatory Affairs Unit" w:date="2026-07-27T07:21:00Z" w16du:dateUtc="2026-07-27T13:21:00Z">
        <w:r>
          <w:t>Must be available within seven (7) days, unless otherwise stated in the requirements for the safety net service type, pursuant to 2 CCR 502-1;</w:t>
        </w:r>
      </w:ins>
    </w:p>
    <w:p w14:paraId="61B153D9" w14:textId="0AF02850" w:rsidR="00C54BE9" w:rsidRDefault="00C54BE9">
      <w:pPr>
        <w:pStyle w:val="par3"/>
        <w:rPr>
          <w:ins w:id="792" w:author="BHA Regulatory Affairs Unit" w:date="2026-07-27T07:21:00Z" w16du:dateUtc="2026-07-27T13:21:00Z"/>
        </w:rPr>
        <w:pPrChange w:id="793" w:author="BHA Regulatory Affairs Unit" w:date="2026-07-27T07:31:00Z" w16du:dateUtc="2026-07-27T13:31:00Z">
          <w:pPr/>
        </w:pPrChange>
      </w:pPr>
      <w:ins w:id="794" w:author="BHA Regulatory Affairs Unit" w:date="2026-07-27T07:31:00Z" w16du:dateUtc="2026-07-27T13:31:00Z">
        <w:r>
          <w:t>g.</w:t>
        </w:r>
        <w:r>
          <w:tab/>
        </w:r>
      </w:ins>
      <w:ins w:id="795" w:author="BHA Regulatory Affairs Unit" w:date="2026-07-27T07:21:00Z" w16du:dateUtc="2026-07-27T13:21:00Z">
        <w:r>
          <w:t>Care Management:</w:t>
        </w:r>
      </w:ins>
    </w:p>
    <w:p w14:paraId="6AEA9B9F" w14:textId="73C8F3AA" w:rsidR="00C54BE9" w:rsidRDefault="00C54BE9">
      <w:pPr>
        <w:pStyle w:val="par4"/>
        <w:rPr>
          <w:ins w:id="796" w:author="BHA Regulatory Affairs Unit" w:date="2026-07-27T07:21:00Z" w16du:dateUtc="2026-07-27T13:21:00Z"/>
        </w:rPr>
        <w:pPrChange w:id="797" w:author="BHA Regulatory Affairs Unit" w:date="2026-07-27T07:31:00Z" w16du:dateUtc="2026-07-27T13:31:00Z">
          <w:pPr/>
        </w:pPrChange>
      </w:pPr>
      <w:ins w:id="798" w:author="BHA Regulatory Affairs Unit" w:date="2026-07-27T07:31:00Z" w16du:dateUtc="2026-07-27T13:31:00Z">
        <w:r>
          <w:t>(1)</w:t>
        </w:r>
        <w:r>
          <w:tab/>
        </w:r>
      </w:ins>
      <w:ins w:id="799" w:author="BHA Regulatory Affairs Unit" w:date="2026-07-27T07:21:00Z" w16du:dateUtc="2026-07-27T13:21:00Z">
        <w:r>
          <w:t>Must be available within fifteen (15) days, unless otherwise stated in the requirements for the safety net service type, pursuant to 2 CCR 502-1;</w:t>
        </w:r>
      </w:ins>
    </w:p>
    <w:p w14:paraId="45612344" w14:textId="14B0049B" w:rsidR="00C54BE9" w:rsidRDefault="00C54BE9">
      <w:pPr>
        <w:pStyle w:val="par3"/>
        <w:rPr>
          <w:ins w:id="800" w:author="BHA Regulatory Affairs Unit" w:date="2026-07-27T07:21:00Z" w16du:dateUtc="2026-07-27T13:21:00Z"/>
        </w:rPr>
        <w:pPrChange w:id="801" w:author="BHA Regulatory Affairs Unit" w:date="2026-07-27T07:31:00Z" w16du:dateUtc="2026-07-27T13:31:00Z">
          <w:pPr/>
        </w:pPrChange>
      </w:pPr>
      <w:ins w:id="802" w:author="BHA Regulatory Affairs Unit" w:date="2026-07-27T07:31:00Z" w16du:dateUtc="2026-07-27T13:31:00Z">
        <w:r>
          <w:t>h.</w:t>
        </w:r>
        <w:r>
          <w:tab/>
        </w:r>
      </w:ins>
      <w:ins w:id="803" w:author="BHA Regulatory Affairs Unit" w:date="2026-07-27T07:21:00Z" w16du:dateUtc="2026-07-27T13:21:00Z">
        <w:r>
          <w:t>Behavioral Health Residential Services</w:t>
        </w:r>
      </w:ins>
      <w:ins w:id="804" w:author="BHA Regulatory Affairs Unit" w:date="2026-07-27T07:31:00Z" w16du:dateUtc="2026-07-27T13:31:00Z">
        <w:r>
          <w:t>:</w:t>
        </w:r>
      </w:ins>
    </w:p>
    <w:p w14:paraId="3A92AEF6" w14:textId="78A62811" w:rsidR="00C54BE9" w:rsidRDefault="00C54BE9">
      <w:pPr>
        <w:pStyle w:val="par4"/>
        <w:rPr>
          <w:ins w:id="805" w:author="BHA Regulatory Affairs Unit" w:date="2026-07-27T07:21:00Z" w16du:dateUtc="2026-07-27T13:21:00Z"/>
        </w:rPr>
        <w:pPrChange w:id="806" w:author="BHA Regulatory Affairs Unit" w:date="2026-07-27T07:32:00Z" w16du:dateUtc="2026-07-27T13:32:00Z">
          <w:pPr/>
        </w:pPrChange>
      </w:pPr>
      <w:ins w:id="807" w:author="BHA Regulatory Affairs Unit" w:date="2026-07-27T07:32:00Z" w16du:dateUtc="2026-07-27T13:32:00Z">
        <w:r>
          <w:t>(1)</w:t>
        </w:r>
        <w:r>
          <w:tab/>
        </w:r>
      </w:ins>
      <w:ins w:id="808" w:author="BHA Regulatory Affairs Unit" w:date="2026-07-27T07:21:00Z" w16du:dateUtc="2026-07-27T13:21:00Z">
        <w:r>
          <w:t>Must be available within fifteen (15) days, unless otherwise stated in the requirements for the safety net service type, pursuant to 2 CCR 502-1;</w:t>
        </w:r>
      </w:ins>
    </w:p>
    <w:p w14:paraId="284EE33E" w14:textId="04C5A5B2" w:rsidR="00C54BE9" w:rsidRDefault="00C54BE9">
      <w:pPr>
        <w:pStyle w:val="par3"/>
        <w:rPr>
          <w:ins w:id="809" w:author="BHA Regulatory Affairs Unit" w:date="2026-07-27T07:21:00Z" w16du:dateUtc="2026-07-27T13:21:00Z"/>
        </w:rPr>
        <w:pPrChange w:id="810" w:author="BHA Regulatory Affairs Unit" w:date="2026-07-27T07:32:00Z" w16du:dateUtc="2026-07-27T13:32:00Z">
          <w:pPr/>
        </w:pPrChange>
      </w:pPr>
      <w:ins w:id="811" w:author="BHA Regulatory Affairs Unit" w:date="2026-07-27T07:32:00Z" w16du:dateUtc="2026-07-27T13:32:00Z">
        <w:r>
          <w:t>i.</w:t>
        </w:r>
        <w:r>
          <w:tab/>
        </w:r>
      </w:ins>
      <w:ins w:id="812" w:author="BHA Regulatory Affairs Unit" w:date="2026-07-27T07:21:00Z" w16du:dateUtc="2026-07-27T13:21:00Z">
        <w:r>
          <w:t>Behavioral Health Inpatient Services:</w:t>
        </w:r>
      </w:ins>
    </w:p>
    <w:p w14:paraId="75708D20" w14:textId="0D677C6F" w:rsidR="00C54BE9" w:rsidRDefault="00C54BE9">
      <w:pPr>
        <w:pStyle w:val="par4"/>
        <w:rPr>
          <w:ins w:id="813" w:author="BHA Regulatory Affairs Unit" w:date="2026-07-27T07:21:00Z" w16du:dateUtc="2026-07-27T13:21:00Z"/>
        </w:rPr>
        <w:pPrChange w:id="814" w:author="BHA Regulatory Affairs Unit" w:date="2026-07-27T07:32:00Z" w16du:dateUtc="2026-07-27T13:32:00Z">
          <w:pPr/>
        </w:pPrChange>
      </w:pPr>
      <w:ins w:id="815" w:author="BHA Regulatory Affairs Unit" w:date="2026-07-27T07:32:00Z" w16du:dateUtc="2026-07-27T13:32:00Z">
        <w:r>
          <w:t>(1)</w:t>
        </w:r>
        <w:r>
          <w:tab/>
        </w:r>
      </w:ins>
      <w:ins w:id="816" w:author="BHA Regulatory Affairs Unit" w:date="2026-07-27T07:21:00Z" w16du:dateUtc="2026-07-27T13:21:00Z">
        <w:r>
          <w:t>Must be available within fifteen (15) days, unless otherwise stated in the requirements for the safety net service type, pursuant to 2 CCR 502-1; and</w:t>
        </w:r>
      </w:ins>
    </w:p>
    <w:p w14:paraId="79E2E907" w14:textId="71F11A9C" w:rsidR="00C54BE9" w:rsidRDefault="00C54BE9">
      <w:pPr>
        <w:pStyle w:val="par3"/>
        <w:rPr>
          <w:ins w:id="817" w:author="BHA Regulatory Affairs Unit" w:date="2026-07-27T07:21:00Z" w16du:dateUtc="2026-07-27T13:21:00Z"/>
        </w:rPr>
        <w:pPrChange w:id="818" w:author="BHA Regulatory Affairs Unit" w:date="2026-07-27T07:32:00Z" w16du:dateUtc="2026-07-27T13:32:00Z">
          <w:pPr/>
        </w:pPrChange>
      </w:pPr>
      <w:ins w:id="819" w:author="BHA Regulatory Affairs Unit" w:date="2026-07-27T07:32:00Z" w16du:dateUtc="2026-07-27T13:32:00Z">
        <w:r>
          <w:t>j.</w:t>
        </w:r>
        <w:r>
          <w:tab/>
        </w:r>
      </w:ins>
      <w:ins w:id="820" w:author="BHA Regulatory Affairs Unit" w:date="2026-07-27T07:21:00Z" w16du:dateUtc="2026-07-27T13:21:00Z">
        <w:r>
          <w:t>Recovery Supports:</w:t>
        </w:r>
      </w:ins>
    </w:p>
    <w:p w14:paraId="11129AAC" w14:textId="3144E798" w:rsidR="00C54BE9" w:rsidRDefault="00C54BE9">
      <w:pPr>
        <w:pStyle w:val="par4"/>
        <w:rPr>
          <w:ins w:id="821" w:author="BHA Regulatory Affairs Unit" w:date="2026-07-27T07:21:00Z" w16du:dateUtc="2026-07-27T13:21:00Z"/>
        </w:rPr>
        <w:pPrChange w:id="822" w:author="BHA Regulatory Affairs Unit" w:date="2026-07-27T07:32:00Z" w16du:dateUtc="2026-07-27T13:32:00Z">
          <w:pPr/>
        </w:pPrChange>
      </w:pPr>
      <w:ins w:id="823" w:author="BHA Regulatory Affairs Unit" w:date="2026-07-27T07:32:00Z" w16du:dateUtc="2026-07-27T13:32:00Z">
        <w:r>
          <w:t>(1)</w:t>
        </w:r>
        <w:r>
          <w:tab/>
        </w:r>
      </w:ins>
      <w:ins w:id="824" w:author="BHA Regulatory Affairs Unit" w:date="2026-07-27T07:21:00Z" w16du:dateUtc="2026-07-27T13:21:00Z">
        <w:r>
          <w:t>Must be available within thirty (30) days, unless otherwise stated in the requirements for the safety net service type, pursuant to 2 CCR 502-1.</w:t>
        </w:r>
      </w:ins>
    </w:p>
    <w:p w14:paraId="11C465F8" w14:textId="2DF5B8E0" w:rsidR="00C54BE9" w:rsidRDefault="00C54BE9" w:rsidP="00C54BE9">
      <w:pPr>
        <w:pStyle w:val="par1"/>
        <w:rPr>
          <w:ins w:id="825" w:author="BHA Regulatory Affairs Unit" w:date="2026-07-27T07:33:00Z" w16du:dateUtc="2026-07-27T13:33:00Z"/>
        </w:rPr>
      </w:pPr>
      <w:ins w:id="826" w:author="BHA Regulatory Affairs Unit" w:date="2026-07-27T07:32:00Z" w16du:dateUtc="2026-07-27T13:32:00Z">
        <w:r>
          <w:t>E.</w:t>
        </w:r>
        <w:r>
          <w:tab/>
        </w:r>
      </w:ins>
      <w:ins w:id="827" w:author="BHA Regulatory Affairs Unit" w:date="2026-07-27T07:21:00Z" w16du:dateUtc="2026-07-27T13:21:00Z">
        <w:r>
          <w:t>Outreach, Engagement, and Outreach services may be provided in common, shared, preplanned events in the community, therefore, time frame access is not applicable.</w:t>
        </w:r>
      </w:ins>
    </w:p>
    <w:p w14:paraId="39418EFD" w14:textId="06EC1D88" w:rsidR="00C54BE9" w:rsidRDefault="00C54BE9">
      <w:pPr>
        <w:pStyle w:val="par1"/>
        <w:rPr>
          <w:ins w:id="828" w:author="BHA Regulatory Affairs Unit" w:date="2026-07-27T07:21:00Z" w16du:dateUtc="2026-07-27T13:21:00Z"/>
        </w:rPr>
        <w:pPrChange w:id="829" w:author="BHA Regulatory Affairs Unit" w:date="2026-07-27T07:33:00Z" w16du:dateUtc="2026-07-27T13:33:00Z">
          <w:pPr/>
        </w:pPrChange>
      </w:pPr>
      <w:ins w:id="830" w:author="BHA Regulatory Affairs Unit" w:date="2026-07-27T07:33:00Z" w16du:dateUtc="2026-07-27T13:33:00Z">
        <w:r>
          <w:t>F.</w:t>
        </w:r>
        <w:r>
          <w:tab/>
          <w:t>Outpatient Competency Restoration is subject to the established Colorado Departme</w:t>
        </w:r>
      </w:ins>
      <w:ins w:id="831" w:author="BHA Regulatory Affairs Unit" w:date="2026-07-27T07:34:00Z" w16du:dateUtc="2026-07-27T13:34:00Z">
        <w:r>
          <w:t>nt of Human Services (CDHS) network performance standards, pursuant to Section 27-60-105, C.R.S.</w:t>
        </w:r>
      </w:ins>
    </w:p>
    <w:p w14:paraId="6CE92E43" w14:textId="0EE48E7F" w:rsidR="00A37C6D" w:rsidRDefault="0085798D" w:rsidP="00390679">
      <w:pPr>
        <w:pStyle w:val="Heading3"/>
        <w:rPr>
          <w:ins w:id="832" w:author="BHA Regulatory Affairs Unit" w:date="2026-07-27T07:35:00Z" w16du:dateUtc="2026-07-27T13:35:00Z"/>
        </w:rPr>
        <w:pPrChange w:id="833" w:author="BHA Regulatory Affairs Unit" w:date="2026-08-28T07:15:00Z" w16du:dateUtc="2026-08-28T13:15:00Z">
          <w:pPr>
            <w:pStyle w:val="Heading2"/>
          </w:pPr>
        </w:pPrChange>
      </w:pPr>
      <w:ins w:id="834" w:author="BHA Regulatory Affairs Unit" w:date="2026-08-28T07:17:00Z" w16du:dateUtc="2026-08-28T13:17:00Z">
        <w:r>
          <w:t>1.7</w:t>
        </w:r>
        <w:r>
          <w:tab/>
        </w:r>
      </w:ins>
      <w:ins w:id="835" w:author="BHA Regulatory Affairs Unit" w:date="2026-07-19T13:56:00Z">
        <w:r w:rsidR="00A37C6D" w:rsidRPr="0044648D">
          <w:t>Behavioral Health Safety Net Service Geographic Access Standards</w:t>
        </w:r>
      </w:ins>
    </w:p>
    <w:p w14:paraId="022B9B1F" w14:textId="7253DCE2" w:rsidR="002C2D04" w:rsidRDefault="002C2D04">
      <w:pPr>
        <w:pStyle w:val="par1"/>
        <w:rPr>
          <w:ins w:id="836" w:author="BHA Regulatory Affairs Unit" w:date="2026-07-27T07:36:00Z" w16du:dateUtc="2026-07-27T13:36:00Z"/>
        </w:rPr>
        <w:pPrChange w:id="837" w:author="BHA Regulatory Affairs Unit" w:date="2026-07-27T07:36:00Z" w16du:dateUtc="2026-07-27T13:36:00Z">
          <w:pPr/>
        </w:pPrChange>
      </w:pPr>
      <w:ins w:id="838" w:author="BHA Regulatory Affairs Unit" w:date="2026-07-27T07:36:00Z" w16du:dateUtc="2026-07-27T13:36:00Z">
        <w:r>
          <w:t>A.</w:t>
        </w:r>
        <w:r>
          <w:tab/>
          <w:t>Colorado’s behavioral health safety net system shall maintain that at least one (1) of each of the safety net services listed below is available within the maximum road travel distance of any individual in Colorado.</w:t>
        </w:r>
      </w:ins>
    </w:p>
    <w:p w14:paraId="5DEA9BE6" w14:textId="5E872D12" w:rsidR="002C2D04" w:rsidRDefault="002C2D04">
      <w:pPr>
        <w:pStyle w:val="par1"/>
        <w:rPr>
          <w:ins w:id="839" w:author="BHA Regulatory Affairs Unit" w:date="2026-07-27T07:36:00Z" w16du:dateUtc="2026-07-27T13:36:00Z"/>
        </w:rPr>
        <w:pPrChange w:id="840" w:author="BHA Regulatory Affairs Unit" w:date="2026-07-27T07:36:00Z" w16du:dateUtc="2026-07-27T13:36:00Z">
          <w:pPr/>
        </w:pPrChange>
      </w:pPr>
      <w:ins w:id="841" w:author="BHA Regulatory Affairs Unit" w:date="2026-07-27T07:36:00Z" w16du:dateUtc="2026-07-27T13:36:00Z">
        <w:r>
          <w:t>B.</w:t>
        </w:r>
        <w:r>
          <w:tab/>
          <w:t>These rules establish maximum distances for availability for individuals who are clinically indicated to receive that level of care.</w:t>
        </w:r>
      </w:ins>
    </w:p>
    <w:p w14:paraId="0C6BA3C5" w14:textId="2D4C99D2" w:rsidR="002C2D04" w:rsidRDefault="002C2D04" w:rsidP="002C2D04">
      <w:pPr>
        <w:pStyle w:val="par1"/>
        <w:rPr>
          <w:ins w:id="842" w:author="BHA Regulatory Affairs Unit" w:date="2026-07-27T07:37:00Z" w16du:dateUtc="2026-07-27T13:37:00Z"/>
        </w:rPr>
      </w:pPr>
      <w:ins w:id="843" w:author="BHA Regulatory Affairs Unit" w:date="2026-07-27T07:36:00Z" w16du:dateUtc="2026-07-27T13:36:00Z">
        <w:r>
          <w:t>C.</w:t>
        </w:r>
        <w:r>
          <w:tab/>
          <w:t>Geographic access standards may require that an individual cross county or state lines to reach a behavioral health safety net service provider.</w:t>
        </w:r>
      </w:ins>
    </w:p>
    <w:p w14:paraId="3DBEE919" w14:textId="14823283" w:rsidR="002C2D04" w:rsidRDefault="002C2D04">
      <w:pPr>
        <w:pStyle w:val="par1"/>
        <w:rPr>
          <w:ins w:id="844" w:author="BHA Regulatory Affairs Unit" w:date="2026-07-27T07:36:00Z" w16du:dateUtc="2026-07-27T13:36:00Z"/>
        </w:rPr>
        <w:pPrChange w:id="845" w:author="BHA Regulatory Affairs Unit" w:date="2026-07-27T07:36:00Z" w16du:dateUtc="2026-07-27T13:36:00Z">
          <w:pPr/>
        </w:pPrChange>
      </w:pPr>
      <w:ins w:id="846" w:author="BHA Regulatory Affairs Unit" w:date="2026-07-27T07:37:00Z" w16du:dateUtc="2026-07-27T13:37:00Z">
        <w:r>
          <w:t>D.</w:t>
        </w:r>
        <w:r>
          <w:tab/>
          <w:t xml:space="preserve">Behavioral health safety net services provided by telehealth, as defined in Part 1.2 of this Chapter 1, may support geographic access, as long as telehealth services conform with federal and state laws and rules pertaining to </w:t>
        </w:r>
      </w:ins>
      <w:ins w:id="847" w:author="BHA Regulatory Affairs Unit" w:date="2026-07-27T07:38:00Z" w16du:dateUtc="2026-07-27T13:38:00Z">
        <w:r>
          <w:t>the delivery of telehealth services.</w:t>
        </w:r>
      </w:ins>
    </w:p>
    <w:p w14:paraId="1E4BD7FF" w14:textId="6198588E" w:rsidR="0044648D" w:rsidRPr="00390679" w:rsidRDefault="00AD2AFA" w:rsidP="00390679">
      <w:pPr>
        <w:pStyle w:val="Heading4"/>
        <w:rPr>
          <w:ins w:id="848" w:author="BHA Regulatory Affairs Unit" w:date="2026-07-27T07:38:00Z" w16du:dateUtc="2026-07-27T13:38:00Z"/>
        </w:rPr>
        <w:pPrChange w:id="849" w:author="BHA Regulatory Affairs Unit" w:date="2026-08-28T07:17:00Z" w16du:dateUtc="2026-08-28T13:17:00Z">
          <w:pPr>
            <w:pStyle w:val="Heading3"/>
            <w:numPr>
              <w:ilvl w:val="2"/>
              <w:numId w:val="13"/>
            </w:numPr>
            <w:ind w:left="720" w:hanging="720"/>
          </w:pPr>
        </w:pPrChange>
      </w:pPr>
      <w:ins w:id="850" w:author="BHA Regulatory Affairs Unit" w:date="2026-08-28T07:13:00Z" w16du:dateUtc="2026-08-28T13:13:00Z">
        <w:r w:rsidRPr="00390679">
          <w:t>1.7.1</w:t>
        </w:r>
        <w:r w:rsidRPr="00390679">
          <w:tab/>
        </w:r>
      </w:ins>
      <w:ins w:id="851" w:author="BHA Regulatory Affairs Unit" w:date="2026-07-19T14:01:00Z">
        <w:r w:rsidR="0044648D" w:rsidRPr="00390679">
          <w:t>Designating County Types</w:t>
        </w:r>
      </w:ins>
    </w:p>
    <w:p w14:paraId="0BB253EF" w14:textId="0BAC64E8" w:rsidR="002C2D04" w:rsidRDefault="002C2D04">
      <w:pPr>
        <w:pStyle w:val="par1"/>
        <w:rPr>
          <w:ins w:id="852" w:author="BHA Regulatory Affairs Unit" w:date="2026-07-27T07:38:00Z" w16du:dateUtc="2026-07-27T13:38:00Z"/>
        </w:rPr>
        <w:pPrChange w:id="853" w:author="BHA Regulatory Affairs Unit" w:date="2026-07-27T07:39:00Z" w16du:dateUtc="2026-07-27T13:39:00Z">
          <w:pPr/>
        </w:pPrChange>
      </w:pPr>
      <w:ins w:id="854" w:author="BHA Regulatory Affairs Unit" w:date="2026-07-27T07:38:00Z" w16du:dateUtc="2026-07-27T13:38:00Z">
        <w:r>
          <w:t>A.</w:t>
        </w:r>
        <w:r>
          <w:tab/>
          <w:t>The county types Large Metro, Metro, Micro, Rural, or Counties with Extreme Access Considerations (CEAC), as all are defined separately in Part 1.2 of this Chapter 1, establish the components of the behavioral health network access criteria. BHA uses a county type designation methodology that is based upon the population size and density parameters of individual counties.</w:t>
        </w:r>
      </w:ins>
    </w:p>
    <w:p w14:paraId="534AAA1A" w14:textId="7534591D" w:rsidR="002C2D04" w:rsidRDefault="002C2D04">
      <w:pPr>
        <w:pStyle w:val="par1"/>
        <w:rPr>
          <w:ins w:id="855" w:author="BHA Regulatory Affairs Unit" w:date="2026-07-27T07:38:00Z" w16du:dateUtc="2026-07-27T13:38:00Z"/>
        </w:rPr>
        <w:pPrChange w:id="856" w:author="BHA Regulatory Affairs Unit" w:date="2026-07-27T07:39:00Z" w16du:dateUtc="2026-07-27T13:39:00Z">
          <w:pPr/>
        </w:pPrChange>
      </w:pPr>
      <w:ins w:id="857" w:author="BHA Regulatory Affairs Unit" w:date="2026-07-27T07:39:00Z" w16du:dateUtc="2026-07-27T13:39:00Z">
        <w:r>
          <w:t>B.</w:t>
        </w:r>
        <w:r>
          <w:tab/>
        </w:r>
      </w:ins>
      <w:ins w:id="858" w:author="BHA Regulatory Affairs Unit" w:date="2026-07-27T07:38:00Z" w16du:dateUtc="2026-07-27T13:38:00Z">
        <w:r>
          <w:t>Density parameters are foundationally based on approaches taken by the U.S. Census Bureau in its delineation of “urbanized areas” and “urban clusters”, and the Office of Management and Budget (OMB) in its delineation of “metropolitan” and “micropolitan”. A county must meet both the population and density thresholds for inclusion in a given designation.</w:t>
        </w:r>
      </w:ins>
    </w:p>
    <w:p w14:paraId="726C7CB6" w14:textId="29177DFD" w:rsidR="002C2D04" w:rsidRDefault="002C2D04">
      <w:pPr>
        <w:pStyle w:val="par2"/>
        <w:rPr>
          <w:ins w:id="859" w:author="BHA Regulatory Affairs Unit" w:date="2026-07-27T07:38:00Z" w16du:dateUtc="2026-07-27T13:38:00Z"/>
        </w:rPr>
        <w:pPrChange w:id="860" w:author="BHA Regulatory Affairs Unit" w:date="2026-07-27T07:39:00Z" w16du:dateUtc="2026-07-27T13:39:00Z">
          <w:pPr/>
        </w:pPrChange>
      </w:pPr>
      <w:ins w:id="861" w:author="BHA Regulatory Affairs Unit" w:date="2026-07-27T07:39:00Z" w16du:dateUtc="2026-07-27T13:39:00Z">
        <w:r>
          <w:t>1.</w:t>
        </w:r>
        <w:r>
          <w:tab/>
        </w:r>
      </w:ins>
      <w:ins w:id="862" w:author="BHA Regulatory Affairs Unit" w:date="2026-07-27T07:38:00Z" w16du:dateUtc="2026-07-27T13:38:00Z">
        <w:r>
          <w:t>For example, a county with a population greater than one million and a density greater than or equal to 1,000 persons per square mile (sq. mile) is designated Large Metro.</w:t>
        </w:r>
      </w:ins>
    </w:p>
    <w:p w14:paraId="46F94715" w14:textId="1C0E1759" w:rsidR="002C2D04" w:rsidRDefault="002C2D04">
      <w:pPr>
        <w:pStyle w:val="par1"/>
        <w:rPr>
          <w:ins w:id="863" w:author="BHA Regulatory Affairs Unit" w:date="2026-07-27T07:38:00Z" w16du:dateUtc="2026-07-27T13:38:00Z"/>
        </w:rPr>
        <w:pPrChange w:id="864" w:author="BHA Regulatory Affairs Unit" w:date="2026-07-27T07:40:00Z" w16du:dateUtc="2026-07-27T13:40:00Z">
          <w:pPr/>
        </w:pPrChange>
      </w:pPr>
      <w:ins w:id="865" w:author="BHA Regulatory Affairs Unit" w:date="2026-07-27T07:39:00Z" w16du:dateUtc="2026-07-27T13:39:00Z">
        <w:r>
          <w:t>C.</w:t>
        </w:r>
        <w:r>
          <w:tab/>
        </w:r>
      </w:ins>
      <w:ins w:id="866" w:author="BHA Regulatory Affairs Unit" w:date="2026-07-27T07:38:00Z" w16du:dateUtc="2026-07-27T13:38:00Z">
        <w:r>
          <w:t>Any of the population-density combinations listed for a given county type may be met for inclusion within that county type.</w:t>
        </w:r>
      </w:ins>
    </w:p>
    <w:p w14:paraId="6428B8EF" w14:textId="5A1AE982" w:rsidR="002C2D04" w:rsidRDefault="002C2D04" w:rsidP="002C2D04">
      <w:pPr>
        <w:pStyle w:val="par2"/>
        <w:rPr>
          <w:ins w:id="867" w:author="BHA Regulatory Affairs Unit" w:date="2026-07-27T07:40:00Z" w16du:dateUtc="2026-07-27T13:40:00Z"/>
        </w:rPr>
      </w:pPr>
      <w:ins w:id="868" w:author="BHA Regulatory Affairs Unit" w:date="2026-07-27T07:40:00Z" w16du:dateUtc="2026-07-27T13:40:00Z">
        <w:r>
          <w:t>1.</w:t>
        </w:r>
        <w:r>
          <w:tab/>
        </w:r>
      </w:ins>
      <w:ins w:id="869" w:author="BHA Regulatory Affairs Unit" w:date="2026-07-27T07:38:00Z" w16du:dateUtc="2026-07-27T13:38:00Z">
        <w:r>
          <w:t>For example, a county would be designated “Large Metro” if any of the three Large Metro population-density combinations listed in the following table are met, or a county is designated as “Metro” if any of the five Metro population-density combinations listed in the table are met.</w:t>
        </w:r>
      </w:ins>
    </w:p>
    <w:p w14:paraId="304878FE" w14:textId="28F00053" w:rsidR="002C2D04" w:rsidRDefault="002C2D04">
      <w:pPr>
        <w:pStyle w:val="par1"/>
        <w:rPr>
          <w:ins w:id="870" w:author="BHA Regulatory Affairs Unit" w:date="2026-07-27T07:38:00Z" w16du:dateUtc="2026-07-27T13:38:00Z"/>
        </w:rPr>
        <w:pPrChange w:id="871" w:author="BHA Regulatory Affairs Unit" w:date="2026-07-27T07:40:00Z" w16du:dateUtc="2026-07-27T13:40:00Z">
          <w:pPr/>
        </w:pPrChange>
      </w:pPr>
      <w:ins w:id="872" w:author="BHA Regulatory Affairs Unit" w:date="2026-07-27T07:40:00Z" w16du:dateUtc="2026-07-27T13:40:00Z">
        <w:r>
          <w:t>D.</w:t>
        </w:r>
        <w:r>
          <w:tab/>
          <w:t>A list of Colorado county designations may be found in Appendix A of these Rules.</w:t>
        </w:r>
      </w:ins>
    </w:p>
    <w:p w14:paraId="11B6B524" w14:textId="34A0AC38" w:rsidR="0044648D" w:rsidRDefault="00AD2AFA" w:rsidP="0085798D">
      <w:pPr>
        <w:pStyle w:val="Heading4"/>
        <w:rPr>
          <w:ins w:id="873" w:author="BHA Regulatory Affairs Unit" w:date="2026-07-27T07:41:00Z" w16du:dateUtc="2026-07-27T13:41:00Z"/>
        </w:rPr>
        <w:pPrChange w:id="874" w:author="BHA Regulatory Affairs Unit" w:date="2026-08-28T07:17:00Z" w16du:dateUtc="2026-08-28T13:17:00Z">
          <w:pPr>
            <w:pStyle w:val="Heading3"/>
            <w:numPr>
              <w:ilvl w:val="2"/>
              <w:numId w:val="13"/>
            </w:numPr>
            <w:ind w:left="720" w:hanging="720"/>
          </w:pPr>
        </w:pPrChange>
      </w:pPr>
      <w:ins w:id="875" w:author="BHA Regulatory Affairs Unit" w:date="2026-08-28T07:13:00Z" w16du:dateUtc="2026-08-28T13:13:00Z">
        <w:r>
          <w:t>1.7.2</w:t>
        </w:r>
        <w:r>
          <w:tab/>
        </w:r>
      </w:ins>
      <w:ins w:id="876" w:author="BHA Regulatory Affairs Unit" w:date="2026-07-19T14:03:00Z" w16du:dateUtc="2026-07-19T20:03:00Z">
        <w:r w:rsidR="0044648D">
          <w:t>Service Distance Standards</w:t>
        </w:r>
      </w:ins>
    </w:p>
    <w:p w14:paraId="7A17FEF2" w14:textId="5F477E5B" w:rsidR="006D5FA1" w:rsidRDefault="006D5FA1">
      <w:pPr>
        <w:pStyle w:val="par1"/>
        <w:rPr>
          <w:ins w:id="877" w:author="BHA Regulatory Affairs Unit" w:date="2026-07-27T07:41:00Z" w16du:dateUtc="2026-07-27T13:41:00Z"/>
        </w:rPr>
        <w:pPrChange w:id="878" w:author="BHA Regulatory Affairs Unit" w:date="2026-07-27T07:41:00Z" w16du:dateUtc="2026-07-27T13:41:00Z">
          <w:pPr/>
        </w:pPrChange>
      </w:pPr>
      <w:ins w:id="879" w:author="BHA Regulatory Affairs Unit" w:date="2026-07-27T07:41:00Z" w16du:dateUtc="2026-07-27T13:41:00Z">
        <w:r>
          <w:t>A.</w:t>
        </w:r>
        <w:r>
          <w:tab/>
          <w:t>The behavioral health safety net services geographic access standards (maximum distance in miles) must meet the following standards within:</w:t>
        </w:r>
      </w:ins>
    </w:p>
    <w:p w14:paraId="059C78A9" w14:textId="7A7E9D3A" w:rsidR="006D5FA1" w:rsidRDefault="006D5FA1">
      <w:pPr>
        <w:pStyle w:val="par2"/>
        <w:rPr>
          <w:ins w:id="880" w:author="BHA Regulatory Affairs Unit" w:date="2026-07-27T07:41:00Z" w16du:dateUtc="2026-07-27T13:41:00Z"/>
        </w:rPr>
        <w:pPrChange w:id="881" w:author="BHA Regulatory Affairs Unit" w:date="2026-07-27T07:42:00Z" w16du:dateUtc="2026-07-27T13:42:00Z">
          <w:pPr/>
        </w:pPrChange>
      </w:pPr>
      <w:ins w:id="882" w:author="BHA Regulatory Affairs Unit" w:date="2026-07-27T07:41:00Z" w16du:dateUtc="2026-07-27T13:41:00Z">
        <w:r>
          <w:t>1.</w:t>
        </w:r>
        <w:r>
          <w:tab/>
          <w:t>Five (5) miles for Large Metro, ten (10) miles for Metro, twenty (20) miles for Micro, thirty (30) miles for Rural, and sixty (60) miles for CEACs:</w:t>
        </w:r>
      </w:ins>
    </w:p>
    <w:p w14:paraId="5ECDB0DA" w14:textId="069C6D26" w:rsidR="006D5FA1" w:rsidRDefault="006D5FA1">
      <w:pPr>
        <w:pStyle w:val="par3"/>
        <w:rPr>
          <w:ins w:id="883" w:author="BHA Regulatory Affairs Unit" w:date="2026-07-27T07:41:00Z" w16du:dateUtc="2026-07-27T13:41:00Z"/>
        </w:rPr>
        <w:pPrChange w:id="884" w:author="BHA Regulatory Affairs Unit" w:date="2026-07-27T07:42:00Z" w16du:dateUtc="2026-07-27T13:42:00Z">
          <w:pPr/>
        </w:pPrChange>
      </w:pPr>
      <w:ins w:id="885" w:author="BHA Regulatory Affairs Unit" w:date="2026-07-27T07:42:00Z" w16du:dateUtc="2026-07-27T13:42:00Z">
        <w:r>
          <w:t>a.</w:t>
        </w:r>
        <w:r>
          <w:tab/>
        </w:r>
      </w:ins>
      <w:ins w:id="886" w:author="BHA Regulatory Affairs Unit" w:date="2026-07-27T07:41:00Z" w16du:dateUtc="2026-07-27T13:41:00Z">
        <w:r>
          <w:t>Mental health and substance use outpatient services; and</w:t>
        </w:r>
      </w:ins>
    </w:p>
    <w:p w14:paraId="140683A6" w14:textId="24CD4AFF" w:rsidR="006D5FA1" w:rsidRDefault="006D5FA1">
      <w:pPr>
        <w:pStyle w:val="par3"/>
        <w:rPr>
          <w:ins w:id="887" w:author="BHA Regulatory Affairs Unit" w:date="2026-07-27T07:41:00Z" w16du:dateUtc="2026-07-27T13:41:00Z"/>
        </w:rPr>
        <w:pPrChange w:id="888" w:author="BHA Regulatory Affairs Unit" w:date="2026-07-27T07:42:00Z" w16du:dateUtc="2026-07-27T13:42:00Z">
          <w:pPr/>
        </w:pPrChange>
      </w:pPr>
      <w:ins w:id="889" w:author="BHA Regulatory Affairs Unit" w:date="2026-07-27T07:42:00Z" w16du:dateUtc="2026-07-27T13:42:00Z">
        <w:r>
          <w:t>b.</w:t>
        </w:r>
        <w:r>
          <w:tab/>
        </w:r>
      </w:ins>
      <w:ins w:id="890" w:author="BHA Regulatory Affairs Unit" w:date="2026-07-27T07:41:00Z" w16du:dateUtc="2026-07-27T13:41:00Z">
        <w:r>
          <w:t>Integrated care services;</w:t>
        </w:r>
      </w:ins>
    </w:p>
    <w:p w14:paraId="58F532B9" w14:textId="67C7BFFC" w:rsidR="006D5FA1" w:rsidRDefault="006D5FA1">
      <w:pPr>
        <w:pStyle w:val="par2"/>
        <w:rPr>
          <w:ins w:id="891" w:author="BHA Regulatory Affairs Unit" w:date="2026-07-27T07:41:00Z" w16du:dateUtc="2026-07-27T13:41:00Z"/>
        </w:rPr>
        <w:pPrChange w:id="892" w:author="BHA Regulatory Affairs Unit" w:date="2026-07-27T07:42:00Z" w16du:dateUtc="2026-07-27T13:42:00Z">
          <w:pPr/>
        </w:pPrChange>
      </w:pPr>
      <w:ins w:id="893" w:author="BHA Regulatory Affairs Unit" w:date="2026-07-27T07:42:00Z" w16du:dateUtc="2026-07-27T13:42:00Z">
        <w:r>
          <w:t>2.</w:t>
        </w:r>
        <w:r>
          <w:tab/>
        </w:r>
      </w:ins>
      <w:ins w:id="894" w:author="BHA Regulatory Affairs Unit" w:date="2026-07-27T07:41:00Z" w16du:dateUtc="2026-07-27T13:41:00Z">
        <w:r>
          <w:t>Ten (10) miles for Large Metro, thirty (30) miles for Metro, sixty (60) miles for Micro, sixty (60) miles for Rural, and one hundred (100) miles for CEACs:</w:t>
        </w:r>
      </w:ins>
    </w:p>
    <w:p w14:paraId="51A7BE9E" w14:textId="489137E4" w:rsidR="006D5FA1" w:rsidRDefault="006D5FA1">
      <w:pPr>
        <w:pStyle w:val="par3"/>
        <w:rPr>
          <w:ins w:id="895" w:author="BHA Regulatory Affairs Unit" w:date="2026-07-27T07:41:00Z" w16du:dateUtc="2026-07-27T13:41:00Z"/>
        </w:rPr>
        <w:pPrChange w:id="896" w:author="BHA Regulatory Affairs Unit" w:date="2026-07-27T07:42:00Z" w16du:dateUtc="2026-07-27T13:42:00Z">
          <w:pPr/>
        </w:pPrChange>
      </w:pPr>
      <w:ins w:id="897" w:author="BHA Regulatory Affairs Unit" w:date="2026-07-27T07:42:00Z" w16du:dateUtc="2026-07-27T13:42:00Z">
        <w:r>
          <w:t>a.</w:t>
        </w:r>
        <w:r>
          <w:tab/>
        </w:r>
      </w:ins>
      <w:ins w:id="898" w:author="BHA Regulatory Affairs Unit" w:date="2026-07-27T07:41:00Z" w16du:dateUtc="2026-07-27T13:41:00Z">
        <w:r>
          <w:t>Behavioral health walk-in crisis services;</w:t>
        </w:r>
      </w:ins>
    </w:p>
    <w:p w14:paraId="2B48A451" w14:textId="6FB95322" w:rsidR="006D5FA1" w:rsidRDefault="006D5FA1">
      <w:pPr>
        <w:pStyle w:val="par3"/>
        <w:rPr>
          <w:ins w:id="899" w:author="BHA Regulatory Affairs Unit" w:date="2026-07-27T07:41:00Z" w16du:dateUtc="2026-07-27T13:41:00Z"/>
        </w:rPr>
        <w:pPrChange w:id="900" w:author="BHA Regulatory Affairs Unit" w:date="2026-07-27T07:42:00Z" w16du:dateUtc="2026-07-27T13:42:00Z">
          <w:pPr/>
        </w:pPrChange>
      </w:pPr>
      <w:ins w:id="901" w:author="BHA Regulatory Affairs Unit" w:date="2026-07-27T07:42:00Z" w16du:dateUtc="2026-07-27T13:42:00Z">
        <w:r>
          <w:t>b.</w:t>
        </w:r>
        <w:r>
          <w:tab/>
        </w:r>
      </w:ins>
      <w:ins w:id="902" w:author="BHA Regulatory Affairs Unit" w:date="2026-07-27T07:41:00Z" w16du:dateUtc="2026-07-27T13:41:00Z">
        <w:r>
          <w:t>Withdrawal management services including an Opioid Treatment Program (OTP);</w:t>
        </w:r>
      </w:ins>
    </w:p>
    <w:p w14:paraId="1CD48701" w14:textId="2F35A41D" w:rsidR="006D5FA1" w:rsidRDefault="006D5FA1">
      <w:pPr>
        <w:pStyle w:val="par3"/>
        <w:rPr>
          <w:ins w:id="903" w:author="BHA Regulatory Affairs Unit" w:date="2026-07-27T07:41:00Z" w16du:dateUtc="2026-07-27T13:41:00Z"/>
        </w:rPr>
        <w:pPrChange w:id="904" w:author="BHA Regulatory Affairs Unit" w:date="2026-07-27T07:42:00Z" w16du:dateUtc="2026-07-27T13:42:00Z">
          <w:pPr/>
        </w:pPrChange>
      </w:pPr>
      <w:ins w:id="905" w:author="BHA Regulatory Affairs Unit" w:date="2026-07-27T07:42:00Z" w16du:dateUtc="2026-07-27T13:42:00Z">
        <w:r>
          <w:t>c.</w:t>
        </w:r>
        <w:r>
          <w:tab/>
        </w:r>
      </w:ins>
      <w:ins w:id="906" w:author="BHA Regulatory Affairs Unit" w:date="2026-07-27T07:41:00Z" w16du:dateUtc="2026-07-27T13:41:00Z">
        <w:r>
          <w:t>Care coordination;</w:t>
        </w:r>
      </w:ins>
    </w:p>
    <w:p w14:paraId="204BE118" w14:textId="0C05439A" w:rsidR="006D5FA1" w:rsidRDefault="006D5FA1">
      <w:pPr>
        <w:pStyle w:val="par3"/>
        <w:rPr>
          <w:ins w:id="907" w:author="BHA Regulatory Affairs Unit" w:date="2026-07-27T07:41:00Z" w16du:dateUtc="2026-07-27T13:41:00Z"/>
        </w:rPr>
        <w:pPrChange w:id="908" w:author="BHA Regulatory Affairs Unit" w:date="2026-07-27T07:42:00Z" w16du:dateUtc="2026-07-27T13:42:00Z">
          <w:pPr/>
        </w:pPrChange>
      </w:pPr>
      <w:ins w:id="909" w:author="BHA Regulatory Affairs Unit" w:date="2026-07-27T07:42:00Z" w16du:dateUtc="2026-07-27T13:42:00Z">
        <w:r>
          <w:t>d.</w:t>
        </w:r>
        <w:r>
          <w:tab/>
        </w:r>
      </w:ins>
      <w:ins w:id="910" w:author="BHA Regulatory Affairs Unit" w:date="2026-07-27T07:41:00Z" w16du:dateUtc="2026-07-27T13:41:00Z">
        <w:r>
          <w:t xml:space="preserve">Behavioral health intensive and high-intensity services; </w:t>
        </w:r>
      </w:ins>
    </w:p>
    <w:p w14:paraId="1A07243F" w14:textId="7414493A" w:rsidR="006D5FA1" w:rsidRDefault="006D5FA1">
      <w:pPr>
        <w:pStyle w:val="par3"/>
        <w:rPr>
          <w:ins w:id="911" w:author="BHA Regulatory Affairs Unit" w:date="2026-07-27T07:41:00Z" w16du:dateUtc="2026-07-27T13:41:00Z"/>
        </w:rPr>
        <w:pPrChange w:id="912" w:author="BHA Regulatory Affairs Unit" w:date="2026-07-27T07:42:00Z" w16du:dateUtc="2026-07-27T13:42:00Z">
          <w:pPr/>
        </w:pPrChange>
      </w:pPr>
      <w:ins w:id="913" w:author="BHA Regulatory Affairs Unit" w:date="2026-07-27T07:42:00Z" w16du:dateUtc="2026-07-27T13:42:00Z">
        <w:r>
          <w:t>e.</w:t>
        </w:r>
        <w:r>
          <w:tab/>
        </w:r>
      </w:ins>
      <w:ins w:id="914" w:author="BHA Regulatory Affairs Unit" w:date="2026-07-27T07:41:00Z" w16du:dateUtc="2026-07-27T13:41:00Z">
        <w:r>
          <w:t>Hospital Alternatives; and</w:t>
        </w:r>
      </w:ins>
    </w:p>
    <w:p w14:paraId="1F064627" w14:textId="1DF8EBA0" w:rsidR="006D5FA1" w:rsidRDefault="006D5FA1">
      <w:pPr>
        <w:pStyle w:val="par3"/>
        <w:rPr>
          <w:ins w:id="915" w:author="BHA Regulatory Affairs Unit" w:date="2026-07-27T07:41:00Z" w16du:dateUtc="2026-07-27T13:41:00Z"/>
        </w:rPr>
        <w:pPrChange w:id="916" w:author="BHA Regulatory Affairs Unit" w:date="2026-07-27T07:42:00Z" w16du:dateUtc="2026-07-27T13:42:00Z">
          <w:pPr/>
        </w:pPrChange>
      </w:pPr>
      <w:ins w:id="917" w:author="BHA Regulatory Affairs Unit" w:date="2026-07-27T07:42:00Z" w16du:dateUtc="2026-07-27T13:42:00Z">
        <w:r>
          <w:t>f.</w:t>
        </w:r>
        <w:r>
          <w:tab/>
        </w:r>
      </w:ins>
      <w:ins w:id="918" w:author="BHA Regulatory Affairs Unit" w:date="2026-07-27T07:41:00Z" w16du:dateUtc="2026-07-27T13:41:00Z">
        <w:r>
          <w:t>Care management;</w:t>
        </w:r>
      </w:ins>
      <w:ins w:id="919" w:author="BHA Regulatory Affairs Unit" w:date="2026-07-27T07:45:00Z" w16du:dateUtc="2026-07-27T13:45:00Z">
        <w:r>
          <w:t xml:space="preserve"> and</w:t>
        </w:r>
      </w:ins>
    </w:p>
    <w:p w14:paraId="4EBE01A9" w14:textId="440AD3E9" w:rsidR="006D5FA1" w:rsidRDefault="006D5FA1">
      <w:pPr>
        <w:pStyle w:val="par2"/>
        <w:rPr>
          <w:ins w:id="920" w:author="BHA Regulatory Affairs Unit" w:date="2026-07-27T07:41:00Z" w16du:dateUtc="2026-07-27T13:41:00Z"/>
        </w:rPr>
        <w:pPrChange w:id="921" w:author="BHA Regulatory Affairs Unit" w:date="2026-07-27T07:43:00Z" w16du:dateUtc="2026-07-27T13:43:00Z">
          <w:pPr/>
        </w:pPrChange>
      </w:pPr>
      <w:ins w:id="922" w:author="BHA Regulatory Affairs Unit" w:date="2026-07-27T07:42:00Z" w16du:dateUtc="2026-07-27T13:42:00Z">
        <w:r>
          <w:t>3.</w:t>
        </w:r>
        <w:r>
          <w:tab/>
        </w:r>
      </w:ins>
      <w:ins w:id="923" w:author="BHA Regulatory Affairs Unit" w:date="2026-07-27T07:41:00Z" w16du:dateUtc="2026-07-27T13:41:00Z">
        <w:r>
          <w:t>Fifteen (15) miles for Large Metro, forty-five (45) miles for Metro, seventy-five (75) miles for Micro, seventy-five (75) miles for Rural, and one hundred and forty (140) miles for CEACs:</w:t>
        </w:r>
      </w:ins>
    </w:p>
    <w:p w14:paraId="6A5292C6" w14:textId="2B480627" w:rsidR="006D5FA1" w:rsidRDefault="006D5FA1">
      <w:pPr>
        <w:pStyle w:val="par3"/>
        <w:rPr>
          <w:ins w:id="924" w:author="BHA Regulatory Affairs Unit" w:date="2026-07-27T07:41:00Z" w16du:dateUtc="2026-07-27T13:41:00Z"/>
        </w:rPr>
        <w:pPrChange w:id="925" w:author="BHA Regulatory Affairs Unit" w:date="2026-07-27T07:43:00Z" w16du:dateUtc="2026-07-27T13:43:00Z">
          <w:pPr/>
        </w:pPrChange>
      </w:pPr>
      <w:ins w:id="926" w:author="BHA Regulatory Affairs Unit" w:date="2026-07-27T07:43:00Z" w16du:dateUtc="2026-07-27T13:43:00Z">
        <w:r>
          <w:t>a.</w:t>
        </w:r>
        <w:r>
          <w:tab/>
        </w:r>
      </w:ins>
      <w:ins w:id="927" w:author="BHA Regulatory Affairs Unit" w:date="2026-07-27T07:41:00Z" w16du:dateUtc="2026-07-27T13:41:00Z">
        <w:r>
          <w:t>Crisis stabilization/Acute treatment;</w:t>
        </w:r>
      </w:ins>
    </w:p>
    <w:p w14:paraId="7CD5A2B9" w14:textId="4CB6C049" w:rsidR="006D5FA1" w:rsidRDefault="006D5FA1">
      <w:pPr>
        <w:pStyle w:val="par3"/>
        <w:rPr>
          <w:ins w:id="928" w:author="BHA Regulatory Affairs Unit" w:date="2026-07-27T07:41:00Z" w16du:dateUtc="2026-07-27T13:41:00Z"/>
        </w:rPr>
        <w:pPrChange w:id="929" w:author="BHA Regulatory Affairs Unit" w:date="2026-07-27T07:43:00Z" w16du:dateUtc="2026-07-27T13:43:00Z">
          <w:pPr/>
        </w:pPrChange>
      </w:pPr>
      <w:ins w:id="930" w:author="BHA Regulatory Affairs Unit" w:date="2026-07-27T07:43:00Z" w16du:dateUtc="2026-07-27T13:43:00Z">
        <w:r>
          <w:t>b.</w:t>
        </w:r>
        <w:r>
          <w:tab/>
        </w:r>
      </w:ins>
      <w:ins w:id="931" w:author="BHA Regulatory Affairs Unit" w:date="2026-07-27T07:41:00Z" w16du:dateUtc="2026-07-27T13:41:00Z">
        <w:r>
          <w:t>Behavioral health residential services;</w:t>
        </w:r>
      </w:ins>
    </w:p>
    <w:p w14:paraId="2AD08985" w14:textId="0E4F65B3" w:rsidR="006D5FA1" w:rsidRDefault="006D5FA1">
      <w:pPr>
        <w:pStyle w:val="par3"/>
        <w:rPr>
          <w:ins w:id="932" w:author="BHA Regulatory Affairs Unit" w:date="2026-07-27T07:41:00Z" w16du:dateUtc="2026-07-27T13:41:00Z"/>
        </w:rPr>
        <w:pPrChange w:id="933" w:author="BHA Regulatory Affairs Unit" w:date="2026-07-27T07:43:00Z" w16du:dateUtc="2026-07-27T13:43:00Z">
          <w:pPr/>
        </w:pPrChange>
      </w:pPr>
      <w:ins w:id="934" w:author="BHA Regulatory Affairs Unit" w:date="2026-07-27T07:43:00Z" w16du:dateUtc="2026-07-27T13:43:00Z">
        <w:r>
          <w:t>c.</w:t>
        </w:r>
        <w:r>
          <w:tab/>
        </w:r>
      </w:ins>
      <w:ins w:id="935" w:author="BHA Regulatory Affairs Unit" w:date="2026-07-27T07:41:00Z" w16du:dateUtc="2026-07-27T13:41:00Z">
        <w:r>
          <w:t>Behavioral health inpatient services; and</w:t>
        </w:r>
      </w:ins>
    </w:p>
    <w:p w14:paraId="1D3885F7" w14:textId="5F7E37F2" w:rsidR="006D5FA1" w:rsidRDefault="006D5FA1">
      <w:pPr>
        <w:pStyle w:val="par3"/>
        <w:rPr>
          <w:ins w:id="936" w:author="BHA Regulatory Affairs Unit" w:date="2026-07-27T07:41:00Z" w16du:dateUtc="2026-07-27T13:41:00Z"/>
        </w:rPr>
        <w:pPrChange w:id="937" w:author="BHA Regulatory Affairs Unit" w:date="2026-07-27T07:43:00Z" w16du:dateUtc="2026-07-27T13:43:00Z">
          <w:pPr/>
        </w:pPrChange>
      </w:pPr>
      <w:ins w:id="938" w:author="BHA Regulatory Affairs Unit" w:date="2026-07-27T07:43:00Z" w16du:dateUtc="2026-07-27T13:43:00Z">
        <w:r>
          <w:t>d.</w:t>
        </w:r>
        <w:r>
          <w:tab/>
        </w:r>
      </w:ins>
      <w:ins w:id="939" w:author="BHA Regulatory Affairs Unit" w:date="2026-07-27T07:41:00Z" w16du:dateUtc="2026-07-27T13:41:00Z">
        <w:r>
          <w:t>Mental health and substance use recovery supports;</w:t>
        </w:r>
      </w:ins>
      <w:ins w:id="940" w:author="BHA Regulatory Affairs Unit" w:date="2026-07-27T07:45:00Z" w16du:dateUtc="2026-07-27T13:45:00Z">
        <w:r>
          <w:t xml:space="preserve"> and</w:t>
        </w:r>
      </w:ins>
    </w:p>
    <w:p w14:paraId="1C78159F" w14:textId="07F73EFC" w:rsidR="006D5FA1" w:rsidRDefault="006D5FA1">
      <w:pPr>
        <w:pStyle w:val="par1"/>
        <w:rPr>
          <w:ins w:id="941" w:author="BHA Regulatory Affairs Unit" w:date="2026-07-27T07:41:00Z" w16du:dateUtc="2026-07-27T13:41:00Z"/>
        </w:rPr>
        <w:pPrChange w:id="942" w:author="BHA Regulatory Affairs Unit" w:date="2026-07-27T07:45:00Z" w16du:dateUtc="2026-07-27T13:45:00Z">
          <w:pPr/>
        </w:pPrChange>
      </w:pPr>
      <w:ins w:id="943" w:author="BHA Regulatory Affairs Unit" w:date="2026-07-27T07:45:00Z" w16du:dateUtc="2026-07-27T13:45:00Z">
        <w:r>
          <w:t>B.</w:t>
        </w:r>
        <w:r>
          <w:tab/>
        </w:r>
      </w:ins>
      <w:ins w:id="944" w:author="BHA Regulatory Affairs Unit" w:date="2026-07-27T07:41:00Z" w16du:dateUtc="2026-07-27T13:41:00Z">
        <w:r>
          <w:t>Services considered to be not applicable to these standards include:</w:t>
        </w:r>
      </w:ins>
    </w:p>
    <w:p w14:paraId="45E233C7" w14:textId="1B98012B" w:rsidR="006D5FA1" w:rsidRDefault="006D5FA1">
      <w:pPr>
        <w:pStyle w:val="par2"/>
        <w:rPr>
          <w:ins w:id="945" w:author="BHA Regulatory Affairs Unit" w:date="2026-07-27T07:41:00Z" w16du:dateUtc="2026-07-27T13:41:00Z"/>
        </w:rPr>
        <w:pPrChange w:id="946" w:author="BHA Regulatory Affairs Unit" w:date="2026-07-27T07:46:00Z" w16du:dateUtc="2026-07-27T13:46:00Z">
          <w:pPr/>
        </w:pPrChange>
      </w:pPr>
      <w:ins w:id="947" w:author="BHA Regulatory Affairs Unit" w:date="2026-07-27T07:46:00Z" w16du:dateUtc="2026-07-27T13:46:00Z">
        <w:r>
          <w:t>1</w:t>
        </w:r>
      </w:ins>
      <w:ins w:id="948" w:author="BHA Regulatory Affairs Unit" w:date="2026-07-27T07:43:00Z" w16du:dateUtc="2026-07-27T13:43:00Z">
        <w:r>
          <w:t>.</w:t>
        </w:r>
        <w:r>
          <w:tab/>
        </w:r>
      </w:ins>
      <w:ins w:id="949" w:author="BHA Regulatory Affairs Unit" w:date="2026-07-27T07:41:00Z" w16du:dateUtc="2026-07-27T13:41:00Z">
        <w:r>
          <w:t>These services may be provided in an individual’s home or other locations in the community, therefore, access to geographic location is not applicable:</w:t>
        </w:r>
      </w:ins>
    </w:p>
    <w:p w14:paraId="11E929EB" w14:textId="50B537E7" w:rsidR="006D5FA1" w:rsidRDefault="006D5FA1">
      <w:pPr>
        <w:pStyle w:val="par3"/>
        <w:rPr>
          <w:ins w:id="950" w:author="BHA Regulatory Affairs Unit" w:date="2026-07-27T07:41:00Z" w16du:dateUtc="2026-07-27T13:41:00Z"/>
        </w:rPr>
        <w:pPrChange w:id="951" w:author="BHA Regulatory Affairs Unit" w:date="2026-07-27T07:46:00Z" w16du:dateUtc="2026-07-27T13:46:00Z">
          <w:pPr/>
        </w:pPrChange>
      </w:pPr>
      <w:ins w:id="952" w:author="BHA Regulatory Affairs Unit" w:date="2026-07-27T07:46:00Z" w16du:dateUtc="2026-07-27T13:46:00Z">
        <w:r>
          <w:t>a.</w:t>
        </w:r>
      </w:ins>
      <w:ins w:id="953" w:author="BHA Regulatory Affairs Unit" w:date="2026-07-27T07:43:00Z" w16du:dateUtc="2026-07-27T13:43:00Z">
        <w:r>
          <w:tab/>
        </w:r>
      </w:ins>
      <w:ins w:id="954" w:author="BHA Regulatory Affairs Unit" w:date="2026-07-27T07:41:00Z" w16du:dateUtc="2026-07-27T13:41:00Z">
        <w:r>
          <w:t>Behavioral health mobile crisis response services;</w:t>
        </w:r>
      </w:ins>
    </w:p>
    <w:p w14:paraId="38F9E0EE" w14:textId="465A8F28" w:rsidR="006D5FA1" w:rsidRDefault="006D5FA1">
      <w:pPr>
        <w:pStyle w:val="par3"/>
        <w:rPr>
          <w:ins w:id="955" w:author="BHA Regulatory Affairs Unit" w:date="2026-07-27T07:41:00Z" w16du:dateUtc="2026-07-27T13:41:00Z"/>
        </w:rPr>
        <w:pPrChange w:id="956" w:author="BHA Regulatory Affairs Unit" w:date="2026-07-27T07:46:00Z" w16du:dateUtc="2026-07-27T13:46:00Z">
          <w:pPr/>
        </w:pPrChange>
      </w:pPr>
      <w:ins w:id="957" w:author="BHA Regulatory Affairs Unit" w:date="2026-07-27T07:46:00Z" w16du:dateUtc="2026-07-27T13:46:00Z">
        <w:r>
          <w:t>b.</w:t>
        </w:r>
      </w:ins>
      <w:ins w:id="958" w:author="BHA Regulatory Affairs Unit" w:date="2026-07-27T07:43:00Z" w16du:dateUtc="2026-07-27T13:43:00Z">
        <w:r>
          <w:tab/>
        </w:r>
      </w:ins>
      <w:ins w:id="959" w:author="BHA Regulatory Affairs Unit" w:date="2026-07-27T07:41:00Z" w16du:dateUtc="2026-07-27T13:41:00Z">
        <w:r>
          <w:t>Outreach, education, and engagement services; and</w:t>
        </w:r>
      </w:ins>
    </w:p>
    <w:p w14:paraId="6536EC04" w14:textId="52AD1ADA" w:rsidR="006D5FA1" w:rsidRDefault="006D5FA1">
      <w:pPr>
        <w:pStyle w:val="par3"/>
        <w:rPr>
          <w:ins w:id="960" w:author="BHA Regulatory Affairs Unit" w:date="2026-07-27T07:41:00Z" w16du:dateUtc="2026-07-27T13:41:00Z"/>
        </w:rPr>
        <w:pPrChange w:id="961" w:author="BHA Regulatory Affairs Unit" w:date="2026-07-27T07:46:00Z" w16du:dateUtc="2026-07-27T13:46:00Z">
          <w:pPr/>
        </w:pPrChange>
      </w:pPr>
      <w:ins w:id="962" w:author="BHA Regulatory Affairs Unit" w:date="2026-07-27T07:46:00Z" w16du:dateUtc="2026-07-27T13:46:00Z">
        <w:r>
          <w:t>c.</w:t>
        </w:r>
      </w:ins>
      <w:ins w:id="963" w:author="BHA Regulatory Affairs Unit" w:date="2026-07-27T07:44:00Z" w16du:dateUtc="2026-07-27T13:44:00Z">
        <w:r>
          <w:tab/>
        </w:r>
      </w:ins>
      <w:ins w:id="964" w:author="BHA Regulatory Affairs Unit" w:date="2026-07-27T07:41:00Z" w16du:dateUtc="2026-07-27T13:41:00Z">
        <w:r>
          <w:t>Behavioral health crisis respite care services;</w:t>
        </w:r>
      </w:ins>
    </w:p>
    <w:p w14:paraId="07094254" w14:textId="2F0CD0D4" w:rsidR="006D5FA1" w:rsidRDefault="006D5FA1">
      <w:pPr>
        <w:pStyle w:val="par2"/>
        <w:rPr>
          <w:ins w:id="965" w:author="BHA Regulatory Affairs Unit" w:date="2026-07-27T07:41:00Z" w16du:dateUtc="2026-07-27T13:41:00Z"/>
        </w:rPr>
        <w:pPrChange w:id="966" w:author="BHA Regulatory Affairs Unit" w:date="2026-07-27T07:46:00Z" w16du:dateUtc="2026-07-27T13:46:00Z">
          <w:pPr/>
        </w:pPrChange>
      </w:pPr>
      <w:ins w:id="967" w:author="BHA Regulatory Affairs Unit" w:date="2026-07-27T07:46:00Z" w16du:dateUtc="2026-07-27T13:46:00Z">
        <w:r>
          <w:t>2</w:t>
        </w:r>
      </w:ins>
      <w:ins w:id="968" w:author="BHA Regulatory Affairs Unit" w:date="2026-07-27T07:44:00Z" w16du:dateUtc="2026-07-27T13:44:00Z">
        <w:r>
          <w:t>.</w:t>
        </w:r>
        <w:r>
          <w:tab/>
        </w:r>
      </w:ins>
      <w:ins w:id="969" w:author="BHA Regulatory Affairs Unit" w:date="2026-07-27T07:41:00Z" w16du:dateUtc="2026-07-27T13:41:00Z">
        <w:r>
          <w:t>Screening, assessment, and diagnosis may happen at any system access point, including statewide services like the 988 Crisis Hotline; and</w:t>
        </w:r>
      </w:ins>
    </w:p>
    <w:p w14:paraId="5C930165" w14:textId="6B87D66A" w:rsidR="006D5FA1" w:rsidRPr="006D5FA1" w:rsidRDefault="006D5FA1" w:rsidP="008F2EA9">
      <w:pPr>
        <w:pStyle w:val="par2"/>
        <w:rPr>
          <w:ins w:id="970" w:author="BHA Regulatory Affairs Unit" w:date="2026-07-19T14:03:00Z" w16du:dateUtc="2026-07-19T20:03:00Z"/>
          <w:rPrChange w:id="971" w:author="BHA Regulatory Affairs Unit" w:date="2026-07-27T07:41:00Z" w16du:dateUtc="2026-07-27T13:41:00Z">
            <w:rPr>
              <w:ins w:id="972" w:author="BHA Regulatory Affairs Unit" w:date="2026-07-19T14:03:00Z" w16du:dateUtc="2026-07-19T20:03:00Z"/>
              <w:b/>
              <w:bCs/>
            </w:rPr>
          </w:rPrChange>
        </w:rPr>
      </w:pPr>
      <w:ins w:id="973" w:author="BHA Regulatory Affairs Unit" w:date="2026-07-27T07:46:00Z" w16du:dateUtc="2026-07-27T13:46:00Z">
        <w:r>
          <w:t>3</w:t>
        </w:r>
      </w:ins>
      <w:ins w:id="974" w:author="BHA Regulatory Affairs Unit" w:date="2026-07-27T07:44:00Z" w16du:dateUtc="2026-07-27T13:44:00Z">
        <w:r>
          <w:t>.</w:t>
        </w:r>
        <w:r>
          <w:tab/>
        </w:r>
      </w:ins>
      <w:ins w:id="975" w:author="BHA Regulatory Affairs Unit" w:date="2026-07-27T07:41:00Z" w16du:dateUtc="2026-07-27T13:41:00Z">
        <w:r>
          <w:t>Outpatient competency restoration service requirements are established by the Colorado Department of Human Services pursuant to Section 27-60-105(4)(a)(III), C.R.S.</w:t>
        </w:r>
      </w:ins>
    </w:p>
    <w:p w14:paraId="0317B084" w14:textId="0E631B63" w:rsidR="0044648D" w:rsidRDefault="00AD2AFA" w:rsidP="00AD2AFA">
      <w:pPr>
        <w:pStyle w:val="Heading3"/>
        <w:rPr>
          <w:ins w:id="976" w:author="BHA Regulatory Affairs Unit" w:date="2026-07-27T07:47:00Z" w16du:dateUtc="2026-07-27T13:47:00Z"/>
        </w:rPr>
        <w:pPrChange w:id="977" w:author="BHA Regulatory Affairs Unit" w:date="2026-08-28T07:12:00Z" w16du:dateUtc="2026-08-28T13:12:00Z">
          <w:pPr>
            <w:pStyle w:val="Heading2"/>
          </w:pPr>
        </w:pPrChange>
      </w:pPr>
      <w:ins w:id="978" w:author="BHA Regulatory Affairs Unit" w:date="2026-08-28T07:12:00Z" w16du:dateUtc="2026-08-28T13:12:00Z">
        <w:r>
          <w:t>1.8</w:t>
        </w:r>
        <w:r>
          <w:tab/>
        </w:r>
      </w:ins>
      <w:ins w:id="979" w:author="BHA Regulatory Affairs Unit" w:date="2026-07-19T14:05:00Z" w16du:dateUtc="2026-07-19T20:05:00Z">
        <w:r w:rsidR="0044648D">
          <w:t>Behavioral Health Network Adequacy Standard Development and Review</w:t>
        </w:r>
      </w:ins>
    </w:p>
    <w:p w14:paraId="3A2DB9C4" w14:textId="37059F2D" w:rsidR="00CD0C06" w:rsidRDefault="00CD0C06" w:rsidP="00CD0C06">
      <w:pPr>
        <w:pStyle w:val="par1"/>
        <w:rPr>
          <w:ins w:id="980" w:author="BHA Regulatory Affairs Unit" w:date="2026-07-27T07:47:00Z" w16du:dateUtc="2026-07-27T13:47:00Z"/>
        </w:rPr>
      </w:pPr>
      <w:ins w:id="981" w:author="BHA Regulatory Affairs Unit" w:date="2026-07-27T07:47:00Z" w16du:dateUtc="2026-07-27T13:47:00Z">
        <w:r>
          <w:t>A.</w:t>
        </w:r>
        <w:r>
          <w:tab/>
          <w:t>The network adequacy standards, established in Parts 1.6 and 1.7 of this Chapter 1, were initially established by BHA in collaboration with Health Care Policy and Financing and other state agencies, behavioral health intermediaries, behavioral health providers, advisory councils, and community members and leaders in recognition of the current availability of behavioral health safety net services throughout Colorado.</w:t>
        </w:r>
      </w:ins>
    </w:p>
    <w:p w14:paraId="653EA7F1" w14:textId="19963C7B" w:rsidR="00CD0C06" w:rsidRDefault="00CD0C06" w:rsidP="00CD0C06">
      <w:pPr>
        <w:pStyle w:val="par1"/>
        <w:rPr>
          <w:ins w:id="982" w:author="BHA Regulatory Affairs Unit" w:date="2026-07-27T07:52:00Z" w16du:dateUtc="2026-07-27T13:52:00Z"/>
        </w:rPr>
      </w:pPr>
      <w:ins w:id="983" w:author="BHA Regulatory Affairs Unit" w:date="2026-07-27T07:48:00Z" w16du:dateUtc="2026-07-27T13:48:00Z">
        <w:r>
          <w:t>B.</w:t>
        </w:r>
        <w:r>
          <w:tab/>
          <w:t xml:space="preserve">Beginning January 1, 2027, the network adequacy standards established in Parts 1.6 and 1.7 of this Chapter 1 shall be formally assessed every three (3) fiscal years, in accordance with </w:t>
        </w:r>
      </w:ins>
      <w:ins w:id="984" w:author="BHA Regulatory Affairs Unit" w:date="2026-07-27T07:49:00Z" w16du:dateUtc="2026-07-27T13:49:00Z">
        <w:r>
          <w:t>Section 27-50-301(3)(a), C.R.S., and such formal assessment period shall be indicated by inclusion of those Sections on BHA’s regulatory agenda for these Commissioner Rules every third (3</w:t>
        </w:r>
        <w:r w:rsidRPr="00CD0C06">
          <w:rPr>
            <w:vertAlign w:val="superscript"/>
            <w:rPrChange w:id="985" w:author="BHA Regulatory Affairs Unit" w:date="2026-07-27T07:49:00Z" w16du:dateUtc="2026-07-27T13:49:00Z">
              <w:rPr/>
            </w:rPrChange>
          </w:rPr>
          <w:t>rd</w:t>
        </w:r>
        <w:r>
          <w:t>) year.</w:t>
        </w:r>
      </w:ins>
    </w:p>
    <w:p w14:paraId="2279CA50" w14:textId="7BA4D4AA" w:rsidR="000F65DD" w:rsidRPr="00B87BA0" w:rsidDel="0044648D" w:rsidRDefault="000F65DD" w:rsidP="008F2EA9">
      <w:pPr>
        <w:pStyle w:val="Heading2"/>
        <w:rPr>
          <w:del w:id="986" w:author="BHA Regulatory Affairs Unit" w:date="2026-07-19T14:07:00Z" w16du:dateUtc="2026-07-19T20:07:00Z"/>
        </w:rPr>
        <w:pPrChange w:id="987" w:author="BHA Regulatory Affairs Unit" w:date="2026-08-28T07:08:00Z" w16du:dateUtc="2026-08-28T13:08:00Z">
          <w:pPr>
            <w:pStyle w:val="Title1"/>
          </w:pPr>
        </w:pPrChange>
      </w:pPr>
      <w:del w:id="988" w:author="BHA Regulatory Affairs Unit" w:date="2026-07-19T14:07:00Z" w16du:dateUtc="2026-07-19T20:07:00Z">
        <w:r w:rsidRPr="00B87BA0" w:rsidDel="0044648D">
          <w:delText>20.200</w:delText>
        </w:r>
        <w:r w:rsidRPr="00B87BA0" w:rsidDel="0044648D">
          <w:tab/>
          <w:delText>EXECUTIVE DIRECTOR RULES – CERTIFIED ADDICTION COUNSELOR (CAC) CLINICAL TRAINING PROGRAM APPROVED TRAINER FEES</w:delText>
        </w:r>
      </w:del>
    </w:p>
    <w:p w14:paraId="1EB41C41" w14:textId="2DFD4E58" w:rsidR="0044648D" w:rsidRDefault="0044648D" w:rsidP="008F2EA9">
      <w:pPr>
        <w:pStyle w:val="Heading2"/>
        <w:rPr>
          <w:ins w:id="989" w:author="BHA Regulatory Affairs Unit" w:date="2026-07-19T14:07:00Z" w16du:dateUtc="2026-07-19T20:07:00Z"/>
        </w:rPr>
      </w:pPr>
      <w:commentRangeStart w:id="990"/>
      <w:ins w:id="991" w:author="BHA Regulatory Affairs Unit" w:date="2026-07-19T14:07:00Z" w16du:dateUtc="2026-07-19T20:07:00Z">
        <w:r>
          <w:t>CHAPTER 2:</w:t>
        </w:r>
        <w:r>
          <w:tab/>
          <w:t>CERTIFIED ADDICTION COUNSELOR CLINICAL TRAINING PROGRAM APPROVED TRAINER FEES</w:t>
        </w:r>
      </w:ins>
      <w:commentRangeEnd w:id="990"/>
      <w:r w:rsidR="00F60A2A">
        <w:rPr>
          <w:rStyle w:val="CommentReference"/>
          <w:sz w:val="24"/>
          <w:szCs w:val="24"/>
        </w:rPr>
        <w:commentReference w:id="990"/>
      </w:r>
    </w:p>
    <w:p w14:paraId="7F159B6C" w14:textId="07046430" w:rsidR="0044648D" w:rsidRDefault="0044648D" w:rsidP="008F2EA9">
      <w:pPr>
        <w:pStyle w:val="Heading3"/>
        <w:rPr>
          <w:ins w:id="992" w:author="BHA Regulatory Affairs Unit" w:date="2026-07-19T14:08:00Z" w16du:dateUtc="2026-07-19T20:08:00Z"/>
        </w:rPr>
        <w:pPrChange w:id="993" w:author="BHA Regulatory Affairs Unit" w:date="2026-08-28T07:10:00Z" w16du:dateUtc="2026-08-28T13:10:00Z">
          <w:pPr>
            <w:pStyle w:val="Heading2"/>
          </w:pPr>
        </w:pPrChange>
      </w:pPr>
      <w:ins w:id="994" w:author="BHA Regulatory Affairs Unit" w:date="2026-07-19T14:08:00Z" w16du:dateUtc="2026-07-19T20:08:00Z">
        <w:r>
          <w:t>2.1</w:t>
        </w:r>
        <w:r>
          <w:tab/>
          <w:t>Authority and Applicability</w:t>
        </w:r>
      </w:ins>
    </w:p>
    <w:p w14:paraId="7F7E05F4" w14:textId="77777777" w:rsidR="00B6177D" w:rsidRDefault="00B6177D" w:rsidP="00B6177D">
      <w:pPr>
        <w:pStyle w:val="ListParagraph"/>
        <w:numPr>
          <w:ilvl w:val="0"/>
          <w:numId w:val="35"/>
        </w:numPr>
        <w:rPr>
          <w:ins w:id="995" w:author="BHA Regulatory Affairs Unit" w:date="2026-07-19T14:09:00Z" w16du:dateUtc="2026-07-19T20:09:00Z"/>
        </w:rPr>
      </w:pPr>
      <w:ins w:id="996" w:author="BHA Regulatory Affairs Unit" w:date="2026-07-19T14:09:00Z" w16du:dateUtc="2026-07-19T20:09:00Z">
        <w:r>
          <w:t>Chapter 2 establishes the conditions that a person must meet to apply for application of addiction counselor training funds.</w:t>
        </w:r>
      </w:ins>
    </w:p>
    <w:p w14:paraId="20B757F4" w14:textId="77777777" w:rsidR="00B6177D" w:rsidRDefault="00B6177D" w:rsidP="00B6177D">
      <w:pPr>
        <w:pStyle w:val="ListParagraph"/>
        <w:numPr>
          <w:ilvl w:val="0"/>
          <w:numId w:val="35"/>
        </w:numPr>
        <w:rPr>
          <w:ins w:id="997" w:author="BHA Regulatory Affairs Unit" w:date="2026-07-19T14:09:00Z" w16du:dateUtc="2026-07-19T20:09:00Z"/>
        </w:rPr>
      </w:pPr>
      <w:ins w:id="998" w:author="BHA Regulatory Affairs Unit" w:date="2026-07-19T14:09:00Z" w16du:dateUtc="2026-07-19T20:09:00Z">
        <w:r>
          <w:t>The statutory authority for the promulgation of these commissioner regulations is set forth in Section 27-80-111, C.R.S.</w:t>
        </w:r>
      </w:ins>
    </w:p>
    <w:p w14:paraId="179FB02B" w14:textId="34B5FE4A" w:rsidR="0044648D" w:rsidRPr="0044648D" w:rsidRDefault="00B6177D">
      <w:pPr>
        <w:pStyle w:val="ListParagraph"/>
        <w:numPr>
          <w:ilvl w:val="0"/>
          <w:numId w:val="35"/>
        </w:numPr>
        <w:rPr>
          <w:ins w:id="999" w:author="BHA Regulatory Affairs Unit" w:date="2026-07-19T14:07:00Z" w16du:dateUtc="2026-07-19T20:07:00Z"/>
        </w:rPr>
        <w:pPrChange w:id="1000" w:author="BHA Regulatory Affairs Unit" w:date="2026-07-19T14:09:00Z" w16du:dateUtc="2026-07-19T20:09:00Z">
          <w:pPr>
            <w:pStyle w:val="Heading1"/>
          </w:pPr>
        </w:pPrChange>
      </w:pPr>
      <w:ins w:id="1001" w:author="BHA Regulatory Affairs Unit" w:date="2026-07-19T14:09:00Z" w16du:dateUtc="2026-07-19T20:09:00Z">
        <w:r>
          <w:t>Pursuant to Section 27-80-111, C.R.S., these rules shall include the fee structure for addiction counselor training.</w:t>
        </w:r>
      </w:ins>
    </w:p>
    <w:p w14:paraId="35531EE7" w14:textId="3015A2F7" w:rsidR="000F65DD" w:rsidRPr="004A3902" w:rsidRDefault="00B6177D" w:rsidP="008F2EA9">
      <w:pPr>
        <w:pStyle w:val="Heading3"/>
        <w:pPrChange w:id="1002" w:author="BHA Regulatory Affairs Unit" w:date="2026-08-28T07:09:00Z" w16du:dateUtc="2026-08-28T13:09:00Z">
          <w:pPr>
            <w:pStyle w:val="Title2"/>
          </w:pPr>
        </w:pPrChange>
      </w:pPr>
      <w:ins w:id="1003" w:author="BHA Regulatory Affairs Unit" w:date="2026-07-19T14:09:00Z" w16du:dateUtc="2026-07-19T20:09:00Z">
        <w:r>
          <w:t>2.2</w:t>
        </w:r>
        <w:r>
          <w:tab/>
          <w:t>Definitions</w:t>
        </w:r>
      </w:ins>
      <w:del w:id="1004" w:author="BHA Regulatory Affairs Unit" w:date="2026-07-19T14:09:00Z" w16du:dateUtc="2026-07-19T20:09:00Z">
        <w:r w:rsidR="000F65DD" w:rsidRPr="004A3902" w:rsidDel="00B6177D">
          <w:delText>20.200.1</w:delText>
        </w:r>
        <w:r w:rsidR="000F65DD" w:rsidRPr="004A3902" w:rsidDel="00B6177D">
          <w:tab/>
          <w:delText>DEFINITIONS</w:delText>
        </w:r>
      </w:del>
    </w:p>
    <w:p w14:paraId="50D55477" w14:textId="77777777" w:rsidR="000F65DD" w:rsidRPr="004A3902" w:rsidRDefault="00636A1A" w:rsidP="008F2EA9">
      <w:pPr>
        <w:pPrChange w:id="1005" w:author="BHA Regulatory Affairs Unit" w:date="2026-08-28T07:09:00Z" w16du:dateUtc="2026-08-28T13:09:00Z">
          <w:pPr>
            <w:pStyle w:val="upar1"/>
            <w:numPr>
              <w:numId w:val="11"/>
            </w:numPr>
            <w:ind w:left="720" w:hanging="720"/>
          </w:pPr>
        </w:pPrChange>
      </w:pPr>
      <w:r w:rsidRPr="004A3902">
        <w:t>“</w:t>
      </w:r>
      <w:r w:rsidR="000F65DD" w:rsidRPr="004A3902">
        <w:t>Co-trainers</w:t>
      </w:r>
      <w:r w:rsidRPr="004A3902">
        <w:t>”</w:t>
      </w:r>
      <w:r w:rsidR="000F65DD" w:rsidRPr="004A3902">
        <w:t xml:space="preserve"> means both trainers must be in attendance for the full approved training; each has specific approved curriculum sections to teach, and neither is approved to teach the class independently of the other.</w:t>
      </w:r>
    </w:p>
    <w:p w14:paraId="23163D30" w14:textId="77777777" w:rsidR="000F65DD" w:rsidRPr="004A3902" w:rsidRDefault="00636A1A" w:rsidP="008F2EA9">
      <w:pPr>
        <w:pPrChange w:id="1006" w:author="BHA Regulatory Affairs Unit" w:date="2026-08-28T07:09:00Z" w16du:dateUtc="2026-08-28T13:09:00Z">
          <w:pPr>
            <w:pStyle w:val="upar1"/>
            <w:numPr>
              <w:numId w:val="11"/>
            </w:numPr>
            <w:ind w:left="720" w:hanging="720"/>
          </w:pPr>
        </w:pPrChange>
      </w:pPr>
      <w:r w:rsidRPr="004A3902">
        <w:t>“</w:t>
      </w:r>
      <w:r w:rsidR="000F65DD" w:rsidRPr="004A3902">
        <w:t>Single trainer</w:t>
      </w:r>
      <w:r w:rsidRPr="004A3902">
        <w:t>”</w:t>
      </w:r>
      <w:r w:rsidR="000F65DD" w:rsidRPr="004A3902">
        <w:t xml:space="preserve"> means the trainer is responsible for training the entire approved curriculum.</w:t>
      </w:r>
    </w:p>
    <w:p w14:paraId="273619C1" w14:textId="76B8932B" w:rsidR="000F65DD" w:rsidRPr="004A3902" w:rsidRDefault="00B6177D" w:rsidP="008F2EA9">
      <w:pPr>
        <w:pStyle w:val="Heading3"/>
        <w:pPrChange w:id="1007" w:author="BHA Regulatory Affairs Unit" w:date="2026-08-28T07:09:00Z" w16du:dateUtc="2026-08-28T13:09:00Z">
          <w:pPr>
            <w:pStyle w:val="Title2"/>
            <w:numPr>
              <w:numId w:val="11"/>
            </w:numPr>
          </w:pPr>
        </w:pPrChange>
      </w:pPr>
      <w:ins w:id="1008" w:author="BHA Regulatory Affairs Unit" w:date="2026-07-19T14:10:00Z" w16du:dateUtc="2026-07-19T20:10:00Z">
        <w:r>
          <w:t>2.3</w:t>
        </w:r>
        <w:r>
          <w:tab/>
          <w:t>General Provisions</w:t>
        </w:r>
      </w:ins>
      <w:del w:id="1009" w:author="BHA Regulatory Affairs Unit" w:date="2026-07-19T14:10:00Z" w16du:dateUtc="2026-07-19T20:10:00Z">
        <w:r w:rsidR="000F65DD" w:rsidRPr="004A3902" w:rsidDel="00B6177D">
          <w:delText>20.200.2</w:delText>
        </w:r>
        <w:r w:rsidR="000F65DD" w:rsidRPr="004A3902" w:rsidDel="00B6177D">
          <w:tab/>
          <w:delText>GENERAL PROVISIONS</w:delText>
        </w:r>
      </w:del>
    </w:p>
    <w:p w14:paraId="6186C73F" w14:textId="6C55CDDE" w:rsidR="000F65DD" w:rsidRPr="004A3902" w:rsidRDefault="008F2EA9" w:rsidP="008F2EA9">
      <w:pPr>
        <w:pStyle w:val="par1"/>
        <w:ind w:left="0" w:firstLine="0"/>
        <w:pPrChange w:id="1010" w:author="BHA Regulatory Affairs Unit" w:date="2026-08-28T07:10:00Z" w16du:dateUtc="2026-08-28T13:10:00Z">
          <w:pPr>
            <w:pStyle w:val="upar1"/>
            <w:numPr>
              <w:numId w:val="11"/>
            </w:numPr>
            <w:ind w:left="720" w:hanging="720"/>
          </w:pPr>
        </w:pPrChange>
      </w:pPr>
      <w:ins w:id="1011" w:author="BHA Regulatory Affairs Unit" w:date="2026-08-28T07:10:00Z" w16du:dateUtc="2026-08-28T13:10:00Z">
        <w:r>
          <w:t>A.</w:t>
        </w:r>
        <w:r>
          <w:tab/>
        </w:r>
      </w:ins>
      <w:r w:rsidR="000F65DD" w:rsidRPr="004A3902">
        <w:t>An applicant applying for CAC clinical training program approved trainer status shall submit a complete application with required documentation and a one-time fee established pursuant to 27-80-111, C.R.S.</w:t>
      </w:r>
    </w:p>
    <w:p w14:paraId="0A969654" w14:textId="13B5DF83" w:rsidR="000F65DD" w:rsidRPr="004A3902" w:rsidRDefault="00B6177D" w:rsidP="008F2EA9">
      <w:pPr>
        <w:pStyle w:val="Heading3"/>
        <w:pPrChange w:id="1012" w:author="BHA Regulatory Affairs Unit" w:date="2026-08-28T07:09:00Z" w16du:dateUtc="2026-08-28T13:09:00Z">
          <w:pPr>
            <w:pStyle w:val="Title2"/>
            <w:numPr>
              <w:numId w:val="11"/>
            </w:numPr>
          </w:pPr>
        </w:pPrChange>
      </w:pPr>
      <w:ins w:id="1013" w:author="BHA Regulatory Affairs Unit" w:date="2026-07-19T14:11:00Z" w16du:dateUtc="2026-07-19T20:11:00Z">
        <w:r>
          <w:t>2.3</w:t>
        </w:r>
        <w:r>
          <w:tab/>
          <w:t>Training Program Approved Trainer Fees</w:t>
        </w:r>
      </w:ins>
      <w:del w:id="1014" w:author="BHA Regulatory Affairs Unit" w:date="2026-07-19T14:11:00Z" w16du:dateUtc="2026-07-19T20:11:00Z">
        <w:r w:rsidR="000F65DD" w:rsidRPr="004A3902" w:rsidDel="00B6177D">
          <w:delText>20.200.3</w:delText>
        </w:r>
        <w:r w:rsidR="000F65DD" w:rsidRPr="004A3902" w:rsidDel="00B6177D">
          <w:tab/>
          <w:delText>CAC CLINICAL TRAINING PROGRAM APPROVED TRAINER FEES</w:delText>
        </w:r>
      </w:del>
    </w:p>
    <w:p w14:paraId="4E11D135" w14:textId="519C7CBF" w:rsidR="000F65DD" w:rsidRPr="004A3902" w:rsidRDefault="000F65DD">
      <w:pPr>
        <w:pStyle w:val="par1"/>
        <w:numPr>
          <w:ilvl w:val="0"/>
          <w:numId w:val="36"/>
        </w:numPr>
        <w:pPrChange w:id="1015" w:author="BHA Regulatory Affairs Unit" w:date="2026-07-19T14:11:00Z" w16du:dateUtc="2026-07-19T20:11:00Z">
          <w:pPr>
            <w:pStyle w:val="par1"/>
            <w:numPr>
              <w:numId w:val="11"/>
            </w:numPr>
          </w:pPr>
        </w:pPrChange>
      </w:pPr>
      <w:del w:id="1016" w:author="BHA Regulatory Affairs Unit" w:date="2026-07-08T11:29:00Z" w16du:dateUtc="2026-07-08T17:29:00Z">
        <w:r w:rsidRPr="004A3902" w:rsidDel="00E9552C">
          <w:delText>A.</w:delText>
        </w:r>
        <w:r w:rsidRPr="004A3902" w:rsidDel="00E9552C">
          <w:tab/>
        </w:r>
      </w:del>
      <w:r w:rsidRPr="004A3902">
        <w:t>An applicant applying as a single trainer shall submit a one-time fee of one hundred fifty dollars ($150.00).</w:t>
      </w:r>
    </w:p>
    <w:p w14:paraId="00172C82" w14:textId="398D643F" w:rsidR="00F2057B" w:rsidRDefault="00A102BD" w:rsidP="00F2057B">
      <w:pPr>
        <w:pStyle w:val="par1"/>
        <w:rPr>
          <w:ins w:id="1017" w:author="BHA Regulatory Affairs Unit" w:date="2026-07-27T07:52:00Z" w16du:dateUtc="2026-07-27T13:52:00Z"/>
        </w:rPr>
      </w:pPr>
      <w:ins w:id="1018" w:author="BHA Regulatory Affairs Unit" w:date="2026-08-27T06:51:00Z" w16du:dateUtc="2026-08-27T12:51:00Z">
        <w:r>
          <w:t>B.</w:t>
        </w:r>
        <w:r>
          <w:tab/>
        </w:r>
      </w:ins>
      <w:del w:id="1019" w:author="BHA Regulatory Affairs Unit" w:date="2026-07-08T11:29:00Z" w16du:dateUtc="2026-07-08T17:29:00Z">
        <w:r w:rsidR="000F65DD" w:rsidRPr="004A3902" w:rsidDel="00E9552C">
          <w:delText>B.</w:delText>
        </w:r>
        <w:r w:rsidR="000F65DD" w:rsidRPr="004A3902" w:rsidDel="00E9552C">
          <w:tab/>
        </w:r>
      </w:del>
      <w:r w:rsidR="000F65DD" w:rsidRPr="004A3902">
        <w:t>An applicant applying as co-trainers shall submit a one-time application fee of two hundred dollars ($200.00).</w:t>
      </w:r>
    </w:p>
    <w:p w14:paraId="32123EB0" w14:textId="0D3F106D" w:rsidR="00B6177D" w:rsidRPr="004A3902" w:rsidDel="00F2057B" w:rsidRDefault="00B6177D">
      <w:pPr>
        <w:spacing w:before="0" w:line="240" w:lineRule="auto"/>
        <w:rPr>
          <w:del w:id="1020" w:author="BHA Regulatory Affairs Unit" w:date="2026-07-27T07:51:00Z" w16du:dateUtc="2026-07-27T13:51:00Z"/>
        </w:rPr>
        <w:pPrChange w:id="1021" w:author="BHA Regulatory Affairs Unit" w:date="2026-07-27T07:53:00Z" w16du:dateUtc="2026-07-27T13:53:00Z">
          <w:pPr>
            <w:pStyle w:val="par1"/>
            <w:numPr>
              <w:numId w:val="11"/>
            </w:numPr>
          </w:pPr>
        </w:pPrChange>
      </w:pPr>
    </w:p>
    <w:p w14:paraId="6AC7F9DA" w14:textId="07A77BD1" w:rsidR="002920A8" w:rsidRPr="004A3902" w:rsidDel="00B6177D" w:rsidRDefault="002920A8">
      <w:pPr>
        <w:rPr>
          <w:del w:id="1022" w:author="BHA Regulatory Affairs Unit" w:date="2026-07-19T14:12:00Z" w16du:dateUtc="2026-07-19T20:12:00Z"/>
        </w:rPr>
        <w:pPrChange w:id="1023" w:author="BHA Regulatory Affairs Unit" w:date="2026-07-27T07:52:00Z" w16du:dateUtc="2026-07-27T13:52:00Z">
          <w:pPr>
            <w:pStyle w:val="upar1"/>
          </w:pPr>
        </w:pPrChange>
      </w:pPr>
      <w:del w:id="1024" w:author="BHA Regulatory Affairs Unit" w:date="2026-07-19T14:12:00Z" w16du:dateUtc="2026-07-19T20:12:00Z">
        <w:r w:rsidRPr="004A3902" w:rsidDel="00B6177D">
          <w:delText>_________________________________________________________________________</w:delText>
        </w:r>
      </w:del>
    </w:p>
    <w:p w14:paraId="14C91C81" w14:textId="5A0AA201" w:rsidR="002920A8" w:rsidRPr="004A3902" w:rsidDel="00B6177D" w:rsidRDefault="002920A8">
      <w:pPr>
        <w:rPr>
          <w:del w:id="1025" w:author="BHA Regulatory Affairs Unit" w:date="2026-07-19T14:12:00Z" w16du:dateUtc="2026-07-19T20:12:00Z"/>
        </w:rPr>
        <w:pPrChange w:id="1026" w:author="BHA Regulatory Affairs Unit" w:date="2026-07-27T07:52:00Z" w16du:dateUtc="2026-07-27T13:52:00Z">
          <w:pPr>
            <w:pStyle w:val="Title1"/>
          </w:pPr>
        </w:pPrChange>
      </w:pPr>
      <w:del w:id="1027" w:author="BHA Regulatory Affairs Unit" w:date="2026-07-19T14:12:00Z" w16du:dateUtc="2026-07-19T20:12:00Z">
        <w:r w:rsidRPr="004A3902" w:rsidDel="00B6177D">
          <w:delText>Editor’s Notes</w:delText>
        </w:r>
      </w:del>
    </w:p>
    <w:p w14:paraId="02574188" w14:textId="4B66D905" w:rsidR="002920A8" w:rsidRPr="00F2057B" w:rsidDel="00B6177D" w:rsidRDefault="002920A8">
      <w:pPr>
        <w:rPr>
          <w:del w:id="1028" w:author="BHA Regulatory Affairs Unit" w:date="2026-07-19T14:12:00Z" w16du:dateUtc="2026-07-19T20:12:00Z"/>
        </w:rPr>
        <w:pPrChange w:id="1029" w:author="BHA Regulatory Affairs Unit" w:date="2026-07-27T07:52:00Z" w16du:dateUtc="2026-07-27T13:52:00Z">
          <w:pPr>
            <w:pStyle w:val="upar1"/>
          </w:pPr>
        </w:pPrChange>
      </w:pPr>
      <w:del w:id="1030" w:author="BHA Regulatory Affairs Unit" w:date="2026-07-19T14:12:00Z" w16du:dateUtc="2026-07-19T20:12:00Z">
        <w:r w:rsidRPr="00F2057B" w:rsidDel="00B6177D">
          <w:rPr>
            <w:rFonts w:cs="Arial"/>
          </w:rPr>
          <w:delText>History</w:delText>
        </w:r>
      </w:del>
    </w:p>
    <w:p w14:paraId="6879A884" w14:textId="7FB8D28F" w:rsidR="002920A8" w:rsidRPr="004A3902" w:rsidDel="00B6177D" w:rsidRDefault="002920A8">
      <w:pPr>
        <w:rPr>
          <w:del w:id="1031" w:author="BHA Regulatory Affairs Unit" w:date="2026-07-19T14:12:00Z" w16du:dateUtc="2026-07-19T20:12:00Z"/>
        </w:rPr>
        <w:pPrChange w:id="1032" w:author="BHA Regulatory Affairs Unit" w:date="2026-07-27T07:52:00Z" w16du:dateUtc="2026-07-27T13:52:00Z">
          <w:pPr>
            <w:pStyle w:val="par1"/>
          </w:pPr>
        </w:pPrChange>
      </w:pPr>
      <w:del w:id="1033" w:author="BHA Regulatory Affairs Unit" w:date="2026-07-19T14:12:00Z" w16du:dateUtc="2026-07-19T20:12:00Z">
        <w:r w:rsidRPr="004A3902" w:rsidDel="00B6177D">
          <w:delText>Entire rule eff. 09/01/2015.</w:delText>
        </w:r>
      </w:del>
    </w:p>
    <w:p w14:paraId="1E42ACF2" w14:textId="79ED5A7C" w:rsidR="001E3BA2" w:rsidRPr="004A3902" w:rsidDel="00B6177D" w:rsidRDefault="002920A8">
      <w:pPr>
        <w:rPr>
          <w:del w:id="1034" w:author="BHA Regulatory Affairs Unit" w:date="2026-07-19T14:12:00Z" w16du:dateUtc="2026-07-19T20:12:00Z"/>
        </w:rPr>
        <w:pPrChange w:id="1035" w:author="BHA Regulatory Affairs Unit" w:date="2026-07-27T07:52:00Z" w16du:dateUtc="2026-07-27T13:52:00Z">
          <w:pPr>
            <w:pStyle w:val="par1"/>
          </w:pPr>
        </w:pPrChange>
      </w:pPr>
      <w:del w:id="1036" w:author="BHA Regulatory Affairs Unit" w:date="2026-07-19T14:12:00Z" w16du:dateUtc="2026-07-19T20:12:00Z">
        <w:r w:rsidRPr="004A3902" w:rsidDel="00B6177D">
          <w:delText>Entire rule eff. 02/01/2016.</w:delText>
        </w:r>
      </w:del>
    </w:p>
    <w:p w14:paraId="7EF173FC" w14:textId="21B53737" w:rsidR="006B608A" w:rsidRDefault="006B608A">
      <w:pPr>
        <w:rPr>
          <w:ins w:id="1037" w:author="BHA Regulatory Affairs Unit" w:date="2026-07-19T14:13:00Z" w16du:dateUtc="2026-07-19T20:13:00Z"/>
        </w:rPr>
        <w:pPrChange w:id="1038" w:author="BHA Regulatory Affairs Unit" w:date="2026-07-27T07:52:00Z" w16du:dateUtc="2026-07-27T13:52:00Z">
          <w:pPr>
            <w:pStyle w:val="upar1"/>
          </w:pPr>
        </w:pPrChange>
      </w:pPr>
      <w:del w:id="1039" w:author="BHA Regulatory Affairs Unit" w:date="2026-07-19T14:12:00Z" w16du:dateUtc="2026-07-19T20:12:00Z">
        <w:r w:rsidRPr="004A3902" w:rsidDel="00B6177D">
          <w:delText>Entire rule eff. 09/01/2018.</w:delText>
        </w:r>
      </w:del>
    </w:p>
    <w:p w14:paraId="0DDFF847" w14:textId="12AA9F28" w:rsidR="00B6177D" w:rsidRPr="008F2EA9" w:rsidRDefault="00B6177D" w:rsidP="008F2EA9">
      <w:pPr>
        <w:pStyle w:val="Heading2"/>
        <w:rPr>
          <w:ins w:id="1040" w:author="BHA Regulatory Affairs Unit" w:date="2026-07-19T14:14:00Z" w16du:dateUtc="2026-07-19T20:14:00Z"/>
          <w:rPrChange w:id="1041" w:author="BHA Regulatory Affairs Unit" w:date="2026-08-28T07:08:00Z" w16du:dateUtc="2026-08-28T13:08:00Z">
            <w:rPr>
              <w:ins w:id="1042" w:author="BHA Regulatory Affairs Unit" w:date="2026-07-19T14:14:00Z" w16du:dateUtc="2026-07-19T20:14:00Z"/>
            </w:rPr>
          </w:rPrChange>
        </w:rPr>
      </w:pPr>
      <w:commentRangeStart w:id="1043"/>
      <w:ins w:id="1044" w:author="BHA Regulatory Affairs Unit" w:date="2026-07-19T14:13:00Z" w16du:dateUtc="2026-07-19T20:13:00Z">
        <w:r w:rsidRPr="008F2EA9">
          <w:t>CHA</w:t>
        </w:r>
      </w:ins>
      <w:ins w:id="1045" w:author="BHA Regulatory Affairs Unit" w:date="2026-07-19T14:14:00Z" w16du:dateUtc="2026-07-19T20:14:00Z">
        <w:r w:rsidRPr="008F2EA9">
          <w:t>PTER 3:</w:t>
        </w:r>
        <w:r w:rsidRPr="008F2EA9">
          <w:tab/>
        </w:r>
      </w:ins>
      <w:ins w:id="1046" w:author="BHA Regulatory Affairs Unit" w:date="2026-07-19T14:14:00Z">
        <w:r w:rsidRPr="008F2EA9">
          <w:t>MILITARY FAMILY BEHAVIORAL HEALTH GRANT PROGRAM</w:t>
        </w:r>
      </w:ins>
      <w:commentRangeEnd w:id="1043"/>
      <w:r w:rsidR="00F60A2A" w:rsidRPr="008F2EA9">
        <w:rPr>
          <w:rStyle w:val="CommentReference"/>
          <w:sz w:val="24"/>
          <w:szCs w:val="24"/>
          <w:rPrChange w:id="1047" w:author="BHA Regulatory Affairs Unit" w:date="2026-08-28T07:08:00Z" w16du:dateUtc="2026-08-28T13:08:00Z">
            <w:rPr>
              <w:rStyle w:val="CommentReference"/>
              <w:sz w:val="24"/>
              <w:szCs w:val="24"/>
            </w:rPr>
          </w:rPrChange>
        </w:rPr>
        <w:commentReference w:id="1043"/>
      </w:r>
    </w:p>
    <w:p w14:paraId="4CA67396" w14:textId="795B18C5" w:rsidR="00B6177D" w:rsidRDefault="00B6177D" w:rsidP="008F2EA9">
      <w:pPr>
        <w:pStyle w:val="Heading3"/>
        <w:rPr>
          <w:ins w:id="1048" w:author="BHA Regulatory Affairs Unit" w:date="2026-07-19T14:14:00Z" w16du:dateUtc="2026-07-19T20:14:00Z"/>
        </w:rPr>
        <w:pPrChange w:id="1049" w:author="BHA Regulatory Affairs Unit" w:date="2026-08-28T07:07:00Z" w16du:dateUtc="2026-08-28T13:07:00Z">
          <w:pPr/>
        </w:pPrChange>
      </w:pPr>
      <w:ins w:id="1050" w:author="BHA Regulatory Affairs Unit" w:date="2026-07-19T14:15:00Z" w16du:dateUtc="2026-07-19T20:15:00Z">
        <w:r>
          <w:t>3.1</w:t>
        </w:r>
      </w:ins>
      <w:ins w:id="1051" w:author="BHA Regulatory Affairs Unit" w:date="2026-07-19T14:14:00Z" w16du:dateUtc="2026-07-19T20:14:00Z">
        <w:r>
          <w:tab/>
          <w:t xml:space="preserve">Authority and Applicability </w:t>
        </w:r>
      </w:ins>
    </w:p>
    <w:p w14:paraId="28AD2885" w14:textId="4007F78A" w:rsidR="00B6177D" w:rsidRDefault="00A31C66" w:rsidP="00A31C66">
      <w:pPr>
        <w:pStyle w:val="par1"/>
        <w:rPr>
          <w:ins w:id="1052" w:author="BHA Regulatory Affairs Unit" w:date="2026-07-19T14:14:00Z" w16du:dateUtc="2026-07-19T20:14:00Z"/>
        </w:rPr>
        <w:pPrChange w:id="1053" w:author="BHA Regulatory Affairs Unit" w:date="2026-08-28T07:01:00Z" w16du:dateUtc="2026-08-28T13:01:00Z">
          <w:pPr/>
        </w:pPrChange>
      </w:pPr>
      <w:ins w:id="1054" w:author="BHA Regulatory Affairs Unit" w:date="2026-08-28T07:01:00Z" w16du:dateUtc="2026-08-28T13:01:00Z">
        <w:r>
          <w:t>A.</w:t>
        </w:r>
        <w:r>
          <w:tab/>
        </w:r>
      </w:ins>
      <w:ins w:id="1055" w:author="BHA Regulatory Affairs Unit" w:date="2026-07-19T14:14:00Z" w16du:dateUtc="2026-07-19T20:14:00Z">
        <w:r w:rsidR="00B6177D">
          <w:t xml:space="preserve">Pursuant to Section 39-37-301(2)(a)(II), C.R.S., BHA shall coordinate with the Division of Veterans Affairs in the Department of Military and Veterans Affairs to continue and expand the Veterans Mental Health Services Program using the money transferred to the Behavioral and Mental Health Cash Fund, created in Sections 24-75-230(2)(a), C.R.S., and Section 24-75-230(3.5), C.R.S. </w:t>
        </w:r>
      </w:ins>
    </w:p>
    <w:p w14:paraId="15F846CB" w14:textId="2E309684" w:rsidR="00B6177D" w:rsidRDefault="00B6177D" w:rsidP="008F2EA9">
      <w:pPr>
        <w:pStyle w:val="Heading3"/>
        <w:rPr>
          <w:ins w:id="1056" w:author="BHA Regulatory Affairs Unit" w:date="2026-07-19T14:14:00Z" w16du:dateUtc="2026-07-19T20:14:00Z"/>
        </w:rPr>
        <w:pPrChange w:id="1057" w:author="BHA Regulatory Affairs Unit" w:date="2026-08-28T07:07:00Z" w16du:dateUtc="2026-08-28T13:07:00Z">
          <w:pPr/>
        </w:pPrChange>
      </w:pPr>
      <w:ins w:id="1058" w:author="BHA Regulatory Affairs Unit" w:date="2026-07-19T14:16:00Z" w16du:dateUtc="2026-07-19T20:16:00Z">
        <w:r>
          <w:t>3.2</w:t>
        </w:r>
        <w:r>
          <w:tab/>
        </w:r>
      </w:ins>
      <w:ins w:id="1059" w:author="BHA Regulatory Affairs Unit" w:date="2026-07-19T14:14:00Z" w16du:dateUtc="2026-07-19T20:14:00Z">
        <w:r>
          <w:t xml:space="preserve">Definitions </w:t>
        </w:r>
      </w:ins>
    </w:p>
    <w:p w14:paraId="70C0905E" w14:textId="77777777" w:rsidR="00B6177D" w:rsidRDefault="00B6177D" w:rsidP="00B6177D">
      <w:pPr>
        <w:rPr>
          <w:ins w:id="1060" w:author="BHA Regulatory Affairs Unit" w:date="2026-07-19T14:14:00Z" w16du:dateUtc="2026-07-19T20:14:00Z"/>
        </w:rPr>
      </w:pPr>
      <w:ins w:id="1061" w:author="BHA Regulatory Affairs Unit" w:date="2026-07-19T14:14:00Z" w16du:dateUtc="2026-07-19T20:14:00Z">
        <w:r>
          <w:t>“Behavioral Health Administration” or “BHA”, as defined Section 27-50-101(2), C.R.S., means the behavioral health administration established in Section 27-50-102, C.R.S.</w:t>
        </w:r>
      </w:ins>
    </w:p>
    <w:p w14:paraId="266F4FF3" w14:textId="77777777" w:rsidR="00B6177D" w:rsidRDefault="00B6177D" w:rsidP="00B6177D">
      <w:pPr>
        <w:rPr>
          <w:ins w:id="1062" w:author="BHA Regulatory Affairs Unit" w:date="2026-07-19T14:14:00Z" w16du:dateUtc="2026-07-19T20:14:00Z"/>
        </w:rPr>
      </w:pPr>
      <w:ins w:id="1063" w:author="BHA Regulatory Affairs Unit" w:date="2026-07-19T14:14:00Z" w16du:dateUtc="2026-07-19T20:14:00Z">
        <w:r>
          <w:t>“Behavioral Health Administrative Services Organization” or “BHASO” means a regionally based behavioral health organization that administers and maintains adequate networks of behavioral health safety net services and care coordination as described in Sections 27-50-301 through 304, C.R.S.</w:t>
        </w:r>
      </w:ins>
    </w:p>
    <w:p w14:paraId="175AE30A" w14:textId="77777777" w:rsidR="00B6177D" w:rsidRDefault="00B6177D" w:rsidP="00B6177D">
      <w:pPr>
        <w:rPr>
          <w:ins w:id="1064" w:author="BHA Regulatory Affairs Unit" w:date="2026-07-19T14:14:00Z" w16du:dateUtc="2026-07-19T20:14:00Z"/>
        </w:rPr>
      </w:pPr>
      <w:ins w:id="1065" w:author="BHA Regulatory Affairs Unit" w:date="2026-07-19T14:14:00Z" w16du:dateUtc="2026-07-19T20:14:00Z">
        <w:r>
          <w:t xml:space="preserve">“Eligible Nonprofit Organization(s)” means any nonprofit organization registered with the Secretary of State in Colorado that provides or promotes access to behavioral health services and programs for service members, veterans, or family members of service and veterans. </w:t>
        </w:r>
      </w:ins>
    </w:p>
    <w:p w14:paraId="14C4AE3C" w14:textId="77777777" w:rsidR="00B6177D" w:rsidRDefault="00B6177D" w:rsidP="00B6177D">
      <w:pPr>
        <w:rPr>
          <w:ins w:id="1066" w:author="BHA Regulatory Affairs Unit" w:date="2026-07-19T14:14:00Z" w16du:dateUtc="2026-07-19T20:14:00Z"/>
        </w:rPr>
      </w:pPr>
      <w:ins w:id="1067" w:author="BHA Regulatory Affairs Unit" w:date="2026-07-19T14:14:00Z" w16du:dateUtc="2026-07-19T20:14:00Z">
        <w:r>
          <w:t xml:space="preserve">“Family Members of Service Members and Veterans” means those individuals who are identified as a member of the service member or veteran’s immediate family. Immediate family members are those related by blood, marriage, or adoption to a veteran or service member of the U.S. armed forces. </w:t>
        </w:r>
      </w:ins>
    </w:p>
    <w:p w14:paraId="585CDEBB" w14:textId="77777777" w:rsidR="00B6177D" w:rsidRDefault="00B6177D" w:rsidP="00B6177D">
      <w:pPr>
        <w:rPr>
          <w:ins w:id="1068" w:author="BHA Regulatory Affairs Unit" w:date="2026-07-19T14:14:00Z" w16du:dateUtc="2026-07-19T20:14:00Z"/>
        </w:rPr>
      </w:pPr>
      <w:ins w:id="1069" w:author="BHA Regulatory Affairs Unit" w:date="2026-07-19T14:14:00Z" w16du:dateUtc="2026-07-19T20:14:00Z">
        <w:r>
          <w:t xml:space="preserve">“Qualified Health Care Professional” means: </w:t>
        </w:r>
      </w:ins>
    </w:p>
    <w:p w14:paraId="7DD988D7" w14:textId="710B7EDB" w:rsidR="00B6177D" w:rsidRDefault="00A31C66" w:rsidP="00A31C66">
      <w:pPr>
        <w:pStyle w:val="par1"/>
        <w:rPr>
          <w:ins w:id="1070" w:author="BHA Regulatory Affairs Unit" w:date="2026-07-19T14:14:00Z" w16du:dateUtc="2026-07-19T20:14:00Z"/>
        </w:rPr>
        <w:pPrChange w:id="1071" w:author="BHA Regulatory Affairs Unit" w:date="2026-08-28T07:00:00Z" w16du:dateUtc="2026-08-28T13:00:00Z">
          <w:pPr/>
        </w:pPrChange>
      </w:pPr>
      <w:ins w:id="1072" w:author="BHA Regulatory Affairs Unit" w:date="2026-08-28T07:00:00Z" w16du:dateUtc="2026-08-28T13:00:00Z">
        <w:r>
          <w:t>A.</w:t>
        </w:r>
        <w:r>
          <w:tab/>
        </w:r>
      </w:ins>
      <w:ins w:id="1073" w:author="BHA Regulatory Affairs Unit" w:date="2026-07-19T14:14:00Z" w16du:dateUtc="2026-07-19T20:14:00Z">
        <w:r w:rsidR="00B6177D">
          <w:t xml:space="preserve">A licensed psychiatrist regulated pursuant to Article 240 of Title 12; </w:t>
        </w:r>
      </w:ins>
    </w:p>
    <w:p w14:paraId="1D63A94D" w14:textId="3071E3D7" w:rsidR="00B6177D" w:rsidRDefault="00A31C66" w:rsidP="00A31C66">
      <w:pPr>
        <w:pStyle w:val="par1"/>
        <w:rPr>
          <w:ins w:id="1074" w:author="BHA Regulatory Affairs Unit" w:date="2026-07-19T14:14:00Z" w16du:dateUtc="2026-07-19T20:14:00Z"/>
        </w:rPr>
        <w:pPrChange w:id="1075" w:author="BHA Regulatory Affairs Unit" w:date="2026-08-28T07:00:00Z" w16du:dateUtc="2026-08-28T13:00:00Z">
          <w:pPr/>
        </w:pPrChange>
      </w:pPr>
      <w:ins w:id="1076" w:author="BHA Regulatory Affairs Unit" w:date="2026-08-28T07:00:00Z" w16du:dateUtc="2026-08-28T13:00:00Z">
        <w:r>
          <w:t>B.</w:t>
        </w:r>
        <w:r>
          <w:tab/>
        </w:r>
      </w:ins>
      <w:ins w:id="1077" w:author="BHA Regulatory Affairs Unit" w:date="2026-07-19T14:14:00Z" w16du:dateUtc="2026-07-19T20:14:00Z">
        <w:r w:rsidR="00B6177D">
          <w:t xml:space="preserve">A licensed psychologist or psychologist candidate regulated pursuant to Article 245 of Title 12; </w:t>
        </w:r>
      </w:ins>
    </w:p>
    <w:p w14:paraId="1362B8EE" w14:textId="444AA099" w:rsidR="00B6177D" w:rsidRDefault="00A31C66" w:rsidP="00A31C66">
      <w:pPr>
        <w:pStyle w:val="par1"/>
        <w:rPr>
          <w:ins w:id="1078" w:author="BHA Regulatory Affairs Unit" w:date="2026-07-19T14:14:00Z" w16du:dateUtc="2026-07-19T20:14:00Z"/>
        </w:rPr>
        <w:pPrChange w:id="1079" w:author="BHA Regulatory Affairs Unit" w:date="2026-08-28T07:00:00Z" w16du:dateUtc="2026-08-28T13:00:00Z">
          <w:pPr/>
        </w:pPrChange>
      </w:pPr>
      <w:ins w:id="1080" w:author="BHA Regulatory Affairs Unit" w:date="2026-08-28T07:00:00Z" w16du:dateUtc="2026-08-28T13:00:00Z">
        <w:r>
          <w:t>C.</w:t>
        </w:r>
        <w:r>
          <w:tab/>
        </w:r>
      </w:ins>
      <w:ins w:id="1081" w:author="BHA Regulatory Affairs Unit" w:date="2026-07-19T14:14:00Z" w16du:dateUtc="2026-07-19T20:14:00Z">
        <w:r w:rsidR="00B6177D">
          <w:t xml:space="preserve">A licensed social worker, licensed clinical social worker, or clinical social worker candidate regulated pursuant to Article 245 of Title 12; </w:t>
        </w:r>
      </w:ins>
    </w:p>
    <w:p w14:paraId="4D5D40A7" w14:textId="7A8EDFF5" w:rsidR="00B6177D" w:rsidRDefault="00A31C66" w:rsidP="00A31C66">
      <w:pPr>
        <w:pStyle w:val="par1"/>
        <w:rPr>
          <w:ins w:id="1082" w:author="BHA Regulatory Affairs Unit" w:date="2026-07-19T14:14:00Z" w16du:dateUtc="2026-07-19T20:14:00Z"/>
        </w:rPr>
        <w:pPrChange w:id="1083" w:author="BHA Regulatory Affairs Unit" w:date="2026-08-28T07:00:00Z" w16du:dateUtc="2026-08-28T13:00:00Z">
          <w:pPr/>
        </w:pPrChange>
      </w:pPr>
      <w:ins w:id="1084" w:author="BHA Regulatory Affairs Unit" w:date="2026-08-28T07:00:00Z" w16du:dateUtc="2026-08-28T13:00:00Z">
        <w:r>
          <w:t>D.</w:t>
        </w:r>
        <w:r>
          <w:tab/>
        </w:r>
      </w:ins>
      <w:ins w:id="1085" w:author="BHA Regulatory Affairs Unit" w:date="2026-07-19T14:14:00Z" w16du:dateUtc="2026-07-19T20:14:00Z">
        <w:r w:rsidR="00B6177D">
          <w:t xml:space="preserve">A licensed marriage and family therapist or marriage and family therapist candidate regulated pursuant to Article 245 of Title 12; </w:t>
        </w:r>
      </w:ins>
    </w:p>
    <w:p w14:paraId="0D86175F" w14:textId="3E296B5C" w:rsidR="00B6177D" w:rsidRDefault="00A31C66" w:rsidP="00A31C66">
      <w:pPr>
        <w:pStyle w:val="par1"/>
        <w:rPr>
          <w:ins w:id="1086" w:author="BHA Regulatory Affairs Unit" w:date="2026-07-19T14:14:00Z" w16du:dateUtc="2026-07-19T20:14:00Z"/>
        </w:rPr>
        <w:pPrChange w:id="1087" w:author="BHA Regulatory Affairs Unit" w:date="2026-08-28T07:00:00Z" w16du:dateUtc="2026-08-28T13:00:00Z">
          <w:pPr/>
        </w:pPrChange>
      </w:pPr>
      <w:ins w:id="1088" w:author="BHA Regulatory Affairs Unit" w:date="2026-08-28T07:00:00Z" w16du:dateUtc="2026-08-28T13:00:00Z">
        <w:r>
          <w:t>E.</w:t>
        </w:r>
      </w:ins>
      <w:ins w:id="1089" w:author="BHA Regulatory Affairs Unit" w:date="2026-08-28T07:01:00Z" w16du:dateUtc="2026-08-28T13:01:00Z">
        <w:r>
          <w:tab/>
        </w:r>
      </w:ins>
      <w:ins w:id="1090" w:author="BHA Regulatory Affairs Unit" w:date="2026-07-19T14:14:00Z" w16du:dateUtc="2026-07-19T20:14:00Z">
        <w:r w:rsidR="00B6177D">
          <w:t xml:space="preserve">A licensed professional counselor or licensed professional counselor candidate regulated pursuant to Article 245 of Title 12; </w:t>
        </w:r>
      </w:ins>
    </w:p>
    <w:p w14:paraId="6C3B3CAC" w14:textId="152C805A" w:rsidR="00B6177D" w:rsidRDefault="00A31C66" w:rsidP="00A31C66">
      <w:pPr>
        <w:pStyle w:val="par1"/>
        <w:rPr>
          <w:ins w:id="1091" w:author="BHA Regulatory Affairs Unit" w:date="2026-07-19T14:14:00Z" w16du:dateUtc="2026-07-19T20:14:00Z"/>
        </w:rPr>
        <w:pPrChange w:id="1092" w:author="BHA Regulatory Affairs Unit" w:date="2026-08-28T07:00:00Z" w16du:dateUtc="2026-08-28T13:00:00Z">
          <w:pPr/>
        </w:pPrChange>
      </w:pPr>
      <w:ins w:id="1093" w:author="BHA Regulatory Affairs Unit" w:date="2026-08-28T07:01:00Z" w16du:dateUtc="2026-08-28T13:01:00Z">
        <w:r>
          <w:t>F.</w:t>
        </w:r>
        <w:r>
          <w:tab/>
        </w:r>
      </w:ins>
      <w:ins w:id="1094" w:author="BHA Regulatory Affairs Unit" w:date="2026-07-19T14:14:00Z" w16du:dateUtc="2026-07-19T20:14:00Z">
        <w:r w:rsidR="00B6177D">
          <w:t>An advanced practice registered nurse licensed pursuant to Article 255 of Title 12;</w:t>
        </w:r>
      </w:ins>
    </w:p>
    <w:p w14:paraId="37939649" w14:textId="41391581" w:rsidR="00B6177D" w:rsidRDefault="00A31C66" w:rsidP="00A31C66">
      <w:pPr>
        <w:pStyle w:val="par1"/>
        <w:rPr>
          <w:ins w:id="1095" w:author="BHA Regulatory Affairs Unit" w:date="2026-07-19T14:14:00Z" w16du:dateUtc="2026-07-19T20:14:00Z"/>
        </w:rPr>
        <w:pPrChange w:id="1096" w:author="BHA Regulatory Affairs Unit" w:date="2026-08-28T07:00:00Z" w16du:dateUtc="2026-08-28T13:00:00Z">
          <w:pPr/>
        </w:pPrChange>
      </w:pPr>
      <w:ins w:id="1097" w:author="BHA Regulatory Affairs Unit" w:date="2026-08-28T07:01:00Z" w16du:dateUtc="2026-08-28T13:01:00Z">
        <w:r>
          <w:t>G.</w:t>
        </w:r>
        <w:r>
          <w:tab/>
        </w:r>
      </w:ins>
      <w:ins w:id="1098" w:author="BHA Regulatory Affairs Unit" w:date="2026-07-19T14:14:00Z" w16du:dateUtc="2026-07-19T20:14:00Z">
        <w:r w:rsidR="00B6177D">
          <w:t xml:space="preserve">An acupuncturist licensed pursuant to Article 200 of Title 12; </w:t>
        </w:r>
      </w:ins>
    </w:p>
    <w:p w14:paraId="33F9357A" w14:textId="04509FC8" w:rsidR="00B6177D" w:rsidRDefault="00A31C66" w:rsidP="00A31C66">
      <w:pPr>
        <w:pStyle w:val="par1"/>
        <w:rPr>
          <w:ins w:id="1099" w:author="BHA Regulatory Affairs Unit" w:date="2026-07-19T14:14:00Z" w16du:dateUtc="2026-07-19T20:14:00Z"/>
        </w:rPr>
        <w:pPrChange w:id="1100" w:author="BHA Regulatory Affairs Unit" w:date="2026-08-28T07:00:00Z" w16du:dateUtc="2026-08-28T13:00:00Z">
          <w:pPr/>
        </w:pPrChange>
      </w:pPr>
      <w:ins w:id="1101" w:author="BHA Regulatory Affairs Unit" w:date="2026-08-28T07:01:00Z" w16du:dateUtc="2026-08-28T13:01:00Z">
        <w:r>
          <w:t>H.</w:t>
        </w:r>
        <w:r>
          <w:tab/>
        </w:r>
      </w:ins>
      <w:ins w:id="1102" w:author="BHA Regulatory Affairs Unit" w:date="2026-07-19T14:14:00Z" w16du:dateUtc="2026-07-19T20:14:00Z">
        <w:r w:rsidR="00B6177D">
          <w:t xml:space="preserve">A massage therapist licensed pursuant to Article 235 of Title 12; </w:t>
        </w:r>
      </w:ins>
    </w:p>
    <w:p w14:paraId="7A8563AE" w14:textId="43ADE746" w:rsidR="00B6177D" w:rsidRDefault="00A31C66" w:rsidP="00A31C66">
      <w:pPr>
        <w:pStyle w:val="par1"/>
        <w:rPr>
          <w:ins w:id="1103" w:author="BHA Regulatory Affairs Unit" w:date="2026-07-19T14:14:00Z" w16du:dateUtc="2026-07-19T20:14:00Z"/>
        </w:rPr>
        <w:pPrChange w:id="1104" w:author="BHA Regulatory Affairs Unit" w:date="2026-08-28T07:00:00Z" w16du:dateUtc="2026-08-28T13:00:00Z">
          <w:pPr/>
        </w:pPrChange>
      </w:pPr>
      <w:ins w:id="1105" w:author="BHA Regulatory Affairs Unit" w:date="2026-08-28T07:01:00Z" w16du:dateUtc="2026-08-28T13:01:00Z">
        <w:r>
          <w:t>I.</w:t>
        </w:r>
        <w:r>
          <w:tab/>
        </w:r>
      </w:ins>
      <w:ins w:id="1106" w:author="BHA Regulatory Affairs Unit" w:date="2026-07-19T14:14:00Z" w16du:dateUtc="2026-07-19T20:14:00Z">
        <w:r w:rsidR="00B6177D">
          <w:t xml:space="preserve">A healthcare professional who is certified in the practice of using touch or healing touch to affect the human energy systems; or </w:t>
        </w:r>
      </w:ins>
    </w:p>
    <w:p w14:paraId="6A4E0CA9" w14:textId="32B1C6BA" w:rsidR="00B6177D" w:rsidRDefault="00A31C66" w:rsidP="00A31C66">
      <w:pPr>
        <w:pStyle w:val="par1"/>
        <w:rPr>
          <w:ins w:id="1107" w:author="BHA Regulatory Affairs Unit" w:date="2026-07-19T14:14:00Z" w16du:dateUtc="2026-07-19T20:14:00Z"/>
        </w:rPr>
        <w:pPrChange w:id="1108" w:author="BHA Regulatory Affairs Unit" w:date="2026-08-28T07:00:00Z" w16du:dateUtc="2026-08-28T13:00:00Z">
          <w:pPr/>
        </w:pPrChange>
      </w:pPr>
      <w:ins w:id="1109" w:author="BHA Regulatory Affairs Unit" w:date="2026-08-28T07:01:00Z" w16du:dateUtc="2026-08-28T13:01:00Z">
        <w:r>
          <w:t>J.</w:t>
        </w:r>
        <w:r>
          <w:tab/>
        </w:r>
      </w:ins>
      <w:ins w:id="1110" w:author="BHA Regulatory Affairs Unit" w:date="2026-07-19T14:14:00Z" w16du:dateUtc="2026-07-19T20:14:00Z">
        <w:r w:rsidR="00B6177D">
          <w:t xml:space="preserve">A healthcare professional who is certified in craniosacral therapies. </w:t>
        </w:r>
      </w:ins>
    </w:p>
    <w:p w14:paraId="4F489260" w14:textId="77777777" w:rsidR="00B6177D" w:rsidRDefault="00B6177D" w:rsidP="00B6177D">
      <w:pPr>
        <w:rPr>
          <w:ins w:id="1111" w:author="BHA Regulatory Affairs Unit" w:date="2026-07-19T14:14:00Z" w16du:dateUtc="2026-07-19T20:14:00Z"/>
        </w:rPr>
      </w:pPr>
      <w:ins w:id="1112" w:author="BHA Regulatory Affairs Unit" w:date="2026-07-19T14:14:00Z" w16du:dateUtc="2026-07-19T20:14:00Z">
        <w:r>
          <w:t xml:space="preserve">“Service Member” means a person who is: </w:t>
        </w:r>
      </w:ins>
    </w:p>
    <w:p w14:paraId="2E2444B1" w14:textId="4386ABC2" w:rsidR="00B6177D" w:rsidRDefault="00A31C66" w:rsidP="00A31C66">
      <w:pPr>
        <w:pStyle w:val="par1"/>
        <w:rPr>
          <w:ins w:id="1113" w:author="BHA Regulatory Affairs Unit" w:date="2026-07-19T14:14:00Z" w16du:dateUtc="2026-07-19T20:14:00Z"/>
        </w:rPr>
        <w:pPrChange w:id="1114" w:author="BHA Regulatory Affairs Unit" w:date="2026-08-28T07:00:00Z" w16du:dateUtc="2026-08-28T13:00:00Z">
          <w:pPr/>
        </w:pPrChange>
      </w:pPr>
      <w:ins w:id="1115" w:author="BHA Regulatory Affairs Unit" w:date="2026-08-28T07:00:00Z" w16du:dateUtc="2026-08-28T13:00:00Z">
        <w:r>
          <w:t>A.</w:t>
        </w:r>
        <w:r>
          <w:tab/>
        </w:r>
      </w:ins>
      <w:ins w:id="1116" w:author="BHA Regulatory Affairs Unit" w:date="2026-07-19T14:14:00Z" w16du:dateUtc="2026-07-19T20:14:00Z">
        <w:r w:rsidR="00B6177D">
          <w:t xml:space="preserve">An active-duty member of the armed forces; </w:t>
        </w:r>
      </w:ins>
    </w:p>
    <w:p w14:paraId="406C0FA5" w14:textId="00237064" w:rsidR="00B6177D" w:rsidRDefault="00A31C66" w:rsidP="00A31C66">
      <w:pPr>
        <w:pStyle w:val="par1"/>
        <w:rPr>
          <w:ins w:id="1117" w:author="BHA Regulatory Affairs Unit" w:date="2026-07-19T14:14:00Z" w16du:dateUtc="2026-07-19T20:14:00Z"/>
        </w:rPr>
        <w:pPrChange w:id="1118" w:author="BHA Regulatory Affairs Unit" w:date="2026-08-28T07:00:00Z" w16du:dateUtc="2026-08-28T13:00:00Z">
          <w:pPr/>
        </w:pPrChange>
      </w:pPr>
      <w:ins w:id="1119" w:author="BHA Regulatory Affairs Unit" w:date="2026-08-28T07:00:00Z" w16du:dateUtc="2026-08-28T13:00:00Z">
        <w:r>
          <w:t>B.</w:t>
        </w:r>
        <w:r>
          <w:tab/>
        </w:r>
      </w:ins>
      <w:ins w:id="1120" w:author="BHA Regulatory Affairs Unit" w:date="2026-07-19T14:14:00Z" w16du:dateUtc="2026-07-19T20:14:00Z">
        <w:r w:rsidR="00B6177D">
          <w:t xml:space="preserve">A member of the reserve forces of the United States; or </w:t>
        </w:r>
      </w:ins>
    </w:p>
    <w:p w14:paraId="0CA10283" w14:textId="04CE67E5" w:rsidR="00B6177D" w:rsidRDefault="00A31C66" w:rsidP="00A31C66">
      <w:pPr>
        <w:pStyle w:val="par1"/>
        <w:rPr>
          <w:ins w:id="1121" w:author="BHA Regulatory Affairs Unit" w:date="2026-07-19T14:14:00Z" w16du:dateUtc="2026-07-19T20:14:00Z"/>
        </w:rPr>
        <w:pPrChange w:id="1122" w:author="BHA Regulatory Affairs Unit" w:date="2026-08-28T07:00:00Z" w16du:dateUtc="2026-08-28T13:00:00Z">
          <w:pPr/>
        </w:pPrChange>
      </w:pPr>
      <w:ins w:id="1123" w:author="BHA Regulatory Affairs Unit" w:date="2026-08-28T07:00:00Z" w16du:dateUtc="2026-08-28T13:00:00Z">
        <w:r>
          <w:t>C.</w:t>
        </w:r>
        <w:r>
          <w:tab/>
        </w:r>
      </w:ins>
      <w:ins w:id="1124" w:author="BHA Regulatory Affairs Unit" w:date="2026-07-19T14:14:00Z" w16du:dateUtc="2026-07-19T20:14:00Z">
        <w:r w:rsidR="00B6177D">
          <w:t>A member of the federally recognized National Guard.</w:t>
        </w:r>
      </w:ins>
    </w:p>
    <w:p w14:paraId="0BCEF424" w14:textId="4023C816" w:rsidR="00B6177D" w:rsidRDefault="00B6177D" w:rsidP="00B6177D">
      <w:pPr>
        <w:rPr>
          <w:ins w:id="1125" w:author="BHA Regulatory Affairs Unit" w:date="2026-07-19T14:14:00Z" w16du:dateUtc="2026-07-19T20:14:00Z"/>
        </w:rPr>
      </w:pPr>
      <w:ins w:id="1126" w:author="BHA Regulatory Affairs Unit" w:date="2026-07-19T14:14:00Z" w16du:dateUtc="2026-07-19T20:14:00Z">
        <w:r>
          <w:t xml:space="preserve">“Veteran” means a person who served in the Armed Forces, the federally recognized National Guard, or the Reserve Forces of the United States, and who was discharged or released from service. </w:t>
        </w:r>
      </w:ins>
    </w:p>
    <w:p w14:paraId="1D78C1F3" w14:textId="432FEC01" w:rsidR="00B6177D" w:rsidRPr="008F2EA9" w:rsidRDefault="00B6177D" w:rsidP="008F2EA9">
      <w:pPr>
        <w:pStyle w:val="Heading3"/>
        <w:rPr>
          <w:ins w:id="1127" w:author="BHA Regulatory Affairs Unit" w:date="2026-07-19T14:14:00Z" w16du:dateUtc="2026-07-19T20:14:00Z"/>
        </w:rPr>
        <w:pPrChange w:id="1128" w:author="BHA Regulatory Affairs Unit" w:date="2026-08-28T07:07:00Z" w16du:dateUtc="2026-08-28T13:07:00Z">
          <w:pPr/>
        </w:pPrChange>
      </w:pPr>
      <w:ins w:id="1129" w:author="BHA Regulatory Affairs Unit" w:date="2026-07-19T14:18:00Z" w16du:dateUtc="2026-07-19T20:18:00Z">
        <w:r w:rsidRPr="008F2EA9">
          <w:t>3.3</w:t>
        </w:r>
      </w:ins>
      <w:ins w:id="1130" w:author="BHA Regulatory Affairs Unit" w:date="2026-07-19T14:14:00Z" w16du:dateUtc="2026-07-19T20:14:00Z">
        <w:r w:rsidRPr="008F2EA9">
          <w:tab/>
          <w:t xml:space="preserve">Grant Delivery and Provisions </w:t>
        </w:r>
      </w:ins>
    </w:p>
    <w:p w14:paraId="3CB55BF2" w14:textId="037467EA" w:rsidR="00B6177D" w:rsidRDefault="000962DF" w:rsidP="000962DF">
      <w:pPr>
        <w:pStyle w:val="par1"/>
        <w:rPr>
          <w:ins w:id="1131" w:author="BHA Regulatory Affairs Unit" w:date="2026-07-19T14:14:00Z" w16du:dateUtc="2026-07-19T20:14:00Z"/>
        </w:rPr>
        <w:pPrChange w:id="1132" w:author="BHA Regulatory Affairs Unit" w:date="2026-07-19T14:18:00Z" w16du:dateUtc="2026-07-19T20:18:00Z">
          <w:pPr/>
        </w:pPrChange>
      </w:pPr>
      <w:ins w:id="1133" w:author="BHA Regulatory Affairs Unit" w:date="2026-08-28T06:48:00Z" w16du:dateUtc="2026-08-28T12:48:00Z">
        <w:r>
          <w:t>A.</w:t>
        </w:r>
        <w:r>
          <w:tab/>
        </w:r>
      </w:ins>
      <w:ins w:id="1134" w:author="BHA Regulatory Affairs Unit" w:date="2026-07-19T14:14:00Z" w16du:dateUtc="2026-07-19T20:14:00Z">
        <w:r w:rsidR="00B6177D">
          <w:t>Funding allocation and utilization</w:t>
        </w:r>
      </w:ins>
    </w:p>
    <w:p w14:paraId="1495367F" w14:textId="41896661" w:rsidR="00B6177D" w:rsidRDefault="000962DF" w:rsidP="000962DF">
      <w:pPr>
        <w:pStyle w:val="par2"/>
        <w:rPr>
          <w:ins w:id="1135" w:author="BHA Regulatory Affairs Unit" w:date="2026-07-19T14:14:00Z" w16du:dateUtc="2026-07-19T20:14:00Z"/>
        </w:rPr>
        <w:pPrChange w:id="1136" w:author="BHA Regulatory Affairs Unit" w:date="2026-08-28T06:49:00Z" w16du:dateUtc="2026-08-28T12:49:00Z">
          <w:pPr/>
        </w:pPrChange>
      </w:pPr>
      <w:ins w:id="1137" w:author="BHA Regulatory Affairs Unit" w:date="2026-08-28T06:49:00Z" w16du:dateUtc="2026-08-28T12:49:00Z">
        <w:r>
          <w:t>1.</w:t>
        </w:r>
        <w:r>
          <w:tab/>
        </w:r>
      </w:ins>
      <w:ins w:id="1138" w:author="BHA Regulatory Affairs Unit" w:date="2026-07-19T14:14:00Z" w16du:dateUtc="2026-07-19T20:14:00Z">
        <w:r w:rsidR="00B6177D">
          <w:t xml:space="preserve">BHA shall appropriate oversight of the grant program, including posting grant opportunities on its website(s), reviewing applications, awarding funding, and tracking of grant appropriations and compliance of the Veterans Mental Health Service Program to the Behavioral Health Administration Service Organization(s) (BHASOs) for administration. </w:t>
        </w:r>
      </w:ins>
    </w:p>
    <w:p w14:paraId="3B5868F9" w14:textId="58D7048B" w:rsidR="00B6177D" w:rsidRDefault="000962DF" w:rsidP="000962DF">
      <w:pPr>
        <w:pStyle w:val="par2"/>
        <w:rPr>
          <w:ins w:id="1139" w:author="BHA Regulatory Affairs Unit" w:date="2026-07-19T14:14:00Z" w16du:dateUtc="2026-07-19T20:14:00Z"/>
        </w:rPr>
        <w:pPrChange w:id="1140" w:author="BHA Regulatory Affairs Unit" w:date="2026-08-28T06:49:00Z" w16du:dateUtc="2026-08-28T12:49:00Z">
          <w:pPr/>
        </w:pPrChange>
      </w:pPr>
      <w:ins w:id="1141" w:author="BHA Regulatory Affairs Unit" w:date="2026-08-28T06:49:00Z" w16du:dateUtc="2026-08-28T12:49:00Z">
        <w:r>
          <w:t>2.</w:t>
        </w:r>
        <w:r>
          <w:tab/>
        </w:r>
      </w:ins>
      <w:ins w:id="1142" w:author="BHA Regulatory Affairs Unit" w:date="2026-07-19T14:14:00Z" w16du:dateUtc="2026-07-19T20:14:00Z">
        <w:r w:rsidR="00B6177D">
          <w:t xml:space="preserve">Funding for the grant program shall come from the 6.5% firearms and ammunition excise tax. The first thirty (30) million dollars in the first fiscal year, adjusted for inflation in each fiscal year thereafter, shall be transferred to the Department of Public Safety to fund the Colorado Crime Victim Services Grant Program. The next five (5) million dollars generated by the tax shall be transferred to the Behavioral and Mental Health Cash Fund, managed by BHA, for the expansion of the Veterans Mental Health Service Program. </w:t>
        </w:r>
      </w:ins>
    </w:p>
    <w:p w14:paraId="49BFF332" w14:textId="184C1AF0" w:rsidR="00B6177D" w:rsidRDefault="000962DF" w:rsidP="000962DF">
      <w:pPr>
        <w:pStyle w:val="par3"/>
        <w:rPr>
          <w:ins w:id="1143" w:author="BHA Regulatory Affairs Unit" w:date="2026-07-19T14:14:00Z" w16du:dateUtc="2026-07-19T20:14:00Z"/>
        </w:rPr>
        <w:pPrChange w:id="1144" w:author="BHA Regulatory Affairs Unit" w:date="2026-08-28T06:49:00Z" w16du:dateUtc="2026-08-28T12:49:00Z">
          <w:pPr/>
        </w:pPrChange>
      </w:pPr>
      <w:ins w:id="1145" w:author="BHA Regulatory Affairs Unit" w:date="2026-08-28T06:49:00Z" w16du:dateUtc="2026-08-28T12:49:00Z">
        <w:r>
          <w:t>a.</w:t>
        </w:r>
        <w:r>
          <w:tab/>
        </w:r>
      </w:ins>
      <w:ins w:id="1146" w:author="BHA Regulatory Affairs Unit" w:date="2026-07-19T14:14:00Z" w16du:dateUtc="2026-07-19T20:14:00Z">
        <w:r w:rsidR="00B6177D">
          <w:t xml:space="preserve">No funding will be made available to the Behavioral and Mental Health Cash Fund until revenue for the Colorado Crime Victim Services Grant Program is fully funded in the amount of thirty (30) million dollars, each fiscal year. </w:t>
        </w:r>
      </w:ins>
    </w:p>
    <w:p w14:paraId="63E19DBA" w14:textId="74DFB0F4" w:rsidR="00B6177D" w:rsidRDefault="000962DF" w:rsidP="000962DF">
      <w:pPr>
        <w:pStyle w:val="par3"/>
        <w:rPr>
          <w:ins w:id="1147" w:author="BHA Regulatory Affairs Unit" w:date="2026-07-19T14:14:00Z" w16du:dateUtc="2026-07-19T20:14:00Z"/>
        </w:rPr>
        <w:pPrChange w:id="1148" w:author="BHA Regulatory Affairs Unit" w:date="2026-08-28T06:49:00Z" w16du:dateUtc="2026-08-28T12:49:00Z">
          <w:pPr/>
        </w:pPrChange>
      </w:pPr>
      <w:ins w:id="1149" w:author="BHA Regulatory Affairs Unit" w:date="2026-08-28T06:49:00Z" w16du:dateUtc="2026-08-28T12:49:00Z">
        <w:r>
          <w:t>b.</w:t>
        </w:r>
        <w:r>
          <w:tab/>
        </w:r>
      </w:ins>
      <w:ins w:id="1150" w:author="BHA Regulatory Affairs Unit" w:date="2026-07-19T14:14:00Z" w16du:dateUtc="2026-07-19T20:14:00Z">
        <w:r w:rsidR="00B6177D">
          <w:t xml:space="preserve">This is a new revenue source with no history to base projections on at this time. </w:t>
        </w:r>
      </w:ins>
    </w:p>
    <w:p w14:paraId="616CDD3B" w14:textId="74D5507B" w:rsidR="00B6177D" w:rsidRDefault="000962DF" w:rsidP="000962DF">
      <w:pPr>
        <w:pStyle w:val="par2"/>
        <w:rPr>
          <w:ins w:id="1151" w:author="BHA Regulatory Affairs Unit" w:date="2026-07-19T14:14:00Z" w16du:dateUtc="2026-07-19T20:14:00Z"/>
        </w:rPr>
        <w:pPrChange w:id="1152" w:author="BHA Regulatory Affairs Unit" w:date="2026-08-28T06:49:00Z" w16du:dateUtc="2026-08-28T12:49:00Z">
          <w:pPr/>
        </w:pPrChange>
      </w:pPr>
      <w:ins w:id="1153" w:author="BHA Regulatory Affairs Unit" w:date="2026-08-28T06:49:00Z" w16du:dateUtc="2026-08-28T12:49:00Z">
        <w:r>
          <w:t>3.</w:t>
        </w:r>
        <w:r>
          <w:tab/>
        </w:r>
      </w:ins>
      <w:ins w:id="1154" w:author="BHA Regulatory Affairs Unit" w:date="2026-07-19T14:14:00Z" w16du:dateUtc="2026-07-19T20:14:00Z">
        <w:r w:rsidR="00B6177D">
          <w:t xml:space="preserve">BHA shall monitor the Behavioral and Mental Health Cash Fund to review fund transfer and status. Should funding be made available, BHA will collaborate with the BHASOs to release funds in intervals as determined by BHA. A request to carry forward funds may be made if funds are received later in the year or are not able to be spent before the next fiscal year. </w:t>
        </w:r>
      </w:ins>
    </w:p>
    <w:p w14:paraId="28701985" w14:textId="77C4FC95" w:rsidR="00B6177D" w:rsidRDefault="000962DF" w:rsidP="000962DF">
      <w:pPr>
        <w:pStyle w:val="par1"/>
        <w:rPr>
          <w:ins w:id="1155" w:author="BHA Regulatory Affairs Unit" w:date="2026-07-19T14:14:00Z" w16du:dateUtc="2026-07-19T20:14:00Z"/>
        </w:rPr>
        <w:pPrChange w:id="1156" w:author="BHA Regulatory Affairs Unit" w:date="2026-08-28T06:50:00Z" w16du:dateUtc="2026-08-28T12:50:00Z">
          <w:pPr/>
        </w:pPrChange>
      </w:pPr>
      <w:ins w:id="1157" w:author="BHA Regulatory Affairs Unit" w:date="2026-08-28T06:50:00Z" w16du:dateUtc="2026-08-28T12:50:00Z">
        <w:r>
          <w:t>B.</w:t>
        </w:r>
        <w:r>
          <w:tab/>
        </w:r>
      </w:ins>
      <w:ins w:id="1158" w:author="BHA Regulatory Affairs Unit" w:date="2026-07-19T14:14:00Z" w16du:dateUtc="2026-07-19T20:14:00Z">
        <w:r w:rsidR="00B6177D">
          <w:t xml:space="preserve">Grant application </w:t>
        </w:r>
      </w:ins>
    </w:p>
    <w:p w14:paraId="6F8FCB2C" w14:textId="6BB04547" w:rsidR="00B6177D" w:rsidRDefault="000962DF" w:rsidP="000962DF">
      <w:pPr>
        <w:pStyle w:val="par2"/>
        <w:rPr>
          <w:ins w:id="1159" w:author="BHA Regulatory Affairs Unit" w:date="2026-07-19T14:14:00Z" w16du:dateUtc="2026-07-19T20:14:00Z"/>
        </w:rPr>
        <w:pPrChange w:id="1160" w:author="BHA Regulatory Affairs Unit" w:date="2026-08-28T06:50:00Z" w16du:dateUtc="2026-08-28T12:50:00Z">
          <w:pPr/>
        </w:pPrChange>
      </w:pPr>
      <w:ins w:id="1161" w:author="BHA Regulatory Affairs Unit" w:date="2026-08-28T06:50:00Z" w16du:dateUtc="2026-08-28T12:50:00Z">
        <w:r>
          <w:t>1.</w:t>
        </w:r>
        <w:r>
          <w:tab/>
        </w:r>
      </w:ins>
      <w:ins w:id="1162" w:author="BHA Regulatory Affairs Unit" w:date="2026-07-19T14:14:00Z" w16du:dateUtc="2026-07-19T20:14:00Z">
        <w:r w:rsidR="00B6177D">
          <w:t xml:space="preserve">Grant applications shall be made available to eligible nonprofit organizations through the BHASOs’ website. The grant application process shall be determined by the BHASOs. </w:t>
        </w:r>
      </w:ins>
    </w:p>
    <w:p w14:paraId="7A72383D" w14:textId="0F482E91" w:rsidR="00B6177D" w:rsidRDefault="000962DF" w:rsidP="000962DF">
      <w:pPr>
        <w:pStyle w:val="par2"/>
        <w:rPr>
          <w:ins w:id="1163" w:author="BHA Regulatory Affairs Unit" w:date="2026-07-19T14:14:00Z" w16du:dateUtc="2026-07-19T20:14:00Z"/>
        </w:rPr>
        <w:pPrChange w:id="1164" w:author="BHA Regulatory Affairs Unit" w:date="2026-08-28T06:50:00Z" w16du:dateUtc="2026-08-28T12:50:00Z">
          <w:pPr/>
        </w:pPrChange>
      </w:pPr>
      <w:ins w:id="1165" w:author="BHA Regulatory Affairs Unit" w:date="2026-08-28T06:50:00Z" w16du:dateUtc="2026-08-28T12:50:00Z">
        <w:r>
          <w:t>2.</w:t>
        </w:r>
        <w:r>
          <w:tab/>
        </w:r>
      </w:ins>
      <w:ins w:id="1166" w:author="BHA Regulatory Affairs Unit" w:date="2026-07-19T14:14:00Z" w16du:dateUtc="2026-07-19T20:14:00Z">
        <w:r w:rsidR="00B6177D">
          <w:t>Nonprofit organizations must demonstrate their eligibility to receive a grant as set forth in Section 28-5-714, C.R.S.</w:t>
        </w:r>
      </w:ins>
    </w:p>
    <w:p w14:paraId="0AE473AD" w14:textId="615AEDE6" w:rsidR="00B6177D" w:rsidRDefault="000962DF" w:rsidP="000962DF">
      <w:pPr>
        <w:pStyle w:val="par2"/>
        <w:rPr>
          <w:ins w:id="1167" w:author="BHA Regulatory Affairs Unit" w:date="2026-07-19T14:14:00Z" w16du:dateUtc="2026-07-19T20:14:00Z"/>
        </w:rPr>
        <w:pPrChange w:id="1168" w:author="BHA Regulatory Affairs Unit" w:date="2026-08-28T06:50:00Z" w16du:dateUtc="2026-08-28T12:50:00Z">
          <w:pPr/>
        </w:pPrChange>
      </w:pPr>
      <w:ins w:id="1169" w:author="BHA Regulatory Affairs Unit" w:date="2026-08-28T06:50:00Z" w16du:dateUtc="2026-08-28T12:50:00Z">
        <w:r>
          <w:t>3.</w:t>
        </w:r>
        <w:r>
          <w:tab/>
        </w:r>
      </w:ins>
      <w:ins w:id="1170" w:author="BHA Regulatory Affairs Unit" w:date="2026-07-19T14:14:00Z" w16du:dateUtc="2026-07-19T20:14:00Z">
        <w:r w:rsidR="00B6177D">
          <w:t>BHASOs shall prioritize awarding grants to nonprofit organizations as set forth in Section 28-5-714, C.R.S.</w:t>
        </w:r>
      </w:ins>
    </w:p>
    <w:p w14:paraId="79365C88" w14:textId="0ECECABA" w:rsidR="00B6177D" w:rsidRDefault="000962DF" w:rsidP="000962DF">
      <w:pPr>
        <w:pStyle w:val="par1"/>
        <w:rPr>
          <w:ins w:id="1171" w:author="BHA Regulatory Affairs Unit" w:date="2026-07-19T14:14:00Z" w16du:dateUtc="2026-07-19T20:14:00Z"/>
        </w:rPr>
        <w:pPrChange w:id="1172" w:author="BHA Regulatory Affairs Unit" w:date="2026-08-28T06:50:00Z" w16du:dateUtc="2026-08-28T12:50:00Z">
          <w:pPr/>
        </w:pPrChange>
      </w:pPr>
      <w:ins w:id="1173" w:author="BHA Regulatory Affairs Unit" w:date="2026-08-28T06:50:00Z" w16du:dateUtc="2026-08-28T12:50:00Z">
        <w:r>
          <w:t>C.</w:t>
        </w:r>
        <w:r>
          <w:tab/>
        </w:r>
      </w:ins>
      <w:ins w:id="1174" w:author="BHA Regulatory Affairs Unit" w:date="2026-07-19T14:14:00Z" w16du:dateUtc="2026-07-19T20:14:00Z">
        <w:r w:rsidR="00B6177D">
          <w:t xml:space="preserve">Eligibility </w:t>
        </w:r>
      </w:ins>
    </w:p>
    <w:p w14:paraId="3588BF73" w14:textId="4C7FB90F" w:rsidR="00B6177D" w:rsidRDefault="000962DF" w:rsidP="000962DF">
      <w:pPr>
        <w:pStyle w:val="par2"/>
        <w:rPr>
          <w:ins w:id="1175" w:author="BHA Regulatory Affairs Unit" w:date="2026-07-19T14:14:00Z" w16du:dateUtc="2026-07-19T20:14:00Z"/>
        </w:rPr>
        <w:pPrChange w:id="1176" w:author="BHA Regulatory Affairs Unit" w:date="2026-08-28T06:51:00Z" w16du:dateUtc="2026-08-28T12:51:00Z">
          <w:pPr/>
        </w:pPrChange>
      </w:pPr>
      <w:ins w:id="1177" w:author="BHA Regulatory Affairs Unit" w:date="2026-08-28T06:51:00Z" w16du:dateUtc="2026-08-28T12:51:00Z">
        <w:r>
          <w:t>1.</w:t>
        </w:r>
        <w:r>
          <w:tab/>
        </w:r>
      </w:ins>
      <w:ins w:id="1178" w:author="BHA Regulatory Affairs Unit" w:date="2026-07-19T14:14:00Z" w16du:dateUtc="2026-07-19T20:14:00Z">
        <w:r w:rsidR="00B6177D">
          <w:t xml:space="preserve">To be eligible to receive a grant, nonprofit organizations must be able to demonstrate how the organization establishes and expands community behavioral health programs that provide behavioral health services to service members, veterans, and family members of service members or veterans. </w:t>
        </w:r>
      </w:ins>
    </w:p>
    <w:p w14:paraId="5A2563EF" w14:textId="700C33BF" w:rsidR="00B6177D" w:rsidRDefault="000962DF" w:rsidP="000962DF">
      <w:pPr>
        <w:pStyle w:val="par2"/>
        <w:rPr>
          <w:ins w:id="1179" w:author="BHA Regulatory Affairs Unit" w:date="2026-07-19T14:14:00Z" w16du:dateUtc="2026-07-19T20:14:00Z"/>
        </w:rPr>
        <w:pPrChange w:id="1180" w:author="BHA Regulatory Affairs Unit" w:date="2026-08-28T06:51:00Z" w16du:dateUtc="2026-08-28T12:51:00Z">
          <w:pPr/>
        </w:pPrChange>
      </w:pPr>
      <w:ins w:id="1181" w:author="BHA Regulatory Affairs Unit" w:date="2026-08-28T06:51:00Z" w16du:dateUtc="2026-08-28T12:51:00Z">
        <w:r>
          <w:t>2.</w:t>
        </w:r>
        <w:r>
          <w:tab/>
        </w:r>
      </w:ins>
      <w:ins w:id="1182" w:author="BHA Regulatory Affairs Unit" w:date="2026-07-19T14:14:00Z" w16du:dateUtc="2026-07-19T20:14:00Z">
        <w:r w:rsidR="00B6177D">
          <w:t xml:space="preserve">Services must be provided by qualified healthcare professionals as defined in Part </w:t>
        </w:r>
      </w:ins>
      <w:ins w:id="1183" w:author="BHA Regulatory Affairs Unit" w:date="2026-07-19T14:21:00Z" w16du:dateUtc="2026-07-19T20:21:00Z">
        <w:r w:rsidR="00B32883">
          <w:t>3</w:t>
        </w:r>
      </w:ins>
      <w:ins w:id="1184" w:author="BHA Regulatory Affairs Unit" w:date="2026-07-19T14:14:00Z" w16du:dateUtc="2026-07-19T20:14:00Z">
        <w:r w:rsidR="00B6177D">
          <w:t xml:space="preserve">.2 of this Chapter </w:t>
        </w:r>
      </w:ins>
      <w:ins w:id="1185" w:author="BHA Regulatory Affairs Unit" w:date="2026-07-19T14:21:00Z" w16du:dateUtc="2026-07-19T20:21:00Z">
        <w:r w:rsidR="00B32883">
          <w:t>3</w:t>
        </w:r>
      </w:ins>
      <w:ins w:id="1186" w:author="BHA Regulatory Affairs Unit" w:date="2026-07-19T14:14:00Z" w16du:dateUtc="2026-07-19T20:14:00Z">
        <w:r w:rsidR="00B6177D">
          <w:t xml:space="preserve">, or by personnel deemed eligible by the BHASOs, in collaboration with BHA. </w:t>
        </w:r>
      </w:ins>
    </w:p>
    <w:p w14:paraId="6777BAC3" w14:textId="7B89D0F1" w:rsidR="00B6177D" w:rsidRDefault="000962DF" w:rsidP="000962DF">
      <w:pPr>
        <w:pStyle w:val="par3"/>
        <w:rPr>
          <w:ins w:id="1187" w:author="BHA Regulatory Affairs Unit" w:date="2026-07-19T14:14:00Z" w16du:dateUtc="2026-07-19T20:14:00Z"/>
        </w:rPr>
        <w:pPrChange w:id="1188" w:author="BHA Regulatory Affairs Unit" w:date="2026-08-28T06:51:00Z" w16du:dateUtc="2026-08-28T12:51:00Z">
          <w:pPr/>
        </w:pPrChange>
      </w:pPr>
      <w:ins w:id="1189" w:author="BHA Regulatory Affairs Unit" w:date="2026-08-28T06:51:00Z" w16du:dateUtc="2026-08-28T12:51:00Z">
        <w:r>
          <w:t>a.</w:t>
        </w:r>
        <w:r>
          <w:tab/>
        </w:r>
      </w:ins>
      <w:ins w:id="1190" w:author="BHA Regulatory Affairs Unit" w:date="2026-07-19T14:14:00Z" w16du:dateUtc="2026-07-19T20:14:00Z">
        <w:r w:rsidR="00B6177D">
          <w:t xml:space="preserve">Nonprofit organizations must ensure that staff have integrated military cultural competency training, and shall provide documentation of such training to the BHASOs, upon request. </w:t>
        </w:r>
      </w:ins>
    </w:p>
    <w:p w14:paraId="7744BD1A" w14:textId="12F32E33" w:rsidR="00B6177D" w:rsidRDefault="000962DF" w:rsidP="000962DF">
      <w:pPr>
        <w:pStyle w:val="par2"/>
        <w:rPr>
          <w:ins w:id="1191" w:author="BHA Regulatory Affairs Unit" w:date="2026-07-19T14:14:00Z" w16du:dateUtc="2026-07-19T20:14:00Z"/>
        </w:rPr>
        <w:pPrChange w:id="1192" w:author="BHA Regulatory Affairs Unit" w:date="2026-08-28T06:51:00Z" w16du:dateUtc="2026-08-28T12:51:00Z">
          <w:pPr/>
        </w:pPrChange>
      </w:pPr>
      <w:ins w:id="1193" w:author="BHA Regulatory Affairs Unit" w:date="2026-08-28T06:51:00Z" w16du:dateUtc="2026-08-28T12:51:00Z">
        <w:r>
          <w:t>3.</w:t>
        </w:r>
        <w:r>
          <w:tab/>
        </w:r>
      </w:ins>
      <w:ins w:id="1194" w:author="BHA Regulatory Affairs Unit" w:date="2026-07-19T14:14:00Z" w16du:dateUtc="2026-07-19T20:14:00Z">
        <w:r w:rsidR="00B6177D">
          <w:t>Services may include, but are not limited to:</w:t>
        </w:r>
      </w:ins>
    </w:p>
    <w:p w14:paraId="23178EBA" w14:textId="74DEC9B0" w:rsidR="00B6177D" w:rsidRDefault="000962DF" w:rsidP="000962DF">
      <w:pPr>
        <w:pStyle w:val="par3"/>
        <w:rPr>
          <w:ins w:id="1195" w:author="BHA Regulatory Affairs Unit" w:date="2026-07-19T14:14:00Z" w16du:dateUtc="2026-07-19T20:14:00Z"/>
        </w:rPr>
        <w:pPrChange w:id="1196" w:author="BHA Regulatory Affairs Unit" w:date="2026-08-28T06:51:00Z" w16du:dateUtc="2026-08-28T12:51:00Z">
          <w:pPr/>
        </w:pPrChange>
      </w:pPr>
      <w:ins w:id="1197" w:author="BHA Regulatory Affairs Unit" w:date="2026-08-28T06:51:00Z" w16du:dateUtc="2026-08-28T12:51:00Z">
        <w:r>
          <w:t>a.</w:t>
        </w:r>
        <w:r>
          <w:tab/>
        </w:r>
      </w:ins>
      <w:ins w:id="1198" w:author="BHA Regulatory Affairs Unit" w:date="2026-07-19T14:14:00Z" w16du:dateUtc="2026-07-19T20:14:00Z">
        <w:r w:rsidR="00B6177D">
          <w:t xml:space="preserve">Screening and assessment for each individual seeking services that may include, but is not limited to: </w:t>
        </w:r>
      </w:ins>
    </w:p>
    <w:p w14:paraId="59CB27D9" w14:textId="07FEEA47" w:rsidR="00B6177D" w:rsidRDefault="000962DF" w:rsidP="000962DF">
      <w:pPr>
        <w:pStyle w:val="par4"/>
        <w:rPr>
          <w:ins w:id="1199" w:author="BHA Regulatory Affairs Unit" w:date="2026-07-19T14:14:00Z" w16du:dateUtc="2026-07-19T20:14:00Z"/>
        </w:rPr>
        <w:pPrChange w:id="1200" w:author="BHA Regulatory Affairs Unit" w:date="2026-08-28T06:51:00Z" w16du:dateUtc="2026-08-28T12:51:00Z">
          <w:pPr/>
        </w:pPrChange>
      </w:pPr>
      <w:ins w:id="1201" w:author="BHA Regulatory Affairs Unit" w:date="2026-08-28T06:51:00Z" w16du:dateUtc="2026-08-28T12:51:00Z">
        <w:r>
          <w:t>(1)</w:t>
        </w:r>
        <w:r>
          <w:tab/>
        </w:r>
      </w:ins>
      <w:ins w:id="1202" w:author="BHA Regulatory Affairs Unit" w:date="2026-07-19T14:14:00Z" w16du:dateUtc="2026-07-19T20:14:00Z">
        <w:r w:rsidR="00B6177D">
          <w:t>Intake and needs assessment(s);</w:t>
        </w:r>
      </w:ins>
    </w:p>
    <w:p w14:paraId="61C48519" w14:textId="73CD1E0A" w:rsidR="00B6177D" w:rsidRDefault="000962DF" w:rsidP="000962DF">
      <w:pPr>
        <w:pStyle w:val="par4"/>
        <w:rPr>
          <w:ins w:id="1203" w:author="BHA Regulatory Affairs Unit" w:date="2026-07-19T14:14:00Z" w16du:dateUtc="2026-07-19T20:14:00Z"/>
        </w:rPr>
        <w:pPrChange w:id="1204" w:author="BHA Regulatory Affairs Unit" w:date="2026-08-28T06:51:00Z" w16du:dateUtc="2026-08-28T12:51:00Z">
          <w:pPr/>
        </w:pPrChange>
      </w:pPr>
      <w:ins w:id="1205" w:author="BHA Regulatory Affairs Unit" w:date="2026-08-28T06:51:00Z" w16du:dateUtc="2026-08-28T12:51:00Z">
        <w:r>
          <w:t>(2)</w:t>
        </w:r>
        <w:r>
          <w:tab/>
        </w:r>
      </w:ins>
      <w:ins w:id="1206" w:author="BHA Regulatory Affairs Unit" w:date="2026-07-19T14:14:00Z" w16du:dateUtc="2026-07-19T20:14:00Z">
        <w:r w:rsidR="00B6177D">
          <w:t>Psychological assessment(s); and/or</w:t>
        </w:r>
      </w:ins>
    </w:p>
    <w:p w14:paraId="4B33050B" w14:textId="734EC506" w:rsidR="00B6177D" w:rsidRDefault="000962DF" w:rsidP="000962DF">
      <w:pPr>
        <w:pStyle w:val="par4"/>
        <w:rPr>
          <w:ins w:id="1207" w:author="BHA Regulatory Affairs Unit" w:date="2026-07-19T14:14:00Z" w16du:dateUtc="2026-07-19T20:14:00Z"/>
        </w:rPr>
        <w:pPrChange w:id="1208" w:author="BHA Regulatory Affairs Unit" w:date="2026-08-28T06:51:00Z" w16du:dateUtc="2026-08-28T12:51:00Z">
          <w:pPr/>
        </w:pPrChange>
      </w:pPr>
      <w:ins w:id="1209" w:author="BHA Regulatory Affairs Unit" w:date="2026-08-28T06:51:00Z" w16du:dateUtc="2026-08-28T12:51:00Z">
        <w:r>
          <w:t>(3)</w:t>
        </w:r>
        <w:r>
          <w:tab/>
        </w:r>
      </w:ins>
      <w:ins w:id="1210" w:author="BHA Regulatory Affairs Unit" w:date="2026-07-19T14:14:00Z" w16du:dateUtc="2026-07-19T20:14:00Z">
        <w:r w:rsidR="00B6177D">
          <w:t xml:space="preserve">Substance use assessment(s). </w:t>
        </w:r>
      </w:ins>
    </w:p>
    <w:p w14:paraId="7F556596" w14:textId="0BECEDC7" w:rsidR="00B6177D" w:rsidRDefault="000962DF" w:rsidP="000962DF">
      <w:pPr>
        <w:pStyle w:val="par3"/>
        <w:rPr>
          <w:ins w:id="1211" w:author="BHA Regulatory Affairs Unit" w:date="2026-07-19T14:14:00Z" w16du:dateUtc="2026-07-19T20:14:00Z"/>
        </w:rPr>
        <w:pPrChange w:id="1212" w:author="BHA Regulatory Affairs Unit" w:date="2026-08-28T06:52:00Z" w16du:dateUtc="2026-08-28T12:52:00Z">
          <w:pPr/>
        </w:pPrChange>
      </w:pPr>
      <w:ins w:id="1213" w:author="BHA Regulatory Affairs Unit" w:date="2026-08-28T06:52:00Z" w16du:dateUtc="2026-08-28T12:52:00Z">
        <w:r>
          <w:t>b.</w:t>
        </w:r>
        <w:r>
          <w:tab/>
        </w:r>
      </w:ins>
      <w:ins w:id="1214" w:author="BHA Regulatory Affairs Unit" w:date="2026-07-19T14:14:00Z" w16du:dateUtc="2026-07-19T20:14:00Z">
        <w:r w:rsidR="00B6177D">
          <w:t xml:space="preserve">Individualized treatment planning; </w:t>
        </w:r>
      </w:ins>
    </w:p>
    <w:p w14:paraId="0A272F98" w14:textId="76368C87" w:rsidR="00B6177D" w:rsidRDefault="000962DF" w:rsidP="000962DF">
      <w:pPr>
        <w:pStyle w:val="par3"/>
        <w:rPr>
          <w:ins w:id="1215" w:author="BHA Regulatory Affairs Unit" w:date="2026-07-19T14:14:00Z" w16du:dateUtc="2026-07-19T20:14:00Z"/>
        </w:rPr>
        <w:pPrChange w:id="1216" w:author="BHA Regulatory Affairs Unit" w:date="2026-08-28T06:52:00Z" w16du:dateUtc="2026-08-28T12:52:00Z">
          <w:pPr/>
        </w:pPrChange>
      </w:pPr>
      <w:ins w:id="1217" w:author="BHA Regulatory Affairs Unit" w:date="2026-08-28T06:52:00Z" w16du:dateUtc="2026-08-28T12:52:00Z">
        <w:r>
          <w:t>c.</w:t>
        </w:r>
        <w:r>
          <w:tab/>
        </w:r>
      </w:ins>
      <w:ins w:id="1218" w:author="BHA Regulatory Affairs Unit" w:date="2026-07-19T14:14:00Z" w16du:dateUtc="2026-07-19T20:14:00Z">
        <w:r w:rsidR="00B6177D">
          <w:t>Case management and care coordination;</w:t>
        </w:r>
      </w:ins>
    </w:p>
    <w:p w14:paraId="1C5996B0" w14:textId="4470CAE6" w:rsidR="00B6177D" w:rsidRDefault="000962DF" w:rsidP="000962DF">
      <w:pPr>
        <w:pStyle w:val="par3"/>
        <w:rPr>
          <w:ins w:id="1219" w:author="BHA Regulatory Affairs Unit" w:date="2026-07-19T14:14:00Z" w16du:dateUtc="2026-07-19T20:14:00Z"/>
        </w:rPr>
        <w:pPrChange w:id="1220" w:author="BHA Regulatory Affairs Unit" w:date="2026-08-28T06:52:00Z" w16du:dateUtc="2026-08-28T12:52:00Z">
          <w:pPr/>
        </w:pPrChange>
      </w:pPr>
      <w:ins w:id="1221" w:author="BHA Regulatory Affairs Unit" w:date="2026-08-28T06:52:00Z" w16du:dateUtc="2026-08-28T12:52:00Z">
        <w:r>
          <w:t>d.</w:t>
        </w:r>
        <w:r>
          <w:tab/>
        </w:r>
      </w:ins>
      <w:ins w:id="1222" w:author="BHA Regulatory Affairs Unit" w:date="2026-07-19T14:14:00Z" w16du:dateUtc="2026-07-19T20:14:00Z">
        <w:r w:rsidR="00B6177D">
          <w:t xml:space="preserve">Psychotherapy; </w:t>
        </w:r>
      </w:ins>
    </w:p>
    <w:p w14:paraId="33F6A7D1" w14:textId="7DAD2EFE" w:rsidR="00B6177D" w:rsidRDefault="000962DF" w:rsidP="000962DF">
      <w:pPr>
        <w:pStyle w:val="par3"/>
        <w:rPr>
          <w:ins w:id="1223" w:author="BHA Regulatory Affairs Unit" w:date="2026-07-19T14:14:00Z" w16du:dateUtc="2026-07-19T20:14:00Z"/>
        </w:rPr>
        <w:pPrChange w:id="1224" w:author="BHA Regulatory Affairs Unit" w:date="2026-08-28T06:52:00Z" w16du:dateUtc="2026-08-28T12:52:00Z">
          <w:pPr/>
        </w:pPrChange>
      </w:pPr>
      <w:ins w:id="1225" w:author="BHA Regulatory Affairs Unit" w:date="2026-08-28T06:52:00Z" w16du:dateUtc="2026-08-28T12:52:00Z">
        <w:r>
          <w:t>e.</w:t>
        </w:r>
        <w:r>
          <w:tab/>
        </w:r>
      </w:ins>
      <w:ins w:id="1226" w:author="BHA Regulatory Affairs Unit" w:date="2026-07-19T14:14:00Z" w16du:dateUtc="2026-07-19T20:14:00Z">
        <w:r w:rsidR="00B6177D">
          <w:t>Peer services;</w:t>
        </w:r>
      </w:ins>
    </w:p>
    <w:p w14:paraId="1890DA84" w14:textId="5345C533" w:rsidR="00B6177D" w:rsidRDefault="000962DF" w:rsidP="000962DF">
      <w:pPr>
        <w:pStyle w:val="par3"/>
        <w:rPr>
          <w:ins w:id="1227" w:author="BHA Regulatory Affairs Unit" w:date="2026-07-19T14:14:00Z" w16du:dateUtc="2026-07-19T20:14:00Z"/>
        </w:rPr>
        <w:pPrChange w:id="1228" w:author="BHA Regulatory Affairs Unit" w:date="2026-08-28T06:52:00Z" w16du:dateUtc="2026-08-28T12:52:00Z">
          <w:pPr/>
        </w:pPrChange>
      </w:pPr>
      <w:ins w:id="1229" w:author="BHA Regulatory Affairs Unit" w:date="2026-08-28T06:52:00Z" w16du:dateUtc="2026-08-28T12:52:00Z">
        <w:r>
          <w:t>f.</w:t>
        </w:r>
        <w:r>
          <w:tab/>
        </w:r>
      </w:ins>
      <w:ins w:id="1230" w:author="BHA Regulatory Affairs Unit" w:date="2026-07-19T14:14:00Z" w16du:dateUtc="2026-07-19T20:14:00Z">
        <w:r w:rsidR="00B6177D">
          <w:t xml:space="preserve">Complementary behavioral health services, including but not limited to: </w:t>
        </w:r>
      </w:ins>
    </w:p>
    <w:p w14:paraId="081BA86A" w14:textId="52799CE7" w:rsidR="00B6177D" w:rsidRDefault="000962DF" w:rsidP="000962DF">
      <w:pPr>
        <w:pStyle w:val="par4"/>
        <w:rPr>
          <w:ins w:id="1231" w:author="BHA Regulatory Affairs Unit" w:date="2026-07-19T14:14:00Z" w16du:dateUtc="2026-07-19T20:14:00Z"/>
        </w:rPr>
        <w:pPrChange w:id="1232" w:author="BHA Regulatory Affairs Unit" w:date="2026-08-28T06:52:00Z" w16du:dateUtc="2026-08-28T12:52:00Z">
          <w:pPr/>
        </w:pPrChange>
      </w:pPr>
      <w:ins w:id="1233" w:author="BHA Regulatory Affairs Unit" w:date="2026-08-28T06:52:00Z" w16du:dateUtc="2026-08-28T12:52:00Z">
        <w:r>
          <w:t>(1)</w:t>
        </w:r>
        <w:r>
          <w:tab/>
        </w:r>
      </w:ins>
      <w:ins w:id="1234" w:author="BHA Regulatory Affairs Unit" w:date="2026-07-19T14:14:00Z" w16du:dateUtc="2026-07-19T20:14:00Z">
        <w:r w:rsidR="00B6177D">
          <w:t xml:space="preserve">Acupuncture; </w:t>
        </w:r>
      </w:ins>
    </w:p>
    <w:p w14:paraId="28188F4D" w14:textId="07192F9A" w:rsidR="00B6177D" w:rsidRDefault="000962DF" w:rsidP="000962DF">
      <w:pPr>
        <w:pStyle w:val="par4"/>
        <w:rPr>
          <w:ins w:id="1235" w:author="BHA Regulatory Affairs Unit" w:date="2026-07-19T14:14:00Z" w16du:dateUtc="2026-07-19T20:14:00Z"/>
        </w:rPr>
        <w:pPrChange w:id="1236" w:author="BHA Regulatory Affairs Unit" w:date="2026-08-28T06:52:00Z" w16du:dateUtc="2026-08-28T12:52:00Z">
          <w:pPr/>
        </w:pPrChange>
      </w:pPr>
      <w:ins w:id="1237" w:author="BHA Regulatory Affairs Unit" w:date="2026-08-28T06:52:00Z" w16du:dateUtc="2026-08-28T12:52:00Z">
        <w:r>
          <w:t>(2)</w:t>
        </w:r>
        <w:r>
          <w:tab/>
        </w:r>
      </w:ins>
      <w:ins w:id="1238" w:author="BHA Regulatory Affairs Unit" w:date="2026-07-19T14:14:00Z" w16du:dateUtc="2026-07-19T20:14:00Z">
        <w:r w:rsidR="00B6177D">
          <w:t xml:space="preserve">Healing touch therapy; </w:t>
        </w:r>
      </w:ins>
    </w:p>
    <w:p w14:paraId="513E3791" w14:textId="0B19803C" w:rsidR="00B6177D" w:rsidRDefault="000962DF" w:rsidP="000962DF">
      <w:pPr>
        <w:pStyle w:val="par4"/>
        <w:rPr>
          <w:ins w:id="1239" w:author="BHA Regulatory Affairs Unit" w:date="2026-07-19T14:14:00Z" w16du:dateUtc="2026-07-19T20:14:00Z"/>
        </w:rPr>
        <w:pPrChange w:id="1240" w:author="BHA Regulatory Affairs Unit" w:date="2026-08-28T06:52:00Z" w16du:dateUtc="2026-08-28T12:52:00Z">
          <w:pPr/>
        </w:pPrChange>
      </w:pPr>
      <w:ins w:id="1241" w:author="BHA Regulatory Affairs Unit" w:date="2026-08-28T06:52:00Z" w16du:dateUtc="2026-08-28T12:52:00Z">
        <w:r>
          <w:t>(3)</w:t>
        </w:r>
        <w:r>
          <w:tab/>
        </w:r>
      </w:ins>
      <w:ins w:id="1242" w:author="BHA Regulatory Affairs Unit" w:date="2026-07-19T14:14:00Z" w16du:dateUtc="2026-07-19T20:14:00Z">
        <w:r w:rsidR="00B6177D">
          <w:t xml:space="preserve">Massage therapy; </w:t>
        </w:r>
      </w:ins>
    </w:p>
    <w:p w14:paraId="5AE69129" w14:textId="70966885" w:rsidR="00B6177D" w:rsidRDefault="000962DF" w:rsidP="000962DF">
      <w:pPr>
        <w:pStyle w:val="par4"/>
        <w:rPr>
          <w:ins w:id="1243" w:author="BHA Regulatory Affairs Unit" w:date="2026-07-19T14:14:00Z" w16du:dateUtc="2026-07-19T20:14:00Z"/>
        </w:rPr>
        <w:pPrChange w:id="1244" w:author="BHA Regulatory Affairs Unit" w:date="2026-08-28T06:52:00Z" w16du:dateUtc="2026-08-28T12:52:00Z">
          <w:pPr/>
        </w:pPrChange>
      </w:pPr>
      <w:ins w:id="1245" w:author="BHA Regulatory Affairs Unit" w:date="2026-08-28T06:52:00Z" w16du:dateUtc="2026-08-28T12:52:00Z">
        <w:r>
          <w:t>(4)</w:t>
        </w:r>
        <w:r>
          <w:tab/>
        </w:r>
      </w:ins>
      <w:ins w:id="1246" w:author="BHA Regulatory Affairs Unit" w:date="2026-07-19T14:14:00Z" w16du:dateUtc="2026-07-19T20:14:00Z">
        <w:r w:rsidR="00B6177D">
          <w:t xml:space="preserve">Acupressure; </w:t>
        </w:r>
      </w:ins>
    </w:p>
    <w:p w14:paraId="5A5BC9C7" w14:textId="5526BB31" w:rsidR="00B6177D" w:rsidRDefault="000962DF" w:rsidP="000962DF">
      <w:pPr>
        <w:pStyle w:val="par4"/>
        <w:rPr>
          <w:ins w:id="1247" w:author="BHA Regulatory Affairs Unit" w:date="2026-07-19T14:14:00Z" w16du:dateUtc="2026-07-19T20:14:00Z"/>
        </w:rPr>
        <w:pPrChange w:id="1248" w:author="BHA Regulatory Affairs Unit" w:date="2026-08-28T06:52:00Z" w16du:dateUtc="2026-08-28T12:52:00Z">
          <w:pPr/>
        </w:pPrChange>
      </w:pPr>
      <w:ins w:id="1249" w:author="BHA Regulatory Affairs Unit" w:date="2026-08-28T06:52:00Z" w16du:dateUtc="2026-08-28T12:52:00Z">
        <w:r>
          <w:t>(5)</w:t>
        </w:r>
        <w:r>
          <w:tab/>
        </w:r>
      </w:ins>
      <w:ins w:id="1250" w:author="BHA Regulatory Affairs Unit" w:date="2026-07-19T14:14:00Z" w16du:dateUtc="2026-07-19T20:14:00Z">
        <w:r w:rsidR="00B6177D">
          <w:t>Alternative medicine; and</w:t>
        </w:r>
      </w:ins>
    </w:p>
    <w:p w14:paraId="0E58C91D" w14:textId="20F95608" w:rsidR="00B6177D" w:rsidRDefault="000962DF" w:rsidP="000962DF">
      <w:pPr>
        <w:pStyle w:val="par4"/>
        <w:rPr>
          <w:ins w:id="1251" w:author="BHA Regulatory Affairs Unit" w:date="2026-07-19T14:14:00Z" w16du:dateUtc="2026-07-19T20:14:00Z"/>
        </w:rPr>
        <w:pPrChange w:id="1252" w:author="BHA Regulatory Affairs Unit" w:date="2026-08-28T06:52:00Z" w16du:dateUtc="2026-08-28T12:52:00Z">
          <w:pPr/>
        </w:pPrChange>
      </w:pPr>
      <w:ins w:id="1253" w:author="BHA Regulatory Affairs Unit" w:date="2026-08-28T06:52:00Z" w16du:dateUtc="2026-08-28T12:52:00Z">
        <w:r>
          <w:t>(6</w:t>
        </w:r>
      </w:ins>
      <w:ins w:id="1254" w:author="BHA Regulatory Affairs Unit" w:date="2026-08-28T06:53:00Z" w16du:dateUtc="2026-08-28T12:53:00Z">
        <w:r>
          <w:t>)</w:t>
        </w:r>
        <w:r>
          <w:tab/>
        </w:r>
      </w:ins>
      <w:ins w:id="1255" w:author="BHA Regulatory Affairs Unit" w:date="2026-07-19T14:14:00Z" w16du:dateUtc="2026-07-19T20:14:00Z">
        <w:r w:rsidR="00B6177D">
          <w:t>Craniosacral therapy.</w:t>
        </w:r>
      </w:ins>
    </w:p>
    <w:p w14:paraId="7F280DA3" w14:textId="7391CA9F" w:rsidR="00B6177D" w:rsidRDefault="00A31C66" w:rsidP="000962DF">
      <w:pPr>
        <w:pStyle w:val="par3"/>
        <w:rPr>
          <w:ins w:id="1256" w:author="BHA Regulatory Affairs Unit" w:date="2026-07-19T14:14:00Z" w16du:dateUtc="2026-07-19T20:14:00Z"/>
        </w:rPr>
        <w:pPrChange w:id="1257" w:author="BHA Regulatory Affairs Unit" w:date="2026-08-28T06:53:00Z" w16du:dateUtc="2026-08-28T12:53:00Z">
          <w:pPr/>
        </w:pPrChange>
      </w:pPr>
      <w:ins w:id="1258" w:author="BHA Regulatory Affairs Unit" w:date="2026-08-28T06:53:00Z" w16du:dateUtc="2026-08-28T12:53:00Z">
        <w:r>
          <w:t>g.</w:t>
        </w:r>
        <w:r>
          <w:tab/>
        </w:r>
      </w:ins>
      <w:ins w:id="1259" w:author="BHA Regulatory Affairs Unit" w:date="2026-07-19T14:14:00Z" w16du:dateUtc="2026-07-19T20:14:00Z">
        <w:r w:rsidR="00B6177D">
          <w:t xml:space="preserve">Any additional services provided by qualified health care professionals as defined in Part </w:t>
        </w:r>
      </w:ins>
      <w:ins w:id="1260" w:author="BHA Regulatory Affairs Unit" w:date="2026-07-19T14:20:00Z" w16du:dateUtc="2026-07-19T20:20:00Z">
        <w:r w:rsidR="00B6177D">
          <w:t>3</w:t>
        </w:r>
      </w:ins>
      <w:ins w:id="1261" w:author="BHA Regulatory Affairs Unit" w:date="2026-07-19T14:14:00Z" w16du:dateUtc="2026-07-19T20:14:00Z">
        <w:r w:rsidR="00B6177D">
          <w:t xml:space="preserve">.2 of this Chapter </w:t>
        </w:r>
      </w:ins>
      <w:ins w:id="1262" w:author="BHA Regulatory Affairs Unit" w:date="2026-07-19T14:20:00Z" w16du:dateUtc="2026-07-19T20:20:00Z">
        <w:r w:rsidR="00B6177D">
          <w:t>3</w:t>
        </w:r>
      </w:ins>
      <w:ins w:id="1263" w:author="BHA Regulatory Affairs Unit" w:date="2026-07-19T14:14:00Z" w16du:dateUtc="2026-07-19T20:14:00Z">
        <w:r w:rsidR="00B6177D">
          <w:t xml:space="preserve">, or as deemed eligible by the BHASOs, in collaboration with BHA. </w:t>
        </w:r>
      </w:ins>
    </w:p>
    <w:p w14:paraId="3EA01795" w14:textId="17A42AB9" w:rsidR="00B6177D" w:rsidRDefault="00A31C66" w:rsidP="00A31C66">
      <w:pPr>
        <w:pStyle w:val="par1"/>
        <w:rPr>
          <w:ins w:id="1264" w:author="BHA Regulatory Affairs Unit" w:date="2026-07-19T14:14:00Z" w16du:dateUtc="2026-07-19T20:14:00Z"/>
        </w:rPr>
        <w:pPrChange w:id="1265" w:author="BHA Regulatory Affairs Unit" w:date="2026-08-28T06:53:00Z" w16du:dateUtc="2026-08-28T12:53:00Z">
          <w:pPr/>
        </w:pPrChange>
      </w:pPr>
      <w:ins w:id="1266" w:author="BHA Regulatory Affairs Unit" w:date="2026-08-28T06:53:00Z" w16du:dateUtc="2026-08-28T12:53:00Z">
        <w:r>
          <w:t>D.</w:t>
        </w:r>
        <w:r>
          <w:tab/>
        </w:r>
      </w:ins>
      <w:ins w:id="1267" w:author="BHA Regulatory Affairs Unit" w:date="2026-07-19T14:14:00Z" w16du:dateUtc="2026-07-19T20:14:00Z">
        <w:r w:rsidR="00B6177D">
          <w:t xml:space="preserve">Reporting  </w:t>
        </w:r>
      </w:ins>
    </w:p>
    <w:p w14:paraId="1EB5823A" w14:textId="4CCA90DF" w:rsidR="00B6177D" w:rsidRDefault="00A31C66" w:rsidP="00A31C66">
      <w:pPr>
        <w:pStyle w:val="par2"/>
        <w:rPr>
          <w:ins w:id="1268" w:author="BHA Regulatory Affairs Unit" w:date="2026-07-19T14:14:00Z" w16du:dateUtc="2026-07-19T20:14:00Z"/>
        </w:rPr>
        <w:pPrChange w:id="1269" w:author="BHA Regulatory Affairs Unit" w:date="2026-08-28T06:53:00Z" w16du:dateUtc="2026-08-28T12:53:00Z">
          <w:pPr/>
        </w:pPrChange>
      </w:pPr>
      <w:ins w:id="1270" w:author="BHA Regulatory Affairs Unit" w:date="2026-08-28T06:54:00Z" w16du:dateUtc="2026-08-28T12:54:00Z">
        <w:r>
          <w:t>1.</w:t>
        </w:r>
        <w:r>
          <w:tab/>
        </w:r>
      </w:ins>
      <w:ins w:id="1271" w:author="BHA Regulatory Affairs Unit" w:date="2026-07-19T14:14:00Z" w16du:dateUtc="2026-07-19T20:14:00Z">
        <w:r w:rsidR="00B6177D">
          <w:t>In collaboration with BHA, BHASOs shall determine reporting requirements and performance metrics for nonprofits receiving funds that demonstrate the utilization and impact of the funds provided. Performance metrics shall include measures of the type, timing, quantity, and quality of services delivered, and mental health and behavioral health outcomes.</w:t>
        </w:r>
      </w:ins>
    </w:p>
    <w:p w14:paraId="3982B497" w14:textId="48AC99CC" w:rsidR="00F2057B" w:rsidRDefault="00A31C66" w:rsidP="00A31C66">
      <w:pPr>
        <w:pStyle w:val="par2"/>
        <w:rPr>
          <w:ins w:id="1272" w:author="BHA Regulatory Affairs Unit" w:date="2026-07-27T07:53:00Z" w16du:dateUtc="2026-07-27T13:53:00Z"/>
        </w:rPr>
        <w:pPrChange w:id="1273" w:author="BHA Regulatory Affairs Unit" w:date="2026-08-28T06:53:00Z" w16du:dateUtc="2026-08-28T12:53:00Z">
          <w:pPr>
            <w:pStyle w:val="ListParagraph"/>
            <w:numPr>
              <w:ilvl w:val="1"/>
              <w:numId w:val="43"/>
            </w:numPr>
            <w:ind w:left="1440" w:hanging="720"/>
          </w:pPr>
        </w:pPrChange>
      </w:pPr>
      <w:ins w:id="1274" w:author="BHA Regulatory Affairs Unit" w:date="2026-08-28T06:54:00Z" w16du:dateUtc="2026-08-28T12:54:00Z">
        <w:r>
          <w:t>2.</w:t>
        </w:r>
        <w:r>
          <w:tab/>
        </w:r>
      </w:ins>
      <w:ins w:id="1275" w:author="BHA Regulatory Affairs Unit" w:date="2026-07-19T14:14:00Z" w16du:dateUtc="2026-07-19T20:14:00Z">
        <w:r w:rsidR="00B6177D">
          <w:t>BHASOs shall submit a report to BHA in a format, frequency, and manner as prescribed or otherwise directed by BHA.</w:t>
        </w:r>
      </w:ins>
    </w:p>
    <w:p w14:paraId="5A2F7056" w14:textId="6E3C2B27" w:rsidR="00B6177D" w:rsidRDefault="00F2057B">
      <w:pPr>
        <w:spacing w:before="0" w:line="240" w:lineRule="auto"/>
        <w:rPr>
          <w:ins w:id="1276" w:author="BHA Regulatory Affairs Unit" w:date="2026-07-19T14:22:00Z" w16du:dateUtc="2026-07-19T20:22:00Z"/>
        </w:rPr>
        <w:pPrChange w:id="1277" w:author="BHA Regulatory Affairs Unit" w:date="2026-07-27T07:53:00Z" w16du:dateUtc="2026-07-27T13:53:00Z">
          <w:pPr>
            <w:pStyle w:val="ListParagraph"/>
            <w:numPr>
              <w:ilvl w:val="1"/>
              <w:numId w:val="43"/>
            </w:numPr>
            <w:ind w:left="1440" w:hanging="720"/>
          </w:pPr>
        </w:pPrChange>
      </w:pPr>
      <w:ins w:id="1278" w:author="BHA Regulatory Affairs Unit" w:date="2026-07-27T07:53:00Z" w16du:dateUtc="2026-07-27T13:53:00Z">
        <w:r>
          <w:br w:type="page"/>
        </w:r>
      </w:ins>
    </w:p>
    <w:p w14:paraId="7A637297" w14:textId="51160ADE" w:rsidR="00B32883" w:rsidRDefault="00B32883" w:rsidP="008F2EA9">
      <w:pPr>
        <w:pStyle w:val="Heading2"/>
        <w:rPr>
          <w:ins w:id="1279" w:author="BHA Regulatory Affairs Unit" w:date="2026-07-19T14:22:00Z" w16du:dateUtc="2026-07-19T20:22:00Z"/>
        </w:rPr>
      </w:pPr>
      <w:commentRangeStart w:id="1280"/>
      <w:ins w:id="1281" w:author="BHA Regulatory Affairs Unit" w:date="2026-07-19T14:22:00Z" w16du:dateUtc="2026-07-19T20:22:00Z">
        <w:r>
          <w:t>APPENDIX</w:t>
        </w:r>
      </w:ins>
      <w:commentRangeEnd w:id="1280"/>
      <w:r w:rsidR="00C45233">
        <w:rPr>
          <w:rStyle w:val="CommentReference"/>
          <w:sz w:val="24"/>
          <w:szCs w:val="24"/>
        </w:rPr>
        <w:commentReference w:id="1280"/>
      </w:r>
      <w:ins w:id="1282" w:author="BHA Regulatory Affairs Unit" w:date="2026-07-19T14:22:00Z" w16du:dateUtc="2026-07-19T20:22:00Z">
        <w:r>
          <w:t xml:space="preserve"> A – DESIGNATING COUNTY TYPES</w:t>
        </w:r>
      </w:ins>
    </w:p>
    <w:p w14:paraId="74A82B07" w14:textId="310855FA" w:rsidR="000D50B7" w:rsidRDefault="000D50B7" w:rsidP="000D50B7">
      <w:pPr>
        <w:pStyle w:val="par1"/>
        <w:rPr>
          <w:ins w:id="1283" w:author="BHA Regulatory Affairs Unit" w:date="2026-08-28T07:02:00Z" w16du:dateUtc="2026-08-28T13:02:00Z"/>
        </w:rPr>
        <w:pPrChange w:id="1284" w:author="BHA Regulatory Affairs Unit" w:date="2026-08-28T07:02:00Z" w16du:dateUtc="2026-08-28T13:02:00Z">
          <w:pPr/>
        </w:pPrChange>
      </w:pPr>
      <w:ins w:id="1285" w:author="BHA Regulatory Affairs Unit" w:date="2026-08-28T07:02:00Z" w16du:dateUtc="2026-08-28T13:02:00Z">
        <w:r>
          <w:t>A.</w:t>
        </w:r>
        <w:r>
          <w:tab/>
          <w:t>The following list of Colorado County designations is incorporated by reference into this Volume from Department of Insurance Regulations 3 CCR 702-4 Series 4-2 Part 4-2-53</w:t>
        </w:r>
      </w:ins>
      <w:ins w:id="1286" w:author="BHA Regulatory Affairs Unit" w:date="2026-08-28T07:03:00Z" w16du:dateUtc="2026-08-28T13:03:00Z">
        <w:r>
          <w:t xml:space="preserve"> Appendix A, as defined in Part 1.2 of these Rules</w:t>
        </w:r>
        <w:r w:rsidR="00C27E32">
          <w:t>.</w:t>
        </w:r>
      </w:ins>
    </w:p>
    <w:p w14:paraId="6A81E5A0" w14:textId="7D2F9C6F" w:rsidR="00B32883" w:rsidRPr="00B32883" w:rsidRDefault="00A31C66" w:rsidP="00A31C66">
      <w:pPr>
        <w:pStyle w:val="par2"/>
        <w:rPr>
          <w:ins w:id="1287" w:author="BHA Regulatory Affairs Unit" w:date="2026-07-19T14:23:00Z"/>
        </w:rPr>
        <w:pPrChange w:id="1288" w:author="BHA Regulatory Affairs Unit" w:date="2026-08-28T06:56:00Z" w16du:dateUtc="2026-08-28T12:56:00Z">
          <w:pPr>
            <w:pStyle w:val="ListParagraph"/>
            <w:numPr>
              <w:numId w:val="46"/>
            </w:numPr>
            <w:ind w:hanging="720"/>
          </w:pPr>
        </w:pPrChange>
      </w:pPr>
      <w:ins w:id="1289" w:author="BHA Regulatory Affairs Unit" w:date="2026-08-28T06:56:00Z" w16du:dateUtc="2026-08-28T12:56:00Z">
        <w:r>
          <w:t>1.</w:t>
        </w:r>
        <w:r>
          <w:tab/>
        </w:r>
      </w:ins>
      <w:ins w:id="1290" w:author="BHA Regulatory Affairs Unit" w:date="2026-07-19T14:23:00Z">
        <w:r w:rsidR="00B32883" w:rsidRPr="00B32883">
          <w:t>Adams</w:t>
        </w:r>
      </w:ins>
      <w:ins w:id="1291" w:author="BHA Regulatory Affairs Unit" w:date="2026-08-28T06:56:00Z" w16du:dateUtc="2026-08-28T12:56:00Z">
        <w:r w:rsidRPr="00B32883">
          <w:t>: Metro</w:t>
        </w:r>
      </w:ins>
    </w:p>
    <w:p w14:paraId="14532855" w14:textId="72BF8DC4" w:rsidR="00B32883" w:rsidRPr="00B32883" w:rsidRDefault="00A31C66" w:rsidP="00A31C66">
      <w:pPr>
        <w:pStyle w:val="par2"/>
        <w:rPr>
          <w:ins w:id="1292" w:author="BHA Regulatory Affairs Unit" w:date="2026-07-19T14:23:00Z"/>
        </w:rPr>
        <w:pPrChange w:id="1293" w:author="BHA Regulatory Affairs Unit" w:date="2026-08-28T06:56:00Z" w16du:dateUtc="2026-08-28T12:56:00Z">
          <w:pPr>
            <w:pStyle w:val="ListParagraph"/>
            <w:numPr>
              <w:numId w:val="46"/>
            </w:numPr>
            <w:ind w:hanging="720"/>
          </w:pPr>
        </w:pPrChange>
      </w:pPr>
      <w:ins w:id="1294" w:author="BHA Regulatory Affairs Unit" w:date="2026-08-28T06:56:00Z" w16du:dateUtc="2026-08-28T12:56:00Z">
        <w:r>
          <w:t>2.</w:t>
        </w:r>
        <w:r>
          <w:tab/>
        </w:r>
      </w:ins>
      <w:ins w:id="1295" w:author="BHA Regulatory Affairs Unit" w:date="2026-07-19T14:23:00Z">
        <w:r w:rsidR="00B32883" w:rsidRPr="00B32883">
          <w:t>Alamosa: Rural</w:t>
        </w:r>
      </w:ins>
    </w:p>
    <w:p w14:paraId="553F0C5C" w14:textId="0D665681" w:rsidR="00B32883" w:rsidRPr="00B32883" w:rsidRDefault="00A31C66" w:rsidP="00A31C66">
      <w:pPr>
        <w:pStyle w:val="par2"/>
        <w:rPr>
          <w:ins w:id="1296" w:author="BHA Regulatory Affairs Unit" w:date="2026-07-19T14:23:00Z"/>
        </w:rPr>
        <w:pPrChange w:id="1297" w:author="BHA Regulatory Affairs Unit" w:date="2026-08-28T06:56:00Z" w16du:dateUtc="2026-08-28T12:56:00Z">
          <w:pPr>
            <w:pStyle w:val="ListParagraph"/>
            <w:numPr>
              <w:numId w:val="46"/>
            </w:numPr>
            <w:ind w:hanging="720"/>
          </w:pPr>
        </w:pPrChange>
      </w:pPr>
      <w:ins w:id="1298" w:author="BHA Regulatory Affairs Unit" w:date="2026-08-28T06:56:00Z" w16du:dateUtc="2026-08-28T12:56:00Z">
        <w:r>
          <w:t>3.</w:t>
        </w:r>
        <w:r>
          <w:tab/>
        </w:r>
      </w:ins>
      <w:ins w:id="1299" w:author="BHA Regulatory Affairs Unit" w:date="2026-07-19T14:23:00Z">
        <w:r w:rsidR="00B32883" w:rsidRPr="00B32883">
          <w:t>Arapahoe: Metro</w:t>
        </w:r>
      </w:ins>
    </w:p>
    <w:p w14:paraId="6ECA0A33" w14:textId="4D33E765" w:rsidR="00B32883" w:rsidRPr="00B32883" w:rsidRDefault="00A31C66" w:rsidP="00A31C66">
      <w:pPr>
        <w:pStyle w:val="par2"/>
        <w:rPr>
          <w:ins w:id="1300" w:author="BHA Regulatory Affairs Unit" w:date="2026-07-19T14:23:00Z"/>
        </w:rPr>
        <w:pPrChange w:id="1301" w:author="BHA Regulatory Affairs Unit" w:date="2026-08-28T06:56:00Z" w16du:dateUtc="2026-08-28T12:56:00Z">
          <w:pPr>
            <w:pStyle w:val="ListParagraph"/>
            <w:numPr>
              <w:numId w:val="46"/>
            </w:numPr>
            <w:ind w:hanging="720"/>
          </w:pPr>
        </w:pPrChange>
      </w:pPr>
      <w:ins w:id="1302" w:author="BHA Regulatory Affairs Unit" w:date="2026-08-28T06:56:00Z" w16du:dateUtc="2026-08-28T12:56:00Z">
        <w:r>
          <w:t>4.</w:t>
        </w:r>
        <w:r>
          <w:tab/>
        </w:r>
      </w:ins>
      <w:ins w:id="1303" w:author="BHA Regulatory Affairs Unit" w:date="2026-07-19T14:23:00Z">
        <w:r w:rsidR="00B32883" w:rsidRPr="00B32883">
          <w:t>Archuleta: Rural</w:t>
        </w:r>
      </w:ins>
    </w:p>
    <w:p w14:paraId="57F62C21" w14:textId="529EACDA" w:rsidR="00B32883" w:rsidRPr="00B32883" w:rsidRDefault="00A31C66" w:rsidP="00A31C66">
      <w:pPr>
        <w:pStyle w:val="par2"/>
        <w:rPr>
          <w:ins w:id="1304" w:author="BHA Regulatory Affairs Unit" w:date="2026-07-19T14:23:00Z"/>
        </w:rPr>
        <w:pPrChange w:id="1305" w:author="BHA Regulatory Affairs Unit" w:date="2026-08-28T06:56:00Z" w16du:dateUtc="2026-08-28T12:56:00Z">
          <w:pPr>
            <w:pStyle w:val="ListParagraph"/>
            <w:numPr>
              <w:numId w:val="46"/>
            </w:numPr>
            <w:ind w:hanging="720"/>
          </w:pPr>
        </w:pPrChange>
      </w:pPr>
      <w:ins w:id="1306" w:author="BHA Regulatory Affairs Unit" w:date="2026-08-28T06:56:00Z" w16du:dateUtc="2026-08-28T12:56:00Z">
        <w:r>
          <w:t>5.</w:t>
        </w:r>
        <w:r>
          <w:tab/>
        </w:r>
      </w:ins>
      <w:ins w:id="1307" w:author="BHA Regulatory Affairs Unit" w:date="2026-07-19T14:23:00Z">
        <w:r w:rsidR="00B32883" w:rsidRPr="00B32883">
          <w:t>Baca: CEAC</w:t>
        </w:r>
      </w:ins>
    </w:p>
    <w:p w14:paraId="1A07D385" w14:textId="3D1CAE9E" w:rsidR="00B32883" w:rsidRPr="00B32883" w:rsidRDefault="00A31C66" w:rsidP="00A31C66">
      <w:pPr>
        <w:pStyle w:val="par2"/>
        <w:rPr>
          <w:ins w:id="1308" w:author="BHA Regulatory Affairs Unit" w:date="2026-07-19T14:23:00Z"/>
        </w:rPr>
        <w:pPrChange w:id="1309" w:author="BHA Regulatory Affairs Unit" w:date="2026-08-28T06:56:00Z" w16du:dateUtc="2026-08-28T12:56:00Z">
          <w:pPr>
            <w:pStyle w:val="ListParagraph"/>
            <w:numPr>
              <w:numId w:val="46"/>
            </w:numPr>
            <w:ind w:hanging="720"/>
          </w:pPr>
        </w:pPrChange>
      </w:pPr>
      <w:ins w:id="1310" w:author="BHA Regulatory Affairs Unit" w:date="2026-08-28T06:56:00Z" w16du:dateUtc="2026-08-28T12:56:00Z">
        <w:r>
          <w:t>6.</w:t>
        </w:r>
        <w:r>
          <w:tab/>
        </w:r>
      </w:ins>
      <w:ins w:id="1311" w:author="BHA Regulatory Affairs Unit" w:date="2026-07-19T14:23:00Z">
        <w:r w:rsidR="00B32883" w:rsidRPr="00B32883">
          <w:t>Bent: CEAC</w:t>
        </w:r>
      </w:ins>
    </w:p>
    <w:p w14:paraId="394A4D83" w14:textId="70C36AE8" w:rsidR="00B32883" w:rsidRPr="00B32883" w:rsidRDefault="00A31C66" w:rsidP="00A31C66">
      <w:pPr>
        <w:pStyle w:val="par2"/>
        <w:rPr>
          <w:ins w:id="1312" w:author="BHA Regulatory Affairs Unit" w:date="2026-07-19T14:23:00Z"/>
        </w:rPr>
        <w:pPrChange w:id="1313" w:author="BHA Regulatory Affairs Unit" w:date="2026-08-28T06:56:00Z" w16du:dateUtc="2026-08-28T12:56:00Z">
          <w:pPr>
            <w:pStyle w:val="ListParagraph"/>
            <w:numPr>
              <w:numId w:val="46"/>
            </w:numPr>
            <w:ind w:hanging="720"/>
          </w:pPr>
        </w:pPrChange>
      </w:pPr>
      <w:ins w:id="1314" w:author="BHA Regulatory Affairs Unit" w:date="2026-08-28T06:56:00Z" w16du:dateUtc="2026-08-28T12:56:00Z">
        <w:r>
          <w:t>7.</w:t>
        </w:r>
        <w:r>
          <w:tab/>
        </w:r>
      </w:ins>
      <w:ins w:id="1315" w:author="BHA Regulatory Affairs Unit" w:date="2026-07-19T14:23:00Z">
        <w:r w:rsidR="00B32883" w:rsidRPr="00B32883">
          <w:t>Boulder: Metro</w:t>
        </w:r>
      </w:ins>
    </w:p>
    <w:p w14:paraId="728C7D45" w14:textId="463FF15D" w:rsidR="00B32883" w:rsidRPr="00B32883" w:rsidRDefault="00A31C66" w:rsidP="00A31C66">
      <w:pPr>
        <w:pStyle w:val="par2"/>
        <w:rPr>
          <w:ins w:id="1316" w:author="BHA Regulatory Affairs Unit" w:date="2026-07-19T14:23:00Z"/>
        </w:rPr>
        <w:pPrChange w:id="1317" w:author="BHA Regulatory Affairs Unit" w:date="2026-08-28T06:56:00Z" w16du:dateUtc="2026-08-28T12:56:00Z">
          <w:pPr>
            <w:pStyle w:val="ListParagraph"/>
            <w:numPr>
              <w:numId w:val="46"/>
            </w:numPr>
            <w:ind w:hanging="720"/>
          </w:pPr>
        </w:pPrChange>
      </w:pPr>
      <w:ins w:id="1318" w:author="BHA Regulatory Affairs Unit" w:date="2026-08-28T06:56:00Z" w16du:dateUtc="2026-08-28T12:56:00Z">
        <w:r>
          <w:t>8.</w:t>
        </w:r>
        <w:r>
          <w:tab/>
        </w:r>
      </w:ins>
      <w:ins w:id="1319" w:author="BHA Regulatory Affairs Unit" w:date="2026-07-19T14:23:00Z">
        <w:r w:rsidR="00B32883" w:rsidRPr="00B32883">
          <w:t>Broomfield: Metro</w:t>
        </w:r>
      </w:ins>
    </w:p>
    <w:p w14:paraId="12AEA260" w14:textId="0318F944" w:rsidR="00B32883" w:rsidRPr="00B32883" w:rsidRDefault="00A31C66" w:rsidP="00A31C66">
      <w:pPr>
        <w:pStyle w:val="par2"/>
        <w:rPr>
          <w:ins w:id="1320" w:author="BHA Regulatory Affairs Unit" w:date="2026-07-19T14:23:00Z"/>
        </w:rPr>
        <w:pPrChange w:id="1321" w:author="BHA Regulatory Affairs Unit" w:date="2026-08-28T06:56:00Z" w16du:dateUtc="2026-08-28T12:56:00Z">
          <w:pPr>
            <w:pStyle w:val="ListParagraph"/>
            <w:numPr>
              <w:numId w:val="46"/>
            </w:numPr>
            <w:ind w:hanging="720"/>
          </w:pPr>
        </w:pPrChange>
      </w:pPr>
      <w:ins w:id="1322" w:author="BHA Regulatory Affairs Unit" w:date="2026-08-28T06:56:00Z" w16du:dateUtc="2026-08-28T12:56:00Z">
        <w:r>
          <w:t>9.</w:t>
        </w:r>
        <w:r>
          <w:tab/>
        </w:r>
      </w:ins>
      <w:ins w:id="1323" w:author="BHA Regulatory Affairs Unit" w:date="2026-07-19T14:23:00Z">
        <w:r w:rsidR="00B32883" w:rsidRPr="00B32883">
          <w:t>Chaffee: Rural</w:t>
        </w:r>
      </w:ins>
    </w:p>
    <w:p w14:paraId="5097FC57" w14:textId="475A532A" w:rsidR="00B32883" w:rsidRPr="00B32883" w:rsidRDefault="00A31C66" w:rsidP="00A31C66">
      <w:pPr>
        <w:pStyle w:val="par2"/>
        <w:rPr>
          <w:ins w:id="1324" w:author="BHA Regulatory Affairs Unit" w:date="2026-07-19T14:23:00Z"/>
        </w:rPr>
        <w:pPrChange w:id="1325" w:author="BHA Regulatory Affairs Unit" w:date="2026-08-28T06:56:00Z" w16du:dateUtc="2026-08-28T12:56:00Z">
          <w:pPr>
            <w:pStyle w:val="ListParagraph"/>
            <w:numPr>
              <w:numId w:val="46"/>
            </w:numPr>
            <w:ind w:hanging="720"/>
          </w:pPr>
        </w:pPrChange>
      </w:pPr>
      <w:ins w:id="1326" w:author="BHA Regulatory Affairs Unit" w:date="2026-08-28T06:56:00Z" w16du:dateUtc="2026-08-28T12:56:00Z">
        <w:r>
          <w:t>10.</w:t>
        </w:r>
        <w:r>
          <w:tab/>
        </w:r>
      </w:ins>
      <w:ins w:id="1327" w:author="BHA Regulatory Affairs Unit" w:date="2026-07-19T14:23:00Z">
        <w:r w:rsidR="00B32883" w:rsidRPr="00B32883">
          <w:t>Cheyenne: CEAC</w:t>
        </w:r>
      </w:ins>
    </w:p>
    <w:p w14:paraId="71B869AC" w14:textId="3005945D" w:rsidR="00B32883" w:rsidRPr="00B32883" w:rsidRDefault="00A31C66" w:rsidP="00A31C66">
      <w:pPr>
        <w:pStyle w:val="par2"/>
        <w:rPr>
          <w:ins w:id="1328" w:author="BHA Regulatory Affairs Unit" w:date="2026-07-19T14:23:00Z"/>
        </w:rPr>
        <w:pPrChange w:id="1329" w:author="BHA Regulatory Affairs Unit" w:date="2026-08-28T06:56:00Z" w16du:dateUtc="2026-08-28T12:56:00Z">
          <w:pPr>
            <w:pStyle w:val="ListParagraph"/>
            <w:numPr>
              <w:numId w:val="46"/>
            </w:numPr>
            <w:ind w:hanging="720"/>
          </w:pPr>
        </w:pPrChange>
      </w:pPr>
      <w:ins w:id="1330" w:author="BHA Regulatory Affairs Unit" w:date="2026-08-28T06:56:00Z" w16du:dateUtc="2026-08-28T12:56:00Z">
        <w:r>
          <w:t>11.</w:t>
        </w:r>
        <w:r>
          <w:tab/>
        </w:r>
      </w:ins>
      <w:ins w:id="1331" w:author="BHA Regulatory Affairs Unit" w:date="2026-07-19T14:23:00Z">
        <w:r w:rsidR="00B32883" w:rsidRPr="00B32883">
          <w:t>Clear Creek: Rural</w:t>
        </w:r>
      </w:ins>
    </w:p>
    <w:p w14:paraId="4ABAE40B" w14:textId="3104EAF5" w:rsidR="00B32883" w:rsidRPr="00B32883" w:rsidRDefault="00A31C66" w:rsidP="00A31C66">
      <w:pPr>
        <w:pStyle w:val="par2"/>
        <w:rPr>
          <w:ins w:id="1332" w:author="BHA Regulatory Affairs Unit" w:date="2026-07-19T14:23:00Z"/>
        </w:rPr>
        <w:pPrChange w:id="1333" w:author="BHA Regulatory Affairs Unit" w:date="2026-08-28T06:56:00Z" w16du:dateUtc="2026-08-28T12:56:00Z">
          <w:pPr>
            <w:pStyle w:val="ListParagraph"/>
            <w:numPr>
              <w:numId w:val="46"/>
            </w:numPr>
            <w:ind w:hanging="720"/>
          </w:pPr>
        </w:pPrChange>
      </w:pPr>
      <w:ins w:id="1334" w:author="BHA Regulatory Affairs Unit" w:date="2026-08-28T06:57:00Z" w16du:dateUtc="2026-08-28T12:57:00Z">
        <w:r>
          <w:t>12.</w:t>
        </w:r>
        <w:r>
          <w:tab/>
        </w:r>
      </w:ins>
      <w:ins w:id="1335" w:author="BHA Regulatory Affairs Unit" w:date="2026-07-19T14:23:00Z">
        <w:r w:rsidR="00B32883" w:rsidRPr="00B32883">
          <w:t>Conejos: CEAC</w:t>
        </w:r>
      </w:ins>
    </w:p>
    <w:p w14:paraId="7ECB5DDF" w14:textId="2EFAC99B" w:rsidR="00B32883" w:rsidRPr="00B32883" w:rsidRDefault="00A31C66" w:rsidP="00A31C66">
      <w:pPr>
        <w:pStyle w:val="par2"/>
        <w:rPr>
          <w:ins w:id="1336" w:author="BHA Regulatory Affairs Unit" w:date="2026-07-19T14:23:00Z"/>
        </w:rPr>
        <w:pPrChange w:id="1337" w:author="BHA Regulatory Affairs Unit" w:date="2026-08-28T06:56:00Z" w16du:dateUtc="2026-08-28T12:56:00Z">
          <w:pPr>
            <w:pStyle w:val="ListParagraph"/>
            <w:numPr>
              <w:numId w:val="46"/>
            </w:numPr>
            <w:ind w:hanging="720"/>
          </w:pPr>
        </w:pPrChange>
      </w:pPr>
      <w:ins w:id="1338" w:author="BHA Regulatory Affairs Unit" w:date="2026-08-28T06:57:00Z" w16du:dateUtc="2026-08-28T12:57:00Z">
        <w:r>
          <w:t>13.</w:t>
        </w:r>
        <w:r>
          <w:tab/>
        </w:r>
      </w:ins>
      <w:ins w:id="1339" w:author="BHA Regulatory Affairs Unit" w:date="2026-07-19T14:23:00Z">
        <w:r w:rsidR="00B32883" w:rsidRPr="00B32883">
          <w:t>Costilla: CEAC</w:t>
        </w:r>
      </w:ins>
    </w:p>
    <w:p w14:paraId="5ADD3915" w14:textId="692166DE" w:rsidR="00B32883" w:rsidRPr="00B32883" w:rsidRDefault="00A31C66" w:rsidP="00A31C66">
      <w:pPr>
        <w:pStyle w:val="par2"/>
        <w:rPr>
          <w:ins w:id="1340" w:author="BHA Regulatory Affairs Unit" w:date="2026-07-19T14:23:00Z"/>
        </w:rPr>
        <w:pPrChange w:id="1341" w:author="BHA Regulatory Affairs Unit" w:date="2026-08-28T06:56:00Z" w16du:dateUtc="2026-08-28T12:56:00Z">
          <w:pPr>
            <w:pStyle w:val="ListParagraph"/>
            <w:numPr>
              <w:numId w:val="46"/>
            </w:numPr>
            <w:ind w:hanging="720"/>
          </w:pPr>
        </w:pPrChange>
      </w:pPr>
      <w:ins w:id="1342" w:author="BHA Regulatory Affairs Unit" w:date="2026-08-28T06:57:00Z" w16du:dateUtc="2026-08-28T12:57:00Z">
        <w:r>
          <w:t>14.</w:t>
        </w:r>
        <w:r>
          <w:tab/>
        </w:r>
      </w:ins>
      <w:ins w:id="1343" w:author="BHA Regulatory Affairs Unit" w:date="2026-07-19T14:23:00Z">
        <w:r w:rsidR="00B32883" w:rsidRPr="00B32883">
          <w:t>Crowley: CEAC</w:t>
        </w:r>
      </w:ins>
    </w:p>
    <w:p w14:paraId="73E3CB3E" w14:textId="5F6F694C" w:rsidR="00B32883" w:rsidRPr="00B32883" w:rsidRDefault="00A31C66" w:rsidP="00A31C66">
      <w:pPr>
        <w:pStyle w:val="par2"/>
        <w:rPr>
          <w:ins w:id="1344" w:author="BHA Regulatory Affairs Unit" w:date="2026-07-19T14:23:00Z"/>
        </w:rPr>
        <w:pPrChange w:id="1345" w:author="BHA Regulatory Affairs Unit" w:date="2026-08-28T06:56:00Z" w16du:dateUtc="2026-08-28T12:56:00Z">
          <w:pPr>
            <w:pStyle w:val="ListParagraph"/>
            <w:numPr>
              <w:numId w:val="46"/>
            </w:numPr>
            <w:ind w:hanging="720"/>
          </w:pPr>
        </w:pPrChange>
      </w:pPr>
      <w:ins w:id="1346" w:author="BHA Regulatory Affairs Unit" w:date="2026-08-28T06:57:00Z" w16du:dateUtc="2026-08-28T12:57:00Z">
        <w:r>
          <w:t>15.</w:t>
        </w:r>
        <w:r>
          <w:tab/>
        </w:r>
      </w:ins>
      <w:ins w:id="1347" w:author="BHA Regulatory Affairs Unit" w:date="2026-07-19T14:23:00Z">
        <w:r w:rsidR="00B32883" w:rsidRPr="00B32883">
          <w:t>Custer: CEAC</w:t>
        </w:r>
      </w:ins>
    </w:p>
    <w:p w14:paraId="04F909F4" w14:textId="218797CF" w:rsidR="00B32883" w:rsidRPr="00B32883" w:rsidRDefault="00A31C66" w:rsidP="00A31C66">
      <w:pPr>
        <w:pStyle w:val="par2"/>
        <w:rPr>
          <w:ins w:id="1348" w:author="BHA Regulatory Affairs Unit" w:date="2026-07-19T14:23:00Z"/>
        </w:rPr>
        <w:pPrChange w:id="1349" w:author="BHA Regulatory Affairs Unit" w:date="2026-08-28T06:56:00Z" w16du:dateUtc="2026-08-28T12:56:00Z">
          <w:pPr>
            <w:pStyle w:val="ListParagraph"/>
            <w:numPr>
              <w:numId w:val="46"/>
            </w:numPr>
            <w:ind w:hanging="720"/>
          </w:pPr>
        </w:pPrChange>
      </w:pPr>
      <w:ins w:id="1350" w:author="BHA Regulatory Affairs Unit" w:date="2026-08-28T06:57:00Z" w16du:dateUtc="2026-08-28T12:57:00Z">
        <w:r>
          <w:t>16.</w:t>
        </w:r>
        <w:r>
          <w:tab/>
        </w:r>
      </w:ins>
      <w:ins w:id="1351" w:author="BHA Regulatory Affairs Unit" w:date="2026-07-19T14:23:00Z">
        <w:r w:rsidR="00B32883" w:rsidRPr="00B32883">
          <w:t>Delta: Rural</w:t>
        </w:r>
      </w:ins>
    </w:p>
    <w:p w14:paraId="60FF9601" w14:textId="7BEDC430" w:rsidR="00B32883" w:rsidRPr="00B32883" w:rsidRDefault="00A31C66" w:rsidP="00A31C66">
      <w:pPr>
        <w:pStyle w:val="par2"/>
        <w:rPr>
          <w:ins w:id="1352" w:author="BHA Regulatory Affairs Unit" w:date="2026-07-19T14:23:00Z"/>
        </w:rPr>
        <w:pPrChange w:id="1353" w:author="BHA Regulatory Affairs Unit" w:date="2026-08-28T06:56:00Z" w16du:dateUtc="2026-08-28T12:56:00Z">
          <w:pPr>
            <w:pStyle w:val="ListParagraph"/>
            <w:numPr>
              <w:numId w:val="46"/>
            </w:numPr>
            <w:ind w:hanging="720"/>
          </w:pPr>
        </w:pPrChange>
      </w:pPr>
      <w:ins w:id="1354" w:author="BHA Regulatory Affairs Unit" w:date="2026-08-28T06:57:00Z" w16du:dateUtc="2026-08-28T12:57:00Z">
        <w:r>
          <w:t>17.</w:t>
        </w:r>
        <w:r>
          <w:tab/>
        </w:r>
      </w:ins>
      <w:ins w:id="1355" w:author="BHA Regulatory Affairs Unit" w:date="2026-07-19T14:23:00Z">
        <w:r w:rsidR="00B32883" w:rsidRPr="00B32883">
          <w:t>Denver: Large Metro</w:t>
        </w:r>
      </w:ins>
    </w:p>
    <w:p w14:paraId="482A7F53" w14:textId="367A4535" w:rsidR="00B32883" w:rsidRPr="00B32883" w:rsidRDefault="00A31C66" w:rsidP="00A31C66">
      <w:pPr>
        <w:pStyle w:val="par2"/>
        <w:rPr>
          <w:ins w:id="1356" w:author="BHA Regulatory Affairs Unit" w:date="2026-07-19T14:23:00Z"/>
        </w:rPr>
        <w:pPrChange w:id="1357" w:author="BHA Regulatory Affairs Unit" w:date="2026-08-28T06:56:00Z" w16du:dateUtc="2026-08-28T12:56:00Z">
          <w:pPr>
            <w:pStyle w:val="ListParagraph"/>
            <w:numPr>
              <w:numId w:val="46"/>
            </w:numPr>
            <w:ind w:hanging="720"/>
          </w:pPr>
        </w:pPrChange>
      </w:pPr>
      <w:ins w:id="1358" w:author="BHA Regulatory Affairs Unit" w:date="2026-08-28T06:57:00Z" w16du:dateUtc="2026-08-28T12:57:00Z">
        <w:r>
          <w:t>18.</w:t>
        </w:r>
        <w:r>
          <w:tab/>
        </w:r>
      </w:ins>
      <w:ins w:id="1359" w:author="BHA Regulatory Affairs Unit" w:date="2026-07-19T14:23:00Z">
        <w:r w:rsidR="00B32883" w:rsidRPr="00B32883">
          <w:t>Delores: CEAC</w:t>
        </w:r>
      </w:ins>
    </w:p>
    <w:p w14:paraId="216380A0" w14:textId="183F43B3" w:rsidR="00B32883" w:rsidRPr="00B32883" w:rsidRDefault="00A31C66" w:rsidP="00A31C66">
      <w:pPr>
        <w:pStyle w:val="par2"/>
        <w:rPr>
          <w:ins w:id="1360" w:author="BHA Regulatory Affairs Unit" w:date="2026-07-19T14:23:00Z"/>
        </w:rPr>
        <w:pPrChange w:id="1361" w:author="BHA Regulatory Affairs Unit" w:date="2026-08-28T06:56:00Z" w16du:dateUtc="2026-08-28T12:56:00Z">
          <w:pPr>
            <w:pStyle w:val="ListParagraph"/>
            <w:numPr>
              <w:numId w:val="46"/>
            </w:numPr>
            <w:ind w:hanging="720"/>
          </w:pPr>
        </w:pPrChange>
      </w:pPr>
      <w:ins w:id="1362" w:author="BHA Regulatory Affairs Unit" w:date="2026-08-28T06:57:00Z" w16du:dateUtc="2026-08-28T12:57:00Z">
        <w:r>
          <w:t>19.</w:t>
        </w:r>
        <w:r>
          <w:tab/>
        </w:r>
      </w:ins>
      <w:ins w:id="1363" w:author="BHA Regulatory Affairs Unit" w:date="2026-07-19T14:23:00Z">
        <w:r w:rsidR="00B32883" w:rsidRPr="00B32883">
          <w:t>Douglas: Metro</w:t>
        </w:r>
      </w:ins>
    </w:p>
    <w:p w14:paraId="014A3C11" w14:textId="2F75520A" w:rsidR="00B32883" w:rsidRPr="00B32883" w:rsidRDefault="00A31C66" w:rsidP="00A31C66">
      <w:pPr>
        <w:pStyle w:val="par2"/>
        <w:rPr>
          <w:ins w:id="1364" w:author="BHA Regulatory Affairs Unit" w:date="2026-07-19T14:23:00Z"/>
        </w:rPr>
        <w:pPrChange w:id="1365" w:author="BHA Regulatory Affairs Unit" w:date="2026-08-28T06:56:00Z" w16du:dateUtc="2026-08-28T12:56:00Z">
          <w:pPr>
            <w:pStyle w:val="ListParagraph"/>
            <w:numPr>
              <w:numId w:val="46"/>
            </w:numPr>
            <w:ind w:hanging="720"/>
          </w:pPr>
        </w:pPrChange>
      </w:pPr>
      <w:ins w:id="1366" w:author="BHA Regulatory Affairs Unit" w:date="2026-08-28T06:57:00Z" w16du:dateUtc="2026-08-28T12:57:00Z">
        <w:r>
          <w:t>20.</w:t>
        </w:r>
        <w:r>
          <w:tab/>
        </w:r>
      </w:ins>
      <w:ins w:id="1367" w:author="BHA Regulatory Affairs Unit" w:date="2026-07-19T14:23:00Z">
        <w:r w:rsidR="00B32883" w:rsidRPr="00B32883">
          <w:t>Eagle: Micro</w:t>
        </w:r>
      </w:ins>
    </w:p>
    <w:p w14:paraId="17EF05A9" w14:textId="087D9E29" w:rsidR="00B32883" w:rsidRPr="00B32883" w:rsidRDefault="00A31C66" w:rsidP="00A31C66">
      <w:pPr>
        <w:pStyle w:val="par2"/>
        <w:rPr>
          <w:ins w:id="1368" w:author="BHA Regulatory Affairs Unit" w:date="2026-07-19T14:23:00Z"/>
        </w:rPr>
        <w:pPrChange w:id="1369" w:author="BHA Regulatory Affairs Unit" w:date="2026-08-28T06:56:00Z" w16du:dateUtc="2026-08-28T12:56:00Z">
          <w:pPr>
            <w:pStyle w:val="ListParagraph"/>
            <w:numPr>
              <w:numId w:val="46"/>
            </w:numPr>
            <w:ind w:hanging="720"/>
          </w:pPr>
        </w:pPrChange>
      </w:pPr>
      <w:ins w:id="1370" w:author="BHA Regulatory Affairs Unit" w:date="2026-08-28T06:57:00Z" w16du:dateUtc="2026-08-28T12:57:00Z">
        <w:r>
          <w:t>21.</w:t>
        </w:r>
        <w:r>
          <w:tab/>
        </w:r>
      </w:ins>
      <w:ins w:id="1371" w:author="BHA Regulatory Affairs Unit" w:date="2026-07-19T14:23:00Z">
        <w:r w:rsidR="00B32883" w:rsidRPr="00B32883">
          <w:t>Elbert: Rural</w:t>
        </w:r>
      </w:ins>
    </w:p>
    <w:p w14:paraId="47B8E1B0" w14:textId="1C9B6E8F" w:rsidR="00B32883" w:rsidRPr="00B32883" w:rsidRDefault="00A31C66" w:rsidP="00A31C66">
      <w:pPr>
        <w:pStyle w:val="par2"/>
        <w:rPr>
          <w:ins w:id="1372" w:author="BHA Regulatory Affairs Unit" w:date="2026-07-19T14:23:00Z"/>
        </w:rPr>
        <w:pPrChange w:id="1373" w:author="BHA Regulatory Affairs Unit" w:date="2026-08-28T06:56:00Z" w16du:dateUtc="2026-08-28T12:56:00Z">
          <w:pPr>
            <w:pStyle w:val="ListParagraph"/>
            <w:numPr>
              <w:numId w:val="46"/>
            </w:numPr>
            <w:ind w:hanging="720"/>
          </w:pPr>
        </w:pPrChange>
      </w:pPr>
      <w:ins w:id="1374" w:author="BHA Regulatory Affairs Unit" w:date="2026-08-28T06:57:00Z" w16du:dateUtc="2026-08-28T12:57:00Z">
        <w:r>
          <w:t>22.</w:t>
        </w:r>
        <w:r>
          <w:tab/>
        </w:r>
      </w:ins>
      <w:ins w:id="1375" w:author="BHA Regulatory Affairs Unit" w:date="2026-07-19T14:23:00Z">
        <w:r w:rsidR="00B32883" w:rsidRPr="00B32883">
          <w:t>El Paso: Metro</w:t>
        </w:r>
      </w:ins>
    </w:p>
    <w:p w14:paraId="1AB6F23F" w14:textId="2135180D" w:rsidR="00B32883" w:rsidRPr="00B32883" w:rsidRDefault="00A31C66" w:rsidP="00A31C66">
      <w:pPr>
        <w:pStyle w:val="par2"/>
        <w:rPr>
          <w:ins w:id="1376" w:author="BHA Regulatory Affairs Unit" w:date="2026-07-19T14:23:00Z"/>
        </w:rPr>
        <w:pPrChange w:id="1377" w:author="BHA Regulatory Affairs Unit" w:date="2026-08-28T06:56:00Z" w16du:dateUtc="2026-08-28T12:56:00Z">
          <w:pPr>
            <w:pStyle w:val="ListParagraph"/>
            <w:numPr>
              <w:numId w:val="46"/>
            </w:numPr>
            <w:ind w:hanging="720"/>
          </w:pPr>
        </w:pPrChange>
      </w:pPr>
      <w:ins w:id="1378" w:author="BHA Regulatory Affairs Unit" w:date="2026-08-28T06:57:00Z" w16du:dateUtc="2026-08-28T12:57:00Z">
        <w:r>
          <w:t>23.</w:t>
        </w:r>
        <w:r>
          <w:tab/>
        </w:r>
      </w:ins>
      <w:ins w:id="1379" w:author="BHA Regulatory Affairs Unit" w:date="2026-07-19T14:23:00Z">
        <w:r w:rsidR="00B32883" w:rsidRPr="00B32883">
          <w:t>Fremont: Rural</w:t>
        </w:r>
      </w:ins>
    </w:p>
    <w:p w14:paraId="777819D3" w14:textId="2E567661" w:rsidR="00B32883" w:rsidRPr="00B32883" w:rsidRDefault="00A31C66" w:rsidP="00A31C66">
      <w:pPr>
        <w:pStyle w:val="par2"/>
        <w:rPr>
          <w:ins w:id="1380" w:author="BHA Regulatory Affairs Unit" w:date="2026-07-19T14:23:00Z"/>
        </w:rPr>
        <w:pPrChange w:id="1381" w:author="BHA Regulatory Affairs Unit" w:date="2026-08-28T06:56:00Z" w16du:dateUtc="2026-08-28T12:56:00Z">
          <w:pPr>
            <w:pStyle w:val="ListParagraph"/>
            <w:numPr>
              <w:numId w:val="46"/>
            </w:numPr>
            <w:ind w:hanging="720"/>
          </w:pPr>
        </w:pPrChange>
      </w:pPr>
      <w:ins w:id="1382" w:author="BHA Regulatory Affairs Unit" w:date="2026-08-28T06:57:00Z" w16du:dateUtc="2026-08-28T12:57:00Z">
        <w:r>
          <w:t>24.</w:t>
        </w:r>
        <w:r>
          <w:tab/>
        </w:r>
      </w:ins>
      <w:ins w:id="1383" w:author="BHA Regulatory Affairs Unit" w:date="2026-07-19T14:23:00Z">
        <w:r w:rsidR="00B32883" w:rsidRPr="00B32883">
          <w:t>Garfield: Micro</w:t>
        </w:r>
      </w:ins>
    </w:p>
    <w:p w14:paraId="5583A3AB" w14:textId="0BB0CFD4" w:rsidR="00B32883" w:rsidRPr="00B32883" w:rsidRDefault="00A31C66" w:rsidP="00A31C66">
      <w:pPr>
        <w:pStyle w:val="par2"/>
        <w:rPr>
          <w:ins w:id="1384" w:author="BHA Regulatory Affairs Unit" w:date="2026-07-19T14:23:00Z"/>
        </w:rPr>
        <w:pPrChange w:id="1385" w:author="BHA Regulatory Affairs Unit" w:date="2026-08-28T06:56:00Z" w16du:dateUtc="2026-08-28T12:56:00Z">
          <w:pPr>
            <w:pStyle w:val="ListParagraph"/>
            <w:numPr>
              <w:numId w:val="46"/>
            </w:numPr>
            <w:ind w:hanging="720"/>
          </w:pPr>
        </w:pPrChange>
      </w:pPr>
      <w:ins w:id="1386" w:author="BHA Regulatory Affairs Unit" w:date="2026-08-28T06:57:00Z" w16du:dateUtc="2026-08-28T12:57:00Z">
        <w:r>
          <w:t>25.</w:t>
        </w:r>
        <w:r>
          <w:tab/>
        </w:r>
      </w:ins>
      <w:ins w:id="1387" w:author="BHA Regulatory Affairs Unit" w:date="2026-07-19T14:23:00Z">
        <w:r w:rsidR="00B32883" w:rsidRPr="00B32883">
          <w:t>Gilpin: Rural</w:t>
        </w:r>
      </w:ins>
    </w:p>
    <w:p w14:paraId="362AC63E" w14:textId="7CC4BAC3" w:rsidR="00B32883" w:rsidRPr="00B32883" w:rsidRDefault="00A31C66" w:rsidP="00A31C66">
      <w:pPr>
        <w:pStyle w:val="par2"/>
        <w:rPr>
          <w:ins w:id="1388" w:author="BHA Regulatory Affairs Unit" w:date="2026-07-19T14:23:00Z"/>
        </w:rPr>
        <w:pPrChange w:id="1389" w:author="BHA Regulatory Affairs Unit" w:date="2026-08-28T06:56:00Z" w16du:dateUtc="2026-08-28T12:56:00Z">
          <w:pPr>
            <w:pStyle w:val="ListParagraph"/>
            <w:numPr>
              <w:numId w:val="46"/>
            </w:numPr>
            <w:ind w:hanging="720"/>
          </w:pPr>
        </w:pPrChange>
      </w:pPr>
      <w:ins w:id="1390" w:author="BHA Regulatory Affairs Unit" w:date="2026-08-28T06:57:00Z" w16du:dateUtc="2026-08-28T12:57:00Z">
        <w:r>
          <w:t>26.</w:t>
        </w:r>
        <w:r>
          <w:tab/>
        </w:r>
      </w:ins>
      <w:ins w:id="1391" w:author="BHA Regulatory Affairs Unit" w:date="2026-07-19T14:23:00Z">
        <w:r w:rsidR="00B32883" w:rsidRPr="00B32883">
          <w:t>Grand: CEAC</w:t>
        </w:r>
      </w:ins>
    </w:p>
    <w:p w14:paraId="2203FA50" w14:textId="0D10ED26" w:rsidR="00B32883" w:rsidRPr="00B32883" w:rsidRDefault="00A31C66" w:rsidP="00A31C66">
      <w:pPr>
        <w:pStyle w:val="par2"/>
        <w:rPr>
          <w:ins w:id="1392" w:author="BHA Regulatory Affairs Unit" w:date="2026-07-19T14:23:00Z"/>
        </w:rPr>
        <w:pPrChange w:id="1393" w:author="BHA Regulatory Affairs Unit" w:date="2026-08-28T06:56:00Z" w16du:dateUtc="2026-08-28T12:56:00Z">
          <w:pPr>
            <w:pStyle w:val="ListParagraph"/>
            <w:numPr>
              <w:numId w:val="46"/>
            </w:numPr>
            <w:ind w:hanging="720"/>
          </w:pPr>
        </w:pPrChange>
      </w:pPr>
      <w:ins w:id="1394" w:author="BHA Regulatory Affairs Unit" w:date="2026-08-28T06:57:00Z" w16du:dateUtc="2026-08-28T12:57:00Z">
        <w:r>
          <w:t>27.</w:t>
        </w:r>
        <w:r>
          <w:tab/>
        </w:r>
      </w:ins>
      <w:ins w:id="1395" w:author="BHA Regulatory Affairs Unit" w:date="2026-07-19T14:23:00Z">
        <w:r w:rsidR="00B32883" w:rsidRPr="00B32883">
          <w:t>Gunnison: CEAC</w:t>
        </w:r>
      </w:ins>
    </w:p>
    <w:p w14:paraId="0DA694F9" w14:textId="46A4F28D" w:rsidR="00B32883" w:rsidRPr="00B32883" w:rsidRDefault="00A31C66" w:rsidP="00A31C66">
      <w:pPr>
        <w:pStyle w:val="par2"/>
        <w:rPr>
          <w:ins w:id="1396" w:author="BHA Regulatory Affairs Unit" w:date="2026-07-19T14:23:00Z"/>
        </w:rPr>
        <w:pPrChange w:id="1397" w:author="BHA Regulatory Affairs Unit" w:date="2026-08-28T06:56:00Z" w16du:dateUtc="2026-08-28T12:56:00Z">
          <w:pPr>
            <w:pStyle w:val="ListParagraph"/>
            <w:numPr>
              <w:numId w:val="46"/>
            </w:numPr>
            <w:ind w:hanging="720"/>
          </w:pPr>
        </w:pPrChange>
      </w:pPr>
      <w:ins w:id="1398" w:author="BHA Regulatory Affairs Unit" w:date="2026-08-28T06:57:00Z" w16du:dateUtc="2026-08-28T12:57:00Z">
        <w:r>
          <w:t>28.</w:t>
        </w:r>
        <w:r>
          <w:tab/>
        </w:r>
      </w:ins>
      <w:ins w:id="1399" w:author="BHA Regulatory Affairs Unit" w:date="2026-07-19T14:23:00Z">
        <w:r w:rsidR="00B32883" w:rsidRPr="00B32883">
          <w:t>Hinsdale: CEAC</w:t>
        </w:r>
      </w:ins>
    </w:p>
    <w:p w14:paraId="4AADD9FD" w14:textId="5FC7E535" w:rsidR="00B32883" w:rsidRPr="00B32883" w:rsidRDefault="00A31C66" w:rsidP="00A31C66">
      <w:pPr>
        <w:pStyle w:val="par2"/>
        <w:rPr>
          <w:ins w:id="1400" w:author="BHA Regulatory Affairs Unit" w:date="2026-07-19T14:23:00Z"/>
        </w:rPr>
        <w:pPrChange w:id="1401" w:author="BHA Regulatory Affairs Unit" w:date="2026-08-28T06:56:00Z" w16du:dateUtc="2026-08-28T12:56:00Z">
          <w:pPr>
            <w:pStyle w:val="ListParagraph"/>
            <w:numPr>
              <w:numId w:val="46"/>
            </w:numPr>
            <w:ind w:hanging="720"/>
          </w:pPr>
        </w:pPrChange>
      </w:pPr>
      <w:ins w:id="1402" w:author="BHA Regulatory Affairs Unit" w:date="2026-08-28T06:57:00Z" w16du:dateUtc="2026-08-28T12:57:00Z">
        <w:r>
          <w:t>29.</w:t>
        </w:r>
        <w:r>
          <w:tab/>
        </w:r>
      </w:ins>
      <w:ins w:id="1403" w:author="BHA Regulatory Affairs Unit" w:date="2026-07-19T14:23:00Z">
        <w:r w:rsidR="00B32883" w:rsidRPr="00B32883">
          <w:t>Huerfano: CEAC</w:t>
        </w:r>
      </w:ins>
    </w:p>
    <w:p w14:paraId="0A90AE55" w14:textId="13262224" w:rsidR="00B32883" w:rsidRPr="00B32883" w:rsidRDefault="00A31C66" w:rsidP="00A31C66">
      <w:pPr>
        <w:pStyle w:val="par2"/>
        <w:rPr>
          <w:ins w:id="1404" w:author="BHA Regulatory Affairs Unit" w:date="2026-07-19T14:23:00Z"/>
        </w:rPr>
        <w:pPrChange w:id="1405" w:author="BHA Regulatory Affairs Unit" w:date="2026-08-28T06:56:00Z" w16du:dateUtc="2026-08-28T12:56:00Z">
          <w:pPr>
            <w:pStyle w:val="ListParagraph"/>
            <w:numPr>
              <w:numId w:val="46"/>
            </w:numPr>
            <w:ind w:hanging="720"/>
          </w:pPr>
        </w:pPrChange>
      </w:pPr>
      <w:ins w:id="1406" w:author="BHA Regulatory Affairs Unit" w:date="2026-08-28T06:57:00Z" w16du:dateUtc="2026-08-28T12:57:00Z">
        <w:r>
          <w:t>30.</w:t>
        </w:r>
        <w:r>
          <w:tab/>
        </w:r>
      </w:ins>
      <w:ins w:id="1407" w:author="BHA Regulatory Affairs Unit" w:date="2026-07-19T14:23:00Z">
        <w:r w:rsidR="00B32883" w:rsidRPr="00B32883">
          <w:t>Jackson: CEAC</w:t>
        </w:r>
      </w:ins>
    </w:p>
    <w:p w14:paraId="6B7CAA2C" w14:textId="1EF5AAE7" w:rsidR="00B32883" w:rsidRPr="00B32883" w:rsidRDefault="00A31C66" w:rsidP="00A31C66">
      <w:pPr>
        <w:pStyle w:val="par2"/>
        <w:rPr>
          <w:ins w:id="1408" w:author="BHA Regulatory Affairs Unit" w:date="2026-07-19T14:23:00Z"/>
        </w:rPr>
        <w:pPrChange w:id="1409" w:author="BHA Regulatory Affairs Unit" w:date="2026-08-28T06:56:00Z" w16du:dateUtc="2026-08-28T12:56:00Z">
          <w:pPr>
            <w:pStyle w:val="ListParagraph"/>
            <w:numPr>
              <w:numId w:val="46"/>
            </w:numPr>
            <w:ind w:hanging="720"/>
          </w:pPr>
        </w:pPrChange>
      </w:pPr>
      <w:ins w:id="1410" w:author="BHA Regulatory Affairs Unit" w:date="2026-08-28T06:57:00Z" w16du:dateUtc="2026-08-28T12:57:00Z">
        <w:r>
          <w:t>31.</w:t>
        </w:r>
        <w:r>
          <w:tab/>
        </w:r>
      </w:ins>
      <w:ins w:id="1411" w:author="BHA Regulatory Affairs Unit" w:date="2026-07-19T14:23:00Z">
        <w:r w:rsidR="00B32883" w:rsidRPr="00B32883">
          <w:t>Jefferson: Metro</w:t>
        </w:r>
      </w:ins>
    </w:p>
    <w:p w14:paraId="28995C23" w14:textId="5E2D9687" w:rsidR="00B32883" w:rsidRPr="00B32883" w:rsidRDefault="00A31C66" w:rsidP="00A31C66">
      <w:pPr>
        <w:pStyle w:val="par2"/>
        <w:rPr>
          <w:ins w:id="1412" w:author="BHA Regulatory Affairs Unit" w:date="2026-07-19T14:23:00Z"/>
        </w:rPr>
        <w:pPrChange w:id="1413" w:author="BHA Regulatory Affairs Unit" w:date="2026-08-28T06:56:00Z" w16du:dateUtc="2026-08-28T12:56:00Z">
          <w:pPr>
            <w:pStyle w:val="ListParagraph"/>
            <w:numPr>
              <w:numId w:val="46"/>
            </w:numPr>
            <w:ind w:hanging="720"/>
          </w:pPr>
        </w:pPrChange>
      </w:pPr>
      <w:ins w:id="1414" w:author="BHA Regulatory Affairs Unit" w:date="2026-08-28T06:58:00Z" w16du:dateUtc="2026-08-28T12:58:00Z">
        <w:r>
          <w:t>32.</w:t>
        </w:r>
        <w:r>
          <w:tab/>
        </w:r>
      </w:ins>
      <w:ins w:id="1415" w:author="BHA Regulatory Affairs Unit" w:date="2026-07-19T14:23:00Z">
        <w:r w:rsidR="00B32883" w:rsidRPr="00B32883">
          <w:t>Kiowa: CEAC</w:t>
        </w:r>
      </w:ins>
    </w:p>
    <w:p w14:paraId="1E7071D3" w14:textId="48E65CD3" w:rsidR="00B32883" w:rsidRPr="00B32883" w:rsidRDefault="00A31C66" w:rsidP="00A31C66">
      <w:pPr>
        <w:pStyle w:val="par2"/>
        <w:rPr>
          <w:ins w:id="1416" w:author="BHA Regulatory Affairs Unit" w:date="2026-07-19T14:23:00Z"/>
        </w:rPr>
        <w:pPrChange w:id="1417" w:author="BHA Regulatory Affairs Unit" w:date="2026-08-28T06:56:00Z" w16du:dateUtc="2026-08-28T12:56:00Z">
          <w:pPr>
            <w:pStyle w:val="ListParagraph"/>
            <w:numPr>
              <w:numId w:val="46"/>
            </w:numPr>
            <w:ind w:hanging="720"/>
          </w:pPr>
        </w:pPrChange>
      </w:pPr>
      <w:ins w:id="1418" w:author="BHA Regulatory Affairs Unit" w:date="2026-08-28T06:58:00Z" w16du:dateUtc="2026-08-28T12:58:00Z">
        <w:r>
          <w:t>33.</w:t>
        </w:r>
        <w:r>
          <w:tab/>
        </w:r>
      </w:ins>
      <w:ins w:id="1419" w:author="BHA Regulatory Affairs Unit" w:date="2026-07-19T14:23:00Z">
        <w:r w:rsidR="00B32883" w:rsidRPr="00B32883">
          <w:t>Kit Carson: CEAC</w:t>
        </w:r>
      </w:ins>
    </w:p>
    <w:p w14:paraId="5ACB6D97" w14:textId="5BA334E8" w:rsidR="00B32883" w:rsidRPr="00B32883" w:rsidRDefault="00A31C66" w:rsidP="00A31C66">
      <w:pPr>
        <w:pStyle w:val="par2"/>
        <w:rPr>
          <w:ins w:id="1420" w:author="BHA Regulatory Affairs Unit" w:date="2026-07-19T14:23:00Z"/>
        </w:rPr>
        <w:pPrChange w:id="1421" w:author="BHA Regulatory Affairs Unit" w:date="2026-08-28T06:56:00Z" w16du:dateUtc="2026-08-28T12:56:00Z">
          <w:pPr>
            <w:pStyle w:val="ListParagraph"/>
            <w:numPr>
              <w:numId w:val="46"/>
            </w:numPr>
            <w:ind w:hanging="720"/>
          </w:pPr>
        </w:pPrChange>
      </w:pPr>
      <w:ins w:id="1422" w:author="BHA Regulatory Affairs Unit" w:date="2026-08-28T06:58:00Z" w16du:dateUtc="2026-08-28T12:58:00Z">
        <w:r>
          <w:t>34.</w:t>
        </w:r>
        <w:r>
          <w:tab/>
        </w:r>
      </w:ins>
      <w:ins w:id="1423" w:author="BHA Regulatory Affairs Unit" w:date="2026-07-19T14:23:00Z">
        <w:r w:rsidR="00B32883" w:rsidRPr="00B32883">
          <w:t>Lake: Rural</w:t>
        </w:r>
      </w:ins>
    </w:p>
    <w:p w14:paraId="49380DB3" w14:textId="2BA2FA21" w:rsidR="00B32883" w:rsidRPr="00B32883" w:rsidRDefault="00A31C66" w:rsidP="00A31C66">
      <w:pPr>
        <w:pStyle w:val="par2"/>
        <w:rPr>
          <w:ins w:id="1424" w:author="BHA Regulatory Affairs Unit" w:date="2026-07-19T14:23:00Z"/>
        </w:rPr>
        <w:pPrChange w:id="1425" w:author="BHA Regulatory Affairs Unit" w:date="2026-08-28T06:56:00Z" w16du:dateUtc="2026-08-28T12:56:00Z">
          <w:pPr>
            <w:pStyle w:val="ListParagraph"/>
            <w:numPr>
              <w:numId w:val="46"/>
            </w:numPr>
            <w:ind w:hanging="720"/>
          </w:pPr>
        </w:pPrChange>
      </w:pPr>
      <w:ins w:id="1426" w:author="BHA Regulatory Affairs Unit" w:date="2026-08-28T06:58:00Z" w16du:dateUtc="2026-08-28T12:58:00Z">
        <w:r>
          <w:t>35.</w:t>
        </w:r>
        <w:r>
          <w:tab/>
        </w:r>
      </w:ins>
      <w:ins w:id="1427" w:author="BHA Regulatory Affairs Unit" w:date="2026-07-19T14:23:00Z">
        <w:r w:rsidR="00B32883" w:rsidRPr="00B32883">
          <w:t>La Plata: Micro</w:t>
        </w:r>
      </w:ins>
    </w:p>
    <w:p w14:paraId="06726FB0" w14:textId="124DB90E" w:rsidR="00B32883" w:rsidRPr="00B32883" w:rsidRDefault="00A31C66" w:rsidP="00A31C66">
      <w:pPr>
        <w:pStyle w:val="par2"/>
        <w:rPr>
          <w:ins w:id="1428" w:author="BHA Regulatory Affairs Unit" w:date="2026-07-19T14:23:00Z"/>
        </w:rPr>
        <w:pPrChange w:id="1429" w:author="BHA Regulatory Affairs Unit" w:date="2026-08-28T06:56:00Z" w16du:dateUtc="2026-08-28T12:56:00Z">
          <w:pPr>
            <w:pStyle w:val="ListParagraph"/>
            <w:numPr>
              <w:numId w:val="46"/>
            </w:numPr>
            <w:ind w:hanging="720"/>
          </w:pPr>
        </w:pPrChange>
      </w:pPr>
      <w:ins w:id="1430" w:author="BHA Regulatory Affairs Unit" w:date="2026-08-28T06:58:00Z" w16du:dateUtc="2026-08-28T12:58:00Z">
        <w:r>
          <w:t>36.</w:t>
        </w:r>
        <w:r>
          <w:tab/>
        </w:r>
      </w:ins>
      <w:ins w:id="1431" w:author="BHA Regulatory Affairs Unit" w:date="2026-07-19T14:23:00Z">
        <w:r w:rsidR="00B32883" w:rsidRPr="00B32883">
          <w:t>Larimer: Metro</w:t>
        </w:r>
      </w:ins>
    </w:p>
    <w:p w14:paraId="6F335660" w14:textId="4F07CAA5" w:rsidR="00B32883" w:rsidRPr="00B32883" w:rsidRDefault="00A31C66" w:rsidP="00A31C66">
      <w:pPr>
        <w:pStyle w:val="par2"/>
        <w:rPr>
          <w:ins w:id="1432" w:author="BHA Regulatory Affairs Unit" w:date="2026-07-19T14:23:00Z"/>
        </w:rPr>
        <w:pPrChange w:id="1433" w:author="BHA Regulatory Affairs Unit" w:date="2026-08-28T06:56:00Z" w16du:dateUtc="2026-08-28T12:56:00Z">
          <w:pPr>
            <w:pStyle w:val="ListParagraph"/>
            <w:numPr>
              <w:numId w:val="46"/>
            </w:numPr>
            <w:ind w:hanging="720"/>
          </w:pPr>
        </w:pPrChange>
      </w:pPr>
      <w:ins w:id="1434" w:author="BHA Regulatory Affairs Unit" w:date="2026-08-28T06:58:00Z" w16du:dateUtc="2026-08-28T12:58:00Z">
        <w:r>
          <w:t>37.</w:t>
        </w:r>
        <w:r>
          <w:tab/>
        </w:r>
      </w:ins>
      <w:ins w:id="1435" w:author="BHA Regulatory Affairs Unit" w:date="2026-07-19T14:23:00Z">
        <w:r w:rsidR="00B32883" w:rsidRPr="00B32883">
          <w:t>Las Animas: CEAC</w:t>
        </w:r>
      </w:ins>
    </w:p>
    <w:p w14:paraId="1F859DDC" w14:textId="3F752778" w:rsidR="00B32883" w:rsidRPr="00B32883" w:rsidRDefault="00A31C66" w:rsidP="00A31C66">
      <w:pPr>
        <w:pStyle w:val="par2"/>
        <w:rPr>
          <w:ins w:id="1436" w:author="BHA Regulatory Affairs Unit" w:date="2026-07-19T14:23:00Z"/>
        </w:rPr>
        <w:pPrChange w:id="1437" w:author="BHA Regulatory Affairs Unit" w:date="2026-08-28T06:56:00Z" w16du:dateUtc="2026-08-28T12:56:00Z">
          <w:pPr>
            <w:pStyle w:val="ListParagraph"/>
            <w:numPr>
              <w:numId w:val="46"/>
            </w:numPr>
            <w:ind w:hanging="720"/>
          </w:pPr>
        </w:pPrChange>
      </w:pPr>
      <w:ins w:id="1438" w:author="BHA Regulatory Affairs Unit" w:date="2026-08-28T06:58:00Z" w16du:dateUtc="2026-08-28T12:58:00Z">
        <w:r>
          <w:t>38.</w:t>
        </w:r>
        <w:r>
          <w:tab/>
        </w:r>
      </w:ins>
      <w:ins w:id="1439" w:author="BHA Regulatory Affairs Unit" w:date="2026-07-19T14:23:00Z">
        <w:r w:rsidR="00B32883" w:rsidRPr="00B32883">
          <w:t>Lincoln: CEAC</w:t>
        </w:r>
      </w:ins>
    </w:p>
    <w:p w14:paraId="6405B37F" w14:textId="3F10BD4D" w:rsidR="00B32883" w:rsidRPr="00B32883" w:rsidRDefault="00A31C66" w:rsidP="00A31C66">
      <w:pPr>
        <w:pStyle w:val="par2"/>
        <w:rPr>
          <w:ins w:id="1440" w:author="BHA Regulatory Affairs Unit" w:date="2026-07-19T14:23:00Z"/>
        </w:rPr>
        <w:pPrChange w:id="1441" w:author="BHA Regulatory Affairs Unit" w:date="2026-08-28T06:56:00Z" w16du:dateUtc="2026-08-28T12:56:00Z">
          <w:pPr>
            <w:pStyle w:val="ListParagraph"/>
            <w:numPr>
              <w:numId w:val="46"/>
            </w:numPr>
            <w:ind w:hanging="720"/>
          </w:pPr>
        </w:pPrChange>
      </w:pPr>
      <w:ins w:id="1442" w:author="BHA Regulatory Affairs Unit" w:date="2026-08-28T06:58:00Z" w16du:dateUtc="2026-08-28T12:58:00Z">
        <w:r>
          <w:t>39.</w:t>
        </w:r>
        <w:r>
          <w:tab/>
        </w:r>
      </w:ins>
      <w:ins w:id="1443" w:author="BHA Regulatory Affairs Unit" w:date="2026-07-19T14:23:00Z">
        <w:r w:rsidR="00B32883" w:rsidRPr="00B32883">
          <w:t>Logan: Rural</w:t>
        </w:r>
      </w:ins>
    </w:p>
    <w:p w14:paraId="49C40047" w14:textId="128E48ED" w:rsidR="00B32883" w:rsidRPr="00B32883" w:rsidRDefault="00A31C66" w:rsidP="00A31C66">
      <w:pPr>
        <w:pStyle w:val="par2"/>
        <w:rPr>
          <w:ins w:id="1444" w:author="BHA Regulatory Affairs Unit" w:date="2026-07-19T14:23:00Z"/>
        </w:rPr>
        <w:pPrChange w:id="1445" w:author="BHA Regulatory Affairs Unit" w:date="2026-08-28T06:56:00Z" w16du:dateUtc="2026-08-28T12:56:00Z">
          <w:pPr>
            <w:pStyle w:val="ListParagraph"/>
            <w:numPr>
              <w:numId w:val="46"/>
            </w:numPr>
            <w:ind w:hanging="720"/>
          </w:pPr>
        </w:pPrChange>
      </w:pPr>
      <w:ins w:id="1446" w:author="BHA Regulatory Affairs Unit" w:date="2026-08-28T06:58:00Z" w16du:dateUtc="2026-08-28T12:58:00Z">
        <w:r>
          <w:t>40.</w:t>
        </w:r>
        <w:r>
          <w:tab/>
        </w:r>
      </w:ins>
      <w:ins w:id="1447" w:author="BHA Regulatory Affairs Unit" w:date="2026-07-19T14:23:00Z">
        <w:r w:rsidR="00B32883" w:rsidRPr="00B32883">
          <w:t>Mesa: Micro</w:t>
        </w:r>
      </w:ins>
    </w:p>
    <w:p w14:paraId="7F4B8845" w14:textId="17BB466C" w:rsidR="00B32883" w:rsidRPr="00B32883" w:rsidRDefault="00A31C66" w:rsidP="00A31C66">
      <w:pPr>
        <w:pStyle w:val="par2"/>
        <w:rPr>
          <w:ins w:id="1448" w:author="BHA Regulatory Affairs Unit" w:date="2026-07-19T14:23:00Z"/>
        </w:rPr>
        <w:pPrChange w:id="1449" w:author="BHA Regulatory Affairs Unit" w:date="2026-08-28T06:56:00Z" w16du:dateUtc="2026-08-28T12:56:00Z">
          <w:pPr>
            <w:pStyle w:val="ListParagraph"/>
            <w:numPr>
              <w:numId w:val="46"/>
            </w:numPr>
            <w:ind w:hanging="720"/>
          </w:pPr>
        </w:pPrChange>
      </w:pPr>
      <w:ins w:id="1450" w:author="BHA Regulatory Affairs Unit" w:date="2026-08-28T06:58:00Z" w16du:dateUtc="2026-08-28T12:58:00Z">
        <w:r>
          <w:t>41.</w:t>
        </w:r>
        <w:r>
          <w:tab/>
        </w:r>
      </w:ins>
      <w:ins w:id="1451" w:author="BHA Regulatory Affairs Unit" w:date="2026-07-19T14:23:00Z">
        <w:r w:rsidR="00B32883" w:rsidRPr="00B32883">
          <w:t>Mineral: CEAC</w:t>
        </w:r>
      </w:ins>
    </w:p>
    <w:p w14:paraId="0FB7AF2A" w14:textId="5B8A55E4" w:rsidR="00B32883" w:rsidRPr="00B32883" w:rsidRDefault="00A31C66" w:rsidP="00A31C66">
      <w:pPr>
        <w:pStyle w:val="par2"/>
        <w:rPr>
          <w:ins w:id="1452" w:author="BHA Regulatory Affairs Unit" w:date="2026-07-19T14:23:00Z"/>
        </w:rPr>
        <w:pPrChange w:id="1453" w:author="BHA Regulatory Affairs Unit" w:date="2026-08-28T06:56:00Z" w16du:dateUtc="2026-08-28T12:56:00Z">
          <w:pPr>
            <w:pStyle w:val="ListParagraph"/>
            <w:numPr>
              <w:numId w:val="46"/>
            </w:numPr>
            <w:ind w:hanging="720"/>
          </w:pPr>
        </w:pPrChange>
      </w:pPr>
      <w:ins w:id="1454" w:author="BHA Regulatory Affairs Unit" w:date="2026-08-28T06:58:00Z" w16du:dateUtc="2026-08-28T12:58:00Z">
        <w:r>
          <w:t>42.</w:t>
        </w:r>
        <w:r>
          <w:tab/>
        </w:r>
      </w:ins>
      <w:ins w:id="1455" w:author="BHA Regulatory Affairs Unit" w:date="2026-07-19T14:23:00Z">
        <w:r w:rsidR="00B32883" w:rsidRPr="00B32883">
          <w:t>Moffat: CEAC</w:t>
        </w:r>
      </w:ins>
    </w:p>
    <w:p w14:paraId="14C7878C" w14:textId="5050E64C" w:rsidR="00B32883" w:rsidRPr="00B32883" w:rsidRDefault="00A31C66" w:rsidP="00A31C66">
      <w:pPr>
        <w:pStyle w:val="par2"/>
        <w:rPr>
          <w:ins w:id="1456" w:author="BHA Regulatory Affairs Unit" w:date="2026-07-19T14:23:00Z"/>
        </w:rPr>
        <w:pPrChange w:id="1457" w:author="BHA Regulatory Affairs Unit" w:date="2026-08-28T06:56:00Z" w16du:dateUtc="2026-08-28T12:56:00Z">
          <w:pPr>
            <w:pStyle w:val="ListParagraph"/>
            <w:numPr>
              <w:numId w:val="46"/>
            </w:numPr>
            <w:ind w:hanging="720"/>
          </w:pPr>
        </w:pPrChange>
      </w:pPr>
      <w:ins w:id="1458" w:author="BHA Regulatory Affairs Unit" w:date="2026-08-28T06:58:00Z" w16du:dateUtc="2026-08-28T12:58:00Z">
        <w:r>
          <w:t>43.</w:t>
        </w:r>
        <w:r>
          <w:tab/>
        </w:r>
      </w:ins>
      <w:ins w:id="1459" w:author="BHA Regulatory Affairs Unit" w:date="2026-07-19T14:23:00Z">
        <w:r w:rsidR="00B32883" w:rsidRPr="00B32883">
          <w:t>Montezuma: Rural</w:t>
        </w:r>
      </w:ins>
    </w:p>
    <w:p w14:paraId="45A7BC8F" w14:textId="4AF341E9" w:rsidR="00B32883" w:rsidRPr="00B32883" w:rsidRDefault="00A31C66" w:rsidP="00A31C66">
      <w:pPr>
        <w:pStyle w:val="par2"/>
        <w:rPr>
          <w:ins w:id="1460" w:author="BHA Regulatory Affairs Unit" w:date="2026-07-19T14:23:00Z"/>
        </w:rPr>
        <w:pPrChange w:id="1461" w:author="BHA Regulatory Affairs Unit" w:date="2026-08-28T06:56:00Z" w16du:dateUtc="2026-08-28T12:56:00Z">
          <w:pPr>
            <w:pStyle w:val="ListParagraph"/>
            <w:numPr>
              <w:numId w:val="46"/>
            </w:numPr>
            <w:ind w:hanging="720"/>
          </w:pPr>
        </w:pPrChange>
      </w:pPr>
      <w:ins w:id="1462" w:author="BHA Regulatory Affairs Unit" w:date="2026-08-28T06:58:00Z" w16du:dateUtc="2026-08-28T12:58:00Z">
        <w:r>
          <w:t>44.</w:t>
        </w:r>
        <w:r>
          <w:tab/>
        </w:r>
      </w:ins>
      <w:ins w:id="1463" w:author="BHA Regulatory Affairs Unit" w:date="2026-07-19T14:23:00Z">
        <w:r w:rsidR="00B32883" w:rsidRPr="00B32883">
          <w:t>Montrose: Rural</w:t>
        </w:r>
      </w:ins>
    </w:p>
    <w:p w14:paraId="4EF9845A" w14:textId="370E100B" w:rsidR="00B32883" w:rsidRPr="00B32883" w:rsidRDefault="00A31C66" w:rsidP="00A31C66">
      <w:pPr>
        <w:pStyle w:val="par2"/>
        <w:rPr>
          <w:ins w:id="1464" w:author="BHA Regulatory Affairs Unit" w:date="2026-07-19T14:23:00Z"/>
        </w:rPr>
        <w:pPrChange w:id="1465" w:author="BHA Regulatory Affairs Unit" w:date="2026-08-28T06:56:00Z" w16du:dateUtc="2026-08-28T12:56:00Z">
          <w:pPr>
            <w:pStyle w:val="ListParagraph"/>
            <w:numPr>
              <w:numId w:val="46"/>
            </w:numPr>
            <w:ind w:hanging="720"/>
          </w:pPr>
        </w:pPrChange>
      </w:pPr>
      <w:ins w:id="1466" w:author="BHA Regulatory Affairs Unit" w:date="2026-08-28T06:58:00Z" w16du:dateUtc="2026-08-28T12:58:00Z">
        <w:r>
          <w:t>45.</w:t>
        </w:r>
        <w:r>
          <w:tab/>
        </w:r>
      </w:ins>
      <w:ins w:id="1467" w:author="BHA Regulatory Affairs Unit" w:date="2026-07-19T14:23:00Z">
        <w:r w:rsidR="00B32883" w:rsidRPr="00B32883">
          <w:t>Morgan: Rural</w:t>
        </w:r>
      </w:ins>
    </w:p>
    <w:p w14:paraId="555758B2" w14:textId="4908B1E5" w:rsidR="00B32883" w:rsidRPr="00B32883" w:rsidRDefault="00A31C66" w:rsidP="00A31C66">
      <w:pPr>
        <w:pStyle w:val="par2"/>
        <w:rPr>
          <w:ins w:id="1468" w:author="BHA Regulatory Affairs Unit" w:date="2026-07-19T14:23:00Z"/>
        </w:rPr>
        <w:pPrChange w:id="1469" w:author="BHA Regulatory Affairs Unit" w:date="2026-08-28T06:56:00Z" w16du:dateUtc="2026-08-28T12:56:00Z">
          <w:pPr>
            <w:pStyle w:val="ListParagraph"/>
            <w:numPr>
              <w:numId w:val="46"/>
            </w:numPr>
            <w:ind w:hanging="720"/>
          </w:pPr>
        </w:pPrChange>
      </w:pPr>
      <w:ins w:id="1470" w:author="BHA Regulatory Affairs Unit" w:date="2026-08-28T06:58:00Z" w16du:dateUtc="2026-08-28T12:58:00Z">
        <w:r>
          <w:t>46.</w:t>
        </w:r>
        <w:r>
          <w:tab/>
        </w:r>
      </w:ins>
      <w:ins w:id="1471" w:author="BHA Regulatory Affairs Unit" w:date="2026-07-19T14:23:00Z">
        <w:r w:rsidR="00B32883" w:rsidRPr="00B32883">
          <w:t>Otero: Rural</w:t>
        </w:r>
      </w:ins>
    </w:p>
    <w:p w14:paraId="12F28300" w14:textId="7A4E685E" w:rsidR="00B32883" w:rsidRPr="00B32883" w:rsidRDefault="00A31C66" w:rsidP="00A31C66">
      <w:pPr>
        <w:pStyle w:val="par2"/>
        <w:rPr>
          <w:ins w:id="1472" w:author="BHA Regulatory Affairs Unit" w:date="2026-07-19T14:23:00Z"/>
        </w:rPr>
        <w:pPrChange w:id="1473" w:author="BHA Regulatory Affairs Unit" w:date="2026-08-28T06:56:00Z" w16du:dateUtc="2026-08-28T12:56:00Z">
          <w:pPr>
            <w:pStyle w:val="ListParagraph"/>
            <w:numPr>
              <w:numId w:val="46"/>
            </w:numPr>
            <w:ind w:hanging="720"/>
          </w:pPr>
        </w:pPrChange>
      </w:pPr>
      <w:ins w:id="1474" w:author="BHA Regulatory Affairs Unit" w:date="2026-08-28T06:58:00Z" w16du:dateUtc="2026-08-28T12:58:00Z">
        <w:r>
          <w:t>47.</w:t>
        </w:r>
        <w:r>
          <w:tab/>
        </w:r>
      </w:ins>
      <w:ins w:id="1475" w:author="BHA Regulatory Affairs Unit" w:date="2026-07-19T14:23:00Z">
        <w:r w:rsidR="00B32883" w:rsidRPr="00B32883">
          <w:t>Ouray: CEAC</w:t>
        </w:r>
      </w:ins>
    </w:p>
    <w:p w14:paraId="7C9864C6" w14:textId="3D65A50F" w:rsidR="00B32883" w:rsidRPr="00B32883" w:rsidRDefault="00A31C66" w:rsidP="00A31C66">
      <w:pPr>
        <w:pStyle w:val="par2"/>
        <w:rPr>
          <w:ins w:id="1476" w:author="BHA Regulatory Affairs Unit" w:date="2026-07-19T14:23:00Z"/>
        </w:rPr>
        <w:pPrChange w:id="1477" w:author="BHA Regulatory Affairs Unit" w:date="2026-08-28T06:56:00Z" w16du:dateUtc="2026-08-28T12:56:00Z">
          <w:pPr>
            <w:pStyle w:val="ListParagraph"/>
            <w:numPr>
              <w:numId w:val="46"/>
            </w:numPr>
            <w:ind w:hanging="720"/>
          </w:pPr>
        </w:pPrChange>
      </w:pPr>
      <w:ins w:id="1478" w:author="BHA Regulatory Affairs Unit" w:date="2026-08-28T06:58:00Z" w16du:dateUtc="2026-08-28T12:58:00Z">
        <w:r>
          <w:t>48.</w:t>
        </w:r>
        <w:r>
          <w:tab/>
        </w:r>
      </w:ins>
      <w:ins w:id="1479" w:author="BHA Regulatory Affairs Unit" w:date="2026-07-19T14:23:00Z">
        <w:r w:rsidR="00B32883" w:rsidRPr="00B32883">
          <w:t>Park: CEAC</w:t>
        </w:r>
      </w:ins>
    </w:p>
    <w:p w14:paraId="7D5EEE98" w14:textId="78B2A4E2" w:rsidR="00B32883" w:rsidRPr="00B32883" w:rsidRDefault="00A31C66" w:rsidP="00A31C66">
      <w:pPr>
        <w:pStyle w:val="par2"/>
        <w:rPr>
          <w:ins w:id="1480" w:author="BHA Regulatory Affairs Unit" w:date="2026-07-19T14:23:00Z"/>
        </w:rPr>
        <w:pPrChange w:id="1481" w:author="BHA Regulatory Affairs Unit" w:date="2026-08-28T06:56:00Z" w16du:dateUtc="2026-08-28T12:56:00Z">
          <w:pPr>
            <w:pStyle w:val="ListParagraph"/>
            <w:numPr>
              <w:numId w:val="46"/>
            </w:numPr>
            <w:ind w:hanging="720"/>
          </w:pPr>
        </w:pPrChange>
      </w:pPr>
      <w:ins w:id="1482" w:author="BHA Regulatory Affairs Unit" w:date="2026-08-28T06:58:00Z" w16du:dateUtc="2026-08-28T12:58:00Z">
        <w:r>
          <w:t>49.</w:t>
        </w:r>
        <w:r>
          <w:tab/>
        </w:r>
      </w:ins>
      <w:ins w:id="1483" w:author="BHA Regulatory Affairs Unit" w:date="2026-07-19T14:23:00Z">
        <w:r w:rsidR="00B32883" w:rsidRPr="00B32883">
          <w:t>Phillips: CEAC</w:t>
        </w:r>
      </w:ins>
    </w:p>
    <w:p w14:paraId="3DF4485C" w14:textId="1FCA23A9" w:rsidR="00B32883" w:rsidRPr="00B32883" w:rsidRDefault="00A31C66" w:rsidP="00A31C66">
      <w:pPr>
        <w:pStyle w:val="par2"/>
        <w:rPr>
          <w:ins w:id="1484" w:author="BHA Regulatory Affairs Unit" w:date="2026-07-19T14:23:00Z"/>
        </w:rPr>
        <w:pPrChange w:id="1485" w:author="BHA Regulatory Affairs Unit" w:date="2026-08-28T06:56:00Z" w16du:dateUtc="2026-08-28T12:56:00Z">
          <w:pPr>
            <w:pStyle w:val="ListParagraph"/>
            <w:numPr>
              <w:numId w:val="46"/>
            </w:numPr>
            <w:ind w:hanging="720"/>
          </w:pPr>
        </w:pPrChange>
      </w:pPr>
      <w:ins w:id="1486" w:author="BHA Regulatory Affairs Unit" w:date="2026-08-28T06:58:00Z" w16du:dateUtc="2026-08-28T12:58:00Z">
        <w:r>
          <w:t>50.</w:t>
        </w:r>
        <w:r>
          <w:tab/>
        </w:r>
      </w:ins>
      <w:ins w:id="1487" w:author="BHA Regulatory Affairs Unit" w:date="2026-07-19T14:23:00Z">
        <w:r w:rsidR="00B32883" w:rsidRPr="00B32883">
          <w:t>Pitkin: Rural</w:t>
        </w:r>
      </w:ins>
    </w:p>
    <w:p w14:paraId="5F88D719" w14:textId="1A9A91D3" w:rsidR="00B32883" w:rsidRPr="00B32883" w:rsidRDefault="00A31C66" w:rsidP="00A31C66">
      <w:pPr>
        <w:pStyle w:val="par2"/>
        <w:rPr>
          <w:ins w:id="1488" w:author="BHA Regulatory Affairs Unit" w:date="2026-07-19T14:23:00Z"/>
        </w:rPr>
        <w:pPrChange w:id="1489" w:author="BHA Regulatory Affairs Unit" w:date="2026-08-28T06:56:00Z" w16du:dateUtc="2026-08-28T12:56:00Z">
          <w:pPr>
            <w:pStyle w:val="ListParagraph"/>
            <w:numPr>
              <w:numId w:val="46"/>
            </w:numPr>
            <w:ind w:hanging="720"/>
          </w:pPr>
        </w:pPrChange>
      </w:pPr>
      <w:ins w:id="1490" w:author="BHA Regulatory Affairs Unit" w:date="2026-08-28T06:58:00Z" w16du:dateUtc="2026-08-28T12:58:00Z">
        <w:r>
          <w:t>51.</w:t>
        </w:r>
        <w:r>
          <w:tab/>
        </w:r>
      </w:ins>
      <w:ins w:id="1491" w:author="BHA Regulatory Affairs Unit" w:date="2026-07-19T14:23:00Z">
        <w:r w:rsidR="00B32883" w:rsidRPr="00B32883">
          <w:t>Prowers: CEAC</w:t>
        </w:r>
      </w:ins>
    </w:p>
    <w:p w14:paraId="1FB0C695" w14:textId="5A2E296C" w:rsidR="00B32883" w:rsidRPr="00B32883" w:rsidRDefault="00A31C66" w:rsidP="00A31C66">
      <w:pPr>
        <w:pStyle w:val="par2"/>
        <w:rPr>
          <w:ins w:id="1492" w:author="BHA Regulatory Affairs Unit" w:date="2026-07-19T14:23:00Z"/>
        </w:rPr>
        <w:pPrChange w:id="1493" w:author="BHA Regulatory Affairs Unit" w:date="2026-08-28T06:56:00Z" w16du:dateUtc="2026-08-28T12:56:00Z">
          <w:pPr>
            <w:pStyle w:val="ListParagraph"/>
            <w:numPr>
              <w:numId w:val="46"/>
            </w:numPr>
            <w:ind w:hanging="720"/>
          </w:pPr>
        </w:pPrChange>
      </w:pPr>
      <w:ins w:id="1494" w:author="BHA Regulatory Affairs Unit" w:date="2026-08-28T06:59:00Z" w16du:dateUtc="2026-08-28T12:59:00Z">
        <w:r>
          <w:t>52.</w:t>
        </w:r>
        <w:r>
          <w:tab/>
        </w:r>
      </w:ins>
      <w:ins w:id="1495" w:author="BHA Regulatory Affairs Unit" w:date="2026-07-19T14:23:00Z">
        <w:r w:rsidR="00B32883" w:rsidRPr="00B32883">
          <w:t>Pueblo: Micro</w:t>
        </w:r>
      </w:ins>
    </w:p>
    <w:p w14:paraId="5BBEF634" w14:textId="346B52BF" w:rsidR="00B32883" w:rsidRPr="00B32883" w:rsidRDefault="00A31C66" w:rsidP="00A31C66">
      <w:pPr>
        <w:pStyle w:val="par2"/>
        <w:rPr>
          <w:ins w:id="1496" w:author="BHA Regulatory Affairs Unit" w:date="2026-07-19T14:23:00Z"/>
        </w:rPr>
        <w:pPrChange w:id="1497" w:author="BHA Regulatory Affairs Unit" w:date="2026-08-28T06:56:00Z" w16du:dateUtc="2026-08-28T12:56:00Z">
          <w:pPr>
            <w:pStyle w:val="ListParagraph"/>
            <w:numPr>
              <w:numId w:val="46"/>
            </w:numPr>
            <w:ind w:hanging="720"/>
          </w:pPr>
        </w:pPrChange>
      </w:pPr>
      <w:ins w:id="1498" w:author="BHA Regulatory Affairs Unit" w:date="2026-08-28T06:59:00Z" w16du:dateUtc="2026-08-28T12:59:00Z">
        <w:r>
          <w:t>53.</w:t>
        </w:r>
        <w:r>
          <w:tab/>
        </w:r>
      </w:ins>
      <w:ins w:id="1499" w:author="BHA Regulatory Affairs Unit" w:date="2026-07-19T14:23:00Z">
        <w:r w:rsidR="00B32883" w:rsidRPr="00B32883">
          <w:t>Rio Blanco: CEAC</w:t>
        </w:r>
      </w:ins>
    </w:p>
    <w:p w14:paraId="47F80BF2" w14:textId="32310595" w:rsidR="00B32883" w:rsidRPr="00B32883" w:rsidRDefault="00A31C66" w:rsidP="00A31C66">
      <w:pPr>
        <w:pStyle w:val="par2"/>
        <w:rPr>
          <w:ins w:id="1500" w:author="BHA Regulatory Affairs Unit" w:date="2026-07-19T14:23:00Z"/>
        </w:rPr>
        <w:pPrChange w:id="1501" w:author="BHA Regulatory Affairs Unit" w:date="2026-08-28T06:56:00Z" w16du:dateUtc="2026-08-28T12:56:00Z">
          <w:pPr>
            <w:pStyle w:val="ListParagraph"/>
            <w:numPr>
              <w:numId w:val="46"/>
            </w:numPr>
            <w:ind w:hanging="720"/>
          </w:pPr>
        </w:pPrChange>
      </w:pPr>
      <w:ins w:id="1502" w:author="BHA Regulatory Affairs Unit" w:date="2026-08-28T06:59:00Z" w16du:dateUtc="2026-08-28T12:59:00Z">
        <w:r>
          <w:t>54.</w:t>
        </w:r>
        <w:r>
          <w:tab/>
        </w:r>
      </w:ins>
      <w:ins w:id="1503" w:author="BHA Regulatory Affairs Unit" w:date="2026-07-19T14:23:00Z">
        <w:r w:rsidR="00B32883" w:rsidRPr="00B32883">
          <w:t>Rio Grande: Rural</w:t>
        </w:r>
      </w:ins>
    </w:p>
    <w:p w14:paraId="11EF21B4" w14:textId="7A8E071D" w:rsidR="00B32883" w:rsidRPr="00B32883" w:rsidRDefault="00A31C66" w:rsidP="00A31C66">
      <w:pPr>
        <w:pStyle w:val="par2"/>
        <w:rPr>
          <w:ins w:id="1504" w:author="BHA Regulatory Affairs Unit" w:date="2026-07-19T14:23:00Z"/>
        </w:rPr>
        <w:pPrChange w:id="1505" w:author="BHA Regulatory Affairs Unit" w:date="2026-08-28T06:56:00Z" w16du:dateUtc="2026-08-28T12:56:00Z">
          <w:pPr>
            <w:pStyle w:val="ListParagraph"/>
            <w:numPr>
              <w:numId w:val="46"/>
            </w:numPr>
            <w:ind w:hanging="720"/>
          </w:pPr>
        </w:pPrChange>
      </w:pPr>
      <w:ins w:id="1506" w:author="BHA Regulatory Affairs Unit" w:date="2026-08-28T06:59:00Z" w16du:dateUtc="2026-08-28T12:59:00Z">
        <w:r>
          <w:t>55.</w:t>
        </w:r>
        <w:r>
          <w:tab/>
        </w:r>
      </w:ins>
      <w:ins w:id="1507" w:author="BHA Regulatory Affairs Unit" w:date="2026-07-19T14:23:00Z">
        <w:r w:rsidR="00B32883" w:rsidRPr="00B32883">
          <w:t>Routt: Rural</w:t>
        </w:r>
      </w:ins>
    </w:p>
    <w:p w14:paraId="1DECA141" w14:textId="6A1F04F0" w:rsidR="00B32883" w:rsidRPr="00B32883" w:rsidRDefault="00A31C66" w:rsidP="00A31C66">
      <w:pPr>
        <w:pStyle w:val="par2"/>
        <w:rPr>
          <w:ins w:id="1508" w:author="BHA Regulatory Affairs Unit" w:date="2026-07-19T14:23:00Z"/>
        </w:rPr>
        <w:pPrChange w:id="1509" w:author="BHA Regulatory Affairs Unit" w:date="2026-08-28T06:56:00Z" w16du:dateUtc="2026-08-28T12:56:00Z">
          <w:pPr>
            <w:pStyle w:val="ListParagraph"/>
            <w:numPr>
              <w:numId w:val="46"/>
            </w:numPr>
            <w:ind w:hanging="720"/>
          </w:pPr>
        </w:pPrChange>
      </w:pPr>
      <w:ins w:id="1510" w:author="BHA Regulatory Affairs Unit" w:date="2026-08-28T06:59:00Z" w16du:dateUtc="2026-08-28T12:59:00Z">
        <w:r>
          <w:t>56.</w:t>
        </w:r>
        <w:r>
          <w:tab/>
        </w:r>
      </w:ins>
      <w:ins w:id="1511" w:author="BHA Regulatory Affairs Unit" w:date="2026-07-19T14:23:00Z">
        <w:r w:rsidR="00B32883" w:rsidRPr="00B32883">
          <w:t>Saguache: CEAC</w:t>
        </w:r>
      </w:ins>
    </w:p>
    <w:p w14:paraId="19F2EA32" w14:textId="263B559B" w:rsidR="00B32883" w:rsidRPr="00B32883" w:rsidRDefault="00A31C66" w:rsidP="00A31C66">
      <w:pPr>
        <w:pStyle w:val="par2"/>
        <w:rPr>
          <w:ins w:id="1512" w:author="BHA Regulatory Affairs Unit" w:date="2026-07-19T14:23:00Z"/>
        </w:rPr>
        <w:pPrChange w:id="1513" w:author="BHA Regulatory Affairs Unit" w:date="2026-08-28T06:56:00Z" w16du:dateUtc="2026-08-28T12:56:00Z">
          <w:pPr>
            <w:pStyle w:val="ListParagraph"/>
            <w:numPr>
              <w:numId w:val="46"/>
            </w:numPr>
            <w:ind w:hanging="720"/>
          </w:pPr>
        </w:pPrChange>
      </w:pPr>
      <w:ins w:id="1514" w:author="BHA Regulatory Affairs Unit" w:date="2026-08-28T06:59:00Z" w16du:dateUtc="2026-08-28T12:59:00Z">
        <w:r>
          <w:t>57.</w:t>
        </w:r>
        <w:r>
          <w:tab/>
        </w:r>
      </w:ins>
      <w:ins w:id="1515" w:author="BHA Regulatory Affairs Unit" w:date="2026-07-19T14:23:00Z">
        <w:r w:rsidR="00B32883" w:rsidRPr="00B32883">
          <w:t>San Juan: CEAC</w:t>
        </w:r>
      </w:ins>
    </w:p>
    <w:p w14:paraId="170F40C1" w14:textId="18E993DA" w:rsidR="00B32883" w:rsidRPr="00B32883" w:rsidRDefault="00A31C66" w:rsidP="00A31C66">
      <w:pPr>
        <w:pStyle w:val="par2"/>
        <w:rPr>
          <w:ins w:id="1516" w:author="BHA Regulatory Affairs Unit" w:date="2026-07-19T14:23:00Z"/>
        </w:rPr>
        <w:pPrChange w:id="1517" w:author="BHA Regulatory Affairs Unit" w:date="2026-08-28T06:56:00Z" w16du:dateUtc="2026-08-28T12:56:00Z">
          <w:pPr>
            <w:pStyle w:val="ListParagraph"/>
            <w:numPr>
              <w:numId w:val="46"/>
            </w:numPr>
            <w:ind w:hanging="720"/>
          </w:pPr>
        </w:pPrChange>
      </w:pPr>
      <w:ins w:id="1518" w:author="BHA Regulatory Affairs Unit" w:date="2026-08-28T06:59:00Z" w16du:dateUtc="2026-08-28T12:59:00Z">
        <w:r>
          <w:t>58.</w:t>
        </w:r>
        <w:r>
          <w:tab/>
        </w:r>
      </w:ins>
      <w:ins w:id="1519" w:author="BHA Regulatory Affairs Unit" w:date="2026-07-19T14:23:00Z">
        <w:r w:rsidR="00B32883" w:rsidRPr="00B32883">
          <w:t>San Miguel: CEAC</w:t>
        </w:r>
      </w:ins>
    </w:p>
    <w:p w14:paraId="3F33F59E" w14:textId="732927E2" w:rsidR="00B32883" w:rsidRPr="00B32883" w:rsidRDefault="00A31C66" w:rsidP="00A31C66">
      <w:pPr>
        <w:pStyle w:val="par2"/>
        <w:rPr>
          <w:ins w:id="1520" w:author="BHA Regulatory Affairs Unit" w:date="2026-07-19T14:23:00Z"/>
        </w:rPr>
        <w:pPrChange w:id="1521" w:author="BHA Regulatory Affairs Unit" w:date="2026-08-28T06:56:00Z" w16du:dateUtc="2026-08-28T12:56:00Z">
          <w:pPr>
            <w:pStyle w:val="ListParagraph"/>
            <w:numPr>
              <w:numId w:val="46"/>
            </w:numPr>
            <w:ind w:hanging="720"/>
          </w:pPr>
        </w:pPrChange>
      </w:pPr>
      <w:ins w:id="1522" w:author="BHA Regulatory Affairs Unit" w:date="2026-08-28T06:59:00Z" w16du:dateUtc="2026-08-28T12:59:00Z">
        <w:r>
          <w:t>59.</w:t>
        </w:r>
        <w:r>
          <w:tab/>
        </w:r>
      </w:ins>
      <w:ins w:id="1523" w:author="BHA Regulatory Affairs Unit" w:date="2026-07-19T14:23:00Z">
        <w:r w:rsidR="00B32883" w:rsidRPr="00B32883">
          <w:t>Sedwick: CEAC</w:t>
        </w:r>
      </w:ins>
    </w:p>
    <w:p w14:paraId="47628F81" w14:textId="2089703D" w:rsidR="00B32883" w:rsidRPr="00B32883" w:rsidRDefault="00A31C66" w:rsidP="00A31C66">
      <w:pPr>
        <w:pStyle w:val="par2"/>
        <w:rPr>
          <w:ins w:id="1524" w:author="BHA Regulatory Affairs Unit" w:date="2026-07-19T14:23:00Z"/>
        </w:rPr>
        <w:pPrChange w:id="1525" w:author="BHA Regulatory Affairs Unit" w:date="2026-08-28T06:56:00Z" w16du:dateUtc="2026-08-28T12:56:00Z">
          <w:pPr>
            <w:pStyle w:val="ListParagraph"/>
            <w:numPr>
              <w:numId w:val="46"/>
            </w:numPr>
            <w:ind w:hanging="720"/>
          </w:pPr>
        </w:pPrChange>
      </w:pPr>
      <w:ins w:id="1526" w:author="BHA Regulatory Affairs Unit" w:date="2026-08-28T06:59:00Z" w16du:dateUtc="2026-08-28T12:59:00Z">
        <w:r>
          <w:t>60.</w:t>
        </w:r>
        <w:r>
          <w:tab/>
        </w:r>
      </w:ins>
      <w:ins w:id="1527" w:author="BHA Regulatory Affairs Unit" w:date="2026-07-19T14:23:00Z">
        <w:r w:rsidR="00B32883" w:rsidRPr="00B32883">
          <w:t>Summit: Micro</w:t>
        </w:r>
      </w:ins>
    </w:p>
    <w:p w14:paraId="2B28314A" w14:textId="015E9176" w:rsidR="00B32883" w:rsidRPr="00B32883" w:rsidRDefault="00A31C66" w:rsidP="00A31C66">
      <w:pPr>
        <w:pStyle w:val="par2"/>
        <w:rPr>
          <w:ins w:id="1528" w:author="BHA Regulatory Affairs Unit" w:date="2026-07-19T14:23:00Z"/>
        </w:rPr>
        <w:pPrChange w:id="1529" w:author="BHA Regulatory Affairs Unit" w:date="2026-08-28T06:56:00Z" w16du:dateUtc="2026-08-28T12:56:00Z">
          <w:pPr>
            <w:pStyle w:val="ListParagraph"/>
            <w:numPr>
              <w:numId w:val="46"/>
            </w:numPr>
            <w:ind w:hanging="720"/>
          </w:pPr>
        </w:pPrChange>
      </w:pPr>
      <w:ins w:id="1530" w:author="BHA Regulatory Affairs Unit" w:date="2026-08-28T06:59:00Z" w16du:dateUtc="2026-08-28T12:59:00Z">
        <w:r>
          <w:t>61.</w:t>
        </w:r>
        <w:r>
          <w:tab/>
        </w:r>
      </w:ins>
      <w:ins w:id="1531" w:author="BHA Regulatory Affairs Unit" w:date="2026-07-19T14:23:00Z">
        <w:r w:rsidR="00B32883" w:rsidRPr="00B32883">
          <w:t>Teller: Rural</w:t>
        </w:r>
      </w:ins>
    </w:p>
    <w:p w14:paraId="3FF7AD2A" w14:textId="50DCF1DE" w:rsidR="00B32883" w:rsidRPr="00B32883" w:rsidRDefault="00A31C66" w:rsidP="00A31C66">
      <w:pPr>
        <w:pStyle w:val="par2"/>
        <w:rPr>
          <w:ins w:id="1532" w:author="BHA Regulatory Affairs Unit" w:date="2026-07-19T14:23:00Z"/>
        </w:rPr>
        <w:pPrChange w:id="1533" w:author="BHA Regulatory Affairs Unit" w:date="2026-08-28T06:56:00Z" w16du:dateUtc="2026-08-28T12:56:00Z">
          <w:pPr>
            <w:pStyle w:val="ListParagraph"/>
            <w:numPr>
              <w:numId w:val="46"/>
            </w:numPr>
            <w:ind w:hanging="720"/>
          </w:pPr>
        </w:pPrChange>
      </w:pPr>
      <w:ins w:id="1534" w:author="BHA Regulatory Affairs Unit" w:date="2026-08-28T06:59:00Z" w16du:dateUtc="2026-08-28T12:59:00Z">
        <w:r>
          <w:t>62.</w:t>
        </w:r>
        <w:r>
          <w:tab/>
        </w:r>
      </w:ins>
      <w:ins w:id="1535" w:author="BHA Regulatory Affairs Unit" w:date="2026-07-19T14:23:00Z">
        <w:r w:rsidR="00B32883" w:rsidRPr="00B32883">
          <w:t>Washington: CEAC</w:t>
        </w:r>
      </w:ins>
    </w:p>
    <w:p w14:paraId="1BBAF076" w14:textId="7B4F8A1B" w:rsidR="00B32883" w:rsidRPr="00B32883" w:rsidRDefault="00A31C66" w:rsidP="00A31C66">
      <w:pPr>
        <w:pStyle w:val="par2"/>
        <w:rPr>
          <w:ins w:id="1536" w:author="BHA Regulatory Affairs Unit" w:date="2026-07-19T14:23:00Z"/>
        </w:rPr>
        <w:pPrChange w:id="1537" w:author="BHA Regulatory Affairs Unit" w:date="2026-08-28T06:56:00Z" w16du:dateUtc="2026-08-28T12:56:00Z">
          <w:pPr>
            <w:pStyle w:val="ListParagraph"/>
            <w:numPr>
              <w:numId w:val="46"/>
            </w:numPr>
            <w:ind w:hanging="720"/>
          </w:pPr>
        </w:pPrChange>
      </w:pPr>
      <w:ins w:id="1538" w:author="BHA Regulatory Affairs Unit" w:date="2026-08-28T06:59:00Z" w16du:dateUtc="2026-08-28T12:59:00Z">
        <w:r>
          <w:t>63.</w:t>
        </w:r>
        <w:r>
          <w:tab/>
        </w:r>
      </w:ins>
      <w:ins w:id="1539" w:author="BHA Regulatory Affairs Unit" w:date="2026-07-19T14:23:00Z">
        <w:r w:rsidR="00B32883" w:rsidRPr="00B32883">
          <w:t>Weld: Metro</w:t>
        </w:r>
      </w:ins>
    </w:p>
    <w:p w14:paraId="66339336" w14:textId="1005F5F5" w:rsidR="00B32883" w:rsidRPr="00B32883" w:rsidRDefault="00A31C66" w:rsidP="00A31C66">
      <w:pPr>
        <w:pStyle w:val="par2"/>
        <w:pPrChange w:id="1540" w:author="BHA Regulatory Affairs Unit" w:date="2026-08-28T06:56:00Z" w16du:dateUtc="2026-08-28T12:56:00Z">
          <w:pPr>
            <w:pStyle w:val="par1"/>
          </w:pPr>
        </w:pPrChange>
      </w:pPr>
      <w:ins w:id="1541" w:author="BHA Regulatory Affairs Unit" w:date="2026-08-28T06:59:00Z" w16du:dateUtc="2026-08-28T12:59:00Z">
        <w:r>
          <w:t>64.</w:t>
        </w:r>
        <w:r>
          <w:tab/>
        </w:r>
      </w:ins>
      <w:ins w:id="1542" w:author="BHA Regulatory Affairs Unit" w:date="2026-07-19T14:23:00Z">
        <w:r w:rsidR="00B32883" w:rsidRPr="00B32883">
          <w:t>Yuma: CEAC</w:t>
        </w:r>
      </w:ins>
    </w:p>
    <w:sectPr w:rsidR="00B32883" w:rsidRPr="00B32883" w:rsidSect="00D311B0">
      <w:headerReference w:type="even" r:id="rId12"/>
      <w:headerReference w:type="default" r:id="rId13"/>
      <w:footerReference w:type="default" r:id="rId14"/>
      <w:headerReference w:type="first" r:id="rId15"/>
      <w:footerReference w:type="first" r:id="rId16"/>
      <w:pgSz w:w="12240" w:h="15840" w:code="1"/>
      <w:pgMar w:top="1440" w:right="1440" w:bottom="1440" w:left="1440" w:header="432" w:footer="43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BHA Regulatory Affairs Unit" w:date="2026-07-19T13:57:00Z" w:initials="BHA">
    <w:p w14:paraId="39CB3B81" w14:textId="77777777" w:rsidR="00A37C6D" w:rsidRDefault="00A37C6D" w:rsidP="00A37C6D">
      <w:pPr>
        <w:pStyle w:val="CommentText"/>
      </w:pPr>
      <w:r>
        <w:rPr>
          <w:rStyle w:val="CommentReference"/>
        </w:rPr>
        <w:annotationRef/>
      </w:r>
      <w:r>
        <w:t>DRAFTERS NOTE:  This was struck as it was repealed 10/2018</w:t>
      </w:r>
    </w:p>
  </w:comment>
  <w:comment w:id="990" w:author="BHA Regulatory Affairs Unit" w:date="2026-07-27T08:03:00Z" w:initials="BHA">
    <w:p w14:paraId="237D8C32" w14:textId="77777777" w:rsidR="00F60A2A" w:rsidRDefault="00F60A2A" w:rsidP="00F60A2A">
      <w:pPr>
        <w:pStyle w:val="CommentText"/>
      </w:pPr>
      <w:r>
        <w:rPr>
          <w:rStyle w:val="CommentReference"/>
        </w:rPr>
        <w:annotationRef/>
      </w:r>
      <w:r>
        <w:t>DRAFTER’S NOTE: This is existing language in 2 CCR 502-5 that is updated to reflect structural changes.  Content remains the same.</w:t>
      </w:r>
    </w:p>
  </w:comment>
  <w:comment w:id="1043" w:author="BHA Regulatory Affairs Unit" w:date="2026-07-27T08:02:00Z" w:initials="BHA">
    <w:p w14:paraId="57AE854B" w14:textId="77777777" w:rsidR="00C45233" w:rsidRDefault="00F60A2A" w:rsidP="00C45233">
      <w:pPr>
        <w:pStyle w:val="CommentText"/>
      </w:pPr>
      <w:r>
        <w:rPr>
          <w:rStyle w:val="CommentReference"/>
        </w:rPr>
        <w:annotationRef/>
      </w:r>
      <w:r w:rsidR="00C45233">
        <w:t>DRAFTER’S NOTE:  This is new proposed language to be added to 2 CCR 502-5 for a new grant program.</w:t>
      </w:r>
    </w:p>
  </w:comment>
  <w:comment w:id="1280" w:author="BHA Regulatory Affairs Unit" w:date="2026-08-27T06:54:00Z" w:initials="BHA">
    <w:p w14:paraId="4FC71370" w14:textId="01718263" w:rsidR="00C45233" w:rsidRDefault="00C45233" w:rsidP="00C45233">
      <w:pPr>
        <w:pStyle w:val="CommentText"/>
      </w:pPr>
      <w:r>
        <w:rPr>
          <w:rStyle w:val="CommentReference"/>
        </w:rPr>
        <w:annotationRef/>
      </w:r>
      <w:r>
        <w:t>DRAFTER’S NOTE:  This is new proposed language to be added to 2 CCR 502-5.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CB3B81" w15:done="0"/>
  <w15:commentEx w15:paraId="237D8C32" w15:done="0"/>
  <w15:commentEx w15:paraId="57AE854B" w15:done="0"/>
  <w15:commentEx w15:paraId="4FC713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35E6A8" w16cex:dateUtc="2026-07-19T19:57:00Z"/>
  <w16cex:commentExtensible w16cex:durableId="36D90E81" w16cex:dateUtc="2026-07-27T14:03:00Z"/>
  <w16cex:commentExtensible w16cex:durableId="608D74B3" w16cex:dateUtc="2026-07-27T14:02:00Z"/>
  <w16cex:commentExtensible w16cex:durableId="0BDF4195" w16cex:dateUtc="2026-08-27T1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CB3B81" w16cid:durableId="3335E6A8"/>
  <w16cid:commentId w16cid:paraId="237D8C32" w16cid:durableId="36D90E81"/>
  <w16cid:commentId w16cid:paraId="57AE854B" w16cid:durableId="608D74B3"/>
  <w16cid:commentId w16cid:paraId="4FC71370" w16cid:durableId="0BDF41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CA908" w14:textId="77777777" w:rsidR="00561856" w:rsidRDefault="00561856" w:rsidP="004A3902">
      <w:r>
        <w:separator/>
      </w:r>
    </w:p>
  </w:endnote>
  <w:endnote w:type="continuationSeparator" w:id="0">
    <w:p w14:paraId="164800A6" w14:textId="77777777" w:rsidR="00561856" w:rsidRDefault="00561856" w:rsidP="004A3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F7612" w14:textId="77777777" w:rsidR="00C21BE5" w:rsidRPr="000A5A5A" w:rsidRDefault="000A5A5A" w:rsidP="004A3902">
    <w:pPr>
      <w:pStyle w:val="Footer"/>
    </w:pPr>
    <w:r w:rsidRPr="00D85026">
      <w:rPr>
        <w:i/>
        <w:noProof/>
        <w:sz w:val="18"/>
      </w:rPr>
      <w:tab/>
    </w:r>
    <w:r w:rsidRPr="00693680">
      <w:rPr>
        <w:noProof/>
      </w:rPr>
      <w:fldChar w:fldCharType="begin"/>
    </w:r>
    <w:r w:rsidRPr="00693680">
      <w:rPr>
        <w:noProof/>
      </w:rPr>
      <w:instrText xml:space="preserve"> PAGE   \* MERGEFORMAT </w:instrText>
    </w:r>
    <w:r w:rsidRPr="00693680">
      <w:rPr>
        <w:noProof/>
      </w:rPr>
      <w:fldChar w:fldCharType="separate"/>
    </w:r>
    <w:r w:rsidR="003E761E">
      <w:rPr>
        <w:noProof/>
      </w:rPr>
      <w:t>5</w:t>
    </w:r>
    <w:r w:rsidRPr="00693680">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E34E9" w14:textId="77777777" w:rsidR="00C00DF4" w:rsidRPr="00A36541" w:rsidRDefault="00A36541" w:rsidP="004A3902">
    <w:pPr>
      <w:pStyle w:val="Footer"/>
    </w:pPr>
    <w:r w:rsidRPr="001E3BA2">
      <w:rPr>
        <w:noProof/>
        <w:sz w:val="18"/>
      </w:rPr>
      <w:tab/>
    </w:r>
    <w:r w:rsidRPr="00693680">
      <w:rPr>
        <w:noProof/>
      </w:rPr>
      <w:fldChar w:fldCharType="begin"/>
    </w:r>
    <w:r w:rsidRPr="00693680">
      <w:rPr>
        <w:noProof/>
      </w:rPr>
      <w:instrText xml:space="preserve"> PAGE   \* MERGEFORMAT </w:instrText>
    </w:r>
    <w:r w:rsidRPr="00693680">
      <w:rPr>
        <w:noProof/>
      </w:rPr>
      <w:fldChar w:fldCharType="separate"/>
    </w:r>
    <w:r w:rsidR="003E761E">
      <w:rPr>
        <w:noProof/>
      </w:rPr>
      <w:t>1</w:t>
    </w:r>
    <w:r w:rsidRPr="0069368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AC526" w14:textId="77777777" w:rsidR="00561856" w:rsidRDefault="00561856" w:rsidP="004A3902">
      <w:r>
        <w:separator/>
      </w:r>
    </w:p>
  </w:footnote>
  <w:footnote w:type="continuationSeparator" w:id="0">
    <w:p w14:paraId="1A02AD56" w14:textId="77777777" w:rsidR="00561856" w:rsidRDefault="00561856" w:rsidP="004A39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DBBB" w14:textId="6508CA1F" w:rsidR="00D1091E" w:rsidRDefault="00000000">
    <w:pPr>
      <w:pStyle w:val="Header"/>
    </w:pPr>
    <w:r>
      <w:rPr>
        <w:noProof/>
      </w:rPr>
      <w:pict w14:anchorId="68CB94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961344" o:spid="_x0000_s1026" type="#_x0000_t136" style="position:absolute;margin-left:0;margin-top:0;width:480pt;height:159.75pt;rotation:315;z-index:-251655168;mso-position-horizontal:center;mso-position-horizontal-relative:margin;mso-position-vertical:center;mso-position-vertical-relative:margin" o:allowincell="f" fillcolor="#ffc5c5" stroked="f">
          <v:fill opacity=".5"/>
          <v:textpath style="font-family:&quot;Arial&quot;;font-size:2in"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81E80" w14:textId="020FC2C1" w:rsidR="000A5A5A" w:rsidRDefault="00000000" w:rsidP="004A3902">
    <w:pPr>
      <w:pStyle w:val="Header"/>
      <w:rPr>
        <w:color w:val="000000"/>
      </w:rPr>
    </w:pPr>
    <w:r>
      <w:rPr>
        <w:noProof/>
      </w:rPr>
      <w:pict w14:anchorId="1C40EE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961345" o:spid="_x0000_s1027" type="#_x0000_t136" style="position:absolute;margin-left:0;margin-top:0;width:480pt;height:159.75pt;rotation:315;z-index:-251653120;mso-position-horizontal:center;mso-position-horizontal-relative:margin;mso-position-vertical:center;mso-position-vertical-relative:margin" o:allowincell="f" fillcolor="#ffc5c5" stroked="f">
          <v:fill opacity=".5"/>
          <v:textpath style="font-family:&quot;Arial&quot;;font-size:2in" string="DRAFT"/>
          <w10:wrap anchorx="margin" anchory="margin"/>
        </v:shape>
      </w:pict>
    </w:r>
    <w:r w:rsidR="000A5A5A" w:rsidRPr="00967C63">
      <w:t>Code of Colorado Regulations</w:t>
    </w:r>
    <w:r w:rsidR="000A5A5A" w:rsidRPr="00967C63">
      <w:tab/>
    </w:r>
    <w:r w:rsidR="002920A8">
      <w:t>2</w:t>
    </w:r>
    <w:r w:rsidR="000A5A5A" w:rsidRPr="00967C63">
      <w:rPr>
        <w:color w:val="000000"/>
      </w:rPr>
      <w:t xml:space="preserve"> CCR </w:t>
    </w:r>
    <w:r w:rsidR="002920A8">
      <w:rPr>
        <w:color w:val="000000"/>
      </w:rPr>
      <w:t>502-5</w:t>
    </w:r>
  </w:p>
  <w:p w14:paraId="6EE6D05D" w14:textId="77777777" w:rsidR="000A5A5A" w:rsidRPr="000A5A5A" w:rsidRDefault="002920A8" w:rsidP="004A3902">
    <w:pPr>
      <w:pStyle w:val="Header"/>
    </w:pPr>
    <w:r>
      <w:t>Behavioral Health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2C9B6" w14:textId="389C3D05" w:rsidR="00D1091E" w:rsidRDefault="00000000">
    <w:pPr>
      <w:pStyle w:val="Header"/>
    </w:pPr>
    <w:r>
      <w:rPr>
        <w:noProof/>
      </w:rPr>
      <w:pict w14:anchorId="29B8FB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961343" o:spid="_x0000_s1025" type="#_x0000_t136" style="position:absolute;margin-left:0;margin-top:0;width:480pt;height:159.75pt;rotation:315;z-index:-251657216;mso-position-horizontal:center;mso-position-horizontal-relative:margin;mso-position-vertical:center;mso-position-vertical-relative:margin" o:allowincell="f" fillcolor="#ffc5c5" stroked="f">
          <v:fill opacity=".5"/>
          <v:textpath style="font-family:&quot;Arial&quot;;font-size:2in"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665C9"/>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016228DD"/>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2" w15:restartNumberingAfterBreak="0">
    <w:nsid w:val="04E31E8A"/>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3" w15:restartNumberingAfterBreak="0">
    <w:nsid w:val="06691F77"/>
    <w:multiLevelType w:val="multilevel"/>
    <w:tmpl w:val="B854E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3A3549"/>
    <w:multiLevelType w:val="multilevel"/>
    <w:tmpl w:val="F12CEA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9D6A56"/>
    <w:multiLevelType w:val="hybridMultilevel"/>
    <w:tmpl w:val="E0C6D002"/>
    <w:lvl w:ilvl="0" w:tplc="924E1D4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E80553"/>
    <w:multiLevelType w:val="multilevel"/>
    <w:tmpl w:val="DB90C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1E1D7E"/>
    <w:multiLevelType w:val="multilevel"/>
    <w:tmpl w:val="69D2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1767D0"/>
    <w:multiLevelType w:val="multilevel"/>
    <w:tmpl w:val="D93EB9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966522"/>
    <w:multiLevelType w:val="hybridMultilevel"/>
    <w:tmpl w:val="43F800A8"/>
    <w:lvl w:ilvl="0" w:tplc="3E6E6334">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382AD9"/>
    <w:multiLevelType w:val="hybridMultilevel"/>
    <w:tmpl w:val="9DE03B74"/>
    <w:lvl w:ilvl="0" w:tplc="9AAE941C">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3554F8"/>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2" w15:restartNumberingAfterBreak="0">
    <w:nsid w:val="25ED3D4A"/>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3" w15:restartNumberingAfterBreak="0">
    <w:nsid w:val="2A023E89"/>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4" w15:restartNumberingAfterBreak="0">
    <w:nsid w:val="2D277925"/>
    <w:multiLevelType w:val="hybridMultilevel"/>
    <w:tmpl w:val="C278222E"/>
    <w:lvl w:ilvl="0" w:tplc="C8B683D4">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DF5E33"/>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6" w15:restartNumberingAfterBreak="0">
    <w:nsid w:val="2EF06CA8"/>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7" w15:restartNumberingAfterBreak="0">
    <w:nsid w:val="2F65712C"/>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8" w15:restartNumberingAfterBreak="0">
    <w:nsid w:val="2FEB1940"/>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9" w15:restartNumberingAfterBreak="0">
    <w:nsid w:val="30D214EA"/>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0" w15:restartNumberingAfterBreak="0">
    <w:nsid w:val="35BF27F0"/>
    <w:multiLevelType w:val="hybridMultilevel"/>
    <w:tmpl w:val="D3F4C89C"/>
    <w:lvl w:ilvl="0" w:tplc="AF7CD49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74B0493"/>
    <w:multiLevelType w:val="hybridMultilevel"/>
    <w:tmpl w:val="FB4E70B8"/>
    <w:lvl w:ilvl="0" w:tplc="231A0CA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CFF549D"/>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3" w15:restartNumberingAfterBreak="0">
    <w:nsid w:val="3D9945E3"/>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4" w15:restartNumberingAfterBreak="0">
    <w:nsid w:val="3ED828EB"/>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5" w15:restartNumberingAfterBreak="0">
    <w:nsid w:val="41C731B4"/>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6" w15:restartNumberingAfterBreak="0">
    <w:nsid w:val="44C20339"/>
    <w:multiLevelType w:val="hybridMultilevel"/>
    <w:tmpl w:val="29C25BBA"/>
    <w:lvl w:ilvl="0" w:tplc="7AB6F7D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6B147E6"/>
    <w:multiLevelType w:val="multilevel"/>
    <w:tmpl w:val="22C8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A23B36"/>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9" w15:restartNumberingAfterBreak="0">
    <w:nsid w:val="4B9845B4"/>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0" w15:restartNumberingAfterBreak="0">
    <w:nsid w:val="4E2C2A14"/>
    <w:multiLevelType w:val="multilevel"/>
    <w:tmpl w:val="D332CA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D34B63"/>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2" w15:restartNumberingAfterBreak="0">
    <w:nsid w:val="58020350"/>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3" w15:restartNumberingAfterBreak="0">
    <w:nsid w:val="594615C0"/>
    <w:multiLevelType w:val="hybridMultilevel"/>
    <w:tmpl w:val="C60C7040"/>
    <w:lvl w:ilvl="0" w:tplc="8D44117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A831F7A"/>
    <w:multiLevelType w:val="multilevel"/>
    <w:tmpl w:val="619AC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70211E"/>
    <w:multiLevelType w:val="hybridMultilevel"/>
    <w:tmpl w:val="2B2EFC3E"/>
    <w:lvl w:ilvl="0" w:tplc="FBE4FFE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B7C5AC7"/>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7" w15:restartNumberingAfterBreak="0">
    <w:nsid w:val="5B7D0FA2"/>
    <w:multiLevelType w:val="hybridMultilevel"/>
    <w:tmpl w:val="48E25964"/>
    <w:lvl w:ilvl="0" w:tplc="CDB8A12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C475C1F"/>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9" w15:restartNumberingAfterBreak="0">
    <w:nsid w:val="62F06833"/>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50" w15:restartNumberingAfterBreak="0">
    <w:nsid w:val="63E7652F"/>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51" w15:restartNumberingAfterBreak="0">
    <w:nsid w:val="641D00A0"/>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52" w15:restartNumberingAfterBreak="0">
    <w:nsid w:val="657621F5"/>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53" w15:restartNumberingAfterBreak="0">
    <w:nsid w:val="661B570F"/>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54" w15:restartNumberingAfterBreak="0">
    <w:nsid w:val="678225C8"/>
    <w:multiLevelType w:val="multilevel"/>
    <w:tmpl w:val="5D56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EC70AE"/>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56" w15:restartNumberingAfterBreak="0">
    <w:nsid w:val="6B296551"/>
    <w:multiLevelType w:val="multilevel"/>
    <w:tmpl w:val="6C2C4BA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6C8C781A"/>
    <w:multiLevelType w:val="hybridMultilevel"/>
    <w:tmpl w:val="340E6796"/>
    <w:lvl w:ilvl="0" w:tplc="FE6072A8">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F206D92"/>
    <w:multiLevelType w:val="multilevel"/>
    <w:tmpl w:val="9B22D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7A73EC"/>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60" w15:restartNumberingAfterBreak="0">
    <w:nsid w:val="70356C0C"/>
    <w:multiLevelType w:val="multilevel"/>
    <w:tmpl w:val="B3765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BF5CB9"/>
    <w:multiLevelType w:val="hybridMultilevel"/>
    <w:tmpl w:val="055C19A2"/>
    <w:lvl w:ilvl="0" w:tplc="4BC2A0C4">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41053E9"/>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63" w15:restartNumberingAfterBreak="0">
    <w:nsid w:val="7DEA606B"/>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num w:numId="1" w16cid:durableId="1124928961">
    <w:abstractNumId w:val="9"/>
  </w:num>
  <w:num w:numId="2" w16cid:durableId="1247765556">
    <w:abstractNumId w:val="7"/>
  </w:num>
  <w:num w:numId="3" w16cid:durableId="1724065091">
    <w:abstractNumId w:val="6"/>
  </w:num>
  <w:num w:numId="4" w16cid:durableId="865678183">
    <w:abstractNumId w:val="5"/>
  </w:num>
  <w:num w:numId="5" w16cid:durableId="767045200">
    <w:abstractNumId w:val="4"/>
  </w:num>
  <w:num w:numId="6" w16cid:durableId="2077051883">
    <w:abstractNumId w:val="8"/>
  </w:num>
  <w:num w:numId="7" w16cid:durableId="1302272468">
    <w:abstractNumId w:val="3"/>
  </w:num>
  <w:num w:numId="8" w16cid:durableId="491487069">
    <w:abstractNumId w:val="2"/>
  </w:num>
  <w:num w:numId="9" w16cid:durableId="1869635335">
    <w:abstractNumId w:val="1"/>
  </w:num>
  <w:num w:numId="10" w16cid:durableId="1316374908">
    <w:abstractNumId w:val="0"/>
  </w:num>
  <w:num w:numId="11" w16cid:durableId="1290356931">
    <w:abstractNumId w:val="25"/>
  </w:num>
  <w:num w:numId="12" w16cid:durableId="1691183885">
    <w:abstractNumId w:val="19"/>
  </w:num>
  <w:num w:numId="13" w16cid:durableId="427164233">
    <w:abstractNumId w:val="56"/>
  </w:num>
  <w:num w:numId="14" w16cid:durableId="1674334956">
    <w:abstractNumId w:val="11"/>
  </w:num>
  <w:num w:numId="15" w16cid:durableId="1749494311">
    <w:abstractNumId w:val="53"/>
  </w:num>
  <w:num w:numId="16" w16cid:durableId="1810977551">
    <w:abstractNumId w:val="23"/>
  </w:num>
  <w:num w:numId="17" w16cid:durableId="1079867038">
    <w:abstractNumId w:val="20"/>
  </w:num>
  <w:num w:numId="18" w16cid:durableId="87388288">
    <w:abstractNumId w:val="34"/>
  </w:num>
  <w:num w:numId="19" w16cid:durableId="1139954148">
    <w:abstractNumId w:val="24"/>
  </w:num>
  <w:num w:numId="20" w16cid:durableId="60913371">
    <w:abstractNumId w:val="12"/>
  </w:num>
  <w:num w:numId="21" w16cid:durableId="1226646032">
    <w:abstractNumId w:val="52"/>
  </w:num>
  <w:num w:numId="22" w16cid:durableId="1268924567">
    <w:abstractNumId w:val="29"/>
  </w:num>
  <w:num w:numId="23" w16cid:durableId="1694452918">
    <w:abstractNumId w:val="28"/>
  </w:num>
  <w:num w:numId="24" w16cid:durableId="1940527664">
    <w:abstractNumId w:val="41"/>
  </w:num>
  <w:num w:numId="25" w16cid:durableId="390275215">
    <w:abstractNumId w:val="42"/>
  </w:num>
  <w:num w:numId="26" w16cid:durableId="924533343">
    <w:abstractNumId w:val="62"/>
  </w:num>
  <w:num w:numId="27" w16cid:durableId="2058967501">
    <w:abstractNumId w:val="38"/>
  </w:num>
  <w:num w:numId="28" w16cid:durableId="1162745025">
    <w:abstractNumId w:val="50"/>
  </w:num>
  <w:num w:numId="29" w16cid:durableId="352153805">
    <w:abstractNumId w:val="56"/>
    <w:lvlOverride w:ilvl="0">
      <w:startOverride w:val="1"/>
    </w:lvlOverride>
    <w:lvlOverride w:ilvl="1">
      <w:startOverride w:val="2"/>
    </w:lvlOverride>
  </w:num>
  <w:num w:numId="30" w16cid:durableId="1212031948">
    <w:abstractNumId w:val="56"/>
    <w:lvlOverride w:ilvl="0">
      <w:startOverride w:val="1"/>
    </w:lvlOverride>
    <w:lvlOverride w:ilvl="1">
      <w:startOverride w:val="1"/>
    </w:lvlOverride>
  </w:num>
  <w:num w:numId="31" w16cid:durableId="149180850">
    <w:abstractNumId w:val="49"/>
  </w:num>
  <w:num w:numId="32" w16cid:durableId="1781949286">
    <w:abstractNumId w:val="63"/>
  </w:num>
  <w:num w:numId="33" w16cid:durableId="436172542">
    <w:abstractNumId w:val="27"/>
  </w:num>
  <w:num w:numId="34" w16cid:durableId="109952163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27550890">
    <w:abstractNumId w:val="26"/>
  </w:num>
  <w:num w:numId="36" w16cid:durableId="524515949">
    <w:abstractNumId w:val="51"/>
  </w:num>
  <w:num w:numId="37" w16cid:durableId="43531409">
    <w:abstractNumId w:val="39"/>
  </w:num>
  <w:num w:numId="38" w16cid:durableId="122962866">
    <w:abstractNumId w:val="36"/>
  </w:num>
  <w:num w:numId="39" w16cid:durableId="990526805">
    <w:abstractNumId w:val="21"/>
  </w:num>
  <w:num w:numId="40" w16cid:durableId="1576089331">
    <w:abstractNumId w:val="43"/>
  </w:num>
  <w:num w:numId="41" w16cid:durableId="1820609695">
    <w:abstractNumId w:val="32"/>
  </w:num>
  <w:num w:numId="42" w16cid:durableId="495076435">
    <w:abstractNumId w:val="30"/>
  </w:num>
  <w:num w:numId="43" w16cid:durableId="1276862282">
    <w:abstractNumId w:val="59"/>
  </w:num>
  <w:num w:numId="44" w16cid:durableId="202251441">
    <w:abstractNumId w:val="47"/>
  </w:num>
  <w:num w:numId="45" w16cid:durableId="695741664">
    <w:abstractNumId w:val="46"/>
  </w:num>
  <w:num w:numId="46" w16cid:durableId="1925334593">
    <w:abstractNumId w:val="48"/>
  </w:num>
  <w:num w:numId="47" w16cid:durableId="1943031101">
    <w:abstractNumId w:val="14"/>
  </w:num>
  <w:num w:numId="48" w16cid:durableId="1712025147">
    <w:abstractNumId w:val="14"/>
    <w:lvlOverride w:ilvl="0">
      <w:lvl w:ilvl="0">
        <w:numFmt w:val="upperLetter"/>
        <w:lvlText w:val="%1."/>
        <w:lvlJc w:val="left"/>
      </w:lvl>
    </w:lvlOverride>
  </w:num>
  <w:num w:numId="49" w16cid:durableId="1730836720">
    <w:abstractNumId w:val="17"/>
    <w:lvlOverride w:ilvl="0">
      <w:lvl w:ilvl="0">
        <w:numFmt w:val="upperLetter"/>
        <w:lvlText w:val="%1."/>
        <w:lvlJc w:val="left"/>
      </w:lvl>
    </w:lvlOverride>
  </w:num>
  <w:num w:numId="50" w16cid:durableId="639459022">
    <w:abstractNumId w:val="17"/>
    <w:lvlOverride w:ilvl="0">
      <w:lvl w:ilvl="0">
        <w:numFmt w:val="upperLetter"/>
        <w:lvlText w:val="%1."/>
        <w:lvlJc w:val="left"/>
      </w:lvl>
    </w:lvlOverride>
  </w:num>
  <w:num w:numId="51" w16cid:durableId="2080518055">
    <w:abstractNumId w:val="17"/>
    <w:lvlOverride w:ilvl="0">
      <w:lvl w:ilvl="0">
        <w:numFmt w:val="upperLetter"/>
        <w:lvlText w:val="%1."/>
        <w:lvlJc w:val="left"/>
      </w:lvl>
    </w:lvlOverride>
  </w:num>
  <w:num w:numId="52" w16cid:durableId="501117692">
    <w:abstractNumId w:val="54"/>
    <w:lvlOverride w:ilvl="0">
      <w:lvl w:ilvl="0">
        <w:numFmt w:val="upperLetter"/>
        <w:lvlText w:val="%1."/>
        <w:lvlJc w:val="left"/>
      </w:lvl>
    </w:lvlOverride>
  </w:num>
  <w:num w:numId="53" w16cid:durableId="1610234403">
    <w:abstractNumId w:val="54"/>
    <w:lvlOverride w:ilvl="0">
      <w:lvl w:ilvl="0">
        <w:numFmt w:val="upperLetter"/>
        <w:lvlText w:val="%1."/>
        <w:lvlJc w:val="left"/>
      </w:lvl>
    </w:lvlOverride>
  </w:num>
  <w:num w:numId="54" w16cid:durableId="26299081">
    <w:abstractNumId w:val="54"/>
    <w:lvlOverride w:ilvl="0">
      <w:lvl w:ilvl="0">
        <w:numFmt w:val="upperLetter"/>
        <w:lvlText w:val="%1."/>
        <w:lvlJc w:val="left"/>
      </w:lvl>
    </w:lvlOverride>
  </w:num>
  <w:num w:numId="55" w16cid:durableId="449589244">
    <w:abstractNumId w:val="54"/>
    <w:lvlOverride w:ilvl="0">
      <w:lvl w:ilvl="0">
        <w:numFmt w:val="upperLetter"/>
        <w:lvlText w:val="%1."/>
        <w:lvlJc w:val="left"/>
      </w:lvl>
    </w:lvlOverride>
  </w:num>
  <w:num w:numId="56" w16cid:durableId="1999073695">
    <w:abstractNumId w:val="54"/>
    <w:lvlOverride w:ilvl="0">
      <w:lvl w:ilvl="0">
        <w:numFmt w:val="upperLetter"/>
        <w:lvlText w:val="%1."/>
        <w:lvlJc w:val="left"/>
      </w:lvl>
    </w:lvlOverride>
  </w:num>
  <w:num w:numId="57" w16cid:durableId="758254361">
    <w:abstractNumId w:val="16"/>
    <w:lvlOverride w:ilvl="0">
      <w:lvl w:ilvl="0">
        <w:numFmt w:val="upperLetter"/>
        <w:lvlText w:val="%1."/>
        <w:lvlJc w:val="left"/>
      </w:lvl>
    </w:lvlOverride>
  </w:num>
  <w:num w:numId="58" w16cid:durableId="398286207">
    <w:abstractNumId w:val="16"/>
    <w:lvlOverride w:ilvl="0">
      <w:lvl w:ilvl="0">
        <w:numFmt w:val="upperLetter"/>
        <w:lvlText w:val="%1."/>
        <w:lvlJc w:val="left"/>
      </w:lvl>
    </w:lvlOverride>
  </w:num>
  <w:num w:numId="59" w16cid:durableId="1669291210">
    <w:abstractNumId w:val="60"/>
    <w:lvlOverride w:ilvl="0">
      <w:lvl w:ilvl="0">
        <w:numFmt w:val="upperLetter"/>
        <w:lvlText w:val="%1."/>
        <w:lvlJc w:val="left"/>
      </w:lvl>
    </w:lvlOverride>
  </w:num>
  <w:num w:numId="60" w16cid:durableId="1136994700">
    <w:abstractNumId w:val="60"/>
    <w:lvlOverride w:ilvl="0">
      <w:lvl w:ilvl="0">
        <w:numFmt w:val="upperLetter"/>
        <w:lvlText w:val="%1."/>
        <w:lvlJc w:val="left"/>
      </w:lvl>
    </w:lvlOverride>
  </w:num>
  <w:num w:numId="61" w16cid:durableId="2136362064">
    <w:abstractNumId w:val="13"/>
    <w:lvlOverride w:ilvl="0">
      <w:lvl w:ilvl="0">
        <w:numFmt w:val="upperLetter"/>
        <w:lvlText w:val="%1."/>
        <w:lvlJc w:val="left"/>
      </w:lvl>
    </w:lvlOverride>
  </w:num>
  <w:num w:numId="62" w16cid:durableId="712387707">
    <w:abstractNumId w:val="13"/>
    <w:lvlOverride w:ilvl="0">
      <w:lvl w:ilvl="0">
        <w:numFmt w:val="upperLetter"/>
        <w:lvlText w:val="%1."/>
        <w:lvlJc w:val="left"/>
      </w:lvl>
    </w:lvlOverride>
  </w:num>
  <w:num w:numId="63" w16cid:durableId="1811709128">
    <w:abstractNumId w:val="58"/>
    <w:lvlOverride w:ilvl="0">
      <w:lvl w:ilvl="0">
        <w:numFmt w:val="upperLetter"/>
        <w:lvlText w:val="%1."/>
        <w:lvlJc w:val="left"/>
      </w:lvl>
    </w:lvlOverride>
  </w:num>
  <w:num w:numId="64" w16cid:durableId="552693639">
    <w:abstractNumId w:val="58"/>
    <w:lvlOverride w:ilvl="0">
      <w:lvl w:ilvl="0">
        <w:numFmt w:val="upperLetter"/>
        <w:lvlText w:val="%1."/>
        <w:lvlJc w:val="left"/>
      </w:lvl>
    </w:lvlOverride>
  </w:num>
  <w:num w:numId="65" w16cid:durableId="1571383553">
    <w:abstractNumId w:val="58"/>
    <w:lvlOverride w:ilvl="0">
      <w:lvl w:ilvl="0">
        <w:numFmt w:val="upperLetter"/>
        <w:lvlText w:val="%1."/>
        <w:lvlJc w:val="left"/>
      </w:lvl>
    </w:lvlOverride>
  </w:num>
  <w:num w:numId="66" w16cid:durableId="1062292242">
    <w:abstractNumId w:val="37"/>
    <w:lvlOverride w:ilvl="0">
      <w:lvl w:ilvl="0">
        <w:numFmt w:val="upperLetter"/>
        <w:lvlText w:val="%1."/>
        <w:lvlJc w:val="left"/>
      </w:lvl>
    </w:lvlOverride>
  </w:num>
  <w:num w:numId="67" w16cid:durableId="230503225">
    <w:abstractNumId w:val="18"/>
  </w:num>
  <w:num w:numId="68" w16cid:durableId="1235970346">
    <w:abstractNumId w:val="18"/>
    <w:lvlOverride w:ilvl="1">
      <w:lvl w:ilvl="1">
        <w:numFmt w:val="lowerLetter"/>
        <w:lvlText w:val="%2."/>
        <w:lvlJc w:val="left"/>
      </w:lvl>
    </w:lvlOverride>
  </w:num>
  <w:num w:numId="69" w16cid:durableId="1468622777">
    <w:abstractNumId w:val="18"/>
    <w:lvlOverride w:ilvl="1">
      <w:lvl w:ilvl="1">
        <w:numFmt w:val="lowerLetter"/>
        <w:lvlText w:val="%2."/>
        <w:lvlJc w:val="left"/>
      </w:lvl>
    </w:lvlOverride>
  </w:num>
  <w:num w:numId="70" w16cid:durableId="2126540540">
    <w:abstractNumId w:val="18"/>
    <w:lvlOverride w:ilvl="1">
      <w:lvl w:ilvl="1">
        <w:numFmt w:val="lowerLetter"/>
        <w:lvlText w:val="%2."/>
        <w:lvlJc w:val="left"/>
      </w:lvl>
    </w:lvlOverride>
  </w:num>
  <w:num w:numId="71" w16cid:durableId="1836843077">
    <w:abstractNumId w:val="18"/>
    <w:lvlOverride w:ilvl="1">
      <w:lvl w:ilvl="1">
        <w:numFmt w:val="lowerLetter"/>
        <w:lvlText w:val="%2."/>
        <w:lvlJc w:val="left"/>
      </w:lvl>
    </w:lvlOverride>
  </w:num>
  <w:num w:numId="72" w16cid:durableId="286859408">
    <w:abstractNumId w:val="18"/>
    <w:lvlOverride w:ilvl="1">
      <w:lvl w:ilvl="1">
        <w:numFmt w:val="lowerLetter"/>
        <w:lvlText w:val="%2."/>
        <w:lvlJc w:val="left"/>
      </w:lvl>
    </w:lvlOverride>
  </w:num>
  <w:num w:numId="73" w16cid:durableId="1932859058">
    <w:abstractNumId w:val="44"/>
  </w:num>
  <w:num w:numId="74" w16cid:durableId="134490750">
    <w:abstractNumId w:val="40"/>
    <w:lvlOverride w:ilvl="0">
      <w:lvl w:ilvl="0">
        <w:numFmt w:val="decimal"/>
        <w:lvlText w:val="%1."/>
        <w:lvlJc w:val="left"/>
      </w:lvl>
    </w:lvlOverride>
  </w:num>
  <w:num w:numId="75" w16cid:durableId="1155299500">
    <w:abstractNumId w:val="40"/>
    <w:lvlOverride w:ilvl="0">
      <w:lvl w:ilvl="0">
        <w:numFmt w:val="decimal"/>
        <w:lvlText w:val="%1."/>
        <w:lvlJc w:val="left"/>
      </w:lvl>
    </w:lvlOverride>
  </w:num>
  <w:num w:numId="76" w16cid:durableId="160128077">
    <w:abstractNumId w:val="33"/>
  </w:num>
  <w:num w:numId="77" w16cid:durableId="739980971">
    <w:abstractNumId w:val="57"/>
  </w:num>
  <w:num w:numId="78" w16cid:durableId="1164852643">
    <w:abstractNumId w:val="55"/>
  </w:num>
  <w:num w:numId="79" w16cid:durableId="579145428">
    <w:abstractNumId w:val="45"/>
  </w:num>
  <w:num w:numId="80" w16cid:durableId="1254820121">
    <w:abstractNumId w:val="22"/>
  </w:num>
  <w:num w:numId="81" w16cid:durableId="1394082026">
    <w:abstractNumId w:val="15"/>
  </w:num>
  <w:num w:numId="82" w16cid:durableId="674117088">
    <w:abstractNumId w:val="10"/>
  </w:num>
  <w:num w:numId="83" w16cid:durableId="880436170">
    <w:abstractNumId w:val="31"/>
  </w:num>
  <w:num w:numId="84" w16cid:durableId="1876384938">
    <w:abstractNumId w:val="35"/>
  </w:num>
  <w:num w:numId="85" w16cid:durableId="1338848540">
    <w:abstractNumId w:val="61"/>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HA Regulatory Affairs Unit">
    <w15:presenceInfo w15:providerId="None" w15:userId="BHA Regulatory Affairs Un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oNotHyphenateCap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0A8"/>
    <w:rsid w:val="000233CD"/>
    <w:rsid w:val="00023C4D"/>
    <w:rsid w:val="00047CBC"/>
    <w:rsid w:val="00052BCD"/>
    <w:rsid w:val="0006197A"/>
    <w:rsid w:val="000962DF"/>
    <w:rsid w:val="000A5A5A"/>
    <w:rsid w:val="000A6B8D"/>
    <w:rsid w:val="000C77C0"/>
    <w:rsid w:val="000D38A8"/>
    <w:rsid w:val="000D50B7"/>
    <w:rsid w:val="000F65DD"/>
    <w:rsid w:val="00112520"/>
    <w:rsid w:val="00112A8C"/>
    <w:rsid w:val="0012554A"/>
    <w:rsid w:val="00136129"/>
    <w:rsid w:val="001552DF"/>
    <w:rsid w:val="0016765B"/>
    <w:rsid w:val="0018020C"/>
    <w:rsid w:val="001A6633"/>
    <w:rsid w:val="001C2929"/>
    <w:rsid w:val="001D2741"/>
    <w:rsid w:val="001E3BA2"/>
    <w:rsid w:val="001F4706"/>
    <w:rsid w:val="00200BAA"/>
    <w:rsid w:val="0023592E"/>
    <w:rsid w:val="002451A9"/>
    <w:rsid w:val="00263C5D"/>
    <w:rsid w:val="002920A8"/>
    <w:rsid w:val="0029542F"/>
    <w:rsid w:val="002A1693"/>
    <w:rsid w:val="002C2D04"/>
    <w:rsid w:val="0033338D"/>
    <w:rsid w:val="00356142"/>
    <w:rsid w:val="00362D18"/>
    <w:rsid w:val="003635C9"/>
    <w:rsid w:val="003800C9"/>
    <w:rsid w:val="00390679"/>
    <w:rsid w:val="00396731"/>
    <w:rsid w:val="00396819"/>
    <w:rsid w:val="003D2E68"/>
    <w:rsid w:val="003D78E1"/>
    <w:rsid w:val="003E4BAD"/>
    <w:rsid w:val="003E761E"/>
    <w:rsid w:val="003F03C8"/>
    <w:rsid w:val="0044648D"/>
    <w:rsid w:val="00451FCF"/>
    <w:rsid w:val="00475A8A"/>
    <w:rsid w:val="0047604F"/>
    <w:rsid w:val="0049255B"/>
    <w:rsid w:val="00494E0F"/>
    <w:rsid w:val="004A3902"/>
    <w:rsid w:val="004C175C"/>
    <w:rsid w:val="004F187C"/>
    <w:rsid w:val="004F3903"/>
    <w:rsid w:val="00561856"/>
    <w:rsid w:val="005628FA"/>
    <w:rsid w:val="00565958"/>
    <w:rsid w:val="00573E74"/>
    <w:rsid w:val="00585A97"/>
    <w:rsid w:val="00590DCB"/>
    <w:rsid w:val="005B362F"/>
    <w:rsid w:val="005B5FFC"/>
    <w:rsid w:val="005C47C6"/>
    <w:rsid w:val="005F22C8"/>
    <w:rsid w:val="005F2938"/>
    <w:rsid w:val="005F62B0"/>
    <w:rsid w:val="00614C5A"/>
    <w:rsid w:val="00636A1A"/>
    <w:rsid w:val="006A1608"/>
    <w:rsid w:val="006B608A"/>
    <w:rsid w:val="006D3692"/>
    <w:rsid w:val="006D5FA1"/>
    <w:rsid w:val="006E3111"/>
    <w:rsid w:val="00701EFE"/>
    <w:rsid w:val="00726C5A"/>
    <w:rsid w:val="00747362"/>
    <w:rsid w:val="007553E0"/>
    <w:rsid w:val="00762642"/>
    <w:rsid w:val="00770439"/>
    <w:rsid w:val="007B7EAE"/>
    <w:rsid w:val="007C05BF"/>
    <w:rsid w:val="0080471E"/>
    <w:rsid w:val="00813186"/>
    <w:rsid w:val="00823AC5"/>
    <w:rsid w:val="00835BCB"/>
    <w:rsid w:val="00841C32"/>
    <w:rsid w:val="008513DE"/>
    <w:rsid w:val="0085798D"/>
    <w:rsid w:val="008652AB"/>
    <w:rsid w:val="008A7FC9"/>
    <w:rsid w:val="008D3194"/>
    <w:rsid w:val="008E6C65"/>
    <w:rsid w:val="008F0488"/>
    <w:rsid w:val="008F2EA9"/>
    <w:rsid w:val="00921A9A"/>
    <w:rsid w:val="00930628"/>
    <w:rsid w:val="00944001"/>
    <w:rsid w:val="009642B8"/>
    <w:rsid w:val="009649D7"/>
    <w:rsid w:val="00971EA5"/>
    <w:rsid w:val="009A3DF6"/>
    <w:rsid w:val="009C40A7"/>
    <w:rsid w:val="009C7528"/>
    <w:rsid w:val="00A102BD"/>
    <w:rsid w:val="00A31C66"/>
    <w:rsid w:val="00A36541"/>
    <w:rsid w:val="00A37C6D"/>
    <w:rsid w:val="00A430A6"/>
    <w:rsid w:val="00A82182"/>
    <w:rsid w:val="00AB58A8"/>
    <w:rsid w:val="00AD2AFA"/>
    <w:rsid w:val="00AE04FD"/>
    <w:rsid w:val="00B0153D"/>
    <w:rsid w:val="00B25468"/>
    <w:rsid w:val="00B32883"/>
    <w:rsid w:val="00B6177D"/>
    <w:rsid w:val="00B617A6"/>
    <w:rsid w:val="00B66BBF"/>
    <w:rsid w:val="00B87BA0"/>
    <w:rsid w:val="00BF29F4"/>
    <w:rsid w:val="00C00DF4"/>
    <w:rsid w:val="00C15B15"/>
    <w:rsid w:val="00C21BE5"/>
    <w:rsid w:val="00C26191"/>
    <w:rsid w:val="00C27E32"/>
    <w:rsid w:val="00C31641"/>
    <w:rsid w:val="00C333DB"/>
    <w:rsid w:val="00C45233"/>
    <w:rsid w:val="00C54BE9"/>
    <w:rsid w:val="00C57A37"/>
    <w:rsid w:val="00C905ED"/>
    <w:rsid w:val="00CB5C01"/>
    <w:rsid w:val="00CD06F3"/>
    <w:rsid w:val="00CD0C06"/>
    <w:rsid w:val="00D0692E"/>
    <w:rsid w:val="00D1091E"/>
    <w:rsid w:val="00D132C1"/>
    <w:rsid w:val="00D24BE5"/>
    <w:rsid w:val="00D311B0"/>
    <w:rsid w:val="00D42425"/>
    <w:rsid w:val="00D43EAD"/>
    <w:rsid w:val="00D5642D"/>
    <w:rsid w:val="00D749A7"/>
    <w:rsid w:val="00DB075B"/>
    <w:rsid w:val="00DB4C27"/>
    <w:rsid w:val="00DC0D06"/>
    <w:rsid w:val="00DF0958"/>
    <w:rsid w:val="00E31E26"/>
    <w:rsid w:val="00E5169E"/>
    <w:rsid w:val="00E607A5"/>
    <w:rsid w:val="00E9552C"/>
    <w:rsid w:val="00EA12E4"/>
    <w:rsid w:val="00EC645C"/>
    <w:rsid w:val="00EC7BAC"/>
    <w:rsid w:val="00F01364"/>
    <w:rsid w:val="00F2057B"/>
    <w:rsid w:val="00F27B8D"/>
    <w:rsid w:val="00F31473"/>
    <w:rsid w:val="00F60A2A"/>
    <w:rsid w:val="00F944D6"/>
    <w:rsid w:val="00FA0DC4"/>
    <w:rsid w:val="00FE0BF3"/>
    <w:rsid w:val="00FE1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A18251"/>
  <w15:chartTrackingRefBased/>
  <w15:docId w15:val="{09DD75B6-E2CF-470E-B8EC-CAB875A96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3902"/>
    <w:pPr>
      <w:spacing w:before="240" w:line="360" w:lineRule="auto"/>
    </w:pPr>
    <w:rPr>
      <w:rFonts w:ascii="Arial" w:hAnsi="Arial"/>
      <w:sz w:val="24"/>
      <w:szCs w:val="24"/>
    </w:rPr>
  </w:style>
  <w:style w:type="paragraph" w:styleId="Heading1">
    <w:name w:val="heading 1"/>
    <w:basedOn w:val="Normal"/>
    <w:next w:val="Normal"/>
    <w:qFormat/>
    <w:rsid w:val="00047CBC"/>
    <w:pPr>
      <w:keepNext/>
      <w:spacing w:after="60"/>
      <w:outlineLvl w:val="0"/>
    </w:pPr>
    <w:rPr>
      <w:b/>
      <w:bCs/>
      <w:kern w:val="32"/>
      <w:sz w:val="32"/>
      <w:szCs w:val="32"/>
    </w:rPr>
  </w:style>
  <w:style w:type="paragraph" w:styleId="Heading2">
    <w:name w:val="heading 2"/>
    <w:basedOn w:val="Heading3"/>
    <w:next w:val="Normal"/>
    <w:qFormat/>
    <w:rsid w:val="008F2EA9"/>
    <w:pPr>
      <w:ind w:left="720" w:hanging="720"/>
      <w:outlineLvl w:val="1"/>
    </w:pPr>
  </w:style>
  <w:style w:type="paragraph" w:styleId="Heading3">
    <w:name w:val="heading 3"/>
    <w:basedOn w:val="Normal"/>
    <w:next w:val="Normal"/>
    <w:qFormat/>
    <w:rsid w:val="008F2EA9"/>
    <w:pPr>
      <w:outlineLvl w:val="2"/>
    </w:pPr>
    <w:rPr>
      <w:rFonts w:cs="Arial"/>
      <w:b/>
      <w:bCs/>
    </w:rPr>
  </w:style>
  <w:style w:type="paragraph" w:styleId="Heading4">
    <w:name w:val="heading 4"/>
    <w:basedOn w:val="Normal"/>
    <w:next w:val="Normal"/>
    <w:link w:val="Heading4Char"/>
    <w:unhideWhenUsed/>
    <w:qFormat/>
    <w:rsid w:val="00390679"/>
    <w:pPr>
      <w:keepNext/>
      <w:keepLines/>
      <w:spacing w:before="40"/>
      <w:outlineLvl w:val="3"/>
    </w:pPr>
    <w:rPr>
      <w:rFonts w:eastAsiaTheme="majorEastAsia"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047CBC"/>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047CBC"/>
    <w:pPr>
      <w:outlineLvl w:val="1"/>
    </w:pPr>
  </w:style>
  <w:style w:type="paragraph" w:customStyle="1" w:styleId="par1">
    <w:name w:val="par1"/>
    <w:basedOn w:val="Normal"/>
    <w:qFormat/>
    <w:rsid w:val="00047CBC"/>
    <w:pPr>
      <w:tabs>
        <w:tab w:val="left" w:pos="720"/>
        <w:tab w:val="left" w:pos="1440"/>
        <w:tab w:val="left" w:pos="2160"/>
      </w:tabs>
      <w:ind w:left="720" w:hanging="720"/>
    </w:pPr>
  </w:style>
  <w:style w:type="paragraph" w:customStyle="1" w:styleId="cp">
    <w:name w:val="cp"/>
    <w:basedOn w:val="Normal"/>
    <w:rsid w:val="00047CBC"/>
    <w:pPr>
      <w:jc w:val="center"/>
    </w:pPr>
  </w:style>
  <w:style w:type="paragraph" w:customStyle="1" w:styleId="par2">
    <w:name w:val="par2"/>
    <w:basedOn w:val="par1"/>
    <w:qFormat/>
    <w:rsid w:val="00047CBC"/>
    <w:pPr>
      <w:ind w:left="1440"/>
    </w:pPr>
  </w:style>
  <w:style w:type="paragraph" w:customStyle="1" w:styleId="upar2">
    <w:name w:val="upar2"/>
    <w:basedOn w:val="upar1"/>
    <w:rsid w:val="00047CBC"/>
    <w:pPr>
      <w:ind w:left="720"/>
    </w:pPr>
  </w:style>
  <w:style w:type="paragraph" w:customStyle="1" w:styleId="upar1">
    <w:name w:val="upar1"/>
    <w:basedOn w:val="Normal"/>
    <w:rsid w:val="00047CBC"/>
    <w:pPr>
      <w:tabs>
        <w:tab w:val="left" w:pos="720"/>
        <w:tab w:val="left" w:pos="1440"/>
      </w:tabs>
    </w:pPr>
    <w:rPr>
      <w:rFonts w:cs="Arial"/>
    </w:rPr>
  </w:style>
  <w:style w:type="paragraph" w:customStyle="1" w:styleId="upar3">
    <w:name w:val="upar3"/>
    <w:basedOn w:val="upar1"/>
    <w:rsid w:val="00047CBC"/>
    <w:pPr>
      <w:ind w:left="1440"/>
    </w:pPr>
  </w:style>
  <w:style w:type="paragraph" w:customStyle="1" w:styleId="Title3">
    <w:name w:val="Title3"/>
    <w:basedOn w:val="Title2"/>
    <w:autoRedefine/>
    <w:rsid w:val="00047CBC"/>
    <w:pPr>
      <w:outlineLvl w:val="2"/>
    </w:pPr>
  </w:style>
  <w:style w:type="paragraph" w:customStyle="1" w:styleId="Title4">
    <w:name w:val="Title4"/>
    <w:basedOn w:val="Title2"/>
    <w:autoRedefine/>
    <w:rsid w:val="00047CBC"/>
    <w:pPr>
      <w:outlineLvl w:val="3"/>
    </w:pPr>
  </w:style>
  <w:style w:type="paragraph" w:customStyle="1" w:styleId="upar4">
    <w:name w:val="upar4"/>
    <w:basedOn w:val="upar1"/>
    <w:rsid w:val="00047CBC"/>
    <w:pPr>
      <w:ind w:left="2160"/>
    </w:pPr>
  </w:style>
  <w:style w:type="paragraph" w:customStyle="1" w:styleId="par3">
    <w:name w:val="par3"/>
    <w:basedOn w:val="par1"/>
    <w:qFormat/>
    <w:rsid w:val="00047CBC"/>
    <w:pPr>
      <w:ind w:left="2160"/>
    </w:pPr>
  </w:style>
  <w:style w:type="paragraph" w:customStyle="1" w:styleId="par4">
    <w:name w:val="par4"/>
    <w:basedOn w:val="par1"/>
    <w:qFormat/>
    <w:rsid w:val="00047CBC"/>
    <w:pPr>
      <w:ind w:left="2880"/>
    </w:pPr>
  </w:style>
  <w:style w:type="paragraph" w:customStyle="1" w:styleId="par5">
    <w:name w:val="par5"/>
    <w:basedOn w:val="par1"/>
    <w:qFormat/>
    <w:rsid w:val="00047CBC"/>
    <w:pPr>
      <w:ind w:left="3600"/>
    </w:pPr>
  </w:style>
  <w:style w:type="paragraph" w:customStyle="1" w:styleId="upar5">
    <w:name w:val="upar5"/>
    <w:basedOn w:val="upar1"/>
    <w:rsid w:val="00047CBC"/>
    <w:pPr>
      <w:ind w:left="2880"/>
    </w:pPr>
  </w:style>
  <w:style w:type="paragraph" w:customStyle="1" w:styleId="par6">
    <w:name w:val="par6"/>
    <w:basedOn w:val="par1"/>
    <w:rsid w:val="00047CBC"/>
    <w:pPr>
      <w:ind w:left="4320"/>
    </w:pPr>
  </w:style>
  <w:style w:type="paragraph" w:customStyle="1" w:styleId="upar6">
    <w:name w:val="upar6"/>
    <w:basedOn w:val="upar1"/>
    <w:rsid w:val="00047CBC"/>
    <w:pPr>
      <w:ind w:left="3600"/>
    </w:pPr>
  </w:style>
  <w:style w:type="paragraph" w:customStyle="1" w:styleId="Footnote">
    <w:name w:val="Footnote"/>
    <w:basedOn w:val="Normal"/>
    <w:rsid w:val="00047CBC"/>
    <w:pPr>
      <w:spacing w:before="120"/>
    </w:pPr>
    <w:rPr>
      <w:sz w:val="16"/>
      <w:szCs w:val="16"/>
    </w:rPr>
  </w:style>
  <w:style w:type="paragraph" w:styleId="Header">
    <w:name w:val="header"/>
    <w:basedOn w:val="Normal"/>
    <w:link w:val="HeaderChar"/>
    <w:rsid w:val="00047CBC"/>
    <w:pPr>
      <w:tabs>
        <w:tab w:val="center" w:pos="4680"/>
        <w:tab w:val="right" w:pos="9360"/>
      </w:tabs>
    </w:pPr>
  </w:style>
  <w:style w:type="character" w:customStyle="1" w:styleId="HeaderChar">
    <w:name w:val="Header Char"/>
    <w:link w:val="Header"/>
    <w:rsid w:val="00047CBC"/>
    <w:rPr>
      <w:rFonts w:ascii="Arial" w:hAnsi="Arial"/>
    </w:rPr>
  </w:style>
  <w:style w:type="paragraph" w:styleId="Footer">
    <w:name w:val="footer"/>
    <w:basedOn w:val="Normal"/>
    <w:link w:val="FooterChar"/>
    <w:rsid w:val="00047CBC"/>
    <w:pPr>
      <w:tabs>
        <w:tab w:val="center" w:pos="4680"/>
        <w:tab w:val="right" w:pos="9360"/>
      </w:tabs>
    </w:pPr>
  </w:style>
  <w:style w:type="character" w:customStyle="1" w:styleId="FooterChar">
    <w:name w:val="Footer Char"/>
    <w:link w:val="Footer"/>
    <w:rsid w:val="00047CBC"/>
    <w:rPr>
      <w:rFonts w:ascii="Arial" w:hAnsi="Arial"/>
    </w:rPr>
  </w:style>
  <w:style w:type="paragraph" w:styleId="Revision">
    <w:name w:val="Revision"/>
    <w:hidden/>
    <w:uiPriority w:val="99"/>
    <w:semiHidden/>
    <w:rsid w:val="00E9552C"/>
    <w:rPr>
      <w:rFonts w:ascii="Arial" w:hAnsi="Arial"/>
    </w:rPr>
  </w:style>
  <w:style w:type="paragraph" w:styleId="ListParagraph">
    <w:name w:val="List Paragraph"/>
    <w:basedOn w:val="Normal"/>
    <w:uiPriority w:val="34"/>
    <w:qFormat/>
    <w:rsid w:val="00E9552C"/>
    <w:pPr>
      <w:ind w:left="720"/>
      <w:contextualSpacing/>
    </w:pPr>
  </w:style>
  <w:style w:type="character" w:styleId="CommentReference">
    <w:name w:val="annotation reference"/>
    <w:basedOn w:val="DefaultParagraphFont"/>
    <w:rsid w:val="00A37C6D"/>
    <w:rPr>
      <w:sz w:val="16"/>
      <w:szCs w:val="16"/>
    </w:rPr>
  </w:style>
  <w:style w:type="paragraph" w:styleId="CommentText">
    <w:name w:val="annotation text"/>
    <w:basedOn w:val="Normal"/>
    <w:link w:val="CommentTextChar"/>
    <w:rsid w:val="00A37C6D"/>
    <w:pPr>
      <w:spacing w:line="240" w:lineRule="auto"/>
    </w:pPr>
    <w:rPr>
      <w:sz w:val="20"/>
      <w:szCs w:val="20"/>
    </w:rPr>
  </w:style>
  <w:style w:type="character" w:customStyle="1" w:styleId="CommentTextChar">
    <w:name w:val="Comment Text Char"/>
    <w:basedOn w:val="DefaultParagraphFont"/>
    <w:link w:val="CommentText"/>
    <w:rsid w:val="00A37C6D"/>
    <w:rPr>
      <w:rFonts w:ascii="Arial" w:hAnsi="Arial"/>
    </w:rPr>
  </w:style>
  <w:style w:type="paragraph" w:styleId="CommentSubject">
    <w:name w:val="annotation subject"/>
    <w:basedOn w:val="CommentText"/>
    <w:next w:val="CommentText"/>
    <w:link w:val="CommentSubjectChar"/>
    <w:rsid w:val="00A37C6D"/>
    <w:rPr>
      <w:b/>
      <w:bCs/>
    </w:rPr>
  </w:style>
  <w:style w:type="character" w:customStyle="1" w:styleId="CommentSubjectChar">
    <w:name w:val="Comment Subject Char"/>
    <w:basedOn w:val="CommentTextChar"/>
    <w:link w:val="CommentSubject"/>
    <w:rsid w:val="00A37C6D"/>
    <w:rPr>
      <w:rFonts w:ascii="Arial" w:hAnsi="Arial"/>
      <w:b/>
      <w:bCs/>
    </w:rPr>
  </w:style>
  <w:style w:type="character" w:styleId="Emphasis">
    <w:name w:val="Emphasis"/>
    <w:basedOn w:val="DefaultParagraphFont"/>
    <w:qFormat/>
    <w:rsid w:val="00B87BA0"/>
    <w:rPr>
      <w:i/>
      <w:iCs/>
    </w:rPr>
  </w:style>
  <w:style w:type="paragraph" w:styleId="NormalWeb">
    <w:name w:val="Normal (Web)"/>
    <w:basedOn w:val="Normal"/>
    <w:uiPriority w:val="99"/>
    <w:unhideWhenUsed/>
    <w:rsid w:val="00B87BA0"/>
    <w:pPr>
      <w:spacing w:before="100" w:beforeAutospacing="1" w:after="100" w:afterAutospacing="1" w:line="240" w:lineRule="auto"/>
    </w:pPr>
    <w:rPr>
      <w:rFonts w:ascii="Times New Roman" w:hAnsi="Times New Roman"/>
    </w:rPr>
  </w:style>
  <w:style w:type="character" w:customStyle="1" w:styleId="apple-tab-span">
    <w:name w:val="apple-tab-span"/>
    <w:basedOn w:val="DefaultParagraphFont"/>
    <w:rsid w:val="00B87BA0"/>
  </w:style>
  <w:style w:type="character" w:styleId="Hyperlink">
    <w:name w:val="Hyperlink"/>
    <w:basedOn w:val="DefaultParagraphFont"/>
    <w:uiPriority w:val="99"/>
    <w:unhideWhenUsed/>
    <w:rsid w:val="00930628"/>
    <w:rPr>
      <w:color w:val="0000FF"/>
      <w:u w:val="single"/>
    </w:rPr>
  </w:style>
  <w:style w:type="character" w:styleId="UnresolvedMention">
    <w:name w:val="Unresolved Mention"/>
    <w:basedOn w:val="DefaultParagraphFont"/>
    <w:uiPriority w:val="99"/>
    <w:semiHidden/>
    <w:unhideWhenUsed/>
    <w:rsid w:val="00A102BD"/>
    <w:rPr>
      <w:color w:val="605E5C"/>
      <w:shd w:val="clear" w:color="auto" w:fill="E1DFDD"/>
    </w:rPr>
  </w:style>
  <w:style w:type="character" w:styleId="FollowedHyperlink">
    <w:name w:val="FollowedHyperlink"/>
    <w:basedOn w:val="DefaultParagraphFont"/>
    <w:rsid w:val="00A102BD"/>
    <w:rPr>
      <w:color w:val="96607D" w:themeColor="followedHyperlink"/>
      <w:u w:val="single"/>
    </w:rPr>
  </w:style>
  <w:style w:type="character" w:customStyle="1" w:styleId="Heading4Char">
    <w:name w:val="Heading 4 Char"/>
    <w:basedOn w:val="DefaultParagraphFont"/>
    <w:link w:val="Heading4"/>
    <w:rsid w:val="00390679"/>
    <w:rPr>
      <w:rFonts w:ascii="Arial" w:eastAsiaTheme="majorEastAsia"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3D28D9-7E36-4836-91EB-C0C745E07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41</TotalTime>
  <Pages>1</Pages>
  <Words>7541</Words>
  <Characters>42987</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50428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BHA Regulatory Affairs Unit</cp:lastModifiedBy>
  <cp:revision>10</cp:revision>
  <cp:lastPrinted>2005-09-01T21:35:00Z</cp:lastPrinted>
  <dcterms:created xsi:type="dcterms:W3CDTF">2026-08-28T12:44:00Z</dcterms:created>
  <dcterms:modified xsi:type="dcterms:W3CDTF">2026-08-28T14:04:00Z</dcterms:modified>
</cp:coreProperties>
</file>